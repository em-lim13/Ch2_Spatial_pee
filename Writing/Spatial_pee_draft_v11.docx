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78753A66" w:rsidR="008307A0" w:rsidRPr="00184450" w:rsidRDefault="0076247E" w:rsidP="00B31404">
      <w:pPr>
        <w:spacing w:line="480" w:lineRule="auto"/>
        <w:rPr>
          <w:b/>
        </w:rPr>
      </w:pPr>
      <w:r w:rsidRPr="00184450">
        <w:rPr>
          <w:b/>
          <w:bCs/>
        </w:rPr>
        <w:t xml:space="preserve">Title: </w:t>
      </w:r>
      <w:r w:rsidR="008307A0" w:rsidRPr="00184450">
        <w:t xml:space="preserve">Spatial dynamics of animal-mediated nutrients in temperate </w:t>
      </w:r>
      <w:commentRangeStart w:id="0"/>
      <w:r w:rsidR="008307A0" w:rsidRPr="00184450">
        <w:t>waters</w:t>
      </w:r>
      <w:commentRangeEnd w:id="0"/>
      <w:r w:rsidR="00150B2B" w:rsidRPr="00184450">
        <w:rPr>
          <w:rStyle w:val="CommentReference"/>
        </w:rPr>
        <w:commentReference w:id="0"/>
      </w:r>
    </w:p>
    <w:p w14:paraId="322C7FCD" w14:textId="4E87A533" w:rsidR="008307A0" w:rsidRPr="00184450" w:rsidRDefault="008307A0" w:rsidP="00B31404">
      <w:pPr>
        <w:spacing w:line="480" w:lineRule="auto"/>
      </w:pPr>
    </w:p>
    <w:p w14:paraId="1EDA80A9" w14:textId="0421A574" w:rsidR="0076247E" w:rsidRPr="00184450" w:rsidRDefault="0076247E" w:rsidP="0076247E">
      <w:pPr>
        <w:spacing w:line="480" w:lineRule="auto"/>
      </w:pPr>
      <w:r w:rsidRPr="00184450">
        <w:rPr>
          <w:b/>
          <w:bCs/>
        </w:rPr>
        <w:t>Running title:</w:t>
      </w:r>
    </w:p>
    <w:p w14:paraId="4408D733" w14:textId="77777777" w:rsidR="0076247E" w:rsidRPr="00184450" w:rsidRDefault="0076247E" w:rsidP="0076247E">
      <w:pPr>
        <w:spacing w:line="480" w:lineRule="auto"/>
      </w:pPr>
    </w:p>
    <w:p w14:paraId="6F0D6093" w14:textId="0FAE898A" w:rsidR="00217D47" w:rsidRPr="00184450" w:rsidRDefault="0076247E" w:rsidP="00B31404">
      <w:pPr>
        <w:spacing w:line="480" w:lineRule="auto"/>
        <w:rPr>
          <w:b/>
        </w:rPr>
      </w:pPr>
      <w:r w:rsidRPr="00184450">
        <w:rPr>
          <w:b/>
          <w:bCs/>
        </w:rPr>
        <w:t>Authors:</w:t>
      </w:r>
      <w:r w:rsidR="00217D47" w:rsidRPr="00184450">
        <w:br/>
        <w:t>Em G Lim</w:t>
      </w:r>
      <w:r w:rsidR="00102EBF" w:rsidRPr="00184450">
        <w:t xml:space="preserve"> (</w:t>
      </w:r>
      <w:r w:rsidR="00102EBF" w:rsidRPr="00184450">
        <w:t>0000-0002-3586-2108</w:t>
      </w:r>
      <w:r w:rsidR="00102EBF" w:rsidRPr="00184450">
        <w:t>)</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xml:space="preserve">, Claire M </w:t>
      </w:r>
      <w:proofErr w:type="spellStart"/>
      <w:r w:rsidR="00217D47" w:rsidRPr="00184450">
        <w:t>Attridge</w:t>
      </w:r>
      <w:proofErr w:type="spellEnd"/>
      <w:r w:rsidR="00102EBF" w:rsidRPr="00184450">
        <w:t xml:space="preserve"> (</w:t>
      </w:r>
      <w:r w:rsidR="00102EBF" w:rsidRPr="00184450">
        <w:t>0009-0007-8777-2781</w:t>
      </w:r>
      <w:r w:rsidR="00102EBF" w:rsidRPr="00184450">
        <w:t>)</w:t>
      </w:r>
      <w:r w:rsidR="00217D47" w:rsidRPr="00184450">
        <w:rPr>
          <w:vertAlign w:val="superscript"/>
        </w:rPr>
        <w:t>1</w:t>
      </w:r>
      <w:r w:rsidR="00217D47" w:rsidRPr="00184450">
        <w:t xml:space="preserve">, Jasmin M </w:t>
      </w:r>
      <w:r w:rsidR="00217D47" w:rsidRPr="00184450">
        <w:t>Schuster</w:t>
      </w:r>
      <w:r w:rsidR="00102EBF" w:rsidRPr="00184450">
        <w:t xml:space="preserve"> (</w:t>
      </w:r>
      <w:r w:rsidR="00102EBF" w:rsidRPr="00184450">
        <w:t>0000-0001-8681-0757</w:t>
      </w:r>
      <w:r w:rsidR="00102EBF" w:rsidRPr="00184450">
        <w:t>)</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Kieran D Cox</w:t>
      </w:r>
      <w:r w:rsidR="00102EBF" w:rsidRPr="00184450">
        <w:t xml:space="preserve"> (</w:t>
      </w:r>
      <w:r w:rsidR="00102EBF" w:rsidRPr="00184450">
        <w:t>0000-0001-5626-1048</w:t>
      </w:r>
      <w:r w:rsidR="00102EBF" w:rsidRPr="00184450">
        <w:t>)</w:t>
      </w:r>
      <w:r w:rsidR="00217D47" w:rsidRPr="00184450">
        <w:rPr>
          <w:vertAlign w:val="superscript"/>
        </w:rPr>
        <w:t>1</w:t>
      </w:r>
      <w:r w:rsidR="00217D47" w:rsidRPr="00184450">
        <w:t xml:space="preserve">, Kiara R </w:t>
      </w:r>
      <w:proofErr w:type="spellStart"/>
      <w:r w:rsidR="00217D47" w:rsidRPr="00184450">
        <w:t>Kattler</w:t>
      </w:r>
      <w:proofErr w:type="spellEnd"/>
      <w:r w:rsidR="00102EBF" w:rsidRPr="00184450">
        <w:t xml:space="preserve"> (</w:t>
      </w:r>
      <w:r w:rsidR="00102EBF" w:rsidRPr="00184450">
        <w:t>0009-0006-4181-5945</w:t>
      </w:r>
      <w:r w:rsidR="00102EBF" w:rsidRPr="00184450">
        <w:t>)</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102EBF" w:rsidRPr="00184450">
        <w:t xml:space="preserve"> (</w:t>
      </w:r>
      <w:r w:rsidR="00102EBF" w:rsidRPr="00184450">
        <w:t>0000-0002-8061-9932</w:t>
      </w:r>
      <w:r w:rsidR="00102EBF" w:rsidRPr="00184450">
        <w:t>)</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xml:space="preserve">, Francis </w:t>
      </w:r>
      <w:proofErr w:type="spellStart"/>
      <w:r w:rsidR="00217D47" w:rsidRPr="00184450">
        <w:t>Juanes</w:t>
      </w:r>
      <w:proofErr w:type="spellEnd"/>
      <w:r w:rsidR="00102EBF" w:rsidRPr="00184450">
        <w:t xml:space="preserve"> (</w:t>
      </w:r>
      <w:r w:rsidR="00102EBF" w:rsidRPr="00184450">
        <w:t>0000-0001-7397-0014</w:t>
      </w:r>
      <w:r w:rsidR="00102EBF" w:rsidRPr="00184450">
        <w:t>)</w:t>
      </w:r>
      <w:r w:rsidR="005014F7" w:rsidRPr="00184450">
        <w:rPr>
          <w:vertAlign w:val="superscript"/>
        </w:rPr>
        <w:t>3</w:t>
      </w:r>
      <w:r w:rsidR="00217D47" w:rsidRPr="00184450">
        <w:t xml:space="preserve">, Isabelle M </w:t>
      </w:r>
      <w:proofErr w:type="spellStart"/>
      <w:r w:rsidR="00217D47" w:rsidRPr="00184450">
        <w:t>Côté</w:t>
      </w:r>
      <w:proofErr w:type="spellEnd"/>
      <w:r w:rsidR="00102EBF" w:rsidRPr="00184450">
        <w:t xml:space="preserve"> (</w:t>
      </w:r>
      <w:r w:rsidR="00102EBF" w:rsidRPr="00184450">
        <w:t>0000-0001-5368-4061</w:t>
      </w:r>
      <w:r w:rsidR="00102EBF" w:rsidRPr="00184450">
        <w:t>)</w:t>
      </w:r>
      <w:r w:rsidR="00217D47" w:rsidRPr="00184450">
        <w:rPr>
          <w:vertAlign w:val="superscript"/>
        </w:rPr>
        <w:t>1</w:t>
      </w:r>
    </w:p>
    <w:p w14:paraId="303CC55F" w14:textId="67C8099F" w:rsidR="008307A0" w:rsidRPr="00184450" w:rsidRDefault="008307A0" w:rsidP="00CE7337">
      <w:pPr>
        <w:spacing w:line="480" w:lineRule="auto"/>
      </w:pPr>
    </w:p>
    <w:p w14:paraId="00260B2E" w14:textId="461BF320" w:rsidR="00CE7337" w:rsidRPr="00184450" w:rsidRDefault="0076247E" w:rsidP="00CE7337">
      <w:pPr>
        <w:spacing w:line="480" w:lineRule="auto"/>
      </w:pPr>
      <w:r w:rsidRPr="00184450">
        <w:rPr>
          <w:b/>
          <w:bCs/>
        </w:rPr>
        <w:t>Affiliations:</w:t>
      </w:r>
    </w:p>
    <w:p w14:paraId="266CA33B" w14:textId="77777777" w:rsidR="008307A0" w:rsidRPr="00184450" w:rsidRDefault="008307A0" w:rsidP="00CE7337">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CE7337">
      <w:pPr>
        <w:spacing w:line="480" w:lineRule="auto"/>
      </w:pPr>
      <w:r w:rsidRPr="00184450">
        <w:rPr>
          <w:vertAlign w:val="superscript"/>
        </w:rPr>
        <w:t>2</w:t>
      </w:r>
      <w:r w:rsidRPr="00184450">
        <w:t xml:space="preserve">Bamfield Marine Sciences Center, </w:t>
      </w:r>
      <w:proofErr w:type="spellStart"/>
      <w:r w:rsidRPr="00184450">
        <w:t>Bamfield</w:t>
      </w:r>
      <w:proofErr w:type="spellEnd"/>
      <w:r w:rsidRPr="00184450">
        <w:t>, British Columbia, Canada</w:t>
      </w:r>
    </w:p>
    <w:p w14:paraId="30BEE07B" w14:textId="6B5EB3EB" w:rsidR="008307A0" w:rsidRPr="00184450" w:rsidRDefault="005014F7" w:rsidP="00CE7337">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CE7337">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CE7337">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CE7337">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5B99DF48" w:rsidR="00A844FB" w:rsidRPr="00184450" w:rsidRDefault="00A844FB" w:rsidP="00A844FB">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Victoria, British Columbia, Canada</w:t>
      </w:r>
    </w:p>
    <w:p w14:paraId="6AD39534" w14:textId="08E2DB4F" w:rsidR="008307A0" w:rsidRPr="00184450" w:rsidRDefault="006214D6" w:rsidP="00CE7337">
      <w:pPr>
        <w:spacing w:line="480" w:lineRule="auto"/>
        <w:rPr>
          <w:color w:val="202124"/>
        </w:rPr>
      </w:pPr>
      <w:r w:rsidRPr="00184450">
        <w:br/>
        <w:t>*Corresponding author: Em Lim, em.g.lim13@gmail.com</w:t>
      </w:r>
    </w:p>
    <w:p w14:paraId="532A1A7B" w14:textId="77777777" w:rsidR="00826DE7" w:rsidRPr="00184450" w:rsidRDefault="00826DE7" w:rsidP="00826DE7">
      <w:pPr>
        <w:spacing w:line="480" w:lineRule="auto"/>
        <w:rPr>
          <w:b/>
          <w:bCs/>
        </w:rPr>
      </w:pPr>
    </w:p>
    <w:p w14:paraId="6A0D2264" w14:textId="0C3ECA21" w:rsidR="00826DE7" w:rsidRPr="00184450" w:rsidRDefault="00826DE7" w:rsidP="00826DE7">
      <w:pPr>
        <w:spacing w:line="480" w:lineRule="auto"/>
        <w:rPr>
          <w:b/>
          <w:bCs/>
        </w:rPr>
      </w:pPr>
      <w:r w:rsidRPr="00184450">
        <w:rPr>
          <w:b/>
          <w:bCs/>
        </w:rPr>
        <w:t>ORCID</w:t>
      </w:r>
      <w:r w:rsidR="00102EBF" w:rsidRPr="00184450">
        <w:rPr>
          <w:b/>
          <w:bCs/>
        </w:rPr>
        <w:t>:</w:t>
      </w:r>
    </w:p>
    <w:p w14:paraId="14ED4FA4" w14:textId="7DAA17EA" w:rsidR="00826DE7" w:rsidRPr="00184450" w:rsidRDefault="00826DE7" w:rsidP="00826DE7">
      <w:pPr>
        <w:spacing w:line="480" w:lineRule="auto"/>
      </w:pPr>
      <w:r w:rsidRPr="00184450">
        <w:t>Em G Lim:</w:t>
      </w:r>
      <w:r w:rsidR="00514E86" w:rsidRPr="00184450">
        <w:t xml:space="preserve"> </w:t>
      </w:r>
      <w:r w:rsidR="00514E86" w:rsidRPr="00184450">
        <w:t>0000-0002-3586-2108</w:t>
      </w:r>
    </w:p>
    <w:p w14:paraId="6F14FCF9" w14:textId="068BE3C5" w:rsidR="00826DE7" w:rsidRPr="00184450" w:rsidRDefault="00826DE7" w:rsidP="00826DE7">
      <w:pPr>
        <w:spacing w:line="480" w:lineRule="auto"/>
      </w:pPr>
      <w:r w:rsidRPr="00184450">
        <w:t xml:space="preserve">Claire M </w:t>
      </w:r>
      <w:proofErr w:type="spellStart"/>
      <w:r w:rsidRPr="00184450">
        <w:t>Attridge</w:t>
      </w:r>
      <w:proofErr w:type="spellEnd"/>
      <w:r w:rsidRPr="00184450">
        <w:t>: 0009-0007-8777-2781</w:t>
      </w:r>
    </w:p>
    <w:p w14:paraId="1339D7B8" w14:textId="685C3D6F" w:rsidR="00826DE7" w:rsidRPr="00184450" w:rsidRDefault="00826DE7" w:rsidP="00826DE7">
      <w:pPr>
        <w:spacing w:line="480" w:lineRule="auto"/>
      </w:pPr>
      <w:r w:rsidRPr="00184450">
        <w:t xml:space="preserve">Jasmin M Schuster: </w:t>
      </w:r>
      <w:r w:rsidR="00514E86" w:rsidRPr="00184450">
        <w:t>0000-0001-8681-0757</w:t>
      </w:r>
    </w:p>
    <w:p w14:paraId="2D1559AE" w14:textId="6FFC1333" w:rsidR="00826DE7" w:rsidRPr="00184450" w:rsidRDefault="00826DE7" w:rsidP="00826DE7">
      <w:pPr>
        <w:spacing w:line="480" w:lineRule="auto"/>
      </w:pPr>
      <w:r w:rsidRPr="00184450">
        <w:t>Kieran D Cox: 0000-0001-5626-1048</w:t>
      </w:r>
    </w:p>
    <w:p w14:paraId="271E25A7" w14:textId="159042D3" w:rsidR="00826DE7" w:rsidRPr="00184450" w:rsidRDefault="00826DE7" w:rsidP="00826DE7">
      <w:pPr>
        <w:spacing w:line="480" w:lineRule="auto"/>
      </w:pPr>
      <w:r w:rsidRPr="00184450">
        <w:t xml:space="preserve">Kiara R </w:t>
      </w:r>
      <w:proofErr w:type="spellStart"/>
      <w:r w:rsidRPr="00184450">
        <w:t>Kattler</w:t>
      </w:r>
      <w:proofErr w:type="spellEnd"/>
      <w:r w:rsidRPr="00184450">
        <w:t>: 0009-0006-4181-5945</w:t>
      </w:r>
    </w:p>
    <w:p w14:paraId="4A974F69" w14:textId="77777777" w:rsidR="00826DE7" w:rsidRPr="00184450" w:rsidRDefault="00826DE7" w:rsidP="00826DE7">
      <w:pPr>
        <w:spacing w:line="480" w:lineRule="auto"/>
      </w:pPr>
      <w:r w:rsidRPr="00184450">
        <w:t xml:space="preserve">Emily J </w:t>
      </w:r>
      <w:proofErr w:type="spellStart"/>
      <w:r w:rsidRPr="00184450">
        <w:t>Leedham</w:t>
      </w:r>
      <w:proofErr w:type="spellEnd"/>
      <w:r w:rsidRPr="00184450">
        <w:t xml:space="preserve">: </w:t>
      </w:r>
    </w:p>
    <w:p w14:paraId="29CE3D85" w14:textId="2B87DA8C" w:rsidR="00826DE7" w:rsidRPr="00184450" w:rsidRDefault="00826DE7" w:rsidP="00826DE7">
      <w:pPr>
        <w:spacing w:line="480" w:lineRule="auto"/>
      </w:pPr>
      <w:r w:rsidRPr="00184450">
        <w:t>Bridget Maher: 0000-0002-8061-9932</w:t>
      </w:r>
    </w:p>
    <w:p w14:paraId="681AF101" w14:textId="77777777" w:rsidR="00826DE7" w:rsidRPr="00184450" w:rsidRDefault="00826DE7" w:rsidP="00826DE7">
      <w:pPr>
        <w:spacing w:line="480" w:lineRule="auto"/>
      </w:pPr>
      <w:r w:rsidRPr="00184450">
        <w:t xml:space="preserve">Andrew L </w:t>
      </w:r>
      <w:proofErr w:type="spellStart"/>
      <w:r w:rsidRPr="00184450">
        <w:t>Bickell</w:t>
      </w:r>
      <w:proofErr w:type="spellEnd"/>
      <w:r w:rsidRPr="00184450">
        <w:t>:</w:t>
      </w:r>
    </w:p>
    <w:p w14:paraId="6C9C9D76" w14:textId="30358B65" w:rsidR="00826DE7" w:rsidRPr="00184450" w:rsidRDefault="00826DE7" w:rsidP="00826DE7">
      <w:pPr>
        <w:spacing w:line="480" w:lineRule="auto"/>
      </w:pPr>
      <w:r w:rsidRPr="00184450">
        <w:t xml:space="preserve">Francis </w:t>
      </w:r>
      <w:proofErr w:type="spellStart"/>
      <w:r w:rsidRPr="00184450">
        <w:t>Juanes</w:t>
      </w:r>
      <w:proofErr w:type="spellEnd"/>
      <w:r w:rsidRPr="00184450">
        <w:t>: 0000-0001-7397-0014</w:t>
      </w:r>
    </w:p>
    <w:p w14:paraId="4F519980" w14:textId="6190E1B9" w:rsidR="00826DE7" w:rsidRPr="00184450" w:rsidRDefault="00826DE7" w:rsidP="00826DE7">
      <w:pPr>
        <w:spacing w:line="480" w:lineRule="auto"/>
      </w:pPr>
      <w:r w:rsidRPr="00184450">
        <w:t xml:space="preserve">Isabelle M </w:t>
      </w:r>
      <w:proofErr w:type="spellStart"/>
      <w:r w:rsidRPr="00184450">
        <w:t>Côté</w:t>
      </w:r>
      <w:proofErr w:type="spellEnd"/>
      <w:r w:rsidRPr="00184450">
        <w:t>: 0000-0001-5368-4061</w:t>
      </w:r>
    </w:p>
    <w:p w14:paraId="2673C20A" w14:textId="05AA8CD2" w:rsidR="00E766B2" w:rsidRPr="00184450" w:rsidRDefault="00E766B2" w:rsidP="00102EBF"/>
    <w:p w14:paraId="562300EC" w14:textId="50668406" w:rsidR="0076247E" w:rsidRPr="00184450" w:rsidRDefault="0076247E" w:rsidP="00CE7337">
      <w:pPr>
        <w:spacing w:line="480" w:lineRule="auto"/>
        <w:rPr>
          <w:b/>
          <w:bCs/>
        </w:rPr>
      </w:pPr>
      <w:r w:rsidRPr="00184450">
        <w:rPr>
          <w:b/>
          <w:bCs/>
        </w:rPr>
        <w:t>Author Contribution Statement</w:t>
      </w:r>
      <w:r w:rsidR="00E766B2" w:rsidRPr="00184450">
        <w:rPr>
          <w:b/>
          <w:bCs/>
        </w:rPr>
        <w:t>:</w:t>
      </w:r>
    </w:p>
    <w:p w14:paraId="57800042" w14:textId="2FF9A8BF" w:rsidR="00104CE2" w:rsidRDefault="007A7126" w:rsidP="007A7126">
      <w:pPr>
        <w:spacing w:line="480" w:lineRule="auto"/>
      </w:pPr>
      <w:r w:rsidRPr="00184450">
        <w:t>EGL: Conceptualization</w:t>
      </w:r>
      <w:r>
        <w:t xml:space="preserve"> (equal)</w:t>
      </w:r>
      <w:r w:rsidRPr="00184450">
        <w:t xml:space="preserve">; </w:t>
      </w:r>
      <w:r w:rsidRPr="00184450">
        <w:t>formal analysis; investigation</w:t>
      </w:r>
      <w:r>
        <w:t xml:space="preserve"> (lead)</w:t>
      </w:r>
      <w:r w:rsidRPr="00184450">
        <w:t>; methodology</w:t>
      </w:r>
      <w:r>
        <w:t xml:space="preserve"> (lead)</w:t>
      </w:r>
      <w:r w:rsidRPr="00184450">
        <w:t>; visualization; writing – original draft preparation; writing – review &amp; editing</w:t>
      </w:r>
      <w:r>
        <w:t xml:space="preserve"> (lead). </w:t>
      </w:r>
    </w:p>
    <w:p w14:paraId="074A3D99" w14:textId="77777777" w:rsidR="00104CE2" w:rsidRDefault="007A7126" w:rsidP="007A7126">
      <w:pPr>
        <w:spacing w:line="480" w:lineRule="auto"/>
      </w:pPr>
      <w:r w:rsidRPr="00184450">
        <w:t>CMA: Conceptualization</w:t>
      </w:r>
      <w:r>
        <w:t xml:space="preserve"> (supporting)</w:t>
      </w:r>
      <w:r w:rsidRPr="00184450">
        <w:t>; investigation</w:t>
      </w:r>
      <w:r>
        <w:t xml:space="preserve"> (equal)</w:t>
      </w:r>
      <w:r w:rsidRPr="00184450">
        <w:t>; methodology</w:t>
      </w:r>
      <w:r>
        <w:t xml:space="preserve"> (equal)</w:t>
      </w:r>
      <w:r w:rsidRPr="00184450">
        <w:t>; writing – review &amp; editing</w:t>
      </w:r>
      <w:r>
        <w:t xml:space="preserve"> (equal). </w:t>
      </w:r>
    </w:p>
    <w:p w14:paraId="4F419034" w14:textId="77777777" w:rsidR="00104CE2" w:rsidRDefault="007A7126" w:rsidP="007A7126">
      <w:pPr>
        <w:spacing w:line="480" w:lineRule="auto"/>
      </w:pPr>
      <w:r w:rsidRPr="00184450">
        <w:t xml:space="preserve">JMS: Funding </w:t>
      </w:r>
      <w:r w:rsidRPr="00184450">
        <w:t>acquisition</w:t>
      </w:r>
      <w:r>
        <w:t xml:space="preserve"> (supporting)</w:t>
      </w:r>
      <w:r w:rsidRPr="00184450">
        <w:t>; investigation</w:t>
      </w:r>
      <w:r>
        <w:t xml:space="preserve"> (supporting)</w:t>
      </w:r>
      <w:r w:rsidRPr="00184450">
        <w:t>; project administration</w:t>
      </w:r>
      <w:r>
        <w:t xml:space="preserve"> (supporting)</w:t>
      </w:r>
      <w:r w:rsidRPr="00184450">
        <w:t>; writing – review &amp; editing</w:t>
      </w:r>
      <w:r>
        <w:t xml:space="preserve"> (equal). </w:t>
      </w:r>
    </w:p>
    <w:p w14:paraId="13B37CA5" w14:textId="77777777" w:rsidR="00104CE2" w:rsidRDefault="007A7126" w:rsidP="007A7126">
      <w:pPr>
        <w:spacing w:line="480" w:lineRule="auto"/>
      </w:pPr>
      <w:r w:rsidRPr="00184450">
        <w:t>KDC: Conceptualization</w:t>
      </w:r>
      <w:r>
        <w:t xml:space="preserve"> (supporting)</w:t>
      </w:r>
      <w:r w:rsidRPr="00184450">
        <w:t xml:space="preserve">; </w:t>
      </w:r>
      <w:r w:rsidRPr="00184450">
        <w:t>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w:t>
      </w:r>
      <w:r w:rsidRPr="00184450">
        <w:t>; writing – review &amp; editing</w:t>
      </w:r>
      <w:r>
        <w:t xml:space="preserve"> (equal). </w:t>
      </w:r>
    </w:p>
    <w:p w14:paraId="037B99A2" w14:textId="77777777" w:rsidR="00104CE2" w:rsidRDefault="007A7126" w:rsidP="007A7126">
      <w:pPr>
        <w:spacing w:line="480" w:lineRule="auto"/>
      </w:pPr>
      <w:r w:rsidRPr="00184450">
        <w:t>KRK: Investigation</w:t>
      </w:r>
      <w:r>
        <w:t xml:space="preserve"> (supporting)</w:t>
      </w:r>
      <w:r w:rsidRPr="00184450">
        <w:t>; writing – review &amp; editing</w:t>
      </w:r>
      <w:r>
        <w:t xml:space="preserve"> (equal). </w:t>
      </w:r>
    </w:p>
    <w:p w14:paraId="19C0C2E0" w14:textId="77777777" w:rsidR="00104CE2" w:rsidRDefault="007A7126" w:rsidP="007A7126">
      <w:pPr>
        <w:spacing w:line="480" w:lineRule="auto"/>
      </w:pPr>
      <w:r w:rsidRPr="00184450">
        <w:t>EJL: Investigation</w:t>
      </w:r>
      <w:r>
        <w:t xml:space="preserve"> (supporting)</w:t>
      </w:r>
      <w:r w:rsidRPr="00184450">
        <w:t xml:space="preserve">; </w:t>
      </w:r>
      <w:r w:rsidRPr="00184450">
        <w:t>writing – review &amp; editing</w:t>
      </w:r>
      <w:r>
        <w:t xml:space="preserve"> (supporting). </w:t>
      </w:r>
    </w:p>
    <w:p w14:paraId="23358E5D" w14:textId="1986BEBF" w:rsidR="00104CE2" w:rsidRDefault="007A7126" w:rsidP="007A7126">
      <w:pPr>
        <w:spacing w:line="480" w:lineRule="auto"/>
      </w:pPr>
      <w:r>
        <w:lastRenderedPageBreak/>
        <w:t>BM</w:t>
      </w:r>
      <w:r w:rsidRPr="00184450">
        <w:t xml:space="preserve">: </w:t>
      </w:r>
      <w:r>
        <w:t>I</w:t>
      </w:r>
      <w:r w:rsidRPr="00184450">
        <w:t>nvestigation</w:t>
      </w:r>
      <w:r w:rsidR="00104CE2">
        <w:t xml:space="preserve"> (supporting)</w:t>
      </w:r>
      <w:r w:rsidRPr="00184450">
        <w:t>; methodology</w:t>
      </w:r>
      <w:r w:rsidR="00104CE2">
        <w:t xml:space="preserve"> (supporting)</w:t>
      </w:r>
      <w:r w:rsidRPr="00184450">
        <w:t>; writing – review &amp; editin</w:t>
      </w:r>
      <w:r>
        <w:t>g</w:t>
      </w:r>
      <w:r w:rsidR="00104CE2">
        <w:t xml:space="preserve"> (equal)</w:t>
      </w:r>
      <w:r>
        <w:t xml:space="preserve">. </w:t>
      </w:r>
    </w:p>
    <w:p w14:paraId="0B00782F" w14:textId="77777777" w:rsidR="00104CE2" w:rsidRDefault="007A7126" w:rsidP="007A7126">
      <w:pPr>
        <w:spacing w:line="480" w:lineRule="auto"/>
      </w:pPr>
      <w:r w:rsidRPr="00184450">
        <w:t>ALB: Investigation</w:t>
      </w:r>
      <w:r>
        <w:t xml:space="preserve"> (supporting)</w:t>
      </w:r>
      <w:r w:rsidRPr="00184450">
        <w:t>; writing – review &amp; editing</w:t>
      </w:r>
      <w:r>
        <w:t xml:space="preserve"> (supporting). </w:t>
      </w:r>
    </w:p>
    <w:p w14:paraId="658ED8D7" w14:textId="77777777" w:rsidR="00104CE2" w:rsidRDefault="007A7126" w:rsidP="007A7126">
      <w:pPr>
        <w:spacing w:line="480" w:lineRule="auto"/>
      </w:pPr>
      <w:r w:rsidRPr="00184450">
        <w:t xml:space="preserve">FJ: Funding </w:t>
      </w:r>
      <w:r w:rsidRPr="00184450">
        <w:t>acquisition</w:t>
      </w:r>
      <w:r>
        <w:t xml:space="preserve"> (supporting)</w:t>
      </w:r>
      <w:r w:rsidRPr="00184450">
        <w:t>; project administration</w:t>
      </w:r>
      <w:r>
        <w:t xml:space="preserve"> (supporting)</w:t>
      </w:r>
      <w:r w:rsidRPr="00184450">
        <w:t>; writing – review &amp; editing</w:t>
      </w:r>
      <w:r>
        <w:t xml:space="preserve"> (supporting). </w:t>
      </w:r>
    </w:p>
    <w:p w14:paraId="5CD9C8AB" w14:textId="2C0F647D" w:rsidR="007A7126" w:rsidRPr="00184450" w:rsidRDefault="007A7126" w:rsidP="007A7126">
      <w:pPr>
        <w:spacing w:line="480" w:lineRule="auto"/>
      </w:pPr>
      <w:r w:rsidRPr="00184450">
        <w:t>IMC: Conceptualization</w:t>
      </w:r>
      <w:r>
        <w:t xml:space="preserve"> (equal)</w:t>
      </w:r>
      <w:r w:rsidRPr="00184450">
        <w:t>; funding acquisition</w:t>
      </w:r>
      <w:r>
        <w:t xml:space="preserve"> (lead)</w:t>
      </w:r>
      <w:r w:rsidRPr="00184450">
        <w:t>; methodology</w:t>
      </w:r>
      <w:r>
        <w:t xml:space="preserve"> (equal)</w:t>
      </w:r>
      <w:r w:rsidRPr="00184450">
        <w:t>; project administration</w:t>
      </w:r>
      <w:r>
        <w:t xml:space="preserve"> (equal)</w:t>
      </w:r>
      <w:r w:rsidRPr="00184450">
        <w:t>; supervision; writing – review &amp; editing</w:t>
      </w:r>
      <w:r>
        <w:t xml:space="preserve"> (equal).</w:t>
      </w:r>
    </w:p>
    <w:p w14:paraId="182BF07F" w14:textId="77777777" w:rsidR="007A7126" w:rsidRPr="00184450" w:rsidRDefault="007A7126" w:rsidP="00CE7337">
      <w:pPr>
        <w:spacing w:line="480" w:lineRule="auto"/>
      </w:pPr>
    </w:p>
    <w:p w14:paraId="76955A06" w14:textId="01FB13C4" w:rsidR="00E766B2" w:rsidRPr="00184450" w:rsidRDefault="00E766B2" w:rsidP="00CE7337">
      <w:pPr>
        <w:spacing w:line="480" w:lineRule="auto"/>
      </w:pPr>
      <w:r w:rsidRPr="00184450">
        <w:t>Validation</w:t>
      </w:r>
      <w:r w:rsidRPr="00184450">
        <w:t>?</w:t>
      </w:r>
    </w:p>
    <w:p w14:paraId="17EED10D" w14:textId="77777777" w:rsidR="0076247E" w:rsidRPr="00184450" w:rsidRDefault="0076247E" w:rsidP="00CE7337">
      <w:pPr>
        <w:spacing w:line="480" w:lineRule="auto"/>
      </w:pPr>
    </w:p>
    <w:p w14:paraId="7F208704" w14:textId="6E2E8C08" w:rsidR="008307A0" w:rsidRPr="00184450" w:rsidRDefault="008307A0" w:rsidP="008307A0">
      <w:pPr>
        <w:spacing w:line="480" w:lineRule="auto"/>
        <w:rPr>
          <w:b/>
        </w:rPr>
      </w:pPr>
      <w:r w:rsidRPr="00184450">
        <w:rPr>
          <w:b/>
        </w:rPr>
        <w:t>Abstract</w:t>
      </w:r>
    </w:p>
    <w:p w14:paraId="2FE39DE9" w14:textId="72AD11B1"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w:t>
      </w:r>
      <w:r w:rsidR="005E2FEE" w:rsidRPr="00184450">
        <w:t>s</w:t>
      </w:r>
      <w:r w:rsidRPr="00184450">
        <w:t xml:space="preser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variation in nutrient availability 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 xml:space="preserve">drivers of variation in CND at </w:t>
      </w:r>
      <w:proofErr w:type="spellStart"/>
      <w:r w:rsidR="002E1F14" w:rsidRPr="00184450">
        <w:t>meso</w:t>
      </w:r>
      <w:proofErr w:type="spellEnd"/>
      <w:r w:rsidR="002E1F14" w:rsidRPr="00184450">
        <w:t>, small, and fine</w:t>
      </w:r>
      <w:r w:rsidR="005A6EDD" w:rsidRPr="00184450">
        <w:t xml:space="preserve"> spatial scales within temperate marine ecosystems.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biomass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 </w:t>
      </w:r>
      <w:r w:rsidR="00915C04" w:rsidRPr="00184450">
        <w:t xml:space="preserve">tide exchange, </w:t>
      </w:r>
      <w:r w:rsidRPr="00184450">
        <w:t xml:space="preserve">kelp </w:t>
      </w:r>
      <w:r w:rsidR="008C2771" w:rsidRPr="00184450">
        <w:t xml:space="preserve">biomass, </w:t>
      </w:r>
      <w:r w:rsidR="00915C04" w:rsidRPr="00184450">
        <w:t xml:space="preserve">and </w:t>
      </w:r>
      <w:r w:rsidR="00AF220D" w:rsidRPr="00184450">
        <w:t xml:space="preserve">to a </w:t>
      </w:r>
      <w:r w:rsidR="00AF220D" w:rsidRPr="00184450">
        <w:lastRenderedPageBreak/>
        <w:t xml:space="preserve">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0814DC06"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3215326A"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B87C81">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w:t>
      </w:r>
      <w:proofErr w:type="spellStart"/>
      <w:r w:rsidR="00B87C81">
        <w:rPr>
          <w:color w:val="000000"/>
          <w:lang w:val="en-US"/>
        </w:rPr>
        <w:t>Allgeier</w:t>
      </w:r>
      <w:proofErr w:type="spellEnd"/>
      <w:r w:rsidR="00B87C81">
        <w:rPr>
          <w:color w:val="000000"/>
          <w:lang w:val="en-US"/>
        </w:rPr>
        <w:t xml:space="preserve">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w:t>
      </w:r>
      <w:r w:rsidR="007256B0" w:rsidRPr="00184450">
        <w:rPr>
          <w:color w:val="000000"/>
        </w:rPr>
        <w:t xml:space="preserve">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B87C81">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1B02370E"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B87C81">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proofErr w:type="spellStart"/>
      <w:r w:rsidR="009E7833" w:rsidRPr="00184450">
        <w:rPr>
          <w:color w:val="000000"/>
        </w:rPr>
        <w:t>meso</w:t>
      </w:r>
      <w:proofErr w:type="spellEnd"/>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 xml:space="preserve">(Meyer and Schultz 1985; Francis and </w:t>
      </w:r>
      <w:proofErr w:type="spellStart"/>
      <w:r w:rsidR="00B87C81" w:rsidRPr="00B87C81">
        <w:rPr>
          <w:color w:val="000000"/>
          <w:lang w:val="en-US"/>
        </w:rPr>
        <w:t>Côté</w:t>
      </w:r>
      <w:proofErr w:type="spellEnd"/>
      <w:r w:rsidR="00B87C81" w:rsidRPr="00B87C81">
        <w:rPr>
          <w:color w:val="000000"/>
          <w:lang w:val="en-US"/>
        </w:rPr>
        <w:t xml:space="preserve">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0D434468"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B87C81">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 xml:space="preserve">(Dayton et al. 1999; </w:t>
      </w:r>
      <w:proofErr w:type="spellStart"/>
      <w:r w:rsidR="00B87C81" w:rsidRPr="00B87C81">
        <w:rPr>
          <w:color w:val="000000"/>
          <w:lang w:val="en-US"/>
        </w:rPr>
        <w:t>Lønborg</w:t>
      </w:r>
      <w:proofErr w:type="spellEnd"/>
      <w:r w:rsidR="00B87C81" w:rsidRPr="00B87C81">
        <w:rPr>
          <w:color w:val="000000"/>
          <w:lang w:val="en-US"/>
        </w:rPr>
        <w:t xml:space="preserve">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B87C81">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may contribute to bottom-up control of marine communities</w:t>
      </w:r>
      <w:r w:rsidR="00997F39" w:rsidRPr="00184450">
        <w:rPr>
          <w:color w:val="000000"/>
        </w:rPr>
        <w:t xml:space="preserve"> </w:t>
      </w:r>
      <w:r w:rsidR="00997F39" w:rsidRPr="00184450">
        <w:rPr>
          <w:color w:val="000000"/>
        </w:rPr>
        <w:fldChar w:fldCharType="begin"/>
      </w:r>
      <w:r w:rsidR="00B87C81">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184450">
        <w:rPr>
          <w:color w:val="000000"/>
        </w:rPr>
        <w:fldChar w:fldCharType="separate"/>
      </w:r>
      <w:r w:rsidR="00B87C81">
        <w:rPr>
          <w:noProof/>
          <w:color w:val="000000"/>
        </w:rPr>
        <w:t>(Menge et al. 1997; Nielsen and Navarrete 2004)</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A44D01" w:rsidRPr="00184450">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been linked to variation in nitrogen </w:t>
      </w:r>
      <w:r w:rsidR="007E0BA8" w:rsidRPr="00184450">
        <w:rPr>
          <w:color w:val="000000"/>
        </w:rPr>
        <w:lastRenderedPageBreak/>
        <w:t xml:space="preserve">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5AA0BAB3" w:rsidR="00D57AB2" w:rsidRPr="00184450" w:rsidRDefault="00FF6111" w:rsidP="00FF6111">
      <w:pPr>
        <w:pBdr>
          <w:top w:val="nil"/>
          <w:left w:val="nil"/>
          <w:bottom w:val="nil"/>
          <w:right w:val="nil"/>
          <w:between w:val="nil"/>
        </w:pBdr>
        <w:spacing w:line="480" w:lineRule="auto"/>
        <w:ind w:firstLine="720"/>
        <w:rPr>
          <w:color w:val="000000"/>
        </w:rPr>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B87C81">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w:t>
      </w:r>
      <w:proofErr w:type="spellStart"/>
      <w:r w:rsidR="00043001" w:rsidRPr="00184450">
        <w:rPr>
          <w:color w:val="000000"/>
        </w:rPr>
        <w:t>meso</w:t>
      </w:r>
      <w:proofErr w:type="spellEnd"/>
      <w:r w:rsidR="00043001" w:rsidRPr="00184450">
        <w:rPr>
          <w:color w:val="000000"/>
        </w:rPr>
        <w:t xml:space="preserve"> scales</w:t>
      </w:r>
      <w:r w:rsidR="00E34FA8" w:rsidRPr="00184450">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7AF2AC9B" w14:textId="024E9DB3" w:rsidR="00701637" w:rsidRPr="00184450" w:rsidRDefault="00F26904" w:rsidP="00701637">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w:t>
      </w:r>
      <w:r w:rsidR="006214D6" w:rsidRPr="00184450">
        <w:rPr>
          <w:color w:val="000000"/>
        </w:rPr>
        <w:lastRenderedPageBreak/>
        <w:t xml:space="preserve">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84450">
        <w:rPr>
          <w:color w:val="000000"/>
          <w:highlight w:val="green"/>
        </w:rPr>
        <w:t>Fig. 1a</w:t>
      </w:r>
      <w:r w:rsidR="00AC065D" w:rsidRPr="00184450">
        <w:rPr>
          <w:color w:val="000000"/>
          <w:highlight w:val="green"/>
        </w:rPr>
        <w:t>–</w:t>
      </w:r>
      <w:r w:rsidR="00E65785" w:rsidRPr="00184450">
        <w:rPr>
          <w:color w:val="000000"/>
          <w:highlight w:val="green"/>
        </w:rPr>
        <w:t>c</w:t>
      </w:r>
      <w:r w:rsidR="009962D6" w:rsidRPr="00184450">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3D7BAE27" w14:textId="77777777" w:rsidR="00701637" w:rsidRPr="00184450" w:rsidRDefault="00701637" w:rsidP="00701637">
      <w:pPr>
        <w:pBdr>
          <w:top w:val="nil"/>
          <w:left w:val="nil"/>
          <w:bottom w:val="nil"/>
          <w:right w:val="nil"/>
          <w:between w:val="nil"/>
        </w:pBdr>
        <w:spacing w:line="480" w:lineRule="auto"/>
        <w:rPr>
          <w:b/>
        </w:rPr>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205C64B6" w14:textId="022AD269" w:rsidR="00E31F65" w:rsidRPr="00184450" w:rsidRDefault="004E6F16" w:rsidP="00EB3BC7">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B87C81">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 xml:space="preserve">Due to the proximity of the </w:t>
      </w:r>
      <w:proofErr w:type="spellStart"/>
      <w:r w:rsidR="00444BD0" w:rsidRPr="00184450">
        <w:t>Bamfield</w:t>
      </w:r>
      <w:proofErr w:type="spellEnd"/>
      <w:r w:rsidR="00444BD0" w:rsidRPr="00184450">
        <w:t xml:space="preserve">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B87C81">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lastRenderedPageBreak/>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0FD3E6C1" w14:textId="77777777" w:rsidR="005F422E" w:rsidRPr="00184450" w:rsidRDefault="005F422E" w:rsidP="00EB3BC7">
      <w:pPr>
        <w:spacing w:line="480" w:lineRule="auto"/>
        <w:rPr>
          <w:i/>
        </w:rPr>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49C2B41A"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0.06 – 24 km apart in Barkley Sound </w:t>
      </w:r>
      <w:r w:rsidRPr="00184450">
        <w:rPr>
          <w:color w:val="000000"/>
          <w:highlight w:val="green"/>
        </w:rPr>
        <w:t>(Fig. 1</w:t>
      </w:r>
      <w:r w:rsidR="00D34121" w:rsidRPr="00184450">
        <w:rPr>
          <w:color w:val="000000"/>
          <w:highlight w:val="green"/>
        </w:rPr>
        <w:t>d</w:t>
      </w:r>
      <w:r w:rsidRPr="00184450">
        <w:rPr>
          <w:color w:val="000000"/>
          <w:highlight w:val="green"/>
        </w:rPr>
        <w:t>)</w:t>
      </w:r>
      <w:r w:rsidRPr="00184450">
        <w:rPr>
          <w:color w:val="000000"/>
        </w:rPr>
        <w:t xml:space="preserve">. </w:t>
      </w:r>
      <w:r w:rsidR="00AD64D7" w:rsidRPr="00184450">
        <w:t>W</w:t>
      </w:r>
      <w:r w:rsidR="00217D47" w:rsidRPr="00184450">
        <w:t xml:space="preserve">e </w:t>
      </w:r>
      <w:r w:rsidR="004C436C" w:rsidRPr="00184450">
        <w:t xml:space="preserve">used a globally standardized method (i.e., Reef Life Survey, RLS) at each site to estimate </w:t>
      </w:r>
      <w:r w:rsidR="00217D47" w:rsidRPr="00184450">
        <w:t xml:space="preserve">fish and invertebrate </w:t>
      </w:r>
      <w:r w:rsidR="004C436C" w:rsidRPr="00184450">
        <w:t xml:space="preserve">abundance and collected subtidal </w:t>
      </w:r>
      <w:r w:rsidR="004C436C" w:rsidRPr="00184450">
        <w:rPr>
          <w:color w:val="000000"/>
        </w:rPr>
        <w:t>NH</w:t>
      </w:r>
      <w:r w:rsidR="004C436C" w:rsidRPr="00184450">
        <w:rPr>
          <w:color w:val="000000"/>
          <w:vertAlign w:val="subscript"/>
        </w:rPr>
        <w:t>4</w:t>
      </w:r>
      <w:r w:rsidR="004C436C" w:rsidRPr="00184450">
        <w:rPr>
          <w:color w:val="000000"/>
          <w:vertAlign w:val="superscript"/>
        </w:rPr>
        <w:t xml:space="preserve">+ </w:t>
      </w:r>
      <w:r w:rsidR="004C436C" w:rsidRPr="00184450">
        <w:t>samples during each survey</w:t>
      </w:r>
      <w:r w:rsidR="0067503F" w:rsidRPr="00184450">
        <w:t xml:space="preserve">. </w:t>
      </w:r>
      <w:r w:rsidRPr="00184450">
        <w:t>We conducted our surveys</w:t>
      </w:r>
      <w:r w:rsidR="0067503F" w:rsidRPr="00184450">
        <w:t xml:space="preserve"> </w:t>
      </w:r>
      <w:r w:rsidR="00365EF3" w:rsidRPr="00184450">
        <w:t>in the spring (April-May)</w:t>
      </w:r>
      <w:r w:rsidR="0067503F" w:rsidRPr="00184450">
        <w:t xml:space="preserve"> for three years (2021-2023), with all annual surveys occurring within </w:t>
      </w:r>
      <w:r w:rsidR="004220F3" w:rsidRPr="00184450">
        <w:t>two</w:t>
      </w:r>
      <w:r w:rsidR="0067503F" w:rsidRPr="00184450">
        <w:t xml:space="preserve"> weeks of each other</w:t>
      </w:r>
      <w:r w:rsidR="0003350D" w:rsidRPr="00184450">
        <w:t xml:space="preserve"> </w:t>
      </w:r>
      <w:r w:rsidR="00576692" w:rsidRPr="00184450">
        <w:t>(</w:t>
      </w:r>
      <w:r w:rsidR="00247A1B" w:rsidRPr="00247A1B">
        <w:rPr>
          <w:highlight w:val="green"/>
        </w:rPr>
        <w:t xml:space="preserve">Supplemental Material; </w:t>
      </w:r>
      <w:r w:rsidR="00576692" w:rsidRPr="00247A1B">
        <w:rPr>
          <w:highlight w:val="green"/>
        </w:rPr>
        <w:t xml:space="preserve">Table </w:t>
      </w:r>
      <w:r w:rsidR="003840BD" w:rsidRPr="00184450">
        <w:rPr>
          <w:highlight w:val="green"/>
        </w:rPr>
        <w:t>S1.</w:t>
      </w:r>
      <w:r w:rsidR="00576692" w:rsidRPr="00184450">
        <w:rPr>
          <w:highlight w:val="green"/>
        </w:rPr>
        <w:t>1</w:t>
      </w:r>
      <w:r w:rsidR="00576692" w:rsidRPr="00184450">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CB4FFE" w:rsidRPr="00184450">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lastRenderedPageBreak/>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4D84247C"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84450">
        <w:t>giant kelp</w:t>
      </w:r>
      <w:r w:rsidR="0067503F" w:rsidRPr="00184450">
        <w:t xml:space="preserve"> </w:t>
      </w:r>
      <w:r w:rsidR="009E35D0" w:rsidRPr="00184450">
        <w:t>or</w:t>
      </w:r>
      <w:r w:rsidR="001F79DB" w:rsidRPr="00184450">
        <w:t xml:space="preserve"> bull kelp</w:t>
      </w:r>
      <w:r w:rsidR="00365EF3" w:rsidRPr="00184450">
        <w:t>,</w:t>
      </w:r>
      <w:r w:rsidR="001F79DB" w:rsidRPr="00184450">
        <w:t xml:space="preserve"> </w:t>
      </w:r>
      <w:r w:rsidR="00556E86" w:rsidRPr="00184450">
        <w:t>and</w:t>
      </w:r>
      <w:r w:rsidR="001F79DB" w:rsidRPr="00184450">
        <w:t xml:space="preserve"> </w:t>
      </w:r>
      <w:r w:rsidR="000300C1" w:rsidRPr="00184450">
        <w:t xml:space="preserve">two </w:t>
      </w:r>
      <w:r w:rsidR="00A14B41" w:rsidRPr="00184450">
        <w:t>no</w:t>
      </w:r>
      <w:r w:rsidR="00895C86" w:rsidRPr="00184450">
        <w:t>-</w:t>
      </w:r>
      <w:r w:rsidR="00A14B41" w:rsidRPr="00184450">
        <w:t xml:space="preserve">kelp control </w:t>
      </w:r>
      <w:r w:rsidR="001F79DB" w:rsidRPr="00184450">
        <w:t>site</w:t>
      </w:r>
      <w:r w:rsidR="000300C1" w:rsidRPr="00184450">
        <w:t>s</w:t>
      </w:r>
      <w:r w:rsidR="001F79DB" w:rsidRPr="00184450">
        <w:t xml:space="preserve">. </w:t>
      </w:r>
      <w:r w:rsidRPr="00184450">
        <w:t>We conducted surveys from July to September 2022 (</w:t>
      </w:r>
      <w:r w:rsidRPr="00184450">
        <w:rPr>
          <w:highlight w:val="green"/>
        </w:rPr>
        <w:t xml:space="preserve">Table </w:t>
      </w:r>
      <w:r w:rsidR="003840BD" w:rsidRPr="00184450">
        <w:rPr>
          <w:highlight w:val="green"/>
        </w:rPr>
        <w:t>S1.</w:t>
      </w:r>
      <w:r w:rsidRPr="00184450">
        <w:rPr>
          <w:highlight w:val="green"/>
        </w:rPr>
        <w:t>2</w:t>
      </w:r>
      <w:r w:rsidRPr="00184450">
        <w:t>).</w:t>
      </w:r>
      <w:r w:rsidR="007E1750" w:rsidRPr="00184450">
        <w:t xml:space="preserve"> First, divers conducted RLS surveys (as above) along 50 m transect lines parallel to the edge of the kelp forest to quantify the abundance and biodiversity of fish and invertebrate communities associated with each kelp forest. </w:t>
      </w:r>
      <w:r w:rsidR="00576692" w:rsidRPr="00184450">
        <w:t xml:space="preserve">Next, </w:t>
      </w:r>
      <w:r w:rsidR="007E1750" w:rsidRPr="00184450">
        <w:t>divers</w:t>
      </w:r>
      <w:r w:rsidR="00576692" w:rsidRPr="00184450">
        <w:t xml:space="preserve"> ran four 5 m</w:t>
      </w:r>
      <w:r w:rsidR="00895C86" w:rsidRPr="00184450">
        <w:t>-</w:t>
      </w:r>
      <w:r w:rsidR="00576692" w:rsidRPr="00184450">
        <w:t>long transects</w:t>
      </w:r>
      <w:r w:rsidR="00B71E47" w:rsidRPr="00184450">
        <w:t xml:space="preserve"> </w:t>
      </w:r>
      <w:r w:rsidR="004C436C" w:rsidRPr="00184450">
        <w:t>perpendicular to the RLS transect</w:t>
      </w:r>
      <w:r w:rsidR="00C24A19" w:rsidRPr="00184450">
        <w:t xml:space="preserve"> (5 m apart)</w:t>
      </w:r>
      <w:r w:rsidR="00576692" w:rsidRPr="00184450">
        <w:t xml:space="preserve"> into the kelp forest</w:t>
      </w:r>
      <w:r w:rsidR="004F5624" w:rsidRPr="00184450">
        <w:t xml:space="preserve"> to assess </w:t>
      </w:r>
      <w:r w:rsidR="001F79DB" w:rsidRPr="00184450">
        <w:t xml:space="preserve">kelp </w:t>
      </w:r>
      <w:r w:rsidR="004F5624" w:rsidRPr="00184450">
        <w:t xml:space="preserve">density, </w:t>
      </w:r>
      <w:r w:rsidR="001F79DB" w:rsidRPr="00184450">
        <w:t xml:space="preserve">canopy height, </w:t>
      </w:r>
      <w:r w:rsidR="004F5624" w:rsidRPr="00184450">
        <w:t xml:space="preserve">and </w:t>
      </w:r>
      <w:r w:rsidR="00365EF3" w:rsidRPr="00184450">
        <w:t xml:space="preserve">kelp </w:t>
      </w:r>
      <w:r w:rsidR="004F5624" w:rsidRPr="00184450">
        <w:t>biomass</w:t>
      </w:r>
      <w:r w:rsidR="00576692" w:rsidRPr="00184450">
        <w:t xml:space="preserve"> (</w:t>
      </w:r>
      <w:r w:rsidR="00374B2C" w:rsidRPr="00184450">
        <w:rPr>
          <w:highlight w:val="green"/>
        </w:rPr>
        <w:t>F</w:t>
      </w:r>
      <w:r w:rsidR="00576692" w:rsidRPr="00184450">
        <w:rPr>
          <w:highlight w:val="green"/>
        </w:rPr>
        <w:t>i</w:t>
      </w:r>
      <w:r w:rsidR="005746D1" w:rsidRPr="00184450">
        <w:rPr>
          <w:highlight w:val="green"/>
        </w:rPr>
        <w:t>g.</w:t>
      </w:r>
      <w:r w:rsidR="00374B2C" w:rsidRPr="00184450">
        <w:rPr>
          <w:highlight w:val="green"/>
        </w:rPr>
        <w:t xml:space="preserve"> </w:t>
      </w:r>
      <w:r w:rsidR="003840BD" w:rsidRPr="00184450">
        <w:rPr>
          <w:highlight w:val="green"/>
        </w:rPr>
        <w:t>S1.</w:t>
      </w:r>
      <w:r w:rsidR="00374B2C" w:rsidRPr="00184450">
        <w:rPr>
          <w:highlight w:val="green"/>
        </w:rPr>
        <w:t>1</w:t>
      </w:r>
      <w:r w:rsidR="00576692" w:rsidRPr="00184450">
        <w:t xml:space="preserve">). </w:t>
      </w:r>
      <w:r w:rsidR="0067503F" w:rsidRPr="00184450">
        <w:t>Divers then</w:t>
      </w:r>
      <w:r w:rsidR="00576692" w:rsidRPr="00184450">
        <w:t xml:space="preserve"> counted the number of </w:t>
      </w:r>
      <w:r w:rsidR="004F5624" w:rsidRPr="00184450">
        <w:t xml:space="preserve">canopy </w:t>
      </w:r>
      <w:r w:rsidR="00576692" w:rsidRPr="00184450">
        <w:t xml:space="preserve">kelp </w:t>
      </w:r>
      <w:r w:rsidR="004F5624" w:rsidRPr="00184450">
        <w:t>individuals (bull or giant kelp)</w:t>
      </w:r>
      <w:r w:rsidR="00576692" w:rsidRPr="00184450">
        <w:t xml:space="preserve"> </w:t>
      </w:r>
      <w:r w:rsidR="001F79DB" w:rsidRPr="00184450">
        <w:t>within 0.5 m o</w:t>
      </w:r>
      <w:r w:rsidR="00895C86" w:rsidRPr="00184450">
        <w:t>n</w:t>
      </w:r>
      <w:r w:rsidR="001F79DB" w:rsidRPr="00184450">
        <w:t xml:space="preserve"> either side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the same five </w:t>
      </w:r>
      <w:r w:rsidR="001F79DB" w:rsidRPr="00184450">
        <w:lastRenderedPageBreak/>
        <w:t>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184450">
        <w:t xml:space="preserve">. </w:t>
      </w:r>
      <w:r w:rsidR="00417390" w:rsidRPr="00184450">
        <w:t xml:space="preserve">We multiplied the mean biomass estimate for each </w:t>
      </w:r>
      <w:r w:rsidR="001F79DB" w:rsidRPr="00184450">
        <w:t>kelp species by the species density to calculate a biomass/m</w:t>
      </w:r>
      <w:r w:rsidR="001F79DB" w:rsidRPr="00184450">
        <w:rPr>
          <w:vertAlign w:val="superscript"/>
        </w:rPr>
        <w:t>2</w:t>
      </w:r>
      <w:r w:rsidR="001F79DB" w:rsidRPr="00184450">
        <w:t xml:space="preserve"> estimate for each kelp transect,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59810916"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each site, which were spaced 5 m apart</w:t>
      </w:r>
      <w:r w:rsidR="00122525" w:rsidRPr="00184450">
        <w:t>,</w:t>
      </w:r>
      <w:r w:rsidR="00B164BF" w:rsidRPr="00184450">
        <w:t xml:space="preserve"> by matching them with the first three kelp transects.</w:t>
      </w:r>
      <w:r w:rsidR="00CB4FFE" w:rsidRPr="00184450">
        <w:t xml:space="preserve"> </w:t>
      </w:r>
      <w:r w:rsidR="00171464" w:rsidRPr="00184450">
        <w:t>Outside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78484DAE"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w:t>
      </w:r>
      <w:proofErr w:type="spellStart"/>
      <w:r w:rsidRPr="00184450">
        <w:t>Bamfield</w:t>
      </w:r>
      <w:proofErr w:type="spellEnd"/>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w:t>
      </w:r>
      <w:r w:rsidR="00213173" w:rsidRPr="00184450">
        <w:lastRenderedPageBreak/>
        <w:t xml:space="preserve">invertebrate with a </w:t>
      </w:r>
      <w:r w:rsidR="00560BB1" w:rsidRPr="00184450">
        <w:t>high excretion rate</w:t>
      </w:r>
      <w:r w:rsidR="00213173" w:rsidRPr="00184450">
        <w:t xml:space="preserve"> </w:t>
      </w:r>
      <w:r w:rsidR="00213173" w:rsidRPr="00184450">
        <w:fldChar w:fldCharType="begin"/>
      </w:r>
      <w:r w:rsidR="00B87C81">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B87C81">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Trevor Channel (</w:t>
      </w:r>
      <w:r w:rsidR="00D34121" w:rsidRPr="00184450">
        <w:rPr>
          <w:highlight w:val="green"/>
        </w:rPr>
        <w:t>Fig. 1d</w:t>
      </w:r>
      <w:r w:rsidR="000C156B" w:rsidRPr="00184450">
        <w:t>)</w:t>
      </w:r>
      <w:r w:rsidR="00FC0F65" w:rsidRPr="00184450">
        <w:t xml:space="preserve">. </w:t>
      </w:r>
      <w:r w:rsidR="00C12458" w:rsidRPr="00184450">
        <w:t xml:space="preserve">We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5CF4EA5" w:rsidR="00DE63E7" w:rsidRPr="00184450" w:rsidRDefault="001A5A1D" w:rsidP="001A5A1D">
      <w:pPr>
        <w:spacing w:line="480" w:lineRule="auto"/>
        <w:ind w:firstLine="720"/>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w:t>
      </w:r>
      <w:proofErr w:type="spellStart"/>
      <w:r w:rsidR="00392DBC" w:rsidRPr="00184450">
        <w:t>Bamfield</w:t>
      </w:r>
      <w:proofErr w:type="spellEnd"/>
      <w:r w:rsidR="00392DBC" w:rsidRPr="00184450">
        <w:t xml:space="preserve"> </w:t>
      </w:r>
      <w:r w:rsidR="0003350D" w:rsidRPr="00184450">
        <w:t>I</w:t>
      </w:r>
      <w:r w:rsidR="00392DBC" w:rsidRPr="00184450">
        <w:t>nlet (48°49'53"N 125°08'11"W)</w:t>
      </w:r>
      <w:r w:rsidR="000C156B" w:rsidRPr="00184450">
        <w:t>, a narrow, sheltered inlet (</w:t>
      </w:r>
      <w:r w:rsidR="00D34121" w:rsidRPr="00184450">
        <w:rPr>
          <w:highlight w:val="green"/>
        </w:rPr>
        <w:t>Fig. 1d</w:t>
      </w:r>
      <w:r w:rsidR="000C156B" w:rsidRPr="00184450">
        <w:t>)</w:t>
      </w:r>
      <w:r w:rsidR="007E1750" w:rsidRPr="00184450">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lastRenderedPageBreak/>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C540DD" w:rsidRPr="00184450">
        <w:rPr>
          <w:color w:val="000000"/>
        </w:rPr>
        <w:t xml:space="preserve">We measured seawater </w:t>
      </w:r>
      <w:r w:rsidR="00057BA8" w:rsidRPr="00184450">
        <w:t xml:space="preserve">NH₄⁺ </w:t>
      </w:r>
      <w:r w:rsidR="00C540DD" w:rsidRPr="00184450">
        <w:rPr>
          <w:color w:val="000000"/>
        </w:rPr>
        <w:t xml:space="preserve">concentration </w:t>
      </w:r>
      <w:r w:rsidR="007D6070" w:rsidRPr="00184450">
        <w:rPr>
          <w:color w:val="000000"/>
        </w:rPr>
        <w:t xml:space="preserve">via snorkel </w:t>
      </w:r>
      <w:r w:rsidR="00B928B9" w:rsidRPr="00184450">
        <w:rPr>
          <w:color w:val="000000"/>
        </w:rPr>
        <w:t xml:space="preserve">at </w:t>
      </w:r>
      <w:r w:rsidR="0041407D" w:rsidRPr="00184450">
        <w:rPr>
          <w:color w:val="000000"/>
        </w:rPr>
        <w:t>low</w:t>
      </w:r>
      <w:r w:rsidR="00B928B9" w:rsidRPr="00184450">
        <w:rPr>
          <w:color w:val="000000"/>
        </w:rPr>
        <w:t xml:space="preserve"> tide </w:t>
      </w:r>
      <w:r w:rsidR="00A91086" w:rsidRPr="00184450">
        <w:rPr>
          <w:color w:val="000000"/>
        </w:rPr>
        <w:t xml:space="preserve">at the beginning, middle, and end of </w:t>
      </w:r>
      <w:r w:rsidR="00CF5454" w:rsidRPr="00184450">
        <w:rPr>
          <w:color w:val="000000"/>
        </w:rPr>
        <w:t>each</w:t>
      </w:r>
      <w:r w:rsidR="00D823F4" w:rsidRPr="00184450">
        <w:rPr>
          <w:color w:val="000000"/>
        </w:rPr>
        <w:t xml:space="preserve"> nine-</w:t>
      </w:r>
      <w:r w:rsidR="00A91086" w:rsidRPr="00184450">
        <w:rPr>
          <w:color w:val="000000"/>
        </w:rPr>
        <w:t>day</w:t>
      </w:r>
      <w:r w:rsidR="00D823F4" w:rsidRPr="00184450">
        <w:rPr>
          <w:color w:val="000000"/>
        </w:rPr>
        <w:t xml:space="preserve"> experiment</w:t>
      </w:r>
      <w:r w:rsidR="00C540DD" w:rsidRPr="00184450">
        <w:rPr>
          <w:color w:val="000000"/>
        </w:rPr>
        <w:t xml:space="preserve"> by drawing water samples using a 60 mL syringe and a </w:t>
      </w:r>
      <w:r w:rsidR="00C9608F" w:rsidRPr="00184450">
        <w:rPr>
          <w:color w:val="000000"/>
        </w:rPr>
        <w:t xml:space="preserve">fixed </w:t>
      </w:r>
      <w:r w:rsidR="00C540DD" w:rsidRPr="00184450">
        <w:rPr>
          <w:color w:val="000000"/>
        </w:rPr>
        <w:t xml:space="preserve">narrow </w:t>
      </w:r>
      <w:r w:rsidR="00C9608F" w:rsidRPr="00184450">
        <w:rPr>
          <w:color w:val="000000"/>
        </w:rPr>
        <w:t xml:space="preserve">rubber </w:t>
      </w:r>
      <w:r w:rsidR="00C540DD" w:rsidRPr="00184450">
        <w:rPr>
          <w:color w:val="000000"/>
        </w:rPr>
        <w:t xml:space="preserve">tube </w:t>
      </w:r>
      <w:r w:rsidR="00C9608F" w:rsidRPr="00184450">
        <w:rPr>
          <w:color w:val="000000"/>
        </w:rPr>
        <w:t>that began in the centre of the cage and extended several inches outside the mesh window</w:t>
      </w:r>
      <w:r w:rsidR="00C540DD" w:rsidRPr="00184450">
        <w:rPr>
          <w:color w:val="000000"/>
        </w:rPr>
        <w:t>.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355FC670"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B87C81">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t>DHARMa</w:t>
      </w:r>
      <w:proofErr w:type="spellEnd"/>
      <w:r w:rsidRPr="00184450">
        <w:t xml:space="preserve"> to check model fit</w:t>
      </w:r>
      <w:r w:rsidR="00933A0C" w:rsidRPr="00184450">
        <w:t xml:space="preserve"> </w:t>
      </w:r>
      <w:r w:rsidR="00933A0C" w:rsidRPr="00184450">
        <w:fldChar w:fldCharType="begin"/>
      </w:r>
      <w:r w:rsidR="00B87C81">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B87C81">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BD7CC8" w:rsidRPr="00184450">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21F05C0" w14:textId="0B767C4B" w:rsidR="00A226B8" w:rsidRPr="00184450" w:rsidRDefault="00943023" w:rsidP="00EB3BC7">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5F422070" w14:textId="07DBC925" w:rsidR="00A226B8" w:rsidRPr="00184450"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8F18A01" w:rsidR="001B79C7" w:rsidRPr="00184450" w:rsidRDefault="00943023" w:rsidP="00EB3BC7">
      <w:pPr>
        <w:spacing w:line="480" w:lineRule="auto"/>
      </w:pPr>
      <w:r w:rsidRPr="00184450">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r w:rsidR="00EE5D31" w:rsidRPr="00184450">
        <w:lastRenderedPageBreak/>
        <w:t>(</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from </w:t>
      </w:r>
      <w:r w:rsidR="00C119E0" w:rsidRPr="00184450">
        <w:rPr>
          <w:color w:val="000000"/>
        </w:rPr>
        <w:t>length</w:t>
      </w:r>
      <w:r w:rsidR="004F21D6" w:rsidRPr="00184450">
        <w:rPr>
          <w:color w:val="000000"/>
        </w:rPr>
        <w:t xml:space="preserve"> 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84450">
        <w:rPr>
          <w:highlight w:val="green"/>
        </w:rPr>
        <w:t xml:space="preserve">Table </w:t>
      </w:r>
      <w:r w:rsidR="003840BD" w:rsidRPr="00184450">
        <w:rPr>
          <w:highlight w:val="green"/>
        </w:rPr>
        <w:t>S1.</w:t>
      </w:r>
      <w:r w:rsidR="00F2075E" w:rsidRPr="00184450">
        <w:rPr>
          <w:highlight w:val="green"/>
        </w:rPr>
        <w:t>3</w:t>
      </w:r>
      <w:r w:rsidR="00920FC5" w:rsidRPr="00184450">
        <w:t>)</w:t>
      </w:r>
      <w:r w:rsidR="00792779" w:rsidRPr="00184450">
        <w:t>.</w:t>
      </w:r>
      <w:r w:rsidR="00792779" w:rsidRPr="00184450">
        <w:rPr>
          <w:color w:val="000000"/>
        </w:rPr>
        <w:t xml:space="preserve"> </w:t>
      </w:r>
      <w:r w:rsidR="0093424F" w:rsidRPr="00184450">
        <w:t>Animal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B87C81">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4BE044B2"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these predictors were not </w:t>
      </w:r>
      <w:r w:rsidR="00A5575A" w:rsidRPr="00184450">
        <w:t xml:space="preserve">better supported </w:t>
      </w:r>
      <w:r w:rsidR="001269A3" w:rsidRPr="00184450">
        <w:t xml:space="preserve">by AIC </w:t>
      </w:r>
      <w:r w:rsidR="002B6ECC" w:rsidRPr="00184450">
        <w:rPr>
          <w:highlight w:val="green"/>
        </w:rPr>
        <w:t>(</w:t>
      </w:r>
      <w:r w:rsidR="002A304B" w:rsidRPr="00184450">
        <w:rPr>
          <w:highlight w:val="green"/>
        </w:rPr>
        <w:t xml:space="preserve">Table </w:t>
      </w:r>
      <w:r w:rsidR="003840BD" w:rsidRPr="00184450">
        <w:rPr>
          <w:highlight w:val="green"/>
        </w:rPr>
        <w:t>S1.</w:t>
      </w:r>
      <w:r w:rsidR="00F2075E" w:rsidRPr="00184450">
        <w:rPr>
          <w:highlight w:val="green"/>
        </w:rPr>
        <w:t>4</w:t>
      </w:r>
      <w:r w:rsidR="002B6ECC" w:rsidRPr="00184450">
        <w:rPr>
          <w:highlight w:val="green"/>
        </w:rPr>
        <w:t>).</w:t>
      </w:r>
      <w:r w:rsidR="002B6ECC" w:rsidRPr="00184450">
        <w:t xml:space="preserve"> </w:t>
      </w:r>
      <w:r w:rsidR="00E85DC2" w:rsidRPr="00184450">
        <w:t xml:space="preserve">We ran additional models </w:t>
      </w:r>
      <w:r w:rsidR="00E85DC2" w:rsidRPr="00184450">
        <w:lastRenderedPageBreak/>
        <w:t>considering the effect of only the most abundant families of fishes and invertebrates</w:t>
      </w:r>
      <w:r w:rsidR="0097669C" w:rsidRPr="00184450">
        <w:t>, which</w:t>
      </w:r>
      <w:r w:rsidR="00E85DC2" w:rsidRPr="00184450">
        <w:t xml:space="preserve"> are fully described in </w:t>
      </w:r>
      <w:r w:rsidR="00E85DC2" w:rsidRPr="00184450">
        <w:rPr>
          <w:highlight w:val="green"/>
        </w:rPr>
        <w:t>Supplement</w:t>
      </w:r>
      <w:r w:rsidR="00247A1B">
        <w:rPr>
          <w:highlight w:val="green"/>
        </w:rPr>
        <w:t>al Material Section</w:t>
      </w:r>
      <w:r w:rsidR="00E85DC2" w:rsidRPr="00184450">
        <w:rPr>
          <w:highlight w:val="green"/>
        </w:rPr>
        <w:t xml:space="preserve"> 2</w:t>
      </w:r>
      <w:r w:rsidR="00E85DC2" w:rsidRPr="00184450">
        <w:t xml:space="preserve">. </w:t>
      </w:r>
    </w:p>
    <w:p w14:paraId="133E94D1" w14:textId="77777777" w:rsidR="003F63B3" w:rsidRPr="00184450" w:rsidRDefault="003F63B3"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01908744"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alternate predictors</w:t>
      </w:r>
      <w:r w:rsidR="005F1E8D" w:rsidRPr="00184450">
        <w:t xml:space="preserve"> (</w:t>
      </w:r>
      <w:r w:rsidR="005F1E8D" w:rsidRPr="00184450">
        <w:rPr>
          <w:highlight w:val="green"/>
        </w:rPr>
        <w:t xml:space="preserve">Table </w:t>
      </w:r>
      <w:r w:rsidR="003840BD" w:rsidRPr="00184450">
        <w:rPr>
          <w:highlight w:val="green"/>
        </w:rPr>
        <w:t>S1.</w:t>
      </w:r>
      <w:r w:rsidR="00F2075E" w:rsidRPr="00184450">
        <w:rPr>
          <w:highlight w:val="green"/>
        </w:rPr>
        <w:t>5</w:t>
      </w:r>
      <w:r w:rsidR="005F1E8D" w:rsidRPr="00184450">
        <w:t xml:space="preserve">). </w:t>
      </w:r>
      <w:r w:rsidR="00480B9F" w:rsidRPr="00184450">
        <w:t xml:space="preserve"> </w:t>
      </w:r>
      <w:r w:rsidR="00EC3A47" w:rsidRPr="00184450">
        <w:t>W</w:t>
      </w:r>
      <w:r w:rsidR="00E85DC2" w:rsidRPr="00184450">
        <w:t xml:space="preserve">e </w:t>
      </w:r>
      <w:r w:rsidR="00EC3A47" w:rsidRPr="00184450">
        <w:t>then</w:t>
      </w:r>
      <w:r w:rsidR="00E85DC2" w:rsidRPr="00184450">
        <w:t xml:space="preserve"> ran additional models considering the effect of only the most abundant families of fishes and invertebrates </w:t>
      </w:r>
      <w:r w:rsidR="00092ACC" w:rsidRPr="00184450">
        <w:t>(</w:t>
      </w:r>
      <w:r w:rsidR="00247A1B" w:rsidRPr="00184450">
        <w:rPr>
          <w:highlight w:val="green"/>
        </w:rPr>
        <w:t>Supplement</w:t>
      </w:r>
      <w:r w:rsidR="00247A1B">
        <w:rPr>
          <w:highlight w:val="green"/>
        </w:rPr>
        <w:t>al Material Section</w:t>
      </w:r>
      <w:r w:rsidR="00247A1B" w:rsidRPr="00184450">
        <w:rPr>
          <w:highlight w:val="green"/>
        </w:rPr>
        <w:t xml:space="preserve"> 2</w:t>
      </w:r>
      <w:r w:rsidR="00092ACC" w:rsidRPr="00184450">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4DF02A31"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1D4EB7" w:rsidRPr="00184450">
        <w:rPr>
          <w:color w:val="000000"/>
          <w:highlight w:val="green"/>
        </w:rPr>
        <w:t>Table S1.6</w:t>
      </w:r>
      <w:r w:rsidR="0097669C" w:rsidRPr="00184450">
        <w:rPr>
          <w:color w:val="000000"/>
          <w:highlight w:val="green"/>
        </w:rPr>
        <w:t>)</w:t>
      </w:r>
      <w:r w:rsidR="0026774C" w:rsidRPr="00184450">
        <w:rPr>
          <w:color w:val="000000"/>
          <w:highlight w:val="green"/>
        </w:rPr>
        <w:t>.</w:t>
      </w:r>
      <w:r w:rsidR="0026774C" w:rsidRPr="00184450">
        <w:rPr>
          <w:color w:val="000000"/>
        </w:rPr>
        <w:t xml:space="preserve"> </w:t>
      </w:r>
      <w:r w:rsidR="00D823F4" w:rsidRPr="00184450">
        <w:t>For the red rock crab experiment, we constructed a</w:t>
      </w:r>
      <w:r w:rsidR="00401383" w:rsidRPr="00184450">
        <w:t xml:space="preserve"> </w:t>
      </w:r>
      <w:r w:rsidR="00D823F4" w:rsidRPr="00184450">
        <w:t xml:space="preserve">generalized linear mixed-effects </w:t>
      </w:r>
      <w:r w:rsidR="00D823F4" w:rsidRPr="00184450">
        <w:lastRenderedPageBreak/>
        <w:t xml:space="preserve">model </w:t>
      </w:r>
      <w:r w:rsidR="00401383" w:rsidRPr="00184450">
        <w:t xml:space="preserve">(GLMM) </w:t>
      </w:r>
      <w:r w:rsidR="00D823F4" w:rsidRPr="00184450">
        <w:t>with cage NH₄⁺ concentration as the response variable</w:t>
      </w:r>
      <w:r w:rsidR="00D85A41" w:rsidRPr="00184450">
        <w:t xml:space="preserve"> and</w:t>
      </w:r>
      <w:r w:rsidR="00D823F4" w:rsidRPr="00184450">
        <w:t xml:space="preserve"> treatment (no crab, medium crab, or large crab) as the predictor variable</w:t>
      </w:r>
      <w:r w:rsidR="00EC50FD" w:rsidRPr="00184450">
        <w:t xml:space="preserve"> with a gamma distribution (link = ‘log’)</w:t>
      </w:r>
      <w:r w:rsidR="00E25DCB" w:rsidRPr="00184450">
        <w:t>. We included</w:t>
      </w:r>
      <w:r w:rsidR="00D823F4" w:rsidRPr="00184450">
        <w:t xml:space="preserve"> a random effect of </w:t>
      </w:r>
      <w:r w:rsidR="00034975" w:rsidRPr="00184450">
        <w:t>sampling day</w:t>
      </w:r>
      <w:r w:rsidR="00E25DCB" w:rsidRPr="00184450">
        <w:t xml:space="preserve"> because we measured NH₄⁺ three times per experiment, and a random effect of experimental week, because we replicated the whole experiment twice</w:t>
      </w:r>
      <w:r w:rsidR="00EC50FD" w:rsidRPr="00184450">
        <w:t>.</w:t>
      </w:r>
      <w:r w:rsidR="0097669C" w:rsidRPr="00184450">
        <w:t xml:space="preserve"> </w:t>
      </w:r>
      <w:r w:rsidR="006312EC" w:rsidRPr="00184450">
        <w:t xml:space="preserve">We </w:t>
      </w:r>
      <w:r w:rsidR="00151BB6" w:rsidRPr="00184450">
        <w:t>used a previously developed carapace</w:t>
      </w:r>
      <w:r w:rsidR="00772701" w:rsidRPr="00184450">
        <w:t>-to-</w:t>
      </w:r>
      <w:r w:rsidR="00151BB6" w:rsidRPr="00184450">
        <w:t xml:space="preserve">excretion relationship to </w:t>
      </w:r>
      <w:r w:rsidR="006312EC" w:rsidRPr="00184450">
        <w:t xml:space="preserve">calculate </w:t>
      </w:r>
      <w:r w:rsidR="00C54451" w:rsidRPr="00184450">
        <w:t xml:space="preserve">NH₄⁺ </w:t>
      </w:r>
      <w:r w:rsidR="006312EC" w:rsidRPr="00184450">
        <w:t>excretion rates</w:t>
      </w:r>
      <w:r w:rsidR="00151BB6" w:rsidRPr="00184450">
        <w:t xml:space="preserve"> for each crab</w:t>
      </w:r>
      <w:r w:rsidR="0097669C" w:rsidRPr="00184450">
        <w:t xml:space="preserve"> (</w:t>
      </w:r>
      <w:r w:rsidR="00EB4C91" w:rsidRPr="00184450">
        <w:rPr>
          <w:color w:val="000000"/>
          <w:highlight w:val="green"/>
        </w:rPr>
        <w:t>Table S1.7)</w:t>
      </w:r>
      <w:r w:rsidR="00151BB6" w:rsidRPr="00184450">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68768815" w14:textId="0ABFE3A9" w:rsidR="00701EB0" w:rsidRPr="00184450" w:rsidRDefault="00C05A5A" w:rsidP="00EB3BC7">
      <w:pPr>
        <w:spacing w:line="480" w:lineRule="auto"/>
      </w:pPr>
      <w:r w:rsidRPr="00184450">
        <w:t xml:space="preserve">We found evidence of </w:t>
      </w:r>
      <w:r w:rsidR="00682CDC" w:rsidRPr="00184450">
        <w:t xml:space="preserve">meso-scale </w:t>
      </w:r>
      <w:r w:rsidR="002620AE" w:rsidRPr="00184450">
        <w:t>variation in</w:t>
      </w:r>
      <w:r w:rsidRPr="00184450">
        <w:t xml:space="preserve"> ammonium</w:t>
      </w:r>
      <w:r w:rsidR="00057BA8" w:rsidRPr="00184450">
        <w:t xml:space="preserve"> (NH₄⁺)</w:t>
      </w:r>
      <w:r w:rsidRPr="00184450">
        <w:t xml:space="preserve"> </w:t>
      </w:r>
      <w:r w:rsidR="002620AE" w:rsidRPr="00184450">
        <w:t>concentration</w:t>
      </w:r>
      <w:r w:rsidR="00682CDC" w:rsidRPr="00184450">
        <w:t>s, which</w:t>
      </w:r>
      <w:r w:rsidRPr="00184450">
        <w:t xml:space="preserve"> </w:t>
      </w:r>
      <w:r w:rsidR="00682CDC" w:rsidRPr="00184450">
        <w:t xml:space="preserve">ranged </w:t>
      </w:r>
      <w:r w:rsidR="00B654FE" w:rsidRPr="00184450">
        <w:t>from 0.0</w:t>
      </w:r>
      <w:r w:rsidR="004036C6" w:rsidRPr="00184450">
        <w:t>7</w:t>
      </w:r>
      <w:r w:rsidR="00B654FE" w:rsidRPr="00184450">
        <w:t xml:space="preserve"> </w:t>
      </w:r>
      <w:proofErr w:type="spellStart"/>
      <w:r w:rsidR="00B654FE" w:rsidRPr="00184450">
        <w:t>μM</w:t>
      </w:r>
      <w:proofErr w:type="spellEnd"/>
      <w:r w:rsidR="00B654FE" w:rsidRPr="00184450">
        <w:t xml:space="preserve"> – 2.</w:t>
      </w:r>
      <w:r w:rsidR="004036C6" w:rsidRPr="00184450">
        <w:t>06</w:t>
      </w:r>
      <w:r w:rsidR="00B654FE" w:rsidRPr="00184450">
        <w:t xml:space="preserve"> </w:t>
      </w:r>
      <w:proofErr w:type="spellStart"/>
      <w:r w:rsidR="00B654FE" w:rsidRPr="00184450">
        <w:t>μM</w:t>
      </w:r>
      <w:proofErr w:type="spellEnd"/>
      <w:r w:rsidR="00B654FE" w:rsidRPr="00184450">
        <w:t xml:space="preserve"> among rocky reefs </w:t>
      </w:r>
      <w:r w:rsidRPr="00184450">
        <w:t>in Barkley Sound</w:t>
      </w:r>
      <w:r w:rsidR="00C77243" w:rsidRPr="00184450">
        <w:t xml:space="preserve"> (</w:t>
      </w:r>
      <w:r w:rsidR="00D34121" w:rsidRPr="00184450">
        <w:rPr>
          <w:highlight w:val="green"/>
        </w:rPr>
        <w:t>Fig. 1d</w:t>
      </w:r>
      <w:r w:rsidR="00C77243" w:rsidRPr="00184450">
        <w:t>)</w:t>
      </w:r>
      <w:r w:rsidRPr="00184450">
        <w:t xml:space="preserve">. </w:t>
      </w:r>
      <w:r w:rsidR="001175F9" w:rsidRPr="00184450">
        <w:t>Overall, we found no evidence that NH₄⁺</w:t>
      </w:r>
      <w:r w:rsidR="00682CDC" w:rsidRPr="00184450">
        <w:t xml:space="preserve"> concentration</w:t>
      </w:r>
      <w:r w:rsidR="001175F9" w:rsidRPr="00184450">
        <w:t xml:space="preserve"> </w:t>
      </w:r>
      <w:r w:rsidR="00682CDC" w:rsidRPr="00184450">
        <w:t xml:space="preserve">was </w:t>
      </w:r>
      <w:r w:rsidR="001175F9" w:rsidRPr="00184450">
        <w:t>correlated with animal abundance (</w:t>
      </w:r>
      <w:r w:rsidR="007B580F" w:rsidRPr="00184450">
        <w:t>GLMM</w:t>
      </w:r>
      <w:r w:rsidR="001175F9" w:rsidRPr="00184450">
        <w:t xml:space="preserve">, </w:t>
      </w:r>
      <w:r w:rsidR="001175F9" w:rsidRPr="00FC2686">
        <w:rPr>
          <w:i/>
          <w:iCs/>
        </w:rPr>
        <w:t>p</w:t>
      </w:r>
      <w:r w:rsidR="001175F9" w:rsidRPr="00184450">
        <w:t xml:space="preserve"> = 0.</w:t>
      </w:r>
      <w:r w:rsidR="00527C2B" w:rsidRPr="00184450">
        <w:t>57</w:t>
      </w:r>
      <w:r w:rsidR="001175F9" w:rsidRPr="00184450">
        <w:t>), tide exchange (</w:t>
      </w:r>
      <w:r w:rsidR="00A7066E" w:rsidRPr="00FC2686">
        <w:rPr>
          <w:i/>
          <w:iCs/>
        </w:rPr>
        <w:t>p</w:t>
      </w:r>
      <w:r w:rsidR="00A7066E" w:rsidRPr="00184450">
        <w:t xml:space="preserve"> = 0.</w:t>
      </w:r>
      <w:r w:rsidR="00527C2B" w:rsidRPr="00184450">
        <w:t>99</w:t>
      </w:r>
      <w:r w:rsidR="00A7066E" w:rsidRPr="00184450">
        <w:t>), Shannon diversity (</w:t>
      </w:r>
      <w:r w:rsidR="00A7066E" w:rsidRPr="00FC2686">
        <w:rPr>
          <w:i/>
          <w:iCs/>
        </w:rPr>
        <w:t>p</w:t>
      </w:r>
      <w:r w:rsidR="00A7066E" w:rsidRPr="00184450">
        <w:t xml:space="preserve"> = 0.</w:t>
      </w:r>
      <w:r w:rsidR="00527C2B" w:rsidRPr="00184450">
        <w:t>4</w:t>
      </w:r>
      <w:r w:rsidR="00A7066E" w:rsidRPr="00184450">
        <w:t>1), or survey depth (</w:t>
      </w:r>
      <w:r w:rsidR="00A7066E" w:rsidRPr="00FC2686">
        <w:rPr>
          <w:i/>
          <w:iCs/>
        </w:rPr>
        <w:t>p</w:t>
      </w:r>
      <w:r w:rsidR="00A7066E" w:rsidRPr="00184450">
        <w:t xml:space="preserve"> = 0.6</w:t>
      </w:r>
      <w:r w:rsidR="00527C2B" w:rsidRPr="00184450">
        <w:t>1</w:t>
      </w:r>
      <w:r w:rsidR="00F02795" w:rsidRPr="00184450">
        <w:t>;</w:t>
      </w:r>
      <w:r w:rsidR="00A7066E" w:rsidRPr="00184450">
        <w:t xml:space="preserve"> </w:t>
      </w:r>
      <w:r w:rsidR="0069194B" w:rsidRPr="00184450">
        <w:rPr>
          <w:highlight w:val="green"/>
        </w:rPr>
        <w:t>F</w:t>
      </w:r>
      <w:r w:rsidR="00A7066E" w:rsidRPr="00184450">
        <w:rPr>
          <w:highlight w:val="green"/>
        </w:rPr>
        <w:t xml:space="preserve">ig. </w:t>
      </w:r>
      <w:r w:rsidR="000D0396" w:rsidRPr="00184450">
        <w:rPr>
          <w:highlight w:val="green"/>
        </w:rPr>
        <w:t>2</w:t>
      </w:r>
      <w:r w:rsidR="00A7066E" w:rsidRPr="00184450">
        <w:rPr>
          <w:highlight w:val="green"/>
        </w:rPr>
        <w:t>a</w:t>
      </w:r>
      <w:r w:rsidR="00A7066E" w:rsidRPr="00184450">
        <w:t>). However, we did find a significantly negative interaction between animal abundance and tide exchange (</w:t>
      </w:r>
      <w:r w:rsidR="00A7066E" w:rsidRPr="00FC2686">
        <w:rPr>
          <w:i/>
          <w:iCs/>
        </w:rPr>
        <w:t>p</w:t>
      </w:r>
      <w:r w:rsidR="00A7066E" w:rsidRPr="00184450">
        <w:t xml:space="preserve"> = 0.0</w:t>
      </w:r>
      <w:r w:rsidR="00527C2B" w:rsidRPr="00184450">
        <w:t>1</w:t>
      </w:r>
      <w:r w:rsidR="00F02795" w:rsidRPr="00184450">
        <w:t>;</w:t>
      </w:r>
      <w:r w:rsidR="00A7066E" w:rsidRPr="00184450">
        <w:t xml:space="preserve"> </w:t>
      </w:r>
      <w:r w:rsidR="0069194B" w:rsidRPr="00184450">
        <w:rPr>
          <w:highlight w:val="green"/>
        </w:rPr>
        <w:t>Fi</w:t>
      </w:r>
      <w:r w:rsidR="00A7066E" w:rsidRPr="00184450">
        <w:rPr>
          <w:highlight w:val="green"/>
        </w:rPr>
        <w:t xml:space="preserve">g. </w:t>
      </w:r>
      <w:r w:rsidR="000D0396" w:rsidRPr="00184450">
        <w:rPr>
          <w:highlight w:val="green"/>
        </w:rPr>
        <w:t>2</w:t>
      </w:r>
      <w:r w:rsidR="00A7066E" w:rsidRPr="00184450">
        <w:rPr>
          <w:highlight w:val="green"/>
        </w:rPr>
        <w:t>b</w:t>
      </w:r>
      <w:r w:rsidR="00A7066E" w:rsidRPr="00184450">
        <w:t>)</w:t>
      </w:r>
      <w:r w:rsidR="00B654FE" w:rsidRPr="00184450">
        <w:t xml:space="preserve">, </w:t>
      </w:r>
      <w:r w:rsidR="006D152A" w:rsidRPr="00184450">
        <w:t>revealing</w:t>
      </w:r>
      <w:r w:rsidR="00B654FE" w:rsidRPr="00184450">
        <w:t xml:space="preserve"> </w:t>
      </w:r>
      <w:r w:rsidR="006D152A" w:rsidRPr="00184450">
        <w:t xml:space="preserve">a </w:t>
      </w:r>
      <w:r w:rsidR="00B654FE" w:rsidRPr="00184450">
        <w:t>weakly positive effect of</w:t>
      </w:r>
      <w:r w:rsidR="003F63B3" w:rsidRPr="00184450">
        <w:t xml:space="preserve"> total</w:t>
      </w:r>
      <w:r w:rsidR="00B654FE" w:rsidRPr="00184450">
        <w:t xml:space="preserve"> animal abundance</w:t>
      </w:r>
      <w:r w:rsidR="003F63B3" w:rsidRPr="00184450">
        <w:t xml:space="preserve"> per m</w:t>
      </w:r>
      <w:r w:rsidR="003F63B3" w:rsidRPr="00184450">
        <w:rPr>
          <w:vertAlign w:val="superscript"/>
        </w:rPr>
        <w:t>2</w:t>
      </w:r>
      <w:r w:rsidR="00B654FE" w:rsidRPr="00184450">
        <w:t xml:space="preserve"> on </w:t>
      </w:r>
      <w:r w:rsidR="006D152A" w:rsidRPr="00184450">
        <w:t>NH₄⁺</w:t>
      </w:r>
      <w:r w:rsidR="00682CDC" w:rsidRPr="00184450">
        <w:t xml:space="preserve"> concentration</w:t>
      </w:r>
      <w:r w:rsidR="006D152A" w:rsidRPr="00184450">
        <w:t xml:space="preserve">, but only at </w:t>
      </w:r>
      <w:r w:rsidR="000D4769" w:rsidRPr="00184450">
        <w:t>ebb</w:t>
      </w:r>
      <w:r w:rsidR="006D152A" w:rsidRPr="00184450">
        <w:t xml:space="preserve"> tide</w:t>
      </w:r>
      <w:r w:rsidR="00A7066E" w:rsidRPr="00184450">
        <w:t>.</w:t>
      </w:r>
      <w:r w:rsidR="001A65DD" w:rsidRPr="00184450">
        <w:t xml:space="preserve"> </w:t>
      </w:r>
      <w:r w:rsidR="00BC49DF" w:rsidRPr="00184450">
        <w:t>In the models considering only the abundance of one animal family at a time, we found evidence for a positive relationship between the abundance of greenlings (</w:t>
      </w:r>
      <w:proofErr w:type="spellStart"/>
      <w:r w:rsidR="00BC49DF" w:rsidRPr="00184450">
        <w:t>Hexagrammidae</w:t>
      </w:r>
      <w:proofErr w:type="spellEnd"/>
      <w:r w:rsidR="00BC49DF" w:rsidRPr="00184450">
        <w:t>) and whitecap limpets (</w:t>
      </w:r>
      <w:proofErr w:type="spellStart"/>
      <w:r w:rsidR="00BC49DF" w:rsidRPr="00184450">
        <w:t>Acmaeidae</w:t>
      </w:r>
      <w:proofErr w:type="spellEnd"/>
      <w:r w:rsidR="00BC49DF" w:rsidRPr="00184450">
        <w:t>) and NH₄⁺ (</w:t>
      </w:r>
      <w:r w:rsidR="00BC49DF" w:rsidRPr="00FC2686">
        <w:rPr>
          <w:i/>
          <w:iCs/>
        </w:rPr>
        <w:t>p</w:t>
      </w:r>
      <w:r w:rsidR="00BC49DF" w:rsidRPr="00184450">
        <w:t xml:space="preserve"> = 0.03</w:t>
      </w:r>
      <w:r w:rsidR="006673D2" w:rsidRPr="00184450">
        <w:t>;</w:t>
      </w:r>
      <w:r w:rsidR="00BC49DF" w:rsidRPr="00184450">
        <w:rPr>
          <w:highlight w:val="green"/>
        </w:rPr>
        <w:t xml:space="preserve"> Fig. </w:t>
      </w:r>
      <w:r w:rsidR="00D1449D" w:rsidRPr="00184450">
        <w:rPr>
          <w:highlight w:val="green"/>
        </w:rPr>
        <w:t>S2.</w:t>
      </w:r>
      <w:r w:rsidR="00BC49DF" w:rsidRPr="00184450">
        <w:rPr>
          <w:highlight w:val="green"/>
        </w:rPr>
        <w:t>1</w:t>
      </w:r>
      <w:r w:rsidR="00BC49DF" w:rsidRPr="00184450">
        <w:t>). The single-family models did not reveal a significant effect of any other predictors (</w:t>
      </w:r>
      <w:r w:rsidR="00BC49DF" w:rsidRPr="00184450">
        <w:rPr>
          <w:highlight w:val="green"/>
        </w:rPr>
        <w:t xml:space="preserve">Fig. </w:t>
      </w:r>
      <w:r w:rsidR="00D1449D" w:rsidRPr="00184450">
        <w:rPr>
          <w:highlight w:val="green"/>
        </w:rPr>
        <w:t>S2.</w:t>
      </w:r>
      <w:r w:rsidR="00BC49DF" w:rsidRPr="00184450">
        <w:rPr>
          <w:highlight w:val="green"/>
        </w:rPr>
        <w:t xml:space="preserve">1 and Table </w:t>
      </w:r>
      <w:r w:rsidR="003840BD" w:rsidRPr="00184450">
        <w:rPr>
          <w:highlight w:val="green"/>
        </w:rPr>
        <w:t>S2.</w:t>
      </w:r>
      <w:r w:rsidR="00BC49DF" w:rsidRPr="00184450">
        <w:rPr>
          <w:highlight w:val="green"/>
        </w:rPr>
        <w:t>1</w:t>
      </w:r>
      <w:r w:rsidR="00BC49DF" w:rsidRPr="00184450">
        <w:t>).</w:t>
      </w:r>
    </w:p>
    <w:p w14:paraId="599BA4CA" w14:textId="4A45B94E" w:rsidR="00367076" w:rsidRPr="00184450" w:rsidRDefault="00701EB0" w:rsidP="00EB3BC7">
      <w:pPr>
        <w:spacing w:line="480" w:lineRule="auto"/>
      </w:pPr>
      <w:r w:rsidRPr="00184450">
        <w:tab/>
      </w:r>
      <w:r w:rsidR="00C146F7" w:rsidRPr="00184450">
        <w:t xml:space="preserve">We </w:t>
      </w:r>
      <w:r w:rsidR="00682CDC" w:rsidRPr="00184450">
        <w:t xml:space="preserve">also </w:t>
      </w:r>
      <w:r w:rsidR="00375F57" w:rsidRPr="00184450">
        <w:t>documented</w:t>
      </w:r>
      <w:r w:rsidR="00C146F7" w:rsidRPr="00184450">
        <w:t xml:space="preserve"> evidence of </w:t>
      </w:r>
      <w:r w:rsidR="004F21D6" w:rsidRPr="00184450">
        <w:t>significant</w:t>
      </w:r>
      <w:r w:rsidR="00C146F7" w:rsidRPr="00184450">
        <w:t xml:space="preserve"> </w:t>
      </w:r>
      <w:r w:rsidR="00682CDC" w:rsidRPr="00184450">
        <w:t>small-scale</w:t>
      </w:r>
      <w:r w:rsidR="00245F48" w:rsidRPr="00184450">
        <w:t>, within-site</w:t>
      </w:r>
      <w:r w:rsidR="006D152A" w:rsidRPr="00184450">
        <w:t xml:space="preserve"> variation</w:t>
      </w:r>
      <w:r w:rsidR="000D0396" w:rsidRPr="00184450">
        <w:t xml:space="preserve"> </w:t>
      </w:r>
      <w:r w:rsidR="00375F57" w:rsidRPr="00184450">
        <w:t xml:space="preserve">of NH₄⁺ </w:t>
      </w:r>
      <w:r w:rsidR="000D0396" w:rsidRPr="00184450">
        <w:t>(</w:t>
      </w:r>
      <w:r w:rsidR="000D0396" w:rsidRPr="00184450">
        <w:rPr>
          <w:highlight w:val="green"/>
        </w:rPr>
        <w:t>Fig. 3</w:t>
      </w:r>
      <w:r w:rsidR="000D0396" w:rsidRPr="00184450">
        <w:t>)</w:t>
      </w:r>
      <w:r w:rsidR="00375F57" w:rsidRPr="00184450">
        <w:t>.</w:t>
      </w:r>
      <w:r w:rsidR="00E36DF6" w:rsidRPr="00184450">
        <w:t>; c</w:t>
      </w:r>
      <w:r w:rsidRPr="00184450">
        <w:t>oncentrations</w:t>
      </w:r>
      <w:r w:rsidR="00375F57" w:rsidRPr="00184450">
        <w:t xml:space="preserve"> were</w:t>
      </w:r>
      <w:r w:rsidRPr="00184450">
        <w:t xml:space="preserve"> </w:t>
      </w:r>
      <w:r w:rsidR="00BD50D3" w:rsidRPr="00184450">
        <w:t>1.</w:t>
      </w:r>
      <w:r w:rsidR="00D27303" w:rsidRPr="00184450">
        <w:t>3</w:t>
      </w:r>
      <w:r w:rsidR="0097669C" w:rsidRPr="00184450">
        <w:t xml:space="preserve">x </w:t>
      </w:r>
      <w:r w:rsidRPr="00184450">
        <w:t>higher inside giant kelp</w:t>
      </w:r>
      <w:r w:rsidR="00D27303" w:rsidRPr="00184450">
        <w:t xml:space="preserve"> forests</w:t>
      </w:r>
      <w:r w:rsidR="00BD50D3" w:rsidRPr="00184450">
        <w:t xml:space="preserve"> and </w:t>
      </w:r>
      <w:r w:rsidR="00D27303" w:rsidRPr="00184450">
        <w:t xml:space="preserve">1.6x higher inside </w:t>
      </w:r>
      <w:r w:rsidR="00BD50D3" w:rsidRPr="00184450">
        <w:t>bull kelp</w:t>
      </w:r>
      <w:r w:rsidRPr="00184450">
        <w:t xml:space="preserve"> forests</w:t>
      </w:r>
      <w:r w:rsidR="00D27303" w:rsidRPr="00184450">
        <w:t xml:space="preserve"> than outside</w:t>
      </w:r>
      <w:r w:rsidRPr="00184450">
        <w:t xml:space="preserve"> (</w:t>
      </w:r>
      <w:r w:rsidR="00D10B17" w:rsidRPr="00184450">
        <w:t xml:space="preserve">LMM, </w:t>
      </w:r>
      <w:r w:rsidRPr="00FC2686">
        <w:rPr>
          <w:i/>
          <w:iCs/>
        </w:rPr>
        <w:t>p</w:t>
      </w:r>
      <w:r w:rsidRPr="00184450">
        <w:t xml:space="preserve"> &lt; 0.001</w:t>
      </w:r>
      <w:r w:rsidR="000D0396" w:rsidRPr="00184450">
        <w:t xml:space="preserve">; </w:t>
      </w:r>
      <w:r w:rsidR="000D0396" w:rsidRPr="00184450">
        <w:rPr>
          <w:highlight w:val="green"/>
        </w:rPr>
        <w:t>Fig. 3b</w:t>
      </w:r>
      <w:r w:rsidR="000D0396" w:rsidRPr="00184450">
        <w:t>)</w:t>
      </w:r>
      <w:r w:rsidR="006D152A" w:rsidRPr="00184450">
        <w:t xml:space="preserve">. </w:t>
      </w:r>
      <w:r w:rsidR="00682CDC" w:rsidRPr="00184450">
        <w:t xml:space="preserve">The ‘excess’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0.00</w:t>
      </w:r>
      <w:r w:rsidR="009D2E19" w:rsidRPr="00184450">
        <w:t>7</w:t>
      </w:r>
      <w:r w:rsidR="000D0396" w:rsidRPr="00184450">
        <w:t>; Fig. 3</w:t>
      </w:r>
      <w:r w:rsidR="00A41148" w:rsidRPr="00184450">
        <w:t>a</w:t>
      </w:r>
      <w:r w:rsidR="00C673A5" w:rsidRPr="00184450">
        <w:t>)</w:t>
      </w:r>
      <w:r w:rsidR="00D07BC0" w:rsidRPr="00184450">
        <w:t>.</w:t>
      </w:r>
      <w:r w:rsidR="00A067A6" w:rsidRPr="00184450">
        <w:t xml:space="preserve"> </w:t>
      </w:r>
      <w:r w:rsidR="00A067A6" w:rsidRPr="00184450">
        <w:lastRenderedPageBreak/>
        <w:t xml:space="preserve">We found limited evidence for an effect of </w:t>
      </w:r>
      <w:r w:rsidR="00C673A5" w:rsidRPr="00184450">
        <w:t>animal biomass (</w:t>
      </w:r>
      <w:r w:rsidR="00C673A5" w:rsidRPr="00FC2686">
        <w:rPr>
          <w:i/>
          <w:iCs/>
        </w:rPr>
        <w:t>p</w:t>
      </w:r>
      <w:r w:rsidR="003859F6" w:rsidRPr="00184450">
        <w:t xml:space="preserve"> =</w:t>
      </w:r>
      <w:r w:rsidR="00C673A5" w:rsidRPr="00184450">
        <w:t xml:space="preserve"> 0.0</w:t>
      </w:r>
      <w:r w:rsidR="00D07BC0" w:rsidRPr="00184450">
        <w:t>7</w:t>
      </w:r>
      <w:r w:rsidR="000D0396" w:rsidRPr="00184450">
        <w:t>;</w:t>
      </w:r>
      <w:r w:rsidR="0069194B" w:rsidRPr="00184450">
        <w:t xml:space="preserve"> </w:t>
      </w:r>
      <w:r w:rsidR="0069194B" w:rsidRPr="00184450">
        <w:rPr>
          <w:highlight w:val="green"/>
        </w:rPr>
        <w:t xml:space="preserve">Fig. </w:t>
      </w:r>
      <w:r w:rsidR="000D0396" w:rsidRPr="00184450">
        <w:rPr>
          <w:highlight w:val="green"/>
        </w:rPr>
        <w:t>3</w:t>
      </w:r>
      <w:r w:rsidR="0069194B" w:rsidRPr="00184450">
        <w:rPr>
          <w:highlight w:val="green"/>
        </w:rPr>
        <w:t>a</w:t>
      </w:r>
      <w:r w:rsidR="00C673A5" w:rsidRPr="00184450">
        <w:t>)</w:t>
      </w:r>
      <w:r w:rsidR="00A067A6" w:rsidRPr="00184450">
        <w:t>,</w:t>
      </w:r>
      <w:r w:rsidR="00D07BC0" w:rsidRPr="00184450">
        <w:t xml:space="preserve"> survey depth (</w:t>
      </w:r>
      <w:r w:rsidR="00D07BC0" w:rsidRPr="00FC2686">
        <w:rPr>
          <w:i/>
          <w:iCs/>
        </w:rPr>
        <w:t>p</w:t>
      </w:r>
      <w:r w:rsidR="00D07BC0" w:rsidRPr="00184450">
        <w:t xml:space="preserve"> = 0.07</w:t>
      </w:r>
      <w:r w:rsidR="000D0396" w:rsidRPr="00184450">
        <w:t xml:space="preserve">; </w:t>
      </w:r>
      <w:r w:rsidR="00D07BC0" w:rsidRPr="00184450">
        <w:rPr>
          <w:highlight w:val="green"/>
        </w:rPr>
        <w:t xml:space="preserve">Fig. </w:t>
      </w:r>
      <w:r w:rsidR="000D0396" w:rsidRPr="00184450">
        <w:rPr>
          <w:highlight w:val="green"/>
        </w:rPr>
        <w:t>3</w:t>
      </w:r>
      <w:r w:rsidR="00D07BC0" w:rsidRPr="00184450">
        <w:rPr>
          <w:highlight w:val="green"/>
        </w:rPr>
        <w:t>a</w:t>
      </w:r>
      <w:r w:rsidR="00D07BC0" w:rsidRPr="00184450">
        <w:t>)</w:t>
      </w:r>
      <w:r w:rsidR="00A067A6" w:rsidRPr="00184450">
        <w:t xml:space="preserve">, and </w:t>
      </w:r>
      <w:r w:rsidR="00245F48" w:rsidRPr="00184450">
        <w:t>Shannon diversity on ∆NH₄⁺ (</w:t>
      </w:r>
      <w:r w:rsidR="00C673A5" w:rsidRPr="00FC2686">
        <w:rPr>
          <w:i/>
          <w:iCs/>
        </w:rPr>
        <w:t>p</w:t>
      </w:r>
      <w:r w:rsidR="00C673A5" w:rsidRPr="00184450">
        <w:t xml:space="preserve"> </w:t>
      </w:r>
      <w:r w:rsidR="00D07BC0" w:rsidRPr="00184450">
        <w:t>= 0.09</w:t>
      </w:r>
      <w:r w:rsidR="000D0396" w:rsidRPr="00184450">
        <w:t>; Fig. 3a</w:t>
      </w:r>
      <w:r w:rsidR="00C673A5" w:rsidRPr="00184450">
        <w:t>)</w:t>
      </w:r>
      <w:r w:rsidR="00846C5B" w:rsidRPr="00184450">
        <w:t xml:space="preserve">. </w:t>
      </w:r>
      <w:r w:rsidR="000D0396" w:rsidRPr="00184450">
        <w:t>There was a</w:t>
      </w:r>
      <w:r w:rsidR="00C673A5" w:rsidRPr="00184450">
        <w:t xml:space="preserve"> positive </w:t>
      </w:r>
      <w:r w:rsidR="00245F48" w:rsidRPr="00184450">
        <w:t>i</w:t>
      </w:r>
      <w:r w:rsidR="00C673A5" w:rsidRPr="00184450">
        <w:t>nteraction between kelp forest biomass and tide exchange,</w:t>
      </w:r>
      <w:r w:rsidR="00682CDC" w:rsidRPr="00184450">
        <w:t xml:space="preserve"> whereby</w:t>
      </w:r>
      <w:r w:rsidR="00677126" w:rsidRPr="00184450">
        <w:t xml:space="preserve"> the positive effect of kelp biomass on</w:t>
      </w:r>
      <w:r w:rsidR="00682CDC" w:rsidRPr="00184450">
        <w:t xml:space="preserve"> </w:t>
      </w:r>
      <w:r w:rsidR="0025202D" w:rsidRPr="00184450">
        <w:t xml:space="preserve">∆NH₄⁺ increased </w:t>
      </w:r>
      <w:r w:rsidR="00677126" w:rsidRPr="00184450">
        <w:t>with</w:t>
      </w:r>
      <w:r w:rsidR="0025202D" w:rsidRPr="00184450">
        <w:t xml:space="preserve"> tide exchange</w:t>
      </w:r>
      <w:r w:rsidR="00677126" w:rsidRPr="00184450">
        <w:t xml:space="preserve"> (</w:t>
      </w:r>
      <w:r w:rsidR="00677126" w:rsidRPr="00FC2686">
        <w:rPr>
          <w:i/>
          <w:iCs/>
        </w:rPr>
        <w:t>p</w:t>
      </w:r>
      <w:r w:rsidR="00677126" w:rsidRPr="00184450">
        <w:t xml:space="preserve"> </w:t>
      </w:r>
      <w:r w:rsidR="003859F6" w:rsidRPr="00184450">
        <w:t>&lt;</w:t>
      </w:r>
      <w:r w:rsidR="00677126" w:rsidRPr="00184450">
        <w:t xml:space="preserve"> 0.00</w:t>
      </w:r>
      <w:r w:rsidR="003859F6" w:rsidRPr="00184450">
        <w:t>1</w:t>
      </w:r>
      <w:r w:rsidR="00F02795" w:rsidRPr="00184450">
        <w:t>;</w:t>
      </w:r>
      <w:r w:rsidR="00677126" w:rsidRPr="00184450">
        <w:t xml:space="preserve"> </w:t>
      </w:r>
      <w:r w:rsidR="00677126" w:rsidRPr="00184450">
        <w:rPr>
          <w:highlight w:val="green"/>
        </w:rPr>
        <w:t xml:space="preserve">Fig. </w:t>
      </w:r>
      <w:r w:rsidR="00A41148" w:rsidRPr="00184450">
        <w:rPr>
          <w:highlight w:val="green"/>
        </w:rPr>
        <w:t>3</w:t>
      </w:r>
      <w:proofErr w:type="gramStart"/>
      <w:r w:rsidR="00A41148" w:rsidRPr="00184450">
        <w:rPr>
          <w:highlight w:val="green"/>
        </w:rPr>
        <w:t>a</w:t>
      </w:r>
      <w:r w:rsidR="00AC065D" w:rsidRPr="00184450">
        <w:rPr>
          <w:highlight w:val="green"/>
        </w:rPr>
        <w:t>,</w:t>
      </w:r>
      <w:r w:rsidR="00A41148" w:rsidRPr="00184450">
        <w:rPr>
          <w:highlight w:val="green"/>
        </w:rPr>
        <w:t>c</w:t>
      </w:r>
      <w:proofErr w:type="gramEnd"/>
      <w:r w:rsidR="00677126" w:rsidRPr="00184450">
        <w:t>)</w:t>
      </w:r>
      <w:r w:rsidR="0025202D" w:rsidRPr="00184450">
        <w:t xml:space="preserve">. </w:t>
      </w:r>
      <w:r w:rsidR="00222A9E" w:rsidRPr="00184450">
        <w:t xml:space="preserve">We also </w:t>
      </w:r>
      <w:r w:rsidR="00DE371F" w:rsidRPr="00184450">
        <w:t>identified</w:t>
      </w:r>
      <w:r w:rsidR="00222A9E" w:rsidRPr="00184450">
        <w:t xml:space="preserve"> a negative interaction between kelp biomass and animal biomass (</w:t>
      </w:r>
      <w:r w:rsidR="00222A9E" w:rsidRPr="00FC2686">
        <w:rPr>
          <w:i/>
          <w:iCs/>
        </w:rPr>
        <w:t>p</w:t>
      </w:r>
      <w:r w:rsidR="00222A9E" w:rsidRPr="00184450">
        <w:t xml:space="preserve"> = 0.0</w:t>
      </w:r>
      <w:r w:rsidR="00D07BC0" w:rsidRPr="00184450">
        <w:t>06</w:t>
      </w:r>
      <w:r w:rsidR="00A41148" w:rsidRPr="00184450">
        <w:t>; Fig. 3</w:t>
      </w:r>
      <w:proofErr w:type="gramStart"/>
      <w:r w:rsidR="00A41148" w:rsidRPr="00184450">
        <w:t>a</w:t>
      </w:r>
      <w:r w:rsidR="00AC065D" w:rsidRPr="00184450">
        <w:t>,</w:t>
      </w:r>
      <w:r w:rsidR="00A41148" w:rsidRPr="00184450">
        <w:t>d</w:t>
      </w:r>
      <w:proofErr w:type="gramEnd"/>
      <w:r w:rsidR="00222A9E" w:rsidRPr="00184450">
        <w:t xml:space="preserve">), </w:t>
      </w:r>
      <w:r w:rsidR="00D07BC0" w:rsidRPr="00184450">
        <w:t>and a negative</w:t>
      </w:r>
      <w:r w:rsidR="00C673A5" w:rsidRPr="00184450">
        <w:t xml:space="preserve"> interaction</w:t>
      </w:r>
      <w:r w:rsidR="00222A9E" w:rsidRPr="00184450">
        <w:t xml:space="preserve"> between </w:t>
      </w:r>
      <w:r w:rsidR="00C673A5" w:rsidRPr="00184450">
        <w:t>tide</w:t>
      </w:r>
      <w:r w:rsidR="00222A9E" w:rsidRPr="00184450">
        <w:t xml:space="preserve"> exchange and </w:t>
      </w:r>
      <w:r w:rsidR="00C673A5" w:rsidRPr="00184450">
        <w:t>animal biomass</w:t>
      </w:r>
      <w:r w:rsidR="00222A9E" w:rsidRPr="00184450">
        <w:t xml:space="preserve"> </w:t>
      </w:r>
      <w:r w:rsidR="00C673A5" w:rsidRPr="00184450">
        <w:t>(</w:t>
      </w:r>
      <w:r w:rsidR="00C673A5" w:rsidRPr="00FC2686">
        <w:rPr>
          <w:i/>
          <w:iCs/>
        </w:rPr>
        <w:t>p</w:t>
      </w:r>
      <w:r w:rsidR="00C673A5" w:rsidRPr="00184450">
        <w:t xml:space="preserve"> </w:t>
      </w:r>
      <w:r w:rsidR="00222A9E" w:rsidRPr="00184450">
        <w:t>= 0.</w:t>
      </w:r>
      <w:r w:rsidR="00D07BC0" w:rsidRPr="00184450">
        <w:t>004</w:t>
      </w:r>
      <w:r w:rsidR="00F02795" w:rsidRPr="00184450">
        <w:t>;</w:t>
      </w:r>
      <w:r w:rsidR="00682CDC" w:rsidRPr="00184450">
        <w:t xml:space="preserve"> </w:t>
      </w:r>
      <w:r w:rsidR="00682CDC" w:rsidRPr="00184450">
        <w:rPr>
          <w:highlight w:val="green"/>
        </w:rPr>
        <w:t xml:space="preserve">Fig. </w:t>
      </w:r>
      <w:r w:rsidR="00A41148" w:rsidRPr="00184450">
        <w:rPr>
          <w:highlight w:val="green"/>
        </w:rPr>
        <w:t>3a</w:t>
      </w:r>
      <w:r w:rsidR="00AC065D" w:rsidRPr="00184450">
        <w:rPr>
          <w:highlight w:val="green"/>
        </w:rPr>
        <w:t>,</w:t>
      </w:r>
      <w:r w:rsidR="00A41148" w:rsidRPr="00184450">
        <w:rPr>
          <w:highlight w:val="green"/>
        </w:rPr>
        <w:t>e</w:t>
      </w:r>
      <w:r w:rsidR="00C673A5" w:rsidRPr="00184450">
        <w:t xml:space="preserve">). </w:t>
      </w:r>
      <w:r w:rsidR="00291E5F" w:rsidRPr="00184450">
        <w:t xml:space="preserve">The change in </w:t>
      </w:r>
      <w:r w:rsidR="00846C5B" w:rsidRPr="00184450">
        <w:t xml:space="preserve">NH₄⁺ </w:t>
      </w:r>
      <w:r w:rsidR="009B2182" w:rsidRPr="00184450">
        <w:t xml:space="preserve">was negative </w:t>
      </w:r>
      <w:r w:rsidR="00846C5B" w:rsidRPr="00184450">
        <w:t>between samples taken 5 m apart at the no-kelp control sites (</w:t>
      </w:r>
      <w:r w:rsidR="00846C5B" w:rsidRPr="00FC2686">
        <w:rPr>
          <w:i/>
          <w:iCs/>
        </w:rPr>
        <w:t>p</w:t>
      </w:r>
      <w:r w:rsidR="00846C5B" w:rsidRPr="00184450">
        <w:t xml:space="preserve"> = 0.003</w:t>
      </w:r>
      <w:r w:rsidR="00F02795" w:rsidRPr="00184450">
        <w:t>;</w:t>
      </w:r>
      <w:r w:rsidR="00846C5B" w:rsidRPr="00184450">
        <w:t xml:space="preserve"> </w:t>
      </w:r>
      <w:r w:rsidR="00846C5B" w:rsidRPr="00184450">
        <w:rPr>
          <w:highlight w:val="green"/>
        </w:rPr>
        <w:t xml:space="preserve">Fig. </w:t>
      </w:r>
      <w:r w:rsidR="00A41148" w:rsidRPr="00184450">
        <w:rPr>
          <w:highlight w:val="green"/>
        </w:rPr>
        <w:t>3b</w:t>
      </w:r>
      <w:r w:rsidR="00846C5B" w:rsidRPr="00184450">
        <w:t>).</w:t>
      </w:r>
      <w:r w:rsidR="00275834" w:rsidRPr="00184450">
        <w:rPr>
          <w:color w:val="000000"/>
        </w:rPr>
        <w:t xml:space="preserve"> </w:t>
      </w:r>
      <w:r w:rsidR="002C2F6E" w:rsidRPr="00184450">
        <w:rPr>
          <w:color w:val="000000"/>
        </w:rPr>
        <w:t xml:space="preserve">For the single-family models, five families displayed significant relationships between biomass and </w:t>
      </w:r>
      <w:r w:rsidR="002C2F6E" w:rsidRPr="00184450">
        <w:t xml:space="preserve">∆NH₄⁺, while the biomass of </w:t>
      </w:r>
      <w:proofErr w:type="spellStart"/>
      <w:r w:rsidR="002C2F6E" w:rsidRPr="00184450">
        <w:t>Gobiidae</w:t>
      </w:r>
      <w:proofErr w:type="spellEnd"/>
      <w:r w:rsidR="002C2F6E" w:rsidRPr="00184450">
        <w:t xml:space="preserve"> was negatively correlated with ∆NH₄⁺ (</w:t>
      </w:r>
      <w:r w:rsidR="002C2F6E" w:rsidRPr="00184450">
        <w:rPr>
          <w:highlight w:val="green"/>
        </w:rPr>
        <w:t xml:space="preserve">Fig. </w:t>
      </w:r>
      <w:r w:rsidR="00D1449D" w:rsidRPr="00184450">
        <w:rPr>
          <w:highlight w:val="green"/>
        </w:rPr>
        <w:t>S</w:t>
      </w:r>
      <w:r w:rsidR="002C2F6E" w:rsidRPr="00184450">
        <w:rPr>
          <w:highlight w:val="green"/>
        </w:rPr>
        <w:t>2</w:t>
      </w:r>
      <w:r w:rsidR="00D1449D" w:rsidRPr="00184450">
        <w:rPr>
          <w:highlight w:val="green"/>
        </w:rPr>
        <w:t>.2</w:t>
      </w:r>
      <w:r w:rsidR="002C2F6E" w:rsidRPr="00184450">
        <w:rPr>
          <w:highlight w:val="green"/>
        </w:rPr>
        <w:t xml:space="preserve"> and Table </w:t>
      </w:r>
      <w:r w:rsidR="003840BD" w:rsidRPr="00184450">
        <w:rPr>
          <w:highlight w:val="green"/>
        </w:rPr>
        <w:t>S2.</w:t>
      </w:r>
      <w:r w:rsidR="002C2F6E" w:rsidRPr="00184450">
        <w:rPr>
          <w:highlight w:val="green"/>
        </w:rPr>
        <w:t>2</w:t>
      </w:r>
      <w:r w:rsidR="002C2F6E" w:rsidRPr="00184450">
        <w:t>).</w:t>
      </w:r>
    </w:p>
    <w:p w14:paraId="0CF63111" w14:textId="560517A9" w:rsidR="00623DD8" w:rsidRPr="00184450" w:rsidRDefault="0069194B" w:rsidP="00623DD8">
      <w:pPr>
        <w:spacing w:line="480" w:lineRule="auto"/>
      </w:pPr>
      <w:r w:rsidRPr="00184450">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Overall, the mean NH₄⁺ concentration</w:t>
      </w:r>
      <w:r w:rsidR="00B1705D" w:rsidRPr="00184450">
        <w:t xml:space="preserve"> was 0.92 ± 0.04 </w:t>
      </w:r>
      <w:proofErr w:type="spellStart"/>
      <w:r w:rsidR="00B1705D" w:rsidRPr="00184450">
        <w:t>μM</w:t>
      </w:r>
      <w:proofErr w:type="spellEnd"/>
      <w:r w:rsidR="00B1705D" w:rsidRPr="00184450">
        <w:t xml:space="preserve"> across all cages (</w:t>
      </w:r>
      <w:r w:rsidR="00C826A7" w:rsidRPr="00184450">
        <w:t xml:space="preserve">LM, </w:t>
      </w:r>
      <w:r w:rsidR="00B1705D" w:rsidRPr="00FC2686">
        <w:rPr>
          <w:i/>
          <w:iCs/>
        </w:rPr>
        <w:t>p</w:t>
      </w:r>
      <w:r w:rsidR="00B1705D" w:rsidRPr="00184450">
        <w:t xml:space="preserve"> &gt; 0.75 for both treatments</w:t>
      </w:r>
      <w:r w:rsidR="00F02795" w:rsidRPr="00184450">
        <w:t>;</w:t>
      </w:r>
      <w:r w:rsidR="00B1705D" w:rsidRPr="00184450">
        <w:t xml:space="preserve"> </w:t>
      </w:r>
      <w:r w:rsidR="00B1705D" w:rsidRPr="00184450">
        <w:rPr>
          <w:highlight w:val="green"/>
        </w:rPr>
        <w:t xml:space="preserve">Fig. </w:t>
      </w:r>
      <w:r w:rsidR="00377E7D" w:rsidRPr="00184450">
        <w:rPr>
          <w:highlight w:val="green"/>
        </w:rPr>
        <w:t>4</w:t>
      </w:r>
      <w:r w:rsidR="00B1705D" w:rsidRPr="00184450">
        <w:rPr>
          <w:highlight w:val="green"/>
        </w:rPr>
        <w:t>a</w:t>
      </w:r>
      <w:r w:rsidR="00B1705D" w:rsidRPr="00184450">
        <w:t>)</w:t>
      </w:r>
      <w:r w:rsidRPr="00184450">
        <w:t xml:space="preserve">. However, we </w:t>
      </w:r>
      <w:r w:rsidR="00DE371F" w:rsidRPr="00184450">
        <w:t>see</w:t>
      </w:r>
      <w:r w:rsidRPr="00184450">
        <w:t xml:space="preserve"> a positive effect of cage depth</w:t>
      </w:r>
      <w:r w:rsidR="00B317B9" w:rsidRPr="00184450">
        <w:t xml:space="preserve">, whereby NH₄⁺ increased </w:t>
      </w:r>
      <w:r w:rsidR="009B2182" w:rsidRPr="00184450">
        <w:t xml:space="preserve">by </w:t>
      </w:r>
      <w:r w:rsidR="00B1705D" w:rsidRPr="00184450">
        <w:t xml:space="preserve">0.38 ± 0.05 </w:t>
      </w:r>
      <w:proofErr w:type="spellStart"/>
      <w:r w:rsidR="00B1705D" w:rsidRPr="00184450">
        <w:t>μM</w:t>
      </w:r>
      <w:proofErr w:type="spellEnd"/>
      <w:r w:rsidR="009B2182" w:rsidRPr="00184450">
        <w:t xml:space="preserve"> per m increase in depth</w:t>
      </w:r>
      <w:r w:rsidRPr="00184450">
        <w:t xml:space="preserve"> (</w:t>
      </w:r>
      <w:r w:rsidRPr="00FC2686">
        <w:rPr>
          <w:i/>
          <w:iCs/>
        </w:rPr>
        <w:t>p</w:t>
      </w:r>
      <w:r w:rsidRPr="00184450">
        <w:t xml:space="preserve"> &lt; 0.001). For red rock crabs, </w:t>
      </w:r>
      <w:r w:rsidR="00BF7831" w:rsidRPr="00184450">
        <w:t xml:space="preserve">both </w:t>
      </w:r>
      <w:r w:rsidRPr="00184450">
        <w:t xml:space="preserve">medium and large crabs significantly increased the </w:t>
      </w:r>
      <w:r w:rsidR="00682CDC" w:rsidRPr="00184450">
        <w:t xml:space="preserve">cage </w:t>
      </w:r>
      <w:r w:rsidRPr="00184450">
        <w:t>NH₄⁺ concentration relative to control cages</w:t>
      </w:r>
      <w:r w:rsidR="009B2182" w:rsidRPr="00184450">
        <w:t>,</w:t>
      </w:r>
      <w:r w:rsidR="00B1705D" w:rsidRPr="00184450">
        <w:t xml:space="preserve"> by 8</w:t>
      </w:r>
      <w:r w:rsidR="00CC5E86" w:rsidRPr="00184450">
        <w:t>.7</w:t>
      </w:r>
      <w:r w:rsidR="00124C17" w:rsidRPr="00184450">
        <w:t>x</w:t>
      </w:r>
      <w:r w:rsidR="00B1705D" w:rsidRPr="00184450">
        <w:t xml:space="preserve"> and 12</w:t>
      </w:r>
      <w:r w:rsidR="00CC5E86" w:rsidRPr="00184450">
        <w:t>.1x</w:t>
      </w:r>
      <w:r w:rsidR="00B1705D" w:rsidRPr="00184450">
        <w:t xml:space="preserve"> respectively (GLMM, </w:t>
      </w:r>
      <w:r w:rsidR="00AE4869" w:rsidRPr="00FC2686">
        <w:rPr>
          <w:i/>
          <w:iCs/>
        </w:rPr>
        <w:t>p</w:t>
      </w:r>
      <w:r w:rsidR="00AE4869" w:rsidRPr="00184450">
        <w:t xml:space="preserve"> &lt; 0.001 for all</w:t>
      </w:r>
      <w:r w:rsidR="00F02795" w:rsidRPr="00184450">
        <w:t>;</w:t>
      </w:r>
      <w:r w:rsidR="00AE4869" w:rsidRPr="00184450">
        <w:t xml:space="preserve"> </w:t>
      </w:r>
      <w:r w:rsidR="00AE4869" w:rsidRPr="00184450">
        <w:rPr>
          <w:highlight w:val="green"/>
        </w:rPr>
        <w:t xml:space="preserve">Fig. </w:t>
      </w:r>
      <w:r w:rsidR="00377E7D" w:rsidRPr="00184450">
        <w:rPr>
          <w:highlight w:val="green"/>
        </w:rPr>
        <w:t>4</w:t>
      </w:r>
      <w:r w:rsidR="00AE4869" w:rsidRPr="00184450">
        <w:rPr>
          <w:highlight w:val="green"/>
        </w:rPr>
        <w:t>b</w:t>
      </w:r>
      <w:r w:rsidR="00AE4869" w:rsidRPr="00184450">
        <w:t xml:space="preserve">). </w:t>
      </w:r>
      <w:r w:rsidR="007C783C" w:rsidRPr="00184450">
        <w:t xml:space="preserve">Medium crabs excreted on average 88 </w:t>
      </w:r>
      <w:proofErr w:type="spellStart"/>
      <w:r w:rsidR="007C783C" w:rsidRPr="00184450">
        <w:t>μM</w:t>
      </w:r>
      <w:proofErr w:type="spellEnd"/>
      <w:r w:rsidR="007C783C" w:rsidRPr="00184450">
        <w:t xml:space="preserve">/h while large crabs excreted 150 </w:t>
      </w:r>
      <w:proofErr w:type="spellStart"/>
      <w:r w:rsidR="007C783C" w:rsidRPr="00184450">
        <w:t>μM</w:t>
      </w:r>
      <w:proofErr w:type="spellEnd"/>
      <w:r w:rsidR="007C783C" w:rsidRPr="00184450">
        <w:t xml:space="preserve">/h.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lastRenderedPageBreak/>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407CD0F5"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concentration among sites would be driven primarily by animal abundance. We were partly correct since t</w:t>
      </w:r>
      <w:r w:rsidR="001C535E" w:rsidRPr="00184450">
        <w:t>he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w:t>
      </w:r>
      <w:r w:rsidRPr="00184450">
        <w:t>or slack</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 xml:space="preserve">(Yee and </w:t>
      </w:r>
      <w:proofErr w:type="spellStart"/>
      <w:r w:rsidR="00B87C81" w:rsidRPr="00B87C81">
        <w:rPr>
          <w:lang w:val="en-US"/>
        </w:rPr>
        <w:t>Juliano</w:t>
      </w:r>
      <w:proofErr w:type="spellEnd"/>
      <w:r w:rsidR="00B87C81" w:rsidRPr="00B87C81">
        <w:rPr>
          <w:lang w:val="en-US"/>
        </w:rPr>
        <w:t xml:space="preserve">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 xml:space="preserve">or </w:t>
      </w:r>
      <w:r w:rsidR="00525526" w:rsidRPr="00184450">
        <w:lastRenderedPageBreak/>
        <w:t>microbial regeneration, which are additional sources of NH₄⁺</w:t>
      </w:r>
      <w:r w:rsidR="00CF009F" w:rsidRPr="00184450">
        <w:t xml:space="preserve"> </w:t>
      </w:r>
      <w:r w:rsidR="00CF009F" w:rsidRPr="00184450">
        <w:fldChar w:fldCharType="begin"/>
      </w:r>
      <w:r w:rsidR="00B87C81">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F03F07" w:rsidRPr="0018445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w:t>
      </w:r>
      <w:commentRangeStart w:id="1"/>
      <w:r w:rsidR="009509EA" w:rsidRPr="00184450">
        <w:t>previously established</w:t>
      </w:r>
      <w:commentRangeEnd w:id="1"/>
      <w:r w:rsidR="00965475" w:rsidRPr="00184450">
        <w:rPr>
          <w:rStyle w:val="CommentReference"/>
        </w:rPr>
        <w:commentReference w:id="1"/>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2CAF2C6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lastRenderedPageBreak/>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B87C81">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B87C81">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719D6E5B"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fishes and invertebrates, the positive </w:t>
      </w:r>
      <w:r w:rsidR="0067173A" w:rsidRPr="00184450">
        <w:t>effect of</w:t>
      </w:r>
      <w:r w:rsidR="003E52B7" w:rsidRPr="00184450">
        <w:t xml:space="preserve"> animal biomass </w:t>
      </w:r>
      <w:r w:rsidR="0067173A" w:rsidRPr="00184450">
        <w:t>on</w:t>
      </w:r>
      <w:r w:rsidR="003E52B7" w:rsidRPr="00184450">
        <w:t xml:space="preserve"> ∆NH₄⁺ was weak and mediated by water flow and kelp biomass</w:t>
      </w:r>
      <w:r w:rsidR="003933B7" w:rsidRPr="00184450">
        <w:t xml:space="preserve">. </w:t>
      </w:r>
      <w:r w:rsidR="00630AE5" w:rsidRPr="00184450">
        <w:t>Shannon diversity was positively associated with both animal and kelp biomass (</w:t>
      </w:r>
      <w:r w:rsidR="001B7FB1" w:rsidRPr="00184450">
        <w:rPr>
          <w:highlight w:val="green"/>
        </w:rPr>
        <w:t>Fig. S1.2</w:t>
      </w:r>
      <w:r w:rsidR="001B7FB1" w:rsidRPr="00184450">
        <w:t>)</w:t>
      </w:r>
      <w:r w:rsidR="00630AE5" w:rsidRPr="00184450">
        <w:t xml:space="preserve">, but weakly negatively affected ∆NH₄⁺. </w:t>
      </w:r>
      <w:r w:rsidR="00B7637C" w:rsidRPr="00184450">
        <w:t>T</w:t>
      </w:r>
      <w:r w:rsidR="00360246" w:rsidRPr="00184450">
        <w:t>he</w:t>
      </w:r>
      <w:r w:rsidR="00965054" w:rsidRPr="00184450">
        <w:t xml:space="preserve"> </w:t>
      </w:r>
      <w:r w:rsidR="00806D42" w:rsidRPr="00184450">
        <w:t xml:space="preserve">negative interactions between animal biomass and both tide and kelp </w:t>
      </w:r>
      <w:r w:rsidR="003F3DBB" w:rsidRPr="00184450">
        <w:t xml:space="preserve">biomass </w:t>
      </w:r>
      <w:r w:rsidR="00806D42" w:rsidRPr="00184450">
        <w:t xml:space="preserve">suggest a potentially saturating relationship </w:t>
      </w:r>
      <w:r w:rsidR="00BA4AFF" w:rsidRPr="00184450">
        <w:t xml:space="preserve">among </w:t>
      </w:r>
      <w:r w:rsidR="00806D42" w:rsidRPr="00184450">
        <w:t>these variables.</w:t>
      </w:r>
      <w:r w:rsidR="00BE2765" w:rsidRPr="00184450">
        <w:t xml:space="preserve"> W</w:t>
      </w:r>
      <w:r w:rsidR="006005D7" w:rsidRPr="00184450">
        <w:t xml:space="preserve">hen animal biomass </w:t>
      </w:r>
      <w:r w:rsidR="00BE2765" w:rsidRPr="00184450">
        <w:t>was</w:t>
      </w:r>
      <w:r w:rsidR="006005D7" w:rsidRPr="00184450">
        <w:t xml:space="preserve"> low, increased kelp </w:t>
      </w:r>
      <w:r w:rsidR="00742266" w:rsidRPr="00184450">
        <w:t xml:space="preserve">biomass </w:t>
      </w:r>
      <w:r w:rsidR="006005D7" w:rsidRPr="00184450">
        <w:t xml:space="preserve">or </w:t>
      </w:r>
      <w:r w:rsidR="00246B2A" w:rsidRPr="00184450">
        <w:t>tidal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7A976418" w:rsidR="00327838" w:rsidRPr="00184450" w:rsidRDefault="002F7230" w:rsidP="005D293A">
      <w:pPr>
        <w:spacing w:line="480" w:lineRule="auto"/>
      </w:pPr>
      <w:r w:rsidRPr="00184450">
        <w:lastRenderedPageBreak/>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laboratory conditions we confirmed that NH₄⁺ enrichment by animals declines with increasing flow rates (</w:t>
      </w:r>
      <w:r w:rsidR="004B7CC5" w:rsidRPr="00184450">
        <w:rPr>
          <w:highlight w:val="green"/>
        </w:rPr>
        <w:t>Fig. S1.</w:t>
      </w:r>
      <w:r w:rsidR="001B7FB1" w:rsidRPr="00184450">
        <w:rPr>
          <w:highlight w:val="green"/>
        </w:rPr>
        <w:t>3</w:t>
      </w:r>
      <w:r w:rsidR="004B7CC5" w:rsidRPr="00184450">
        <w:t xml:space="preserve">). </w:t>
      </w:r>
      <w:r w:rsidR="0041334E" w:rsidRPr="00184450">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170FF2">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we simply 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pPr>
        <w:rPr>
          <w:i/>
          <w:iCs/>
        </w:rPr>
      </w:pPr>
    </w:p>
    <w:p w14:paraId="4BB65755" w14:textId="359A54DF" w:rsidR="00C34E5F" w:rsidRPr="00184450" w:rsidRDefault="006B09F2" w:rsidP="00741F8A">
      <w:pPr>
        <w:spacing w:line="480" w:lineRule="auto"/>
        <w:rPr>
          <w:i/>
          <w:iCs/>
        </w:rPr>
      </w:pPr>
      <w:r w:rsidRPr="00184450">
        <w:rPr>
          <w:i/>
          <w:iCs/>
        </w:rPr>
        <w:t xml:space="preserve">Implications for primary productivity </w:t>
      </w:r>
    </w:p>
    <w:p w14:paraId="3EF04434" w14:textId="089DDD7E" w:rsidR="006F4686" w:rsidRPr="00184450" w:rsidRDefault="006F4686" w:rsidP="00425018">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B87C81">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w:t>
      </w:r>
      <w:r w:rsidRPr="00184450">
        <w:lastRenderedPageBreak/>
        <w:t xml:space="preserve">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w:t>
      </w:r>
      <w:r w:rsidR="00D558E0" w:rsidRPr="00184450">
        <w:t xml:space="preserve">₄⁺ </w:t>
      </w:r>
      <w:r w:rsidR="00D558E0" w:rsidRPr="00184450">
        <w:t>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p>
    <w:p w14:paraId="080B2FF1" w14:textId="1DFFA9E0" w:rsidR="006F4686" w:rsidRPr="00184450" w:rsidRDefault="00CB7309" w:rsidP="00CB7309">
      <w:pPr>
        <w:spacing w:line="480" w:lineRule="auto"/>
        <w:ind w:firstLine="720"/>
      </w:pPr>
      <w:r w:rsidRPr="00184450">
        <w:t xml:space="preserve">Heterogeneity in NH₄⁺ availability likely </w:t>
      </w:r>
      <w:commentRangeStart w:id="2"/>
      <w:r w:rsidRPr="00184450">
        <w:t xml:space="preserve">impacts </w:t>
      </w:r>
      <w:commentRangeEnd w:id="2"/>
      <w:r w:rsidR="00150B2B" w:rsidRPr="00184450">
        <w:rPr>
          <w:rStyle w:val="CommentReference"/>
        </w:rPr>
        <w:commentReference w:id="2"/>
      </w:r>
      <w:r w:rsidRPr="00184450">
        <w:t xml:space="preserve">primary productivity in Barkley Sound </w:t>
      </w:r>
      <w:commentRangeStart w:id="3"/>
      <w:commentRangeStart w:id="4"/>
      <w:commentRangeStart w:id="5"/>
      <w:r w:rsidRPr="00184450">
        <w:t>a</w:t>
      </w:r>
      <w:r w:rsidR="00B9291A" w:rsidRPr="00184450">
        <w:t>t each</w:t>
      </w:r>
      <w:r w:rsidR="006F4686" w:rsidRPr="00184450">
        <w:t xml:space="preserve"> </w:t>
      </w:r>
      <w:r w:rsidR="0029646C" w:rsidRPr="00184450">
        <w:t xml:space="preserve">spatial </w:t>
      </w:r>
      <w:r w:rsidR="006F4686" w:rsidRPr="00184450">
        <w:t xml:space="preserve">scale studied. </w:t>
      </w:r>
      <w:r w:rsidR="003F3452" w:rsidRPr="00184450">
        <w:t>At the meso-scale</w:t>
      </w:r>
      <w:r w:rsidRPr="00184450">
        <w:t>,</w:t>
      </w:r>
      <w:r w:rsidR="003F3452" w:rsidRPr="00184450">
        <w:t xml:space="preserve"> nitrate </w:t>
      </w:r>
      <w:del w:id="6" w:author="Claire Attridge" w:date="2024-11-26T07:24:00Z" w16du:dateUtc="2024-11-26T15:24:00Z">
        <w:r w:rsidR="003F3452" w:rsidRPr="00184450">
          <w:delText xml:space="preserve">also </w:delText>
        </w:r>
      </w:del>
      <w:r w:rsidR="003F3452" w:rsidRPr="00184450">
        <w:t>varies among sites</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3F3452" w:rsidRPr="00184450">
        <w:t xml:space="preserve">. However, </w:t>
      </w:r>
      <w:commentRangeStart w:id="7"/>
      <w:commentRangeStart w:id="8"/>
      <w:r w:rsidR="004136A2" w:rsidRPr="00184450">
        <w:fldChar w:fldCharType="begin"/>
      </w:r>
      <w:r w:rsidR="00B87C81">
        <w:instrText xml:space="preserve"> ADDIN ZOTERO_ITEM CSL_CITATION {"citationID":"WFZf0DdG","properties":{"formattedCitation":"(Pawlowicz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4136A2" w:rsidRPr="00184450">
        <w:fldChar w:fldCharType="separate"/>
      </w:r>
      <w:r w:rsidR="00B87C81">
        <w:rPr>
          <w:noProof/>
        </w:rPr>
        <w:t>(Pawlowicz 2017)</w:t>
      </w:r>
      <w:r w:rsidR="004136A2" w:rsidRPr="00184450">
        <w:fldChar w:fldCharType="end"/>
      </w:r>
      <w:r w:rsidR="004136A2" w:rsidRPr="00184450">
        <w:t xml:space="preserve"> determined </w:t>
      </w:r>
      <w:r w:rsidR="00B3248A" w:rsidRPr="00184450">
        <w:t xml:space="preserve">that </w:t>
      </w:r>
      <w:r w:rsidR="004136A2" w:rsidRPr="00184450">
        <w:t>external nutrient supply (upwelling) does</w:t>
      </w:r>
      <w:r w:rsidR="00B3248A" w:rsidRPr="00184450">
        <w:t xml:space="preserve"> not</w:t>
      </w:r>
      <w:r w:rsidR="004136A2" w:rsidRPr="00184450">
        <w:t xml:space="preserve"> control primary </w:t>
      </w:r>
      <w:r w:rsidR="00E929FB" w:rsidRPr="00184450">
        <w:t>productivit</w:t>
      </w:r>
      <w:r w:rsidR="004136A2" w:rsidRPr="00184450">
        <w:t xml:space="preserve">y in Barkley Sound, and instead suggested </w:t>
      </w:r>
      <w:r w:rsidR="00B3248A" w:rsidRPr="00184450">
        <w:t xml:space="preserve">that </w:t>
      </w:r>
      <w:r w:rsidR="004136A2" w:rsidRPr="00184450">
        <w:t xml:space="preserve">local factors may be more important. </w:t>
      </w:r>
      <w:commentRangeEnd w:id="3"/>
      <w:r w:rsidR="00150B2B" w:rsidRPr="00184450">
        <w:rPr>
          <w:rStyle w:val="CommentReference"/>
        </w:rPr>
        <w:commentReference w:id="3"/>
      </w:r>
      <w:commentRangeEnd w:id="4"/>
      <w:r w:rsidR="00803CBA" w:rsidRPr="00184450">
        <w:rPr>
          <w:rStyle w:val="CommentReference"/>
        </w:rPr>
        <w:commentReference w:id="4"/>
      </w:r>
      <w:commentRangeEnd w:id="5"/>
      <w:r w:rsidR="00803CBA" w:rsidRPr="00184450">
        <w:rPr>
          <w:rStyle w:val="CommentReference"/>
        </w:rPr>
        <w:commentReference w:id="5"/>
      </w:r>
      <w:r w:rsidR="004136A2" w:rsidRPr="00184450">
        <w:t>The meso-scale NH₄⁺ variability we documented may be one such local factor</w:t>
      </w:r>
      <w:del w:id="9" w:author="Em Lim" w:date="2024-11-27T09:40:00Z" w16du:dateUtc="2024-11-27T17:40:00Z">
        <w:r w:rsidR="004136A2" w:rsidRPr="00184450">
          <w:delText>.</w:delText>
        </w:r>
      </w:del>
      <w:ins w:id="10" w:author="Bridget Maher" w:date="2024-11-18T12:03:00Z" w16du:dateUtc="2024-11-18T20:03:00Z">
        <w:r w:rsidR="00D71959" w:rsidRPr="00184450">
          <w:t xml:space="preserve"> driving primary productivity</w:t>
        </w:r>
      </w:ins>
      <w:ins w:id="11" w:author="Bridget Maher" w:date="2024-11-27T09:37:00Z" w16du:dateUtc="2024-11-27T17:37:00Z">
        <w:r w:rsidR="004136A2" w:rsidRPr="00184450">
          <w:t>.</w:t>
        </w:r>
      </w:ins>
      <w:del w:id="12" w:author="Bridget Maher" w:date="2024-11-27T09:37:00Z" w16du:dateUtc="2024-11-27T17:37:00Z">
        <w:r w:rsidR="004136A2" w:rsidRPr="00184450">
          <w:delText>.</w:delText>
        </w:r>
      </w:del>
      <w:ins w:id="13" w:author="Em Lim" w:date="2024-11-27T09:45:00Z" w16du:dateUtc="2024-11-27T17:45:00Z">
        <w:r w:rsidR="004136A2" w:rsidRPr="00184450">
          <w:t xml:space="preserve"> </w:t>
        </w:r>
      </w:ins>
      <w:r w:rsidR="00150219" w:rsidRPr="00184450">
        <w:t>At a small scale,</w:t>
      </w:r>
      <w:r w:rsidR="006F4686" w:rsidRPr="00184450">
        <w:t xml:space="preserve"> nitrate from external 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(Pfister et al., 2019; Stewart et al., 2009),</w:t>
      </w:r>
      <w:commentRangeEnd w:id="7"/>
      <w:r w:rsidR="00965475" w:rsidRPr="00184450">
        <w:rPr>
          <w:rStyle w:val="CommentReference"/>
        </w:rPr>
        <w:commentReference w:id="7"/>
      </w:r>
      <w:commentRangeEnd w:id="8"/>
      <w:r w:rsidR="00C8357F" w:rsidRPr="00184450">
        <w:rPr>
          <w:rStyle w:val="CommentReference"/>
        </w:rPr>
        <w:commentReference w:id="8"/>
      </w:r>
      <w:r w:rsidR="006F4686" w:rsidRPr="00184450">
        <w:rPr>
          <w:rFonts w:eastAsiaTheme="minorHAnsi"/>
          <w:color w:val="000000"/>
          <w:lang w:val="en-US"/>
        </w:rPr>
        <w:t xml:space="preserve">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regenerated by animals within and around the forest and seemingly retained</w:t>
      </w:r>
      <w:del w:id="14" w:author="Claire Attridge" w:date="2024-11-26T07:29:00Z" w16du:dateUtc="2024-11-26T15:29:00Z">
        <w:r w:rsidR="006F4686" w:rsidRPr="00184450">
          <w:delText xml:space="preserve"> there</w:delText>
        </w:r>
      </w:del>
      <w:r w:rsidR="006F4686" w:rsidRPr="00184450">
        <w:t xml:space="preserve">. </w:t>
      </w:r>
      <w:commentRangeStart w:id="15"/>
      <w:r w:rsidR="006F4686" w:rsidRPr="00184450">
        <w:t>Kelp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commentRangeEnd w:id="15"/>
      <w:r w:rsidR="00475864" w:rsidRPr="00184450">
        <w:rPr>
          <w:rStyle w:val="CommentReference"/>
        </w:rPr>
        <w:commentReference w:id="15"/>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 </w:t>
      </w:r>
      <w:commentRangeStart w:id="16"/>
      <w:r w:rsidR="00C64FD7" w:rsidRPr="00184450">
        <w:t xml:space="preserve">decimate </w:t>
      </w:r>
      <w:commentRangeEnd w:id="16"/>
      <w:r w:rsidR="00475864" w:rsidRPr="00184450">
        <w:rPr>
          <w:rStyle w:val="CommentReference"/>
        </w:rPr>
        <w:commentReference w:id="16"/>
      </w:r>
      <w:r w:rsidR="00C64FD7" w:rsidRPr="00184450">
        <w:t xml:space="preserve">kelp forests, </w:t>
      </w:r>
      <w:commentRangeStart w:id="17"/>
      <w:r w:rsidR="00C64FD7" w:rsidRPr="00184450">
        <w:t xml:space="preserve">we </w:t>
      </w:r>
      <w:r w:rsidR="00E929FB" w:rsidRPr="00184450">
        <w:t>may</w:t>
      </w:r>
      <w:r w:rsidR="00C64FD7" w:rsidRPr="00184450">
        <w:t xml:space="preserve"> lose this important ecosystem function</w:t>
      </w:r>
      <w:commentRangeEnd w:id="17"/>
      <w:r w:rsidR="00150B2B" w:rsidRPr="00184450">
        <w:rPr>
          <w:rStyle w:val="CommentReference"/>
        </w:rPr>
        <w:commentReference w:id="17"/>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commentRangeStart w:id="18"/>
      <w:r w:rsidR="008138C7" w:rsidRPr="00184450">
        <w:t xml:space="preserve">seaweeds </w:t>
      </w:r>
      <w:commentRangeEnd w:id="18"/>
      <w:r w:rsidR="00475864" w:rsidRPr="00184450">
        <w:rPr>
          <w:rStyle w:val="CommentReference"/>
        </w:rPr>
        <w:commentReference w:id="18"/>
      </w:r>
      <w:r w:rsidR="008138C7" w:rsidRPr="00184450">
        <w:t>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 xml:space="preserve">(Cedeno et al. </w:t>
      </w:r>
      <w:r w:rsidR="00B87C81">
        <w:rPr>
          <w:noProof/>
        </w:rPr>
        <w:lastRenderedPageBreak/>
        <w:t>2021)</w:t>
      </w:r>
      <w:r w:rsidR="00C64FD7" w:rsidRPr="00184450">
        <w:fldChar w:fldCharType="end"/>
      </w:r>
      <w:r w:rsidR="008138C7" w:rsidRPr="00184450">
        <w:t xml:space="preserve">, </w:t>
      </w:r>
      <w:commentRangeStart w:id="19"/>
      <w:del w:id="20" w:author="Kieran Cox" w:date="2024-11-25T10:05:00Z" w16du:dateUtc="2024-11-25T18:05:00Z">
        <w:r w:rsidR="008138C7" w:rsidRPr="00184450">
          <w:delText xml:space="preserve">which </w:delText>
        </w:r>
      </w:del>
      <w:ins w:id="21" w:author="Kieran Cox [2]" w:date="2024-11-27T09:40:00Z" w16du:dateUtc="2024-11-27T17:40:00Z">
        <w:r w:rsidR="008138C7" w:rsidRPr="00184450">
          <w:t>allow</w:t>
        </w:r>
      </w:ins>
      <w:ins w:id="22" w:author="Kieran Cox" w:date="2024-11-25T10:05:00Z" w16du:dateUtc="2024-11-25T18:05:00Z">
        <w:r w:rsidR="00150B2B" w:rsidRPr="00184450">
          <w:t>ing</w:t>
        </w:r>
      </w:ins>
      <w:commentRangeEnd w:id="19"/>
      <w:ins w:id="23" w:author="Kieran Cox" w:date="2024-11-25T10:06:00Z" w16du:dateUtc="2024-11-25T18:06:00Z">
        <w:r w:rsidR="00150B2B" w:rsidRPr="00184450">
          <w:rPr>
            <w:rStyle w:val="CommentReference"/>
          </w:rPr>
          <w:commentReference w:id="19"/>
        </w:r>
      </w:ins>
      <w:del w:id="24" w:author="Kieran Cox [2]" w:date="2024-11-27T09:40:00Z" w16du:dateUtc="2024-11-27T17:40:00Z">
        <w:r w:rsidR="008138C7" w:rsidRPr="00184450">
          <w:delText>allow</w:delText>
        </w:r>
      </w:del>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w:t>
      </w:r>
      <w:commentRangeStart w:id="25"/>
      <w:r w:rsidR="008138C7" w:rsidRPr="00184450">
        <w:t xml:space="preserve">seaweeds in New Zealand </w:t>
      </w:r>
      <w:commentRangeEnd w:id="25"/>
      <w:r w:rsidR="00602D6D" w:rsidRPr="00184450">
        <w:rPr>
          <w:rStyle w:val="CommentReference"/>
        </w:rPr>
        <w:commentReference w:id="25"/>
      </w:r>
      <w:r w:rsidR="008138C7" w:rsidRPr="00184450">
        <w:t xml:space="preserve">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B87C81">
        <w:instrText xml:space="preserve"> ADDIN ZOTERO_ITEM CSL_CITATION {"citationID":"w8tsqhuA","properties":{"formattedCitation":"(Taylor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B87C81">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29586D07"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NH</w:t>
      </w:r>
      <w:r w:rsidR="001440F3" w:rsidRPr="00184450">
        <w:rPr>
          <w:color w:val="000000"/>
        </w:rPr>
        <w:t>₄⁺</w:t>
      </w:r>
      <w:r w:rsidR="001440F3" w:rsidRPr="00184450">
        <w:rPr>
          <w:color w:val="000000"/>
        </w:rPr>
        <w:t xml:space="preserve">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36DEB3C9"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t>
      </w:r>
      <w:r w:rsidR="00E94D69" w:rsidRPr="00184450">
        <w:lastRenderedPageBreak/>
        <w:t xml:space="preserve">work. Thank you to Siobhan Gray, Dave Porter, Phil Lavoie, Kelly Clement, and all the </w:t>
      </w:r>
      <w:proofErr w:type="spellStart"/>
      <w:r w:rsidR="00E94D69" w:rsidRPr="00184450">
        <w:t>Bamfield</w:t>
      </w:r>
      <w:proofErr w:type="spellEnd"/>
      <w:r w:rsidR="00E94D69" w:rsidRPr="00184450">
        <w:t xml:space="preserve">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EF0BA7" w:rsidRPr="00184450">
        <w:t>)</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w:t>
      </w:r>
      <w:proofErr w:type="spellStart"/>
      <w:r w:rsidR="0051389C" w:rsidRPr="00184450">
        <w:t>Ero</w:t>
      </w:r>
      <w:proofErr w:type="spellEnd"/>
      <w:r w:rsidR="0051389C" w:rsidRPr="00184450">
        <w:t xml:space="preserve"> Foundation </w:t>
      </w:r>
      <w:r w:rsidR="0076247E" w:rsidRPr="00184450">
        <w:t>supports</w:t>
      </w:r>
      <w:r w:rsidR="0051389C" w:rsidRPr="00184450">
        <w:t xml:space="preserve"> FJ</w:t>
      </w:r>
      <w:r w:rsidR="0076247E" w:rsidRPr="00184450">
        <w:t xml:space="preserve"> (Liber </w:t>
      </w:r>
      <w:proofErr w:type="spellStart"/>
      <w:r w:rsidR="0076247E" w:rsidRPr="00184450">
        <w:t>Ero</w:t>
      </w:r>
      <w:proofErr w:type="spellEnd"/>
      <w:r w:rsidR="0076247E" w:rsidRPr="00184450">
        <w:t xml:space="preserve"> Chair)</w:t>
      </w:r>
      <w:r w:rsidR="00C108CB" w:rsidRPr="00184450">
        <w:t xml:space="preserve"> and </w:t>
      </w:r>
      <w:r w:rsidR="0076247E" w:rsidRPr="00184450">
        <w:t xml:space="preserve">KDC (Liber </w:t>
      </w:r>
      <w:proofErr w:type="spellStart"/>
      <w:r w:rsidR="0076247E" w:rsidRPr="00184450">
        <w:t>Ero</w:t>
      </w:r>
      <w:proofErr w:type="spellEnd"/>
      <w:r w:rsidR="0076247E" w:rsidRPr="00184450">
        <w:t xml:space="preserve"> </w:t>
      </w:r>
      <w:r w:rsidR="00D9681B" w:rsidRPr="00184450">
        <w:t>Fellow</w:t>
      </w:r>
      <w:r w:rsidR="0076247E" w:rsidRPr="00184450">
        <w:t xml:space="preserve">). </w:t>
      </w:r>
      <w:r w:rsidR="001D109F" w:rsidRPr="00184450">
        <w:t xml:space="preserve">MITACS and </w:t>
      </w:r>
      <w:r w:rsidR="001D109F" w:rsidRPr="00184450">
        <w:t xml:space="preserve">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2"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t>Conflict of Interest Statement</w:t>
      </w:r>
    </w:p>
    <w:p w14:paraId="49DDD337" w14:textId="15972470" w:rsidR="0076247E" w:rsidRPr="00184450" w:rsidRDefault="0076247E" w:rsidP="00282591">
      <w:pPr>
        <w:spacing w:line="480" w:lineRule="auto"/>
      </w:pPr>
      <w:r w:rsidRPr="00184450">
        <w:t xml:space="preserve">The authors declare no conflict of interest. </w:t>
      </w:r>
    </w:p>
    <w:p w14:paraId="442B19BD" w14:textId="5B435254" w:rsidR="00D37004" w:rsidRPr="00184450" w:rsidRDefault="00E02E63" w:rsidP="007A68CB">
      <w:pPr>
        <w:rPr>
          <w:b/>
        </w:rPr>
      </w:pPr>
      <w:r w:rsidRPr="00184450">
        <w:rPr>
          <w:b/>
        </w:rPr>
        <w:br w:type="page"/>
      </w:r>
      <w:r w:rsidR="00C05A5A" w:rsidRPr="00184450">
        <w:rPr>
          <w:b/>
        </w:rPr>
        <w:lastRenderedPageBreak/>
        <w:t>Figures</w:t>
      </w:r>
    </w:p>
    <w:p w14:paraId="0BD3EAC6" w14:textId="49CB26EC" w:rsidR="00A960B5" w:rsidRPr="00184450" w:rsidRDefault="00B51E94" w:rsidP="007A68CB">
      <w:pPr>
        <w:rPr>
          <w:b/>
        </w:rPr>
      </w:pPr>
      <w:r w:rsidRPr="00184450">
        <w:rPr>
          <w:b/>
          <w:noProof/>
        </w:rPr>
        <w:drawing>
          <wp:inline distT="0" distB="0" distL="0" distR="0" wp14:anchorId="233F11E6" wp14:editId="6AD55942">
            <wp:extent cx="4699000" cy="4953000"/>
            <wp:effectExtent l="0" t="0" r="0" b="0"/>
            <wp:docPr id="122993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4199" name="Picture 12299341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2934B076" w:rsidR="006C6F43" w:rsidRPr="00184450" w:rsidRDefault="00622296" w:rsidP="00C57147">
      <w:pPr>
        <w:spacing w:line="480" w:lineRule="auto"/>
      </w:pPr>
      <w:r w:rsidRPr="00184450">
        <w:rPr>
          <w:b/>
        </w:rPr>
        <w:t xml:space="preserve">Figure </w:t>
      </w:r>
      <w:r w:rsidR="006C6F43" w:rsidRPr="00184450">
        <w:rPr>
          <w:b/>
        </w:rPr>
        <w:t>1</w:t>
      </w:r>
      <w:r w:rsidRPr="00184450">
        <w:rPr>
          <w:b/>
        </w:rPr>
        <w:t xml:space="preserve">. </w:t>
      </w:r>
      <w:r w:rsidR="000D0396" w:rsidRPr="00184450">
        <w:rPr>
          <w:bCs/>
        </w:rPr>
        <w:t>Scales of study and site locations</w:t>
      </w:r>
      <w:r w:rsidR="000D0396" w:rsidRPr="00184450">
        <w:t xml:space="preserve"> in Barkley Sound, B</w:t>
      </w:r>
      <w:r w:rsidR="00EC105C" w:rsidRPr="00184450">
        <w:t xml:space="preserve">ritish </w:t>
      </w:r>
      <w:r w:rsidR="000D0396" w:rsidRPr="00184450">
        <w:t>C</w:t>
      </w:r>
      <w:r w:rsidR="00EC105C" w:rsidRPr="00184450">
        <w:t>olumbia, Canada</w:t>
      </w:r>
      <w:r w:rsidR="000D0396" w:rsidRPr="00184450">
        <w:rPr>
          <w:bCs/>
        </w:rPr>
        <w:t>.</w:t>
      </w:r>
      <w:r w:rsidR="000D0396" w:rsidRPr="00184450">
        <w:rPr>
          <w:b/>
        </w:rPr>
        <w:t xml:space="preserve"> </w:t>
      </w:r>
      <w:r w:rsidR="00A32263" w:rsidRPr="00184450">
        <w:t>(</w:t>
      </w:r>
      <w:r w:rsidR="000D0396" w:rsidRPr="00184450">
        <w:t>a)</w:t>
      </w:r>
      <w:r w:rsidR="00A32263" w:rsidRPr="00184450">
        <w:t xml:space="preserve"> </w:t>
      </w:r>
      <w:r w:rsidR="00033D21" w:rsidRPr="00184450">
        <w:t>Meso-scale (a</w:t>
      </w:r>
      <w:r w:rsidR="00A32263" w:rsidRPr="00184450">
        <w:t>mong-site</w:t>
      </w:r>
      <w:r w:rsidR="00033D21" w:rsidRPr="00184450">
        <w:t>)</w:t>
      </w:r>
      <w:r w:rsidR="00A32263" w:rsidRPr="00184450">
        <w:t>, (</w:t>
      </w:r>
      <w:r w:rsidR="000D0396" w:rsidRPr="00184450">
        <w:t>b</w:t>
      </w:r>
      <w:r w:rsidR="00A32263" w:rsidRPr="00184450">
        <w:t xml:space="preserve">) </w:t>
      </w:r>
      <w:r w:rsidR="00033D21" w:rsidRPr="00184450">
        <w:t>small-scale (</w:t>
      </w:r>
      <w:r w:rsidR="00A32263" w:rsidRPr="00184450">
        <w:t>within-site</w:t>
      </w:r>
      <w:r w:rsidR="00033D21" w:rsidRPr="00184450">
        <w:t>)</w:t>
      </w:r>
      <w:r w:rsidR="00A32263" w:rsidRPr="00184450">
        <w:t>, and (</w:t>
      </w:r>
      <w:r w:rsidR="000D0396" w:rsidRPr="00184450">
        <w:t>c</w:t>
      </w:r>
      <w:r w:rsidR="00A32263" w:rsidRPr="00184450">
        <w:t xml:space="preserve">) </w:t>
      </w:r>
      <w:r w:rsidR="00033D21" w:rsidRPr="00184450">
        <w:t>fine-scale (microhabitat)</w:t>
      </w:r>
      <w:r w:rsidR="00A32263" w:rsidRPr="00184450">
        <w:t xml:space="preserve"> schematics of </w:t>
      </w:r>
      <w:r w:rsidR="000D0396" w:rsidRPr="00184450">
        <w:t xml:space="preserve">the </w:t>
      </w:r>
      <w:r w:rsidR="00A32263" w:rsidRPr="00184450">
        <w:t xml:space="preserve">three spatial scales of variability investigated. </w:t>
      </w:r>
      <w:r w:rsidR="00A960B5" w:rsidRPr="00184450">
        <w:rPr>
          <w:bCs/>
        </w:rPr>
        <w:t>(</w:t>
      </w:r>
      <w:r w:rsidR="00A32263" w:rsidRPr="00184450">
        <w:rPr>
          <w:bCs/>
        </w:rPr>
        <w:t>d</w:t>
      </w:r>
      <w:r w:rsidR="00A960B5" w:rsidRPr="00184450">
        <w:rPr>
          <w:bCs/>
        </w:rPr>
        <w:t xml:space="preserve">) </w:t>
      </w:r>
      <w:r w:rsidR="00AD62DF" w:rsidRPr="00184450">
        <w:t xml:space="preserve">Rocky reefs </w:t>
      </w:r>
      <w:r w:rsidR="00006B3F" w:rsidRPr="00184450">
        <w:t xml:space="preserve">(circles) </w:t>
      </w:r>
      <w:r w:rsidR="00AD62DF" w:rsidRPr="00184450">
        <w:t xml:space="preserve">surveyed </w:t>
      </w:r>
      <w:r w:rsidR="00006B3F" w:rsidRPr="00184450">
        <w:t>for meso</w:t>
      </w:r>
      <w:r w:rsidR="00AD62DF" w:rsidRPr="00184450">
        <w:t>-</w:t>
      </w:r>
      <w:r w:rsidR="00006B3F" w:rsidRPr="00184450">
        <w:t>scale</w:t>
      </w:r>
      <w:r w:rsidR="000D0396" w:rsidRPr="00184450">
        <w:t xml:space="preserve"> </w:t>
      </w:r>
      <w:r w:rsidR="00AD62DF" w:rsidRPr="00184450">
        <w:t xml:space="preserve">ammonium </w:t>
      </w:r>
      <w:r w:rsidR="00006B3F" w:rsidRPr="00184450">
        <w:t>variation</w:t>
      </w:r>
      <w:r w:rsidR="00AD62DF" w:rsidRPr="00184450">
        <w:t xml:space="preserve">, and kelp forests surveyed (triangles) for </w:t>
      </w:r>
      <w:r w:rsidR="00B46066" w:rsidRPr="00184450">
        <w:t>small-scale</w:t>
      </w:r>
      <w:r w:rsidR="000D0396" w:rsidRPr="00184450">
        <w:t xml:space="preserve"> </w:t>
      </w:r>
      <w:r w:rsidR="00AD62DF" w:rsidRPr="00184450">
        <w:t xml:space="preserve">ammonium variation. </w:t>
      </w:r>
      <w:r w:rsidR="005F39D0" w:rsidRPr="00184450">
        <w:t>Site</w:t>
      </w:r>
      <w:r w:rsidR="00AD62DF" w:rsidRPr="00184450">
        <w:t xml:space="preserve"> colour indicates mean ammonium concentration found at each site</w:t>
      </w:r>
      <w:r w:rsidR="00580B22" w:rsidRPr="00184450">
        <w:t xml:space="preserve"> across all three years</w:t>
      </w:r>
      <w:r w:rsidR="00930939" w:rsidRPr="00184450">
        <w:t>,</w:t>
      </w:r>
      <w:r w:rsidR="00C826A7" w:rsidRPr="00184450">
        <w:t xml:space="preserve"> with darker points having higher concentration</w:t>
      </w:r>
      <w:r w:rsidR="005F39D0" w:rsidRPr="00184450">
        <w:t>s</w:t>
      </w:r>
      <w:r w:rsidR="00C826A7" w:rsidRPr="00184450">
        <w:t xml:space="preserve"> of ammonium.</w:t>
      </w:r>
      <w:r w:rsidR="00A960B5" w:rsidRPr="00184450">
        <w:t xml:space="preserve"> </w:t>
      </w:r>
      <w:r w:rsidR="00D36A7A" w:rsidRPr="00184450">
        <w:t>(</w:t>
      </w:r>
      <w:r w:rsidR="00D36A7A" w:rsidRPr="00184450">
        <w:rPr>
          <w:rFonts w:ascii="Segoe UI Symbol" w:hAnsi="Segoe UI Symbol" w:cs="Segoe UI Symbol"/>
        </w:rPr>
        <w:t>★</w:t>
      </w:r>
      <w:r w:rsidR="00D36A7A" w:rsidRPr="00184450">
        <w:t xml:space="preserve">) Indicates the location of the </w:t>
      </w:r>
      <w:r w:rsidR="00033D21" w:rsidRPr="00184450">
        <w:t xml:space="preserve">fine scale </w:t>
      </w:r>
      <w:r w:rsidR="00D36A7A" w:rsidRPr="00184450">
        <w:t xml:space="preserve">sea cucumber caging experiment and </w:t>
      </w:r>
      <w:r w:rsidR="00314455" w:rsidRPr="00184450">
        <w:t>(*) denotes location of the crab caging experiment.</w:t>
      </w:r>
    </w:p>
    <w:p w14:paraId="2F0D6ED4" w14:textId="7F147636" w:rsidR="003733DE" w:rsidRPr="00184450" w:rsidRDefault="003733DE" w:rsidP="00C05A5A">
      <w:pPr>
        <w:rPr>
          <w:b/>
        </w:rPr>
      </w:pPr>
    </w:p>
    <w:p w14:paraId="7297C4A4" w14:textId="28916C4F" w:rsidR="00AF1938" w:rsidRPr="00184450" w:rsidRDefault="00DC6420" w:rsidP="00C05A5A">
      <w:pPr>
        <w:rPr>
          <w:b/>
        </w:rPr>
      </w:pPr>
      <w:r w:rsidRPr="00184450">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1ACD020C" w:rsidR="00AB275A" w:rsidRPr="00184450" w:rsidRDefault="00C05A5A" w:rsidP="00C57147">
      <w:pPr>
        <w:spacing w:line="480" w:lineRule="auto"/>
      </w:pPr>
      <w:r w:rsidRPr="00184450">
        <w:rPr>
          <w:b/>
        </w:rPr>
        <w:t xml:space="preserve">Figure </w:t>
      </w:r>
      <w:r w:rsidR="000D0396" w:rsidRPr="00184450">
        <w:rPr>
          <w:b/>
        </w:rPr>
        <w:t>2</w:t>
      </w:r>
      <w:r w:rsidRPr="00184450">
        <w:rPr>
          <w:b/>
        </w:rPr>
        <w:t>.</w:t>
      </w:r>
      <w:r w:rsidR="00623DD8" w:rsidRPr="00184450">
        <w:rPr>
          <w:b/>
        </w:rPr>
        <w:t xml:space="preserve"> </w:t>
      </w:r>
      <w:r w:rsidR="00623DD8" w:rsidRPr="00184450">
        <w:t xml:space="preserve">Ecological </w:t>
      </w:r>
      <w:r w:rsidR="0096667C" w:rsidRPr="00184450">
        <w:t xml:space="preserve">drivers </w:t>
      </w:r>
      <w:r w:rsidR="00623DD8" w:rsidRPr="00184450">
        <w:t xml:space="preserve">of </w:t>
      </w:r>
      <w:r w:rsidR="00FF474D" w:rsidRPr="00184450">
        <w:t xml:space="preserve">seawater </w:t>
      </w:r>
      <w:r w:rsidR="00623DD8" w:rsidRPr="00184450">
        <w:t xml:space="preserve">ammonium concentration observed across 27 rocky reef sites </w:t>
      </w:r>
      <w:r w:rsidR="006479F8" w:rsidRPr="00184450">
        <w:t xml:space="preserve">(meso-scale) </w:t>
      </w:r>
      <w:r w:rsidR="00623DD8" w:rsidRPr="00184450">
        <w:t>in Barkley Sound</w:t>
      </w:r>
      <w:r w:rsidR="00FF474D" w:rsidRPr="00184450">
        <w:t>, British Columbia, Canada</w:t>
      </w:r>
      <w:r w:rsidR="00623DD8" w:rsidRPr="00184450">
        <w:t xml:space="preserve">. </w:t>
      </w:r>
      <w:r w:rsidR="00C826A7" w:rsidRPr="00184450">
        <w:t>(a)</w:t>
      </w:r>
      <w:r w:rsidR="00C826A7" w:rsidRPr="00184450">
        <w:rPr>
          <w:b/>
        </w:rPr>
        <w:t xml:space="preserve"> </w:t>
      </w:r>
      <w:r w:rsidR="00D37004" w:rsidRPr="00184450">
        <w:t xml:space="preserve">Model coefficients </w:t>
      </w:r>
      <w:r w:rsidR="00471233" w:rsidRPr="00184450">
        <w:t>with</w:t>
      </w:r>
      <w:r w:rsidR="00FE153F" w:rsidRPr="00184450">
        <w:t xml:space="preserve"> 95% confidence intervals</w:t>
      </w:r>
      <w:r w:rsidR="00435ABE" w:rsidRPr="00184450">
        <w:t>,</w:t>
      </w:r>
      <w:r w:rsidR="00FE153F" w:rsidRPr="00184450">
        <w:t xml:space="preserve"> </w:t>
      </w:r>
      <w:r w:rsidR="00435ABE" w:rsidRPr="00184450">
        <w:t xml:space="preserve">and </w:t>
      </w:r>
      <w:r w:rsidR="00C826A7" w:rsidRPr="00184450">
        <w:t xml:space="preserve">(b) </w:t>
      </w:r>
      <w:r w:rsidR="00D37004" w:rsidRPr="00184450">
        <w:t>model</w:t>
      </w:r>
      <w:r w:rsidR="00FF474D" w:rsidRPr="00184450">
        <w:t>-</w:t>
      </w:r>
      <w:r w:rsidR="00D37004" w:rsidRPr="00184450">
        <w:t xml:space="preserve">generated predictions </w:t>
      </w:r>
      <w:r w:rsidR="000F50D8" w:rsidRPr="00184450">
        <w:t xml:space="preserve">with </w:t>
      </w:r>
      <w:r w:rsidR="003E54A5" w:rsidRPr="00184450">
        <w:t xml:space="preserve">shaded </w:t>
      </w:r>
      <w:r w:rsidR="000F50D8" w:rsidRPr="00184450">
        <w:t>95% confidence intervals</w:t>
      </w:r>
      <w:r w:rsidR="003E54A5" w:rsidRPr="00184450">
        <w:t xml:space="preserve"> </w:t>
      </w:r>
      <w:r w:rsidR="000F50D8" w:rsidRPr="00184450">
        <w:t>of the effect</w:t>
      </w:r>
      <w:r w:rsidR="00D37004" w:rsidRPr="00184450">
        <w:t xml:space="preserve"> of </w:t>
      </w:r>
      <w:r w:rsidR="000F50D8" w:rsidRPr="00184450">
        <w:t xml:space="preserve">the </w:t>
      </w:r>
      <w:r w:rsidR="000450BF" w:rsidRPr="00184450">
        <w:t xml:space="preserve">interaction between animal abundance and tide exchange on </w:t>
      </w:r>
      <w:r w:rsidR="00D37004" w:rsidRPr="00184450">
        <w:t>among-site</w:t>
      </w:r>
      <w:r w:rsidR="000E0C25" w:rsidRPr="00184450">
        <w:t xml:space="preserve"> </w:t>
      </w:r>
      <w:r w:rsidR="00D37004" w:rsidRPr="00184450">
        <w:t>variation in ammonium concentration</w:t>
      </w:r>
      <w:r w:rsidR="00435ABE" w:rsidRPr="00184450">
        <w:t>.</w:t>
      </w:r>
      <w:r w:rsidR="00D37004" w:rsidRPr="00184450">
        <w:t xml:space="preserve"> </w:t>
      </w:r>
      <w:r w:rsidR="00C826A7" w:rsidRPr="00184450">
        <w:t xml:space="preserve">The coefficients were generated from </w:t>
      </w:r>
      <w:r w:rsidR="00FF474D" w:rsidRPr="00184450">
        <w:t xml:space="preserve">a </w:t>
      </w:r>
      <w:r w:rsidR="00C826A7" w:rsidRPr="00184450">
        <w:t>generalized linear mixed-effects model</w:t>
      </w:r>
      <w:r w:rsidR="00471233" w:rsidRPr="00184450">
        <w:t xml:space="preserve"> with</w:t>
      </w:r>
      <w:r w:rsidR="00C826A7" w:rsidRPr="00184450">
        <w:t xml:space="preserve"> a gamma distribution (link = ‘log’)</w:t>
      </w:r>
      <w:r w:rsidR="00471233" w:rsidRPr="00184450">
        <w:t>,</w:t>
      </w:r>
      <w:r w:rsidR="00C826A7" w:rsidRPr="00184450">
        <w:t xml:space="preserve"> so coefficients are presented in log space. Continuous predictors were centred and scaled </w:t>
      </w:r>
      <w:r w:rsidR="00471233" w:rsidRPr="00184450">
        <w:t>to compare</w:t>
      </w:r>
      <w:r w:rsidR="00C826A7" w:rsidRPr="00184450">
        <w:t xml:space="preserve"> effect size</w:t>
      </w:r>
      <w:r w:rsidR="00FF474D" w:rsidRPr="00184450">
        <w:t>s</w:t>
      </w:r>
      <w:r w:rsidR="00C826A7" w:rsidRPr="00184450">
        <w:t xml:space="preserve"> between </w:t>
      </w:r>
      <w:r w:rsidR="00FF474D" w:rsidRPr="00184450">
        <w:t xml:space="preserve">predictors with </w:t>
      </w:r>
      <w:r w:rsidR="00C826A7" w:rsidRPr="00184450">
        <w:t>varying units.</w:t>
      </w:r>
    </w:p>
    <w:p w14:paraId="5AD6A3D9" w14:textId="06CDDDCD" w:rsidR="009F3B04" w:rsidRPr="00184450" w:rsidRDefault="009F3B04" w:rsidP="00C05A5A"/>
    <w:p w14:paraId="0DF7D3FB" w14:textId="06680544" w:rsidR="0095043F" w:rsidRPr="00184450" w:rsidRDefault="00830EF2" w:rsidP="00C05A5A">
      <w:r w:rsidRPr="00184450">
        <w:rPr>
          <w:noProof/>
        </w:rPr>
        <w:lastRenderedPageBreak/>
        <w:drawing>
          <wp:inline distT="0" distB="0" distL="0" distR="0" wp14:anchorId="5F9EB9AC" wp14:editId="3B933271">
            <wp:extent cx="5943600" cy="5943600"/>
            <wp:effectExtent l="0" t="0" r="0" b="0"/>
            <wp:docPr id="14237766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76638" name="Picture 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988A9B1" w14:textId="41C71CB4" w:rsidR="009E4099" w:rsidRPr="00184450" w:rsidRDefault="00AB275A" w:rsidP="00C57147">
      <w:pPr>
        <w:spacing w:line="480" w:lineRule="auto"/>
      </w:pPr>
      <w:r w:rsidRPr="00184450">
        <w:rPr>
          <w:b/>
        </w:rPr>
        <w:t xml:space="preserve">Figure </w:t>
      </w:r>
      <w:r w:rsidR="000450BF" w:rsidRPr="00184450">
        <w:rPr>
          <w:b/>
        </w:rPr>
        <w:t>3</w:t>
      </w:r>
      <w:r w:rsidRPr="00184450">
        <w:rPr>
          <w:b/>
        </w:rPr>
        <w:t>.</w:t>
      </w:r>
      <w:r w:rsidRPr="00184450">
        <w:t xml:space="preserve"> </w:t>
      </w:r>
      <w:r w:rsidR="00623DD8" w:rsidRPr="00184450">
        <w:t xml:space="preserve">Drivers of variation </w:t>
      </w:r>
      <w:r w:rsidR="009B2182" w:rsidRPr="00184450">
        <w:t xml:space="preserve">in ammonium concentration </w:t>
      </w:r>
      <w:r w:rsidR="00623DD8" w:rsidRPr="00184450">
        <w:t xml:space="preserve">inside vs outside kelp forests across 16 sites </w:t>
      </w:r>
      <w:r w:rsidR="006479F8" w:rsidRPr="00184450">
        <w:t xml:space="preserve">(small-scale) </w:t>
      </w:r>
      <w:r w:rsidR="00623DD8" w:rsidRPr="00184450">
        <w:t>in Barkley Sound</w:t>
      </w:r>
      <w:r w:rsidR="009B2182" w:rsidRPr="00184450">
        <w:t>, British Columbia, Canada</w:t>
      </w:r>
      <w:r w:rsidR="00623DD8" w:rsidRPr="00184450">
        <w:t xml:space="preserve">. </w:t>
      </w:r>
      <w:r w:rsidR="00C826A7" w:rsidRPr="00184450">
        <w:t xml:space="preserve">(a) </w:t>
      </w:r>
      <w:r w:rsidR="00D37004" w:rsidRPr="00184450">
        <w:t xml:space="preserve">Model coefficients </w:t>
      </w:r>
      <w:r w:rsidR="00471233" w:rsidRPr="00184450">
        <w:t>with</w:t>
      </w:r>
      <w:r w:rsidR="00C826A7" w:rsidRPr="00184450">
        <w:t xml:space="preserve"> </w:t>
      </w:r>
      <w:r w:rsidR="00FE153F" w:rsidRPr="00184450">
        <w:t xml:space="preserve">95% confidence intervals </w:t>
      </w:r>
      <w:r w:rsidR="00D37004" w:rsidRPr="00184450">
        <w:t xml:space="preserve">and </w:t>
      </w:r>
      <w:r w:rsidR="00C826A7" w:rsidRPr="00184450">
        <w:t>(b</w:t>
      </w:r>
      <w:r w:rsidR="000450BF" w:rsidRPr="00184450">
        <w:t>-e</w:t>
      </w:r>
      <w:r w:rsidR="00C826A7" w:rsidRPr="00184450">
        <w:t xml:space="preserve">) </w:t>
      </w:r>
      <w:r w:rsidR="00D37004" w:rsidRPr="00184450">
        <w:t>model</w:t>
      </w:r>
      <w:r w:rsidR="009B2182" w:rsidRPr="00184450">
        <w:t>-</w:t>
      </w:r>
      <w:r w:rsidR="00D37004" w:rsidRPr="00184450">
        <w:t>generated predictions</w:t>
      </w:r>
      <w:r w:rsidR="003E54A5" w:rsidRPr="00184450">
        <w:t xml:space="preserve"> with shaded 95% confidence intervals</w:t>
      </w:r>
      <w:r w:rsidR="00D37004" w:rsidRPr="00184450">
        <w:t xml:space="preserve"> </w:t>
      </w:r>
      <w:r w:rsidR="000F50D8" w:rsidRPr="00184450">
        <w:t>of the effects</w:t>
      </w:r>
      <w:r w:rsidR="00D37004" w:rsidRPr="00184450">
        <w:t xml:space="preserve"> of </w:t>
      </w:r>
      <w:r w:rsidR="000450BF" w:rsidRPr="00184450">
        <w:t xml:space="preserve">significant drivers of </w:t>
      </w:r>
      <w:r w:rsidR="00D37004" w:rsidRPr="00184450">
        <w:t xml:space="preserve">within-site variation in ammonium concentration. </w:t>
      </w:r>
      <w:r w:rsidR="00E914E6" w:rsidRPr="00184450">
        <w:t>Continuous variables were scaled and centered</w:t>
      </w:r>
      <w:r w:rsidR="00C826A7" w:rsidRPr="00184450">
        <w:t xml:space="preserve"> </w:t>
      </w:r>
      <w:r w:rsidR="00E914E6" w:rsidRPr="00184450">
        <w:t>to facilitate comparisons between variables measured in different units</w:t>
      </w:r>
      <w:r w:rsidR="00ED1F6F" w:rsidRPr="00184450">
        <w:t xml:space="preserve">. Nereo = </w:t>
      </w:r>
      <w:proofErr w:type="spellStart"/>
      <w:r w:rsidR="00ED1F6F" w:rsidRPr="00184450">
        <w:rPr>
          <w:i/>
          <w:iCs/>
        </w:rPr>
        <w:t>Nereocystis</w:t>
      </w:r>
      <w:proofErr w:type="spellEnd"/>
      <w:r w:rsidR="00ED1F6F" w:rsidRPr="00184450">
        <w:rPr>
          <w:i/>
          <w:iCs/>
        </w:rPr>
        <w:t xml:space="preserve"> </w:t>
      </w:r>
      <w:proofErr w:type="spellStart"/>
      <w:r w:rsidR="00ED1F6F" w:rsidRPr="00184450">
        <w:rPr>
          <w:i/>
          <w:iCs/>
        </w:rPr>
        <w:t>luetkeana</w:t>
      </w:r>
      <w:proofErr w:type="spellEnd"/>
      <w:r w:rsidR="00ED1F6F" w:rsidRPr="00184450">
        <w:t xml:space="preserve">, Macro = </w:t>
      </w:r>
      <w:r w:rsidR="00ED1F6F" w:rsidRPr="00184450">
        <w:rPr>
          <w:i/>
          <w:iCs/>
        </w:rPr>
        <w:t xml:space="preserve">Macrocystis </w:t>
      </w:r>
      <w:proofErr w:type="spellStart"/>
      <w:r w:rsidR="00ED1F6F" w:rsidRPr="00184450">
        <w:rPr>
          <w:i/>
          <w:iCs/>
        </w:rPr>
        <w:t>pyrifera</w:t>
      </w:r>
      <w:proofErr w:type="spellEnd"/>
      <w:r w:rsidR="00ED1F6F" w:rsidRPr="00184450">
        <w:t xml:space="preserve">, </w:t>
      </w:r>
      <w:proofErr w:type="gramStart"/>
      <w:r w:rsidR="00ED1F6F" w:rsidRPr="00184450">
        <w:t>None</w:t>
      </w:r>
      <w:proofErr w:type="gramEnd"/>
      <w:r w:rsidR="00ED1F6F" w:rsidRPr="00184450">
        <w:t xml:space="preserve"> = no kelp control.</w:t>
      </w:r>
    </w:p>
    <w:p w14:paraId="01B9B29E" w14:textId="619F8BC1" w:rsidR="00B547A8" w:rsidRPr="00184450" w:rsidRDefault="0092030E">
      <w:pPr>
        <w:rPr>
          <w:b/>
        </w:rPr>
      </w:pPr>
      <w:r w:rsidRPr="00184450">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0E59927A" w:rsidR="0058230D" w:rsidRPr="00184450" w:rsidRDefault="0058230D" w:rsidP="00C57147">
      <w:pPr>
        <w:spacing w:line="480" w:lineRule="auto"/>
      </w:pPr>
      <w:r w:rsidRPr="00184450">
        <w:rPr>
          <w:b/>
        </w:rPr>
        <w:t xml:space="preserve">Figure </w:t>
      </w:r>
      <w:r w:rsidR="00377E7D" w:rsidRPr="00184450">
        <w:rPr>
          <w:b/>
        </w:rPr>
        <w:t>4</w:t>
      </w:r>
      <w:r w:rsidRPr="00184450">
        <w:rPr>
          <w:b/>
        </w:rPr>
        <w:t xml:space="preserve">. </w:t>
      </w:r>
      <w:r w:rsidR="00033D21" w:rsidRPr="00184450">
        <w:t>Fine scale</w:t>
      </w:r>
      <w:r w:rsidR="00B46066" w:rsidRPr="00184450">
        <w:t xml:space="preserve"> </w:t>
      </w:r>
      <w:r w:rsidR="00623DD8" w:rsidRPr="00184450">
        <w:t xml:space="preserve">effect of </w:t>
      </w:r>
      <w:r w:rsidR="00CB7E11" w:rsidRPr="00184450">
        <w:t>California sea cucumbers (</w:t>
      </w:r>
      <w:proofErr w:type="spellStart"/>
      <w:r w:rsidR="00CB7E11" w:rsidRPr="00184450">
        <w:rPr>
          <w:i/>
          <w:iCs/>
        </w:rPr>
        <w:t>Apostichopus</w:t>
      </w:r>
      <w:proofErr w:type="spellEnd"/>
      <w:r w:rsidR="00CB7E11" w:rsidRPr="00184450">
        <w:rPr>
          <w:i/>
          <w:iCs/>
        </w:rPr>
        <w:t xml:space="preserve"> </w:t>
      </w:r>
      <w:proofErr w:type="spellStart"/>
      <w:r w:rsidR="00CB7E11" w:rsidRPr="00184450">
        <w:rPr>
          <w:i/>
          <w:iCs/>
        </w:rPr>
        <w:t>californicus</w:t>
      </w:r>
      <w:proofErr w:type="spellEnd"/>
      <w:r w:rsidR="00CB7E11" w:rsidRPr="00184450">
        <w:t>)</w:t>
      </w:r>
      <w:r w:rsidR="00623DD8" w:rsidRPr="00184450">
        <w:t xml:space="preserve"> </w:t>
      </w:r>
      <w:r w:rsidR="00CB7E11" w:rsidRPr="00184450">
        <w:t>and red rock crabs (</w:t>
      </w:r>
      <w:r w:rsidR="00CB7E11" w:rsidRPr="00184450">
        <w:rPr>
          <w:i/>
          <w:iCs/>
        </w:rPr>
        <w:t xml:space="preserve">Cancer </w:t>
      </w:r>
      <w:proofErr w:type="spellStart"/>
      <w:r w:rsidR="00CB7E11" w:rsidRPr="00184450">
        <w:rPr>
          <w:i/>
          <w:iCs/>
        </w:rPr>
        <w:t>productus</w:t>
      </w:r>
      <w:proofErr w:type="spellEnd"/>
      <w:r w:rsidR="00CB7E11" w:rsidRPr="00184450">
        <w:t xml:space="preserve">) </w:t>
      </w:r>
      <w:r w:rsidR="00623DD8" w:rsidRPr="00184450">
        <w:t xml:space="preserve">on ammonium concentration. </w:t>
      </w:r>
      <w:r w:rsidR="00D351C1" w:rsidRPr="00184450">
        <w:t xml:space="preserve">Mean ammonium concentration </w:t>
      </w:r>
      <w:r w:rsidR="00FE153F" w:rsidRPr="00184450">
        <w:t>in experimental cages containing (a) zero</w:t>
      </w:r>
      <w:r w:rsidR="00377E7D" w:rsidRPr="00184450">
        <w:t xml:space="preserve"> (control)</w:t>
      </w:r>
      <w:r w:rsidR="00FE153F" w:rsidRPr="00184450">
        <w:t>, one, or two California sea cucumbers</w:t>
      </w:r>
      <w:r w:rsidR="0092030E" w:rsidRPr="00184450">
        <w:t xml:space="preserve"> (</w:t>
      </w:r>
      <w:r w:rsidR="0092030E" w:rsidRPr="00FC2686">
        <w:rPr>
          <w:i/>
          <w:iCs/>
        </w:rPr>
        <w:t>n</w:t>
      </w:r>
      <w:r w:rsidR="0092030E" w:rsidRPr="00184450">
        <w:t xml:space="preserve"> = 6)</w:t>
      </w:r>
      <w:r w:rsidR="00FE153F" w:rsidRPr="00184450">
        <w:t xml:space="preserve">, and (b) </w:t>
      </w:r>
      <w:r w:rsidR="00377E7D" w:rsidRPr="00184450">
        <w:t>zero (</w:t>
      </w:r>
      <w:r w:rsidR="00FE153F" w:rsidRPr="00184450">
        <w:t>control</w:t>
      </w:r>
      <w:r w:rsidR="00377E7D" w:rsidRPr="00184450">
        <w:t>)</w:t>
      </w:r>
      <w:r w:rsidR="00FE153F" w:rsidRPr="00184450">
        <w:t xml:space="preserve">, </w:t>
      </w:r>
      <w:r w:rsidR="00377E7D" w:rsidRPr="00184450">
        <w:t xml:space="preserve">one </w:t>
      </w:r>
      <w:r w:rsidR="00FE153F" w:rsidRPr="00184450">
        <w:t xml:space="preserve">medium, or </w:t>
      </w:r>
      <w:r w:rsidR="00377E7D" w:rsidRPr="00184450">
        <w:t xml:space="preserve">one </w:t>
      </w:r>
      <w:r w:rsidR="00FE153F" w:rsidRPr="00184450">
        <w:t>large red rock crab</w:t>
      </w:r>
      <w:r w:rsidR="0092030E" w:rsidRPr="00184450">
        <w:t xml:space="preserve"> (</w:t>
      </w:r>
      <w:r w:rsidR="0092030E" w:rsidRPr="00FC2686">
        <w:rPr>
          <w:i/>
          <w:iCs/>
        </w:rPr>
        <w:t>n</w:t>
      </w:r>
      <w:r w:rsidR="0092030E" w:rsidRPr="00184450">
        <w:t xml:space="preserve"> = 8 for control and medium, </w:t>
      </w:r>
      <w:r w:rsidR="0092030E" w:rsidRPr="00FC2686">
        <w:rPr>
          <w:i/>
          <w:iCs/>
        </w:rPr>
        <w:t>n</w:t>
      </w:r>
      <w:r w:rsidR="0092030E" w:rsidRPr="00184450">
        <w:t xml:space="preserve"> = 7 for large)</w:t>
      </w:r>
      <w:r w:rsidR="00FE153F" w:rsidRPr="00184450">
        <w:t xml:space="preserve">. </w:t>
      </w:r>
      <w:r w:rsidR="005E6D58" w:rsidRPr="00184450">
        <w:t>Error bars indicate 95% confidence intervals.</w:t>
      </w:r>
      <w:r w:rsidR="008E3A36" w:rsidRPr="00184450">
        <w:t xml:space="preserve"> </w:t>
      </w:r>
    </w:p>
    <w:p w14:paraId="17ADC48E" w14:textId="6CD7E5D4" w:rsidR="0058230D" w:rsidRPr="00184450" w:rsidRDefault="0058230D">
      <w:pPr>
        <w:rPr>
          <w:b/>
        </w:rPr>
      </w:pPr>
    </w:p>
    <w:p w14:paraId="713DF5D5" w14:textId="77777777" w:rsidR="00F25230" w:rsidRPr="00184450" w:rsidRDefault="00F25230">
      <w:pPr>
        <w:rPr>
          <w:b/>
        </w:rPr>
      </w:pPr>
      <w:r w:rsidRPr="00184450">
        <w:rPr>
          <w:b/>
        </w:rPr>
        <w:br w:type="page"/>
      </w:r>
    </w:p>
    <w:p w14:paraId="367153FB" w14:textId="58526D09" w:rsidR="00263F14" w:rsidRPr="00C57147" w:rsidRDefault="00263F14" w:rsidP="00C57147">
      <w:pPr>
        <w:spacing w:line="480" w:lineRule="auto"/>
        <w:rPr>
          <w:b/>
        </w:rPr>
      </w:pPr>
      <w:r w:rsidRPr="00C57147">
        <w:rPr>
          <w:b/>
        </w:rPr>
        <w:lastRenderedPageBreak/>
        <w:t>References</w:t>
      </w:r>
    </w:p>
    <w:p w14:paraId="3EE5CC51" w14:textId="77777777" w:rsidR="00B87C81" w:rsidRPr="00C57147" w:rsidRDefault="00EC101B" w:rsidP="00C57147">
      <w:pPr>
        <w:pStyle w:val="Bibliography"/>
        <w:rPr>
          <w:lang w:val="en-US"/>
        </w:rPr>
      </w:pPr>
      <w:r w:rsidRPr="00C57147">
        <w:t xml:space="preserve"> </w:t>
      </w:r>
      <w:r w:rsidR="0061163F" w:rsidRPr="00C57147">
        <w:fldChar w:fldCharType="begin"/>
      </w:r>
      <w:r w:rsidR="00B87C81" w:rsidRPr="00C57147">
        <w:instrText xml:space="preserve"> ADDIN ZOTERO_BIBL {"uncited":[],"omitted":[],"custom":[]} CSL_BIBLIOGRAPHY </w:instrText>
      </w:r>
      <w:r w:rsidR="0061163F" w:rsidRPr="00C57147">
        <w:fldChar w:fldCharType="separate"/>
      </w:r>
      <w:proofErr w:type="spellStart"/>
      <w:r w:rsidR="00B87C81" w:rsidRPr="00C57147">
        <w:rPr>
          <w:lang w:val="en-US"/>
        </w:rPr>
        <w:t>Allgeier</w:t>
      </w:r>
      <w:proofErr w:type="spellEnd"/>
      <w:r w:rsidR="00B87C81" w:rsidRPr="00C57147">
        <w:rPr>
          <w:lang w:val="en-US"/>
        </w:rPr>
        <w:t xml:space="preserve">, J. E., D. E. </w:t>
      </w:r>
      <w:proofErr w:type="spellStart"/>
      <w:r w:rsidR="00B87C81" w:rsidRPr="00C57147">
        <w:rPr>
          <w:lang w:val="en-US"/>
        </w:rPr>
        <w:t>Burkepile</w:t>
      </w:r>
      <w:proofErr w:type="spellEnd"/>
      <w:r w:rsidR="00B87C81" w:rsidRPr="00C57147">
        <w:rPr>
          <w:lang w:val="en-US"/>
        </w:rPr>
        <w:t xml:space="preserve">, and C. A. Layman. 2017. Animal pee in the sea: consumer-mediated nutrient dynamics in the world’s changing oceans. Glob Change Biol </w:t>
      </w:r>
      <w:r w:rsidR="00B87C81" w:rsidRPr="00C57147">
        <w:rPr>
          <w:b/>
          <w:bCs/>
          <w:lang w:val="en-US"/>
        </w:rPr>
        <w:t>23</w:t>
      </w:r>
      <w:r w:rsidR="00B87C81" w:rsidRPr="00C57147">
        <w:rPr>
          <w:lang w:val="en-US"/>
        </w:rPr>
        <w:t>: 2166–2178. doi:10.1111/gcb.13625</w:t>
      </w:r>
    </w:p>
    <w:p w14:paraId="10DC03A7" w14:textId="77777777" w:rsidR="00B87C81" w:rsidRPr="00C57147" w:rsidRDefault="00B87C81" w:rsidP="00C57147">
      <w:pPr>
        <w:pStyle w:val="Bibliography"/>
        <w:rPr>
          <w:lang w:val="en-US"/>
        </w:rPr>
      </w:pPr>
      <w:proofErr w:type="spellStart"/>
      <w:r w:rsidRPr="00C57147">
        <w:rPr>
          <w:lang w:val="en-US"/>
        </w:rPr>
        <w:t>Allgeier</w:t>
      </w:r>
      <w:proofErr w:type="spellEnd"/>
      <w:r w:rsidRPr="00C57147">
        <w:rPr>
          <w:lang w:val="en-US"/>
        </w:rPr>
        <w:t xml:space="preserve">, J. E., L. A. Yeager, and C. A. Layman. 2013. Consumers regulate nutrient limitation regimes and primary production in seagrass ecosystems. Ecology </w:t>
      </w:r>
      <w:r w:rsidRPr="00C57147">
        <w:rPr>
          <w:b/>
          <w:bCs/>
          <w:lang w:val="en-US"/>
        </w:rPr>
        <w:t>94</w:t>
      </w:r>
      <w:r w:rsidRPr="00C57147">
        <w:rPr>
          <w:lang w:val="en-US"/>
        </w:rPr>
        <w:t xml:space="preserve">: 521–529. </w:t>
      </w:r>
      <w:proofErr w:type="spellStart"/>
      <w:proofErr w:type="gramStart"/>
      <w:r w:rsidRPr="00C57147">
        <w:rPr>
          <w:lang w:val="en-US"/>
        </w:rPr>
        <w:t>doi:https</w:t>
      </w:r>
      <w:proofErr w:type="spellEnd"/>
      <w:r w:rsidRPr="00C57147">
        <w:rPr>
          <w:lang w:val="en-US"/>
        </w:rPr>
        <w:t>://doi.org/10.1890/12-1122.1</w:t>
      </w:r>
      <w:proofErr w:type="gramEnd"/>
    </w:p>
    <w:p w14:paraId="6384CCB9" w14:textId="77777777" w:rsidR="00B87C81" w:rsidRPr="00C57147" w:rsidRDefault="00B87C81" w:rsidP="00C57147">
      <w:pPr>
        <w:pStyle w:val="Bibliography"/>
        <w:rPr>
          <w:lang w:val="en-US"/>
        </w:rPr>
      </w:pPr>
      <w:r w:rsidRPr="00C57147">
        <w:rPr>
          <w:lang w:val="en-US"/>
        </w:rPr>
        <w:t xml:space="preserve">Aquilino, K. M., M. E. S. Bracken, M. N. </w:t>
      </w:r>
      <w:proofErr w:type="spellStart"/>
      <w:r w:rsidRPr="00C57147">
        <w:rPr>
          <w:lang w:val="en-US"/>
        </w:rPr>
        <w:t>Faubel</w:t>
      </w:r>
      <w:proofErr w:type="spellEnd"/>
      <w:r w:rsidRPr="00C57147">
        <w:rPr>
          <w:lang w:val="en-US"/>
        </w:rPr>
        <w:t xml:space="preserve">, and J. J. </w:t>
      </w:r>
      <w:proofErr w:type="spellStart"/>
      <w:r w:rsidRPr="00C57147">
        <w:rPr>
          <w:lang w:val="en-US"/>
        </w:rPr>
        <w:t>Stachowicz</w:t>
      </w:r>
      <w:proofErr w:type="spellEnd"/>
      <w:r w:rsidRPr="00C57147">
        <w:rPr>
          <w:lang w:val="en-US"/>
        </w:rPr>
        <w:t xml:space="preserve">. 2009. Local-scale nutrient regeneration facilitates seaweed growth on wave-exposed rocky shores in an upwelling system. </w:t>
      </w:r>
      <w:proofErr w:type="spellStart"/>
      <w:r w:rsidRPr="00C57147">
        <w:rPr>
          <w:lang w:val="en-US"/>
        </w:rPr>
        <w:t>Limnol</w:t>
      </w:r>
      <w:proofErr w:type="spellEnd"/>
      <w:r w:rsidRPr="00C57147">
        <w:rPr>
          <w:lang w:val="en-US"/>
        </w:rPr>
        <w:t xml:space="preserve"> </w:t>
      </w:r>
      <w:proofErr w:type="spellStart"/>
      <w:r w:rsidRPr="00C57147">
        <w:rPr>
          <w:lang w:val="en-US"/>
        </w:rPr>
        <w:t>Oceanogr</w:t>
      </w:r>
      <w:proofErr w:type="spellEnd"/>
      <w:r w:rsidRPr="00C57147">
        <w:rPr>
          <w:lang w:val="en-US"/>
        </w:rPr>
        <w:t xml:space="preserve"> </w:t>
      </w:r>
      <w:r w:rsidRPr="00C57147">
        <w:rPr>
          <w:b/>
          <w:bCs/>
          <w:lang w:val="en-US"/>
        </w:rPr>
        <w:t>54</w:t>
      </w:r>
      <w:r w:rsidRPr="00C57147">
        <w:rPr>
          <w:lang w:val="en-US"/>
        </w:rPr>
        <w:t xml:space="preserve">: 309–317. </w:t>
      </w:r>
      <w:proofErr w:type="spellStart"/>
      <w:proofErr w:type="gramStart"/>
      <w:r w:rsidRPr="00C57147">
        <w:rPr>
          <w:lang w:val="en-US"/>
        </w:rPr>
        <w:t>doi:https</w:t>
      </w:r>
      <w:proofErr w:type="spellEnd"/>
      <w:r w:rsidRPr="00C57147">
        <w:rPr>
          <w:lang w:val="en-US"/>
        </w:rPr>
        <w:t>://doi.org/10.4319/lo.2009.54.1.0309</w:t>
      </w:r>
      <w:proofErr w:type="gramEnd"/>
    </w:p>
    <w:p w14:paraId="78AEB1BE" w14:textId="77777777" w:rsidR="00B87C81" w:rsidRPr="00C57147" w:rsidRDefault="00B87C81" w:rsidP="00C57147">
      <w:pPr>
        <w:pStyle w:val="Bibliography"/>
        <w:rPr>
          <w:lang w:val="en-US"/>
        </w:rPr>
      </w:pPr>
      <w:r w:rsidRPr="00C57147">
        <w:rPr>
          <w:lang w:val="en-US"/>
        </w:rPr>
        <w:t xml:space="preserve">Archer, S. K. and others. 2015. Hot moments in spawning aggregations: implications for ecosystem-scale nutrient cycling. Coral Reefs </w:t>
      </w:r>
      <w:r w:rsidRPr="00C57147">
        <w:rPr>
          <w:b/>
          <w:bCs/>
          <w:lang w:val="en-US"/>
        </w:rPr>
        <w:t>34</w:t>
      </w:r>
      <w:r w:rsidRPr="00C57147">
        <w:rPr>
          <w:lang w:val="en-US"/>
        </w:rPr>
        <w:t>: 19–23. doi:10.1007/s00338-014-1208-4</w:t>
      </w:r>
    </w:p>
    <w:p w14:paraId="60E5AC60" w14:textId="77777777" w:rsidR="00B87C81" w:rsidRPr="00C57147" w:rsidRDefault="00B87C81" w:rsidP="00C57147">
      <w:pPr>
        <w:pStyle w:val="Bibliography"/>
        <w:rPr>
          <w:lang w:val="en-US"/>
        </w:rPr>
      </w:pPr>
      <w:proofErr w:type="spellStart"/>
      <w:r w:rsidRPr="00C57147">
        <w:rPr>
          <w:lang w:val="en-US"/>
        </w:rPr>
        <w:t>Arzul</w:t>
      </w:r>
      <w:proofErr w:type="spellEnd"/>
      <w:r w:rsidRPr="00C57147">
        <w:rPr>
          <w:lang w:val="en-US"/>
        </w:rPr>
        <w:t xml:space="preserve">, G. 2001. Effect of marine animal excretions on differential growth of phytoplankton species. ICES J. Mar. Sci. </w:t>
      </w:r>
      <w:r w:rsidRPr="00C57147">
        <w:rPr>
          <w:b/>
          <w:bCs/>
          <w:lang w:val="en-US"/>
        </w:rPr>
        <w:t>58</w:t>
      </w:r>
      <w:r w:rsidRPr="00C57147">
        <w:rPr>
          <w:lang w:val="en-US"/>
        </w:rPr>
        <w:t>: 386–390. doi:10.1006/jmsc.2000.1038</w:t>
      </w:r>
    </w:p>
    <w:p w14:paraId="6612BD5C" w14:textId="77777777" w:rsidR="00B87C81" w:rsidRPr="00C57147" w:rsidRDefault="00B87C81" w:rsidP="00C57147">
      <w:pPr>
        <w:pStyle w:val="Bibliography"/>
        <w:rPr>
          <w:lang w:val="en-US"/>
        </w:rPr>
      </w:pPr>
      <w:proofErr w:type="spellStart"/>
      <w:r w:rsidRPr="00C57147">
        <w:rPr>
          <w:lang w:val="en-US"/>
        </w:rPr>
        <w:t>Attridge</w:t>
      </w:r>
      <w:proofErr w:type="spellEnd"/>
      <w:r w:rsidRPr="00C57147">
        <w:rPr>
          <w:lang w:val="en-US"/>
        </w:rPr>
        <w:t xml:space="preserve">, C. M., K. D. Cox, B. Maher, S. Gross, E. G. Lim, K. R. </w:t>
      </w:r>
      <w:proofErr w:type="spellStart"/>
      <w:r w:rsidRPr="00C57147">
        <w:rPr>
          <w:lang w:val="en-US"/>
        </w:rPr>
        <w:t>Kattler</w:t>
      </w:r>
      <w:proofErr w:type="spellEnd"/>
      <w:r w:rsidRPr="00C57147">
        <w:rPr>
          <w:lang w:val="en-US"/>
        </w:rPr>
        <w:t xml:space="preserve">, and I. M. </w:t>
      </w:r>
      <w:proofErr w:type="spellStart"/>
      <w:r w:rsidRPr="00C57147">
        <w:rPr>
          <w:lang w:val="en-US"/>
        </w:rPr>
        <w:t>Côté</w:t>
      </w:r>
      <w:proofErr w:type="spellEnd"/>
      <w:r w:rsidRPr="00C57147">
        <w:rPr>
          <w:lang w:val="en-US"/>
        </w:rPr>
        <w:t xml:space="preserve">. 2024. Studying Kelp Forests of Today to Forecast Ecosystems of the Future. Fisheries </w:t>
      </w:r>
      <w:r w:rsidRPr="00C57147">
        <w:rPr>
          <w:b/>
          <w:bCs/>
          <w:lang w:val="en-US"/>
        </w:rPr>
        <w:t>49</w:t>
      </w:r>
      <w:r w:rsidRPr="00C57147">
        <w:rPr>
          <w:lang w:val="en-US"/>
        </w:rPr>
        <w:t>: 181–187. doi:10.1002/fsh.11065</w:t>
      </w:r>
    </w:p>
    <w:p w14:paraId="77F74E22" w14:textId="77777777" w:rsidR="00B87C81" w:rsidRPr="00C57147" w:rsidRDefault="00B87C81" w:rsidP="00C57147">
      <w:pPr>
        <w:pStyle w:val="Bibliography"/>
        <w:rPr>
          <w:lang w:val="en-US"/>
        </w:rPr>
      </w:pPr>
      <w:proofErr w:type="spellStart"/>
      <w:r w:rsidRPr="00C57147">
        <w:rPr>
          <w:lang w:val="en-US"/>
        </w:rPr>
        <w:t>Benkwitt</w:t>
      </w:r>
      <w:proofErr w:type="spellEnd"/>
      <w:r w:rsidRPr="00C57147">
        <w:rPr>
          <w:lang w:val="en-US"/>
        </w:rPr>
        <w:t xml:space="preserve">, C. E., S. K. Wilson, and N. A. J. Graham. 2019. Seabird nutrient subsidies alter patterns of algal abundance and fish biomass on coral reefs following a bleaching event. Glob Change Biol </w:t>
      </w:r>
      <w:r w:rsidRPr="00C57147">
        <w:rPr>
          <w:b/>
          <w:bCs/>
          <w:lang w:val="en-US"/>
        </w:rPr>
        <w:t>25</w:t>
      </w:r>
      <w:r w:rsidRPr="00C57147">
        <w:rPr>
          <w:lang w:val="en-US"/>
        </w:rPr>
        <w:t xml:space="preserve">: 2619–2632. </w:t>
      </w:r>
      <w:proofErr w:type="spellStart"/>
      <w:proofErr w:type="gramStart"/>
      <w:r w:rsidRPr="00C57147">
        <w:rPr>
          <w:lang w:val="en-US"/>
        </w:rPr>
        <w:t>doi:https</w:t>
      </w:r>
      <w:proofErr w:type="spellEnd"/>
      <w:r w:rsidRPr="00C57147">
        <w:rPr>
          <w:lang w:val="en-US"/>
        </w:rPr>
        <w:t>://doi.org/10.1111/gcb.14643</w:t>
      </w:r>
      <w:proofErr w:type="gramEnd"/>
    </w:p>
    <w:p w14:paraId="657D54C7" w14:textId="77777777" w:rsidR="00B87C81" w:rsidRPr="00C57147" w:rsidRDefault="00B87C81" w:rsidP="00C57147">
      <w:pPr>
        <w:pStyle w:val="Bibliography"/>
        <w:rPr>
          <w:lang w:val="en-US"/>
        </w:rPr>
      </w:pPr>
      <w:r w:rsidRPr="00C57147">
        <w:rPr>
          <w:lang w:val="en-US"/>
        </w:rPr>
        <w:lastRenderedPageBreak/>
        <w:t xml:space="preserve">Bracken, M. E. S. 2004. Invertebrate-mediated nutrient loading increases growth of an intertidal macroalga. J </w:t>
      </w:r>
      <w:proofErr w:type="spellStart"/>
      <w:r w:rsidRPr="00C57147">
        <w:rPr>
          <w:lang w:val="en-US"/>
        </w:rPr>
        <w:t>Phycol</w:t>
      </w:r>
      <w:proofErr w:type="spellEnd"/>
      <w:r w:rsidRPr="00C57147">
        <w:rPr>
          <w:lang w:val="en-US"/>
        </w:rPr>
        <w:t xml:space="preserve"> </w:t>
      </w:r>
      <w:r w:rsidRPr="00C57147">
        <w:rPr>
          <w:b/>
          <w:bCs/>
          <w:lang w:val="en-US"/>
        </w:rPr>
        <w:t>40</w:t>
      </w:r>
      <w:r w:rsidRPr="00C57147">
        <w:rPr>
          <w:lang w:val="en-US"/>
        </w:rPr>
        <w:t xml:space="preserve">: 1032–1041. </w:t>
      </w:r>
      <w:proofErr w:type="spellStart"/>
      <w:proofErr w:type="gramStart"/>
      <w:r w:rsidRPr="00C57147">
        <w:rPr>
          <w:lang w:val="en-US"/>
        </w:rPr>
        <w:t>doi:https</w:t>
      </w:r>
      <w:proofErr w:type="spellEnd"/>
      <w:r w:rsidRPr="00C57147">
        <w:rPr>
          <w:lang w:val="en-US"/>
        </w:rPr>
        <w:t>://doi.org/10.1111/j.1529-8817.2004.03106.x</w:t>
      </w:r>
      <w:proofErr w:type="gramEnd"/>
    </w:p>
    <w:p w14:paraId="142A3BD3" w14:textId="77777777" w:rsidR="00B87C81" w:rsidRPr="00C57147" w:rsidRDefault="00B87C81" w:rsidP="00C57147">
      <w:pPr>
        <w:pStyle w:val="Bibliography"/>
        <w:rPr>
          <w:lang w:val="en-US"/>
        </w:rPr>
      </w:pPr>
      <w:r w:rsidRPr="00C57147">
        <w:rPr>
          <w:lang w:val="en-US"/>
        </w:rPr>
        <w:t xml:space="preserve">Bray, R. N., A. C. Miller, S. Johnson, P. R. Krause, D. L. Robertson, and A. M. Westcott. 1988. Ammonium excretion by macroinvertebrates and fishes on a subtidal rocky reef in southern California. Marine Biology </w:t>
      </w:r>
      <w:r w:rsidRPr="00C57147">
        <w:rPr>
          <w:b/>
          <w:bCs/>
          <w:lang w:val="en-US"/>
        </w:rPr>
        <w:t>100</w:t>
      </w:r>
      <w:r w:rsidRPr="00C57147">
        <w:rPr>
          <w:lang w:val="en-US"/>
        </w:rPr>
        <w:t>: 21–30. doi:10.1007/BF00392951</w:t>
      </w:r>
    </w:p>
    <w:p w14:paraId="3345C5DA" w14:textId="77777777" w:rsidR="00B87C81" w:rsidRPr="00C57147" w:rsidRDefault="00B87C81" w:rsidP="00C57147">
      <w:pPr>
        <w:pStyle w:val="Bibliography"/>
        <w:rPr>
          <w:lang w:val="en-US"/>
        </w:rPr>
      </w:pPr>
      <w:proofErr w:type="spellStart"/>
      <w:r w:rsidRPr="00C57147">
        <w:rPr>
          <w:lang w:val="en-US"/>
        </w:rPr>
        <w:t>Broitman</w:t>
      </w:r>
      <w:proofErr w:type="spellEnd"/>
      <w:r w:rsidRPr="00C57147">
        <w:rPr>
          <w:lang w:val="en-US"/>
        </w:rPr>
        <w:t xml:space="preserve">, B. R., S. A. Navarrete, F. Smith, and S. D. Gaines. 2001. Geographic variation of southeastern Pacific intertidal communities. Mar. Ecol. Prog. Ser. </w:t>
      </w:r>
      <w:r w:rsidRPr="00C57147">
        <w:rPr>
          <w:b/>
          <w:bCs/>
          <w:lang w:val="en-US"/>
        </w:rPr>
        <w:t>224</w:t>
      </w:r>
      <w:r w:rsidRPr="00C57147">
        <w:rPr>
          <w:lang w:val="en-US"/>
        </w:rPr>
        <w:t>: 21–34. doi:10.3354/meps224021</w:t>
      </w:r>
    </w:p>
    <w:p w14:paraId="16C3F884" w14:textId="77777777" w:rsidR="00B87C81" w:rsidRPr="00C57147" w:rsidRDefault="00B87C81" w:rsidP="00C57147">
      <w:pPr>
        <w:pStyle w:val="Bibliography"/>
        <w:rPr>
          <w:lang w:val="en-US"/>
        </w:rPr>
      </w:pPr>
      <w:r w:rsidRPr="00C57147">
        <w:rPr>
          <w:lang w:val="en-US"/>
        </w:rPr>
        <w:t xml:space="preserve">Brooks, M. E. and others. 2017. </w:t>
      </w:r>
      <w:proofErr w:type="spellStart"/>
      <w:r w:rsidRPr="00C57147">
        <w:rPr>
          <w:lang w:val="en-US"/>
        </w:rPr>
        <w:t>glmmTMB</w:t>
      </w:r>
      <w:proofErr w:type="spellEnd"/>
      <w:r w:rsidRPr="00C57147">
        <w:rPr>
          <w:lang w:val="en-US"/>
        </w:rPr>
        <w:t xml:space="preserve"> balances speed and flexibility among packages for zero-inflated generalized linear mixed modeling. The R Journal </w:t>
      </w:r>
      <w:r w:rsidRPr="00C57147">
        <w:rPr>
          <w:b/>
          <w:bCs/>
          <w:lang w:val="en-US"/>
        </w:rPr>
        <w:t>9</w:t>
      </w:r>
      <w:r w:rsidRPr="00C57147">
        <w:rPr>
          <w:lang w:val="en-US"/>
        </w:rPr>
        <w:t>: 378. doi:10.32614/RJ-2017-066</w:t>
      </w:r>
    </w:p>
    <w:p w14:paraId="77219BE5" w14:textId="77777777" w:rsidR="00B87C81" w:rsidRPr="00C57147" w:rsidRDefault="00B87C81" w:rsidP="00C57147">
      <w:pPr>
        <w:pStyle w:val="Bibliography"/>
        <w:rPr>
          <w:lang w:val="en-US"/>
        </w:rPr>
      </w:pPr>
      <w:proofErr w:type="spellStart"/>
      <w:r w:rsidRPr="00C57147">
        <w:rPr>
          <w:lang w:val="en-US"/>
        </w:rPr>
        <w:t>Brzezinksi</w:t>
      </w:r>
      <w:proofErr w:type="spellEnd"/>
      <w:r w:rsidRPr="00C57147">
        <w:rPr>
          <w:lang w:val="en-US"/>
        </w:rPr>
        <w:t xml:space="preserve">, M., D. Reed, S. </w:t>
      </w:r>
      <w:proofErr w:type="spellStart"/>
      <w:r w:rsidRPr="00C57147">
        <w:rPr>
          <w:lang w:val="en-US"/>
        </w:rPr>
        <w:t>Harrer</w:t>
      </w:r>
      <w:proofErr w:type="spellEnd"/>
      <w:r w:rsidRPr="00C57147">
        <w:rPr>
          <w:lang w:val="en-US"/>
        </w:rPr>
        <w:t xml:space="preserve">, A. </w:t>
      </w:r>
      <w:proofErr w:type="spellStart"/>
      <w:r w:rsidRPr="00C57147">
        <w:rPr>
          <w:lang w:val="en-US"/>
        </w:rPr>
        <w:t>Rassweiler</w:t>
      </w:r>
      <w:proofErr w:type="spellEnd"/>
      <w:r w:rsidRPr="00C57147">
        <w:rPr>
          <w:lang w:val="en-US"/>
        </w:rPr>
        <w:t xml:space="preserve">, J. </w:t>
      </w:r>
      <w:proofErr w:type="spellStart"/>
      <w:r w:rsidRPr="00C57147">
        <w:rPr>
          <w:lang w:val="en-US"/>
        </w:rPr>
        <w:t>Melack</w:t>
      </w:r>
      <w:proofErr w:type="spellEnd"/>
      <w:r w:rsidRPr="00C57147">
        <w:rPr>
          <w:lang w:val="en-US"/>
        </w:rPr>
        <w:t xml:space="preserve">, B. Goodridge, and J. Dugan. 2013. Multiple sources and forms of nitrogen sustain year-round kelp growth on the inner continental shelf of the Santa Barbara Channel. </w:t>
      </w:r>
      <w:proofErr w:type="spellStart"/>
      <w:r w:rsidRPr="00C57147">
        <w:rPr>
          <w:lang w:val="en-US"/>
        </w:rPr>
        <w:t>Oceanog</w:t>
      </w:r>
      <w:proofErr w:type="spellEnd"/>
      <w:r w:rsidRPr="00C57147">
        <w:rPr>
          <w:lang w:val="en-US"/>
        </w:rPr>
        <w:t xml:space="preserve"> </w:t>
      </w:r>
      <w:r w:rsidRPr="00C57147">
        <w:rPr>
          <w:b/>
          <w:bCs/>
          <w:lang w:val="en-US"/>
        </w:rPr>
        <w:t>26</w:t>
      </w:r>
      <w:r w:rsidRPr="00C57147">
        <w:rPr>
          <w:lang w:val="en-US"/>
        </w:rPr>
        <w:t>: 114–123. doi:10.5670/oceanog.2013.53</w:t>
      </w:r>
    </w:p>
    <w:p w14:paraId="5F668604" w14:textId="77777777" w:rsidR="00B87C81" w:rsidRPr="00C57147" w:rsidRDefault="00B87C81" w:rsidP="00C57147">
      <w:pPr>
        <w:pStyle w:val="Bibliography"/>
        <w:rPr>
          <w:lang w:val="en-US"/>
        </w:rPr>
      </w:pPr>
      <w:r w:rsidRPr="00C57147">
        <w:rPr>
          <w:lang w:val="en-US"/>
        </w:rPr>
        <w:t xml:space="preserve">Cedeno, T. H., M. A. Brzezinski, R. J. Miller, and D. C. Reed. 2021. An evaluation of surge uptake capability in the giant kelp (Macrocystis </w:t>
      </w:r>
      <w:proofErr w:type="spellStart"/>
      <w:r w:rsidRPr="00C57147">
        <w:rPr>
          <w:lang w:val="en-US"/>
        </w:rPr>
        <w:t>pyrifera</w:t>
      </w:r>
      <w:proofErr w:type="spellEnd"/>
      <w:r w:rsidRPr="00C57147">
        <w:rPr>
          <w:lang w:val="en-US"/>
        </w:rPr>
        <w:t xml:space="preserve">) in response to pulses of three different forms of nitrogen. Mar Biol </w:t>
      </w:r>
      <w:r w:rsidRPr="00C57147">
        <w:rPr>
          <w:b/>
          <w:bCs/>
          <w:lang w:val="en-US"/>
        </w:rPr>
        <w:t>168</w:t>
      </w:r>
      <w:r w:rsidRPr="00C57147">
        <w:rPr>
          <w:lang w:val="en-US"/>
        </w:rPr>
        <w:t>: 166. doi:10.1007/s00227-021-03975-z</w:t>
      </w:r>
    </w:p>
    <w:p w14:paraId="7B3041F5" w14:textId="77777777" w:rsidR="00B87C81" w:rsidRPr="00C57147" w:rsidRDefault="00B87C81" w:rsidP="00C57147">
      <w:pPr>
        <w:pStyle w:val="Bibliography"/>
        <w:rPr>
          <w:lang w:val="en-US"/>
        </w:rPr>
      </w:pPr>
      <w:r w:rsidRPr="00C57147">
        <w:rPr>
          <w:lang w:val="en-US"/>
        </w:rPr>
        <w:t xml:space="preserve">Dayton, P. K., M. J. </w:t>
      </w:r>
      <w:proofErr w:type="spellStart"/>
      <w:r w:rsidRPr="00C57147">
        <w:rPr>
          <w:lang w:val="en-US"/>
        </w:rPr>
        <w:t>Tegner</w:t>
      </w:r>
      <w:proofErr w:type="spellEnd"/>
      <w:r w:rsidRPr="00C57147">
        <w:rPr>
          <w:lang w:val="en-US"/>
        </w:rPr>
        <w:t xml:space="preserve">, P. B. Edwards, and K. L. Riser. 1999. Temporal and Spatial Scales of Kelp Demography: The Role of Oceanographic Climate. Ecological Monographs </w:t>
      </w:r>
      <w:r w:rsidRPr="00C57147">
        <w:rPr>
          <w:b/>
          <w:bCs/>
          <w:lang w:val="en-US"/>
        </w:rPr>
        <w:t>69</w:t>
      </w:r>
      <w:r w:rsidRPr="00C57147">
        <w:rPr>
          <w:lang w:val="en-US"/>
        </w:rPr>
        <w:t>: 219–250. doi:10.1890/0012-9615(1999)069[</w:t>
      </w:r>
      <w:proofErr w:type="gramStart"/>
      <w:r w:rsidRPr="00C57147">
        <w:rPr>
          <w:lang w:val="en-US"/>
        </w:rPr>
        <w:t>0219:TASSOK</w:t>
      </w:r>
      <w:proofErr w:type="gramEnd"/>
      <w:r w:rsidRPr="00C57147">
        <w:rPr>
          <w:lang w:val="en-US"/>
        </w:rPr>
        <w:t>]2.0.CO;2</w:t>
      </w:r>
    </w:p>
    <w:p w14:paraId="055F5389" w14:textId="77777777" w:rsidR="00B87C81" w:rsidRPr="00C57147" w:rsidRDefault="00B87C81" w:rsidP="00C57147">
      <w:pPr>
        <w:pStyle w:val="Bibliography"/>
        <w:rPr>
          <w:lang w:val="en-US"/>
        </w:rPr>
      </w:pPr>
      <w:r w:rsidRPr="00C57147">
        <w:rPr>
          <w:lang w:val="en-US"/>
        </w:rPr>
        <w:lastRenderedPageBreak/>
        <w:t xml:space="preserve">Doughty, C. E. and others. 2016. Global nutrient transport in a world of giants. Proc Natl </w:t>
      </w:r>
      <w:proofErr w:type="spellStart"/>
      <w:r w:rsidRPr="00C57147">
        <w:rPr>
          <w:lang w:val="en-US"/>
        </w:rPr>
        <w:t>Acad</w:t>
      </w:r>
      <w:proofErr w:type="spellEnd"/>
      <w:r w:rsidRPr="00C57147">
        <w:rPr>
          <w:lang w:val="en-US"/>
        </w:rPr>
        <w:t xml:space="preserve"> Sci USA </w:t>
      </w:r>
      <w:r w:rsidRPr="00C57147">
        <w:rPr>
          <w:b/>
          <w:bCs/>
          <w:lang w:val="en-US"/>
        </w:rPr>
        <w:t>113</w:t>
      </w:r>
      <w:r w:rsidRPr="00C57147">
        <w:rPr>
          <w:lang w:val="en-US"/>
        </w:rPr>
        <w:t>: 868–873. doi:10.1073/pnas.1502549112</w:t>
      </w:r>
    </w:p>
    <w:p w14:paraId="35146817" w14:textId="77777777" w:rsidR="00B87C81" w:rsidRPr="00C57147" w:rsidRDefault="00B87C81" w:rsidP="00C57147">
      <w:pPr>
        <w:pStyle w:val="Bibliography"/>
        <w:rPr>
          <w:lang w:val="en-US"/>
        </w:rPr>
      </w:pPr>
      <w:proofErr w:type="spellStart"/>
      <w:r w:rsidRPr="00C57147">
        <w:rPr>
          <w:lang w:val="en-US"/>
        </w:rPr>
        <w:t>Druehl</w:t>
      </w:r>
      <w:proofErr w:type="spellEnd"/>
      <w:r w:rsidRPr="00C57147">
        <w:rPr>
          <w:lang w:val="en-US"/>
        </w:rPr>
        <w:t xml:space="preserve">, L. D., P. J. Harrison, K. E. Lloyd, and P. A. Thompson. 1989. Phenotypic variation in N uptake by Laminaria </w:t>
      </w:r>
      <w:proofErr w:type="spellStart"/>
      <w:r w:rsidRPr="00C57147">
        <w:rPr>
          <w:lang w:val="en-US"/>
        </w:rPr>
        <w:t>groenlandica</w:t>
      </w:r>
      <w:proofErr w:type="spellEnd"/>
      <w:r w:rsidRPr="00C57147">
        <w:rPr>
          <w:lang w:val="en-US"/>
        </w:rPr>
        <w:t xml:space="preserve"> </w:t>
      </w:r>
      <w:proofErr w:type="spellStart"/>
      <w:r w:rsidRPr="00C57147">
        <w:rPr>
          <w:lang w:val="en-US"/>
        </w:rPr>
        <w:t>Rosenvinge</w:t>
      </w:r>
      <w:proofErr w:type="spellEnd"/>
      <w:r w:rsidRPr="00C57147">
        <w:rPr>
          <w:lang w:val="en-US"/>
        </w:rPr>
        <w:t xml:space="preserve"> (Laminariales, Phaeophyta). J. Exp. Mar. Bio. </w:t>
      </w:r>
      <w:proofErr w:type="spellStart"/>
      <w:r w:rsidRPr="00C57147">
        <w:rPr>
          <w:lang w:val="en-US"/>
        </w:rPr>
        <w:t>Ecol</w:t>
      </w:r>
      <w:proofErr w:type="spellEnd"/>
      <w:r w:rsidRPr="00C57147">
        <w:rPr>
          <w:lang w:val="en-US"/>
        </w:rPr>
        <w:t xml:space="preserve"> </w:t>
      </w:r>
      <w:r w:rsidRPr="00C57147">
        <w:rPr>
          <w:b/>
          <w:bCs/>
          <w:lang w:val="en-US"/>
        </w:rPr>
        <w:t>127</w:t>
      </w:r>
      <w:r w:rsidRPr="00C57147">
        <w:rPr>
          <w:lang w:val="en-US"/>
        </w:rPr>
        <w:t>: 155–164. doi:10.1016/0022-0981(89)90181-0</w:t>
      </w:r>
    </w:p>
    <w:p w14:paraId="6AEA1278" w14:textId="77777777" w:rsidR="00B87C81" w:rsidRPr="00C57147" w:rsidRDefault="00B87C81" w:rsidP="00C57147">
      <w:pPr>
        <w:pStyle w:val="Bibliography"/>
        <w:rPr>
          <w:lang w:val="en-US"/>
        </w:rPr>
      </w:pPr>
      <w:r w:rsidRPr="00C57147">
        <w:rPr>
          <w:lang w:val="en-US"/>
        </w:rPr>
        <w:t xml:space="preserve">Edgar, G. J. and others. 2020. Establishing the ecological basis for conservation of shallow marine life using Reef Life Survey. Biological Conservation </w:t>
      </w:r>
      <w:r w:rsidRPr="00C57147">
        <w:rPr>
          <w:b/>
          <w:bCs/>
          <w:lang w:val="en-US"/>
        </w:rPr>
        <w:t>252</w:t>
      </w:r>
      <w:r w:rsidRPr="00C57147">
        <w:rPr>
          <w:lang w:val="en-US"/>
        </w:rPr>
        <w:t xml:space="preserve">: 108855. </w:t>
      </w:r>
      <w:proofErr w:type="gramStart"/>
      <w:r w:rsidRPr="00C57147">
        <w:rPr>
          <w:lang w:val="en-US"/>
        </w:rPr>
        <w:t>doi:10.1016/j.biocon</w:t>
      </w:r>
      <w:proofErr w:type="gramEnd"/>
      <w:r w:rsidRPr="00C57147">
        <w:rPr>
          <w:lang w:val="en-US"/>
        </w:rPr>
        <w:t>.2020.108855</w:t>
      </w:r>
    </w:p>
    <w:p w14:paraId="30D376D0" w14:textId="77777777" w:rsidR="00B87C81" w:rsidRPr="00C57147" w:rsidRDefault="00B87C81" w:rsidP="00C57147">
      <w:pPr>
        <w:pStyle w:val="Bibliography"/>
        <w:rPr>
          <w:lang w:val="en-US"/>
        </w:rPr>
      </w:pPr>
      <w:r w:rsidRPr="00C57147">
        <w:rPr>
          <w:lang w:val="en-US"/>
        </w:rPr>
        <w:t xml:space="preserve">Edgar, G., and R. Stuart-Smith. 2009. Ecological effects of marine protected areas on rocky reef communities—a continental-scale analysis. Mar. Ecol. Prog. Ser. </w:t>
      </w:r>
      <w:r w:rsidRPr="00C57147">
        <w:rPr>
          <w:b/>
          <w:bCs/>
          <w:lang w:val="en-US"/>
        </w:rPr>
        <w:t>388</w:t>
      </w:r>
      <w:r w:rsidRPr="00C57147">
        <w:rPr>
          <w:lang w:val="en-US"/>
        </w:rPr>
        <w:t>: 51–62. doi:10.3354/meps08149</w:t>
      </w:r>
    </w:p>
    <w:p w14:paraId="3B81CEB9" w14:textId="77777777" w:rsidR="00B87C81" w:rsidRPr="00C57147" w:rsidRDefault="00B87C81" w:rsidP="00C57147">
      <w:pPr>
        <w:pStyle w:val="Bibliography"/>
        <w:rPr>
          <w:lang w:val="en-US"/>
        </w:rPr>
      </w:pPr>
      <w:r w:rsidRPr="00C57147">
        <w:rPr>
          <w:lang w:val="en-US"/>
        </w:rPr>
        <w:t xml:space="preserve">Francis, F. T., and I. M. </w:t>
      </w:r>
      <w:proofErr w:type="spellStart"/>
      <w:r w:rsidRPr="00C57147">
        <w:rPr>
          <w:lang w:val="en-US"/>
        </w:rPr>
        <w:t>Côté</w:t>
      </w:r>
      <w:proofErr w:type="spellEnd"/>
      <w:r w:rsidRPr="00C57147">
        <w:rPr>
          <w:lang w:val="en-US"/>
        </w:rPr>
        <w:t xml:space="preserve">. 2018. Fish movement drives spatial and temporal patterns of nutrient provisioning on coral reef patches. Ecosphere </w:t>
      </w:r>
      <w:r w:rsidRPr="00C57147">
        <w:rPr>
          <w:b/>
          <w:bCs/>
          <w:lang w:val="en-US"/>
        </w:rPr>
        <w:t>9</w:t>
      </w:r>
      <w:r w:rsidRPr="00C57147">
        <w:rPr>
          <w:lang w:val="en-US"/>
        </w:rPr>
        <w:t>: e02225. doi:10.1002/ecs2.2225</w:t>
      </w:r>
    </w:p>
    <w:p w14:paraId="7DE45BC8" w14:textId="77777777" w:rsidR="00B87C81" w:rsidRPr="00C57147" w:rsidRDefault="00B87C81" w:rsidP="00C57147">
      <w:pPr>
        <w:pStyle w:val="Bibliography"/>
        <w:rPr>
          <w:lang w:val="en-US"/>
        </w:rPr>
      </w:pPr>
      <w:r w:rsidRPr="00C57147">
        <w:rPr>
          <w:lang w:val="en-US"/>
        </w:rPr>
        <w:t xml:space="preserve">Froese, R., J. T. Thorson, and R. B. Reyes Jr. 2014. A Bayesian approach for estimating length-weight relationships in fishes. J. Appl. Ichthyol. </w:t>
      </w:r>
      <w:r w:rsidRPr="00C57147">
        <w:rPr>
          <w:b/>
          <w:bCs/>
          <w:lang w:val="en-US"/>
        </w:rPr>
        <w:t>30</w:t>
      </w:r>
      <w:r w:rsidRPr="00C57147">
        <w:rPr>
          <w:lang w:val="en-US"/>
        </w:rPr>
        <w:t>: 78–85. doi:10.1111/jai.12299</w:t>
      </w:r>
    </w:p>
    <w:p w14:paraId="3CA1F9EC" w14:textId="77777777" w:rsidR="00B87C81" w:rsidRPr="00C57147" w:rsidRDefault="00B87C81" w:rsidP="00C57147">
      <w:pPr>
        <w:pStyle w:val="Bibliography"/>
        <w:rPr>
          <w:lang w:val="en-US"/>
        </w:rPr>
      </w:pPr>
      <w:r w:rsidRPr="00C57147">
        <w:rPr>
          <w:lang w:val="en-US"/>
        </w:rPr>
        <w:t xml:space="preserve">Gaylord, B. and others. 2007. Spatial patterns of flow and their modification within and around a giant kelp forest. </w:t>
      </w:r>
      <w:proofErr w:type="spellStart"/>
      <w:r w:rsidRPr="00C57147">
        <w:rPr>
          <w:lang w:val="en-US"/>
        </w:rPr>
        <w:t>Limnol</w:t>
      </w:r>
      <w:proofErr w:type="spellEnd"/>
      <w:r w:rsidRPr="00C57147">
        <w:rPr>
          <w:lang w:val="en-US"/>
        </w:rPr>
        <w:t xml:space="preserve"> </w:t>
      </w:r>
      <w:proofErr w:type="spellStart"/>
      <w:r w:rsidRPr="00C57147">
        <w:rPr>
          <w:lang w:val="en-US"/>
        </w:rPr>
        <w:t>Oceanogr</w:t>
      </w:r>
      <w:proofErr w:type="spellEnd"/>
      <w:r w:rsidRPr="00C57147">
        <w:rPr>
          <w:lang w:val="en-US"/>
        </w:rPr>
        <w:t xml:space="preserve"> </w:t>
      </w:r>
      <w:r w:rsidRPr="00C57147">
        <w:rPr>
          <w:b/>
          <w:bCs/>
          <w:lang w:val="en-US"/>
        </w:rPr>
        <w:t>52</w:t>
      </w:r>
      <w:r w:rsidRPr="00C57147">
        <w:rPr>
          <w:lang w:val="en-US"/>
        </w:rPr>
        <w:t>: 1838–1852. doi:10.4319/lo.2007.52.5.1838</w:t>
      </w:r>
    </w:p>
    <w:p w14:paraId="2CFDACBA" w14:textId="77777777" w:rsidR="00B87C81" w:rsidRPr="00C57147" w:rsidRDefault="00B87C81" w:rsidP="00C57147">
      <w:pPr>
        <w:pStyle w:val="Bibliography"/>
        <w:rPr>
          <w:lang w:val="en-US"/>
        </w:rPr>
      </w:pPr>
      <w:r w:rsidRPr="00C57147">
        <w:rPr>
          <w:lang w:val="en-US"/>
        </w:rPr>
        <w:t xml:space="preserve">Gruner, D. S. and others. 2008. A cross-system synthesis of consumer and nutrient resource control on producer biomass. </w:t>
      </w:r>
      <w:proofErr w:type="spellStart"/>
      <w:r w:rsidRPr="00C57147">
        <w:rPr>
          <w:lang w:val="en-US"/>
        </w:rPr>
        <w:t>Ecol</w:t>
      </w:r>
      <w:proofErr w:type="spellEnd"/>
      <w:r w:rsidRPr="00C57147">
        <w:rPr>
          <w:lang w:val="en-US"/>
        </w:rPr>
        <w:t xml:space="preserve"> Lett </w:t>
      </w:r>
      <w:r w:rsidRPr="00C57147">
        <w:rPr>
          <w:b/>
          <w:bCs/>
          <w:lang w:val="en-US"/>
        </w:rPr>
        <w:t>11</w:t>
      </w:r>
      <w:r w:rsidRPr="00C57147">
        <w:rPr>
          <w:lang w:val="en-US"/>
        </w:rPr>
        <w:t>: 740–755. doi:10.1111/j.1461-0248.</w:t>
      </w:r>
      <w:proofErr w:type="gramStart"/>
      <w:r w:rsidRPr="00C57147">
        <w:rPr>
          <w:lang w:val="en-US"/>
        </w:rPr>
        <w:t>2008.01192.x</w:t>
      </w:r>
      <w:proofErr w:type="gramEnd"/>
    </w:p>
    <w:p w14:paraId="1AD814D1" w14:textId="77777777" w:rsidR="00B87C81" w:rsidRPr="00C57147" w:rsidRDefault="00B87C81" w:rsidP="00C57147">
      <w:pPr>
        <w:pStyle w:val="Bibliography"/>
        <w:rPr>
          <w:lang w:val="en-US"/>
        </w:rPr>
      </w:pPr>
      <w:proofErr w:type="spellStart"/>
      <w:r w:rsidRPr="00C57147">
        <w:rPr>
          <w:lang w:val="en-US"/>
        </w:rPr>
        <w:t>Hartig</w:t>
      </w:r>
      <w:proofErr w:type="spellEnd"/>
      <w:r w:rsidRPr="00C57147">
        <w:rPr>
          <w:lang w:val="en-US"/>
        </w:rPr>
        <w:t xml:space="preserve">, F. 2022. </w:t>
      </w:r>
      <w:proofErr w:type="spellStart"/>
      <w:r w:rsidRPr="00C57147">
        <w:rPr>
          <w:lang w:val="en-US"/>
        </w:rPr>
        <w:t>DHARMa</w:t>
      </w:r>
      <w:proofErr w:type="spellEnd"/>
      <w:r w:rsidRPr="00C57147">
        <w:rPr>
          <w:lang w:val="en-US"/>
        </w:rPr>
        <w:t>: Residual Diagnostics for Hierarchical (Multi-Level / Mixed) Regression Models. R package version 0.4.6.</w:t>
      </w:r>
    </w:p>
    <w:p w14:paraId="6EA36712" w14:textId="77777777" w:rsidR="00B87C81" w:rsidRPr="00C57147" w:rsidRDefault="00B87C81" w:rsidP="00C57147">
      <w:pPr>
        <w:pStyle w:val="Bibliography"/>
        <w:rPr>
          <w:lang w:val="en-US"/>
        </w:rPr>
      </w:pPr>
      <w:r w:rsidRPr="00C57147">
        <w:rPr>
          <w:lang w:val="en-US"/>
        </w:rPr>
        <w:lastRenderedPageBreak/>
        <w:t xml:space="preserve">Holbrook, S. J., A. J. Brooks, R. J. Schmitt, and H. L. Stewart. 2008. Effects of sheltering fish on growth of their host corals. Mar Biol </w:t>
      </w:r>
      <w:r w:rsidRPr="00C57147">
        <w:rPr>
          <w:b/>
          <w:bCs/>
          <w:lang w:val="en-US"/>
        </w:rPr>
        <w:t>155</w:t>
      </w:r>
      <w:r w:rsidRPr="00C57147">
        <w:rPr>
          <w:lang w:val="en-US"/>
        </w:rPr>
        <w:t>: 521–530. doi:10.1007/s00227-008-1051-7</w:t>
      </w:r>
    </w:p>
    <w:p w14:paraId="0DB612E1" w14:textId="77777777" w:rsidR="00B87C81" w:rsidRPr="00C57147" w:rsidRDefault="00B87C81" w:rsidP="00C57147">
      <w:pPr>
        <w:pStyle w:val="Bibliography"/>
        <w:rPr>
          <w:lang w:val="en-US"/>
        </w:rPr>
      </w:pPr>
      <w:r w:rsidRPr="00C57147">
        <w:rPr>
          <w:lang w:val="en-US"/>
        </w:rPr>
        <w:t xml:space="preserve">Holmes, R. M., A. </w:t>
      </w:r>
      <w:proofErr w:type="spellStart"/>
      <w:r w:rsidRPr="00C57147">
        <w:rPr>
          <w:lang w:val="en-US"/>
        </w:rPr>
        <w:t>Aminot</w:t>
      </w:r>
      <w:proofErr w:type="spellEnd"/>
      <w:r w:rsidRPr="00C57147">
        <w:rPr>
          <w:lang w:val="en-US"/>
        </w:rPr>
        <w:t xml:space="preserve">, R. </w:t>
      </w:r>
      <w:proofErr w:type="spellStart"/>
      <w:r w:rsidRPr="00C57147">
        <w:rPr>
          <w:lang w:val="en-US"/>
        </w:rPr>
        <w:t>Kerouel</w:t>
      </w:r>
      <w:proofErr w:type="spellEnd"/>
      <w:r w:rsidRPr="00C57147">
        <w:rPr>
          <w:lang w:val="en-US"/>
        </w:rPr>
        <w:t xml:space="preserve">, B. A. Hooker, and B. J. Peterson. 1999. A simple and precise method for measuring ammonium in marine and freshwater ecosystems. Can. J. Fish. </w:t>
      </w:r>
      <w:proofErr w:type="spellStart"/>
      <w:r w:rsidRPr="00C57147">
        <w:rPr>
          <w:lang w:val="en-US"/>
        </w:rPr>
        <w:t>Aquat</w:t>
      </w:r>
      <w:proofErr w:type="spellEnd"/>
      <w:r w:rsidRPr="00C57147">
        <w:rPr>
          <w:lang w:val="en-US"/>
        </w:rPr>
        <w:t xml:space="preserve">. Sci. </w:t>
      </w:r>
      <w:r w:rsidRPr="00C57147">
        <w:rPr>
          <w:b/>
          <w:bCs/>
          <w:lang w:val="en-US"/>
        </w:rPr>
        <w:t>56</w:t>
      </w:r>
      <w:r w:rsidRPr="00C57147">
        <w:rPr>
          <w:lang w:val="en-US"/>
        </w:rPr>
        <w:t xml:space="preserve">: 1801–1808. </w:t>
      </w:r>
      <w:proofErr w:type="spellStart"/>
      <w:proofErr w:type="gramStart"/>
      <w:r w:rsidRPr="00C57147">
        <w:rPr>
          <w:lang w:val="en-US"/>
        </w:rPr>
        <w:t>doi:https</w:t>
      </w:r>
      <w:proofErr w:type="spellEnd"/>
      <w:r w:rsidRPr="00C57147">
        <w:rPr>
          <w:lang w:val="en-US"/>
        </w:rPr>
        <w:t>://doi.org/10.1139/f99-128</w:t>
      </w:r>
      <w:proofErr w:type="gramEnd"/>
    </w:p>
    <w:p w14:paraId="1CFF0673" w14:textId="77777777" w:rsidR="00B87C81" w:rsidRPr="00C57147" w:rsidRDefault="00B87C81" w:rsidP="00C57147">
      <w:pPr>
        <w:pStyle w:val="Bibliography"/>
        <w:rPr>
          <w:lang w:val="en-US"/>
        </w:rPr>
      </w:pPr>
      <w:r w:rsidRPr="00C57147">
        <w:rPr>
          <w:lang w:val="en-US"/>
        </w:rPr>
        <w:t xml:space="preserve">Hurd, C. L., K. M. Durante, and P. J. Harrison. 2000. Influence of bryozoan colonization on the physiology of the kelp Macrocystis integrifolia (Laminariales, Phaeophyta) from nitrogen-rich and -poor sites in Barkley Sound, British Columbia, Canada. </w:t>
      </w:r>
      <w:proofErr w:type="spellStart"/>
      <w:r w:rsidRPr="00C57147">
        <w:rPr>
          <w:lang w:val="en-US"/>
        </w:rPr>
        <w:t>Phycologia</w:t>
      </w:r>
      <w:proofErr w:type="spellEnd"/>
      <w:r w:rsidRPr="00C57147">
        <w:rPr>
          <w:lang w:val="en-US"/>
        </w:rPr>
        <w:t xml:space="preserve"> </w:t>
      </w:r>
      <w:r w:rsidRPr="00C57147">
        <w:rPr>
          <w:b/>
          <w:bCs/>
          <w:lang w:val="en-US"/>
        </w:rPr>
        <w:t>39</w:t>
      </w:r>
      <w:r w:rsidRPr="00C57147">
        <w:rPr>
          <w:lang w:val="en-US"/>
        </w:rPr>
        <w:t>: 435–440. doi:10.2216/i0031-8884-39-5-435.1</w:t>
      </w:r>
    </w:p>
    <w:p w14:paraId="7EA732E7" w14:textId="77777777" w:rsidR="00B87C81" w:rsidRPr="00C57147" w:rsidRDefault="00B87C81" w:rsidP="00C57147">
      <w:pPr>
        <w:pStyle w:val="Bibliography"/>
        <w:rPr>
          <w:lang w:val="en-US"/>
        </w:rPr>
      </w:pPr>
      <w:r w:rsidRPr="00C57147">
        <w:rPr>
          <w:lang w:val="en-US"/>
        </w:rPr>
        <w:t xml:space="preserve">Jackson, G. A., and C. D. Winant. 1983. Effect of a kelp forest on coastal currents. Continental Shelf Research </w:t>
      </w:r>
      <w:r w:rsidRPr="00C57147">
        <w:rPr>
          <w:b/>
          <w:bCs/>
          <w:lang w:val="en-US"/>
        </w:rPr>
        <w:t>2</w:t>
      </w:r>
      <w:r w:rsidRPr="00C57147">
        <w:rPr>
          <w:lang w:val="en-US"/>
        </w:rPr>
        <w:t>: 75–80. doi:10.1016/0278-4343(83)90023-7</w:t>
      </w:r>
    </w:p>
    <w:p w14:paraId="6F58D2E8" w14:textId="77777777" w:rsidR="00B87C81" w:rsidRPr="00C57147" w:rsidRDefault="00B87C81" w:rsidP="00C57147">
      <w:pPr>
        <w:pStyle w:val="Bibliography"/>
        <w:rPr>
          <w:lang w:val="en-US"/>
        </w:rPr>
      </w:pPr>
      <w:r w:rsidRPr="00C57147">
        <w:rPr>
          <w:lang w:val="en-US"/>
        </w:rPr>
        <w:t xml:space="preserve">Layman, C. A., J. E. </w:t>
      </w:r>
      <w:proofErr w:type="spellStart"/>
      <w:r w:rsidRPr="00C57147">
        <w:rPr>
          <w:lang w:val="en-US"/>
        </w:rPr>
        <w:t>Allgeier</w:t>
      </w:r>
      <w:proofErr w:type="spellEnd"/>
      <w:r w:rsidRPr="00C57147">
        <w:rPr>
          <w:lang w:val="en-US"/>
        </w:rPr>
        <w:t xml:space="preserve">, and C. G. Montaña. 2016. Mechanistic evidence of enhanced production on artificial reefs: A case study in a Bahamian seagrass ecosystem. </w:t>
      </w:r>
      <w:proofErr w:type="spellStart"/>
      <w:r w:rsidRPr="00C57147">
        <w:rPr>
          <w:lang w:val="en-US"/>
        </w:rPr>
        <w:t>Ecol</w:t>
      </w:r>
      <w:proofErr w:type="spellEnd"/>
      <w:r w:rsidRPr="00C57147">
        <w:rPr>
          <w:lang w:val="en-US"/>
        </w:rPr>
        <w:t xml:space="preserve"> Eng </w:t>
      </w:r>
      <w:r w:rsidRPr="00C57147">
        <w:rPr>
          <w:b/>
          <w:bCs/>
          <w:lang w:val="en-US"/>
        </w:rPr>
        <w:t>95</w:t>
      </w:r>
      <w:r w:rsidRPr="00C57147">
        <w:rPr>
          <w:lang w:val="en-US"/>
        </w:rPr>
        <w:t xml:space="preserve">: 574–579. </w:t>
      </w:r>
      <w:proofErr w:type="gramStart"/>
      <w:r w:rsidRPr="00C57147">
        <w:rPr>
          <w:lang w:val="en-US"/>
        </w:rPr>
        <w:t>doi:10.1016/j.ecoleng</w:t>
      </w:r>
      <w:proofErr w:type="gramEnd"/>
      <w:r w:rsidRPr="00C57147">
        <w:rPr>
          <w:lang w:val="en-US"/>
        </w:rPr>
        <w:t>.2016.06.109</w:t>
      </w:r>
    </w:p>
    <w:p w14:paraId="3DA00C63" w14:textId="77777777" w:rsidR="00B87C81" w:rsidRPr="00C57147" w:rsidRDefault="00B87C81" w:rsidP="00C57147">
      <w:pPr>
        <w:pStyle w:val="Bibliography"/>
        <w:rPr>
          <w:lang w:val="en-US"/>
        </w:rPr>
      </w:pPr>
      <w:r w:rsidRPr="00C57147">
        <w:rPr>
          <w:lang w:val="en-US"/>
        </w:rPr>
        <w:t xml:space="preserve">Lees, L. E., S. N. Z. Jordan, and M. E. S. Bracken. 2024. Kelps may compensate for low nitrate availability by using regenerated forms of nitrogen, including urea and ammonium. J </w:t>
      </w:r>
      <w:proofErr w:type="spellStart"/>
      <w:r w:rsidRPr="00C57147">
        <w:rPr>
          <w:lang w:val="en-US"/>
        </w:rPr>
        <w:t>Phycol</w:t>
      </w:r>
      <w:proofErr w:type="spellEnd"/>
      <w:r w:rsidRPr="00C57147">
        <w:rPr>
          <w:lang w:val="en-US"/>
        </w:rPr>
        <w:t xml:space="preserve"> </w:t>
      </w:r>
      <w:r w:rsidRPr="00C57147">
        <w:rPr>
          <w:b/>
          <w:bCs/>
          <w:lang w:val="en-US"/>
        </w:rPr>
        <w:t>60</w:t>
      </w:r>
      <w:r w:rsidRPr="00C57147">
        <w:rPr>
          <w:lang w:val="en-US"/>
        </w:rPr>
        <w:t>: 768–777. doi:10.1111/jpy.13459</w:t>
      </w:r>
    </w:p>
    <w:p w14:paraId="4008006A" w14:textId="77777777" w:rsidR="00B87C81" w:rsidRPr="00C57147" w:rsidRDefault="00B87C81" w:rsidP="00C57147">
      <w:pPr>
        <w:pStyle w:val="Bibliography"/>
        <w:rPr>
          <w:lang w:val="en-US"/>
        </w:rPr>
      </w:pPr>
      <w:proofErr w:type="spellStart"/>
      <w:r w:rsidRPr="00C57147">
        <w:rPr>
          <w:lang w:val="en-US"/>
        </w:rPr>
        <w:t>Leibold</w:t>
      </w:r>
      <w:proofErr w:type="spellEnd"/>
      <w:r w:rsidRPr="00C57147">
        <w:rPr>
          <w:lang w:val="en-US"/>
        </w:rPr>
        <w:t xml:space="preserve">, M. A. 1991. Biodiversity and nutrient enrichment in pond plankton communities. </w:t>
      </w:r>
      <w:proofErr w:type="spellStart"/>
      <w:r w:rsidRPr="00C57147">
        <w:rPr>
          <w:lang w:val="en-US"/>
        </w:rPr>
        <w:t>Evol</w:t>
      </w:r>
      <w:proofErr w:type="spellEnd"/>
      <w:r w:rsidRPr="00C57147">
        <w:rPr>
          <w:lang w:val="en-US"/>
        </w:rPr>
        <w:t xml:space="preserve">. Ecol. Res </w:t>
      </w:r>
      <w:r w:rsidRPr="00C57147">
        <w:rPr>
          <w:b/>
          <w:bCs/>
          <w:lang w:val="en-US"/>
        </w:rPr>
        <w:t>1</w:t>
      </w:r>
      <w:r w:rsidRPr="00C57147">
        <w:rPr>
          <w:lang w:val="en-US"/>
        </w:rPr>
        <w:t>: 73–95.</w:t>
      </w:r>
    </w:p>
    <w:p w14:paraId="0E04C32B" w14:textId="77777777" w:rsidR="00B87C81" w:rsidRPr="00C57147" w:rsidRDefault="00B87C81" w:rsidP="00C57147">
      <w:pPr>
        <w:pStyle w:val="Bibliography"/>
        <w:rPr>
          <w:lang w:val="en-US"/>
        </w:rPr>
      </w:pPr>
      <w:proofErr w:type="spellStart"/>
      <w:r w:rsidRPr="00C57147">
        <w:rPr>
          <w:lang w:val="en-US"/>
        </w:rPr>
        <w:t>Lobban</w:t>
      </w:r>
      <w:proofErr w:type="spellEnd"/>
      <w:r w:rsidRPr="00C57147">
        <w:rPr>
          <w:lang w:val="en-US"/>
        </w:rPr>
        <w:t>, C. S., and P. J. Harrison. 1994. Seaweed Ecology and Physiology, Cambridge University Press.</w:t>
      </w:r>
    </w:p>
    <w:p w14:paraId="67C0083C" w14:textId="77777777" w:rsidR="00B87C81" w:rsidRPr="00C57147" w:rsidRDefault="00B87C81" w:rsidP="00C57147">
      <w:pPr>
        <w:pStyle w:val="Bibliography"/>
        <w:rPr>
          <w:lang w:val="en-US"/>
        </w:rPr>
      </w:pPr>
      <w:proofErr w:type="spellStart"/>
      <w:r w:rsidRPr="00C57147">
        <w:rPr>
          <w:lang w:val="en-US"/>
        </w:rPr>
        <w:lastRenderedPageBreak/>
        <w:t>Lønborg</w:t>
      </w:r>
      <w:proofErr w:type="spellEnd"/>
      <w:r w:rsidRPr="00C57147">
        <w:rPr>
          <w:lang w:val="en-US"/>
        </w:rPr>
        <w:t xml:space="preserve">, C. and others. 2021. Nutrient cycling in tropical and temperate coastal waters: Is latitude making a difference? </w:t>
      </w:r>
      <w:proofErr w:type="spellStart"/>
      <w:r w:rsidRPr="00C57147">
        <w:rPr>
          <w:lang w:val="en-US"/>
        </w:rPr>
        <w:t>Estuar</w:t>
      </w:r>
      <w:proofErr w:type="spellEnd"/>
      <w:r w:rsidRPr="00C57147">
        <w:rPr>
          <w:lang w:val="en-US"/>
        </w:rPr>
        <w:t xml:space="preserve">. Coast. Shelf Sci. </w:t>
      </w:r>
      <w:r w:rsidRPr="00C57147">
        <w:rPr>
          <w:b/>
          <w:bCs/>
          <w:lang w:val="en-US"/>
        </w:rPr>
        <w:t>262</w:t>
      </w:r>
      <w:r w:rsidRPr="00C57147">
        <w:rPr>
          <w:lang w:val="en-US"/>
        </w:rPr>
        <w:t xml:space="preserve">: 107571. </w:t>
      </w:r>
      <w:proofErr w:type="gramStart"/>
      <w:r w:rsidRPr="00C57147">
        <w:rPr>
          <w:lang w:val="en-US"/>
        </w:rPr>
        <w:t>doi:10.1016/j.ecss</w:t>
      </w:r>
      <w:proofErr w:type="gramEnd"/>
      <w:r w:rsidRPr="00C57147">
        <w:rPr>
          <w:lang w:val="en-US"/>
        </w:rPr>
        <w:t>.2021.107571</w:t>
      </w:r>
    </w:p>
    <w:p w14:paraId="4D08C7CD" w14:textId="77777777" w:rsidR="00B87C81" w:rsidRPr="00C57147" w:rsidRDefault="00B87C81" w:rsidP="00C57147">
      <w:pPr>
        <w:pStyle w:val="Bibliography"/>
        <w:rPr>
          <w:lang w:val="en-US"/>
        </w:rPr>
      </w:pPr>
      <w:r w:rsidRPr="00C57147">
        <w:rPr>
          <w:lang w:val="en-US"/>
        </w:rPr>
        <w:t xml:space="preserve">Lowman, H. E., M. E. Hirsch, M. A. Brzezinski, and J. M. </w:t>
      </w:r>
      <w:proofErr w:type="spellStart"/>
      <w:r w:rsidRPr="00C57147">
        <w:rPr>
          <w:lang w:val="en-US"/>
        </w:rPr>
        <w:t>Melack</w:t>
      </w:r>
      <w:proofErr w:type="spellEnd"/>
      <w:r w:rsidRPr="00C57147">
        <w:rPr>
          <w:lang w:val="en-US"/>
        </w:rPr>
        <w:t xml:space="preserve">. 2023. Examining the Potential of Sandy Marine Sediments Surrounding Giant Kelp Forests to Provide Recycled Nutrients for Growth. J. Coast. Res. </w:t>
      </w:r>
      <w:r w:rsidRPr="00C57147">
        <w:rPr>
          <w:b/>
          <w:bCs/>
          <w:lang w:val="en-US"/>
        </w:rPr>
        <w:t>39</w:t>
      </w:r>
      <w:r w:rsidRPr="00C57147">
        <w:rPr>
          <w:lang w:val="en-US"/>
        </w:rPr>
        <w:t>: 442–454. doi:10.2112/JCOASTRES-D-22-00035.1</w:t>
      </w:r>
    </w:p>
    <w:p w14:paraId="64E5F3CA" w14:textId="77777777" w:rsidR="00B87C81" w:rsidRPr="00C57147" w:rsidRDefault="00B87C81" w:rsidP="00C57147">
      <w:pPr>
        <w:pStyle w:val="Bibliography"/>
        <w:rPr>
          <w:lang w:val="en-US"/>
        </w:rPr>
      </w:pPr>
      <w:r w:rsidRPr="00C57147">
        <w:rPr>
          <w:lang w:val="en-US"/>
        </w:rPr>
        <w:t xml:space="preserve">MacIsaac, J. J., and R. C. Dugdale. 1969. The kinetics of nitrate and ammonia uptake by natural populations of marine phytoplankton. Deep-Sea Res. </w:t>
      </w:r>
      <w:proofErr w:type="spellStart"/>
      <w:r w:rsidRPr="00C57147">
        <w:rPr>
          <w:lang w:val="en-US"/>
        </w:rPr>
        <w:t>Oceanogr</w:t>
      </w:r>
      <w:proofErr w:type="spellEnd"/>
      <w:r w:rsidRPr="00C57147">
        <w:rPr>
          <w:lang w:val="en-US"/>
        </w:rPr>
        <w:t xml:space="preserve">. </w:t>
      </w:r>
      <w:proofErr w:type="spellStart"/>
      <w:r w:rsidRPr="00C57147">
        <w:rPr>
          <w:lang w:val="en-US"/>
        </w:rPr>
        <w:t>Abstr</w:t>
      </w:r>
      <w:proofErr w:type="spellEnd"/>
      <w:r w:rsidRPr="00C57147">
        <w:rPr>
          <w:lang w:val="en-US"/>
        </w:rPr>
        <w:t xml:space="preserve">. </w:t>
      </w:r>
      <w:r w:rsidRPr="00C57147">
        <w:rPr>
          <w:b/>
          <w:bCs/>
          <w:lang w:val="en-US"/>
        </w:rPr>
        <w:t>16</w:t>
      </w:r>
      <w:r w:rsidRPr="00C57147">
        <w:rPr>
          <w:lang w:val="en-US"/>
        </w:rPr>
        <w:t>: 45–57. doi:10.1016/0011-7471(69)90049-7</w:t>
      </w:r>
    </w:p>
    <w:p w14:paraId="64C670EF" w14:textId="77777777" w:rsidR="00B87C81" w:rsidRPr="00C57147" w:rsidRDefault="00B87C81" w:rsidP="00C57147">
      <w:pPr>
        <w:pStyle w:val="Bibliography"/>
        <w:rPr>
          <w:lang w:val="en-US"/>
        </w:rPr>
      </w:pPr>
      <w:r w:rsidRPr="00C57147">
        <w:rPr>
          <w:lang w:val="en-US"/>
        </w:rPr>
        <w:t xml:space="preserve">MacIsaac, J. J., and R. C. Dugdale. 1972. Interactions of light and inorganic nitrogen in controlling nitrogen uptake in the sea. Deep-Sea Res. </w:t>
      </w:r>
      <w:proofErr w:type="spellStart"/>
      <w:r w:rsidRPr="00C57147">
        <w:rPr>
          <w:lang w:val="en-US"/>
        </w:rPr>
        <w:t>Oceanogr</w:t>
      </w:r>
      <w:proofErr w:type="spellEnd"/>
      <w:r w:rsidRPr="00C57147">
        <w:rPr>
          <w:lang w:val="en-US"/>
        </w:rPr>
        <w:t xml:space="preserve">. </w:t>
      </w:r>
      <w:proofErr w:type="spellStart"/>
      <w:r w:rsidRPr="00C57147">
        <w:rPr>
          <w:lang w:val="en-US"/>
        </w:rPr>
        <w:t>Abstr</w:t>
      </w:r>
      <w:proofErr w:type="spellEnd"/>
      <w:r w:rsidRPr="00C57147">
        <w:rPr>
          <w:lang w:val="en-US"/>
        </w:rPr>
        <w:t xml:space="preserve">. </w:t>
      </w:r>
      <w:r w:rsidRPr="00C57147">
        <w:rPr>
          <w:b/>
          <w:bCs/>
          <w:lang w:val="en-US"/>
        </w:rPr>
        <w:t>19</w:t>
      </w:r>
      <w:r w:rsidRPr="00C57147">
        <w:rPr>
          <w:lang w:val="en-US"/>
        </w:rPr>
        <w:t>: 209–232. doi:10.1016/0011-7471(72)90032-0</w:t>
      </w:r>
    </w:p>
    <w:p w14:paraId="2BE777E3" w14:textId="77777777" w:rsidR="00B87C81" w:rsidRPr="00C57147" w:rsidRDefault="00B87C81" w:rsidP="00C57147">
      <w:pPr>
        <w:pStyle w:val="Bibliography"/>
        <w:rPr>
          <w:lang w:val="en-US"/>
        </w:rPr>
      </w:pPr>
      <w:proofErr w:type="spellStart"/>
      <w:r w:rsidRPr="00C57147">
        <w:rPr>
          <w:lang w:val="en-US"/>
        </w:rPr>
        <w:t>McInturf</w:t>
      </w:r>
      <w:proofErr w:type="spellEnd"/>
      <w:r w:rsidRPr="00C57147">
        <w:rPr>
          <w:lang w:val="en-US"/>
        </w:rPr>
        <w:t xml:space="preserve">, A. G., L. Pollack, L. H. Yang, and O. Spiegel. 2019. Vectors with autonomy: what distinguishes animal-mediated nutrient transport from abiotic vectors? Biological Reviews </w:t>
      </w:r>
      <w:r w:rsidRPr="00C57147">
        <w:rPr>
          <w:b/>
          <w:bCs/>
          <w:lang w:val="en-US"/>
        </w:rPr>
        <w:t>94</w:t>
      </w:r>
      <w:r w:rsidRPr="00C57147">
        <w:rPr>
          <w:lang w:val="en-US"/>
        </w:rPr>
        <w:t>: 1761–1773. doi:10.1111/brv.12525</w:t>
      </w:r>
    </w:p>
    <w:p w14:paraId="69EF0AFE" w14:textId="77777777" w:rsidR="00B87C81" w:rsidRPr="00C57147" w:rsidRDefault="00B87C81" w:rsidP="00C57147">
      <w:pPr>
        <w:pStyle w:val="Bibliography"/>
        <w:rPr>
          <w:lang w:val="en-US"/>
        </w:rPr>
      </w:pPr>
      <w:proofErr w:type="spellStart"/>
      <w:r w:rsidRPr="00C57147">
        <w:rPr>
          <w:lang w:val="en-US"/>
        </w:rPr>
        <w:t>Menge</w:t>
      </w:r>
      <w:proofErr w:type="spellEnd"/>
      <w:r w:rsidRPr="00C57147">
        <w:rPr>
          <w:lang w:val="en-US"/>
        </w:rPr>
        <w:t xml:space="preserve">, B. A. 1992. Community Regulation: Under What Conditions Are Bottom-Up Factors Important on Rocky Shores? Ecology </w:t>
      </w:r>
      <w:r w:rsidRPr="00C57147">
        <w:rPr>
          <w:b/>
          <w:bCs/>
          <w:lang w:val="en-US"/>
        </w:rPr>
        <w:t>73</w:t>
      </w:r>
      <w:r w:rsidRPr="00C57147">
        <w:rPr>
          <w:lang w:val="en-US"/>
        </w:rPr>
        <w:t>: 755–765. doi:10.2307/1940155</w:t>
      </w:r>
    </w:p>
    <w:p w14:paraId="12858FB6" w14:textId="77777777" w:rsidR="00B87C81" w:rsidRPr="00C57147" w:rsidRDefault="00B87C81" w:rsidP="00C57147">
      <w:pPr>
        <w:pStyle w:val="Bibliography"/>
        <w:rPr>
          <w:lang w:val="en-US"/>
        </w:rPr>
      </w:pPr>
      <w:proofErr w:type="spellStart"/>
      <w:r w:rsidRPr="00C57147">
        <w:rPr>
          <w:lang w:val="en-US"/>
        </w:rPr>
        <w:t>Menge</w:t>
      </w:r>
      <w:proofErr w:type="spellEnd"/>
      <w:r w:rsidRPr="00C57147">
        <w:rPr>
          <w:lang w:val="en-US"/>
        </w:rPr>
        <w:t xml:space="preserve">, B. A., B. A. Daley, P. A. Wheeler, E. </w:t>
      </w:r>
      <w:proofErr w:type="spellStart"/>
      <w:r w:rsidRPr="00C57147">
        <w:rPr>
          <w:lang w:val="en-US"/>
        </w:rPr>
        <w:t>Dahlhoff</w:t>
      </w:r>
      <w:proofErr w:type="spellEnd"/>
      <w:r w:rsidRPr="00C57147">
        <w:rPr>
          <w:lang w:val="en-US"/>
        </w:rPr>
        <w:t xml:space="preserve">, E. Sanford, and P. T. </w:t>
      </w:r>
      <w:proofErr w:type="spellStart"/>
      <w:r w:rsidRPr="00C57147">
        <w:rPr>
          <w:lang w:val="en-US"/>
        </w:rPr>
        <w:t>Strub</w:t>
      </w:r>
      <w:proofErr w:type="spellEnd"/>
      <w:r w:rsidRPr="00C57147">
        <w:rPr>
          <w:lang w:val="en-US"/>
        </w:rPr>
        <w:t xml:space="preserve">. 1997. Benthic–pelagic links and rocky intertidal communities: Bottom-up effects on top-down control? Proc Natl </w:t>
      </w:r>
      <w:proofErr w:type="spellStart"/>
      <w:r w:rsidRPr="00C57147">
        <w:rPr>
          <w:lang w:val="en-US"/>
        </w:rPr>
        <w:t>Acad</w:t>
      </w:r>
      <w:proofErr w:type="spellEnd"/>
      <w:r w:rsidRPr="00C57147">
        <w:rPr>
          <w:lang w:val="en-US"/>
        </w:rPr>
        <w:t xml:space="preserve"> Sci USA </w:t>
      </w:r>
      <w:r w:rsidRPr="00C57147">
        <w:rPr>
          <w:b/>
          <w:bCs/>
          <w:lang w:val="en-US"/>
        </w:rPr>
        <w:t>94</w:t>
      </w:r>
      <w:r w:rsidRPr="00C57147">
        <w:rPr>
          <w:lang w:val="en-US"/>
        </w:rPr>
        <w:t>: 14530–14535. doi:10.1073/pnas.94.26.14530</w:t>
      </w:r>
    </w:p>
    <w:p w14:paraId="28E70000" w14:textId="77777777" w:rsidR="00B87C81" w:rsidRPr="00C57147" w:rsidRDefault="00B87C81" w:rsidP="00C57147">
      <w:pPr>
        <w:pStyle w:val="Bibliography"/>
        <w:rPr>
          <w:lang w:val="en-US"/>
        </w:rPr>
      </w:pPr>
      <w:r w:rsidRPr="00C57147">
        <w:rPr>
          <w:lang w:val="en-US"/>
        </w:rPr>
        <w:t xml:space="preserve">Meyer, J. L., and E. T. Schultz. 1985. Migrating haemulid fishes as a source of nutrients and organic matter on coral reefs. </w:t>
      </w:r>
      <w:proofErr w:type="spellStart"/>
      <w:r w:rsidRPr="00C57147">
        <w:rPr>
          <w:lang w:val="en-US"/>
        </w:rPr>
        <w:t>Limnol</w:t>
      </w:r>
      <w:proofErr w:type="spellEnd"/>
      <w:r w:rsidRPr="00C57147">
        <w:rPr>
          <w:lang w:val="en-US"/>
        </w:rPr>
        <w:t xml:space="preserve"> </w:t>
      </w:r>
      <w:proofErr w:type="spellStart"/>
      <w:r w:rsidRPr="00C57147">
        <w:rPr>
          <w:lang w:val="en-US"/>
        </w:rPr>
        <w:t>Oceanogr</w:t>
      </w:r>
      <w:proofErr w:type="spellEnd"/>
      <w:r w:rsidRPr="00C57147">
        <w:rPr>
          <w:lang w:val="en-US"/>
        </w:rPr>
        <w:t xml:space="preserve"> </w:t>
      </w:r>
      <w:r w:rsidRPr="00C57147">
        <w:rPr>
          <w:b/>
          <w:bCs/>
          <w:lang w:val="en-US"/>
        </w:rPr>
        <w:t>30</w:t>
      </w:r>
      <w:r w:rsidRPr="00C57147">
        <w:rPr>
          <w:lang w:val="en-US"/>
        </w:rPr>
        <w:t>: 146–156.</w:t>
      </w:r>
    </w:p>
    <w:p w14:paraId="40F7D365" w14:textId="77777777" w:rsidR="00B87C81" w:rsidRPr="00C57147" w:rsidRDefault="00B87C81" w:rsidP="00C57147">
      <w:pPr>
        <w:pStyle w:val="Bibliography"/>
        <w:rPr>
          <w:lang w:val="en-US"/>
        </w:rPr>
      </w:pPr>
      <w:r w:rsidRPr="00C57147">
        <w:rPr>
          <w:lang w:val="en-US"/>
        </w:rPr>
        <w:lastRenderedPageBreak/>
        <w:t xml:space="preserve">Meyer, J. L., E. T. Schultz, and G. S. </w:t>
      </w:r>
      <w:proofErr w:type="spellStart"/>
      <w:r w:rsidRPr="00C57147">
        <w:rPr>
          <w:lang w:val="en-US"/>
        </w:rPr>
        <w:t>Helfman</w:t>
      </w:r>
      <w:proofErr w:type="spellEnd"/>
      <w:r w:rsidRPr="00C57147">
        <w:rPr>
          <w:lang w:val="en-US"/>
        </w:rPr>
        <w:t xml:space="preserve">. 1983. Fish schools: An asset to corals. Science </w:t>
      </w:r>
      <w:r w:rsidRPr="00C57147">
        <w:rPr>
          <w:b/>
          <w:bCs/>
          <w:lang w:val="en-US"/>
        </w:rPr>
        <w:t>220</w:t>
      </w:r>
      <w:r w:rsidRPr="00C57147">
        <w:rPr>
          <w:lang w:val="en-US"/>
        </w:rPr>
        <w:t>: 1047–1049. doi:10.1126/science.220.4601.1047</w:t>
      </w:r>
    </w:p>
    <w:p w14:paraId="7E75A9E5" w14:textId="77777777" w:rsidR="00B87C81" w:rsidRPr="00C57147" w:rsidRDefault="00B87C81" w:rsidP="00C57147">
      <w:pPr>
        <w:pStyle w:val="Bibliography"/>
        <w:rPr>
          <w:lang w:val="en-US"/>
        </w:rPr>
      </w:pPr>
      <w:r w:rsidRPr="00C57147">
        <w:rPr>
          <w:lang w:val="en-US"/>
        </w:rPr>
        <w:t xml:space="preserve">Müller, J. and others. 2018. LiDAR-derived canopy structure supports the more-individuals hypothesis for arthropod diversity in temperate forests. Oikos </w:t>
      </w:r>
      <w:r w:rsidRPr="00C57147">
        <w:rPr>
          <w:b/>
          <w:bCs/>
          <w:lang w:val="en-US"/>
        </w:rPr>
        <w:t>127</w:t>
      </w:r>
      <w:r w:rsidRPr="00C57147">
        <w:rPr>
          <w:lang w:val="en-US"/>
        </w:rPr>
        <w:t>: 814–824. doi:10.1111/oik.04972</w:t>
      </w:r>
    </w:p>
    <w:p w14:paraId="0303BF17" w14:textId="77777777" w:rsidR="00B87C81" w:rsidRPr="00C57147" w:rsidRDefault="00B87C81" w:rsidP="00C57147">
      <w:pPr>
        <w:pStyle w:val="Bibliography"/>
        <w:rPr>
          <w:lang w:val="en-US"/>
        </w:rPr>
      </w:pPr>
      <w:proofErr w:type="spellStart"/>
      <w:r w:rsidRPr="00C57147">
        <w:rPr>
          <w:lang w:val="en-US"/>
        </w:rPr>
        <w:t>Murie</w:t>
      </w:r>
      <w:proofErr w:type="spellEnd"/>
      <w:r w:rsidRPr="00C57147">
        <w:rPr>
          <w:lang w:val="en-US"/>
        </w:rPr>
        <w:t xml:space="preserve">, K. A., and P. E. </w:t>
      </w:r>
      <w:proofErr w:type="spellStart"/>
      <w:r w:rsidRPr="00C57147">
        <w:rPr>
          <w:lang w:val="en-US"/>
        </w:rPr>
        <w:t>Bourdeau</w:t>
      </w:r>
      <w:proofErr w:type="spellEnd"/>
      <w:r w:rsidRPr="00C57147">
        <w:rPr>
          <w:lang w:val="en-US"/>
        </w:rPr>
        <w:t xml:space="preserve">. 2020. Fragmented kelp forest canopies retain their ability to alter local seawater chemistry. Sci Rep </w:t>
      </w:r>
      <w:r w:rsidRPr="00C57147">
        <w:rPr>
          <w:b/>
          <w:bCs/>
          <w:lang w:val="en-US"/>
        </w:rPr>
        <w:t>10</w:t>
      </w:r>
      <w:r w:rsidRPr="00C57147">
        <w:rPr>
          <w:lang w:val="en-US"/>
        </w:rPr>
        <w:t>: 11939. doi:10.1038/s41598-020-68841-2</w:t>
      </w:r>
    </w:p>
    <w:p w14:paraId="41C68370" w14:textId="77777777" w:rsidR="00B87C81" w:rsidRPr="00C57147" w:rsidRDefault="00B87C81" w:rsidP="00C57147">
      <w:pPr>
        <w:pStyle w:val="Bibliography"/>
        <w:rPr>
          <w:lang w:val="en-US"/>
        </w:rPr>
      </w:pPr>
      <w:r w:rsidRPr="00C57147">
        <w:rPr>
          <w:lang w:val="en-US"/>
        </w:rPr>
        <w:t xml:space="preserve">Nielsen, K. J., and S. A. Navarrete. 2004. Mesoscale regulation comes from the bottom-up: intertidal interactions between consumers and upwelling. Ecology Letters </w:t>
      </w:r>
      <w:r w:rsidRPr="00C57147">
        <w:rPr>
          <w:b/>
          <w:bCs/>
          <w:lang w:val="en-US"/>
        </w:rPr>
        <w:t>7</w:t>
      </w:r>
      <w:r w:rsidRPr="00C57147">
        <w:rPr>
          <w:lang w:val="en-US"/>
        </w:rPr>
        <w:t>: 31–41. doi:10.1046/j.1461-0248.</w:t>
      </w:r>
      <w:proofErr w:type="gramStart"/>
      <w:r w:rsidRPr="00C57147">
        <w:rPr>
          <w:lang w:val="en-US"/>
        </w:rPr>
        <w:t>2003.00542.x</w:t>
      </w:r>
      <w:proofErr w:type="gramEnd"/>
    </w:p>
    <w:p w14:paraId="77AD2E5D" w14:textId="77777777" w:rsidR="00B87C81" w:rsidRPr="00C57147" w:rsidRDefault="00B87C81" w:rsidP="00C57147">
      <w:pPr>
        <w:pStyle w:val="Bibliography"/>
        <w:rPr>
          <w:lang w:val="en-US"/>
        </w:rPr>
      </w:pPr>
      <w:r w:rsidRPr="00C57147">
        <w:rPr>
          <w:lang w:val="en-US"/>
        </w:rPr>
        <w:t>Oksanen, J. and others. 2022. vegan: Community Ecology Package. R package version 2.6-4.</w:t>
      </w:r>
    </w:p>
    <w:p w14:paraId="49D88BFD" w14:textId="77777777" w:rsidR="00B87C81" w:rsidRPr="00C57147" w:rsidRDefault="00B87C81" w:rsidP="00C57147">
      <w:pPr>
        <w:pStyle w:val="Bibliography"/>
        <w:rPr>
          <w:lang w:val="en-US"/>
        </w:rPr>
      </w:pPr>
      <w:r w:rsidRPr="00C57147">
        <w:rPr>
          <w:lang w:val="en-US"/>
        </w:rPr>
        <w:t xml:space="preserve">Paine, R. T. 1986. Benthic community—water column coupling during the 1982-1983 El Niño. Are community changes at high latitudes attributable to cause or coincidence?1. Limnology and Oceanography </w:t>
      </w:r>
      <w:r w:rsidRPr="00C57147">
        <w:rPr>
          <w:b/>
          <w:bCs/>
          <w:lang w:val="en-US"/>
        </w:rPr>
        <w:t>31</w:t>
      </w:r>
      <w:r w:rsidRPr="00C57147">
        <w:rPr>
          <w:lang w:val="en-US"/>
        </w:rPr>
        <w:t>: 351–360. doi:10.4319/lo.1986.31.2.0351</w:t>
      </w:r>
    </w:p>
    <w:p w14:paraId="137F3976" w14:textId="77777777" w:rsidR="00B87C81" w:rsidRPr="00C57147" w:rsidRDefault="00B87C81" w:rsidP="00C57147">
      <w:pPr>
        <w:pStyle w:val="Bibliography"/>
        <w:rPr>
          <w:lang w:val="en-US"/>
        </w:rPr>
      </w:pPr>
      <w:proofErr w:type="spellStart"/>
      <w:r w:rsidRPr="00C57147">
        <w:rPr>
          <w:lang w:val="en-US"/>
        </w:rPr>
        <w:t>Pawlowicz</w:t>
      </w:r>
      <w:proofErr w:type="spellEnd"/>
      <w:r w:rsidRPr="00C57147">
        <w:rPr>
          <w:lang w:val="en-US"/>
        </w:rPr>
        <w:t xml:space="preserve">, R. 2017. Seasonal cycles, hypoxia, and renewal in a coastal fjord (Barkley Sound, British Columbia). Atmosphere-Ocean </w:t>
      </w:r>
      <w:r w:rsidRPr="00C57147">
        <w:rPr>
          <w:b/>
          <w:bCs/>
          <w:lang w:val="en-US"/>
        </w:rPr>
        <w:t>55</w:t>
      </w:r>
      <w:r w:rsidRPr="00C57147">
        <w:rPr>
          <w:lang w:val="en-US"/>
        </w:rPr>
        <w:t>: 264–283. doi:10.1080/07055900.2017.1374240</w:t>
      </w:r>
    </w:p>
    <w:p w14:paraId="12CC2176" w14:textId="77777777" w:rsidR="00B87C81" w:rsidRPr="00C57147" w:rsidRDefault="00B87C81" w:rsidP="00C57147">
      <w:pPr>
        <w:pStyle w:val="Bibliography"/>
        <w:rPr>
          <w:lang w:val="en-US"/>
        </w:rPr>
      </w:pPr>
      <w:r w:rsidRPr="00C57147">
        <w:rPr>
          <w:lang w:val="en-US"/>
        </w:rPr>
        <w:t xml:space="preserve">Pfister, C. A., M. A. </w:t>
      </w:r>
      <w:proofErr w:type="spellStart"/>
      <w:r w:rsidRPr="00C57147">
        <w:rPr>
          <w:lang w:val="en-US"/>
        </w:rPr>
        <w:t>Altabet</w:t>
      </w:r>
      <w:proofErr w:type="spellEnd"/>
      <w:r w:rsidRPr="00C57147">
        <w:rPr>
          <w:lang w:val="en-US"/>
        </w:rPr>
        <w:t xml:space="preserve">, and D. Post. 2014. Animal regeneration and microbial retention of nitrogen along coastal rocky shores. Ecology </w:t>
      </w:r>
      <w:r w:rsidRPr="00C57147">
        <w:rPr>
          <w:b/>
          <w:bCs/>
          <w:lang w:val="en-US"/>
        </w:rPr>
        <w:t>95</w:t>
      </w:r>
      <w:r w:rsidRPr="00C57147">
        <w:rPr>
          <w:lang w:val="en-US"/>
        </w:rPr>
        <w:t>: 2803–2814. doi:10.1890/13-1825.1</w:t>
      </w:r>
    </w:p>
    <w:p w14:paraId="3C2C6B2F" w14:textId="77777777" w:rsidR="00B87C81" w:rsidRPr="00C57147" w:rsidRDefault="00B87C81" w:rsidP="00C57147">
      <w:pPr>
        <w:pStyle w:val="Bibliography"/>
        <w:rPr>
          <w:lang w:val="en-US"/>
        </w:rPr>
      </w:pPr>
      <w:r w:rsidRPr="00C57147">
        <w:rPr>
          <w:lang w:val="en-US"/>
        </w:rPr>
        <w:t xml:space="preserve">Pfister, C. A., M. A. </w:t>
      </w:r>
      <w:proofErr w:type="spellStart"/>
      <w:r w:rsidRPr="00C57147">
        <w:rPr>
          <w:lang w:val="en-US"/>
        </w:rPr>
        <w:t>Altabet</w:t>
      </w:r>
      <w:proofErr w:type="spellEnd"/>
      <w:r w:rsidRPr="00C57147">
        <w:rPr>
          <w:lang w:val="en-US"/>
        </w:rPr>
        <w:t xml:space="preserve">, and B. L. Weigel. 2019. Kelp beds and their local effects on seawater chemistry, productivity, and microbial communities. Ecology </w:t>
      </w:r>
      <w:r w:rsidRPr="00C57147">
        <w:rPr>
          <w:b/>
          <w:bCs/>
          <w:lang w:val="en-US"/>
        </w:rPr>
        <w:t>100</w:t>
      </w:r>
      <w:r w:rsidRPr="00C57147">
        <w:rPr>
          <w:lang w:val="en-US"/>
        </w:rPr>
        <w:t xml:space="preserve">: e02798. </w:t>
      </w:r>
      <w:proofErr w:type="spellStart"/>
      <w:proofErr w:type="gramStart"/>
      <w:r w:rsidRPr="00C57147">
        <w:rPr>
          <w:lang w:val="en-US"/>
        </w:rPr>
        <w:t>doi:https</w:t>
      </w:r>
      <w:proofErr w:type="spellEnd"/>
      <w:r w:rsidRPr="00C57147">
        <w:rPr>
          <w:lang w:val="en-US"/>
        </w:rPr>
        <w:t>://doi.org/10.1002/ecy.2798</w:t>
      </w:r>
      <w:proofErr w:type="gramEnd"/>
    </w:p>
    <w:p w14:paraId="0F18B036" w14:textId="77777777" w:rsidR="00B87C81" w:rsidRPr="00C57147" w:rsidRDefault="00B87C81" w:rsidP="00C57147">
      <w:pPr>
        <w:pStyle w:val="Bibliography"/>
        <w:rPr>
          <w:lang w:val="en-US"/>
        </w:rPr>
      </w:pPr>
      <w:r w:rsidRPr="00C57147">
        <w:rPr>
          <w:lang w:val="en-US"/>
        </w:rPr>
        <w:lastRenderedPageBreak/>
        <w:t xml:space="preserve">Phillips, J. C., and C. L. Hurd. 2004. Kinetics of nitrate, ammonium, and urea uptake by four intertidal seaweeds from New Zealand. J </w:t>
      </w:r>
      <w:proofErr w:type="spellStart"/>
      <w:r w:rsidRPr="00C57147">
        <w:rPr>
          <w:lang w:val="en-US"/>
        </w:rPr>
        <w:t>Phycol</w:t>
      </w:r>
      <w:proofErr w:type="spellEnd"/>
      <w:r w:rsidRPr="00C57147">
        <w:rPr>
          <w:lang w:val="en-US"/>
        </w:rPr>
        <w:t xml:space="preserve"> </w:t>
      </w:r>
      <w:r w:rsidRPr="00C57147">
        <w:rPr>
          <w:b/>
          <w:bCs/>
          <w:lang w:val="en-US"/>
        </w:rPr>
        <w:t>40</w:t>
      </w:r>
      <w:r w:rsidRPr="00C57147">
        <w:rPr>
          <w:lang w:val="en-US"/>
        </w:rPr>
        <w:t>: 534–545. doi:10.1111/j.1529-8817.</w:t>
      </w:r>
      <w:proofErr w:type="gramStart"/>
      <w:r w:rsidRPr="00C57147">
        <w:rPr>
          <w:lang w:val="en-US"/>
        </w:rPr>
        <w:t>2004.03157.x</w:t>
      </w:r>
      <w:proofErr w:type="gramEnd"/>
    </w:p>
    <w:p w14:paraId="412CBBB1" w14:textId="77777777" w:rsidR="00B87C81" w:rsidRPr="00C57147" w:rsidRDefault="00B87C81" w:rsidP="00C57147">
      <w:pPr>
        <w:pStyle w:val="Bibliography"/>
        <w:rPr>
          <w:lang w:val="en-US"/>
        </w:rPr>
      </w:pPr>
      <w:proofErr w:type="spellStart"/>
      <w:r w:rsidRPr="00C57147">
        <w:rPr>
          <w:lang w:val="en-US"/>
        </w:rPr>
        <w:t>Probyn</w:t>
      </w:r>
      <w:proofErr w:type="spellEnd"/>
      <w:r w:rsidRPr="00C57147">
        <w:rPr>
          <w:lang w:val="en-US"/>
        </w:rPr>
        <w:t xml:space="preserve">, T. A., and A. R. O. Chapman. 1983. Summer growth of </w:t>
      </w:r>
      <w:proofErr w:type="spellStart"/>
      <w:r w:rsidRPr="00C57147">
        <w:rPr>
          <w:lang w:val="en-US"/>
        </w:rPr>
        <w:t>Chordaria</w:t>
      </w:r>
      <w:proofErr w:type="spellEnd"/>
      <w:r w:rsidRPr="00C57147">
        <w:rPr>
          <w:lang w:val="en-US"/>
        </w:rPr>
        <w:t xml:space="preserve"> </w:t>
      </w:r>
      <w:proofErr w:type="spellStart"/>
      <w:r w:rsidRPr="00C57147">
        <w:rPr>
          <w:lang w:val="en-US"/>
        </w:rPr>
        <w:t>flagelliformis</w:t>
      </w:r>
      <w:proofErr w:type="spellEnd"/>
      <w:r w:rsidRPr="00C57147">
        <w:rPr>
          <w:lang w:val="en-US"/>
        </w:rPr>
        <w:t xml:space="preserve"> (O.F. </w:t>
      </w:r>
      <w:proofErr w:type="spellStart"/>
      <w:r w:rsidRPr="00C57147">
        <w:rPr>
          <w:lang w:val="en-US"/>
        </w:rPr>
        <w:t>Muell</w:t>
      </w:r>
      <w:proofErr w:type="spellEnd"/>
      <w:r w:rsidRPr="00C57147">
        <w:rPr>
          <w:lang w:val="en-US"/>
        </w:rPr>
        <w:t xml:space="preserve">.) C. Ag.: Physiological strategies in a nutrient stressed environment. J. Exp. Mar. Bio. </w:t>
      </w:r>
      <w:proofErr w:type="spellStart"/>
      <w:r w:rsidRPr="00C57147">
        <w:rPr>
          <w:lang w:val="en-US"/>
        </w:rPr>
        <w:t>Ecol</w:t>
      </w:r>
      <w:proofErr w:type="spellEnd"/>
      <w:r w:rsidRPr="00C57147">
        <w:rPr>
          <w:lang w:val="en-US"/>
        </w:rPr>
        <w:t xml:space="preserve"> </w:t>
      </w:r>
      <w:r w:rsidRPr="00C57147">
        <w:rPr>
          <w:b/>
          <w:bCs/>
          <w:lang w:val="en-US"/>
        </w:rPr>
        <w:t>73</w:t>
      </w:r>
      <w:r w:rsidRPr="00C57147">
        <w:rPr>
          <w:lang w:val="en-US"/>
        </w:rPr>
        <w:t>: 243–271. doi:10.1016/0022-0981(83)90050-3</w:t>
      </w:r>
    </w:p>
    <w:p w14:paraId="6C29585B" w14:textId="77777777" w:rsidR="00B87C81" w:rsidRPr="00C57147" w:rsidRDefault="00B87C81" w:rsidP="00C57147">
      <w:pPr>
        <w:pStyle w:val="Bibliography"/>
        <w:rPr>
          <w:lang w:val="en-US"/>
        </w:rPr>
      </w:pPr>
      <w:r w:rsidRPr="00C57147">
        <w:rPr>
          <w:lang w:val="en-US"/>
        </w:rPr>
        <w:t>R Core Team. 2019. R: A language and environment for statistical computing.</w:t>
      </w:r>
    </w:p>
    <w:p w14:paraId="092F79D9" w14:textId="77777777" w:rsidR="00B87C81" w:rsidRPr="00C57147" w:rsidRDefault="00B87C81" w:rsidP="00C57147">
      <w:pPr>
        <w:pStyle w:val="Bibliography"/>
        <w:rPr>
          <w:lang w:val="en-US"/>
        </w:rPr>
      </w:pPr>
      <w:r w:rsidRPr="00C57147">
        <w:rPr>
          <w:lang w:val="en-US"/>
        </w:rPr>
        <w:t xml:space="preserve">Roman, J., and J. J. McCarthy. 2010. The Whale Pump: Marine Mammals Enhance Primary Productivity in a Coastal Basin P. Roopnarine [ed.]. </w:t>
      </w:r>
      <w:proofErr w:type="spellStart"/>
      <w:r w:rsidRPr="00C57147">
        <w:rPr>
          <w:lang w:val="en-US"/>
        </w:rPr>
        <w:t>PLoS</w:t>
      </w:r>
      <w:proofErr w:type="spellEnd"/>
      <w:r w:rsidRPr="00C57147">
        <w:rPr>
          <w:lang w:val="en-US"/>
        </w:rPr>
        <w:t xml:space="preserve"> ONE </w:t>
      </w:r>
      <w:r w:rsidRPr="00C57147">
        <w:rPr>
          <w:b/>
          <w:bCs/>
          <w:lang w:val="en-US"/>
        </w:rPr>
        <w:t>5</w:t>
      </w:r>
      <w:r w:rsidRPr="00C57147">
        <w:rPr>
          <w:lang w:val="en-US"/>
        </w:rPr>
        <w:t xml:space="preserve">: e13255. </w:t>
      </w:r>
      <w:proofErr w:type="gramStart"/>
      <w:r w:rsidRPr="00C57147">
        <w:rPr>
          <w:lang w:val="en-US"/>
        </w:rPr>
        <w:t>doi:10.1371/journal.pone</w:t>
      </w:r>
      <w:proofErr w:type="gramEnd"/>
      <w:r w:rsidRPr="00C57147">
        <w:rPr>
          <w:lang w:val="en-US"/>
        </w:rPr>
        <w:t>.0013255</w:t>
      </w:r>
    </w:p>
    <w:p w14:paraId="7D6224C3" w14:textId="77777777" w:rsidR="00B87C81" w:rsidRPr="00C57147" w:rsidRDefault="00B87C81" w:rsidP="00C57147">
      <w:pPr>
        <w:pStyle w:val="Bibliography"/>
        <w:rPr>
          <w:lang w:val="en-US"/>
        </w:rPr>
      </w:pPr>
      <w:r w:rsidRPr="00C57147">
        <w:rPr>
          <w:lang w:val="en-US"/>
        </w:rPr>
        <w:t xml:space="preserve">Rosman, J. H., J. R. Koseff, S. G. </w:t>
      </w:r>
      <w:proofErr w:type="spellStart"/>
      <w:r w:rsidRPr="00C57147">
        <w:rPr>
          <w:lang w:val="en-US"/>
        </w:rPr>
        <w:t>Monismith</w:t>
      </w:r>
      <w:proofErr w:type="spellEnd"/>
      <w:r w:rsidRPr="00C57147">
        <w:rPr>
          <w:lang w:val="en-US"/>
        </w:rPr>
        <w:t xml:space="preserve">, and J. Grover. 2007. A field investigation into the effects of a kelp forest (Macrocystis </w:t>
      </w:r>
      <w:proofErr w:type="spellStart"/>
      <w:r w:rsidRPr="00C57147">
        <w:rPr>
          <w:lang w:val="en-US"/>
        </w:rPr>
        <w:t>pyrifera</w:t>
      </w:r>
      <w:proofErr w:type="spellEnd"/>
      <w:r w:rsidRPr="00C57147">
        <w:rPr>
          <w:lang w:val="en-US"/>
        </w:rPr>
        <w:t xml:space="preserve">) on coastal hydrodynamics and transport. J. </w:t>
      </w:r>
      <w:proofErr w:type="spellStart"/>
      <w:r w:rsidRPr="00C57147">
        <w:rPr>
          <w:lang w:val="en-US"/>
        </w:rPr>
        <w:t>Geophys</w:t>
      </w:r>
      <w:proofErr w:type="spellEnd"/>
      <w:r w:rsidRPr="00C57147">
        <w:rPr>
          <w:lang w:val="en-US"/>
        </w:rPr>
        <w:t xml:space="preserve">. Res. Oceans </w:t>
      </w:r>
      <w:r w:rsidRPr="00C57147">
        <w:rPr>
          <w:b/>
          <w:bCs/>
          <w:lang w:val="en-US"/>
        </w:rPr>
        <w:t>112</w:t>
      </w:r>
      <w:r w:rsidRPr="00C57147">
        <w:rPr>
          <w:lang w:val="en-US"/>
        </w:rPr>
        <w:t>. doi:10.1029/2005JC003430</w:t>
      </w:r>
    </w:p>
    <w:p w14:paraId="3929501D" w14:textId="77777777" w:rsidR="00B87C81" w:rsidRPr="00C57147" w:rsidRDefault="00B87C81" w:rsidP="00C57147">
      <w:pPr>
        <w:pStyle w:val="Bibliography"/>
        <w:rPr>
          <w:lang w:val="en-US"/>
        </w:rPr>
      </w:pPr>
      <w:r w:rsidRPr="00C57147">
        <w:rPr>
          <w:lang w:val="en-US"/>
        </w:rPr>
        <w:t>RStudio Team. 2016. RStudio: Integrated development for R.</w:t>
      </w:r>
    </w:p>
    <w:p w14:paraId="00F34B5F" w14:textId="77777777" w:rsidR="00B87C81" w:rsidRPr="00C57147" w:rsidRDefault="00B87C81" w:rsidP="00C57147">
      <w:pPr>
        <w:pStyle w:val="Bibliography"/>
        <w:rPr>
          <w:lang w:val="en-US"/>
        </w:rPr>
      </w:pPr>
      <w:r w:rsidRPr="00C57147">
        <w:rPr>
          <w:lang w:val="en-US"/>
        </w:rPr>
        <w:t xml:space="preserve">Sellers, A. J., B. Leung, and M. E. </w:t>
      </w:r>
      <w:proofErr w:type="spellStart"/>
      <w:r w:rsidRPr="00C57147">
        <w:rPr>
          <w:lang w:val="en-US"/>
        </w:rPr>
        <w:t>Torchin</w:t>
      </w:r>
      <w:proofErr w:type="spellEnd"/>
      <w:r w:rsidRPr="00C57147">
        <w:rPr>
          <w:lang w:val="en-US"/>
        </w:rPr>
        <w:t xml:space="preserve">. 2020. Global meta-analysis of how marine upwelling affects herbivory. Glob. Ecol. </w:t>
      </w:r>
      <w:proofErr w:type="spellStart"/>
      <w:r w:rsidRPr="00C57147">
        <w:rPr>
          <w:lang w:val="en-US"/>
        </w:rPr>
        <w:t>Biogeogr</w:t>
      </w:r>
      <w:proofErr w:type="spellEnd"/>
      <w:r w:rsidRPr="00C57147">
        <w:rPr>
          <w:lang w:val="en-US"/>
        </w:rPr>
        <w:t xml:space="preserve">. </w:t>
      </w:r>
      <w:r w:rsidRPr="00C57147">
        <w:rPr>
          <w:b/>
          <w:bCs/>
          <w:lang w:val="en-US"/>
        </w:rPr>
        <w:t>29</w:t>
      </w:r>
      <w:r w:rsidRPr="00C57147">
        <w:rPr>
          <w:lang w:val="en-US"/>
        </w:rPr>
        <w:t xml:space="preserve">: 370–383. </w:t>
      </w:r>
      <w:proofErr w:type="spellStart"/>
      <w:proofErr w:type="gramStart"/>
      <w:r w:rsidRPr="00C57147">
        <w:rPr>
          <w:lang w:val="en-US"/>
        </w:rPr>
        <w:t>doi:https</w:t>
      </w:r>
      <w:proofErr w:type="spellEnd"/>
      <w:r w:rsidRPr="00C57147">
        <w:rPr>
          <w:lang w:val="en-US"/>
        </w:rPr>
        <w:t>://doi.org/10.1111/geb.13023</w:t>
      </w:r>
      <w:proofErr w:type="gramEnd"/>
    </w:p>
    <w:p w14:paraId="109F1F08" w14:textId="77777777" w:rsidR="00B87C81" w:rsidRPr="00C57147" w:rsidRDefault="00B87C81" w:rsidP="00C57147">
      <w:pPr>
        <w:pStyle w:val="Bibliography"/>
        <w:rPr>
          <w:lang w:val="en-US"/>
        </w:rPr>
      </w:pPr>
      <w:r w:rsidRPr="00C57147">
        <w:rPr>
          <w:lang w:val="en-US"/>
        </w:rPr>
        <w:t xml:space="preserve">Shantz, A. A., M. C. Ladd, E. </w:t>
      </w:r>
      <w:proofErr w:type="spellStart"/>
      <w:r w:rsidRPr="00C57147">
        <w:rPr>
          <w:lang w:val="en-US"/>
        </w:rPr>
        <w:t>Schrack</w:t>
      </w:r>
      <w:proofErr w:type="spellEnd"/>
      <w:r w:rsidRPr="00C57147">
        <w:rPr>
          <w:lang w:val="en-US"/>
        </w:rPr>
        <w:t xml:space="preserve">, and D. E. </w:t>
      </w:r>
      <w:proofErr w:type="spellStart"/>
      <w:r w:rsidRPr="00C57147">
        <w:rPr>
          <w:lang w:val="en-US"/>
        </w:rPr>
        <w:t>Burkepile</w:t>
      </w:r>
      <w:proofErr w:type="spellEnd"/>
      <w:r w:rsidRPr="00C57147">
        <w:rPr>
          <w:lang w:val="en-US"/>
        </w:rPr>
        <w:t xml:space="preserve">. 2015. Fish-derived nutrient hotspots shape coral reef benthic communities. </w:t>
      </w:r>
      <w:proofErr w:type="spellStart"/>
      <w:r w:rsidRPr="00C57147">
        <w:rPr>
          <w:lang w:val="en-US"/>
        </w:rPr>
        <w:t>Ecol</w:t>
      </w:r>
      <w:proofErr w:type="spellEnd"/>
      <w:r w:rsidRPr="00C57147">
        <w:rPr>
          <w:lang w:val="en-US"/>
        </w:rPr>
        <w:t xml:space="preserve"> Appl </w:t>
      </w:r>
      <w:r w:rsidRPr="00C57147">
        <w:rPr>
          <w:b/>
          <w:bCs/>
          <w:lang w:val="en-US"/>
        </w:rPr>
        <w:t>25</w:t>
      </w:r>
      <w:r w:rsidRPr="00C57147">
        <w:rPr>
          <w:lang w:val="en-US"/>
        </w:rPr>
        <w:t>: 2142–2152. doi:10.1890/14-2209.1</w:t>
      </w:r>
    </w:p>
    <w:p w14:paraId="43762D21" w14:textId="77777777" w:rsidR="00B87C81" w:rsidRPr="00C57147" w:rsidRDefault="00B87C81" w:rsidP="00C57147">
      <w:pPr>
        <w:pStyle w:val="Bibliography"/>
        <w:rPr>
          <w:lang w:val="en-US"/>
        </w:rPr>
      </w:pPr>
      <w:proofErr w:type="spellStart"/>
      <w:r w:rsidRPr="00C57147">
        <w:rPr>
          <w:lang w:val="en-US"/>
        </w:rPr>
        <w:t>Starko</w:t>
      </w:r>
      <w:proofErr w:type="spellEnd"/>
      <w:r w:rsidRPr="00C57147">
        <w:rPr>
          <w:lang w:val="en-US"/>
        </w:rPr>
        <w:t xml:space="preserve">, S. and others. 2024. Local and regional variation in kelp loss and stability across coastal British Columbia. Mar. Ecol. Prog. Ser. </w:t>
      </w:r>
      <w:r w:rsidRPr="00C57147">
        <w:rPr>
          <w:b/>
          <w:bCs/>
          <w:lang w:val="en-US"/>
        </w:rPr>
        <w:t>733</w:t>
      </w:r>
      <w:r w:rsidRPr="00C57147">
        <w:rPr>
          <w:lang w:val="en-US"/>
        </w:rPr>
        <w:t>: 1–26. doi:10.3354/meps14548</w:t>
      </w:r>
    </w:p>
    <w:p w14:paraId="27AE2B4F" w14:textId="77777777" w:rsidR="00B87C81" w:rsidRPr="00C57147" w:rsidRDefault="00B87C81" w:rsidP="00C57147">
      <w:pPr>
        <w:pStyle w:val="Bibliography"/>
        <w:rPr>
          <w:lang w:val="en-US"/>
        </w:rPr>
      </w:pPr>
      <w:proofErr w:type="spellStart"/>
      <w:r w:rsidRPr="00C57147">
        <w:rPr>
          <w:lang w:val="en-US"/>
        </w:rPr>
        <w:lastRenderedPageBreak/>
        <w:t>Starko</w:t>
      </w:r>
      <w:proofErr w:type="spellEnd"/>
      <w:r w:rsidRPr="00C57147">
        <w:rPr>
          <w:lang w:val="en-US"/>
        </w:rPr>
        <w:t xml:space="preserve">, S., C. J. Neufeld, L. </w:t>
      </w:r>
      <w:proofErr w:type="spellStart"/>
      <w:r w:rsidRPr="00C57147">
        <w:rPr>
          <w:lang w:val="en-US"/>
        </w:rPr>
        <w:t>Gendall</w:t>
      </w:r>
      <w:proofErr w:type="spellEnd"/>
      <w:r w:rsidRPr="00C57147">
        <w:rPr>
          <w:lang w:val="en-US"/>
        </w:rPr>
        <w:t xml:space="preserve">, B. Timmer, L. Campbell, J. </w:t>
      </w:r>
      <w:proofErr w:type="spellStart"/>
      <w:r w:rsidRPr="00C57147">
        <w:rPr>
          <w:lang w:val="en-US"/>
        </w:rPr>
        <w:t>Yakimishyn</w:t>
      </w:r>
      <w:proofErr w:type="spellEnd"/>
      <w:r w:rsidRPr="00C57147">
        <w:rPr>
          <w:lang w:val="en-US"/>
        </w:rPr>
        <w:t xml:space="preserve">, L. </w:t>
      </w:r>
      <w:proofErr w:type="spellStart"/>
      <w:r w:rsidRPr="00C57147">
        <w:rPr>
          <w:lang w:val="en-US"/>
        </w:rPr>
        <w:t>Druehl</w:t>
      </w:r>
      <w:proofErr w:type="spellEnd"/>
      <w:r w:rsidRPr="00C57147">
        <w:rPr>
          <w:lang w:val="en-US"/>
        </w:rPr>
        <w:t xml:space="preserve">, and J. K. Baum. 2022. Microclimate predicts kelp forest extinction in the face of direct and indirect marine heatwave effects. </w:t>
      </w:r>
      <w:proofErr w:type="spellStart"/>
      <w:r w:rsidRPr="00C57147">
        <w:rPr>
          <w:lang w:val="en-US"/>
        </w:rPr>
        <w:t>Ecol</w:t>
      </w:r>
      <w:proofErr w:type="spellEnd"/>
      <w:r w:rsidRPr="00C57147">
        <w:rPr>
          <w:lang w:val="en-US"/>
        </w:rPr>
        <w:t xml:space="preserve"> Appl </w:t>
      </w:r>
      <w:r w:rsidRPr="00C57147">
        <w:rPr>
          <w:b/>
          <w:bCs/>
          <w:lang w:val="en-US"/>
        </w:rPr>
        <w:t>32</w:t>
      </w:r>
      <w:r w:rsidRPr="00C57147">
        <w:rPr>
          <w:lang w:val="en-US"/>
        </w:rPr>
        <w:t>: e2673. doi:10.1002/eap.2673</w:t>
      </w:r>
    </w:p>
    <w:p w14:paraId="5FC04F89" w14:textId="77777777" w:rsidR="00B87C81" w:rsidRPr="00C57147" w:rsidRDefault="00B87C81" w:rsidP="00C57147">
      <w:pPr>
        <w:pStyle w:val="Bibliography"/>
        <w:rPr>
          <w:lang w:val="en-US"/>
        </w:rPr>
      </w:pPr>
      <w:proofErr w:type="spellStart"/>
      <w:r w:rsidRPr="00C57147">
        <w:rPr>
          <w:lang w:val="en-US"/>
        </w:rPr>
        <w:t>Steneck</w:t>
      </w:r>
      <w:proofErr w:type="spellEnd"/>
      <w:r w:rsidRPr="00C57147">
        <w:rPr>
          <w:lang w:val="en-US"/>
        </w:rPr>
        <w:t xml:space="preserve">, R. S., M. H. Graham, B. J. Bourque, D. Corbett, J. M. Erlandson, J. A. Estes, and M. J. </w:t>
      </w:r>
      <w:proofErr w:type="spellStart"/>
      <w:r w:rsidRPr="00C57147">
        <w:rPr>
          <w:lang w:val="en-US"/>
        </w:rPr>
        <w:t>Tegner</w:t>
      </w:r>
      <w:proofErr w:type="spellEnd"/>
      <w:r w:rsidRPr="00C57147">
        <w:rPr>
          <w:lang w:val="en-US"/>
        </w:rPr>
        <w:t xml:space="preserve">. 2002. Kelp forest ecosystems: biodiversity, stability, resilience and future. Environmental Conservation </w:t>
      </w:r>
      <w:r w:rsidRPr="00C57147">
        <w:rPr>
          <w:b/>
          <w:bCs/>
          <w:lang w:val="en-US"/>
        </w:rPr>
        <w:t>29</w:t>
      </w:r>
      <w:r w:rsidRPr="00C57147">
        <w:rPr>
          <w:lang w:val="en-US"/>
        </w:rPr>
        <w:t>: 436–459. doi:10.1017/S0376892902000322</w:t>
      </w:r>
    </w:p>
    <w:p w14:paraId="6FB832CD" w14:textId="77777777" w:rsidR="00B87C81" w:rsidRPr="00C57147" w:rsidRDefault="00B87C81" w:rsidP="00C57147">
      <w:pPr>
        <w:pStyle w:val="Bibliography"/>
        <w:rPr>
          <w:lang w:val="en-US"/>
        </w:rPr>
      </w:pPr>
      <w:r w:rsidRPr="00C57147">
        <w:rPr>
          <w:lang w:val="en-US"/>
        </w:rPr>
        <w:t xml:space="preserve">Stewart, H., J. </w:t>
      </w:r>
      <w:proofErr w:type="spellStart"/>
      <w:r w:rsidRPr="00C57147">
        <w:rPr>
          <w:lang w:val="en-US"/>
        </w:rPr>
        <w:t>Fram</w:t>
      </w:r>
      <w:proofErr w:type="spellEnd"/>
      <w:r w:rsidRPr="00C57147">
        <w:rPr>
          <w:lang w:val="en-US"/>
        </w:rPr>
        <w:t xml:space="preserve">, D. Reed, S. Williams, M. Brzezinski, S. </w:t>
      </w:r>
      <w:proofErr w:type="spellStart"/>
      <w:r w:rsidRPr="00C57147">
        <w:rPr>
          <w:lang w:val="en-US"/>
        </w:rPr>
        <w:t>MacIntyre</w:t>
      </w:r>
      <w:proofErr w:type="spellEnd"/>
      <w:r w:rsidRPr="00C57147">
        <w:rPr>
          <w:lang w:val="en-US"/>
        </w:rPr>
        <w:t xml:space="preserve">, and B. Gaylord. 2009. Differences in growth, morphology and tissue carbon and nitrogen of Macrocystis </w:t>
      </w:r>
      <w:proofErr w:type="spellStart"/>
      <w:r w:rsidRPr="00C57147">
        <w:rPr>
          <w:lang w:val="en-US"/>
        </w:rPr>
        <w:t>pyrifera</w:t>
      </w:r>
      <w:proofErr w:type="spellEnd"/>
      <w:r w:rsidRPr="00C57147">
        <w:rPr>
          <w:lang w:val="en-US"/>
        </w:rPr>
        <w:t xml:space="preserve"> within and at the outer edge of a giant kelp forest in California, USA. Mar. Ecol. Prog. Ser. </w:t>
      </w:r>
      <w:r w:rsidRPr="00C57147">
        <w:rPr>
          <w:b/>
          <w:bCs/>
          <w:lang w:val="en-US"/>
        </w:rPr>
        <w:t>375</w:t>
      </w:r>
      <w:r w:rsidRPr="00C57147">
        <w:rPr>
          <w:lang w:val="en-US"/>
        </w:rPr>
        <w:t>: 101–112. doi:10.3354/meps07752</w:t>
      </w:r>
    </w:p>
    <w:p w14:paraId="0881E23B" w14:textId="77777777" w:rsidR="00B87C81" w:rsidRPr="00C57147" w:rsidRDefault="00B87C81" w:rsidP="00C57147">
      <w:pPr>
        <w:pStyle w:val="Bibliography"/>
        <w:rPr>
          <w:lang w:val="en-US"/>
        </w:rPr>
      </w:pPr>
      <w:proofErr w:type="spellStart"/>
      <w:r w:rsidRPr="00C57147">
        <w:rPr>
          <w:lang w:val="en-US"/>
        </w:rPr>
        <w:t>Tanasichuk</w:t>
      </w:r>
      <w:proofErr w:type="spellEnd"/>
      <w:r w:rsidRPr="00C57147">
        <w:rPr>
          <w:lang w:val="en-US"/>
        </w:rPr>
        <w:t xml:space="preserve">, R. 1998. Interannual variations in the population biology and productivity of </w:t>
      </w:r>
      <w:proofErr w:type="spellStart"/>
      <w:r w:rsidRPr="00C57147">
        <w:rPr>
          <w:lang w:val="en-US"/>
        </w:rPr>
        <w:t>Euphausia</w:t>
      </w:r>
      <w:proofErr w:type="spellEnd"/>
      <w:r w:rsidRPr="00C57147">
        <w:rPr>
          <w:lang w:val="en-US"/>
        </w:rPr>
        <w:t xml:space="preserve"> </w:t>
      </w:r>
      <w:proofErr w:type="spellStart"/>
      <w:r w:rsidRPr="00C57147">
        <w:rPr>
          <w:lang w:val="en-US"/>
        </w:rPr>
        <w:t>pacifica</w:t>
      </w:r>
      <w:proofErr w:type="spellEnd"/>
      <w:r w:rsidRPr="00C57147">
        <w:rPr>
          <w:lang w:val="en-US"/>
        </w:rPr>
        <w:t xml:space="preserve"> in Barkley Sound, Canada, with special reference to the 1992 and 1993 warm ocean years. Mar. Ecol. Prog. Ser. </w:t>
      </w:r>
      <w:r w:rsidRPr="00C57147">
        <w:rPr>
          <w:b/>
          <w:bCs/>
          <w:lang w:val="en-US"/>
        </w:rPr>
        <w:t>173</w:t>
      </w:r>
      <w:r w:rsidRPr="00C57147">
        <w:rPr>
          <w:lang w:val="en-US"/>
        </w:rPr>
        <w:t>: 163–180. doi:10.3354/meps173163</w:t>
      </w:r>
    </w:p>
    <w:p w14:paraId="79D0995E" w14:textId="77777777" w:rsidR="00B87C81" w:rsidRPr="00C57147" w:rsidRDefault="00B87C81" w:rsidP="00C57147">
      <w:pPr>
        <w:pStyle w:val="Bibliography"/>
        <w:rPr>
          <w:lang w:val="en-US"/>
        </w:rPr>
      </w:pPr>
      <w:r w:rsidRPr="00C57147">
        <w:rPr>
          <w:lang w:val="en-US"/>
        </w:rPr>
        <w:t xml:space="preserve">Taylor, B. W., C. F. Keep, R. O. Hall, B. J. Koch, L. M. </w:t>
      </w:r>
      <w:proofErr w:type="spellStart"/>
      <w:r w:rsidRPr="00C57147">
        <w:rPr>
          <w:lang w:val="en-US"/>
        </w:rPr>
        <w:t>Tronstad</w:t>
      </w:r>
      <w:proofErr w:type="spellEnd"/>
      <w:r w:rsidRPr="00C57147">
        <w:rPr>
          <w:lang w:val="en-US"/>
        </w:rPr>
        <w:t xml:space="preserve">, A. S. </w:t>
      </w:r>
      <w:proofErr w:type="spellStart"/>
      <w:r w:rsidRPr="00C57147">
        <w:rPr>
          <w:lang w:val="en-US"/>
        </w:rPr>
        <w:t>Flecker</w:t>
      </w:r>
      <w:proofErr w:type="spellEnd"/>
      <w:r w:rsidRPr="00C57147">
        <w:rPr>
          <w:lang w:val="en-US"/>
        </w:rPr>
        <w:t xml:space="preserve">, and A. J. </w:t>
      </w:r>
      <w:proofErr w:type="spellStart"/>
      <w:r w:rsidRPr="00C57147">
        <w:rPr>
          <w:lang w:val="en-US"/>
        </w:rPr>
        <w:t>Ulseth</w:t>
      </w:r>
      <w:proofErr w:type="spellEnd"/>
      <w:r w:rsidRPr="00C57147">
        <w:rPr>
          <w:lang w:val="en-US"/>
        </w:rPr>
        <w:t xml:space="preserve">. 2007. Improving the fluorometric ammonium method: matrix effects, background fluorescence, and standard additions. J.N. Am. </w:t>
      </w:r>
      <w:proofErr w:type="spellStart"/>
      <w:r w:rsidRPr="00C57147">
        <w:rPr>
          <w:lang w:val="en-US"/>
        </w:rPr>
        <w:t>Benthol</w:t>
      </w:r>
      <w:proofErr w:type="spellEnd"/>
      <w:r w:rsidRPr="00C57147">
        <w:rPr>
          <w:lang w:val="en-US"/>
        </w:rPr>
        <w:t xml:space="preserve">. Soc. </w:t>
      </w:r>
      <w:r w:rsidRPr="00C57147">
        <w:rPr>
          <w:b/>
          <w:bCs/>
          <w:lang w:val="en-US"/>
        </w:rPr>
        <w:t>26</w:t>
      </w:r>
      <w:r w:rsidRPr="00C57147">
        <w:rPr>
          <w:lang w:val="en-US"/>
        </w:rPr>
        <w:t>: 167–177. doi:10.1899/0887-3593(2007)26[</w:t>
      </w:r>
      <w:proofErr w:type="gramStart"/>
      <w:r w:rsidRPr="00C57147">
        <w:rPr>
          <w:lang w:val="en-US"/>
        </w:rPr>
        <w:t>167:ITFAMM</w:t>
      </w:r>
      <w:proofErr w:type="gramEnd"/>
      <w:r w:rsidRPr="00C57147">
        <w:rPr>
          <w:lang w:val="en-US"/>
        </w:rPr>
        <w:t>]2.0.CO;2</w:t>
      </w:r>
    </w:p>
    <w:p w14:paraId="5298A43B" w14:textId="77777777" w:rsidR="00B87C81" w:rsidRPr="00C57147" w:rsidRDefault="00B87C81" w:rsidP="00C57147">
      <w:pPr>
        <w:pStyle w:val="Bibliography"/>
        <w:rPr>
          <w:lang w:val="en-US"/>
        </w:rPr>
      </w:pPr>
      <w:r w:rsidRPr="00C57147">
        <w:rPr>
          <w:lang w:val="en-US"/>
        </w:rPr>
        <w:t xml:space="preserve">Taylor, R., and T. A. V. Rees. 1998. Excretory products of mobile epifauna as a nitrogen source for seaweeds. </w:t>
      </w:r>
      <w:proofErr w:type="spellStart"/>
      <w:r w:rsidRPr="00C57147">
        <w:rPr>
          <w:lang w:val="en-US"/>
        </w:rPr>
        <w:t>Limnol</w:t>
      </w:r>
      <w:proofErr w:type="spellEnd"/>
      <w:r w:rsidRPr="00C57147">
        <w:rPr>
          <w:lang w:val="en-US"/>
        </w:rPr>
        <w:t xml:space="preserve"> </w:t>
      </w:r>
      <w:proofErr w:type="spellStart"/>
      <w:r w:rsidRPr="00C57147">
        <w:rPr>
          <w:lang w:val="en-US"/>
        </w:rPr>
        <w:t>Oceanogr</w:t>
      </w:r>
      <w:proofErr w:type="spellEnd"/>
      <w:r w:rsidRPr="00C57147">
        <w:rPr>
          <w:lang w:val="en-US"/>
        </w:rPr>
        <w:t xml:space="preserve"> </w:t>
      </w:r>
      <w:r w:rsidRPr="00C57147">
        <w:rPr>
          <w:b/>
          <w:bCs/>
          <w:lang w:val="en-US"/>
        </w:rPr>
        <w:t>43</w:t>
      </w:r>
      <w:r w:rsidRPr="00C57147">
        <w:rPr>
          <w:lang w:val="en-US"/>
        </w:rPr>
        <w:t>: 600–606. doi:10.4319/lo.1998.43.4.0600</w:t>
      </w:r>
    </w:p>
    <w:p w14:paraId="44E159A7" w14:textId="77777777" w:rsidR="00B87C81" w:rsidRPr="00C57147" w:rsidRDefault="00B87C81" w:rsidP="00C57147">
      <w:pPr>
        <w:pStyle w:val="Bibliography"/>
        <w:rPr>
          <w:lang w:val="en-US"/>
        </w:rPr>
      </w:pPr>
      <w:r w:rsidRPr="00C57147">
        <w:rPr>
          <w:lang w:val="en-US"/>
        </w:rPr>
        <w:t xml:space="preserve">Tilman, G. D. 1984. Plant Dominance Along an Experimental Nutrient Gradient. Ecology </w:t>
      </w:r>
      <w:r w:rsidRPr="00C57147">
        <w:rPr>
          <w:b/>
          <w:bCs/>
          <w:lang w:val="en-US"/>
        </w:rPr>
        <w:t>65</w:t>
      </w:r>
      <w:r w:rsidRPr="00C57147">
        <w:rPr>
          <w:lang w:val="en-US"/>
        </w:rPr>
        <w:t>: 1445–1453. doi:10.2307/1939125</w:t>
      </w:r>
    </w:p>
    <w:p w14:paraId="14393CEE" w14:textId="77777777" w:rsidR="00B87C81" w:rsidRPr="00C57147" w:rsidRDefault="00B87C81" w:rsidP="00C57147">
      <w:pPr>
        <w:pStyle w:val="Bibliography"/>
        <w:rPr>
          <w:lang w:val="en-US"/>
        </w:rPr>
      </w:pPr>
      <w:proofErr w:type="spellStart"/>
      <w:r w:rsidRPr="00C57147">
        <w:rPr>
          <w:lang w:val="en-US"/>
        </w:rPr>
        <w:lastRenderedPageBreak/>
        <w:t>Traiger</w:t>
      </w:r>
      <w:proofErr w:type="spellEnd"/>
      <w:r w:rsidRPr="00C57147">
        <w:rPr>
          <w:lang w:val="en-US"/>
        </w:rPr>
        <w:t xml:space="preserve">, S. B. and others. 2022. Limited biogeochemical modification of surface waters by kelp forest canopies: Influence of kelp metabolism and site-specific hydrodynamics. </w:t>
      </w:r>
      <w:proofErr w:type="spellStart"/>
      <w:r w:rsidRPr="00C57147">
        <w:rPr>
          <w:lang w:val="en-US"/>
        </w:rPr>
        <w:t>Limnol</w:t>
      </w:r>
      <w:proofErr w:type="spellEnd"/>
      <w:r w:rsidRPr="00C57147">
        <w:rPr>
          <w:lang w:val="en-US"/>
        </w:rPr>
        <w:t xml:space="preserve"> </w:t>
      </w:r>
      <w:proofErr w:type="spellStart"/>
      <w:r w:rsidRPr="00C57147">
        <w:rPr>
          <w:lang w:val="en-US"/>
        </w:rPr>
        <w:t>Oceanogr</w:t>
      </w:r>
      <w:proofErr w:type="spellEnd"/>
      <w:r w:rsidRPr="00C57147">
        <w:rPr>
          <w:lang w:val="en-US"/>
        </w:rPr>
        <w:t xml:space="preserve"> </w:t>
      </w:r>
      <w:r w:rsidRPr="00C57147">
        <w:rPr>
          <w:b/>
          <w:bCs/>
          <w:lang w:val="en-US"/>
        </w:rPr>
        <w:t>67</w:t>
      </w:r>
      <w:r w:rsidRPr="00C57147">
        <w:rPr>
          <w:lang w:val="en-US"/>
        </w:rPr>
        <w:t>: 392–403. doi:10.1002/lno.11999</w:t>
      </w:r>
    </w:p>
    <w:p w14:paraId="72E32118" w14:textId="77777777" w:rsidR="00B87C81" w:rsidRPr="00C57147" w:rsidRDefault="00B87C81" w:rsidP="00C57147">
      <w:pPr>
        <w:pStyle w:val="Bibliography"/>
        <w:rPr>
          <w:lang w:val="en-US"/>
        </w:rPr>
      </w:pPr>
      <w:proofErr w:type="spellStart"/>
      <w:r w:rsidRPr="00C57147">
        <w:rPr>
          <w:lang w:val="en-US"/>
        </w:rPr>
        <w:t>Uthicke</w:t>
      </w:r>
      <w:proofErr w:type="spellEnd"/>
      <w:r w:rsidRPr="00C57147">
        <w:rPr>
          <w:lang w:val="en-US"/>
        </w:rPr>
        <w:t xml:space="preserve">, S. 2001. Nutrient regeneration by abundant coral reef holothurians. J. Exp. Mar. Biol. Ecol. </w:t>
      </w:r>
      <w:r w:rsidRPr="00C57147">
        <w:rPr>
          <w:b/>
          <w:bCs/>
          <w:lang w:val="en-US"/>
        </w:rPr>
        <w:t>265</w:t>
      </w:r>
      <w:r w:rsidRPr="00C57147">
        <w:rPr>
          <w:lang w:val="en-US"/>
        </w:rPr>
        <w:t>: 153–170. doi:10.1016/S0022-0981(01)00329-X</w:t>
      </w:r>
    </w:p>
    <w:p w14:paraId="0E797D20" w14:textId="77777777" w:rsidR="00B87C81" w:rsidRPr="00C57147" w:rsidRDefault="00B87C81" w:rsidP="00C57147">
      <w:pPr>
        <w:pStyle w:val="Bibliography"/>
        <w:rPr>
          <w:lang w:val="en-US"/>
        </w:rPr>
      </w:pPr>
      <w:proofErr w:type="spellStart"/>
      <w:r w:rsidRPr="00C57147">
        <w:rPr>
          <w:lang w:val="en-US"/>
        </w:rPr>
        <w:t>Uthicke</w:t>
      </w:r>
      <w:proofErr w:type="spellEnd"/>
      <w:r w:rsidRPr="00C57147">
        <w:rPr>
          <w:lang w:val="en-US"/>
        </w:rPr>
        <w:t xml:space="preserve">, S., and D. W. </w:t>
      </w:r>
      <w:proofErr w:type="spellStart"/>
      <w:r w:rsidRPr="00C57147">
        <w:rPr>
          <w:lang w:val="en-US"/>
        </w:rPr>
        <w:t>Klumpp</w:t>
      </w:r>
      <w:proofErr w:type="spellEnd"/>
      <w:r w:rsidRPr="00C57147">
        <w:rPr>
          <w:lang w:val="en-US"/>
        </w:rPr>
        <w:t xml:space="preserve">. 1998. Microphytobenthos community production at a near-shore coral reef: seasonal variation and response to ammonium recycled by holothurians. Mar </w:t>
      </w:r>
      <w:proofErr w:type="spellStart"/>
      <w:r w:rsidRPr="00C57147">
        <w:rPr>
          <w:lang w:val="en-US"/>
        </w:rPr>
        <w:t>Ecol</w:t>
      </w:r>
      <w:proofErr w:type="spellEnd"/>
      <w:r w:rsidRPr="00C57147">
        <w:rPr>
          <w:lang w:val="en-US"/>
        </w:rPr>
        <w:t xml:space="preserve"> Prog Ser </w:t>
      </w:r>
      <w:r w:rsidRPr="00C57147">
        <w:rPr>
          <w:b/>
          <w:bCs/>
          <w:lang w:val="en-US"/>
        </w:rPr>
        <w:t>169</w:t>
      </w:r>
      <w:r w:rsidRPr="00C57147">
        <w:rPr>
          <w:lang w:val="en-US"/>
        </w:rPr>
        <w:t>: 1–11.</w:t>
      </w:r>
    </w:p>
    <w:p w14:paraId="65C1DB36" w14:textId="77777777" w:rsidR="00B87C81" w:rsidRPr="00C57147" w:rsidRDefault="00B87C81" w:rsidP="00C57147">
      <w:pPr>
        <w:pStyle w:val="Bibliography"/>
        <w:rPr>
          <w:lang w:val="en-US"/>
        </w:rPr>
      </w:pPr>
      <w:proofErr w:type="spellStart"/>
      <w:r w:rsidRPr="00C57147">
        <w:rPr>
          <w:lang w:val="en-US"/>
        </w:rPr>
        <w:t>Vanni</w:t>
      </w:r>
      <w:proofErr w:type="spellEnd"/>
      <w:r w:rsidRPr="00C57147">
        <w:rPr>
          <w:lang w:val="en-US"/>
        </w:rPr>
        <w:t xml:space="preserve">, M. J. 2002. Nutrient cycling by animals in freshwater ecosystems. Annu Rev </w:t>
      </w:r>
      <w:proofErr w:type="spellStart"/>
      <w:r w:rsidRPr="00C57147">
        <w:rPr>
          <w:lang w:val="en-US"/>
        </w:rPr>
        <w:t>Ecol</w:t>
      </w:r>
      <w:proofErr w:type="spellEnd"/>
      <w:r w:rsidRPr="00C57147">
        <w:rPr>
          <w:lang w:val="en-US"/>
        </w:rPr>
        <w:t xml:space="preserve"> Syst </w:t>
      </w:r>
      <w:r w:rsidRPr="00C57147">
        <w:rPr>
          <w:b/>
          <w:bCs/>
          <w:lang w:val="en-US"/>
        </w:rPr>
        <w:t>33</w:t>
      </w:r>
      <w:r w:rsidRPr="00C57147">
        <w:rPr>
          <w:lang w:val="en-US"/>
        </w:rPr>
        <w:t xml:space="preserve">: 341–370. </w:t>
      </w:r>
      <w:proofErr w:type="gramStart"/>
      <w:r w:rsidRPr="00C57147">
        <w:rPr>
          <w:lang w:val="en-US"/>
        </w:rPr>
        <w:t>doi:10.1146/annurev.ecolsys</w:t>
      </w:r>
      <w:proofErr w:type="gramEnd"/>
      <w:r w:rsidRPr="00C57147">
        <w:rPr>
          <w:lang w:val="en-US"/>
        </w:rPr>
        <w:t>.33.010802.150519</w:t>
      </w:r>
    </w:p>
    <w:p w14:paraId="5903955C" w14:textId="77777777" w:rsidR="00B87C81" w:rsidRPr="00C57147" w:rsidRDefault="00B87C81" w:rsidP="00C57147">
      <w:pPr>
        <w:pStyle w:val="Bibliography"/>
        <w:rPr>
          <w:lang w:val="en-US"/>
        </w:rPr>
      </w:pPr>
      <w:proofErr w:type="spellStart"/>
      <w:r w:rsidRPr="00C57147">
        <w:rPr>
          <w:lang w:val="en-US"/>
        </w:rPr>
        <w:t>Vinther</w:t>
      </w:r>
      <w:proofErr w:type="spellEnd"/>
      <w:r w:rsidRPr="00C57147">
        <w:rPr>
          <w:lang w:val="en-US"/>
        </w:rPr>
        <w:t xml:space="preserve">, H. F., and M. </w:t>
      </w:r>
      <w:proofErr w:type="spellStart"/>
      <w:r w:rsidRPr="00C57147">
        <w:rPr>
          <w:lang w:val="en-US"/>
        </w:rPr>
        <w:t>Holmer</w:t>
      </w:r>
      <w:proofErr w:type="spellEnd"/>
      <w:r w:rsidRPr="00C57147">
        <w:rPr>
          <w:lang w:val="en-US"/>
        </w:rPr>
        <w:t xml:space="preserve">. 2008. Experimental test of </w:t>
      </w:r>
      <w:proofErr w:type="spellStart"/>
      <w:r w:rsidRPr="00C57147">
        <w:rPr>
          <w:lang w:val="en-US"/>
        </w:rPr>
        <w:t>biodeposition</w:t>
      </w:r>
      <w:proofErr w:type="spellEnd"/>
      <w:r w:rsidRPr="00C57147">
        <w:rPr>
          <w:lang w:val="en-US"/>
        </w:rPr>
        <w:t xml:space="preserve"> and ammonium excretion from blue mussels (Mytilus edulis) on eelgrass (Zostera marina) performance. Journal of Experimental Marine Biology and Ecology </w:t>
      </w:r>
      <w:r w:rsidRPr="00C57147">
        <w:rPr>
          <w:b/>
          <w:bCs/>
          <w:lang w:val="en-US"/>
        </w:rPr>
        <w:t>364</w:t>
      </w:r>
      <w:r w:rsidRPr="00C57147">
        <w:rPr>
          <w:lang w:val="en-US"/>
        </w:rPr>
        <w:t xml:space="preserve">: 72–79. </w:t>
      </w:r>
      <w:proofErr w:type="gramStart"/>
      <w:r w:rsidRPr="00C57147">
        <w:rPr>
          <w:lang w:val="en-US"/>
        </w:rPr>
        <w:t>doi:10.1016/j.jembe</w:t>
      </w:r>
      <w:proofErr w:type="gramEnd"/>
      <w:r w:rsidRPr="00C57147">
        <w:rPr>
          <w:lang w:val="en-US"/>
        </w:rPr>
        <w:t>.2008.07.003</w:t>
      </w:r>
    </w:p>
    <w:p w14:paraId="7985D617" w14:textId="77777777" w:rsidR="00B87C81" w:rsidRPr="00C57147" w:rsidRDefault="00B87C81" w:rsidP="00C57147">
      <w:pPr>
        <w:pStyle w:val="Bibliography"/>
        <w:rPr>
          <w:lang w:val="en-US"/>
        </w:rPr>
      </w:pPr>
      <w:r w:rsidRPr="00C57147">
        <w:rPr>
          <w:lang w:val="en-US"/>
        </w:rPr>
        <w:t xml:space="preserve">West, E. J., K. A. Pitt, D. T. Welsh, K. Koop, and D. Rissik. 2009. Top-down and bottom-up influences of jellyfish on primary productivity and planktonic assemblages. </w:t>
      </w:r>
      <w:proofErr w:type="spellStart"/>
      <w:r w:rsidRPr="00C57147">
        <w:rPr>
          <w:lang w:val="en-US"/>
        </w:rPr>
        <w:t>Limnol</w:t>
      </w:r>
      <w:proofErr w:type="spellEnd"/>
      <w:r w:rsidRPr="00C57147">
        <w:rPr>
          <w:lang w:val="en-US"/>
        </w:rPr>
        <w:t xml:space="preserve"> </w:t>
      </w:r>
      <w:proofErr w:type="spellStart"/>
      <w:r w:rsidRPr="00C57147">
        <w:rPr>
          <w:lang w:val="en-US"/>
        </w:rPr>
        <w:t>Oceanogr</w:t>
      </w:r>
      <w:proofErr w:type="spellEnd"/>
      <w:r w:rsidRPr="00C57147">
        <w:rPr>
          <w:lang w:val="en-US"/>
        </w:rPr>
        <w:t xml:space="preserve"> </w:t>
      </w:r>
      <w:r w:rsidRPr="00C57147">
        <w:rPr>
          <w:b/>
          <w:bCs/>
          <w:lang w:val="en-US"/>
        </w:rPr>
        <w:t>54</w:t>
      </w:r>
      <w:r w:rsidRPr="00C57147">
        <w:rPr>
          <w:lang w:val="en-US"/>
        </w:rPr>
        <w:t xml:space="preserve">: 2058–2071. </w:t>
      </w:r>
      <w:proofErr w:type="spellStart"/>
      <w:proofErr w:type="gramStart"/>
      <w:r w:rsidRPr="00C57147">
        <w:rPr>
          <w:lang w:val="en-US"/>
        </w:rPr>
        <w:t>doi:https</w:t>
      </w:r>
      <w:proofErr w:type="spellEnd"/>
      <w:r w:rsidRPr="00C57147">
        <w:rPr>
          <w:lang w:val="en-US"/>
        </w:rPr>
        <w:t>://doi.org/10.4319/lo.2009.54.6.2058</w:t>
      </w:r>
      <w:proofErr w:type="gramEnd"/>
    </w:p>
    <w:p w14:paraId="1E73313C" w14:textId="77777777" w:rsidR="00B87C81" w:rsidRPr="00C57147" w:rsidRDefault="00B87C81" w:rsidP="00C57147">
      <w:pPr>
        <w:pStyle w:val="Bibliography"/>
        <w:rPr>
          <w:lang w:val="en-US"/>
        </w:rPr>
      </w:pPr>
      <w:r w:rsidRPr="00C57147">
        <w:rPr>
          <w:lang w:val="en-US"/>
        </w:rPr>
        <w:t xml:space="preserve">Wickham, H. and others. 2019. Welcome to the </w:t>
      </w:r>
      <w:proofErr w:type="spellStart"/>
      <w:r w:rsidRPr="00C57147">
        <w:rPr>
          <w:lang w:val="en-US"/>
        </w:rPr>
        <w:t>Tidyverse</w:t>
      </w:r>
      <w:proofErr w:type="spellEnd"/>
      <w:r w:rsidRPr="00C57147">
        <w:rPr>
          <w:lang w:val="en-US"/>
        </w:rPr>
        <w:t xml:space="preserve">. Journal of </w:t>
      </w:r>
      <w:proofErr w:type="gramStart"/>
      <w:r w:rsidRPr="00C57147">
        <w:rPr>
          <w:lang w:val="en-US"/>
        </w:rPr>
        <w:t>Open Source</w:t>
      </w:r>
      <w:proofErr w:type="gramEnd"/>
      <w:r w:rsidRPr="00C57147">
        <w:rPr>
          <w:lang w:val="en-US"/>
        </w:rPr>
        <w:t xml:space="preserve"> Software </w:t>
      </w:r>
      <w:r w:rsidRPr="00C57147">
        <w:rPr>
          <w:b/>
          <w:bCs/>
          <w:lang w:val="en-US"/>
        </w:rPr>
        <w:t>4</w:t>
      </w:r>
      <w:r w:rsidRPr="00C57147">
        <w:rPr>
          <w:lang w:val="en-US"/>
        </w:rPr>
        <w:t>: 1686. doi:10.21105/joss.01686</w:t>
      </w:r>
    </w:p>
    <w:p w14:paraId="44348E75" w14:textId="77777777" w:rsidR="00B87C81" w:rsidRPr="00C57147" w:rsidRDefault="00B87C81" w:rsidP="00C57147">
      <w:pPr>
        <w:pStyle w:val="Bibliography"/>
        <w:rPr>
          <w:lang w:val="en-US"/>
        </w:rPr>
      </w:pPr>
      <w:r w:rsidRPr="00C57147">
        <w:rPr>
          <w:lang w:val="en-US"/>
        </w:rPr>
        <w:t xml:space="preserve">Yee, D. A., and S. A. </w:t>
      </w:r>
      <w:proofErr w:type="spellStart"/>
      <w:r w:rsidRPr="00C57147">
        <w:rPr>
          <w:lang w:val="en-US"/>
        </w:rPr>
        <w:t>Juliano</w:t>
      </w:r>
      <w:proofErr w:type="spellEnd"/>
      <w:r w:rsidRPr="00C57147">
        <w:rPr>
          <w:lang w:val="en-US"/>
        </w:rPr>
        <w:t xml:space="preserve">. 2007. Abundance matters: a field experiment testing the more </w:t>
      </w:r>
      <w:proofErr w:type="gramStart"/>
      <w:r w:rsidRPr="00C57147">
        <w:rPr>
          <w:lang w:val="en-US"/>
        </w:rPr>
        <w:t>individuals</w:t>
      </w:r>
      <w:proofErr w:type="gramEnd"/>
      <w:r w:rsidRPr="00C57147">
        <w:rPr>
          <w:lang w:val="en-US"/>
        </w:rPr>
        <w:t xml:space="preserve"> hypothesis for richness–productivity relationships. </w:t>
      </w:r>
      <w:proofErr w:type="spellStart"/>
      <w:r w:rsidRPr="00C57147">
        <w:rPr>
          <w:lang w:val="en-US"/>
        </w:rPr>
        <w:t>Oecologia</w:t>
      </w:r>
      <w:proofErr w:type="spellEnd"/>
      <w:r w:rsidRPr="00C57147">
        <w:rPr>
          <w:lang w:val="en-US"/>
        </w:rPr>
        <w:t xml:space="preserve"> </w:t>
      </w:r>
      <w:r w:rsidRPr="00C57147">
        <w:rPr>
          <w:b/>
          <w:bCs/>
          <w:lang w:val="en-US"/>
        </w:rPr>
        <w:t>153</w:t>
      </w:r>
      <w:r w:rsidRPr="00C57147">
        <w:rPr>
          <w:lang w:val="en-US"/>
        </w:rPr>
        <w:t>: 153–162. doi:10.1007/s00442-007-0707-1</w:t>
      </w:r>
    </w:p>
    <w:p w14:paraId="230090A7" w14:textId="6ABB9DE6" w:rsidR="006214D6" w:rsidRPr="00C57147" w:rsidRDefault="0061163F" w:rsidP="00C57147">
      <w:pPr>
        <w:spacing w:line="480" w:lineRule="auto"/>
      </w:pPr>
      <w:r w:rsidRPr="00C57147">
        <w:fldChar w:fldCharType="end"/>
      </w:r>
    </w:p>
    <w:sectPr w:rsidR="006214D6" w:rsidRPr="00C57147" w:rsidSect="006E54C4">
      <w:headerReference w:type="default" r:id="rId17"/>
      <w:footerReference w:type="default" r:id="rId1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ieran Cox" w:date="2024-11-25T09:54:00Z" w:initials="KC">
    <w:p w14:paraId="136486AE" w14:textId="77777777" w:rsidR="00150B2B" w:rsidRDefault="00150B2B" w:rsidP="00150B2B">
      <w:r>
        <w:rPr>
          <w:rStyle w:val="CommentReference"/>
        </w:rPr>
        <w:annotationRef/>
      </w:r>
      <w:r>
        <w:rPr>
          <w:color w:val="000000"/>
          <w:sz w:val="20"/>
          <w:szCs w:val="20"/>
        </w:rPr>
        <w:t>If you aren’t going to add line numbers to this, double check the submission portal adds them (correctly), the last 2 MSs I have reviewed the portal add them starting from 1 on each page and it was a nightmare</w:t>
      </w:r>
    </w:p>
  </w:comment>
  <w:comment w:id="1" w:author="Bridget Maher" w:date="2024-11-18T11:23:00Z" w:initials="BM">
    <w:p w14:paraId="20E1FBA2" w14:textId="77777777" w:rsidR="00965475" w:rsidRDefault="00965475" w:rsidP="00965475">
      <w:r>
        <w:rPr>
          <w:rStyle w:val="CommentReference"/>
        </w:rPr>
        <w:annotationRef/>
      </w:r>
      <w:r>
        <w:rPr>
          <w:sz w:val="20"/>
          <w:szCs w:val="20"/>
        </w:rPr>
        <w:t xml:space="preserve">Previously established by who? I think it needs a citation or specify that it is within the scope of the project. </w:t>
      </w:r>
    </w:p>
  </w:comment>
  <w:comment w:id="2" w:author="Kieran Cox" w:date="2024-11-25T10:00:00Z" w:initials="KC">
    <w:p w14:paraId="18BC7F9F" w14:textId="77777777" w:rsidR="00150B2B" w:rsidRDefault="00150B2B" w:rsidP="00150B2B">
      <w:r>
        <w:rPr>
          <w:rStyle w:val="CommentReference"/>
        </w:rPr>
        <w:annotationRef/>
      </w:r>
      <w:r>
        <w:rPr>
          <w:color w:val="000000"/>
          <w:sz w:val="20"/>
          <w:szCs w:val="20"/>
        </w:rPr>
        <w:t xml:space="preserve">so negative? Not positive or negative? if so, switch to influences </w:t>
      </w:r>
    </w:p>
  </w:comment>
  <w:comment w:id="3" w:author="Kieran Cox" w:date="2024-11-25T10:03:00Z" w:initials="KC">
    <w:p w14:paraId="65E94B46" w14:textId="77777777" w:rsidR="00150B2B" w:rsidRDefault="00150B2B" w:rsidP="00150B2B">
      <w:r>
        <w:rPr>
          <w:rStyle w:val="CommentReference"/>
        </w:rPr>
        <w:annotationRef/>
      </w:r>
      <w:r>
        <w:rPr>
          <w:color w:val="000000"/>
          <w:sz w:val="20"/>
          <w:szCs w:val="20"/>
        </w:rPr>
        <w:t xml:space="preserve">These three lines seem to contradict each other a bit. </w:t>
      </w:r>
    </w:p>
    <w:p w14:paraId="41F99CF0" w14:textId="77777777" w:rsidR="00150B2B" w:rsidRDefault="00150B2B" w:rsidP="00150B2B"/>
    <w:p w14:paraId="6DF65205" w14:textId="77777777" w:rsidR="00150B2B" w:rsidRDefault="00150B2B" w:rsidP="00150B2B">
      <w:r>
        <w:rPr>
          <w:color w:val="000000"/>
          <w:sz w:val="20"/>
          <w:szCs w:val="20"/>
        </w:rPr>
        <w:t xml:space="preserve">Is the third line a, they found something else? or a this supports us? or we explain what they found, it sounds like the last option but it’s not clear. </w:t>
      </w:r>
    </w:p>
  </w:comment>
  <w:comment w:id="4" w:author="Claire Attridge" w:date="2024-11-26T07:26:00Z" w:initials="CA">
    <w:p w14:paraId="4BA01194" w14:textId="77777777" w:rsidR="00803CBA" w:rsidRDefault="00803CBA" w:rsidP="00803CBA">
      <w:pPr>
        <w:pStyle w:val="CommentText"/>
      </w:pPr>
      <w:r>
        <w:rPr>
          <w:rStyle w:val="CommentReference"/>
        </w:rPr>
        <w:annotationRef/>
      </w:r>
      <w:r>
        <w:t>Agree ^</w:t>
      </w:r>
    </w:p>
  </w:comment>
  <w:comment w:id="5" w:author="Claire Attridge" w:date="2024-11-26T07:29:00Z" w:initials="CA">
    <w:p w14:paraId="3617D8B1" w14:textId="77777777" w:rsidR="00803CBA" w:rsidRDefault="00803CBA" w:rsidP="00803CBA">
      <w:pPr>
        <w:pStyle w:val="CommentText"/>
      </w:pPr>
      <w:r>
        <w:rPr>
          <w:rStyle w:val="CommentReference"/>
        </w:rPr>
        <w:annotationRef/>
      </w:r>
      <w:r>
        <w:t xml:space="preserve">Alt suggestion for phrasing: “At the meso-scale, nitrate will vary among sites </w:t>
      </w:r>
      <w:r>
        <w:rPr>
          <w:u w:val="single"/>
        </w:rPr>
        <w:t xml:space="preserve">by ?? scale drivers? </w:t>
      </w:r>
      <w:r>
        <w:t>(Druehl et al., 1989; Hurd et al., 2000). However, in Barkley Sound, external nutrient supply (upwelling) may not control primary productivity as strongly as local factors (Pawlowicz 2017). The meso-scale NH₄⁺ variability we documented may be one such local factor”</w:t>
      </w:r>
    </w:p>
  </w:comment>
  <w:comment w:id="7" w:author="Bridget Maher" w:date="2024-11-18T11:47:00Z" w:initials="BM">
    <w:p w14:paraId="0BFE4E7E" w14:textId="77777777" w:rsidR="00965475" w:rsidRDefault="00965475" w:rsidP="00965475">
      <w:r>
        <w:rPr>
          <w:rStyle w:val="CommentReference"/>
        </w:rPr>
        <w:annotationRef/>
      </w:r>
      <w:r>
        <w:rPr>
          <w:sz w:val="20"/>
          <w:szCs w:val="20"/>
        </w:rPr>
        <w:t xml:space="preserve">I found this section a little confusing. I think I am getting a little lost in the jump between scales. Can you elaborate slightly more on the meso-scale sentence? </w:t>
      </w:r>
    </w:p>
    <w:p w14:paraId="3615F704" w14:textId="77777777" w:rsidR="00965475" w:rsidRDefault="00965475" w:rsidP="00965475"/>
    <w:p w14:paraId="24DB2CEA" w14:textId="77777777" w:rsidR="00965475" w:rsidRDefault="00965475" w:rsidP="00965475"/>
  </w:comment>
  <w:comment w:id="8" w:author="Em Lim" w:date="2024-11-27T09:39:00Z" w:initials="EL">
    <w:p w14:paraId="6643F694" w14:textId="77777777" w:rsidR="00C8357F" w:rsidRDefault="00C8357F" w:rsidP="00C8357F">
      <w:r>
        <w:rPr>
          <w:rStyle w:val="CommentReference"/>
        </w:rPr>
        <w:annotationRef/>
      </w:r>
      <w:r>
        <w:rPr>
          <w:color w:val="000000"/>
          <w:sz w:val="20"/>
          <w:szCs w:val="20"/>
        </w:rPr>
        <w:t>There was one section where I got lost when comparing the meso- and small-scale variation in NH4+ and the fact that kelp retains its preferred form of nitrogen (pg 20). Is that primarily because the kelp is a habitat that attracts animals that are constantly excreting NH4+ (the preferred form of N)? Nitrate would be present in the system to a lesser degree through the summer and therefore contribute less to the nutrient profile but it would also accumulate within a kelp forest due to the changes in water motion that the kelp produce? I might be missing something but I wanted to clarify. </w:t>
      </w:r>
    </w:p>
  </w:comment>
  <w:comment w:id="15" w:author="Claire Attridge" w:date="2024-11-26T07:30:00Z" w:initials="CA">
    <w:p w14:paraId="15CB9908" w14:textId="77777777" w:rsidR="00475864" w:rsidRDefault="00475864" w:rsidP="00475864">
      <w:pPr>
        <w:pStyle w:val="CommentText"/>
      </w:pPr>
      <w:r>
        <w:rPr>
          <w:rStyle w:val="CommentReference"/>
        </w:rPr>
        <w:annotationRef/>
      </w:r>
      <w:r>
        <w:t>Could use a little more lead in to this- is it linked to the previous sentence? Might be a good spot for an “As such, …”</w:t>
      </w:r>
    </w:p>
  </w:comment>
  <w:comment w:id="16" w:author="Claire Attridge" w:date="2024-11-26T07:32:00Z" w:initials="CA">
    <w:p w14:paraId="7F860E8E" w14:textId="77777777" w:rsidR="00475864" w:rsidRDefault="00475864" w:rsidP="00475864">
      <w:pPr>
        <w:pStyle w:val="CommentText"/>
      </w:pPr>
      <w:r>
        <w:rPr>
          <w:rStyle w:val="CommentReference"/>
        </w:rPr>
        <w:annotationRef/>
      </w:r>
      <w:r>
        <w:t>Alt suggestion: “continue to degrade”</w:t>
      </w:r>
    </w:p>
  </w:comment>
  <w:comment w:id="17" w:author="Kieran Cox" w:date="2024-11-25T10:05:00Z" w:initials="KC">
    <w:p w14:paraId="113DEC00" w14:textId="77777777" w:rsidR="00150B2B" w:rsidRDefault="00150B2B" w:rsidP="00150B2B">
      <w:r>
        <w:rPr>
          <w:rStyle w:val="CommentReference"/>
        </w:rPr>
        <w:annotationRef/>
      </w:r>
      <w:r>
        <w:rPr>
          <w:color w:val="000000"/>
          <w:sz w:val="20"/>
          <w:szCs w:val="20"/>
        </w:rPr>
        <w:t xml:space="preserve">Alt…this important ecosystem function may be lost. </w:t>
      </w:r>
    </w:p>
    <w:p w14:paraId="0F937D0B" w14:textId="77777777" w:rsidR="00150B2B" w:rsidRDefault="00150B2B" w:rsidP="00150B2B"/>
    <w:p w14:paraId="2830B596" w14:textId="77777777" w:rsidR="00150B2B" w:rsidRDefault="00150B2B" w:rsidP="00150B2B">
      <w:r>
        <w:rPr>
          <w:color w:val="000000"/>
          <w:sz w:val="20"/>
          <w:szCs w:val="20"/>
        </w:rPr>
        <w:t>I’m team ‘we’, but the service isn’t really yours to loose</w:t>
      </w:r>
    </w:p>
    <w:p w14:paraId="3D9AFF68" w14:textId="77777777" w:rsidR="00150B2B" w:rsidRDefault="00150B2B" w:rsidP="00150B2B"/>
  </w:comment>
  <w:comment w:id="18" w:author="Claire Attridge" w:date="2024-11-26T07:33:00Z" w:initials="CA">
    <w:p w14:paraId="1B08B47E" w14:textId="77777777" w:rsidR="00475864" w:rsidRDefault="00475864" w:rsidP="00475864">
      <w:pPr>
        <w:pStyle w:val="CommentText"/>
      </w:pPr>
      <w:r>
        <w:rPr>
          <w:rStyle w:val="CommentReference"/>
        </w:rPr>
        <w:annotationRef/>
      </w:r>
      <w:r>
        <w:t>Because the focus is on kelps, could continue focusing on this group here instead of generalizing to the term seaweeds? If the references are relevant for this!</w:t>
      </w:r>
    </w:p>
  </w:comment>
  <w:comment w:id="19" w:author="Kieran Cox" w:date="2024-11-25T10:06:00Z" w:initials="KC">
    <w:p w14:paraId="38F55335" w14:textId="77777777" w:rsidR="00150B2B" w:rsidRDefault="00150B2B" w:rsidP="00150B2B">
      <w:r>
        <w:rPr>
          <w:rStyle w:val="CommentReference"/>
        </w:rPr>
        <w:annotationRef/>
      </w:r>
      <w:r>
        <w:rPr>
          <w:color w:val="000000"/>
          <w:sz w:val="20"/>
          <w:szCs w:val="20"/>
        </w:rPr>
        <w:t>to many ‘which’ in this paragraph, if you switch it back, change allow to allows</w:t>
      </w:r>
    </w:p>
  </w:comment>
  <w:comment w:id="25" w:author="Kiara Kattler" w:date="2024-11-18T09:30:00Z" w:initials="KK">
    <w:p w14:paraId="5EE4D83F" w14:textId="236B48CF" w:rsidR="00602D6D" w:rsidRDefault="00602D6D" w:rsidP="00602D6D">
      <w:r>
        <w:rPr>
          <w:rStyle w:val="CommentReference"/>
        </w:rPr>
        <w:annotationRef/>
      </w:r>
      <w:r>
        <w:rPr>
          <w:sz w:val="20"/>
          <w:szCs w:val="20"/>
        </w:rPr>
        <w:t>It feels a bit sudden from the transition to this example and to end on this, but fine to leave as is if you want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6486AE" w15:done="0"/>
  <w15:commentEx w15:paraId="20E1FBA2" w15:done="0"/>
  <w15:commentEx w15:paraId="18BC7F9F" w15:done="0"/>
  <w15:commentEx w15:paraId="6DF65205" w15:done="0"/>
  <w15:commentEx w15:paraId="4BA01194" w15:paraIdParent="6DF65205" w15:done="0"/>
  <w15:commentEx w15:paraId="3617D8B1" w15:paraIdParent="6DF65205" w15:done="0"/>
  <w15:commentEx w15:paraId="24DB2CEA" w15:done="0"/>
  <w15:commentEx w15:paraId="6643F694" w15:paraIdParent="24DB2CEA" w15:done="0"/>
  <w15:commentEx w15:paraId="15CB9908" w15:done="0"/>
  <w15:commentEx w15:paraId="7F860E8E" w15:done="0"/>
  <w15:commentEx w15:paraId="3D9AFF68" w15:done="0"/>
  <w15:commentEx w15:paraId="1B08B47E" w15:done="0"/>
  <w15:commentEx w15:paraId="38F55335" w15:done="0"/>
  <w15:commentEx w15:paraId="5EE4D8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0476C95" w16cex:dateUtc="2024-11-25T17:54:00Z"/>
  <w16cex:commentExtensible w16cex:durableId="1C5259EF" w16cex:dateUtc="2024-11-18T19:23:00Z"/>
  <w16cex:commentExtensible w16cex:durableId="7A16F656" w16cex:dateUtc="2024-11-25T18:00:00Z"/>
  <w16cex:commentExtensible w16cex:durableId="3E6A88B8" w16cex:dateUtc="2024-11-25T18:03:00Z"/>
  <w16cex:commentExtensible w16cex:durableId="1A4B5353" w16cex:dateUtc="2024-11-26T15:26:00Z"/>
  <w16cex:commentExtensible w16cex:durableId="26F707D9" w16cex:dateUtc="2024-11-26T15:29:00Z"/>
  <w16cex:commentExtensible w16cex:durableId="71C4E5C9" w16cex:dateUtc="2024-11-18T19:47:00Z"/>
  <w16cex:commentExtensible w16cex:durableId="576EAA03" w16cex:dateUtc="2024-11-27T17:39:00Z"/>
  <w16cex:commentExtensible w16cex:durableId="5FBF4D46" w16cex:dateUtc="2024-11-26T15:30:00Z"/>
  <w16cex:commentExtensible w16cex:durableId="5310E9BB" w16cex:dateUtc="2024-11-26T15:32:00Z"/>
  <w16cex:commentExtensible w16cex:durableId="766A26E4" w16cex:dateUtc="2024-11-25T18:05:00Z"/>
  <w16cex:commentExtensible w16cex:durableId="22C65909" w16cex:dateUtc="2024-11-26T15:33:00Z"/>
  <w16cex:commentExtensible w16cex:durableId="7E68C8E5" w16cex:dateUtc="2024-11-25T18:06:00Z"/>
  <w16cex:commentExtensible w16cex:durableId="7F227EDE" w16cex:dateUtc="2024-11-18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6486AE" w16cid:durableId="30476C95"/>
  <w16cid:commentId w16cid:paraId="20E1FBA2" w16cid:durableId="1C5259EF"/>
  <w16cid:commentId w16cid:paraId="18BC7F9F" w16cid:durableId="7A16F656"/>
  <w16cid:commentId w16cid:paraId="6DF65205" w16cid:durableId="3E6A88B8"/>
  <w16cid:commentId w16cid:paraId="4BA01194" w16cid:durableId="1A4B5353"/>
  <w16cid:commentId w16cid:paraId="3617D8B1" w16cid:durableId="26F707D9"/>
  <w16cid:commentId w16cid:paraId="24DB2CEA" w16cid:durableId="71C4E5C9"/>
  <w16cid:commentId w16cid:paraId="6643F694" w16cid:durableId="576EAA03"/>
  <w16cid:commentId w16cid:paraId="15CB9908" w16cid:durableId="5FBF4D46"/>
  <w16cid:commentId w16cid:paraId="7F860E8E" w16cid:durableId="5310E9BB"/>
  <w16cid:commentId w16cid:paraId="3D9AFF68" w16cid:durableId="766A26E4"/>
  <w16cid:commentId w16cid:paraId="1B08B47E" w16cid:durableId="22C65909"/>
  <w16cid:commentId w16cid:paraId="38F55335" w16cid:durableId="7E68C8E5"/>
  <w16cid:commentId w16cid:paraId="5EE4D83F" w16cid:durableId="7F227E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CE140" w14:textId="77777777" w:rsidR="006E6BB5" w:rsidRDefault="006E6BB5" w:rsidP="009B4C2B">
      <w:r>
        <w:separator/>
      </w:r>
    </w:p>
  </w:endnote>
  <w:endnote w:type="continuationSeparator" w:id="0">
    <w:p w14:paraId="1CBEAB49" w14:textId="77777777" w:rsidR="006E6BB5" w:rsidRDefault="006E6BB5" w:rsidP="009B4C2B">
      <w:r>
        <w:continuationSeparator/>
      </w:r>
    </w:p>
  </w:endnote>
  <w:endnote w:type="continuationNotice" w:id="1">
    <w:p w14:paraId="6432D12A" w14:textId="77777777" w:rsidR="006E6BB5" w:rsidRDefault="006E6B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C21CD" w14:textId="77777777" w:rsidR="006E6BB5" w:rsidRDefault="006E6BB5" w:rsidP="009B4C2B">
      <w:r>
        <w:separator/>
      </w:r>
    </w:p>
  </w:footnote>
  <w:footnote w:type="continuationSeparator" w:id="0">
    <w:p w14:paraId="12B119E8" w14:textId="77777777" w:rsidR="006E6BB5" w:rsidRDefault="006E6BB5" w:rsidP="009B4C2B">
      <w:r>
        <w:continuationSeparator/>
      </w:r>
    </w:p>
  </w:footnote>
  <w:footnote w:type="continuationNotice" w:id="1">
    <w:p w14:paraId="1A04069E" w14:textId="77777777" w:rsidR="006E6BB5" w:rsidRDefault="006E6B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ieran Cox">
    <w15:presenceInfo w15:providerId="Windows Live" w15:userId="c58abbb23cd81302"/>
  </w15:person>
  <w15:person w15:author="Bridget Maher">
    <w15:presenceInfo w15:providerId="Windows Live" w15:userId="3667760862be51f8"/>
  </w15:person>
  <w15:person w15:author="Claire Attridge">
    <w15:presenceInfo w15:providerId="Windows Live" w15:userId="19e80539abb6b726"/>
  </w15:person>
  <w15:person w15:author="Em Lim">
    <w15:presenceInfo w15:providerId="AD" w15:userId="S::egl3@sfu.ca::66b8d41e-e852-422e-bfdc-03f068eb453f"/>
  </w15:person>
  <w15:person w15:author="Kieran Cox [2]">
    <w15:presenceInfo w15:providerId="AD" w15:userId="S::kieranc@sfu.ca::b4290085-ec8f-4fe0-8d75-e615e1fa996c"/>
  </w15:person>
  <w15:person w15:author="Kiara Kattler">
    <w15:presenceInfo w15:providerId="AD" w15:userId="S::kiarak@sfu.ca::2d2de4bf-d2a0-45f9-9c97-9f373b42f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50219"/>
    <w:rsid w:val="00150B2B"/>
    <w:rsid w:val="001510C2"/>
    <w:rsid w:val="00151BB6"/>
    <w:rsid w:val="00151C99"/>
    <w:rsid w:val="00152CBA"/>
    <w:rsid w:val="0015432C"/>
    <w:rsid w:val="00155D45"/>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7BE9"/>
    <w:rsid w:val="001E1BD6"/>
    <w:rsid w:val="001E1D5D"/>
    <w:rsid w:val="001E5CB7"/>
    <w:rsid w:val="001E7F77"/>
    <w:rsid w:val="001F1825"/>
    <w:rsid w:val="001F1DDA"/>
    <w:rsid w:val="001F293B"/>
    <w:rsid w:val="001F2BDA"/>
    <w:rsid w:val="001F6183"/>
    <w:rsid w:val="001F69F0"/>
    <w:rsid w:val="001F79DB"/>
    <w:rsid w:val="00201837"/>
    <w:rsid w:val="002044A7"/>
    <w:rsid w:val="0020783B"/>
    <w:rsid w:val="00213173"/>
    <w:rsid w:val="002142F2"/>
    <w:rsid w:val="002145C6"/>
    <w:rsid w:val="002178A4"/>
    <w:rsid w:val="00217D47"/>
    <w:rsid w:val="002216A4"/>
    <w:rsid w:val="00222A9E"/>
    <w:rsid w:val="0022385E"/>
    <w:rsid w:val="00225DAD"/>
    <w:rsid w:val="00225E24"/>
    <w:rsid w:val="00230925"/>
    <w:rsid w:val="00232D3A"/>
    <w:rsid w:val="00233597"/>
    <w:rsid w:val="00233D5C"/>
    <w:rsid w:val="00235FC5"/>
    <w:rsid w:val="00237ED0"/>
    <w:rsid w:val="00241033"/>
    <w:rsid w:val="00245C88"/>
    <w:rsid w:val="00245F48"/>
    <w:rsid w:val="00246B2A"/>
    <w:rsid w:val="00247A1B"/>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789C"/>
    <w:rsid w:val="002A1EF5"/>
    <w:rsid w:val="002A304B"/>
    <w:rsid w:val="002A6FAB"/>
    <w:rsid w:val="002A72EC"/>
    <w:rsid w:val="002A7F03"/>
    <w:rsid w:val="002B081F"/>
    <w:rsid w:val="002B188A"/>
    <w:rsid w:val="002B400A"/>
    <w:rsid w:val="002B53A4"/>
    <w:rsid w:val="002B6ECC"/>
    <w:rsid w:val="002B7A8C"/>
    <w:rsid w:val="002B7F5F"/>
    <w:rsid w:val="002C2F6E"/>
    <w:rsid w:val="002C320F"/>
    <w:rsid w:val="002C3747"/>
    <w:rsid w:val="002C41D5"/>
    <w:rsid w:val="002C7346"/>
    <w:rsid w:val="002C77C5"/>
    <w:rsid w:val="002C7A7C"/>
    <w:rsid w:val="002C7B46"/>
    <w:rsid w:val="002D0F9D"/>
    <w:rsid w:val="002D15C0"/>
    <w:rsid w:val="002D40ED"/>
    <w:rsid w:val="002D6F8B"/>
    <w:rsid w:val="002D7263"/>
    <w:rsid w:val="002E0B15"/>
    <w:rsid w:val="002E0BE3"/>
    <w:rsid w:val="002E1265"/>
    <w:rsid w:val="002E1F14"/>
    <w:rsid w:val="002E2061"/>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21208"/>
    <w:rsid w:val="0032304D"/>
    <w:rsid w:val="00324D34"/>
    <w:rsid w:val="00327838"/>
    <w:rsid w:val="00330741"/>
    <w:rsid w:val="00331A91"/>
    <w:rsid w:val="0033427F"/>
    <w:rsid w:val="00334ADF"/>
    <w:rsid w:val="003360E7"/>
    <w:rsid w:val="00337794"/>
    <w:rsid w:val="00347B50"/>
    <w:rsid w:val="0035016F"/>
    <w:rsid w:val="003509B8"/>
    <w:rsid w:val="00350F06"/>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B1D0A"/>
    <w:rsid w:val="003B3EB5"/>
    <w:rsid w:val="003B402E"/>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46C28"/>
    <w:rsid w:val="00453767"/>
    <w:rsid w:val="00456F9A"/>
    <w:rsid w:val="004578FA"/>
    <w:rsid w:val="00460AAE"/>
    <w:rsid w:val="00462E79"/>
    <w:rsid w:val="00467D8C"/>
    <w:rsid w:val="00471233"/>
    <w:rsid w:val="00472C8A"/>
    <w:rsid w:val="00473216"/>
    <w:rsid w:val="00473877"/>
    <w:rsid w:val="004739F8"/>
    <w:rsid w:val="00475864"/>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60BB1"/>
    <w:rsid w:val="0056137A"/>
    <w:rsid w:val="005613C5"/>
    <w:rsid w:val="00562CDF"/>
    <w:rsid w:val="005636C0"/>
    <w:rsid w:val="0056599C"/>
    <w:rsid w:val="00565A8B"/>
    <w:rsid w:val="00566C2C"/>
    <w:rsid w:val="00570F20"/>
    <w:rsid w:val="005746D1"/>
    <w:rsid w:val="00576035"/>
    <w:rsid w:val="00576692"/>
    <w:rsid w:val="00576BD4"/>
    <w:rsid w:val="00580804"/>
    <w:rsid w:val="00580B22"/>
    <w:rsid w:val="0058230D"/>
    <w:rsid w:val="00582A7B"/>
    <w:rsid w:val="005831E6"/>
    <w:rsid w:val="005835B5"/>
    <w:rsid w:val="0058405B"/>
    <w:rsid w:val="00584638"/>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B15F4"/>
    <w:rsid w:val="005B26B9"/>
    <w:rsid w:val="005B3F6C"/>
    <w:rsid w:val="005B5A3A"/>
    <w:rsid w:val="005B7764"/>
    <w:rsid w:val="005B7CE1"/>
    <w:rsid w:val="005C511E"/>
    <w:rsid w:val="005C5236"/>
    <w:rsid w:val="005C6C7A"/>
    <w:rsid w:val="005C7696"/>
    <w:rsid w:val="005D293A"/>
    <w:rsid w:val="005D42E1"/>
    <w:rsid w:val="005E0368"/>
    <w:rsid w:val="005E0538"/>
    <w:rsid w:val="005E0A73"/>
    <w:rsid w:val="005E0EEE"/>
    <w:rsid w:val="005E2687"/>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A1019"/>
    <w:rsid w:val="006A4E60"/>
    <w:rsid w:val="006A5028"/>
    <w:rsid w:val="006A5952"/>
    <w:rsid w:val="006A698F"/>
    <w:rsid w:val="006A69B6"/>
    <w:rsid w:val="006B016A"/>
    <w:rsid w:val="006B046E"/>
    <w:rsid w:val="006B09F2"/>
    <w:rsid w:val="006B2625"/>
    <w:rsid w:val="006B4882"/>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35E2"/>
    <w:rsid w:val="006E54C4"/>
    <w:rsid w:val="006E6BB5"/>
    <w:rsid w:val="006F3E6B"/>
    <w:rsid w:val="006F4686"/>
    <w:rsid w:val="006F584C"/>
    <w:rsid w:val="0070083D"/>
    <w:rsid w:val="00700CA8"/>
    <w:rsid w:val="007014A8"/>
    <w:rsid w:val="00701637"/>
    <w:rsid w:val="00701EB0"/>
    <w:rsid w:val="007025A9"/>
    <w:rsid w:val="0070501D"/>
    <w:rsid w:val="00705FE1"/>
    <w:rsid w:val="00707540"/>
    <w:rsid w:val="0071096F"/>
    <w:rsid w:val="00712A40"/>
    <w:rsid w:val="00712A56"/>
    <w:rsid w:val="00715D18"/>
    <w:rsid w:val="00715D27"/>
    <w:rsid w:val="00716377"/>
    <w:rsid w:val="00717F3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678"/>
    <w:rsid w:val="00752F86"/>
    <w:rsid w:val="0075411C"/>
    <w:rsid w:val="007568BC"/>
    <w:rsid w:val="00761A9D"/>
    <w:rsid w:val="00761BA2"/>
    <w:rsid w:val="0076247E"/>
    <w:rsid w:val="00762932"/>
    <w:rsid w:val="00765FE9"/>
    <w:rsid w:val="0076719B"/>
    <w:rsid w:val="00771D86"/>
    <w:rsid w:val="00771FB3"/>
    <w:rsid w:val="0077211F"/>
    <w:rsid w:val="00772701"/>
    <w:rsid w:val="0077350E"/>
    <w:rsid w:val="00774240"/>
    <w:rsid w:val="0077441C"/>
    <w:rsid w:val="007747B7"/>
    <w:rsid w:val="00775011"/>
    <w:rsid w:val="00776655"/>
    <w:rsid w:val="007800FE"/>
    <w:rsid w:val="00782EA1"/>
    <w:rsid w:val="007831DE"/>
    <w:rsid w:val="0078518E"/>
    <w:rsid w:val="0078662B"/>
    <w:rsid w:val="007872E9"/>
    <w:rsid w:val="00791FF5"/>
    <w:rsid w:val="00792779"/>
    <w:rsid w:val="00796F8D"/>
    <w:rsid w:val="007A0BAF"/>
    <w:rsid w:val="007A1A08"/>
    <w:rsid w:val="007A1A41"/>
    <w:rsid w:val="007A283D"/>
    <w:rsid w:val="007A54F5"/>
    <w:rsid w:val="007A65BF"/>
    <w:rsid w:val="007A68CB"/>
    <w:rsid w:val="007A7126"/>
    <w:rsid w:val="007B0365"/>
    <w:rsid w:val="007B0963"/>
    <w:rsid w:val="007B5055"/>
    <w:rsid w:val="007B5406"/>
    <w:rsid w:val="007B580F"/>
    <w:rsid w:val="007C03DE"/>
    <w:rsid w:val="007C042F"/>
    <w:rsid w:val="007C0A44"/>
    <w:rsid w:val="007C14D9"/>
    <w:rsid w:val="007C1BDA"/>
    <w:rsid w:val="007C1D5C"/>
    <w:rsid w:val="007C2BBA"/>
    <w:rsid w:val="007C32B4"/>
    <w:rsid w:val="007C32C3"/>
    <w:rsid w:val="007C5A02"/>
    <w:rsid w:val="007C5C1D"/>
    <w:rsid w:val="007C783C"/>
    <w:rsid w:val="007D13CA"/>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60C"/>
    <w:rsid w:val="008012CE"/>
    <w:rsid w:val="00801C1E"/>
    <w:rsid w:val="00801C62"/>
    <w:rsid w:val="00803CBA"/>
    <w:rsid w:val="00805704"/>
    <w:rsid w:val="00805A5D"/>
    <w:rsid w:val="008068ED"/>
    <w:rsid w:val="00806D42"/>
    <w:rsid w:val="0080773F"/>
    <w:rsid w:val="00807C51"/>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55F6"/>
    <w:rsid w:val="00895C86"/>
    <w:rsid w:val="008964CE"/>
    <w:rsid w:val="008A0791"/>
    <w:rsid w:val="008A1BD4"/>
    <w:rsid w:val="008A3F70"/>
    <w:rsid w:val="008A654A"/>
    <w:rsid w:val="008A67F3"/>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549D"/>
    <w:rsid w:val="00956033"/>
    <w:rsid w:val="009569DD"/>
    <w:rsid w:val="00957070"/>
    <w:rsid w:val="00957535"/>
    <w:rsid w:val="009609CF"/>
    <w:rsid w:val="00963154"/>
    <w:rsid w:val="00965054"/>
    <w:rsid w:val="00965475"/>
    <w:rsid w:val="0096667C"/>
    <w:rsid w:val="00966E65"/>
    <w:rsid w:val="00967589"/>
    <w:rsid w:val="00970849"/>
    <w:rsid w:val="0097669C"/>
    <w:rsid w:val="00977C23"/>
    <w:rsid w:val="009816FC"/>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0D8C"/>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E4B"/>
    <w:rsid w:val="00AA3E02"/>
    <w:rsid w:val="00AA5B17"/>
    <w:rsid w:val="00AA71E2"/>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5492"/>
    <w:rsid w:val="00B7637C"/>
    <w:rsid w:val="00B825DD"/>
    <w:rsid w:val="00B826DC"/>
    <w:rsid w:val="00B861DC"/>
    <w:rsid w:val="00B866D6"/>
    <w:rsid w:val="00B874D2"/>
    <w:rsid w:val="00B8757C"/>
    <w:rsid w:val="00B87C81"/>
    <w:rsid w:val="00B928B9"/>
    <w:rsid w:val="00B9291A"/>
    <w:rsid w:val="00B94A0D"/>
    <w:rsid w:val="00B96AAE"/>
    <w:rsid w:val="00B97964"/>
    <w:rsid w:val="00BA0DC8"/>
    <w:rsid w:val="00BA1DFE"/>
    <w:rsid w:val="00BA1FF7"/>
    <w:rsid w:val="00BA2485"/>
    <w:rsid w:val="00BA33CE"/>
    <w:rsid w:val="00BA4AFF"/>
    <w:rsid w:val="00BA5A27"/>
    <w:rsid w:val="00BA6691"/>
    <w:rsid w:val="00BB0987"/>
    <w:rsid w:val="00BB3685"/>
    <w:rsid w:val="00BB4DD2"/>
    <w:rsid w:val="00BB619A"/>
    <w:rsid w:val="00BB6F7F"/>
    <w:rsid w:val="00BC14D0"/>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F43"/>
    <w:rsid w:val="00BF1FB2"/>
    <w:rsid w:val="00BF7831"/>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4E5F"/>
    <w:rsid w:val="00C40D7C"/>
    <w:rsid w:val="00C40F8D"/>
    <w:rsid w:val="00C419CB"/>
    <w:rsid w:val="00C43285"/>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5DCD"/>
    <w:rsid w:val="00C8732F"/>
    <w:rsid w:val="00C875E3"/>
    <w:rsid w:val="00C923D5"/>
    <w:rsid w:val="00C93485"/>
    <w:rsid w:val="00C936FC"/>
    <w:rsid w:val="00C9608F"/>
    <w:rsid w:val="00CA2BED"/>
    <w:rsid w:val="00CA34B5"/>
    <w:rsid w:val="00CA5366"/>
    <w:rsid w:val="00CA5503"/>
    <w:rsid w:val="00CB3CD3"/>
    <w:rsid w:val="00CB4FFE"/>
    <w:rsid w:val="00CB7309"/>
    <w:rsid w:val="00CB7E11"/>
    <w:rsid w:val="00CC12B0"/>
    <w:rsid w:val="00CC4CBE"/>
    <w:rsid w:val="00CC5E86"/>
    <w:rsid w:val="00CC7DE1"/>
    <w:rsid w:val="00CD046A"/>
    <w:rsid w:val="00CD2A33"/>
    <w:rsid w:val="00CD2ED7"/>
    <w:rsid w:val="00CD481B"/>
    <w:rsid w:val="00CD73AB"/>
    <w:rsid w:val="00CD7474"/>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58E0"/>
    <w:rsid w:val="00D566C3"/>
    <w:rsid w:val="00D5697E"/>
    <w:rsid w:val="00D56988"/>
    <w:rsid w:val="00D56DB5"/>
    <w:rsid w:val="00D57AB2"/>
    <w:rsid w:val="00D63251"/>
    <w:rsid w:val="00D64188"/>
    <w:rsid w:val="00D71959"/>
    <w:rsid w:val="00D71E1B"/>
    <w:rsid w:val="00D768B7"/>
    <w:rsid w:val="00D77A63"/>
    <w:rsid w:val="00D823F4"/>
    <w:rsid w:val="00D83BB3"/>
    <w:rsid w:val="00D84AA3"/>
    <w:rsid w:val="00D85A41"/>
    <w:rsid w:val="00D87EC6"/>
    <w:rsid w:val="00D90520"/>
    <w:rsid w:val="00D911E4"/>
    <w:rsid w:val="00D93294"/>
    <w:rsid w:val="00D9681B"/>
    <w:rsid w:val="00D96F75"/>
    <w:rsid w:val="00D970DD"/>
    <w:rsid w:val="00D9775A"/>
    <w:rsid w:val="00DA0901"/>
    <w:rsid w:val="00DA10C2"/>
    <w:rsid w:val="00DA5006"/>
    <w:rsid w:val="00DA559A"/>
    <w:rsid w:val="00DA6701"/>
    <w:rsid w:val="00DA7738"/>
    <w:rsid w:val="00DB029A"/>
    <w:rsid w:val="00DB134B"/>
    <w:rsid w:val="00DB3570"/>
    <w:rsid w:val="00DB42F5"/>
    <w:rsid w:val="00DB431B"/>
    <w:rsid w:val="00DB5A3B"/>
    <w:rsid w:val="00DB71CB"/>
    <w:rsid w:val="00DC0493"/>
    <w:rsid w:val="00DC055D"/>
    <w:rsid w:val="00DC4A52"/>
    <w:rsid w:val="00DC514B"/>
    <w:rsid w:val="00DC5B5B"/>
    <w:rsid w:val="00DC6420"/>
    <w:rsid w:val="00DD00A1"/>
    <w:rsid w:val="00DD3840"/>
    <w:rsid w:val="00DD3A00"/>
    <w:rsid w:val="00DD3F5C"/>
    <w:rsid w:val="00DD6988"/>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4D69"/>
    <w:rsid w:val="00EA0E28"/>
    <w:rsid w:val="00EA2D98"/>
    <w:rsid w:val="00EA4716"/>
    <w:rsid w:val="00EA4761"/>
    <w:rsid w:val="00EB02CF"/>
    <w:rsid w:val="00EB3BC7"/>
    <w:rsid w:val="00EB4C91"/>
    <w:rsid w:val="00EB4F90"/>
    <w:rsid w:val="00EB7CB2"/>
    <w:rsid w:val="00EC0648"/>
    <w:rsid w:val="00EC06BA"/>
    <w:rsid w:val="00EC101B"/>
    <w:rsid w:val="00EC105C"/>
    <w:rsid w:val="00EC3A47"/>
    <w:rsid w:val="00EC50FD"/>
    <w:rsid w:val="00EC6CAC"/>
    <w:rsid w:val="00ED1C7F"/>
    <w:rsid w:val="00ED1F6F"/>
    <w:rsid w:val="00ED22B3"/>
    <w:rsid w:val="00ED4FFF"/>
    <w:rsid w:val="00ED5552"/>
    <w:rsid w:val="00EE0375"/>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3E40"/>
    <w:rsid w:val="00F34EA3"/>
    <w:rsid w:val="00F36798"/>
    <w:rsid w:val="00F37657"/>
    <w:rsid w:val="00F428EF"/>
    <w:rsid w:val="00F4432D"/>
    <w:rsid w:val="00F4698D"/>
    <w:rsid w:val="00F473C9"/>
    <w:rsid w:val="00F50DBA"/>
    <w:rsid w:val="00F56026"/>
    <w:rsid w:val="00F560C8"/>
    <w:rsid w:val="00F6133E"/>
    <w:rsid w:val="00F61D84"/>
    <w:rsid w:val="00F62DF9"/>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6B44"/>
    <w:rsid w:val="00FC7532"/>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37</Pages>
  <Words>41907</Words>
  <Characters>238870</Characters>
  <Application>Microsoft Office Word</Application>
  <DocSecurity>0</DocSecurity>
  <Lines>1990</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34</cp:revision>
  <cp:lastPrinted>2024-11-27T21:48:00Z</cp:lastPrinted>
  <dcterms:created xsi:type="dcterms:W3CDTF">2024-11-18T16:31:00Z</dcterms:created>
  <dcterms:modified xsi:type="dcterms:W3CDTF">2024-11-27T22:23:00Z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