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6052967D"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to 2.5 uM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5A0A94">
        <w:t xml:space="preserve">weakly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End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rsidP="00BC463D">
      <w:pPr>
        <w:pBdr>
          <w:top w:val="nil"/>
          <w:left w:val="nil"/>
          <w:bottom w:val="nil"/>
          <w:right w:val="nil"/>
          <w:between w:val="nil"/>
        </w:pBdr>
        <w:spacing w:line="480" w:lineRule="auto"/>
        <w:rPr>
          <w:color w:val="000000"/>
        </w:rPr>
      </w:pPr>
      <w:r w:rsidRPr="005F1E8D">
        <w:rPr>
          <w:color w:val="000000"/>
        </w:rPr>
        <w:lastRenderedPageBreak/>
        <w:t>Diurnal</w:t>
      </w:r>
      <w:r w:rsidR="00F92DAE" w:rsidRPr="005F1E8D">
        <w:rPr>
          <w:color w:val="000000"/>
        </w:rPr>
        <w:t xml:space="preserve"> </w:t>
      </w:r>
      <w:r w:rsidR="008651BB" w:rsidRPr="005F1E8D">
        <w:rPr>
          <w:color w:val="000000"/>
        </w:rPr>
        <w:t xml:space="preserve">migrations are a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r w:rsidR="003D17AC" w:rsidRPr="005F1E8D">
        <w:rPr>
          <w:color w:val="000000"/>
        </w:rPr>
        <w:t xml:space="preserve">spatio-temporal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548E19C"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w:t>
      </w:r>
      <w:r w:rsidR="00FA0E9B" w:rsidRPr="005F1E8D">
        <w:rPr>
          <w:color w:val="000000"/>
        </w:rPr>
        <w:lastRenderedPageBreak/>
        <w:t xml:space="preserve">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w:t>
      </w:r>
      <w:commentRangeStart w:id="1"/>
      <w:r>
        <w:rPr>
          <w:color w:val="000000"/>
        </w:rPr>
        <w:t>charismatic</w:t>
      </w:r>
      <w:commentRangeEnd w:id="1"/>
      <w:r w:rsidR="00652D23">
        <w:rPr>
          <w:rStyle w:val="CommentReference"/>
        </w:rPr>
        <w:commentReference w:id="1"/>
      </w:r>
      <w:r>
        <w:rPr>
          <w:color w:val="000000"/>
        </w:rPr>
        <w:t xml:space="preserve">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meso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Macrocystis pyrifera</w:t>
      </w:r>
      <w:r w:rsidR="002C320F" w:rsidRPr="005F1E8D">
        <w:rPr>
          <w:color w:val="000000"/>
        </w:rPr>
        <w:t>) and bull kelp (</w:t>
      </w:r>
      <w:r w:rsidR="002C320F" w:rsidRPr="005F1E8D">
        <w:rPr>
          <w:i/>
          <w:color w:val="000000"/>
        </w:rPr>
        <w:t>Nereocystis leutkeana</w:t>
      </w:r>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2013F1CF"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t xml:space="preserve">We tested the hypothesis that animal-regenerated nutrients could contribute to variability in </w:t>
      </w:r>
      <w:r w:rsidR="006214D6">
        <w:rPr>
          <w:color w:val="000000"/>
        </w:rPr>
        <w:lastRenderedPageBreak/>
        <w:t xml:space="preserve">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(meso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1a,b,c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w:t>
      </w:r>
      <w:r w:rsidR="00486C53">
        <w:lastRenderedPageBreak/>
        <w:t xml:space="preserve">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r w:rsidR="006214D6" w:rsidRPr="006214D6">
        <w:t>unpubl</w:t>
      </w:r>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r w:rsidR="006214D6" w:rsidRPr="006214D6">
        <w:t>unpubl</w:t>
      </w:r>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bags upon collection to prevent contamination. Seawater samples were filtered 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 xml:space="preserve">analysis. We </w:t>
      </w:r>
      <w:r w:rsidRPr="005F1E8D">
        <w:rPr>
          <w:color w:val="000000"/>
        </w:rPr>
        <w:lastRenderedPageBreak/>
        <w:t>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
      <w:commentRangeStart w:id="3"/>
      <w:r w:rsidR="007268C2" w:rsidRPr="005F1E8D">
        <w:rPr>
          <w:color w:val="000000"/>
        </w:rPr>
        <w:t>Lim unpubl</w:t>
      </w:r>
      <w:commentRangeEnd w:id="2"/>
      <w:r w:rsidR="006214D6">
        <w:rPr>
          <w:color w:val="000000"/>
        </w:rPr>
        <w:t>.</w:t>
      </w:r>
      <w:r w:rsidR="001D7BE9">
        <w:rPr>
          <w:rStyle w:val="CommentReference"/>
        </w:rPr>
        <w:commentReference w:id="2"/>
      </w:r>
      <w:commentRangeEnd w:id="3"/>
      <w:r w:rsidR="0067503F">
        <w:rPr>
          <w:rStyle w:val="CommentReference"/>
        </w:rPr>
        <w:commentReference w:id="3"/>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7155D441"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pneumatocyst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r w:rsidR="00B47743" w:rsidRPr="005F1E8D">
        <w:rPr>
          <w:highlight w:val="yellow"/>
        </w:rPr>
        <w:t>Attridge unpub</w:t>
      </w:r>
      <w:r w:rsidR="006214D6">
        <w:rPr>
          <w:highlight w:val="yellow"/>
        </w:rPr>
        <w:t>l.</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-P</w:t>
      </w:r>
      <w:r w:rsidR="00B71E47" w:rsidRPr="005F1E8D">
        <w:t>ak</w:t>
      </w:r>
      <w:r w:rsidR="00171464" w:rsidRPr="005F1E8D">
        <w:rPr>
          <w:vertAlign w:val="superscript"/>
        </w:rPr>
        <w:t>TM</w:t>
      </w:r>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lastRenderedPageBreak/>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r w:rsidR="00C12458" w:rsidRPr="005F1E8D">
        <w:rPr>
          <w:i/>
        </w:rPr>
        <w:t>Apostichopus californicus</w:t>
      </w:r>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94B5FC4"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Cancer productus</w:t>
      </w:r>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w:t>
      </w:r>
      <w:r w:rsidR="00B928B9" w:rsidRPr="005F1E8D">
        <w:rPr>
          <w:color w:val="000000"/>
        </w:rPr>
        <w:lastRenderedPageBreak/>
        <w:t>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tidyverse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xml:space="preserve">, ‘glmmTMB’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and DHARMa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r w:rsidR="0097669C" w:rsidRPr="005F1E8D">
        <w:t>DHARMa::simulateResiduals</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car::vif</w:t>
      </w:r>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1" w:history="1">
        <w:r w:rsidR="0097669C" w:rsidRPr="00D53E0F">
          <w:rPr>
            <w:rStyle w:val="Hyperlink"/>
          </w:rPr>
          <w:t>https://github.com/em-lim13/Ch2_Spatial_pee</w:t>
        </w:r>
      </w:hyperlink>
      <w:r w:rsidR="008E62A2" w:rsidRPr="005F1E8D">
        <w:t>.</w:t>
      </w:r>
    </w:p>
    <w:p w14:paraId="3A4A1039" w14:textId="52A0D063"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FishBase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w:t>
      </w:r>
      <w:commentRangeStart w:id="4"/>
      <w:r w:rsidR="00131A7C" w:rsidRPr="005F1E8D">
        <w:t>sunflower sea stars</w:t>
      </w:r>
      <w:commentRangeEnd w:id="4"/>
      <w:r w:rsidR="00C119E0">
        <w:rPr>
          <w:rStyle w:val="CommentReference"/>
        </w:rPr>
        <w:commentReference w:id="4"/>
      </w:r>
      <w:r w:rsidR="00131A7C" w:rsidRPr="005F1E8D">
        <w:t xml:space="preserve"> and economically important species (abalone and scallops)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del w:id="5" w:author="Microsoft Office User" w:date="2024-10-17T03:55:00Z">
        <w:r w:rsidR="00131A7C" w:rsidDel="00C119E0">
          <w:rPr>
            <w:color w:val="000000"/>
          </w:rPr>
          <w:delText>size</w:delText>
        </w:r>
      </w:del>
      <w:ins w:id="6" w:author="Microsoft Office User" w:date="2024-10-17T03:55:00Z">
        <w:r w:rsidR="00C119E0">
          <w:rPr>
            <w:color w:val="000000"/>
          </w:rPr>
          <w:t>length</w:t>
        </w:r>
      </w:ins>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del w:id="7" w:author="Microsoft Office User" w:date="2024-10-17T03:56:00Z">
        <w:r w:rsidR="00131A7C" w:rsidDel="00C119E0">
          <w:delText>establish</w:delText>
        </w:r>
        <w:r w:rsidR="00131A7C" w:rsidRPr="005F1E8D" w:rsidDel="00C119E0">
          <w:delText xml:space="preserve"> </w:delText>
        </w:r>
      </w:del>
      <w:ins w:id="8" w:author="Microsoft Office User" w:date="2024-10-17T03:56:00Z">
        <w:r w:rsidR="00C119E0">
          <w:t>estimate</w:t>
        </w:r>
        <w:r w:rsidR="00C119E0" w:rsidRPr="005F1E8D">
          <w:t xml:space="preserve"> </w:t>
        </w:r>
      </w:ins>
      <w:r w:rsidR="00131A7C">
        <w:t>biomass</w:t>
      </w:r>
      <w:r w:rsidR="00131A7C" w:rsidRPr="005F1E8D">
        <w:t xml:space="preserve"> </w:t>
      </w:r>
      <w:del w:id="9" w:author="Microsoft Office User" w:date="2024-10-17T03:56:00Z">
        <w:r w:rsidR="00131A7C" w:rsidDel="00C119E0">
          <w:delText xml:space="preserve">estimates </w:delText>
        </w:r>
      </w:del>
      <w:r w:rsidR="00131A7C" w:rsidRPr="005F1E8D">
        <w:t xml:space="preserve">for each taxon. </w:t>
      </w:r>
      <w:r w:rsidR="00131A7C">
        <w:t xml:space="preserve">We used shell-free wet weight for species with large shells such as hermit crabs and snails. </w:t>
      </w:r>
      <w:r w:rsidR="00792779">
        <w:t xml:space="preserve">When biomass </w:t>
      </w:r>
      <w:r w:rsidR="00792779">
        <w:lastRenderedPageBreak/>
        <w:t>information was unavailable for a species, we used estimates from the closest relative or most similarly</w:t>
      </w:r>
      <w:ins w:id="10" w:author="Microsoft Office User" w:date="2024-10-17T03:57:00Z">
        <w:r w:rsidR="00C119E0">
          <w:t>-</w:t>
        </w:r>
      </w:ins>
      <w:del w:id="11" w:author="Microsoft Office User" w:date="2024-10-17T03:57:00Z">
        <w:r w:rsidR="00792779" w:rsidDel="00C119E0">
          <w:delText xml:space="preserve"> </w:delText>
        </w:r>
      </w:del>
      <w:r w:rsidR="00792779">
        <w:t>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w:t>
      </w:r>
      <w:r w:rsidR="00417390" w:rsidRPr="005F1E8D">
        <w:rPr>
          <w:color w:val="000000"/>
        </w:rPr>
        <w:lastRenderedPageBreak/>
        <w:t xml:space="preserve">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Lim unpubl</w:t>
      </w:r>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Lim unpubl</w:t>
      </w:r>
      <w:r w:rsidR="006214D6">
        <w:t>.</w:t>
      </w:r>
      <w:r w:rsidR="0097669C">
        <w:t>)</w:t>
      </w:r>
      <w:r w:rsidR="00151BB6">
        <w:t>.</w:t>
      </w:r>
    </w:p>
    <w:p w14:paraId="60C7A659" w14:textId="7A48402A" w:rsidR="00487ED1" w:rsidRPr="005F1E8D" w:rsidRDefault="00487ED1" w:rsidP="00EB3BC7">
      <w:pPr>
        <w:spacing w:line="480" w:lineRule="auto"/>
      </w:pPr>
      <w:r w:rsidRPr="005F1E8D">
        <w:lastRenderedPageBreak/>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μM – 2.</w:t>
      </w:r>
      <w:r w:rsidR="004036C6">
        <w:t>06</w:t>
      </w:r>
      <w:r w:rsidR="00B654FE" w:rsidRPr="005F1E8D">
        <w:t xml:space="preserve"> μM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1F94501"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3a</w:t>
      </w:r>
      <w:r w:rsidR="00D36A7A">
        <w:rPr>
          <w:highlight w:val="green"/>
        </w:rPr>
        <w:t>,</w:t>
      </w:r>
      <w:r w:rsidR="00A41148">
        <w:rPr>
          <w:highlight w:val="green"/>
        </w:rPr>
        <w:t>c</w:t>
      </w:r>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3a</w:t>
      </w:r>
      <w:r w:rsidR="00D36A7A">
        <w:rPr>
          <w:highlight w:val="green"/>
        </w:rPr>
        <w:t>,</w:t>
      </w:r>
      <w:r w:rsidR="00A41148">
        <w:rPr>
          <w:highlight w:val="green"/>
        </w:rPr>
        <w:t>e</w:t>
      </w:r>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μM/h and 28 μM/h for the low and high </w:t>
      </w:r>
      <w:r w:rsidR="00122300">
        <w:lastRenderedPageBreak/>
        <w:t xml:space="preserve">treatments, respectively. </w:t>
      </w:r>
      <w:r w:rsidR="00A05F3B">
        <w:t>Overall, the mean NH₄⁺ concentration</w:t>
      </w:r>
      <w:r w:rsidR="00B1705D">
        <w:t xml:space="preserve"> was 0.92 ± 0.04 μM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0.38 ± 0.05 μM</w:t>
      </w:r>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r w:rsidR="007C783C">
        <w:t xml:space="preserve">μM/h while large crabs excreted 150 μM/h.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commentRangeStart w:id="12"/>
      <w:r w:rsidR="00A5377F">
        <w:t xml:space="preserve">at least some </w:t>
      </w:r>
      <w:commentRangeEnd w:id="12"/>
      <w:r w:rsidR="00935305">
        <w:rPr>
          <w:rStyle w:val="CommentReference"/>
        </w:rPr>
        <w:commentReference w:id="12"/>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crabs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0BDDDE03"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del w:id="13" w:author="Microsoft Office User" w:date="2024-10-18T04:00:00Z">
        <w:r w:rsidR="002B53A4" w:rsidRPr="00BA1DFE" w:rsidDel="00FE54CE">
          <w:delText xml:space="preserve">between </w:delText>
        </w:r>
      </w:del>
      <w:ins w:id="14" w:author="Microsoft Office User" w:date="2024-10-18T04:00:00Z">
        <w:r w:rsidR="00FE54CE">
          <w:t>among</w:t>
        </w:r>
        <w:r w:rsidR="00FE54CE" w:rsidRPr="00BA1DFE">
          <w:t xml:space="preserve"> </w:t>
        </w:r>
      </w:ins>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 xml:space="preserve">measurements of </w:t>
      </w:r>
      <w:r w:rsidR="008955F6" w:rsidRPr="00BA1DFE">
        <w:lastRenderedPageBreak/>
        <w:t>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ins w:id="15" w:author="Microsoft Office User" w:date="2024-10-18T04:01:00Z">
        <w:r w:rsidR="00FE54CE">
          <w:t>S</w:t>
        </w:r>
      </w:ins>
      <w:del w:id="16" w:author="Microsoft Office User" w:date="2024-10-18T04:01:00Z">
        <w:r w:rsidR="001C535E" w:rsidDel="00FE54CE">
          <w:delText>s</w:delText>
        </w:r>
      </w:del>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ins w:id="17" w:author="Microsoft Office User" w:date="2024-10-18T04:05:00Z">
        <w:r w:rsidR="00FE54CE">
          <w:t>,</w:t>
        </w:r>
      </w:ins>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18"/>
      <w:r w:rsidRPr="00306F1F">
        <w:rPr>
          <w:i/>
          <w:iCs/>
        </w:rPr>
        <w:t>Small-scale</w:t>
      </w:r>
      <w:r w:rsidR="000D0CF1">
        <w:rPr>
          <w:i/>
          <w:iCs/>
        </w:rPr>
        <w:t xml:space="preserve"> variation</w:t>
      </w:r>
      <w:commentRangeEnd w:id="18"/>
      <w:r w:rsidR="00D36A7A">
        <w:rPr>
          <w:rStyle w:val="CommentReference"/>
        </w:rPr>
        <w:commentReference w:id="18"/>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w:t>
      </w:r>
      <w:r w:rsidR="005D42E1">
        <w:lastRenderedPageBreak/>
        <w:t xml:space="preserve">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46412539"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 xml:space="preserve">suggest a potentially saturating relationship </w:t>
      </w:r>
      <w:del w:id="19" w:author="Microsoft Office User" w:date="2024-10-18T04:15:00Z">
        <w:r w:rsidR="00806D42" w:rsidDel="00BA4AFF">
          <w:delText xml:space="preserve">between </w:delText>
        </w:r>
      </w:del>
      <w:ins w:id="20" w:author="Microsoft Office User" w:date="2024-10-18T04:15:00Z">
        <w:r w:rsidR="00BA4AFF">
          <w:t>among</w:t>
        </w:r>
        <w:r w:rsidR="00BA4AFF">
          <w:t xml:space="preserve"> </w:t>
        </w:r>
      </w:ins>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w:t>
      </w:r>
      <w:r w:rsidR="006005D7">
        <w:lastRenderedPageBreak/>
        <w:t xml:space="preserve">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231E8BE3"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ins w:id="21" w:author="Microsoft Office User" w:date="2024-10-18T04:17:00Z">
        <w:r w:rsidR="00C21487">
          <w:t xml:space="preserve">that </w:t>
        </w:r>
      </w:ins>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424A11EA"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without mussels</w:t>
      </w:r>
      <w:ins w:id="22" w:author="Microsoft Office User" w:date="2024-10-18T04:25:00Z">
        <w:r w:rsidR="00C21487">
          <w:t xml:space="preserve"> on the northern California coast?</w:t>
        </w:r>
      </w:ins>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lastRenderedPageBreak/>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w:t>
      </w:r>
      <w:commentRangeStart w:id="23"/>
      <w:r>
        <w:t>somewhat</w:t>
      </w:r>
      <w:commentRangeEnd w:id="23"/>
      <w:r w:rsidR="00C21487">
        <w:rPr>
          <w:rStyle w:val="CommentReference"/>
        </w:rPr>
        <w:commentReference w:id="23"/>
      </w:r>
      <w:r>
        <w:t xml:space="preserve">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uM to 1.26 uM (15.8x difference) was linked to </w:t>
      </w:r>
      <w:r w:rsidR="00906B6A">
        <w:lastRenderedPageBreak/>
        <w:t xml:space="preserve">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 xml:space="preserve">he animal-driven variation in NH₄⁺ we observed could </w:t>
      </w:r>
      <w:commentRangeStart w:id="24"/>
      <w:r w:rsidR="00906B6A">
        <w:t>very</w:t>
      </w:r>
      <w:commentRangeEnd w:id="24"/>
      <w:r w:rsidR="00C21487">
        <w:rPr>
          <w:rStyle w:val="CommentReference"/>
        </w:rPr>
        <w:commentReference w:id="24"/>
      </w:r>
      <w:r w:rsidR="00906B6A">
        <w:t xml:space="preserve"> likely contribute to heterogeneity in primary productivity.</w:t>
      </w:r>
    </w:p>
    <w:p w14:paraId="3E46EB4D" w14:textId="15455EA4" w:rsidR="003E52B2" w:rsidRDefault="00906B6A" w:rsidP="003E52B2">
      <w:pPr>
        <w:spacing w:line="480" w:lineRule="auto"/>
        <w:ind w:firstLine="720"/>
      </w:pPr>
      <w:r>
        <w:t xml:space="preserve">The second </w:t>
      </w:r>
      <w:ins w:id="25" w:author="Microsoft Office User" w:date="2024-10-18T04:28:00Z">
        <w:r w:rsidR="00C21487">
          <w:t xml:space="preserve">implication </w:t>
        </w:r>
      </w:ins>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spatio-temporal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27C013A7" w:rsidR="006214D6" w:rsidRDefault="00E94D69" w:rsidP="00282591">
      <w:pPr>
        <w:spacing w:line="480" w:lineRule="auto"/>
      </w:pPr>
      <w:commentRangeStart w:id="26"/>
      <w:r>
        <w:t xml:space="preserve">Thank you to the volunteers who helped conduct Reef Life Surveys and to Amanda Bates and the </w:t>
      </w:r>
      <w:r w:rsidRPr="00E94D69">
        <w:t>Canada Research Chairs Program</w:t>
      </w:r>
      <w:r>
        <w:t xml:space="preserve"> for funding this critical long-term monitoring work.</w:t>
      </w:r>
      <w:commentRangeEnd w:id="26"/>
      <w:r>
        <w:rPr>
          <w:rStyle w:val="CommentReference"/>
        </w:rPr>
        <w:commentReference w:id="26"/>
      </w:r>
      <w:r>
        <w:t xml:space="preserve"> Thank you to Siobhan Gray, Dave Porter, Phil Lavoie, Kelly Clement, and all the Bamfield Marine Sciences Center staff for their ongoing support. </w:t>
      </w:r>
      <w:commentRangeStart w:id="27"/>
      <w:r>
        <w:t>Hailey Davi</w:t>
      </w:r>
      <w:ins w:id="28" w:author="Microsoft Office User" w:date="2024-10-17T04:05:00Z">
        <w:r w:rsidR="005613C5">
          <w:t>e</w:t>
        </w:r>
      </w:ins>
      <w:r>
        <w:t xml:space="preserve">s </w:t>
      </w:r>
      <w:commentRangeEnd w:id="27"/>
      <w:r w:rsidR="005613C5">
        <w:rPr>
          <w:rStyle w:val="CommentReference"/>
        </w:rPr>
        <w:commentReference w:id="27"/>
      </w:r>
      <w:r>
        <w:t xml:space="preserve">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29"/>
      <w:commentRangeStart w:id="30"/>
      <w:commentRangeEnd w:id="29"/>
      <w:r>
        <w:rPr>
          <w:rStyle w:val="CommentReference"/>
        </w:rPr>
        <w:lastRenderedPageBreak/>
        <w:commentReference w:id="29"/>
      </w:r>
      <w:commentRangeEnd w:id="30"/>
      <w:r w:rsidR="00532560">
        <w:rPr>
          <w:rStyle w:val="CommentReference"/>
        </w:rPr>
        <w:commentReference w:id="30"/>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394ADA55">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r w:rsidRPr="00405356">
              <w:rPr>
                <w:color w:val="000000"/>
              </w:rPr>
              <w:t>Ohiat</w:t>
            </w:r>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r w:rsidRPr="00405356">
              <w:rPr>
                <w:color w:val="000000"/>
              </w:rPr>
              <w:t>Kii xin</w:t>
            </w:r>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r w:rsidRPr="00405356">
              <w:rPr>
                <w:color w:val="000000"/>
              </w:rPr>
              <w:t>Baeria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r w:rsidRPr="00405356">
              <w:rPr>
                <w:color w:val="000000"/>
              </w:rPr>
              <w:t>Wouwer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r w:rsidRPr="00405356">
              <w:rPr>
                <w:color w:val="000000"/>
              </w:rPr>
              <w:t>Eussen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Macrocystis pyrifera</w:t>
      </w:r>
      <w:r w:rsidR="00EB4F90">
        <w:t>), Nereo = bull kelp (</w:t>
      </w:r>
      <w:r w:rsidR="00EB4F90" w:rsidRPr="00EB4F90">
        <w:rPr>
          <w:i/>
          <w:iCs/>
        </w:rPr>
        <w:t>Nereocystis luetkeana</w:t>
      </w:r>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r w:rsidRPr="004D42BB">
              <w:rPr>
                <w:color w:val="000000"/>
              </w:rPr>
              <w:t>Tzartus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10FE8628"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ins w:id="31" w:author="Microsoft Office User" w:date="2024-10-18T04:57:00Z">
        <w:r w:rsidR="0067279B">
          <w:t>.</w:t>
        </w:r>
      </w:ins>
      <w:bookmarkStart w:id="32" w:name="_GoBack"/>
      <w:bookmarkEnd w:id="32"/>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r w:rsidRPr="00E763F3">
        <w:rPr>
          <w:i/>
          <w:color w:val="000000"/>
        </w:rPr>
        <w:t>Pycnopodia helianthoides</w:t>
      </w:r>
      <w:r w:rsidRPr="00E763F3">
        <w:rPr>
          <w:color w:val="000000"/>
        </w:rPr>
        <w:t xml:space="preserve">, </w:t>
      </w:r>
      <w:r w:rsidRPr="00E763F3">
        <w:rPr>
          <w:i/>
          <w:color w:val="000000"/>
        </w:rPr>
        <w:t>Crassadoma gigantea</w:t>
      </w:r>
      <w:r>
        <w:rPr>
          <w:color w:val="000000"/>
        </w:rPr>
        <w:t xml:space="preserve">, and </w:t>
      </w:r>
      <w:r w:rsidRPr="00E763F3">
        <w:rPr>
          <w:i/>
          <w:color w:val="000000"/>
        </w:rPr>
        <w:t>Haliotis kamtschatkana</w:t>
      </w:r>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Cancer productus</w:t>
            </w:r>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E.G. Lim, unpubl.</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r w:rsidRPr="00E763F3">
              <w:rPr>
                <w:i/>
                <w:color w:val="000000"/>
                <w:sz w:val="20"/>
                <w:szCs w:val="20"/>
              </w:rPr>
              <w:t>Glebocarcinus oregonensis</w:t>
            </w:r>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r w:rsidRPr="00E763F3">
              <w:rPr>
                <w:i/>
                <w:color w:val="000000"/>
                <w:sz w:val="20"/>
                <w:szCs w:val="20"/>
              </w:rPr>
              <w:t>Romaleon antennarium</w:t>
            </w:r>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r w:rsidRPr="00E763F3">
              <w:rPr>
                <w:i/>
                <w:color w:val="000000"/>
                <w:sz w:val="20"/>
                <w:szCs w:val="20"/>
              </w:rPr>
              <w:t>Chorilia longipes</w:t>
            </w:r>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r w:rsidRPr="00E763F3">
              <w:rPr>
                <w:i/>
                <w:color w:val="000000"/>
                <w:sz w:val="20"/>
                <w:szCs w:val="20"/>
              </w:rPr>
              <w:t>Pugettia foliata</w:t>
            </w:r>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r w:rsidRPr="00E763F3">
              <w:rPr>
                <w:i/>
                <w:color w:val="000000"/>
                <w:sz w:val="20"/>
                <w:szCs w:val="20"/>
              </w:rPr>
              <w:t>Pugettia gracilis</w:t>
            </w:r>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r w:rsidRPr="00E763F3">
              <w:rPr>
                <w:i/>
                <w:color w:val="000000"/>
                <w:sz w:val="20"/>
                <w:szCs w:val="20"/>
              </w:rPr>
              <w:t>Pugettia producta</w:t>
            </w:r>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r w:rsidRPr="00E763F3">
              <w:rPr>
                <w:i/>
                <w:color w:val="000000"/>
                <w:sz w:val="20"/>
                <w:szCs w:val="20"/>
              </w:rPr>
              <w:t>Pugettia richii</w:t>
            </w:r>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r w:rsidRPr="00E763F3">
              <w:rPr>
                <w:i/>
                <w:color w:val="000000"/>
                <w:sz w:val="20"/>
                <w:szCs w:val="20"/>
              </w:rPr>
              <w:t>Scyra acutifrons</w:t>
            </w:r>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r w:rsidRPr="00E763F3">
              <w:rPr>
                <w:i/>
                <w:color w:val="000000"/>
                <w:sz w:val="20"/>
                <w:szCs w:val="20"/>
              </w:rPr>
              <w:t>Scyra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r w:rsidRPr="00E763F3">
              <w:rPr>
                <w:i/>
                <w:color w:val="000000"/>
                <w:sz w:val="20"/>
                <w:szCs w:val="20"/>
              </w:rPr>
              <w:t>Cryptolithodes sitchensis</w:t>
            </w:r>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r w:rsidRPr="00E763F3">
              <w:rPr>
                <w:i/>
                <w:color w:val="000000"/>
                <w:sz w:val="20"/>
                <w:szCs w:val="20"/>
              </w:rPr>
              <w:t>Cryptolithodes typicus</w:t>
            </w:r>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r w:rsidRPr="00E763F3">
              <w:rPr>
                <w:i/>
                <w:color w:val="000000"/>
                <w:sz w:val="20"/>
                <w:szCs w:val="20"/>
              </w:rPr>
              <w:t>Hapalogaster mertensii</w:t>
            </w:r>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r w:rsidRPr="00E763F3">
              <w:rPr>
                <w:i/>
                <w:color w:val="000000"/>
                <w:sz w:val="20"/>
                <w:szCs w:val="20"/>
              </w:rPr>
              <w:t>Lopholithodes mandtii</w:t>
            </w:r>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r w:rsidRPr="00E763F3">
              <w:rPr>
                <w:i/>
                <w:color w:val="000000"/>
                <w:sz w:val="20"/>
                <w:szCs w:val="20"/>
              </w:rPr>
              <w:t>Phyllolithodes papillosus</w:t>
            </w:r>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r w:rsidRPr="00E763F3">
              <w:rPr>
                <w:i/>
                <w:color w:val="000000"/>
                <w:sz w:val="20"/>
                <w:szCs w:val="20"/>
              </w:rPr>
              <w:t>Oregonia gracilis</w:t>
            </w:r>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r w:rsidRPr="00E763F3">
              <w:rPr>
                <w:i/>
                <w:color w:val="000000"/>
                <w:sz w:val="20"/>
                <w:szCs w:val="20"/>
              </w:rPr>
              <w:t>Paguroidea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r w:rsidRPr="00E763F3">
              <w:rPr>
                <w:i/>
                <w:color w:val="000000"/>
                <w:sz w:val="20"/>
                <w:szCs w:val="20"/>
              </w:rPr>
              <w:t>Pagurus beringanus</w:t>
            </w:r>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r w:rsidRPr="00E763F3">
              <w:rPr>
                <w:i/>
                <w:color w:val="000000"/>
                <w:sz w:val="20"/>
                <w:szCs w:val="20"/>
              </w:rPr>
              <w:t>Pagurus hemphilli</w:t>
            </w:r>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r w:rsidRPr="00E763F3">
              <w:rPr>
                <w:i/>
                <w:color w:val="000000"/>
                <w:sz w:val="20"/>
                <w:szCs w:val="20"/>
              </w:rPr>
              <w:t>Pandalus danae</w:t>
            </w:r>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r w:rsidRPr="00E763F3">
              <w:rPr>
                <w:i/>
                <w:color w:val="000000"/>
                <w:sz w:val="20"/>
                <w:szCs w:val="20"/>
              </w:rPr>
              <w:t>Pandalus gurneyi</w:t>
            </w:r>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r w:rsidRPr="00E763F3">
              <w:rPr>
                <w:i/>
                <w:color w:val="000000"/>
                <w:sz w:val="20"/>
                <w:szCs w:val="20"/>
              </w:rPr>
              <w:t>Pandalus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r w:rsidRPr="00E763F3">
              <w:rPr>
                <w:i/>
                <w:color w:val="000000"/>
                <w:sz w:val="20"/>
                <w:szCs w:val="20"/>
              </w:rPr>
              <w:t>Pandulus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r w:rsidRPr="00E763F3">
              <w:rPr>
                <w:i/>
                <w:color w:val="000000"/>
                <w:sz w:val="20"/>
                <w:szCs w:val="20"/>
              </w:rPr>
              <w:t>Lophopanopeus bellus</w:t>
            </w:r>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r w:rsidRPr="00E763F3">
              <w:rPr>
                <w:i/>
                <w:color w:val="000000"/>
                <w:sz w:val="20"/>
                <w:szCs w:val="20"/>
              </w:rPr>
              <w:t>Pachycheles pubescens</w:t>
            </w:r>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r w:rsidRPr="00E763F3">
              <w:rPr>
                <w:i/>
                <w:color w:val="000000"/>
                <w:sz w:val="20"/>
                <w:szCs w:val="20"/>
              </w:rPr>
              <w:t>Petrolisthes eriomerus</w:t>
            </w:r>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r w:rsidRPr="00E763F3">
              <w:rPr>
                <w:i/>
                <w:color w:val="000000"/>
                <w:sz w:val="20"/>
                <w:szCs w:val="20"/>
              </w:rPr>
              <w:t>Heptacarpus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r w:rsidRPr="00E763F3">
              <w:rPr>
                <w:i/>
                <w:color w:val="000000"/>
                <w:sz w:val="20"/>
                <w:szCs w:val="20"/>
              </w:rPr>
              <w:t>Polyorchis penicillatus</w:t>
            </w:r>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r w:rsidRPr="00E763F3">
              <w:rPr>
                <w:i/>
                <w:color w:val="000000"/>
                <w:sz w:val="20"/>
                <w:szCs w:val="20"/>
              </w:rPr>
              <w:t>Mitrocoma cellularia</w:t>
            </w:r>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r w:rsidRPr="00E763F3">
              <w:rPr>
                <w:i/>
                <w:color w:val="000000"/>
                <w:sz w:val="20"/>
                <w:szCs w:val="20"/>
              </w:rPr>
              <w:t>Pleurobrachia bachei</w:t>
            </w:r>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r w:rsidRPr="00E763F3">
              <w:rPr>
                <w:i/>
                <w:color w:val="000000"/>
                <w:sz w:val="20"/>
                <w:szCs w:val="20"/>
              </w:rPr>
              <w:t>Bolinopsis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r w:rsidRPr="00E763F3">
              <w:rPr>
                <w:color w:val="000000"/>
                <w:sz w:val="20"/>
                <w:szCs w:val="20"/>
              </w:rPr>
              <w:t>Båmstedt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r w:rsidRPr="00E763F3">
              <w:rPr>
                <w:i/>
                <w:color w:val="000000"/>
                <w:sz w:val="20"/>
                <w:szCs w:val="20"/>
              </w:rPr>
              <w:t>Evasterias troschelii</w:t>
            </w:r>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r w:rsidRPr="00E763F3">
              <w:rPr>
                <w:color w:val="000000"/>
                <w:sz w:val="20"/>
                <w:szCs w:val="20"/>
              </w:rPr>
              <w:t>O'Clair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r w:rsidRPr="00E763F3">
              <w:rPr>
                <w:i/>
                <w:color w:val="000000"/>
                <w:sz w:val="20"/>
                <w:szCs w:val="20"/>
              </w:rPr>
              <w:t>Leptasterias hexactis</w:t>
            </w:r>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r w:rsidRPr="00E763F3">
              <w:rPr>
                <w:i/>
                <w:color w:val="000000"/>
                <w:sz w:val="20"/>
                <w:szCs w:val="20"/>
              </w:rPr>
              <w:t>Leptasterias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r w:rsidRPr="00E763F3">
              <w:rPr>
                <w:i/>
                <w:color w:val="000000"/>
                <w:sz w:val="20"/>
                <w:szCs w:val="20"/>
              </w:rPr>
              <w:t>Orthasterias koehleri</w:t>
            </w:r>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Pisaster brevispinus</w:t>
            </w:r>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Pisaster ochraceus</w:t>
            </w:r>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r w:rsidRPr="00E763F3">
              <w:rPr>
                <w:i/>
                <w:color w:val="000000"/>
                <w:sz w:val="20"/>
                <w:szCs w:val="20"/>
              </w:rPr>
              <w:t>Pycnopodia helianthoides</w:t>
            </w:r>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r w:rsidRPr="00E763F3">
              <w:rPr>
                <w:i/>
                <w:color w:val="000000"/>
                <w:sz w:val="20"/>
                <w:szCs w:val="20"/>
              </w:rPr>
              <w:t>Stylasterias forreri</w:t>
            </w:r>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r w:rsidRPr="00E763F3">
              <w:rPr>
                <w:i/>
                <w:color w:val="000000"/>
                <w:sz w:val="20"/>
                <w:szCs w:val="20"/>
              </w:rPr>
              <w:t>Patiria miniata</w:t>
            </w:r>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r w:rsidRPr="00E763F3">
              <w:rPr>
                <w:i/>
                <w:color w:val="000000"/>
                <w:sz w:val="20"/>
                <w:szCs w:val="20"/>
              </w:rPr>
              <w:t>Henricia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r w:rsidRPr="00E763F3">
              <w:rPr>
                <w:i/>
                <w:color w:val="000000"/>
                <w:sz w:val="20"/>
                <w:szCs w:val="20"/>
              </w:rPr>
              <w:t>Henricia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r w:rsidRPr="00E763F3">
              <w:rPr>
                <w:i/>
                <w:color w:val="000000"/>
                <w:sz w:val="20"/>
                <w:szCs w:val="20"/>
              </w:rPr>
              <w:t>Dermasterias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r w:rsidRPr="00E763F3">
              <w:rPr>
                <w:i/>
                <w:color w:val="000000"/>
                <w:sz w:val="20"/>
                <w:szCs w:val="20"/>
              </w:rPr>
              <w:t>Mediaster aequalis</w:t>
            </w:r>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r w:rsidRPr="00E763F3">
              <w:rPr>
                <w:i/>
                <w:color w:val="000000"/>
                <w:sz w:val="20"/>
                <w:szCs w:val="20"/>
              </w:rPr>
              <w:t>Solaster dawsoni</w:t>
            </w:r>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r w:rsidRPr="00B51A9A">
              <w:rPr>
                <w:i/>
                <w:color w:val="000000"/>
                <w:sz w:val="20"/>
                <w:szCs w:val="20"/>
              </w:rPr>
              <w:t>Solaster stimpsoni</w:t>
            </w:r>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r w:rsidRPr="00E763F3">
              <w:rPr>
                <w:i/>
                <w:color w:val="000000"/>
                <w:sz w:val="20"/>
                <w:szCs w:val="20"/>
              </w:rPr>
              <w:t>Solaster stimpsoni</w:t>
            </w:r>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r w:rsidRPr="00E763F3">
              <w:rPr>
                <w:i/>
                <w:color w:val="000000"/>
                <w:sz w:val="20"/>
                <w:szCs w:val="20"/>
              </w:rPr>
              <w:t>Pteraster tesselatus</w:t>
            </w:r>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r w:rsidRPr="00E763F3">
              <w:rPr>
                <w:i/>
                <w:color w:val="000000"/>
                <w:sz w:val="20"/>
                <w:szCs w:val="20"/>
              </w:rPr>
              <w:t>Mesocentrotus franciscanus</w:t>
            </w:r>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Strongylocentrotus droebachiensis</w:t>
            </w:r>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Strongylocentrotus purpuratus</w:t>
            </w:r>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r w:rsidRPr="00E763F3">
              <w:rPr>
                <w:i/>
                <w:color w:val="000000"/>
                <w:sz w:val="20"/>
                <w:szCs w:val="20"/>
              </w:rPr>
              <w:t>Apostichopus californicus</w:t>
            </w:r>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r w:rsidRPr="00B51A9A">
              <w:rPr>
                <w:i/>
                <w:color w:val="000000"/>
                <w:sz w:val="20"/>
                <w:szCs w:val="20"/>
              </w:rPr>
              <w:t>Apostichopus parvimensis</w:t>
            </w:r>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Chlamys hastata</w:t>
            </w:r>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r w:rsidRPr="00E763F3">
              <w:rPr>
                <w:i/>
                <w:color w:val="000000"/>
                <w:sz w:val="20"/>
                <w:szCs w:val="20"/>
              </w:rPr>
              <w:t>Crassadoma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r w:rsidRPr="00E763F3">
              <w:rPr>
                <w:i/>
                <w:color w:val="000000"/>
                <w:sz w:val="20"/>
                <w:szCs w:val="20"/>
              </w:rPr>
              <w:t>Enteroctopus dofleini</w:t>
            </w:r>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Octopus rubescens</w:t>
            </w:r>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Octopus rubescens</w:t>
            </w:r>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r w:rsidRPr="00E763F3">
              <w:rPr>
                <w:i/>
                <w:color w:val="000000"/>
                <w:sz w:val="20"/>
                <w:szCs w:val="20"/>
              </w:rPr>
              <w:t>Opalia wroblewskyi</w:t>
            </w:r>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r w:rsidRPr="00E763F3">
              <w:rPr>
                <w:i/>
                <w:color w:val="000000"/>
                <w:sz w:val="20"/>
                <w:szCs w:val="20"/>
              </w:rPr>
              <w:t>Megathura crenulata</w:t>
            </w:r>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r w:rsidRPr="00E763F3">
              <w:rPr>
                <w:i/>
                <w:color w:val="000000"/>
                <w:sz w:val="20"/>
                <w:szCs w:val="20"/>
              </w:rPr>
              <w:lastRenderedPageBreak/>
              <w:t>Haliotis kamtschatkana</w:t>
            </w:r>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r w:rsidRPr="00E763F3">
              <w:rPr>
                <w:i/>
                <w:color w:val="000000"/>
                <w:sz w:val="20"/>
                <w:szCs w:val="20"/>
              </w:rPr>
              <w:t>Neverita lewisii</w:t>
            </w:r>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r w:rsidRPr="00E763F3">
              <w:rPr>
                <w:i/>
                <w:color w:val="000000"/>
                <w:sz w:val="20"/>
                <w:szCs w:val="20"/>
              </w:rPr>
              <w:t>Ceratostoma foliatum</w:t>
            </w:r>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r w:rsidRPr="00E763F3">
              <w:rPr>
                <w:i/>
                <w:color w:val="000000"/>
                <w:sz w:val="20"/>
                <w:szCs w:val="20"/>
              </w:rPr>
              <w:t>Nucella lamellosa</w:t>
            </w:r>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r w:rsidRPr="00E763F3">
              <w:rPr>
                <w:i/>
                <w:color w:val="000000"/>
                <w:sz w:val="20"/>
                <w:szCs w:val="20"/>
              </w:rPr>
              <w:t>Cadlina luteomarginata</w:t>
            </w:r>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r w:rsidRPr="00E763F3">
              <w:rPr>
                <w:i/>
                <w:color w:val="000000"/>
                <w:sz w:val="20"/>
                <w:szCs w:val="20"/>
              </w:rPr>
              <w:t>Cadlina modesta</w:t>
            </w:r>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r w:rsidRPr="00E763F3">
              <w:rPr>
                <w:i/>
                <w:color w:val="000000"/>
                <w:sz w:val="20"/>
                <w:szCs w:val="20"/>
              </w:rPr>
              <w:t>Cadlina sylviaearleae</w:t>
            </w:r>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r w:rsidRPr="00E763F3">
              <w:rPr>
                <w:i/>
                <w:color w:val="000000"/>
                <w:sz w:val="20"/>
                <w:szCs w:val="20"/>
              </w:rPr>
              <w:t>Coryphella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r w:rsidRPr="00E763F3">
              <w:rPr>
                <w:i/>
                <w:color w:val="000000"/>
                <w:sz w:val="20"/>
                <w:szCs w:val="20"/>
              </w:rPr>
              <w:t>Dendronotus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r w:rsidRPr="00E763F3">
              <w:rPr>
                <w:i/>
                <w:color w:val="000000"/>
                <w:sz w:val="20"/>
                <w:szCs w:val="20"/>
              </w:rPr>
              <w:t>Dirona albolineata</w:t>
            </w:r>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r w:rsidRPr="00E763F3">
              <w:rPr>
                <w:i/>
                <w:color w:val="000000"/>
                <w:sz w:val="20"/>
                <w:szCs w:val="20"/>
              </w:rPr>
              <w:t>Diaulula odonoghuei</w:t>
            </w:r>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r w:rsidRPr="00E763F3">
              <w:rPr>
                <w:i/>
                <w:color w:val="000000"/>
                <w:sz w:val="20"/>
                <w:szCs w:val="20"/>
              </w:rPr>
              <w:t>Diaulula sandiegensis</w:t>
            </w:r>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r w:rsidRPr="00E763F3">
              <w:rPr>
                <w:i/>
                <w:color w:val="000000"/>
                <w:sz w:val="20"/>
                <w:szCs w:val="20"/>
              </w:rPr>
              <w:t>Peltodoris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Doris montereyensis</w:t>
            </w:r>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Doris odhneri</w:t>
            </w:r>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r w:rsidRPr="00E763F3">
              <w:rPr>
                <w:i/>
                <w:color w:val="000000"/>
                <w:sz w:val="20"/>
                <w:szCs w:val="20"/>
              </w:rPr>
              <w:t>Antiopella fusca</w:t>
            </w:r>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r w:rsidRPr="00E763F3">
              <w:rPr>
                <w:i/>
                <w:color w:val="000000"/>
                <w:sz w:val="20"/>
                <w:szCs w:val="20"/>
              </w:rPr>
              <w:t>Hermissenda crassicornis</w:t>
            </w:r>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r w:rsidRPr="00E763F3">
              <w:rPr>
                <w:i/>
                <w:color w:val="000000"/>
                <w:sz w:val="20"/>
                <w:szCs w:val="20"/>
              </w:rPr>
              <w:t>Acanthodoris hudsoni</w:t>
            </w:r>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r w:rsidRPr="00E763F3">
              <w:rPr>
                <w:i/>
                <w:color w:val="000000"/>
                <w:sz w:val="20"/>
                <w:szCs w:val="20"/>
              </w:rPr>
              <w:t>Acanthodoris nanaimoensis</w:t>
            </w:r>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r w:rsidRPr="00E763F3">
              <w:rPr>
                <w:i/>
                <w:color w:val="000000"/>
                <w:sz w:val="20"/>
                <w:szCs w:val="20"/>
              </w:rPr>
              <w:t>Onchidoris bilamellata</w:t>
            </w:r>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r w:rsidRPr="00E763F3">
              <w:rPr>
                <w:i/>
                <w:color w:val="000000"/>
                <w:sz w:val="20"/>
                <w:szCs w:val="20"/>
              </w:rPr>
              <w:t>Limacia cockerelli</w:t>
            </w:r>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r w:rsidRPr="00E763F3">
              <w:rPr>
                <w:i/>
                <w:color w:val="000000"/>
                <w:sz w:val="20"/>
                <w:szCs w:val="20"/>
              </w:rPr>
              <w:t>Polycera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r w:rsidRPr="00E763F3">
              <w:rPr>
                <w:i/>
                <w:color w:val="000000"/>
                <w:sz w:val="20"/>
                <w:szCs w:val="20"/>
              </w:rPr>
              <w:t>Triopha catalinae</w:t>
            </w:r>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r w:rsidRPr="00E763F3">
              <w:rPr>
                <w:i/>
                <w:color w:val="000000"/>
                <w:sz w:val="20"/>
                <w:szCs w:val="20"/>
              </w:rPr>
              <w:t>Triopha modesta</w:t>
            </w:r>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r w:rsidRPr="00E763F3">
              <w:rPr>
                <w:i/>
                <w:color w:val="000000"/>
                <w:sz w:val="20"/>
                <w:szCs w:val="20"/>
              </w:rPr>
              <w:t>Triopha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r w:rsidRPr="00E763F3">
              <w:rPr>
                <w:i/>
                <w:color w:val="000000"/>
                <w:sz w:val="20"/>
                <w:szCs w:val="20"/>
              </w:rPr>
              <w:t>Melibe leonina</w:t>
            </w:r>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r w:rsidRPr="00E763F3">
              <w:rPr>
                <w:i/>
                <w:color w:val="000000"/>
                <w:sz w:val="20"/>
                <w:szCs w:val="20"/>
              </w:rPr>
              <w:t>Tritonia festiva</w:t>
            </w:r>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r w:rsidRPr="00E763F3">
              <w:rPr>
                <w:i/>
                <w:color w:val="000000"/>
                <w:sz w:val="20"/>
                <w:szCs w:val="20"/>
              </w:rPr>
              <w:t>Acmaea mitra</w:t>
            </w:r>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r w:rsidRPr="00E763F3">
              <w:rPr>
                <w:i/>
                <w:color w:val="000000"/>
                <w:sz w:val="20"/>
                <w:szCs w:val="20"/>
              </w:rPr>
              <w:t>Lottia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r w:rsidRPr="00E763F3">
              <w:rPr>
                <w:i/>
                <w:color w:val="000000"/>
                <w:sz w:val="20"/>
                <w:szCs w:val="20"/>
              </w:rPr>
              <w:t>Berthella chacei</w:t>
            </w:r>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r w:rsidRPr="00E763F3">
              <w:rPr>
                <w:i/>
                <w:color w:val="000000"/>
                <w:sz w:val="20"/>
                <w:szCs w:val="20"/>
              </w:rPr>
              <w:t>Calliostoma ligatum</w:t>
            </w:r>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Tegula funebralis</w:t>
            </w:r>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r w:rsidRPr="00E763F3">
              <w:rPr>
                <w:i/>
                <w:color w:val="000000"/>
                <w:sz w:val="20"/>
                <w:szCs w:val="20"/>
              </w:rPr>
              <w:t>Pomaulax gibberosus</w:t>
            </w:r>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r w:rsidRPr="00E763F3">
              <w:rPr>
                <w:i/>
                <w:color w:val="000000"/>
                <w:sz w:val="20"/>
                <w:szCs w:val="20"/>
              </w:rPr>
              <w:t>Eurylepta leoparda</w:t>
            </w:r>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AA + SHD + T + D + AA:T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AA + SID + T + D + AA:T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df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D + KS + KB + T + D + A</w:t>
            </w:r>
            <w:r w:rsidR="00F77F4A">
              <w:t>A</w:t>
            </w:r>
            <w:r>
              <w:t>:T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A</w:t>
            </w:r>
            <w:r w:rsidR="00F77F4A">
              <w:t>B</w:t>
            </w:r>
            <w:r>
              <w:t>:T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w:t>
      </w:r>
      <w:r>
        <w:t xml:space="preserve">and </w:t>
      </w:r>
      <w:r w:rsidRPr="00623DD8">
        <w:t xml:space="preserve">Acmaeidae) with the </w:t>
      </w:r>
      <w:commentRangeStart w:id="33"/>
      <w:r w:rsidRPr="00623DD8">
        <w:t>highest R</w:t>
      </w:r>
      <w:r w:rsidRPr="00623DD8">
        <w:rPr>
          <w:vertAlign w:val="superscript"/>
        </w:rPr>
        <w:t>2</w:t>
      </w:r>
      <w:r w:rsidRPr="00623DD8">
        <w:t xml:space="preserve"> values</w:t>
      </w:r>
      <w:commentRangeEnd w:id="33"/>
      <w:r w:rsidR="00F10A37">
        <w:rPr>
          <w:rStyle w:val="CommentReference"/>
        </w:rPr>
        <w:commentReference w:id="33"/>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r w:rsidRPr="001A65DD">
        <w:t>Hexagrammidae</w:t>
      </w:r>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r w:rsidRPr="001A65DD">
        <w:t>Acmaeidae</w:t>
      </w:r>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r w:rsidRPr="005A129F">
        <w:t>Sebastidae</w:t>
      </w:r>
      <w:r>
        <w:t xml:space="preserve">, </w:t>
      </w:r>
      <w:r w:rsidRPr="005A129F">
        <w:t>Gobiidae</w:t>
      </w:r>
      <w:r>
        <w:t xml:space="preserve">, </w:t>
      </w:r>
      <w:r w:rsidRPr="005A129F">
        <w:t>Asteriidae</w:t>
      </w:r>
      <w:r>
        <w:t xml:space="preserve">, or </w:t>
      </w:r>
      <w:r w:rsidRPr="005A129F">
        <w:t>Muricidae</w:t>
      </w:r>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r w:rsidRPr="00EB4F90">
              <w:rPr>
                <w:b/>
                <w:bCs/>
              </w:rPr>
              <w:t>Sebastidae</w:t>
            </w:r>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r w:rsidRPr="00EB4F90">
              <w:rPr>
                <w:color w:val="000000"/>
              </w:rPr>
              <w:t>Abundance:Tide</w:t>
            </w:r>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r w:rsidRPr="00EB4F90">
              <w:rPr>
                <w:b/>
                <w:bCs/>
              </w:rPr>
              <w:t>Muricidae</w:t>
            </w:r>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r>
              <w:rPr>
                <w:color w:val="000000"/>
              </w:rPr>
              <w:t>Abundance:Tide</w:t>
            </w:r>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r w:rsidRPr="00EB4F90">
              <w:rPr>
                <w:b/>
                <w:bCs/>
                <w:color w:val="000000"/>
              </w:rPr>
              <w:t>Asterinidae</w:t>
            </w:r>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r>
              <w:rPr>
                <w:color w:val="000000"/>
              </w:rPr>
              <w:t>Abundance:Tide</w:t>
            </w:r>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r w:rsidRPr="00EB4F90">
              <w:rPr>
                <w:b/>
                <w:bCs/>
              </w:rPr>
              <w:t>Hexagrammidae</w:t>
            </w:r>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r>
              <w:rPr>
                <w:color w:val="000000"/>
              </w:rPr>
              <w:t>Abundance:Tide</w:t>
            </w:r>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r w:rsidRPr="00EB4F90">
              <w:rPr>
                <w:b/>
                <w:bCs/>
              </w:rPr>
              <w:t>Acmaeidae</w:t>
            </w:r>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r>
              <w:rPr>
                <w:color w:val="000000"/>
              </w:rPr>
              <w:t>Abundance:Tide</w:t>
            </w:r>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r w:rsidRPr="00EB4F90">
              <w:rPr>
                <w:b/>
                <w:bCs/>
              </w:rPr>
              <w:t>Gobiidae</w:t>
            </w:r>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r>
              <w:rPr>
                <w:color w:val="000000"/>
              </w:rPr>
              <w:t>Abundance:Tide</w:t>
            </w:r>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r w:rsidRPr="00367076">
        <w:t>Gobiidae</w:t>
      </w:r>
      <w:r>
        <w:t xml:space="preserve">, </w:t>
      </w:r>
      <w:r w:rsidRPr="00576035">
        <w:t>Cottidae</w:t>
      </w:r>
      <w:r>
        <w:t xml:space="preserve">, and </w:t>
      </w:r>
      <w:r w:rsidRPr="00576035">
        <w:t>Embiotocidae</w:t>
      </w:r>
      <w:r w:rsidRPr="00623DD8">
        <w:t xml:space="preserve">) and </w:t>
      </w:r>
      <w:r>
        <w:t>three</w:t>
      </w:r>
      <w:r w:rsidRPr="00623DD8">
        <w:t xml:space="preserve"> invertebrate families (</w:t>
      </w:r>
      <w:r w:rsidRPr="00576035">
        <w:t>Echinasteridae</w:t>
      </w:r>
      <w:r w:rsidRPr="00623DD8">
        <w:t xml:space="preserve">, </w:t>
      </w:r>
      <w:r w:rsidRPr="00367076">
        <w:t>Strongylocentrotidae</w:t>
      </w:r>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(Gobiidae) and evidence of positive kelp:</w:t>
      </w:r>
      <w:r w:rsidR="00815249">
        <w:t>goby biomass</w:t>
      </w:r>
      <w:r w:rsidR="00815249" w:rsidRPr="00801C1E">
        <w:t xml:space="preserve"> </w:t>
      </w:r>
      <w:r w:rsidRPr="00801C1E">
        <w:t>and tide:</w:t>
      </w:r>
      <w:r w:rsidR="00815249">
        <w:t>goby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(Cottidae</w:t>
      </w:r>
      <w:r>
        <w:t>; p = 0.046</w:t>
      </w:r>
      <w:r w:rsidRPr="00801C1E">
        <w:t>) and surfperches (Embiotocidae</w:t>
      </w:r>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Echinasteridae displayed a positive relationship with </w:t>
      </w:r>
      <w:r w:rsidRPr="00801C1E">
        <w:rPr>
          <w:color w:val="000000"/>
        </w:rPr>
        <w:t>∆NH</w:t>
      </w:r>
      <w:r w:rsidRPr="00801C1E">
        <w:rPr>
          <w:rFonts w:ascii="Cambria Math" w:hAnsi="Cambria Math" w:cs="Cambria Math"/>
          <w:color w:val="000000"/>
        </w:rPr>
        <w:t>₄⁺</w:t>
      </w:r>
      <w:r w:rsidRPr="00801C1E">
        <w:rPr>
          <w:color w:val="000000"/>
        </w:rPr>
        <w:t>, a negative kelp:</w:t>
      </w:r>
      <w:r w:rsidR="00815249">
        <w:rPr>
          <w:color w:val="000000"/>
        </w:rPr>
        <w:t>sea star biomass</w:t>
      </w:r>
      <w:r w:rsidR="00815249" w:rsidRPr="00801C1E">
        <w:rPr>
          <w:color w:val="000000"/>
        </w:rPr>
        <w:t xml:space="preserve"> </w:t>
      </w:r>
      <w:r w:rsidRPr="00801C1E">
        <w:rPr>
          <w:color w:val="000000"/>
        </w:rPr>
        <w:t>interaction, and a positive tide:</w:t>
      </w:r>
      <w:r w:rsidR="00815249">
        <w:rPr>
          <w:color w:val="000000"/>
        </w:rPr>
        <w:t>sea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r w:rsidRPr="00801C1E">
        <w:rPr>
          <w:color w:val="000000"/>
        </w:rPr>
        <w:t xml:space="preserve">Strongylocentrotidae and </w:t>
      </w:r>
      <w:r w:rsidR="00815249">
        <w:rPr>
          <w:color w:val="000000"/>
        </w:rPr>
        <w:t xml:space="preserve">sea </w:t>
      </w:r>
      <w:r w:rsidRPr="00801C1E">
        <w:rPr>
          <w:color w:val="000000"/>
        </w:rPr>
        <w:t xml:space="preserve">stars in </w:t>
      </w:r>
      <w:r w:rsidR="00815249">
        <w:rPr>
          <w:color w:val="000000"/>
        </w:rPr>
        <w:t xml:space="preserve">the family </w:t>
      </w:r>
      <w:r w:rsidRPr="00801C1E">
        <w:rPr>
          <w:color w:val="000000"/>
        </w:rPr>
        <w:t>Asteropseidae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r w:rsidRPr="00EB4F90">
              <w:rPr>
                <w:b/>
                <w:bCs/>
              </w:rPr>
              <w:t>Echinasteridae</w:t>
            </w:r>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Kelp nereo</w:t>
            </w:r>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r>
              <w:rPr>
                <w:color w:val="000000"/>
              </w:rPr>
              <w:t>Kelp:tide</w:t>
            </w:r>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r>
              <w:rPr>
                <w:color w:val="000000"/>
              </w:rPr>
              <w:t>Kelp:animals</w:t>
            </w:r>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r>
              <w:rPr>
                <w:color w:val="000000"/>
              </w:rPr>
              <w:t>Tide:animals</w:t>
            </w:r>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r w:rsidRPr="00EB4F90">
              <w:rPr>
                <w:b/>
                <w:bCs/>
              </w:rPr>
              <w:lastRenderedPageBreak/>
              <w:t>Gobiidae</w:t>
            </w:r>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r>
              <w:rPr>
                <w:color w:val="000000"/>
              </w:rPr>
              <w:t>Kelp:tide</w:t>
            </w:r>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r>
              <w:rPr>
                <w:color w:val="000000"/>
              </w:rPr>
              <w:t>Kelp:animals</w:t>
            </w:r>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r>
              <w:rPr>
                <w:color w:val="000000"/>
              </w:rPr>
              <w:t>Tide:animals</w:t>
            </w:r>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r w:rsidRPr="00EB4F90">
              <w:rPr>
                <w:b/>
                <w:bCs/>
              </w:rPr>
              <w:t>Cottidae</w:t>
            </w:r>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Kelp nereo</w:t>
            </w:r>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r>
              <w:rPr>
                <w:color w:val="000000"/>
              </w:rPr>
              <w:t>Kelp:tide</w:t>
            </w:r>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r>
              <w:rPr>
                <w:color w:val="000000"/>
              </w:rPr>
              <w:t>Kelp:animals</w:t>
            </w:r>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r>
              <w:rPr>
                <w:color w:val="000000"/>
              </w:rPr>
              <w:t>Tide:animals</w:t>
            </w:r>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r w:rsidRPr="00EB4F90">
              <w:rPr>
                <w:b/>
                <w:bCs/>
              </w:rPr>
              <w:lastRenderedPageBreak/>
              <w:t>Strongylocentrotidae</w:t>
            </w:r>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Kelp nereo</w:t>
            </w:r>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r>
              <w:rPr>
                <w:color w:val="000000"/>
              </w:rPr>
              <w:t>Kelp:tide</w:t>
            </w:r>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r>
              <w:rPr>
                <w:color w:val="000000"/>
              </w:rPr>
              <w:t>Kelp:animals</w:t>
            </w:r>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r>
              <w:rPr>
                <w:color w:val="000000"/>
              </w:rPr>
              <w:t>Tide:animals</w:t>
            </w:r>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r w:rsidRPr="00EB4F90">
              <w:rPr>
                <w:b/>
                <w:bCs/>
              </w:rPr>
              <w:t>Embiotocidae</w:t>
            </w:r>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Kelp nereo</w:t>
            </w:r>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r>
              <w:rPr>
                <w:color w:val="000000"/>
              </w:rPr>
              <w:t>Kelp:tide</w:t>
            </w:r>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r>
              <w:rPr>
                <w:color w:val="000000"/>
              </w:rPr>
              <w:t>Kelp:animals</w:t>
            </w:r>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r>
              <w:rPr>
                <w:color w:val="000000"/>
              </w:rPr>
              <w:t>Tide:animals</w:t>
            </w:r>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Kelp nereo</w:t>
            </w:r>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r>
              <w:rPr>
                <w:color w:val="000000"/>
              </w:rPr>
              <w:t>Kelp:tide</w:t>
            </w:r>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r>
              <w:rPr>
                <w:color w:val="000000"/>
              </w:rPr>
              <w:t>Kelp:animals</w:t>
            </w:r>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r>
              <w:rPr>
                <w:color w:val="000000"/>
              </w:rPr>
              <w:t>Tide:animals</w:t>
            </w:r>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34"/>
      <w:r w:rsidRPr="00263F14">
        <w:rPr>
          <w:b/>
        </w:rPr>
        <w:lastRenderedPageBreak/>
        <w:t>References</w:t>
      </w:r>
      <w:commentRangeEnd w:id="34"/>
      <w:r w:rsidR="00081881">
        <w:rPr>
          <w:rStyle w:val="CommentReference"/>
        </w:rPr>
        <w:commentReference w:id="34"/>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 xml:space="preserve">Druehl, L.D., Harrison, P.J., Lloyd, K.E., Thompson, P.A., 1989. Phenotypic variation in N uptake by </w:t>
      </w:r>
      <w:r w:rsidRPr="00081881">
        <w:rPr>
          <w:i/>
          <w:rPrChange w:id="35" w:author="Microsoft Office User" w:date="2024-10-18T04:31:00Z">
            <w:rPr/>
          </w:rPrChange>
        </w:rPr>
        <w:t>Laminaria groenlandica</w:t>
      </w:r>
      <w:r w:rsidRPr="007C5C1D">
        <w:t xml:space="preserve">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w:t>
      </w:r>
      <w:r w:rsidRPr="00081881">
        <w:rPr>
          <w:i/>
          <w:rPrChange w:id="36" w:author="Microsoft Office User" w:date="2024-10-18T04:32:00Z">
            <w:rPr/>
          </w:rPrChange>
        </w:rPr>
        <w:t>Carcinus maenas</w:t>
      </w:r>
      <w:r w:rsidRPr="007C5C1D">
        <w:t>)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 xml:space="preserve">Hurd, C.L., Durante, K.M., Harrison, P.J., 2000. Influence of bryozoan colonization on the physiology of the kelp </w:t>
      </w:r>
      <w:r w:rsidRPr="00081881">
        <w:rPr>
          <w:i/>
          <w:rPrChange w:id="37" w:author="Microsoft Office User" w:date="2024-10-18T04:32:00Z">
            <w:rPr/>
          </w:rPrChange>
        </w:rPr>
        <w:t>Macrocystis integrifolia</w:t>
      </w:r>
      <w:r w:rsidRPr="007C5C1D">
        <w:t xml:space="preserve">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 xml:space="preserve">Miller, R.J., Lafferty, K.D., Lamy, T., Kui, L., Rassweiler, A., Reed, D.C., 2018. Giant kelp, </w:t>
      </w:r>
      <w:r w:rsidRPr="00081881">
        <w:rPr>
          <w:i/>
          <w:rPrChange w:id="38" w:author="Microsoft Office User" w:date="2024-10-18T04:33:00Z">
            <w:rPr/>
          </w:rPrChange>
        </w:rPr>
        <w:t>Macrocystis pyrifera</w:t>
      </w:r>
      <w:r w:rsidRPr="007C5C1D">
        <w:t>,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 xml:space="preserve">Probyn, T.A., Chapman, A.R.O., 1983. Summer growth of </w:t>
      </w:r>
      <w:r w:rsidRPr="00081881">
        <w:rPr>
          <w:i/>
          <w:rPrChange w:id="39" w:author="Microsoft Office User" w:date="2024-10-18T04:34:00Z">
            <w:rPr/>
          </w:rPrChange>
        </w:rPr>
        <w:t>Chordaria flagelliformis</w:t>
      </w:r>
      <w:r w:rsidRPr="007C5C1D">
        <w:t xml:space="preserve">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w:t>
      </w:r>
      <w:r w:rsidRPr="00081881">
        <w:rPr>
          <w:i/>
          <w:rPrChange w:id="40" w:author="Microsoft Office User" w:date="2024-10-18T04:34:00Z">
            <w:rPr/>
          </w:rPrChange>
        </w:rPr>
        <w:t>Macrocystis pyrifera</w:t>
      </w:r>
      <w:r w:rsidRPr="007C5C1D">
        <w:t>)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 xml:space="preserve">Stewart, H., Fram, J., Reed, D., Williams, S., Brzezinski, M., MacIntyre, S., Gaylord, B., 2009. Differences in growth, morphology and tissue carbon and nitrogen of </w:t>
      </w:r>
      <w:r w:rsidRPr="00081881">
        <w:rPr>
          <w:i/>
          <w:rPrChange w:id="41" w:author="Microsoft Office User" w:date="2024-10-18T04:35:00Z">
            <w:rPr/>
          </w:rPrChange>
        </w:rPr>
        <w:t>Macrocystis pyrifera</w:t>
      </w:r>
      <w:r w:rsidRPr="007C5C1D">
        <w:t xml:space="preserve">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w:t>
      </w:r>
      <w:r w:rsidRPr="00081881">
        <w:rPr>
          <w:i/>
          <w:rPrChange w:id="42" w:author="Microsoft Office User" w:date="2024-10-18T04:36:00Z">
            <w:rPr/>
          </w:rPrChange>
        </w:rPr>
        <w:t>Mytilus edulis</w:t>
      </w:r>
      <w:r w:rsidRPr="007C5C1D">
        <w:t>) on eelgrass (</w:t>
      </w:r>
      <w:r w:rsidRPr="00081881">
        <w:rPr>
          <w:i/>
          <w:rPrChange w:id="43" w:author="Microsoft Office User" w:date="2024-10-18T04:36:00Z">
            <w:rPr/>
          </w:rPrChange>
        </w:rPr>
        <w:t>Zostera marina</w:t>
      </w:r>
      <w:r w:rsidRPr="007C5C1D">
        <w:t>)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All data and code on github…</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Microsoft Office User" w:date="2024-10-17T02:45:00Z" w:initials="MOU">
    <w:p w14:paraId="3F8D81F6" w14:textId="58564085" w:rsidR="00652D23" w:rsidRDefault="00652D23">
      <w:pPr>
        <w:pStyle w:val="CommentText"/>
      </w:pPr>
      <w:r>
        <w:rPr>
          <w:rStyle w:val="CommentReference"/>
        </w:rPr>
        <w:annotationRef/>
      </w:r>
      <w:r>
        <w:t>Not sure you need this descriptor?</w:t>
      </w:r>
    </w:p>
  </w:comment>
  <w:comment w:id="2" w:author="Kieran Cox" w:date="2024-03-22T08:46:00Z" w:initials="KC">
    <w:p w14:paraId="005215D3" w14:textId="077B7A5E"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4" w:author="Microsoft Office User" w:date="2024-10-17T03:55:00Z" w:initials="MOU">
    <w:p w14:paraId="69F2B92A" w14:textId="6438B1E6" w:rsidR="00C119E0" w:rsidRDefault="00C119E0">
      <w:pPr>
        <w:pStyle w:val="CommentText"/>
      </w:pPr>
      <w:r>
        <w:rPr>
          <w:rStyle w:val="CommentReference"/>
        </w:rPr>
        <w:annotationRef/>
      </w:r>
      <w:r>
        <w:t>Scientific name?</w:t>
      </w:r>
    </w:p>
  </w:comment>
  <w:comment w:id="12" w:author="Microsoft Office User" w:date="2024-10-18T03:57:00Z" w:initials="MOU">
    <w:p w14:paraId="2914D594" w14:textId="2422DC2E" w:rsidR="00935305" w:rsidRDefault="00935305">
      <w:pPr>
        <w:pStyle w:val="CommentText"/>
      </w:pPr>
      <w:r>
        <w:rPr>
          <w:rStyle w:val="CommentReference"/>
        </w:rPr>
        <w:annotationRef/>
      </w:r>
      <w:r>
        <w:t>Needed?</w:t>
      </w:r>
    </w:p>
  </w:comment>
  <w:comment w:id="18" w:author="Em Lim" w:date="2024-10-01T15:50:00Z" w:initials="EL">
    <w:p w14:paraId="1AA22242" w14:textId="77777777"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23" w:author="Microsoft Office User" w:date="2024-10-18T04:22:00Z" w:initials="MOU">
    <w:p w14:paraId="63777581" w14:textId="2A0CA607" w:rsidR="00C21487" w:rsidRDefault="00C21487">
      <w:pPr>
        <w:pStyle w:val="CommentText"/>
      </w:pPr>
      <w:r>
        <w:rPr>
          <w:rStyle w:val="CommentReference"/>
        </w:rPr>
        <w:annotationRef/>
      </w:r>
      <w:r>
        <w:t>Needed?</w:t>
      </w:r>
    </w:p>
  </w:comment>
  <w:comment w:id="24" w:author="Microsoft Office User" w:date="2024-10-18T04:27:00Z" w:initials="MOU">
    <w:p w14:paraId="2E9E20C4" w14:textId="1F6232D8" w:rsidR="00C21487" w:rsidRDefault="00C21487">
      <w:pPr>
        <w:pStyle w:val="CommentText"/>
      </w:pPr>
      <w:r>
        <w:rPr>
          <w:rStyle w:val="CommentReference"/>
        </w:rPr>
        <w:annotationRef/>
      </w:r>
      <w:r>
        <w:t>Needed?</w:t>
      </w:r>
    </w:p>
  </w:comment>
  <w:comment w:id="26" w:author="Em Lim" w:date="2024-09-17T13:57:00Z" w:initials="EL">
    <w:p w14:paraId="12A4051B" w14:textId="3CB5C6B3" w:rsidR="00E94D69" w:rsidRDefault="00E94D69" w:rsidP="00E94D69">
      <w:r>
        <w:rPr>
          <w:rStyle w:val="CommentReference"/>
        </w:rPr>
        <w:annotationRef/>
      </w:r>
      <w:r>
        <w:rPr>
          <w:sz w:val="20"/>
          <w:szCs w:val="20"/>
        </w:rPr>
        <w:t>Jasmin: Is this the correct way to do this?</w:t>
      </w:r>
    </w:p>
  </w:comment>
  <w:comment w:id="27" w:author="Microsoft Office User" w:date="2024-10-17T04:05:00Z" w:initials="MOU">
    <w:p w14:paraId="0EBEB168" w14:textId="66FA4552" w:rsidR="005613C5" w:rsidRDefault="005613C5">
      <w:pPr>
        <w:pStyle w:val="CommentText"/>
      </w:pPr>
      <w:r>
        <w:rPr>
          <w:rStyle w:val="CommentReference"/>
        </w:rPr>
        <w:annotationRef/>
      </w:r>
      <w:r>
        <w:t>I assume this is the UVic Hailey Davies?</w:t>
      </w:r>
    </w:p>
  </w:comment>
  <w:comment w:id="29"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30"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33"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34"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205A21" w15:done="0"/>
  <w15:commentEx w15:paraId="3F8D81F6" w15:done="0"/>
  <w15:commentEx w15:paraId="005215D3" w15:done="0"/>
  <w15:commentEx w15:paraId="17D38A3B" w15:paraIdParent="005215D3" w15:done="0"/>
  <w15:commentEx w15:paraId="69F2B92A" w15:done="0"/>
  <w15:commentEx w15:paraId="2914D594" w15:done="0"/>
  <w15:commentEx w15:paraId="1F3F920E" w15:done="0"/>
  <w15:commentEx w15:paraId="63777581" w15:done="0"/>
  <w15:commentEx w15:paraId="2E9E20C4" w15:done="0"/>
  <w15:commentEx w15:paraId="12A4051B" w15:done="0"/>
  <w15:commentEx w15:paraId="0EBEB168" w15:done="0"/>
  <w15:commentEx w15:paraId="5A99A513" w15:done="0"/>
  <w15:commentEx w15:paraId="1F298D4A" w15:paraIdParent="5A99A513"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60760F53" w16cex:dateUtc="2024-03-22T15:46:00Z"/>
  <w16cex:commentExtensible w16cex:durableId="547F32F2" w16cex:dateUtc="2024-10-01T22:50: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205A21" w16cid:durableId="1B273A40"/>
  <w16cid:commentId w16cid:paraId="3F8D81F6" w16cid:durableId="2ABAF8B2"/>
  <w16cid:commentId w16cid:paraId="005215D3" w16cid:durableId="60760F53"/>
  <w16cid:commentId w16cid:paraId="17D38A3B" w16cid:durableId="29AD30AD"/>
  <w16cid:commentId w16cid:paraId="69F2B92A" w16cid:durableId="2ABB094A"/>
  <w16cid:commentId w16cid:paraId="2914D594" w16cid:durableId="2ABC5B11"/>
  <w16cid:commentId w16cid:paraId="1F3F920E" w16cid:durableId="547F32F2"/>
  <w16cid:commentId w16cid:paraId="63777581" w16cid:durableId="2ABC60EA"/>
  <w16cid:commentId w16cid:paraId="2E9E20C4" w16cid:durableId="2ABC6247"/>
  <w16cid:commentId w16cid:paraId="12A4051B" w16cid:durableId="7D634B71"/>
  <w16cid:commentId w16cid:paraId="0EBEB168" w16cid:durableId="2ABB0B9D"/>
  <w16cid:commentId w16cid:paraId="5A99A513" w16cid:durableId="459C4B33"/>
  <w16cid:commentId w16cid:paraId="1F298D4A" w16cid:durableId="18982704"/>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94CFB" w14:textId="77777777" w:rsidR="00E21165" w:rsidRDefault="00E21165" w:rsidP="009B4C2B">
      <w:r>
        <w:separator/>
      </w:r>
    </w:p>
  </w:endnote>
  <w:endnote w:type="continuationSeparator" w:id="0">
    <w:p w14:paraId="47078C1E" w14:textId="77777777" w:rsidR="00E21165" w:rsidRDefault="00E2116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D6076" w14:textId="77777777" w:rsidR="00E21165" w:rsidRDefault="00E21165" w:rsidP="009B4C2B">
      <w:r>
        <w:separator/>
      </w:r>
    </w:p>
  </w:footnote>
  <w:footnote w:type="continuationSeparator" w:id="0">
    <w:p w14:paraId="380D623D" w14:textId="77777777" w:rsidR="00E21165" w:rsidRDefault="00E2116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5"/>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rson w15:author="Microsoft Office User">
    <w15:presenceInfo w15:providerId="None" w15:userId="Microsoft Office User"/>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2ADA"/>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13C5"/>
    <w:rsid w:val="00562CDF"/>
    <w:rsid w:val="005636C0"/>
    <w:rsid w:val="00565A8B"/>
    <w:rsid w:val="00566C2C"/>
    <w:rsid w:val="00570F20"/>
    <w:rsid w:val="005746D1"/>
    <w:rsid w:val="00576035"/>
    <w:rsid w:val="00576692"/>
    <w:rsid w:val="00580B22"/>
    <w:rsid w:val="0058230D"/>
    <w:rsid w:val="005831E6"/>
    <w:rsid w:val="005835B5"/>
    <w:rsid w:val="0058405B"/>
    <w:rsid w:val="00584638"/>
    <w:rsid w:val="005870DF"/>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532D"/>
    <w:rsid w:val="006528A1"/>
    <w:rsid w:val="00652D23"/>
    <w:rsid w:val="00655502"/>
    <w:rsid w:val="006610AC"/>
    <w:rsid w:val="006611F9"/>
    <w:rsid w:val="00662D37"/>
    <w:rsid w:val="00662F9B"/>
    <w:rsid w:val="00666133"/>
    <w:rsid w:val="00670555"/>
    <w:rsid w:val="0067125A"/>
    <w:rsid w:val="0067173A"/>
    <w:rsid w:val="0067279B"/>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1FF5"/>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0A22"/>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25B00"/>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19E0"/>
    <w:rsid w:val="00C12458"/>
    <w:rsid w:val="00C12D3F"/>
    <w:rsid w:val="00C146F7"/>
    <w:rsid w:val="00C17C96"/>
    <w:rsid w:val="00C21487"/>
    <w:rsid w:val="00C21D82"/>
    <w:rsid w:val="00C2208A"/>
    <w:rsid w:val="00C246F4"/>
    <w:rsid w:val="00C24A19"/>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C7DE1"/>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C642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1885"/>
    <w:rsid w:val="00E738EE"/>
    <w:rsid w:val="00E763F3"/>
    <w:rsid w:val="00E81946"/>
    <w:rsid w:val="00E83D6E"/>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5F32"/>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m-lim13/Ch2_Spatial_pe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67B7B-B8AD-214B-9668-FA58B7A8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45</Pages>
  <Words>45648</Words>
  <Characters>260197</Characters>
  <Application>Microsoft Office Word</Application>
  <DocSecurity>0</DocSecurity>
  <Lines>2168</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Microsoft Office User</cp:lastModifiedBy>
  <cp:revision>11</cp:revision>
  <dcterms:created xsi:type="dcterms:W3CDTF">2024-10-17T10:03:00Z</dcterms:created>
  <dcterms:modified xsi:type="dcterms:W3CDTF">2024-10-18T11:58:00Z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