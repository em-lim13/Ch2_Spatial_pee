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1535E34B" w:rsidR="00B74653" w:rsidRPr="00EC728D" w:rsidRDefault="00EC728D" w:rsidP="00EC728D">
      <w:pPr>
        <w:spacing w:line="480" w:lineRule="auto"/>
      </w:pPr>
      <w:r w:rsidRPr="003428C8">
        <w:rPr>
          <w:b/>
          <w:bCs/>
        </w:rPr>
        <w:t>Keywords</w:t>
      </w:r>
      <w:r>
        <w:t>: Excretion, C</w:t>
      </w:r>
      <w:r w:rsidRPr="002D6D4A">
        <w:t xml:space="preserve">onsumer-mediated nutrient </w:t>
      </w:r>
      <w:r>
        <w:t xml:space="preserve">cycling, Nitrogen, </w:t>
      </w:r>
      <w:proofErr w:type="gramStart"/>
      <w:r>
        <w:t>Kelp</w:t>
      </w:r>
      <w:r w:rsidR="00480849">
        <w:t xml:space="preserve"> </w:t>
      </w:r>
      <w:r>
        <w:t>forest</w:t>
      </w:r>
      <w:proofErr w:type="gramEnd"/>
      <w:r>
        <w: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648422A7"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w:t>
      </w:r>
      <w:del w:id="0" w:author="Em Lim" w:date="2025-07-31T14:23:00Z" w16du:dateUtc="2025-07-31T21:23:00Z">
        <w:r w:rsidRPr="00AE19DC" w:rsidDel="00AE19DC">
          <w:rPr>
            <w:highlight w:val="yellow"/>
            <w:rPrChange w:id="1" w:author="Em Lim" w:date="2025-07-31T14:23:00Z" w16du:dateUtc="2025-07-31T21:23:00Z">
              <w:rPr/>
            </w:rPrChange>
          </w:rPr>
          <w:delText xml:space="preserve">higher </w:delText>
        </w:r>
      </w:del>
      <w:ins w:id="2" w:author="Em Lim" w:date="2025-07-31T14:23:00Z" w16du:dateUtc="2025-07-31T21:23:00Z">
        <w:r w:rsidR="00AE19DC" w:rsidRPr="00AE19DC">
          <w:rPr>
            <w:highlight w:val="yellow"/>
            <w:rPrChange w:id="3" w:author="Em Lim" w:date="2025-07-31T14:23:00Z" w16du:dateUtc="2025-07-31T21:23:00Z">
              <w:rPr/>
            </w:rPrChange>
          </w:rPr>
          <w:t>greater</w:t>
        </w:r>
        <w:r w:rsidR="00AE19DC" w:rsidRPr="00184450">
          <w:t xml:space="preserve"> </w:t>
        </w:r>
      </w:ins>
      <w:r w:rsidRPr="00184450">
        <w:t xml:space="preserve">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commentRangeStart w:id="4"/>
      <w:commentRangeStart w:id="5"/>
      <w:r w:rsidR="00915C04" w:rsidRPr="006506FA">
        <w:rPr>
          <w:highlight w:val="yellow"/>
          <w:rPrChange w:id="6" w:author="Em Lim" w:date="2025-07-31T14:12:00Z" w16du:dateUtc="2025-07-31T21:12:00Z">
            <w:rPr/>
          </w:rPrChange>
        </w:rPr>
        <w:t>tid</w:t>
      </w:r>
      <w:ins w:id="7" w:author="Em Lim" w:date="2025-07-31T13:56:00Z" w16du:dateUtc="2025-07-31T20:56:00Z">
        <w:r w:rsidR="00211133" w:rsidRPr="006506FA">
          <w:rPr>
            <w:highlight w:val="yellow"/>
            <w:rPrChange w:id="8" w:author="Em Lim" w:date="2025-07-31T14:12:00Z" w16du:dateUtc="2025-07-31T21:12:00Z">
              <w:rPr/>
            </w:rPrChange>
          </w:rPr>
          <w:t>al</w:t>
        </w:r>
      </w:ins>
      <w:del w:id="9" w:author="Em Lim" w:date="2025-07-31T13:56:00Z" w16du:dateUtc="2025-07-31T20:56:00Z">
        <w:r w:rsidR="00915C04" w:rsidRPr="00184450" w:rsidDel="00211133">
          <w:delText>e</w:delText>
        </w:r>
      </w:del>
      <w:r w:rsidR="00915C04" w:rsidRPr="00184450">
        <w:t xml:space="preserve"> </w:t>
      </w:r>
      <w:commentRangeEnd w:id="4"/>
      <w:r w:rsidR="00211133">
        <w:rPr>
          <w:rStyle w:val="CommentReference"/>
        </w:rPr>
        <w:commentReference w:id="4"/>
      </w:r>
      <w:commentRangeEnd w:id="5"/>
      <w:r w:rsidR="006506FA">
        <w:rPr>
          <w:rStyle w:val="CommentReference"/>
        </w:rPr>
        <w:commentReference w:id="5"/>
      </w:r>
      <w:r w:rsidR="00915C04" w:rsidRPr="00184450">
        <w:t xml:space="preserve">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35C95E02"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w:t>
      </w:r>
      <w:ins w:id="10" w:author="Em Lim" w:date="2025-07-31T14:13:00Z" w16du:dateUtc="2025-07-31T21:13:00Z">
        <w:r w:rsidR="006506FA" w:rsidRPr="006506FA">
          <w:rPr>
            <w:color w:val="000000"/>
            <w:highlight w:val="yellow"/>
            <w:rPrChange w:id="11" w:author="Em Lim" w:date="2025-07-31T14:13:00Z" w16du:dateUtc="2025-07-31T21:13:00Z">
              <w:rPr>
                <w:color w:val="000000"/>
              </w:rPr>
            </w:rPrChange>
          </w:rPr>
          <w:t xml:space="preserve">the </w:t>
        </w:r>
      </w:ins>
      <w:commentRangeStart w:id="12"/>
      <w:commentRangeStart w:id="13"/>
      <w:del w:id="14" w:author="Em Lim" w:date="2025-07-31T14:13:00Z" w16du:dateUtc="2025-07-31T21:13:00Z">
        <w:r w:rsidR="002216A4" w:rsidRPr="006506FA" w:rsidDel="006506FA">
          <w:rPr>
            <w:color w:val="000000"/>
            <w:highlight w:val="yellow"/>
            <w:rPrChange w:id="15" w:author="Em Lim" w:date="2025-07-31T14:13:00Z" w16du:dateUtc="2025-07-31T21:13:00Z">
              <w:rPr>
                <w:color w:val="000000"/>
              </w:rPr>
            </w:rPrChange>
          </w:rPr>
          <w:delText>it</w:delText>
        </w:r>
      </w:del>
      <w:ins w:id="16" w:author="Em Lim" w:date="2025-07-31T14:13:00Z" w16du:dateUtc="2025-07-31T21:13:00Z">
        <w:r w:rsidR="006506FA" w:rsidRPr="006506FA">
          <w:rPr>
            <w:color w:val="000000"/>
            <w:highlight w:val="yellow"/>
            <w:rPrChange w:id="17" w:author="Em Lim" w:date="2025-07-31T14:13:00Z" w16du:dateUtc="2025-07-31T21:13:00Z">
              <w:rPr>
                <w:color w:val="000000"/>
              </w:rPr>
            </w:rPrChange>
          </w:rPr>
          <w:t>structure</w:t>
        </w:r>
      </w:ins>
      <w:r w:rsidR="002216A4" w:rsidRPr="006506FA">
        <w:rPr>
          <w:color w:val="000000"/>
          <w:highlight w:val="yellow"/>
          <w:rPrChange w:id="18" w:author="Em Lim" w:date="2025-07-31T14:13:00Z" w16du:dateUtc="2025-07-31T21:13:00Z">
            <w:rPr>
              <w:color w:val="000000"/>
            </w:rPr>
          </w:rPrChange>
        </w:rPr>
        <w:t xml:space="preserve"> </w:t>
      </w:r>
      <w:commentRangeEnd w:id="12"/>
      <w:r w:rsidR="00211133" w:rsidRPr="006506FA">
        <w:rPr>
          <w:rStyle w:val="CommentReference"/>
          <w:highlight w:val="yellow"/>
          <w:rPrChange w:id="19" w:author="Em Lim" w:date="2025-07-31T14:13:00Z" w16du:dateUtc="2025-07-31T21:13:00Z">
            <w:rPr>
              <w:rStyle w:val="CommentReference"/>
            </w:rPr>
          </w:rPrChange>
        </w:rPr>
        <w:commentReference w:id="12"/>
      </w:r>
      <w:commentRangeEnd w:id="13"/>
      <w:r w:rsidR="006618A5">
        <w:rPr>
          <w:rStyle w:val="CommentReference"/>
        </w:rPr>
        <w:commentReference w:id="13"/>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3E01D670"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ins w:id="20" w:author="Em Lim" w:date="2025-07-31T16:51:00Z" w16du:dateUtc="2025-07-31T23:51:00Z">
        <w:r w:rsidR="00745A78" w:rsidRPr="00745A78">
          <w:rPr>
            <w:color w:val="000000"/>
            <w:highlight w:val="yellow"/>
            <w:rPrChange w:id="21" w:author="Em Lim" w:date="2025-07-31T16:52:00Z" w16du:dateUtc="2025-07-31T23:52:00Z">
              <w:rPr>
                <w:color w:val="000000"/>
              </w:rPr>
            </w:rPrChange>
          </w:rPr>
          <w:t xml:space="preserve">NH₄⁺ supply can also vary with </w:t>
        </w:r>
      </w:ins>
      <w:ins w:id="22" w:author="Em Lim" w:date="2025-07-31T16:56:00Z" w16du:dateUtc="2025-07-31T23:56:00Z">
        <w:r w:rsidR="00745A78">
          <w:rPr>
            <w:color w:val="000000"/>
            <w:highlight w:val="yellow"/>
          </w:rPr>
          <w:t>not only the body size, but also the</w:t>
        </w:r>
      </w:ins>
      <w:ins w:id="23" w:author="Em Lim" w:date="2025-07-31T16:51:00Z" w16du:dateUtc="2025-07-31T23:51:00Z">
        <w:r w:rsidR="00745A78" w:rsidRPr="00745A78">
          <w:rPr>
            <w:color w:val="000000"/>
            <w:highlight w:val="yellow"/>
            <w:rPrChange w:id="24" w:author="Em Lim" w:date="2025-07-31T16:52:00Z" w16du:dateUtc="2025-07-31T23:52:00Z">
              <w:rPr>
                <w:color w:val="000000"/>
              </w:rPr>
            </w:rPrChange>
          </w:rPr>
          <w:t xml:space="preserve"> diversity of the consumers </w:t>
        </w:r>
      </w:ins>
      <w:r w:rsidR="00745A78">
        <w:rPr>
          <w:color w:val="000000"/>
          <w:highlight w:val="yellow"/>
        </w:rPr>
        <w:fldChar w:fldCharType="begin"/>
      </w:r>
      <w:r w:rsidR="00745A78">
        <w:rPr>
          <w:color w:val="000000"/>
          <w:highlight w:val="yellow"/>
        </w:rPr>
        <w:instrText xml:space="preserve"> ADDIN ZOTERO_ITEM CSL_CITATION {"citationID":"RwKzfsy9","properties":{"formattedCitation":"(Allgeier et al. 2014)","plainCitation":"(Allgeier et al. 2014)","noteIndex":0},"citationItems":[{"id":5473,"uris":["http://zotero.org/users/local/idKDtb7T/items/MY5RJH57"],"itemData":{"id":5473,"type":"article-journal","abstract":"Corals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( 8 : 1) and supply ( 20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oceans.","container-title":"Global Change Biology","DOI":"10.1111/gcb.12566","ISSN":"1365-2486","issue":"8","language":"en","license":"© 2014 John Wiley &amp; Sons Ltd","note":"_eprint: https://onlinelibrary.wiley.com/doi/pdf/10.1111/gcb.12566","page":"2459-2472","source":"Wiley Online Library","title":"Consistent nutrient storage and supply mediated by diverse fish communities in coral reef ecosystems","volume":"20","author":[{"family":"Allgeier","given":"Jacob E."},{"family":"Layman","given":"Craig A."},{"family":"Mumby","given":"Peter J."},{"family":"Rosemond","given":"Amy D."}],"issued":{"date-parts":[["2014"]]}}}],"schema":"https://github.com/citation-style-language/schema/raw/master/csl-citation.json"} </w:instrText>
      </w:r>
      <w:r w:rsidR="00745A78">
        <w:rPr>
          <w:color w:val="000000"/>
          <w:highlight w:val="yellow"/>
        </w:rPr>
        <w:fldChar w:fldCharType="separate"/>
      </w:r>
      <w:r w:rsidR="00745A78">
        <w:rPr>
          <w:noProof/>
          <w:color w:val="000000"/>
          <w:highlight w:val="yellow"/>
        </w:rPr>
        <w:t>(Allgeier et al. 2014)</w:t>
      </w:r>
      <w:r w:rsidR="00745A78">
        <w:rPr>
          <w:color w:val="000000"/>
          <w:highlight w:val="yellow"/>
        </w:rPr>
        <w:fldChar w:fldCharType="end"/>
      </w:r>
      <w:ins w:id="25" w:author="Em Lim" w:date="2025-07-31T16:51:00Z" w16du:dateUtc="2025-07-31T23:51:00Z">
        <w:r w:rsidR="00745A78" w:rsidRPr="00745A78">
          <w:rPr>
            <w:color w:val="000000"/>
            <w:highlight w:val="yellow"/>
            <w:rPrChange w:id="26" w:author="Em Lim" w:date="2025-07-31T16:52:00Z" w16du:dateUtc="2025-07-31T23:52:00Z">
              <w:rPr>
                <w:color w:val="000000"/>
              </w:rPr>
            </w:rPrChange>
          </w:rPr>
          <w:t>.</w:t>
        </w:r>
        <w:r w:rsidR="00745A78">
          <w:rPr>
            <w:color w:val="000000"/>
          </w:rPr>
          <w:t xml:space="preserve"> </w:t>
        </w:r>
      </w:ins>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33450B01"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 xml:space="preserve">Due to the </w:t>
      </w:r>
      <w:commentRangeStart w:id="27"/>
      <w:commentRangeStart w:id="28"/>
      <w:r w:rsidR="00B8757C" w:rsidRPr="00184450">
        <w:rPr>
          <w:color w:val="000000"/>
        </w:rPr>
        <w:t xml:space="preserve">open nature of </w:t>
      </w:r>
      <w:ins w:id="29" w:author="Em Lim" w:date="2025-07-31T14:20:00Z" w16du:dateUtc="2025-07-31T21:20:00Z">
        <w:r w:rsidR="00AE19DC" w:rsidRPr="00AE19DC">
          <w:rPr>
            <w:color w:val="000000"/>
            <w:highlight w:val="yellow"/>
            <w:rPrChange w:id="30" w:author="Em Lim" w:date="2025-07-31T14:20:00Z" w16du:dateUtc="2025-07-31T21:20:00Z">
              <w:rPr>
                <w:color w:val="000000"/>
              </w:rPr>
            </w:rPrChange>
          </w:rPr>
          <w:t>many</w:t>
        </w:r>
        <w:r w:rsidR="00AE19DC">
          <w:rPr>
            <w:color w:val="000000"/>
          </w:rPr>
          <w:t xml:space="preserve"> </w:t>
        </w:r>
      </w:ins>
      <w:r w:rsidR="00B8757C" w:rsidRPr="00184450">
        <w:rPr>
          <w:color w:val="000000"/>
        </w:rPr>
        <w:t>nearshore environments</w:t>
      </w:r>
      <w:commentRangeEnd w:id="27"/>
      <w:r w:rsidR="00211133">
        <w:rPr>
          <w:rStyle w:val="CommentReference"/>
        </w:rPr>
        <w:commentReference w:id="27"/>
      </w:r>
      <w:commentRangeEnd w:id="28"/>
      <w:r w:rsidR="006618A5">
        <w:rPr>
          <w:rStyle w:val="CommentReference"/>
        </w:rPr>
        <w:commentReference w:id="28"/>
      </w:r>
      <w:r w:rsidR="00B8757C" w:rsidRPr="00184450">
        <w:rPr>
          <w:color w:val="000000"/>
        </w:rPr>
        <w:t xml:space="preserve">, </w:t>
      </w:r>
      <w:del w:id="31" w:author="Em Lim" w:date="2025-07-31T14:14:00Z" w16du:dateUtc="2025-07-31T21:14:00Z">
        <w:r w:rsidR="00B8757C" w:rsidRPr="006506FA" w:rsidDel="006506FA">
          <w:rPr>
            <w:color w:val="000000"/>
            <w:highlight w:val="yellow"/>
            <w:rPrChange w:id="32" w:author="Em Lim" w:date="2025-07-31T14:14:00Z" w16du:dateUtc="2025-07-31T21:14:00Z">
              <w:rPr>
                <w:color w:val="000000"/>
              </w:rPr>
            </w:rPrChange>
          </w:rPr>
          <w:delText>h</w:delText>
        </w:r>
        <w:r w:rsidR="00B874D2" w:rsidRPr="006506FA" w:rsidDel="006506FA">
          <w:rPr>
            <w:color w:val="000000"/>
            <w:highlight w:val="yellow"/>
            <w:rPrChange w:id="33" w:author="Em Lim" w:date="2025-07-31T14:14:00Z" w16du:dateUtc="2025-07-31T21:14:00Z">
              <w:rPr>
                <w:color w:val="000000"/>
              </w:rPr>
            </w:rPrChange>
          </w:rPr>
          <w:delText xml:space="preserve">igh </w:delText>
        </w:r>
      </w:del>
      <w:ins w:id="34" w:author="Em Lim" w:date="2025-07-31T14:14:00Z" w16du:dateUtc="2025-07-31T21:14:00Z">
        <w:r w:rsidR="006506FA" w:rsidRPr="006506FA">
          <w:rPr>
            <w:color w:val="000000"/>
            <w:highlight w:val="yellow"/>
            <w:rPrChange w:id="35" w:author="Em Lim" w:date="2025-07-31T14:14:00Z" w16du:dateUtc="2025-07-31T21:14:00Z">
              <w:rPr>
                <w:color w:val="000000"/>
              </w:rPr>
            </w:rPrChange>
          </w:rPr>
          <w:t>fast</w:t>
        </w:r>
        <w:r w:rsidR="006506FA" w:rsidRPr="00184450">
          <w:rPr>
            <w:color w:val="000000"/>
          </w:rPr>
          <w:t xml:space="preserve"> </w:t>
        </w:r>
      </w:ins>
      <w:r w:rsidR="00B874D2" w:rsidRPr="00184450">
        <w:rPr>
          <w:color w:val="000000"/>
        </w:rPr>
        <w:t xml:space="preserve">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w:t>
      </w:r>
      <w:r w:rsidR="007E0BA8" w:rsidRPr="00184450">
        <w:rPr>
          <w:color w:val="000000"/>
        </w:rPr>
        <w:lastRenderedPageBreak/>
        <w:t xml:space="preserve">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w:t>
      </w:r>
      <w:del w:id="36" w:author="Em Lim" w:date="2025-07-31T14:14:00Z" w16du:dateUtc="2025-07-31T21:14:00Z">
        <w:r w:rsidR="00B40590" w:rsidRPr="006506FA" w:rsidDel="006506FA">
          <w:rPr>
            <w:color w:val="000000"/>
            <w:highlight w:val="yellow"/>
            <w:rPrChange w:id="37" w:author="Em Lim" w:date="2025-07-31T14:14:00Z" w16du:dateUtc="2025-07-31T21:14:00Z">
              <w:rPr>
                <w:color w:val="000000"/>
              </w:rPr>
            </w:rPrChange>
          </w:rPr>
          <w:delText>high</w:delText>
        </w:r>
      </w:del>
      <w:ins w:id="38" w:author="Em Lim" w:date="2025-07-31T14:14:00Z" w16du:dateUtc="2025-07-31T21:14:00Z">
        <w:r w:rsidR="006506FA" w:rsidRPr="006506FA">
          <w:rPr>
            <w:color w:val="000000"/>
            <w:highlight w:val="yellow"/>
            <w:rPrChange w:id="39" w:author="Em Lim" w:date="2025-07-31T14:14:00Z" w16du:dateUtc="2025-07-31T21:14:00Z">
              <w:rPr>
                <w:color w:val="000000"/>
              </w:rPr>
            </w:rPrChange>
          </w:rPr>
          <w:t>fast</w:t>
        </w:r>
      </w:ins>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5F332D57"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9A6F4E">
        <w:rPr>
          <w:color w:val="000000"/>
        </w:rPr>
        <w:t xml:space="preserve"> and exceed NH₄⁺ delivery from other sources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xml:space="preserve">. This region is located on the traditional territories of the Huu-ay-aht Nation </w:t>
      </w:r>
      <w:r w:rsidR="00D57AB2" w:rsidRPr="00184450">
        <w:rPr>
          <w:color w:val="000000"/>
        </w:rPr>
        <w:lastRenderedPageBreak/>
        <w:t>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964D0B">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 xml:space="preserve">(Tanasichuk 1998; Starko et al. 2022, 2024; Attridge </w:t>
      </w:r>
      <w:r w:rsidR="00B87C81">
        <w:rPr>
          <w:noProof/>
        </w:rPr>
        <w:lastRenderedPageBreak/>
        <w:t>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64D0B">
      <w:pPr>
        <w:spacing w:line="480" w:lineRule="auto"/>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49F9524C" w:rsidR="005F422E" w:rsidRDefault="009A305F" w:rsidP="00964D0B">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 xml:space="preserve">Rocky reefs (circles) surveyed for meso-scale ammonium variation, and kelp forests surveyed (triangles) for small-scale ammonium variation. Site colour indicates mean ammonium concentration found at each </w:t>
      </w:r>
      <w:r w:rsidRPr="00184450">
        <w:lastRenderedPageBreak/>
        <w:t xml:space="preserve">site across all three years, with darker points having </w:t>
      </w:r>
      <w:ins w:id="40" w:author="Em Lim" w:date="2025-07-31T14:21:00Z" w16du:dateUtc="2025-07-31T21:21:00Z">
        <w:r w:rsidR="00AE19DC" w:rsidRPr="00AE19DC">
          <w:rPr>
            <w:highlight w:val="yellow"/>
            <w:rPrChange w:id="41" w:author="Em Lim" w:date="2025-07-31T14:21:00Z" w16du:dateUtc="2025-07-31T21:21:00Z">
              <w:rPr/>
            </w:rPrChange>
          </w:rPr>
          <w:t>great</w:t>
        </w:r>
      </w:ins>
      <w:commentRangeStart w:id="42"/>
      <w:commentRangeStart w:id="43"/>
      <w:del w:id="44" w:author="Em Lim" w:date="2025-07-31T14:21:00Z" w16du:dateUtc="2025-07-31T21:21:00Z">
        <w:r w:rsidRPr="00AE19DC" w:rsidDel="00AE19DC">
          <w:rPr>
            <w:highlight w:val="yellow"/>
            <w:rPrChange w:id="45" w:author="Em Lim" w:date="2025-07-31T14:21:00Z" w16du:dateUtc="2025-07-31T21:21:00Z">
              <w:rPr/>
            </w:rPrChange>
          </w:rPr>
          <w:delText>high</w:delText>
        </w:r>
      </w:del>
      <w:r w:rsidRPr="00AE19DC">
        <w:rPr>
          <w:highlight w:val="yellow"/>
          <w:rPrChange w:id="46" w:author="Em Lim" w:date="2025-07-31T14:21:00Z" w16du:dateUtc="2025-07-31T21:21:00Z">
            <w:rPr/>
          </w:rPrChange>
        </w:rPr>
        <w:t>er</w:t>
      </w:r>
      <w:r w:rsidRPr="00184450">
        <w:t xml:space="preserve"> </w:t>
      </w:r>
      <w:commentRangeEnd w:id="42"/>
      <w:r w:rsidR="00211133">
        <w:rPr>
          <w:rStyle w:val="CommentReference"/>
        </w:rPr>
        <w:commentReference w:id="42"/>
      </w:r>
      <w:commentRangeEnd w:id="43"/>
      <w:r w:rsidR="006618A5">
        <w:rPr>
          <w:rStyle w:val="CommentReference"/>
        </w:rPr>
        <w:commentReference w:id="43"/>
      </w:r>
      <w:r w:rsidRPr="00184450">
        <w:t>concentrations of ammonium. (</w:t>
      </w:r>
      <w:r w:rsidRPr="00184450">
        <w:rPr>
          <w:rFonts w:ascii="Segoe UI Symbol" w:hAnsi="Segoe UI Symbol" w:cs="Segoe UI Symbol"/>
        </w:rPr>
        <w:t>★</w:t>
      </w:r>
      <w:r w:rsidRPr="00184450">
        <w:t xml:space="preserve">) Indicates the location of the </w:t>
      </w:r>
      <w:commentRangeStart w:id="47"/>
      <w:commentRangeStart w:id="48"/>
      <w:r w:rsidRPr="006618A5">
        <w:rPr>
          <w:highlight w:val="yellow"/>
          <w:rPrChange w:id="49" w:author="Em Lim" w:date="2025-07-31T14:29:00Z" w16du:dateUtc="2025-07-31T21:29:00Z">
            <w:rPr/>
          </w:rPrChange>
        </w:rPr>
        <w:t>fine</w:t>
      </w:r>
      <w:ins w:id="50" w:author="Em Lim" w:date="2025-07-31T14:29:00Z" w16du:dateUtc="2025-07-31T21:29:00Z">
        <w:r w:rsidR="006618A5" w:rsidRPr="006618A5">
          <w:rPr>
            <w:highlight w:val="yellow"/>
            <w:rPrChange w:id="51" w:author="Em Lim" w:date="2025-07-31T14:29:00Z" w16du:dateUtc="2025-07-31T21:29:00Z">
              <w:rPr/>
            </w:rPrChange>
          </w:rPr>
          <w:t>-</w:t>
        </w:r>
      </w:ins>
      <w:del w:id="52" w:author="Em Lim" w:date="2025-07-31T14:29:00Z" w16du:dateUtc="2025-07-31T21:29:00Z">
        <w:r w:rsidRPr="006618A5" w:rsidDel="006618A5">
          <w:rPr>
            <w:highlight w:val="yellow"/>
            <w:rPrChange w:id="53" w:author="Em Lim" w:date="2025-07-31T14:29:00Z" w16du:dateUtc="2025-07-31T21:29:00Z">
              <w:rPr/>
            </w:rPrChange>
          </w:rPr>
          <w:delText xml:space="preserve"> </w:delText>
        </w:r>
      </w:del>
      <w:r w:rsidRPr="006618A5">
        <w:rPr>
          <w:highlight w:val="yellow"/>
          <w:rPrChange w:id="54" w:author="Em Lim" w:date="2025-07-31T14:29:00Z" w16du:dateUtc="2025-07-31T21:29:00Z">
            <w:rPr/>
          </w:rPrChange>
        </w:rPr>
        <w:t xml:space="preserve">scale </w:t>
      </w:r>
      <w:commentRangeEnd w:id="47"/>
      <w:r w:rsidR="00211133" w:rsidRPr="006618A5">
        <w:rPr>
          <w:rStyle w:val="CommentReference"/>
          <w:highlight w:val="yellow"/>
          <w:rPrChange w:id="55" w:author="Em Lim" w:date="2025-07-31T14:29:00Z" w16du:dateUtc="2025-07-31T21:29:00Z">
            <w:rPr>
              <w:rStyle w:val="CommentReference"/>
            </w:rPr>
          </w:rPrChange>
        </w:rPr>
        <w:commentReference w:id="47"/>
      </w:r>
      <w:commentRangeEnd w:id="48"/>
      <w:r w:rsidR="006618A5">
        <w:rPr>
          <w:rStyle w:val="CommentReference"/>
        </w:rPr>
        <w:commentReference w:id="48"/>
      </w:r>
      <w:r w:rsidRPr="00184450">
        <w:t>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4B4AFCF9"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lastRenderedPageBreak/>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del w:id="56" w:author="Em Lim" w:date="2025-07-31T14:21:00Z" w16du:dateUtc="2025-07-31T21:21:00Z">
        <w:r w:rsidR="004C436C" w:rsidRPr="00AE19DC" w:rsidDel="00AE19DC">
          <w:rPr>
            <w:color w:val="000000"/>
            <w:highlight w:val="yellow"/>
            <w:rPrChange w:id="57" w:author="Em Lim" w:date="2025-07-31T14:21:00Z" w16du:dateUtc="2025-07-31T21:21:00Z">
              <w:rPr>
                <w:color w:val="000000"/>
              </w:rPr>
            </w:rPrChange>
          </w:rPr>
          <w:delText xml:space="preserve">higher </w:delText>
        </w:r>
      </w:del>
      <w:ins w:id="58" w:author="Em Lim" w:date="2025-07-31T14:21:00Z" w16du:dateUtc="2025-07-31T21:21:00Z">
        <w:r w:rsidR="00AE19DC" w:rsidRPr="00AE19DC">
          <w:rPr>
            <w:color w:val="000000"/>
            <w:highlight w:val="yellow"/>
            <w:rPrChange w:id="59" w:author="Em Lim" w:date="2025-07-31T14:21:00Z" w16du:dateUtc="2025-07-31T21:21:00Z">
              <w:rPr>
                <w:color w:val="000000"/>
              </w:rPr>
            </w:rPrChange>
          </w:rPr>
          <w:t>larger</w:t>
        </w:r>
        <w:r w:rsidR="00AE19DC" w:rsidRPr="00184450">
          <w:rPr>
            <w:color w:val="000000"/>
          </w:rPr>
          <w:t xml:space="preserve"> </w:t>
        </w:r>
      </w:ins>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FC129EF"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w:t>
      </w:r>
      <w:commentRangeStart w:id="60"/>
      <w:commentRangeStart w:id="61"/>
      <w:r w:rsidR="007E1750" w:rsidRPr="00160B33">
        <w:t xml:space="preserve">First, divers conducted RLS surveys (as above) along 50 m transect lines </w:t>
      </w:r>
      <w:del w:id="62" w:author="Em Lim" w:date="2025-07-31T16:37:00Z" w16du:dateUtc="2025-07-31T23:37:00Z">
        <w:r w:rsidR="007E1750" w:rsidRPr="00280C8C" w:rsidDel="00280C8C">
          <w:rPr>
            <w:highlight w:val="yellow"/>
            <w:rPrChange w:id="63" w:author="Em Lim" w:date="2025-07-31T16:37:00Z" w16du:dateUtc="2025-07-31T23:37:00Z">
              <w:rPr/>
            </w:rPrChange>
          </w:rPr>
          <w:delText>parallel to</w:delText>
        </w:r>
      </w:del>
      <w:ins w:id="64" w:author="Em Lim" w:date="2025-07-31T16:37:00Z" w16du:dateUtc="2025-07-31T23:37:00Z">
        <w:r w:rsidR="00280C8C" w:rsidRPr="00280C8C">
          <w:rPr>
            <w:highlight w:val="yellow"/>
            <w:rPrChange w:id="65" w:author="Em Lim" w:date="2025-07-31T16:37:00Z" w16du:dateUtc="2025-07-31T23:37:00Z">
              <w:rPr/>
            </w:rPrChange>
          </w:rPr>
          <w:t>along</w:t>
        </w:r>
      </w:ins>
      <w:r w:rsidR="007E1750" w:rsidRPr="00160B33">
        <w:t xml:space="preserve"> the edge of the kelp forest to quantify the abundance and biodiversity of fish and invertebrate communities associated with each kelp fore</w:t>
      </w:r>
      <w:r w:rsidR="007E1750" w:rsidRPr="00280C8C">
        <w:rPr>
          <w:highlight w:val="yellow"/>
          <w:rPrChange w:id="66" w:author="Em Lim" w:date="2025-07-31T16:38:00Z" w16du:dateUtc="2025-07-31T23:38:00Z">
            <w:rPr/>
          </w:rPrChange>
        </w:rPr>
        <w:t>st</w:t>
      </w:r>
      <w:ins w:id="67" w:author="Em Lim" w:date="2025-07-31T16:36:00Z" w16du:dateUtc="2025-07-31T23:36:00Z">
        <w:r w:rsidR="00280C8C" w:rsidRPr="00280C8C">
          <w:rPr>
            <w:highlight w:val="yellow"/>
            <w:rPrChange w:id="68" w:author="Em Lim" w:date="2025-07-31T16:38:00Z" w16du:dateUtc="2025-07-31T23:38:00Z">
              <w:rPr/>
            </w:rPrChange>
          </w:rPr>
          <w:t xml:space="preserve"> (</w:t>
        </w:r>
        <w:r w:rsidR="00280C8C" w:rsidRPr="00280C8C">
          <w:rPr>
            <w:highlight w:val="yellow"/>
            <w:rPrChange w:id="69" w:author="Em Lim" w:date="2025-07-31T16:38:00Z" w16du:dateUtc="2025-07-31T23:38:00Z">
              <w:rPr/>
            </w:rPrChange>
          </w:rPr>
          <w:t>Fig. S1.01</w:t>
        </w:r>
        <w:r w:rsidR="00280C8C" w:rsidRPr="00280C8C">
          <w:rPr>
            <w:highlight w:val="yellow"/>
            <w:rPrChange w:id="70" w:author="Em Lim" w:date="2025-07-31T16:38:00Z" w16du:dateUtc="2025-07-31T23:38:00Z">
              <w:rPr/>
            </w:rPrChange>
          </w:rPr>
          <w:t>)</w:t>
        </w:r>
      </w:ins>
      <w:r w:rsidR="007E1750" w:rsidRPr="00280C8C">
        <w:rPr>
          <w:highlight w:val="yellow"/>
          <w:rPrChange w:id="71" w:author="Em Lim" w:date="2025-07-31T16:38:00Z" w16du:dateUtc="2025-07-31T23:38:00Z">
            <w:rPr/>
          </w:rPrChange>
        </w:rPr>
        <w:t xml:space="preserve">. </w:t>
      </w:r>
      <w:ins w:id="72" w:author="Em Lim" w:date="2025-07-31T16:33:00Z" w16du:dateUtc="2025-07-31T23:33:00Z">
        <w:r w:rsidR="00280C8C" w:rsidRPr="00280C8C">
          <w:rPr>
            <w:highlight w:val="yellow"/>
            <w:rPrChange w:id="73" w:author="Em Lim" w:date="2025-07-31T16:38:00Z" w16du:dateUtc="2025-07-31T23:38:00Z">
              <w:rPr/>
            </w:rPrChange>
          </w:rPr>
          <w:t xml:space="preserve">We </w:t>
        </w:r>
      </w:ins>
      <w:ins w:id="74" w:author="Em Lim" w:date="2025-07-31T16:34:00Z" w16du:dateUtc="2025-07-31T23:34:00Z">
        <w:r w:rsidR="00280C8C" w:rsidRPr="00280C8C">
          <w:rPr>
            <w:highlight w:val="yellow"/>
            <w:rPrChange w:id="75" w:author="Em Lim" w:date="2025-07-31T16:38:00Z" w16du:dateUtc="2025-07-31T23:38:00Z">
              <w:rPr/>
            </w:rPrChange>
          </w:rPr>
          <w:t xml:space="preserve">were unable to conduct </w:t>
        </w:r>
      </w:ins>
      <w:ins w:id="76" w:author="Em Lim" w:date="2025-07-31T16:33:00Z" w16du:dateUtc="2025-07-31T23:33:00Z">
        <w:r w:rsidR="00280C8C" w:rsidRPr="00280C8C">
          <w:rPr>
            <w:highlight w:val="yellow"/>
            <w:rPrChange w:id="77" w:author="Em Lim" w:date="2025-07-31T16:38:00Z" w16du:dateUtc="2025-07-31T23:38:00Z">
              <w:rPr/>
            </w:rPrChange>
          </w:rPr>
          <w:t>RLS transects entirely within the kelp forests</w:t>
        </w:r>
      </w:ins>
      <w:ins w:id="78" w:author="Em Lim" w:date="2025-07-31T16:34:00Z" w16du:dateUtc="2025-07-31T23:34:00Z">
        <w:r w:rsidR="00280C8C" w:rsidRPr="00280C8C">
          <w:rPr>
            <w:highlight w:val="yellow"/>
            <w:rPrChange w:id="79" w:author="Em Lim" w:date="2025-07-31T16:38:00Z" w16du:dateUtc="2025-07-31T23:38:00Z">
              <w:rPr/>
            </w:rPrChange>
          </w:rPr>
          <w:t xml:space="preserve"> due to visual obstruction and entanglement by the kelp.</w:t>
        </w:r>
      </w:ins>
      <w:ins w:id="80" w:author="Em Lim" w:date="2025-07-31T16:33:00Z" w16du:dateUtc="2025-07-31T23:33:00Z">
        <w:r w:rsidR="00280C8C">
          <w:t xml:space="preserve"> </w:t>
        </w:r>
      </w:ins>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w:t>
      </w:r>
      <w:commentRangeEnd w:id="60"/>
      <w:r w:rsidR="002475B6">
        <w:rPr>
          <w:rStyle w:val="CommentReference"/>
        </w:rPr>
        <w:commentReference w:id="60"/>
      </w:r>
      <w:commentRangeEnd w:id="61"/>
      <w:r w:rsidR="00280C8C">
        <w:rPr>
          <w:rStyle w:val="CommentReference"/>
        </w:rPr>
        <w:commentReference w:id="61"/>
      </w:r>
      <w:r w:rsidR="001F79DB" w:rsidRPr="00184450">
        <w:t>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xml:space="preserve">, but for </w:t>
      </w:r>
      <w:r w:rsidR="001F79DB" w:rsidRPr="00184450">
        <w:lastRenderedPageBreak/>
        <w:t>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0EBA92F8" w:rsidR="00B71E47" w:rsidRPr="00184450" w:rsidRDefault="002E568B" w:rsidP="00280C8C">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t>
      </w:r>
      <w:commentRangeStart w:id="81"/>
      <w:commentRangeStart w:id="82"/>
      <w:r w:rsidR="00B71E47" w:rsidRPr="00184450">
        <w:t xml:space="preserve">within 0 – 2 m </w:t>
      </w:r>
      <w:r w:rsidR="00122525" w:rsidRPr="00184450">
        <w:t xml:space="preserve">above </w:t>
      </w:r>
      <w:r w:rsidR="00B71E47" w:rsidRPr="00184450">
        <w:t>the substrate</w:t>
      </w:r>
      <w:commentRangeEnd w:id="81"/>
      <w:r w:rsidR="002475B6">
        <w:rPr>
          <w:rStyle w:val="CommentReference"/>
        </w:rPr>
        <w:commentReference w:id="81"/>
      </w:r>
      <w:commentRangeEnd w:id="82"/>
      <w:r w:rsidR="00280C8C">
        <w:rPr>
          <w:rStyle w:val="CommentReference"/>
        </w:rPr>
        <w:commentReference w:id="82"/>
      </w:r>
      <w:r w:rsidR="00B71E47" w:rsidRPr="00184450">
        <w:t>,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commentRangeStart w:id="83"/>
      <w:commentRangeStart w:id="84"/>
      <w:r w:rsidR="00171464" w:rsidRPr="00160B33">
        <w:t>Outside</w:t>
      </w:r>
      <w:r w:rsidR="00171464" w:rsidRPr="00184450">
        <w:t xml:space="preserve"> each kelp forest, we also</w:t>
      </w:r>
      <w:r w:rsidR="00253D0A" w:rsidRPr="00184450">
        <w:t xml:space="preserve"> </w:t>
      </w:r>
      <w:ins w:id="85" w:author="Em Lim" w:date="2025-07-31T16:43:00Z" w16du:dateUtc="2025-07-31T23:43:00Z">
        <w:r w:rsidR="00280C8C" w:rsidRPr="00280C8C">
          <w:rPr>
            <w:highlight w:val="yellow"/>
            <w:rPrChange w:id="86" w:author="Em Lim" w:date="2025-07-31T16:47:00Z" w16du:dateUtc="2025-07-31T23:47:00Z">
              <w:rPr/>
            </w:rPrChange>
          </w:rPr>
          <w:t>collected seawater to cre</w:t>
        </w:r>
      </w:ins>
      <w:ins w:id="87" w:author="Em Lim" w:date="2025-07-31T16:44:00Z" w16du:dateUtc="2025-07-31T23:44:00Z">
        <w:r w:rsidR="00280C8C" w:rsidRPr="00280C8C">
          <w:rPr>
            <w:highlight w:val="yellow"/>
            <w:rPrChange w:id="88" w:author="Em Lim" w:date="2025-07-31T16:47:00Z" w16du:dateUtc="2025-07-31T23:47:00Z">
              <w:rPr/>
            </w:rPrChange>
          </w:rPr>
          <w:t xml:space="preserve">ate a standard curve, following </w:t>
        </w:r>
        <w:r w:rsidR="00280C8C" w:rsidRPr="00280C8C">
          <w:rPr>
            <w:highlight w:val="yellow"/>
            <w:rPrChange w:id="89" w:author="Em Lim" w:date="2025-07-31T16:47:00Z" w16du:dateUtc="2025-07-31T23:47:00Z">
              <w:rPr/>
            </w:rPrChange>
          </w:rPr>
          <w:t xml:space="preserve">the </w:t>
        </w:r>
        <w:r w:rsidR="00280C8C" w:rsidRPr="00280C8C">
          <w:rPr>
            <w:color w:val="000000"/>
            <w:highlight w:val="yellow"/>
            <w:rPrChange w:id="90" w:author="Em Lim" w:date="2025-07-31T16:47:00Z" w16du:dateUtc="2025-07-31T23:47:00Z">
              <w:rPr>
                <w:color w:val="000000"/>
              </w:rPr>
            </w:rPrChange>
          </w:rPr>
          <w:t>standard-additions protocol II</w:t>
        </w:r>
      </w:ins>
      <w:ins w:id="91" w:author="Em Lim" w:date="2025-07-31T16:45:00Z" w16du:dateUtc="2025-07-31T23:45:00Z">
        <w:r w:rsidR="00280C8C" w:rsidRPr="00280C8C">
          <w:rPr>
            <w:color w:val="000000"/>
            <w:highlight w:val="yellow"/>
            <w:rPrChange w:id="92" w:author="Em Lim" w:date="2025-07-31T16:47:00Z" w16du:dateUtc="2025-07-31T23:47:00Z">
              <w:rPr>
                <w:color w:val="000000"/>
              </w:rPr>
            </w:rPrChange>
          </w:rPr>
          <w:t xml:space="preserve"> for the fluorometric detection of NH₄⁺ in 40 mL samples </w:t>
        </w:r>
      </w:ins>
      <w:ins w:id="93" w:author="Em Lim" w:date="2025-07-31T16:44:00Z" w16du:dateUtc="2025-07-31T23:44:00Z">
        <w:r w:rsidR="00280C8C" w:rsidRPr="00280C8C">
          <w:rPr>
            <w:color w:val="000000"/>
            <w:highlight w:val="yellow"/>
            <w:rPrChange w:id="94" w:author="Em Lim" w:date="2025-07-31T16:47:00Z" w16du:dateUtc="2025-07-31T23:47:00Z">
              <w:rPr>
                <w:color w:val="000000"/>
              </w:rPr>
            </w:rPrChange>
          </w:rPr>
          <w:fldChar w:fldCharType="begin"/>
        </w:r>
        <w:r w:rsidR="00280C8C" w:rsidRPr="00280C8C">
          <w:rPr>
            <w:color w:val="000000"/>
            <w:highlight w:val="yellow"/>
            <w:rPrChange w:id="95" w:author="Em Lim" w:date="2025-07-31T16:47:00Z" w16du:dateUtc="2025-07-31T23:47:00Z">
              <w:rPr>
                <w:color w:val="000000"/>
              </w:rPr>
            </w:rPrChange>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280C8C" w:rsidRPr="00280C8C">
          <w:rPr>
            <w:color w:val="000000"/>
            <w:highlight w:val="yellow"/>
            <w:rPrChange w:id="96" w:author="Em Lim" w:date="2025-07-31T16:47:00Z" w16du:dateUtc="2025-07-31T23:47:00Z">
              <w:rPr>
                <w:color w:val="000000"/>
              </w:rPr>
            </w:rPrChange>
          </w:rPr>
          <w:fldChar w:fldCharType="separate"/>
        </w:r>
        <w:r w:rsidR="00280C8C" w:rsidRPr="00280C8C">
          <w:rPr>
            <w:noProof/>
            <w:color w:val="000000"/>
            <w:highlight w:val="yellow"/>
            <w:rPrChange w:id="97" w:author="Em Lim" w:date="2025-07-31T16:47:00Z" w16du:dateUtc="2025-07-31T23:47:00Z">
              <w:rPr>
                <w:noProof/>
                <w:color w:val="000000"/>
              </w:rPr>
            </w:rPrChange>
          </w:rPr>
          <w:t>(Taylor et al. 2007)</w:t>
        </w:r>
        <w:r w:rsidR="00280C8C" w:rsidRPr="00280C8C">
          <w:rPr>
            <w:color w:val="000000"/>
            <w:highlight w:val="yellow"/>
            <w:rPrChange w:id="98" w:author="Em Lim" w:date="2025-07-31T16:47:00Z" w16du:dateUtc="2025-07-31T23:47:00Z">
              <w:rPr>
                <w:color w:val="000000"/>
              </w:rPr>
            </w:rPrChange>
          </w:rPr>
          <w:fldChar w:fldCharType="end"/>
        </w:r>
      </w:ins>
      <w:ins w:id="99" w:author="Em Lim" w:date="2025-07-31T16:45:00Z" w16du:dateUtc="2025-07-31T23:45:00Z">
        <w:r w:rsidR="00280C8C" w:rsidRPr="00280C8C">
          <w:rPr>
            <w:color w:val="000000"/>
            <w:highlight w:val="yellow"/>
            <w:rPrChange w:id="100" w:author="Em Lim" w:date="2025-07-31T16:47:00Z" w16du:dateUtc="2025-07-31T23:47:00Z">
              <w:rPr>
                <w:color w:val="000000"/>
              </w:rPr>
            </w:rPrChange>
          </w:rPr>
          <w:t>.</w:t>
        </w:r>
      </w:ins>
      <w:del w:id="101" w:author="Em Lim" w:date="2025-07-31T16:44:00Z" w16du:dateUtc="2025-07-31T23:44:00Z">
        <w:r w:rsidR="00B71E47" w:rsidRPr="00280C8C" w:rsidDel="00280C8C">
          <w:rPr>
            <w:highlight w:val="yellow"/>
            <w:rPrChange w:id="102" w:author="Em Lim" w:date="2025-07-31T16:47:00Z" w16du:dateUtc="2025-07-31T23:47:00Z">
              <w:rPr/>
            </w:rPrChange>
          </w:rPr>
          <w:delText>fill</w:delText>
        </w:r>
        <w:r w:rsidR="00171464" w:rsidRPr="00280C8C" w:rsidDel="00280C8C">
          <w:rPr>
            <w:highlight w:val="yellow"/>
            <w:rPrChange w:id="103" w:author="Em Lim" w:date="2025-07-31T16:47:00Z" w16du:dateUtc="2025-07-31T23:47:00Z">
              <w:rPr/>
            </w:rPrChange>
          </w:rPr>
          <w:delText>ed</w:delText>
        </w:r>
        <w:r w:rsidR="00B71E47" w:rsidRPr="00280C8C" w:rsidDel="00280C8C">
          <w:rPr>
            <w:highlight w:val="yellow"/>
            <w:rPrChange w:id="104" w:author="Em Lim" w:date="2025-07-31T16:47:00Z" w16du:dateUtc="2025-07-31T23:47:00Z">
              <w:rPr/>
            </w:rPrChange>
          </w:rPr>
          <w:delText xml:space="preserve"> a </w:delText>
        </w:r>
        <w:r w:rsidR="00B03EE3" w:rsidRPr="00280C8C" w:rsidDel="00280C8C">
          <w:rPr>
            <w:highlight w:val="yellow"/>
            <w:rPrChange w:id="105" w:author="Em Lim" w:date="2025-07-31T16:47:00Z" w16du:dateUtc="2025-07-31T23:47:00Z">
              <w:rPr/>
            </w:rPrChange>
          </w:rPr>
          <w:delText>plastic Ziplock</w:delText>
        </w:r>
        <w:r w:rsidR="00171464" w:rsidRPr="00280C8C" w:rsidDel="00280C8C">
          <w:rPr>
            <w:highlight w:val="yellow"/>
            <w:rPrChange w:id="106" w:author="Em Lim" w:date="2025-07-31T16:47:00Z" w16du:dateUtc="2025-07-31T23:47:00Z">
              <w:rPr/>
            </w:rPrChange>
          </w:rPr>
          <w:delText xml:space="preserve"> bag </w:delText>
        </w:r>
        <w:r w:rsidR="00253D0A" w:rsidRPr="00280C8C" w:rsidDel="00280C8C">
          <w:rPr>
            <w:highlight w:val="yellow"/>
            <w:rPrChange w:id="107" w:author="Em Lim" w:date="2025-07-31T16:47:00Z" w16du:dateUtc="2025-07-31T23:47:00Z">
              <w:rPr/>
            </w:rPrChange>
          </w:rPr>
          <w:delText>with</w:delText>
        </w:r>
        <w:r w:rsidR="00B71E47" w:rsidRPr="00280C8C" w:rsidDel="00280C8C">
          <w:rPr>
            <w:highlight w:val="yellow"/>
            <w:rPrChange w:id="108" w:author="Em Lim" w:date="2025-07-31T16:47:00Z" w16du:dateUtc="2025-07-31T23:47:00Z">
              <w:rPr/>
            </w:rPrChange>
          </w:rPr>
          <w:delText xml:space="preserve"> seawater</w:delText>
        </w:r>
        <w:r w:rsidR="00026433" w:rsidRPr="00280C8C" w:rsidDel="00280C8C">
          <w:rPr>
            <w:highlight w:val="yellow"/>
            <w:rPrChange w:id="109" w:author="Em Lim" w:date="2025-07-31T16:47:00Z" w16du:dateUtc="2025-07-31T23:47:00Z">
              <w:rPr/>
            </w:rPrChange>
          </w:rPr>
          <w:delText xml:space="preserve"> </w:delText>
        </w:r>
        <w:r w:rsidR="00BB3685" w:rsidRPr="00280C8C" w:rsidDel="00280C8C">
          <w:rPr>
            <w:highlight w:val="yellow"/>
            <w:rPrChange w:id="110" w:author="Em Lim" w:date="2025-07-31T16:47:00Z" w16du:dateUtc="2025-07-31T23:47:00Z">
              <w:rPr/>
            </w:rPrChange>
          </w:rPr>
          <w:delText>to</w:delText>
        </w:r>
        <w:r w:rsidR="00171464" w:rsidRPr="00280C8C" w:rsidDel="00280C8C">
          <w:rPr>
            <w:highlight w:val="yellow"/>
            <w:rPrChange w:id="111" w:author="Em Lim" w:date="2025-07-31T16:47:00Z" w16du:dateUtc="2025-07-31T23:47:00Z">
              <w:rPr/>
            </w:rPrChange>
          </w:rPr>
          <w:delText xml:space="preserve"> creat</w:delText>
        </w:r>
        <w:r w:rsidR="00BB3685" w:rsidRPr="00280C8C" w:rsidDel="00280C8C">
          <w:rPr>
            <w:highlight w:val="yellow"/>
            <w:rPrChange w:id="112" w:author="Em Lim" w:date="2025-07-31T16:47:00Z" w16du:dateUtc="2025-07-31T23:47:00Z">
              <w:rPr/>
            </w:rPrChange>
          </w:rPr>
          <w:delText>e</w:delText>
        </w:r>
        <w:r w:rsidR="00171464" w:rsidRPr="00280C8C" w:rsidDel="00280C8C">
          <w:rPr>
            <w:highlight w:val="yellow"/>
            <w:rPrChange w:id="113" w:author="Em Lim" w:date="2025-07-31T16:47:00Z" w16du:dateUtc="2025-07-31T23:47:00Z">
              <w:rPr/>
            </w:rPrChange>
          </w:rPr>
          <w:delText xml:space="preserve"> standards.</w:delText>
        </w:r>
      </w:del>
      <w:r w:rsidR="00817D31" w:rsidRPr="00280C8C">
        <w:rPr>
          <w:highlight w:val="yellow"/>
          <w:rPrChange w:id="114" w:author="Em Lim" w:date="2025-07-31T16:47:00Z" w16du:dateUtc="2025-07-31T23:47:00Z">
            <w:rPr/>
          </w:rPrChange>
        </w:rPr>
        <w:t xml:space="preserve"> </w:t>
      </w:r>
      <w:commentRangeEnd w:id="83"/>
      <w:r w:rsidR="002475B6" w:rsidRPr="00280C8C">
        <w:rPr>
          <w:rStyle w:val="CommentReference"/>
          <w:highlight w:val="yellow"/>
          <w:rPrChange w:id="115" w:author="Em Lim" w:date="2025-07-31T16:47:00Z" w16du:dateUtc="2025-07-31T23:47:00Z">
            <w:rPr>
              <w:rStyle w:val="CommentReference"/>
            </w:rPr>
          </w:rPrChange>
        </w:rPr>
        <w:commentReference w:id="83"/>
      </w:r>
      <w:commentRangeEnd w:id="84"/>
      <w:r w:rsidR="006A462A">
        <w:rPr>
          <w:rStyle w:val="CommentReference"/>
        </w:rPr>
        <w:commentReference w:id="84"/>
      </w:r>
      <w:r w:rsidR="00817D31" w:rsidRPr="00184450">
        <w:t xml:space="preserve">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del w:id="116" w:author="Em Lim" w:date="2025-07-31T16:46:00Z" w16du:dateUtc="2025-07-31T23:46:00Z">
        <w:r w:rsidR="00B71E47" w:rsidRPr="00280C8C" w:rsidDel="00280C8C">
          <w:rPr>
            <w:color w:val="000000"/>
            <w:highlight w:val="yellow"/>
            <w:rPrChange w:id="117" w:author="Em Lim" w:date="2025-07-31T16:47:00Z" w16du:dateUtc="2025-07-31T23:47:00Z">
              <w:rPr>
                <w:color w:val="000000"/>
              </w:rPr>
            </w:rPrChange>
          </w:rPr>
          <w:delText>fluorometric standard-additions protocol II</w:delText>
        </w:r>
        <w:r w:rsidR="00817D31" w:rsidRPr="00280C8C" w:rsidDel="00280C8C">
          <w:rPr>
            <w:color w:val="000000"/>
            <w:highlight w:val="yellow"/>
            <w:rPrChange w:id="118" w:author="Em Lim" w:date="2025-07-31T16:47:00Z" w16du:dateUtc="2025-07-31T23:47:00Z">
              <w:rPr>
                <w:color w:val="000000"/>
              </w:rPr>
            </w:rPrChange>
          </w:rPr>
          <w:delText xml:space="preserve"> for 40 mL samples</w:delText>
        </w:r>
      </w:del>
      <w:ins w:id="119" w:author="Em Lim" w:date="2025-07-31T16:46:00Z" w16du:dateUtc="2025-07-31T23:46:00Z">
        <w:r w:rsidR="00280C8C" w:rsidRPr="00280C8C">
          <w:rPr>
            <w:color w:val="000000"/>
            <w:highlight w:val="yellow"/>
            <w:rPrChange w:id="120" w:author="Em Lim" w:date="2025-07-31T16:47:00Z" w16du:dateUtc="2025-07-31T23:47:00Z">
              <w:rPr>
                <w:color w:val="000000"/>
              </w:rPr>
            </w:rPrChange>
          </w:rPr>
          <w:t>protocol above</w:t>
        </w:r>
      </w:ins>
      <w:r w:rsidR="00B71E47" w:rsidRPr="00184450">
        <w:rPr>
          <w:color w:val="000000"/>
        </w:rPr>
        <w:t xml:space="preserve"> </w:t>
      </w:r>
      <w:r w:rsidR="00B71E47" w:rsidRPr="00184450">
        <w:rPr>
          <w:color w:val="000000"/>
        </w:rPr>
        <w:fldChar w:fldCharType="begin"/>
      </w:r>
      <w:r w:rsidR="00745A78">
        <w:rPr>
          <w:color w:val="000000"/>
        </w:rPr>
        <w:instrText xml:space="preserve"> ADDIN ZOTERO_ITEM CSL_CITATION {"citationID":"V9B5lHfj","properties":{"formattedCitation":"(Taylor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lastRenderedPageBreak/>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1188722F"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commentRangeStart w:id="121"/>
      <w:commentRangeStart w:id="122"/>
      <w:r w:rsidR="00213173" w:rsidRPr="006618A5">
        <w:rPr>
          <w:highlight w:val="yellow"/>
          <w:rPrChange w:id="123" w:author="Em Lim" w:date="2025-07-31T14:30:00Z" w16du:dateUtc="2025-07-31T21:30:00Z">
            <w:rPr/>
          </w:rPrChange>
        </w:rPr>
        <w:t>th</w:t>
      </w:r>
      <w:ins w:id="124" w:author="Em Lim" w:date="2025-07-31T14:30:00Z" w16du:dateUtc="2025-07-31T21:30:00Z">
        <w:r w:rsidR="006618A5" w:rsidRPr="006618A5">
          <w:rPr>
            <w:highlight w:val="yellow"/>
            <w:rPrChange w:id="125" w:author="Em Lim" w:date="2025-07-31T14:30:00Z" w16du:dateUtc="2025-07-31T21:30:00Z">
              <w:rPr/>
            </w:rPrChange>
          </w:rPr>
          <w:t>is species is</w:t>
        </w:r>
      </w:ins>
      <w:del w:id="126" w:author="Em Lim" w:date="2025-07-31T14:30:00Z" w16du:dateUtc="2025-07-31T21:30:00Z">
        <w:r w:rsidR="00213173" w:rsidRPr="006618A5" w:rsidDel="006618A5">
          <w:rPr>
            <w:highlight w:val="yellow"/>
            <w:rPrChange w:id="127" w:author="Em Lim" w:date="2025-07-31T14:30:00Z" w16du:dateUtc="2025-07-31T21:30:00Z">
              <w:rPr/>
            </w:rPrChange>
          </w:rPr>
          <w:delText>ey</w:delText>
        </w:r>
      </w:del>
      <w:r w:rsidR="002178A4" w:rsidRPr="006618A5">
        <w:rPr>
          <w:highlight w:val="yellow"/>
          <w:rPrChange w:id="128" w:author="Em Lim" w:date="2025-07-31T14:30:00Z" w16du:dateUtc="2025-07-31T21:30:00Z">
            <w:rPr/>
          </w:rPrChange>
        </w:rPr>
        <w:t xml:space="preserve"> </w:t>
      </w:r>
      <w:commentRangeEnd w:id="121"/>
      <w:r w:rsidR="00211133" w:rsidRPr="006618A5">
        <w:rPr>
          <w:rStyle w:val="CommentReference"/>
          <w:highlight w:val="yellow"/>
          <w:rPrChange w:id="129" w:author="Em Lim" w:date="2025-07-31T14:30:00Z" w16du:dateUtc="2025-07-31T21:30:00Z">
            <w:rPr>
              <w:rStyle w:val="CommentReference"/>
            </w:rPr>
          </w:rPrChange>
        </w:rPr>
        <w:commentReference w:id="121"/>
      </w:r>
      <w:commentRangeEnd w:id="122"/>
      <w:r w:rsidR="001A7F0B">
        <w:rPr>
          <w:rStyle w:val="CommentReference"/>
        </w:rPr>
        <w:commentReference w:id="122"/>
      </w:r>
      <w:del w:id="130" w:author="Em Lim" w:date="2025-07-31T14:30:00Z" w16du:dateUtc="2025-07-31T21:30:00Z">
        <w:r w:rsidR="002178A4" w:rsidRPr="00184450" w:rsidDel="006618A5">
          <w:delText>a</w:delText>
        </w:r>
        <w:r w:rsidR="00213173" w:rsidRPr="00184450" w:rsidDel="006618A5">
          <w:delText xml:space="preserve">re </w:delText>
        </w:r>
      </w:del>
      <w:r w:rsidR="00213173" w:rsidRPr="00184450">
        <w:t xml:space="preserve">a large, abundant 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1D7D344F"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 xml:space="preserve">experiment to see if a species with an even </w:t>
      </w:r>
      <w:del w:id="131" w:author="Em Lim" w:date="2025-07-31T14:26:00Z" w16du:dateUtc="2025-07-31T21:26:00Z">
        <w:r w:rsidRPr="00AE19DC" w:rsidDel="00AE19DC">
          <w:rPr>
            <w:highlight w:val="yellow"/>
            <w:rPrChange w:id="132" w:author="Em Lim" w:date="2025-07-31T14:22:00Z" w16du:dateUtc="2025-07-31T21:22:00Z">
              <w:rPr/>
            </w:rPrChange>
          </w:rPr>
          <w:delText xml:space="preserve">higher </w:delText>
        </w:r>
      </w:del>
      <w:ins w:id="133" w:author="Em Lim" w:date="2025-07-31T14:22:00Z" w16du:dateUtc="2025-07-31T21:22:00Z">
        <w:r w:rsidR="00AE19DC" w:rsidRPr="00AE19DC">
          <w:rPr>
            <w:highlight w:val="yellow"/>
            <w:rPrChange w:id="134" w:author="Em Lim" w:date="2025-07-31T14:22:00Z" w16du:dateUtc="2025-07-31T21:22:00Z">
              <w:rPr/>
            </w:rPrChange>
          </w:rPr>
          <w:t xml:space="preserve">larger </w:t>
        </w:r>
      </w:ins>
      <w:r w:rsidRPr="00184450">
        <w:t>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w:t>
      </w:r>
      <w:r w:rsidR="007D6070" w:rsidRPr="00184450">
        <w:rPr>
          <w:color w:val="000000"/>
        </w:rPr>
        <w:lastRenderedPageBreak/>
        <w:t xml:space="preserve">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5C5CB1CA" w:rsidR="0097669C" w:rsidRPr="00184450" w:rsidRDefault="00263F14" w:rsidP="00EB3BC7">
      <w:pPr>
        <w:spacing w:line="480" w:lineRule="auto"/>
      </w:pPr>
      <w:r w:rsidRPr="00184450">
        <w:t xml:space="preserve">All statistical analysis were conducted in R (v4.1.2, </w:t>
      </w:r>
      <w:r w:rsidRPr="00184450">
        <w:fldChar w:fldCharType="begin"/>
      </w:r>
      <w:r w:rsidR="00745A78">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745A78">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Environment for R.","URL":"http://www.posit.co/","author":[{"family":"Posit team","given":""}],"issued":{"date-parts":[["2024"]]}}}],"schema":"https://github.com/citation-style-language/schema/raw/master/csl-citation.json"}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lastRenderedPageBreak/>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4DCDBF5" w:rsidR="001B79C7" w:rsidRPr="00184450" w:rsidRDefault="00943023" w:rsidP="003330E3">
      <w:pPr>
        <w:spacing w:line="480" w:lineRule="auto"/>
      </w:pPr>
      <w:r w:rsidRPr="00184450">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ins w:id="135" w:author="Em Lim" w:date="2025-07-31T17:04:00Z" w16du:dateUtc="2025-08-01T00:04:00Z">
        <w:r w:rsidR="00D12EFA" w:rsidRPr="00D12EFA">
          <w:rPr>
            <w:highlight w:val="yellow"/>
            <w:rPrChange w:id="136" w:author="Em Lim" w:date="2025-07-31T17:06:00Z" w16du:dateUtc="2025-08-01T00:06:00Z">
              <w:rPr/>
            </w:rPrChange>
          </w:rPr>
          <w:t xml:space="preserve">, </w:t>
        </w:r>
        <w:r w:rsidR="00D12EFA" w:rsidRPr="00D12EFA">
          <w:rPr>
            <w:highlight w:val="yellow"/>
            <w:rPrChange w:id="137" w:author="Em Lim" w:date="2025-07-31T17:06:00Z" w16du:dateUtc="2025-08-01T00:06:00Z">
              <w:rPr/>
            </w:rPrChange>
          </w:rPr>
          <w:t>and animal biomass per m</w:t>
        </w:r>
        <w:r w:rsidR="00D12EFA" w:rsidRPr="00D12EFA">
          <w:rPr>
            <w:highlight w:val="yellow"/>
            <w:vertAlign w:val="superscript"/>
            <w:rPrChange w:id="138" w:author="Em Lim" w:date="2025-07-31T17:06:00Z" w16du:dateUtc="2025-08-01T00:06:00Z">
              <w:rPr>
                <w:vertAlign w:val="superscript"/>
              </w:rPr>
            </w:rPrChange>
          </w:rPr>
          <w:t>2</w:t>
        </w:r>
        <w:r w:rsidR="00D12EFA" w:rsidRPr="00D12EFA">
          <w:rPr>
            <w:highlight w:val="yellow"/>
            <w:rPrChange w:id="139" w:author="Em Lim" w:date="2025-07-31T17:06:00Z" w16du:dateUtc="2025-08-01T00:06:00Z">
              <w:rPr/>
            </w:rPrChange>
          </w:rPr>
          <w:t xml:space="preserve"> was calculated as the total wet weight of all animals on each survey</w:t>
        </w:r>
      </w:ins>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del w:id="140" w:author="Em Lim" w:date="2025-07-31T17:04:00Z" w16du:dateUtc="2025-08-01T00:04:00Z">
        <w:r w:rsidR="004433B7" w:rsidRPr="00184450" w:rsidDel="00D12EFA">
          <w:delText xml:space="preserve">and </w:delText>
        </w:r>
      </w:del>
      <w:ins w:id="141" w:author="Em Lim" w:date="2025-07-31T17:04:00Z" w16du:dateUtc="2025-08-01T00:04:00Z">
        <w:r w:rsidR="00D12EFA">
          <w:t>W</w:t>
        </w:r>
      </w:ins>
      <w:del w:id="142" w:author="Em Lim" w:date="2025-07-31T17:04:00Z" w16du:dateUtc="2025-08-01T00:04:00Z">
        <w:r w:rsidR="004433B7" w:rsidRPr="00184450" w:rsidDel="00D12EFA">
          <w:delText>w</w:delText>
        </w:r>
      </w:del>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5324A5DB"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 xml:space="preserve">as the response variable, and </w:t>
      </w:r>
      <w:commentRangeStart w:id="143"/>
      <w:commentRangeStart w:id="144"/>
      <w:r w:rsidRPr="00184450">
        <w:t>animal abundance</w:t>
      </w:r>
      <w:commentRangeEnd w:id="143"/>
      <w:r w:rsidR="002475B6">
        <w:rPr>
          <w:rStyle w:val="CommentReference"/>
        </w:rPr>
        <w:commentReference w:id="143"/>
      </w:r>
      <w:commentRangeEnd w:id="144"/>
      <w:r w:rsidR="006A462A">
        <w:rPr>
          <w:rStyle w:val="CommentReference"/>
        </w:rPr>
        <w:commentReference w:id="144"/>
      </w:r>
      <w:r w:rsidRPr="00D12EFA">
        <w:t>,</w:t>
      </w:r>
      <w:r w:rsidRPr="00184450">
        <w:t xml:space="preserve"> tide exchange, an interaction between abundance</w:t>
      </w:r>
      <w:r w:rsidR="008600C1" w:rsidRPr="00184450">
        <w:t xml:space="preserve"> and </w:t>
      </w:r>
      <w:r w:rsidRPr="00184450">
        <w:t xml:space="preserve">tide, </w:t>
      </w:r>
      <w:commentRangeStart w:id="145"/>
      <w:commentRangeStart w:id="146"/>
      <w:r w:rsidRPr="00184450">
        <w:t>Shannon diversity</w:t>
      </w:r>
      <w:commentRangeEnd w:id="145"/>
      <w:r w:rsidR="002475B6">
        <w:rPr>
          <w:rStyle w:val="CommentReference"/>
        </w:rPr>
        <w:commentReference w:id="145"/>
      </w:r>
      <w:commentRangeEnd w:id="146"/>
      <w:r w:rsidR="00745A78">
        <w:rPr>
          <w:rStyle w:val="CommentReference"/>
        </w:rPr>
        <w:commentReference w:id="146"/>
      </w:r>
      <w:r w:rsidRPr="00184450">
        <w:t>,</w:t>
      </w:r>
      <w:r w:rsidR="008E62A2" w:rsidRPr="00184450">
        <w:t xml:space="preserve"> and</w:t>
      </w:r>
      <w:r w:rsidRPr="00184450">
        <w:t xml:space="preserve"> survey depth</w:t>
      </w:r>
      <w:r w:rsidR="008E62A2" w:rsidRPr="00184450">
        <w:t xml:space="preserve"> as </w:t>
      </w:r>
      <w:r w:rsidR="008E62A2" w:rsidRPr="00184450">
        <w:lastRenderedPageBreak/>
        <w:t>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w:t>
      </w:r>
      <w:commentRangeStart w:id="147"/>
      <w:commentRangeStart w:id="148"/>
      <w:r w:rsidR="002B6ECC" w:rsidRPr="00184450">
        <w:t>animal biomass</w:t>
      </w:r>
      <w:ins w:id="149" w:author="Em Lim" w:date="2025-07-31T16:58:00Z" w16du:dateUtc="2025-07-31T23:58:00Z">
        <w:r w:rsidR="00D12EFA" w:rsidRPr="00D12EFA">
          <w:rPr>
            <w:highlight w:val="yellow"/>
            <w:rPrChange w:id="150" w:author="Em Lim" w:date="2025-07-31T17:03:00Z" w16du:dateUtc="2025-08-01T00:03:00Z">
              <w:rPr/>
            </w:rPrChange>
          </w:rPr>
          <w:t>/m</w:t>
        </w:r>
        <w:r w:rsidR="00D12EFA" w:rsidRPr="00D12EFA">
          <w:rPr>
            <w:highlight w:val="yellow"/>
            <w:vertAlign w:val="superscript"/>
            <w:rPrChange w:id="151" w:author="Em Lim" w:date="2025-07-31T17:03:00Z" w16du:dateUtc="2025-08-01T00:03:00Z">
              <w:rPr>
                <w:vertAlign w:val="superscript"/>
              </w:rPr>
            </w:rPrChange>
          </w:rPr>
          <w:t>2</w:t>
        </w:r>
      </w:ins>
      <w:r w:rsidR="002B6ECC" w:rsidRPr="00184450">
        <w:t xml:space="preserve"> </w:t>
      </w:r>
      <w:r w:rsidR="009B2BF8" w:rsidRPr="00184450">
        <w:t xml:space="preserve">as a predictor </w:t>
      </w:r>
      <w:r w:rsidR="002B6ECC" w:rsidRPr="00184450">
        <w:t>instead of abundance</w:t>
      </w:r>
      <w:commentRangeEnd w:id="147"/>
      <w:r w:rsidR="002475B6">
        <w:rPr>
          <w:rStyle w:val="CommentReference"/>
        </w:rPr>
        <w:commentReference w:id="147"/>
      </w:r>
      <w:commentRangeEnd w:id="148"/>
      <w:r w:rsidR="00D12EFA">
        <w:rPr>
          <w:rStyle w:val="CommentReference"/>
        </w:rPr>
        <w:commentReference w:id="148"/>
      </w:r>
      <w:r w:rsidR="002B6ECC" w:rsidRPr="00184450">
        <w:t>,</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del w:id="152" w:author="Em Lim" w:date="2025-07-31T17:20:00Z" w16du:dateUtc="2025-08-01T00:20:00Z">
        <w:r w:rsidR="00E85DC2" w:rsidRPr="00160B33" w:rsidDel="00727362">
          <w:delText>We ran additional models considering the effect of only the most abundant families of fishes and invertebrates</w:delText>
        </w:r>
        <w:r w:rsidR="0097669C" w:rsidRPr="00160B33" w:rsidDel="00727362">
          <w:delText>, which</w:delText>
        </w:r>
        <w:r w:rsidR="00E85DC2" w:rsidRPr="00160B33" w:rsidDel="00727362">
          <w:delText xml:space="preserve"> are fully described in Supplement</w:delText>
        </w:r>
        <w:r w:rsidR="00247A1B" w:rsidRPr="00160B33" w:rsidDel="00727362">
          <w:delText>al Material Section</w:delText>
        </w:r>
        <w:r w:rsidR="00E85DC2" w:rsidRPr="00160B33" w:rsidDel="00727362">
          <w:delText xml:space="preserve"> 2.</w:delText>
        </w:r>
        <w:r w:rsidR="00E85DC2" w:rsidRPr="00184450" w:rsidDel="00727362">
          <w:delText xml:space="preserve"> </w:delText>
        </w:r>
      </w:del>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0F95B7C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w:t>
      </w:r>
      <w:commentRangeStart w:id="153"/>
      <w:commentRangeStart w:id="154"/>
      <w:r w:rsidR="00E32297" w:rsidRPr="00184450">
        <w:rPr>
          <w:color w:val="000000"/>
        </w:rPr>
        <w:t xml:space="preserve">animal </w:t>
      </w:r>
      <w:r w:rsidR="00EF152C" w:rsidRPr="00184450">
        <w:rPr>
          <w:color w:val="000000"/>
        </w:rPr>
        <w:t>biomass</w:t>
      </w:r>
      <w:r w:rsidR="00E32297" w:rsidRPr="00184450">
        <w:rPr>
          <w:color w:val="000000"/>
        </w:rPr>
        <w:t xml:space="preserve">, </w:t>
      </w:r>
      <w:commentRangeEnd w:id="153"/>
      <w:r w:rsidR="002475B6">
        <w:rPr>
          <w:rStyle w:val="CommentReference"/>
        </w:rPr>
        <w:commentReference w:id="153"/>
      </w:r>
      <w:commentRangeEnd w:id="154"/>
      <w:r w:rsidR="00A75D59">
        <w:rPr>
          <w:rStyle w:val="CommentReference"/>
        </w:rPr>
        <w:commentReference w:id="154"/>
      </w:r>
      <w:r w:rsidR="00E32297" w:rsidRPr="00184450">
        <w:rPr>
          <w:color w:val="000000"/>
        </w:rPr>
        <w:t xml:space="preserve">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del w:id="155" w:author="Em Lim" w:date="2025-07-31T17:21:00Z" w16du:dateUtc="2025-08-01T00:21:00Z">
        <w:r w:rsidR="00EC3A47" w:rsidRPr="00160B33" w:rsidDel="00727362">
          <w:delText>W</w:delText>
        </w:r>
        <w:r w:rsidR="00E85DC2" w:rsidRPr="00160B33" w:rsidDel="00727362">
          <w:delText xml:space="preserve">e </w:delText>
        </w:r>
        <w:r w:rsidR="00EC3A47" w:rsidRPr="00160B33" w:rsidDel="00727362">
          <w:delText>then</w:delText>
        </w:r>
        <w:r w:rsidR="00E85DC2" w:rsidRPr="00160B33" w:rsidDel="00727362">
          <w:delText xml:space="preserve"> ran additional models considering the effect of only the most abundant families of fishes and invertebrates </w:delText>
        </w:r>
        <w:r w:rsidR="00092ACC" w:rsidRPr="00160B33" w:rsidDel="00727362">
          <w:delText>(</w:delText>
        </w:r>
        <w:r w:rsidR="00247A1B" w:rsidRPr="00160B33" w:rsidDel="00727362">
          <w:delText>Supplemental Material Section 2</w:delText>
        </w:r>
        <w:r w:rsidR="00092ACC" w:rsidRPr="00160B33" w:rsidDel="00727362">
          <w:delText>)</w:delText>
        </w:r>
        <w:r w:rsidR="00E85DC2" w:rsidRPr="00160B33" w:rsidDel="00727362">
          <w:delText>.</w:delText>
        </w:r>
        <w:r w:rsidR="00E85DC2" w:rsidRPr="00184450" w:rsidDel="00727362">
          <w:delText xml:space="preserve"> </w:delText>
        </w:r>
      </w:del>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19A7C50E"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del w:id="156" w:author="Em Lim" w:date="2025-07-31T17:17:00Z" w16du:dateUtc="2025-08-01T00:17:00Z">
        <w:r w:rsidR="0026774C" w:rsidRPr="00184450" w:rsidDel="00A75D59">
          <w:rPr>
            <w:color w:val="000000"/>
          </w:rPr>
          <w:delText xml:space="preserve">We calculated the NH₄⁺ excretion rate for each sea cucumber using </w:delText>
        </w:r>
        <w:r w:rsidR="00151BB6" w:rsidRPr="00184450" w:rsidDel="00A75D59">
          <w:rPr>
            <w:color w:val="000000"/>
          </w:rPr>
          <w:delText>a</w:delText>
        </w:r>
        <w:r w:rsidR="0026774C" w:rsidRPr="00184450" w:rsidDel="00A75D59">
          <w:rPr>
            <w:color w:val="000000"/>
          </w:rPr>
          <w:delText xml:space="preserve"> previous</w:delText>
        </w:r>
        <w:r w:rsidR="00151BB6" w:rsidRPr="00184450" w:rsidDel="00A75D59">
          <w:rPr>
            <w:color w:val="000000"/>
          </w:rPr>
          <w:delText>ly generated size</w:delText>
        </w:r>
        <w:r w:rsidR="00401383" w:rsidRPr="00184450" w:rsidDel="00A75D59">
          <w:rPr>
            <w:color w:val="000000"/>
          </w:rPr>
          <w:delText>-</w:delText>
        </w:r>
        <w:r w:rsidR="00C54451" w:rsidRPr="00184450" w:rsidDel="00A75D59">
          <w:rPr>
            <w:color w:val="000000"/>
          </w:rPr>
          <w:delText>to</w:delText>
        </w:r>
        <w:r w:rsidR="00401383" w:rsidRPr="00184450" w:rsidDel="00A75D59">
          <w:rPr>
            <w:color w:val="000000"/>
          </w:rPr>
          <w:delText>-</w:delText>
        </w:r>
        <w:r w:rsidR="0026774C" w:rsidRPr="00184450" w:rsidDel="00A75D59">
          <w:rPr>
            <w:color w:val="000000"/>
          </w:rPr>
          <w:delText xml:space="preserve">excretion </w:delText>
        </w:r>
        <w:commentRangeStart w:id="157"/>
        <w:r w:rsidR="00151BB6" w:rsidRPr="00184450" w:rsidDel="00A75D59">
          <w:rPr>
            <w:color w:val="000000"/>
          </w:rPr>
          <w:delText>relationship</w:delText>
        </w:r>
        <w:r w:rsidR="0026774C" w:rsidRPr="00184450" w:rsidDel="00A75D59">
          <w:rPr>
            <w:color w:val="000000"/>
          </w:rPr>
          <w:delText xml:space="preserve"> </w:delText>
        </w:r>
        <w:commentRangeEnd w:id="157"/>
        <w:r w:rsidR="002475B6" w:rsidDel="00A75D59">
          <w:rPr>
            <w:rStyle w:val="CommentReference"/>
          </w:rPr>
          <w:commentReference w:id="157"/>
        </w:r>
        <w:r w:rsidR="0026774C" w:rsidRPr="00160B33" w:rsidDel="00A75D59">
          <w:rPr>
            <w:color w:val="000000"/>
          </w:rPr>
          <w:delText>(</w:delText>
        </w:r>
        <w:r w:rsidR="001D4EB7" w:rsidRPr="00160B33" w:rsidDel="00A75D59">
          <w:rPr>
            <w:color w:val="000000"/>
          </w:rPr>
          <w:delText xml:space="preserve">Table </w:delText>
        </w:r>
        <w:r w:rsidR="00AA2B21" w:rsidDel="00A75D59">
          <w:rPr>
            <w:color w:val="000000"/>
          </w:rPr>
          <w:delText>S1.06</w:delText>
        </w:r>
        <w:r w:rsidR="0097669C" w:rsidRPr="00160B33" w:rsidDel="00A75D59">
          <w:rPr>
            <w:color w:val="000000"/>
          </w:rPr>
          <w:delText>)</w:delText>
        </w:r>
        <w:r w:rsidR="0026774C" w:rsidRPr="00160B33" w:rsidDel="00A75D59">
          <w:rPr>
            <w:color w:val="000000"/>
          </w:rPr>
          <w:delText xml:space="preserve">. </w:delText>
        </w:r>
      </w:del>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 xml:space="preserve">with cage NH₄⁺ </w:t>
      </w:r>
      <w:r w:rsidR="00D823F4" w:rsidRPr="00160B33">
        <w:lastRenderedPageBreak/>
        <w:t>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ins w:id="158" w:author="Em Lim" w:date="2025-07-31T17:15:00Z" w16du:dateUtc="2025-08-01T00:15:00Z">
        <w:r w:rsidR="00A75D59" w:rsidRPr="00A75D59">
          <w:rPr>
            <w:highlight w:val="yellow"/>
            <w:rPrChange w:id="159" w:author="Em Lim" w:date="2025-07-31T17:18:00Z" w16du:dateUtc="2025-08-01T00:18:00Z">
              <w:rPr/>
            </w:rPrChange>
          </w:rPr>
          <w:t>We also computed the respective NH₄⁺ supply rates by sea cucumbers and red rock crabs</w:t>
        </w:r>
      </w:ins>
      <w:ins w:id="160" w:author="Em Lim" w:date="2025-07-31T17:16:00Z" w16du:dateUtc="2025-08-01T00:16:00Z">
        <w:r w:rsidR="00A75D59" w:rsidRPr="00A75D59">
          <w:rPr>
            <w:highlight w:val="yellow"/>
            <w:rPrChange w:id="161" w:author="Em Lim" w:date="2025-07-31T17:18:00Z" w16du:dateUtc="2025-08-01T00:18:00Z">
              <w:rPr/>
            </w:rPrChange>
          </w:rPr>
          <w:t xml:space="preserve"> using</w:t>
        </w:r>
        <w:r w:rsidR="00A75D59" w:rsidRPr="00A75D59">
          <w:rPr>
            <w:color w:val="000000"/>
            <w:highlight w:val="yellow"/>
            <w:rPrChange w:id="162" w:author="Em Lim" w:date="2025-07-31T17:18:00Z" w16du:dateUtc="2025-08-01T00:18:00Z">
              <w:rPr>
                <w:color w:val="000000"/>
              </w:rPr>
            </w:rPrChange>
          </w:rPr>
          <w:t xml:space="preserve"> </w:t>
        </w:r>
        <w:r w:rsidR="00A75D59" w:rsidRPr="00A75D59">
          <w:rPr>
            <w:color w:val="000000"/>
            <w:highlight w:val="yellow"/>
            <w:rPrChange w:id="163" w:author="Em Lim" w:date="2025-07-31T17:18:00Z" w16du:dateUtc="2025-08-01T00:18:00Z">
              <w:rPr>
                <w:color w:val="000000"/>
              </w:rPr>
            </w:rPrChange>
          </w:rPr>
          <w:t xml:space="preserve">a previously generated size-to-excretion </w:t>
        </w:r>
        <w:commentRangeStart w:id="164"/>
        <w:commentRangeStart w:id="165"/>
        <w:r w:rsidR="00A75D59" w:rsidRPr="00A75D59">
          <w:rPr>
            <w:color w:val="000000"/>
            <w:highlight w:val="yellow"/>
            <w:rPrChange w:id="166" w:author="Em Lim" w:date="2025-07-31T17:18:00Z" w16du:dateUtc="2025-08-01T00:18:00Z">
              <w:rPr>
                <w:color w:val="000000"/>
              </w:rPr>
            </w:rPrChange>
          </w:rPr>
          <w:t xml:space="preserve">relationship </w:t>
        </w:r>
        <w:commentRangeEnd w:id="164"/>
        <w:r w:rsidR="00A75D59" w:rsidRPr="00A75D59">
          <w:rPr>
            <w:rStyle w:val="CommentReference"/>
            <w:highlight w:val="yellow"/>
            <w:rPrChange w:id="167" w:author="Em Lim" w:date="2025-07-31T17:18:00Z" w16du:dateUtc="2025-08-01T00:18:00Z">
              <w:rPr>
                <w:rStyle w:val="CommentReference"/>
              </w:rPr>
            </w:rPrChange>
          </w:rPr>
          <w:commentReference w:id="164"/>
        </w:r>
      </w:ins>
      <w:commentRangeEnd w:id="165"/>
      <w:ins w:id="168" w:author="Em Lim" w:date="2025-07-31T17:18:00Z" w16du:dateUtc="2025-08-01T00:18:00Z">
        <w:r w:rsidR="00A75D59">
          <w:rPr>
            <w:rStyle w:val="CommentReference"/>
          </w:rPr>
          <w:commentReference w:id="165"/>
        </w:r>
      </w:ins>
      <w:ins w:id="169" w:author="Em Lim" w:date="2025-07-31T17:16:00Z" w16du:dateUtc="2025-08-01T00:16:00Z">
        <w:r w:rsidR="00A75D59" w:rsidRPr="00A75D59">
          <w:rPr>
            <w:color w:val="000000"/>
            <w:highlight w:val="yellow"/>
            <w:rPrChange w:id="170" w:author="Em Lim" w:date="2025-07-31T17:18:00Z" w16du:dateUtc="2025-08-01T00:18:00Z">
              <w:rPr>
                <w:color w:val="000000"/>
              </w:rPr>
            </w:rPrChange>
          </w:rPr>
          <w:t xml:space="preserve">for </w:t>
        </w:r>
      </w:ins>
      <w:ins w:id="171" w:author="Em Lim" w:date="2025-07-31T17:17:00Z" w16du:dateUtc="2025-08-01T00:17:00Z">
        <w:r w:rsidR="00A75D59" w:rsidRPr="00A75D59">
          <w:rPr>
            <w:color w:val="000000"/>
            <w:highlight w:val="yellow"/>
            <w:rPrChange w:id="172" w:author="Em Lim" w:date="2025-07-31T17:18:00Z" w16du:dateUtc="2025-08-01T00:18:00Z">
              <w:rPr>
                <w:color w:val="000000"/>
              </w:rPr>
            </w:rPrChange>
          </w:rPr>
          <w:t>each</w:t>
        </w:r>
      </w:ins>
      <w:ins w:id="173" w:author="Em Lim" w:date="2025-07-31T17:16:00Z" w16du:dateUtc="2025-08-01T00:16:00Z">
        <w:r w:rsidR="00A75D59" w:rsidRPr="00A75D59">
          <w:rPr>
            <w:color w:val="000000"/>
            <w:highlight w:val="yellow"/>
            <w:rPrChange w:id="174" w:author="Em Lim" w:date="2025-07-31T17:18:00Z" w16du:dateUtc="2025-08-01T00:18:00Z">
              <w:rPr>
                <w:color w:val="000000"/>
              </w:rPr>
            </w:rPrChange>
          </w:rPr>
          <w:t xml:space="preserve"> sea cucumber </w:t>
        </w:r>
        <w:r w:rsidR="00A75D59" w:rsidRPr="00A75D59">
          <w:rPr>
            <w:color w:val="000000"/>
            <w:highlight w:val="yellow"/>
            <w:rPrChange w:id="175" w:author="Em Lim" w:date="2025-07-31T17:18:00Z" w16du:dateUtc="2025-08-01T00:18:00Z">
              <w:rPr>
                <w:color w:val="000000"/>
              </w:rPr>
            </w:rPrChange>
          </w:rPr>
          <w:t>(Table S1.06)</w:t>
        </w:r>
        <w:r w:rsidR="00A75D59" w:rsidRPr="00A75D59">
          <w:rPr>
            <w:color w:val="000000"/>
            <w:highlight w:val="yellow"/>
            <w:rPrChange w:id="176" w:author="Em Lim" w:date="2025-07-31T17:18:00Z" w16du:dateUtc="2025-08-01T00:18:00Z">
              <w:rPr>
                <w:color w:val="000000"/>
              </w:rPr>
            </w:rPrChange>
          </w:rPr>
          <w:t>, and a</w:t>
        </w:r>
      </w:ins>
      <w:ins w:id="177" w:author="Em Lim" w:date="2025-07-31T17:15:00Z" w16du:dateUtc="2025-08-01T00:15:00Z">
        <w:r w:rsidR="00A75D59">
          <w:t xml:space="preserve"> </w:t>
        </w:r>
      </w:ins>
      <w:del w:id="178" w:author="Em Lim" w:date="2025-07-31T17:16:00Z" w16du:dateUtc="2025-08-01T00:16:00Z">
        <w:r w:rsidR="006312EC" w:rsidRPr="00160B33" w:rsidDel="00A75D59">
          <w:delText xml:space="preserve">We </w:delText>
        </w:r>
        <w:r w:rsidR="00151BB6" w:rsidRPr="00160B33" w:rsidDel="00A75D59">
          <w:delText xml:space="preserve">used a previously developed </w:delText>
        </w:r>
      </w:del>
      <w:commentRangeStart w:id="179"/>
      <w:commentRangeStart w:id="180"/>
      <w:r w:rsidR="00151BB6" w:rsidRPr="00160B33">
        <w:t>carapace</w:t>
      </w:r>
      <w:r w:rsidR="00772701" w:rsidRPr="00160B33">
        <w:t>-to-</w:t>
      </w:r>
      <w:r w:rsidR="00151BB6" w:rsidRPr="00160B33">
        <w:t xml:space="preserve">excretion relationship </w:t>
      </w:r>
      <w:commentRangeEnd w:id="179"/>
      <w:r w:rsidR="002475B6">
        <w:rPr>
          <w:rStyle w:val="CommentReference"/>
        </w:rPr>
        <w:commentReference w:id="179"/>
      </w:r>
      <w:commentRangeEnd w:id="180"/>
      <w:r w:rsidR="00A75D59">
        <w:rPr>
          <w:rStyle w:val="CommentReference"/>
        </w:rPr>
        <w:commentReference w:id="180"/>
      </w:r>
      <w:del w:id="181" w:author="Em Lim" w:date="2025-07-31T17:16:00Z" w16du:dateUtc="2025-08-01T00:16:00Z">
        <w:r w:rsidR="00151BB6" w:rsidRPr="00160B33" w:rsidDel="00A75D59">
          <w:delText xml:space="preserve">to </w:delText>
        </w:r>
        <w:r w:rsidR="006312EC" w:rsidRPr="00160B33" w:rsidDel="00A75D59">
          <w:delText xml:space="preserve">calculate </w:delText>
        </w:r>
        <w:r w:rsidR="00C54451" w:rsidRPr="00160B33" w:rsidDel="00A75D59">
          <w:delText xml:space="preserve">NH₄⁺ </w:delText>
        </w:r>
        <w:r w:rsidR="006312EC" w:rsidRPr="00160B33" w:rsidDel="00A75D59">
          <w:delText>excretion rates</w:delText>
        </w:r>
        <w:r w:rsidR="00151BB6" w:rsidRPr="00160B33" w:rsidDel="00A75D59">
          <w:delText xml:space="preserve"> </w:delText>
        </w:r>
      </w:del>
      <w:r w:rsidR="00151BB6" w:rsidRPr="00160B33">
        <w:t>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7BFD2A69"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w:t>
      </w:r>
      <w:commentRangeStart w:id="182"/>
      <w:commentRangeStart w:id="183"/>
      <w:r w:rsidR="003F63B3" w:rsidRPr="00160B33">
        <w:t>total</w:t>
      </w:r>
      <w:r w:rsidR="00B654FE" w:rsidRPr="00160B33">
        <w:t xml:space="preserve"> animal abundance</w:t>
      </w:r>
      <w:r w:rsidR="003F63B3" w:rsidRPr="00160B33">
        <w:t xml:space="preserve"> </w:t>
      </w:r>
      <w:commentRangeEnd w:id="182"/>
      <w:r w:rsidR="002475B6">
        <w:rPr>
          <w:rStyle w:val="CommentReference"/>
        </w:rPr>
        <w:commentReference w:id="182"/>
      </w:r>
      <w:commentRangeEnd w:id="183"/>
      <w:r w:rsidR="00A75D59">
        <w:rPr>
          <w:rStyle w:val="CommentReference"/>
        </w:rPr>
        <w:commentReference w:id="183"/>
      </w:r>
      <w:r w:rsidR="003F63B3" w:rsidRPr="00160B33">
        <w:t>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commentRangeStart w:id="184"/>
      <w:commentRangeStart w:id="185"/>
      <w:del w:id="186" w:author="Em Lim" w:date="2025-07-31T17:21:00Z" w16du:dateUtc="2025-08-01T00:21:00Z">
        <w:r w:rsidR="00BC49DF" w:rsidRPr="00160B33" w:rsidDel="00727362">
          <w:lastRenderedPageBreak/>
          <w:delText>In the models considering only the abundance of one animal family at a time,</w:delText>
        </w:r>
        <w:commentRangeEnd w:id="184"/>
        <w:r w:rsidR="002475B6" w:rsidDel="00727362">
          <w:rPr>
            <w:rStyle w:val="CommentReference"/>
          </w:rPr>
          <w:commentReference w:id="184"/>
        </w:r>
        <w:commentRangeEnd w:id="185"/>
        <w:r w:rsidR="00A75D59" w:rsidDel="00727362">
          <w:rPr>
            <w:rStyle w:val="CommentReference"/>
          </w:rPr>
          <w:commentReference w:id="185"/>
        </w:r>
        <w:r w:rsidR="00BC49DF" w:rsidRPr="00160B33" w:rsidDel="00727362">
          <w:delText xml:space="preserve"> we found evidence for a positive relationship between the abundance of greenlings (Hexagrammidae) and whitecap limpets (Acmaeidae) and NH₄⁺ (</w:delText>
        </w:r>
        <w:r w:rsidR="00BC49DF" w:rsidRPr="00160B33" w:rsidDel="00727362">
          <w:rPr>
            <w:i/>
            <w:iCs/>
          </w:rPr>
          <w:delText>p</w:delText>
        </w:r>
        <w:r w:rsidR="00BC49DF" w:rsidRPr="00160B33" w:rsidDel="00727362">
          <w:delText xml:space="preserve"> = 0.03</w:delText>
        </w:r>
        <w:r w:rsidR="006673D2" w:rsidRPr="00160B33" w:rsidDel="00727362">
          <w:delText>;</w:delText>
        </w:r>
        <w:r w:rsidR="00BC49DF" w:rsidRPr="00160B33" w:rsidDel="00727362">
          <w:delText xml:space="preserve"> Fig. </w:delText>
        </w:r>
        <w:r w:rsidR="00AA2B21" w:rsidDel="00727362">
          <w:delText>S2.01</w:delText>
        </w:r>
        <w:r w:rsidR="00BC49DF" w:rsidRPr="00160B33" w:rsidDel="00727362">
          <w:delText xml:space="preserve">). The single-family models did not reveal a significant effect of any other predictors (Fig. </w:delText>
        </w:r>
        <w:r w:rsidR="00AA2B21" w:rsidDel="00727362">
          <w:delText>S2.01</w:delText>
        </w:r>
        <w:r w:rsidR="00BC49DF" w:rsidRPr="00160B33" w:rsidDel="00727362">
          <w:delText xml:space="preserve"> and Table </w:delText>
        </w:r>
        <w:r w:rsidR="00AA2B21" w:rsidDel="00727362">
          <w:delText>S2.01</w:delText>
        </w:r>
        <w:r w:rsidR="00BC49DF" w:rsidRPr="00160B33" w:rsidDel="00727362">
          <w:delText>).</w:delText>
        </w:r>
        <w:r w:rsidR="009A305F" w:rsidRPr="009A305F" w:rsidDel="00727362">
          <w:rPr>
            <w:b/>
            <w:noProof/>
          </w:rPr>
          <w:delText xml:space="preserve"> </w:delText>
        </w:r>
      </w:del>
      <w:r w:rsidR="00CF79E0">
        <w:rPr>
          <w:b/>
          <w:noProof/>
        </w:rPr>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2661C19F"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del w:id="187" w:author="Em Lim" w:date="2025-07-31T14:22:00Z" w16du:dateUtc="2025-07-31T21:22:00Z">
        <w:r w:rsidRPr="00AE19DC" w:rsidDel="00AE19DC">
          <w:rPr>
            <w:highlight w:val="yellow"/>
            <w:rPrChange w:id="188" w:author="Em Lim" w:date="2025-07-31T14:22:00Z" w16du:dateUtc="2025-07-31T21:22:00Z">
              <w:rPr/>
            </w:rPrChange>
          </w:rPr>
          <w:delText xml:space="preserve">higher </w:delText>
        </w:r>
      </w:del>
      <w:ins w:id="189" w:author="Em Lim" w:date="2025-07-31T14:22:00Z" w16du:dateUtc="2025-07-31T21:22:00Z">
        <w:r w:rsidR="00AE19DC" w:rsidRPr="00AE19DC">
          <w:rPr>
            <w:highlight w:val="yellow"/>
            <w:rPrChange w:id="190" w:author="Em Lim" w:date="2025-07-31T14:22:00Z" w16du:dateUtc="2025-07-31T21:22:00Z">
              <w:rPr/>
            </w:rPrChange>
          </w:rPr>
          <w:t>greater</w:t>
        </w:r>
        <w:r w:rsidR="00AE19DC" w:rsidRPr="00160B33">
          <w:t xml:space="preserve"> </w:t>
        </w:r>
      </w:ins>
      <w:r w:rsidRPr="00160B33">
        <w:t>inside giant kelp</w:t>
      </w:r>
      <w:r w:rsidR="00D27303" w:rsidRPr="00160B33">
        <w:t xml:space="preserve"> forests</w:t>
      </w:r>
      <w:r w:rsidR="00BD50D3" w:rsidRPr="00160B33">
        <w:t xml:space="preserve"> and </w:t>
      </w:r>
      <w:r w:rsidR="00D27303" w:rsidRPr="00160B33">
        <w:t xml:space="preserve">1.6x </w:t>
      </w:r>
      <w:del w:id="191" w:author="Em Lim" w:date="2025-07-31T14:22:00Z" w16du:dateUtc="2025-07-31T21:22:00Z">
        <w:r w:rsidR="00D27303" w:rsidRPr="00AE19DC" w:rsidDel="00AE19DC">
          <w:rPr>
            <w:highlight w:val="yellow"/>
            <w:rPrChange w:id="192" w:author="Em Lim" w:date="2025-07-31T14:22:00Z" w16du:dateUtc="2025-07-31T21:22:00Z">
              <w:rPr/>
            </w:rPrChange>
          </w:rPr>
          <w:delText xml:space="preserve">higher </w:delText>
        </w:r>
      </w:del>
      <w:ins w:id="193" w:author="Em Lim" w:date="2025-07-31T14:22:00Z" w16du:dateUtc="2025-07-31T21:22:00Z">
        <w:r w:rsidR="00AE19DC" w:rsidRPr="00AE19DC">
          <w:rPr>
            <w:highlight w:val="yellow"/>
            <w:rPrChange w:id="194" w:author="Em Lim" w:date="2025-07-31T14:22:00Z" w16du:dateUtc="2025-07-31T21:22:00Z">
              <w:rPr/>
            </w:rPrChange>
          </w:rPr>
          <w:t>greater</w:t>
        </w:r>
        <w:r w:rsidR="00AE19DC" w:rsidRPr="00160B33">
          <w:t xml:space="preserve"> </w:t>
        </w:r>
      </w:ins>
      <w:r w:rsidR="00D27303" w:rsidRPr="00160B33">
        <w:t xml:space="preserve">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w:t>
      </w:r>
      <w:r w:rsidR="00D772FB">
        <w:t>2</w:t>
      </w:r>
      <w:r w:rsidR="000D0396" w:rsidRPr="00184450">
        <w:t xml:space="preserve">; </w:t>
      </w:r>
      <w:r w:rsidR="000D0396" w:rsidRPr="00184450">
        <w:lastRenderedPageBreak/>
        <w:t>Fig. 3</w:t>
      </w:r>
      <w:r w:rsidR="00A41148" w:rsidRPr="00184450">
        <w:t>a</w:t>
      </w:r>
      <w:r w:rsidR="00C673A5" w:rsidRPr="00184450">
        <w:t>)</w:t>
      </w:r>
      <w:r w:rsidR="00D07BC0" w:rsidRPr="00184450">
        <w:t>.</w:t>
      </w:r>
      <w:r w:rsidR="002E3839">
        <w:t xml:space="preserve"> </w:t>
      </w:r>
      <w:r w:rsidR="00A067A6" w:rsidRPr="00184450">
        <w:t xml:space="preserve">We found </w:t>
      </w:r>
      <w:commentRangeStart w:id="195"/>
      <w:commentRangeStart w:id="196"/>
      <w:r w:rsidR="00A067A6" w:rsidRPr="00184450">
        <w:t xml:space="preserve">limited evidence for an effect of </w:t>
      </w:r>
      <w:r w:rsidR="00C673A5" w:rsidRPr="00184450">
        <w:t xml:space="preserve">animal </w:t>
      </w:r>
      <w:r w:rsidR="00C673A5" w:rsidRPr="00160B33">
        <w:t xml:space="preserve">biomass </w:t>
      </w:r>
      <w:commentRangeEnd w:id="195"/>
      <w:r w:rsidR="002475B6">
        <w:rPr>
          <w:rStyle w:val="CommentReference"/>
        </w:rPr>
        <w:commentReference w:id="195"/>
      </w:r>
      <w:commentRangeEnd w:id="196"/>
      <w:r w:rsidR="00727362">
        <w:rPr>
          <w:rStyle w:val="CommentReference"/>
        </w:rPr>
        <w:commentReference w:id="196"/>
      </w:r>
      <w:r w:rsidR="00C673A5" w:rsidRPr="00160B33">
        <w:t>(</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commentRangeStart w:id="197"/>
      <w:del w:id="198" w:author="Em Lim" w:date="2025-07-31T17:21:00Z" w16du:dateUtc="2025-08-01T00:21:00Z">
        <w:r w:rsidR="002C2F6E" w:rsidRPr="00160B33" w:rsidDel="00727362">
          <w:rPr>
            <w:color w:val="000000"/>
          </w:rPr>
          <w:delText>For the single-family models</w:delText>
        </w:r>
        <w:commentRangeEnd w:id="197"/>
        <w:r w:rsidR="002475B6" w:rsidDel="00727362">
          <w:rPr>
            <w:rStyle w:val="CommentReference"/>
          </w:rPr>
          <w:commentReference w:id="197"/>
        </w:r>
        <w:r w:rsidR="002C2F6E" w:rsidRPr="00160B33" w:rsidDel="00727362">
          <w:rPr>
            <w:color w:val="000000"/>
          </w:rPr>
          <w:delText xml:space="preserve">, five families displayed significant relationships between biomass and </w:delText>
        </w:r>
        <w:r w:rsidR="002C2F6E" w:rsidRPr="00160B33" w:rsidDel="00727362">
          <w:delText xml:space="preserve">∆NH₄⁺, while the biomass of Gobiidae was negatively correlated with ∆NH₄⁺ (Fig. </w:delText>
        </w:r>
        <w:r w:rsidR="00AA2B21" w:rsidDel="00727362">
          <w:delText>S2.02</w:delText>
        </w:r>
        <w:r w:rsidR="002C2F6E" w:rsidRPr="00160B33" w:rsidDel="00727362">
          <w:delText xml:space="preserve"> and Table </w:delText>
        </w:r>
        <w:r w:rsidR="00AA2B21" w:rsidDel="00727362">
          <w:delText>S2.02</w:delText>
        </w:r>
        <w:r w:rsidR="002C2F6E" w:rsidRPr="00160B33" w:rsidDel="00727362">
          <w:delText>).</w:delText>
        </w:r>
      </w:del>
    </w:p>
    <w:p w14:paraId="3A1C0236" w14:textId="76146260" w:rsidR="009A305F" w:rsidRPr="00184450" w:rsidRDefault="00727362" w:rsidP="009E5038">
      <w:pPr>
        <w:spacing w:line="480" w:lineRule="auto"/>
      </w:pPr>
      <w:ins w:id="199" w:author="Em Lim" w:date="2025-07-31T17:26:00Z" w16du:dateUtc="2025-08-01T00:26:00Z">
        <w:r>
          <w:rPr>
            <w:noProof/>
          </w:rPr>
          <w:lastRenderedPageBreak/>
          <w:drawing>
            <wp:inline distT="0" distB="0" distL="0" distR="0" wp14:anchorId="070EF4FD" wp14:editId="504DE2CA">
              <wp:extent cx="5943600" cy="6400800"/>
              <wp:effectExtent l="0" t="0" r="0" b="0"/>
              <wp:docPr id="1242550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0962"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ins>
      <w:del w:id="200" w:author="Em Lim" w:date="2025-07-31T17:25:00Z" w16du:dateUtc="2025-08-01T00:25:00Z">
        <w:r w:rsidR="009E5038" w:rsidDel="00727362">
          <w:rPr>
            <w:noProof/>
          </w:rPr>
          <w:drawing>
            <wp:inline distT="0" distB="0" distL="0" distR="0" wp14:anchorId="6D73D44C" wp14:editId="2CABE052">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del>
    </w:p>
    <w:p w14:paraId="6D670C22" w14:textId="7E6E8C54" w:rsidR="009A305F" w:rsidRDefault="009A305F" w:rsidP="009E5038">
      <w:pPr>
        <w:spacing w:line="480" w:lineRule="auto"/>
      </w:pPr>
      <w:commentRangeStart w:id="201"/>
      <w:commentRangeStart w:id="202"/>
      <w:r w:rsidRPr="00184450">
        <w:rPr>
          <w:b/>
        </w:rPr>
        <w:t>Figure 3.</w:t>
      </w:r>
      <w:r w:rsidRPr="00184450">
        <w:t xml:space="preserve"> </w:t>
      </w:r>
      <w:commentRangeEnd w:id="201"/>
      <w:r w:rsidR="002475B6">
        <w:rPr>
          <w:rStyle w:val="CommentReference"/>
        </w:rPr>
        <w:commentReference w:id="201"/>
      </w:r>
      <w:commentRangeEnd w:id="202"/>
      <w:r w:rsidR="00727362">
        <w:rPr>
          <w:rStyle w:val="CommentReference"/>
        </w:rPr>
        <w:commentReference w:id="202"/>
      </w:r>
      <w:r w:rsidRPr="00184450">
        <w:t xml:space="preserve">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75963A17" w14:textId="77777777" w:rsidR="0024126D" w:rsidRPr="00184450" w:rsidRDefault="0024126D" w:rsidP="009E5038">
      <w:pPr>
        <w:spacing w:line="480" w:lineRule="auto"/>
      </w:pPr>
    </w:p>
    <w:p w14:paraId="154EC5F1" w14:textId="2C151396"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w:t>
      </w:r>
      <w:commentRangeStart w:id="203"/>
      <w:commentRangeStart w:id="204"/>
      <w:r w:rsidRPr="00160B33">
        <w:t>For red rock crabs</w:t>
      </w:r>
      <w:commentRangeEnd w:id="203"/>
      <w:r w:rsidR="002475B6">
        <w:rPr>
          <w:rStyle w:val="CommentReference"/>
        </w:rPr>
        <w:commentReference w:id="203"/>
      </w:r>
      <w:commentRangeEnd w:id="204"/>
      <w:r w:rsidR="00727362">
        <w:rPr>
          <w:rStyle w:val="CommentReference"/>
        </w:rPr>
        <w:commentReference w:id="204"/>
      </w:r>
      <w:r w:rsidRPr="00160B33">
        <w:t xml:space="preserve">,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697FFEA2"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w:t>
      </w:r>
      <w:commentRangeStart w:id="205"/>
      <w:commentRangeStart w:id="206"/>
      <w:r w:rsidR="001C535E" w:rsidRPr="00184450">
        <w:t xml:space="preserve">these </w:t>
      </w:r>
      <w:commentRangeEnd w:id="205"/>
      <w:commentRangeEnd w:id="206"/>
      <w:ins w:id="207" w:author="Em Lim" w:date="2025-07-31T16:28:00Z" w16du:dateUtc="2025-07-31T23:28:00Z">
        <w:r w:rsidR="00280C8C" w:rsidRPr="00280C8C">
          <w:rPr>
            <w:highlight w:val="yellow"/>
            <w:rPrChange w:id="208" w:author="Em Lim" w:date="2025-07-31T16:28:00Z" w16du:dateUtc="2025-07-31T23:28:00Z">
              <w:rPr/>
            </w:rPrChange>
          </w:rPr>
          <w:t>sources</w:t>
        </w:r>
        <w:r w:rsidR="00280C8C">
          <w:t xml:space="preserve"> </w:t>
        </w:r>
      </w:ins>
      <w:r w:rsidR="00211133">
        <w:rPr>
          <w:rStyle w:val="CommentReference"/>
        </w:rPr>
        <w:commentReference w:id="205"/>
      </w:r>
      <w:r w:rsidR="00280C8C">
        <w:rPr>
          <w:rStyle w:val="CommentReference"/>
        </w:rPr>
        <w:commentReference w:id="206"/>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506273D3"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 xml:space="preserve">Although </w:t>
      </w:r>
      <w:del w:id="209" w:author="Em Lim" w:date="2025-07-31T14:22:00Z" w16du:dateUtc="2025-07-31T21:22:00Z">
        <w:r w:rsidR="00422C70" w:rsidRPr="00184450" w:rsidDel="00AE19DC">
          <w:delText>h</w:delText>
        </w:r>
        <w:r w:rsidR="00A83EAE" w:rsidRPr="00184450" w:rsidDel="00AE19DC">
          <w:delText xml:space="preserve">igher </w:delText>
        </w:r>
      </w:del>
      <w:ins w:id="210" w:author="Em Lim" w:date="2025-07-31T14:22:00Z" w16du:dateUtc="2025-07-31T21:22:00Z">
        <w:r w:rsidR="00AE19DC">
          <w:t>greater</w:t>
        </w:r>
        <w:r w:rsidR="00AE19DC" w:rsidRPr="00184450">
          <w:t xml:space="preserve"> </w:t>
        </w:r>
      </w:ins>
      <w:r w:rsidR="00A83EAE" w:rsidRPr="00184450">
        <w:t xml:space="preserve">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w:t>
      </w:r>
      <w:commentRangeStart w:id="211"/>
      <w:commentRangeStart w:id="212"/>
      <w:r w:rsidR="005D42E1" w:rsidRPr="00184450">
        <w:t xml:space="preserve">Indeed, </w:t>
      </w:r>
      <w:r w:rsidR="00906B6A" w:rsidRPr="00184450">
        <w:t xml:space="preserve">as predicted, </w:t>
      </w:r>
      <w:r w:rsidR="005D42E1" w:rsidRPr="00184450">
        <w:t xml:space="preserve">we found the effect of kelp biomass on NH₄⁺ retention was more pronounced when the tide was rising (flood tide). </w:t>
      </w:r>
      <w:commentRangeEnd w:id="211"/>
      <w:r w:rsidR="002475B6">
        <w:rPr>
          <w:rStyle w:val="CommentReference"/>
        </w:rPr>
        <w:commentReference w:id="211"/>
      </w:r>
      <w:commentRangeEnd w:id="212"/>
      <w:r w:rsidR="000A1486">
        <w:rPr>
          <w:rStyle w:val="CommentReference"/>
        </w:rPr>
        <w:commentReference w:id="212"/>
      </w:r>
      <w:r w:rsidR="005D42E1" w:rsidRPr="00184450">
        <w:t xml:space="preserve">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w:t>
      </w:r>
      <w:commentRangeStart w:id="213"/>
      <w:commentRangeStart w:id="214"/>
      <w:r w:rsidR="005D42E1" w:rsidRPr="00184450">
        <w:t>enhance</w:t>
      </w:r>
      <w:r w:rsidR="007C32B4" w:rsidRPr="00184450">
        <w:t>s</w:t>
      </w:r>
      <w:ins w:id="215" w:author="Em Lim" w:date="2025-07-31T16:28:00Z" w16du:dateUtc="2025-07-31T23:28:00Z">
        <w:r w:rsidR="00280C8C" w:rsidRPr="00280C8C">
          <w:rPr>
            <w:highlight w:val="yellow"/>
            <w:rPrChange w:id="216" w:author="Em Lim" w:date="2025-07-31T16:29:00Z" w16du:dateUtc="2025-07-31T23:29:00Z">
              <w:rPr/>
            </w:rPrChange>
          </w:rPr>
          <w:t>, rather than masks,</w:t>
        </w:r>
      </w:ins>
      <w:r w:rsidR="005D42E1" w:rsidRPr="00280C8C">
        <w:rPr>
          <w:highlight w:val="yellow"/>
          <w:rPrChange w:id="217" w:author="Em Lim" w:date="2025-07-31T16:29:00Z" w16du:dateUtc="2025-07-31T23:29:00Z">
            <w:rPr/>
          </w:rPrChange>
        </w:rPr>
        <w:t xml:space="preserve"> </w:t>
      </w:r>
      <w:commentRangeEnd w:id="213"/>
      <w:r w:rsidR="00211133" w:rsidRPr="00280C8C">
        <w:rPr>
          <w:rStyle w:val="CommentReference"/>
          <w:highlight w:val="yellow"/>
          <w:rPrChange w:id="218" w:author="Em Lim" w:date="2025-07-31T16:29:00Z" w16du:dateUtc="2025-07-31T23:29:00Z">
            <w:rPr>
              <w:rStyle w:val="CommentReference"/>
            </w:rPr>
          </w:rPrChange>
        </w:rPr>
        <w:commentReference w:id="213"/>
      </w:r>
      <w:commentRangeEnd w:id="214"/>
      <w:r w:rsidR="00280C8C" w:rsidRPr="00280C8C">
        <w:rPr>
          <w:rStyle w:val="CommentReference"/>
          <w:highlight w:val="yellow"/>
          <w:rPrChange w:id="219" w:author="Em Lim" w:date="2025-07-31T16:29:00Z" w16du:dateUtc="2025-07-31T23:29:00Z">
            <w:rPr>
              <w:rStyle w:val="CommentReference"/>
            </w:rPr>
          </w:rPrChange>
        </w:rPr>
        <w:commentReference w:id="214"/>
      </w:r>
      <w:r w:rsidR="005D42E1" w:rsidRPr="00184450">
        <w:t>NH₄⁺ variability within kelp forests</w:t>
      </w:r>
      <w:del w:id="220" w:author="Em Lim" w:date="2025-07-31T16:29:00Z" w16du:dateUtc="2025-07-31T23:29:00Z">
        <w:r w:rsidR="005D42E1" w:rsidRPr="00184450" w:rsidDel="00280C8C">
          <w:delText xml:space="preserve"> instead of masking it</w:delText>
        </w:r>
      </w:del>
      <w:r w:rsidR="005D42E1" w:rsidRPr="00184450">
        <w:t xml:space="preserve">. </w:t>
      </w:r>
    </w:p>
    <w:p w14:paraId="26110237" w14:textId="646E1CA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w:t>
      </w:r>
      <w:del w:id="221" w:author="Em Lim" w:date="2025-07-31T14:22:00Z" w16du:dateUtc="2025-07-31T21:22:00Z">
        <w:r w:rsidR="00D27303" w:rsidRPr="00AE19DC" w:rsidDel="00AE19DC">
          <w:rPr>
            <w:highlight w:val="yellow"/>
            <w:rPrChange w:id="222" w:author="Em Lim" w:date="2025-07-31T14:22:00Z" w16du:dateUtc="2025-07-31T21:22:00Z">
              <w:rPr/>
            </w:rPrChange>
          </w:rPr>
          <w:delText xml:space="preserve">higher </w:delText>
        </w:r>
      </w:del>
      <w:ins w:id="223" w:author="Em Lim" w:date="2025-07-31T14:22:00Z" w16du:dateUtc="2025-07-31T21:22:00Z">
        <w:r w:rsidR="00AE19DC" w:rsidRPr="00AE19DC">
          <w:rPr>
            <w:highlight w:val="yellow"/>
            <w:rPrChange w:id="224" w:author="Em Lim" w:date="2025-07-31T14:22:00Z" w16du:dateUtc="2025-07-31T21:22:00Z">
              <w:rPr/>
            </w:rPrChange>
          </w:rPr>
          <w:t>greater</w:t>
        </w:r>
        <w:r w:rsidR="00AE19DC" w:rsidRPr="00184450">
          <w:t xml:space="preserve"> </w:t>
        </w:r>
      </w:ins>
      <w:r w:rsidR="00D27303" w:rsidRPr="00184450">
        <w:t xml:space="preserve">∆NH₄⁺ </w:t>
      </w:r>
      <w:r w:rsidR="002044A7" w:rsidRPr="00184450">
        <w:t xml:space="preserve">(NH₄⁺ inside - NH₄⁺ outside) </w:t>
      </w:r>
      <w:r w:rsidR="00D27303" w:rsidRPr="00184450">
        <w:t xml:space="preserve">in </w:t>
      </w:r>
      <w:commentRangeStart w:id="225"/>
      <w:commentRangeStart w:id="226"/>
      <w:r w:rsidR="00D27303" w:rsidRPr="00184450">
        <w:t>bull kelp</w:t>
      </w:r>
      <w:r w:rsidR="00AE1D23" w:rsidRPr="00184450">
        <w:t xml:space="preserve"> </w:t>
      </w:r>
      <w:r w:rsidR="00D27303" w:rsidRPr="00184450">
        <w:t>forests compared to giant kelp forests</w:t>
      </w:r>
      <w:commentRangeEnd w:id="225"/>
      <w:r w:rsidR="002475B6">
        <w:rPr>
          <w:rStyle w:val="CommentReference"/>
        </w:rPr>
        <w:commentReference w:id="225"/>
      </w:r>
      <w:commentRangeEnd w:id="226"/>
      <w:r w:rsidR="000A1486">
        <w:rPr>
          <w:rStyle w:val="CommentReference"/>
        </w:rPr>
        <w:commentReference w:id="226"/>
      </w:r>
      <w:r w:rsidR="00D27303" w:rsidRPr="00184450">
        <w:t xml:space="preserve">,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ins w:id="227" w:author="Em Lim" w:date="2025-07-31T17:36:00Z" w16du:dateUtc="2025-08-01T00:36:00Z">
        <w:r w:rsidR="000A1486" w:rsidRPr="000A1486">
          <w:rPr>
            <w:noProof/>
            <w:highlight w:val="yellow"/>
            <w:rPrChange w:id="228" w:author="Em Lim" w:date="2025-07-31T17:45:00Z" w16du:dateUtc="2025-08-01T00:45:00Z">
              <w:rPr>
                <w:noProof/>
              </w:rPr>
            </w:rPrChange>
          </w:rPr>
          <w:t>Species-</w:t>
        </w:r>
      </w:ins>
      <w:ins w:id="229" w:author="Em Lim" w:date="2025-07-31T17:37:00Z" w16du:dateUtc="2025-08-01T00:37:00Z">
        <w:r w:rsidR="000A1486" w:rsidRPr="000A1486">
          <w:rPr>
            <w:noProof/>
            <w:highlight w:val="yellow"/>
            <w:rPrChange w:id="230" w:author="Em Lim" w:date="2025-07-31T17:45:00Z" w16du:dateUtc="2025-08-01T00:45:00Z">
              <w:rPr>
                <w:noProof/>
              </w:rPr>
            </w:rPrChange>
          </w:rPr>
          <w:t>specific NH₄⁺ uptake rates may also impact NH₄⁺ retention</w:t>
        </w:r>
      </w:ins>
      <w:ins w:id="231" w:author="Em Lim" w:date="2025-07-31T17:44:00Z" w16du:dateUtc="2025-08-01T00:44:00Z">
        <w:r w:rsidR="000A1486" w:rsidRPr="000A1486">
          <w:rPr>
            <w:noProof/>
            <w:highlight w:val="yellow"/>
            <w:rPrChange w:id="232" w:author="Em Lim" w:date="2025-07-31T17:45:00Z" w16du:dateUtc="2025-08-01T00:45:00Z">
              <w:rPr>
                <w:noProof/>
              </w:rPr>
            </w:rPrChange>
          </w:rPr>
          <w:t>, as giant kelp may have higher NH₄⁺ uptake rates than bull kelp</w:t>
        </w:r>
      </w:ins>
      <w:ins w:id="233" w:author="Em Lim" w:date="2025-07-31T17:37:00Z" w16du:dateUtc="2025-08-01T00:37:00Z">
        <w:r w:rsidR="000A1486" w:rsidRPr="000A1486">
          <w:rPr>
            <w:noProof/>
            <w:highlight w:val="yellow"/>
            <w:rPrChange w:id="234" w:author="Em Lim" w:date="2025-07-31T17:45:00Z" w16du:dateUtc="2025-08-01T00:45:00Z">
              <w:rPr>
                <w:noProof/>
              </w:rPr>
            </w:rPrChange>
          </w:rPr>
          <w:t xml:space="preserve"> </w:t>
        </w:r>
      </w:ins>
      <w:r w:rsidR="000A1486" w:rsidRPr="000A1486">
        <w:rPr>
          <w:noProof/>
          <w:highlight w:val="yellow"/>
          <w:rPrChange w:id="235" w:author="Em Lim" w:date="2025-07-31T17:45:00Z" w16du:dateUtc="2025-08-01T00:45:00Z">
            <w:rPr>
              <w:noProof/>
            </w:rPr>
          </w:rPrChange>
        </w:rPr>
        <w:fldChar w:fldCharType="begin"/>
      </w:r>
      <w:r w:rsidR="000A1486" w:rsidRPr="000A1486">
        <w:rPr>
          <w:noProof/>
          <w:highlight w:val="yellow"/>
          <w:rPrChange w:id="236" w:author="Em Lim" w:date="2025-07-31T17:45:00Z" w16du:dateUtc="2025-08-01T00:45:00Z">
            <w:rPr>
              <w:noProof/>
            </w:rPr>
          </w:rPrChange>
        </w:rPr>
        <w:instrText xml:space="preserve"> ADDIN ZOTERO_ITEM CSL_CITATION {"citationID":"StNHknxC","properties":{"formattedCitation":"(Ahn et al. 1998; Lees et al. 2024)","plainCitation":"(Ahn et al. 1998; Lees et al. 2024)","noteIndex":0},"citationItems":[{"id":5774,"uris":["http://zotero.org/users/local/idKDtb7T/items/96LSSB58"],"itemData":{"id":5774,"type":"article-journal","abstract":"In the laboratory, ammonium and nitrate uptakes were measured for juvenile Laminaria saccharina (L.) Lamour. and Nereocystis luetkeana (Mert.) Post. et Rupr. originating from a salmon sea cage farm in northwestern British Columbia, Canada. The effect of various concentrations of NH4+ and NO3-, which are typical of salmon farming environments, on uptakes values were examined. Both L. saccharina and Nereocystis revealed simultaneous uptake of NH4+ and NO3- when both NH4+ and NO3- were present in the medium. During a 3-h incubation, mean uptake rates of NH4+ and NO3- by L. saccharina ranged from 6.0–8.9 and 4.6–10.6 μmol gdw-1 h-1, respectively, and by Nereocystis, they ranged from 6.6–9.3 μmol gdw-1 h-1 and 6.1–17.0 μmol gdw-1 h-1, respectively. The highest uptake rates (14.8 μmol NH4+ gdw-1 h-1by L. saccharina and 27.2 μmol NO3- gdw-1 h-1 by Nereocystis) occurred at the highest concentration (40 μM NH4+ plus 30 μM NO3-) during a 1 h incubation. Nitrate uptake by both L. saccharina and Nereocystis increased linearly up to the highest nitrate level tested (30 μM), whereas uptake rates of ammonium were stable beyond 10 μM NH4+ to reach approximately 10 and 13 μmol gdw-1 h-1, respectively, for L. saccharina and Nereocystis. Unlike L. saccharina, Nereocystis showed a significant preference for NO3- when more than 20 μM NO3- was present in the medium ( p &lt;0.05). Both L. saccharina and Nereocystis would be suitable for integrated cultivation of salmon/kelp.","container-title":"Journal of Applied Phycology","DOI":"10.1023/A:1008092521651","ISSN":"1573-5176","issue":"4","journalAbbreviation":"Journal of Applied Phycology","language":"en","page":"333-340","source":"Springer Link","title":"Ammonium and nitrate uptake by Laminaria saccharina and Nereocystis luetkeana originating from a salmon sea cage farm","volume":"10","author":[{"family":"Ahn","given":"Okhyun"},{"family":"Petrell","given":"Royann J."},{"family":"Harrison","given":"Paul J."}],"issued":{"date-parts":[["1998",8,1]]}}},{"id":4939,"uris":["http://zotero.org/users/local/idKDtb7T/items/Z8MX6DBZ"],"itemData":{"id":4939,"type":"article-journal","abstract":"Nitrate,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0A1486" w:rsidRPr="000A1486">
        <w:rPr>
          <w:noProof/>
          <w:highlight w:val="yellow"/>
          <w:rPrChange w:id="237" w:author="Em Lim" w:date="2025-07-31T17:45:00Z" w16du:dateUtc="2025-08-01T00:45:00Z">
            <w:rPr>
              <w:noProof/>
            </w:rPr>
          </w:rPrChange>
        </w:rPr>
        <w:fldChar w:fldCharType="separate"/>
      </w:r>
      <w:r w:rsidR="000A1486" w:rsidRPr="000A1486">
        <w:rPr>
          <w:noProof/>
          <w:highlight w:val="yellow"/>
          <w:rPrChange w:id="238" w:author="Em Lim" w:date="2025-07-31T17:45:00Z" w16du:dateUtc="2025-08-01T00:45:00Z">
            <w:rPr>
              <w:noProof/>
            </w:rPr>
          </w:rPrChange>
        </w:rPr>
        <w:t>(Ahn et al. 1998; Lees et al. 2024)</w:t>
      </w:r>
      <w:r w:rsidR="000A1486" w:rsidRPr="000A1486">
        <w:rPr>
          <w:noProof/>
          <w:highlight w:val="yellow"/>
          <w:rPrChange w:id="239" w:author="Em Lim" w:date="2025-07-31T17:45:00Z" w16du:dateUtc="2025-08-01T00:45:00Z">
            <w:rPr>
              <w:noProof/>
            </w:rPr>
          </w:rPrChange>
        </w:rPr>
        <w:fldChar w:fldCharType="end"/>
      </w:r>
      <w:ins w:id="240" w:author="Em Lim" w:date="2025-07-31T17:37:00Z" w16du:dateUtc="2025-08-01T00:37:00Z">
        <w:r w:rsidR="000A1486" w:rsidRPr="000A1486">
          <w:rPr>
            <w:noProof/>
            <w:highlight w:val="yellow"/>
            <w:rPrChange w:id="241" w:author="Em Lim" w:date="2025-07-31T17:45:00Z" w16du:dateUtc="2025-08-01T00:45:00Z">
              <w:rPr>
                <w:noProof/>
              </w:rPr>
            </w:rPrChange>
          </w:rPr>
          <w:t>.</w:t>
        </w:r>
        <w:r w:rsidR="000A1486">
          <w:rPr>
            <w:noProof/>
          </w:rPr>
          <w:t xml:space="preserve"> </w:t>
        </w:r>
      </w:ins>
      <w:commentRangeStart w:id="242"/>
      <w:commentRangeStart w:id="243"/>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E96FFC">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E96FFC">
        <w:rPr>
          <w:noProof/>
        </w:rPr>
        <w:t>(Brzezinksi et al. 2013)</w:t>
      </w:r>
      <w:r w:rsidR="0092007B" w:rsidRPr="00184450">
        <w:fldChar w:fldCharType="end"/>
      </w:r>
      <w:r w:rsidR="0092007B" w:rsidRPr="00184450">
        <w:t xml:space="preserve">, which might explain this result. </w:t>
      </w:r>
      <w:commentRangeEnd w:id="242"/>
      <w:r w:rsidR="002475B6">
        <w:rPr>
          <w:rStyle w:val="CommentReference"/>
        </w:rPr>
        <w:commentReference w:id="242"/>
      </w:r>
      <w:commentRangeEnd w:id="243"/>
      <w:r w:rsidR="000A1486">
        <w:rPr>
          <w:rStyle w:val="CommentReference"/>
        </w:rPr>
        <w:commentReference w:id="243"/>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5F88BD07"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w:t>
      </w:r>
      <w:r w:rsidR="006005D7" w:rsidRPr="00160B33">
        <w:lastRenderedPageBreak/>
        <w:t xml:space="preserve">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05F41E7C"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w:t>
      </w:r>
      <w:del w:id="244" w:author="Em Lim" w:date="2025-07-31T14:22:00Z" w16du:dateUtc="2025-07-31T21:22:00Z">
        <w:r w:rsidR="0041334E" w:rsidRPr="00AE19DC" w:rsidDel="00AE19DC">
          <w:rPr>
            <w:highlight w:val="yellow"/>
            <w:rPrChange w:id="245" w:author="Em Lim" w:date="2025-07-31T14:22:00Z" w16du:dateUtc="2025-07-31T21:22:00Z">
              <w:rPr/>
            </w:rPrChange>
          </w:rPr>
          <w:delText xml:space="preserve">higher </w:delText>
        </w:r>
      </w:del>
      <w:ins w:id="246" w:author="Em Lim" w:date="2025-07-31T14:22:00Z" w16du:dateUtc="2025-07-31T21:22:00Z">
        <w:r w:rsidR="00AE19DC" w:rsidRPr="00AE19DC">
          <w:rPr>
            <w:highlight w:val="yellow"/>
            <w:rPrChange w:id="247" w:author="Em Lim" w:date="2025-07-31T14:22:00Z" w16du:dateUtc="2025-07-31T21:22:00Z">
              <w:rPr/>
            </w:rPrChange>
          </w:rPr>
          <w:t>greater</w:t>
        </w:r>
        <w:r w:rsidR="00AE19DC" w:rsidRPr="00184450">
          <w:t xml:space="preserve"> </w:t>
        </w:r>
      </w:ins>
      <w:r w:rsidR="0041334E" w:rsidRPr="00184450">
        <w:t>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792FF3A2"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w:t>
      </w:r>
      <w:del w:id="248" w:author="Em Lim" w:date="2025-07-31T14:23:00Z" w16du:dateUtc="2025-07-31T21:23:00Z">
        <w:r w:rsidR="00CC5E86" w:rsidRPr="00AE19DC" w:rsidDel="00AE19DC">
          <w:rPr>
            <w:highlight w:val="yellow"/>
            <w:rPrChange w:id="249" w:author="Em Lim" w:date="2025-07-31T14:23:00Z" w16du:dateUtc="2025-07-31T21:23:00Z">
              <w:rPr/>
            </w:rPrChange>
          </w:rPr>
          <w:delText xml:space="preserve">higher </w:delText>
        </w:r>
      </w:del>
      <w:ins w:id="250" w:author="Em Lim" w:date="2025-07-31T14:23:00Z" w16du:dateUtc="2025-07-31T21:23:00Z">
        <w:r w:rsidR="00AE19DC" w:rsidRPr="00AE19DC">
          <w:rPr>
            <w:highlight w:val="yellow"/>
            <w:rPrChange w:id="251" w:author="Em Lim" w:date="2025-07-31T14:23:00Z" w16du:dateUtc="2025-07-31T21:23:00Z">
              <w:rPr/>
            </w:rPrChange>
          </w:rPr>
          <w:t>greater</w:t>
        </w:r>
        <w:r w:rsidR="00AE19DC" w:rsidRPr="00184450">
          <w:t xml:space="preserve"> </w:t>
        </w:r>
      </w:ins>
      <w:r w:rsidR="00CC5E86" w:rsidRPr="00184450">
        <w:t xml:space="preserve">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 xml:space="preserve">cage experiments were not designed to test why variation was found in one experiment and not </w:t>
      </w:r>
      <w:r w:rsidR="00282591" w:rsidRPr="00184450">
        <w:lastRenderedPageBreak/>
        <w:t>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we simply 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51D5B440"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w:t>
      </w:r>
      <w:r w:rsidR="00206979" w:rsidRPr="00206979">
        <w:lastRenderedPageBreak/>
        <w:t>variability we documented may be one such local factor</w:t>
      </w:r>
      <w:r w:rsidR="00206979">
        <w:t xml:space="preserve">. </w:t>
      </w:r>
      <w:r w:rsidR="00150219" w:rsidRPr="00184450">
        <w:t>At a small scale,</w:t>
      </w:r>
      <w:r w:rsidR="006F4686" w:rsidRPr="00184450">
        <w:t xml:space="preserve"> nitrate from external sources (e.g.</w:t>
      </w:r>
      <w:r w:rsidR="00B3248A" w:rsidRPr="00184450">
        <w:t>,</w:t>
      </w:r>
      <w:r w:rsidR="006F4686" w:rsidRPr="00184450">
        <w:t xml:space="preserve"> upwelling and run-off) becomes depleted or unchanged as it </w:t>
      </w:r>
      <w:commentRangeStart w:id="252"/>
      <w:commentRangeStart w:id="253"/>
      <w:r w:rsidR="006F4686" w:rsidRPr="00184450">
        <w:t xml:space="preserve">flows </w:t>
      </w:r>
      <w:commentRangeEnd w:id="252"/>
      <w:r w:rsidR="00211133">
        <w:rPr>
          <w:rStyle w:val="CommentReference"/>
        </w:rPr>
        <w:commentReference w:id="252"/>
      </w:r>
      <w:commentRangeEnd w:id="253"/>
      <w:r w:rsidR="00280C8C">
        <w:rPr>
          <w:rStyle w:val="CommentReference"/>
        </w:rPr>
        <w:commentReference w:id="253"/>
      </w:r>
      <w:r w:rsidR="006F4686" w:rsidRPr="00184450">
        <w:t xml:space="preserve">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commentRangeStart w:id="254"/>
      <w:commentRangeStart w:id="255"/>
      <w:r w:rsidR="00150219" w:rsidRPr="00184450">
        <w:t>This</w:t>
      </w:r>
      <w:ins w:id="256" w:author="Em Lim" w:date="2025-07-31T16:30:00Z" w16du:dateUtc="2025-07-31T23:30:00Z">
        <w:r w:rsidR="00280C8C">
          <w:t xml:space="preserve"> </w:t>
        </w:r>
        <w:r w:rsidR="00280C8C" w:rsidRPr="00280C8C">
          <w:rPr>
            <w:highlight w:val="yellow"/>
            <w:rPrChange w:id="257" w:author="Em Lim" w:date="2025-07-31T16:30:00Z" w16du:dateUtc="2025-07-31T23:30:00Z">
              <w:rPr/>
            </w:rPrChange>
          </w:rPr>
          <w:t>process</w:t>
        </w:r>
      </w:ins>
      <w:r w:rsidR="006F4686" w:rsidRPr="00184450">
        <w:t xml:space="preserve"> </w:t>
      </w:r>
      <w:commentRangeEnd w:id="254"/>
      <w:r w:rsidR="00211133">
        <w:rPr>
          <w:rStyle w:val="CommentReference"/>
        </w:rPr>
        <w:commentReference w:id="254"/>
      </w:r>
      <w:commentRangeEnd w:id="255"/>
      <w:r w:rsidR="00280C8C">
        <w:rPr>
          <w:rStyle w:val="CommentReference"/>
        </w:rPr>
        <w:commentReference w:id="255"/>
      </w:r>
      <w:r w:rsidR="006F4686" w:rsidRPr="00184450">
        <w:t xml:space="preserve">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 xml:space="preserve">Our results disrupt the dominant paradigm that bottom-up effects in temperate waters are primarily driven by external sources of nutrients acting on large scales, while animals contribute to smaller-scale variation mainly through top-down, </w:t>
      </w:r>
      <w:r w:rsidR="00AA3E02" w:rsidRPr="00184450">
        <w:lastRenderedPageBreak/>
        <w:t>consumptive effects</w:t>
      </w:r>
      <w:r w:rsidR="007C5C1D" w:rsidRPr="00184450">
        <w:t xml:space="preserve">. </w:t>
      </w:r>
      <w:r w:rsidR="00AA3E02" w:rsidRPr="00184450">
        <w:t xml:space="preserve">Instead, animals in temperate waters likely drive bottom-up effects across </w:t>
      </w:r>
      <w:r w:rsidR="00475864" w:rsidRPr="00184450">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7"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F4754F0" w14:textId="77777777" w:rsidR="000A1486" w:rsidRPr="000A1486" w:rsidRDefault="00EC101B" w:rsidP="000A1486">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A1486" w:rsidRPr="000A1486">
        <w:rPr>
          <w:lang w:val="en-US"/>
        </w:rPr>
        <w:t xml:space="preserve">Ahn, O., R. J. Petrell, and P. J. Harrison. 1998. Ammonium and nitrate uptake by Laminaria saccharina and </w:t>
      </w:r>
      <w:proofErr w:type="spellStart"/>
      <w:r w:rsidR="000A1486" w:rsidRPr="000A1486">
        <w:rPr>
          <w:lang w:val="en-US"/>
        </w:rPr>
        <w:t>Nereocystis</w:t>
      </w:r>
      <w:proofErr w:type="spellEnd"/>
      <w:r w:rsidR="000A1486" w:rsidRPr="000A1486">
        <w:rPr>
          <w:lang w:val="en-US"/>
        </w:rPr>
        <w:t xml:space="preserve"> </w:t>
      </w:r>
      <w:proofErr w:type="spellStart"/>
      <w:r w:rsidR="000A1486" w:rsidRPr="000A1486">
        <w:rPr>
          <w:lang w:val="en-US"/>
        </w:rPr>
        <w:t>luetkeana</w:t>
      </w:r>
      <w:proofErr w:type="spellEnd"/>
      <w:r w:rsidR="000A1486" w:rsidRPr="000A1486">
        <w:rPr>
          <w:lang w:val="en-US"/>
        </w:rPr>
        <w:t xml:space="preserve"> originating from a salmon sea cage farm. Journal of Applied Phycology </w:t>
      </w:r>
      <w:r w:rsidR="000A1486" w:rsidRPr="000A1486">
        <w:rPr>
          <w:b/>
          <w:bCs/>
          <w:lang w:val="en-US"/>
        </w:rPr>
        <w:t>10</w:t>
      </w:r>
      <w:r w:rsidR="000A1486" w:rsidRPr="000A1486">
        <w:rPr>
          <w:lang w:val="en-US"/>
        </w:rPr>
        <w:t>: 333–340. doi:10.1023/A:1008092521651</w:t>
      </w:r>
    </w:p>
    <w:p w14:paraId="1E925E52" w14:textId="77777777" w:rsidR="000A1486" w:rsidRPr="000A1486" w:rsidRDefault="000A1486" w:rsidP="000A1486">
      <w:pPr>
        <w:pStyle w:val="Bibliography"/>
        <w:rPr>
          <w:lang w:val="en-US"/>
        </w:rPr>
      </w:pPr>
      <w:proofErr w:type="spellStart"/>
      <w:r w:rsidRPr="000A1486">
        <w:rPr>
          <w:lang w:val="en-US"/>
        </w:rPr>
        <w:t>Allgeier</w:t>
      </w:r>
      <w:proofErr w:type="spellEnd"/>
      <w:r w:rsidRPr="000A1486">
        <w:rPr>
          <w:lang w:val="en-US"/>
        </w:rPr>
        <w:t xml:space="preserve">, J. E., D. E. </w:t>
      </w:r>
      <w:proofErr w:type="spellStart"/>
      <w:r w:rsidRPr="000A1486">
        <w:rPr>
          <w:lang w:val="en-US"/>
        </w:rPr>
        <w:t>Burkepile</w:t>
      </w:r>
      <w:proofErr w:type="spellEnd"/>
      <w:r w:rsidRPr="000A1486">
        <w:rPr>
          <w:lang w:val="en-US"/>
        </w:rPr>
        <w:t xml:space="preserv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70392F40" w14:textId="77777777" w:rsidR="000A1486" w:rsidRPr="000A1486" w:rsidRDefault="000A1486" w:rsidP="000A1486">
      <w:pPr>
        <w:pStyle w:val="Bibliography"/>
        <w:rPr>
          <w:lang w:val="en-US"/>
        </w:rPr>
      </w:pPr>
      <w:proofErr w:type="spellStart"/>
      <w:r w:rsidRPr="000A1486">
        <w:rPr>
          <w:lang w:val="en-US"/>
        </w:rPr>
        <w:t>Allgeier</w:t>
      </w:r>
      <w:proofErr w:type="spellEnd"/>
      <w:r w:rsidRPr="000A1486">
        <w:rPr>
          <w:lang w:val="en-US"/>
        </w:rPr>
        <w:t xml:space="preserve">, J. E., C. A. Layman, P. J. </w:t>
      </w:r>
      <w:proofErr w:type="spellStart"/>
      <w:r w:rsidRPr="000A1486">
        <w:rPr>
          <w:lang w:val="en-US"/>
        </w:rPr>
        <w:t>Mumby</w:t>
      </w:r>
      <w:proofErr w:type="spellEnd"/>
      <w:r w:rsidRPr="000A1486">
        <w:rPr>
          <w:lang w:val="en-US"/>
        </w:rPr>
        <w:t xml:space="preserve">,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5CD6A4AE" w14:textId="77777777" w:rsidR="000A1486" w:rsidRPr="000A1486" w:rsidRDefault="000A1486" w:rsidP="000A1486">
      <w:pPr>
        <w:pStyle w:val="Bibliography"/>
        <w:rPr>
          <w:lang w:val="en-US"/>
        </w:rPr>
      </w:pPr>
      <w:proofErr w:type="spellStart"/>
      <w:r w:rsidRPr="000A1486">
        <w:rPr>
          <w:lang w:val="en-US"/>
        </w:rPr>
        <w:t>Allgeier</w:t>
      </w:r>
      <w:proofErr w:type="spellEnd"/>
      <w:r w:rsidRPr="000A1486">
        <w:rPr>
          <w:lang w:val="en-US"/>
        </w:rPr>
        <w:t xml:space="preserve">, J. E., L. A. Yeager, and C. A. Layman. 2013. Consumers regulate nutrient limitation regimes and primary production in seagrass ecosystems. Ecology </w:t>
      </w:r>
      <w:r w:rsidRPr="000A1486">
        <w:rPr>
          <w:b/>
          <w:bCs/>
          <w:lang w:val="en-US"/>
        </w:rPr>
        <w:t>94</w:t>
      </w:r>
      <w:r w:rsidRPr="000A1486">
        <w:rPr>
          <w:lang w:val="en-US"/>
        </w:rPr>
        <w:t xml:space="preserve">: 521–529. </w:t>
      </w:r>
      <w:proofErr w:type="spellStart"/>
      <w:proofErr w:type="gramStart"/>
      <w:r w:rsidRPr="000A1486">
        <w:rPr>
          <w:lang w:val="en-US"/>
        </w:rPr>
        <w:t>doi:https</w:t>
      </w:r>
      <w:proofErr w:type="spellEnd"/>
      <w:r w:rsidRPr="000A1486">
        <w:rPr>
          <w:lang w:val="en-US"/>
        </w:rPr>
        <w:t>://doi.org/10.1890/12-1122.1</w:t>
      </w:r>
      <w:proofErr w:type="gramEnd"/>
    </w:p>
    <w:p w14:paraId="31789FC6" w14:textId="77777777" w:rsidR="000A1486" w:rsidRPr="000A1486" w:rsidRDefault="000A1486" w:rsidP="000A1486">
      <w:pPr>
        <w:pStyle w:val="Bibliography"/>
        <w:rPr>
          <w:lang w:val="en-US"/>
        </w:rPr>
      </w:pPr>
      <w:r w:rsidRPr="000A1486">
        <w:rPr>
          <w:lang w:val="en-US"/>
        </w:rPr>
        <w:t xml:space="preserve">Aquilino, K. M., M. E. S. Bracken, M. N. </w:t>
      </w:r>
      <w:proofErr w:type="spellStart"/>
      <w:r w:rsidRPr="000A1486">
        <w:rPr>
          <w:lang w:val="en-US"/>
        </w:rPr>
        <w:t>Faubel</w:t>
      </w:r>
      <w:proofErr w:type="spellEnd"/>
      <w:r w:rsidRPr="000A1486">
        <w:rPr>
          <w:lang w:val="en-US"/>
        </w:rPr>
        <w:t xml:space="preserve">, and J. J. </w:t>
      </w:r>
      <w:proofErr w:type="spellStart"/>
      <w:r w:rsidRPr="000A1486">
        <w:rPr>
          <w:lang w:val="en-US"/>
        </w:rPr>
        <w:t>Stachowicz</w:t>
      </w:r>
      <w:proofErr w:type="spellEnd"/>
      <w:r w:rsidRPr="000A1486">
        <w:rPr>
          <w:lang w:val="en-US"/>
        </w:rPr>
        <w:t xml:space="preserve">. 2009. Local-scale nutrient regeneration facilitates seaweed growth on wave-exposed rocky shores in an upwelling system.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54</w:t>
      </w:r>
      <w:r w:rsidRPr="000A1486">
        <w:rPr>
          <w:lang w:val="en-US"/>
        </w:rPr>
        <w:t xml:space="preserve">: 309–317. </w:t>
      </w:r>
      <w:proofErr w:type="spellStart"/>
      <w:proofErr w:type="gramStart"/>
      <w:r w:rsidRPr="000A1486">
        <w:rPr>
          <w:lang w:val="en-US"/>
        </w:rPr>
        <w:t>doi:https</w:t>
      </w:r>
      <w:proofErr w:type="spellEnd"/>
      <w:r w:rsidRPr="000A1486">
        <w:rPr>
          <w:lang w:val="en-US"/>
        </w:rPr>
        <w:t>://doi.org/10.4319/lo.2009.54.1.0309</w:t>
      </w:r>
      <w:proofErr w:type="gramEnd"/>
    </w:p>
    <w:p w14:paraId="7B962C5E" w14:textId="77777777" w:rsidR="000A1486" w:rsidRPr="000A1486" w:rsidRDefault="000A1486" w:rsidP="000A1486">
      <w:pPr>
        <w:pStyle w:val="Bibliography"/>
        <w:rPr>
          <w:lang w:val="en-US"/>
        </w:rPr>
      </w:pPr>
      <w:r w:rsidRPr="000A1486">
        <w:rPr>
          <w:lang w:val="en-US"/>
        </w:rPr>
        <w:lastRenderedPageBreak/>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B311041" w14:textId="77777777" w:rsidR="000A1486" w:rsidRPr="000A1486" w:rsidRDefault="000A1486" w:rsidP="000A1486">
      <w:pPr>
        <w:pStyle w:val="Bibliography"/>
        <w:rPr>
          <w:lang w:val="en-US"/>
        </w:rPr>
      </w:pPr>
      <w:proofErr w:type="spellStart"/>
      <w:r w:rsidRPr="000A1486">
        <w:rPr>
          <w:lang w:val="en-US"/>
        </w:rPr>
        <w:t>Arzul</w:t>
      </w:r>
      <w:proofErr w:type="spellEnd"/>
      <w:r w:rsidRPr="000A1486">
        <w:rPr>
          <w:lang w:val="en-US"/>
        </w:rPr>
        <w:t xml:space="preserve">, G. 2001. Effect of marine animal excretions on differential growth of phytoplankton species. ICES J. Mar. Sci. </w:t>
      </w:r>
      <w:r w:rsidRPr="000A1486">
        <w:rPr>
          <w:b/>
          <w:bCs/>
          <w:lang w:val="en-US"/>
        </w:rPr>
        <w:t>58</w:t>
      </w:r>
      <w:r w:rsidRPr="000A1486">
        <w:rPr>
          <w:lang w:val="en-US"/>
        </w:rPr>
        <w:t>: 386–390. doi:10.1006/jmsc.2000.1038</w:t>
      </w:r>
    </w:p>
    <w:p w14:paraId="34495C10" w14:textId="77777777" w:rsidR="000A1486" w:rsidRPr="000A1486" w:rsidRDefault="000A1486" w:rsidP="000A1486">
      <w:pPr>
        <w:pStyle w:val="Bibliography"/>
        <w:rPr>
          <w:lang w:val="en-US"/>
        </w:rPr>
      </w:pPr>
      <w:proofErr w:type="spellStart"/>
      <w:r w:rsidRPr="000A1486">
        <w:rPr>
          <w:lang w:val="en-US"/>
        </w:rPr>
        <w:t>Attridge</w:t>
      </w:r>
      <w:proofErr w:type="spellEnd"/>
      <w:r w:rsidRPr="000A1486">
        <w:rPr>
          <w:lang w:val="en-US"/>
        </w:rPr>
        <w:t xml:space="preserve">, C. M., K. D. Cox, B. Maher, S. Gross, E. G. Lim, K. R. </w:t>
      </w:r>
      <w:proofErr w:type="spellStart"/>
      <w:r w:rsidRPr="000A1486">
        <w:rPr>
          <w:lang w:val="en-US"/>
        </w:rPr>
        <w:t>Kattler</w:t>
      </w:r>
      <w:proofErr w:type="spellEnd"/>
      <w:r w:rsidRPr="000A1486">
        <w:rPr>
          <w:lang w:val="en-US"/>
        </w:rPr>
        <w:t xml:space="preserve">, and I. M. </w:t>
      </w:r>
      <w:proofErr w:type="spellStart"/>
      <w:r w:rsidRPr="000A1486">
        <w:rPr>
          <w:lang w:val="en-US"/>
        </w:rPr>
        <w:t>Côté</w:t>
      </w:r>
      <w:proofErr w:type="spellEnd"/>
      <w:r w:rsidRPr="000A1486">
        <w:rPr>
          <w:lang w:val="en-US"/>
        </w:rPr>
        <w:t xml:space="preserve">. 2024. Studying kelp forests of today to forecast ecosystems of the future. Fisheries </w:t>
      </w:r>
      <w:r w:rsidRPr="000A1486">
        <w:rPr>
          <w:b/>
          <w:bCs/>
          <w:lang w:val="en-US"/>
        </w:rPr>
        <w:t>49</w:t>
      </w:r>
      <w:r w:rsidRPr="000A1486">
        <w:rPr>
          <w:lang w:val="en-US"/>
        </w:rPr>
        <w:t>: 181–187. doi:10.1002/fsh.11065</w:t>
      </w:r>
    </w:p>
    <w:p w14:paraId="7D5DB277" w14:textId="77777777" w:rsidR="000A1486" w:rsidRPr="000A1486" w:rsidRDefault="000A1486" w:rsidP="000A1486">
      <w:pPr>
        <w:pStyle w:val="Bibliography"/>
        <w:rPr>
          <w:lang w:val="en-US"/>
        </w:rPr>
      </w:pPr>
      <w:proofErr w:type="spellStart"/>
      <w:r w:rsidRPr="000A1486">
        <w:rPr>
          <w:lang w:val="en-US"/>
        </w:rPr>
        <w:t>Båmstedt</w:t>
      </w:r>
      <w:proofErr w:type="spellEnd"/>
      <w:r w:rsidRPr="000A1486">
        <w:rPr>
          <w:lang w:val="en-US"/>
        </w:rPr>
        <w:t xml:space="preserve">, U., and M. B. </w:t>
      </w:r>
      <w:proofErr w:type="spellStart"/>
      <w:r w:rsidRPr="000A1486">
        <w:rPr>
          <w:lang w:val="en-US"/>
        </w:rPr>
        <w:t>Martinussen</w:t>
      </w:r>
      <w:proofErr w:type="spellEnd"/>
      <w:r w:rsidRPr="000A1486">
        <w:rPr>
          <w:lang w:val="en-US"/>
        </w:rPr>
        <w:t xml:space="preserve">. 2015. Ecology and behavior of </w:t>
      </w:r>
      <w:proofErr w:type="spellStart"/>
      <w:r w:rsidRPr="000A1486">
        <w:rPr>
          <w:lang w:val="en-US"/>
        </w:rPr>
        <w:t>Bolinopsis</w:t>
      </w:r>
      <w:proofErr w:type="spellEnd"/>
      <w:r w:rsidRPr="000A1486">
        <w:rPr>
          <w:lang w:val="en-US"/>
        </w:rPr>
        <w:t xml:space="preserve"> infundibulum (Ctenophora; Lobata) in the Northeast Atlantic. </w:t>
      </w:r>
      <w:proofErr w:type="spellStart"/>
      <w:r w:rsidRPr="000A1486">
        <w:rPr>
          <w:lang w:val="en-US"/>
        </w:rPr>
        <w:t>Hydrobiologia</w:t>
      </w:r>
      <w:proofErr w:type="spellEnd"/>
      <w:r w:rsidRPr="000A1486">
        <w:rPr>
          <w:lang w:val="en-US"/>
        </w:rPr>
        <w:t xml:space="preserve"> </w:t>
      </w:r>
      <w:r w:rsidRPr="000A1486">
        <w:rPr>
          <w:b/>
          <w:bCs/>
          <w:lang w:val="en-US"/>
        </w:rPr>
        <w:t>759</w:t>
      </w:r>
      <w:r w:rsidRPr="000A1486">
        <w:rPr>
          <w:lang w:val="en-US"/>
        </w:rPr>
        <w:t>: 3–14. doi:10.1007/s10750-015-2180-x</w:t>
      </w:r>
    </w:p>
    <w:p w14:paraId="0E948B93" w14:textId="77777777" w:rsidR="000A1486" w:rsidRPr="000A1486" w:rsidRDefault="000A1486" w:rsidP="000A1486">
      <w:pPr>
        <w:pStyle w:val="Bibliography"/>
        <w:rPr>
          <w:lang w:val="en-US"/>
        </w:rPr>
      </w:pPr>
      <w:proofErr w:type="spellStart"/>
      <w:r w:rsidRPr="000A1486">
        <w:rPr>
          <w:lang w:val="en-US"/>
        </w:rPr>
        <w:t>Benkwitt</w:t>
      </w:r>
      <w:proofErr w:type="spellEnd"/>
      <w:r w:rsidRPr="000A1486">
        <w:rPr>
          <w:lang w:val="en-US"/>
        </w:rPr>
        <w:t xml:space="preserve">,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xml:space="preserve">: 2619–2632. </w:t>
      </w:r>
      <w:proofErr w:type="spellStart"/>
      <w:proofErr w:type="gramStart"/>
      <w:r w:rsidRPr="000A1486">
        <w:rPr>
          <w:lang w:val="en-US"/>
        </w:rPr>
        <w:t>doi:https</w:t>
      </w:r>
      <w:proofErr w:type="spellEnd"/>
      <w:r w:rsidRPr="000A1486">
        <w:rPr>
          <w:lang w:val="en-US"/>
        </w:rPr>
        <w:t>://doi.org/10.1111/gcb.14643</w:t>
      </w:r>
      <w:proofErr w:type="gramEnd"/>
    </w:p>
    <w:p w14:paraId="73BB421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w:t>
      </w:r>
      <w:proofErr w:type="spellStart"/>
      <w:r w:rsidRPr="000A1486">
        <w:rPr>
          <w:lang w:val="en-US"/>
        </w:rPr>
        <w:t>Phycol</w:t>
      </w:r>
      <w:proofErr w:type="spellEnd"/>
      <w:r w:rsidRPr="000A1486">
        <w:rPr>
          <w:lang w:val="en-US"/>
        </w:rPr>
        <w:t xml:space="preserve"> </w:t>
      </w:r>
      <w:r w:rsidRPr="000A1486">
        <w:rPr>
          <w:b/>
          <w:bCs/>
          <w:lang w:val="en-US"/>
        </w:rPr>
        <w:t>40</w:t>
      </w:r>
      <w:r w:rsidRPr="000A1486">
        <w:rPr>
          <w:lang w:val="en-US"/>
        </w:rPr>
        <w:t xml:space="preserve">: 1032–1041. </w:t>
      </w:r>
      <w:proofErr w:type="spellStart"/>
      <w:proofErr w:type="gramStart"/>
      <w:r w:rsidRPr="000A1486">
        <w:rPr>
          <w:lang w:val="en-US"/>
        </w:rPr>
        <w:t>doi:https</w:t>
      </w:r>
      <w:proofErr w:type="spellEnd"/>
      <w:r w:rsidRPr="000A1486">
        <w:rPr>
          <w:lang w:val="en-US"/>
        </w:rPr>
        <w:t>://doi.org/10.1111/j.1529-8817.2004.03106.x</w:t>
      </w:r>
      <w:proofErr w:type="gramEnd"/>
    </w:p>
    <w:p w14:paraId="71E4702E"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63B09B81" w14:textId="77777777" w:rsidR="000A1486" w:rsidRPr="000A1486" w:rsidRDefault="000A1486" w:rsidP="000A1486">
      <w:pPr>
        <w:pStyle w:val="Bibliography"/>
        <w:rPr>
          <w:lang w:val="en-US"/>
        </w:rPr>
      </w:pPr>
      <w:proofErr w:type="spellStart"/>
      <w:r w:rsidRPr="000A1486">
        <w:rPr>
          <w:lang w:val="en-US"/>
        </w:rPr>
        <w:t>Broitman</w:t>
      </w:r>
      <w:proofErr w:type="spellEnd"/>
      <w:r w:rsidRPr="000A1486">
        <w:rPr>
          <w:lang w:val="en-US"/>
        </w:rPr>
        <w:t xml:space="preserve">,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094A9B61" w14:textId="77777777" w:rsidR="000A1486" w:rsidRPr="000A1486" w:rsidRDefault="000A1486" w:rsidP="000A1486">
      <w:pPr>
        <w:pStyle w:val="Bibliography"/>
        <w:rPr>
          <w:lang w:val="en-US"/>
        </w:rPr>
      </w:pPr>
      <w:r w:rsidRPr="000A1486">
        <w:rPr>
          <w:lang w:val="en-US"/>
        </w:rPr>
        <w:lastRenderedPageBreak/>
        <w:t xml:space="preserve">Brooks, M. E. and others. 2017. </w:t>
      </w:r>
      <w:proofErr w:type="spellStart"/>
      <w:r w:rsidRPr="000A1486">
        <w:rPr>
          <w:lang w:val="en-US"/>
        </w:rPr>
        <w:t>glmmTMB</w:t>
      </w:r>
      <w:proofErr w:type="spellEnd"/>
      <w:r w:rsidRPr="000A1486">
        <w:rPr>
          <w:lang w:val="en-US"/>
        </w:rPr>
        <w:t xml:space="preserve"> balances speed and flexibility among packages for zero-inflated generalized linear mixed modeling. The R Journal </w:t>
      </w:r>
      <w:r w:rsidRPr="000A1486">
        <w:rPr>
          <w:b/>
          <w:bCs/>
          <w:lang w:val="en-US"/>
        </w:rPr>
        <w:t>9</w:t>
      </w:r>
      <w:r w:rsidRPr="000A1486">
        <w:rPr>
          <w:lang w:val="en-US"/>
        </w:rPr>
        <w:t>: 378. doi:10.32614/RJ-2017-066</w:t>
      </w:r>
    </w:p>
    <w:p w14:paraId="0E3780DA" w14:textId="77777777" w:rsidR="000A1486" w:rsidRPr="000A1486" w:rsidRDefault="000A1486" w:rsidP="000A1486">
      <w:pPr>
        <w:pStyle w:val="Bibliography"/>
        <w:rPr>
          <w:lang w:val="en-US"/>
        </w:rPr>
      </w:pPr>
      <w:proofErr w:type="spellStart"/>
      <w:r w:rsidRPr="000A1486">
        <w:rPr>
          <w:lang w:val="en-US"/>
        </w:rPr>
        <w:t>Brzezinksi</w:t>
      </w:r>
      <w:proofErr w:type="spellEnd"/>
      <w:r w:rsidRPr="000A1486">
        <w:rPr>
          <w:lang w:val="en-US"/>
        </w:rPr>
        <w:t xml:space="preserve">, M., D. Reed, S. </w:t>
      </w:r>
      <w:proofErr w:type="spellStart"/>
      <w:r w:rsidRPr="000A1486">
        <w:rPr>
          <w:lang w:val="en-US"/>
        </w:rPr>
        <w:t>Harrer</w:t>
      </w:r>
      <w:proofErr w:type="spellEnd"/>
      <w:r w:rsidRPr="000A1486">
        <w:rPr>
          <w:lang w:val="en-US"/>
        </w:rPr>
        <w:t xml:space="preserve">, A. </w:t>
      </w:r>
      <w:proofErr w:type="spellStart"/>
      <w:r w:rsidRPr="000A1486">
        <w:rPr>
          <w:lang w:val="en-US"/>
        </w:rPr>
        <w:t>Rassweiler</w:t>
      </w:r>
      <w:proofErr w:type="spellEnd"/>
      <w:r w:rsidRPr="000A1486">
        <w:rPr>
          <w:lang w:val="en-US"/>
        </w:rPr>
        <w:t xml:space="preserve">, J. </w:t>
      </w:r>
      <w:proofErr w:type="spellStart"/>
      <w:r w:rsidRPr="000A1486">
        <w:rPr>
          <w:lang w:val="en-US"/>
        </w:rPr>
        <w:t>Melack</w:t>
      </w:r>
      <w:proofErr w:type="spellEnd"/>
      <w:r w:rsidRPr="000A1486">
        <w:rPr>
          <w:lang w:val="en-US"/>
        </w:rPr>
        <w:t xml:space="preserve">, B. Goodridge, and J. Dugan. 2013. Multiple sources and forms of nitrogen sustain year-round kelp growth on the inner continental shelf of the Santa Barbara Channel. </w:t>
      </w:r>
      <w:proofErr w:type="spellStart"/>
      <w:r w:rsidRPr="000A1486">
        <w:rPr>
          <w:lang w:val="en-US"/>
        </w:rPr>
        <w:t>Oceanog</w:t>
      </w:r>
      <w:proofErr w:type="spellEnd"/>
      <w:r w:rsidRPr="000A1486">
        <w:rPr>
          <w:lang w:val="en-US"/>
        </w:rPr>
        <w:t xml:space="preserve"> </w:t>
      </w:r>
      <w:r w:rsidRPr="000A1486">
        <w:rPr>
          <w:b/>
          <w:bCs/>
          <w:lang w:val="en-US"/>
        </w:rPr>
        <w:t>26</w:t>
      </w:r>
      <w:r w:rsidRPr="000A1486">
        <w:rPr>
          <w:lang w:val="en-US"/>
        </w:rPr>
        <w:t>: 114–123. doi:10.5670/oceanog.2013.53</w:t>
      </w:r>
    </w:p>
    <w:p w14:paraId="0256EFE9"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w:t>
      </w:r>
      <w:proofErr w:type="spellStart"/>
      <w:r w:rsidRPr="000A1486">
        <w:rPr>
          <w:lang w:val="en-US"/>
        </w:rPr>
        <w:t>pyrifera</w:t>
      </w:r>
      <w:proofErr w:type="spellEnd"/>
      <w:r w:rsidRPr="000A1486">
        <w:rPr>
          <w:lang w:val="en-US"/>
        </w:rPr>
        <w:t xml:space="preserve">) in response to pulses of three different forms of nitrogen. Mar Biol </w:t>
      </w:r>
      <w:r w:rsidRPr="000A1486">
        <w:rPr>
          <w:b/>
          <w:bCs/>
          <w:lang w:val="en-US"/>
        </w:rPr>
        <w:t>168</w:t>
      </w:r>
      <w:r w:rsidRPr="000A1486">
        <w:rPr>
          <w:lang w:val="en-US"/>
        </w:rPr>
        <w:t>: 166. doi:10.1007/s00227-021-03975-z</w:t>
      </w:r>
    </w:p>
    <w:p w14:paraId="5C3E6069" w14:textId="77777777" w:rsidR="000A1486" w:rsidRPr="000A1486" w:rsidRDefault="000A1486" w:rsidP="000A1486">
      <w:pPr>
        <w:pStyle w:val="Bibliography"/>
        <w:rPr>
          <w:lang w:val="en-US"/>
        </w:rPr>
      </w:pPr>
      <w:r w:rsidRPr="000A1486">
        <w:rPr>
          <w:lang w:val="en-US"/>
        </w:rPr>
        <w:t xml:space="preserve">Dayton, P. K., M. J. </w:t>
      </w:r>
      <w:proofErr w:type="spellStart"/>
      <w:r w:rsidRPr="000A1486">
        <w:rPr>
          <w:lang w:val="en-US"/>
        </w:rPr>
        <w:t>Tegner</w:t>
      </w:r>
      <w:proofErr w:type="spellEnd"/>
      <w:r w:rsidRPr="000A1486">
        <w:rPr>
          <w:lang w:val="en-US"/>
        </w:rPr>
        <w:t xml:space="preserve">, P. B. Edwards, and K. L. Riser. 1999. Temporal and spatial scales of kelp demography: The role of oceanographic climate. Ecol. </w:t>
      </w:r>
      <w:proofErr w:type="spellStart"/>
      <w:r w:rsidRPr="000A1486">
        <w:rPr>
          <w:lang w:val="en-US"/>
        </w:rPr>
        <w:t>Monogr</w:t>
      </w:r>
      <w:proofErr w:type="spellEnd"/>
      <w:r w:rsidRPr="000A1486">
        <w:rPr>
          <w:lang w:val="en-US"/>
        </w:rPr>
        <w:t xml:space="preserve">. </w:t>
      </w:r>
      <w:r w:rsidRPr="000A1486">
        <w:rPr>
          <w:b/>
          <w:bCs/>
          <w:lang w:val="en-US"/>
        </w:rPr>
        <w:t>69</w:t>
      </w:r>
      <w:r w:rsidRPr="000A1486">
        <w:rPr>
          <w:lang w:val="en-US"/>
        </w:rPr>
        <w:t>: 219–250. doi:10.1890/0012-9615(1999)069[</w:t>
      </w:r>
      <w:proofErr w:type="gramStart"/>
      <w:r w:rsidRPr="000A1486">
        <w:rPr>
          <w:lang w:val="en-US"/>
        </w:rPr>
        <w:t>0219:TASSOK</w:t>
      </w:r>
      <w:proofErr w:type="gramEnd"/>
      <w:r w:rsidRPr="000A1486">
        <w:rPr>
          <w:lang w:val="en-US"/>
        </w:rPr>
        <w:t>]2.0.CO;2</w:t>
      </w:r>
    </w:p>
    <w:p w14:paraId="600580C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w:t>
      </w:r>
      <w:proofErr w:type="spellStart"/>
      <w:r w:rsidRPr="000A1486">
        <w:rPr>
          <w:lang w:val="en-US"/>
        </w:rPr>
        <w:t>Acad</w:t>
      </w:r>
      <w:proofErr w:type="spellEnd"/>
      <w:r w:rsidRPr="000A1486">
        <w:rPr>
          <w:lang w:val="en-US"/>
        </w:rPr>
        <w:t xml:space="preserve"> Sci USA </w:t>
      </w:r>
      <w:r w:rsidRPr="000A1486">
        <w:rPr>
          <w:b/>
          <w:bCs/>
          <w:lang w:val="en-US"/>
        </w:rPr>
        <w:t>113</w:t>
      </w:r>
      <w:r w:rsidRPr="000A1486">
        <w:rPr>
          <w:lang w:val="en-US"/>
        </w:rPr>
        <w:t>: 868–873. doi:10.1073/pnas.1502549112</w:t>
      </w:r>
    </w:p>
    <w:p w14:paraId="4E2A1A99" w14:textId="77777777" w:rsidR="000A1486" w:rsidRPr="000A1486" w:rsidRDefault="000A1486" w:rsidP="000A1486">
      <w:pPr>
        <w:pStyle w:val="Bibliography"/>
        <w:rPr>
          <w:lang w:val="en-US"/>
        </w:rPr>
      </w:pPr>
      <w:proofErr w:type="spellStart"/>
      <w:r w:rsidRPr="000A1486">
        <w:rPr>
          <w:lang w:val="en-US"/>
        </w:rPr>
        <w:t>Druehl</w:t>
      </w:r>
      <w:proofErr w:type="spellEnd"/>
      <w:r w:rsidRPr="000A1486">
        <w:rPr>
          <w:lang w:val="en-US"/>
        </w:rPr>
        <w:t xml:space="preserve">, L. D., P. J. Harrison, K. E. Lloyd, and P. A. Thompson. 1989. Phenotypic variation in N uptake by Laminaria </w:t>
      </w:r>
      <w:proofErr w:type="spellStart"/>
      <w:r w:rsidRPr="000A1486">
        <w:rPr>
          <w:lang w:val="en-US"/>
        </w:rPr>
        <w:t>groenlandica</w:t>
      </w:r>
      <w:proofErr w:type="spellEnd"/>
      <w:r w:rsidRPr="000A1486">
        <w:rPr>
          <w:lang w:val="en-US"/>
        </w:rPr>
        <w:t xml:space="preserve"> </w:t>
      </w:r>
      <w:proofErr w:type="spellStart"/>
      <w:r w:rsidRPr="000A1486">
        <w:rPr>
          <w:lang w:val="en-US"/>
        </w:rPr>
        <w:t>Rosenvinge</w:t>
      </w:r>
      <w:proofErr w:type="spellEnd"/>
      <w:r w:rsidRPr="000A1486">
        <w:rPr>
          <w:lang w:val="en-US"/>
        </w:rPr>
        <w:t xml:space="preserve"> (Laminariales, Phaeophyta). J. Exp. Mar. Bio. </w:t>
      </w:r>
      <w:proofErr w:type="spellStart"/>
      <w:r w:rsidRPr="000A1486">
        <w:rPr>
          <w:lang w:val="en-US"/>
        </w:rPr>
        <w:t>Ecol</w:t>
      </w:r>
      <w:proofErr w:type="spellEnd"/>
      <w:r w:rsidRPr="000A1486">
        <w:rPr>
          <w:lang w:val="en-US"/>
        </w:rPr>
        <w:t xml:space="preserve"> </w:t>
      </w:r>
      <w:r w:rsidRPr="000A1486">
        <w:rPr>
          <w:b/>
          <w:bCs/>
          <w:lang w:val="en-US"/>
        </w:rPr>
        <w:t>127</w:t>
      </w:r>
      <w:r w:rsidRPr="000A1486">
        <w:rPr>
          <w:lang w:val="en-US"/>
        </w:rPr>
        <w:t>: 155–164. doi:10.1016/0022-0981(89)90181-0</w:t>
      </w:r>
    </w:p>
    <w:p w14:paraId="404B4449"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w:t>
      </w:r>
      <w:proofErr w:type="spellStart"/>
      <w:r w:rsidRPr="000A1486">
        <w:rPr>
          <w:lang w:val="en-US"/>
        </w:rPr>
        <w:t>Conserv</w:t>
      </w:r>
      <w:proofErr w:type="spellEnd"/>
      <w:r w:rsidRPr="000A1486">
        <w:rPr>
          <w:lang w:val="en-US"/>
        </w:rPr>
        <w:t xml:space="preserve">. </w:t>
      </w:r>
      <w:r w:rsidRPr="000A1486">
        <w:rPr>
          <w:b/>
          <w:bCs/>
          <w:lang w:val="en-US"/>
        </w:rPr>
        <w:t>252</w:t>
      </w:r>
      <w:r w:rsidRPr="000A1486">
        <w:rPr>
          <w:lang w:val="en-US"/>
        </w:rPr>
        <w:t xml:space="preserve">: 108855. </w:t>
      </w:r>
      <w:proofErr w:type="gramStart"/>
      <w:r w:rsidRPr="000A1486">
        <w:rPr>
          <w:lang w:val="en-US"/>
        </w:rPr>
        <w:t>doi:10.1016/j.biocon</w:t>
      </w:r>
      <w:proofErr w:type="gramEnd"/>
      <w:r w:rsidRPr="000A1486">
        <w:rPr>
          <w:lang w:val="en-US"/>
        </w:rPr>
        <w:t>.2020.108855</w:t>
      </w:r>
    </w:p>
    <w:p w14:paraId="22878328" w14:textId="77777777" w:rsidR="000A1486" w:rsidRPr="000A1486" w:rsidRDefault="000A1486" w:rsidP="000A1486">
      <w:pPr>
        <w:pStyle w:val="Bibliography"/>
        <w:rPr>
          <w:lang w:val="en-US"/>
        </w:rPr>
      </w:pPr>
      <w:r w:rsidRPr="000A1486">
        <w:rPr>
          <w:lang w:val="en-US"/>
        </w:rPr>
        <w:lastRenderedPageBreak/>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43BF58D1" w14:textId="77777777" w:rsidR="000A1486" w:rsidRPr="000A1486" w:rsidRDefault="000A1486" w:rsidP="000A1486">
      <w:pPr>
        <w:pStyle w:val="Bibliography"/>
        <w:rPr>
          <w:lang w:val="en-US"/>
        </w:rPr>
      </w:pPr>
      <w:proofErr w:type="spellStart"/>
      <w:r w:rsidRPr="000A1486">
        <w:rPr>
          <w:lang w:val="en-US"/>
        </w:rPr>
        <w:t>Fram</w:t>
      </w:r>
      <w:proofErr w:type="spellEnd"/>
      <w:r w:rsidRPr="000A1486">
        <w:rPr>
          <w:lang w:val="en-US"/>
        </w:rPr>
        <w:t xml:space="preserve">, J. P., H. L. Stewart, M. A. Brzezinski, B. Gaylord, D. C. Reed, S. L. Williams, and S. </w:t>
      </w:r>
      <w:proofErr w:type="spellStart"/>
      <w:r w:rsidRPr="000A1486">
        <w:rPr>
          <w:lang w:val="en-US"/>
        </w:rPr>
        <w:t>MacIntyre</w:t>
      </w:r>
      <w:proofErr w:type="spellEnd"/>
      <w:r w:rsidRPr="000A1486">
        <w:rPr>
          <w:lang w:val="en-US"/>
        </w:rPr>
        <w:t xml:space="preserve">. 2008. Physical pathways and utilization of nitrate supply to the giant kelp, Macrocystis </w:t>
      </w:r>
      <w:proofErr w:type="spellStart"/>
      <w:r w:rsidRPr="000A1486">
        <w:rPr>
          <w:lang w:val="en-US"/>
        </w:rPr>
        <w:t>pyrifera</w:t>
      </w:r>
      <w:proofErr w:type="spellEnd"/>
      <w:r w:rsidRPr="000A1486">
        <w:rPr>
          <w:lang w:val="en-US"/>
        </w:rPr>
        <w:t xml:space="preserve">.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53</w:t>
      </w:r>
      <w:r w:rsidRPr="000A1486">
        <w:rPr>
          <w:lang w:val="en-US"/>
        </w:rPr>
        <w:t>: 1589–1603. doi:10.4319/lo.2008.53.4.1589</w:t>
      </w:r>
    </w:p>
    <w:p w14:paraId="1EBF281D" w14:textId="77777777" w:rsidR="000A1486" w:rsidRPr="000A1486" w:rsidRDefault="000A1486" w:rsidP="000A1486">
      <w:pPr>
        <w:pStyle w:val="Bibliography"/>
        <w:rPr>
          <w:lang w:val="en-US"/>
        </w:rPr>
      </w:pPr>
      <w:r w:rsidRPr="000A1486">
        <w:rPr>
          <w:lang w:val="en-US"/>
        </w:rPr>
        <w:t xml:space="preserve">Francis, F. T., and I. M. </w:t>
      </w:r>
      <w:proofErr w:type="spellStart"/>
      <w:r w:rsidRPr="000A1486">
        <w:rPr>
          <w:lang w:val="en-US"/>
        </w:rPr>
        <w:t>Côté</w:t>
      </w:r>
      <w:proofErr w:type="spellEnd"/>
      <w:r w:rsidRPr="000A1486">
        <w:rPr>
          <w:lang w:val="en-US"/>
        </w:rPr>
        <w:t xml:space="preserve">. 2018. Fish movement drives spatial and temporal patterns of nutrient provisioning on coral reef patches. Ecosphere </w:t>
      </w:r>
      <w:r w:rsidRPr="000A1486">
        <w:rPr>
          <w:b/>
          <w:bCs/>
          <w:lang w:val="en-US"/>
        </w:rPr>
        <w:t>9</w:t>
      </w:r>
      <w:r w:rsidRPr="000A1486">
        <w:rPr>
          <w:lang w:val="en-US"/>
        </w:rPr>
        <w:t>: e02225. doi:10.1002/ecs2.2225</w:t>
      </w:r>
    </w:p>
    <w:p w14:paraId="2672A060"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167F536D"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52</w:t>
      </w:r>
      <w:r w:rsidRPr="000A1486">
        <w:rPr>
          <w:lang w:val="en-US"/>
        </w:rPr>
        <w:t>: 1838–1852. doi:10.4319/lo.2007.52.5.1838</w:t>
      </w:r>
    </w:p>
    <w:p w14:paraId="2DB03A31" w14:textId="77777777" w:rsidR="000A1486" w:rsidRPr="000A1486" w:rsidRDefault="000A1486" w:rsidP="000A1486">
      <w:pPr>
        <w:pStyle w:val="Bibliography"/>
        <w:rPr>
          <w:lang w:val="en-US"/>
        </w:rPr>
      </w:pPr>
      <w:r w:rsidRPr="000A1486">
        <w:rPr>
          <w:lang w:val="en-US"/>
        </w:rPr>
        <w:t xml:space="preserve">Gruner, D. S. and others. 2008. A cross-system synthesis of consumer and nutrient resource control on producer biomass. </w:t>
      </w:r>
      <w:proofErr w:type="spellStart"/>
      <w:r w:rsidRPr="000A1486">
        <w:rPr>
          <w:lang w:val="en-US"/>
        </w:rPr>
        <w:t>Ecol</w:t>
      </w:r>
      <w:proofErr w:type="spellEnd"/>
      <w:r w:rsidRPr="000A1486">
        <w:rPr>
          <w:lang w:val="en-US"/>
        </w:rPr>
        <w:t xml:space="preserve"> Lett </w:t>
      </w:r>
      <w:r w:rsidRPr="000A1486">
        <w:rPr>
          <w:b/>
          <w:bCs/>
          <w:lang w:val="en-US"/>
        </w:rPr>
        <w:t>11</w:t>
      </w:r>
      <w:r w:rsidRPr="000A1486">
        <w:rPr>
          <w:lang w:val="en-US"/>
        </w:rPr>
        <w:t>: 740–755. doi:10.1111/j.1461-0248.</w:t>
      </w:r>
      <w:proofErr w:type="gramStart"/>
      <w:r w:rsidRPr="000A1486">
        <w:rPr>
          <w:lang w:val="en-US"/>
        </w:rPr>
        <w:t>2008.01192.x</w:t>
      </w:r>
      <w:proofErr w:type="gramEnd"/>
    </w:p>
    <w:p w14:paraId="5CB5291D" w14:textId="77777777" w:rsidR="000A1486" w:rsidRPr="000A1486" w:rsidRDefault="000A1486" w:rsidP="000A1486">
      <w:pPr>
        <w:pStyle w:val="Bibliography"/>
        <w:rPr>
          <w:lang w:val="en-US"/>
        </w:rPr>
      </w:pPr>
      <w:proofErr w:type="spellStart"/>
      <w:r w:rsidRPr="000A1486">
        <w:rPr>
          <w:lang w:val="en-US"/>
        </w:rPr>
        <w:t>Hartig</w:t>
      </w:r>
      <w:proofErr w:type="spellEnd"/>
      <w:r w:rsidRPr="000A1486">
        <w:rPr>
          <w:lang w:val="en-US"/>
        </w:rPr>
        <w:t xml:space="preserve">, F. 2022. </w:t>
      </w:r>
      <w:proofErr w:type="spellStart"/>
      <w:r w:rsidRPr="000A1486">
        <w:rPr>
          <w:lang w:val="en-US"/>
        </w:rPr>
        <w:t>DHARMa</w:t>
      </w:r>
      <w:proofErr w:type="spellEnd"/>
      <w:r w:rsidRPr="000A1486">
        <w:rPr>
          <w:lang w:val="en-US"/>
        </w:rPr>
        <w:t>: Residual diagnostics for hierarchical (multi-level / mixed) regression models. R package version 0.4.6.</w:t>
      </w:r>
    </w:p>
    <w:p w14:paraId="2CF72A08"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21144F59"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2334C607" w14:textId="77777777" w:rsidR="000A1486" w:rsidRPr="000A1486" w:rsidRDefault="000A1486" w:rsidP="000A1486">
      <w:pPr>
        <w:pStyle w:val="Bibliography"/>
        <w:rPr>
          <w:lang w:val="en-US"/>
        </w:rPr>
      </w:pPr>
      <w:r w:rsidRPr="000A1486">
        <w:rPr>
          <w:lang w:val="en-US"/>
        </w:rPr>
        <w:lastRenderedPageBreak/>
        <w:t xml:space="preserve">Holmes, R. M., A. </w:t>
      </w:r>
      <w:proofErr w:type="spellStart"/>
      <w:r w:rsidRPr="000A1486">
        <w:rPr>
          <w:lang w:val="en-US"/>
        </w:rPr>
        <w:t>Aminot</w:t>
      </w:r>
      <w:proofErr w:type="spellEnd"/>
      <w:r w:rsidRPr="000A1486">
        <w:rPr>
          <w:lang w:val="en-US"/>
        </w:rPr>
        <w:t xml:space="preserve">, R. </w:t>
      </w:r>
      <w:proofErr w:type="spellStart"/>
      <w:r w:rsidRPr="000A1486">
        <w:rPr>
          <w:lang w:val="en-US"/>
        </w:rPr>
        <w:t>Kerouel</w:t>
      </w:r>
      <w:proofErr w:type="spellEnd"/>
      <w:r w:rsidRPr="000A1486">
        <w:rPr>
          <w:lang w:val="en-US"/>
        </w:rPr>
        <w:t xml:space="preserve">, B. A. Hooker, and B. J. Peterson. 1999. A simple and precise method for measuring ammonium in marine and freshwater ecosystems. Can. J. Fish. </w:t>
      </w:r>
      <w:proofErr w:type="spellStart"/>
      <w:r w:rsidRPr="000A1486">
        <w:rPr>
          <w:lang w:val="en-US"/>
        </w:rPr>
        <w:t>Aquat</w:t>
      </w:r>
      <w:proofErr w:type="spellEnd"/>
      <w:r w:rsidRPr="000A1486">
        <w:rPr>
          <w:lang w:val="en-US"/>
        </w:rPr>
        <w:t xml:space="preserve">. Sci. </w:t>
      </w:r>
      <w:r w:rsidRPr="000A1486">
        <w:rPr>
          <w:b/>
          <w:bCs/>
          <w:lang w:val="en-US"/>
        </w:rPr>
        <w:t>56</w:t>
      </w:r>
      <w:r w:rsidRPr="000A1486">
        <w:rPr>
          <w:lang w:val="en-US"/>
        </w:rPr>
        <w:t xml:space="preserve">: 1801–1808. </w:t>
      </w:r>
      <w:proofErr w:type="spellStart"/>
      <w:proofErr w:type="gramStart"/>
      <w:r w:rsidRPr="000A1486">
        <w:rPr>
          <w:lang w:val="en-US"/>
        </w:rPr>
        <w:t>doi:https</w:t>
      </w:r>
      <w:proofErr w:type="spellEnd"/>
      <w:r w:rsidRPr="000A1486">
        <w:rPr>
          <w:lang w:val="en-US"/>
        </w:rPr>
        <w:t>://doi.org/10.1139/f99-128</w:t>
      </w:r>
      <w:proofErr w:type="gramEnd"/>
    </w:p>
    <w:p w14:paraId="3A9DB2F7"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nitrogen-rich and -poor sites in Barkley Sound, British Columbia, Canada. </w:t>
      </w:r>
      <w:proofErr w:type="spellStart"/>
      <w:r w:rsidRPr="000A1486">
        <w:rPr>
          <w:lang w:val="en-US"/>
        </w:rPr>
        <w:t>Phycologia</w:t>
      </w:r>
      <w:proofErr w:type="spellEnd"/>
      <w:r w:rsidRPr="000A1486">
        <w:rPr>
          <w:lang w:val="en-US"/>
        </w:rPr>
        <w:t xml:space="preserve"> </w:t>
      </w:r>
      <w:r w:rsidRPr="000A1486">
        <w:rPr>
          <w:b/>
          <w:bCs/>
          <w:lang w:val="en-US"/>
        </w:rPr>
        <w:t>39</w:t>
      </w:r>
      <w:r w:rsidRPr="000A1486">
        <w:rPr>
          <w:lang w:val="en-US"/>
        </w:rPr>
        <w:t>: 435–440. doi:10.2216/i0031-8884-39-5-435.1</w:t>
      </w:r>
    </w:p>
    <w:p w14:paraId="4EE77EF4"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1FE2C96" w14:textId="77777777" w:rsidR="000A1486" w:rsidRPr="000A1486" w:rsidRDefault="000A1486" w:rsidP="000A1486">
      <w:pPr>
        <w:pStyle w:val="Bibliography"/>
        <w:rPr>
          <w:lang w:val="en-US"/>
        </w:rPr>
      </w:pPr>
      <w:r w:rsidRPr="000A1486">
        <w:rPr>
          <w:lang w:val="en-US"/>
        </w:rPr>
        <w:t xml:space="preserve">Layman, C. A., J. E. </w:t>
      </w:r>
      <w:proofErr w:type="spellStart"/>
      <w:r w:rsidRPr="000A1486">
        <w:rPr>
          <w:lang w:val="en-US"/>
        </w:rPr>
        <w:t>Allgeier</w:t>
      </w:r>
      <w:proofErr w:type="spellEnd"/>
      <w:r w:rsidRPr="000A1486">
        <w:rPr>
          <w:lang w:val="en-US"/>
        </w:rPr>
        <w:t xml:space="preserve">, and C. G. Montaña. 2016. Mechanistic evidence of enhanced production on artificial reefs: A case study in a Bahamian seagrass ecosystem. </w:t>
      </w:r>
      <w:proofErr w:type="spellStart"/>
      <w:r w:rsidRPr="000A1486">
        <w:rPr>
          <w:lang w:val="en-US"/>
        </w:rPr>
        <w:t>Ecol</w:t>
      </w:r>
      <w:proofErr w:type="spellEnd"/>
      <w:r w:rsidRPr="000A1486">
        <w:rPr>
          <w:lang w:val="en-US"/>
        </w:rPr>
        <w:t xml:space="preserve"> Eng </w:t>
      </w:r>
      <w:r w:rsidRPr="000A1486">
        <w:rPr>
          <w:b/>
          <w:bCs/>
          <w:lang w:val="en-US"/>
        </w:rPr>
        <w:t>95</w:t>
      </w:r>
      <w:r w:rsidRPr="000A1486">
        <w:rPr>
          <w:lang w:val="en-US"/>
        </w:rPr>
        <w:t xml:space="preserve">: 574–579. </w:t>
      </w:r>
      <w:proofErr w:type="gramStart"/>
      <w:r w:rsidRPr="000A1486">
        <w:rPr>
          <w:lang w:val="en-US"/>
        </w:rPr>
        <w:t>doi:10.1016/j.ecoleng</w:t>
      </w:r>
      <w:proofErr w:type="gramEnd"/>
      <w:r w:rsidRPr="000A1486">
        <w:rPr>
          <w:lang w:val="en-US"/>
        </w:rPr>
        <w:t>.2016.06.109</w:t>
      </w:r>
    </w:p>
    <w:p w14:paraId="2F013715" w14:textId="77777777" w:rsidR="000A1486" w:rsidRPr="000A1486" w:rsidRDefault="000A1486" w:rsidP="000A1486">
      <w:pPr>
        <w:pStyle w:val="Bibliography"/>
        <w:rPr>
          <w:lang w:val="en-US"/>
        </w:rPr>
      </w:pPr>
      <w:r w:rsidRPr="000A1486">
        <w:rPr>
          <w:lang w:val="en-US"/>
        </w:rPr>
        <w:t xml:space="preserve">Lee, L. C., J. C. Watson, R. </w:t>
      </w:r>
      <w:proofErr w:type="spellStart"/>
      <w:r w:rsidRPr="000A1486">
        <w:rPr>
          <w:lang w:val="en-US"/>
        </w:rPr>
        <w:t>Trebilco</w:t>
      </w:r>
      <w:proofErr w:type="spellEnd"/>
      <w:r w:rsidRPr="000A1486">
        <w:rPr>
          <w:lang w:val="en-US"/>
        </w:rPr>
        <w:t xml:space="preserve">,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5CAAEA22"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w:t>
      </w:r>
      <w:proofErr w:type="spellStart"/>
      <w:r w:rsidRPr="000A1486">
        <w:rPr>
          <w:lang w:val="en-US"/>
        </w:rPr>
        <w:t>Phycol</w:t>
      </w:r>
      <w:proofErr w:type="spellEnd"/>
      <w:r w:rsidRPr="000A1486">
        <w:rPr>
          <w:lang w:val="en-US"/>
        </w:rPr>
        <w:t xml:space="preserve"> </w:t>
      </w:r>
      <w:r w:rsidRPr="000A1486">
        <w:rPr>
          <w:b/>
          <w:bCs/>
          <w:lang w:val="en-US"/>
        </w:rPr>
        <w:t>60</w:t>
      </w:r>
      <w:r w:rsidRPr="000A1486">
        <w:rPr>
          <w:lang w:val="en-US"/>
        </w:rPr>
        <w:t>: 768–777. doi:10.1111/jpy.13459</w:t>
      </w:r>
    </w:p>
    <w:p w14:paraId="23E4FB76" w14:textId="77777777" w:rsidR="000A1486" w:rsidRPr="000A1486" w:rsidRDefault="000A1486" w:rsidP="000A1486">
      <w:pPr>
        <w:pStyle w:val="Bibliography"/>
        <w:rPr>
          <w:lang w:val="en-US"/>
        </w:rPr>
      </w:pPr>
      <w:proofErr w:type="spellStart"/>
      <w:r w:rsidRPr="000A1486">
        <w:rPr>
          <w:lang w:val="en-US"/>
        </w:rPr>
        <w:t>Leibold</w:t>
      </w:r>
      <w:proofErr w:type="spellEnd"/>
      <w:r w:rsidRPr="000A1486">
        <w:rPr>
          <w:lang w:val="en-US"/>
        </w:rPr>
        <w:t xml:space="preserve">, M. A. 1991. Biodiversity and nutrient enrichment in pond plankton communities. </w:t>
      </w:r>
      <w:proofErr w:type="spellStart"/>
      <w:r w:rsidRPr="000A1486">
        <w:rPr>
          <w:lang w:val="en-US"/>
        </w:rPr>
        <w:t>Evol</w:t>
      </w:r>
      <w:proofErr w:type="spellEnd"/>
      <w:r w:rsidRPr="000A1486">
        <w:rPr>
          <w:lang w:val="en-US"/>
        </w:rPr>
        <w:t xml:space="preserve">. Ecol. Res </w:t>
      </w:r>
      <w:r w:rsidRPr="000A1486">
        <w:rPr>
          <w:b/>
          <w:bCs/>
          <w:lang w:val="en-US"/>
        </w:rPr>
        <w:t>1</w:t>
      </w:r>
      <w:r w:rsidRPr="000A1486">
        <w:rPr>
          <w:lang w:val="en-US"/>
        </w:rPr>
        <w:t>: 73–95.</w:t>
      </w:r>
    </w:p>
    <w:p w14:paraId="228FA0EE" w14:textId="77777777" w:rsidR="000A1486" w:rsidRPr="000A1486" w:rsidRDefault="000A1486" w:rsidP="000A1486">
      <w:pPr>
        <w:pStyle w:val="Bibliography"/>
        <w:rPr>
          <w:lang w:val="en-US"/>
        </w:rPr>
      </w:pPr>
      <w:r w:rsidRPr="000A1486">
        <w:rPr>
          <w:lang w:val="en-US"/>
        </w:rPr>
        <w:t xml:space="preserve">Leichter, J. J., L. B. </w:t>
      </w:r>
      <w:proofErr w:type="spellStart"/>
      <w:r w:rsidRPr="000A1486">
        <w:rPr>
          <w:lang w:val="en-US"/>
        </w:rPr>
        <w:t>Ladah</w:t>
      </w:r>
      <w:proofErr w:type="spellEnd"/>
      <w:r w:rsidRPr="000A1486">
        <w:rPr>
          <w:lang w:val="en-US"/>
        </w:rPr>
        <w:t xml:space="preserve">, P. E. Parnell, M. D. Stokes, M. T. Costa, J. </w:t>
      </w:r>
      <w:proofErr w:type="spellStart"/>
      <w:r w:rsidRPr="000A1486">
        <w:rPr>
          <w:lang w:val="en-US"/>
        </w:rPr>
        <w:t>Fumo</w:t>
      </w:r>
      <w:proofErr w:type="spellEnd"/>
      <w:r w:rsidRPr="000A1486">
        <w:rPr>
          <w:lang w:val="en-US"/>
        </w:rPr>
        <w:t xml:space="preserve">, and P. K. Dayton. 2023. Persistence of southern California giant kelp beds and alongshore variation in </w:t>
      </w:r>
      <w:r w:rsidRPr="000A1486">
        <w:rPr>
          <w:lang w:val="en-US"/>
        </w:rPr>
        <w:lastRenderedPageBreak/>
        <w:t xml:space="preserve">nutrient exposure driven by seasonal upwelling and internal waves. Front. Mar. Sci. </w:t>
      </w:r>
      <w:r w:rsidRPr="000A1486">
        <w:rPr>
          <w:b/>
          <w:bCs/>
          <w:lang w:val="en-US"/>
        </w:rPr>
        <w:t>10</w:t>
      </w:r>
      <w:r w:rsidRPr="000A1486">
        <w:rPr>
          <w:lang w:val="en-US"/>
        </w:rPr>
        <w:t>. doi:10.3389/fmars.2023.1007789</w:t>
      </w:r>
    </w:p>
    <w:p w14:paraId="7B1D93BD" w14:textId="77777777" w:rsidR="000A1486" w:rsidRPr="000A1486" w:rsidRDefault="000A1486" w:rsidP="000A1486">
      <w:pPr>
        <w:pStyle w:val="Bibliography"/>
        <w:rPr>
          <w:lang w:val="en-US"/>
        </w:rPr>
      </w:pPr>
      <w:proofErr w:type="spellStart"/>
      <w:r w:rsidRPr="000A1486">
        <w:rPr>
          <w:lang w:val="en-US"/>
        </w:rPr>
        <w:t>Lobban</w:t>
      </w:r>
      <w:proofErr w:type="spellEnd"/>
      <w:r w:rsidRPr="000A1486">
        <w:rPr>
          <w:lang w:val="en-US"/>
        </w:rPr>
        <w:t>, C. S., and P. J. Harrison. 1994. Seaweed ecology and physiology, Cambridge University Press.</w:t>
      </w:r>
    </w:p>
    <w:p w14:paraId="38B9AC3A" w14:textId="77777777" w:rsidR="000A1486" w:rsidRPr="000A1486" w:rsidRDefault="000A1486" w:rsidP="000A1486">
      <w:pPr>
        <w:pStyle w:val="Bibliography"/>
        <w:rPr>
          <w:lang w:val="en-US"/>
        </w:rPr>
      </w:pPr>
      <w:proofErr w:type="spellStart"/>
      <w:r w:rsidRPr="000A1486">
        <w:rPr>
          <w:lang w:val="en-US"/>
        </w:rPr>
        <w:t>Lønborg</w:t>
      </w:r>
      <w:proofErr w:type="spellEnd"/>
      <w:r w:rsidRPr="000A1486">
        <w:rPr>
          <w:lang w:val="en-US"/>
        </w:rPr>
        <w:t xml:space="preserve">, C. and others. 2021. Nutrient cycling in tropical and temperate coastal waters: Is latitude making a difference? </w:t>
      </w:r>
      <w:proofErr w:type="spellStart"/>
      <w:r w:rsidRPr="000A1486">
        <w:rPr>
          <w:lang w:val="en-US"/>
        </w:rPr>
        <w:t>Estuar</w:t>
      </w:r>
      <w:proofErr w:type="spellEnd"/>
      <w:r w:rsidRPr="000A1486">
        <w:rPr>
          <w:lang w:val="en-US"/>
        </w:rPr>
        <w:t xml:space="preserve">. Coast. Shelf Sci. </w:t>
      </w:r>
      <w:r w:rsidRPr="000A1486">
        <w:rPr>
          <w:b/>
          <w:bCs/>
          <w:lang w:val="en-US"/>
        </w:rPr>
        <w:t>262</w:t>
      </w:r>
      <w:r w:rsidRPr="000A1486">
        <w:rPr>
          <w:lang w:val="en-US"/>
        </w:rPr>
        <w:t xml:space="preserve">: 107571. </w:t>
      </w:r>
      <w:proofErr w:type="gramStart"/>
      <w:r w:rsidRPr="000A1486">
        <w:rPr>
          <w:lang w:val="en-US"/>
        </w:rPr>
        <w:t>doi:10.1016/j.ecss</w:t>
      </w:r>
      <w:proofErr w:type="gramEnd"/>
      <w:r w:rsidRPr="000A1486">
        <w:rPr>
          <w:lang w:val="en-US"/>
        </w:rPr>
        <w:t>.2021.107571</w:t>
      </w:r>
    </w:p>
    <w:p w14:paraId="4610FC92" w14:textId="77777777" w:rsidR="000A1486" w:rsidRPr="000A1486" w:rsidRDefault="000A1486" w:rsidP="000A1486">
      <w:pPr>
        <w:pStyle w:val="Bibliography"/>
        <w:rPr>
          <w:lang w:val="en-US"/>
        </w:rPr>
      </w:pPr>
      <w:r w:rsidRPr="000A1486">
        <w:rPr>
          <w:lang w:val="en-US"/>
        </w:rPr>
        <w:t xml:space="preserve">Lowman, H. E., M. E. Hirsch, M. A. Brzezinski, and J. M. </w:t>
      </w:r>
      <w:proofErr w:type="spellStart"/>
      <w:r w:rsidRPr="000A1486">
        <w:rPr>
          <w:lang w:val="en-US"/>
        </w:rPr>
        <w:t>Melack</w:t>
      </w:r>
      <w:proofErr w:type="spellEnd"/>
      <w:r w:rsidRPr="000A1486">
        <w:rPr>
          <w:lang w:val="en-US"/>
        </w:rPr>
        <w:t xml:space="preserve">.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14B63C2B" w14:textId="77777777" w:rsidR="000A1486" w:rsidRPr="000A1486" w:rsidRDefault="000A1486" w:rsidP="000A1486">
      <w:pPr>
        <w:pStyle w:val="Bibliography"/>
        <w:rPr>
          <w:lang w:val="en-US"/>
        </w:rPr>
      </w:pPr>
      <w:r w:rsidRPr="000A1486">
        <w:rPr>
          <w:lang w:val="en-US"/>
        </w:rPr>
        <w:t xml:space="preserve">MacDonald, B. A., R. J. Thompson, and N. F. </w:t>
      </w:r>
      <w:proofErr w:type="spellStart"/>
      <w:r w:rsidRPr="000A1486">
        <w:rPr>
          <w:lang w:val="en-US"/>
        </w:rPr>
        <w:t>Bourne</w:t>
      </w:r>
      <w:proofErr w:type="spellEnd"/>
      <w:r w:rsidRPr="000A1486">
        <w:rPr>
          <w:lang w:val="en-US"/>
        </w:rPr>
        <w:t xml:space="preserve">. 1991. Growth and Reproductive Energetics of three Scallop Species from British Columbia </w:t>
      </w:r>
      <w:proofErr w:type="gramStart"/>
      <w:r w:rsidRPr="000A1486">
        <w:rPr>
          <w:lang w:val="en-US"/>
        </w:rPr>
        <w:t xml:space="preserve">( </w:t>
      </w:r>
      <w:r w:rsidRPr="000A1486">
        <w:rPr>
          <w:i/>
          <w:iCs/>
          <w:lang w:val="en-US"/>
        </w:rPr>
        <w:t>Chlamys</w:t>
      </w:r>
      <w:proofErr w:type="gramEnd"/>
      <w:r w:rsidRPr="000A1486">
        <w:rPr>
          <w:i/>
          <w:iCs/>
          <w:lang w:val="en-US"/>
        </w:rPr>
        <w:t xml:space="preserve"> </w:t>
      </w:r>
      <w:proofErr w:type="spellStart"/>
      <w:r w:rsidRPr="000A1486">
        <w:rPr>
          <w:i/>
          <w:iCs/>
          <w:lang w:val="en-US"/>
        </w:rPr>
        <w:t>hastata</w:t>
      </w:r>
      <w:proofErr w:type="spellEnd"/>
      <w:r w:rsidRPr="000A1486">
        <w:rPr>
          <w:lang w:val="en-US"/>
        </w:rPr>
        <w:t xml:space="preserve"> , </w:t>
      </w:r>
      <w:r w:rsidRPr="000A1486">
        <w:rPr>
          <w:i/>
          <w:iCs/>
          <w:lang w:val="en-US"/>
        </w:rPr>
        <w:t xml:space="preserve">Chlamys </w:t>
      </w:r>
      <w:proofErr w:type="spellStart"/>
      <w:r w:rsidRPr="000A1486">
        <w:rPr>
          <w:i/>
          <w:iCs/>
          <w:lang w:val="en-US"/>
        </w:rPr>
        <w:t>rubida</w:t>
      </w:r>
      <w:proofErr w:type="spellEnd"/>
      <w:r w:rsidRPr="000A1486">
        <w:rPr>
          <w:lang w:val="en-US"/>
        </w:rPr>
        <w:t xml:space="preserve"> , and </w:t>
      </w:r>
      <w:proofErr w:type="spellStart"/>
      <w:r w:rsidRPr="000A1486">
        <w:rPr>
          <w:i/>
          <w:iCs/>
          <w:lang w:val="en-US"/>
        </w:rPr>
        <w:t>Crassadoma</w:t>
      </w:r>
      <w:proofErr w:type="spellEnd"/>
      <w:r w:rsidRPr="000A1486">
        <w:rPr>
          <w:i/>
          <w:iCs/>
          <w:lang w:val="en-US"/>
        </w:rPr>
        <w:t xml:space="preserve"> gigantea</w:t>
      </w:r>
      <w:r w:rsidRPr="000A1486">
        <w:rPr>
          <w:lang w:val="en-US"/>
        </w:rPr>
        <w:t xml:space="preserve"> ). Can. J. Fish. </w:t>
      </w:r>
      <w:proofErr w:type="spellStart"/>
      <w:r w:rsidRPr="000A1486">
        <w:rPr>
          <w:lang w:val="en-US"/>
        </w:rPr>
        <w:t>Aquat</w:t>
      </w:r>
      <w:proofErr w:type="spellEnd"/>
      <w:r w:rsidRPr="000A1486">
        <w:rPr>
          <w:lang w:val="en-US"/>
        </w:rPr>
        <w:t xml:space="preserve">. Sci. </w:t>
      </w:r>
      <w:r w:rsidRPr="000A1486">
        <w:rPr>
          <w:b/>
          <w:bCs/>
          <w:lang w:val="en-US"/>
        </w:rPr>
        <w:t>48</w:t>
      </w:r>
      <w:r w:rsidRPr="000A1486">
        <w:rPr>
          <w:lang w:val="en-US"/>
        </w:rPr>
        <w:t>: 215–221. doi:10.1139/f91-029</w:t>
      </w:r>
    </w:p>
    <w:p w14:paraId="2E2EE9E8"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w:t>
      </w:r>
      <w:proofErr w:type="spellStart"/>
      <w:r w:rsidRPr="000A1486">
        <w:rPr>
          <w:lang w:val="en-US"/>
        </w:rPr>
        <w:t>Oceanogr</w:t>
      </w:r>
      <w:proofErr w:type="spellEnd"/>
      <w:r w:rsidRPr="000A1486">
        <w:rPr>
          <w:lang w:val="en-US"/>
        </w:rPr>
        <w:t xml:space="preserve">. </w:t>
      </w:r>
      <w:proofErr w:type="spellStart"/>
      <w:r w:rsidRPr="000A1486">
        <w:rPr>
          <w:lang w:val="en-US"/>
        </w:rPr>
        <w:t>Abstr</w:t>
      </w:r>
      <w:proofErr w:type="spellEnd"/>
      <w:r w:rsidRPr="000A1486">
        <w:rPr>
          <w:lang w:val="en-US"/>
        </w:rPr>
        <w:t xml:space="preserve">. </w:t>
      </w:r>
      <w:r w:rsidRPr="000A1486">
        <w:rPr>
          <w:b/>
          <w:bCs/>
          <w:lang w:val="en-US"/>
        </w:rPr>
        <w:t>16</w:t>
      </w:r>
      <w:r w:rsidRPr="000A1486">
        <w:rPr>
          <w:lang w:val="en-US"/>
        </w:rPr>
        <w:t>: 45–57. doi:10.1016/0011-7471(69)90049-7</w:t>
      </w:r>
    </w:p>
    <w:p w14:paraId="58D02A2B"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w:t>
      </w:r>
      <w:proofErr w:type="spellStart"/>
      <w:r w:rsidRPr="000A1486">
        <w:rPr>
          <w:lang w:val="en-US"/>
        </w:rPr>
        <w:t>Oceanogr</w:t>
      </w:r>
      <w:proofErr w:type="spellEnd"/>
      <w:r w:rsidRPr="000A1486">
        <w:rPr>
          <w:lang w:val="en-US"/>
        </w:rPr>
        <w:t xml:space="preserve">. </w:t>
      </w:r>
      <w:proofErr w:type="spellStart"/>
      <w:r w:rsidRPr="000A1486">
        <w:rPr>
          <w:lang w:val="en-US"/>
        </w:rPr>
        <w:t>Abstr</w:t>
      </w:r>
      <w:proofErr w:type="spellEnd"/>
      <w:r w:rsidRPr="000A1486">
        <w:rPr>
          <w:lang w:val="en-US"/>
        </w:rPr>
        <w:t xml:space="preserve">. </w:t>
      </w:r>
      <w:r w:rsidRPr="000A1486">
        <w:rPr>
          <w:b/>
          <w:bCs/>
          <w:lang w:val="en-US"/>
        </w:rPr>
        <w:t>19</w:t>
      </w:r>
      <w:r w:rsidRPr="000A1486">
        <w:rPr>
          <w:lang w:val="en-US"/>
        </w:rPr>
        <w:t>: 209–232. doi:10.1016/0011-7471(72)90032-0</w:t>
      </w:r>
    </w:p>
    <w:p w14:paraId="44EE9900" w14:textId="77777777" w:rsidR="000A1486" w:rsidRPr="000A1486" w:rsidRDefault="000A1486" w:rsidP="000A1486">
      <w:pPr>
        <w:pStyle w:val="Bibliography"/>
        <w:rPr>
          <w:lang w:val="en-US"/>
        </w:rPr>
      </w:pPr>
      <w:proofErr w:type="spellStart"/>
      <w:r w:rsidRPr="000A1486">
        <w:rPr>
          <w:lang w:val="en-US"/>
        </w:rPr>
        <w:lastRenderedPageBreak/>
        <w:t>McInturf</w:t>
      </w:r>
      <w:proofErr w:type="spellEnd"/>
      <w:r w:rsidRPr="000A1486">
        <w:rPr>
          <w:lang w:val="en-US"/>
        </w:rPr>
        <w:t xml:space="preserve">,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107065A0"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42F76FAF"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1975. Brood or broadcast? The adaptive significance of different reproductive strategies in the two intertidal sea stars </w:t>
      </w:r>
      <w:proofErr w:type="spellStart"/>
      <w:r w:rsidRPr="000A1486">
        <w:rPr>
          <w:lang w:val="en-US"/>
        </w:rPr>
        <w:t>Leptasterias</w:t>
      </w:r>
      <w:proofErr w:type="spellEnd"/>
      <w:r w:rsidRPr="000A1486">
        <w:rPr>
          <w:lang w:val="en-US"/>
        </w:rPr>
        <w:t xml:space="preserve"> </w:t>
      </w:r>
      <w:proofErr w:type="spellStart"/>
      <w:r w:rsidRPr="000A1486">
        <w:rPr>
          <w:lang w:val="en-US"/>
        </w:rPr>
        <w:t>hexactis</w:t>
      </w:r>
      <w:proofErr w:type="spellEnd"/>
      <w:r w:rsidRPr="000A1486">
        <w:rPr>
          <w:lang w:val="en-US"/>
        </w:rPr>
        <w:t xml:space="preserve"> and Pisaster </w:t>
      </w:r>
      <w:proofErr w:type="spellStart"/>
      <w:r w:rsidRPr="000A1486">
        <w:rPr>
          <w:lang w:val="en-US"/>
        </w:rPr>
        <w:t>ochraceus</w:t>
      </w:r>
      <w:proofErr w:type="spellEnd"/>
      <w:r w:rsidRPr="000A1486">
        <w:rPr>
          <w:lang w:val="en-US"/>
        </w:rPr>
        <w:t xml:space="preserve">. Mar. Biol. </w:t>
      </w:r>
      <w:r w:rsidRPr="000A1486">
        <w:rPr>
          <w:b/>
          <w:bCs/>
          <w:lang w:val="en-US"/>
        </w:rPr>
        <w:t>31</w:t>
      </w:r>
      <w:r w:rsidRPr="000A1486">
        <w:rPr>
          <w:lang w:val="en-US"/>
        </w:rPr>
        <w:t>: 87–100. doi:10.1007/BF00390651</w:t>
      </w:r>
    </w:p>
    <w:p w14:paraId="29846E22"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1992. Community regulation: Under what conditions are bottom-up factors important on rocky shores? Ecology </w:t>
      </w:r>
      <w:r w:rsidRPr="000A1486">
        <w:rPr>
          <w:b/>
          <w:bCs/>
          <w:lang w:val="en-US"/>
        </w:rPr>
        <w:t>73</w:t>
      </w:r>
      <w:r w:rsidRPr="000A1486">
        <w:rPr>
          <w:lang w:val="en-US"/>
        </w:rPr>
        <w:t>: 755–765. doi:10.2307/1940155</w:t>
      </w:r>
    </w:p>
    <w:p w14:paraId="5881D4DC"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B. A. Daley, P. A. Wheeler, E. </w:t>
      </w:r>
      <w:proofErr w:type="spellStart"/>
      <w:r w:rsidRPr="000A1486">
        <w:rPr>
          <w:lang w:val="en-US"/>
        </w:rPr>
        <w:t>Dahlhoff</w:t>
      </w:r>
      <w:proofErr w:type="spellEnd"/>
      <w:r w:rsidRPr="000A1486">
        <w:rPr>
          <w:lang w:val="en-US"/>
        </w:rPr>
        <w:t xml:space="preserve">, E. Sanford, and P. T. </w:t>
      </w:r>
      <w:proofErr w:type="spellStart"/>
      <w:r w:rsidRPr="000A1486">
        <w:rPr>
          <w:lang w:val="en-US"/>
        </w:rPr>
        <w:t>Strub</w:t>
      </w:r>
      <w:proofErr w:type="spellEnd"/>
      <w:r w:rsidRPr="000A1486">
        <w:rPr>
          <w:lang w:val="en-US"/>
        </w:rPr>
        <w:t xml:space="preserve">. 1997. Benthic–pelagic links and rocky intertidal communities: Bottom-up effects on top-down control? Proc Natl </w:t>
      </w:r>
      <w:proofErr w:type="spellStart"/>
      <w:r w:rsidRPr="000A1486">
        <w:rPr>
          <w:lang w:val="en-US"/>
        </w:rPr>
        <w:t>Acad</w:t>
      </w:r>
      <w:proofErr w:type="spellEnd"/>
      <w:r w:rsidRPr="000A1486">
        <w:rPr>
          <w:lang w:val="en-US"/>
        </w:rPr>
        <w:t xml:space="preserve"> Sci USA </w:t>
      </w:r>
      <w:r w:rsidRPr="000A1486">
        <w:rPr>
          <w:b/>
          <w:bCs/>
          <w:lang w:val="en-US"/>
        </w:rPr>
        <w:t>94</w:t>
      </w:r>
      <w:r w:rsidRPr="000A1486">
        <w:rPr>
          <w:lang w:val="en-US"/>
        </w:rPr>
        <w:t>: 14530–14535. doi:10.1073/pnas.94.26.14530</w:t>
      </w:r>
    </w:p>
    <w:p w14:paraId="07CFD2D8" w14:textId="77777777" w:rsidR="000A1486" w:rsidRPr="000A1486" w:rsidRDefault="000A1486" w:rsidP="000A1486">
      <w:pPr>
        <w:pStyle w:val="Bibliography"/>
        <w:rPr>
          <w:lang w:val="en-US"/>
        </w:rPr>
      </w:pPr>
      <w:r w:rsidRPr="000A1486">
        <w:rPr>
          <w:lang w:val="en-US"/>
        </w:rPr>
        <w:t xml:space="preserve">Meyer, J. L., and E. T. Schultz. 1985. Migrating haemulid fishes as a source of nutrients and organic matter on coral reefs.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30</w:t>
      </w:r>
      <w:r w:rsidRPr="000A1486">
        <w:rPr>
          <w:lang w:val="en-US"/>
        </w:rPr>
        <w:t>: 146–156.</w:t>
      </w:r>
    </w:p>
    <w:p w14:paraId="4AD8508E" w14:textId="77777777" w:rsidR="000A1486" w:rsidRPr="000A1486" w:rsidRDefault="000A1486" w:rsidP="000A1486">
      <w:pPr>
        <w:pStyle w:val="Bibliography"/>
        <w:rPr>
          <w:lang w:val="en-US"/>
        </w:rPr>
      </w:pPr>
      <w:r w:rsidRPr="000A1486">
        <w:rPr>
          <w:lang w:val="en-US"/>
        </w:rPr>
        <w:t xml:space="preserve">Meyer, J. L., E. T. Schultz, and G. S. </w:t>
      </w:r>
      <w:proofErr w:type="spellStart"/>
      <w:r w:rsidRPr="000A1486">
        <w:rPr>
          <w:lang w:val="en-US"/>
        </w:rPr>
        <w:t>Helfman</w:t>
      </w:r>
      <w:proofErr w:type="spellEnd"/>
      <w:r w:rsidRPr="000A1486">
        <w:rPr>
          <w:lang w:val="en-US"/>
        </w:rPr>
        <w:t xml:space="preserve">. 1983. Fish schools: An asset to corals. Science </w:t>
      </w:r>
      <w:r w:rsidRPr="000A1486">
        <w:rPr>
          <w:b/>
          <w:bCs/>
          <w:lang w:val="en-US"/>
        </w:rPr>
        <w:t>220</w:t>
      </w:r>
      <w:r w:rsidRPr="000A1486">
        <w:rPr>
          <w:lang w:val="en-US"/>
        </w:rPr>
        <w:t>: 1047–1049. doi:10.1126/science.220.4601.1047</w:t>
      </w:r>
    </w:p>
    <w:p w14:paraId="6797383E"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xml:space="preserve">: 27–33. </w:t>
      </w:r>
      <w:proofErr w:type="gramStart"/>
      <w:r w:rsidRPr="000A1486">
        <w:rPr>
          <w:lang w:val="en-US"/>
        </w:rPr>
        <w:t>doi:10.1016/j.jembe</w:t>
      </w:r>
      <w:proofErr w:type="gramEnd"/>
      <w:r w:rsidRPr="000A1486">
        <w:rPr>
          <w:lang w:val="en-US"/>
        </w:rPr>
        <w:t>.2014.05.009</w:t>
      </w:r>
    </w:p>
    <w:p w14:paraId="2F558881"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7F627881" w14:textId="77777777" w:rsidR="000A1486" w:rsidRPr="000A1486" w:rsidRDefault="000A1486" w:rsidP="000A1486">
      <w:pPr>
        <w:pStyle w:val="Bibliography"/>
        <w:rPr>
          <w:lang w:val="en-US"/>
        </w:rPr>
      </w:pPr>
      <w:proofErr w:type="spellStart"/>
      <w:r w:rsidRPr="000A1486">
        <w:rPr>
          <w:lang w:val="en-US"/>
        </w:rPr>
        <w:lastRenderedPageBreak/>
        <w:t>Murie</w:t>
      </w:r>
      <w:proofErr w:type="spellEnd"/>
      <w:r w:rsidRPr="000A1486">
        <w:rPr>
          <w:lang w:val="en-US"/>
        </w:rPr>
        <w:t xml:space="preserve">, K. A., and P. E. </w:t>
      </w:r>
      <w:proofErr w:type="spellStart"/>
      <w:r w:rsidRPr="000A1486">
        <w:rPr>
          <w:lang w:val="en-US"/>
        </w:rPr>
        <w:t>Bourdeau</w:t>
      </w:r>
      <w:proofErr w:type="spellEnd"/>
      <w:r w:rsidRPr="000A1486">
        <w:rPr>
          <w:lang w:val="en-US"/>
        </w:rPr>
        <w:t xml:space="preserve">. 2020. Fragmented kelp forest canopies retain their ability to alter local seawater chemistry. Sci Rep </w:t>
      </w:r>
      <w:r w:rsidRPr="000A1486">
        <w:rPr>
          <w:b/>
          <w:bCs/>
          <w:lang w:val="en-US"/>
        </w:rPr>
        <w:t>10</w:t>
      </w:r>
      <w:r w:rsidRPr="000A1486">
        <w:rPr>
          <w:lang w:val="en-US"/>
        </w:rPr>
        <w:t>: 11939. doi:10.1038/s41598-020-68841-2</w:t>
      </w:r>
    </w:p>
    <w:p w14:paraId="7FB5DD2D"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w:t>
      </w:r>
      <w:proofErr w:type="gramStart"/>
      <w:r w:rsidRPr="000A1486">
        <w:rPr>
          <w:lang w:val="en-US"/>
        </w:rPr>
        <w:t>2003.00542.x</w:t>
      </w:r>
      <w:proofErr w:type="gramEnd"/>
    </w:p>
    <w:p w14:paraId="7EF31256" w14:textId="77777777" w:rsidR="000A1486" w:rsidRPr="000A1486" w:rsidRDefault="000A1486" w:rsidP="000A1486">
      <w:pPr>
        <w:pStyle w:val="Bibliography"/>
        <w:rPr>
          <w:lang w:val="en-US"/>
        </w:rPr>
      </w:pPr>
      <w:proofErr w:type="spellStart"/>
      <w:r w:rsidRPr="000A1486">
        <w:rPr>
          <w:lang w:val="en-US"/>
        </w:rPr>
        <w:t>O’Clair</w:t>
      </w:r>
      <w:proofErr w:type="spellEnd"/>
      <w:r w:rsidRPr="000A1486">
        <w:rPr>
          <w:lang w:val="en-US"/>
        </w:rPr>
        <w:t xml:space="preserve">, C. E., and S. D. Rice. 1985. Depression of feeding and growth rates of the </w:t>
      </w:r>
      <w:proofErr w:type="spellStart"/>
      <w:r w:rsidRPr="000A1486">
        <w:rPr>
          <w:lang w:val="en-US"/>
        </w:rPr>
        <w:t>seastar</w:t>
      </w:r>
      <w:proofErr w:type="spellEnd"/>
      <w:r w:rsidRPr="000A1486">
        <w:rPr>
          <w:lang w:val="en-US"/>
        </w:rPr>
        <w:t xml:space="preserve"> </w:t>
      </w:r>
      <w:proofErr w:type="spellStart"/>
      <w:r w:rsidRPr="000A1486">
        <w:rPr>
          <w:lang w:val="en-US"/>
        </w:rPr>
        <w:t>Evasterias</w:t>
      </w:r>
      <w:proofErr w:type="spellEnd"/>
      <w:r w:rsidRPr="000A1486">
        <w:rPr>
          <w:lang w:val="en-US"/>
        </w:rPr>
        <w:t xml:space="preserve"> </w:t>
      </w:r>
      <w:proofErr w:type="spellStart"/>
      <w:r w:rsidRPr="000A1486">
        <w:rPr>
          <w:lang w:val="en-US"/>
        </w:rPr>
        <w:t>troschelii</w:t>
      </w:r>
      <w:proofErr w:type="spellEnd"/>
      <w:r w:rsidRPr="000A1486">
        <w:rPr>
          <w:lang w:val="en-US"/>
        </w:rPr>
        <w:t xml:space="preserve"> during long-term exposure to the water-soluble fraction of crude oil. Mar. Biol. </w:t>
      </w:r>
      <w:r w:rsidRPr="000A1486">
        <w:rPr>
          <w:b/>
          <w:bCs/>
          <w:lang w:val="en-US"/>
        </w:rPr>
        <w:t>84</w:t>
      </w:r>
      <w:r w:rsidRPr="000A1486">
        <w:rPr>
          <w:lang w:val="en-US"/>
        </w:rPr>
        <w:t>: 331–340. doi:10.1007/BF00392503</w:t>
      </w:r>
    </w:p>
    <w:p w14:paraId="4E136B59"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5A0A03C8" w14:textId="77777777" w:rsidR="000A1486" w:rsidRPr="000A1486" w:rsidRDefault="000A1486" w:rsidP="000A1486">
      <w:pPr>
        <w:pStyle w:val="Bibliography"/>
        <w:rPr>
          <w:lang w:val="en-US"/>
        </w:rPr>
      </w:pPr>
      <w:r w:rsidRPr="000A1486">
        <w:rPr>
          <w:lang w:val="en-US"/>
        </w:rPr>
        <w:t xml:space="preserve">Osborn, S. A. 1995. Fecundity and embryonic development of Octopus </w:t>
      </w:r>
      <w:proofErr w:type="spellStart"/>
      <w:r w:rsidRPr="000A1486">
        <w:rPr>
          <w:lang w:val="en-US"/>
        </w:rPr>
        <w:t>rubescens</w:t>
      </w:r>
      <w:proofErr w:type="spellEnd"/>
      <w:r w:rsidRPr="000A1486">
        <w:rPr>
          <w:lang w:val="en-US"/>
        </w:rPr>
        <w:t xml:space="preserve"> Berry from Monterey Bay, California. Master of Science. San Jose State University.</w:t>
      </w:r>
    </w:p>
    <w:p w14:paraId="4D3FF050"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31</w:t>
      </w:r>
      <w:r w:rsidRPr="000A1486">
        <w:rPr>
          <w:lang w:val="en-US"/>
        </w:rPr>
        <w:t>: 351–360. doi:10.4319/lo.1986.31.2.0351</w:t>
      </w:r>
    </w:p>
    <w:p w14:paraId="28F3130B" w14:textId="77777777" w:rsidR="000A1486" w:rsidRPr="000A1486" w:rsidRDefault="000A1486" w:rsidP="000A1486">
      <w:pPr>
        <w:pStyle w:val="Bibliography"/>
        <w:rPr>
          <w:lang w:val="en-US"/>
        </w:rPr>
      </w:pPr>
      <w:r w:rsidRPr="000A1486">
        <w:rPr>
          <w:lang w:val="en-US"/>
        </w:rPr>
        <w:t>Palmer, A. R. 1982. GROWTH IN MARINE GASTROPODS: A NON-DESTRUCTIVE TECHNIQUE FOR INDEPENDENTLY MEASURING SHELL AND BODY WEIGHT.</w:t>
      </w:r>
    </w:p>
    <w:p w14:paraId="102E48A4" w14:textId="77777777" w:rsidR="000A1486" w:rsidRPr="000A1486" w:rsidRDefault="000A1486" w:rsidP="000A1486">
      <w:pPr>
        <w:pStyle w:val="Bibliography"/>
        <w:rPr>
          <w:lang w:val="en-US"/>
        </w:rPr>
      </w:pPr>
      <w:proofErr w:type="spellStart"/>
      <w:r w:rsidRPr="000A1486">
        <w:rPr>
          <w:lang w:val="en-US"/>
        </w:rPr>
        <w:t>Pawlowicz</w:t>
      </w:r>
      <w:proofErr w:type="spellEnd"/>
      <w:r w:rsidRPr="000A1486">
        <w:rPr>
          <w:lang w:val="en-US"/>
        </w:rPr>
        <w:t xml:space="preserve">, R. 2017. Seasonal cycles, hypoxia, and renewal in a coastal fjord (Barkley Sound, British Columbia). Atmos.-Ocean </w:t>
      </w:r>
      <w:r w:rsidRPr="000A1486">
        <w:rPr>
          <w:b/>
          <w:bCs/>
          <w:lang w:val="en-US"/>
        </w:rPr>
        <w:t>55</w:t>
      </w:r>
      <w:r w:rsidRPr="000A1486">
        <w:rPr>
          <w:lang w:val="en-US"/>
        </w:rPr>
        <w:t>: 264–283. doi:10.1080/07055900.2017.1374240</w:t>
      </w:r>
    </w:p>
    <w:p w14:paraId="5AA58588" w14:textId="77777777" w:rsidR="000A1486" w:rsidRPr="000A1486" w:rsidRDefault="000A1486" w:rsidP="000A1486">
      <w:pPr>
        <w:pStyle w:val="Bibliography"/>
        <w:rPr>
          <w:lang w:val="en-US"/>
        </w:rPr>
      </w:pPr>
      <w:r w:rsidRPr="000A1486">
        <w:rPr>
          <w:lang w:val="en-US"/>
        </w:rPr>
        <w:t xml:space="preserve">Peters, J. R., D. C. Reed, and D. E. </w:t>
      </w:r>
      <w:proofErr w:type="spellStart"/>
      <w:r w:rsidRPr="000A1486">
        <w:rPr>
          <w:lang w:val="en-US"/>
        </w:rPr>
        <w:t>Burkepile</w:t>
      </w:r>
      <w:proofErr w:type="spellEnd"/>
      <w:r w:rsidRPr="000A1486">
        <w:rPr>
          <w:lang w:val="en-US"/>
        </w:rPr>
        <w:t xml:space="preserv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1B0096F6" w14:textId="77777777" w:rsidR="000A1486" w:rsidRPr="000A1486" w:rsidRDefault="000A1486" w:rsidP="000A1486">
      <w:pPr>
        <w:pStyle w:val="Bibliography"/>
        <w:rPr>
          <w:lang w:val="en-US"/>
        </w:rPr>
      </w:pPr>
      <w:r w:rsidRPr="000A1486">
        <w:rPr>
          <w:lang w:val="en-US"/>
        </w:rPr>
        <w:t xml:space="preserve">Pfister, C. A., M. A. </w:t>
      </w:r>
      <w:proofErr w:type="spellStart"/>
      <w:r w:rsidRPr="000A1486">
        <w:rPr>
          <w:lang w:val="en-US"/>
        </w:rPr>
        <w:t>Altabet</w:t>
      </w:r>
      <w:proofErr w:type="spellEnd"/>
      <w:r w:rsidRPr="000A1486">
        <w:rPr>
          <w:lang w:val="en-US"/>
        </w:rPr>
        <w:t xml:space="preserve">, and D. Post. 2014. Animal regeneration and microbial retention of nitrogen along coastal rocky shores. Ecology </w:t>
      </w:r>
      <w:r w:rsidRPr="000A1486">
        <w:rPr>
          <w:b/>
          <w:bCs/>
          <w:lang w:val="en-US"/>
        </w:rPr>
        <w:t>95</w:t>
      </w:r>
      <w:r w:rsidRPr="000A1486">
        <w:rPr>
          <w:lang w:val="en-US"/>
        </w:rPr>
        <w:t>: 2803–2814. doi:10.1890/13-1825.1</w:t>
      </w:r>
    </w:p>
    <w:p w14:paraId="00AC2C12" w14:textId="77777777" w:rsidR="000A1486" w:rsidRPr="000A1486" w:rsidRDefault="000A1486" w:rsidP="000A1486">
      <w:pPr>
        <w:pStyle w:val="Bibliography"/>
        <w:rPr>
          <w:lang w:val="en-US"/>
        </w:rPr>
      </w:pPr>
      <w:r w:rsidRPr="000A1486">
        <w:rPr>
          <w:lang w:val="en-US"/>
        </w:rPr>
        <w:lastRenderedPageBreak/>
        <w:t xml:space="preserve">Pfister, C. A., M. A. </w:t>
      </w:r>
      <w:proofErr w:type="spellStart"/>
      <w:r w:rsidRPr="000A1486">
        <w:rPr>
          <w:lang w:val="en-US"/>
        </w:rPr>
        <w:t>Altabet</w:t>
      </w:r>
      <w:proofErr w:type="spellEnd"/>
      <w:r w:rsidRPr="000A1486">
        <w:rPr>
          <w:lang w:val="en-US"/>
        </w:rPr>
        <w:t xml:space="preserve">, and B. L. Weigel. 2019. Kelp beds and their local effects on seawater chemistry, productivity, and microbial communities. Ecology </w:t>
      </w:r>
      <w:r w:rsidRPr="000A1486">
        <w:rPr>
          <w:b/>
          <w:bCs/>
          <w:lang w:val="en-US"/>
        </w:rPr>
        <w:t>100</w:t>
      </w:r>
      <w:r w:rsidRPr="000A1486">
        <w:rPr>
          <w:lang w:val="en-US"/>
        </w:rPr>
        <w:t xml:space="preserve">: e02798. </w:t>
      </w:r>
      <w:proofErr w:type="spellStart"/>
      <w:proofErr w:type="gramStart"/>
      <w:r w:rsidRPr="000A1486">
        <w:rPr>
          <w:lang w:val="en-US"/>
        </w:rPr>
        <w:t>doi:https</w:t>
      </w:r>
      <w:proofErr w:type="spellEnd"/>
      <w:r w:rsidRPr="000A1486">
        <w:rPr>
          <w:lang w:val="en-US"/>
        </w:rPr>
        <w:t>://doi.org/10.1002/ecy.2798</w:t>
      </w:r>
      <w:proofErr w:type="gramEnd"/>
    </w:p>
    <w:p w14:paraId="682353B4" w14:textId="77777777" w:rsidR="000A1486" w:rsidRPr="000A1486" w:rsidRDefault="000A1486" w:rsidP="000A1486">
      <w:pPr>
        <w:pStyle w:val="Bibliography"/>
        <w:rPr>
          <w:lang w:val="en-US"/>
        </w:rPr>
      </w:pPr>
      <w:r w:rsidRPr="000A1486">
        <w:rPr>
          <w:lang w:val="en-US"/>
        </w:rPr>
        <w:t xml:space="preserve">Phillips, J. C., and C. L. Hurd. 2004. Kinetics of nitrate, ammonium, and urea uptake by four intertidal seaweeds from New Zealand. J </w:t>
      </w:r>
      <w:proofErr w:type="spellStart"/>
      <w:r w:rsidRPr="000A1486">
        <w:rPr>
          <w:lang w:val="en-US"/>
        </w:rPr>
        <w:t>Phycol</w:t>
      </w:r>
      <w:proofErr w:type="spellEnd"/>
      <w:r w:rsidRPr="000A1486">
        <w:rPr>
          <w:lang w:val="en-US"/>
        </w:rPr>
        <w:t xml:space="preserve"> </w:t>
      </w:r>
      <w:r w:rsidRPr="000A1486">
        <w:rPr>
          <w:b/>
          <w:bCs/>
          <w:lang w:val="en-US"/>
        </w:rPr>
        <w:t>40</w:t>
      </w:r>
      <w:r w:rsidRPr="000A1486">
        <w:rPr>
          <w:lang w:val="en-US"/>
        </w:rPr>
        <w:t>: 534–545. doi:10.1111/j.1529-8817.</w:t>
      </w:r>
      <w:proofErr w:type="gramStart"/>
      <w:r w:rsidRPr="000A1486">
        <w:rPr>
          <w:lang w:val="en-US"/>
        </w:rPr>
        <w:t>2004.03157.x</w:t>
      </w:r>
      <w:proofErr w:type="gramEnd"/>
    </w:p>
    <w:p w14:paraId="2E4EFDD4"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276C805D" w14:textId="77777777" w:rsidR="000A1486" w:rsidRPr="000A1486" w:rsidRDefault="000A1486" w:rsidP="000A1486">
      <w:pPr>
        <w:pStyle w:val="Bibliography"/>
        <w:rPr>
          <w:lang w:val="en-US"/>
        </w:rPr>
      </w:pPr>
      <w:proofErr w:type="spellStart"/>
      <w:r w:rsidRPr="000A1486">
        <w:rPr>
          <w:lang w:val="en-US"/>
        </w:rPr>
        <w:t>Probyn</w:t>
      </w:r>
      <w:proofErr w:type="spellEnd"/>
      <w:r w:rsidRPr="000A1486">
        <w:rPr>
          <w:lang w:val="en-US"/>
        </w:rPr>
        <w:t xml:space="preserve">, T. A., and A. R. O. Chapman. 1983. Summer growth of </w:t>
      </w:r>
      <w:proofErr w:type="spellStart"/>
      <w:r w:rsidRPr="000A1486">
        <w:rPr>
          <w:lang w:val="en-US"/>
        </w:rPr>
        <w:t>Chordaria</w:t>
      </w:r>
      <w:proofErr w:type="spellEnd"/>
      <w:r w:rsidRPr="000A1486">
        <w:rPr>
          <w:lang w:val="en-US"/>
        </w:rPr>
        <w:t xml:space="preserve"> </w:t>
      </w:r>
      <w:proofErr w:type="spellStart"/>
      <w:r w:rsidRPr="000A1486">
        <w:rPr>
          <w:lang w:val="en-US"/>
        </w:rPr>
        <w:t>flagelliformis</w:t>
      </w:r>
      <w:proofErr w:type="spellEnd"/>
      <w:r w:rsidRPr="000A1486">
        <w:rPr>
          <w:lang w:val="en-US"/>
        </w:rPr>
        <w:t xml:space="preserve"> (O.F. </w:t>
      </w:r>
      <w:proofErr w:type="spellStart"/>
      <w:r w:rsidRPr="000A1486">
        <w:rPr>
          <w:lang w:val="en-US"/>
        </w:rPr>
        <w:t>Muell</w:t>
      </w:r>
      <w:proofErr w:type="spellEnd"/>
      <w:r w:rsidRPr="000A1486">
        <w:rPr>
          <w:lang w:val="en-US"/>
        </w:rPr>
        <w:t xml:space="preserve">.) C. Ag.: Physiological strategies in a nutrient stressed environment. J. Exp. Mar. Bio. </w:t>
      </w:r>
      <w:proofErr w:type="spellStart"/>
      <w:r w:rsidRPr="000A1486">
        <w:rPr>
          <w:lang w:val="en-US"/>
        </w:rPr>
        <w:t>Ecol</w:t>
      </w:r>
      <w:proofErr w:type="spellEnd"/>
      <w:r w:rsidRPr="000A1486">
        <w:rPr>
          <w:lang w:val="en-US"/>
        </w:rPr>
        <w:t xml:space="preserve"> </w:t>
      </w:r>
      <w:r w:rsidRPr="000A1486">
        <w:rPr>
          <w:b/>
          <w:bCs/>
          <w:lang w:val="en-US"/>
        </w:rPr>
        <w:t>73</w:t>
      </w:r>
      <w:r w:rsidRPr="000A1486">
        <w:rPr>
          <w:lang w:val="en-US"/>
        </w:rPr>
        <w:t>: 243–271. doi:10.1016/0022-0981(83)90050-3</w:t>
      </w:r>
    </w:p>
    <w:p w14:paraId="08853B2B"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7A3B89C1"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w:t>
      </w:r>
      <w:proofErr w:type="spellStart"/>
      <w:r w:rsidRPr="000A1486">
        <w:rPr>
          <w:lang w:val="en-US"/>
        </w:rPr>
        <w:t>PLoS</w:t>
      </w:r>
      <w:proofErr w:type="spellEnd"/>
      <w:r w:rsidRPr="000A1486">
        <w:rPr>
          <w:lang w:val="en-US"/>
        </w:rPr>
        <w:t xml:space="preserve"> ONE </w:t>
      </w:r>
      <w:r w:rsidRPr="000A1486">
        <w:rPr>
          <w:b/>
          <w:bCs/>
          <w:lang w:val="en-US"/>
        </w:rPr>
        <w:t>5</w:t>
      </w:r>
      <w:r w:rsidRPr="000A1486">
        <w:rPr>
          <w:lang w:val="en-US"/>
        </w:rPr>
        <w:t xml:space="preserve">: e13255. </w:t>
      </w:r>
      <w:proofErr w:type="gramStart"/>
      <w:r w:rsidRPr="000A1486">
        <w:rPr>
          <w:lang w:val="en-US"/>
        </w:rPr>
        <w:t>doi:10.1371/journal.pone</w:t>
      </w:r>
      <w:proofErr w:type="gramEnd"/>
      <w:r w:rsidRPr="000A1486">
        <w:rPr>
          <w:lang w:val="en-US"/>
        </w:rPr>
        <w:t>.0013255</w:t>
      </w:r>
    </w:p>
    <w:p w14:paraId="5920A69A" w14:textId="77777777" w:rsidR="000A1486" w:rsidRPr="000A1486" w:rsidRDefault="000A1486" w:rsidP="000A1486">
      <w:pPr>
        <w:pStyle w:val="Bibliography"/>
        <w:rPr>
          <w:lang w:val="en-US"/>
        </w:rPr>
      </w:pPr>
      <w:r w:rsidRPr="000A1486">
        <w:rPr>
          <w:lang w:val="en-US"/>
        </w:rPr>
        <w:t xml:space="preserve">Rosman, J. H., J. R. Koseff, S. G. </w:t>
      </w:r>
      <w:proofErr w:type="spellStart"/>
      <w:r w:rsidRPr="000A1486">
        <w:rPr>
          <w:lang w:val="en-US"/>
        </w:rPr>
        <w:t>Monismith</w:t>
      </w:r>
      <w:proofErr w:type="spellEnd"/>
      <w:r w:rsidRPr="000A1486">
        <w:rPr>
          <w:lang w:val="en-US"/>
        </w:rPr>
        <w:t xml:space="preserve">, and J. Grover. 2007. A field investigation into the effects of a kelp forest (Macrocystis </w:t>
      </w:r>
      <w:proofErr w:type="spellStart"/>
      <w:r w:rsidRPr="000A1486">
        <w:rPr>
          <w:lang w:val="en-US"/>
        </w:rPr>
        <w:t>pyrifera</w:t>
      </w:r>
      <w:proofErr w:type="spellEnd"/>
      <w:r w:rsidRPr="000A1486">
        <w:rPr>
          <w:lang w:val="en-US"/>
        </w:rPr>
        <w:t xml:space="preserve">) on coastal hydrodynamics and transport. J. </w:t>
      </w:r>
      <w:proofErr w:type="spellStart"/>
      <w:r w:rsidRPr="000A1486">
        <w:rPr>
          <w:lang w:val="en-US"/>
        </w:rPr>
        <w:t>Geophys</w:t>
      </w:r>
      <w:proofErr w:type="spellEnd"/>
      <w:r w:rsidRPr="000A1486">
        <w:rPr>
          <w:lang w:val="en-US"/>
        </w:rPr>
        <w:t xml:space="preserve">. Res. Oceans </w:t>
      </w:r>
      <w:r w:rsidRPr="000A1486">
        <w:rPr>
          <w:b/>
          <w:bCs/>
          <w:lang w:val="en-US"/>
        </w:rPr>
        <w:t>112</w:t>
      </w:r>
      <w:r w:rsidRPr="000A1486">
        <w:rPr>
          <w:lang w:val="en-US"/>
        </w:rPr>
        <w:t>. doi:10.1029/2005JC003430</w:t>
      </w:r>
    </w:p>
    <w:p w14:paraId="54A43497"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w:t>
      </w:r>
      <w:proofErr w:type="spellStart"/>
      <w:r w:rsidRPr="000A1486">
        <w:rPr>
          <w:lang w:val="en-US"/>
        </w:rPr>
        <w:t>ochraceus</w:t>
      </w:r>
      <w:proofErr w:type="spellEnd"/>
      <w:r w:rsidRPr="000A1486">
        <w:rPr>
          <w:lang w:val="en-US"/>
        </w:rPr>
        <w:t xml:space="preserve"> and </w:t>
      </w:r>
      <w:proofErr w:type="spellStart"/>
      <w:r w:rsidRPr="000A1486">
        <w:rPr>
          <w:lang w:val="en-US"/>
        </w:rPr>
        <w:t>Nucella</w:t>
      </w:r>
      <w:proofErr w:type="spellEnd"/>
      <w:r w:rsidRPr="000A1486">
        <w:rPr>
          <w:lang w:val="en-US"/>
        </w:rPr>
        <w:t xml:space="preserve"> </w:t>
      </w:r>
      <w:proofErr w:type="spellStart"/>
      <w:r w:rsidRPr="000A1486">
        <w:rPr>
          <w:lang w:val="en-US"/>
        </w:rPr>
        <w:t>canaliculata</w:t>
      </w:r>
      <w:proofErr w:type="spellEnd"/>
      <w:r w:rsidRPr="000A1486">
        <w:rPr>
          <w:lang w:val="en-US"/>
        </w:rPr>
        <w:t xml:space="preserve">) under water temperatures simulating episodic upwelling. J. Exp. Mar. Biol. Ecol. </w:t>
      </w:r>
      <w:r w:rsidRPr="000A1486">
        <w:rPr>
          <w:b/>
          <w:bCs/>
          <w:lang w:val="en-US"/>
        </w:rPr>
        <w:t>273</w:t>
      </w:r>
      <w:r w:rsidRPr="000A1486">
        <w:rPr>
          <w:lang w:val="en-US"/>
        </w:rPr>
        <w:t>: 199–218. doi:10.1016/S0022-0981(02)00164-8</w:t>
      </w:r>
    </w:p>
    <w:p w14:paraId="3A826C1B"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xml:space="preserve">: 151947. </w:t>
      </w:r>
      <w:proofErr w:type="gramStart"/>
      <w:r w:rsidRPr="000A1486">
        <w:rPr>
          <w:lang w:val="en-US"/>
        </w:rPr>
        <w:t>doi:10.1016/j.jembe</w:t>
      </w:r>
      <w:proofErr w:type="gramEnd"/>
      <w:r w:rsidRPr="000A1486">
        <w:rPr>
          <w:lang w:val="en-US"/>
        </w:rPr>
        <w:t>.2023.151947</w:t>
      </w:r>
    </w:p>
    <w:p w14:paraId="387A2D30" w14:textId="77777777" w:rsidR="000A1486" w:rsidRPr="000A1486" w:rsidRDefault="000A1486" w:rsidP="000A1486">
      <w:pPr>
        <w:pStyle w:val="Bibliography"/>
        <w:rPr>
          <w:lang w:val="en-US"/>
        </w:rPr>
      </w:pPr>
      <w:r w:rsidRPr="000A1486">
        <w:rPr>
          <w:lang w:val="en-US"/>
        </w:rPr>
        <w:lastRenderedPageBreak/>
        <w:t xml:space="preserve">Sellers, A. J., B. Leung, and M. E. </w:t>
      </w:r>
      <w:proofErr w:type="spellStart"/>
      <w:r w:rsidRPr="000A1486">
        <w:rPr>
          <w:lang w:val="en-US"/>
        </w:rPr>
        <w:t>Torchin</w:t>
      </w:r>
      <w:proofErr w:type="spellEnd"/>
      <w:r w:rsidRPr="000A1486">
        <w:rPr>
          <w:lang w:val="en-US"/>
        </w:rPr>
        <w:t xml:space="preserve">. 2020. Global meta-analysis of how marine upwelling affects herbivory. Glob. Ecol. </w:t>
      </w:r>
      <w:proofErr w:type="spellStart"/>
      <w:r w:rsidRPr="000A1486">
        <w:rPr>
          <w:lang w:val="en-US"/>
        </w:rPr>
        <w:t>Biogeogr</w:t>
      </w:r>
      <w:proofErr w:type="spellEnd"/>
      <w:r w:rsidRPr="000A1486">
        <w:rPr>
          <w:lang w:val="en-US"/>
        </w:rPr>
        <w:t xml:space="preserve">. </w:t>
      </w:r>
      <w:r w:rsidRPr="000A1486">
        <w:rPr>
          <w:b/>
          <w:bCs/>
          <w:lang w:val="en-US"/>
        </w:rPr>
        <w:t>29</w:t>
      </w:r>
      <w:r w:rsidRPr="000A1486">
        <w:rPr>
          <w:lang w:val="en-US"/>
        </w:rPr>
        <w:t xml:space="preserve">: 370–383. </w:t>
      </w:r>
      <w:proofErr w:type="spellStart"/>
      <w:proofErr w:type="gramStart"/>
      <w:r w:rsidRPr="000A1486">
        <w:rPr>
          <w:lang w:val="en-US"/>
        </w:rPr>
        <w:t>doi:https</w:t>
      </w:r>
      <w:proofErr w:type="spellEnd"/>
      <w:r w:rsidRPr="000A1486">
        <w:rPr>
          <w:lang w:val="en-US"/>
        </w:rPr>
        <w:t>://doi.org/10.1111/geb.13023</w:t>
      </w:r>
      <w:proofErr w:type="gramEnd"/>
    </w:p>
    <w:p w14:paraId="42245B0F" w14:textId="77777777" w:rsidR="000A1486" w:rsidRPr="000A1486" w:rsidRDefault="000A1486" w:rsidP="000A1486">
      <w:pPr>
        <w:pStyle w:val="Bibliography"/>
        <w:rPr>
          <w:lang w:val="en-US"/>
        </w:rPr>
      </w:pPr>
      <w:r w:rsidRPr="000A1486">
        <w:rPr>
          <w:lang w:val="en-US"/>
        </w:rPr>
        <w:t xml:space="preserve">Shantz, A. A., M. C. Ladd, E. </w:t>
      </w:r>
      <w:proofErr w:type="spellStart"/>
      <w:r w:rsidRPr="000A1486">
        <w:rPr>
          <w:lang w:val="en-US"/>
        </w:rPr>
        <w:t>Schrack</w:t>
      </w:r>
      <w:proofErr w:type="spellEnd"/>
      <w:r w:rsidRPr="000A1486">
        <w:rPr>
          <w:lang w:val="en-US"/>
        </w:rPr>
        <w:t xml:space="preserve">, and D. E. </w:t>
      </w:r>
      <w:proofErr w:type="spellStart"/>
      <w:r w:rsidRPr="000A1486">
        <w:rPr>
          <w:lang w:val="en-US"/>
        </w:rPr>
        <w:t>Burkepile</w:t>
      </w:r>
      <w:proofErr w:type="spellEnd"/>
      <w:r w:rsidRPr="000A1486">
        <w:rPr>
          <w:lang w:val="en-US"/>
        </w:rPr>
        <w:t xml:space="preserve">. 2015. Fish-derived nutrient hotspots shape coral reef benthic communities. </w:t>
      </w:r>
      <w:proofErr w:type="spellStart"/>
      <w:r w:rsidRPr="000A1486">
        <w:rPr>
          <w:lang w:val="en-US"/>
        </w:rPr>
        <w:t>Ecol</w:t>
      </w:r>
      <w:proofErr w:type="spellEnd"/>
      <w:r w:rsidRPr="000A1486">
        <w:rPr>
          <w:lang w:val="en-US"/>
        </w:rPr>
        <w:t xml:space="preserve"> Appl </w:t>
      </w:r>
      <w:r w:rsidRPr="000A1486">
        <w:rPr>
          <w:b/>
          <w:bCs/>
          <w:lang w:val="en-US"/>
        </w:rPr>
        <w:t>25</w:t>
      </w:r>
      <w:r w:rsidRPr="000A1486">
        <w:rPr>
          <w:lang w:val="en-US"/>
        </w:rPr>
        <w:t>: 2142–2152. doi:10.1890/14-2209.1</w:t>
      </w:r>
    </w:p>
    <w:p w14:paraId="07C63960" w14:textId="77777777" w:rsidR="000A1486" w:rsidRPr="000A1486" w:rsidRDefault="000A1486" w:rsidP="000A1486">
      <w:pPr>
        <w:pStyle w:val="Bibliography"/>
        <w:rPr>
          <w:lang w:val="en-US"/>
        </w:rPr>
      </w:pPr>
      <w:r w:rsidRPr="000A1486">
        <w:rPr>
          <w:lang w:val="en-US"/>
        </w:rPr>
        <w:t xml:space="preserve">Shrestha, J., J. R. Peters, J. E. </w:t>
      </w:r>
      <w:proofErr w:type="spellStart"/>
      <w:r w:rsidRPr="000A1486">
        <w:rPr>
          <w:lang w:val="en-US"/>
        </w:rPr>
        <w:t>Caselle</w:t>
      </w:r>
      <w:proofErr w:type="spellEnd"/>
      <w:r w:rsidRPr="000A1486">
        <w:rPr>
          <w:lang w:val="en-US"/>
        </w:rPr>
        <w:t xml:space="preserve">, and S. L. Hamilton. 2024. Marine protection and environmental forcing influence fish-derived nutrient cycling in kelp forests. </w:t>
      </w:r>
      <w:proofErr w:type="spellStart"/>
      <w:r w:rsidRPr="000A1486">
        <w:rPr>
          <w:lang w:val="en-US"/>
        </w:rPr>
        <w:t>Funct</w:t>
      </w:r>
      <w:proofErr w:type="spellEnd"/>
      <w:r w:rsidRPr="000A1486">
        <w:rPr>
          <w:lang w:val="en-US"/>
        </w:rPr>
        <w:t>. Ecol. 1–15. doi:10.1111/1365-2435.14708</w:t>
      </w:r>
    </w:p>
    <w:p w14:paraId="5A93D311" w14:textId="77777777" w:rsidR="000A1486" w:rsidRPr="000A1486" w:rsidRDefault="000A1486" w:rsidP="000A1486">
      <w:pPr>
        <w:pStyle w:val="Bibliography"/>
        <w:rPr>
          <w:lang w:val="en-US"/>
        </w:rPr>
      </w:pPr>
      <w:proofErr w:type="spellStart"/>
      <w:r w:rsidRPr="000A1486">
        <w:rPr>
          <w:lang w:val="en-US"/>
        </w:rPr>
        <w:t>Starko</w:t>
      </w:r>
      <w:proofErr w:type="spellEnd"/>
      <w:r w:rsidRPr="000A1486">
        <w:rPr>
          <w:lang w:val="en-US"/>
        </w:rPr>
        <w:t xml:space="preserve">,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7415200B" w14:textId="77777777" w:rsidR="000A1486" w:rsidRPr="000A1486" w:rsidRDefault="000A1486" w:rsidP="000A1486">
      <w:pPr>
        <w:pStyle w:val="Bibliography"/>
        <w:rPr>
          <w:lang w:val="en-US"/>
        </w:rPr>
      </w:pPr>
      <w:proofErr w:type="spellStart"/>
      <w:r w:rsidRPr="000A1486">
        <w:rPr>
          <w:lang w:val="en-US"/>
        </w:rPr>
        <w:t>Starko</w:t>
      </w:r>
      <w:proofErr w:type="spellEnd"/>
      <w:r w:rsidRPr="000A1486">
        <w:rPr>
          <w:lang w:val="en-US"/>
        </w:rPr>
        <w:t xml:space="preserve">, S., C. J. Neufeld, L. </w:t>
      </w:r>
      <w:proofErr w:type="spellStart"/>
      <w:r w:rsidRPr="000A1486">
        <w:rPr>
          <w:lang w:val="en-US"/>
        </w:rPr>
        <w:t>Gendall</w:t>
      </w:r>
      <w:proofErr w:type="spellEnd"/>
      <w:r w:rsidRPr="000A1486">
        <w:rPr>
          <w:lang w:val="en-US"/>
        </w:rPr>
        <w:t xml:space="preserve">, B. Timmer, L. Campbell, J. </w:t>
      </w:r>
      <w:proofErr w:type="spellStart"/>
      <w:r w:rsidRPr="000A1486">
        <w:rPr>
          <w:lang w:val="en-US"/>
        </w:rPr>
        <w:t>Yakimishyn</w:t>
      </w:r>
      <w:proofErr w:type="spellEnd"/>
      <w:r w:rsidRPr="000A1486">
        <w:rPr>
          <w:lang w:val="en-US"/>
        </w:rPr>
        <w:t xml:space="preserve">, L. </w:t>
      </w:r>
      <w:proofErr w:type="spellStart"/>
      <w:r w:rsidRPr="000A1486">
        <w:rPr>
          <w:lang w:val="en-US"/>
        </w:rPr>
        <w:t>Druehl</w:t>
      </w:r>
      <w:proofErr w:type="spellEnd"/>
      <w:r w:rsidRPr="000A1486">
        <w:rPr>
          <w:lang w:val="en-US"/>
        </w:rPr>
        <w:t xml:space="preserve">, and J. K. Baum. 2022. Microclimate predicts kelp forest extinction in the face of direct and indirect marine heatwave effects. </w:t>
      </w:r>
      <w:proofErr w:type="spellStart"/>
      <w:r w:rsidRPr="000A1486">
        <w:rPr>
          <w:lang w:val="en-US"/>
        </w:rPr>
        <w:t>Ecol</w:t>
      </w:r>
      <w:proofErr w:type="spellEnd"/>
      <w:r w:rsidRPr="000A1486">
        <w:rPr>
          <w:lang w:val="en-US"/>
        </w:rPr>
        <w:t xml:space="preserve"> Appl </w:t>
      </w:r>
      <w:r w:rsidRPr="000A1486">
        <w:rPr>
          <w:b/>
          <w:bCs/>
          <w:lang w:val="en-US"/>
        </w:rPr>
        <w:t>32</w:t>
      </w:r>
      <w:r w:rsidRPr="000A1486">
        <w:rPr>
          <w:lang w:val="en-US"/>
        </w:rPr>
        <w:t>: e2673. doi:10.1002/eap.2673</w:t>
      </w:r>
    </w:p>
    <w:p w14:paraId="697B4346" w14:textId="77777777" w:rsidR="000A1486" w:rsidRPr="000A1486" w:rsidRDefault="000A1486" w:rsidP="000A1486">
      <w:pPr>
        <w:pStyle w:val="Bibliography"/>
        <w:rPr>
          <w:lang w:val="en-US"/>
        </w:rPr>
      </w:pPr>
      <w:proofErr w:type="spellStart"/>
      <w:r w:rsidRPr="000A1486">
        <w:rPr>
          <w:lang w:val="en-US"/>
        </w:rPr>
        <w:t>Steneck</w:t>
      </w:r>
      <w:proofErr w:type="spellEnd"/>
      <w:r w:rsidRPr="000A1486">
        <w:rPr>
          <w:lang w:val="en-US"/>
        </w:rPr>
        <w:t xml:space="preserve">, R. S., M. H. Graham, B. J. Bourque, D. Corbett, J. M. Erlandson, J. A. Estes, and M. J. </w:t>
      </w:r>
      <w:proofErr w:type="spellStart"/>
      <w:r w:rsidRPr="000A1486">
        <w:rPr>
          <w:lang w:val="en-US"/>
        </w:rPr>
        <w:t>Tegner</w:t>
      </w:r>
      <w:proofErr w:type="spellEnd"/>
      <w:r w:rsidRPr="000A1486">
        <w:rPr>
          <w:lang w:val="en-US"/>
        </w:rPr>
        <w:t xml:space="preserve">. 2002. Kelp forest ecosystems: biodiversity, stability, resilience and future. Environ. </w:t>
      </w:r>
      <w:proofErr w:type="spellStart"/>
      <w:r w:rsidRPr="000A1486">
        <w:rPr>
          <w:lang w:val="en-US"/>
        </w:rPr>
        <w:t>Conserv</w:t>
      </w:r>
      <w:proofErr w:type="spellEnd"/>
      <w:r w:rsidRPr="000A1486">
        <w:rPr>
          <w:lang w:val="en-US"/>
        </w:rPr>
        <w:t xml:space="preserve">. </w:t>
      </w:r>
      <w:r w:rsidRPr="000A1486">
        <w:rPr>
          <w:b/>
          <w:bCs/>
          <w:lang w:val="en-US"/>
        </w:rPr>
        <w:t>29</w:t>
      </w:r>
      <w:r w:rsidRPr="000A1486">
        <w:rPr>
          <w:lang w:val="en-US"/>
        </w:rPr>
        <w:t>: 436–459. doi:10.1017/S0376892902000322</w:t>
      </w:r>
    </w:p>
    <w:p w14:paraId="38D0C93E" w14:textId="77777777" w:rsidR="000A1486" w:rsidRPr="000A1486" w:rsidRDefault="000A1486" w:rsidP="000A1486">
      <w:pPr>
        <w:pStyle w:val="Bibliography"/>
        <w:rPr>
          <w:lang w:val="en-US"/>
        </w:rPr>
      </w:pPr>
      <w:r w:rsidRPr="000A1486">
        <w:rPr>
          <w:lang w:val="en-US"/>
        </w:rPr>
        <w:t xml:space="preserve">Stewart, H., J. </w:t>
      </w:r>
      <w:proofErr w:type="spellStart"/>
      <w:r w:rsidRPr="000A1486">
        <w:rPr>
          <w:lang w:val="en-US"/>
        </w:rPr>
        <w:t>Fram</w:t>
      </w:r>
      <w:proofErr w:type="spellEnd"/>
      <w:r w:rsidRPr="000A1486">
        <w:rPr>
          <w:lang w:val="en-US"/>
        </w:rPr>
        <w:t xml:space="preserve">, D. Reed, S. Williams, M. Brzezinski, S. </w:t>
      </w:r>
      <w:proofErr w:type="spellStart"/>
      <w:r w:rsidRPr="000A1486">
        <w:rPr>
          <w:lang w:val="en-US"/>
        </w:rPr>
        <w:t>MacIntyre</w:t>
      </w:r>
      <w:proofErr w:type="spellEnd"/>
      <w:r w:rsidRPr="000A1486">
        <w:rPr>
          <w:lang w:val="en-US"/>
        </w:rPr>
        <w:t xml:space="preserve">, and B. Gaylord. 2009. Differences in growth, morphology and tissue carbon and nitrogen of Macrocystis </w:t>
      </w:r>
      <w:proofErr w:type="spellStart"/>
      <w:r w:rsidRPr="000A1486">
        <w:rPr>
          <w:lang w:val="en-US"/>
        </w:rPr>
        <w:t>pyrifera</w:t>
      </w:r>
      <w:proofErr w:type="spellEnd"/>
      <w:r w:rsidRPr="000A1486">
        <w:rPr>
          <w:lang w:val="en-US"/>
        </w:rPr>
        <w:t xml:space="preserve"> within and at the outer edge of a giant kelp forest in California, USA. Mar. Ecol. Prog. Ser. </w:t>
      </w:r>
      <w:r w:rsidRPr="000A1486">
        <w:rPr>
          <w:b/>
          <w:bCs/>
          <w:lang w:val="en-US"/>
        </w:rPr>
        <w:t>375</w:t>
      </w:r>
      <w:r w:rsidRPr="000A1486">
        <w:rPr>
          <w:lang w:val="en-US"/>
        </w:rPr>
        <w:t>: 101–112. doi:10.3354/meps07752</w:t>
      </w:r>
    </w:p>
    <w:p w14:paraId="3CC5302E" w14:textId="77777777" w:rsidR="000A1486" w:rsidRPr="000A1486" w:rsidRDefault="000A1486" w:rsidP="000A1486">
      <w:pPr>
        <w:pStyle w:val="Bibliography"/>
        <w:rPr>
          <w:lang w:val="en-US"/>
        </w:rPr>
      </w:pPr>
      <w:r w:rsidRPr="000A1486">
        <w:rPr>
          <w:lang w:val="en-US"/>
        </w:rPr>
        <w:t xml:space="preserve">Stewart, N. L., B. </w:t>
      </w:r>
      <w:proofErr w:type="spellStart"/>
      <w:r w:rsidRPr="000A1486">
        <w:rPr>
          <w:lang w:val="en-US"/>
        </w:rPr>
        <w:t>Konar</w:t>
      </w:r>
      <w:proofErr w:type="spellEnd"/>
      <w:r w:rsidRPr="000A1486">
        <w:rPr>
          <w:lang w:val="en-US"/>
        </w:rPr>
        <w:t xml:space="preserve">, and M. T. Tinker. 2015. Testing the nutritional-limitation, predator-avoidance, and storm-avoidance hypotheses for restricted sea otter habitat use in the Aleutian Islands, Alaska. </w:t>
      </w:r>
      <w:proofErr w:type="spellStart"/>
      <w:r w:rsidRPr="000A1486">
        <w:rPr>
          <w:lang w:val="en-US"/>
        </w:rPr>
        <w:t>Oecologia</w:t>
      </w:r>
      <w:proofErr w:type="spellEnd"/>
      <w:r w:rsidRPr="000A1486">
        <w:rPr>
          <w:lang w:val="en-US"/>
        </w:rPr>
        <w:t xml:space="preserve"> </w:t>
      </w:r>
      <w:r w:rsidRPr="000A1486">
        <w:rPr>
          <w:b/>
          <w:bCs/>
          <w:lang w:val="en-US"/>
        </w:rPr>
        <w:t>177</w:t>
      </w:r>
      <w:r w:rsidRPr="000A1486">
        <w:rPr>
          <w:lang w:val="en-US"/>
        </w:rPr>
        <w:t>: 645–655. doi:10.1007/s00442-014-3149-6</w:t>
      </w:r>
    </w:p>
    <w:p w14:paraId="73D63AAF" w14:textId="77777777" w:rsidR="000A1486" w:rsidRPr="000A1486" w:rsidRDefault="000A1486" w:rsidP="000A1486">
      <w:pPr>
        <w:pStyle w:val="Bibliography"/>
        <w:rPr>
          <w:lang w:val="en-US"/>
        </w:rPr>
      </w:pPr>
      <w:r w:rsidRPr="000A1486">
        <w:rPr>
          <w:lang w:val="en-US"/>
        </w:rPr>
        <w:lastRenderedPageBreak/>
        <w:t xml:space="preserve">Stillman, J. H., and G. N. </w:t>
      </w:r>
      <w:proofErr w:type="spellStart"/>
      <w:r w:rsidRPr="000A1486">
        <w:rPr>
          <w:lang w:val="en-US"/>
        </w:rPr>
        <w:t>Somero</w:t>
      </w:r>
      <w:proofErr w:type="spellEnd"/>
      <w:r w:rsidRPr="000A1486">
        <w:rPr>
          <w:lang w:val="en-US"/>
        </w:rPr>
        <w:t xml:space="preserve">. 1996. Adaptation to Temperature Stress and Aerial Exposure in Congeneric Species of Intertidal Porcelain Crabs (Genus </w:t>
      </w:r>
      <w:proofErr w:type="spellStart"/>
      <w:r w:rsidRPr="000A1486">
        <w:rPr>
          <w:lang w:val="en-US"/>
        </w:rPr>
        <w:t>Petrolisthes</w:t>
      </w:r>
      <w:proofErr w:type="spellEnd"/>
      <w:r w:rsidRPr="000A1486">
        <w:rPr>
          <w:lang w:val="en-US"/>
        </w:rPr>
        <w:t xml:space="preserve">): Correlation of Physiology, Biochemistry and Morphology </w:t>
      </w:r>
      <w:proofErr w:type="gramStart"/>
      <w:r w:rsidRPr="000A1486">
        <w:rPr>
          <w:lang w:val="en-US"/>
        </w:rPr>
        <w:t>With</w:t>
      </w:r>
      <w:proofErr w:type="gramEnd"/>
      <w:r w:rsidRPr="000A1486">
        <w:rPr>
          <w:lang w:val="en-US"/>
        </w:rPr>
        <w:t xml:space="preserve"> Vertical Distribution. Journal of Experimental Biology </w:t>
      </w:r>
      <w:r w:rsidRPr="000A1486">
        <w:rPr>
          <w:b/>
          <w:bCs/>
          <w:lang w:val="en-US"/>
        </w:rPr>
        <w:t>199</w:t>
      </w:r>
      <w:r w:rsidRPr="000A1486">
        <w:rPr>
          <w:lang w:val="en-US"/>
        </w:rPr>
        <w:t>: 1845–1855. doi:10.1242/jeb.199.8.1845</w:t>
      </w:r>
    </w:p>
    <w:p w14:paraId="7C9653F1" w14:textId="77777777" w:rsidR="000A1486" w:rsidRPr="000A1486" w:rsidRDefault="000A1486" w:rsidP="000A1486">
      <w:pPr>
        <w:pStyle w:val="Bibliography"/>
        <w:rPr>
          <w:lang w:val="en-US"/>
        </w:rPr>
      </w:pPr>
      <w:proofErr w:type="spellStart"/>
      <w:r w:rsidRPr="000A1486">
        <w:rPr>
          <w:lang w:val="en-US"/>
        </w:rPr>
        <w:t>Tanasichuk</w:t>
      </w:r>
      <w:proofErr w:type="spellEnd"/>
      <w:r w:rsidRPr="000A1486">
        <w:rPr>
          <w:lang w:val="en-US"/>
        </w:rPr>
        <w:t xml:space="preserve">, R. 1998. Interannual variations in the population biology and productivity of </w:t>
      </w:r>
      <w:proofErr w:type="spellStart"/>
      <w:r w:rsidRPr="000A1486">
        <w:rPr>
          <w:lang w:val="en-US"/>
        </w:rPr>
        <w:t>Euphausia</w:t>
      </w:r>
      <w:proofErr w:type="spellEnd"/>
      <w:r w:rsidRPr="000A1486">
        <w:rPr>
          <w:lang w:val="en-US"/>
        </w:rPr>
        <w:t xml:space="preserve"> </w:t>
      </w:r>
      <w:proofErr w:type="spellStart"/>
      <w:r w:rsidRPr="000A1486">
        <w:rPr>
          <w:lang w:val="en-US"/>
        </w:rPr>
        <w:t>pacifica</w:t>
      </w:r>
      <w:proofErr w:type="spellEnd"/>
      <w:r w:rsidRPr="000A1486">
        <w:rPr>
          <w:lang w:val="en-US"/>
        </w:rPr>
        <w:t xml:space="preserve"> in Barkley Sound, Canada, with special reference to the 1992 and 1993 warm ocean years. Mar. Ecol. Prog. Ser. </w:t>
      </w:r>
      <w:r w:rsidRPr="000A1486">
        <w:rPr>
          <w:b/>
          <w:bCs/>
          <w:lang w:val="en-US"/>
        </w:rPr>
        <w:t>173</w:t>
      </w:r>
      <w:r w:rsidRPr="000A1486">
        <w:rPr>
          <w:lang w:val="en-US"/>
        </w:rPr>
        <w:t>: 163–180. doi:10.3354/meps173163</w:t>
      </w:r>
    </w:p>
    <w:p w14:paraId="2E1F34DF" w14:textId="77777777" w:rsidR="000A1486" w:rsidRPr="000A1486" w:rsidRDefault="000A1486" w:rsidP="000A1486">
      <w:pPr>
        <w:pStyle w:val="Bibliography"/>
        <w:rPr>
          <w:lang w:val="en-US"/>
        </w:rPr>
      </w:pPr>
      <w:r w:rsidRPr="000A1486">
        <w:rPr>
          <w:lang w:val="en-US"/>
        </w:rPr>
        <w:t xml:space="preserve">Taylor, B. W., C. F. Keep, R. O. Hall, B. J. Koch, L. M. </w:t>
      </w:r>
      <w:proofErr w:type="spellStart"/>
      <w:r w:rsidRPr="000A1486">
        <w:rPr>
          <w:lang w:val="en-US"/>
        </w:rPr>
        <w:t>Tronstad</w:t>
      </w:r>
      <w:proofErr w:type="spellEnd"/>
      <w:r w:rsidRPr="000A1486">
        <w:rPr>
          <w:lang w:val="en-US"/>
        </w:rPr>
        <w:t xml:space="preserve">, A. S. </w:t>
      </w:r>
      <w:proofErr w:type="spellStart"/>
      <w:r w:rsidRPr="000A1486">
        <w:rPr>
          <w:lang w:val="en-US"/>
        </w:rPr>
        <w:t>Flecker</w:t>
      </w:r>
      <w:proofErr w:type="spellEnd"/>
      <w:r w:rsidRPr="000A1486">
        <w:rPr>
          <w:lang w:val="en-US"/>
        </w:rPr>
        <w:t xml:space="preserve">, and A. J. </w:t>
      </w:r>
      <w:proofErr w:type="spellStart"/>
      <w:r w:rsidRPr="000A1486">
        <w:rPr>
          <w:lang w:val="en-US"/>
        </w:rPr>
        <w:t>Ulseth</w:t>
      </w:r>
      <w:proofErr w:type="spellEnd"/>
      <w:r w:rsidRPr="000A1486">
        <w:rPr>
          <w:lang w:val="en-US"/>
        </w:rPr>
        <w:t xml:space="preserve">. 2007. Improving the fluorometric ammonium method: matrix effects, background fluorescence, and standard additions. J.N. Am. </w:t>
      </w:r>
      <w:proofErr w:type="spellStart"/>
      <w:r w:rsidRPr="000A1486">
        <w:rPr>
          <w:lang w:val="en-US"/>
        </w:rPr>
        <w:t>Benthol</w:t>
      </w:r>
      <w:proofErr w:type="spellEnd"/>
      <w:r w:rsidRPr="000A1486">
        <w:rPr>
          <w:lang w:val="en-US"/>
        </w:rPr>
        <w:t xml:space="preserve">. Soc. </w:t>
      </w:r>
      <w:r w:rsidRPr="000A1486">
        <w:rPr>
          <w:b/>
          <w:bCs/>
          <w:lang w:val="en-US"/>
        </w:rPr>
        <w:t>26</w:t>
      </w:r>
      <w:r w:rsidRPr="000A1486">
        <w:rPr>
          <w:lang w:val="en-US"/>
        </w:rPr>
        <w:t>: 167–177. doi:10.1899/0887-3593(2007)26[</w:t>
      </w:r>
      <w:proofErr w:type="gramStart"/>
      <w:r w:rsidRPr="000A1486">
        <w:rPr>
          <w:lang w:val="en-US"/>
        </w:rPr>
        <w:t>167:ITFAMM</w:t>
      </w:r>
      <w:proofErr w:type="gramEnd"/>
      <w:r w:rsidRPr="000A1486">
        <w:rPr>
          <w:lang w:val="en-US"/>
        </w:rPr>
        <w:t>]2.0.CO;2</w:t>
      </w:r>
    </w:p>
    <w:p w14:paraId="7E3C0D46"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43</w:t>
      </w:r>
      <w:r w:rsidRPr="000A1486">
        <w:rPr>
          <w:lang w:val="en-US"/>
        </w:rPr>
        <w:t>: 600–606. doi:10.4319/lo.1998.43.4.0600</w:t>
      </w:r>
    </w:p>
    <w:p w14:paraId="60D63475" w14:textId="77777777" w:rsidR="000A1486" w:rsidRPr="000A1486" w:rsidRDefault="000A1486" w:rsidP="000A1486">
      <w:pPr>
        <w:pStyle w:val="Bibliography"/>
        <w:rPr>
          <w:lang w:val="en-US"/>
        </w:rPr>
      </w:pPr>
      <w:r w:rsidRPr="000A1486">
        <w:rPr>
          <w:lang w:val="en-US"/>
        </w:rPr>
        <w:t xml:space="preserve">Tilman, G. D. 1984. Plant dominance along an experimental nutrient gradient. Ecology </w:t>
      </w:r>
      <w:r w:rsidRPr="000A1486">
        <w:rPr>
          <w:b/>
          <w:bCs/>
          <w:lang w:val="en-US"/>
        </w:rPr>
        <w:t>65</w:t>
      </w:r>
      <w:r w:rsidRPr="000A1486">
        <w:rPr>
          <w:lang w:val="en-US"/>
        </w:rPr>
        <w:t>: 1445–1453. doi:10.2307/1939125</w:t>
      </w:r>
    </w:p>
    <w:p w14:paraId="14A75A47" w14:textId="77777777" w:rsidR="000A1486" w:rsidRPr="000A1486" w:rsidRDefault="000A1486" w:rsidP="000A1486">
      <w:pPr>
        <w:pStyle w:val="Bibliography"/>
        <w:rPr>
          <w:lang w:val="en-US"/>
        </w:rPr>
      </w:pPr>
      <w:proofErr w:type="spellStart"/>
      <w:r w:rsidRPr="000A1486">
        <w:rPr>
          <w:lang w:val="en-US"/>
        </w:rPr>
        <w:t>Traiger</w:t>
      </w:r>
      <w:proofErr w:type="spellEnd"/>
      <w:r w:rsidRPr="000A1486">
        <w:rPr>
          <w:lang w:val="en-US"/>
        </w:rPr>
        <w:t xml:space="preserve">, S. B. and others. 2022. Limited biogeochemical modification of surface waters by kelp forest canopies: Influence of kelp metabolism and site-specific hydrodynamics.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67</w:t>
      </w:r>
      <w:r w:rsidRPr="000A1486">
        <w:rPr>
          <w:lang w:val="en-US"/>
        </w:rPr>
        <w:t>: 392–403. doi:10.1002/lno.11999</w:t>
      </w:r>
    </w:p>
    <w:p w14:paraId="733F0D3D" w14:textId="77777777" w:rsidR="000A1486" w:rsidRPr="000A1486" w:rsidRDefault="000A1486" w:rsidP="000A1486">
      <w:pPr>
        <w:pStyle w:val="Bibliography"/>
        <w:rPr>
          <w:lang w:val="en-US"/>
        </w:rPr>
      </w:pPr>
      <w:proofErr w:type="spellStart"/>
      <w:r w:rsidRPr="000A1486">
        <w:rPr>
          <w:lang w:val="en-US"/>
        </w:rPr>
        <w:t>Uthicke</w:t>
      </w:r>
      <w:proofErr w:type="spellEnd"/>
      <w:r w:rsidRPr="000A1486">
        <w:rPr>
          <w:lang w:val="en-US"/>
        </w:rPr>
        <w:t xml:space="preserve">, S. 2001. Nutrient regeneration by abundant coral reef holothurians. J. Exp. Mar. Biol. Ecol. </w:t>
      </w:r>
      <w:r w:rsidRPr="000A1486">
        <w:rPr>
          <w:b/>
          <w:bCs/>
          <w:lang w:val="en-US"/>
        </w:rPr>
        <w:t>265</w:t>
      </w:r>
      <w:r w:rsidRPr="000A1486">
        <w:rPr>
          <w:lang w:val="en-US"/>
        </w:rPr>
        <w:t>: 153–170. doi:10.1016/S0022-0981(01)00329-X</w:t>
      </w:r>
    </w:p>
    <w:p w14:paraId="54EBC6E2" w14:textId="77777777" w:rsidR="000A1486" w:rsidRPr="000A1486" w:rsidRDefault="000A1486" w:rsidP="000A1486">
      <w:pPr>
        <w:pStyle w:val="Bibliography"/>
        <w:rPr>
          <w:lang w:val="en-US"/>
        </w:rPr>
      </w:pPr>
      <w:proofErr w:type="spellStart"/>
      <w:r w:rsidRPr="000A1486">
        <w:rPr>
          <w:lang w:val="en-US"/>
        </w:rPr>
        <w:t>Uthicke</w:t>
      </w:r>
      <w:proofErr w:type="spellEnd"/>
      <w:r w:rsidRPr="000A1486">
        <w:rPr>
          <w:lang w:val="en-US"/>
        </w:rPr>
        <w:t xml:space="preserve">, S., and D. W. </w:t>
      </w:r>
      <w:proofErr w:type="spellStart"/>
      <w:r w:rsidRPr="000A1486">
        <w:rPr>
          <w:lang w:val="en-US"/>
        </w:rPr>
        <w:t>Klumpp</w:t>
      </w:r>
      <w:proofErr w:type="spellEnd"/>
      <w:r w:rsidRPr="000A1486">
        <w:rPr>
          <w:lang w:val="en-US"/>
        </w:rPr>
        <w:t xml:space="preserve">. 1998. Microphytobenthos community production at a near-shore coral reef: seasonal variation and response to ammonium recycled by holothurians. Mar </w:t>
      </w:r>
      <w:proofErr w:type="spellStart"/>
      <w:r w:rsidRPr="000A1486">
        <w:rPr>
          <w:lang w:val="en-US"/>
        </w:rPr>
        <w:t>Ecol</w:t>
      </w:r>
      <w:proofErr w:type="spellEnd"/>
      <w:r w:rsidRPr="000A1486">
        <w:rPr>
          <w:lang w:val="en-US"/>
        </w:rPr>
        <w:t xml:space="preserve"> Prog Ser </w:t>
      </w:r>
      <w:r w:rsidRPr="000A1486">
        <w:rPr>
          <w:b/>
          <w:bCs/>
          <w:lang w:val="en-US"/>
        </w:rPr>
        <w:t>169</w:t>
      </w:r>
      <w:r w:rsidRPr="000A1486">
        <w:rPr>
          <w:lang w:val="en-US"/>
        </w:rPr>
        <w:t>: 1–11.</w:t>
      </w:r>
    </w:p>
    <w:p w14:paraId="7439B154" w14:textId="77777777" w:rsidR="000A1486" w:rsidRPr="000A1486" w:rsidRDefault="000A1486" w:rsidP="000A1486">
      <w:pPr>
        <w:pStyle w:val="Bibliography"/>
        <w:rPr>
          <w:lang w:val="en-US"/>
        </w:rPr>
      </w:pPr>
      <w:proofErr w:type="spellStart"/>
      <w:r w:rsidRPr="000A1486">
        <w:rPr>
          <w:lang w:val="en-US"/>
        </w:rPr>
        <w:lastRenderedPageBreak/>
        <w:t>Vanni</w:t>
      </w:r>
      <w:proofErr w:type="spellEnd"/>
      <w:r w:rsidRPr="000A1486">
        <w:rPr>
          <w:lang w:val="en-US"/>
        </w:rPr>
        <w:t xml:space="preserve">, M. J. 2002. Nutrient cycling by animals in freshwater ecosystems. Annu Rev </w:t>
      </w:r>
      <w:proofErr w:type="spellStart"/>
      <w:r w:rsidRPr="000A1486">
        <w:rPr>
          <w:lang w:val="en-US"/>
        </w:rPr>
        <w:t>Ecol</w:t>
      </w:r>
      <w:proofErr w:type="spellEnd"/>
      <w:r w:rsidRPr="000A1486">
        <w:rPr>
          <w:lang w:val="en-US"/>
        </w:rPr>
        <w:t xml:space="preserve"> Syst </w:t>
      </w:r>
      <w:r w:rsidRPr="000A1486">
        <w:rPr>
          <w:b/>
          <w:bCs/>
          <w:lang w:val="en-US"/>
        </w:rPr>
        <w:t>33</w:t>
      </w:r>
      <w:r w:rsidRPr="000A1486">
        <w:rPr>
          <w:lang w:val="en-US"/>
        </w:rPr>
        <w:t xml:space="preserve">: 341–370. </w:t>
      </w:r>
      <w:proofErr w:type="gramStart"/>
      <w:r w:rsidRPr="000A1486">
        <w:rPr>
          <w:lang w:val="en-US"/>
        </w:rPr>
        <w:t>doi:10.1146/annurev.ecolsys</w:t>
      </w:r>
      <w:proofErr w:type="gramEnd"/>
      <w:r w:rsidRPr="000A1486">
        <w:rPr>
          <w:lang w:val="en-US"/>
        </w:rPr>
        <w:t>.33.010802.150519</w:t>
      </w:r>
    </w:p>
    <w:p w14:paraId="6454CC90" w14:textId="77777777" w:rsidR="000A1486" w:rsidRPr="000A1486" w:rsidRDefault="000A1486" w:rsidP="000A1486">
      <w:pPr>
        <w:pStyle w:val="Bibliography"/>
        <w:rPr>
          <w:lang w:val="en-US"/>
        </w:rPr>
      </w:pPr>
      <w:proofErr w:type="spellStart"/>
      <w:r w:rsidRPr="000A1486">
        <w:rPr>
          <w:lang w:val="en-US"/>
        </w:rPr>
        <w:t>Vinther</w:t>
      </w:r>
      <w:proofErr w:type="spellEnd"/>
      <w:r w:rsidRPr="000A1486">
        <w:rPr>
          <w:lang w:val="en-US"/>
        </w:rPr>
        <w:t xml:space="preserve">, H. F., and M. </w:t>
      </w:r>
      <w:proofErr w:type="spellStart"/>
      <w:r w:rsidRPr="000A1486">
        <w:rPr>
          <w:lang w:val="en-US"/>
        </w:rPr>
        <w:t>Holmer</w:t>
      </w:r>
      <w:proofErr w:type="spellEnd"/>
      <w:r w:rsidRPr="000A1486">
        <w:rPr>
          <w:lang w:val="en-US"/>
        </w:rPr>
        <w:t xml:space="preserve">. 2008. Experimental test of </w:t>
      </w:r>
      <w:proofErr w:type="spellStart"/>
      <w:r w:rsidRPr="000A1486">
        <w:rPr>
          <w:lang w:val="en-US"/>
        </w:rPr>
        <w:t>biodeposition</w:t>
      </w:r>
      <w:proofErr w:type="spellEnd"/>
      <w:r w:rsidRPr="000A1486">
        <w:rPr>
          <w:lang w:val="en-US"/>
        </w:rPr>
        <w:t xml:space="preserve"> and ammonium excretion from blue mussels (Mytilus edulis) on eelgrass (Zostera marina) performance. J. Exp. Mar. Bio. </w:t>
      </w:r>
      <w:proofErr w:type="spellStart"/>
      <w:r w:rsidRPr="000A1486">
        <w:rPr>
          <w:lang w:val="en-US"/>
        </w:rPr>
        <w:t>Ecol</w:t>
      </w:r>
      <w:proofErr w:type="spellEnd"/>
      <w:r w:rsidRPr="000A1486">
        <w:rPr>
          <w:lang w:val="en-US"/>
        </w:rPr>
        <w:t xml:space="preserve"> </w:t>
      </w:r>
      <w:r w:rsidRPr="000A1486">
        <w:rPr>
          <w:b/>
          <w:bCs/>
          <w:lang w:val="en-US"/>
        </w:rPr>
        <w:t>364</w:t>
      </w:r>
      <w:r w:rsidRPr="000A1486">
        <w:rPr>
          <w:lang w:val="en-US"/>
        </w:rPr>
        <w:t xml:space="preserve">: 72–79. </w:t>
      </w:r>
      <w:proofErr w:type="gramStart"/>
      <w:r w:rsidRPr="000A1486">
        <w:rPr>
          <w:lang w:val="en-US"/>
        </w:rPr>
        <w:t>doi:10.1016/j.jembe</w:t>
      </w:r>
      <w:proofErr w:type="gramEnd"/>
      <w:r w:rsidRPr="000A1486">
        <w:rPr>
          <w:lang w:val="en-US"/>
        </w:rPr>
        <w:t>.2008.07.003</w:t>
      </w:r>
    </w:p>
    <w:p w14:paraId="2438A37B"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54</w:t>
      </w:r>
      <w:r w:rsidRPr="000A1486">
        <w:rPr>
          <w:lang w:val="en-US"/>
        </w:rPr>
        <w:t xml:space="preserve">: 2058–2071. </w:t>
      </w:r>
      <w:proofErr w:type="spellStart"/>
      <w:proofErr w:type="gramStart"/>
      <w:r w:rsidRPr="000A1486">
        <w:rPr>
          <w:lang w:val="en-US"/>
        </w:rPr>
        <w:t>doi:https</w:t>
      </w:r>
      <w:proofErr w:type="spellEnd"/>
      <w:r w:rsidRPr="000A1486">
        <w:rPr>
          <w:lang w:val="en-US"/>
        </w:rPr>
        <w:t>://doi.org/10.4319/lo.2009.54.6.2058</w:t>
      </w:r>
      <w:proofErr w:type="gramEnd"/>
    </w:p>
    <w:p w14:paraId="2BE46021" w14:textId="77777777" w:rsidR="000A1486" w:rsidRPr="000A1486" w:rsidRDefault="000A1486" w:rsidP="000A1486">
      <w:pPr>
        <w:pStyle w:val="Bibliography"/>
        <w:rPr>
          <w:lang w:val="en-US"/>
        </w:rPr>
      </w:pPr>
      <w:r w:rsidRPr="000A1486">
        <w:rPr>
          <w:lang w:val="en-US"/>
        </w:rPr>
        <w:t xml:space="preserve">Wickham, H. and others. 2019. Welcome to the </w:t>
      </w:r>
      <w:proofErr w:type="spellStart"/>
      <w:r w:rsidRPr="000A1486">
        <w:rPr>
          <w:lang w:val="en-US"/>
        </w:rPr>
        <w:t>tidyverse</w:t>
      </w:r>
      <w:proofErr w:type="spellEnd"/>
      <w:r w:rsidRPr="000A1486">
        <w:rPr>
          <w:lang w:val="en-US"/>
        </w:rPr>
        <w:t xml:space="preserve">. JOSS </w:t>
      </w:r>
      <w:r w:rsidRPr="000A1486">
        <w:rPr>
          <w:b/>
          <w:bCs/>
          <w:lang w:val="en-US"/>
        </w:rPr>
        <w:t>4</w:t>
      </w:r>
      <w:r w:rsidRPr="000A1486">
        <w:rPr>
          <w:lang w:val="en-US"/>
        </w:rPr>
        <w:t>: 1686. doi:10.21105/joss.01686</w:t>
      </w:r>
    </w:p>
    <w:p w14:paraId="73489F89" w14:textId="77777777" w:rsidR="000A1486" w:rsidRPr="000A1486" w:rsidRDefault="000A1486" w:rsidP="000A1486">
      <w:pPr>
        <w:pStyle w:val="Bibliography"/>
        <w:rPr>
          <w:lang w:val="en-US"/>
        </w:rPr>
      </w:pPr>
      <w:r w:rsidRPr="000A1486">
        <w:rPr>
          <w:lang w:val="en-US"/>
        </w:rPr>
        <w:t xml:space="preserve">Yee, D. A., and S. A. </w:t>
      </w:r>
      <w:proofErr w:type="spellStart"/>
      <w:r w:rsidRPr="000A1486">
        <w:rPr>
          <w:lang w:val="en-US"/>
        </w:rPr>
        <w:t>Juliano</w:t>
      </w:r>
      <w:proofErr w:type="spellEnd"/>
      <w:r w:rsidRPr="000A1486">
        <w:rPr>
          <w:lang w:val="en-US"/>
        </w:rPr>
        <w:t xml:space="preserve">. 2007. Abundance matters: a field experiment testing the more </w:t>
      </w:r>
      <w:proofErr w:type="gramStart"/>
      <w:r w:rsidRPr="000A1486">
        <w:rPr>
          <w:lang w:val="en-US"/>
        </w:rPr>
        <w:t>individuals</w:t>
      </w:r>
      <w:proofErr w:type="gramEnd"/>
      <w:r w:rsidRPr="000A1486">
        <w:rPr>
          <w:lang w:val="en-US"/>
        </w:rPr>
        <w:t xml:space="preserve"> hypothesis for richness–productivity relationships. </w:t>
      </w:r>
      <w:proofErr w:type="spellStart"/>
      <w:r w:rsidRPr="000A1486">
        <w:rPr>
          <w:lang w:val="en-US"/>
        </w:rPr>
        <w:t>Oecologia</w:t>
      </w:r>
      <w:proofErr w:type="spellEnd"/>
      <w:r w:rsidRPr="000A1486">
        <w:rPr>
          <w:lang w:val="en-US"/>
        </w:rPr>
        <w:t xml:space="preserve"> </w:t>
      </w:r>
      <w:r w:rsidRPr="000A1486">
        <w:rPr>
          <w:b/>
          <w:bCs/>
          <w:lang w:val="en-US"/>
        </w:rPr>
        <w:t>153</w:t>
      </w:r>
      <w:r w:rsidRPr="000A1486">
        <w:rPr>
          <w:lang w:val="en-US"/>
        </w:rPr>
        <w:t>: 153–162. doi:10.1007/s00442-007-0707-1</w:t>
      </w:r>
    </w:p>
    <w:p w14:paraId="441D4AE6" w14:textId="77777777" w:rsidR="000A1486" w:rsidRPr="000A1486" w:rsidRDefault="000A1486" w:rsidP="000A1486">
      <w:pPr>
        <w:pStyle w:val="Bibliography"/>
        <w:rPr>
          <w:lang w:val="en-US"/>
        </w:rPr>
      </w:pPr>
      <w:r w:rsidRPr="000A1486">
        <w:rPr>
          <w:lang w:val="en-US"/>
        </w:rPr>
        <w:t xml:space="preserve">Zhang, Z., A. Campbell, and J. Lessard. 2007. MODELING NORTHERN ABALONE, HALIOTIS KAMTSCHATKANA, POPULATION STOCK AND RECRUITMENT IN BRITISH COLUMBIA. </w:t>
      </w:r>
      <w:proofErr w:type="spellStart"/>
      <w:r w:rsidRPr="000A1486">
        <w:rPr>
          <w:lang w:val="en-US"/>
        </w:rPr>
        <w:t>shre</w:t>
      </w:r>
      <w:proofErr w:type="spellEnd"/>
      <w:r w:rsidRPr="000A1486">
        <w:rPr>
          <w:lang w:val="en-US"/>
        </w:rPr>
        <w:t xml:space="preserve"> </w:t>
      </w:r>
      <w:r w:rsidRPr="000A1486">
        <w:rPr>
          <w:b/>
          <w:bCs/>
          <w:lang w:val="en-US"/>
        </w:rPr>
        <w:t>26</w:t>
      </w:r>
      <w:r w:rsidRPr="000A1486">
        <w:rPr>
          <w:lang w:val="en-US"/>
        </w:rPr>
        <w:t>: 1099–1107. doi:10.2983/0730-8000(2007)26[</w:t>
      </w:r>
      <w:proofErr w:type="gramStart"/>
      <w:r w:rsidRPr="000A1486">
        <w:rPr>
          <w:lang w:val="en-US"/>
        </w:rPr>
        <w:t>1099:MNAHKP</w:t>
      </w:r>
      <w:proofErr w:type="gramEnd"/>
      <w:r w:rsidRPr="000A1486">
        <w:rPr>
          <w:lang w:val="en-US"/>
        </w:rPr>
        <w:t>]2.0.CO;2</w:t>
      </w:r>
    </w:p>
    <w:p w14:paraId="230090A7" w14:textId="29DB4AAF" w:rsidR="00CB6958" w:rsidRDefault="0061163F" w:rsidP="00C57147">
      <w:pPr>
        <w:spacing w:line="480" w:lineRule="auto"/>
      </w:pPr>
      <w:r w:rsidRPr="00C57147">
        <w:fldChar w:fldCharType="end"/>
      </w:r>
    </w:p>
    <w:p w14:paraId="21E00756" w14:textId="77777777" w:rsidR="00CB6958" w:rsidRDefault="00CB6958">
      <w:r>
        <w:br w:type="page"/>
      </w:r>
    </w:p>
    <w:p w14:paraId="2CDDC6C1" w14:textId="77777777" w:rsidR="00CB6958" w:rsidRDefault="00CB6958" w:rsidP="00CB6958">
      <w:pPr>
        <w:spacing w:line="480" w:lineRule="auto"/>
        <w:rPr>
          <w:b/>
          <w:bCs/>
        </w:rPr>
      </w:pPr>
      <w:r w:rsidRPr="00861362">
        <w:rPr>
          <w:b/>
          <w:bCs/>
        </w:rPr>
        <w:lastRenderedPageBreak/>
        <w:t>Supplemental Material for:</w:t>
      </w:r>
    </w:p>
    <w:p w14:paraId="531EA437" w14:textId="77777777" w:rsidR="00CB6958" w:rsidRPr="00861362" w:rsidRDefault="00CB6958" w:rsidP="00CB6958">
      <w:pPr>
        <w:spacing w:line="480" w:lineRule="auto"/>
        <w:rPr>
          <w:b/>
          <w:bCs/>
        </w:rPr>
      </w:pPr>
    </w:p>
    <w:p w14:paraId="598EC478" w14:textId="77777777" w:rsidR="00CB6958" w:rsidRPr="00861362" w:rsidRDefault="00CB6958" w:rsidP="00CB6958">
      <w:pPr>
        <w:spacing w:line="480" w:lineRule="auto"/>
        <w:rPr>
          <w:b/>
        </w:rPr>
      </w:pPr>
      <w:r w:rsidRPr="00861362">
        <w:rPr>
          <w:b/>
          <w:bCs/>
        </w:rPr>
        <w:t xml:space="preserve">Title: </w:t>
      </w:r>
      <w:r w:rsidRPr="00861362">
        <w:t>Spatial dynamics of animal-mediated nutrients in temperate waters</w:t>
      </w:r>
    </w:p>
    <w:p w14:paraId="55141E69" w14:textId="77777777" w:rsidR="00CB6958" w:rsidRPr="00C62ED3" w:rsidRDefault="00CB6958" w:rsidP="00CB6958">
      <w:pPr>
        <w:spacing w:line="480" w:lineRule="auto"/>
        <w:rPr>
          <w:b/>
        </w:rPr>
      </w:pPr>
      <w:r w:rsidRPr="00861362">
        <w:br/>
      </w:r>
      <w:r w:rsidRPr="00C62ED3">
        <w:rPr>
          <w:b/>
          <w:bCs/>
        </w:rPr>
        <w:t>Authors:</w:t>
      </w:r>
      <w:r w:rsidRPr="00C62ED3">
        <w:t xml:space="preserve"> Em G Lim</w:t>
      </w:r>
      <w:r w:rsidRPr="00C62ED3">
        <w:rPr>
          <w:vertAlign w:val="superscript"/>
        </w:rPr>
        <w:t>1,2*</w:t>
      </w:r>
      <w:r w:rsidRPr="00C62ED3">
        <w:t>, Claire M Attridge</w:t>
      </w:r>
      <w:r w:rsidRPr="00C62ED3">
        <w:rPr>
          <w:vertAlign w:val="superscript"/>
        </w:rPr>
        <w:t>1</w:t>
      </w:r>
      <w:r w:rsidRPr="00C62ED3">
        <w:t>, Kieran D Cox</w:t>
      </w:r>
      <w:r w:rsidRPr="00C62ED3">
        <w:rPr>
          <w:vertAlign w:val="superscript"/>
        </w:rPr>
        <w:t>1</w:t>
      </w:r>
      <w:r w:rsidRPr="00C62ED3">
        <w:t>, Jasmin M Schuster</w:t>
      </w:r>
      <w:r w:rsidRPr="00C62ED3">
        <w:rPr>
          <w:vertAlign w:val="superscript"/>
        </w:rPr>
        <w:t>2,3,4</w:t>
      </w:r>
      <w:r w:rsidRPr="00C62ED3">
        <w:t>, Kiara R Kattler</w:t>
      </w:r>
      <w:r w:rsidRPr="00C62ED3">
        <w:rPr>
          <w:vertAlign w:val="superscript"/>
        </w:rPr>
        <w:t>1§</w:t>
      </w:r>
      <w:r w:rsidRPr="00C62ED3">
        <w:t>, Emily J Leedham</w:t>
      </w:r>
      <w:r w:rsidRPr="00C62ED3">
        <w:rPr>
          <w:vertAlign w:val="superscript"/>
        </w:rPr>
        <w:t>1¶</w:t>
      </w:r>
      <w:r w:rsidRPr="00C62ED3">
        <w:t>, Bridget Maher</w:t>
      </w:r>
      <w:r w:rsidRPr="00C62ED3">
        <w:rPr>
          <w:vertAlign w:val="superscript"/>
        </w:rPr>
        <w:t>3</w:t>
      </w:r>
      <w:r w:rsidRPr="00C62ED3">
        <w:t>, Andrew L Bickell</w:t>
      </w:r>
      <w:r w:rsidRPr="00C62ED3">
        <w:rPr>
          <w:vertAlign w:val="superscript"/>
        </w:rPr>
        <w:t>1†</w:t>
      </w:r>
      <w:r w:rsidRPr="00C62ED3">
        <w:t>, Francis Juanes</w:t>
      </w:r>
      <w:r w:rsidRPr="00C62ED3">
        <w:rPr>
          <w:vertAlign w:val="superscript"/>
        </w:rPr>
        <w:t>3</w:t>
      </w:r>
      <w:r w:rsidRPr="00C62ED3">
        <w:t>, Isabelle M Côté</w:t>
      </w:r>
      <w:r w:rsidRPr="00C62ED3">
        <w:rPr>
          <w:vertAlign w:val="superscript"/>
        </w:rPr>
        <w:t>1</w:t>
      </w:r>
    </w:p>
    <w:p w14:paraId="7FDF94C8" w14:textId="77777777" w:rsidR="00CB6958" w:rsidRPr="00861362" w:rsidRDefault="00CB6958" w:rsidP="00CB6958">
      <w:pPr>
        <w:spacing w:line="480" w:lineRule="auto"/>
      </w:pPr>
    </w:p>
    <w:p w14:paraId="3F5BB96A" w14:textId="77777777" w:rsidR="00CB6958" w:rsidRPr="00C62ED3" w:rsidRDefault="00CB6958" w:rsidP="00CB6958">
      <w:pPr>
        <w:spacing w:line="480" w:lineRule="auto"/>
      </w:pPr>
      <w:r w:rsidRPr="00C62ED3">
        <w:rPr>
          <w:b/>
          <w:bCs/>
        </w:rPr>
        <w:t>Affiliations:</w:t>
      </w:r>
    </w:p>
    <w:p w14:paraId="3CE4DB9E" w14:textId="77777777" w:rsidR="00CB6958" w:rsidRPr="00C62ED3" w:rsidRDefault="00CB6958" w:rsidP="00CB6958">
      <w:pPr>
        <w:spacing w:line="480" w:lineRule="auto"/>
      </w:pPr>
      <w:r w:rsidRPr="00C62ED3">
        <w:rPr>
          <w:vertAlign w:val="superscript"/>
        </w:rPr>
        <w:t>1</w:t>
      </w:r>
      <w:r w:rsidRPr="00C62ED3">
        <w:t>Department of Biological Sciences, Simon Fraser University, Burnaby, British Columbia, Canada</w:t>
      </w:r>
    </w:p>
    <w:p w14:paraId="32CA1A82" w14:textId="77777777" w:rsidR="00CB6958" w:rsidRPr="00C62ED3" w:rsidRDefault="00CB6958" w:rsidP="00CB6958">
      <w:pPr>
        <w:spacing w:line="480" w:lineRule="auto"/>
      </w:pPr>
      <w:r w:rsidRPr="00C62ED3">
        <w:rPr>
          <w:vertAlign w:val="superscript"/>
        </w:rPr>
        <w:t>2</w:t>
      </w:r>
      <w:r w:rsidRPr="00C62ED3">
        <w:t xml:space="preserve">Bamfield Marine Sciences Center, </w:t>
      </w:r>
      <w:proofErr w:type="spellStart"/>
      <w:r w:rsidRPr="00C62ED3">
        <w:t>Bamfield</w:t>
      </w:r>
      <w:proofErr w:type="spellEnd"/>
      <w:r w:rsidRPr="00C62ED3">
        <w:t>, British Columbia, Canada</w:t>
      </w:r>
    </w:p>
    <w:p w14:paraId="0E67CC77" w14:textId="77777777" w:rsidR="00CB6958" w:rsidRPr="00C62ED3" w:rsidRDefault="00CB6958" w:rsidP="00CB6958">
      <w:pPr>
        <w:spacing w:line="480" w:lineRule="auto"/>
      </w:pPr>
      <w:r w:rsidRPr="00C62ED3">
        <w:rPr>
          <w:vertAlign w:val="superscript"/>
        </w:rPr>
        <w:t>3</w:t>
      </w:r>
      <w:r w:rsidRPr="00C62ED3">
        <w:t>Department of Biology, University of Victoria, Victoria, British Columbia, Canada</w:t>
      </w:r>
    </w:p>
    <w:p w14:paraId="3F1B9F89" w14:textId="77777777" w:rsidR="00CB6958" w:rsidRPr="00C62ED3" w:rsidRDefault="00CB6958" w:rsidP="00CB6958">
      <w:pPr>
        <w:spacing w:line="480" w:lineRule="auto"/>
        <w:rPr>
          <w:color w:val="202124"/>
        </w:rPr>
      </w:pPr>
      <w:r w:rsidRPr="00C62ED3">
        <w:rPr>
          <w:vertAlign w:val="superscript"/>
        </w:rPr>
        <w:t>4</w:t>
      </w:r>
      <w:r w:rsidRPr="00C62ED3">
        <w:t xml:space="preserve">Hakai Institute, </w:t>
      </w:r>
      <w:r w:rsidRPr="00C62ED3">
        <w:rPr>
          <w:color w:val="202124"/>
        </w:rPr>
        <w:t>Campbell River, British Columbia, Canada</w:t>
      </w:r>
    </w:p>
    <w:p w14:paraId="21C42E5A"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Biological Sciences,</w:t>
      </w:r>
      <w:r w:rsidRPr="00C62ED3">
        <w:rPr>
          <w:vertAlign w:val="superscript"/>
        </w:rPr>
        <w:t xml:space="preserve"> </w:t>
      </w:r>
      <w:r w:rsidRPr="00C62ED3">
        <w:t>University of Alberta, Edmonton, Canada</w:t>
      </w:r>
    </w:p>
    <w:p w14:paraId="7E32F587" w14:textId="77777777" w:rsidR="00CB6958" w:rsidRPr="00C62ED3" w:rsidRDefault="00CB6958" w:rsidP="00CB6958">
      <w:pPr>
        <w:spacing w:line="480" w:lineRule="auto"/>
        <w:rPr>
          <w:color w:val="1C1D1E"/>
          <w:shd w:val="clear" w:color="auto" w:fill="FFFFFF"/>
        </w:rPr>
      </w:pPr>
      <w:r w:rsidRPr="00C62ED3">
        <w:rPr>
          <w:color w:val="1C1D1E"/>
          <w:shd w:val="clear" w:color="auto" w:fill="FFFFFF"/>
          <w:vertAlign w:val="superscript"/>
        </w:rPr>
        <w:t>¶</w:t>
      </w:r>
      <w:r w:rsidRPr="00C62ED3">
        <w:rPr>
          <w:color w:val="1C1D1E"/>
          <w:shd w:val="clear" w:color="auto" w:fill="FFFFFF"/>
        </w:rPr>
        <w:t xml:space="preserve">Present address: Institute of Marine Science, </w:t>
      </w:r>
      <w:proofErr w:type="spellStart"/>
      <w:r w:rsidRPr="00C62ED3">
        <w:rPr>
          <w:color w:val="1C1D1E"/>
          <w:shd w:val="clear" w:color="auto" w:fill="FFFFFF"/>
        </w:rPr>
        <w:t>Waipapa</w:t>
      </w:r>
      <w:proofErr w:type="spellEnd"/>
      <w:r w:rsidRPr="00C62ED3">
        <w:rPr>
          <w:color w:val="1C1D1E"/>
          <w:shd w:val="clear" w:color="auto" w:fill="FFFFFF"/>
        </w:rPr>
        <w:t xml:space="preserve"> </w:t>
      </w:r>
      <w:proofErr w:type="spellStart"/>
      <w:r w:rsidRPr="00C62ED3">
        <w:rPr>
          <w:color w:val="1C1D1E"/>
          <w:shd w:val="clear" w:color="auto" w:fill="FFFFFF"/>
        </w:rPr>
        <w:t>Taumata</w:t>
      </w:r>
      <w:proofErr w:type="spellEnd"/>
      <w:r w:rsidRPr="00C62ED3">
        <w:rPr>
          <w:color w:val="1C1D1E"/>
          <w:shd w:val="clear" w:color="auto" w:fill="FFFFFF"/>
        </w:rPr>
        <w:t xml:space="preserve"> Rau, The University of Auckland, New Zealand</w:t>
      </w:r>
    </w:p>
    <w:p w14:paraId="04023D26"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Biology, University of Victoria, British Columbia, Canada</w:t>
      </w:r>
    </w:p>
    <w:p w14:paraId="64F08D14" w14:textId="77777777" w:rsidR="00CB6958" w:rsidRPr="00C62ED3" w:rsidRDefault="00CB6958" w:rsidP="00CB6958">
      <w:pPr>
        <w:spacing w:line="480" w:lineRule="auto"/>
      </w:pPr>
      <w:r w:rsidRPr="00C62ED3">
        <w:br/>
        <w:t xml:space="preserve">*Corresponding author: Em Lim, </w:t>
      </w:r>
      <w:hyperlink r:id="rId18" w:history="1">
        <w:r w:rsidRPr="00C62ED3">
          <w:rPr>
            <w:color w:val="0563C1"/>
            <w:u w:val="single"/>
          </w:rPr>
          <w:t>em_lim@sfu.ca</w:t>
        </w:r>
      </w:hyperlink>
    </w:p>
    <w:p w14:paraId="7B6133E5" w14:textId="77777777" w:rsidR="00CB6958" w:rsidRPr="00861362" w:rsidRDefault="00CB6958" w:rsidP="00CB6958">
      <w:pPr>
        <w:spacing w:line="480" w:lineRule="auto"/>
        <w:rPr>
          <w:b/>
        </w:rPr>
      </w:pPr>
    </w:p>
    <w:p w14:paraId="5B10CD27" w14:textId="77777777" w:rsidR="00CB6958" w:rsidRPr="00861362" w:rsidRDefault="00CB6958" w:rsidP="00CB6958">
      <w:pPr>
        <w:spacing w:line="480" w:lineRule="auto"/>
        <w:rPr>
          <w:b/>
        </w:rPr>
      </w:pPr>
    </w:p>
    <w:p w14:paraId="2E9B3FD7" w14:textId="77777777" w:rsidR="00CB6958" w:rsidRDefault="00CB6958" w:rsidP="00CB6958">
      <w:pPr>
        <w:spacing w:line="480" w:lineRule="auto"/>
        <w:rPr>
          <w:b/>
        </w:rPr>
      </w:pPr>
      <w:r>
        <w:rPr>
          <w:b/>
        </w:rPr>
        <w:br w:type="page"/>
      </w:r>
    </w:p>
    <w:p w14:paraId="14ECD973" w14:textId="77777777" w:rsidR="00CB6958" w:rsidRPr="00861362" w:rsidRDefault="00CB6958" w:rsidP="00CB6958">
      <w:pPr>
        <w:spacing w:line="480" w:lineRule="auto"/>
        <w:rPr>
          <w:bCs/>
        </w:rPr>
      </w:pPr>
      <w:r w:rsidRPr="00861362">
        <w:rPr>
          <w:b/>
        </w:rPr>
        <w:lastRenderedPageBreak/>
        <w:t xml:space="preserve">Supplemental Material Section 1. </w:t>
      </w:r>
    </w:p>
    <w:p w14:paraId="5D5EC90C" w14:textId="77777777" w:rsidR="00CB6958" w:rsidRPr="00861362" w:rsidRDefault="00CB6958" w:rsidP="00CB6958">
      <w:pPr>
        <w:spacing w:line="480" w:lineRule="auto"/>
        <w:rPr>
          <w:b/>
        </w:rPr>
      </w:pPr>
      <w:r w:rsidRPr="00861362">
        <w:rPr>
          <w:b/>
          <w:noProof/>
        </w:rPr>
        <w:drawing>
          <wp:inline distT="0" distB="0" distL="0" distR="0" wp14:anchorId="5072E3E6" wp14:editId="629DDCEC">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9"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1853BB03" w14:textId="77777777" w:rsidR="00CB6958" w:rsidRPr="00861362" w:rsidRDefault="00CB6958" w:rsidP="00CB6958">
      <w:pPr>
        <w:spacing w:line="480" w:lineRule="auto"/>
      </w:pPr>
      <w:r w:rsidRPr="00861362">
        <w:rPr>
          <w:b/>
        </w:rPr>
        <w:t>Figure S1.</w:t>
      </w:r>
      <w:r>
        <w:rPr>
          <w:b/>
        </w:rPr>
        <w:t>0</w:t>
      </w:r>
      <w:r w:rsidRPr="00861362">
        <w:rPr>
          <w:b/>
        </w:rPr>
        <w:t xml:space="preserve">1. </w:t>
      </w:r>
      <w:r w:rsidRPr="00861362">
        <w:t xml:space="preserve">Schematic of methods used to survey biological communities adjacent to a kelp forest, kelp forest density, and NH₄⁺ inside vs outside the forest. </w:t>
      </w:r>
      <w:r w:rsidRPr="00861362">
        <w:rPr>
          <w:lang w:val="en-US"/>
        </w:rPr>
        <w:t xml:space="preserve">We first ran a 50 m Reef Life Survey transect parallel to the kelp forest </w:t>
      </w:r>
      <w:r w:rsidRPr="00861362">
        <w:t xml:space="preserve">(green shaded area) </w:t>
      </w:r>
      <w:r w:rsidRPr="00861362">
        <w:rPr>
          <w:lang w:val="en-US"/>
        </w:rPr>
        <w:t>and counted fishes in the water column within 5 m on either side of the transect (light blue shaded areas), and cryptic fishes and macroinvertebrates within 1 m on either side of the transect (darker blue shaded area). Next, we ran four 5 m long transects into the kelp forest, 5 m apart from each other, to assess kelp density and biomass within 0.5 m on either side of the transect (four perpendicular black lines). Finally, we took NH₄⁺ samples at the beginning and end of the first three kelp transects (yellow circles) to compare NH₄⁺ inside vs outside kelp forests.</w:t>
      </w:r>
    </w:p>
    <w:p w14:paraId="5F3A19E9" w14:textId="77777777" w:rsidR="00CB6958" w:rsidRPr="00861362" w:rsidRDefault="00CB6958" w:rsidP="00CB6958">
      <w:pPr>
        <w:spacing w:line="480" w:lineRule="auto"/>
      </w:pPr>
      <w:r w:rsidRPr="00861362">
        <w:br w:type="page"/>
      </w:r>
    </w:p>
    <w:p w14:paraId="5300E5D9" w14:textId="77777777" w:rsidR="00CB6958" w:rsidRPr="00861362" w:rsidRDefault="00CB6958" w:rsidP="00CB6958">
      <w:pPr>
        <w:spacing w:line="480" w:lineRule="auto"/>
      </w:pPr>
      <w:r>
        <w:rPr>
          <w:noProof/>
        </w:rPr>
        <w:lastRenderedPageBreak/>
        <w:drawing>
          <wp:inline distT="0" distB="0" distL="0" distR="0" wp14:anchorId="5D314464" wp14:editId="4619976E">
            <wp:extent cx="5943600" cy="3343275"/>
            <wp:effectExtent l="0" t="0" r="0" b="0"/>
            <wp:docPr id="1875396026" name="Picture 13"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6026" name="Picture 13" descr="A comparison of different types of mas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B190D2" w14:textId="43D90633" w:rsidR="00CB6958" w:rsidRDefault="00CB6958" w:rsidP="00CB6958">
      <w:pPr>
        <w:spacing w:line="480" w:lineRule="auto"/>
      </w:pPr>
      <w:r w:rsidRPr="00861362">
        <w:rPr>
          <w:b/>
          <w:bCs/>
        </w:rPr>
        <w:t>Figure S1.</w:t>
      </w:r>
      <w:r>
        <w:rPr>
          <w:b/>
          <w:bCs/>
        </w:rPr>
        <w:t>0</w:t>
      </w:r>
      <w:r w:rsidRPr="00861362">
        <w:rPr>
          <w:b/>
          <w:bCs/>
        </w:rPr>
        <w:t>2</w:t>
      </w:r>
      <w:r w:rsidRPr="00861362">
        <w:t xml:space="preserve">. Relationship between Shannon diversity and (a) kelp forest biomass and (b) animal biomass in kelp forests across 16 sites (small-scale) in Barkley Sound, British Columbia, Canada. Macro = </w:t>
      </w:r>
      <w:r w:rsidRPr="00861362">
        <w:rPr>
          <w:i/>
          <w:iCs/>
        </w:rPr>
        <w:t xml:space="preserve">Macrocystis </w:t>
      </w:r>
      <w:proofErr w:type="spellStart"/>
      <w:r w:rsidRPr="00861362">
        <w:rPr>
          <w:i/>
          <w:iCs/>
        </w:rPr>
        <w:t>pyrifera</w:t>
      </w:r>
      <w:proofErr w:type="spellEnd"/>
      <w:r w:rsidRPr="00861362">
        <w:t xml:space="preserve">, Nereo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xml:space="preserve">, </w:t>
      </w:r>
      <w:proofErr w:type="gramStart"/>
      <w:r w:rsidRPr="00861362">
        <w:t>None</w:t>
      </w:r>
      <w:proofErr w:type="gramEnd"/>
      <w:r w:rsidRPr="00861362">
        <w:t xml:space="preserve"> = no kelp control.</w:t>
      </w:r>
    </w:p>
    <w:p w14:paraId="227028C6" w14:textId="243EF4EA" w:rsidR="00CB6958" w:rsidRPr="00861362" w:rsidRDefault="00CB6958" w:rsidP="00CB6958">
      <w:r>
        <w:br w:type="page"/>
      </w:r>
    </w:p>
    <w:p w14:paraId="4D0D7C5D" w14:textId="77777777" w:rsidR="00CB6958" w:rsidRPr="00861362" w:rsidRDefault="00CB6958" w:rsidP="00CB6958">
      <w:pPr>
        <w:spacing w:line="480" w:lineRule="auto"/>
        <w:rPr>
          <w:b/>
        </w:rPr>
      </w:pPr>
      <w:r>
        <w:rPr>
          <w:b/>
          <w:noProof/>
        </w:rPr>
        <w:lastRenderedPageBreak/>
        <w:drawing>
          <wp:inline distT="0" distB="0" distL="0" distR="0" wp14:anchorId="5ED32E67" wp14:editId="66A7FE48">
            <wp:extent cx="5943600" cy="3337560"/>
            <wp:effectExtent l="0" t="0" r="0" b="2540"/>
            <wp:docPr id="1583538002" name="Picture 2"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8002" name="Picture 2" descr="A diagram of a flow ra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968DED8" w14:textId="77777777" w:rsidR="00CB6958" w:rsidRPr="00861362" w:rsidRDefault="00CB6958" w:rsidP="00CB6958">
      <w:pPr>
        <w:spacing w:line="480" w:lineRule="auto"/>
        <w:rPr>
          <w:bCs/>
        </w:rPr>
      </w:pPr>
      <w:r w:rsidRPr="00861362">
        <w:rPr>
          <w:b/>
        </w:rPr>
        <w:t>Figure S1.</w:t>
      </w:r>
      <w:r>
        <w:rPr>
          <w:b/>
        </w:rPr>
        <w:t>0</w:t>
      </w:r>
      <w:r w:rsidRPr="00861362">
        <w:rPr>
          <w:b/>
        </w:rPr>
        <w:t xml:space="preserve">3. </w:t>
      </w:r>
      <w:r w:rsidRPr="00861362">
        <w:rPr>
          <w:bCs/>
        </w:rPr>
        <w:t>Change in ammonium in containers containing zero or four California sea cucumbers (</w:t>
      </w:r>
      <w:proofErr w:type="spellStart"/>
      <w:r w:rsidRPr="00861362">
        <w:rPr>
          <w:bCs/>
          <w:i/>
          <w:iCs/>
        </w:rPr>
        <w:t>Apostichopus</w:t>
      </w:r>
      <w:proofErr w:type="spellEnd"/>
      <w:r w:rsidRPr="00861362">
        <w:rPr>
          <w:bCs/>
          <w:i/>
          <w:iCs/>
        </w:rPr>
        <w:t xml:space="preserve"> </w:t>
      </w:r>
      <w:proofErr w:type="spellStart"/>
      <w:r w:rsidRPr="00861362">
        <w:rPr>
          <w:bCs/>
          <w:i/>
          <w:iCs/>
        </w:rPr>
        <w:t>californicus</w:t>
      </w:r>
      <w:proofErr w:type="spellEnd"/>
      <w:r w:rsidRPr="00861362">
        <w:rPr>
          <w:bCs/>
        </w:rPr>
        <w:t xml:space="preserve">) relative to initial ammonium concentration after 24 hours in mesocosms with varying flow rates. Shaded areas indicate 95% confidence intervals, and raw data are plotted as points. While NH₄⁺ concentration remained the same across flow rates in the control mesocosms, sea cucumbers enriched NH₄⁺ concentration when flow was low. This enrichment declined as flow rate increased. </w:t>
      </w:r>
      <w:r w:rsidRPr="00861362">
        <w:rPr>
          <w:b/>
        </w:rPr>
        <w:br w:type="page"/>
      </w:r>
    </w:p>
    <w:p w14:paraId="6739BCE3" w14:textId="77777777" w:rsidR="00CB6958" w:rsidRPr="00861362" w:rsidRDefault="00CB6958" w:rsidP="00CB6958">
      <w:pPr>
        <w:spacing w:line="480" w:lineRule="auto"/>
      </w:pPr>
      <w:r w:rsidRPr="00861362">
        <w:rPr>
          <w:b/>
        </w:rPr>
        <w:lastRenderedPageBreak/>
        <w:t>Table S1.</w:t>
      </w:r>
      <w:r>
        <w:rPr>
          <w:b/>
        </w:rPr>
        <w:t>0</w:t>
      </w:r>
      <w:r w:rsidRPr="00861362">
        <w:rPr>
          <w:b/>
        </w:rPr>
        <w:t>1.</w:t>
      </w:r>
      <w:r w:rsidRPr="00861362">
        <w:t xml:space="preserve"> Rocky reef sites sampled using Reef Life Survey methods, with the associated coordinates and years each site was surveyed.</w:t>
      </w:r>
    </w:p>
    <w:tbl>
      <w:tblPr>
        <w:tblStyle w:val="Nikola"/>
        <w:tblW w:w="10065" w:type="dxa"/>
        <w:tblLook w:val="04A0" w:firstRow="1" w:lastRow="0" w:firstColumn="1" w:lastColumn="0" w:noHBand="0" w:noVBand="1"/>
      </w:tblPr>
      <w:tblGrid>
        <w:gridCol w:w="1276"/>
        <w:gridCol w:w="3544"/>
        <w:gridCol w:w="3119"/>
        <w:gridCol w:w="2126"/>
      </w:tblGrid>
      <w:tr w:rsidR="00CB6958" w:rsidRPr="00861362" w14:paraId="73BA37DE"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2D10480D" w14:textId="77777777" w:rsidR="00CB6958" w:rsidRPr="00861362" w:rsidRDefault="00CB6958" w:rsidP="00806FD8">
            <w:pPr>
              <w:jc w:val="left"/>
              <w:rPr>
                <w:b/>
                <w:color w:val="000000"/>
              </w:rPr>
            </w:pPr>
            <w:r w:rsidRPr="00861362">
              <w:rPr>
                <w:b/>
                <w:color w:val="000000"/>
              </w:rPr>
              <w:t>Site code</w:t>
            </w:r>
          </w:p>
        </w:tc>
        <w:tc>
          <w:tcPr>
            <w:tcW w:w="3544" w:type="dxa"/>
            <w:noWrap/>
            <w:hideMark/>
          </w:tcPr>
          <w:p w14:paraId="64A8F0AA" w14:textId="77777777" w:rsidR="00CB6958" w:rsidRPr="00861362" w:rsidRDefault="00CB6958" w:rsidP="00806FD8">
            <w:pPr>
              <w:jc w:val="left"/>
              <w:rPr>
                <w:b/>
                <w:color w:val="000000"/>
              </w:rPr>
            </w:pPr>
            <w:r w:rsidRPr="00861362">
              <w:rPr>
                <w:b/>
                <w:color w:val="000000"/>
              </w:rPr>
              <w:t>Site name</w:t>
            </w:r>
          </w:p>
        </w:tc>
        <w:tc>
          <w:tcPr>
            <w:tcW w:w="3119" w:type="dxa"/>
            <w:noWrap/>
            <w:hideMark/>
          </w:tcPr>
          <w:p w14:paraId="402590B6" w14:textId="77777777" w:rsidR="00CB6958" w:rsidRPr="00861362" w:rsidRDefault="00CB6958" w:rsidP="00806FD8">
            <w:pPr>
              <w:jc w:val="left"/>
              <w:rPr>
                <w:b/>
                <w:color w:val="000000"/>
              </w:rPr>
            </w:pPr>
            <w:r w:rsidRPr="00861362">
              <w:rPr>
                <w:b/>
                <w:color w:val="000000"/>
              </w:rPr>
              <w:t>Coordinates</w:t>
            </w:r>
          </w:p>
        </w:tc>
        <w:tc>
          <w:tcPr>
            <w:tcW w:w="2126" w:type="dxa"/>
          </w:tcPr>
          <w:p w14:paraId="7C2D5F9E" w14:textId="77777777" w:rsidR="00CB6958" w:rsidRPr="00861362" w:rsidRDefault="00CB6958" w:rsidP="00806FD8">
            <w:pPr>
              <w:jc w:val="left"/>
              <w:rPr>
                <w:b/>
                <w:color w:val="000000"/>
              </w:rPr>
            </w:pPr>
            <w:r w:rsidRPr="00861362">
              <w:rPr>
                <w:b/>
                <w:color w:val="000000"/>
              </w:rPr>
              <w:t>Years sampled</w:t>
            </w:r>
          </w:p>
        </w:tc>
      </w:tr>
      <w:tr w:rsidR="00CB6958" w:rsidRPr="00861362" w14:paraId="5123B5B4" w14:textId="77777777" w:rsidTr="00806FD8">
        <w:trPr>
          <w:trHeight w:val="320"/>
        </w:trPr>
        <w:tc>
          <w:tcPr>
            <w:tcW w:w="1276" w:type="dxa"/>
            <w:noWrap/>
            <w:hideMark/>
          </w:tcPr>
          <w:p w14:paraId="49FE2913" w14:textId="77777777" w:rsidR="00CB6958" w:rsidRPr="00861362" w:rsidRDefault="00CB6958" w:rsidP="00806FD8">
            <w:pPr>
              <w:jc w:val="left"/>
              <w:rPr>
                <w:color w:val="000000"/>
              </w:rPr>
            </w:pPr>
            <w:r w:rsidRPr="00861362">
              <w:rPr>
                <w:color w:val="000000"/>
              </w:rPr>
              <w:t>BMSC1</w:t>
            </w:r>
          </w:p>
        </w:tc>
        <w:tc>
          <w:tcPr>
            <w:tcW w:w="3544" w:type="dxa"/>
            <w:noWrap/>
            <w:hideMark/>
          </w:tcPr>
          <w:p w14:paraId="367A8742" w14:textId="77777777" w:rsidR="00CB6958" w:rsidRPr="00861362" w:rsidRDefault="00CB6958" w:rsidP="00806FD8">
            <w:pPr>
              <w:jc w:val="left"/>
              <w:rPr>
                <w:color w:val="000000"/>
              </w:rPr>
            </w:pPr>
            <w:r w:rsidRPr="00861362">
              <w:rPr>
                <w:color w:val="000000"/>
              </w:rPr>
              <w:t>Dodger Channel</w:t>
            </w:r>
          </w:p>
        </w:tc>
        <w:tc>
          <w:tcPr>
            <w:tcW w:w="3119" w:type="dxa"/>
            <w:noWrap/>
            <w:hideMark/>
          </w:tcPr>
          <w:p w14:paraId="15A3C226" w14:textId="77777777" w:rsidR="00CB6958" w:rsidRPr="00861362" w:rsidRDefault="00CB6958" w:rsidP="00806FD8">
            <w:pPr>
              <w:jc w:val="left"/>
              <w:rPr>
                <w:color w:val="000000"/>
              </w:rPr>
            </w:pPr>
            <w:r w:rsidRPr="00861362">
              <w:rPr>
                <w:color w:val="000000"/>
              </w:rPr>
              <w:t>48.82894897, -125.1975708</w:t>
            </w:r>
          </w:p>
        </w:tc>
        <w:tc>
          <w:tcPr>
            <w:tcW w:w="2126" w:type="dxa"/>
          </w:tcPr>
          <w:p w14:paraId="465BF71C" w14:textId="77777777" w:rsidR="00CB6958" w:rsidRPr="00861362" w:rsidRDefault="00CB6958" w:rsidP="00806FD8">
            <w:pPr>
              <w:jc w:val="left"/>
              <w:rPr>
                <w:color w:val="000000"/>
              </w:rPr>
            </w:pPr>
            <w:r w:rsidRPr="00861362">
              <w:rPr>
                <w:color w:val="000000"/>
              </w:rPr>
              <w:t>2021, 2022, 2023</w:t>
            </w:r>
          </w:p>
        </w:tc>
      </w:tr>
      <w:tr w:rsidR="00CB6958" w:rsidRPr="00861362" w14:paraId="7467E743" w14:textId="77777777" w:rsidTr="00806FD8">
        <w:trPr>
          <w:trHeight w:val="320"/>
        </w:trPr>
        <w:tc>
          <w:tcPr>
            <w:tcW w:w="1276" w:type="dxa"/>
            <w:noWrap/>
            <w:hideMark/>
          </w:tcPr>
          <w:p w14:paraId="61FE8DA2" w14:textId="77777777" w:rsidR="00CB6958" w:rsidRPr="00861362" w:rsidRDefault="00CB6958" w:rsidP="00806FD8">
            <w:pPr>
              <w:jc w:val="left"/>
              <w:rPr>
                <w:color w:val="000000"/>
              </w:rPr>
            </w:pPr>
            <w:r w:rsidRPr="00861362">
              <w:rPr>
                <w:color w:val="000000"/>
              </w:rPr>
              <w:t>BMSC2</w:t>
            </w:r>
          </w:p>
        </w:tc>
        <w:tc>
          <w:tcPr>
            <w:tcW w:w="3544" w:type="dxa"/>
            <w:noWrap/>
            <w:hideMark/>
          </w:tcPr>
          <w:p w14:paraId="7D8C787C" w14:textId="77777777" w:rsidR="00CB6958" w:rsidRPr="00861362" w:rsidRDefault="00CB6958" w:rsidP="00806FD8">
            <w:pPr>
              <w:jc w:val="left"/>
              <w:rPr>
                <w:color w:val="000000"/>
              </w:rPr>
            </w:pPr>
            <w:r w:rsidRPr="00861362">
              <w:rPr>
                <w:color w:val="000000"/>
              </w:rPr>
              <w:t>Kirby</w:t>
            </w:r>
          </w:p>
        </w:tc>
        <w:tc>
          <w:tcPr>
            <w:tcW w:w="3119" w:type="dxa"/>
            <w:noWrap/>
            <w:hideMark/>
          </w:tcPr>
          <w:p w14:paraId="10F717D3" w14:textId="77777777" w:rsidR="00CB6958" w:rsidRPr="00861362" w:rsidRDefault="00CB6958" w:rsidP="00806FD8">
            <w:pPr>
              <w:jc w:val="left"/>
              <w:rPr>
                <w:color w:val="000000"/>
              </w:rPr>
            </w:pPr>
            <w:r w:rsidRPr="00861362">
              <w:rPr>
                <w:color w:val="000000"/>
              </w:rPr>
              <w:t>48.85039902, -125.1987686</w:t>
            </w:r>
          </w:p>
        </w:tc>
        <w:tc>
          <w:tcPr>
            <w:tcW w:w="2126" w:type="dxa"/>
          </w:tcPr>
          <w:p w14:paraId="7259A6FB" w14:textId="77777777" w:rsidR="00CB6958" w:rsidRPr="00861362" w:rsidRDefault="00CB6958" w:rsidP="00806FD8">
            <w:pPr>
              <w:jc w:val="left"/>
              <w:rPr>
                <w:color w:val="000000"/>
              </w:rPr>
            </w:pPr>
            <w:r w:rsidRPr="00861362">
              <w:rPr>
                <w:color w:val="000000"/>
              </w:rPr>
              <w:t>2021, 2023</w:t>
            </w:r>
          </w:p>
        </w:tc>
      </w:tr>
      <w:tr w:rsidR="00CB6958" w:rsidRPr="00861362" w14:paraId="080B8402" w14:textId="77777777" w:rsidTr="00806FD8">
        <w:trPr>
          <w:trHeight w:val="320"/>
        </w:trPr>
        <w:tc>
          <w:tcPr>
            <w:tcW w:w="1276" w:type="dxa"/>
            <w:noWrap/>
            <w:hideMark/>
          </w:tcPr>
          <w:p w14:paraId="511FEDC0" w14:textId="77777777" w:rsidR="00CB6958" w:rsidRPr="00861362" w:rsidRDefault="00CB6958" w:rsidP="00806FD8">
            <w:pPr>
              <w:jc w:val="left"/>
              <w:rPr>
                <w:color w:val="000000"/>
              </w:rPr>
            </w:pPr>
            <w:r w:rsidRPr="00861362">
              <w:rPr>
                <w:color w:val="000000"/>
              </w:rPr>
              <w:t>BMSC3</w:t>
            </w:r>
          </w:p>
        </w:tc>
        <w:tc>
          <w:tcPr>
            <w:tcW w:w="3544" w:type="dxa"/>
            <w:noWrap/>
            <w:hideMark/>
          </w:tcPr>
          <w:p w14:paraId="50F0B4B1" w14:textId="77777777" w:rsidR="00CB6958" w:rsidRPr="00861362" w:rsidRDefault="00CB6958" w:rsidP="00806FD8">
            <w:pPr>
              <w:jc w:val="left"/>
              <w:rPr>
                <w:color w:val="000000"/>
              </w:rPr>
            </w:pPr>
            <w:proofErr w:type="spellStart"/>
            <w:r w:rsidRPr="00861362">
              <w:rPr>
                <w:color w:val="000000"/>
              </w:rPr>
              <w:t>Ohiat</w:t>
            </w:r>
            <w:proofErr w:type="spellEnd"/>
          </w:p>
        </w:tc>
        <w:tc>
          <w:tcPr>
            <w:tcW w:w="3119" w:type="dxa"/>
            <w:noWrap/>
            <w:hideMark/>
          </w:tcPr>
          <w:p w14:paraId="3D50D141" w14:textId="77777777" w:rsidR="00CB6958" w:rsidRPr="00861362" w:rsidRDefault="00CB6958" w:rsidP="00806FD8">
            <w:pPr>
              <w:jc w:val="left"/>
              <w:rPr>
                <w:color w:val="000000"/>
              </w:rPr>
            </w:pPr>
            <w:r w:rsidRPr="00861362">
              <w:rPr>
                <w:color w:val="000000"/>
              </w:rPr>
              <w:t>48.85558319, -125.1837997</w:t>
            </w:r>
          </w:p>
        </w:tc>
        <w:tc>
          <w:tcPr>
            <w:tcW w:w="2126" w:type="dxa"/>
          </w:tcPr>
          <w:p w14:paraId="6078741E" w14:textId="77777777" w:rsidR="00CB6958" w:rsidRPr="00861362" w:rsidRDefault="00CB6958" w:rsidP="00806FD8">
            <w:pPr>
              <w:jc w:val="left"/>
              <w:rPr>
                <w:color w:val="000000"/>
              </w:rPr>
            </w:pPr>
            <w:r w:rsidRPr="00861362">
              <w:rPr>
                <w:color w:val="000000"/>
              </w:rPr>
              <w:t>2021, 2022, 2023</w:t>
            </w:r>
          </w:p>
        </w:tc>
      </w:tr>
      <w:tr w:rsidR="00CB6958" w:rsidRPr="00861362" w14:paraId="73CE95E6" w14:textId="77777777" w:rsidTr="00806FD8">
        <w:trPr>
          <w:trHeight w:val="320"/>
        </w:trPr>
        <w:tc>
          <w:tcPr>
            <w:tcW w:w="1276" w:type="dxa"/>
            <w:noWrap/>
            <w:hideMark/>
          </w:tcPr>
          <w:p w14:paraId="3CD403CA" w14:textId="77777777" w:rsidR="00CB6958" w:rsidRPr="00861362" w:rsidRDefault="00CB6958" w:rsidP="00806FD8">
            <w:pPr>
              <w:jc w:val="left"/>
              <w:rPr>
                <w:color w:val="000000"/>
              </w:rPr>
            </w:pPr>
            <w:r w:rsidRPr="00861362">
              <w:rPr>
                <w:color w:val="000000"/>
              </w:rPr>
              <w:t>BMSC4</w:t>
            </w:r>
          </w:p>
        </w:tc>
        <w:tc>
          <w:tcPr>
            <w:tcW w:w="3544" w:type="dxa"/>
            <w:noWrap/>
            <w:hideMark/>
          </w:tcPr>
          <w:p w14:paraId="2CA225AA" w14:textId="77777777" w:rsidR="00CB6958" w:rsidRPr="00861362" w:rsidRDefault="00CB6958" w:rsidP="00806FD8">
            <w:pPr>
              <w:jc w:val="left"/>
              <w:rPr>
                <w:color w:val="000000"/>
              </w:rPr>
            </w:pPr>
            <w:proofErr w:type="spellStart"/>
            <w:r w:rsidRPr="00861362">
              <w:rPr>
                <w:color w:val="000000"/>
              </w:rPr>
              <w:t>Kii</w:t>
            </w:r>
            <w:proofErr w:type="spellEnd"/>
            <w:r w:rsidRPr="00861362">
              <w:rPr>
                <w:color w:val="000000"/>
              </w:rPr>
              <w:t xml:space="preserve"> </w:t>
            </w:r>
            <w:proofErr w:type="spellStart"/>
            <w:r w:rsidRPr="00861362">
              <w:rPr>
                <w:color w:val="000000"/>
              </w:rPr>
              <w:t>xin</w:t>
            </w:r>
            <w:proofErr w:type="spellEnd"/>
          </w:p>
        </w:tc>
        <w:tc>
          <w:tcPr>
            <w:tcW w:w="3119" w:type="dxa"/>
            <w:noWrap/>
            <w:hideMark/>
          </w:tcPr>
          <w:p w14:paraId="638BB6F5" w14:textId="77777777" w:rsidR="00CB6958" w:rsidRPr="00861362" w:rsidRDefault="00CB6958" w:rsidP="00806FD8">
            <w:pPr>
              <w:jc w:val="left"/>
              <w:rPr>
                <w:color w:val="000000"/>
              </w:rPr>
            </w:pPr>
            <w:r w:rsidRPr="00861362">
              <w:rPr>
                <w:color w:val="000000"/>
              </w:rPr>
              <w:t>48.81511688, -125.1753311</w:t>
            </w:r>
          </w:p>
        </w:tc>
        <w:tc>
          <w:tcPr>
            <w:tcW w:w="2126" w:type="dxa"/>
          </w:tcPr>
          <w:p w14:paraId="01F6CACC" w14:textId="77777777" w:rsidR="00CB6958" w:rsidRPr="00861362" w:rsidRDefault="00CB6958" w:rsidP="00806FD8">
            <w:pPr>
              <w:jc w:val="left"/>
              <w:rPr>
                <w:color w:val="000000"/>
              </w:rPr>
            </w:pPr>
            <w:r w:rsidRPr="00861362">
              <w:rPr>
                <w:color w:val="000000"/>
              </w:rPr>
              <w:t>2021, 2023</w:t>
            </w:r>
          </w:p>
        </w:tc>
      </w:tr>
      <w:tr w:rsidR="00CB6958" w:rsidRPr="00861362" w14:paraId="07A57301" w14:textId="77777777" w:rsidTr="00806FD8">
        <w:trPr>
          <w:trHeight w:val="320"/>
        </w:trPr>
        <w:tc>
          <w:tcPr>
            <w:tcW w:w="1276" w:type="dxa"/>
            <w:noWrap/>
            <w:hideMark/>
          </w:tcPr>
          <w:p w14:paraId="575995B0" w14:textId="77777777" w:rsidR="00CB6958" w:rsidRPr="00861362" w:rsidRDefault="00CB6958" w:rsidP="00806FD8">
            <w:pPr>
              <w:jc w:val="left"/>
              <w:rPr>
                <w:color w:val="000000"/>
              </w:rPr>
            </w:pPr>
            <w:r w:rsidRPr="00861362">
              <w:rPr>
                <w:color w:val="000000"/>
              </w:rPr>
              <w:t>BMSC5</w:t>
            </w:r>
          </w:p>
        </w:tc>
        <w:tc>
          <w:tcPr>
            <w:tcW w:w="3544" w:type="dxa"/>
            <w:noWrap/>
            <w:hideMark/>
          </w:tcPr>
          <w:p w14:paraId="22D05862" w14:textId="77777777" w:rsidR="00CB6958" w:rsidRPr="00861362" w:rsidRDefault="00CB6958" w:rsidP="00806FD8">
            <w:pPr>
              <w:jc w:val="left"/>
              <w:rPr>
                <w:color w:val="000000"/>
              </w:rPr>
            </w:pPr>
            <w:r w:rsidRPr="00861362">
              <w:rPr>
                <w:color w:val="000000"/>
              </w:rPr>
              <w:t>Taylor Rock</w:t>
            </w:r>
          </w:p>
        </w:tc>
        <w:tc>
          <w:tcPr>
            <w:tcW w:w="3119" w:type="dxa"/>
            <w:noWrap/>
            <w:hideMark/>
          </w:tcPr>
          <w:p w14:paraId="2DDB5A1B" w14:textId="77777777" w:rsidR="00CB6958" w:rsidRPr="00861362" w:rsidRDefault="00CB6958" w:rsidP="00806FD8">
            <w:pPr>
              <w:jc w:val="left"/>
              <w:rPr>
                <w:color w:val="000000"/>
              </w:rPr>
            </w:pPr>
            <w:r w:rsidRPr="00861362">
              <w:rPr>
                <w:color w:val="000000"/>
              </w:rPr>
              <w:t>48.82733154, -125.1966019</w:t>
            </w:r>
          </w:p>
        </w:tc>
        <w:tc>
          <w:tcPr>
            <w:tcW w:w="2126" w:type="dxa"/>
          </w:tcPr>
          <w:p w14:paraId="531C819E" w14:textId="77777777" w:rsidR="00CB6958" w:rsidRPr="00861362" w:rsidRDefault="00CB6958" w:rsidP="00806FD8">
            <w:pPr>
              <w:jc w:val="left"/>
              <w:rPr>
                <w:color w:val="000000"/>
              </w:rPr>
            </w:pPr>
            <w:r w:rsidRPr="00861362">
              <w:rPr>
                <w:color w:val="000000"/>
              </w:rPr>
              <w:t>2021, 2022, 2023</w:t>
            </w:r>
          </w:p>
        </w:tc>
      </w:tr>
      <w:tr w:rsidR="00CB6958" w:rsidRPr="00861362" w14:paraId="3C3E0A0C" w14:textId="77777777" w:rsidTr="00806FD8">
        <w:trPr>
          <w:trHeight w:val="320"/>
        </w:trPr>
        <w:tc>
          <w:tcPr>
            <w:tcW w:w="1276" w:type="dxa"/>
            <w:noWrap/>
            <w:hideMark/>
          </w:tcPr>
          <w:p w14:paraId="7139905A" w14:textId="77777777" w:rsidR="00CB6958" w:rsidRPr="00861362" w:rsidRDefault="00CB6958" w:rsidP="00806FD8">
            <w:pPr>
              <w:jc w:val="left"/>
              <w:rPr>
                <w:color w:val="000000"/>
              </w:rPr>
            </w:pPr>
            <w:r w:rsidRPr="00861362">
              <w:rPr>
                <w:color w:val="000000"/>
              </w:rPr>
              <w:t>BMSC6</w:t>
            </w:r>
          </w:p>
        </w:tc>
        <w:tc>
          <w:tcPr>
            <w:tcW w:w="3544" w:type="dxa"/>
            <w:noWrap/>
            <w:hideMark/>
          </w:tcPr>
          <w:p w14:paraId="4863C63B"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South Island</w:t>
            </w:r>
          </w:p>
        </w:tc>
        <w:tc>
          <w:tcPr>
            <w:tcW w:w="3119" w:type="dxa"/>
            <w:noWrap/>
            <w:hideMark/>
          </w:tcPr>
          <w:p w14:paraId="36B890BD" w14:textId="77777777" w:rsidR="00CB6958" w:rsidRPr="00861362" w:rsidRDefault="00CB6958" w:rsidP="00806FD8">
            <w:pPr>
              <w:jc w:val="left"/>
              <w:rPr>
                <w:color w:val="000000"/>
              </w:rPr>
            </w:pPr>
            <w:r w:rsidRPr="00861362">
              <w:rPr>
                <w:color w:val="000000"/>
              </w:rPr>
              <w:t>48.95023346, -125.1555481</w:t>
            </w:r>
          </w:p>
        </w:tc>
        <w:tc>
          <w:tcPr>
            <w:tcW w:w="2126" w:type="dxa"/>
          </w:tcPr>
          <w:p w14:paraId="61956B30" w14:textId="77777777" w:rsidR="00CB6958" w:rsidRPr="00861362" w:rsidRDefault="00CB6958" w:rsidP="00806FD8">
            <w:pPr>
              <w:jc w:val="left"/>
              <w:rPr>
                <w:color w:val="000000"/>
              </w:rPr>
            </w:pPr>
            <w:r w:rsidRPr="00861362">
              <w:rPr>
                <w:color w:val="000000"/>
              </w:rPr>
              <w:t>2021, 2022, 2023</w:t>
            </w:r>
          </w:p>
        </w:tc>
      </w:tr>
      <w:tr w:rsidR="00CB6958" w:rsidRPr="00861362" w14:paraId="475ACD11" w14:textId="77777777" w:rsidTr="00806FD8">
        <w:trPr>
          <w:trHeight w:val="320"/>
        </w:trPr>
        <w:tc>
          <w:tcPr>
            <w:tcW w:w="1276" w:type="dxa"/>
            <w:noWrap/>
            <w:hideMark/>
          </w:tcPr>
          <w:p w14:paraId="331440A2" w14:textId="77777777" w:rsidR="00CB6958" w:rsidRPr="00861362" w:rsidRDefault="00CB6958" w:rsidP="00806FD8">
            <w:pPr>
              <w:jc w:val="left"/>
              <w:rPr>
                <w:color w:val="000000"/>
              </w:rPr>
            </w:pPr>
            <w:r w:rsidRPr="00861362">
              <w:rPr>
                <w:color w:val="000000"/>
              </w:rPr>
              <w:t>BMSC7</w:t>
            </w:r>
          </w:p>
        </w:tc>
        <w:tc>
          <w:tcPr>
            <w:tcW w:w="3544" w:type="dxa"/>
            <w:noWrap/>
            <w:hideMark/>
          </w:tcPr>
          <w:p w14:paraId="2B004B43"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Southside</w:t>
            </w:r>
          </w:p>
        </w:tc>
        <w:tc>
          <w:tcPr>
            <w:tcW w:w="3119" w:type="dxa"/>
            <w:noWrap/>
            <w:hideMark/>
          </w:tcPr>
          <w:p w14:paraId="45541CF6" w14:textId="77777777" w:rsidR="00CB6958" w:rsidRPr="00861362" w:rsidRDefault="00CB6958" w:rsidP="00806FD8">
            <w:pPr>
              <w:jc w:val="left"/>
              <w:rPr>
                <w:color w:val="000000"/>
              </w:rPr>
            </w:pPr>
            <w:r w:rsidRPr="00861362">
              <w:rPr>
                <w:color w:val="000000"/>
              </w:rPr>
              <w:t>48.95464325, -125.1539917</w:t>
            </w:r>
          </w:p>
        </w:tc>
        <w:tc>
          <w:tcPr>
            <w:tcW w:w="2126" w:type="dxa"/>
          </w:tcPr>
          <w:p w14:paraId="46E7D81E" w14:textId="77777777" w:rsidR="00CB6958" w:rsidRPr="00861362" w:rsidRDefault="00CB6958" w:rsidP="00806FD8">
            <w:pPr>
              <w:jc w:val="left"/>
              <w:rPr>
                <w:color w:val="000000"/>
              </w:rPr>
            </w:pPr>
            <w:r w:rsidRPr="00861362">
              <w:rPr>
                <w:color w:val="000000"/>
              </w:rPr>
              <w:t>2021</w:t>
            </w:r>
          </w:p>
        </w:tc>
      </w:tr>
      <w:tr w:rsidR="00CB6958" w:rsidRPr="00861362" w14:paraId="2154FDDA" w14:textId="77777777" w:rsidTr="00806FD8">
        <w:trPr>
          <w:trHeight w:val="320"/>
        </w:trPr>
        <w:tc>
          <w:tcPr>
            <w:tcW w:w="1276" w:type="dxa"/>
            <w:noWrap/>
            <w:hideMark/>
          </w:tcPr>
          <w:p w14:paraId="0179DAAC" w14:textId="77777777" w:rsidR="00CB6958" w:rsidRPr="00861362" w:rsidRDefault="00CB6958" w:rsidP="00806FD8">
            <w:pPr>
              <w:jc w:val="left"/>
              <w:rPr>
                <w:color w:val="000000"/>
              </w:rPr>
            </w:pPr>
            <w:r w:rsidRPr="00861362">
              <w:rPr>
                <w:color w:val="000000"/>
              </w:rPr>
              <w:t>BMSC8</w:t>
            </w:r>
          </w:p>
        </w:tc>
        <w:tc>
          <w:tcPr>
            <w:tcW w:w="3544" w:type="dxa"/>
            <w:noWrap/>
            <w:hideMark/>
          </w:tcPr>
          <w:p w14:paraId="3AC6B5A0"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Northside</w:t>
            </w:r>
          </w:p>
        </w:tc>
        <w:tc>
          <w:tcPr>
            <w:tcW w:w="3119" w:type="dxa"/>
            <w:noWrap/>
            <w:hideMark/>
          </w:tcPr>
          <w:p w14:paraId="74329D5B" w14:textId="77777777" w:rsidR="00CB6958" w:rsidRPr="00861362" w:rsidRDefault="00CB6958" w:rsidP="00806FD8">
            <w:pPr>
              <w:jc w:val="left"/>
              <w:rPr>
                <w:color w:val="000000"/>
              </w:rPr>
            </w:pPr>
            <w:r w:rsidRPr="00861362">
              <w:rPr>
                <w:color w:val="000000"/>
              </w:rPr>
              <w:t>48.95508194, -125.1533737</w:t>
            </w:r>
          </w:p>
        </w:tc>
        <w:tc>
          <w:tcPr>
            <w:tcW w:w="2126" w:type="dxa"/>
          </w:tcPr>
          <w:p w14:paraId="54CB9662" w14:textId="77777777" w:rsidR="00CB6958" w:rsidRPr="00861362" w:rsidRDefault="00CB6958" w:rsidP="00806FD8">
            <w:pPr>
              <w:jc w:val="left"/>
              <w:rPr>
                <w:color w:val="000000"/>
              </w:rPr>
            </w:pPr>
            <w:r w:rsidRPr="00861362">
              <w:rPr>
                <w:color w:val="000000"/>
              </w:rPr>
              <w:t>2021, 2022, 2023</w:t>
            </w:r>
          </w:p>
        </w:tc>
      </w:tr>
      <w:tr w:rsidR="00CB6958" w:rsidRPr="00861362" w14:paraId="37376098" w14:textId="77777777" w:rsidTr="00806FD8">
        <w:trPr>
          <w:trHeight w:val="320"/>
        </w:trPr>
        <w:tc>
          <w:tcPr>
            <w:tcW w:w="1276" w:type="dxa"/>
            <w:noWrap/>
            <w:hideMark/>
          </w:tcPr>
          <w:p w14:paraId="549B5C47" w14:textId="77777777" w:rsidR="00CB6958" w:rsidRPr="00861362" w:rsidRDefault="00CB6958" w:rsidP="00806FD8">
            <w:pPr>
              <w:jc w:val="left"/>
              <w:rPr>
                <w:color w:val="000000"/>
              </w:rPr>
            </w:pPr>
            <w:r w:rsidRPr="00861362">
              <w:rPr>
                <w:color w:val="000000"/>
              </w:rPr>
              <w:t>BMSC9</w:t>
            </w:r>
          </w:p>
        </w:tc>
        <w:tc>
          <w:tcPr>
            <w:tcW w:w="3544" w:type="dxa"/>
            <w:noWrap/>
            <w:hideMark/>
          </w:tcPr>
          <w:p w14:paraId="672FDF97" w14:textId="77777777" w:rsidR="00CB6958" w:rsidRPr="00861362" w:rsidRDefault="00CB6958" w:rsidP="00806FD8">
            <w:pPr>
              <w:jc w:val="left"/>
              <w:rPr>
                <w:color w:val="000000"/>
              </w:rPr>
            </w:pPr>
            <w:r w:rsidRPr="00861362">
              <w:rPr>
                <w:color w:val="000000"/>
              </w:rPr>
              <w:t>Eagle Bay</w:t>
            </w:r>
          </w:p>
        </w:tc>
        <w:tc>
          <w:tcPr>
            <w:tcW w:w="3119" w:type="dxa"/>
            <w:noWrap/>
            <w:hideMark/>
          </w:tcPr>
          <w:p w14:paraId="32A18EDB" w14:textId="77777777" w:rsidR="00CB6958" w:rsidRPr="00861362" w:rsidRDefault="00CB6958" w:rsidP="00806FD8">
            <w:pPr>
              <w:jc w:val="left"/>
              <w:rPr>
                <w:color w:val="000000"/>
              </w:rPr>
            </w:pPr>
            <w:r w:rsidRPr="00861362">
              <w:rPr>
                <w:color w:val="000000"/>
              </w:rPr>
              <w:t>48.83478928, -125.1470261</w:t>
            </w:r>
          </w:p>
        </w:tc>
        <w:tc>
          <w:tcPr>
            <w:tcW w:w="2126" w:type="dxa"/>
          </w:tcPr>
          <w:p w14:paraId="7AF229B8" w14:textId="77777777" w:rsidR="00CB6958" w:rsidRPr="00861362" w:rsidRDefault="00CB6958" w:rsidP="00806FD8">
            <w:pPr>
              <w:jc w:val="left"/>
              <w:rPr>
                <w:color w:val="000000"/>
              </w:rPr>
            </w:pPr>
            <w:r w:rsidRPr="00861362">
              <w:rPr>
                <w:color w:val="000000"/>
              </w:rPr>
              <w:t>2021, 2022, 2023</w:t>
            </w:r>
          </w:p>
        </w:tc>
      </w:tr>
      <w:tr w:rsidR="00CB6958" w:rsidRPr="00861362" w14:paraId="56FF1A66" w14:textId="77777777" w:rsidTr="00806FD8">
        <w:trPr>
          <w:trHeight w:val="320"/>
        </w:trPr>
        <w:tc>
          <w:tcPr>
            <w:tcW w:w="1276" w:type="dxa"/>
            <w:noWrap/>
            <w:hideMark/>
          </w:tcPr>
          <w:p w14:paraId="62817E82" w14:textId="77777777" w:rsidR="00CB6958" w:rsidRPr="00861362" w:rsidRDefault="00CB6958" w:rsidP="00806FD8">
            <w:pPr>
              <w:jc w:val="left"/>
              <w:rPr>
                <w:color w:val="000000"/>
              </w:rPr>
            </w:pPr>
            <w:r w:rsidRPr="00861362">
              <w:rPr>
                <w:color w:val="000000"/>
              </w:rPr>
              <w:t>BMSC10</w:t>
            </w:r>
          </w:p>
        </w:tc>
        <w:tc>
          <w:tcPr>
            <w:tcW w:w="3544" w:type="dxa"/>
            <w:noWrap/>
            <w:hideMark/>
          </w:tcPr>
          <w:p w14:paraId="1CDF3285" w14:textId="77777777" w:rsidR="00CB6958" w:rsidRPr="00861362" w:rsidRDefault="00CB6958" w:rsidP="00806FD8">
            <w:pPr>
              <w:jc w:val="left"/>
              <w:rPr>
                <w:color w:val="000000"/>
              </w:rPr>
            </w:pPr>
            <w:r w:rsidRPr="00861362">
              <w:rPr>
                <w:color w:val="000000"/>
              </w:rPr>
              <w:t>Ross Islets Slug Island</w:t>
            </w:r>
          </w:p>
        </w:tc>
        <w:tc>
          <w:tcPr>
            <w:tcW w:w="3119" w:type="dxa"/>
            <w:noWrap/>
            <w:hideMark/>
          </w:tcPr>
          <w:p w14:paraId="39A1E45F" w14:textId="77777777" w:rsidR="00CB6958" w:rsidRPr="00861362" w:rsidRDefault="00CB6958" w:rsidP="00806FD8">
            <w:pPr>
              <w:jc w:val="left"/>
              <w:rPr>
                <w:color w:val="000000"/>
              </w:rPr>
            </w:pPr>
            <w:r w:rsidRPr="00861362">
              <w:rPr>
                <w:color w:val="000000"/>
              </w:rPr>
              <w:t>48.87051773, -125.160347</w:t>
            </w:r>
          </w:p>
        </w:tc>
        <w:tc>
          <w:tcPr>
            <w:tcW w:w="2126" w:type="dxa"/>
          </w:tcPr>
          <w:p w14:paraId="12C2D201" w14:textId="77777777" w:rsidR="00CB6958" w:rsidRPr="00861362" w:rsidRDefault="00CB6958" w:rsidP="00806FD8">
            <w:pPr>
              <w:jc w:val="left"/>
              <w:rPr>
                <w:color w:val="000000"/>
              </w:rPr>
            </w:pPr>
            <w:r w:rsidRPr="00861362">
              <w:rPr>
                <w:color w:val="000000"/>
              </w:rPr>
              <w:t>2021, 2022, 2023</w:t>
            </w:r>
          </w:p>
        </w:tc>
      </w:tr>
      <w:tr w:rsidR="00CB6958" w:rsidRPr="00861362" w14:paraId="16AF18D7" w14:textId="77777777" w:rsidTr="00806FD8">
        <w:trPr>
          <w:trHeight w:val="320"/>
        </w:trPr>
        <w:tc>
          <w:tcPr>
            <w:tcW w:w="1276" w:type="dxa"/>
            <w:noWrap/>
            <w:hideMark/>
          </w:tcPr>
          <w:p w14:paraId="13A49113" w14:textId="77777777" w:rsidR="00CB6958" w:rsidRPr="00861362" w:rsidRDefault="00CB6958" w:rsidP="00806FD8">
            <w:pPr>
              <w:jc w:val="left"/>
              <w:rPr>
                <w:color w:val="000000"/>
              </w:rPr>
            </w:pPr>
            <w:r w:rsidRPr="00861362">
              <w:rPr>
                <w:color w:val="000000"/>
              </w:rPr>
              <w:t>BMSC11</w:t>
            </w:r>
          </w:p>
        </w:tc>
        <w:tc>
          <w:tcPr>
            <w:tcW w:w="3544" w:type="dxa"/>
            <w:noWrap/>
            <w:hideMark/>
          </w:tcPr>
          <w:p w14:paraId="2B5E4D76" w14:textId="77777777" w:rsidR="00CB6958" w:rsidRPr="00861362" w:rsidRDefault="00CB6958" w:rsidP="00806FD8">
            <w:pPr>
              <w:jc w:val="left"/>
              <w:rPr>
                <w:color w:val="000000"/>
              </w:rPr>
            </w:pPr>
            <w:r w:rsidRPr="00861362">
              <w:rPr>
                <w:color w:val="000000"/>
              </w:rPr>
              <w:t>Wizard Island South</w:t>
            </w:r>
          </w:p>
        </w:tc>
        <w:tc>
          <w:tcPr>
            <w:tcW w:w="3119" w:type="dxa"/>
            <w:noWrap/>
            <w:hideMark/>
          </w:tcPr>
          <w:p w14:paraId="5BCE6D40" w14:textId="77777777" w:rsidR="00CB6958" w:rsidRPr="00861362" w:rsidRDefault="00CB6958" w:rsidP="00806FD8">
            <w:pPr>
              <w:jc w:val="left"/>
              <w:rPr>
                <w:color w:val="000000"/>
              </w:rPr>
            </w:pPr>
            <w:r w:rsidRPr="00861362">
              <w:rPr>
                <w:color w:val="000000"/>
              </w:rPr>
              <w:t>48.85746765, -125.1582336</w:t>
            </w:r>
          </w:p>
        </w:tc>
        <w:tc>
          <w:tcPr>
            <w:tcW w:w="2126" w:type="dxa"/>
          </w:tcPr>
          <w:p w14:paraId="194211BC" w14:textId="77777777" w:rsidR="00CB6958" w:rsidRPr="00861362" w:rsidRDefault="00CB6958" w:rsidP="00806FD8">
            <w:pPr>
              <w:jc w:val="left"/>
              <w:rPr>
                <w:color w:val="000000"/>
              </w:rPr>
            </w:pPr>
            <w:r w:rsidRPr="00861362">
              <w:rPr>
                <w:color w:val="000000"/>
              </w:rPr>
              <w:t>2021, 2022, 2023</w:t>
            </w:r>
          </w:p>
        </w:tc>
      </w:tr>
      <w:tr w:rsidR="00CB6958" w:rsidRPr="00861362" w14:paraId="67B0443F" w14:textId="77777777" w:rsidTr="00806FD8">
        <w:trPr>
          <w:trHeight w:val="320"/>
        </w:trPr>
        <w:tc>
          <w:tcPr>
            <w:tcW w:w="1276" w:type="dxa"/>
            <w:noWrap/>
            <w:hideMark/>
          </w:tcPr>
          <w:p w14:paraId="5658A4C7" w14:textId="77777777" w:rsidR="00CB6958" w:rsidRPr="00861362" w:rsidRDefault="00CB6958" w:rsidP="00806FD8">
            <w:pPr>
              <w:jc w:val="left"/>
              <w:rPr>
                <w:color w:val="000000"/>
              </w:rPr>
            </w:pPr>
            <w:r w:rsidRPr="00861362">
              <w:rPr>
                <w:color w:val="000000"/>
              </w:rPr>
              <w:t>BMSC12</w:t>
            </w:r>
          </w:p>
        </w:tc>
        <w:tc>
          <w:tcPr>
            <w:tcW w:w="3544" w:type="dxa"/>
            <w:noWrap/>
            <w:hideMark/>
          </w:tcPr>
          <w:p w14:paraId="21B65ABC" w14:textId="77777777" w:rsidR="00CB6958" w:rsidRPr="00861362" w:rsidRDefault="00CB6958" w:rsidP="00806FD8">
            <w:pPr>
              <w:jc w:val="left"/>
              <w:rPr>
                <w:color w:val="000000"/>
              </w:rPr>
            </w:pPr>
            <w:r w:rsidRPr="00861362">
              <w:rPr>
                <w:color w:val="000000"/>
              </w:rPr>
              <w:t>Wizard Island North</w:t>
            </w:r>
          </w:p>
        </w:tc>
        <w:tc>
          <w:tcPr>
            <w:tcW w:w="3119" w:type="dxa"/>
            <w:noWrap/>
            <w:hideMark/>
          </w:tcPr>
          <w:p w14:paraId="6BC39C1C" w14:textId="77777777" w:rsidR="00CB6958" w:rsidRPr="00861362" w:rsidRDefault="00CB6958" w:rsidP="00806FD8">
            <w:pPr>
              <w:jc w:val="left"/>
              <w:rPr>
                <w:color w:val="000000"/>
              </w:rPr>
            </w:pPr>
            <w:r w:rsidRPr="00861362">
              <w:rPr>
                <w:color w:val="000000"/>
              </w:rPr>
              <w:t>48.858284, -125.1609192</w:t>
            </w:r>
          </w:p>
        </w:tc>
        <w:tc>
          <w:tcPr>
            <w:tcW w:w="2126" w:type="dxa"/>
          </w:tcPr>
          <w:p w14:paraId="4A48D8C1" w14:textId="77777777" w:rsidR="00CB6958" w:rsidRPr="00861362" w:rsidRDefault="00CB6958" w:rsidP="00806FD8">
            <w:pPr>
              <w:jc w:val="left"/>
              <w:rPr>
                <w:color w:val="000000"/>
              </w:rPr>
            </w:pPr>
            <w:r w:rsidRPr="00861362">
              <w:rPr>
                <w:color w:val="000000"/>
              </w:rPr>
              <w:t>2021, 2022, 2023</w:t>
            </w:r>
          </w:p>
        </w:tc>
      </w:tr>
      <w:tr w:rsidR="00CB6958" w:rsidRPr="00861362" w14:paraId="08B0DDEE" w14:textId="77777777" w:rsidTr="00806FD8">
        <w:trPr>
          <w:trHeight w:val="320"/>
        </w:trPr>
        <w:tc>
          <w:tcPr>
            <w:tcW w:w="1276" w:type="dxa"/>
            <w:noWrap/>
            <w:hideMark/>
          </w:tcPr>
          <w:p w14:paraId="70370072" w14:textId="77777777" w:rsidR="00CB6958" w:rsidRPr="00861362" w:rsidRDefault="00CB6958" w:rsidP="00806FD8">
            <w:pPr>
              <w:jc w:val="left"/>
              <w:rPr>
                <w:color w:val="000000"/>
              </w:rPr>
            </w:pPr>
            <w:r w:rsidRPr="00861362">
              <w:rPr>
                <w:color w:val="000000"/>
              </w:rPr>
              <w:t>BMSC13</w:t>
            </w:r>
          </w:p>
        </w:tc>
        <w:tc>
          <w:tcPr>
            <w:tcW w:w="3544" w:type="dxa"/>
            <w:noWrap/>
            <w:hideMark/>
          </w:tcPr>
          <w:p w14:paraId="09191445" w14:textId="77777777" w:rsidR="00CB6958" w:rsidRPr="00861362" w:rsidRDefault="00CB6958" w:rsidP="00806FD8">
            <w:pPr>
              <w:jc w:val="left"/>
              <w:rPr>
                <w:color w:val="000000"/>
              </w:rPr>
            </w:pPr>
            <w:r w:rsidRPr="00861362">
              <w:rPr>
                <w:color w:val="000000"/>
              </w:rPr>
              <w:t>Effingham West</w:t>
            </w:r>
          </w:p>
        </w:tc>
        <w:tc>
          <w:tcPr>
            <w:tcW w:w="3119" w:type="dxa"/>
            <w:noWrap/>
            <w:hideMark/>
          </w:tcPr>
          <w:p w14:paraId="222B627A" w14:textId="77777777" w:rsidR="00CB6958" w:rsidRPr="00861362" w:rsidRDefault="00CB6958" w:rsidP="00806FD8">
            <w:pPr>
              <w:jc w:val="left"/>
              <w:rPr>
                <w:color w:val="000000"/>
              </w:rPr>
            </w:pPr>
            <w:r w:rsidRPr="00861362">
              <w:rPr>
                <w:color w:val="000000"/>
              </w:rPr>
              <w:t>48.8650322, -125.3137207</w:t>
            </w:r>
          </w:p>
        </w:tc>
        <w:tc>
          <w:tcPr>
            <w:tcW w:w="2126" w:type="dxa"/>
          </w:tcPr>
          <w:p w14:paraId="756D99C4" w14:textId="77777777" w:rsidR="00CB6958" w:rsidRPr="00861362" w:rsidRDefault="00CB6958" w:rsidP="00806FD8">
            <w:pPr>
              <w:jc w:val="left"/>
              <w:rPr>
                <w:color w:val="000000"/>
              </w:rPr>
            </w:pPr>
            <w:r w:rsidRPr="00861362">
              <w:rPr>
                <w:color w:val="000000"/>
              </w:rPr>
              <w:t>2021, 2022</w:t>
            </w:r>
          </w:p>
        </w:tc>
      </w:tr>
      <w:tr w:rsidR="00CB6958" w:rsidRPr="00861362" w14:paraId="1227E899" w14:textId="77777777" w:rsidTr="00806FD8">
        <w:trPr>
          <w:trHeight w:val="320"/>
        </w:trPr>
        <w:tc>
          <w:tcPr>
            <w:tcW w:w="1276" w:type="dxa"/>
            <w:noWrap/>
            <w:hideMark/>
          </w:tcPr>
          <w:p w14:paraId="043EB254" w14:textId="77777777" w:rsidR="00CB6958" w:rsidRPr="00861362" w:rsidRDefault="00CB6958" w:rsidP="00806FD8">
            <w:pPr>
              <w:jc w:val="left"/>
              <w:rPr>
                <w:color w:val="000000"/>
              </w:rPr>
            </w:pPr>
            <w:r w:rsidRPr="00861362">
              <w:rPr>
                <w:color w:val="000000"/>
              </w:rPr>
              <w:t>BMSC14</w:t>
            </w:r>
          </w:p>
        </w:tc>
        <w:tc>
          <w:tcPr>
            <w:tcW w:w="3544" w:type="dxa"/>
            <w:noWrap/>
            <w:hideMark/>
          </w:tcPr>
          <w:p w14:paraId="744C0333" w14:textId="77777777" w:rsidR="00CB6958" w:rsidRPr="00861362" w:rsidRDefault="00CB6958" w:rsidP="00806FD8">
            <w:pPr>
              <w:jc w:val="left"/>
              <w:rPr>
                <w:color w:val="000000"/>
              </w:rPr>
            </w:pPr>
            <w:r w:rsidRPr="00861362">
              <w:rPr>
                <w:color w:val="000000"/>
              </w:rPr>
              <w:t>Effingham Archipelago</w:t>
            </w:r>
          </w:p>
        </w:tc>
        <w:tc>
          <w:tcPr>
            <w:tcW w:w="3119" w:type="dxa"/>
            <w:noWrap/>
            <w:hideMark/>
          </w:tcPr>
          <w:p w14:paraId="2323AEB2" w14:textId="77777777" w:rsidR="00CB6958" w:rsidRPr="00861362" w:rsidRDefault="00CB6958" w:rsidP="00806FD8">
            <w:pPr>
              <w:jc w:val="left"/>
              <w:rPr>
                <w:color w:val="000000"/>
              </w:rPr>
            </w:pPr>
            <w:r w:rsidRPr="00861362">
              <w:rPr>
                <w:color w:val="000000"/>
              </w:rPr>
              <w:t>48.87908173, -125.2974014</w:t>
            </w:r>
          </w:p>
        </w:tc>
        <w:tc>
          <w:tcPr>
            <w:tcW w:w="2126" w:type="dxa"/>
          </w:tcPr>
          <w:p w14:paraId="2AF19D2F" w14:textId="77777777" w:rsidR="00CB6958" w:rsidRPr="00861362" w:rsidRDefault="00CB6958" w:rsidP="00806FD8">
            <w:pPr>
              <w:jc w:val="left"/>
              <w:rPr>
                <w:color w:val="000000"/>
              </w:rPr>
            </w:pPr>
            <w:r w:rsidRPr="00861362">
              <w:rPr>
                <w:color w:val="000000"/>
              </w:rPr>
              <w:t>2021, 2022</w:t>
            </w:r>
          </w:p>
        </w:tc>
      </w:tr>
      <w:tr w:rsidR="00CB6958" w:rsidRPr="00861362" w14:paraId="09BA8049" w14:textId="77777777" w:rsidTr="00806FD8">
        <w:trPr>
          <w:trHeight w:val="320"/>
        </w:trPr>
        <w:tc>
          <w:tcPr>
            <w:tcW w:w="1276" w:type="dxa"/>
            <w:noWrap/>
            <w:hideMark/>
          </w:tcPr>
          <w:p w14:paraId="2012E4DD" w14:textId="77777777" w:rsidR="00CB6958" w:rsidRPr="00861362" w:rsidRDefault="00CB6958" w:rsidP="00806FD8">
            <w:pPr>
              <w:jc w:val="left"/>
              <w:rPr>
                <w:color w:val="000000"/>
              </w:rPr>
            </w:pPr>
            <w:r w:rsidRPr="00861362">
              <w:rPr>
                <w:color w:val="000000"/>
              </w:rPr>
              <w:t>BMSC15</w:t>
            </w:r>
          </w:p>
        </w:tc>
        <w:tc>
          <w:tcPr>
            <w:tcW w:w="3544" w:type="dxa"/>
            <w:noWrap/>
            <w:hideMark/>
          </w:tcPr>
          <w:p w14:paraId="0FE2BD5E" w14:textId="77777777" w:rsidR="00CB6958" w:rsidRPr="00861362" w:rsidRDefault="00CB6958" w:rsidP="00806FD8">
            <w:pPr>
              <w:jc w:val="left"/>
              <w:rPr>
                <w:color w:val="000000"/>
              </w:rPr>
            </w:pPr>
            <w:r w:rsidRPr="00861362">
              <w:rPr>
                <w:color w:val="000000"/>
              </w:rPr>
              <w:t>Raymond Kelp Rock</w:t>
            </w:r>
          </w:p>
        </w:tc>
        <w:tc>
          <w:tcPr>
            <w:tcW w:w="3119" w:type="dxa"/>
            <w:noWrap/>
            <w:hideMark/>
          </w:tcPr>
          <w:p w14:paraId="088772C7" w14:textId="77777777" w:rsidR="00CB6958" w:rsidRPr="00861362" w:rsidRDefault="00CB6958" w:rsidP="00806FD8">
            <w:pPr>
              <w:jc w:val="left"/>
              <w:rPr>
                <w:color w:val="000000"/>
              </w:rPr>
            </w:pPr>
            <w:r w:rsidRPr="00861362">
              <w:rPr>
                <w:color w:val="000000"/>
              </w:rPr>
              <w:t>48.88028336, -125.3128815</w:t>
            </w:r>
          </w:p>
        </w:tc>
        <w:tc>
          <w:tcPr>
            <w:tcW w:w="2126" w:type="dxa"/>
          </w:tcPr>
          <w:p w14:paraId="4F4AF58A" w14:textId="77777777" w:rsidR="00CB6958" w:rsidRPr="00861362" w:rsidRDefault="00CB6958" w:rsidP="00806FD8">
            <w:pPr>
              <w:jc w:val="left"/>
              <w:rPr>
                <w:color w:val="000000"/>
              </w:rPr>
            </w:pPr>
            <w:r w:rsidRPr="00861362">
              <w:rPr>
                <w:color w:val="000000"/>
              </w:rPr>
              <w:t>2021, 2022</w:t>
            </w:r>
          </w:p>
        </w:tc>
      </w:tr>
      <w:tr w:rsidR="00CB6958" w:rsidRPr="00861362" w14:paraId="5F8B4E60" w14:textId="77777777" w:rsidTr="00806FD8">
        <w:trPr>
          <w:trHeight w:val="320"/>
        </w:trPr>
        <w:tc>
          <w:tcPr>
            <w:tcW w:w="1276" w:type="dxa"/>
            <w:noWrap/>
            <w:hideMark/>
          </w:tcPr>
          <w:p w14:paraId="52D81921" w14:textId="77777777" w:rsidR="00CB6958" w:rsidRPr="00861362" w:rsidRDefault="00CB6958" w:rsidP="00806FD8">
            <w:pPr>
              <w:jc w:val="left"/>
              <w:rPr>
                <w:color w:val="000000"/>
              </w:rPr>
            </w:pPr>
            <w:r w:rsidRPr="00861362">
              <w:rPr>
                <w:color w:val="000000"/>
              </w:rPr>
              <w:t>BMSC16</w:t>
            </w:r>
          </w:p>
        </w:tc>
        <w:tc>
          <w:tcPr>
            <w:tcW w:w="3544" w:type="dxa"/>
            <w:noWrap/>
            <w:hideMark/>
          </w:tcPr>
          <w:p w14:paraId="4748F210" w14:textId="77777777" w:rsidR="00CB6958" w:rsidRPr="00861362" w:rsidRDefault="00CB6958" w:rsidP="00806FD8">
            <w:pPr>
              <w:jc w:val="left"/>
              <w:rPr>
                <w:color w:val="000000"/>
              </w:rPr>
            </w:pPr>
            <w:r w:rsidRPr="00861362">
              <w:rPr>
                <w:color w:val="000000"/>
              </w:rPr>
              <w:t>Faber Islets</w:t>
            </w:r>
          </w:p>
        </w:tc>
        <w:tc>
          <w:tcPr>
            <w:tcW w:w="3119" w:type="dxa"/>
            <w:noWrap/>
            <w:hideMark/>
          </w:tcPr>
          <w:p w14:paraId="547B18F1" w14:textId="77777777" w:rsidR="00CB6958" w:rsidRPr="00861362" w:rsidRDefault="00CB6958" w:rsidP="00806FD8">
            <w:pPr>
              <w:jc w:val="left"/>
              <w:rPr>
                <w:color w:val="000000"/>
              </w:rPr>
            </w:pPr>
            <w:r w:rsidRPr="00861362">
              <w:rPr>
                <w:color w:val="000000"/>
              </w:rPr>
              <w:t>48.89070129, -125.300499</w:t>
            </w:r>
          </w:p>
        </w:tc>
        <w:tc>
          <w:tcPr>
            <w:tcW w:w="2126" w:type="dxa"/>
          </w:tcPr>
          <w:p w14:paraId="1178BA2F" w14:textId="77777777" w:rsidR="00CB6958" w:rsidRPr="00861362" w:rsidRDefault="00CB6958" w:rsidP="00806FD8">
            <w:pPr>
              <w:jc w:val="left"/>
              <w:rPr>
                <w:color w:val="000000"/>
              </w:rPr>
            </w:pPr>
            <w:r w:rsidRPr="00861362">
              <w:rPr>
                <w:color w:val="000000"/>
              </w:rPr>
              <w:t>2021, 2022</w:t>
            </w:r>
          </w:p>
        </w:tc>
      </w:tr>
      <w:tr w:rsidR="00CB6958" w:rsidRPr="00861362" w14:paraId="79BD7F40" w14:textId="77777777" w:rsidTr="00806FD8">
        <w:trPr>
          <w:trHeight w:val="320"/>
        </w:trPr>
        <w:tc>
          <w:tcPr>
            <w:tcW w:w="1276" w:type="dxa"/>
            <w:noWrap/>
            <w:hideMark/>
          </w:tcPr>
          <w:p w14:paraId="7E4AA6A4" w14:textId="77777777" w:rsidR="00CB6958" w:rsidRPr="00861362" w:rsidRDefault="00CB6958" w:rsidP="00806FD8">
            <w:pPr>
              <w:jc w:val="left"/>
              <w:rPr>
                <w:color w:val="000000"/>
              </w:rPr>
            </w:pPr>
            <w:r w:rsidRPr="00861362">
              <w:rPr>
                <w:color w:val="000000"/>
              </w:rPr>
              <w:t>BMSC17</w:t>
            </w:r>
          </w:p>
        </w:tc>
        <w:tc>
          <w:tcPr>
            <w:tcW w:w="3544" w:type="dxa"/>
            <w:noWrap/>
            <w:hideMark/>
          </w:tcPr>
          <w:p w14:paraId="10E7E5C1" w14:textId="77777777" w:rsidR="00CB6958" w:rsidRPr="00861362" w:rsidRDefault="00CB6958" w:rsidP="00806FD8">
            <w:pPr>
              <w:jc w:val="left"/>
              <w:rPr>
                <w:color w:val="000000"/>
              </w:rPr>
            </w:pPr>
            <w:proofErr w:type="spellStart"/>
            <w:r w:rsidRPr="00861362">
              <w:rPr>
                <w:color w:val="000000"/>
              </w:rPr>
              <w:t>Wouwer</w:t>
            </w:r>
            <w:proofErr w:type="spellEnd"/>
            <w:r w:rsidRPr="00861362">
              <w:rPr>
                <w:color w:val="000000"/>
              </w:rPr>
              <w:t xml:space="preserve"> Channel</w:t>
            </w:r>
          </w:p>
        </w:tc>
        <w:tc>
          <w:tcPr>
            <w:tcW w:w="3119" w:type="dxa"/>
            <w:noWrap/>
            <w:hideMark/>
          </w:tcPr>
          <w:p w14:paraId="2B65E07A" w14:textId="77777777" w:rsidR="00CB6958" w:rsidRPr="00861362" w:rsidRDefault="00CB6958" w:rsidP="00806FD8">
            <w:pPr>
              <w:jc w:val="left"/>
              <w:rPr>
                <w:color w:val="000000"/>
              </w:rPr>
            </w:pPr>
            <w:r w:rsidRPr="00861362">
              <w:rPr>
                <w:color w:val="000000"/>
              </w:rPr>
              <w:t>48.86548233, -125.3614807</w:t>
            </w:r>
          </w:p>
        </w:tc>
        <w:tc>
          <w:tcPr>
            <w:tcW w:w="2126" w:type="dxa"/>
          </w:tcPr>
          <w:p w14:paraId="7E61671B" w14:textId="77777777" w:rsidR="00CB6958" w:rsidRPr="00861362" w:rsidRDefault="00CB6958" w:rsidP="00806FD8">
            <w:pPr>
              <w:jc w:val="left"/>
              <w:rPr>
                <w:color w:val="000000"/>
              </w:rPr>
            </w:pPr>
            <w:r w:rsidRPr="00861362">
              <w:rPr>
                <w:color w:val="000000"/>
              </w:rPr>
              <w:t>2021, 2022</w:t>
            </w:r>
          </w:p>
        </w:tc>
      </w:tr>
      <w:tr w:rsidR="00CB6958" w:rsidRPr="00861362" w14:paraId="7057A7F3" w14:textId="77777777" w:rsidTr="00806FD8">
        <w:trPr>
          <w:trHeight w:val="320"/>
        </w:trPr>
        <w:tc>
          <w:tcPr>
            <w:tcW w:w="1276" w:type="dxa"/>
            <w:noWrap/>
            <w:hideMark/>
          </w:tcPr>
          <w:p w14:paraId="75C7B19C" w14:textId="77777777" w:rsidR="00CB6958" w:rsidRPr="00861362" w:rsidRDefault="00CB6958" w:rsidP="00806FD8">
            <w:pPr>
              <w:jc w:val="left"/>
              <w:rPr>
                <w:color w:val="000000"/>
              </w:rPr>
            </w:pPr>
            <w:r w:rsidRPr="00861362">
              <w:rPr>
                <w:color w:val="000000"/>
              </w:rPr>
              <w:t>BMSC18</w:t>
            </w:r>
          </w:p>
        </w:tc>
        <w:tc>
          <w:tcPr>
            <w:tcW w:w="3544" w:type="dxa"/>
            <w:noWrap/>
            <w:hideMark/>
          </w:tcPr>
          <w:p w14:paraId="08F59527" w14:textId="77777777" w:rsidR="00CB6958" w:rsidRPr="00861362" w:rsidRDefault="00CB6958" w:rsidP="00806FD8">
            <w:pPr>
              <w:jc w:val="left"/>
              <w:rPr>
                <w:color w:val="000000"/>
              </w:rPr>
            </w:pPr>
            <w:proofErr w:type="spellStart"/>
            <w:r w:rsidRPr="00861362">
              <w:rPr>
                <w:color w:val="000000"/>
              </w:rPr>
              <w:t>Eussen</w:t>
            </w:r>
            <w:proofErr w:type="spellEnd"/>
            <w:r w:rsidRPr="00861362">
              <w:rPr>
                <w:color w:val="000000"/>
              </w:rPr>
              <w:t xml:space="preserve"> Rock</w:t>
            </w:r>
          </w:p>
        </w:tc>
        <w:tc>
          <w:tcPr>
            <w:tcW w:w="3119" w:type="dxa"/>
            <w:noWrap/>
            <w:hideMark/>
          </w:tcPr>
          <w:p w14:paraId="5067A6CC" w14:textId="77777777" w:rsidR="00CB6958" w:rsidRPr="00861362" w:rsidRDefault="00CB6958" w:rsidP="00806FD8">
            <w:pPr>
              <w:jc w:val="left"/>
              <w:rPr>
                <w:color w:val="000000"/>
              </w:rPr>
            </w:pPr>
            <w:r w:rsidRPr="00861362">
              <w:rPr>
                <w:color w:val="000000"/>
              </w:rPr>
              <w:t>48.91161728, -125.2670364</w:t>
            </w:r>
          </w:p>
        </w:tc>
        <w:tc>
          <w:tcPr>
            <w:tcW w:w="2126" w:type="dxa"/>
          </w:tcPr>
          <w:p w14:paraId="3376D1B4" w14:textId="77777777" w:rsidR="00CB6958" w:rsidRPr="00861362" w:rsidRDefault="00CB6958" w:rsidP="00806FD8">
            <w:pPr>
              <w:jc w:val="left"/>
              <w:rPr>
                <w:color w:val="000000"/>
              </w:rPr>
            </w:pPr>
            <w:r w:rsidRPr="00861362">
              <w:rPr>
                <w:color w:val="000000"/>
              </w:rPr>
              <w:t>2021, 2022</w:t>
            </w:r>
          </w:p>
        </w:tc>
      </w:tr>
      <w:tr w:rsidR="00CB6958" w:rsidRPr="00861362" w14:paraId="3FB7FBD4" w14:textId="77777777" w:rsidTr="00806FD8">
        <w:trPr>
          <w:trHeight w:val="320"/>
        </w:trPr>
        <w:tc>
          <w:tcPr>
            <w:tcW w:w="1276" w:type="dxa"/>
            <w:noWrap/>
            <w:hideMark/>
          </w:tcPr>
          <w:p w14:paraId="6DD31301" w14:textId="77777777" w:rsidR="00CB6958" w:rsidRPr="00861362" w:rsidRDefault="00CB6958" w:rsidP="00806FD8">
            <w:pPr>
              <w:jc w:val="left"/>
              <w:rPr>
                <w:color w:val="000000"/>
              </w:rPr>
            </w:pPr>
            <w:r w:rsidRPr="00861362">
              <w:rPr>
                <w:color w:val="000000"/>
              </w:rPr>
              <w:t>BMSC19</w:t>
            </w:r>
          </w:p>
        </w:tc>
        <w:tc>
          <w:tcPr>
            <w:tcW w:w="3544" w:type="dxa"/>
            <w:noWrap/>
            <w:hideMark/>
          </w:tcPr>
          <w:p w14:paraId="558D059F" w14:textId="77777777" w:rsidR="00CB6958" w:rsidRPr="00861362" w:rsidRDefault="00CB6958" w:rsidP="00806FD8">
            <w:pPr>
              <w:jc w:val="left"/>
              <w:rPr>
                <w:color w:val="000000"/>
              </w:rPr>
            </w:pPr>
            <w:r w:rsidRPr="00861362">
              <w:rPr>
                <w:color w:val="000000"/>
              </w:rPr>
              <w:t>Ed King SW Pyramid</w:t>
            </w:r>
          </w:p>
        </w:tc>
        <w:tc>
          <w:tcPr>
            <w:tcW w:w="3119" w:type="dxa"/>
            <w:noWrap/>
            <w:hideMark/>
          </w:tcPr>
          <w:p w14:paraId="1E1D9322" w14:textId="77777777" w:rsidR="00CB6958" w:rsidRPr="00861362" w:rsidRDefault="00CB6958" w:rsidP="00806FD8">
            <w:pPr>
              <w:jc w:val="left"/>
              <w:rPr>
                <w:color w:val="000000"/>
              </w:rPr>
            </w:pPr>
            <w:r w:rsidRPr="00861362">
              <w:rPr>
                <w:color w:val="000000"/>
              </w:rPr>
              <w:t>48.82860184, -125.2212982</w:t>
            </w:r>
          </w:p>
        </w:tc>
        <w:tc>
          <w:tcPr>
            <w:tcW w:w="2126" w:type="dxa"/>
          </w:tcPr>
          <w:p w14:paraId="6FA2482E" w14:textId="77777777" w:rsidR="00CB6958" w:rsidRPr="00861362" w:rsidRDefault="00CB6958" w:rsidP="00806FD8">
            <w:pPr>
              <w:jc w:val="left"/>
              <w:rPr>
                <w:color w:val="000000"/>
              </w:rPr>
            </w:pPr>
            <w:r w:rsidRPr="00861362">
              <w:rPr>
                <w:color w:val="000000"/>
              </w:rPr>
              <w:t>2021, 2022, 2023</w:t>
            </w:r>
          </w:p>
        </w:tc>
      </w:tr>
      <w:tr w:rsidR="00CB6958" w:rsidRPr="00861362" w14:paraId="40D50257" w14:textId="77777777" w:rsidTr="00806FD8">
        <w:trPr>
          <w:trHeight w:val="320"/>
        </w:trPr>
        <w:tc>
          <w:tcPr>
            <w:tcW w:w="1276" w:type="dxa"/>
            <w:noWrap/>
            <w:hideMark/>
          </w:tcPr>
          <w:p w14:paraId="1044DC3E" w14:textId="77777777" w:rsidR="00CB6958" w:rsidRPr="00861362" w:rsidRDefault="00CB6958" w:rsidP="00806FD8">
            <w:pPr>
              <w:jc w:val="left"/>
              <w:rPr>
                <w:color w:val="000000"/>
              </w:rPr>
            </w:pPr>
            <w:r w:rsidRPr="00861362">
              <w:rPr>
                <w:color w:val="000000"/>
              </w:rPr>
              <w:t>BMSC20</w:t>
            </w:r>
          </w:p>
        </w:tc>
        <w:tc>
          <w:tcPr>
            <w:tcW w:w="3544" w:type="dxa"/>
            <w:noWrap/>
            <w:hideMark/>
          </w:tcPr>
          <w:p w14:paraId="3CC20366" w14:textId="77777777" w:rsidR="00CB6958" w:rsidRPr="00861362" w:rsidRDefault="00CB6958" w:rsidP="00806FD8">
            <w:pPr>
              <w:jc w:val="left"/>
              <w:rPr>
                <w:color w:val="000000"/>
              </w:rPr>
            </w:pPr>
            <w:r w:rsidRPr="00861362">
              <w:rPr>
                <w:color w:val="000000"/>
              </w:rPr>
              <w:t>Ed King East</w:t>
            </w:r>
          </w:p>
        </w:tc>
        <w:tc>
          <w:tcPr>
            <w:tcW w:w="3119" w:type="dxa"/>
            <w:noWrap/>
            <w:hideMark/>
          </w:tcPr>
          <w:p w14:paraId="7A0947D4" w14:textId="77777777" w:rsidR="00CB6958" w:rsidRPr="00861362" w:rsidRDefault="00CB6958" w:rsidP="00806FD8">
            <w:pPr>
              <w:jc w:val="left"/>
              <w:rPr>
                <w:color w:val="000000"/>
              </w:rPr>
            </w:pPr>
            <w:r w:rsidRPr="00861362">
              <w:rPr>
                <w:color w:val="000000"/>
              </w:rPr>
              <w:t>48.83566666, -125.214798</w:t>
            </w:r>
          </w:p>
        </w:tc>
        <w:tc>
          <w:tcPr>
            <w:tcW w:w="2126" w:type="dxa"/>
          </w:tcPr>
          <w:p w14:paraId="51157FCF" w14:textId="77777777" w:rsidR="00CB6958" w:rsidRPr="00861362" w:rsidRDefault="00CB6958" w:rsidP="00806FD8">
            <w:pPr>
              <w:jc w:val="left"/>
              <w:rPr>
                <w:color w:val="000000"/>
              </w:rPr>
            </w:pPr>
            <w:r w:rsidRPr="00861362">
              <w:rPr>
                <w:color w:val="000000"/>
              </w:rPr>
              <w:t>2021, 2022, 2023</w:t>
            </w:r>
          </w:p>
        </w:tc>
      </w:tr>
      <w:tr w:rsidR="00CB6958" w:rsidRPr="00861362" w14:paraId="5E733BE3" w14:textId="77777777" w:rsidTr="00806FD8">
        <w:trPr>
          <w:trHeight w:val="320"/>
        </w:trPr>
        <w:tc>
          <w:tcPr>
            <w:tcW w:w="1276" w:type="dxa"/>
            <w:noWrap/>
            <w:hideMark/>
          </w:tcPr>
          <w:p w14:paraId="46C78ACA" w14:textId="77777777" w:rsidR="00CB6958" w:rsidRPr="00861362" w:rsidRDefault="00CB6958" w:rsidP="00806FD8">
            <w:pPr>
              <w:jc w:val="left"/>
              <w:rPr>
                <w:color w:val="000000"/>
              </w:rPr>
            </w:pPr>
            <w:r w:rsidRPr="00861362">
              <w:rPr>
                <w:color w:val="000000"/>
              </w:rPr>
              <w:t>BMSC21</w:t>
            </w:r>
          </w:p>
        </w:tc>
        <w:tc>
          <w:tcPr>
            <w:tcW w:w="3544" w:type="dxa"/>
            <w:noWrap/>
            <w:hideMark/>
          </w:tcPr>
          <w:p w14:paraId="70243049" w14:textId="77777777" w:rsidR="00CB6958" w:rsidRPr="00861362" w:rsidRDefault="00CB6958" w:rsidP="00806FD8">
            <w:pPr>
              <w:jc w:val="left"/>
              <w:rPr>
                <w:color w:val="000000"/>
              </w:rPr>
            </w:pPr>
            <w:r w:rsidRPr="00861362">
              <w:rPr>
                <w:color w:val="000000"/>
              </w:rPr>
              <w:t>Dixon SW</w:t>
            </w:r>
          </w:p>
        </w:tc>
        <w:tc>
          <w:tcPr>
            <w:tcW w:w="3119" w:type="dxa"/>
            <w:noWrap/>
            <w:hideMark/>
          </w:tcPr>
          <w:p w14:paraId="375D569B" w14:textId="77777777" w:rsidR="00CB6958" w:rsidRPr="00861362" w:rsidRDefault="00CB6958" w:rsidP="00806FD8">
            <w:pPr>
              <w:jc w:val="left"/>
              <w:rPr>
                <w:color w:val="000000"/>
              </w:rPr>
            </w:pPr>
            <w:r w:rsidRPr="00861362">
              <w:rPr>
                <w:color w:val="000000"/>
              </w:rPr>
              <w:t>48.85205078, -125.1235657</w:t>
            </w:r>
          </w:p>
        </w:tc>
        <w:tc>
          <w:tcPr>
            <w:tcW w:w="2126" w:type="dxa"/>
          </w:tcPr>
          <w:p w14:paraId="12D05C57" w14:textId="77777777" w:rsidR="00CB6958" w:rsidRPr="00861362" w:rsidRDefault="00CB6958" w:rsidP="00806FD8">
            <w:pPr>
              <w:jc w:val="left"/>
              <w:rPr>
                <w:color w:val="000000"/>
              </w:rPr>
            </w:pPr>
            <w:r w:rsidRPr="00861362">
              <w:rPr>
                <w:color w:val="000000"/>
              </w:rPr>
              <w:t>2021, 2022, 2023</w:t>
            </w:r>
          </w:p>
        </w:tc>
      </w:tr>
      <w:tr w:rsidR="00CB6958" w:rsidRPr="00861362" w14:paraId="1DAE02F7" w14:textId="77777777" w:rsidTr="00806FD8">
        <w:trPr>
          <w:trHeight w:val="320"/>
        </w:trPr>
        <w:tc>
          <w:tcPr>
            <w:tcW w:w="1276" w:type="dxa"/>
            <w:noWrap/>
            <w:hideMark/>
          </w:tcPr>
          <w:p w14:paraId="05CD5BD8" w14:textId="77777777" w:rsidR="00CB6958" w:rsidRPr="00861362" w:rsidRDefault="00CB6958" w:rsidP="00806FD8">
            <w:pPr>
              <w:jc w:val="left"/>
              <w:rPr>
                <w:color w:val="000000"/>
              </w:rPr>
            </w:pPr>
            <w:r w:rsidRPr="00861362">
              <w:rPr>
                <w:color w:val="000000"/>
              </w:rPr>
              <w:t>BMSC22</w:t>
            </w:r>
          </w:p>
        </w:tc>
        <w:tc>
          <w:tcPr>
            <w:tcW w:w="3544" w:type="dxa"/>
            <w:noWrap/>
            <w:hideMark/>
          </w:tcPr>
          <w:p w14:paraId="324921EB" w14:textId="77777777" w:rsidR="00CB6958" w:rsidRPr="00861362" w:rsidRDefault="00CB6958" w:rsidP="00806FD8">
            <w:pPr>
              <w:jc w:val="left"/>
              <w:rPr>
                <w:color w:val="000000"/>
              </w:rPr>
            </w:pPr>
            <w:r w:rsidRPr="00861362">
              <w:rPr>
                <w:color w:val="000000"/>
              </w:rPr>
              <w:t>Dixon Inside</w:t>
            </w:r>
          </w:p>
        </w:tc>
        <w:tc>
          <w:tcPr>
            <w:tcW w:w="3119" w:type="dxa"/>
            <w:noWrap/>
            <w:hideMark/>
          </w:tcPr>
          <w:p w14:paraId="3AA713E8" w14:textId="77777777" w:rsidR="00CB6958" w:rsidRPr="00861362" w:rsidRDefault="00CB6958" w:rsidP="00806FD8">
            <w:pPr>
              <w:jc w:val="left"/>
              <w:rPr>
                <w:color w:val="000000"/>
              </w:rPr>
            </w:pPr>
            <w:r w:rsidRPr="00861362">
              <w:rPr>
                <w:color w:val="000000"/>
              </w:rPr>
              <w:t>48.85426712, -125.1170349</w:t>
            </w:r>
          </w:p>
        </w:tc>
        <w:tc>
          <w:tcPr>
            <w:tcW w:w="2126" w:type="dxa"/>
          </w:tcPr>
          <w:p w14:paraId="36B37576" w14:textId="77777777" w:rsidR="00CB6958" w:rsidRPr="00861362" w:rsidRDefault="00CB6958" w:rsidP="00806FD8">
            <w:pPr>
              <w:jc w:val="left"/>
              <w:rPr>
                <w:color w:val="000000"/>
              </w:rPr>
            </w:pPr>
            <w:r w:rsidRPr="00861362">
              <w:rPr>
                <w:color w:val="000000"/>
              </w:rPr>
              <w:t>2021, 2022, 2023</w:t>
            </w:r>
          </w:p>
        </w:tc>
      </w:tr>
      <w:tr w:rsidR="00CB6958" w:rsidRPr="00861362" w14:paraId="40AE57FE" w14:textId="77777777" w:rsidTr="00806FD8">
        <w:trPr>
          <w:trHeight w:val="320"/>
        </w:trPr>
        <w:tc>
          <w:tcPr>
            <w:tcW w:w="1276" w:type="dxa"/>
            <w:noWrap/>
            <w:hideMark/>
          </w:tcPr>
          <w:p w14:paraId="37B48211" w14:textId="77777777" w:rsidR="00CB6958" w:rsidRPr="00861362" w:rsidRDefault="00CB6958" w:rsidP="00806FD8">
            <w:pPr>
              <w:jc w:val="left"/>
              <w:rPr>
                <w:color w:val="000000"/>
              </w:rPr>
            </w:pPr>
            <w:r w:rsidRPr="00861362">
              <w:rPr>
                <w:color w:val="000000"/>
              </w:rPr>
              <w:t>BMSC23</w:t>
            </w:r>
          </w:p>
        </w:tc>
        <w:tc>
          <w:tcPr>
            <w:tcW w:w="3544" w:type="dxa"/>
            <w:noWrap/>
            <w:hideMark/>
          </w:tcPr>
          <w:p w14:paraId="22EE92D4" w14:textId="77777777" w:rsidR="00CB6958" w:rsidRPr="00861362" w:rsidRDefault="00CB6958" w:rsidP="00806FD8">
            <w:pPr>
              <w:jc w:val="left"/>
              <w:rPr>
                <w:color w:val="000000"/>
              </w:rPr>
            </w:pPr>
            <w:r w:rsidRPr="00861362">
              <w:rPr>
                <w:color w:val="000000"/>
              </w:rPr>
              <w:t>Aguilar Point</w:t>
            </w:r>
          </w:p>
        </w:tc>
        <w:tc>
          <w:tcPr>
            <w:tcW w:w="3119" w:type="dxa"/>
            <w:noWrap/>
            <w:hideMark/>
          </w:tcPr>
          <w:p w14:paraId="3583A1E3" w14:textId="77777777" w:rsidR="00CB6958" w:rsidRPr="00861362" w:rsidRDefault="00CB6958" w:rsidP="00806FD8">
            <w:pPr>
              <w:jc w:val="left"/>
              <w:rPr>
                <w:color w:val="000000"/>
              </w:rPr>
            </w:pPr>
            <w:r w:rsidRPr="00861362">
              <w:rPr>
                <w:color w:val="000000"/>
              </w:rPr>
              <w:t>48.837589, -125.144145</w:t>
            </w:r>
          </w:p>
        </w:tc>
        <w:tc>
          <w:tcPr>
            <w:tcW w:w="2126" w:type="dxa"/>
          </w:tcPr>
          <w:p w14:paraId="15E65743" w14:textId="77777777" w:rsidR="00CB6958" w:rsidRPr="00861362" w:rsidRDefault="00CB6958" w:rsidP="00806FD8">
            <w:pPr>
              <w:jc w:val="left"/>
              <w:rPr>
                <w:color w:val="000000"/>
              </w:rPr>
            </w:pPr>
            <w:r w:rsidRPr="00861362">
              <w:rPr>
                <w:color w:val="000000"/>
              </w:rPr>
              <w:t>2022, 2023</w:t>
            </w:r>
          </w:p>
        </w:tc>
      </w:tr>
      <w:tr w:rsidR="00CB6958" w:rsidRPr="00861362" w14:paraId="1AA9AA65" w14:textId="77777777" w:rsidTr="00806FD8">
        <w:trPr>
          <w:trHeight w:val="320"/>
        </w:trPr>
        <w:tc>
          <w:tcPr>
            <w:tcW w:w="1276" w:type="dxa"/>
            <w:noWrap/>
            <w:hideMark/>
          </w:tcPr>
          <w:p w14:paraId="7B727D04" w14:textId="77777777" w:rsidR="00CB6958" w:rsidRPr="00861362" w:rsidRDefault="00CB6958" w:rsidP="00806FD8">
            <w:pPr>
              <w:jc w:val="left"/>
              <w:rPr>
                <w:color w:val="000000"/>
              </w:rPr>
            </w:pPr>
            <w:r w:rsidRPr="00861362">
              <w:rPr>
                <w:color w:val="000000"/>
              </w:rPr>
              <w:t>BMSC24</w:t>
            </w:r>
          </w:p>
        </w:tc>
        <w:tc>
          <w:tcPr>
            <w:tcW w:w="3544" w:type="dxa"/>
            <w:noWrap/>
            <w:hideMark/>
          </w:tcPr>
          <w:p w14:paraId="7233092C" w14:textId="77777777" w:rsidR="00CB6958" w:rsidRPr="00861362" w:rsidRDefault="00CB6958" w:rsidP="00806FD8">
            <w:pPr>
              <w:jc w:val="left"/>
              <w:rPr>
                <w:color w:val="000000"/>
              </w:rPr>
            </w:pPr>
            <w:r w:rsidRPr="00861362">
              <w:rPr>
                <w:color w:val="000000"/>
              </w:rPr>
              <w:t>Swiss Boy</w:t>
            </w:r>
          </w:p>
        </w:tc>
        <w:tc>
          <w:tcPr>
            <w:tcW w:w="3119" w:type="dxa"/>
            <w:noWrap/>
            <w:hideMark/>
          </w:tcPr>
          <w:p w14:paraId="2AF3CD74" w14:textId="77777777" w:rsidR="00CB6958" w:rsidRPr="00861362" w:rsidRDefault="00CB6958" w:rsidP="00806FD8">
            <w:pPr>
              <w:jc w:val="left"/>
              <w:rPr>
                <w:color w:val="000000"/>
              </w:rPr>
            </w:pPr>
            <w:r w:rsidRPr="00861362">
              <w:rPr>
                <w:color w:val="000000"/>
              </w:rPr>
              <w:t>48.916073, -125.131174</w:t>
            </w:r>
          </w:p>
        </w:tc>
        <w:tc>
          <w:tcPr>
            <w:tcW w:w="2126" w:type="dxa"/>
          </w:tcPr>
          <w:p w14:paraId="661DA757" w14:textId="77777777" w:rsidR="00CB6958" w:rsidRPr="00861362" w:rsidRDefault="00CB6958" w:rsidP="00806FD8">
            <w:pPr>
              <w:jc w:val="left"/>
              <w:rPr>
                <w:color w:val="000000"/>
              </w:rPr>
            </w:pPr>
            <w:r w:rsidRPr="00861362">
              <w:rPr>
                <w:color w:val="000000"/>
              </w:rPr>
              <w:t>2023</w:t>
            </w:r>
          </w:p>
        </w:tc>
      </w:tr>
      <w:tr w:rsidR="00CB6958" w:rsidRPr="00861362" w14:paraId="516C08A5" w14:textId="77777777" w:rsidTr="00806FD8">
        <w:trPr>
          <w:trHeight w:val="320"/>
        </w:trPr>
        <w:tc>
          <w:tcPr>
            <w:tcW w:w="1276" w:type="dxa"/>
            <w:noWrap/>
            <w:hideMark/>
          </w:tcPr>
          <w:p w14:paraId="79FAACD8" w14:textId="77777777" w:rsidR="00CB6958" w:rsidRPr="00861362" w:rsidRDefault="00CB6958" w:rsidP="00806FD8">
            <w:pPr>
              <w:jc w:val="left"/>
              <w:rPr>
                <w:color w:val="000000"/>
              </w:rPr>
            </w:pPr>
            <w:r w:rsidRPr="00861362">
              <w:rPr>
                <w:color w:val="000000"/>
              </w:rPr>
              <w:t>BMSC25</w:t>
            </w:r>
          </w:p>
        </w:tc>
        <w:tc>
          <w:tcPr>
            <w:tcW w:w="3544" w:type="dxa"/>
            <w:noWrap/>
            <w:hideMark/>
          </w:tcPr>
          <w:p w14:paraId="20C5D79A" w14:textId="77777777" w:rsidR="00CB6958" w:rsidRPr="00861362" w:rsidRDefault="00CB6958" w:rsidP="00806FD8">
            <w:pPr>
              <w:jc w:val="left"/>
              <w:rPr>
                <w:color w:val="000000"/>
              </w:rPr>
            </w:pPr>
            <w:r w:rsidRPr="00861362">
              <w:rPr>
                <w:color w:val="000000"/>
              </w:rPr>
              <w:t>Goby Town</w:t>
            </w:r>
          </w:p>
        </w:tc>
        <w:tc>
          <w:tcPr>
            <w:tcW w:w="3119" w:type="dxa"/>
            <w:noWrap/>
            <w:hideMark/>
          </w:tcPr>
          <w:p w14:paraId="60ECEF75" w14:textId="77777777" w:rsidR="00CB6958" w:rsidRPr="00861362" w:rsidRDefault="00CB6958" w:rsidP="00806FD8">
            <w:pPr>
              <w:jc w:val="left"/>
              <w:rPr>
                <w:color w:val="000000"/>
              </w:rPr>
            </w:pPr>
            <w:r w:rsidRPr="00861362">
              <w:rPr>
                <w:color w:val="000000"/>
              </w:rPr>
              <w:t>48.838595, -125.135015</w:t>
            </w:r>
          </w:p>
        </w:tc>
        <w:tc>
          <w:tcPr>
            <w:tcW w:w="2126" w:type="dxa"/>
          </w:tcPr>
          <w:p w14:paraId="7CAB4466" w14:textId="77777777" w:rsidR="00CB6958" w:rsidRPr="00861362" w:rsidRDefault="00CB6958" w:rsidP="00806FD8">
            <w:pPr>
              <w:jc w:val="left"/>
              <w:rPr>
                <w:color w:val="000000"/>
              </w:rPr>
            </w:pPr>
            <w:r w:rsidRPr="00861362">
              <w:rPr>
                <w:color w:val="000000"/>
              </w:rPr>
              <w:t>2023</w:t>
            </w:r>
          </w:p>
        </w:tc>
      </w:tr>
      <w:tr w:rsidR="00CB6958" w:rsidRPr="00861362" w14:paraId="74867440" w14:textId="77777777" w:rsidTr="00806FD8">
        <w:trPr>
          <w:trHeight w:val="320"/>
        </w:trPr>
        <w:tc>
          <w:tcPr>
            <w:tcW w:w="1276" w:type="dxa"/>
            <w:tcBorders>
              <w:bottom w:val="nil"/>
            </w:tcBorders>
            <w:noWrap/>
            <w:hideMark/>
          </w:tcPr>
          <w:p w14:paraId="38948B11" w14:textId="77777777" w:rsidR="00CB6958" w:rsidRPr="00861362" w:rsidRDefault="00CB6958" w:rsidP="00806FD8">
            <w:pPr>
              <w:jc w:val="left"/>
              <w:rPr>
                <w:color w:val="000000"/>
              </w:rPr>
            </w:pPr>
            <w:r w:rsidRPr="00861362">
              <w:rPr>
                <w:color w:val="000000"/>
              </w:rPr>
              <w:t>BMSC26</w:t>
            </w:r>
          </w:p>
        </w:tc>
        <w:tc>
          <w:tcPr>
            <w:tcW w:w="3544" w:type="dxa"/>
            <w:tcBorders>
              <w:bottom w:val="nil"/>
            </w:tcBorders>
            <w:noWrap/>
            <w:hideMark/>
          </w:tcPr>
          <w:p w14:paraId="35A7DEF2" w14:textId="77777777" w:rsidR="00CB6958" w:rsidRPr="00861362" w:rsidRDefault="00CB6958" w:rsidP="00806FD8">
            <w:pPr>
              <w:jc w:val="left"/>
              <w:rPr>
                <w:color w:val="000000"/>
              </w:rPr>
            </w:pPr>
            <w:proofErr w:type="spellStart"/>
            <w:r w:rsidRPr="00861362">
              <w:rPr>
                <w:color w:val="000000"/>
              </w:rPr>
              <w:t>Hosie</w:t>
            </w:r>
            <w:proofErr w:type="spellEnd"/>
            <w:r w:rsidRPr="00861362">
              <w:rPr>
                <w:color w:val="000000"/>
              </w:rPr>
              <w:t xml:space="preserve"> South</w:t>
            </w:r>
          </w:p>
        </w:tc>
        <w:tc>
          <w:tcPr>
            <w:tcW w:w="3119" w:type="dxa"/>
            <w:tcBorders>
              <w:bottom w:val="nil"/>
            </w:tcBorders>
            <w:noWrap/>
            <w:hideMark/>
          </w:tcPr>
          <w:p w14:paraId="0420C69B" w14:textId="77777777" w:rsidR="00CB6958" w:rsidRPr="00861362" w:rsidRDefault="00CB6958" w:rsidP="00806FD8">
            <w:pPr>
              <w:jc w:val="left"/>
              <w:rPr>
                <w:color w:val="000000"/>
              </w:rPr>
            </w:pPr>
            <w:r w:rsidRPr="00861362">
              <w:rPr>
                <w:color w:val="000000"/>
              </w:rPr>
              <w:t>48.9071, -125.037017</w:t>
            </w:r>
          </w:p>
        </w:tc>
        <w:tc>
          <w:tcPr>
            <w:tcW w:w="2126" w:type="dxa"/>
            <w:tcBorders>
              <w:bottom w:val="nil"/>
            </w:tcBorders>
          </w:tcPr>
          <w:p w14:paraId="786FCFDE" w14:textId="77777777" w:rsidR="00CB6958" w:rsidRPr="00861362" w:rsidRDefault="00CB6958" w:rsidP="00806FD8">
            <w:pPr>
              <w:jc w:val="left"/>
              <w:rPr>
                <w:color w:val="000000"/>
              </w:rPr>
            </w:pPr>
            <w:r w:rsidRPr="00861362">
              <w:rPr>
                <w:color w:val="000000"/>
              </w:rPr>
              <w:t>2023</w:t>
            </w:r>
          </w:p>
        </w:tc>
      </w:tr>
      <w:tr w:rsidR="00CB6958" w:rsidRPr="00861362" w14:paraId="44C99DF6" w14:textId="77777777" w:rsidTr="00806FD8">
        <w:trPr>
          <w:trHeight w:val="320"/>
        </w:trPr>
        <w:tc>
          <w:tcPr>
            <w:tcW w:w="1276" w:type="dxa"/>
            <w:tcBorders>
              <w:top w:val="nil"/>
              <w:bottom w:val="single" w:sz="4" w:space="0" w:color="auto"/>
            </w:tcBorders>
            <w:noWrap/>
            <w:hideMark/>
          </w:tcPr>
          <w:p w14:paraId="6526BE26" w14:textId="77777777" w:rsidR="00CB6958" w:rsidRPr="00861362" w:rsidRDefault="00CB6958" w:rsidP="00806FD8">
            <w:pPr>
              <w:jc w:val="left"/>
              <w:rPr>
                <w:color w:val="000000"/>
              </w:rPr>
            </w:pPr>
            <w:r w:rsidRPr="00861362">
              <w:rPr>
                <w:color w:val="000000"/>
              </w:rPr>
              <w:t>BMSC27</w:t>
            </w:r>
          </w:p>
        </w:tc>
        <w:tc>
          <w:tcPr>
            <w:tcW w:w="3544" w:type="dxa"/>
            <w:tcBorders>
              <w:top w:val="nil"/>
              <w:bottom w:val="single" w:sz="4" w:space="0" w:color="auto"/>
            </w:tcBorders>
            <w:noWrap/>
            <w:hideMark/>
          </w:tcPr>
          <w:p w14:paraId="1A599E3C" w14:textId="77777777" w:rsidR="00CB6958" w:rsidRPr="00861362" w:rsidRDefault="00CB6958" w:rsidP="00806FD8">
            <w:pPr>
              <w:jc w:val="left"/>
              <w:rPr>
                <w:color w:val="000000"/>
              </w:rPr>
            </w:pPr>
            <w:r w:rsidRPr="00861362">
              <w:rPr>
                <w:color w:val="000000"/>
              </w:rPr>
              <w:t>San Jose North Island</w:t>
            </w:r>
          </w:p>
        </w:tc>
        <w:tc>
          <w:tcPr>
            <w:tcW w:w="3119" w:type="dxa"/>
            <w:tcBorders>
              <w:top w:val="nil"/>
              <w:bottom w:val="single" w:sz="4" w:space="0" w:color="auto"/>
            </w:tcBorders>
            <w:noWrap/>
            <w:hideMark/>
          </w:tcPr>
          <w:p w14:paraId="7B1822E2" w14:textId="77777777" w:rsidR="00CB6958" w:rsidRPr="00861362" w:rsidRDefault="00CB6958" w:rsidP="00806FD8">
            <w:pPr>
              <w:jc w:val="left"/>
              <w:rPr>
                <w:color w:val="000000"/>
              </w:rPr>
            </w:pPr>
            <w:r w:rsidRPr="00861362">
              <w:rPr>
                <w:color w:val="000000"/>
              </w:rPr>
              <w:t>48.901183, -125.060433</w:t>
            </w:r>
          </w:p>
        </w:tc>
        <w:tc>
          <w:tcPr>
            <w:tcW w:w="2126" w:type="dxa"/>
            <w:tcBorders>
              <w:top w:val="nil"/>
              <w:bottom w:val="single" w:sz="4" w:space="0" w:color="auto"/>
            </w:tcBorders>
          </w:tcPr>
          <w:p w14:paraId="67FF360E" w14:textId="77777777" w:rsidR="00CB6958" w:rsidRPr="00861362" w:rsidRDefault="00CB6958" w:rsidP="00806FD8">
            <w:pPr>
              <w:jc w:val="left"/>
              <w:rPr>
                <w:color w:val="000000"/>
              </w:rPr>
            </w:pPr>
            <w:r w:rsidRPr="00861362">
              <w:rPr>
                <w:color w:val="000000"/>
              </w:rPr>
              <w:t>2023</w:t>
            </w:r>
          </w:p>
        </w:tc>
      </w:tr>
    </w:tbl>
    <w:p w14:paraId="05BDCF45" w14:textId="77777777" w:rsidR="00CB6958" w:rsidRPr="00861362" w:rsidRDefault="00CB6958" w:rsidP="00CB6958"/>
    <w:p w14:paraId="5DC548EE" w14:textId="77777777" w:rsidR="00CB6958" w:rsidRPr="00861362" w:rsidRDefault="00CB6958" w:rsidP="00CB6958">
      <w:pPr>
        <w:rPr>
          <w:b/>
        </w:rPr>
      </w:pPr>
      <w:r w:rsidRPr="00861362">
        <w:rPr>
          <w:b/>
        </w:rPr>
        <w:br w:type="page"/>
      </w:r>
    </w:p>
    <w:p w14:paraId="748BBB82" w14:textId="77777777" w:rsidR="00CB6958" w:rsidRPr="00861362" w:rsidRDefault="00CB6958" w:rsidP="00CB6958">
      <w:pPr>
        <w:spacing w:line="480" w:lineRule="auto"/>
      </w:pPr>
      <w:r w:rsidRPr="00861362">
        <w:rPr>
          <w:b/>
        </w:rPr>
        <w:lastRenderedPageBreak/>
        <w:t>Table S1.</w:t>
      </w:r>
      <w:r>
        <w:rPr>
          <w:b/>
        </w:rPr>
        <w:t>0</w:t>
      </w:r>
      <w:r w:rsidRPr="00861362">
        <w:rPr>
          <w:b/>
        </w:rPr>
        <w:t>2.</w:t>
      </w:r>
      <w:r w:rsidRPr="00861362">
        <w:t xml:space="preserve"> Kelp forest site names, coordinates, survey dates and dominant kelp forest species. Macro = giant kelp (</w:t>
      </w:r>
      <w:r w:rsidRPr="00861362">
        <w:rPr>
          <w:i/>
          <w:iCs/>
        </w:rPr>
        <w:t xml:space="preserve">Macrocystis </w:t>
      </w:r>
      <w:proofErr w:type="spellStart"/>
      <w:r w:rsidRPr="00861362">
        <w:rPr>
          <w:i/>
          <w:iCs/>
        </w:rPr>
        <w:t>pyrifera</w:t>
      </w:r>
      <w:proofErr w:type="spellEnd"/>
      <w:r w:rsidRPr="00861362">
        <w:t>), Nereo = bull kelp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w:t>
      </w:r>
    </w:p>
    <w:tbl>
      <w:tblPr>
        <w:tblStyle w:val="Nikola"/>
        <w:tblW w:w="9360" w:type="dxa"/>
        <w:tblLook w:val="04A0" w:firstRow="1" w:lastRow="0" w:firstColumn="1" w:lastColumn="0" w:noHBand="0" w:noVBand="1"/>
      </w:tblPr>
      <w:tblGrid>
        <w:gridCol w:w="1300"/>
        <w:gridCol w:w="2669"/>
        <w:gridCol w:w="2835"/>
        <w:gridCol w:w="1536"/>
        <w:gridCol w:w="1020"/>
      </w:tblGrid>
      <w:tr w:rsidR="00CB6958" w:rsidRPr="00861362" w14:paraId="098E825D"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2FA55D65" w14:textId="77777777" w:rsidR="00CB6958" w:rsidRPr="00861362" w:rsidRDefault="00CB6958" w:rsidP="00806FD8">
            <w:pPr>
              <w:jc w:val="left"/>
              <w:rPr>
                <w:b/>
                <w:color w:val="000000"/>
              </w:rPr>
            </w:pPr>
            <w:r w:rsidRPr="00861362">
              <w:rPr>
                <w:b/>
                <w:color w:val="000000"/>
              </w:rPr>
              <w:t>Site code</w:t>
            </w:r>
          </w:p>
        </w:tc>
        <w:tc>
          <w:tcPr>
            <w:tcW w:w="2669" w:type="dxa"/>
            <w:noWrap/>
            <w:hideMark/>
          </w:tcPr>
          <w:p w14:paraId="75FCA635" w14:textId="77777777" w:rsidR="00CB6958" w:rsidRPr="00861362" w:rsidRDefault="00CB6958" w:rsidP="00806FD8">
            <w:pPr>
              <w:jc w:val="left"/>
              <w:rPr>
                <w:b/>
                <w:color w:val="000000"/>
              </w:rPr>
            </w:pPr>
            <w:r w:rsidRPr="00861362">
              <w:rPr>
                <w:b/>
                <w:color w:val="000000"/>
              </w:rPr>
              <w:t>Site name</w:t>
            </w:r>
          </w:p>
        </w:tc>
        <w:tc>
          <w:tcPr>
            <w:tcW w:w="2835" w:type="dxa"/>
            <w:noWrap/>
            <w:hideMark/>
          </w:tcPr>
          <w:p w14:paraId="78813A22" w14:textId="77777777" w:rsidR="00CB6958" w:rsidRPr="00861362" w:rsidRDefault="00CB6958" w:rsidP="00806FD8">
            <w:pPr>
              <w:jc w:val="left"/>
              <w:rPr>
                <w:b/>
                <w:color w:val="000000"/>
              </w:rPr>
            </w:pPr>
            <w:r w:rsidRPr="00861362">
              <w:rPr>
                <w:b/>
                <w:color w:val="000000"/>
              </w:rPr>
              <w:t>Coordinates</w:t>
            </w:r>
          </w:p>
        </w:tc>
        <w:tc>
          <w:tcPr>
            <w:tcW w:w="1536" w:type="dxa"/>
          </w:tcPr>
          <w:p w14:paraId="10A0265C" w14:textId="77777777" w:rsidR="00CB6958" w:rsidRPr="00861362" w:rsidRDefault="00CB6958" w:rsidP="00806FD8">
            <w:pPr>
              <w:jc w:val="left"/>
              <w:rPr>
                <w:b/>
                <w:color w:val="000000"/>
              </w:rPr>
            </w:pPr>
            <w:r w:rsidRPr="00861362">
              <w:rPr>
                <w:b/>
                <w:color w:val="000000"/>
              </w:rPr>
              <w:t>Date</w:t>
            </w:r>
          </w:p>
        </w:tc>
        <w:tc>
          <w:tcPr>
            <w:tcW w:w="1020" w:type="dxa"/>
          </w:tcPr>
          <w:p w14:paraId="6AEC6293" w14:textId="77777777" w:rsidR="00CB6958" w:rsidRPr="00861362" w:rsidRDefault="00CB6958" w:rsidP="00806FD8">
            <w:pPr>
              <w:jc w:val="left"/>
              <w:rPr>
                <w:b/>
                <w:color w:val="000000"/>
              </w:rPr>
            </w:pPr>
            <w:r w:rsidRPr="00861362">
              <w:rPr>
                <w:b/>
                <w:color w:val="000000"/>
              </w:rPr>
              <w:t>Kelp</w:t>
            </w:r>
          </w:p>
        </w:tc>
      </w:tr>
      <w:tr w:rsidR="00CB6958" w:rsidRPr="00861362" w14:paraId="7AC8BFF8" w14:textId="77777777" w:rsidTr="00806FD8">
        <w:trPr>
          <w:trHeight w:val="320"/>
        </w:trPr>
        <w:tc>
          <w:tcPr>
            <w:tcW w:w="1300" w:type="dxa"/>
            <w:noWrap/>
            <w:hideMark/>
          </w:tcPr>
          <w:p w14:paraId="3B2BDEE9" w14:textId="77777777" w:rsidR="00CB6958" w:rsidRPr="00861362" w:rsidRDefault="00CB6958" w:rsidP="00806FD8">
            <w:pPr>
              <w:jc w:val="left"/>
              <w:rPr>
                <w:color w:val="000000"/>
              </w:rPr>
            </w:pPr>
            <w:r w:rsidRPr="00861362">
              <w:rPr>
                <w:color w:val="000000"/>
              </w:rPr>
              <w:t>KCCA1</w:t>
            </w:r>
          </w:p>
        </w:tc>
        <w:tc>
          <w:tcPr>
            <w:tcW w:w="2669" w:type="dxa"/>
            <w:noWrap/>
            <w:hideMark/>
          </w:tcPr>
          <w:p w14:paraId="1D13622B" w14:textId="77777777" w:rsidR="00CB6958" w:rsidRPr="00861362" w:rsidRDefault="00CB6958" w:rsidP="00806FD8">
            <w:pPr>
              <w:jc w:val="left"/>
              <w:rPr>
                <w:color w:val="000000"/>
              </w:rPr>
            </w:pPr>
            <w:r w:rsidRPr="00861362">
              <w:rPr>
                <w:color w:val="000000"/>
              </w:rPr>
              <w:t>Ross Islet Slug Island</w:t>
            </w:r>
          </w:p>
        </w:tc>
        <w:tc>
          <w:tcPr>
            <w:tcW w:w="2835" w:type="dxa"/>
            <w:noWrap/>
            <w:hideMark/>
          </w:tcPr>
          <w:p w14:paraId="0BA9D714" w14:textId="77777777" w:rsidR="00CB6958" w:rsidRPr="00861362" w:rsidRDefault="00CB6958" w:rsidP="00806FD8">
            <w:pPr>
              <w:jc w:val="left"/>
              <w:rPr>
                <w:color w:val="000000"/>
              </w:rPr>
            </w:pPr>
            <w:r w:rsidRPr="00861362">
              <w:rPr>
                <w:color w:val="000000"/>
              </w:rPr>
              <w:t>48.87039, -125.1599</w:t>
            </w:r>
          </w:p>
        </w:tc>
        <w:tc>
          <w:tcPr>
            <w:tcW w:w="1536" w:type="dxa"/>
          </w:tcPr>
          <w:p w14:paraId="0DACCA5F" w14:textId="77777777" w:rsidR="00CB6958" w:rsidRPr="00861362" w:rsidRDefault="00CB6958" w:rsidP="00806FD8">
            <w:pPr>
              <w:rPr>
                <w:color w:val="000000"/>
              </w:rPr>
            </w:pPr>
            <w:r w:rsidRPr="00861362">
              <w:rPr>
                <w:color w:val="000000"/>
                <w:szCs w:val="22"/>
              </w:rPr>
              <w:t>2022-07-04</w:t>
            </w:r>
          </w:p>
        </w:tc>
        <w:tc>
          <w:tcPr>
            <w:tcW w:w="1020" w:type="dxa"/>
          </w:tcPr>
          <w:p w14:paraId="38DC6984"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B1BE7D1" w14:textId="77777777" w:rsidTr="00806FD8">
        <w:trPr>
          <w:trHeight w:val="320"/>
        </w:trPr>
        <w:tc>
          <w:tcPr>
            <w:tcW w:w="1300" w:type="dxa"/>
            <w:noWrap/>
            <w:hideMark/>
          </w:tcPr>
          <w:p w14:paraId="02799731" w14:textId="77777777" w:rsidR="00CB6958" w:rsidRPr="00861362" w:rsidRDefault="00CB6958" w:rsidP="00806FD8">
            <w:pPr>
              <w:jc w:val="left"/>
              <w:rPr>
                <w:color w:val="000000"/>
              </w:rPr>
            </w:pPr>
            <w:r w:rsidRPr="00861362">
              <w:rPr>
                <w:color w:val="000000"/>
              </w:rPr>
              <w:t>KCCA2</w:t>
            </w:r>
          </w:p>
        </w:tc>
        <w:tc>
          <w:tcPr>
            <w:tcW w:w="2669" w:type="dxa"/>
            <w:noWrap/>
            <w:hideMark/>
          </w:tcPr>
          <w:p w14:paraId="0DA9DD4A" w14:textId="77777777" w:rsidR="00CB6958" w:rsidRPr="00861362" w:rsidRDefault="00CB6958" w:rsidP="00806FD8">
            <w:pPr>
              <w:jc w:val="left"/>
              <w:rPr>
                <w:color w:val="000000"/>
              </w:rPr>
            </w:pPr>
            <w:r w:rsidRPr="00861362">
              <w:rPr>
                <w:color w:val="000000"/>
              </w:rPr>
              <w:t>Between Scott &amp; Brady</w:t>
            </w:r>
          </w:p>
        </w:tc>
        <w:tc>
          <w:tcPr>
            <w:tcW w:w="2835" w:type="dxa"/>
            <w:noWrap/>
            <w:hideMark/>
          </w:tcPr>
          <w:p w14:paraId="489B12FC" w14:textId="77777777" w:rsidR="00CB6958" w:rsidRPr="00861362" w:rsidRDefault="00CB6958" w:rsidP="00806FD8">
            <w:pPr>
              <w:jc w:val="left"/>
              <w:rPr>
                <w:color w:val="000000"/>
              </w:rPr>
            </w:pPr>
            <w:r w:rsidRPr="00861362">
              <w:rPr>
                <w:color w:val="000000"/>
              </w:rPr>
              <w:t>48.83287, -125.1493</w:t>
            </w:r>
          </w:p>
        </w:tc>
        <w:tc>
          <w:tcPr>
            <w:tcW w:w="1536" w:type="dxa"/>
          </w:tcPr>
          <w:p w14:paraId="003439BF" w14:textId="77777777" w:rsidR="00CB6958" w:rsidRPr="00861362" w:rsidRDefault="00CB6958" w:rsidP="00806FD8">
            <w:pPr>
              <w:rPr>
                <w:color w:val="000000"/>
              </w:rPr>
            </w:pPr>
            <w:r w:rsidRPr="00861362">
              <w:rPr>
                <w:color w:val="000000"/>
                <w:szCs w:val="22"/>
              </w:rPr>
              <w:t>2022-07-05</w:t>
            </w:r>
          </w:p>
        </w:tc>
        <w:tc>
          <w:tcPr>
            <w:tcW w:w="1020" w:type="dxa"/>
          </w:tcPr>
          <w:p w14:paraId="6E9812F3"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C182C30" w14:textId="77777777" w:rsidTr="00806FD8">
        <w:trPr>
          <w:trHeight w:val="320"/>
        </w:trPr>
        <w:tc>
          <w:tcPr>
            <w:tcW w:w="1300" w:type="dxa"/>
            <w:noWrap/>
            <w:hideMark/>
          </w:tcPr>
          <w:p w14:paraId="58992899" w14:textId="77777777" w:rsidR="00CB6958" w:rsidRPr="00861362" w:rsidRDefault="00CB6958" w:rsidP="00806FD8">
            <w:pPr>
              <w:jc w:val="left"/>
              <w:rPr>
                <w:color w:val="000000"/>
              </w:rPr>
            </w:pPr>
            <w:r w:rsidRPr="00861362">
              <w:rPr>
                <w:color w:val="000000"/>
              </w:rPr>
              <w:t>KCCA3</w:t>
            </w:r>
          </w:p>
        </w:tc>
        <w:tc>
          <w:tcPr>
            <w:tcW w:w="2669" w:type="dxa"/>
            <w:noWrap/>
            <w:hideMark/>
          </w:tcPr>
          <w:p w14:paraId="06B75019" w14:textId="77777777" w:rsidR="00CB6958" w:rsidRPr="00861362" w:rsidRDefault="00CB6958" w:rsidP="00806FD8">
            <w:pPr>
              <w:jc w:val="left"/>
              <w:rPr>
                <w:color w:val="000000"/>
              </w:rPr>
            </w:pPr>
            <w:r w:rsidRPr="00861362">
              <w:rPr>
                <w:color w:val="000000"/>
              </w:rPr>
              <w:t>Dodger Channel 1</w:t>
            </w:r>
          </w:p>
        </w:tc>
        <w:tc>
          <w:tcPr>
            <w:tcW w:w="2835" w:type="dxa"/>
            <w:noWrap/>
            <w:hideMark/>
          </w:tcPr>
          <w:p w14:paraId="418892BE" w14:textId="77777777" w:rsidR="00CB6958" w:rsidRPr="00861362" w:rsidRDefault="00CB6958" w:rsidP="00806FD8">
            <w:pPr>
              <w:jc w:val="left"/>
              <w:rPr>
                <w:color w:val="000000"/>
              </w:rPr>
            </w:pPr>
            <w:r w:rsidRPr="00861362">
              <w:rPr>
                <w:color w:val="000000"/>
              </w:rPr>
              <w:t>48.83072, -125.19439</w:t>
            </w:r>
          </w:p>
        </w:tc>
        <w:tc>
          <w:tcPr>
            <w:tcW w:w="1536" w:type="dxa"/>
          </w:tcPr>
          <w:p w14:paraId="2F725DB0" w14:textId="77777777" w:rsidR="00CB6958" w:rsidRPr="00861362" w:rsidRDefault="00CB6958" w:rsidP="00806FD8">
            <w:pPr>
              <w:rPr>
                <w:color w:val="000000"/>
              </w:rPr>
            </w:pPr>
            <w:r w:rsidRPr="00861362">
              <w:rPr>
                <w:color w:val="000000"/>
                <w:szCs w:val="22"/>
              </w:rPr>
              <w:t>2022-07-06</w:t>
            </w:r>
          </w:p>
        </w:tc>
        <w:tc>
          <w:tcPr>
            <w:tcW w:w="1020" w:type="dxa"/>
          </w:tcPr>
          <w:p w14:paraId="5180FA89"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496AED14" w14:textId="77777777" w:rsidTr="00806FD8">
        <w:trPr>
          <w:trHeight w:val="320"/>
        </w:trPr>
        <w:tc>
          <w:tcPr>
            <w:tcW w:w="1300" w:type="dxa"/>
            <w:noWrap/>
            <w:hideMark/>
          </w:tcPr>
          <w:p w14:paraId="26642626" w14:textId="77777777" w:rsidR="00CB6958" w:rsidRPr="00861362" w:rsidRDefault="00CB6958" w:rsidP="00806FD8">
            <w:pPr>
              <w:jc w:val="left"/>
              <w:rPr>
                <w:color w:val="000000"/>
              </w:rPr>
            </w:pPr>
            <w:r w:rsidRPr="00861362">
              <w:rPr>
                <w:color w:val="000000"/>
              </w:rPr>
              <w:t>KCCA4</w:t>
            </w:r>
          </w:p>
        </w:tc>
        <w:tc>
          <w:tcPr>
            <w:tcW w:w="2669" w:type="dxa"/>
            <w:noWrap/>
            <w:hideMark/>
          </w:tcPr>
          <w:p w14:paraId="6B184B2E" w14:textId="77777777" w:rsidR="00CB6958" w:rsidRPr="00861362" w:rsidRDefault="00CB6958" w:rsidP="00806FD8">
            <w:pPr>
              <w:jc w:val="left"/>
              <w:rPr>
                <w:color w:val="000000"/>
              </w:rPr>
            </w:pPr>
            <w:r w:rsidRPr="00861362">
              <w:rPr>
                <w:color w:val="000000"/>
              </w:rPr>
              <w:t>Flemming 112</w:t>
            </w:r>
          </w:p>
        </w:tc>
        <w:tc>
          <w:tcPr>
            <w:tcW w:w="2835" w:type="dxa"/>
            <w:noWrap/>
            <w:hideMark/>
          </w:tcPr>
          <w:p w14:paraId="1E091993" w14:textId="77777777" w:rsidR="00CB6958" w:rsidRPr="00861362" w:rsidRDefault="00CB6958" w:rsidP="00806FD8">
            <w:pPr>
              <w:jc w:val="left"/>
              <w:rPr>
                <w:color w:val="000000"/>
              </w:rPr>
            </w:pPr>
            <w:r w:rsidRPr="00861362">
              <w:rPr>
                <w:color w:val="000000"/>
              </w:rPr>
              <w:t>48.87868, -125.1434</w:t>
            </w:r>
          </w:p>
        </w:tc>
        <w:tc>
          <w:tcPr>
            <w:tcW w:w="1536" w:type="dxa"/>
          </w:tcPr>
          <w:p w14:paraId="5E26EB9A" w14:textId="77777777" w:rsidR="00CB6958" w:rsidRPr="00861362" w:rsidRDefault="00CB6958" w:rsidP="00806FD8">
            <w:pPr>
              <w:rPr>
                <w:color w:val="000000"/>
              </w:rPr>
            </w:pPr>
            <w:r w:rsidRPr="00861362">
              <w:rPr>
                <w:color w:val="000000"/>
                <w:szCs w:val="22"/>
              </w:rPr>
              <w:t>2022-07-07</w:t>
            </w:r>
          </w:p>
        </w:tc>
        <w:tc>
          <w:tcPr>
            <w:tcW w:w="1020" w:type="dxa"/>
          </w:tcPr>
          <w:p w14:paraId="16294C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E567A21" w14:textId="77777777" w:rsidTr="00806FD8">
        <w:trPr>
          <w:trHeight w:val="320"/>
        </w:trPr>
        <w:tc>
          <w:tcPr>
            <w:tcW w:w="1300" w:type="dxa"/>
            <w:noWrap/>
            <w:hideMark/>
          </w:tcPr>
          <w:p w14:paraId="2615FE05" w14:textId="77777777" w:rsidR="00CB6958" w:rsidRPr="00861362" w:rsidRDefault="00CB6958" w:rsidP="00806FD8">
            <w:pPr>
              <w:jc w:val="left"/>
              <w:rPr>
                <w:color w:val="000000"/>
              </w:rPr>
            </w:pPr>
            <w:r w:rsidRPr="00861362">
              <w:rPr>
                <w:color w:val="000000"/>
              </w:rPr>
              <w:t>KCCA6</w:t>
            </w:r>
          </w:p>
        </w:tc>
        <w:tc>
          <w:tcPr>
            <w:tcW w:w="2669" w:type="dxa"/>
            <w:noWrap/>
            <w:hideMark/>
          </w:tcPr>
          <w:p w14:paraId="34BED2EB" w14:textId="77777777" w:rsidR="00CB6958" w:rsidRPr="00861362" w:rsidRDefault="00CB6958" w:rsidP="00806FD8">
            <w:pPr>
              <w:jc w:val="left"/>
              <w:rPr>
                <w:color w:val="000000"/>
              </w:rPr>
            </w:pPr>
            <w:r w:rsidRPr="00861362">
              <w:rPr>
                <w:color w:val="000000"/>
              </w:rPr>
              <w:t>Less Dangerous Bay</w:t>
            </w:r>
          </w:p>
        </w:tc>
        <w:tc>
          <w:tcPr>
            <w:tcW w:w="2835" w:type="dxa"/>
            <w:noWrap/>
            <w:hideMark/>
          </w:tcPr>
          <w:p w14:paraId="17AE57B1" w14:textId="77777777" w:rsidR="00CB6958" w:rsidRPr="00861362" w:rsidRDefault="00CB6958" w:rsidP="00806FD8">
            <w:pPr>
              <w:jc w:val="left"/>
              <w:rPr>
                <w:color w:val="000000"/>
              </w:rPr>
            </w:pPr>
            <w:r w:rsidRPr="00861362">
              <w:rPr>
                <w:color w:val="000000"/>
              </w:rPr>
              <w:t>48.87535, -125.0915</w:t>
            </w:r>
          </w:p>
        </w:tc>
        <w:tc>
          <w:tcPr>
            <w:tcW w:w="1536" w:type="dxa"/>
          </w:tcPr>
          <w:p w14:paraId="1666DE5F" w14:textId="77777777" w:rsidR="00CB6958" w:rsidRPr="00861362" w:rsidRDefault="00CB6958" w:rsidP="00806FD8">
            <w:pPr>
              <w:rPr>
                <w:color w:val="000000"/>
              </w:rPr>
            </w:pPr>
            <w:r w:rsidRPr="00861362">
              <w:rPr>
                <w:color w:val="000000"/>
                <w:szCs w:val="22"/>
              </w:rPr>
              <w:t>2022-07-24</w:t>
            </w:r>
          </w:p>
        </w:tc>
        <w:tc>
          <w:tcPr>
            <w:tcW w:w="1020" w:type="dxa"/>
          </w:tcPr>
          <w:p w14:paraId="036D976A"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0C2CB3E8" w14:textId="77777777" w:rsidTr="00806FD8">
        <w:trPr>
          <w:trHeight w:val="320"/>
        </w:trPr>
        <w:tc>
          <w:tcPr>
            <w:tcW w:w="1300" w:type="dxa"/>
            <w:noWrap/>
            <w:hideMark/>
          </w:tcPr>
          <w:p w14:paraId="7697F570" w14:textId="77777777" w:rsidR="00CB6958" w:rsidRPr="00861362" w:rsidRDefault="00CB6958" w:rsidP="00806FD8">
            <w:pPr>
              <w:jc w:val="left"/>
              <w:rPr>
                <w:color w:val="000000"/>
              </w:rPr>
            </w:pPr>
            <w:r w:rsidRPr="00861362">
              <w:rPr>
                <w:color w:val="000000"/>
              </w:rPr>
              <w:t>KCCA7</w:t>
            </w:r>
          </w:p>
        </w:tc>
        <w:tc>
          <w:tcPr>
            <w:tcW w:w="2669" w:type="dxa"/>
            <w:noWrap/>
            <w:hideMark/>
          </w:tcPr>
          <w:p w14:paraId="3EAFC565" w14:textId="77777777" w:rsidR="00CB6958" w:rsidRPr="00861362" w:rsidRDefault="00CB6958" w:rsidP="00806FD8">
            <w:pPr>
              <w:jc w:val="left"/>
              <w:rPr>
                <w:color w:val="000000"/>
              </w:rPr>
            </w:pPr>
            <w:r w:rsidRPr="00861362">
              <w:rPr>
                <w:color w:val="000000"/>
              </w:rPr>
              <w:t>Ed King East Inside</w:t>
            </w:r>
          </w:p>
        </w:tc>
        <w:tc>
          <w:tcPr>
            <w:tcW w:w="2835" w:type="dxa"/>
            <w:noWrap/>
            <w:hideMark/>
          </w:tcPr>
          <w:p w14:paraId="78348955" w14:textId="77777777" w:rsidR="00CB6958" w:rsidRPr="00861362" w:rsidRDefault="00CB6958" w:rsidP="00806FD8">
            <w:pPr>
              <w:jc w:val="left"/>
              <w:rPr>
                <w:color w:val="000000"/>
              </w:rPr>
            </w:pPr>
            <w:r w:rsidRPr="00861362">
              <w:rPr>
                <w:color w:val="000000"/>
              </w:rPr>
              <w:t>48.83608, -125.2131</w:t>
            </w:r>
          </w:p>
        </w:tc>
        <w:tc>
          <w:tcPr>
            <w:tcW w:w="1536" w:type="dxa"/>
          </w:tcPr>
          <w:p w14:paraId="12857353" w14:textId="77777777" w:rsidR="00CB6958" w:rsidRPr="00861362" w:rsidRDefault="00CB6958" w:rsidP="00806FD8">
            <w:pPr>
              <w:rPr>
                <w:color w:val="000000"/>
              </w:rPr>
            </w:pPr>
            <w:r w:rsidRPr="00861362">
              <w:rPr>
                <w:color w:val="000000"/>
                <w:szCs w:val="22"/>
              </w:rPr>
              <w:t>2022-07-25</w:t>
            </w:r>
          </w:p>
        </w:tc>
        <w:tc>
          <w:tcPr>
            <w:tcW w:w="1020" w:type="dxa"/>
          </w:tcPr>
          <w:p w14:paraId="24A5EA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E937576" w14:textId="77777777" w:rsidTr="00806FD8">
        <w:trPr>
          <w:trHeight w:val="320"/>
        </w:trPr>
        <w:tc>
          <w:tcPr>
            <w:tcW w:w="1300" w:type="dxa"/>
            <w:noWrap/>
            <w:hideMark/>
          </w:tcPr>
          <w:p w14:paraId="29FE7611" w14:textId="77777777" w:rsidR="00CB6958" w:rsidRPr="00861362" w:rsidRDefault="00CB6958" w:rsidP="00806FD8">
            <w:pPr>
              <w:jc w:val="left"/>
              <w:rPr>
                <w:color w:val="000000"/>
              </w:rPr>
            </w:pPr>
            <w:r w:rsidRPr="00861362">
              <w:rPr>
                <w:color w:val="000000"/>
              </w:rPr>
              <w:t>KCCA9</w:t>
            </w:r>
          </w:p>
        </w:tc>
        <w:tc>
          <w:tcPr>
            <w:tcW w:w="2669" w:type="dxa"/>
            <w:noWrap/>
            <w:hideMark/>
          </w:tcPr>
          <w:p w14:paraId="22043927" w14:textId="77777777" w:rsidR="00CB6958" w:rsidRPr="00861362" w:rsidRDefault="00CB6958" w:rsidP="00806FD8">
            <w:pPr>
              <w:jc w:val="left"/>
              <w:rPr>
                <w:color w:val="000000"/>
              </w:rPr>
            </w:pPr>
            <w:r w:rsidRPr="00861362">
              <w:rPr>
                <w:color w:val="000000"/>
              </w:rPr>
              <w:t>Wizard Islet South</w:t>
            </w:r>
          </w:p>
        </w:tc>
        <w:tc>
          <w:tcPr>
            <w:tcW w:w="2835" w:type="dxa"/>
            <w:noWrap/>
            <w:hideMark/>
          </w:tcPr>
          <w:p w14:paraId="171151E1" w14:textId="77777777" w:rsidR="00CB6958" w:rsidRPr="00861362" w:rsidRDefault="00CB6958" w:rsidP="00806FD8">
            <w:pPr>
              <w:jc w:val="left"/>
              <w:rPr>
                <w:color w:val="000000"/>
              </w:rPr>
            </w:pPr>
            <w:r w:rsidRPr="00861362">
              <w:rPr>
                <w:color w:val="000000"/>
              </w:rPr>
              <w:t>48.85728, -125.1595</w:t>
            </w:r>
          </w:p>
        </w:tc>
        <w:tc>
          <w:tcPr>
            <w:tcW w:w="1536" w:type="dxa"/>
          </w:tcPr>
          <w:p w14:paraId="0E7EEDDF" w14:textId="77777777" w:rsidR="00CB6958" w:rsidRPr="00861362" w:rsidRDefault="00CB6958" w:rsidP="00806FD8">
            <w:pPr>
              <w:rPr>
                <w:color w:val="000000"/>
              </w:rPr>
            </w:pPr>
            <w:r w:rsidRPr="00861362">
              <w:rPr>
                <w:color w:val="000000"/>
                <w:szCs w:val="22"/>
              </w:rPr>
              <w:t>2022-07-27</w:t>
            </w:r>
          </w:p>
        </w:tc>
        <w:tc>
          <w:tcPr>
            <w:tcW w:w="1020" w:type="dxa"/>
          </w:tcPr>
          <w:p w14:paraId="36784247"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673D9296" w14:textId="77777777" w:rsidTr="00806FD8">
        <w:trPr>
          <w:trHeight w:val="320"/>
        </w:trPr>
        <w:tc>
          <w:tcPr>
            <w:tcW w:w="1300" w:type="dxa"/>
            <w:noWrap/>
            <w:hideMark/>
          </w:tcPr>
          <w:p w14:paraId="3A0DF746" w14:textId="77777777" w:rsidR="00CB6958" w:rsidRPr="00861362" w:rsidRDefault="00CB6958" w:rsidP="00806FD8">
            <w:pPr>
              <w:jc w:val="left"/>
              <w:rPr>
                <w:color w:val="000000"/>
              </w:rPr>
            </w:pPr>
            <w:r w:rsidRPr="00861362">
              <w:rPr>
                <w:color w:val="000000"/>
              </w:rPr>
              <w:t>KCCA12</w:t>
            </w:r>
          </w:p>
        </w:tc>
        <w:tc>
          <w:tcPr>
            <w:tcW w:w="2669" w:type="dxa"/>
            <w:noWrap/>
            <w:hideMark/>
          </w:tcPr>
          <w:p w14:paraId="44D4163D" w14:textId="77777777" w:rsidR="00CB6958" w:rsidRPr="00861362" w:rsidRDefault="00CB6958" w:rsidP="00806FD8">
            <w:pPr>
              <w:jc w:val="left"/>
              <w:rPr>
                <w:color w:val="000000"/>
              </w:rPr>
            </w:pPr>
            <w:r w:rsidRPr="00861362">
              <w:rPr>
                <w:color w:val="000000"/>
              </w:rPr>
              <w:t xml:space="preserve">North </w:t>
            </w:r>
            <w:proofErr w:type="spellStart"/>
            <w:r w:rsidRPr="00861362">
              <w:rPr>
                <w:color w:val="000000"/>
              </w:rPr>
              <w:t>Helby</w:t>
            </w:r>
            <w:proofErr w:type="spellEnd"/>
            <w:r w:rsidRPr="00861362">
              <w:rPr>
                <w:color w:val="000000"/>
              </w:rPr>
              <w:t xml:space="preserve"> Rock</w:t>
            </w:r>
          </w:p>
        </w:tc>
        <w:tc>
          <w:tcPr>
            <w:tcW w:w="2835" w:type="dxa"/>
            <w:noWrap/>
            <w:hideMark/>
          </w:tcPr>
          <w:p w14:paraId="17660BE3" w14:textId="77777777" w:rsidR="00CB6958" w:rsidRPr="00861362" w:rsidRDefault="00CB6958" w:rsidP="00806FD8">
            <w:pPr>
              <w:jc w:val="left"/>
              <w:rPr>
                <w:color w:val="000000"/>
              </w:rPr>
            </w:pPr>
            <w:r w:rsidRPr="00861362">
              <w:rPr>
                <w:color w:val="000000"/>
              </w:rPr>
              <w:t>48.85831, -125.1649</w:t>
            </w:r>
          </w:p>
        </w:tc>
        <w:tc>
          <w:tcPr>
            <w:tcW w:w="1536" w:type="dxa"/>
          </w:tcPr>
          <w:p w14:paraId="40E2C241" w14:textId="77777777" w:rsidR="00CB6958" w:rsidRPr="00861362" w:rsidRDefault="00CB6958" w:rsidP="00806FD8">
            <w:pPr>
              <w:rPr>
                <w:color w:val="000000"/>
              </w:rPr>
            </w:pPr>
            <w:r w:rsidRPr="00861362">
              <w:rPr>
                <w:color w:val="000000"/>
                <w:szCs w:val="22"/>
              </w:rPr>
              <w:t>2022-08-03</w:t>
            </w:r>
          </w:p>
        </w:tc>
        <w:tc>
          <w:tcPr>
            <w:tcW w:w="1020" w:type="dxa"/>
          </w:tcPr>
          <w:p w14:paraId="564319B2"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E8FB577" w14:textId="77777777" w:rsidTr="00806FD8">
        <w:trPr>
          <w:trHeight w:val="320"/>
        </w:trPr>
        <w:tc>
          <w:tcPr>
            <w:tcW w:w="1300" w:type="dxa"/>
            <w:noWrap/>
            <w:hideMark/>
          </w:tcPr>
          <w:p w14:paraId="402D64ED" w14:textId="77777777" w:rsidR="00CB6958" w:rsidRPr="00861362" w:rsidRDefault="00CB6958" w:rsidP="00806FD8">
            <w:pPr>
              <w:jc w:val="left"/>
              <w:rPr>
                <w:color w:val="000000"/>
              </w:rPr>
            </w:pPr>
            <w:r w:rsidRPr="00861362">
              <w:rPr>
                <w:color w:val="000000"/>
              </w:rPr>
              <w:t>KCCA14</w:t>
            </w:r>
          </w:p>
        </w:tc>
        <w:tc>
          <w:tcPr>
            <w:tcW w:w="2669" w:type="dxa"/>
            <w:noWrap/>
            <w:hideMark/>
          </w:tcPr>
          <w:p w14:paraId="2885A92C" w14:textId="77777777" w:rsidR="00CB6958" w:rsidRPr="00861362" w:rsidRDefault="00CB6958" w:rsidP="00806FD8">
            <w:pPr>
              <w:jc w:val="left"/>
              <w:rPr>
                <w:color w:val="000000"/>
              </w:rPr>
            </w:pPr>
            <w:r w:rsidRPr="00861362">
              <w:rPr>
                <w:color w:val="000000"/>
              </w:rPr>
              <w:t>Danvers Danger Rock</w:t>
            </w:r>
          </w:p>
        </w:tc>
        <w:tc>
          <w:tcPr>
            <w:tcW w:w="2835" w:type="dxa"/>
            <w:noWrap/>
            <w:hideMark/>
          </w:tcPr>
          <w:p w14:paraId="2AB7C4FE" w14:textId="77777777" w:rsidR="00CB6958" w:rsidRPr="00861362" w:rsidRDefault="00CB6958" w:rsidP="00806FD8">
            <w:pPr>
              <w:jc w:val="left"/>
              <w:rPr>
                <w:color w:val="000000"/>
              </w:rPr>
            </w:pPr>
            <w:r w:rsidRPr="00861362">
              <w:rPr>
                <w:color w:val="000000"/>
              </w:rPr>
              <w:t>48.877, -125.0923</w:t>
            </w:r>
          </w:p>
        </w:tc>
        <w:tc>
          <w:tcPr>
            <w:tcW w:w="1536" w:type="dxa"/>
          </w:tcPr>
          <w:p w14:paraId="670D0D1A" w14:textId="77777777" w:rsidR="00CB6958" w:rsidRPr="00861362" w:rsidRDefault="00CB6958" w:rsidP="00806FD8">
            <w:pPr>
              <w:rPr>
                <w:color w:val="000000"/>
              </w:rPr>
            </w:pPr>
            <w:r w:rsidRPr="00861362">
              <w:rPr>
                <w:color w:val="000000"/>
                <w:szCs w:val="22"/>
              </w:rPr>
              <w:t>2022-08-06</w:t>
            </w:r>
          </w:p>
        </w:tc>
        <w:tc>
          <w:tcPr>
            <w:tcW w:w="1020" w:type="dxa"/>
          </w:tcPr>
          <w:p w14:paraId="7ABC8D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F68688F" w14:textId="77777777" w:rsidTr="00806FD8">
        <w:trPr>
          <w:trHeight w:val="320"/>
        </w:trPr>
        <w:tc>
          <w:tcPr>
            <w:tcW w:w="1300" w:type="dxa"/>
            <w:noWrap/>
            <w:hideMark/>
          </w:tcPr>
          <w:p w14:paraId="5A315C23" w14:textId="77777777" w:rsidR="00CB6958" w:rsidRPr="00861362" w:rsidRDefault="00CB6958" w:rsidP="00806FD8">
            <w:pPr>
              <w:jc w:val="left"/>
              <w:rPr>
                <w:color w:val="000000"/>
              </w:rPr>
            </w:pPr>
            <w:r w:rsidRPr="00861362">
              <w:rPr>
                <w:color w:val="000000"/>
              </w:rPr>
              <w:t>KCCA15</w:t>
            </w:r>
          </w:p>
        </w:tc>
        <w:tc>
          <w:tcPr>
            <w:tcW w:w="2669" w:type="dxa"/>
            <w:noWrap/>
            <w:hideMark/>
          </w:tcPr>
          <w:p w14:paraId="32A8969D" w14:textId="77777777" w:rsidR="00CB6958" w:rsidRPr="00861362" w:rsidRDefault="00CB6958" w:rsidP="00806FD8">
            <w:pPr>
              <w:jc w:val="left"/>
              <w:rPr>
                <w:color w:val="000000"/>
              </w:rPr>
            </w:pPr>
            <w:r w:rsidRPr="00861362">
              <w:rPr>
                <w:color w:val="000000"/>
              </w:rPr>
              <w:t>Cable Beach</w:t>
            </w:r>
          </w:p>
        </w:tc>
        <w:tc>
          <w:tcPr>
            <w:tcW w:w="2835" w:type="dxa"/>
            <w:noWrap/>
            <w:hideMark/>
          </w:tcPr>
          <w:p w14:paraId="08A6CE18" w14:textId="77777777" w:rsidR="00CB6958" w:rsidRPr="00861362" w:rsidRDefault="00CB6958" w:rsidP="00806FD8">
            <w:pPr>
              <w:jc w:val="left"/>
              <w:rPr>
                <w:color w:val="000000"/>
              </w:rPr>
            </w:pPr>
            <w:r w:rsidRPr="00861362">
              <w:rPr>
                <w:color w:val="000000"/>
              </w:rPr>
              <w:t>48.82484, -125.16067</w:t>
            </w:r>
          </w:p>
        </w:tc>
        <w:tc>
          <w:tcPr>
            <w:tcW w:w="1536" w:type="dxa"/>
          </w:tcPr>
          <w:p w14:paraId="023D2605" w14:textId="77777777" w:rsidR="00CB6958" w:rsidRPr="00861362" w:rsidRDefault="00CB6958" w:rsidP="00806FD8">
            <w:pPr>
              <w:rPr>
                <w:color w:val="000000"/>
              </w:rPr>
            </w:pPr>
            <w:r w:rsidRPr="00861362">
              <w:rPr>
                <w:color w:val="000000"/>
                <w:szCs w:val="22"/>
              </w:rPr>
              <w:t>2022-08-07</w:t>
            </w:r>
          </w:p>
        </w:tc>
        <w:tc>
          <w:tcPr>
            <w:tcW w:w="1020" w:type="dxa"/>
          </w:tcPr>
          <w:p w14:paraId="7EE8433D"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2FBDAC53" w14:textId="77777777" w:rsidTr="00806FD8">
        <w:trPr>
          <w:trHeight w:val="320"/>
        </w:trPr>
        <w:tc>
          <w:tcPr>
            <w:tcW w:w="1300" w:type="dxa"/>
            <w:noWrap/>
            <w:hideMark/>
          </w:tcPr>
          <w:p w14:paraId="538007D8" w14:textId="77777777" w:rsidR="00CB6958" w:rsidRPr="00861362" w:rsidRDefault="00CB6958" w:rsidP="00806FD8">
            <w:pPr>
              <w:jc w:val="left"/>
              <w:rPr>
                <w:color w:val="000000"/>
              </w:rPr>
            </w:pPr>
            <w:r w:rsidRPr="00861362">
              <w:rPr>
                <w:color w:val="000000"/>
              </w:rPr>
              <w:t>KCCA16</w:t>
            </w:r>
          </w:p>
        </w:tc>
        <w:tc>
          <w:tcPr>
            <w:tcW w:w="2669" w:type="dxa"/>
            <w:noWrap/>
            <w:hideMark/>
          </w:tcPr>
          <w:p w14:paraId="71B9D7C3" w14:textId="77777777" w:rsidR="00CB6958" w:rsidRPr="00861362" w:rsidRDefault="00CB6958" w:rsidP="00806FD8">
            <w:pPr>
              <w:jc w:val="left"/>
              <w:rPr>
                <w:color w:val="000000"/>
              </w:rPr>
            </w:pPr>
            <w:proofErr w:type="spellStart"/>
            <w:r w:rsidRPr="00861362">
              <w:rPr>
                <w:color w:val="000000"/>
              </w:rPr>
              <w:t>Tzartus</w:t>
            </w:r>
            <w:proofErr w:type="spellEnd"/>
            <w:r w:rsidRPr="00861362">
              <w:rPr>
                <w:color w:val="000000"/>
              </w:rPr>
              <w:t xml:space="preserve"> 116</w:t>
            </w:r>
          </w:p>
        </w:tc>
        <w:tc>
          <w:tcPr>
            <w:tcW w:w="2835" w:type="dxa"/>
            <w:noWrap/>
            <w:hideMark/>
          </w:tcPr>
          <w:p w14:paraId="01973C12" w14:textId="77777777" w:rsidR="00CB6958" w:rsidRPr="00861362" w:rsidRDefault="00CB6958" w:rsidP="00806FD8">
            <w:pPr>
              <w:jc w:val="left"/>
              <w:rPr>
                <w:color w:val="000000"/>
              </w:rPr>
            </w:pPr>
            <w:r w:rsidRPr="00861362">
              <w:rPr>
                <w:color w:val="000000"/>
              </w:rPr>
              <w:t>48.90084, -125.0811</w:t>
            </w:r>
          </w:p>
        </w:tc>
        <w:tc>
          <w:tcPr>
            <w:tcW w:w="1536" w:type="dxa"/>
          </w:tcPr>
          <w:p w14:paraId="21E82521" w14:textId="77777777" w:rsidR="00CB6958" w:rsidRPr="00861362" w:rsidRDefault="00CB6958" w:rsidP="00806FD8">
            <w:pPr>
              <w:rPr>
                <w:color w:val="000000"/>
              </w:rPr>
            </w:pPr>
            <w:r w:rsidRPr="00861362">
              <w:rPr>
                <w:color w:val="000000"/>
                <w:szCs w:val="22"/>
              </w:rPr>
              <w:t>2022-08-18</w:t>
            </w:r>
          </w:p>
        </w:tc>
        <w:tc>
          <w:tcPr>
            <w:tcW w:w="1020" w:type="dxa"/>
          </w:tcPr>
          <w:p w14:paraId="61E52B5E"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D638CE1" w14:textId="77777777" w:rsidTr="00806FD8">
        <w:trPr>
          <w:trHeight w:val="320"/>
        </w:trPr>
        <w:tc>
          <w:tcPr>
            <w:tcW w:w="1300" w:type="dxa"/>
            <w:noWrap/>
            <w:hideMark/>
          </w:tcPr>
          <w:p w14:paraId="1A88AEFE" w14:textId="77777777" w:rsidR="00CB6958" w:rsidRPr="00861362" w:rsidRDefault="00CB6958" w:rsidP="00806FD8">
            <w:pPr>
              <w:jc w:val="left"/>
              <w:rPr>
                <w:color w:val="000000"/>
              </w:rPr>
            </w:pPr>
            <w:r w:rsidRPr="00861362">
              <w:rPr>
                <w:color w:val="000000"/>
              </w:rPr>
              <w:t>KCCA17</w:t>
            </w:r>
          </w:p>
        </w:tc>
        <w:tc>
          <w:tcPr>
            <w:tcW w:w="2669" w:type="dxa"/>
            <w:noWrap/>
            <w:hideMark/>
          </w:tcPr>
          <w:p w14:paraId="08ADFAA7" w14:textId="77777777" w:rsidR="00CB6958" w:rsidRPr="00861362" w:rsidRDefault="00CB6958" w:rsidP="00806FD8">
            <w:pPr>
              <w:jc w:val="left"/>
              <w:rPr>
                <w:color w:val="000000"/>
              </w:rPr>
            </w:pPr>
            <w:r w:rsidRPr="00861362">
              <w:rPr>
                <w:color w:val="000000"/>
              </w:rPr>
              <w:t>Turf Island 2</w:t>
            </w:r>
          </w:p>
        </w:tc>
        <w:tc>
          <w:tcPr>
            <w:tcW w:w="2835" w:type="dxa"/>
            <w:noWrap/>
            <w:hideMark/>
          </w:tcPr>
          <w:p w14:paraId="15758ADF" w14:textId="77777777" w:rsidR="00CB6958" w:rsidRPr="00861362" w:rsidRDefault="00CB6958" w:rsidP="00806FD8">
            <w:pPr>
              <w:jc w:val="left"/>
              <w:rPr>
                <w:color w:val="000000"/>
              </w:rPr>
            </w:pPr>
            <w:r w:rsidRPr="00861362">
              <w:rPr>
                <w:color w:val="000000"/>
              </w:rPr>
              <w:t>48.884864, -125.146937</w:t>
            </w:r>
          </w:p>
        </w:tc>
        <w:tc>
          <w:tcPr>
            <w:tcW w:w="1536" w:type="dxa"/>
          </w:tcPr>
          <w:p w14:paraId="595D5B50" w14:textId="77777777" w:rsidR="00CB6958" w:rsidRPr="00861362" w:rsidRDefault="00CB6958" w:rsidP="00806FD8">
            <w:pPr>
              <w:rPr>
                <w:color w:val="000000"/>
              </w:rPr>
            </w:pPr>
            <w:r w:rsidRPr="00861362">
              <w:rPr>
                <w:color w:val="000000"/>
                <w:szCs w:val="22"/>
              </w:rPr>
              <w:t>2022-08-20</w:t>
            </w:r>
          </w:p>
        </w:tc>
        <w:tc>
          <w:tcPr>
            <w:tcW w:w="1020" w:type="dxa"/>
          </w:tcPr>
          <w:p w14:paraId="6D84DE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8DE6991" w14:textId="77777777" w:rsidTr="00806FD8">
        <w:trPr>
          <w:trHeight w:val="320"/>
        </w:trPr>
        <w:tc>
          <w:tcPr>
            <w:tcW w:w="1300" w:type="dxa"/>
            <w:noWrap/>
            <w:hideMark/>
          </w:tcPr>
          <w:p w14:paraId="0F204EB6" w14:textId="77777777" w:rsidR="00CB6958" w:rsidRPr="00861362" w:rsidRDefault="00CB6958" w:rsidP="00806FD8">
            <w:pPr>
              <w:jc w:val="left"/>
              <w:rPr>
                <w:color w:val="000000"/>
              </w:rPr>
            </w:pPr>
            <w:r w:rsidRPr="00861362">
              <w:rPr>
                <w:color w:val="000000"/>
              </w:rPr>
              <w:t>KCCA18</w:t>
            </w:r>
          </w:p>
        </w:tc>
        <w:tc>
          <w:tcPr>
            <w:tcW w:w="2669" w:type="dxa"/>
            <w:noWrap/>
            <w:hideMark/>
          </w:tcPr>
          <w:p w14:paraId="65784DB8" w14:textId="77777777" w:rsidR="00CB6958" w:rsidRPr="00861362" w:rsidRDefault="00CB6958" w:rsidP="00806FD8">
            <w:pPr>
              <w:jc w:val="left"/>
              <w:rPr>
                <w:color w:val="000000"/>
              </w:rPr>
            </w:pPr>
            <w:r w:rsidRPr="00861362">
              <w:rPr>
                <w:color w:val="000000"/>
              </w:rPr>
              <w:t>Second Beach</w:t>
            </w:r>
          </w:p>
        </w:tc>
        <w:tc>
          <w:tcPr>
            <w:tcW w:w="2835" w:type="dxa"/>
            <w:noWrap/>
            <w:hideMark/>
          </w:tcPr>
          <w:p w14:paraId="534A6F1F" w14:textId="77777777" w:rsidR="00CB6958" w:rsidRPr="00861362" w:rsidRDefault="00CB6958" w:rsidP="00806FD8">
            <w:pPr>
              <w:jc w:val="left"/>
              <w:rPr>
                <w:color w:val="000000"/>
              </w:rPr>
            </w:pPr>
            <w:r w:rsidRPr="00861362">
              <w:rPr>
                <w:color w:val="000000"/>
              </w:rPr>
              <w:t>48.815969, -125.174</w:t>
            </w:r>
          </w:p>
        </w:tc>
        <w:tc>
          <w:tcPr>
            <w:tcW w:w="1536" w:type="dxa"/>
          </w:tcPr>
          <w:p w14:paraId="6995EBF3" w14:textId="77777777" w:rsidR="00CB6958" w:rsidRPr="00861362" w:rsidRDefault="00CB6958" w:rsidP="00806FD8">
            <w:pPr>
              <w:rPr>
                <w:color w:val="000000"/>
              </w:rPr>
            </w:pPr>
            <w:r w:rsidRPr="00861362">
              <w:rPr>
                <w:color w:val="000000"/>
                <w:szCs w:val="22"/>
              </w:rPr>
              <w:t>2022-08-21</w:t>
            </w:r>
          </w:p>
        </w:tc>
        <w:tc>
          <w:tcPr>
            <w:tcW w:w="1020" w:type="dxa"/>
          </w:tcPr>
          <w:p w14:paraId="3789B480"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44C5871A" w14:textId="77777777" w:rsidTr="00806FD8">
        <w:trPr>
          <w:trHeight w:val="320"/>
        </w:trPr>
        <w:tc>
          <w:tcPr>
            <w:tcW w:w="1300" w:type="dxa"/>
            <w:noWrap/>
            <w:hideMark/>
          </w:tcPr>
          <w:p w14:paraId="4784BC10" w14:textId="77777777" w:rsidR="00CB6958" w:rsidRPr="00861362" w:rsidRDefault="00CB6958" w:rsidP="00806FD8">
            <w:pPr>
              <w:jc w:val="left"/>
              <w:rPr>
                <w:color w:val="000000"/>
              </w:rPr>
            </w:pPr>
            <w:r w:rsidRPr="00861362">
              <w:rPr>
                <w:color w:val="000000"/>
              </w:rPr>
              <w:t>KCCA19</w:t>
            </w:r>
          </w:p>
        </w:tc>
        <w:tc>
          <w:tcPr>
            <w:tcW w:w="2669" w:type="dxa"/>
            <w:noWrap/>
            <w:hideMark/>
          </w:tcPr>
          <w:p w14:paraId="4A2F8A3A" w14:textId="77777777" w:rsidR="00CB6958" w:rsidRPr="00861362" w:rsidRDefault="00CB6958" w:rsidP="00806FD8">
            <w:pPr>
              <w:jc w:val="left"/>
              <w:rPr>
                <w:color w:val="000000"/>
              </w:rPr>
            </w:pPr>
            <w:r w:rsidRPr="00861362">
              <w:rPr>
                <w:color w:val="000000"/>
              </w:rPr>
              <w:t>Wizard Islet North</w:t>
            </w:r>
          </w:p>
        </w:tc>
        <w:tc>
          <w:tcPr>
            <w:tcW w:w="2835" w:type="dxa"/>
            <w:noWrap/>
            <w:hideMark/>
          </w:tcPr>
          <w:p w14:paraId="1CD6B9CD" w14:textId="77777777" w:rsidR="00CB6958" w:rsidRPr="00861362" w:rsidRDefault="00CB6958" w:rsidP="00806FD8">
            <w:pPr>
              <w:jc w:val="left"/>
              <w:rPr>
                <w:color w:val="000000"/>
              </w:rPr>
            </w:pPr>
            <w:r w:rsidRPr="00861362">
              <w:rPr>
                <w:color w:val="000000"/>
              </w:rPr>
              <w:t>48.85916, -125.15908</w:t>
            </w:r>
          </w:p>
        </w:tc>
        <w:tc>
          <w:tcPr>
            <w:tcW w:w="1536" w:type="dxa"/>
          </w:tcPr>
          <w:p w14:paraId="74A2A212" w14:textId="77777777" w:rsidR="00CB6958" w:rsidRPr="00861362" w:rsidRDefault="00CB6958" w:rsidP="00806FD8">
            <w:pPr>
              <w:rPr>
                <w:color w:val="000000"/>
              </w:rPr>
            </w:pPr>
            <w:r w:rsidRPr="00861362">
              <w:rPr>
                <w:color w:val="000000"/>
                <w:szCs w:val="22"/>
              </w:rPr>
              <w:t>2022-08-22</w:t>
            </w:r>
          </w:p>
        </w:tc>
        <w:tc>
          <w:tcPr>
            <w:tcW w:w="1020" w:type="dxa"/>
          </w:tcPr>
          <w:p w14:paraId="1E307A03"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4A203C5F" w14:textId="77777777" w:rsidTr="00806FD8">
        <w:trPr>
          <w:trHeight w:val="320"/>
        </w:trPr>
        <w:tc>
          <w:tcPr>
            <w:tcW w:w="1300" w:type="dxa"/>
            <w:tcBorders>
              <w:bottom w:val="nil"/>
            </w:tcBorders>
            <w:noWrap/>
            <w:hideMark/>
          </w:tcPr>
          <w:p w14:paraId="68DCCB42" w14:textId="77777777" w:rsidR="00CB6958" w:rsidRPr="00861362" w:rsidRDefault="00CB6958" w:rsidP="00806FD8">
            <w:pPr>
              <w:jc w:val="left"/>
              <w:rPr>
                <w:color w:val="000000"/>
              </w:rPr>
            </w:pPr>
            <w:r w:rsidRPr="00861362">
              <w:rPr>
                <w:color w:val="000000"/>
              </w:rPr>
              <w:t>KCCA21</w:t>
            </w:r>
          </w:p>
        </w:tc>
        <w:tc>
          <w:tcPr>
            <w:tcW w:w="2669" w:type="dxa"/>
            <w:tcBorders>
              <w:bottom w:val="nil"/>
            </w:tcBorders>
            <w:noWrap/>
            <w:hideMark/>
          </w:tcPr>
          <w:p w14:paraId="796E8282" w14:textId="77777777" w:rsidR="00CB6958" w:rsidRPr="00861362" w:rsidRDefault="00CB6958" w:rsidP="00806FD8">
            <w:pPr>
              <w:jc w:val="left"/>
              <w:rPr>
                <w:color w:val="000000"/>
              </w:rPr>
            </w:pPr>
            <w:r w:rsidRPr="00861362">
              <w:rPr>
                <w:color w:val="000000"/>
              </w:rPr>
              <w:t>Bordelais Island</w:t>
            </w:r>
          </w:p>
        </w:tc>
        <w:tc>
          <w:tcPr>
            <w:tcW w:w="2835" w:type="dxa"/>
            <w:tcBorders>
              <w:bottom w:val="nil"/>
            </w:tcBorders>
            <w:noWrap/>
            <w:hideMark/>
          </w:tcPr>
          <w:p w14:paraId="1F91A5C5" w14:textId="77777777" w:rsidR="00CB6958" w:rsidRPr="00861362" w:rsidRDefault="00CB6958" w:rsidP="00806FD8">
            <w:pPr>
              <w:jc w:val="left"/>
              <w:rPr>
                <w:color w:val="000000"/>
              </w:rPr>
            </w:pPr>
            <w:r w:rsidRPr="00861362">
              <w:rPr>
                <w:color w:val="000000"/>
              </w:rPr>
              <w:t>48.81822, -125.2294516</w:t>
            </w:r>
          </w:p>
        </w:tc>
        <w:tc>
          <w:tcPr>
            <w:tcW w:w="1536" w:type="dxa"/>
            <w:tcBorders>
              <w:bottom w:val="nil"/>
            </w:tcBorders>
          </w:tcPr>
          <w:p w14:paraId="319149AA" w14:textId="77777777" w:rsidR="00CB6958" w:rsidRPr="00861362" w:rsidRDefault="00CB6958" w:rsidP="00806FD8">
            <w:pPr>
              <w:rPr>
                <w:color w:val="000000"/>
              </w:rPr>
            </w:pPr>
            <w:r w:rsidRPr="00861362">
              <w:rPr>
                <w:color w:val="000000"/>
                <w:szCs w:val="22"/>
              </w:rPr>
              <w:t>2022-09-01</w:t>
            </w:r>
          </w:p>
        </w:tc>
        <w:tc>
          <w:tcPr>
            <w:tcW w:w="1020" w:type="dxa"/>
            <w:tcBorders>
              <w:bottom w:val="nil"/>
            </w:tcBorders>
          </w:tcPr>
          <w:p w14:paraId="2DC3C318"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31C54C07" w14:textId="77777777" w:rsidTr="00806FD8">
        <w:trPr>
          <w:trHeight w:val="320"/>
        </w:trPr>
        <w:tc>
          <w:tcPr>
            <w:tcW w:w="1300" w:type="dxa"/>
            <w:tcBorders>
              <w:top w:val="nil"/>
              <w:bottom w:val="single" w:sz="4" w:space="0" w:color="auto"/>
            </w:tcBorders>
            <w:noWrap/>
            <w:hideMark/>
          </w:tcPr>
          <w:p w14:paraId="51B8DB62" w14:textId="77777777" w:rsidR="00CB6958" w:rsidRPr="00861362" w:rsidRDefault="00CB6958" w:rsidP="00806FD8">
            <w:pPr>
              <w:jc w:val="left"/>
              <w:rPr>
                <w:color w:val="000000"/>
              </w:rPr>
            </w:pPr>
            <w:r w:rsidRPr="00861362">
              <w:rPr>
                <w:color w:val="000000"/>
              </w:rPr>
              <w:t>KCCA22</w:t>
            </w:r>
          </w:p>
        </w:tc>
        <w:tc>
          <w:tcPr>
            <w:tcW w:w="2669" w:type="dxa"/>
            <w:tcBorders>
              <w:top w:val="nil"/>
              <w:bottom w:val="single" w:sz="4" w:space="0" w:color="auto"/>
            </w:tcBorders>
            <w:noWrap/>
            <w:hideMark/>
          </w:tcPr>
          <w:p w14:paraId="3BC51465" w14:textId="77777777" w:rsidR="00CB6958" w:rsidRPr="00861362" w:rsidRDefault="00CB6958" w:rsidP="00806FD8">
            <w:pPr>
              <w:jc w:val="left"/>
              <w:rPr>
                <w:color w:val="000000"/>
              </w:rPr>
            </w:pPr>
            <w:r w:rsidRPr="00861362">
              <w:rPr>
                <w:color w:val="000000"/>
              </w:rPr>
              <w:t>Taylor Rock</w:t>
            </w:r>
          </w:p>
        </w:tc>
        <w:tc>
          <w:tcPr>
            <w:tcW w:w="2835" w:type="dxa"/>
            <w:tcBorders>
              <w:top w:val="nil"/>
              <w:bottom w:val="single" w:sz="4" w:space="0" w:color="auto"/>
            </w:tcBorders>
            <w:noWrap/>
            <w:hideMark/>
          </w:tcPr>
          <w:p w14:paraId="12AC3FB6" w14:textId="77777777" w:rsidR="00CB6958" w:rsidRPr="00861362" w:rsidRDefault="00CB6958" w:rsidP="00806FD8">
            <w:pPr>
              <w:jc w:val="left"/>
              <w:rPr>
                <w:color w:val="000000"/>
              </w:rPr>
            </w:pPr>
            <w:r w:rsidRPr="00861362">
              <w:rPr>
                <w:color w:val="000000"/>
              </w:rPr>
              <w:t>48.82721, -125.19717</w:t>
            </w:r>
          </w:p>
        </w:tc>
        <w:tc>
          <w:tcPr>
            <w:tcW w:w="1536" w:type="dxa"/>
            <w:tcBorders>
              <w:top w:val="nil"/>
              <w:bottom w:val="single" w:sz="4" w:space="0" w:color="auto"/>
            </w:tcBorders>
          </w:tcPr>
          <w:p w14:paraId="7514D47F" w14:textId="77777777" w:rsidR="00CB6958" w:rsidRPr="00861362" w:rsidRDefault="00CB6958" w:rsidP="00806FD8">
            <w:pPr>
              <w:rPr>
                <w:color w:val="000000"/>
              </w:rPr>
            </w:pPr>
            <w:r w:rsidRPr="00861362">
              <w:rPr>
                <w:color w:val="000000"/>
                <w:szCs w:val="22"/>
              </w:rPr>
              <w:t>2022-09-05</w:t>
            </w:r>
          </w:p>
        </w:tc>
        <w:tc>
          <w:tcPr>
            <w:tcW w:w="1020" w:type="dxa"/>
            <w:tcBorders>
              <w:top w:val="nil"/>
              <w:bottom w:val="single" w:sz="4" w:space="0" w:color="auto"/>
            </w:tcBorders>
          </w:tcPr>
          <w:p w14:paraId="3B2912DC" w14:textId="77777777" w:rsidR="00CB6958" w:rsidRPr="00861362" w:rsidRDefault="00CB6958" w:rsidP="00806FD8">
            <w:pPr>
              <w:jc w:val="left"/>
              <w:rPr>
                <w:color w:val="000000"/>
                <w:szCs w:val="22"/>
              </w:rPr>
            </w:pPr>
            <w:r w:rsidRPr="00861362">
              <w:rPr>
                <w:color w:val="000000"/>
                <w:szCs w:val="22"/>
              </w:rPr>
              <w:t>Macro</w:t>
            </w:r>
          </w:p>
        </w:tc>
      </w:tr>
    </w:tbl>
    <w:p w14:paraId="790274AB" w14:textId="77777777" w:rsidR="00CB6958" w:rsidRPr="00861362" w:rsidRDefault="00CB6958" w:rsidP="00CB6958">
      <w:pPr>
        <w:spacing w:line="480" w:lineRule="auto"/>
      </w:pPr>
    </w:p>
    <w:p w14:paraId="6E42B2F0" w14:textId="77777777" w:rsidR="00CB6958" w:rsidRPr="00861362" w:rsidRDefault="00CB6958" w:rsidP="00CB6958">
      <w:r w:rsidRPr="00861362">
        <w:rPr>
          <w:b/>
        </w:rPr>
        <w:br w:type="page"/>
      </w:r>
    </w:p>
    <w:p w14:paraId="0FD793E8" w14:textId="77777777" w:rsidR="00CB6958" w:rsidRPr="00861362" w:rsidRDefault="00CB6958" w:rsidP="00CB6958">
      <w:pPr>
        <w:spacing w:line="480" w:lineRule="auto"/>
      </w:pPr>
      <w:r w:rsidRPr="00861362">
        <w:rPr>
          <w:b/>
        </w:rPr>
        <w:lastRenderedPageBreak/>
        <w:t>Table S1.</w:t>
      </w:r>
      <w:r>
        <w:rPr>
          <w:b/>
        </w:rPr>
        <w:t>0</w:t>
      </w:r>
      <w:r w:rsidRPr="00861362">
        <w:rPr>
          <w:b/>
        </w:rPr>
        <w:t>3</w:t>
      </w:r>
      <w:r w:rsidRPr="00861362">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For the three species we sized </w:t>
      </w:r>
      <w:r w:rsidRPr="00861362">
        <w:rPr>
          <w:iCs/>
        </w:rPr>
        <w:t>in situ</w:t>
      </w:r>
      <w:r w:rsidRPr="00861362">
        <w:t xml:space="preserve"> (</w:t>
      </w:r>
      <w:proofErr w:type="spellStart"/>
      <w:r w:rsidRPr="00861362">
        <w:rPr>
          <w:i/>
          <w:color w:val="000000"/>
        </w:rPr>
        <w:t>Pycnopodia</w:t>
      </w:r>
      <w:proofErr w:type="spellEnd"/>
      <w:r w:rsidRPr="00861362">
        <w:rPr>
          <w:i/>
          <w:color w:val="000000"/>
        </w:rPr>
        <w:t xml:space="preserve"> </w:t>
      </w:r>
      <w:proofErr w:type="spellStart"/>
      <w:r w:rsidRPr="00861362">
        <w:rPr>
          <w:i/>
          <w:color w:val="000000"/>
        </w:rPr>
        <w:t>helianthoides</w:t>
      </w:r>
      <w:proofErr w:type="spellEnd"/>
      <w:r w:rsidRPr="00861362">
        <w:rPr>
          <w:color w:val="000000"/>
        </w:rPr>
        <w:t xml:space="preserve">, </w:t>
      </w:r>
      <w:proofErr w:type="spellStart"/>
      <w:r w:rsidRPr="00861362">
        <w:rPr>
          <w:i/>
          <w:color w:val="000000"/>
        </w:rPr>
        <w:t>Crassadoma</w:t>
      </w:r>
      <w:proofErr w:type="spellEnd"/>
      <w:r w:rsidRPr="00861362">
        <w:rPr>
          <w:i/>
          <w:color w:val="000000"/>
        </w:rPr>
        <w:t xml:space="preserve"> gigantea</w:t>
      </w:r>
      <w:r w:rsidRPr="00861362">
        <w:rPr>
          <w:color w:val="000000"/>
        </w:rPr>
        <w:t xml:space="preserve">, and </w:t>
      </w:r>
      <w:proofErr w:type="spellStart"/>
      <w:r w:rsidRPr="00861362">
        <w:rPr>
          <w:i/>
          <w:color w:val="000000"/>
        </w:rPr>
        <w:t>Haliotis</w:t>
      </w:r>
      <w:proofErr w:type="spellEnd"/>
      <w:r w:rsidRPr="00861362">
        <w:rPr>
          <w:i/>
          <w:color w:val="000000"/>
        </w:rPr>
        <w:t xml:space="preserve"> </w:t>
      </w:r>
      <w:proofErr w:type="spellStart"/>
      <w:r w:rsidRPr="00861362">
        <w:rPr>
          <w:i/>
          <w:color w:val="000000"/>
        </w:rPr>
        <w:t>kamtschatkana</w:t>
      </w:r>
      <w:proofErr w:type="spellEnd"/>
      <w:r w:rsidRPr="00861362">
        <w:rPr>
          <w:color w:val="000000"/>
        </w:rPr>
        <w:t xml:space="preserve">), we used published length-weight relationships to calculate wet weight from size. </w:t>
      </w:r>
    </w:p>
    <w:tbl>
      <w:tblPr>
        <w:tblStyle w:val="Nikola"/>
        <w:tblpPr w:leftFromText="180" w:rightFromText="180" w:vertAnchor="text" w:horzAnchor="margin" w:tblpXSpec="center" w:tblpY="414"/>
        <w:tblW w:w="9923" w:type="dxa"/>
        <w:tblLook w:val="04A0" w:firstRow="1" w:lastRow="0" w:firstColumn="1" w:lastColumn="0" w:noHBand="0" w:noVBand="1"/>
      </w:tblPr>
      <w:tblGrid>
        <w:gridCol w:w="3162"/>
        <w:gridCol w:w="1745"/>
        <w:gridCol w:w="5016"/>
      </w:tblGrid>
      <w:tr w:rsidR="00CB6958" w:rsidRPr="00861362" w14:paraId="6A032F1F"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5C51E25A" w14:textId="77777777" w:rsidR="00CB6958" w:rsidRPr="00861362" w:rsidRDefault="00CB6958" w:rsidP="00806FD8">
            <w:pPr>
              <w:jc w:val="left"/>
              <w:rPr>
                <w:b/>
                <w:bCs/>
                <w:color w:val="000000"/>
                <w:sz w:val="22"/>
                <w:szCs w:val="20"/>
              </w:rPr>
            </w:pPr>
            <w:r w:rsidRPr="00861362">
              <w:rPr>
                <w:b/>
                <w:bCs/>
                <w:color w:val="000000"/>
                <w:sz w:val="22"/>
                <w:szCs w:val="20"/>
              </w:rPr>
              <w:t>Species</w:t>
            </w:r>
          </w:p>
        </w:tc>
        <w:tc>
          <w:tcPr>
            <w:tcW w:w="1745" w:type="dxa"/>
            <w:tcBorders>
              <w:top w:val="single" w:sz="4" w:space="0" w:color="auto"/>
            </w:tcBorders>
            <w:noWrap/>
            <w:hideMark/>
          </w:tcPr>
          <w:p w14:paraId="4C6583F1" w14:textId="77777777" w:rsidR="00CB6958" w:rsidRPr="00861362" w:rsidRDefault="00CB6958" w:rsidP="00806FD8">
            <w:pPr>
              <w:jc w:val="left"/>
              <w:rPr>
                <w:b/>
                <w:bCs/>
                <w:color w:val="000000"/>
                <w:sz w:val="22"/>
                <w:szCs w:val="20"/>
              </w:rPr>
            </w:pPr>
            <w:r w:rsidRPr="00861362">
              <w:rPr>
                <w:b/>
                <w:bCs/>
                <w:color w:val="000000"/>
                <w:sz w:val="22"/>
                <w:szCs w:val="20"/>
              </w:rPr>
              <w:t>Weight (g)</w:t>
            </w:r>
          </w:p>
        </w:tc>
        <w:tc>
          <w:tcPr>
            <w:tcW w:w="5016" w:type="dxa"/>
            <w:tcBorders>
              <w:top w:val="single" w:sz="4" w:space="0" w:color="auto"/>
            </w:tcBorders>
            <w:noWrap/>
            <w:hideMark/>
          </w:tcPr>
          <w:p w14:paraId="6D8387F2" w14:textId="77777777" w:rsidR="00CB6958" w:rsidRPr="00861362" w:rsidRDefault="00CB6958" w:rsidP="00806FD8">
            <w:pPr>
              <w:jc w:val="left"/>
              <w:rPr>
                <w:b/>
                <w:bCs/>
                <w:color w:val="000000"/>
                <w:sz w:val="22"/>
                <w:szCs w:val="20"/>
              </w:rPr>
            </w:pPr>
            <w:r w:rsidRPr="00861362">
              <w:rPr>
                <w:b/>
                <w:bCs/>
                <w:color w:val="000000"/>
                <w:sz w:val="22"/>
                <w:szCs w:val="20"/>
              </w:rPr>
              <w:t>Source, proxy species if applicable</w:t>
            </w:r>
          </w:p>
        </w:tc>
      </w:tr>
      <w:tr w:rsidR="00CB6958" w:rsidRPr="00861362" w14:paraId="3655BDA1" w14:textId="77777777" w:rsidTr="00806FD8">
        <w:trPr>
          <w:trHeight w:val="320"/>
        </w:trPr>
        <w:tc>
          <w:tcPr>
            <w:tcW w:w="3162" w:type="dxa"/>
            <w:noWrap/>
            <w:hideMark/>
          </w:tcPr>
          <w:p w14:paraId="17339ACC" w14:textId="77777777" w:rsidR="00CB6958" w:rsidRPr="00861362" w:rsidRDefault="00CB6958" w:rsidP="00806FD8">
            <w:pPr>
              <w:jc w:val="left"/>
              <w:rPr>
                <w:i/>
                <w:color w:val="000000"/>
                <w:sz w:val="20"/>
                <w:szCs w:val="20"/>
              </w:rPr>
            </w:pPr>
            <w:r w:rsidRPr="00861362">
              <w:rPr>
                <w:i/>
                <w:color w:val="000000"/>
                <w:sz w:val="20"/>
                <w:szCs w:val="20"/>
              </w:rPr>
              <w:t xml:space="preserve">Cancer </w:t>
            </w:r>
            <w:proofErr w:type="spellStart"/>
            <w:r w:rsidRPr="00861362">
              <w:rPr>
                <w:i/>
                <w:color w:val="000000"/>
                <w:sz w:val="20"/>
                <w:szCs w:val="20"/>
              </w:rPr>
              <w:t>productus</w:t>
            </w:r>
            <w:proofErr w:type="spellEnd"/>
          </w:p>
        </w:tc>
        <w:tc>
          <w:tcPr>
            <w:tcW w:w="1745" w:type="dxa"/>
            <w:noWrap/>
            <w:hideMark/>
          </w:tcPr>
          <w:p w14:paraId="31C6321E" w14:textId="77777777" w:rsidR="00CB6958" w:rsidRPr="00861362" w:rsidRDefault="00CB6958" w:rsidP="00806FD8">
            <w:pPr>
              <w:jc w:val="left"/>
              <w:rPr>
                <w:color w:val="000000"/>
                <w:sz w:val="20"/>
                <w:szCs w:val="20"/>
              </w:rPr>
            </w:pPr>
            <w:r w:rsidRPr="00861362">
              <w:rPr>
                <w:color w:val="000000"/>
                <w:sz w:val="20"/>
                <w:szCs w:val="20"/>
              </w:rPr>
              <w:t>200</w:t>
            </w:r>
          </w:p>
        </w:tc>
        <w:tc>
          <w:tcPr>
            <w:tcW w:w="5016" w:type="dxa"/>
            <w:noWrap/>
            <w:hideMark/>
          </w:tcPr>
          <w:p w14:paraId="1B7D709B" w14:textId="77777777" w:rsidR="00CB6958" w:rsidRPr="00861362" w:rsidRDefault="00CB6958" w:rsidP="00806FD8">
            <w:pPr>
              <w:jc w:val="left"/>
              <w:rPr>
                <w:color w:val="000000"/>
                <w:sz w:val="20"/>
                <w:szCs w:val="20"/>
              </w:rPr>
            </w:pPr>
            <w:r w:rsidRPr="00861362">
              <w:rPr>
                <w:color w:val="000000"/>
                <w:sz w:val="20"/>
                <w:szCs w:val="20"/>
              </w:rPr>
              <w:t xml:space="preserve">E.G. Lim, </w:t>
            </w:r>
            <w:proofErr w:type="spellStart"/>
            <w:r w:rsidRPr="00861362">
              <w:rPr>
                <w:color w:val="000000"/>
                <w:sz w:val="20"/>
                <w:szCs w:val="20"/>
              </w:rPr>
              <w:t>unpubl</w:t>
            </w:r>
            <w:proofErr w:type="spellEnd"/>
            <w:r w:rsidRPr="00861362">
              <w:rPr>
                <w:color w:val="000000"/>
                <w:sz w:val="20"/>
                <w:szCs w:val="20"/>
              </w:rPr>
              <w:t>.</w:t>
            </w:r>
          </w:p>
        </w:tc>
      </w:tr>
      <w:tr w:rsidR="00CB6958" w:rsidRPr="00861362" w14:paraId="655B8AB1" w14:textId="77777777" w:rsidTr="00806FD8">
        <w:trPr>
          <w:trHeight w:val="320"/>
        </w:trPr>
        <w:tc>
          <w:tcPr>
            <w:tcW w:w="3162" w:type="dxa"/>
            <w:noWrap/>
            <w:hideMark/>
          </w:tcPr>
          <w:p w14:paraId="1258A2BB" w14:textId="77777777" w:rsidR="00CB6958" w:rsidRPr="00861362" w:rsidRDefault="00CB6958" w:rsidP="00806FD8">
            <w:pPr>
              <w:jc w:val="left"/>
              <w:rPr>
                <w:i/>
                <w:color w:val="000000"/>
                <w:sz w:val="20"/>
                <w:szCs w:val="20"/>
              </w:rPr>
            </w:pPr>
            <w:proofErr w:type="spellStart"/>
            <w:r w:rsidRPr="00861362">
              <w:rPr>
                <w:i/>
                <w:color w:val="000000"/>
                <w:sz w:val="20"/>
                <w:szCs w:val="20"/>
              </w:rPr>
              <w:t>Glebocarcinus</w:t>
            </w:r>
            <w:proofErr w:type="spellEnd"/>
            <w:r w:rsidRPr="00861362">
              <w:rPr>
                <w:i/>
                <w:color w:val="000000"/>
                <w:sz w:val="20"/>
                <w:szCs w:val="20"/>
              </w:rPr>
              <w:t xml:space="preserve"> </w:t>
            </w:r>
            <w:proofErr w:type="spellStart"/>
            <w:r w:rsidRPr="00861362">
              <w:rPr>
                <w:i/>
                <w:color w:val="000000"/>
                <w:sz w:val="20"/>
                <w:szCs w:val="20"/>
              </w:rPr>
              <w:t>oregonensis</w:t>
            </w:r>
            <w:proofErr w:type="spellEnd"/>
          </w:p>
        </w:tc>
        <w:tc>
          <w:tcPr>
            <w:tcW w:w="1745" w:type="dxa"/>
            <w:noWrap/>
            <w:hideMark/>
          </w:tcPr>
          <w:p w14:paraId="6D67A03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3B7A7EB4" w14:textId="4F006C2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{"citationID":"c2rALRPz","properties":{"formattedCitation":"(Hines 1982)","plainCitation":"(Hines 1982)","dontUpdate":true,"noteIndex":0},"citationItems":[{"id":4311,"uris":["http://zotero.org/users/local/idKDtb7T/items/932HJ4YE"],"itemData":{"id":4311,"type":"article-journal","abstract":"Allometric relationships of reproductive output were compared in 20 species from 7 families of brachyuran crabs from the east and west coasts of North America, using regression analysis of log reproductive parameters versus log body weight. Comparisons of crabs spanning 4 orders of magnitude in body weight indicated that female body size was the principal determinant of reproductive output: 95% of the variance in brood weight, 79% of the variance in the number of eggs per brood, 63% of the variance in annual brood weight, and 74% of the variance in annual fecundity were explained by body weight. Brood weight exhibited an isometric constraint to about 10% of body weight. Allometric limitations on space available for yolk accumulation in the body cavity appeared to be the main constraint on brood size. Ovum size increased significantly, but only slightly, with increasing body size. There was a significant trade-off between ovum size and the number of eggs per brood. There was no significant relationship between the number of broods per year and body size. The number of eggs per brood was significantly better than brood weight as a predictor of the number of broods produced per year by a species, indicating that demographic pressure on fecundity rather than energetic considerations is the primary selective mechanism influencing annual reproductive effort. Each of the 7 families of crabs exhibited trends toward distinct patterns for the suite of co-adapted reproductive traits. However, no interspecific reproductive patterns were apparent with respect to the variables of feeding type, salinity tolerance, habitat, and geographic range represented by the 20 species.","container-title":"Marine Biology","DOI":"10.1007/BF00397496","ISSN":"1432-1793","issue":"3","journalAbbreviation":"Mar. Biol.","language":"en","page":"309-320","source":"Springer Link","title":"Allometric constraints and variables of reproductive effort in brachyuran crabs","volume":"69","author":[{"family":"Hines","given":"A. H."}],"issued":{"date-parts":[["1982",8,1]]}}}],"schema":"https://github.com/citation-style-language/schema/raw/master/csl-citation.json"} </w:instrText>
            </w:r>
            <w:r>
              <w:rPr>
                <w:color w:val="000000"/>
                <w:sz w:val="20"/>
                <w:szCs w:val="20"/>
              </w:rPr>
              <w:fldChar w:fldCharType="separate"/>
            </w:r>
            <w:r>
              <w:rPr>
                <w:noProof/>
                <w:color w:val="000000"/>
                <w:sz w:val="20"/>
                <w:szCs w:val="20"/>
              </w:rPr>
              <w:t>Hines 1982</w:t>
            </w:r>
            <w:r>
              <w:rPr>
                <w:color w:val="000000"/>
                <w:sz w:val="20"/>
                <w:szCs w:val="20"/>
              </w:rPr>
              <w:fldChar w:fldCharType="end"/>
            </w:r>
            <w:r w:rsidRPr="00861362">
              <w:rPr>
                <w:color w:val="000000"/>
                <w:sz w:val="20"/>
                <w:szCs w:val="20"/>
              </w:rPr>
              <w:t>, small crabs</w:t>
            </w:r>
          </w:p>
        </w:tc>
      </w:tr>
      <w:tr w:rsidR="00CB6958" w:rsidRPr="00861362" w14:paraId="01BFEF49" w14:textId="77777777" w:rsidTr="00806FD8">
        <w:trPr>
          <w:trHeight w:val="320"/>
        </w:trPr>
        <w:tc>
          <w:tcPr>
            <w:tcW w:w="3162" w:type="dxa"/>
            <w:noWrap/>
            <w:hideMark/>
          </w:tcPr>
          <w:p w14:paraId="03E49733" w14:textId="77777777" w:rsidR="00CB6958" w:rsidRPr="00861362" w:rsidRDefault="00CB6958" w:rsidP="00806FD8">
            <w:pPr>
              <w:jc w:val="left"/>
              <w:rPr>
                <w:i/>
                <w:color w:val="000000"/>
                <w:sz w:val="20"/>
                <w:szCs w:val="20"/>
              </w:rPr>
            </w:pPr>
            <w:proofErr w:type="spellStart"/>
            <w:r w:rsidRPr="00861362">
              <w:rPr>
                <w:i/>
                <w:color w:val="000000"/>
                <w:sz w:val="20"/>
                <w:szCs w:val="20"/>
              </w:rPr>
              <w:t>Romaleon</w:t>
            </w:r>
            <w:proofErr w:type="spellEnd"/>
            <w:r w:rsidRPr="00861362">
              <w:rPr>
                <w:i/>
                <w:color w:val="000000"/>
                <w:sz w:val="20"/>
                <w:szCs w:val="20"/>
              </w:rPr>
              <w:t xml:space="preserve"> </w:t>
            </w:r>
            <w:proofErr w:type="spellStart"/>
            <w:r w:rsidRPr="00861362">
              <w:rPr>
                <w:i/>
                <w:color w:val="000000"/>
                <w:sz w:val="20"/>
                <w:szCs w:val="20"/>
              </w:rPr>
              <w:t>antennarium</w:t>
            </w:r>
            <w:proofErr w:type="spellEnd"/>
          </w:p>
        </w:tc>
        <w:tc>
          <w:tcPr>
            <w:tcW w:w="1745" w:type="dxa"/>
            <w:noWrap/>
            <w:hideMark/>
          </w:tcPr>
          <w:p w14:paraId="73892C6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0798A6A"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70CB8E40" w14:textId="77777777" w:rsidTr="00806FD8">
        <w:trPr>
          <w:trHeight w:val="320"/>
        </w:trPr>
        <w:tc>
          <w:tcPr>
            <w:tcW w:w="3162" w:type="dxa"/>
            <w:noWrap/>
            <w:hideMark/>
          </w:tcPr>
          <w:p w14:paraId="3B4B70DA" w14:textId="77777777" w:rsidR="00CB6958" w:rsidRPr="00861362" w:rsidRDefault="00CB6958" w:rsidP="00806FD8">
            <w:pPr>
              <w:jc w:val="left"/>
              <w:rPr>
                <w:i/>
                <w:color w:val="000000"/>
                <w:sz w:val="20"/>
                <w:szCs w:val="20"/>
              </w:rPr>
            </w:pPr>
            <w:proofErr w:type="spellStart"/>
            <w:r w:rsidRPr="00861362">
              <w:rPr>
                <w:i/>
                <w:color w:val="000000"/>
                <w:sz w:val="20"/>
                <w:szCs w:val="20"/>
              </w:rPr>
              <w:t>Chorilia</w:t>
            </w:r>
            <w:proofErr w:type="spellEnd"/>
            <w:r w:rsidRPr="00861362">
              <w:rPr>
                <w:i/>
                <w:color w:val="000000"/>
                <w:sz w:val="20"/>
                <w:szCs w:val="20"/>
              </w:rPr>
              <w:t xml:space="preserve"> </w:t>
            </w:r>
            <w:proofErr w:type="spellStart"/>
            <w:r w:rsidRPr="00861362">
              <w:rPr>
                <w:i/>
                <w:color w:val="000000"/>
                <w:sz w:val="20"/>
                <w:szCs w:val="20"/>
              </w:rPr>
              <w:t>longipes</w:t>
            </w:r>
            <w:proofErr w:type="spellEnd"/>
          </w:p>
        </w:tc>
        <w:tc>
          <w:tcPr>
            <w:tcW w:w="1745" w:type="dxa"/>
            <w:noWrap/>
            <w:hideMark/>
          </w:tcPr>
          <w:p w14:paraId="583530EA"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0BA26A10"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1EF679E9" w14:textId="77777777" w:rsidTr="00806FD8">
        <w:trPr>
          <w:trHeight w:val="320"/>
        </w:trPr>
        <w:tc>
          <w:tcPr>
            <w:tcW w:w="3162" w:type="dxa"/>
            <w:noWrap/>
            <w:hideMark/>
          </w:tcPr>
          <w:p w14:paraId="4C1D0E0F"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foliata</w:t>
            </w:r>
            <w:proofErr w:type="spellEnd"/>
          </w:p>
        </w:tc>
        <w:tc>
          <w:tcPr>
            <w:tcW w:w="1745" w:type="dxa"/>
            <w:noWrap/>
            <w:hideMark/>
          </w:tcPr>
          <w:p w14:paraId="11B12301"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39890C3"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0CB68D04" w14:textId="77777777" w:rsidTr="00806FD8">
        <w:trPr>
          <w:trHeight w:val="320"/>
        </w:trPr>
        <w:tc>
          <w:tcPr>
            <w:tcW w:w="3162" w:type="dxa"/>
            <w:noWrap/>
            <w:hideMark/>
          </w:tcPr>
          <w:p w14:paraId="70AF96C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1B38B799"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69E837EE"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73A42C16" w14:textId="77777777" w:rsidTr="00806FD8">
        <w:trPr>
          <w:trHeight w:val="320"/>
        </w:trPr>
        <w:tc>
          <w:tcPr>
            <w:tcW w:w="3162" w:type="dxa"/>
            <w:noWrap/>
            <w:hideMark/>
          </w:tcPr>
          <w:p w14:paraId="524C86F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producta</w:t>
            </w:r>
            <w:proofErr w:type="spellEnd"/>
          </w:p>
        </w:tc>
        <w:tc>
          <w:tcPr>
            <w:tcW w:w="1745" w:type="dxa"/>
            <w:noWrap/>
            <w:hideMark/>
          </w:tcPr>
          <w:p w14:paraId="5CE30B52" w14:textId="77777777" w:rsidR="00CB6958" w:rsidRPr="00861362" w:rsidRDefault="00CB6958" w:rsidP="00806FD8">
            <w:pPr>
              <w:jc w:val="left"/>
              <w:rPr>
                <w:color w:val="000000"/>
                <w:sz w:val="20"/>
                <w:szCs w:val="20"/>
              </w:rPr>
            </w:pPr>
            <w:r w:rsidRPr="00861362">
              <w:rPr>
                <w:color w:val="000000"/>
                <w:sz w:val="20"/>
                <w:szCs w:val="20"/>
              </w:rPr>
              <w:t>46</w:t>
            </w:r>
          </w:p>
        </w:tc>
        <w:tc>
          <w:tcPr>
            <w:tcW w:w="5016" w:type="dxa"/>
            <w:noWrap/>
            <w:hideMark/>
          </w:tcPr>
          <w:p w14:paraId="0D363537"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55B05A9D" w14:textId="77777777" w:rsidTr="00806FD8">
        <w:trPr>
          <w:trHeight w:val="320"/>
        </w:trPr>
        <w:tc>
          <w:tcPr>
            <w:tcW w:w="3162" w:type="dxa"/>
            <w:noWrap/>
            <w:hideMark/>
          </w:tcPr>
          <w:p w14:paraId="7C3C2F2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c>
          <w:tcPr>
            <w:tcW w:w="1745" w:type="dxa"/>
            <w:noWrap/>
            <w:hideMark/>
          </w:tcPr>
          <w:p w14:paraId="2BEA631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9E8DE98"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1530EE54" w14:textId="77777777" w:rsidTr="00806FD8">
        <w:trPr>
          <w:trHeight w:val="320"/>
        </w:trPr>
        <w:tc>
          <w:tcPr>
            <w:tcW w:w="3162" w:type="dxa"/>
            <w:noWrap/>
            <w:hideMark/>
          </w:tcPr>
          <w:p w14:paraId="69911A5D"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w:t>
            </w:r>
            <w:proofErr w:type="spellStart"/>
            <w:r w:rsidRPr="00861362">
              <w:rPr>
                <w:i/>
                <w:color w:val="000000"/>
                <w:sz w:val="20"/>
                <w:szCs w:val="20"/>
              </w:rPr>
              <w:t>acutifrons</w:t>
            </w:r>
            <w:proofErr w:type="spellEnd"/>
          </w:p>
        </w:tc>
        <w:tc>
          <w:tcPr>
            <w:tcW w:w="1745" w:type="dxa"/>
            <w:noWrap/>
            <w:hideMark/>
          </w:tcPr>
          <w:p w14:paraId="7EAD601C" w14:textId="77777777" w:rsidR="00CB6958" w:rsidRPr="00861362" w:rsidRDefault="00CB6958" w:rsidP="00806FD8">
            <w:pPr>
              <w:jc w:val="left"/>
              <w:rPr>
                <w:color w:val="000000"/>
                <w:sz w:val="20"/>
                <w:szCs w:val="20"/>
              </w:rPr>
            </w:pPr>
            <w:r w:rsidRPr="00861362">
              <w:rPr>
                <w:color w:val="000000"/>
                <w:sz w:val="20"/>
                <w:szCs w:val="20"/>
              </w:rPr>
              <w:t>2</w:t>
            </w:r>
          </w:p>
        </w:tc>
        <w:tc>
          <w:tcPr>
            <w:tcW w:w="5016" w:type="dxa"/>
            <w:noWrap/>
            <w:hideMark/>
          </w:tcPr>
          <w:p w14:paraId="5C4D1BD0"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706A3D75" w14:textId="77777777" w:rsidTr="00806FD8">
        <w:trPr>
          <w:trHeight w:val="320"/>
        </w:trPr>
        <w:tc>
          <w:tcPr>
            <w:tcW w:w="3162" w:type="dxa"/>
            <w:noWrap/>
            <w:hideMark/>
          </w:tcPr>
          <w:p w14:paraId="1133D859"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spp.</w:t>
            </w:r>
          </w:p>
        </w:tc>
        <w:tc>
          <w:tcPr>
            <w:tcW w:w="1745" w:type="dxa"/>
            <w:noWrap/>
            <w:hideMark/>
          </w:tcPr>
          <w:p w14:paraId="0CFF7AE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401B3FC5"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3354D740" w14:textId="77777777" w:rsidTr="00806FD8">
        <w:trPr>
          <w:trHeight w:val="320"/>
        </w:trPr>
        <w:tc>
          <w:tcPr>
            <w:tcW w:w="3162" w:type="dxa"/>
            <w:noWrap/>
            <w:hideMark/>
          </w:tcPr>
          <w:p w14:paraId="36C4A9FD"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w:t>
            </w:r>
            <w:proofErr w:type="spellStart"/>
            <w:r w:rsidRPr="00861362">
              <w:rPr>
                <w:i/>
                <w:color w:val="000000"/>
                <w:sz w:val="20"/>
                <w:szCs w:val="20"/>
              </w:rPr>
              <w:t>sitchensis</w:t>
            </w:r>
            <w:proofErr w:type="spellEnd"/>
          </w:p>
        </w:tc>
        <w:tc>
          <w:tcPr>
            <w:tcW w:w="1745" w:type="dxa"/>
            <w:noWrap/>
            <w:hideMark/>
          </w:tcPr>
          <w:p w14:paraId="31BA2BBF"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4E2D1A40"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1B092D" w14:textId="77777777" w:rsidTr="00806FD8">
        <w:trPr>
          <w:trHeight w:val="320"/>
        </w:trPr>
        <w:tc>
          <w:tcPr>
            <w:tcW w:w="3162" w:type="dxa"/>
            <w:noWrap/>
            <w:hideMark/>
          </w:tcPr>
          <w:p w14:paraId="58D28F76"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w:t>
            </w:r>
            <w:proofErr w:type="spellStart"/>
            <w:r w:rsidRPr="00861362">
              <w:rPr>
                <w:i/>
                <w:color w:val="000000"/>
                <w:sz w:val="20"/>
                <w:szCs w:val="20"/>
              </w:rPr>
              <w:t>typicus</w:t>
            </w:r>
            <w:proofErr w:type="spellEnd"/>
          </w:p>
        </w:tc>
        <w:tc>
          <w:tcPr>
            <w:tcW w:w="1745" w:type="dxa"/>
            <w:noWrap/>
            <w:hideMark/>
          </w:tcPr>
          <w:p w14:paraId="20D67A3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5F1B2303"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8B229D6" w14:textId="77777777" w:rsidTr="00806FD8">
        <w:trPr>
          <w:trHeight w:val="320"/>
        </w:trPr>
        <w:tc>
          <w:tcPr>
            <w:tcW w:w="3162" w:type="dxa"/>
            <w:noWrap/>
            <w:hideMark/>
          </w:tcPr>
          <w:p w14:paraId="3B3BCA15" w14:textId="77777777" w:rsidR="00CB6958" w:rsidRPr="00861362" w:rsidRDefault="00CB6958" w:rsidP="00806FD8">
            <w:pPr>
              <w:jc w:val="left"/>
              <w:rPr>
                <w:i/>
                <w:color w:val="000000"/>
                <w:sz w:val="20"/>
                <w:szCs w:val="20"/>
              </w:rPr>
            </w:pPr>
            <w:proofErr w:type="spellStart"/>
            <w:r w:rsidRPr="00861362">
              <w:rPr>
                <w:i/>
                <w:color w:val="000000"/>
                <w:sz w:val="20"/>
                <w:szCs w:val="20"/>
              </w:rPr>
              <w:t>Hapalogaster</w:t>
            </w:r>
            <w:proofErr w:type="spellEnd"/>
            <w:r w:rsidRPr="00861362">
              <w:rPr>
                <w:i/>
                <w:color w:val="000000"/>
                <w:sz w:val="20"/>
                <w:szCs w:val="20"/>
              </w:rPr>
              <w:t xml:space="preserve"> </w:t>
            </w:r>
            <w:proofErr w:type="spellStart"/>
            <w:r w:rsidRPr="00861362">
              <w:rPr>
                <w:i/>
                <w:color w:val="000000"/>
                <w:sz w:val="20"/>
                <w:szCs w:val="20"/>
              </w:rPr>
              <w:t>mertensii</w:t>
            </w:r>
            <w:proofErr w:type="spellEnd"/>
          </w:p>
        </w:tc>
        <w:tc>
          <w:tcPr>
            <w:tcW w:w="1745" w:type="dxa"/>
            <w:noWrap/>
            <w:hideMark/>
          </w:tcPr>
          <w:p w14:paraId="7FC44D15"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CE2D72" w14:textId="732D887C" w:rsidR="00CB6958" w:rsidRPr="00861362" w:rsidRDefault="00CB6958" w:rsidP="00806FD8">
            <w:pPr>
              <w:jc w:val="left"/>
              <w:rPr>
                <w:color w:val="000000"/>
                <w:sz w:val="20"/>
                <w:szCs w:val="20"/>
                <w:lang w:val="fr-FR"/>
              </w:rPr>
            </w:pPr>
            <w:r>
              <w:rPr>
                <w:color w:val="000000"/>
                <w:sz w:val="20"/>
                <w:szCs w:val="20"/>
                <w:lang w:val="fr-FR"/>
              </w:rPr>
              <w:fldChar w:fldCharType="begin"/>
            </w:r>
            <w:r w:rsidR="00745A78">
              <w:rPr>
                <w:color w:val="000000"/>
                <w:sz w:val="20"/>
                <w:szCs w:val="20"/>
                <w:lang w:val="fr-FR"/>
              </w:rPr>
              <w:instrText xml:space="preserve"> ADDIN ZOTERO_ITEM CSL_CITATION {"citationID":"mZS1K8Qj","properties":{"formattedCitation":"(Stewart et al. 2015)","plainCitation":"(Stewart et al. 2015)","dontUpdate":true,"noteIndex":0},"citationItems":[{"id":4577,"uris":["http://zotero.org/users/local/idKDtb7T/items/3BEYXRME"],"itemData":{"id":4577,"type":"article-journal","abstract":"Sea otters (Enhydra lutris) inhabiting the Aleutian Islands have stabilized at low abundance levels following a decline and currently exhibit restricted habitat-utilization patterns. Possible explanations for restricted habitat use by sea otters can be classified into two fundamentally different processes, bottom-up and top-down forcing. Bottom-up hypotheses argue that changes in the availability or nutritional quality of prey resources have led to the selective use of habitats that support the highest quality prey. In contrast, top-down hypotheses argue that increases in predation pressure from killer whales have led to the selective use of habitats that provide the most effective refuge from killer whale predation. A third hypothesis suggests that current restricted habitat use is based on a need for protection from storms. We tested all three hypotheses for restricted habitat use by comparing currently used and historically used sea otter foraging locations for: (1) prey availability and quality, (2) structural habitat complexity, and (3) exposure to prevailing storms. Our findings suggest that current use is based on physical habitat complexity and not on prey availability, prey quality, or protection from storms, providing further evidence for killer whale predation as a cause for restricted sea otter habitat use in the Aleutian Islands.","container-title":"Oecologia","DOI":"10.1007/s00442-014-3149-6","ISSN":"1432-1939","issue":"3","journalAbbreviation":"Oecologia","language":"en","page":"645-655","source":"Springer Link","title":"Testing the nutritional-limitation, predator-avoidance, and storm-avoidance hypotheses for restricted sea otter habitat use in the Aleutian Islands, Alaska","volume":"177","author":[{"family":"Stewart","given":"Nathan L."},{"family":"Konar","given":"Brenda"},{"family":"Tinker","given":"M. Tim"}],"issued":{"date-parts":[["2015",3,1]]}}}],"schema":"https://github.com/citation-style-language/schema/raw/master/csl-citation.json"} </w:instrText>
            </w:r>
            <w:r>
              <w:rPr>
                <w:color w:val="000000"/>
                <w:sz w:val="20"/>
                <w:szCs w:val="20"/>
                <w:lang w:val="fr-FR"/>
              </w:rPr>
              <w:fldChar w:fldCharType="separate"/>
            </w:r>
            <w:r>
              <w:rPr>
                <w:noProof/>
                <w:color w:val="000000"/>
                <w:sz w:val="20"/>
                <w:szCs w:val="20"/>
                <w:lang w:val="fr-FR"/>
              </w:rPr>
              <w:t>Stewart et al. 2015</w:t>
            </w:r>
            <w:r>
              <w:rPr>
                <w:color w:val="000000"/>
                <w:sz w:val="20"/>
                <w:szCs w:val="20"/>
                <w:lang w:val="fr-FR"/>
              </w:rPr>
              <w:fldChar w:fldCharType="end"/>
            </w:r>
            <w:r w:rsidRPr="00861362">
              <w:rPr>
                <w:color w:val="000000"/>
                <w:sz w:val="20"/>
                <w:szCs w:val="20"/>
                <w:lang w:val="fr-FR"/>
              </w:rPr>
              <w:t xml:space="preserve">,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61362" w14:paraId="327DE2F4" w14:textId="77777777" w:rsidTr="00806FD8">
        <w:trPr>
          <w:trHeight w:val="320"/>
        </w:trPr>
        <w:tc>
          <w:tcPr>
            <w:tcW w:w="3162" w:type="dxa"/>
            <w:noWrap/>
            <w:hideMark/>
          </w:tcPr>
          <w:p w14:paraId="35FBABCB" w14:textId="77777777" w:rsidR="00CB6958" w:rsidRPr="00861362" w:rsidRDefault="00CB6958" w:rsidP="00806FD8">
            <w:pPr>
              <w:jc w:val="left"/>
              <w:rPr>
                <w:i/>
                <w:color w:val="000000"/>
                <w:sz w:val="20"/>
                <w:szCs w:val="20"/>
              </w:rPr>
            </w:pPr>
            <w:proofErr w:type="spellStart"/>
            <w:r w:rsidRPr="00861362">
              <w:rPr>
                <w:i/>
                <w:color w:val="000000"/>
                <w:sz w:val="20"/>
                <w:szCs w:val="20"/>
              </w:rPr>
              <w:t>Lopholithodes</w:t>
            </w:r>
            <w:proofErr w:type="spellEnd"/>
            <w:r w:rsidRPr="00861362">
              <w:rPr>
                <w:i/>
                <w:color w:val="000000"/>
                <w:sz w:val="20"/>
                <w:szCs w:val="20"/>
              </w:rPr>
              <w:t xml:space="preserve"> </w:t>
            </w:r>
            <w:proofErr w:type="spellStart"/>
            <w:r w:rsidRPr="00861362">
              <w:rPr>
                <w:i/>
                <w:color w:val="000000"/>
                <w:sz w:val="20"/>
                <w:szCs w:val="20"/>
              </w:rPr>
              <w:t>mandtii</w:t>
            </w:r>
            <w:proofErr w:type="spellEnd"/>
          </w:p>
        </w:tc>
        <w:tc>
          <w:tcPr>
            <w:tcW w:w="1745" w:type="dxa"/>
            <w:noWrap/>
            <w:hideMark/>
          </w:tcPr>
          <w:p w14:paraId="12FA554E"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A73A8C" w14:textId="77777777" w:rsidR="00CB6958" w:rsidRPr="00861362" w:rsidRDefault="00CB6958" w:rsidP="00806FD8">
            <w:pPr>
              <w:jc w:val="left"/>
              <w:rPr>
                <w:color w:val="000000"/>
                <w:sz w:val="20"/>
                <w:szCs w:val="20"/>
                <w:lang w:val="fr-FR"/>
              </w:rPr>
            </w:pPr>
            <w:r w:rsidRPr="00861362">
              <w:rPr>
                <w:color w:val="000000"/>
                <w:sz w:val="20"/>
                <w:szCs w:val="20"/>
                <w:lang w:val="fr-FR"/>
              </w:rPr>
              <w:t>Stewart et al</w:t>
            </w:r>
            <w:r>
              <w:rPr>
                <w:color w:val="000000"/>
                <w:sz w:val="20"/>
                <w:szCs w:val="20"/>
                <w:lang w:val="fr-FR"/>
              </w:rPr>
              <w:t>.</w:t>
            </w:r>
            <w:r w:rsidRPr="00861362">
              <w:rPr>
                <w:color w:val="000000"/>
                <w:sz w:val="20"/>
                <w:szCs w:val="20"/>
                <w:lang w:val="fr-FR"/>
              </w:rPr>
              <w:t xml:space="preserve"> 2015,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61362" w14:paraId="2D659B63" w14:textId="77777777" w:rsidTr="00806FD8">
        <w:trPr>
          <w:trHeight w:val="320"/>
        </w:trPr>
        <w:tc>
          <w:tcPr>
            <w:tcW w:w="3162" w:type="dxa"/>
            <w:noWrap/>
            <w:hideMark/>
          </w:tcPr>
          <w:p w14:paraId="2278792B" w14:textId="77777777" w:rsidR="00CB6958" w:rsidRPr="00861362" w:rsidRDefault="00CB6958" w:rsidP="00806FD8">
            <w:pPr>
              <w:jc w:val="left"/>
              <w:rPr>
                <w:i/>
                <w:color w:val="000000"/>
                <w:sz w:val="20"/>
                <w:szCs w:val="20"/>
              </w:rPr>
            </w:pPr>
            <w:proofErr w:type="spellStart"/>
            <w:r w:rsidRPr="00861362">
              <w:rPr>
                <w:i/>
                <w:color w:val="000000"/>
                <w:sz w:val="20"/>
                <w:szCs w:val="20"/>
              </w:rPr>
              <w:t>Phyllolithodes</w:t>
            </w:r>
            <w:proofErr w:type="spellEnd"/>
            <w:r w:rsidRPr="00861362">
              <w:rPr>
                <w:i/>
                <w:color w:val="000000"/>
                <w:sz w:val="20"/>
                <w:szCs w:val="20"/>
              </w:rPr>
              <w:t xml:space="preserve"> </w:t>
            </w:r>
            <w:proofErr w:type="spellStart"/>
            <w:r w:rsidRPr="00861362">
              <w:rPr>
                <w:i/>
                <w:color w:val="000000"/>
                <w:sz w:val="20"/>
                <w:szCs w:val="20"/>
              </w:rPr>
              <w:t>papillosus</w:t>
            </w:r>
            <w:proofErr w:type="spellEnd"/>
          </w:p>
        </w:tc>
        <w:tc>
          <w:tcPr>
            <w:tcW w:w="1745" w:type="dxa"/>
            <w:noWrap/>
            <w:hideMark/>
          </w:tcPr>
          <w:p w14:paraId="02CD27E3"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137FEAF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w:t>
            </w:r>
          </w:p>
        </w:tc>
      </w:tr>
      <w:tr w:rsidR="00CB6958" w:rsidRPr="00861362" w14:paraId="7D7A2F5A" w14:textId="77777777" w:rsidTr="00806FD8">
        <w:trPr>
          <w:trHeight w:val="320"/>
        </w:trPr>
        <w:tc>
          <w:tcPr>
            <w:tcW w:w="3162" w:type="dxa"/>
            <w:noWrap/>
            <w:hideMark/>
          </w:tcPr>
          <w:p w14:paraId="2E070267" w14:textId="77777777" w:rsidR="00CB6958" w:rsidRPr="00861362" w:rsidRDefault="00CB6958" w:rsidP="00806FD8">
            <w:pPr>
              <w:jc w:val="left"/>
              <w:rPr>
                <w:i/>
                <w:color w:val="000000"/>
                <w:sz w:val="20"/>
                <w:szCs w:val="20"/>
              </w:rPr>
            </w:pPr>
            <w:proofErr w:type="spellStart"/>
            <w:r w:rsidRPr="00861362">
              <w:rPr>
                <w:i/>
                <w:color w:val="000000"/>
                <w:sz w:val="20"/>
                <w:szCs w:val="20"/>
              </w:rPr>
              <w:t>Oregonia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5DF3F04C"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2568D5D"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5B7C81" w14:textId="77777777" w:rsidTr="00806FD8">
        <w:trPr>
          <w:trHeight w:val="320"/>
        </w:trPr>
        <w:tc>
          <w:tcPr>
            <w:tcW w:w="3162" w:type="dxa"/>
            <w:noWrap/>
            <w:hideMark/>
          </w:tcPr>
          <w:p w14:paraId="53779897" w14:textId="77777777" w:rsidR="00CB6958" w:rsidRPr="00861362" w:rsidRDefault="00CB6958" w:rsidP="00806FD8">
            <w:pPr>
              <w:jc w:val="left"/>
              <w:rPr>
                <w:i/>
                <w:color w:val="000000"/>
                <w:sz w:val="20"/>
                <w:szCs w:val="20"/>
              </w:rPr>
            </w:pPr>
            <w:proofErr w:type="spellStart"/>
            <w:r w:rsidRPr="00861362">
              <w:rPr>
                <w:i/>
                <w:color w:val="000000"/>
                <w:sz w:val="20"/>
                <w:szCs w:val="20"/>
              </w:rPr>
              <w:t>Paguroidea</w:t>
            </w:r>
            <w:proofErr w:type="spellEnd"/>
            <w:r w:rsidRPr="00861362">
              <w:rPr>
                <w:i/>
                <w:color w:val="000000"/>
                <w:sz w:val="20"/>
                <w:szCs w:val="20"/>
              </w:rPr>
              <w:t xml:space="preserve"> spp.</w:t>
            </w:r>
          </w:p>
        </w:tc>
        <w:tc>
          <w:tcPr>
            <w:tcW w:w="1745" w:type="dxa"/>
            <w:noWrap/>
            <w:hideMark/>
          </w:tcPr>
          <w:p w14:paraId="2E25AD4D"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67631A5" w14:textId="410B762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{"citationID":"lL99fzNT","properties":{"formattedCitation":"(McKinney et al. 2004)","plainCitation":"(McKinney et al. 2004)","dontUpdate":true,"noteIndex":0},"citationItems":[{"id":2558,"uris":["http://zotero.org/users/local/idKDtb7T/items/DEZB8VR5"],"itemData":{"id":2558,"type":"article-journal","abstract":"We developed models to estimate the soft tissue content of benthic marine invertebrates that are prey for aquatic wildlife. Allometric regression models of tissue wet weight with shell length for 10 species of benthic invertebrates had r2 values ranging from 0.29 for hermit crabs Pagurus longicarpus to 0.98 for green crabs Carcinus maenas. As a class, bivalves had the highest r2 values (0.84) and crustaceans the lowest (0.48). Energy and nutrient content of soft tissue is also presented for the 10 benthic species. The energy content was lowest in crabs, and ranged within 2.20–4.71 kcal g-1 dry weight. Fat content was highly variable (range: 3.5–16.0%), and protein content ranged within 43.1–68.1% and was highest for shrimp Palaemonetes pugio. Comparison between classes of organisms of the amount of soft tissue per unit shell length showed that crustaceans yield five times more soft tissue per unit shell length than bivalves, and four times more than gastropods. The models we present use simple measures, such as the length of shell or wet weight of the entire animal, to quantitatively estimate the amount of available soft tissue in benthic prey that are usually consumed in total (with shell and soft tissue intact) but for which only the soft tissue is used for nutritional gain. This information can be combined with energy and nutrient content data to calculate energy or nutrient based carrying capacities that can help assess available resources for shorebirds, waterfowl and marine mammals.","container-title":"Wildlife Biology","DOI":"10.2981/wlb.2004.029","ISSN":"1903-220X","issue":"4","language":"en","note":"_eprint: https://onlinelibrary.wiley.com/doi/pdf/10.2981/wlb.2004.029","page":"241-249","source":"Wiley Online Library","title":"Allometric length-weight relationships for benthic prey of aquatic wildlife in coastal marine habitats","volume":"10","author":[{"family":"McKinney","given":"Richard A."},{"family":"Glatt","given":"Sarah M."},{"family":"Williams","given":"Scott R."}],"issued":{"date-parts":[["2004"]]}}}],"schema":"https://github.com/citation-style-language/schema/raw/master/csl-citation.json"} </w:instrText>
            </w:r>
            <w:r>
              <w:rPr>
                <w:color w:val="000000"/>
                <w:sz w:val="20"/>
                <w:szCs w:val="20"/>
              </w:rPr>
              <w:fldChar w:fldCharType="separate"/>
            </w:r>
            <w:r>
              <w:rPr>
                <w:noProof/>
                <w:color w:val="000000"/>
                <w:sz w:val="20"/>
                <w:szCs w:val="20"/>
              </w:rPr>
              <w:t>McKinney et al. 2004</w:t>
            </w:r>
            <w:r>
              <w:rPr>
                <w:color w:val="000000"/>
                <w:sz w:val="20"/>
                <w:szCs w:val="20"/>
              </w:rPr>
              <w:fldChar w:fldCharType="end"/>
            </w:r>
            <w:r>
              <w:rPr>
                <w:color w:val="000000"/>
                <w:sz w:val="20"/>
                <w:szCs w:val="20"/>
              </w:rPr>
              <w:t>,</w:t>
            </w:r>
            <w:r w:rsidRPr="00861362">
              <w:rPr>
                <w:color w:val="000000"/>
                <w:sz w:val="20"/>
                <w:szCs w:val="20"/>
              </w:rPr>
              <w:t xml:space="preserve"> </w:t>
            </w:r>
            <w:proofErr w:type="spellStart"/>
            <w:r w:rsidRPr="00861362">
              <w:rPr>
                <w:color w:val="000000"/>
                <w:sz w:val="20"/>
                <w:szCs w:val="20"/>
              </w:rPr>
              <w:t>Paguroidea</w:t>
            </w:r>
            <w:proofErr w:type="spellEnd"/>
          </w:p>
        </w:tc>
      </w:tr>
      <w:tr w:rsidR="00CB6958" w:rsidRPr="00861362" w14:paraId="62A260C9" w14:textId="77777777" w:rsidTr="00806FD8">
        <w:trPr>
          <w:trHeight w:val="320"/>
        </w:trPr>
        <w:tc>
          <w:tcPr>
            <w:tcW w:w="3162" w:type="dxa"/>
            <w:noWrap/>
            <w:hideMark/>
          </w:tcPr>
          <w:p w14:paraId="63C43A8D" w14:textId="77777777" w:rsidR="00CB6958" w:rsidRPr="00861362" w:rsidRDefault="00CB6958" w:rsidP="00806FD8">
            <w:pPr>
              <w:jc w:val="left"/>
              <w:rPr>
                <w:i/>
                <w:color w:val="000000"/>
                <w:sz w:val="20"/>
                <w:szCs w:val="20"/>
              </w:rPr>
            </w:pPr>
            <w:proofErr w:type="spellStart"/>
            <w:r w:rsidRPr="00861362">
              <w:rPr>
                <w:i/>
                <w:color w:val="000000"/>
                <w:sz w:val="20"/>
                <w:szCs w:val="20"/>
              </w:rPr>
              <w:t>Pagurus</w:t>
            </w:r>
            <w:proofErr w:type="spellEnd"/>
            <w:r w:rsidRPr="00861362">
              <w:rPr>
                <w:i/>
                <w:color w:val="000000"/>
                <w:sz w:val="20"/>
                <w:szCs w:val="20"/>
              </w:rPr>
              <w:t xml:space="preserve"> </w:t>
            </w:r>
            <w:proofErr w:type="spellStart"/>
            <w:r w:rsidRPr="00861362">
              <w:rPr>
                <w:i/>
                <w:color w:val="000000"/>
                <w:sz w:val="20"/>
                <w:szCs w:val="20"/>
              </w:rPr>
              <w:t>beringanus</w:t>
            </w:r>
            <w:proofErr w:type="spellEnd"/>
          </w:p>
        </w:tc>
        <w:tc>
          <w:tcPr>
            <w:tcW w:w="1745" w:type="dxa"/>
            <w:noWrap/>
            <w:hideMark/>
          </w:tcPr>
          <w:p w14:paraId="7A071D51"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DFCB46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38F457E6" w14:textId="77777777" w:rsidTr="00806FD8">
        <w:trPr>
          <w:trHeight w:val="320"/>
        </w:trPr>
        <w:tc>
          <w:tcPr>
            <w:tcW w:w="3162" w:type="dxa"/>
            <w:noWrap/>
            <w:hideMark/>
          </w:tcPr>
          <w:p w14:paraId="0A67D8DD" w14:textId="77777777" w:rsidR="00CB6958" w:rsidRPr="00861362" w:rsidRDefault="00CB6958" w:rsidP="00806FD8">
            <w:pPr>
              <w:jc w:val="left"/>
              <w:rPr>
                <w:i/>
                <w:color w:val="000000"/>
                <w:sz w:val="20"/>
                <w:szCs w:val="20"/>
              </w:rPr>
            </w:pPr>
            <w:proofErr w:type="spellStart"/>
            <w:r w:rsidRPr="00861362">
              <w:rPr>
                <w:i/>
                <w:color w:val="000000"/>
                <w:sz w:val="20"/>
                <w:szCs w:val="20"/>
              </w:rPr>
              <w:t>Pagurus</w:t>
            </w:r>
            <w:proofErr w:type="spellEnd"/>
            <w:r w:rsidRPr="00861362">
              <w:rPr>
                <w:i/>
                <w:color w:val="000000"/>
                <w:sz w:val="20"/>
                <w:szCs w:val="20"/>
              </w:rPr>
              <w:t xml:space="preserve"> </w:t>
            </w:r>
            <w:proofErr w:type="spellStart"/>
            <w:r w:rsidRPr="00861362">
              <w:rPr>
                <w:i/>
                <w:color w:val="000000"/>
                <w:sz w:val="20"/>
                <w:szCs w:val="20"/>
              </w:rPr>
              <w:t>hemphilli</w:t>
            </w:r>
            <w:proofErr w:type="spellEnd"/>
          </w:p>
        </w:tc>
        <w:tc>
          <w:tcPr>
            <w:tcW w:w="1745" w:type="dxa"/>
            <w:noWrap/>
            <w:hideMark/>
          </w:tcPr>
          <w:p w14:paraId="4CF74198"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449C3D9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6A60DB73" w14:textId="77777777" w:rsidTr="00806FD8">
        <w:trPr>
          <w:trHeight w:val="320"/>
        </w:trPr>
        <w:tc>
          <w:tcPr>
            <w:tcW w:w="3162" w:type="dxa"/>
            <w:noWrap/>
            <w:hideMark/>
          </w:tcPr>
          <w:p w14:paraId="10DCDE4F"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danae</w:t>
            </w:r>
            <w:proofErr w:type="spellEnd"/>
          </w:p>
        </w:tc>
        <w:tc>
          <w:tcPr>
            <w:tcW w:w="1745" w:type="dxa"/>
            <w:noWrap/>
            <w:hideMark/>
          </w:tcPr>
          <w:p w14:paraId="044948A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noWrap/>
            <w:hideMark/>
          </w:tcPr>
          <w:p w14:paraId="0A75F5B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28FFBF26" w14:textId="77777777" w:rsidTr="00806FD8">
        <w:trPr>
          <w:trHeight w:val="320"/>
        </w:trPr>
        <w:tc>
          <w:tcPr>
            <w:tcW w:w="3162" w:type="dxa"/>
            <w:tcBorders>
              <w:bottom w:val="nil"/>
            </w:tcBorders>
            <w:noWrap/>
            <w:hideMark/>
          </w:tcPr>
          <w:p w14:paraId="20CFC6C9"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gurneyi</w:t>
            </w:r>
            <w:proofErr w:type="spellEnd"/>
          </w:p>
        </w:tc>
        <w:tc>
          <w:tcPr>
            <w:tcW w:w="1745" w:type="dxa"/>
            <w:tcBorders>
              <w:bottom w:val="nil"/>
            </w:tcBorders>
            <w:noWrap/>
            <w:hideMark/>
          </w:tcPr>
          <w:p w14:paraId="5E09D819"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3AB411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B1754D" w14:textId="77777777" w:rsidTr="00806FD8">
        <w:trPr>
          <w:trHeight w:val="320"/>
        </w:trPr>
        <w:tc>
          <w:tcPr>
            <w:tcW w:w="3162" w:type="dxa"/>
            <w:tcBorders>
              <w:top w:val="nil"/>
              <w:bottom w:val="nil"/>
            </w:tcBorders>
            <w:noWrap/>
            <w:hideMark/>
          </w:tcPr>
          <w:p w14:paraId="7654E5F3"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spp.</w:t>
            </w:r>
          </w:p>
        </w:tc>
        <w:tc>
          <w:tcPr>
            <w:tcW w:w="1745" w:type="dxa"/>
            <w:tcBorders>
              <w:top w:val="nil"/>
              <w:bottom w:val="nil"/>
            </w:tcBorders>
            <w:noWrap/>
            <w:hideMark/>
          </w:tcPr>
          <w:p w14:paraId="3206909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bottom w:val="nil"/>
            </w:tcBorders>
            <w:noWrap/>
            <w:hideMark/>
          </w:tcPr>
          <w:p w14:paraId="40E6C21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38BAC0" w14:textId="77777777" w:rsidTr="00806FD8">
        <w:trPr>
          <w:trHeight w:val="320"/>
        </w:trPr>
        <w:tc>
          <w:tcPr>
            <w:tcW w:w="3162" w:type="dxa"/>
            <w:tcBorders>
              <w:top w:val="nil"/>
            </w:tcBorders>
            <w:noWrap/>
            <w:hideMark/>
          </w:tcPr>
          <w:p w14:paraId="05EDEF9B"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Pandulus</w:t>
            </w:r>
            <w:proofErr w:type="spellEnd"/>
            <w:r w:rsidRPr="00861362">
              <w:rPr>
                <w:i/>
                <w:color w:val="000000"/>
                <w:sz w:val="20"/>
                <w:szCs w:val="20"/>
              </w:rPr>
              <w:t xml:space="preserve"> spp.</w:t>
            </w:r>
          </w:p>
        </w:tc>
        <w:tc>
          <w:tcPr>
            <w:tcW w:w="1745" w:type="dxa"/>
            <w:tcBorders>
              <w:top w:val="nil"/>
            </w:tcBorders>
            <w:noWrap/>
            <w:hideMark/>
          </w:tcPr>
          <w:p w14:paraId="140DBEB0"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6E59344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1D8BC184" w14:textId="77777777" w:rsidTr="00806FD8">
        <w:trPr>
          <w:trHeight w:val="320"/>
        </w:trPr>
        <w:tc>
          <w:tcPr>
            <w:tcW w:w="3162" w:type="dxa"/>
            <w:noWrap/>
            <w:hideMark/>
          </w:tcPr>
          <w:p w14:paraId="6E6141EC" w14:textId="77777777" w:rsidR="00CB6958" w:rsidRPr="00861362" w:rsidRDefault="00CB6958" w:rsidP="00806FD8">
            <w:pPr>
              <w:jc w:val="left"/>
              <w:rPr>
                <w:i/>
                <w:color w:val="000000"/>
                <w:sz w:val="20"/>
                <w:szCs w:val="20"/>
              </w:rPr>
            </w:pPr>
            <w:proofErr w:type="spellStart"/>
            <w:r w:rsidRPr="00861362">
              <w:rPr>
                <w:i/>
                <w:color w:val="000000"/>
                <w:sz w:val="20"/>
                <w:szCs w:val="20"/>
              </w:rPr>
              <w:t>Lophopanopeus</w:t>
            </w:r>
            <w:proofErr w:type="spellEnd"/>
            <w:r w:rsidRPr="00861362">
              <w:rPr>
                <w:i/>
                <w:color w:val="000000"/>
                <w:sz w:val="20"/>
                <w:szCs w:val="20"/>
              </w:rPr>
              <w:t xml:space="preserve"> </w:t>
            </w:r>
            <w:proofErr w:type="spellStart"/>
            <w:r w:rsidRPr="00861362">
              <w:rPr>
                <w:i/>
                <w:color w:val="000000"/>
                <w:sz w:val="20"/>
                <w:szCs w:val="20"/>
              </w:rPr>
              <w:t>bellus</w:t>
            </w:r>
            <w:proofErr w:type="spellEnd"/>
          </w:p>
        </w:tc>
        <w:tc>
          <w:tcPr>
            <w:tcW w:w="1745" w:type="dxa"/>
            <w:noWrap/>
            <w:hideMark/>
          </w:tcPr>
          <w:p w14:paraId="242AE369"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1C63038C"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F8B1C18" w14:textId="77777777" w:rsidTr="00806FD8">
        <w:trPr>
          <w:trHeight w:val="320"/>
        </w:trPr>
        <w:tc>
          <w:tcPr>
            <w:tcW w:w="3162" w:type="dxa"/>
            <w:noWrap/>
            <w:hideMark/>
          </w:tcPr>
          <w:p w14:paraId="158BAC83" w14:textId="77777777" w:rsidR="00CB6958" w:rsidRPr="00861362" w:rsidRDefault="00CB6958" w:rsidP="00806FD8">
            <w:pPr>
              <w:jc w:val="left"/>
              <w:rPr>
                <w:i/>
                <w:color w:val="000000"/>
                <w:sz w:val="20"/>
                <w:szCs w:val="20"/>
              </w:rPr>
            </w:pPr>
            <w:proofErr w:type="spellStart"/>
            <w:r w:rsidRPr="00861362">
              <w:rPr>
                <w:i/>
                <w:color w:val="000000"/>
                <w:sz w:val="20"/>
                <w:szCs w:val="20"/>
              </w:rPr>
              <w:t>Pachycheles</w:t>
            </w:r>
            <w:proofErr w:type="spellEnd"/>
            <w:r w:rsidRPr="00861362">
              <w:rPr>
                <w:i/>
                <w:color w:val="000000"/>
                <w:sz w:val="20"/>
                <w:szCs w:val="20"/>
              </w:rPr>
              <w:t xml:space="preserve"> </w:t>
            </w:r>
            <w:proofErr w:type="spellStart"/>
            <w:r w:rsidRPr="00861362">
              <w:rPr>
                <w:i/>
                <w:color w:val="000000"/>
                <w:sz w:val="20"/>
                <w:szCs w:val="20"/>
              </w:rPr>
              <w:t>pubescens</w:t>
            </w:r>
            <w:proofErr w:type="spellEnd"/>
          </w:p>
        </w:tc>
        <w:tc>
          <w:tcPr>
            <w:tcW w:w="1745" w:type="dxa"/>
            <w:noWrap/>
            <w:hideMark/>
          </w:tcPr>
          <w:p w14:paraId="2A65E2FA"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21C14BF1" w14:textId="4F2BE8F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{"citationID":"Wm6vaj5c","properties":{"formattedCitation":"(Stillman and Somero 1996)","plainCitation":"(Stillman and Somero 1996)","dontUpdate":true,"noteIndex":0},"citationItems":[{"id":4598,"uris":["http://zotero.org/users/local/idKDtb7T/items/I6E45SSG"],"itemData":{"id":4598,"type":"article-journal","abstract":"We examined physiological and biochemical responses to temperature and aerial exposure in two species of intertidal porcelain crabs (genus Petrolisthes) that inhabit discrete vertical zones. On the shores of the Northeastern Pacific,P. cinctipes (Randall) occurs under rocks and in mussel beds in the mid to high intertidal zone and P. eriomerus (Stimpson) occurs under rocks in the low intertidal zone and subtidally to 80 m. Because of their different vertical distributions, these two species experience very different levels of abiotic stress. Individuals of P. cinctipes can be emersed during every low tide, but P. eriomerus is only emersed during the lowest spring tides and on most days is not emersed at all. Temperatures measured underneath rocks in the mid intertidal zone were as high as 31 °C, 15 °C higher than maximal temperatures measured under rocks in the low intertidal zone. In air, at 25 °C, large specimens of P. cinctipes were able to maintain a higher respiration rate than similarly sized P. eriomerus. No interspecific differences in the respiratory response to emersion were seen in small specimens. Examination of the response of heart rate to temperature revealed that P. cinctipes has a 5 °C higher Arrhenius break temperature (ABT, the temperature at which there is a discontinuity in the slope of an Arrhenius plot) than its congener (31.5 °C versus 26.6 °C). The heart rate of P. cinctipes recovered fully after exposure to cold (1.5 °C), but the heart rate of P. eriomerus did not recover after exposure to 2 °C or cooler. The ABT of heart rate in P. cinctipes was very close to maximal microhabitat temperatures; thus, individuals of this species may be living at or near their thermal tolerance limits. P. cinctipes were able to maintain aerobic metabolism during emersion, whereas P. eriomerus shifted to anaerobic metabolism. A pronounced accumulation of whole-body lactate was found in specimens of P. eriomerus incubated in air at 25 °C over a 5 h period, but not in P. cinctipes similarly treated. P. cinctipes possesses a membranous structure on the ventral merus of each walking leg, but this structure is not found in P. eriomerus. To test the function of the leg membrane, we measured the aerial respiration rates and the lactate accumulation of P. cinctipes with their leg membranes obscured. These individuals had significantly lower aerial respiration rates at 30 °C than control crabs. Crabs with leg membranes obscured also accumulated a considerable amount of lactate during a 5 h period of emersion at 28 °C, but control crabs showed no accumulation under the same conditions. These data suggest that the leg membrane functions as a respiratory structure. The results of this study illustrate that a suite of morphological, physiological and biochemical features allows P. cinctipes to live higher in the intertidal region than P. eriomerus.","container-title":"Journal of Experimental Biology","DOI":"10.1242/jeb.199.8.1845","ISSN":"0022-0949","issue":"8","journalAbbreviation":"Journal of Experimental Biology","page":"1845-1855","source":"Silverchair","title":"Adaptation to Temperature Stress and Aerial Exposure in Congeneric Species of Intertidal Porcelain Crabs (Genus Petrolisthes): Correlation of Physiology, Biochemistry and Morphology With Vertical Distribution","title-short":"Adaptation to Temperature Stress and Aerial Exposure in Congeneric Species of Intertidal Porcelain Crabs (Genus Petrolisthes)","volume":"199","author":[{"family":"Stillman","given":"Jonathon H."},{"family":"Somero","given":"George N."}],"issued":{"date-parts":[["1996",8,1]]}}}],"schema":"https://github.com/citation-style-language/schema/raw/master/csl-citation.json"} </w:instrText>
            </w:r>
            <w:r>
              <w:rPr>
                <w:color w:val="000000"/>
                <w:sz w:val="20"/>
                <w:szCs w:val="20"/>
              </w:rPr>
              <w:fldChar w:fldCharType="separate"/>
            </w:r>
            <w:r>
              <w:rPr>
                <w:noProof/>
                <w:color w:val="000000"/>
                <w:sz w:val="20"/>
                <w:szCs w:val="20"/>
              </w:rPr>
              <w:t>Stillman and Somero 1996</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Petrolisthes</w:t>
            </w:r>
            <w:proofErr w:type="spellEnd"/>
            <w:r w:rsidRPr="00861362">
              <w:rPr>
                <w:i/>
                <w:color w:val="000000"/>
                <w:sz w:val="20"/>
                <w:szCs w:val="20"/>
              </w:rPr>
              <w:t xml:space="preserve"> spp.</w:t>
            </w:r>
          </w:p>
        </w:tc>
      </w:tr>
      <w:tr w:rsidR="00CB6958" w:rsidRPr="00861362" w14:paraId="1BD6A7D3" w14:textId="77777777" w:rsidTr="00806FD8">
        <w:trPr>
          <w:trHeight w:val="320"/>
        </w:trPr>
        <w:tc>
          <w:tcPr>
            <w:tcW w:w="3162" w:type="dxa"/>
            <w:noWrap/>
            <w:hideMark/>
          </w:tcPr>
          <w:p w14:paraId="66C17964" w14:textId="77777777" w:rsidR="00CB6958" w:rsidRPr="00861362" w:rsidRDefault="00CB6958" w:rsidP="00806FD8">
            <w:pPr>
              <w:jc w:val="left"/>
              <w:rPr>
                <w:i/>
                <w:color w:val="000000"/>
                <w:sz w:val="20"/>
                <w:szCs w:val="20"/>
              </w:rPr>
            </w:pPr>
            <w:proofErr w:type="spellStart"/>
            <w:r w:rsidRPr="00861362">
              <w:rPr>
                <w:i/>
                <w:color w:val="000000"/>
                <w:sz w:val="20"/>
                <w:szCs w:val="20"/>
              </w:rPr>
              <w:t>Petrolisthes</w:t>
            </w:r>
            <w:proofErr w:type="spellEnd"/>
            <w:r w:rsidRPr="00861362">
              <w:rPr>
                <w:i/>
                <w:color w:val="000000"/>
                <w:sz w:val="20"/>
                <w:szCs w:val="20"/>
              </w:rPr>
              <w:t xml:space="preserve"> </w:t>
            </w:r>
            <w:proofErr w:type="spellStart"/>
            <w:r w:rsidRPr="00861362">
              <w:rPr>
                <w:i/>
                <w:color w:val="000000"/>
                <w:sz w:val="20"/>
                <w:szCs w:val="20"/>
              </w:rPr>
              <w:t>eriomerus</w:t>
            </w:r>
            <w:proofErr w:type="spellEnd"/>
          </w:p>
        </w:tc>
        <w:tc>
          <w:tcPr>
            <w:tcW w:w="1745" w:type="dxa"/>
            <w:noWrap/>
            <w:hideMark/>
          </w:tcPr>
          <w:p w14:paraId="275AE5C5"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652D7461" w14:textId="77777777" w:rsidR="00CB6958" w:rsidRPr="00861362" w:rsidRDefault="00CB6958" w:rsidP="00806FD8">
            <w:pPr>
              <w:jc w:val="left"/>
              <w:rPr>
                <w:color w:val="000000"/>
                <w:sz w:val="20"/>
                <w:szCs w:val="20"/>
              </w:rPr>
            </w:pPr>
            <w:r w:rsidRPr="00861362">
              <w:rPr>
                <w:color w:val="000000"/>
                <w:sz w:val="20"/>
                <w:szCs w:val="20"/>
              </w:rPr>
              <w:t xml:space="preserve">Stillman and </w:t>
            </w:r>
            <w:proofErr w:type="spellStart"/>
            <w:r w:rsidRPr="00861362">
              <w:rPr>
                <w:color w:val="000000"/>
                <w:sz w:val="20"/>
                <w:szCs w:val="20"/>
              </w:rPr>
              <w:t>Somero</w:t>
            </w:r>
            <w:proofErr w:type="spellEnd"/>
            <w:r w:rsidRPr="00861362">
              <w:rPr>
                <w:color w:val="000000"/>
                <w:sz w:val="20"/>
                <w:szCs w:val="20"/>
              </w:rPr>
              <w:t xml:space="preserve"> 1996, </w:t>
            </w:r>
            <w:proofErr w:type="spellStart"/>
            <w:r w:rsidRPr="00861362">
              <w:rPr>
                <w:i/>
                <w:color w:val="000000"/>
                <w:sz w:val="20"/>
                <w:szCs w:val="20"/>
              </w:rPr>
              <w:t>Petrolisthes</w:t>
            </w:r>
            <w:proofErr w:type="spellEnd"/>
            <w:r w:rsidRPr="00861362">
              <w:rPr>
                <w:i/>
                <w:color w:val="000000"/>
                <w:sz w:val="20"/>
                <w:szCs w:val="20"/>
              </w:rPr>
              <w:t xml:space="preserve"> spp.</w:t>
            </w:r>
          </w:p>
        </w:tc>
      </w:tr>
      <w:tr w:rsidR="00CB6958" w:rsidRPr="00861362" w14:paraId="47E1465A" w14:textId="77777777" w:rsidTr="00806FD8">
        <w:trPr>
          <w:trHeight w:val="320"/>
        </w:trPr>
        <w:tc>
          <w:tcPr>
            <w:tcW w:w="3162" w:type="dxa"/>
            <w:tcBorders>
              <w:bottom w:val="nil"/>
            </w:tcBorders>
            <w:noWrap/>
            <w:hideMark/>
          </w:tcPr>
          <w:p w14:paraId="14F1036D" w14:textId="77777777" w:rsidR="00CB6958" w:rsidRPr="00861362" w:rsidRDefault="00CB6958" w:rsidP="00806FD8">
            <w:pPr>
              <w:jc w:val="left"/>
              <w:rPr>
                <w:i/>
                <w:color w:val="000000"/>
                <w:sz w:val="20"/>
                <w:szCs w:val="20"/>
              </w:rPr>
            </w:pPr>
            <w:proofErr w:type="spellStart"/>
            <w:r w:rsidRPr="00861362">
              <w:rPr>
                <w:i/>
                <w:color w:val="000000"/>
                <w:sz w:val="20"/>
                <w:szCs w:val="20"/>
              </w:rPr>
              <w:t>Heptacarpus</w:t>
            </w:r>
            <w:proofErr w:type="spellEnd"/>
            <w:r w:rsidRPr="00861362">
              <w:rPr>
                <w:i/>
                <w:color w:val="000000"/>
                <w:sz w:val="20"/>
                <w:szCs w:val="20"/>
              </w:rPr>
              <w:t xml:space="preserve"> stylus</w:t>
            </w:r>
          </w:p>
        </w:tc>
        <w:tc>
          <w:tcPr>
            <w:tcW w:w="1745" w:type="dxa"/>
            <w:tcBorders>
              <w:bottom w:val="nil"/>
            </w:tcBorders>
            <w:noWrap/>
            <w:hideMark/>
          </w:tcPr>
          <w:p w14:paraId="7D1D21CB"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61A6679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7117B505" w14:textId="77777777" w:rsidTr="00806FD8">
        <w:trPr>
          <w:trHeight w:val="320"/>
        </w:trPr>
        <w:tc>
          <w:tcPr>
            <w:tcW w:w="3162" w:type="dxa"/>
            <w:tcBorders>
              <w:top w:val="nil"/>
              <w:bottom w:val="nil"/>
            </w:tcBorders>
            <w:noWrap/>
            <w:hideMark/>
          </w:tcPr>
          <w:p w14:paraId="2854C882" w14:textId="77777777" w:rsidR="00CB6958" w:rsidRPr="00861362" w:rsidRDefault="00CB6958" w:rsidP="00806FD8">
            <w:pPr>
              <w:jc w:val="left"/>
              <w:rPr>
                <w:color w:val="000000"/>
                <w:sz w:val="20"/>
                <w:szCs w:val="20"/>
              </w:rPr>
            </w:pPr>
            <w:r w:rsidRPr="00861362">
              <w:rPr>
                <w:color w:val="000000"/>
                <w:sz w:val="20"/>
                <w:szCs w:val="20"/>
              </w:rPr>
              <w:t>Brachyura spp.</w:t>
            </w:r>
          </w:p>
        </w:tc>
        <w:tc>
          <w:tcPr>
            <w:tcW w:w="1745" w:type="dxa"/>
            <w:tcBorders>
              <w:top w:val="nil"/>
              <w:bottom w:val="nil"/>
            </w:tcBorders>
            <w:noWrap/>
            <w:hideMark/>
          </w:tcPr>
          <w:p w14:paraId="579CE69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tcBorders>
              <w:top w:val="nil"/>
              <w:bottom w:val="nil"/>
            </w:tcBorders>
            <w:noWrap/>
            <w:hideMark/>
          </w:tcPr>
          <w:p w14:paraId="3946EDA5"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11496092" w14:textId="77777777" w:rsidTr="00806FD8">
        <w:trPr>
          <w:trHeight w:val="320"/>
        </w:trPr>
        <w:tc>
          <w:tcPr>
            <w:tcW w:w="3162" w:type="dxa"/>
            <w:tcBorders>
              <w:top w:val="nil"/>
            </w:tcBorders>
            <w:noWrap/>
            <w:hideMark/>
          </w:tcPr>
          <w:p w14:paraId="3588781A" w14:textId="77777777" w:rsidR="00CB6958" w:rsidRPr="00861362" w:rsidRDefault="00CB6958" w:rsidP="00806FD8">
            <w:pPr>
              <w:jc w:val="left"/>
              <w:rPr>
                <w:color w:val="000000"/>
                <w:sz w:val="20"/>
                <w:szCs w:val="20"/>
              </w:rPr>
            </w:pPr>
            <w:r w:rsidRPr="00861362">
              <w:rPr>
                <w:color w:val="000000"/>
                <w:sz w:val="20"/>
                <w:szCs w:val="20"/>
              </w:rPr>
              <w:t>Unidentified shrimp</w:t>
            </w:r>
          </w:p>
        </w:tc>
        <w:tc>
          <w:tcPr>
            <w:tcW w:w="1745" w:type="dxa"/>
            <w:tcBorders>
              <w:top w:val="nil"/>
            </w:tcBorders>
            <w:noWrap/>
            <w:hideMark/>
          </w:tcPr>
          <w:p w14:paraId="4F745DE1"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3E4251D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4929EBF7" w14:textId="77777777" w:rsidTr="00806FD8">
        <w:trPr>
          <w:trHeight w:val="320"/>
        </w:trPr>
        <w:tc>
          <w:tcPr>
            <w:tcW w:w="3162" w:type="dxa"/>
            <w:noWrap/>
            <w:hideMark/>
          </w:tcPr>
          <w:p w14:paraId="470A89DF" w14:textId="77777777" w:rsidR="00CB6958" w:rsidRPr="00861362" w:rsidRDefault="00CB6958" w:rsidP="00806FD8">
            <w:pPr>
              <w:jc w:val="left"/>
              <w:rPr>
                <w:i/>
                <w:color w:val="000000"/>
                <w:sz w:val="20"/>
                <w:szCs w:val="20"/>
              </w:rPr>
            </w:pPr>
            <w:proofErr w:type="spellStart"/>
            <w:r w:rsidRPr="00861362">
              <w:rPr>
                <w:i/>
                <w:color w:val="000000"/>
                <w:sz w:val="20"/>
                <w:szCs w:val="20"/>
              </w:rPr>
              <w:t>Polyorchis</w:t>
            </w:r>
            <w:proofErr w:type="spellEnd"/>
            <w:r w:rsidRPr="00861362">
              <w:rPr>
                <w:i/>
                <w:color w:val="000000"/>
                <w:sz w:val="20"/>
                <w:szCs w:val="20"/>
              </w:rPr>
              <w:t xml:space="preserve"> </w:t>
            </w:r>
            <w:proofErr w:type="spellStart"/>
            <w:r w:rsidRPr="00861362">
              <w:rPr>
                <w:i/>
                <w:color w:val="000000"/>
                <w:sz w:val="20"/>
                <w:szCs w:val="20"/>
              </w:rPr>
              <w:t>penicillatus</w:t>
            </w:r>
            <w:proofErr w:type="spellEnd"/>
          </w:p>
        </w:tc>
        <w:tc>
          <w:tcPr>
            <w:tcW w:w="1745" w:type="dxa"/>
            <w:noWrap/>
            <w:hideMark/>
          </w:tcPr>
          <w:p w14:paraId="7A57F8C4"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EF5F5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{"citationID":"fQXuxtPo","properties":{"formattedCitation":"(B\\uc0\\u229{}mstedt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5E33FB51" w14:textId="77777777" w:rsidTr="00806FD8">
        <w:trPr>
          <w:trHeight w:val="320"/>
        </w:trPr>
        <w:tc>
          <w:tcPr>
            <w:tcW w:w="3162" w:type="dxa"/>
            <w:noWrap/>
            <w:hideMark/>
          </w:tcPr>
          <w:p w14:paraId="684E4EA0" w14:textId="77777777" w:rsidR="00CB6958" w:rsidRPr="00861362" w:rsidRDefault="00CB6958" w:rsidP="00806FD8">
            <w:pPr>
              <w:jc w:val="left"/>
              <w:rPr>
                <w:i/>
                <w:color w:val="000000"/>
                <w:sz w:val="20"/>
                <w:szCs w:val="20"/>
              </w:rPr>
            </w:pPr>
            <w:proofErr w:type="spellStart"/>
            <w:r w:rsidRPr="00861362">
              <w:rPr>
                <w:i/>
                <w:color w:val="000000"/>
                <w:sz w:val="20"/>
                <w:szCs w:val="20"/>
              </w:rPr>
              <w:t>Mitrocoma</w:t>
            </w:r>
            <w:proofErr w:type="spellEnd"/>
            <w:r w:rsidRPr="00861362">
              <w:rPr>
                <w:i/>
                <w:color w:val="000000"/>
                <w:sz w:val="20"/>
                <w:szCs w:val="20"/>
              </w:rPr>
              <w:t xml:space="preserve"> </w:t>
            </w:r>
            <w:proofErr w:type="spellStart"/>
            <w:r w:rsidRPr="00861362">
              <w:rPr>
                <w:i/>
                <w:color w:val="000000"/>
                <w:sz w:val="20"/>
                <w:szCs w:val="20"/>
              </w:rPr>
              <w:t>cellularia</w:t>
            </w:r>
            <w:proofErr w:type="spellEnd"/>
          </w:p>
        </w:tc>
        <w:tc>
          <w:tcPr>
            <w:tcW w:w="1745" w:type="dxa"/>
            <w:noWrap/>
            <w:hideMark/>
          </w:tcPr>
          <w:p w14:paraId="1F2B3F8C"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59319528"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{"citationID":"If25Vshg","properties":{"formattedCitation":"(B\\uc0\\u229{}mstedt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61CDFDD9" w14:textId="77777777" w:rsidTr="00806FD8">
        <w:trPr>
          <w:trHeight w:val="320"/>
        </w:trPr>
        <w:tc>
          <w:tcPr>
            <w:tcW w:w="3162" w:type="dxa"/>
            <w:noWrap/>
            <w:hideMark/>
          </w:tcPr>
          <w:p w14:paraId="0B3D3FD3" w14:textId="77777777" w:rsidR="00CB6958" w:rsidRPr="00861362" w:rsidRDefault="00CB6958" w:rsidP="00806FD8">
            <w:pPr>
              <w:jc w:val="left"/>
              <w:rPr>
                <w:i/>
                <w:color w:val="000000"/>
                <w:sz w:val="20"/>
                <w:szCs w:val="20"/>
              </w:rPr>
            </w:pPr>
            <w:proofErr w:type="spellStart"/>
            <w:r w:rsidRPr="00861362">
              <w:rPr>
                <w:i/>
                <w:color w:val="000000"/>
                <w:sz w:val="20"/>
                <w:szCs w:val="20"/>
              </w:rPr>
              <w:t>Pleurobrachia</w:t>
            </w:r>
            <w:proofErr w:type="spellEnd"/>
            <w:r w:rsidRPr="00861362">
              <w:rPr>
                <w:i/>
                <w:color w:val="000000"/>
                <w:sz w:val="20"/>
                <w:szCs w:val="20"/>
              </w:rPr>
              <w:t xml:space="preserve"> </w:t>
            </w:r>
            <w:proofErr w:type="spellStart"/>
            <w:r w:rsidRPr="00861362">
              <w:rPr>
                <w:i/>
                <w:color w:val="000000"/>
                <w:sz w:val="20"/>
                <w:szCs w:val="20"/>
              </w:rPr>
              <w:t>bachei</w:t>
            </w:r>
            <w:proofErr w:type="spellEnd"/>
          </w:p>
        </w:tc>
        <w:tc>
          <w:tcPr>
            <w:tcW w:w="1745" w:type="dxa"/>
            <w:noWrap/>
            <w:hideMark/>
          </w:tcPr>
          <w:p w14:paraId="47C63C9F"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1077B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{"citationID":"ShOGXAe1","properties":{"formattedCitation":"(B\\uc0\\u229{}mstedt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339917EA" w14:textId="77777777" w:rsidTr="00806FD8">
        <w:trPr>
          <w:trHeight w:val="320"/>
        </w:trPr>
        <w:tc>
          <w:tcPr>
            <w:tcW w:w="3162" w:type="dxa"/>
            <w:noWrap/>
            <w:hideMark/>
          </w:tcPr>
          <w:p w14:paraId="36906186" w14:textId="77777777" w:rsidR="00CB6958" w:rsidRPr="00861362" w:rsidRDefault="00CB6958" w:rsidP="00806FD8">
            <w:pPr>
              <w:jc w:val="left"/>
              <w:rPr>
                <w:i/>
                <w:color w:val="000000"/>
                <w:sz w:val="20"/>
                <w:szCs w:val="20"/>
              </w:rPr>
            </w:pPr>
            <w:proofErr w:type="spellStart"/>
            <w:r w:rsidRPr="00861362">
              <w:rPr>
                <w:i/>
                <w:color w:val="000000"/>
                <w:sz w:val="20"/>
                <w:szCs w:val="20"/>
              </w:rPr>
              <w:t>Bolinopsis</w:t>
            </w:r>
            <w:proofErr w:type="spellEnd"/>
            <w:r w:rsidRPr="00861362">
              <w:rPr>
                <w:i/>
                <w:color w:val="000000"/>
                <w:sz w:val="20"/>
                <w:szCs w:val="20"/>
              </w:rPr>
              <w:t xml:space="preserve"> infundibulum</w:t>
            </w:r>
          </w:p>
        </w:tc>
        <w:tc>
          <w:tcPr>
            <w:tcW w:w="1745" w:type="dxa"/>
            <w:noWrap/>
            <w:hideMark/>
          </w:tcPr>
          <w:p w14:paraId="5BFA168A"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243F833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{"citationID":"vqi8ljfD","properties":{"formattedCitation":"(B\\uc0\\u229{}mstedt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p>
        </w:tc>
      </w:tr>
      <w:tr w:rsidR="00CB6958" w:rsidRPr="00861362" w14:paraId="64042CFC" w14:textId="77777777" w:rsidTr="00806FD8">
        <w:trPr>
          <w:trHeight w:val="320"/>
        </w:trPr>
        <w:tc>
          <w:tcPr>
            <w:tcW w:w="3162" w:type="dxa"/>
            <w:noWrap/>
            <w:hideMark/>
          </w:tcPr>
          <w:p w14:paraId="1337446D" w14:textId="77777777" w:rsidR="00CB6958" w:rsidRPr="00861362" w:rsidRDefault="00CB6958" w:rsidP="00806FD8">
            <w:pPr>
              <w:jc w:val="left"/>
              <w:rPr>
                <w:i/>
                <w:color w:val="000000"/>
                <w:sz w:val="20"/>
                <w:szCs w:val="20"/>
              </w:rPr>
            </w:pP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c>
          <w:tcPr>
            <w:tcW w:w="1745" w:type="dxa"/>
            <w:noWrap/>
            <w:hideMark/>
          </w:tcPr>
          <w:p w14:paraId="4A48C9F6"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578BD5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{"citationID":"ygUpQfud","properties":{"formattedCitation":"(O\\uc0\\u8217{}Clair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p>
        </w:tc>
      </w:tr>
      <w:tr w:rsidR="00CB6958" w:rsidRPr="00861362" w14:paraId="175D09AC" w14:textId="77777777" w:rsidTr="00806FD8">
        <w:trPr>
          <w:trHeight w:val="320"/>
        </w:trPr>
        <w:tc>
          <w:tcPr>
            <w:tcW w:w="3162" w:type="dxa"/>
            <w:noWrap/>
            <w:hideMark/>
          </w:tcPr>
          <w:p w14:paraId="0F3EA7DA"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w:t>
            </w:r>
            <w:proofErr w:type="spellStart"/>
            <w:r w:rsidRPr="00861362">
              <w:rPr>
                <w:i/>
                <w:color w:val="000000"/>
                <w:sz w:val="20"/>
                <w:szCs w:val="20"/>
              </w:rPr>
              <w:t>hexactis</w:t>
            </w:r>
            <w:proofErr w:type="spellEnd"/>
          </w:p>
        </w:tc>
        <w:tc>
          <w:tcPr>
            <w:tcW w:w="1745" w:type="dxa"/>
            <w:noWrap/>
            <w:hideMark/>
          </w:tcPr>
          <w:p w14:paraId="71BA03AD"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082BE782" w14:textId="2509E2C2"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{"citationID":"0Mh55nW1","properties":{"formattedCitation":"(Menge 1975)","plainCitation":"(Menge 1975)","dontUpdate":true,"noteIndex":0},"citationItems":[{"id":4301,"uris":["http://zotero.org/users/local/idKDtb7T/items/HJPMT4EW"],"itemData":{"id":4301,"type":"article-journal","abstract":"This paper considers the adaptive significance of two different reproductive methods in two co-occurring, competing sea stars. The smaller (3 to 8 g mean wet weight) Leptasterias hexactis broods relatively few, large young in the winter, while the large (300 to 650 g mean wet weight) Pisaster ochraceus broadcasts relatively many, small eggs each spring. L. hexactis matures at a small size (2 g wet weight) in about 2 years, and P. ochraceus matures at a larger size (70 to 90 g wet weight) in about 5 years (Menge, 1974). As in many broadcasting asteroids, gonad and storage organ indices of P. ochraceus are inversely related over time, and maximum storage-organ index correlates with the summer feeding maximum (Mauzey, 1966). In contrast, both organ indices of L. hexactis and feeding increase and are positively correlated until early autumn, when feeding activity begins to decline. At this time the male gonad index continues to rise, and the storage-organ index drops. In contrast, both organ indices of females rise. Spawning occurs from November to January. Thereafter storage-organ indices decline in females, presumably because females draw upon energy reserves while brooding; storage-organ indices rise in males, presumably because males do not brood and can feed if food is available. The primary cause for the differences between annual reproductive cycles of P. ochraceus and L. hexactis is suggested to be patterns of food availability for the released young (planktonic food for the broadcasted young of P. ochraceus and benthic prey for the brooded young of L. hexactis. Estimates of pre-maturity survival and post-maturity longevity indicate that the probability of survival per individual of young P. ochraceus is vastly lower than that of L. hexactis. However, once mature, P. ochraceus has a much longer expected lifespan. Brooding is suggested to be a coadaptive consequence of competition-induced small size. Assuming planktonic mortality rates in this environment are roughly constant across broadcasting species, I suggest that a small broadcasting species could not produce enough offspring in its expected lifespan to replace itself. This hypothesis is partly supported by some simple simulations. Broadcasting is suggested to permit rapid location and utilization of spatially and temporally unpredictable, but highly desirable, resources by allowing rapid and widespread dispersal. Brooders presumably cannot disperse rapidly and must rely on more reliable, but perhaps less desirable, resources. Factors affecting reproductive patterns in marine invertebrates include (1) food availability for both adults and offspring, (2) planktonic mortality rates, (3) interactions between species and latitudinal changes in these factors, and (4) various physical factors. This paper suggests that competition and predation can have an important effect on the evolution of reproductive methods, a possibility heretofore largely ignored. Although several similar examples of co-occurring species' pairs which differ in reproductive method and size are available, the role of adult interactions is unknown in these examples.","container-title":"Marine Biology","DOI":"10.1007/BF00390651","ISSN":"1432-1793","issue":"1","journalAbbreviation":"Mar. Biol.","language":"en","page":"87-100","source":"Springer Link","title":"Brood or broadcast? The adaptive significance of different reproductive strategies in the two intertidal sea stars Leptasterias hexactis and Pisaster ochraceus","title-short":"Brood or broadcast?","volume":"31","author":[{"family":"Menge","given":"Bruce A."}],"issued":{"date-parts":[["1975",6,1]]}}}],"schema":"https://github.com/citation-style-language/schema/raw/master/csl-citation.json"} </w:instrText>
            </w:r>
            <w:r>
              <w:rPr>
                <w:color w:val="000000"/>
                <w:sz w:val="20"/>
                <w:szCs w:val="20"/>
              </w:rPr>
              <w:fldChar w:fldCharType="separate"/>
            </w:r>
            <w:r>
              <w:rPr>
                <w:noProof/>
                <w:color w:val="000000"/>
                <w:sz w:val="20"/>
                <w:szCs w:val="20"/>
              </w:rPr>
              <w:t>Menge 1975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Leptasterias</w:t>
            </w:r>
            <w:proofErr w:type="spellEnd"/>
            <w:r w:rsidRPr="00861362">
              <w:rPr>
                <w:i/>
                <w:color w:val="000000"/>
                <w:sz w:val="20"/>
                <w:szCs w:val="20"/>
              </w:rPr>
              <w:t xml:space="preserve"> spp.</w:t>
            </w:r>
          </w:p>
        </w:tc>
      </w:tr>
      <w:tr w:rsidR="00CB6958" w:rsidRPr="00861362" w14:paraId="0EB9ADB0" w14:textId="77777777" w:rsidTr="00806FD8">
        <w:trPr>
          <w:trHeight w:val="320"/>
        </w:trPr>
        <w:tc>
          <w:tcPr>
            <w:tcW w:w="3162" w:type="dxa"/>
            <w:noWrap/>
            <w:hideMark/>
          </w:tcPr>
          <w:p w14:paraId="6748BBBC"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spp.</w:t>
            </w:r>
          </w:p>
        </w:tc>
        <w:tc>
          <w:tcPr>
            <w:tcW w:w="1745" w:type="dxa"/>
            <w:noWrap/>
            <w:hideMark/>
          </w:tcPr>
          <w:p w14:paraId="6C571A99"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64A450B9"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Leptasterias</w:t>
            </w:r>
            <w:proofErr w:type="spellEnd"/>
            <w:r w:rsidRPr="00861362">
              <w:rPr>
                <w:i/>
                <w:color w:val="000000"/>
                <w:sz w:val="20"/>
                <w:szCs w:val="20"/>
              </w:rPr>
              <w:t xml:space="preserve"> spp.</w:t>
            </w:r>
          </w:p>
        </w:tc>
      </w:tr>
      <w:tr w:rsidR="00CB6958" w:rsidRPr="00861362" w14:paraId="0B33B5E5" w14:textId="77777777" w:rsidTr="00806FD8">
        <w:trPr>
          <w:trHeight w:val="320"/>
        </w:trPr>
        <w:tc>
          <w:tcPr>
            <w:tcW w:w="3162" w:type="dxa"/>
            <w:noWrap/>
            <w:hideMark/>
          </w:tcPr>
          <w:p w14:paraId="044902AC" w14:textId="77777777" w:rsidR="00CB6958" w:rsidRPr="00861362" w:rsidRDefault="00CB6958" w:rsidP="00806FD8">
            <w:pPr>
              <w:jc w:val="left"/>
              <w:rPr>
                <w:i/>
                <w:color w:val="000000"/>
                <w:sz w:val="20"/>
                <w:szCs w:val="20"/>
              </w:rPr>
            </w:pPr>
            <w:proofErr w:type="spellStart"/>
            <w:r w:rsidRPr="00861362">
              <w:rPr>
                <w:i/>
                <w:color w:val="000000"/>
                <w:sz w:val="20"/>
                <w:szCs w:val="20"/>
              </w:rPr>
              <w:t>Orthasterias</w:t>
            </w:r>
            <w:proofErr w:type="spellEnd"/>
            <w:r w:rsidRPr="00861362">
              <w:rPr>
                <w:i/>
                <w:color w:val="000000"/>
                <w:sz w:val="20"/>
                <w:szCs w:val="20"/>
              </w:rPr>
              <w:t xml:space="preserve"> </w:t>
            </w:r>
            <w:proofErr w:type="spellStart"/>
            <w:r w:rsidRPr="00861362">
              <w:rPr>
                <w:i/>
                <w:color w:val="000000"/>
                <w:sz w:val="20"/>
                <w:szCs w:val="20"/>
              </w:rPr>
              <w:t>koehleri</w:t>
            </w:r>
            <w:proofErr w:type="spellEnd"/>
          </w:p>
        </w:tc>
        <w:tc>
          <w:tcPr>
            <w:tcW w:w="1745" w:type="dxa"/>
            <w:noWrap/>
            <w:hideMark/>
          </w:tcPr>
          <w:p w14:paraId="7FF829C4"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E6747A0"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{"citationID":"uTwE5Rta","properties":{"formattedCitation":"(O\\uc0\\u8217{}Clair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7C5C368A" w14:textId="77777777" w:rsidTr="00806FD8">
        <w:trPr>
          <w:trHeight w:val="320"/>
        </w:trPr>
        <w:tc>
          <w:tcPr>
            <w:tcW w:w="3162" w:type="dxa"/>
            <w:noWrap/>
            <w:hideMark/>
          </w:tcPr>
          <w:p w14:paraId="59D5D3E7" w14:textId="77777777" w:rsidR="00CB6958" w:rsidRPr="00861362" w:rsidRDefault="00CB6958" w:rsidP="00806FD8">
            <w:pPr>
              <w:jc w:val="left"/>
              <w:rPr>
                <w:i/>
                <w:color w:val="000000"/>
                <w:sz w:val="20"/>
                <w:szCs w:val="20"/>
              </w:rPr>
            </w:pPr>
            <w:r w:rsidRPr="00861362">
              <w:rPr>
                <w:i/>
                <w:color w:val="000000"/>
                <w:sz w:val="20"/>
                <w:szCs w:val="20"/>
              </w:rPr>
              <w:t xml:space="preserve">Pisaster </w:t>
            </w:r>
            <w:proofErr w:type="spellStart"/>
            <w:r w:rsidRPr="00861362">
              <w:rPr>
                <w:i/>
                <w:color w:val="000000"/>
                <w:sz w:val="20"/>
                <w:szCs w:val="20"/>
              </w:rPr>
              <w:t>brevispinus</w:t>
            </w:r>
            <w:proofErr w:type="spellEnd"/>
          </w:p>
        </w:tc>
        <w:tc>
          <w:tcPr>
            <w:tcW w:w="1745" w:type="dxa"/>
            <w:noWrap/>
            <w:hideMark/>
          </w:tcPr>
          <w:p w14:paraId="7B2F2A38" w14:textId="77777777" w:rsidR="00CB6958" w:rsidRPr="00861362" w:rsidRDefault="00CB6958" w:rsidP="00806FD8">
            <w:pPr>
              <w:jc w:val="left"/>
              <w:rPr>
                <w:color w:val="000000"/>
                <w:sz w:val="20"/>
                <w:szCs w:val="20"/>
              </w:rPr>
            </w:pPr>
            <w:r w:rsidRPr="00861362">
              <w:rPr>
                <w:color w:val="000000"/>
                <w:sz w:val="20"/>
                <w:szCs w:val="20"/>
              </w:rPr>
              <w:t>146.18</w:t>
            </w:r>
          </w:p>
        </w:tc>
        <w:tc>
          <w:tcPr>
            <w:tcW w:w="5016" w:type="dxa"/>
            <w:noWrap/>
            <w:hideMark/>
          </w:tcPr>
          <w:p w14:paraId="5B73965C" w14:textId="77777777" w:rsidR="00CB6958" w:rsidRPr="00861362" w:rsidRDefault="00CB6958" w:rsidP="00806FD8">
            <w:pPr>
              <w:jc w:val="left"/>
              <w:rPr>
                <w:color w:val="000000"/>
                <w:sz w:val="20"/>
                <w:szCs w:val="20"/>
                <w:lang w:val="fr-FR"/>
              </w:rPr>
            </w:pPr>
            <w:r>
              <w:rPr>
                <w:color w:val="000000"/>
                <w:sz w:val="20"/>
                <w:szCs w:val="20"/>
                <w:lang w:val="fr-FR"/>
              </w:rPr>
              <w:fldChar w:fldCharType="begin"/>
            </w:r>
            <w:r>
              <w:rPr>
                <w:color w:val="000000"/>
                <w:sz w:val="20"/>
                <w:szCs w:val="20"/>
                <w:lang w:val="fr-FR"/>
              </w:rPr>
              <w:instrText xml:space="preserve"> ADDIN ZOTERO_ITEM CSL_CITATION {"citationID":"9Cvo3KqB","properties":{"formattedCitation":"(Peters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r w:rsidRPr="00861362">
              <w:rPr>
                <w:color w:val="000000"/>
                <w:sz w:val="20"/>
                <w:szCs w:val="20"/>
                <w:lang w:val="fr-FR"/>
              </w:rPr>
              <w:t xml:space="preserve">, </w:t>
            </w:r>
            <w:proofErr w:type="spellStart"/>
            <w:r w:rsidRPr="00861362">
              <w:rPr>
                <w:color w:val="000000"/>
                <w:sz w:val="20"/>
                <w:szCs w:val="20"/>
                <w:lang w:val="fr-FR"/>
              </w:rPr>
              <w:t>Pisaster</w:t>
            </w:r>
            <w:proofErr w:type="spellEnd"/>
            <w:r w:rsidRPr="00861362">
              <w:rPr>
                <w:color w:val="000000"/>
                <w:sz w:val="20"/>
                <w:szCs w:val="20"/>
                <w:lang w:val="fr-FR"/>
              </w:rPr>
              <w:t xml:space="preserve"> </w:t>
            </w:r>
            <w:proofErr w:type="spellStart"/>
            <w:r w:rsidRPr="00861362">
              <w:rPr>
                <w:color w:val="000000"/>
                <w:sz w:val="20"/>
                <w:szCs w:val="20"/>
                <w:lang w:val="fr-FR"/>
              </w:rPr>
              <w:t>giganteus</w:t>
            </w:r>
            <w:proofErr w:type="spellEnd"/>
          </w:p>
        </w:tc>
      </w:tr>
      <w:tr w:rsidR="00CB6958" w:rsidRPr="00861362" w14:paraId="253F3824" w14:textId="77777777" w:rsidTr="00806FD8">
        <w:trPr>
          <w:trHeight w:val="320"/>
        </w:trPr>
        <w:tc>
          <w:tcPr>
            <w:tcW w:w="3162" w:type="dxa"/>
            <w:noWrap/>
            <w:hideMark/>
          </w:tcPr>
          <w:p w14:paraId="78A53448" w14:textId="77777777" w:rsidR="00CB6958" w:rsidRPr="00861362" w:rsidRDefault="00CB6958" w:rsidP="00806FD8">
            <w:pPr>
              <w:jc w:val="left"/>
              <w:rPr>
                <w:i/>
                <w:color w:val="000000"/>
                <w:sz w:val="20"/>
                <w:szCs w:val="20"/>
              </w:rPr>
            </w:pPr>
            <w:r w:rsidRPr="00861362">
              <w:rPr>
                <w:i/>
                <w:color w:val="000000"/>
                <w:sz w:val="20"/>
                <w:szCs w:val="20"/>
              </w:rPr>
              <w:t xml:space="preserve">Pisaster </w:t>
            </w:r>
            <w:proofErr w:type="spellStart"/>
            <w:r w:rsidRPr="00861362">
              <w:rPr>
                <w:i/>
                <w:color w:val="000000"/>
                <w:sz w:val="20"/>
                <w:szCs w:val="20"/>
              </w:rPr>
              <w:t>ochraceus</w:t>
            </w:r>
            <w:proofErr w:type="spellEnd"/>
          </w:p>
        </w:tc>
        <w:tc>
          <w:tcPr>
            <w:tcW w:w="1745" w:type="dxa"/>
            <w:noWrap/>
            <w:hideMark/>
          </w:tcPr>
          <w:p w14:paraId="74D39A6D" w14:textId="77777777" w:rsidR="00CB6958" w:rsidRPr="00861362" w:rsidRDefault="00CB6958" w:rsidP="00806FD8">
            <w:pPr>
              <w:jc w:val="left"/>
              <w:rPr>
                <w:color w:val="000000"/>
                <w:sz w:val="20"/>
                <w:szCs w:val="20"/>
              </w:rPr>
            </w:pPr>
            <w:r w:rsidRPr="00861362">
              <w:rPr>
                <w:color w:val="000000"/>
                <w:sz w:val="20"/>
                <w:szCs w:val="20"/>
              </w:rPr>
              <w:t>128</w:t>
            </w:r>
          </w:p>
        </w:tc>
        <w:tc>
          <w:tcPr>
            <w:tcW w:w="5016" w:type="dxa"/>
            <w:noWrap/>
            <w:hideMark/>
          </w:tcPr>
          <w:p w14:paraId="74D83391" w14:textId="0D01DF3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{"citationID":"g7drkRTO","properties":{"formattedCitation":"(Sanford 2002)","plainCitation":"(Sanford 2002)","dontUpdate":true,"noteIndex":0},"citationItems":[{"id":4297,"uris":["http://zotero.org/users/local/idKDtb7T/items/8QSFR2S9"],"itemData":{"id":4297,"type":"article-journal","abstract":"Although most upwelling regions are marked by strong fluctuations in water temperature, few studies have examined how episodic cold-water events affect the physiology and ecology of benthic marine invertebrates. I tested the hypothesis that upwelling-related variation in water temperature regulates the feeding, growth, and energetics of two rocky intertidal predators, the sea star Pisaster ochraceus (Brandt, 1835) and the whelk Nucella canaliculata (Duclos, 1832). Sea stars and whelks were maintained in laboratory tanks at a constant 9 °C, a constant 12 °C, and a treatment that simulated the Oregon coast upwelling regime by cycling between 14-day periods of 12 and 9 °C. Early in the experiments, sea stars and whelks held at 9 °C consumed about 30% fewer mussels (Mytilus trossulus) than those in warmer tanks. Despite lower consumption by whelks in colder tanks, 9 and 12 °C individuals attained the same final size. Similarly, sea stars in 9 °C tanks showed greater growth per gram of mussel tissue consumed than individuals held at 12 °C. These results suggest that reduced consumption under colder conditions was balanced by reduced metabolic costs. Moreover, there appeared to be an energetic advantage to living in the temperature regime characteristic of intermittent upwelling. Sea stars alternately exposed to 12 and 9 °C had a significantly higher growth rate, conversion efficiency, and storage of reserves in the pyloric caeca than individuals in the constant 12 °C tanks. Whelks maintained under fluctuating temperatures tended to grow faster than those held at constant 12 or 9 °C, although this trend was not statistically significant (p=0.069). These results suggest that benthic consumers experiencing cyclic temperatures may feed intensely during periods of warmer water while benefiting from reduced metabolic costs during cold-water intrusions. Because the fecundity of Pisaster and Nucella is a function of energy stored during the upwelling season, interannual variability in upwelling patterns could alter the reproductive output of these species.","container-title":"Journal of Experimental Marine Biology and Ecology","DOI":"10.1016/S0022-0981(02)00164-8","ISSN":"0022-0981","issue":"2","journalAbbreviation":"J. Exp. Mar. Biol. Ecol.","page":"199-218","source":"ScienceDirect","title":"The feeding, growth, and energetics of two rocky intertidal predators (Pisaster ochraceus and Nucella canaliculata) under water temperatures simulating episodic upwelling","volume":"273","author":[{"family":"Sanford","given":"Eric"}],"issued":{"date-parts":[["2002",7,17]]}}}],"schema":"https://github.com/citation-style-language/schema/raw/master/csl-citation.json"} </w:instrText>
            </w:r>
            <w:r>
              <w:rPr>
                <w:color w:val="000000"/>
                <w:sz w:val="20"/>
                <w:szCs w:val="20"/>
              </w:rPr>
              <w:fldChar w:fldCharType="separate"/>
            </w:r>
            <w:r>
              <w:rPr>
                <w:noProof/>
                <w:color w:val="000000"/>
                <w:sz w:val="20"/>
                <w:szCs w:val="20"/>
              </w:rPr>
              <w:t>Sanford 2002</w:t>
            </w:r>
            <w:r>
              <w:rPr>
                <w:color w:val="000000"/>
                <w:sz w:val="20"/>
                <w:szCs w:val="20"/>
              </w:rPr>
              <w:fldChar w:fldCharType="end"/>
            </w:r>
          </w:p>
        </w:tc>
      </w:tr>
      <w:tr w:rsidR="00CB6958" w:rsidRPr="00861362" w14:paraId="66B9909F" w14:textId="77777777" w:rsidTr="00806FD8">
        <w:trPr>
          <w:trHeight w:val="320"/>
        </w:trPr>
        <w:tc>
          <w:tcPr>
            <w:tcW w:w="3162" w:type="dxa"/>
            <w:noWrap/>
            <w:hideMark/>
          </w:tcPr>
          <w:p w14:paraId="0559774D" w14:textId="77777777" w:rsidR="00CB6958" w:rsidRPr="00861362" w:rsidRDefault="00CB6958" w:rsidP="00806FD8">
            <w:pPr>
              <w:jc w:val="left"/>
              <w:rPr>
                <w:i/>
                <w:color w:val="000000"/>
                <w:sz w:val="20"/>
                <w:szCs w:val="20"/>
              </w:rPr>
            </w:pPr>
            <w:proofErr w:type="spellStart"/>
            <w:r w:rsidRPr="00861362">
              <w:rPr>
                <w:i/>
                <w:color w:val="000000"/>
                <w:sz w:val="20"/>
                <w:szCs w:val="20"/>
              </w:rPr>
              <w:t>Pycnopodia</w:t>
            </w:r>
            <w:proofErr w:type="spellEnd"/>
            <w:r w:rsidRPr="00861362">
              <w:rPr>
                <w:i/>
                <w:color w:val="000000"/>
                <w:sz w:val="20"/>
                <w:szCs w:val="20"/>
              </w:rPr>
              <w:t xml:space="preserve"> </w:t>
            </w:r>
            <w:proofErr w:type="spellStart"/>
            <w:r w:rsidRPr="00861362">
              <w:rPr>
                <w:i/>
                <w:color w:val="000000"/>
                <w:sz w:val="20"/>
                <w:szCs w:val="20"/>
              </w:rPr>
              <w:t>helianthoides</w:t>
            </w:r>
            <w:proofErr w:type="spellEnd"/>
          </w:p>
        </w:tc>
        <w:tc>
          <w:tcPr>
            <w:tcW w:w="1745" w:type="dxa"/>
            <w:noWrap/>
            <w:hideMark/>
          </w:tcPr>
          <w:p w14:paraId="54427D9E" w14:textId="77777777" w:rsidR="00CB6958" w:rsidRPr="00861362" w:rsidRDefault="00CB6958" w:rsidP="00806FD8">
            <w:pPr>
              <w:jc w:val="left"/>
              <w:rPr>
                <w:color w:val="000000"/>
                <w:sz w:val="20"/>
                <w:szCs w:val="20"/>
              </w:rPr>
            </w:pPr>
            <w:r w:rsidRPr="00861362">
              <w:rPr>
                <w:color w:val="000000"/>
                <w:sz w:val="20"/>
                <w:szCs w:val="20"/>
              </w:rPr>
              <w:t>0.018*size^3.13</w:t>
            </w:r>
          </w:p>
        </w:tc>
        <w:tc>
          <w:tcPr>
            <w:tcW w:w="5016" w:type="dxa"/>
            <w:noWrap/>
            <w:hideMark/>
          </w:tcPr>
          <w:p w14:paraId="15D9FC87" w14:textId="249F0CFF"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{"citationID":"Yib57RAg","properties":{"formattedCitation":"(Lee et al. 2016)","plainCitation":"(Lee et al. 2016)","dontUpdate":true,"noteIndex":0},"citationItems":[{"id":4597,"uris":["http://zotero.org/users/local/idKDtb7T/items/44JKULUK"],"itemData":{"id":4597,"type":"article-journal","abstract":"Managing for simultaneous recovery of interacting species, particularly top predators and their prey, is a longstanding challenge in applied ecology and conservation. The effects of sea otters (Enhydra lutris kenyoni) on abalone (Haliotis spp.) is a salient example along North America’s west coast where sea otters are recovering from 18th- and 19th-century fur trade while efforts are being made to recover abalone from more recent overﬁshing. To understand the direct and indirect effects of sea otters on northern abalone (H. kamtschatkana) and the relative inﬂuence of biotic and abiotic conditions, we surveyed subtidal rocky reef sites varying in otter occupation time in three regions of British Columbia, Canada. Sites occupied by sea otters for over 30 years had 16 times lower densities of exposed abalone than sites where otters have yet to recover (0.46 Æ 0.08/20 m2 vs. 7.56 Æ 0.98/20 m2), but they also had higher densities of cryptic abalone (2.17 Æ 1.31/20 m2 vs. 1.31 Æ 0.20/20 m2). Abalone densities were greater in deeper vs. shallower habitats at sites with sea otters compared to sites without otters. Sea otter effects on exposed abalone density were three times greater in magnitude than those of any other factor, whereas substrate and wave exposure effects on cryptic abalone were six times greater than those of sea otters. While higher substrate complexity may beneﬁt abalone by providing refugia from sea otter predation, laboratory experiments revealed that it may also lead to higher capture efﬁciency by sunﬂower stars (Pycnopodia helianthoides), a ubiquitous mesopredator, compared to habitat with lower complexity. Sea otter recovery indirectly beneﬁtted abalone by decreasing biomass of predatory sunﬂower stars and competitive grazing sea urchins, while increasing stipe density and depth of kelp that provides food and protective habitat. Importantly, abalone persisted in the face of sea otter recovery, albeit at lower densities of smaller and more cryptic individuals. We provide empirical evidence of how complex ecological interactions inﬂuence the effects of recovering predators on their recovering prey. This ecosystem-based understanding can inform conservation trade-offs when balancing multifaceted ecological, cultural, and socio-economic objectives for species at risk.","container-title":"Ecosphere","DOI":"10.1002/ecs2.1604","ISSN":"2150-8925, 2150-8925","issue":"12","journalAbbreviation":"Ecosphere","language":"en","page":"e01604","source":"DOI.org (Crossref)","title":"Indirect effects and prey behavior mediate interactions between an endangered prey and recovering predator","volume":"7","author":[{"family":"Lee","given":"L. C."},{"family":"Watson","given":"J. C."},{"family":"Trebilco","given":"R."},{"family":"Salomon","given":"A. K."}],"issued":{"date-parts":[["2016",12]]}}}],"schema":"https://github.com/citation-style-language/schema/raw/master/csl-citation.json"} </w:instrText>
            </w:r>
            <w:r>
              <w:rPr>
                <w:color w:val="000000"/>
                <w:sz w:val="20"/>
                <w:szCs w:val="20"/>
              </w:rPr>
              <w:fldChar w:fldCharType="separate"/>
            </w:r>
            <w:r>
              <w:rPr>
                <w:noProof/>
                <w:color w:val="000000"/>
                <w:sz w:val="20"/>
                <w:szCs w:val="20"/>
              </w:rPr>
              <w:t>Lee et al. 2016</w:t>
            </w:r>
            <w:r>
              <w:rPr>
                <w:color w:val="000000"/>
                <w:sz w:val="20"/>
                <w:szCs w:val="20"/>
              </w:rPr>
              <w:fldChar w:fldCharType="end"/>
            </w:r>
          </w:p>
        </w:tc>
      </w:tr>
      <w:tr w:rsidR="00CB6958" w:rsidRPr="00861362" w14:paraId="4C850623" w14:textId="77777777" w:rsidTr="00806FD8">
        <w:trPr>
          <w:trHeight w:val="320"/>
        </w:trPr>
        <w:tc>
          <w:tcPr>
            <w:tcW w:w="3162" w:type="dxa"/>
            <w:noWrap/>
            <w:hideMark/>
          </w:tcPr>
          <w:p w14:paraId="77EE0BD6" w14:textId="77777777" w:rsidR="00CB6958" w:rsidRPr="00861362" w:rsidRDefault="00CB6958" w:rsidP="00806FD8">
            <w:pPr>
              <w:jc w:val="left"/>
              <w:rPr>
                <w:i/>
                <w:color w:val="000000"/>
                <w:sz w:val="20"/>
                <w:szCs w:val="20"/>
              </w:rPr>
            </w:pPr>
            <w:proofErr w:type="spellStart"/>
            <w:r w:rsidRPr="00861362">
              <w:rPr>
                <w:i/>
                <w:color w:val="000000"/>
                <w:sz w:val="20"/>
                <w:szCs w:val="20"/>
              </w:rPr>
              <w:t>Stylasterias</w:t>
            </w:r>
            <w:proofErr w:type="spellEnd"/>
            <w:r w:rsidRPr="00861362">
              <w:rPr>
                <w:i/>
                <w:color w:val="000000"/>
                <w:sz w:val="20"/>
                <w:szCs w:val="20"/>
              </w:rPr>
              <w:t xml:space="preserve"> </w:t>
            </w:r>
            <w:proofErr w:type="spellStart"/>
            <w:r w:rsidRPr="00861362">
              <w:rPr>
                <w:i/>
                <w:color w:val="000000"/>
                <w:sz w:val="20"/>
                <w:szCs w:val="20"/>
              </w:rPr>
              <w:t>forreri</w:t>
            </w:r>
            <w:proofErr w:type="spellEnd"/>
          </w:p>
        </w:tc>
        <w:tc>
          <w:tcPr>
            <w:tcW w:w="1745" w:type="dxa"/>
            <w:noWrap/>
            <w:hideMark/>
          </w:tcPr>
          <w:p w14:paraId="0248F60D"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4413F40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{"citationID":"wxeC0YVn","properties":{"formattedCitation":"(O\\uc0\\u8217{}Clair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42DF06AD" w14:textId="77777777" w:rsidTr="00806FD8">
        <w:trPr>
          <w:trHeight w:val="320"/>
        </w:trPr>
        <w:tc>
          <w:tcPr>
            <w:tcW w:w="3162" w:type="dxa"/>
            <w:noWrap/>
            <w:hideMark/>
          </w:tcPr>
          <w:p w14:paraId="26493E8A" w14:textId="77777777" w:rsidR="00CB6958" w:rsidRPr="00861362" w:rsidRDefault="00CB6958" w:rsidP="00806FD8">
            <w:pPr>
              <w:jc w:val="left"/>
              <w:rPr>
                <w:i/>
                <w:color w:val="000000"/>
                <w:sz w:val="20"/>
                <w:szCs w:val="20"/>
              </w:rPr>
            </w:pPr>
            <w:proofErr w:type="spellStart"/>
            <w:r w:rsidRPr="00861362">
              <w:rPr>
                <w:i/>
                <w:color w:val="000000"/>
                <w:sz w:val="20"/>
                <w:szCs w:val="20"/>
              </w:rPr>
              <w:t>Patiria</w:t>
            </w:r>
            <w:proofErr w:type="spellEnd"/>
            <w:r w:rsidRPr="00861362">
              <w:rPr>
                <w:i/>
                <w:color w:val="000000"/>
                <w:sz w:val="20"/>
                <w:szCs w:val="20"/>
              </w:rPr>
              <w:t xml:space="preserve"> </w:t>
            </w:r>
            <w:proofErr w:type="spellStart"/>
            <w:r w:rsidRPr="00861362">
              <w:rPr>
                <w:i/>
                <w:color w:val="000000"/>
                <w:sz w:val="20"/>
                <w:szCs w:val="20"/>
              </w:rPr>
              <w:t>miniata</w:t>
            </w:r>
            <w:proofErr w:type="spellEnd"/>
          </w:p>
        </w:tc>
        <w:tc>
          <w:tcPr>
            <w:tcW w:w="1745" w:type="dxa"/>
            <w:noWrap/>
            <w:hideMark/>
          </w:tcPr>
          <w:p w14:paraId="62F0F518" w14:textId="77777777" w:rsidR="00CB6958" w:rsidRPr="00861362" w:rsidRDefault="00CB6958" w:rsidP="00806FD8">
            <w:pPr>
              <w:jc w:val="left"/>
              <w:rPr>
                <w:color w:val="000000"/>
                <w:sz w:val="20"/>
                <w:szCs w:val="20"/>
              </w:rPr>
            </w:pPr>
            <w:r w:rsidRPr="00861362">
              <w:rPr>
                <w:color w:val="000000"/>
                <w:sz w:val="20"/>
                <w:szCs w:val="20"/>
              </w:rPr>
              <w:t>26.97</w:t>
            </w:r>
          </w:p>
        </w:tc>
        <w:tc>
          <w:tcPr>
            <w:tcW w:w="5016" w:type="dxa"/>
            <w:noWrap/>
            <w:hideMark/>
          </w:tcPr>
          <w:p w14:paraId="50F78610" w14:textId="77777777" w:rsidR="00CB6958" w:rsidRPr="00861362" w:rsidRDefault="00CB6958" w:rsidP="00806FD8">
            <w:pPr>
              <w:jc w:val="left"/>
              <w:rPr>
                <w:color w:val="000000"/>
                <w:sz w:val="20"/>
                <w:szCs w:val="20"/>
              </w:rPr>
            </w:pPr>
            <w:r>
              <w:rPr>
                <w:color w:val="000000"/>
                <w:sz w:val="20"/>
                <w:szCs w:val="20"/>
                <w:lang w:val="fr-FR"/>
              </w:rPr>
              <w:fldChar w:fldCharType="begin"/>
            </w:r>
            <w:r>
              <w:rPr>
                <w:color w:val="000000"/>
                <w:sz w:val="20"/>
                <w:szCs w:val="20"/>
                <w:lang w:val="fr-FR"/>
              </w:rPr>
              <w:instrText xml:space="preserve"> ADDIN ZOTERO_ITEM CSL_CITATION {"citationID":"woBCm4iV","properties":{"formattedCitation":"(Peters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p>
        </w:tc>
      </w:tr>
      <w:tr w:rsidR="00CB6958" w:rsidRPr="00861362" w14:paraId="402B8DBF" w14:textId="77777777" w:rsidTr="00806FD8">
        <w:trPr>
          <w:trHeight w:val="320"/>
        </w:trPr>
        <w:tc>
          <w:tcPr>
            <w:tcW w:w="3162" w:type="dxa"/>
            <w:noWrap/>
            <w:hideMark/>
          </w:tcPr>
          <w:p w14:paraId="01100626"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pumila</w:t>
            </w:r>
          </w:p>
        </w:tc>
        <w:tc>
          <w:tcPr>
            <w:tcW w:w="1745" w:type="dxa"/>
            <w:noWrap/>
            <w:hideMark/>
          </w:tcPr>
          <w:p w14:paraId="5EC8977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5067FB96"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spp</w:t>
            </w:r>
            <w:r w:rsidRPr="00861362">
              <w:rPr>
                <w:color w:val="000000"/>
                <w:sz w:val="20"/>
                <w:szCs w:val="20"/>
              </w:rPr>
              <w:t>.</w:t>
            </w:r>
          </w:p>
        </w:tc>
      </w:tr>
      <w:tr w:rsidR="00CB6958" w:rsidRPr="00861362" w14:paraId="2C26AA62" w14:textId="77777777" w:rsidTr="00806FD8">
        <w:trPr>
          <w:trHeight w:val="320"/>
        </w:trPr>
        <w:tc>
          <w:tcPr>
            <w:tcW w:w="3162" w:type="dxa"/>
            <w:noWrap/>
            <w:hideMark/>
          </w:tcPr>
          <w:p w14:paraId="61E9B393"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spp.</w:t>
            </w:r>
          </w:p>
        </w:tc>
        <w:tc>
          <w:tcPr>
            <w:tcW w:w="1745" w:type="dxa"/>
            <w:noWrap/>
            <w:hideMark/>
          </w:tcPr>
          <w:p w14:paraId="5D9AEA6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1B1FC073"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w:t>
            </w:r>
          </w:p>
        </w:tc>
      </w:tr>
      <w:tr w:rsidR="00CB6958" w:rsidRPr="00861362" w14:paraId="2E35DAC8" w14:textId="77777777" w:rsidTr="00806FD8">
        <w:trPr>
          <w:trHeight w:val="320"/>
        </w:trPr>
        <w:tc>
          <w:tcPr>
            <w:tcW w:w="3162" w:type="dxa"/>
            <w:noWrap/>
            <w:hideMark/>
          </w:tcPr>
          <w:p w14:paraId="62634AB1" w14:textId="77777777" w:rsidR="00CB6958" w:rsidRPr="00861362" w:rsidRDefault="00CB6958" w:rsidP="00806FD8">
            <w:pPr>
              <w:jc w:val="left"/>
              <w:rPr>
                <w:i/>
                <w:color w:val="000000"/>
                <w:sz w:val="20"/>
                <w:szCs w:val="20"/>
              </w:rPr>
            </w:pPr>
            <w:proofErr w:type="spellStart"/>
            <w:r w:rsidRPr="00861362">
              <w:rPr>
                <w:i/>
                <w:color w:val="000000"/>
                <w:sz w:val="20"/>
                <w:szCs w:val="20"/>
              </w:rPr>
              <w:t>Dermasterias</w:t>
            </w:r>
            <w:proofErr w:type="spellEnd"/>
            <w:r w:rsidRPr="00861362">
              <w:rPr>
                <w:i/>
                <w:color w:val="000000"/>
                <w:sz w:val="20"/>
                <w:szCs w:val="20"/>
              </w:rPr>
              <w:t xml:space="preserve"> imbricata</w:t>
            </w:r>
          </w:p>
        </w:tc>
        <w:tc>
          <w:tcPr>
            <w:tcW w:w="1745" w:type="dxa"/>
            <w:noWrap/>
            <w:hideMark/>
          </w:tcPr>
          <w:p w14:paraId="16354105" w14:textId="77777777" w:rsidR="00CB6958" w:rsidRPr="00861362" w:rsidRDefault="00CB6958" w:rsidP="00806FD8">
            <w:pPr>
              <w:jc w:val="left"/>
              <w:rPr>
                <w:color w:val="000000"/>
                <w:sz w:val="20"/>
                <w:szCs w:val="20"/>
              </w:rPr>
            </w:pPr>
            <w:r w:rsidRPr="00861362">
              <w:rPr>
                <w:color w:val="000000"/>
                <w:sz w:val="20"/>
                <w:szCs w:val="20"/>
              </w:rPr>
              <w:t>92</w:t>
            </w:r>
          </w:p>
        </w:tc>
        <w:tc>
          <w:tcPr>
            <w:tcW w:w="5016" w:type="dxa"/>
            <w:noWrap/>
            <w:hideMark/>
          </w:tcPr>
          <w:p w14:paraId="140C12B1" w14:textId="1D50A77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{"citationID":"nUJcf9OD","properties":{"formattedCitation":"(Montgomery 2014)","plainCitation":"(Montgomery 2014)","dontUpdate":true,"noteIndex":0},"citationItems":[{"id":4594,"uris":["http://zotero.org/users/local/idKDtb7T/items/6AJEGIJR"],"itemData":{"id":4594,"type":"article-journal","abstract":"Larger animals typically move faster than smaller individuals of the same species. This relationship is highly conserved across many diverse groups of vertebrates with varied modes of locomotion. But the relationship between body size and locomotion speed is much less clear among invertebrate taxa — the Asteroidea (sea stars) in particular. One sea star species crawls faster at larger body sizes, three species show no correlation between body size and crawling speed, and another sea star species actually crawls slower at larger body sizes. To further examine these unusual patterns of locomotion in sea stars, the relationship between body size and crawling speed was quantified in three unstudied species of Northeast Pacific sea star: Pycnopodia helianthoides, Solaster stimpsoni, and Dermasterias imbricata. The two multi-armed species P. helianthoides and S. stimpsoni followed the general trend: larger individuals crawled faster. But the five-armed D. imbricata crawled slower, like the previously reported five-armed star Patiria miniata. Arm number and scaling differences among species are not sufficient to explain why some sea star species crawl faster at larger body sizes. But two shape ratios relating arm length, arm width, and oral disk diameter may enable predictions of the relationship between body size and crawling speed in unstudied sea star species. Crawling speed differences within and among species could have implications for predator–prey dynamics as well as feeding mode.","container-title":"Journal of Experimental Marine Biology and Ecology","DOI":"10.1016/j.jembe.2014.05.009","ISSN":"0022-0981","journalAbbreviation":"Journal of Experimental Marine Biology and Ecology","page":"27-33","source":"ScienceDirect","title":"Predicting crawling speed relative to mass in sea stars","volume":"458","author":[{"family":"Montgomery","given":"E. M."}],"issued":{"date-parts":[["2014",9,1]]}}}],"schema":"https://github.com/citation-style-language/schema/raw/master/csl-citation.json"} </w:instrText>
            </w:r>
            <w:r>
              <w:rPr>
                <w:color w:val="000000"/>
                <w:sz w:val="20"/>
                <w:szCs w:val="20"/>
              </w:rPr>
              <w:fldChar w:fldCharType="separate"/>
            </w:r>
            <w:r>
              <w:rPr>
                <w:noProof/>
                <w:color w:val="000000"/>
                <w:sz w:val="20"/>
                <w:szCs w:val="20"/>
              </w:rPr>
              <w:t>Montgomery 2014</w:t>
            </w:r>
            <w:r>
              <w:rPr>
                <w:color w:val="000000"/>
                <w:sz w:val="20"/>
                <w:szCs w:val="20"/>
              </w:rPr>
              <w:fldChar w:fldCharType="end"/>
            </w:r>
          </w:p>
        </w:tc>
      </w:tr>
      <w:tr w:rsidR="00CB6958" w:rsidRPr="00861362" w14:paraId="73407B72" w14:textId="77777777" w:rsidTr="00806FD8">
        <w:trPr>
          <w:trHeight w:val="320"/>
        </w:trPr>
        <w:tc>
          <w:tcPr>
            <w:tcW w:w="3162" w:type="dxa"/>
            <w:noWrap/>
            <w:hideMark/>
          </w:tcPr>
          <w:p w14:paraId="6316F343" w14:textId="77777777" w:rsidR="00CB6958" w:rsidRPr="00861362" w:rsidRDefault="00CB6958" w:rsidP="00806FD8">
            <w:pPr>
              <w:jc w:val="left"/>
              <w:rPr>
                <w:i/>
                <w:color w:val="000000"/>
                <w:sz w:val="20"/>
                <w:szCs w:val="20"/>
              </w:rPr>
            </w:pPr>
            <w:proofErr w:type="spellStart"/>
            <w:r w:rsidRPr="00861362">
              <w:rPr>
                <w:i/>
                <w:color w:val="000000"/>
                <w:sz w:val="20"/>
                <w:szCs w:val="20"/>
              </w:rPr>
              <w:t>Mediaster</w:t>
            </w:r>
            <w:proofErr w:type="spellEnd"/>
            <w:r w:rsidRPr="00861362">
              <w:rPr>
                <w:i/>
                <w:color w:val="000000"/>
                <w:sz w:val="20"/>
                <w:szCs w:val="20"/>
              </w:rPr>
              <w:t xml:space="preserve"> </w:t>
            </w:r>
            <w:proofErr w:type="spellStart"/>
            <w:r w:rsidRPr="00861362">
              <w:rPr>
                <w:i/>
                <w:color w:val="000000"/>
                <w:sz w:val="20"/>
                <w:szCs w:val="20"/>
              </w:rPr>
              <w:t>aequalis</w:t>
            </w:r>
            <w:proofErr w:type="spellEnd"/>
          </w:p>
        </w:tc>
        <w:tc>
          <w:tcPr>
            <w:tcW w:w="1745" w:type="dxa"/>
            <w:noWrap/>
            <w:hideMark/>
          </w:tcPr>
          <w:p w14:paraId="027F2B8F"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63B6B4BC"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spp</w:t>
            </w:r>
            <w:r w:rsidRPr="00861362">
              <w:rPr>
                <w:color w:val="000000"/>
                <w:sz w:val="20"/>
                <w:szCs w:val="20"/>
              </w:rPr>
              <w:t>.</w:t>
            </w:r>
          </w:p>
        </w:tc>
      </w:tr>
      <w:tr w:rsidR="00CB6958" w:rsidRPr="00861362" w14:paraId="30258EC3" w14:textId="77777777" w:rsidTr="00806FD8">
        <w:trPr>
          <w:trHeight w:val="320"/>
        </w:trPr>
        <w:tc>
          <w:tcPr>
            <w:tcW w:w="3162" w:type="dxa"/>
            <w:noWrap/>
            <w:hideMark/>
          </w:tcPr>
          <w:p w14:paraId="0BCCAB85"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dawsoni</w:t>
            </w:r>
            <w:proofErr w:type="spellEnd"/>
          </w:p>
        </w:tc>
        <w:tc>
          <w:tcPr>
            <w:tcW w:w="1745" w:type="dxa"/>
            <w:noWrap/>
            <w:hideMark/>
          </w:tcPr>
          <w:p w14:paraId="45DCBE65"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4081018F" w14:textId="77777777" w:rsidR="00CB6958" w:rsidRPr="00861362" w:rsidRDefault="00CB6958" w:rsidP="00806FD8">
            <w:pPr>
              <w:jc w:val="left"/>
              <w:rPr>
                <w:color w:val="000000"/>
                <w:sz w:val="20"/>
                <w:szCs w:val="20"/>
              </w:rPr>
            </w:pPr>
            <w:r w:rsidRPr="00861362">
              <w:rPr>
                <w:color w:val="000000"/>
                <w:sz w:val="20"/>
                <w:szCs w:val="20"/>
              </w:rPr>
              <w:t xml:space="preserve">Montgomery 2014, </w:t>
            </w: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r>
      <w:tr w:rsidR="00CB6958" w:rsidRPr="00861362" w14:paraId="65E5C720" w14:textId="77777777" w:rsidTr="00806FD8">
        <w:trPr>
          <w:trHeight w:val="320"/>
        </w:trPr>
        <w:tc>
          <w:tcPr>
            <w:tcW w:w="3162" w:type="dxa"/>
            <w:noWrap/>
            <w:hideMark/>
          </w:tcPr>
          <w:p w14:paraId="2BE29114"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c>
          <w:tcPr>
            <w:tcW w:w="1745" w:type="dxa"/>
            <w:noWrap/>
            <w:hideMark/>
          </w:tcPr>
          <w:p w14:paraId="2DE4759F"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308127EF" w14:textId="77777777" w:rsidR="00CB6958" w:rsidRPr="00861362" w:rsidRDefault="00CB6958" w:rsidP="00806FD8">
            <w:pPr>
              <w:jc w:val="left"/>
              <w:rPr>
                <w:color w:val="000000"/>
                <w:sz w:val="20"/>
                <w:szCs w:val="20"/>
              </w:rPr>
            </w:pPr>
            <w:r w:rsidRPr="00861362">
              <w:rPr>
                <w:color w:val="000000"/>
                <w:sz w:val="20"/>
                <w:szCs w:val="20"/>
              </w:rPr>
              <w:t>Montgomery 2014</w:t>
            </w:r>
          </w:p>
        </w:tc>
      </w:tr>
      <w:tr w:rsidR="00CB6958" w:rsidRPr="00861362" w14:paraId="3E4BEEE7" w14:textId="77777777" w:rsidTr="00806FD8">
        <w:trPr>
          <w:trHeight w:val="320"/>
        </w:trPr>
        <w:tc>
          <w:tcPr>
            <w:tcW w:w="3162" w:type="dxa"/>
            <w:noWrap/>
            <w:hideMark/>
          </w:tcPr>
          <w:p w14:paraId="3B150585" w14:textId="77777777" w:rsidR="00CB6958" w:rsidRPr="00861362" w:rsidRDefault="00CB6958" w:rsidP="00806FD8">
            <w:pPr>
              <w:jc w:val="left"/>
              <w:rPr>
                <w:i/>
                <w:color w:val="000000"/>
                <w:sz w:val="20"/>
                <w:szCs w:val="20"/>
              </w:rPr>
            </w:pPr>
            <w:proofErr w:type="spellStart"/>
            <w:r w:rsidRPr="00861362">
              <w:rPr>
                <w:i/>
                <w:color w:val="000000"/>
                <w:sz w:val="20"/>
                <w:szCs w:val="20"/>
              </w:rPr>
              <w:t>Pteraster</w:t>
            </w:r>
            <w:proofErr w:type="spellEnd"/>
            <w:r w:rsidRPr="00861362">
              <w:rPr>
                <w:i/>
                <w:color w:val="000000"/>
                <w:sz w:val="20"/>
                <w:szCs w:val="20"/>
              </w:rPr>
              <w:t xml:space="preserve"> </w:t>
            </w:r>
            <w:proofErr w:type="spellStart"/>
            <w:r w:rsidRPr="00861362">
              <w:rPr>
                <w:i/>
                <w:color w:val="000000"/>
                <w:sz w:val="20"/>
                <w:szCs w:val="20"/>
              </w:rPr>
              <w:t>tesselatus</w:t>
            </w:r>
            <w:proofErr w:type="spellEnd"/>
          </w:p>
        </w:tc>
        <w:tc>
          <w:tcPr>
            <w:tcW w:w="1745" w:type="dxa"/>
            <w:noWrap/>
            <w:hideMark/>
          </w:tcPr>
          <w:p w14:paraId="30819290"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75E07095" w14:textId="77777777" w:rsidR="00CB6958" w:rsidRPr="00861362" w:rsidRDefault="00CB6958" w:rsidP="00806FD8">
            <w:pPr>
              <w:jc w:val="left"/>
              <w:rPr>
                <w:color w:val="000000"/>
                <w:sz w:val="20"/>
                <w:szCs w:val="20"/>
              </w:rPr>
            </w:pPr>
            <w:proofErr w:type="spellStart"/>
            <w:r w:rsidRPr="00861362">
              <w:rPr>
                <w:color w:val="000000"/>
                <w:sz w:val="20"/>
                <w:szCs w:val="20"/>
              </w:rPr>
              <w:t>Menge</w:t>
            </w:r>
            <w:proofErr w:type="spellEnd"/>
            <w:r w:rsidRPr="00861362">
              <w:rPr>
                <w:color w:val="000000"/>
                <w:sz w:val="20"/>
                <w:szCs w:val="20"/>
              </w:rPr>
              <w:t xml:space="preserve"> 1975, </w:t>
            </w:r>
            <w:proofErr w:type="spellStart"/>
            <w:r w:rsidRPr="00861362">
              <w:rPr>
                <w:i/>
                <w:color w:val="000000"/>
                <w:sz w:val="20"/>
                <w:szCs w:val="20"/>
              </w:rPr>
              <w:t>Henricia</w:t>
            </w:r>
            <w:proofErr w:type="spellEnd"/>
            <w:r w:rsidRPr="00861362">
              <w:rPr>
                <w:i/>
                <w:color w:val="000000"/>
                <w:sz w:val="20"/>
                <w:szCs w:val="20"/>
              </w:rPr>
              <w:t xml:space="preserve"> spp.</w:t>
            </w:r>
          </w:p>
        </w:tc>
      </w:tr>
      <w:tr w:rsidR="00CB6958" w:rsidRPr="00861362" w14:paraId="5ADDD6C4" w14:textId="77777777" w:rsidTr="00806FD8">
        <w:trPr>
          <w:trHeight w:val="320"/>
        </w:trPr>
        <w:tc>
          <w:tcPr>
            <w:tcW w:w="3162" w:type="dxa"/>
            <w:noWrap/>
            <w:hideMark/>
          </w:tcPr>
          <w:p w14:paraId="0218E79E" w14:textId="77777777" w:rsidR="00CB6958" w:rsidRPr="00861362" w:rsidRDefault="00CB6958" w:rsidP="00806FD8">
            <w:pPr>
              <w:jc w:val="left"/>
              <w:rPr>
                <w:i/>
                <w:color w:val="000000"/>
                <w:sz w:val="20"/>
                <w:szCs w:val="20"/>
              </w:rPr>
            </w:pPr>
            <w:proofErr w:type="spellStart"/>
            <w:r w:rsidRPr="00861362">
              <w:rPr>
                <w:i/>
                <w:color w:val="000000"/>
                <w:sz w:val="20"/>
                <w:szCs w:val="20"/>
              </w:rPr>
              <w:t>Mesocentrotus</w:t>
            </w:r>
            <w:proofErr w:type="spellEnd"/>
            <w:r w:rsidRPr="00861362">
              <w:rPr>
                <w:i/>
                <w:color w:val="000000"/>
                <w:sz w:val="20"/>
                <w:szCs w:val="20"/>
              </w:rPr>
              <w:t xml:space="preserve"> </w:t>
            </w:r>
            <w:proofErr w:type="spellStart"/>
            <w:r w:rsidRPr="00861362">
              <w:rPr>
                <w:i/>
                <w:color w:val="000000"/>
                <w:sz w:val="20"/>
                <w:szCs w:val="20"/>
              </w:rPr>
              <w:t>franciscanus</w:t>
            </w:r>
            <w:proofErr w:type="spellEnd"/>
          </w:p>
        </w:tc>
        <w:tc>
          <w:tcPr>
            <w:tcW w:w="1745" w:type="dxa"/>
            <w:noWrap/>
            <w:hideMark/>
          </w:tcPr>
          <w:p w14:paraId="107A47C2" w14:textId="77777777" w:rsidR="00CB6958" w:rsidRPr="00861362" w:rsidRDefault="00CB6958" w:rsidP="00806FD8">
            <w:pPr>
              <w:jc w:val="left"/>
              <w:rPr>
                <w:color w:val="000000"/>
                <w:sz w:val="20"/>
                <w:szCs w:val="20"/>
              </w:rPr>
            </w:pPr>
            <w:r w:rsidRPr="00861362">
              <w:rPr>
                <w:color w:val="000000"/>
                <w:sz w:val="20"/>
                <w:szCs w:val="20"/>
              </w:rPr>
              <w:t>29.51</w:t>
            </w:r>
          </w:p>
        </w:tc>
        <w:tc>
          <w:tcPr>
            <w:tcW w:w="5016" w:type="dxa"/>
            <w:noWrap/>
            <w:hideMark/>
          </w:tcPr>
          <w:p w14:paraId="3E1F892A" w14:textId="1EF9DEE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{"citationID":"Tn58fFbR","properties":{"formattedCitation":"(Schuster and Bates 2023)","plainCitation":"(Schuster and Bates 2023)","dontUpdate":true,"noteIndex":0},"citationItems":[{"id":4592,"uris":["http://zotero.org/users/local/idKDtb7T/items/N8AC88DS"],"itemData":{"id":4592,"type":"article-journal","abstract":"Widespread decline in underwater forests, formed by kelps and other macroalgae, is occurring in all oceans. Loss of the vulnerable surface canopy typically leads to alternate rocky reef states dominated by substrate-near, understory vegetation, or reefs without any large fleshy macroalgae such as sea urchin barrens. Such alternate reef states represent a major shift in food availability and quality, and may impact kelp-preferring grazers forced to rely on less nutritious foods. Here we investigate the physiological responses of grazers to changes in food quality and quantity. We quantify the mass-independent oxygen consumption (ṀO2), as a proxy of whole-organism physiology, of four grazing invertebrate species (two sea urchins: Mesocentrotus franciscanus and Strongylocentrotus purpuratus; and two gastropods: Pomaulax gibberosus and Tegula pulligo) provisioned with one of three diet treatments over seven weeks: 1) higher quality, canopy kelp, 2) lower quality, substrate-near kelp, or 3) restricted: no kelp. We further test for differences in the heat resistance of four grazers using an acute, near-lethal heat exposure after completion of the provisioning period. Food restrictions had the strongest influence on oxygen consumption in the two urchins (mass-independent ṀO2 was reduced by 26–78%). By contrast, the two gastropod grazers did not display metabolic depression under food restrictions. Although kelp restrictions had clear physiological consequences in sea urchins, overall, the type of kelp provisioned (Macrocystis and Saccharina) did not relate to oxygen consumption after seven weeks. While heat resistance was also similar across food treatments, unfed individuals showed a slight tendency for lower heat tolerance compared to fed individuals. These results suggest a weak coupling between heat resistance and food quality and quantity, at least for these species and at short time spans. Our work highlights the importance of diet diversity and metabolic depression as strategies to cope with the energetic costs of warming.","container-title":"Journal of Experimental Marine Biology and Ecology","DOI":"10.1016/j.jembe.2023.151947","ISSN":"0022-0981","journalAbbreviation":"Journal of Experimental Marine Biology and Ecology","page":"151947","source":"ScienceDirect","title":"The role of kelp availability and quality on the energetic state and thermal tolerance of sea urchin and gastropod grazers","volume":"569","author":[{"family":"Schuster","given":"Jasmin M."},{"family":"Bates","given":"Amanda E."}],"issued":{"date-parts":[["2023",12,1]]}}}],"schema":"https://github.com/citation-style-language/schema/raw/master/csl-citation.json"} </w:instrText>
            </w:r>
            <w:r>
              <w:rPr>
                <w:color w:val="000000"/>
                <w:sz w:val="20"/>
                <w:szCs w:val="20"/>
              </w:rPr>
              <w:fldChar w:fldCharType="separate"/>
            </w:r>
            <w:r>
              <w:rPr>
                <w:noProof/>
                <w:color w:val="000000"/>
                <w:sz w:val="20"/>
                <w:szCs w:val="20"/>
              </w:rPr>
              <w:t>Schuster and Bates 2023</w:t>
            </w:r>
            <w:r>
              <w:rPr>
                <w:color w:val="000000"/>
                <w:sz w:val="20"/>
                <w:szCs w:val="20"/>
              </w:rPr>
              <w:fldChar w:fldCharType="end"/>
            </w:r>
          </w:p>
        </w:tc>
      </w:tr>
      <w:tr w:rsidR="00CB6958" w:rsidRPr="00861362" w14:paraId="12376EE9" w14:textId="77777777" w:rsidTr="00806FD8">
        <w:trPr>
          <w:trHeight w:val="320"/>
        </w:trPr>
        <w:tc>
          <w:tcPr>
            <w:tcW w:w="3162" w:type="dxa"/>
            <w:noWrap/>
            <w:hideMark/>
          </w:tcPr>
          <w:p w14:paraId="0B84F420"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droebachiensis</w:t>
            </w:r>
            <w:proofErr w:type="spellEnd"/>
          </w:p>
        </w:tc>
        <w:tc>
          <w:tcPr>
            <w:tcW w:w="1745" w:type="dxa"/>
            <w:noWrap/>
            <w:hideMark/>
          </w:tcPr>
          <w:p w14:paraId="069617B7"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471881C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61362" w14:paraId="2D345E2E" w14:textId="77777777" w:rsidTr="00806FD8">
        <w:trPr>
          <w:trHeight w:val="320"/>
        </w:trPr>
        <w:tc>
          <w:tcPr>
            <w:tcW w:w="3162" w:type="dxa"/>
            <w:noWrap/>
            <w:hideMark/>
          </w:tcPr>
          <w:p w14:paraId="73A69C49"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purpuratus</w:t>
            </w:r>
            <w:proofErr w:type="spellEnd"/>
          </w:p>
        </w:tc>
        <w:tc>
          <w:tcPr>
            <w:tcW w:w="1745" w:type="dxa"/>
            <w:noWrap/>
            <w:hideMark/>
          </w:tcPr>
          <w:p w14:paraId="59C68CD6"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3115D25F"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61362" w14:paraId="02E2C87A" w14:textId="77777777" w:rsidTr="00806FD8">
        <w:trPr>
          <w:trHeight w:val="320"/>
        </w:trPr>
        <w:tc>
          <w:tcPr>
            <w:tcW w:w="3162" w:type="dxa"/>
            <w:noWrap/>
            <w:hideMark/>
          </w:tcPr>
          <w:p w14:paraId="4D0DD21E" w14:textId="77777777" w:rsidR="00CB6958" w:rsidRPr="00861362" w:rsidRDefault="00CB6958" w:rsidP="00806FD8">
            <w:pPr>
              <w:jc w:val="left"/>
              <w:rPr>
                <w:i/>
                <w:color w:val="000000"/>
                <w:sz w:val="20"/>
                <w:szCs w:val="20"/>
              </w:rPr>
            </w:pPr>
            <w:proofErr w:type="spellStart"/>
            <w:r w:rsidRPr="00861362">
              <w:rPr>
                <w:i/>
                <w:color w:val="000000"/>
                <w:sz w:val="20"/>
                <w:szCs w:val="20"/>
              </w:rPr>
              <w:t>Apostichopus</w:t>
            </w:r>
            <w:proofErr w:type="spellEnd"/>
            <w:r w:rsidRPr="00861362">
              <w:rPr>
                <w:i/>
                <w:color w:val="000000"/>
                <w:sz w:val="20"/>
                <w:szCs w:val="20"/>
              </w:rPr>
              <w:t xml:space="preserve"> </w:t>
            </w:r>
            <w:proofErr w:type="spellStart"/>
            <w:r w:rsidRPr="00861362">
              <w:rPr>
                <w:i/>
                <w:color w:val="000000"/>
                <w:sz w:val="20"/>
                <w:szCs w:val="20"/>
              </w:rPr>
              <w:t>californicus</w:t>
            </w:r>
            <w:proofErr w:type="spellEnd"/>
          </w:p>
        </w:tc>
        <w:tc>
          <w:tcPr>
            <w:tcW w:w="1745" w:type="dxa"/>
            <w:noWrap/>
            <w:hideMark/>
          </w:tcPr>
          <w:p w14:paraId="2642A6B6" w14:textId="77777777" w:rsidR="00CB6958" w:rsidRPr="00861362" w:rsidRDefault="00CB6958" w:rsidP="00806FD8">
            <w:pPr>
              <w:jc w:val="left"/>
              <w:rPr>
                <w:color w:val="000000"/>
                <w:sz w:val="20"/>
                <w:szCs w:val="20"/>
              </w:rPr>
            </w:pPr>
            <w:r w:rsidRPr="00861362">
              <w:rPr>
                <w:color w:val="000000"/>
                <w:sz w:val="20"/>
                <w:szCs w:val="20"/>
              </w:rPr>
              <w:t>319.31</w:t>
            </w:r>
          </w:p>
        </w:tc>
        <w:tc>
          <w:tcPr>
            <w:tcW w:w="5016" w:type="dxa"/>
            <w:noWrap/>
            <w:hideMark/>
          </w:tcPr>
          <w:p w14:paraId="6602577A" w14:textId="77777777" w:rsidR="00CB6958" w:rsidRPr="00861362" w:rsidRDefault="00CB6958" w:rsidP="00806FD8">
            <w:pPr>
              <w:jc w:val="left"/>
              <w:rPr>
                <w:color w:val="000000"/>
                <w:sz w:val="20"/>
                <w:szCs w:val="20"/>
                <w:lang w:val="fr-FR"/>
              </w:rPr>
            </w:pPr>
            <w:r w:rsidRPr="00861362">
              <w:rPr>
                <w:color w:val="000000"/>
                <w:sz w:val="20"/>
                <w:szCs w:val="20"/>
                <w:lang w:val="fr-FR"/>
              </w:rPr>
              <w:t>Peters et al</w:t>
            </w:r>
            <w:r>
              <w:rPr>
                <w:color w:val="000000"/>
                <w:sz w:val="20"/>
                <w:szCs w:val="20"/>
                <w:lang w:val="fr-FR"/>
              </w:rPr>
              <w:t>.</w:t>
            </w:r>
            <w:r w:rsidRPr="00861362">
              <w:rPr>
                <w:color w:val="000000"/>
                <w:sz w:val="20"/>
                <w:szCs w:val="20"/>
                <w:lang w:val="fr-FR"/>
              </w:rPr>
              <w:t xml:space="preserve"> 2019, </w:t>
            </w:r>
            <w:proofErr w:type="spellStart"/>
            <w:r w:rsidRPr="00861362">
              <w:rPr>
                <w:i/>
                <w:color w:val="000000"/>
                <w:sz w:val="20"/>
                <w:szCs w:val="20"/>
                <w:lang w:val="fr-FR"/>
              </w:rPr>
              <w:t>Apostichopus</w:t>
            </w:r>
            <w:proofErr w:type="spellEnd"/>
            <w:r w:rsidRPr="00861362">
              <w:rPr>
                <w:i/>
                <w:color w:val="000000"/>
                <w:sz w:val="20"/>
                <w:szCs w:val="20"/>
                <w:lang w:val="fr-FR"/>
              </w:rPr>
              <w:t xml:space="preserve"> </w:t>
            </w:r>
            <w:proofErr w:type="spellStart"/>
            <w:r w:rsidRPr="00861362">
              <w:rPr>
                <w:i/>
                <w:color w:val="000000"/>
                <w:sz w:val="20"/>
                <w:szCs w:val="20"/>
                <w:lang w:val="fr-FR"/>
              </w:rPr>
              <w:t>parvimensis</w:t>
            </w:r>
            <w:proofErr w:type="spellEnd"/>
          </w:p>
        </w:tc>
      </w:tr>
      <w:tr w:rsidR="00CB6958" w:rsidRPr="00861362" w14:paraId="337DBD30" w14:textId="77777777" w:rsidTr="00806FD8">
        <w:trPr>
          <w:trHeight w:val="320"/>
        </w:trPr>
        <w:tc>
          <w:tcPr>
            <w:tcW w:w="3162" w:type="dxa"/>
            <w:tcBorders>
              <w:bottom w:val="nil"/>
            </w:tcBorders>
            <w:noWrap/>
            <w:hideMark/>
          </w:tcPr>
          <w:p w14:paraId="5131AC0A" w14:textId="77777777" w:rsidR="00CB6958" w:rsidRPr="00861362" w:rsidRDefault="00CB6958" w:rsidP="00806FD8">
            <w:pPr>
              <w:jc w:val="left"/>
              <w:rPr>
                <w:i/>
                <w:color w:val="000000"/>
                <w:sz w:val="20"/>
                <w:szCs w:val="20"/>
              </w:rPr>
            </w:pPr>
            <w:r w:rsidRPr="00861362">
              <w:rPr>
                <w:i/>
                <w:color w:val="000000"/>
                <w:sz w:val="20"/>
                <w:szCs w:val="20"/>
              </w:rPr>
              <w:t xml:space="preserve">Chlamys </w:t>
            </w:r>
            <w:proofErr w:type="spellStart"/>
            <w:r w:rsidRPr="00861362">
              <w:rPr>
                <w:i/>
                <w:color w:val="000000"/>
                <w:sz w:val="20"/>
                <w:szCs w:val="20"/>
              </w:rPr>
              <w:t>hastata</w:t>
            </w:r>
            <w:proofErr w:type="spellEnd"/>
          </w:p>
        </w:tc>
        <w:tc>
          <w:tcPr>
            <w:tcW w:w="1745" w:type="dxa"/>
            <w:tcBorders>
              <w:bottom w:val="nil"/>
            </w:tcBorders>
            <w:noWrap/>
            <w:hideMark/>
          </w:tcPr>
          <w:p w14:paraId="79A1CC8E" w14:textId="77777777" w:rsidR="00CB6958" w:rsidRPr="00861362" w:rsidRDefault="00CB6958" w:rsidP="00806FD8">
            <w:pPr>
              <w:jc w:val="left"/>
              <w:rPr>
                <w:color w:val="000000"/>
                <w:sz w:val="20"/>
                <w:szCs w:val="20"/>
              </w:rPr>
            </w:pPr>
            <w:r w:rsidRPr="00861362">
              <w:rPr>
                <w:color w:val="000000"/>
                <w:sz w:val="20"/>
                <w:szCs w:val="20"/>
              </w:rPr>
              <w:t>2.5</w:t>
            </w:r>
          </w:p>
        </w:tc>
        <w:tc>
          <w:tcPr>
            <w:tcW w:w="5016" w:type="dxa"/>
            <w:tcBorders>
              <w:bottom w:val="nil"/>
            </w:tcBorders>
            <w:noWrap/>
            <w:hideMark/>
          </w:tcPr>
          <w:p w14:paraId="4F315B05"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{"citationID":"pQfJuyVS","properties":{"formattedCitation":"(MacDonald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r w:rsidRPr="00861362">
              <w:rPr>
                <w:color w:val="000000"/>
                <w:sz w:val="20"/>
                <w:szCs w:val="20"/>
              </w:rPr>
              <w:t xml:space="preserve">, </w:t>
            </w:r>
            <w:r w:rsidRPr="00861362">
              <w:rPr>
                <w:i/>
                <w:color w:val="000000"/>
                <w:sz w:val="20"/>
                <w:szCs w:val="20"/>
              </w:rPr>
              <w:t>Chlamys spp.</w:t>
            </w:r>
          </w:p>
        </w:tc>
      </w:tr>
      <w:tr w:rsidR="00CB6958" w:rsidRPr="00861362" w14:paraId="79EFFAD4" w14:textId="77777777" w:rsidTr="00806FD8">
        <w:trPr>
          <w:trHeight w:val="320"/>
        </w:trPr>
        <w:tc>
          <w:tcPr>
            <w:tcW w:w="3162" w:type="dxa"/>
            <w:tcBorders>
              <w:top w:val="nil"/>
              <w:bottom w:val="nil"/>
            </w:tcBorders>
            <w:noWrap/>
            <w:hideMark/>
          </w:tcPr>
          <w:p w14:paraId="79CFA344" w14:textId="77777777" w:rsidR="00CB6958" w:rsidRPr="00861362" w:rsidRDefault="00CB6958" w:rsidP="00806FD8">
            <w:pPr>
              <w:jc w:val="left"/>
              <w:rPr>
                <w:i/>
                <w:color w:val="000000"/>
                <w:sz w:val="20"/>
                <w:szCs w:val="20"/>
              </w:rPr>
            </w:pPr>
            <w:proofErr w:type="spellStart"/>
            <w:r w:rsidRPr="00861362">
              <w:rPr>
                <w:i/>
                <w:color w:val="000000"/>
                <w:sz w:val="20"/>
                <w:szCs w:val="20"/>
              </w:rPr>
              <w:t>Crassadoma</w:t>
            </w:r>
            <w:proofErr w:type="spellEnd"/>
            <w:r w:rsidRPr="00861362">
              <w:rPr>
                <w:i/>
                <w:color w:val="000000"/>
                <w:sz w:val="20"/>
                <w:szCs w:val="20"/>
              </w:rPr>
              <w:t xml:space="preserve"> gigantea</w:t>
            </w:r>
          </w:p>
        </w:tc>
        <w:tc>
          <w:tcPr>
            <w:tcW w:w="1745" w:type="dxa"/>
            <w:tcBorders>
              <w:top w:val="nil"/>
              <w:bottom w:val="nil"/>
            </w:tcBorders>
            <w:noWrap/>
            <w:hideMark/>
          </w:tcPr>
          <w:p w14:paraId="2DB756D3" w14:textId="77777777" w:rsidR="00CB6958" w:rsidRPr="00861362" w:rsidRDefault="00CB6958" w:rsidP="00806FD8">
            <w:pPr>
              <w:jc w:val="left"/>
              <w:rPr>
                <w:color w:val="000000"/>
                <w:sz w:val="20"/>
                <w:szCs w:val="20"/>
              </w:rPr>
            </w:pPr>
            <w:r w:rsidRPr="00861362">
              <w:rPr>
                <w:color w:val="000000"/>
                <w:sz w:val="20"/>
                <w:szCs w:val="20"/>
              </w:rPr>
              <w:t>0.038*size^2.39</w:t>
            </w:r>
          </w:p>
        </w:tc>
        <w:tc>
          <w:tcPr>
            <w:tcW w:w="5016" w:type="dxa"/>
            <w:tcBorders>
              <w:top w:val="nil"/>
              <w:bottom w:val="nil"/>
            </w:tcBorders>
            <w:noWrap/>
            <w:hideMark/>
          </w:tcPr>
          <w:p w14:paraId="6D8A9E83"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{"citationID":"heP0DbgF","properties":{"formattedCitation":"(MacDonald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p>
        </w:tc>
      </w:tr>
      <w:tr w:rsidR="00CB6958" w:rsidRPr="00861362" w14:paraId="1AE2377C" w14:textId="77777777" w:rsidTr="00806FD8">
        <w:trPr>
          <w:trHeight w:val="320"/>
        </w:trPr>
        <w:tc>
          <w:tcPr>
            <w:tcW w:w="3162" w:type="dxa"/>
            <w:tcBorders>
              <w:top w:val="nil"/>
            </w:tcBorders>
            <w:noWrap/>
            <w:hideMark/>
          </w:tcPr>
          <w:p w14:paraId="06767ECC"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Enteroctopus</w:t>
            </w:r>
            <w:proofErr w:type="spellEnd"/>
            <w:r w:rsidRPr="00861362">
              <w:rPr>
                <w:i/>
                <w:color w:val="000000"/>
                <w:sz w:val="20"/>
                <w:szCs w:val="20"/>
              </w:rPr>
              <w:t xml:space="preserve"> </w:t>
            </w:r>
            <w:proofErr w:type="spellStart"/>
            <w:r w:rsidRPr="00861362">
              <w:rPr>
                <w:i/>
                <w:color w:val="000000"/>
                <w:sz w:val="20"/>
                <w:szCs w:val="20"/>
              </w:rPr>
              <w:t>dofleini</w:t>
            </w:r>
            <w:proofErr w:type="spellEnd"/>
          </w:p>
        </w:tc>
        <w:tc>
          <w:tcPr>
            <w:tcW w:w="1745" w:type="dxa"/>
            <w:tcBorders>
              <w:top w:val="nil"/>
            </w:tcBorders>
            <w:noWrap/>
            <w:hideMark/>
          </w:tcPr>
          <w:p w14:paraId="0AEAFB41" w14:textId="77777777" w:rsidR="00CB6958" w:rsidRPr="00861362" w:rsidRDefault="00CB6958" w:rsidP="00806FD8">
            <w:pPr>
              <w:jc w:val="left"/>
              <w:rPr>
                <w:color w:val="000000"/>
                <w:sz w:val="20"/>
                <w:szCs w:val="20"/>
              </w:rPr>
            </w:pPr>
            <w:r w:rsidRPr="00861362">
              <w:rPr>
                <w:color w:val="000000"/>
                <w:sz w:val="20"/>
                <w:szCs w:val="20"/>
              </w:rPr>
              <w:t>137.5</w:t>
            </w:r>
          </w:p>
        </w:tc>
        <w:tc>
          <w:tcPr>
            <w:tcW w:w="5016" w:type="dxa"/>
            <w:tcBorders>
              <w:top w:val="nil"/>
            </w:tcBorders>
            <w:noWrap/>
            <w:hideMark/>
          </w:tcPr>
          <w:p w14:paraId="73B5A75B" w14:textId="32ACA996"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{"citationID":"E0RG7PqW","properties":{"formattedCitation":"(Osborn 1995)","plainCitation":"(Osborn 1995)","dontUpdate":true,"noteIndex":0},"citationItems":[{"id":4591,"uris":["http://zotero.org/users/local/idKDtb7T/items/4ULINX96"],"itemData":{"id":4591,"type":"thesis","event-place":"San Jose, CA, USA","genre":"Master of Science","note":"DOI: 10.31979/etd.7xt8-yjr2","publisher":"San Jose State University","publisher-place":"San Jose, CA, USA","source":"DOI.org (Crossref)","title":"Fecundity and embryonic development of Octopus rubescens Berry from Monterey Bay, California","URL":"https://scholarworks.sjsu.edu/etd_theses/1170","author":[{"family":"Osborn","given":"Steven A"}],"accessed":{"date-parts":[["2024",2,19]]},"issued":{"date-parts":[["1995",1,1]]}}}],"schema":"https://github.com/citation-style-language/schema/raw/master/csl-citation.json"} </w:instrText>
            </w:r>
            <w:r>
              <w:rPr>
                <w:color w:val="000000"/>
                <w:sz w:val="20"/>
                <w:szCs w:val="20"/>
              </w:rPr>
              <w:fldChar w:fldCharType="separate"/>
            </w:r>
            <w:r>
              <w:rPr>
                <w:noProof/>
                <w:color w:val="000000"/>
                <w:sz w:val="20"/>
                <w:szCs w:val="20"/>
              </w:rPr>
              <w:t>Osborn 1995</w:t>
            </w:r>
            <w:r>
              <w:rPr>
                <w:color w:val="000000"/>
                <w:sz w:val="20"/>
                <w:szCs w:val="20"/>
              </w:rPr>
              <w:fldChar w:fldCharType="end"/>
            </w:r>
            <w:r w:rsidRPr="00861362">
              <w:rPr>
                <w:color w:val="000000"/>
                <w:sz w:val="20"/>
                <w:szCs w:val="20"/>
              </w:rPr>
              <w:t xml:space="preserve">, </w:t>
            </w:r>
            <w:r w:rsidRPr="00861362">
              <w:rPr>
                <w:i/>
                <w:color w:val="000000"/>
                <w:sz w:val="20"/>
                <w:szCs w:val="20"/>
              </w:rPr>
              <w:t xml:space="preserve">Octopus </w:t>
            </w:r>
            <w:proofErr w:type="spellStart"/>
            <w:r w:rsidRPr="00861362">
              <w:rPr>
                <w:i/>
                <w:color w:val="000000"/>
                <w:sz w:val="20"/>
                <w:szCs w:val="20"/>
              </w:rPr>
              <w:t>rubescens</w:t>
            </w:r>
            <w:proofErr w:type="spellEnd"/>
          </w:p>
        </w:tc>
      </w:tr>
      <w:tr w:rsidR="00CB6958" w:rsidRPr="00861362" w14:paraId="76BFB86C" w14:textId="77777777" w:rsidTr="00806FD8">
        <w:trPr>
          <w:trHeight w:val="320"/>
        </w:trPr>
        <w:tc>
          <w:tcPr>
            <w:tcW w:w="3162" w:type="dxa"/>
            <w:noWrap/>
            <w:hideMark/>
          </w:tcPr>
          <w:p w14:paraId="73775966" w14:textId="77777777" w:rsidR="00CB6958" w:rsidRPr="00861362" w:rsidRDefault="00CB6958" w:rsidP="00806FD8">
            <w:pPr>
              <w:jc w:val="left"/>
              <w:rPr>
                <w:i/>
                <w:color w:val="000000"/>
                <w:sz w:val="20"/>
                <w:szCs w:val="20"/>
              </w:rPr>
            </w:pPr>
            <w:r w:rsidRPr="00861362">
              <w:rPr>
                <w:i/>
                <w:color w:val="000000"/>
                <w:sz w:val="20"/>
                <w:szCs w:val="20"/>
              </w:rPr>
              <w:t xml:space="preserve">Octopus </w:t>
            </w:r>
            <w:proofErr w:type="spellStart"/>
            <w:r w:rsidRPr="00861362">
              <w:rPr>
                <w:i/>
                <w:color w:val="000000"/>
                <w:sz w:val="20"/>
                <w:szCs w:val="20"/>
              </w:rPr>
              <w:t>rubescens</w:t>
            </w:r>
            <w:proofErr w:type="spellEnd"/>
          </w:p>
        </w:tc>
        <w:tc>
          <w:tcPr>
            <w:tcW w:w="1745" w:type="dxa"/>
            <w:noWrap/>
            <w:hideMark/>
          </w:tcPr>
          <w:p w14:paraId="44AD9797" w14:textId="77777777" w:rsidR="00CB6958" w:rsidRPr="00861362" w:rsidRDefault="00CB6958" w:rsidP="00806FD8">
            <w:pPr>
              <w:jc w:val="left"/>
              <w:rPr>
                <w:color w:val="000000"/>
                <w:sz w:val="20"/>
                <w:szCs w:val="20"/>
              </w:rPr>
            </w:pPr>
            <w:r w:rsidRPr="00861362">
              <w:rPr>
                <w:color w:val="000000"/>
                <w:sz w:val="20"/>
                <w:szCs w:val="20"/>
              </w:rPr>
              <w:t>80</w:t>
            </w:r>
          </w:p>
        </w:tc>
        <w:tc>
          <w:tcPr>
            <w:tcW w:w="5016" w:type="dxa"/>
            <w:noWrap/>
            <w:hideMark/>
          </w:tcPr>
          <w:p w14:paraId="529D4728" w14:textId="77777777" w:rsidR="00CB6958" w:rsidRPr="00861362" w:rsidRDefault="00CB6958" w:rsidP="00806FD8">
            <w:pPr>
              <w:jc w:val="left"/>
              <w:rPr>
                <w:color w:val="000000"/>
                <w:sz w:val="20"/>
                <w:szCs w:val="20"/>
              </w:rPr>
            </w:pPr>
            <w:r w:rsidRPr="00861362">
              <w:rPr>
                <w:color w:val="000000"/>
                <w:sz w:val="20"/>
                <w:szCs w:val="20"/>
              </w:rPr>
              <w:t>Osborn 1995</w:t>
            </w:r>
          </w:p>
        </w:tc>
      </w:tr>
      <w:tr w:rsidR="00CB6958" w:rsidRPr="00861362" w14:paraId="65B6B8D5" w14:textId="77777777" w:rsidTr="00806FD8">
        <w:trPr>
          <w:trHeight w:val="320"/>
        </w:trPr>
        <w:tc>
          <w:tcPr>
            <w:tcW w:w="3162" w:type="dxa"/>
            <w:noWrap/>
            <w:hideMark/>
          </w:tcPr>
          <w:p w14:paraId="341300D8" w14:textId="77777777" w:rsidR="00CB6958" w:rsidRPr="00861362" w:rsidRDefault="00CB6958" w:rsidP="00806FD8">
            <w:pPr>
              <w:jc w:val="left"/>
              <w:rPr>
                <w:i/>
                <w:color w:val="000000"/>
                <w:sz w:val="20"/>
                <w:szCs w:val="20"/>
              </w:rPr>
            </w:pPr>
            <w:proofErr w:type="spellStart"/>
            <w:r w:rsidRPr="00861362">
              <w:rPr>
                <w:i/>
                <w:color w:val="000000"/>
                <w:sz w:val="20"/>
                <w:szCs w:val="20"/>
              </w:rPr>
              <w:t>Opalia</w:t>
            </w:r>
            <w:proofErr w:type="spellEnd"/>
            <w:r w:rsidRPr="00861362">
              <w:rPr>
                <w:i/>
                <w:color w:val="000000"/>
                <w:sz w:val="20"/>
                <w:szCs w:val="20"/>
              </w:rPr>
              <w:t xml:space="preserve"> </w:t>
            </w:r>
            <w:proofErr w:type="spellStart"/>
            <w:r w:rsidRPr="00861362">
              <w:rPr>
                <w:i/>
                <w:color w:val="000000"/>
                <w:sz w:val="20"/>
                <w:szCs w:val="20"/>
              </w:rPr>
              <w:t>wroblewskyi</w:t>
            </w:r>
            <w:proofErr w:type="spellEnd"/>
          </w:p>
        </w:tc>
        <w:tc>
          <w:tcPr>
            <w:tcW w:w="1745" w:type="dxa"/>
            <w:noWrap/>
            <w:hideMark/>
          </w:tcPr>
          <w:p w14:paraId="581430D0"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19A18D4E" w14:textId="0F02CD84"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{"citationID":"gOTOtUiS","properties":{"formattedCitation":"(Palmer 1982)","plainCitation":"(Palmer 1982)","dontUpdate":true,"noteIndex":0},"citationItems":[{"id":4291,"uris":["http://zotero.org/users/local/idKDtb7T/items/J89Y9FQ9"],"itemData":{"id":4291,"type":"article-journal","language":"en","source":"Zotero","title":"GROWTH IN MARINE GASTROPODS: A NON-DESTRUCTIVE TECHNIQUE FOR INDEPENDENTLY MEASURING SHELL AND BODY WEIGHT","author":[{"family":"Palmer","given":"A Richard"}],"issued":{"date-parts":[["1982"]]}}}],"schema":"https://github.com/citation-style-language/schema/raw/master/csl-citation.json"} </w:instrText>
            </w:r>
            <w:r>
              <w:rPr>
                <w:color w:val="000000"/>
                <w:sz w:val="20"/>
                <w:szCs w:val="20"/>
              </w:rPr>
              <w:fldChar w:fldCharType="separate"/>
            </w:r>
            <w:r>
              <w:rPr>
                <w:noProof/>
                <w:color w:val="000000"/>
                <w:sz w:val="20"/>
                <w:szCs w:val="20"/>
              </w:rPr>
              <w:t>Palmer 1982</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547CA884" w14:textId="77777777" w:rsidTr="00806FD8">
        <w:trPr>
          <w:trHeight w:val="320"/>
        </w:trPr>
        <w:tc>
          <w:tcPr>
            <w:tcW w:w="3162" w:type="dxa"/>
            <w:noWrap/>
            <w:hideMark/>
          </w:tcPr>
          <w:p w14:paraId="2DDDB8DE" w14:textId="77777777" w:rsidR="00CB6958" w:rsidRPr="00861362" w:rsidRDefault="00CB6958" w:rsidP="00806FD8">
            <w:pPr>
              <w:jc w:val="left"/>
              <w:rPr>
                <w:i/>
                <w:color w:val="000000"/>
                <w:sz w:val="20"/>
                <w:szCs w:val="20"/>
              </w:rPr>
            </w:pPr>
            <w:r w:rsidRPr="00861362">
              <w:rPr>
                <w:i/>
                <w:color w:val="000000"/>
                <w:sz w:val="20"/>
                <w:szCs w:val="20"/>
              </w:rPr>
              <w:t>Diodora aspera</w:t>
            </w:r>
          </w:p>
        </w:tc>
        <w:tc>
          <w:tcPr>
            <w:tcW w:w="1745" w:type="dxa"/>
            <w:noWrap/>
            <w:hideMark/>
          </w:tcPr>
          <w:p w14:paraId="2E09EF4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4E2DF77F"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463A9BA1" w14:textId="77777777" w:rsidTr="00806FD8">
        <w:trPr>
          <w:trHeight w:val="320"/>
        </w:trPr>
        <w:tc>
          <w:tcPr>
            <w:tcW w:w="3162" w:type="dxa"/>
            <w:tcBorders>
              <w:bottom w:val="nil"/>
            </w:tcBorders>
            <w:noWrap/>
            <w:hideMark/>
          </w:tcPr>
          <w:p w14:paraId="4D59A093" w14:textId="77777777" w:rsidR="00CB6958" w:rsidRPr="00861362" w:rsidRDefault="00CB6958" w:rsidP="00806FD8">
            <w:pPr>
              <w:jc w:val="left"/>
              <w:rPr>
                <w:i/>
                <w:color w:val="000000"/>
                <w:sz w:val="20"/>
                <w:szCs w:val="20"/>
              </w:rPr>
            </w:pPr>
            <w:proofErr w:type="spellStart"/>
            <w:r w:rsidRPr="00861362">
              <w:rPr>
                <w:i/>
                <w:color w:val="000000"/>
                <w:sz w:val="20"/>
                <w:szCs w:val="20"/>
              </w:rPr>
              <w:t>Megathura</w:t>
            </w:r>
            <w:proofErr w:type="spellEnd"/>
            <w:r w:rsidRPr="00861362">
              <w:rPr>
                <w:i/>
                <w:color w:val="000000"/>
                <w:sz w:val="20"/>
                <w:szCs w:val="20"/>
              </w:rPr>
              <w:t xml:space="preserve"> </w:t>
            </w:r>
            <w:proofErr w:type="spellStart"/>
            <w:r w:rsidRPr="00861362">
              <w:rPr>
                <w:i/>
                <w:color w:val="000000"/>
                <w:sz w:val="20"/>
                <w:szCs w:val="20"/>
              </w:rPr>
              <w:t>crenulata</w:t>
            </w:r>
            <w:proofErr w:type="spellEnd"/>
          </w:p>
        </w:tc>
        <w:tc>
          <w:tcPr>
            <w:tcW w:w="1745" w:type="dxa"/>
            <w:tcBorders>
              <w:bottom w:val="nil"/>
            </w:tcBorders>
            <w:noWrap/>
            <w:hideMark/>
          </w:tcPr>
          <w:p w14:paraId="02721254"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D35DBB5"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2A2CD8D8" w14:textId="77777777" w:rsidTr="00806FD8">
        <w:trPr>
          <w:trHeight w:val="320"/>
        </w:trPr>
        <w:tc>
          <w:tcPr>
            <w:tcW w:w="3162" w:type="dxa"/>
            <w:tcBorders>
              <w:top w:val="nil"/>
              <w:bottom w:val="nil"/>
            </w:tcBorders>
            <w:noWrap/>
            <w:hideMark/>
          </w:tcPr>
          <w:p w14:paraId="5171370B" w14:textId="77777777" w:rsidR="00CB6958" w:rsidRPr="00861362" w:rsidRDefault="00CB6958" w:rsidP="00806FD8">
            <w:pPr>
              <w:jc w:val="left"/>
              <w:rPr>
                <w:i/>
                <w:color w:val="000000"/>
                <w:sz w:val="20"/>
                <w:szCs w:val="20"/>
              </w:rPr>
            </w:pPr>
            <w:proofErr w:type="spellStart"/>
            <w:r w:rsidRPr="00861362">
              <w:rPr>
                <w:i/>
                <w:color w:val="000000"/>
                <w:sz w:val="20"/>
                <w:szCs w:val="20"/>
              </w:rPr>
              <w:t>Haliotis</w:t>
            </w:r>
            <w:proofErr w:type="spellEnd"/>
            <w:r w:rsidRPr="00861362">
              <w:rPr>
                <w:i/>
                <w:color w:val="000000"/>
                <w:sz w:val="20"/>
                <w:szCs w:val="20"/>
              </w:rPr>
              <w:t xml:space="preserve"> </w:t>
            </w:r>
            <w:proofErr w:type="spellStart"/>
            <w:r w:rsidRPr="00861362">
              <w:rPr>
                <w:i/>
                <w:color w:val="000000"/>
                <w:sz w:val="20"/>
                <w:szCs w:val="20"/>
              </w:rPr>
              <w:t>kamtschatkana</w:t>
            </w:r>
            <w:proofErr w:type="spellEnd"/>
          </w:p>
        </w:tc>
        <w:tc>
          <w:tcPr>
            <w:tcW w:w="1745" w:type="dxa"/>
            <w:tcBorders>
              <w:top w:val="nil"/>
              <w:bottom w:val="nil"/>
            </w:tcBorders>
            <w:noWrap/>
            <w:hideMark/>
          </w:tcPr>
          <w:p w14:paraId="7F598CBD" w14:textId="77777777" w:rsidR="00CB6958" w:rsidRPr="00861362" w:rsidRDefault="00CB6958" w:rsidP="00806FD8">
            <w:pPr>
              <w:jc w:val="left"/>
              <w:rPr>
                <w:color w:val="000000"/>
                <w:sz w:val="20"/>
                <w:szCs w:val="20"/>
              </w:rPr>
            </w:pPr>
            <w:r w:rsidRPr="00861362">
              <w:rPr>
                <w:color w:val="000000"/>
                <w:sz w:val="20"/>
                <w:szCs w:val="20"/>
              </w:rPr>
              <w:t>0.00058*size^3.2</w:t>
            </w:r>
          </w:p>
        </w:tc>
        <w:tc>
          <w:tcPr>
            <w:tcW w:w="5016" w:type="dxa"/>
            <w:tcBorders>
              <w:top w:val="nil"/>
              <w:bottom w:val="nil"/>
            </w:tcBorders>
            <w:noWrap/>
            <w:hideMark/>
          </w:tcPr>
          <w:p w14:paraId="29793682" w14:textId="214B5013"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{"citationID":"gkz1e21e","properties":{"formattedCitation":"(Zhang et al. 2007)","plainCitation":"(Zhang et al. 2007)","dontUpdate":true,"noteIndex":0},"citationItems":[{"id":4288,"uris":["http://zotero.org/users/local/idKDtb7T/items/IUJU2PM5"],"itemData":{"id":4288,"type":"article-journal","abstract":"The northern abalone, Haliotis kamtschatkana, fisheries in British Columbia (BC) were closed in 1990 because of substantial declines in the stock biomass. Abalone biomass has remained low since the fishery closure. We used abalone survey data and established growth models to study the stock-recruitment (SR) relationships, estimate mortality rates, and simulate population growth trajectories at various mortality levels for abalone populations in the Queen Charlotte Islands and the Central Coast of BC. The fitted SR curves were flat and near linear, indicating a lack of productivity in the abalone populations. At low spawning stock biomass (&lt;0.05 kg/m2) the SR relationships appeared to be density independent. Annual mortality rates (Z) were estimated to be 0.29–0.36, which included natural mortality and poaching rates. Simulation studies showed that abalone population growth was sensitive to mortality rates. The abalone populations would be sustainable with Z around 0.25, and would increase or decrease with lower or higher Z, respectively. To rebuild the northern abalone populations, measures need to be taken to minimize or eliminate poaching to reduce mortality rates.","container-title":"Journal of Shellfish Research","DOI":"10.2983/0730-8000(2007)26[1099:MNAHKP]2.0.CO;2","ISSN":"0730-8000, 1943-6319","issue":"4","journalAbbreviation":"shre","note":"publisher: National Shellfisheries Association","page":"1099-1107","source":"bioone.org","title":"MODELING NORTHERN ABALONE, HALIOTIS KAMTSCHATKANA, POPULATION STOCK AND RECRUITMENT IN BRITISH COLUMBIA","volume":"26","author":[{"family":"Zhang","given":"Zane"},{"family":"Campbell","given":"Alan"},{"family":"Lessard","given":"Joanne"}],"issued":{"date-parts":[["2007",12]]}}}],"schema":"https://github.com/citation-style-language/schema/raw/master/csl-citation.json"} </w:instrText>
            </w:r>
            <w:r>
              <w:rPr>
                <w:color w:val="000000"/>
                <w:sz w:val="20"/>
                <w:szCs w:val="20"/>
              </w:rPr>
              <w:fldChar w:fldCharType="separate"/>
            </w:r>
            <w:r>
              <w:rPr>
                <w:noProof/>
                <w:color w:val="000000"/>
                <w:sz w:val="20"/>
                <w:szCs w:val="20"/>
              </w:rPr>
              <w:t>Zhang et al. 2007</w:t>
            </w:r>
            <w:r>
              <w:rPr>
                <w:color w:val="000000"/>
                <w:sz w:val="20"/>
                <w:szCs w:val="20"/>
              </w:rPr>
              <w:fldChar w:fldCharType="end"/>
            </w:r>
          </w:p>
        </w:tc>
      </w:tr>
      <w:tr w:rsidR="00CB6958" w:rsidRPr="00861362" w14:paraId="178C236E" w14:textId="77777777" w:rsidTr="00806FD8">
        <w:trPr>
          <w:trHeight w:val="320"/>
        </w:trPr>
        <w:tc>
          <w:tcPr>
            <w:tcW w:w="3162" w:type="dxa"/>
            <w:tcBorders>
              <w:top w:val="nil"/>
            </w:tcBorders>
            <w:noWrap/>
            <w:hideMark/>
          </w:tcPr>
          <w:p w14:paraId="1587921D" w14:textId="77777777" w:rsidR="00CB6958" w:rsidRPr="00861362" w:rsidRDefault="00CB6958" w:rsidP="00806FD8">
            <w:pPr>
              <w:jc w:val="left"/>
              <w:rPr>
                <w:i/>
                <w:color w:val="000000"/>
                <w:sz w:val="20"/>
                <w:szCs w:val="20"/>
              </w:rPr>
            </w:pPr>
            <w:proofErr w:type="spellStart"/>
            <w:r w:rsidRPr="00861362">
              <w:rPr>
                <w:i/>
                <w:color w:val="000000"/>
                <w:sz w:val="20"/>
                <w:szCs w:val="20"/>
              </w:rPr>
              <w:t>Neverita</w:t>
            </w:r>
            <w:proofErr w:type="spellEnd"/>
            <w:r w:rsidRPr="00861362">
              <w:rPr>
                <w:i/>
                <w:color w:val="000000"/>
                <w:sz w:val="20"/>
                <w:szCs w:val="20"/>
              </w:rPr>
              <w:t xml:space="preserve"> </w:t>
            </w:r>
            <w:proofErr w:type="spellStart"/>
            <w:r w:rsidRPr="00861362">
              <w:rPr>
                <w:i/>
                <w:color w:val="000000"/>
                <w:sz w:val="20"/>
                <w:szCs w:val="20"/>
              </w:rPr>
              <w:t>lewisii</w:t>
            </w:r>
            <w:proofErr w:type="spellEnd"/>
          </w:p>
        </w:tc>
        <w:tc>
          <w:tcPr>
            <w:tcW w:w="1745" w:type="dxa"/>
            <w:tcBorders>
              <w:top w:val="nil"/>
            </w:tcBorders>
            <w:noWrap/>
            <w:hideMark/>
          </w:tcPr>
          <w:p w14:paraId="0CFD2C7E"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tcBorders>
            <w:noWrap/>
            <w:hideMark/>
          </w:tcPr>
          <w:p w14:paraId="67A09BF6"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224FACC0" w14:textId="77777777" w:rsidTr="00806FD8">
        <w:trPr>
          <w:trHeight w:val="320"/>
        </w:trPr>
        <w:tc>
          <w:tcPr>
            <w:tcW w:w="3162" w:type="dxa"/>
            <w:noWrap/>
            <w:hideMark/>
          </w:tcPr>
          <w:p w14:paraId="7637FE7C" w14:textId="77777777" w:rsidR="00CB6958" w:rsidRPr="00861362" w:rsidRDefault="00CB6958" w:rsidP="00806FD8">
            <w:pPr>
              <w:jc w:val="left"/>
              <w:rPr>
                <w:i/>
                <w:color w:val="000000"/>
                <w:sz w:val="20"/>
                <w:szCs w:val="20"/>
              </w:rPr>
            </w:pPr>
            <w:proofErr w:type="spellStart"/>
            <w:r w:rsidRPr="00861362">
              <w:rPr>
                <w:i/>
                <w:color w:val="000000"/>
                <w:sz w:val="20"/>
                <w:szCs w:val="20"/>
              </w:rPr>
              <w:t>Ceratostoma</w:t>
            </w:r>
            <w:proofErr w:type="spellEnd"/>
            <w:r w:rsidRPr="00861362">
              <w:rPr>
                <w:i/>
                <w:color w:val="000000"/>
                <w:sz w:val="20"/>
                <w:szCs w:val="20"/>
              </w:rPr>
              <w:t xml:space="preserve"> </w:t>
            </w:r>
            <w:proofErr w:type="spellStart"/>
            <w:r w:rsidRPr="00861362">
              <w:rPr>
                <w:i/>
                <w:color w:val="000000"/>
                <w:sz w:val="20"/>
                <w:szCs w:val="20"/>
              </w:rPr>
              <w:t>foliatum</w:t>
            </w:r>
            <w:proofErr w:type="spellEnd"/>
          </w:p>
        </w:tc>
        <w:tc>
          <w:tcPr>
            <w:tcW w:w="1745" w:type="dxa"/>
            <w:noWrap/>
            <w:hideMark/>
          </w:tcPr>
          <w:p w14:paraId="5D2ADED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50B3F1CA"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5BB0BBD1" w14:textId="77777777" w:rsidTr="00806FD8">
        <w:trPr>
          <w:trHeight w:val="320"/>
        </w:trPr>
        <w:tc>
          <w:tcPr>
            <w:tcW w:w="3162" w:type="dxa"/>
            <w:noWrap/>
            <w:hideMark/>
          </w:tcPr>
          <w:p w14:paraId="65A2F779" w14:textId="77777777" w:rsidR="00CB6958" w:rsidRPr="00861362" w:rsidRDefault="00CB6958" w:rsidP="00806FD8">
            <w:pPr>
              <w:jc w:val="left"/>
              <w:rPr>
                <w:i/>
                <w:color w:val="000000"/>
                <w:sz w:val="20"/>
                <w:szCs w:val="20"/>
              </w:rPr>
            </w:pPr>
            <w:proofErr w:type="spellStart"/>
            <w:r w:rsidRPr="00861362">
              <w:rPr>
                <w:i/>
                <w:color w:val="000000"/>
                <w:sz w:val="20"/>
                <w:szCs w:val="20"/>
              </w:rPr>
              <w:t>Nucella</w:t>
            </w:r>
            <w:proofErr w:type="spellEnd"/>
            <w:r w:rsidRPr="00861362">
              <w:rPr>
                <w:i/>
                <w:color w:val="000000"/>
                <w:sz w:val="20"/>
                <w:szCs w:val="20"/>
              </w:rPr>
              <w:t xml:space="preserve"> </w:t>
            </w:r>
            <w:proofErr w:type="spellStart"/>
            <w:r w:rsidRPr="00861362">
              <w:rPr>
                <w:i/>
                <w:color w:val="000000"/>
                <w:sz w:val="20"/>
                <w:szCs w:val="20"/>
              </w:rPr>
              <w:t>lamellosa</w:t>
            </w:r>
            <w:proofErr w:type="spellEnd"/>
          </w:p>
        </w:tc>
        <w:tc>
          <w:tcPr>
            <w:tcW w:w="1745" w:type="dxa"/>
            <w:noWrap/>
            <w:hideMark/>
          </w:tcPr>
          <w:p w14:paraId="37FCBFDD"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76595221"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2CD174DC" w14:textId="77777777" w:rsidTr="00806FD8">
        <w:trPr>
          <w:trHeight w:val="320"/>
        </w:trPr>
        <w:tc>
          <w:tcPr>
            <w:tcW w:w="3162" w:type="dxa"/>
            <w:noWrap/>
            <w:hideMark/>
          </w:tcPr>
          <w:p w14:paraId="2622161F" w14:textId="77777777" w:rsidR="00CB6958" w:rsidRPr="00861362" w:rsidRDefault="00CB6958" w:rsidP="00806FD8">
            <w:pPr>
              <w:jc w:val="left"/>
              <w:rPr>
                <w:i/>
                <w:color w:val="000000"/>
                <w:sz w:val="20"/>
                <w:szCs w:val="20"/>
              </w:rPr>
            </w:pPr>
            <w:r w:rsidRPr="00861362">
              <w:rPr>
                <w:i/>
                <w:color w:val="000000"/>
                <w:sz w:val="20"/>
                <w:szCs w:val="20"/>
              </w:rPr>
              <w:t>Armina californica</w:t>
            </w:r>
          </w:p>
        </w:tc>
        <w:tc>
          <w:tcPr>
            <w:tcW w:w="1745" w:type="dxa"/>
            <w:noWrap/>
            <w:hideMark/>
          </w:tcPr>
          <w:p w14:paraId="04B76AE6"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B8C9F8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932FA41" w14:textId="77777777" w:rsidTr="00806FD8">
        <w:trPr>
          <w:trHeight w:val="320"/>
        </w:trPr>
        <w:tc>
          <w:tcPr>
            <w:tcW w:w="3162" w:type="dxa"/>
            <w:noWrap/>
            <w:hideMark/>
          </w:tcPr>
          <w:p w14:paraId="7A7CDBD5"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luteomarginata</w:t>
            </w:r>
            <w:proofErr w:type="spellEnd"/>
          </w:p>
        </w:tc>
        <w:tc>
          <w:tcPr>
            <w:tcW w:w="1745" w:type="dxa"/>
            <w:noWrap/>
            <w:hideMark/>
          </w:tcPr>
          <w:p w14:paraId="230A784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3B45BC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F57CC03" w14:textId="77777777" w:rsidTr="00806FD8">
        <w:trPr>
          <w:trHeight w:val="320"/>
        </w:trPr>
        <w:tc>
          <w:tcPr>
            <w:tcW w:w="3162" w:type="dxa"/>
            <w:noWrap/>
            <w:hideMark/>
          </w:tcPr>
          <w:p w14:paraId="53B75239"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modesta</w:t>
            </w:r>
            <w:proofErr w:type="spellEnd"/>
          </w:p>
        </w:tc>
        <w:tc>
          <w:tcPr>
            <w:tcW w:w="1745" w:type="dxa"/>
            <w:noWrap/>
            <w:hideMark/>
          </w:tcPr>
          <w:p w14:paraId="3ADA40E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F8C2D8"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A8B39C3" w14:textId="77777777" w:rsidTr="00806FD8">
        <w:trPr>
          <w:trHeight w:val="320"/>
        </w:trPr>
        <w:tc>
          <w:tcPr>
            <w:tcW w:w="3162" w:type="dxa"/>
            <w:noWrap/>
            <w:hideMark/>
          </w:tcPr>
          <w:p w14:paraId="063A4604"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sylviaearleae</w:t>
            </w:r>
            <w:proofErr w:type="spellEnd"/>
          </w:p>
        </w:tc>
        <w:tc>
          <w:tcPr>
            <w:tcW w:w="1745" w:type="dxa"/>
            <w:noWrap/>
            <w:hideMark/>
          </w:tcPr>
          <w:p w14:paraId="049CC06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C8DE4B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59374D6" w14:textId="77777777" w:rsidTr="00806FD8">
        <w:trPr>
          <w:trHeight w:val="320"/>
        </w:trPr>
        <w:tc>
          <w:tcPr>
            <w:tcW w:w="3162" w:type="dxa"/>
            <w:noWrap/>
            <w:hideMark/>
          </w:tcPr>
          <w:p w14:paraId="0A33B10E" w14:textId="77777777" w:rsidR="00CB6958" w:rsidRPr="00861362" w:rsidRDefault="00CB6958" w:rsidP="00806FD8">
            <w:pPr>
              <w:jc w:val="left"/>
              <w:rPr>
                <w:i/>
                <w:color w:val="000000"/>
                <w:sz w:val="20"/>
                <w:szCs w:val="20"/>
              </w:rPr>
            </w:pPr>
            <w:proofErr w:type="spellStart"/>
            <w:r w:rsidRPr="00861362">
              <w:rPr>
                <w:i/>
                <w:color w:val="000000"/>
                <w:sz w:val="20"/>
                <w:szCs w:val="20"/>
              </w:rPr>
              <w:t>Coryphella</w:t>
            </w:r>
            <w:proofErr w:type="spellEnd"/>
            <w:r w:rsidRPr="00861362">
              <w:rPr>
                <w:i/>
                <w:color w:val="000000"/>
                <w:sz w:val="20"/>
                <w:szCs w:val="20"/>
              </w:rPr>
              <w:t xml:space="preserve"> verrucosa</w:t>
            </w:r>
          </w:p>
        </w:tc>
        <w:tc>
          <w:tcPr>
            <w:tcW w:w="1745" w:type="dxa"/>
            <w:noWrap/>
            <w:hideMark/>
          </w:tcPr>
          <w:p w14:paraId="7C1C16F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CA8DF8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F11945" w14:textId="77777777" w:rsidTr="00806FD8">
        <w:trPr>
          <w:trHeight w:val="320"/>
        </w:trPr>
        <w:tc>
          <w:tcPr>
            <w:tcW w:w="3162" w:type="dxa"/>
            <w:noWrap/>
            <w:hideMark/>
          </w:tcPr>
          <w:p w14:paraId="14F62430" w14:textId="77777777" w:rsidR="00CB6958" w:rsidRPr="00861362" w:rsidRDefault="00CB6958" w:rsidP="00806FD8">
            <w:pPr>
              <w:jc w:val="left"/>
              <w:rPr>
                <w:i/>
                <w:color w:val="000000"/>
                <w:sz w:val="20"/>
                <w:szCs w:val="20"/>
              </w:rPr>
            </w:pPr>
            <w:proofErr w:type="spellStart"/>
            <w:r w:rsidRPr="00861362">
              <w:rPr>
                <w:i/>
                <w:color w:val="000000"/>
                <w:sz w:val="20"/>
                <w:szCs w:val="20"/>
              </w:rPr>
              <w:t>Dendronotus</w:t>
            </w:r>
            <w:proofErr w:type="spellEnd"/>
            <w:r w:rsidRPr="00861362">
              <w:rPr>
                <w:i/>
                <w:color w:val="000000"/>
                <w:sz w:val="20"/>
                <w:szCs w:val="20"/>
              </w:rPr>
              <w:t xml:space="preserve"> iris</w:t>
            </w:r>
          </w:p>
        </w:tc>
        <w:tc>
          <w:tcPr>
            <w:tcW w:w="1745" w:type="dxa"/>
            <w:noWrap/>
            <w:hideMark/>
          </w:tcPr>
          <w:p w14:paraId="41D7153D"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35689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D9181AF" w14:textId="77777777" w:rsidTr="00806FD8">
        <w:trPr>
          <w:trHeight w:val="320"/>
        </w:trPr>
        <w:tc>
          <w:tcPr>
            <w:tcW w:w="3162" w:type="dxa"/>
            <w:noWrap/>
            <w:hideMark/>
          </w:tcPr>
          <w:p w14:paraId="116354E5" w14:textId="77777777" w:rsidR="00CB6958" w:rsidRPr="00861362" w:rsidRDefault="00CB6958" w:rsidP="00806FD8">
            <w:pPr>
              <w:jc w:val="left"/>
              <w:rPr>
                <w:i/>
                <w:color w:val="000000"/>
                <w:sz w:val="20"/>
                <w:szCs w:val="20"/>
              </w:rPr>
            </w:pPr>
            <w:proofErr w:type="spellStart"/>
            <w:r w:rsidRPr="00861362">
              <w:rPr>
                <w:i/>
                <w:color w:val="000000"/>
                <w:sz w:val="20"/>
                <w:szCs w:val="20"/>
              </w:rPr>
              <w:t>Dirona</w:t>
            </w:r>
            <w:proofErr w:type="spellEnd"/>
            <w:r w:rsidRPr="00861362">
              <w:rPr>
                <w:i/>
                <w:color w:val="000000"/>
                <w:sz w:val="20"/>
                <w:szCs w:val="20"/>
              </w:rPr>
              <w:t xml:space="preserve"> </w:t>
            </w:r>
            <w:proofErr w:type="spellStart"/>
            <w:r w:rsidRPr="00861362">
              <w:rPr>
                <w:i/>
                <w:color w:val="000000"/>
                <w:sz w:val="20"/>
                <w:szCs w:val="20"/>
              </w:rPr>
              <w:t>albolineata</w:t>
            </w:r>
            <w:proofErr w:type="spellEnd"/>
          </w:p>
        </w:tc>
        <w:tc>
          <w:tcPr>
            <w:tcW w:w="1745" w:type="dxa"/>
            <w:noWrap/>
            <w:hideMark/>
          </w:tcPr>
          <w:p w14:paraId="2ABC8D1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E7D722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9E69A0F" w14:textId="77777777" w:rsidTr="00806FD8">
        <w:trPr>
          <w:trHeight w:val="320"/>
        </w:trPr>
        <w:tc>
          <w:tcPr>
            <w:tcW w:w="3162" w:type="dxa"/>
            <w:noWrap/>
            <w:hideMark/>
          </w:tcPr>
          <w:p w14:paraId="6228FAE7" w14:textId="77777777" w:rsidR="00CB6958" w:rsidRPr="00861362" w:rsidRDefault="00CB6958" w:rsidP="00806FD8">
            <w:pPr>
              <w:jc w:val="left"/>
              <w:rPr>
                <w:i/>
                <w:color w:val="000000"/>
                <w:sz w:val="20"/>
                <w:szCs w:val="20"/>
              </w:rPr>
            </w:pPr>
            <w:proofErr w:type="spellStart"/>
            <w:r w:rsidRPr="00861362">
              <w:rPr>
                <w:i/>
                <w:color w:val="000000"/>
                <w:sz w:val="20"/>
                <w:szCs w:val="20"/>
              </w:rPr>
              <w:t>Dirona</w:t>
            </w:r>
            <w:proofErr w:type="spellEnd"/>
            <w:r w:rsidRPr="00861362">
              <w:rPr>
                <w:i/>
                <w:color w:val="000000"/>
                <w:sz w:val="20"/>
                <w:szCs w:val="20"/>
              </w:rPr>
              <w:t xml:space="preserve"> pellucida</w:t>
            </w:r>
          </w:p>
        </w:tc>
        <w:tc>
          <w:tcPr>
            <w:tcW w:w="1745" w:type="dxa"/>
            <w:noWrap/>
            <w:hideMark/>
          </w:tcPr>
          <w:p w14:paraId="592E521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0F7A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50F2D56" w14:textId="77777777" w:rsidTr="00806FD8">
        <w:trPr>
          <w:trHeight w:val="320"/>
        </w:trPr>
        <w:tc>
          <w:tcPr>
            <w:tcW w:w="3162" w:type="dxa"/>
            <w:noWrap/>
            <w:hideMark/>
          </w:tcPr>
          <w:p w14:paraId="0EB102E6"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odonoghuei</w:t>
            </w:r>
            <w:proofErr w:type="spellEnd"/>
          </w:p>
        </w:tc>
        <w:tc>
          <w:tcPr>
            <w:tcW w:w="1745" w:type="dxa"/>
            <w:noWrap/>
            <w:hideMark/>
          </w:tcPr>
          <w:p w14:paraId="37C8F60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3393B83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164916" w14:textId="77777777" w:rsidTr="00806FD8">
        <w:trPr>
          <w:trHeight w:val="320"/>
        </w:trPr>
        <w:tc>
          <w:tcPr>
            <w:tcW w:w="3162" w:type="dxa"/>
            <w:noWrap/>
            <w:hideMark/>
          </w:tcPr>
          <w:p w14:paraId="724B12C8"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sandiegensis</w:t>
            </w:r>
            <w:proofErr w:type="spellEnd"/>
          </w:p>
        </w:tc>
        <w:tc>
          <w:tcPr>
            <w:tcW w:w="1745" w:type="dxa"/>
            <w:noWrap/>
            <w:hideMark/>
          </w:tcPr>
          <w:p w14:paraId="451C7AF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0A7312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66B7BF83" w14:textId="77777777" w:rsidTr="00806FD8">
        <w:trPr>
          <w:trHeight w:val="320"/>
        </w:trPr>
        <w:tc>
          <w:tcPr>
            <w:tcW w:w="3162" w:type="dxa"/>
            <w:noWrap/>
            <w:hideMark/>
          </w:tcPr>
          <w:p w14:paraId="46FEC49B" w14:textId="77777777" w:rsidR="00CB6958" w:rsidRPr="00861362" w:rsidRDefault="00CB6958" w:rsidP="00806FD8">
            <w:pPr>
              <w:jc w:val="left"/>
              <w:rPr>
                <w:i/>
                <w:color w:val="000000"/>
                <w:sz w:val="20"/>
                <w:szCs w:val="20"/>
              </w:rPr>
            </w:pPr>
            <w:proofErr w:type="spellStart"/>
            <w:r w:rsidRPr="00861362">
              <w:rPr>
                <w:i/>
                <w:color w:val="000000"/>
                <w:sz w:val="20"/>
                <w:szCs w:val="20"/>
              </w:rPr>
              <w:t>Peltodoris</w:t>
            </w:r>
            <w:proofErr w:type="spellEnd"/>
            <w:r w:rsidRPr="00861362">
              <w:rPr>
                <w:i/>
                <w:color w:val="000000"/>
                <w:sz w:val="20"/>
                <w:szCs w:val="20"/>
              </w:rPr>
              <w:t xml:space="preserve"> nobilis</w:t>
            </w:r>
          </w:p>
        </w:tc>
        <w:tc>
          <w:tcPr>
            <w:tcW w:w="1745" w:type="dxa"/>
            <w:noWrap/>
            <w:hideMark/>
          </w:tcPr>
          <w:p w14:paraId="36C9529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471398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81C496E" w14:textId="77777777" w:rsidTr="00806FD8">
        <w:trPr>
          <w:trHeight w:val="320"/>
        </w:trPr>
        <w:tc>
          <w:tcPr>
            <w:tcW w:w="3162" w:type="dxa"/>
            <w:noWrap/>
            <w:hideMark/>
          </w:tcPr>
          <w:p w14:paraId="323AE087"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montereyensis</w:t>
            </w:r>
            <w:proofErr w:type="spellEnd"/>
          </w:p>
        </w:tc>
        <w:tc>
          <w:tcPr>
            <w:tcW w:w="1745" w:type="dxa"/>
            <w:noWrap/>
            <w:hideMark/>
          </w:tcPr>
          <w:p w14:paraId="17C4700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609FC2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E1F4847" w14:textId="77777777" w:rsidTr="00806FD8">
        <w:trPr>
          <w:trHeight w:val="320"/>
        </w:trPr>
        <w:tc>
          <w:tcPr>
            <w:tcW w:w="3162" w:type="dxa"/>
            <w:noWrap/>
            <w:hideMark/>
          </w:tcPr>
          <w:p w14:paraId="6039B6D5"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odhneri</w:t>
            </w:r>
            <w:proofErr w:type="spellEnd"/>
          </w:p>
        </w:tc>
        <w:tc>
          <w:tcPr>
            <w:tcW w:w="1745" w:type="dxa"/>
            <w:noWrap/>
            <w:hideMark/>
          </w:tcPr>
          <w:p w14:paraId="2127FA3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5B72551"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7503399" w14:textId="77777777" w:rsidTr="00806FD8">
        <w:trPr>
          <w:trHeight w:val="320"/>
        </w:trPr>
        <w:tc>
          <w:tcPr>
            <w:tcW w:w="3162" w:type="dxa"/>
            <w:noWrap/>
            <w:hideMark/>
          </w:tcPr>
          <w:p w14:paraId="012499F3" w14:textId="77777777" w:rsidR="00CB6958" w:rsidRPr="00861362" w:rsidRDefault="00CB6958" w:rsidP="00806FD8">
            <w:pPr>
              <w:jc w:val="left"/>
              <w:rPr>
                <w:i/>
                <w:color w:val="000000"/>
                <w:sz w:val="20"/>
                <w:szCs w:val="20"/>
              </w:rPr>
            </w:pPr>
            <w:proofErr w:type="spellStart"/>
            <w:r w:rsidRPr="00861362">
              <w:rPr>
                <w:i/>
                <w:color w:val="000000"/>
                <w:sz w:val="20"/>
                <w:szCs w:val="20"/>
              </w:rPr>
              <w:t>Antiopella</w:t>
            </w:r>
            <w:proofErr w:type="spellEnd"/>
            <w:r w:rsidRPr="00861362">
              <w:rPr>
                <w:i/>
                <w:color w:val="000000"/>
                <w:sz w:val="20"/>
                <w:szCs w:val="20"/>
              </w:rPr>
              <w:t xml:space="preserve"> </w:t>
            </w:r>
            <w:proofErr w:type="spellStart"/>
            <w:r w:rsidRPr="00861362">
              <w:rPr>
                <w:i/>
                <w:color w:val="000000"/>
                <w:sz w:val="20"/>
                <w:szCs w:val="20"/>
              </w:rPr>
              <w:t>fusca</w:t>
            </w:r>
            <w:proofErr w:type="spellEnd"/>
          </w:p>
        </w:tc>
        <w:tc>
          <w:tcPr>
            <w:tcW w:w="1745" w:type="dxa"/>
            <w:noWrap/>
            <w:hideMark/>
          </w:tcPr>
          <w:p w14:paraId="74329DB2"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4D8AC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A4F905" w14:textId="77777777" w:rsidTr="00806FD8">
        <w:trPr>
          <w:trHeight w:val="320"/>
        </w:trPr>
        <w:tc>
          <w:tcPr>
            <w:tcW w:w="3162" w:type="dxa"/>
            <w:noWrap/>
            <w:hideMark/>
          </w:tcPr>
          <w:p w14:paraId="7AD8449A" w14:textId="77777777" w:rsidR="00CB6958" w:rsidRPr="00861362" w:rsidRDefault="00CB6958" w:rsidP="00806FD8">
            <w:pPr>
              <w:jc w:val="left"/>
              <w:rPr>
                <w:i/>
                <w:color w:val="000000"/>
                <w:sz w:val="20"/>
                <w:szCs w:val="20"/>
              </w:rPr>
            </w:pPr>
            <w:proofErr w:type="spellStart"/>
            <w:r w:rsidRPr="00861362">
              <w:rPr>
                <w:i/>
                <w:color w:val="000000"/>
                <w:sz w:val="20"/>
                <w:szCs w:val="20"/>
              </w:rPr>
              <w:t>Hermissenda</w:t>
            </w:r>
            <w:proofErr w:type="spellEnd"/>
            <w:r w:rsidRPr="00861362">
              <w:rPr>
                <w:i/>
                <w:color w:val="000000"/>
                <w:sz w:val="20"/>
                <w:szCs w:val="20"/>
              </w:rPr>
              <w:t xml:space="preserve"> </w:t>
            </w:r>
            <w:proofErr w:type="spellStart"/>
            <w:r w:rsidRPr="00861362">
              <w:rPr>
                <w:i/>
                <w:color w:val="000000"/>
                <w:sz w:val="20"/>
                <w:szCs w:val="20"/>
              </w:rPr>
              <w:t>crassicornis</w:t>
            </w:r>
            <w:proofErr w:type="spellEnd"/>
          </w:p>
        </w:tc>
        <w:tc>
          <w:tcPr>
            <w:tcW w:w="1745" w:type="dxa"/>
            <w:noWrap/>
            <w:hideMark/>
          </w:tcPr>
          <w:p w14:paraId="55CCC7D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2C1BAC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F42B640" w14:textId="77777777" w:rsidTr="00806FD8">
        <w:trPr>
          <w:trHeight w:val="320"/>
        </w:trPr>
        <w:tc>
          <w:tcPr>
            <w:tcW w:w="3162" w:type="dxa"/>
            <w:noWrap/>
            <w:hideMark/>
          </w:tcPr>
          <w:p w14:paraId="1FF1FD6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hudsoni</w:t>
            </w:r>
            <w:proofErr w:type="spellEnd"/>
          </w:p>
        </w:tc>
        <w:tc>
          <w:tcPr>
            <w:tcW w:w="1745" w:type="dxa"/>
            <w:noWrap/>
            <w:hideMark/>
          </w:tcPr>
          <w:p w14:paraId="2193F27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C8F3E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73BDCDF" w14:textId="77777777" w:rsidTr="00806FD8">
        <w:trPr>
          <w:trHeight w:val="320"/>
        </w:trPr>
        <w:tc>
          <w:tcPr>
            <w:tcW w:w="3162" w:type="dxa"/>
            <w:noWrap/>
            <w:hideMark/>
          </w:tcPr>
          <w:p w14:paraId="0D565EF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nanaimoensis</w:t>
            </w:r>
            <w:proofErr w:type="spellEnd"/>
          </w:p>
        </w:tc>
        <w:tc>
          <w:tcPr>
            <w:tcW w:w="1745" w:type="dxa"/>
            <w:noWrap/>
            <w:hideMark/>
          </w:tcPr>
          <w:p w14:paraId="4586CA0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0253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3A8C48E" w14:textId="77777777" w:rsidTr="00806FD8">
        <w:trPr>
          <w:trHeight w:val="320"/>
        </w:trPr>
        <w:tc>
          <w:tcPr>
            <w:tcW w:w="3162" w:type="dxa"/>
            <w:noWrap/>
            <w:hideMark/>
          </w:tcPr>
          <w:p w14:paraId="4E954694" w14:textId="77777777" w:rsidR="00CB6958" w:rsidRPr="00861362" w:rsidRDefault="00CB6958" w:rsidP="00806FD8">
            <w:pPr>
              <w:jc w:val="left"/>
              <w:rPr>
                <w:i/>
                <w:color w:val="000000"/>
                <w:sz w:val="20"/>
                <w:szCs w:val="20"/>
              </w:rPr>
            </w:pPr>
            <w:proofErr w:type="spellStart"/>
            <w:r w:rsidRPr="00861362">
              <w:rPr>
                <w:i/>
                <w:color w:val="000000"/>
                <w:sz w:val="20"/>
                <w:szCs w:val="20"/>
              </w:rPr>
              <w:t>Onchidoris</w:t>
            </w:r>
            <w:proofErr w:type="spellEnd"/>
            <w:r w:rsidRPr="00861362">
              <w:rPr>
                <w:i/>
                <w:color w:val="000000"/>
                <w:sz w:val="20"/>
                <w:szCs w:val="20"/>
              </w:rPr>
              <w:t xml:space="preserve"> </w:t>
            </w:r>
            <w:proofErr w:type="spellStart"/>
            <w:r w:rsidRPr="00861362">
              <w:rPr>
                <w:i/>
                <w:color w:val="000000"/>
                <w:sz w:val="20"/>
                <w:szCs w:val="20"/>
              </w:rPr>
              <w:t>bilamellata</w:t>
            </w:r>
            <w:proofErr w:type="spellEnd"/>
          </w:p>
        </w:tc>
        <w:tc>
          <w:tcPr>
            <w:tcW w:w="1745" w:type="dxa"/>
            <w:noWrap/>
            <w:hideMark/>
          </w:tcPr>
          <w:p w14:paraId="4FC1877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E75AE3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0171925" w14:textId="77777777" w:rsidTr="00806FD8">
        <w:trPr>
          <w:trHeight w:val="320"/>
        </w:trPr>
        <w:tc>
          <w:tcPr>
            <w:tcW w:w="3162" w:type="dxa"/>
            <w:noWrap/>
            <w:hideMark/>
          </w:tcPr>
          <w:p w14:paraId="4C892FE3" w14:textId="77777777" w:rsidR="00CB6958" w:rsidRPr="00861362" w:rsidRDefault="00CB6958" w:rsidP="00806FD8">
            <w:pPr>
              <w:jc w:val="left"/>
              <w:rPr>
                <w:i/>
                <w:color w:val="000000"/>
                <w:sz w:val="20"/>
                <w:szCs w:val="20"/>
              </w:rPr>
            </w:pPr>
            <w:proofErr w:type="spellStart"/>
            <w:r w:rsidRPr="00861362">
              <w:rPr>
                <w:i/>
                <w:color w:val="000000"/>
                <w:sz w:val="20"/>
                <w:szCs w:val="20"/>
              </w:rPr>
              <w:t>Limacia</w:t>
            </w:r>
            <w:proofErr w:type="spellEnd"/>
            <w:r w:rsidRPr="00861362">
              <w:rPr>
                <w:i/>
                <w:color w:val="000000"/>
                <w:sz w:val="20"/>
                <w:szCs w:val="20"/>
              </w:rPr>
              <w:t xml:space="preserve"> </w:t>
            </w:r>
            <w:proofErr w:type="spellStart"/>
            <w:r w:rsidRPr="00861362">
              <w:rPr>
                <w:i/>
                <w:color w:val="000000"/>
                <w:sz w:val="20"/>
                <w:szCs w:val="20"/>
              </w:rPr>
              <w:t>cockerelli</w:t>
            </w:r>
            <w:proofErr w:type="spellEnd"/>
          </w:p>
        </w:tc>
        <w:tc>
          <w:tcPr>
            <w:tcW w:w="1745" w:type="dxa"/>
            <w:noWrap/>
            <w:hideMark/>
          </w:tcPr>
          <w:p w14:paraId="45FEE91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3FDD3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8637360" w14:textId="77777777" w:rsidTr="00806FD8">
        <w:trPr>
          <w:trHeight w:val="320"/>
        </w:trPr>
        <w:tc>
          <w:tcPr>
            <w:tcW w:w="3162" w:type="dxa"/>
            <w:noWrap/>
            <w:hideMark/>
          </w:tcPr>
          <w:p w14:paraId="012C6BD3" w14:textId="77777777" w:rsidR="00CB6958" w:rsidRPr="00861362" w:rsidRDefault="00CB6958" w:rsidP="00806FD8">
            <w:pPr>
              <w:jc w:val="left"/>
              <w:rPr>
                <w:i/>
                <w:color w:val="000000"/>
                <w:sz w:val="20"/>
                <w:szCs w:val="20"/>
              </w:rPr>
            </w:pPr>
            <w:proofErr w:type="spellStart"/>
            <w:r w:rsidRPr="00861362">
              <w:rPr>
                <w:i/>
                <w:color w:val="000000"/>
                <w:sz w:val="20"/>
                <w:szCs w:val="20"/>
              </w:rPr>
              <w:t>Polycera</w:t>
            </w:r>
            <w:proofErr w:type="spellEnd"/>
            <w:r w:rsidRPr="00861362">
              <w:rPr>
                <w:i/>
                <w:color w:val="000000"/>
                <w:sz w:val="20"/>
                <w:szCs w:val="20"/>
              </w:rPr>
              <w:t xml:space="preserve"> tricolor</w:t>
            </w:r>
          </w:p>
        </w:tc>
        <w:tc>
          <w:tcPr>
            <w:tcW w:w="1745" w:type="dxa"/>
            <w:noWrap/>
            <w:hideMark/>
          </w:tcPr>
          <w:p w14:paraId="203126C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8A9E28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215673D" w14:textId="77777777" w:rsidTr="00806FD8">
        <w:trPr>
          <w:trHeight w:val="320"/>
        </w:trPr>
        <w:tc>
          <w:tcPr>
            <w:tcW w:w="3162" w:type="dxa"/>
            <w:noWrap/>
            <w:hideMark/>
          </w:tcPr>
          <w:p w14:paraId="2A4DF96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proofErr w:type="spellStart"/>
            <w:r w:rsidRPr="00861362">
              <w:rPr>
                <w:i/>
                <w:color w:val="000000"/>
                <w:sz w:val="20"/>
                <w:szCs w:val="20"/>
              </w:rPr>
              <w:t>catalinae</w:t>
            </w:r>
            <w:proofErr w:type="spellEnd"/>
          </w:p>
        </w:tc>
        <w:tc>
          <w:tcPr>
            <w:tcW w:w="1745" w:type="dxa"/>
            <w:noWrap/>
            <w:hideMark/>
          </w:tcPr>
          <w:p w14:paraId="0C6616F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8C2287"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9AF392" w14:textId="77777777" w:rsidTr="00806FD8">
        <w:trPr>
          <w:trHeight w:val="320"/>
        </w:trPr>
        <w:tc>
          <w:tcPr>
            <w:tcW w:w="3162" w:type="dxa"/>
            <w:noWrap/>
            <w:hideMark/>
          </w:tcPr>
          <w:p w14:paraId="3A2672F7"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proofErr w:type="spellStart"/>
            <w:r w:rsidRPr="00861362">
              <w:rPr>
                <w:i/>
                <w:color w:val="000000"/>
                <w:sz w:val="20"/>
                <w:szCs w:val="20"/>
              </w:rPr>
              <w:t>modesta</w:t>
            </w:r>
            <w:proofErr w:type="spellEnd"/>
          </w:p>
        </w:tc>
        <w:tc>
          <w:tcPr>
            <w:tcW w:w="1745" w:type="dxa"/>
            <w:noWrap/>
            <w:hideMark/>
          </w:tcPr>
          <w:p w14:paraId="70154578"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B170154"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BEEF161" w14:textId="77777777" w:rsidTr="00806FD8">
        <w:trPr>
          <w:trHeight w:val="320"/>
        </w:trPr>
        <w:tc>
          <w:tcPr>
            <w:tcW w:w="3162" w:type="dxa"/>
            <w:tcBorders>
              <w:bottom w:val="nil"/>
            </w:tcBorders>
            <w:noWrap/>
            <w:hideMark/>
          </w:tcPr>
          <w:p w14:paraId="1F7EEBD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spp.</w:t>
            </w:r>
          </w:p>
        </w:tc>
        <w:tc>
          <w:tcPr>
            <w:tcW w:w="1745" w:type="dxa"/>
            <w:tcBorders>
              <w:bottom w:val="nil"/>
            </w:tcBorders>
            <w:noWrap/>
            <w:hideMark/>
          </w:tcPr>
          <w:p w14:paraId="632ACC6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bottom w:val="nil"/>
            </w:tcBorders>
            <w:noWrap/>
            <w:hideMark/>
          </w:tcPr>
          <w:p w14:paraId="7BF187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4B5965C" w14:textId="77777777" w:rsidTr="00806FD8">
        <w:trPr>
          <w:trHeight w:val="320"/>
        </w:trPr>
        <w:tc>
          <w:tcPr>
            <w:tcW w:w="3162" w:type="dxa"/>
            <w:tcBorders>
              <w:top w:val="nil"/>
              <w:bottom w:val="nil"/>
            </w:tcBorders>
            <w:noWrap/>
            <w:hideMark/>
          </w:tcPr>
          <w:p w14:paraId="18AF07E8" w14:textId="77777777" w:rsidR="00CB6958" w:rsidRPr="00861362" w:rsidRDefault="00CB6958" w:rsidP="00806FD8">
            <w:pPr>
              <w:jc w:val="left"/>
              <w:rPr>
                <w:i/>
                <w:color w:val="000000"/>
                <w:sz w:val="20"/>
                <w:szCs w:val="20"/>
              </w:rPr>
            </w:pPr>
            <w:proofErr w:type="spellStart"/>
            <w:r w:rsidRPr="00861362">
              <w:rPr>
                <w:i/>
                <w:color w:val="000000"/>
                <w:sz w:val="20"/>
                <w:szCs w:val="20"/>
              </w:rPr>
              <w:t>Melibe</w:t>
            </w:r>
            <w:proofErr w:type="spellEnd"/>
            <w:r w:rsidRPr="00861362">
              <w:rPr>
                <w:i/>
                <w:color w:val="000000"/>
                <w:sz w:val="20"/>
                <w:szCs w:val="20"/>
              </w:rPr>
              <w:t xml:space="preserve"> </w:t>
            </w:r>
            <w:proofErr w:type="spellStart"/>
            <w:r w:rsidRPr="00861362">
              <w:rPr>
                <w:i/>
                <w:color w:val="000000"/>
                <w:sz w:val="20"/>
                <w:szCs w:val="20"/>
              </w:rPr>
              <w:t>leonina</w:t>
            </w:r>
            <w:proofErr w:type="spellEnd"/>
          </w:p>
        </w:tc>
        <w:tc>
          <w:tcPr>
            <w:tcW w:w="1745" w:type="dxa"/>
            <w:tcBorders>
              <w:top w:val="nil"/>
              <w:bottom w:val="nil"/>
            </w:tcBorders>
            <w:noWrap/>
            <w:hideMark/>
          </w:tcPr>
          <w:p w14:paraId="0DCF17E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nil"/>
            </w:tcBorders>
            <w:noWrap/>
            <w:hideMark/>
          </w:tcPr>
          <w:p w14:paraId="5CD439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2ED98BF" w14:textId="77777777" w:rsidTr="00806FD8">
        <w:trPr>
          <w:trHeight w:val="320"/>
        </w:trPr>
        <w:tc>
          <w:tcPr>
            <w:tcW w:w="3162" w:type="dxa"/>
            <w:tcBorders>
              <w:top w:val="nil"/>
            </w:tcBorders>
            <w:noWrap/>
            <w:hideMark/>
          </w:tcPr>
          <w:p w14:paraId="55563291"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Tritonia</w:t>
            </w:r>
            <w:proofErr w:type="spellEnd"/>
            <w:r w:rsidRPr="00861362">
              <w:rPr>
                <w:i/>
                <w:color w:val="000000"/>
                <w:sz w:val="20"/>
                <w:szCs w:val="20"/>
              </w:rPr>
              <w:t xml:space="preserve"> </w:t>
            </w:r>
            <w:proofErr w:type="spellStart"/>
            <w:r w:rsidRPr="00861362">
              <w:rPr>
                <w:i/>
                <w:color w:val="000000"/>
                <w:sz w:val="20"/>
                <w:szCs w:val="20"/>
              </w:rPr>
              <w:t>festiva</w:t>
            </w:r>
            <w:proofErr w:type="spellEnd"/>
          </w:p>
        </w:tc>
        <w:tc>
          <w:tcPr>
            <w:tcW w:w="1745" w:type="dxa"/>
            <w:tcBorders>
              <w:top w:val="nil"/>
            </w:tcBorders>
            <w:noWrap/>
            <w:hideMark/>
          </w:tcPr>
          <w:p w14:paraId="66DEDB2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tcBorders>
            <w:noWrap/>
            <w:hideMark/>
          </w:tcPr>
          <w:p w14:paraId="0E89AE3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5E9ABCC" w14:textId="77777777" w:rsidTr="00806FD8">
        <w:trPr>
          <w:trHeight w:val="320"/>
        </w:trPr>
        <w:tc>
          <w:tcPr>
            <w:tcW w:w="3162" w:type="dxa"/>
            <w:noWrap/>
            <w:hideMark/>
          </w:tcPr>
          <w:p w14:paraId="0009C1A4" w14:textId="77777777" w:rsidR="00CB6958" w:rsidRPr="00861362" w:rsidRDefault="00CB6958" w:rsidP="00806FD8">
            <w:pPr>
              <w:jc w:val="left"/>
              <w:rPr>
                <w:i/>
                <w:color w:val="000000"/>
                <w:sz w:val="20"/>
                <w:szCs w:val="20"/>
              </w:rPr>
            </w:pPr>
            <w:proofErr w:type="spellStart"/>
            <w:r w:rsidRPr="00861362">
              <w:rPr>
                <w:i/>
                <w:color w:val="000000"/>
                <w:sz w:val="20"/>
                <w:szCs w:val="20"/>
              </w:rPr>
              <w:t>Acmaea</w:t>
            </w:r>
            <w:proofErr w:type="spellEnd"/>
            <w:r w:rsidRPr="00861362">
              <w:rPr>
                <w:i/>
                <w:color w:val="000000"/>
                <w:sz w:val="20"/>
                <w:szCs w:val="20"/>
              </w:rPr>
              <w:t xml:space="preserve"> </w:t>
            </w:r>
            <w:proofErr w:type="spellStart"/>
            <w:r w:rsidRPr="00861362">
              <w:rPr>
                <w:i/>
                <w:color w:val="000000"/>
                <w:sz w:val="20"/>
                <w:szCs w:val="20"/>
              </w:rPr>
              <w:t>mitra</w:t>
            </w:r>
            <w:proofErr w:type="spellEnd"/>
          </w:p>
        </w:tc>
        <w:tc>
          <w:tcPr>
            <w:tcW w:w="1745" w:type="dxa"/>
            <w:noWrap/>
            <w:hideMark/>
          </w:tcPr>
          <w:p w14:paraId="1156536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37CB1B78"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4D03CA46" w14:textId="77777777" w:rsidTr="00806FD8">
        <w:trPr>
          <w:trHeight w:val="320"/>
        </w:trPr>
        <w:tc>
          <w:tcPr>
            <w:tcW w:w="3162" w:type="dxa"/>
            <w:noWrap/>
            <w:hideMark/>
          </w:tcPr>
          <w:p w14:paraId="70707345" w14:textId="77777777" w:rsidR="00CB6958" w:rsidRPr="00861362" w:rsidRDefault="00CB6958" w:rsidP="00806FD8">
            <w:pPr>
              <w:jc w:val="left"/>
              <w:rPr>
                <w:i/>
                <w:color w:val="000000"/>
                <w:sz w:val="20"/>
                <w:szCs w:val="20"/>
              </w:rPr>
            </w:pPr>
            <w:proofErr w:type="spellStart"/>
            <w:r w:rsidRPr="00861362">
              <w:rPr>
                <w:i/>
                <w:color w:val="000000"/>
                <w:sz w:val="20"/>
                <w:szCs w:val="20"/>
              </w:rPr>
              <w:t>Lottia</w:t>
            </w:r>
            <w:proofErr w:type="spellEnd"/>
            <w:r w:rsidRPr="00861362">
              <w:rPr>
                <w:i/>
                <w:color w:val="000000"/>
                <w:sz w:val="20"/>
                <w:szCs w:val="20"/>
              </w:rPr>
              <w:t xml:space="preserve"> scutum</w:t>
            </w:r>
          </w:p>
        </w:tc>
        <w:tc>
          <w:tcPr>
            <w:tcW w:w="1745" w:type="dxa"/>
            <w:noWrap/>
            <w:hideMark/>
          </w:tcPr>
          <w:p w14:paraId="250306D1"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295739"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400287A5" w14:textId="77777777" w:rsidTr="00806FD8">
        <w:trPr>
          <w:trHeight w:val="320"/>
        </w:trPr>
        <w:tc>
          <w:tcPr>
            <w:tcW w:w="3162" w:type="dxa"/>
            <w:noWrap/>
            <w:hideMark/>
          </w:tcPr>
          <w:p w14:paraId="2573AB7C" w14:textId="77777777" w:rsidR="00CB6958" w:rsidRPr="00861362" w:rsidRDefault="00CB6958" w:rsidP="00806FD8">
            <w:pPr>
              <w:jc w:val="left"/>
              <w:rPr>
                <w:i/>
                <w:color w:val="000000"/>
                <w:sz w:val="20"/>
                <w:szCs w:val="20"/>
              </w:rPr>
            </w:pPr>
            <w:proofErr w:type="spellStart"/>
            <w:r w:rsidRPr="00861362">
              <w:rPr>
                <w:i/>
                <w:color w:val="000000"/>
                <w:sz w:val="20"/>
                <w:szCs w:val="20"/>
              </w:rPr>
              <w:t>Berthella</w:t>
            </w:r>
            <w:proofErr w:type="spellEnd"/>
            <w:r w:rsidRPr="00861362">
              <w:rPr>
                <w:i/>
                <w:color w:val="000000"/>
                <w:sz w:val="20"/>
                <w:szCs w:val="20"/>
              </w:rPr>
              <w:t xml:space="preserve"> </w:t>
            </w:r>
            <w:proofErr w:type="spellStart"/>
            <w:r w:rsidRPr="00861362">
              <w:rPr>
                <w:i/>
                <w:color w:val="000000"/>
                <w:sz w:val="20"/>
                <w:szCs w:val="20"/>
              </w:rPr>
              <w:t>chacei</w:t>
            </w:r>
            <w:proofErr w:type="spellEnd"/>
          </w:p>
        </w:tc>
        <w:tc>
          <w:tcPr>
            <w:tcW w:w="1745" w:type="dxa"/>
            <w:noWrap/>
            <w:hideMark/>
          </w:tcPr>
          <w:p w14:paraId="618683EB"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7FC057"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167BC825" w14:textId="77777777" w:rsidTr="00806FD8">
        <w:trPr>
          <w:trHeight w:val="320"/>
        </w:trPr>
        <w:tc>
          <w:tcPr>
            <w:tcW w:w="3162" w:type="dxa"/>
            <w:tcBorders>
              <w:bottom w:val="nil"/>
            </w:tcBorders>
            <w:noWrap/>
            <w:hideMark/>
          </w:tcPr>
          <w:p w14:paraId="3C1AAE11" w14:textId="77777777" w:rsidR="00CB6958" w:rsidRPr="00861362" w:rsidRDefault="00CB6958" w:rsidP="00806FD8">
            <w:pPr>
              <w:jc w:val="left"/>
              <w:rPr>
                <w:i/>
                <w:color w:val="000000"/>
                <w:sz w:val="20"/>
                <w:szCs w:val="20"/>
              </w:rPr>
            </w:pPr>
            <w:proofErr w:type="spellStart"/>
            <w:r w:rsidRPr="00861362">
              <w:rPr>
                <w:i/>
                <w:color w:val="000000"/>
                <w:sz w:val="20"/>
                <w:szCs w:val="20"/>
              </w:rPr>
              <w:t>Calliostoma</w:t>
            </w:r>
            <w:proofErr w:type="spellEnd"/>
            <w:r w:rsidRPr="00861362">
              <w:rPr>
                <w:i/>
                <w:color w:val="000000"/>
                <w:sz w:val="20"/>
                <w:szCs w:val="20"/>
              </w:rPr>
              <w:t xml:space="preserve"> </w:t>
            </w:r>
            <w:proofErr w:type="spellStart"/>
            <w:r w:rsidRPr="00861362">
              <w:rPr>
                <w:i/>
                <w:color w:val="000000"/>
                <w:sz w:val="20"/>
                <w:szCs w:val="20"/>
              </w:rPr>
              <w:t>ligatum</w:t>
            </w:r>
            <w:proofErr w:type="spellEnd"/>
          </w:p>
        </w:tc>
        <w:tc>
          <w:tcPr>
            <w:tcW w:w="1745" w:type="dxa"/>
            <w:tcBorders>
              <w:bottom w:val="nil"/>
            </w:tcBorders>
            <w:noWrap/>
            <w:hideMark/>
          </w:tcPr>
          <w:p w14:paraId="6694A16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F010DD0"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4E4FDFF6" w14:textId="77777777" w:rsidTr="00806FD8">
        <w:trPr>
          <w:trHeight w:val="320"/>
        </w:trPr>
        <w:tc>
          <w:tcPr>
            <w:tcW w:w="3162" w:type="dxa"/>
            <w:tcBorders>
              <w:top w:val="nil"/>
              <w:bottom w:val="nil"/>
            </w:tcBorders>
            <w:noWrap/>
            <w:hideMark/>
          </w:tcPr>
          <w:p w14:paraId="25B9F65B" w14:textId="77777777" w:rsidR="00CB6958" w:rsidRPr="00861362" w:rsidRDefault="00CB6958" w:rsidP="00806FD8">
            <w:pPr>
              <w:jc w:val="left"/>
              <w:rPr>
                <w:i/>
                <w:color w:val="000000"/>
                <w:sz w:val="20"/>
                <w:szCs w:val="20"/>
              </w:rPr>
            </w:pPr>
            <w:r w:rsidRPr="00861362">
              <w:rPr>
                <w:i/>
                <w:color w:val="000000"/>
                <w:sz w:val="20"/>
                <w:szCs w:val="20"/>
              </w:rPr>
              <w:t xml:space="preserve">Tegula </w:t>
            </w:r>
            <w:proofErr w:type="spellStart"/>
            <w:r w:rsidRPr="00861362">
              <w:rPr>
                <w:i/>
                <w:color w:val="000000"/>
                <w:sz w:val="20"/>
                <w:szCs w:val="20"/>
              </w:rPr>
              <w:t>funebralis</w:t>
            </w:r>
            <w:proofErr w:type="spellEnd"/>
          </w:p>
        </w:tc>
        <w:tc>
          <w:tcPr>
            <w:tcW w:w="1745" w:type="dxa"/>
            <w:tcBorders>
              <w:top w:val="nil"/>
              <w:bottom w:val="nil"/>
            </w:tcBorders>
            <w:noWrap/>
            <w:hideMark/>
          </w:tcPr>
          <w:p w14:paraId="6A2CBC66"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bottom w:val="nil"/>
            </w:tcBorders>
            <w:noWrap/>
            <w:hideMark/>
          </w:tcPr>
          <w:p w14:paraId="51448FDD"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spp.</w:t>
            </w:r>
          </w:p>
        </w:tc>
      </w:tr>
      <w:tr w:rsidR="00CB6958" w:rsidRPr="00861362" w14:paraId="4F8FC9D8" w14:textId="77777777" w:rsidTr="00806FD8">
        <w:trPr>
          <w:trHeight w:val="320"/>
        </w:trPr>
        <w:tc>
          <w:tcPr>
            <w:tcW w:w="3162" w:type="dxa"/>
            <w:tcBorders>
              <w:top w:val="nil"/>
              <w:bottom w:val="nil"/>
            </w:tcBorders>
            <w:noWrap/>
            <w:hideMark/>
          </w:tcPr>
          <w:p w14:paraId="694FAF90" w14:textId="77777777" w:rsidR="00CB6958" w:rsidRPr="00861362" w:rsidRDefault="00CB6958" w:rsidP="00806FD8">
            <w:pPr>
              <w:jc w:val="left"/>
              <w:rPr>
                <w:i/>
                <w:color w:val="000000"/>
                <w:sz w:val="20"/>
                <w:szCs w:val="20"/>
              </w:rPr>
            </w:pPr>
            <w:proofErr w:type="spellStart"/>
            <w:r w:rsidRPr="00861362">
              <w:rPr>
                <w:i/>
                <w:color w:val="000000"/>
                <w:sz w:val="20"/>
                <w:szCs w:val="20"/>
              </w:rPr>
              <w:t>Pomaulax</w:t>
            </w:r>
            <w:proofErr w:type="spellEnd"/>
            <w:r w:rsidRPr="00861362">
              <w:rPr>
                <w:i/>
                <w:color w:val="000000"/>
                <w:sz w:val="20"/>
                <w:szCs w:val="20"/>
              </w:rPr>
              <w:t xml:space="preserve"> </w:t>
            </w:r>
            <w:proofErr w:type="spellStart"/>
            <w:r w:rsidRPr="00861362">
              <w:rPr>
                <w:i/>
                <w:color w:val="000000"/>
                <w:sz w:val="20"/>
                <w:szCs w:val="20"/>
              </w:rPr>
              <w:t>gibberosus</w:t>
            </w:r>
            <w:proofErr w:type="spellEnd"/>
          </w:p>
        </w:tc>
        <w:tc>
          <w:tcPr>
            <w:tcW w:w="1745" w:type="dxa"/>
            <w:tcBorders>
              <w:top w:val="nil"/>
              <w:bottom w:val="nil"/>
            </w:tcBorders>
            <w:noWrap/>
            <w:hideMark/>
          </w:tcPr>
          <w:p w14:paraId="310F274B" w14:textId="77777777" w:rsidR="00CB6958" w:rsidRPr="00861362" w:rsidRDefault="00CB6958" w:rsidP="00806FD8">
            <w:pPr>
              <w:jc w:val="left"/>
              <w:rPr>
                <w:color w:val="000000"/>
                <w:sz w:val="20"/>
                <w:szCs w:val="20"/>
              </w:rPr>
            </w:pPr>
            <w:r w:rsidRPr="00861362">
              <w:rPr>
                <w:color w:val="000000"/>
                <w:sz w:val="20"/>
                <w:szCs w:val="20"/>
              </w:rPr>
              <w:t>31</w:t>
            </w:r>
          </w:p>
        </w:tc>
        <w:tc>
          <w:tcPr>
            <w:tcW w:w="5016" w:type="dxa"/>
            <w:tcBorders>
              <w:top w:val="nil"/>
              <w:bottom w:val="nil"/>
            </w:tcBorders>
            <w:noWrap/>
            <w:hideMark/>
          </w:tcPr>
          <w:p w14:paraId="2D632504" w14:textId="77777777" w:rsidR="00CB6958" w:rsidRPr="00861362" w:rsidRDefault="00CB6958" w:rsidP="00806FD8">
            <w:pPr>
              <w:jc w:val="left"/>
              <w:rPr>
                <w:color w:val="000000"/>
                <w:sz w:val="20"/>
                <w:szCs w:val="20"/>
              </w:rPr>
            </w:pPr>
            <w:r w:rsidRPr="00861362">
              <w:rPr>
                <w:color w:val="000000"/>
                <w:sz w:val="20"/>
                <w:szCs w:val="20"/>
              </w:rPr>
              <w:t>Schuster and Bates 2023</w:t>
            </w:r>
          </w:p>
        </w:tc>
      </w:tr>
      <w:tr w:rsidR="00CB6958" w:rsidRPr="00861362" w14:paraId="0CBEE3AD" w14:textId="77777777" w:rsidTr="00806FD8">
        <w:trPr>
          <w:trHeight w:val="320"/>
        </w:trPr>
        <w:tc>
          <w:tcPr>
            <w:tcW w:w="3162" w:type="dxa"/>
            <w:tcBorders>
              <w:top w:val="nil"/>
              <w:bottom w:val="single" w:sz="4" w:space="0" w:color="auto"/>
            </w:tcBorders>
            <w:noWrap/>
            <w:hideMark/>
          </w:tcPr>
          <w:p w14:paraId="5A3F3092" w14:textId="77777777" w:rsidR="00CB6958" w:rsidRPr="00861362" w:rsidRDefault="00CB6958" w:rsidP="00806FD8">
            <w:pPr>
              <w:jc w:val="left"/>
              <w:rPr>
                <w:i/>
                <w:color w:val="000000"/>
                <w:sz w:val="20"/>
                <w:szCs w:val="20"/>
              </w:rPr>
            </w:pPr>
            <w:proofErr w:type="spellStart"/>
            <w:r w:rsidRPr="00861362">
              <w:rPr>
                <w:i/>
                <w:color w:val="000000"/>
                <w:sz w:val="20"/>
                <w:szCs w:val="20"/>
              </w:rPr>
              <w:t>Eurylepta</w:t>
            </w:r>
            <w:proofErr w:type="spellEnd"/>
            <w:r w:rsidRPr="00861362">
              <w:rPr>
                <w:i/>
                <w:color w:val="000000"/>
                <w:sz w:val="20"/>
                <w:szCs w:val="20"/>
              </w:rPr>
              <w:t xml:space="preserve"> </w:t>
            </w:r>
            <w:proofErr w:type="spellStart"/>
            <w:r w:rsidRPr="00861362">
              <w:rPr>
                <w:i/>
                <w:color w:val="000000"/>
                <w:sz w:val="20"/>
                <w:szCs w:val="20"/>
              </w:rPr>
              <w:t>leoparda</w:t>
            </w:r>
            <w:proofErr w:type="spellEnd"/>
          </w:p>
        </w:tc>
        <w:tc>
          <w:tcPr>
            <w:tcW w:w="1745" w:type="dxa"/>
            <w:tcBorders>
              <w:top w:val="nil"/>
              <w:bottom w:val="single" w:sz="4" w:space="0" w:color="auto"/>
            </w:tcBorders>
            <w:noWrap/>
            <w:hideMark/>
          </w:tcPr>
          <w:p w14:paraId="4537275B"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single" w:sz="4" w:space="0" w:color="auto"/>
            </w:tcBorders>
            <w:noWrap/>
            <w:hideMark/>
          </w:tcPr>
          <w:p w14:paraId="6FEDB17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bl>
    <w:p w14:paraId="0286628D" w14:textId="77777777" w:rsidR="00CB6958" w:rsidRDefault="00CB6958" w:rsidP="00CB6958">
      <w:pPr>
        <w:spacing w:line="480" w:lineRule="auto"/>
        <w:rPr>
          <w:b/>
        </w:rPr>
      </w:pPr>
    </w:p>
    <w:p w14:paraId="470FF8B1" w14:textId="77777777" w:rsidR="00CB6958" w:rsidRDefault="00CB6958" w:rsidP="00CB6958">
      <w:pPr>
        <w:spacing w:line="480" w:lineRule="auto"/>
        <w:rPr>
          <w:b/>
        </w:rPr>
      </w:pPr>
    </w:p>
    <w:p w14:paraId="787F6927" w14:textId="77777777" w:rsidR="00CB6958" w:rsidRPr="00861362" w:rsidRDefault="00CB6958" w:rsidP="00CB6958">
      <w:pPr>
        <w:spacing w:line="480" w:lineRule="auto"/>
      </w:pPr>
      <w:r w:rsidRPr="00861362">
        <w:rPr>
          <w:b/>
        </w:rPr>
        <w:t>Table S1.</w:t>
      </w:r>
      <w:r>
        <w:rPr>
          <w:b/>
        </w:rPr>
        <w:t>0</w:t>
      </w:r>
      <w:r w:rsidRPr="00861362">
        <w:rPr>
          <w:b/>
        </w:rPr>
        <w:t>4</w:t>
      </w:r>
      <w:r w:rsidRPr="00861362">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CB6958" w:rsidRPr="00861362" w14:paraId="797A0B14" w14:textId="77777777" w:rsidTr="00806FD8">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4AF1E445" w14:textId="77777777" w:rsidR="00CB6958" w:rsidRPr="00861362" w:rsidDel="006534E2" w:rsidRDefault="00CB6958" w:rsidP="00806FD8">
            <w:pPr>
              <w:spacing w:line="360" w:lineRule="auto"/>
              <w:jc w:val="left"/>
              <w:rPr>
                <w:b/>
              </w:rPr>
            </w:pPr>
            <w:r w:rsidRPr="00861362">
              <w:rPr>
                <w:b/>
              </w:rPr>
              <w:t>Predictors</w:t>
            </w:r>
          </w:p>
        </w:tc>
        <w:tc>
          <w:tcPr>
            <w:tcW w:w="1276" w:type="dxa"/>
            <w:tcBorders>
              <w:top w:val="single" w:sz="4" w:space="0" w:color="auto"/>
              <w:left w:val="nil"/>
              <w:right w:val="nil"/>
            </w:tcBorders>
          </w:tcPr>
          <w:p w14:paraId="3CCF1970" w14:textId="77777777" w:rsidR="00CB6958" w:rsidRPr="00861362" w:rsidRDefault="00CB6958" w:rsidP="00806FD8">
            <w:pPr>
              <w:spacing w:line="360" w:lineRule="auto"/>
              <w:jc w:val="left"/>
              <w:rPr>
                <w:b/>
              </w:rPr>
            </w:pPr>
            <w:r w:rsidRPr="00861362">
              <w:rPr>
                <w:b/>
              </w:rPr>
              <w:t>k</w:t>
            </w:r>
          </w:p>
        </w:tc>
        <w:tc>
          <w:tcPr>
            <w:tcW w:w="1275" w:type="dxa"/>
            <w:tcBorders>
              <w:top w:val="single" w:sz="4" w:space="0" w:color="auto"/>
              <w:left w:val="nil"/>
              <w:right w:val="nil"/>
            </w:tcBorders>
          </w:tcPr>
          <w:p w14:paraId="700FA684" w14:textId="77777777" w:rsidR="00CB6958" w:rsidRPr="00861362" w:rsidRDefault="00CB6958" w:rsidP="00806FD8">
            <w:pPr>
              <w:spacing w:line="360" w:lineRule="auto"/>
              <w:jc w:val="left"/>
              <w:rPr>
                <w:b/>
              </w:rPr>
            </w:pPr>
            <w:r w:rsidRPr="00861362">
              <w:rPr>
                <w:b/>
              </w:rPr>
              <w:t>AIC</w:t>
            </w:r>
          </w:p>
        </w:tc>
        <w:tc>
          <w:tcPr>
            <w:tcW w:w="1560" w:type="dxa"/>
            <w:tcBorders>
              <w:top w:val="single" w:sz="4" w:space="0" w:color="auto"/>
              <w:left w:val="nil"/>
              <w:right w:val="nil"/>
            </w:tcBorders>
          </w:tcPr>
          <w:p w14:paraId="23740513" w14:textId="77777777" w:rsidR="00CB6958" w:rsidRPr="00861362" w:rsidRDefault="00CB6958" w:rsidP="00806FD8">
            <w:pPr>
              <w:spacing w:line="360" w:lineRule="auto"/>
              <w:jc w:val="left"/>
              <w:rPr>
                <w:b/>
              </w:rPr>
            </w:pPr>
            <w:r w:rsidRPr="00861362">
              <w:rPr>
                <w:b/>
              </w:rPr>
              <w:t>ΔAIC</w:t>
            </w:r>
          </w:p>
        </w:tc>
        <w:tc>
          <w:tcPr>
            <w:tcW w:w="1701" w:type="dxa"/>
            <w:tcBorders>
              <w:top w:val="single" w:sz="4" w:space="0" w:color="auto"/>
              <w:left w:val="nil"/>
            </w:tcBorders>
          </w:tcPr>
          <w:p w14:paraId="34F36BC4" w14:textId="77777777" w:rsidR="00CB6958" w:rsidRPr="00861362" w:rsidRDefault="00CB6958" w:rsidP="00806FD8">
            <w:pPr>
              <w:spacing w:line="360" w:lineRule="auto"/>
              <w:jc w:val="left"/>
              <w:rPr>
                <w:b/>
              </w:rPr>
            </w:pPr>
            <w:r w:rsidRPr="00861362">
              <w:rPr>
                <w:b/>
              </w:rPr>
              <w:t>AIC weight</w:t>
            </w:r>
          </w:p>
        </w:tc>
      </w:tr>
      <w:tr w:rsidR="00CB6958" w:rsidRPr="00861362" w14:paraId="579A4DF7" w14:textId="77777777" w:rsidTr="00806FD8">
        <w:tc>
          <w:tcPr>
            <w:tcW w:w="3686" w:type="dxa"/>
            <w:tcBorders>
              <w:right w:val="nil"/>
            </w:tcBorders>
          </w:tcPr>
          <w:p w14:paraId="5A07E60A" w14:textId="77777777" w:rsidR="00CB6958" w:rsidRPr="00861362" w:rsidRDefault="00CB6958" w:rsidP="00806FD8">
            <w:pPr>
              <w:spacing w:line="360" w:lineRule="auto"/>
              <w:jc w:val="left"/>
              <w:rPr>
                <w:lang w:val="fr-FR"/>
              </w:rPr>
            </w:pPr>
            <w:r w:rsidRPr="00861362">
              <w:rPr>
                <w:lang w:val="fr-FR"/>
              </w:rPr>
              <w:t xml:space="preserve">AA + SHD + T + D + </w:t>
            </w:r>
            <w:proofErr w:type="gramStart"/>
            <w:r w:rsidRPr="00861362">
              <w:rPr>
                <w:lang w:val="fr-FR"/>
              </w:rPr>
              <w:t>AA:T</w:t>
            </w:r>
            <w:proofErr w:type="gramEnd"/>
            <w:r w:rsidRPr="00861362">
              <w:rPr>
                <w:lang w:val="fr-FR"/>
              </w:rPr>
              <w:t xml:space="preserve"> + RE</w:t>
            </w:r>
          </w:p>
        </w:tc>
        <w:tc>
          <w:tcPr>
            <w:tcW w:w="1276" w:type="dxa"/>
            <w:tcBorders>
              <w:left w:val="nil"/>
              <w:right w:val="nil"/>
            </w:tcBorders>
            <w:vAlign w:val="bottom"/>
          </w:tcPr>
          <w:p w14:paraId="7C10FD7F" w14:textId="77777777" w:rsidR="00CB6958" w:rsidRPr="00861362" w:rsidRDefault="00CB6958" w:rsidP="00806FD8">
            <w:pPr>
              <w:spacing w:line="360" w:lineRule="auto"/>
              <w:jc w:val="left"/>
            </w:pPr>
            <w:r w:rsidRPr="00861362">
              <w:rPr>
                <w:color w:val="000000"/>
              </w:rPr>
              <w:t>9</w:t>
            </w:r>
          </w:p>
        </w:tc>
        <w:tc>
          <w:tcPr>
            <w:tcW w:w="1275" w:type="dxa"/>
            <w:tcBorders>
              <w:left w:val="nil"/>
              <w:right w:val="nil"/>
            </w:tcBorders>
            <w:vAlign w:val="bottom"/>
          </w:tcPr>
          <w:p w14:paraId="32D9F89C" w14:textId="77777777" w:rsidR="00CB6958" w:rsidRPr="00861362" w:rsidRDefault="00CB6958" w:rsidP="00806FD8">
            <w:pPr>
              <w:spacing w:line="360" w:lineRule="auto"/>
              <w:jc w:val="left"/>
            </w:pPr>
            <w:r w:rsidRPr="00861362">
              <w:rPr>
                <w:color w:val="000000"/>
              </w:rPr>
              <w:t>45.60</w:t>
            </w:r>
          </w:p>
        </w:tc>
        <w:tc>
          <w:tcPr>
            <w:tcW w:w="1560" w:type="dxa"/>
            <w:tcBorders>
              <w:left w:val="nil"/>
              <w:right w:val="nil"/>
            </w:tcBorders>
            <w:vAlign w:val="bottom"/>
          </w:tcPr>
          <w:p w14:paraId="6F233BBB" w14:textId="77777777" w:rsidR="00CB6958" w:rsidRPr="00861362" w:rsidRDefault="00CB6958" w:rsidP="00806FD8">
            <w:pPr>
              <w:spacing w:line="360" w:lineRule="auto"/>
              <w:jc w:val="left"/>
            </w:pPr>
            <w:r w:rsidRPr="00861362">
              <w:rPr>
                <w:color w:val="000000"/>
              </w:rPr>
              <w:t>0.00</w:t>
            </w:r>
          </w:p>
        </w:tc>
        <w:tc>
          <w:tcPr>
            <w:tcW w:w="1701" w:type="dxa"/>
            <w:tcBorders>
              <w:left w:val="nil"/>
            </w:tcBorders>
            <w:vAlign w:val="bottom"/>
          </w:tcPr>
          <w:p w14:paraId="35B76494" w14:textId="77777777" w:rsidR="00CB6958" w:rsidRPr="00861362" w:rsidRDefault="00CB6958" w:rsidP="00806FD8">
            <w:pPr>
              <w:spacing w:line="360" w:lineRule="auto"/>
              <w:jc w:val="left"/>
            </w:pPr>
            <w:r w:rsidRPr="00861362">
              <w:rPr>
                <w:color w:val="000000"/>
              </w:rPr>
              <w:t>0.50</w:t>
            </w:r>
          </w:p>
        </w:tc>
      </w:tr>
      <w:tr w:rsidR="00CB6958" w:rsidRPr="00861362" w14:paraId="3F1A4E45" w14:textId="77777777" w:rsidTr="00806FD8">
        <w:tc>
          <w:tcPr>
            <w:tcW w:w="3686" w:type="dxa"/>
            <w:tcBorders>
              <w:bottom w:val="nil"/>
              <w:right w:val="nil"/>
            </w:tcBorders>
          </w:tcPr>
          <w:p w14:paraId="55ADF284" w14:textId="77777777" w:rsidR="00CB6958" w:rsidRPr="00861362" w:rsidRDefault="00CB6958" w:rsidP="00806FD8">
            <w:pPr>
              <w:spacing w:line="360" w:lineRule="auto"/>
              <w:jc w:val="left"/>
              <w:rPr>
                <w:lang w:val="fr-FR"/>
              </w:rPr>
            </w:pPr>
            <w:r w:rsidRPr="00861362">
              <w:rPr>
                <w:lang w:val="fr-FR"/>
              </w:rPr>
              <w:t xml:space="preserve">AA + SID + T + D + </w:t>
            </w:r>
            <w:proofErr w:type="gramStart"/>
            <w:r w:rsidRPr="00861362">
              <w:rPr>
                <w:lang w:val="fr-FR"/>
              </w:rPr>
              <w:t>AA:T</w:t>
            </w:r>
            <w:proofErr w:type="gramEnd"/>
            <w:r w:rsidRPr="00861362">
              <w:rPr>
                <w:lang w:val="fr-FR"/>
              </w:rPr>
              <w:t xml:space="preserve"> + RE</w:t>
            </w:r>
          </w:p>
        </w:tc>
        <w:tc>
          <w:tcPr>
            <w:tcW w:w="1276" w:type="dxa"/>
            <w:tcBorders>
              <w:left w:val="nil"/>
              <w:bottom w:val="nil"/>
              <w:right w:val="nil"/>
            </w:tcBorders>
            <w:vAlign w:val="bottom"/>
          </w:tcPr>
          <w:p w14:paraId="0D3DA07A" w14:textId="77777777" w:rsidR="00CB6958" w:rsidRPr="00861362" w:rsidRDefault="00CB6958" w:rsidP="00806FD8">
            <w:pPr>
              <w:spacing w:line="360" w:lineRule="auto"/>
              <w:jc w:val="left"/>
            </w:pPr>
            <w:r w:rsidRPr="00861362">
              <w:rPr>
                <w:color w:val="000000"/>
              </w:rPr>
              <w:t>9</w:t>
            </w:r>
          </w:p>
        </w:tc>
        <w:tc>
          <w:tcPr>
            <w:tcW w:w="1275" w:type="dxa"/>
            <w:tcBorders>
              <w:left w:val="nil"/>
              <w:bottom w:val="nil"/>
              <w:right w:val="nil"/>
            </w:tcBorders>
            <w:vAlign w:val="bottom"/>
          </w:tcPr>
          <w:p w14:paraId="104218BA" w14:textId="77777777" w:rsidR="00CB6958" w:rsidRPr="00861362" w:rsidRDefault="00CB6958" w:rsidP="00806FD8">
            <w:pPr>
              <w:spacing w:line="360" w:lineRule="auto"/>
              <w:jc w:val="left"/>
            </w:pPr>
            <w:r w:rsidRPr="00861362">
              <w:rPr>
                <w:color w:val="000000"/>
              </w:rPr>
              <w:t>46.09</w:t>
            </w:r>
          </w:p>
        </w:tc>
        <w:tc>
          <w:tcPr>
            <w:tcW w:w="1560" w:type="dxa"/>
            <w:tcBorders>
              <w:left w:val="nil"/>
              <w:bottom w:val="nil"/>
              <w:right w:val="nil"/>
            </w:tcBorders>
            <w:vAlign w:val="bottom"/>
          </w:tcPr>
          <w:p w14:paraId="52BB5815" w14:textId="77777777" w:rsidR="00CB6958" w:rsidRPr="00861362" w:rsidRDefault="00CB6958" w:rsidP="00806FD8">
            <w:pPr>
              <w:spacing w:line="360" w:lineRule="auto"/>
              <w:jc w:val="left"/>
            </w:pPr>
            <w:r w:rsidRPr="00861362">
              <w:rPr>
                <w:color w:val="000000"/>
              </w:rPr>
              <w:t>0.50</w:t>
            </w:r>
          </w:p>
        </w:tc>
        <w:tc>
          <w:tcPr>
            <w:tcW w:w="1701" w:type="dxa"/>
            <w:tcBorders>
              <w:left w:val="nil"/>
              <w:bottom w:val="nil"/>
            </w:tcBorders>
            <w:vAlign w:val="bottom"/>
          </w:tcPr>
          <w:p w14:paraId="782F0687" w14:textId="77777777" w:rsidR="00CB6958" w:rsidRPr="00861362" w:rsidRDefault="00CB6958" w:rsidP="00806FD8">
            <w:pPr>
              <w:spacing w:line="360" w:lineRule="auto"/>
              <w:jc w:val="left"/>
            </w:pPr>
            <w:r w:rsidRPr="00861362">
              <w:rPr>
                <w:color w:val="000000"/>
              </w:rPr>
              <w:t>0.39</w:t>
            </w:r>
          </w:p>
        </w:tc>
      </w:tr>
      <w:tr w:rsidR="00CB6958" w:rsidRPr="00861362" w14:paraId="5FDD8AB3" w14:textId="77777777" w:rsidTr="00806FD8">
        <w:tc>
          <w:tcPr>
            <w:tcW w:w="3686" w:type="dxa"/>
            <w:tcBorders>
              <w:top w:val="nil"/>
              <w:bottom w:val="nil"/>
              <w:right w:val="nil"/>
            </w:tcBorders>
          </w:tcPr>
          <w:p w14:paraId="6F399630" w14:textId="77777777" w:rsidR="00CB6958" w:rsidRPr="00861362" w:rsidRDefault="00CB6958" w:rsidP="00806FD8">
            <w:pPr>
              <w:spacing w:line="360" w:lineRule="auto"/>
              <w:jc w:val="left"/>
              <w:rPr>
                <w:lang w:val="fr-FR"/>
              </w:rPr>
            </w:pPr>
            <w:r w:rsidRPr="00861362">
              <w:rPr>
                <w:lang w:val="fr-FR"/>
              </w:rPr>
              <w:t xml:space="preserve">AB + SHD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nil"/>
              <w:right w:val="nil"/>
            </w:tcBorders>
            <w:vAlign w:val="bottom"/>
          </w:tcPr>
          <w:p w14:paraId="0F43A993"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nil"/>
              <w:right w:val="nil"/>
            </w:tcBorders>
            <w:vAlign w:val="bottom"/>
          </w:tcPr>
          <w:p w14:paraId="31CD22BA" w14:textId="77777777" w:rsidR="00CB6958" w:rsidRPr="00861362" w:rsidRDefault="00CB6958" w:rsidP="00806FD8">
            <w:pPr>
              <w:spacing w:line="360" w:lineRule="auto"/>
              <w:jc w:val="left"/>
            </w:pPr>
            <w:r w:rsidRPr="00861362">
              <w:rPr>
                <w:color w:val="000000"/>
              </w:rPr>
              <w:t>49.70</w:t>
            </w:r>
          </w:p>
        </w:tc>
        <w:tc>
          <w:tcPr>
            <w:tcW w:w="1560" w:type="dxa"/>
            <w:tcBorders>
              <w:top w:val="nil"/>
              <w:left w:val="nil"/>
              <w:bottom w:val="nil"/>
              <w:right w:val="nil"/>
            </w:tcBorders>
            <w:vAlign w:val="bottom"/>
          </w:tcPr>
          <w:p w14:paraId="25BA077F" w14:textId="77777777" w:rsidR="00CB6958" w:rsidRPr="00861362" w:rsidRDefault="00CB6958" w:rsidP="00806FD8">
            <w:pPr>
              <w:spacing w:line="360" w:lineRule="auto"/>
              <w:jc w:val="left"/>
            </w:pPr>
            <w:r w:rsidRPr="00861362">
              <w:rPr>
                <w:color w:val="000000"/>
              </w:rPr>
              <w:t>4.10</w:t>
            </w:r>
          </w:p>
        </w:tc>
        <w:tc>
          <w:tcPr>
            <w:tcW w:w="1701" w:type="dxa"/>
            <w:tcBorders>
              <w:top w:val="nil"/>
              <w:left w:val="nil"/>
              <w:bottom w:val="nil"/>
            </w:tcBorders>
            <w:vAlign w:val="bottom"/>
          </w:tcPr>
          <w:p w14:paraId="6CBE6960" w14:textId="77777777" w:rsidR="00CB6958" w:rsidRPr="00861362" w:rsidRDefault="00CB6958" w:rsidP="00806FD8">
            <w:pPr>
              <w:spacing w:line="360" w:lineRule="auto"/>
              <w:jc w:val="left"/>
            </w:pPr>
            <w:r w:rsidRPr="00861362">
              <w:rPr>
                <w:color w:val="000000"/>
              </w:rPr>
              <w:t>0.06</w:t>
            </w:r>
          </w:p>
        </w:tc>
      </w:tr>
      <w:tr w:rsidR="00CB6958" w:rsidRPr="00861362" w14:paraId="7D3FD79A" w14:textId="77777777" w:rsidTr="00806FD8">
        <w:tc>
          <w:tcPr>
            <w:tcW w:w="3686" w:type="dxa"/>
            <w:tcBorders>
              <w:top w:val="nil"/>
              <w:bottom w:val="single" w:sz="4" w:space="0" w:color="auto"/>
              <w:right w:val="nil"/>
            </w:tcBorders>
          </w:tcPr>
          <w:p w14:paraId="511ED469" w14:textId="77777777" w:rsidR="00CB6958" w:rsidRPr="00861362" w:rsidRDefault="00CB6958" w:rsidP="00806FD8">
            <w:pPr>
              <w:spacing w:line="360" w:lineRule="auto"/>
              <w:jc w:val="left"/>
              <w:rPr>
                <w:lang w:val="fr-FR"/>
              </w:rPr>
            </w:pPr>
            <w:r w:rsidRPr="00861362">
              <w:rPr>
                <w:lang w:val="fr-FR"/>
              </w:rPr>
              <w:t xml:space="preserve">AB + SID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single" w:sz="4" w:space="0" w:color="auto"/>
              <w:right w:val="nil"/>
            </w:tcBorders>
            <w:vAlign w:val="bottom"/>
          </w:tcPr>
          <w:p w14:paraId="26C7A2C1"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single" w:sz="4" w:space="0" w:color="auto"/>
              <w:right w:val="nil"/>
            </w:tcBorders>
            <w:vAlign w:val="bottom"/>
          </w:tcPr>
          <w:p w14:paraId="53BB7B16" w14:textId="77777777" w:rsidR="00CB6958" w:rsidRPr="00861362" w:rsidRDefault="00CB6958" w:rsidP="00806FD8">
            <w:pPr>
              <w:spacing w:line="360" w:lineRule="auto"/>
              <w:jc w:val="left"/>
            </w:pPr>
            <w:r w:rsidRPr="00861362">
              <w:rPr>
                <w:color w:val="000000"/>
              </w:rPr>
              <w:t>49.98</w:t>
            </w:r>
          </w:p>
        </w:tc>
        <w:tc>
          <w:tcPr>
            <w:tcW w:w="1560" w:type="dxa"/>
            <w:tcBorders>
              <w:top w:val="nil"/>
              <w:left w:val="nil"/>
              <w:bottom w:val="single" w:sz="4" w:space="0" w:color="auto"/>
              <w:right w:val="nil"/>
            </w:tcBorders>
            <w:vAlign w:val="bottom"/>
          </w:tcPr>
          <w:p w14:paraId="5A6DE4F1" w14:textId="77777777" w:rsidR="00CB6958" w:rsidRPr="00861362" w:rsidRDefault="00CB6958" w:rsidP="00806FD8">
            <w:pPr>
              <w:spacing w:line="360" w:lineRule="auto"/>
              <w:jc w:val="left"/>
            </w:pPr>
            <w:r w:rsidRPr="00861362">
              <w:rPr>
                <w:color w:val="000000"/>
              </w:rPr>
              <w:t>4.38</w:t>
            </w:r>
          </w:p>
        </w:tc>
        <w:tc>
          <w:tcPr>
            <w:tcW w:w="1701" w:type="dxa"/>
            <w:tcBorders>
              <w:top w:val="nil"/>
              <w:left w:val="nil"/>
              <w:bottom w:val="single" w:sz="4" w:space="0" w:color="auto"/>
            </w:tcBorders>
            <w:vAlign w:val="bottom"/>
          </w:tcPr>
          <w:p w14:paraId="44F4C53F" w14:textId="77777777" w:rsidR="00CB6958" w:rsidRPr="00861362" w:rsidRDefault="00CB6958" w:rsidP="00806FD8">
            <w:pPr>
              <w:spacing w:line="360" w:lineRule="auto"/>
              <w:jc w:val="left"/>
            </w:pPr>
            <w:r w:rsidRPr="00861362">
              <w:rPr>
                <w:color w:val="000000"/>
              </w:rPr>
              <w:t>0.06</w:t>
            </w:r>
          </w:p>
        </w:tc>
      </w:tr>
    </w:tbl>
    <w:p w14:paraId="153F275C" w14:textId="77777777" w:rsidR="00CB6958" w:rsidRPr="00861362" w:rsidRDefault="00CB6958" w:rsidP="00CB6958">
      <w:pPr>
        <w:spacing w:line="480" w:lineRule="auto"/>
      </w:pPr>
    </w:p>
    <w:p w14:paraId="32D5A401" w14:textId="77777777" w:rsidR="00CB6958" w:rsidRDefault="00CB6958" w:rsidP="00CB6958">
      <w:pPr>
        <w:rPr>
          <w:b/>
        </w:rPr>
      </w:pPr>
      <w:r>
        <w:rPr>
          <w:b/>
        </w:rPr>
        <w:br w:type="page"/>
      </w:r>
    </w:p>
    <w:p w14:paraId="49017AF4" w14:textId="77777777" w:rsidR="00CB6958" w:rsidRPr="00747EF0" w:rsidRDefault="00CB6958" w:rsidP="00CB6958">
      <w:pPr>
        <w:spacing w:line="480" w:lineRule="auto"/>
        <w:rPr>
          <w:b/>
        </w:rPr>
      </w:pPr>
      <w:r w:rsidRPr="00861362">
        <w:rPr>
          <w:b/>
        </w:rPr>
        <w:lastRenderedPageBreak/>
        <w:t>Table S1.</w:t>
      </w:r>
      <w:r>
        <w:rPr>
          <w:b/>
        </w:rPr>
        <w:t>0</w:t>
      </w:r>
      <w:r w:rsidRPr="00861362">
        <w:rPr>
          <w:b/>
        </w:rPr>
        <w:t>5</w:t>
      </w:r>
      <w:r w:rsidRPr="00861362">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of site.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CB6958" w:rsidRPr="00861362" w14:paraId="7E17CD45" w14:textId="77777777" w:rsidTr="00806FD8">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8D6AC25" w14:textId="77777777" w:rsidR="00CB6958" w:rsidRPr="00861362" w:rsidDel="006534E2" w:rsidRDefault="00CB6958" w:rsidP="00806FD8">
            <w:pPr>
              <w:spacing w:line="360" w:lineRule="auto"/>
              <w:jc w:val="left"/>
              <w:rPr>
                <w:b/>
              </w:rPr>
            </w:pPr>
            <w:r w:rsidRPr="00861362">
              <w:rPr>
                <w:b/>
              </w:rPr>
              <w:t>Predictors</w:t>
            </w:r>
          </w:p>
        </w:tc>
        <w:tc>
          <w:tcPr>
            <w:tcW w:w="580" w:type="dxa"/>
            <w:tcBorders>
              <w:top w:val="single" w:sz="4" w:space="0" w:color="auto"/>
              <w:left w:val="nil"/>
              <w:right w:val="nil"/>
            </w:tcBorders>
          </w:tcPr>
          <w:p w14:paraId="3E96E88D" w14:textId="77777777" w:rsidR="00CB6958" w:rsidRPr="00861362" w:rsidRDefault="00CB6958" w:rsidP="00806FD8">
            <w:pPr>
              <w:spacing w:line="360" w:lineRule="auto"/>
              <w:jc w:val="left"/>
              <w:rPr>
                <w:b/>
              </w:rPr>
            </w:pPr>
            <w:r w:rsidRPr="00861362">
              <w:rPr>
                <w:b/>
              </w:rPr>
              <w:t>k</w:t>
            </w:r>
          </w:p>
        </w:tc>
        <w:tc>
          <w:tcPr>
            <w:tcW w:w="989" w:type="dxa"/>
            <w:tcBorders>
              <w:top w:val="single" w:sz="4" w:space="0" w:color="auto"/>
              <w:left w:val="nil"/>
              <w:right w:val="nil"/>
            </w:tcBorders>
          </w:tcPr>
          <w:p w14:paraId="3E642C49" w14:textId="77777777" w:rsidR="00CB6958" w:rsidRPr="00861362" w:rsidRDefault="00CB6958" w:rsidP="00806FD8">
            <w:pPr>
              <w:spacing w:line="360" w:lineRule="auto"/>
              <w:jc w:val="left"/>
              <w:rPr>
                <w:b/>
              </w:rPr>
            </w:pPr>
            <w:r w:rsidRPr="00861362">
              <w:rPr>
                <w:b/>
              </w:rPr>
              <w:t>AIC</w:t>
            </w:r>
          </w:p>
        </w:tc>
        <w:tc>
          <w:tcPr>
            <w:tcW w:w="990" w:type="dxa"/>
            <w:tcBorders>
              <w:top w:val="single" w:sz="4" w:space="0" w:color="auto"/>
              <w:left w:val="nil"/>
              <w:right w:val="nil"/>
            </w:tcBorders>
          </w:tcPr>
          <w:p w14:paraId="2403B5CD" w14:textId="77777777" w:rsidR="00CB6958" w:rsidRPr="00861362" w:rsidRDefault="00CB6958" w:rsidP="00806FD8">
            <w:pPr>
              <w:spacing w:line="360" w:lineRule="auto"/>
              <w:jc w:val="left"/>
              <w:rPr>
                <w:b/>
              </w:rPr>
            </w:pPr>
            <w:r w:rsidRPr="00861362">
              <w:rPr>
                <w:b/>
              </w:rPr>
              <w:t>ΔAIC</w:t>
            </w:r>
          </w:p>
        </w:tc>
        <w:tc>
          <w:tcPr>
            <w:tcW w:w="1544" w:type="dxa"/>
            <w:tcBorders>
              <w:top w:val="single" w:sz="4" w:space="0" w:color="auto"/>
              <w:left w:val="nil"/>
            </w:tcBorders>
          </w:tcPr>
          <w:p w14:paraId="3D6245AD" w14:textId="77777777" w:rsidR="00CB6958" w:rsidRPr="00861362" w:rsidRDefault="00CB6958" w:rsidP="00806FD8">
            <w:pPr>
              <w:spacing w:line="360" w:lineRule="auto"/>
              <w:jc w:val="left"/>
              <w:rPr>
                <w:b/>
              </w:rPr>
            </w:pPr>
            <w:r w:rsidRPr="00861362">
              <w:rPr>
                <w:b/>
              </w:rPr>
              <w:t>AIC weight</w:t>
            </w:r>
          </w:p>
        </w:tc>
      </w:tr>
      <w:tr w:rsidR="00CB6958" w:rsidRPr="00861362" w14:paraId="4DC5546D" w14:textId="77777777" w:rsidTr="00806FD8">
        <w:tc>
          <w:tcPr>
            <w:tcW w:w="6671" w:type="dxa"/>
            <w:tcBorders>
              <w:right w:val="nil"/>
            </w:tcBorders>
          </w:tcPr>
          <w:p w14:paraId="722ABE95" w14:textId="77777777" w:rsidR="00CB6958" w:rsidRPr="00861362" w:rsidRDefault="00CB6958" w:rsidP="00806FD8">
            <w:pPr>
              <w:spacing w:line="360" w:lineRule="auto"/>
              <w:jc w:val="left"/>
              <w:rPr>
                <w:lang w:val="fr-FR"/>
              </w:rPr>
            </w:pPr>
            <w:r w:rsidRPr="00861362">
              <w:rPr>
                <w:lang w:val="fr-FR"/>
              </w:rPr>
              <w:t>AB + SHD + KS + KB + T + D + AB</w:t>
            </w:r>
            <w:proofErr w:type="gramStart"/>
            <w:r w:rsidRPr="00861362">
              <w:rPr>
                <w:lang w:val="fr-FR"/>
              </w:rPr>
              <w:t> :T</w:t>
            </w:r>
            <w:proofErr w:type="gramEnd"/>
            <w:r w:rsidRPr="00861362">
              <w:rPr>
                <w:lang w:val="fr-FR"/>
              </w:rPr>
              <w:t xml:space="preserve"> + AB :KB + KB:T + RE</w:t>
            </w:r>
          </w:p>
        </w:tc>
        <w:tc>
          <w:tcPr>
            <w:tcW w:w="580" w:type="dxa"/>
            <w:tcBorders>
              <w:left w:val="nil"/>
              <w:right w:val="nil"/>
            </w:tcBorders>
            <w:vAlign w:val="bottom"/>
          </w:tcPr>
          <w:p w14:paraId="6CDE5755" w14:textId="77777777" w:rsidR="00CB6958" w:rsidRPr="00861362" w:rsidRDefault="00CB6958" w:rsidP="00806FD8">
            <w:pPr>
              <w:spacing w:line="360" w:lineRule="auto"/>
              <w:jc w:val="left"/>
            </w:pPr>
            <w:r w:rsidRPr="00861362">
              <w:rPr>
                <w:color w:val="000000"/>
                <w:szCs w:val="22"/>
              </w:rPr>
              <w:t>13</w:t>
            </w:r>
          </w:p>
        </w:tc>
        <w:tc>
          <w:tcPr>
            <w:tcW w:w="989" w:type="dxa"/>
            <w:tcBorders>
              <w:left w:val="nil"/>
              <w:right w:val="nil"/>
            </w:tcBorders>
            <w:vAlign w:val="bottom"/>
          </w:tcPr>
          <w:p w14:paraId="28C945CD" w14:textId="77777777" w:rsidR="00CB6958" w:rsidRPr="00861362" w:rsidRDefault="00CB6958" w:rsidP="00806FD8">
            <w:pPr>
              <w:spacing w:line="360" w:lineRule="auto"/>
              <w:jc w:val="left"/>
            </w:pPr>
            <w:r w:rsidRPr="00454772">
              <w:rPr>
                <w:color w:val="000000"/>
                <w:szCs w:val="22"/>
              </w:rPr>
              <w:t>-33.16</w:t>
            </w:r>
          </w:p>
        </w:tc>
        <w:tc>
          <w:tcPr>
            <w:tcW w:w="990" w:type="dxa"/>
            <w:tcBorders>
              <w:left w:val="nil"/>
              <w:right w:val="nil"/>
            </w:tcBorders>
            <w:vAlign w:val="bottom"/>
          </w:tcPr>
          <w:p w14:paraId="4C878EEE" w14:textId="77777777" w:rsidR="00CB6958" w:rsidRPr="00861362" w:rsidRDefault="00CB6958" w:rsidP="00806FD8">
            <w:pPr>
              <w:spacing w:line="360" w:lineRule="auto"/>
              <w:jc w:val="left"/>
            </w:pPr>
            <w:r w:rsidRPr="00861362">
              <w:rPr>
                <w:color w:val="000000"/>
                <w:szCs w:val="22"/>
              </w:rPr>
              <w:t>0.00</w:t>
            </w:r>
          </w:p>
        </w:tc>
        <w:tc>
          <w:tcPr>
            <w:tcW w:w="1544" w:type="dxa"/>
            <w:tcBorders>
              <w:left w:val="nil"/>
            </w:tcBorders>
            <w:vAlign w:val="bottom"/>
          </w:tcPr>
          <w:p w14:paraId="078328EA" w14:textId="77777777" w:rsidR="00CB6958" w:rsidRPr="00861362" w:rsidRDefault="00CB6958" w:rsidP="00806FD8">
            <w:pPr>
              <w:spacing w:line="360" w:lineRule="auto"/>
              <w:jc w:val="left"/>
            </w:pPr>
            <w:r w:rsidRPr="00861362">
              <w:rPr>
                <w:color w:val="000000"/>
                <w:szCs w:val="22"/>
              </w:rPr>
              <w:t>0.3</w:t>
            </w:r>
            <w:r>
              <w:rPr>
                <w:color w:val="000000"/>
                <w:szCs w:val="22"/>
              </w:rPr>
              <w:t>0</w:t>
            </w:r>
          </w:p>
        </w:tc>
      </w:tr>
      <w:tr w:rsidR="00CB6958" w:rsidRPr="00861362" w14:paraId="153FD0BB" w14:textId="77777777" w:rsidTr="00806FD8">
        <w:tc>
          <w:tcPr>
            <w:tcW w:w="6671" w:type="dxa"/>
            <w:tcBorders>
              <w:bottom w:val="nil"/>
              <w:right w:val="nil"/>
            </w:tcBorders>
          </w:tcPr>
          <w:p w14:paraId="2644B503" w14:textId="77777777" w:rsidR="00CB6958" w:rsidRPr="00861362" w:rsidRDefault="00CB6958" w:rsidP="00806FD8">
            <w:pPr>
              <w:spacing w:line="360" w:lineRule="auto"/>
              <w:jc w:val="left"/>
              <w:rPr>
                <w:lang w:val="fr-FR"/>
              </w:rPr>
            </w:pPr>
            <w:r w:rsidRPr="00861362">
              <w:rPr>
                <w:lang w:val="fr-FR"/>
              </w:rPr>
              <w:t xml:space="preserve">AA + SHD + KS + KB + T + D + </w:t>
            </w:r>
            <w:proofErr w:type="gramStart"/>
            <w:r w:rsidRPr="00861362">
              <w:rPr>
                <w:lang w:val="fr-FR"/>
              </w:rPr>
              <w:t>AA:T</w:t>
            </w:r>
            <w:proofErr w:type="gramEnd"/>
            <w:r w:rsidRPr="00861362">
              <w:rPr>
                <w:lang w:val="fr-FR"/>
              </w:rPr>
              <w:t xml:space="preserve"> + AA:KB + KB:T + RE</w:t>
            </w:r>
          </w:p>
        </w:tc>
        <w:tc>
          <w:tcPr>
            <w:tcW w:w="580" w:type="dxa"/>
            <w:tcBorders>
              <w:left w:val="nil"/>
              <w:bottom w:val="nil"/>
              <w:right w:val="nil"/>
            </w:tcBorders>
            <w:vAlign w:val="bottom"/>
          </w:tcPr>
          <w:p w14:paraId="34E0FEA5" w14:textId="77777777" w:rsidR="00CB6958" w:rsidRPr="00861362" w:rsidRDefault="00CB6958" w:rsidP="00806FD8">
            <w:pPr>
              <w:spacing w:line="360" w:lineRule="auto"/>
              <w:jc w:val="left"/>
            </w:pPr>
            <w:r w:rsidRPr="00861362">
              <w:rPr>
                <w:color w:val="000000"/>
                <w:szCs w:val="22"/>
              </w:rPr>
              <w:t>13</w:t>
            </w:r>
          </w:p>
        </w:tc>
        <w:tc>
          <w:tcPr>
            <w:tcW w:w="989" w:type="dxa"/>
            <w:tcBorders>
              <w:left w:val="nil"/>
              <w:bottom w:val="nil"/>
              <w:right w:val="nil"/>
            </w:tcBorders>
            <w:vAlign w:val="bottom"/>
          </w:tcPr>
          <w:p w14:paraId="3695CF84" w14:textId="77777777" w:rsidR="00CB6958" w:rsidRPr="00861362" w:rsidRDefault="00CB6958" w:rsidP="00806FD8">
            <w:pPr>
              <w:spacing w:line="360" w:lineRule="auto"/>
              <w:jc w:val="left"/>
            </w:pPr>
            <w:r w:rsidRPr="00454772">
              <w:t>-32.89</w:t>
            </w:r>
          </w:p>
        </w:tc>
        <w:tc>
          <w:tcPr>
            <w:tcW w:w="990" w:type="dxa"/>
            <w:tcBorders>
              <w:left w:val="nil"/>
              <w:bottom w:val="nil"/>
              <w:right w:val="nil"/>
            </w:tcBorders>
            <w:vAlign w:val="bottom"/>
          </w:tcPr>
          <w:p w14:paraId="2C46D10C" w14:textId="77777777" w:rsidR="00CB6958" w:rsidRPr="00861362" w:rsidRDefault="00CB6958" w:rsidP="00806FD8">
            <w:pPr>
              <w:spacing w:line="360" w:lineRule="auto"/>
              <w:jc w:val="left"/>
            </w:pPr>
            <w:r w:rsidRPr="00861362">
              <w:t>0.2</w:t>
            </w:r>
            <w:r>
              <w:t>7</w:t>
            </w:r>
          </w:p>
        </w:tc>
        <w:tc>
          <w:tcPr>
            <w:tcW w:w="1544" w:type="dxa"/>
            <w:tcBorders>
              <w:left w:val="nil"/>
              <w:bottom w:val="nil"/>
            </w:tcBorders>
            <w:vAlign w:val="bottom"/>
          </w:tcPr>
          <w:p w14:paraId="33CE87E3" w14:textId="77777777" w:rsidR="00CB6958" w:rsidRPr="00861362" w:rsidRDefault="00CB6958" w:rsidP="00806FD8">
            <w:pPr>
              <w:spacing w:line="360" w:lineRule="auto"/>
              <w:jc w:val="left"/>
            </w:pPr>
            <w:r w:rsidRPr="00861362">
              <w:rPr>
                <w:color w:val="000000"/>
                <w:szCs w:val="22"/>
              </w:rPr>
              <w:t>0.</w:t>
            </w:r>
            <w:r>
              <w:rPr>
                <w:color w:val="000000"/>
                <w:szCs w:val="22"/>
              </w:rPr>
              <w:t>26</w:t>
            </w:r>
          </w:p>
        </w:tc>
      </w:tr>
      <w:tr w:rsidR="00CB6958" w:rsidRPr="00861362" w14:paraId="5947CA6A" w14:textId="77777777" w:rsidTr="00806FD8">
        <w:tc>
          <w:tcPr>
            <w:tcW w:w="6671" w:type="dxa"/>
            <w:tcBorders>
              <w:top w:val="nil"/>
              <w:bottom w:val="nil"/>
              <w:right w:val="nil"/>
            </w:tcBorders>
          </w:tcPr>
          <w:p w14:paraId="4C37516D" w14:textId="77777777" w:rsidR="00CB6958" w:rsidRPr="00861362" w:rsidRDefault="00CB6958" w:rsidP="00806FD8">
            <w:pPr>
              <w:spacing w:line="360" w:lineRule="auto"/>
              <w:jc w:val="left"/>
              <w:rPr>
                <w:lang w:val="fr-FR"/>
              </w:rPr>
            </w:pPr>
            <w:r w:rsidRPr="00861362">
              <w:rPr>
                <w:lang w:val="fr-FR"/>
              </w:rPr>
              <w:t xml:space="preserve">AA + SID + KS + KB + T + D + </w:t>
            </w:r>
            <w:proofErr w:type="gramStart"/>
            <w:r w:rsidRPr="00861362">
              <w:rPr>
                <w:lang w:val="fr-FR"/>
              </w:rPr>
              <w:t>AA:T</w:t>
            </w:r>
            <w:proofErr w:type="gramEnd"/>
            <w:r w:rsidRPr="00861362">
              <w:rPr>
                <w:lang w:val="fr-FR"/>
              </w:rPr>
              <w:t xml:space="preserve"> + AA:KB + KB:T + RE</w:t>
            </w:r>
          </w:p>
        </w:tc>
        <w:tc>
          <w:tcPr>
            <w:tcW w:w="580" w:type="dxa"/>
            <w:tcBorders>
              <w:top w:val="nil"/>
              <w:left w:val="nil"/>
              <w:bottom w:val="nil"/>
              <w:right w:val="nil"/>
            </w:tcBorders>
            <w:vAlign w:val="bottom"/>
          </w:tcPr>
          <w:p w14:paraId="013BA4FC"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nil"/>
              <w:right w:val="nil"/>
            </w:tcBorders>
            <w:vAlign w:val="bottom"/>
          </w:tcPr>
          <w:p w14:paraId="6834F79D" w14:textId="77777777" w:rsidR="00CB6958" w:rsidRPr="00861362" w:rsidRDefault="00CB6958" w:rsidP="00806FD8">
            <w:pPr>
              <w:spacing w:line="360" w:lineRule="auto"/>
              <w:jc w:val="left"/>
            </w:pPr>
            <w:r w:rsidRPr="00454772">
              <w:rPr>
                <w:color w:val="000000"/>
                <w:szCs w:val="22"/>
              </w:rPr>
              <w:t>-32.80</w:t>
            </w:r>
          </w:p>
        </w:tc>
        <w:tc>
          <w:tcPr>
            <w:tcW w:w="990" w:type="dxa"/>
            <w:tcBorders>
              <w:top w:val="nil"/>
              <w:left w:val="nil"/>
              <w:bottom w:val="nil"/>
              <w:right w:val="nil"/>
            </w:tcBorders>
            <w:vAlign w:val="bottom"/>
          </w:tcPr>
          <w:p w14:paraId="530C3859" w14:textId="77777777" w:rsidR="00CB6958" w:rsidRPr="00861362" w:rsidRDefault="00CB6958" w:rsidP="00806FD8">
            <w:pPr>
              <w:spacing w:line="360" w:lineRule="auto"/>
              <w:jc w:val="left"/>
            </w:pPr>
            <w:r w:rsidRPr="00861362">
              <w:t>0.</w:t>
            </w:r>
            <w:r>
              <w:t>3</w:t>
            </w:r>
            <w:r w:rsidRPr="00861362">
              <w:t>6</w:t>
            </w:r>
          </w:p>
        </w:tc>
        <w:tc>
          <w:tcPr>
            <w:tcW w:w="1544" w:type="dxa"/>
            <w:tcBorders>
              <w:top w:val="nil"/>
              <w:left w:val="nil"/>
              <w:bottom w:val="nil"/>
            </w:tcBorders>
            <w:vAlign w:val="bottom"/>
          </w:tcPr>
          <w:p w14:paraId="16DA8C5F" w14:textId="77777777" w:rsidR="00CB6958" w:rsidRPr="00861362" w:rsidRDefault="00CB6958" w:rsidP="00806FD8">
            <w:pPr>
              <w:spacing w:line="360" w:lineRule="auto"/>
              <w:jc w:val="left"/>
            </w:pPr>
            <w:r w:rsidRPr="00861362">
              <w:rPr>
                <w:color w:val="000000"/>
                <w:szCs w:val="22"/>
              </w:rPr>
              <w:t>0.2</w:t>
            </w:r>
            <w:r>
              <w:rPr>
                <w:color w:val="000000"/>
                <w:szCs w:val="22"/>
              </w:rPr>
              <w:t>5</w:t>
            </w:r>
          </w:p>
        </w:tc>
      </w:tr>
      <w:tr w:rsidR="00CB6958" w:rsidRPr="00861362" w14:paraId="3750C0B6" w14:textId="77777777" w:rsidTr="00806FD8">
        <w:tc>
          <w:tcPr>
            <w:tcW w:w="6671" w:type="dxa"/>
            <w:tcBorders>
              <w:top w:val="nil"/>
              <w:bottom w:val="single" w:sz="4" w:space="0" w:color="auto"/>
              <w:right w:val="nil"/>
            </w:tcBorders>
          </w:tcPr>
          <w:p w14:paraId="322D1D4D" w14:textId="77777777" w:rsidR="00CB6958" w:rsidRPr="00861362" w:rsidRDefault="00CB6958" w:rsidP="00806FD8">
            <w:pPr>
              <w:spacing w:line="360" w:lineRule="auto"/>
              <w:jc w:val="left"/>
              <w:rPr>
                <w:lang w:val="fr-FR"/>
              </w:rPr>
            </w:pPr>
            <w:r w:rsidRPr="00861362">
              <w:rPr>
                <w:lang w:val="fr-FR"/>
              </w:rPr>
              <w:t xml:space="preserve">AB + SID + KS + KB + T + D + </w:t>
            </w:r>
            <w:proofErr w:type="gramStart"/>
            <w:r w:rsidRPr="00861362">
              <w:rPr>
                <w:lang w:val="fr-FR"/>
              </w:rPr>
              <w:t>AB:T</w:t>
            </w:r>
            <w:proofErr w:type="gramEnd"/>
            <w:r w:rsidRPr="00861362">
              <w:rPr>
                <w:lang w:val="fr-FR"/>
              </w:rPr>
              <w:t xml:space="preserve"> + AB:KB + KB:T + RE</w:t>
            </w:r>
          </w:p>
        </w:tc>
        <w:tc>
          <w:tcPr>
            <w:tcW w:w="580" w:type="dxa"/>
            <w:tcBorders>
              <w:top w:val="nil"/>
              <w:left w:val="nil"/>
              <w:bottom w:val="single" w:sz="4" w:space="0" w:color="auto"/>
              <w:right w:val="nil"/>
            </w:tcBorders>
            <w:vAlign w:val="bottom"/>
          </w:tcPr>
          <w:p w14:paraId="07C9CFD1"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single" w:sz="4" w:space="0" w:color="auto"/>
              <w:right w:val="nil"/>
            </w:tcBorders>
            <w:vAlign w:val="bottom"/>
          </w:tcPr>
          <w:p w14:paraId="64364B48" w14:textId="77777777" w:rsidR="00CB6958" w:rsidRPr="00861362" w:rsidRDefault="00CB6958" w:rsidP="00806FD8">
            <w:pPr>
              <w:spacing w:line="360" w:lineRule="auto"/>
              <w:jc w:val="left"/>
            </w:pPr>
            <w:r w:rsidRPr="00454772">
              <w:rPr>
                <w:color w:val="000000"/>
                <w:szCs w:val="22"/>
              </w:rPr>
              <w:t>-32.38</w:t>
            </w:r>
          </w:p>
        </w:tc>
        <w:tc>
          <w:tcPr>
            <w:tcW w:w="990" w:type="dxa"/>
            <w:tcBorders>
              <w:top w:val="nil"/>
              <w:left w:val="nil"/>
              <w:bottom w:val="single" w:sz="4" w:space="0" w:color="auto"/>
              <w:right w:val="nil"/>
            </w:tcBorders>
            <w:vAlign w:val="bottom"/>
          </w:tcPr>
          <w:p w14:paraId="11F2F881" w14:textId="77777777" w:rsidR="00CB6958" w:rsidRPr="00861362" w:rsidRDefault="00CB6958" w:rsidP="00806FD8">
            <w:pPr>
              <w:spacing w:line="360" w:lineRule="auto"/>
              <w:jc w:val="left"/>
            </w:pPr>
            <w:r>
              <w:t>0</w:t>
            </w:r>
            <w:r w:rsidRPr="00861362">
              <w:t>.7</w:t>
            </w:r>
            <w:r>
              <w:t>8</w:t>
            </w:r>
          </w:p>
        </w:tc>
        <w:tc>
          <w:tcPr>
            <w:tcW w:w="1544" w:type="dxa"/>
            <w:tcBorders>
              <w:top w:val="nil"/>
              <w:left w:val="nil"/>
              <w:bottom w:val="single" w:sz="4" w:space="0" w:color="auto"/>
            </w:tcBorders>
            <w:vAlign w:val="bottom"/>
          </w:tcPr>
          <w:p w14:paraId="31341D31" w14:textId="77777777" w:rsidR="00CB6958" w:rsidRPr="00861362" w:rsidRDefault="00CB6958" w:rsidP="00806FD8">
            <w:pPr>
              <w:spacing w:line="360" w:lineRule="auto"/>
              <w:jc w:val="left"/>
            </w:pPr>
            <w:r w:rsidRPr="00861362">
              <w:rPr>
                <w:color w:val="000000"/>
                <w:szCs w:val="22"/>
              </w:rPr>
              <w:t>0.</w:t>
            </w:r>
            <w:r>
              <w:rPr>
                <w:color w:val="000000"/>
                <w:szCs w:val="22"/>
              </w:rPr>
              <w:t>20</w:t>
            </w:r>
          </w:p>
        </w:tc>
      </w:tr>
    </w:tbl>
    <w:p w14:paraId="2FFDCCC7" w14:textId="77777777" w:rsidR="00CB6958" w:rsidRPr="00861362" w:rsidRDefault="00CB6958" w:rsidP="00CB6958">
      <w:pPr>
        <w:spacing w:line="480" w:lineRule="auto"/>
        <w:rPr>
          <w:b/>
        </w:rPr>
      </w:pPr>
    </w:p>
    <w:p w14:paraId="36A5ACC9" w14:textId="77777777" w:rsidR="00CB6958" w:rsidRPr="00861362" w:rsidRDefault="00CB6958" w:rsidP="00CB6958">
      <w:pPr>
        <w:spacing w:line="480" w:lineRule="auto"/>
        <w:rPr>
          <w:b/>
        </w:rPr>
      </w:pPr>
    </w:p>
    <w:p w14:paraId="0CE2613B" w14:textId="77777777" w:rsidR="00CB6958" w:rsidRPr="00861362" w:rsidRDefault="00CB6958" w:rsidP="00CB6958">
      <w:pPr>
        <w:spacing w:line="480" w:lineRule="auto"/>
      </w:pPr>
      <w:r w:rsidRPr="00861362">
        <w:rPr>
          <w:b/>
          <w:bCs/>
        </w:rPr>
        <w:t>Table S1.</w:t>
      </w:r>
      <w:r>
        <w:rPr>
          <w:b/>
          <w:bCs/>
        </w:rPr>
        <w:t>0</w:t>
      </w:r>
      <w:r w:rsidRPr="00861362">
        <w:rPr>
          <w:b/>
          <w:bCs/>
        </w:rPr>
        <w:t>6.</w:t>
      </w:r>
      <w:r w:rsidRPr="00861362">
        <w:t xml:space="preserve"> Excretion rate model to determine log transformed NH₄⁺ excretion rate (</w:t>
      </w:r>
      <w:proofErr w:type="spellStart"/>
      <w:r w:rsidRPr="00861362">
        <w:t>uM</w:t>
      </w:r>
      <w:proofErr w:type="spellEnd"/>
      <w:r w:rsidRPr="00861362">
        <w:t>/hour/L) for California sea cucumbers (</w:t>
      </w:r>
      <w:proofErr w:type="spellStart"/>
      <w:r w:rsidRPr="00861362">
        <w:rPr>
          <w:i/>
          <w:iCs/>
        </w:rPr>
        <w:t>Apostichopus</w:t>
      </w:r>
      <w:proofErr w:type="spellEnd"/>
      <w:r w:rsidRPr="00861362">
        <w:rPr>
          <w:i/>
          <w:iCs/>
        </w:rPr>
        <w:t xml:space="preserve"> </w:t>
      </w:r>
      <w:proofErr w:type="spellStart"/>
      <w:r w:rsidRPr="00861362">
        <w:rPr>
          <w:i/>
          <w:iCs/>
        </w:rPr>
        <w:t>californicus</w:t>
      </w:r>
      <w:proofErr w:type="spellEnd"/>
      <w:r w:rsidRPr="00861362">
        <w:t xml:space="preserve">) based on size index: </w:t>
      </w:r>
      <w:r w:rsidRPr="00861362">
        <w:rPr>
          <w:color w:val="000000"/>
        </w:rPr>
        <w:t>sqrt(length*girth)</w:t>
      </w:r>
      <w:r w:rsidRPr="00861362">
        <w:t>. Adjusted R-squared for this model is 0.39.</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7BF2894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3B8CF7A" w14:textId="77777777" w:rsidR="00CB6958" w:rsidRPr="00861362" w:rsidRDefault="00CB6958" w:rsidP="00806FD8">
            <w:pPr>
              <w:jc w:val="left"/>
              <w:rPr>
                <w:b/>
                <w:bCs/>
              </w:rPr>
            </w:pPr>
          </w:p>
        </w:tc>
        <w:tc>
          <w:tcPr>
            <w:tcW w:w="1300" w:type="dxa"/>
            <w:noWrap/>
            <w:hideMark/>
          </w:tcPr>
          <w:p w14:paraId="43FC5A41"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431F4EC6"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231DCFA2"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49B33B30" w14:textId="77777777" w:rsidR="00CB6958" w:rsidRPr="00861362" w:rsidRDefault="00CB6958" w:rsidP="00806FD8">
            <w:pPr>
              <w:jc w:val="left"/>
              <w:rPr>
                <w:b/>
                <w:bCs/>
                <w:color w:val="000000"/>
              </w:rPr>
            </w:pPr>
            <w:r w:rsidRPr="00861362">
              <w:rPr>
                <w:b/>
                <w:bCs/>
                <w:color w:val="000000"/>
              </w:rPr>
              <w:t>p value</w:t>
            </w:r>
          </w:p>
        </w:tc>
      </w:tr>
      <w:tr w:rsidR="00CB6958" w:rsidRPr="00861362" w14:paraId="0CF3C813" w14:textId="77777777" w:rsidTr="00806FD8">
        <w:trPr>
          <w:trHeight w:val="320"/>
        </w:trPr>
        <w:tc>
          <w:tcPr>
            <w:tcW w:w="2580" w:type="dxa"/>
            <w:noWrap/>
            <w:hideMark/>
          </w:tcPr>
          <w:p w14:paraId="2288AD9A" w14:textId="77777777" w:rsidR="00CB6958" w:rsidRPr="00861362" w:rsidRDefault="00CB6958" w:rsidP="00806FD8">
            <w:pPr>
              <w:jc w:val="left"/>
              <w:rPr>
                <w:color w:val="000000"/>
              </w:rPr>
            </w:pPr>
            <w:r w:rsidRPr="00861362">
              <w:rPr>
                <w:color w:val="000000"/>
              </w:rPr>
              <w:t>Intercept</w:t>
            </w:r>
          </w:p>
        </w:tc>
        <w:tc>
          <w:tcPr>
            <w:tcW w:w="1300" w:type="dxa"/>
            <w:noWrap/>
            <w:hideMark/>
          </w:tcPr>
          <w:p w14:paraId="7078B3C0" w14:textId="77777777" w:rsidR="00CB6958" w:rsidRPr="00861362" w:rsidRDefault="00CB6958" w:rsidP="00806FD8">
            <w:pPr>
              <w:jc w:val="left"/>
              <w:rPr>
                <w:color w:val="000000"/>
              </w:rPr>
            </w:pPr>
            <w:r w:rsidRPr="00861362">
              <w:rPr>
                <w:color w:val="000000"/>
              </w:rPr>
              <w:t>1.40</w:t>
            </w:r>
          </w:p>
        </w:tc>
        <w:tc>
          <w:tcPr>
            <w:tcW w:w="1507" w:type="dxa"/>
            <w:noWrap/>
            <w:hideMark/>
          </w:tcPr>
          <w:p w14:paraId="6194BF8A" w14:textId="77777777" w:rsidR="00CB6958" w:rsidRPr="00861362" w:rsidRDefault="00CB6958" w:rsidP="00806FD8">
            <w:pPr>
              <w:jc w:val="left"/>
              <w:rPr>
                <w:color w:val="000000"/>
              </w:rPr>
            </w:pPr>
            <w:r w:rsidRPr="00861362">
              <w:rPr>
                <w:color w:val="000000"/>
              </w:rPr>
              <w:t>0.22</w:t>
            </w:r>
          </w:p>
        </w:tc>
        <w:tc>
          <w:tcPr>
            <w:tcW w:w="1093" w:type="dxa"/>
            <w:noWrap/>
            <w:hideMark/>
          </w:tcPr>
          <w:p w14:paraId="2284F577" w14:textId="77777777" w:rsidR="00CB6958" w:rsidRPr="00861362" w:rsidRDefault="00CB6958" w:rsidP="00806FD8">
            <w:pPr>
              <w:jc w:val="left"/>
              <w:rPr>
                <w:color w:val="000000"/>
              </w:rPr>
            </w:pPr>
            <w:r w:rsidRPr="00861362">
              <w:rPr>
                <w:color w:val="000000"/>
              </w:rPr>
              <w:t>6.23</w:t>
            </w:r>
          </w:p>
        </w:tc>
        <w:tc>
          <w:tcPr>
            <w:tcW w:w="1300" w:type="dxa"/>
            <w:noWrap/>
            <w:hideMark/>
          </w:tcPr>
          <w:p w14:paraId="61C99206" w14:textId="77777777" w:rsidR="00CB6958" w:rsidRPr="00861362" w:rsidRDefault="00CB6958" w:rsidP="00806FD8">
            <w:pPr>
              <w:jc w:val="left"/>
              <w:rPr>
                <w:color w:val="000000"/>
              </w:rPr>
            </w:pPr>
            <w:r w:rsidRPr="00861362">
              <w:rPr>
                <w:color w:val="000000"/>
              </w:rPr>
              <w:t>&lt; 0.001</w:t>
            </w:r>
          </w:p>
        </w:tc>
      </w:tr>
      <w:tr w:rsidR="00CB6958" w:rsidRPr="00861362" w14:paraId="778F9EEB" w14:textId="77777777" w:rsidTr="00806FD8">
        <w:trPr>
          <w:trHeight w:val="320"/>
        </w:trPr>
        <w:tc>
          <w:tcPr>
            <w:tcW w:w="2580" w:type="dxa"/>
            <w:noWrap/>
            <w:hideMark/>
          </w:tcPr>
          <w:p w14:paraId="7F4F36D9" w14:textId="77777777" w:rsidR="00CB6958" w:rsidRPr="00861362" w:rsidRDefault="00CB6958" w:rsidP="00806FD8">
            <w:pPr>
              <w:jc w:val="left"/>
              <w:rPr>
                <w:color w:val="000000"/>
              </w:rPr>
            </w:pPr>
            <w:r w:rsidRPr="00861362">
              <w:rPr>
                <w:color w:val="000000"/>
              </w:rPr>
              <w:t>Size index</w:t>
            </w:r>
          </w:p>
        </w:tc>
        <w:tc>
          <w:tcPr>
            <w:tcW w:w="1300" w:type="dxa"/>
            <w:noWrap/>
            <w:hideMark/>
          </w:tcPr>
          <w:p w14:paraId="1CF81AA5" w14:textId="77777777" w:rsidR="00CB6958" w:rsidRPr="00861362" w:rsidRDefault="00CB6958" w:rsidP="00806FD8">
            <w:pPr>
              <w:jc w:val="left"/>
              <w:rPr>
                <w:color w:val="000000"/>
              </w:rPr>
            </w:pPr>
            <w:r w:rsidRPr="00861362">
              <w:rPr>
                <w:color w:val="000000"/>
              </w:rPr>
              <w:t>0.05</w:t>
            </w:r>
          </w:p>
        </w:tc>
        <w:tc>
          <w:tcPr>
            <w:tcW w:w="1507" w:type="dxa"/>
            <w:noWrap/>
            <w:hideMark/>
          </w:tcPr>
          <w:p w14:paraId="7522F07F" w14:textId="77777777" w:rsidR="00CB6958" w:rsidRPr="00861362" w:rsidRDefault="00CB6958" w:rsidP="00806FD8">
            <w:pPr>
              <w:jc w:val="left"/>
              <w:rPr>
                <w:color w:val="000000"/>
              </w:rPr>
            </w:pPr>
            <w:r w:rsidRPr="00861362">
              <w:rPr>
                <w:color w:val="000000"/>
              </w:rPr>
              <w:t>0.009</w:t>
            </w:r>
          </w:p>
        </w:tc>
        <w:tc>
          <w:tcPr>
            <w:tcW w:w="1093" w:type="dxa"/>
            <w:noWrap/>
            <w:hideMark/>
          </w:tcPr>
          <w:p w14:paraId="5871400E" w14:textId="77777777" w:rsidR="00CB6958" w:rsidRPr="00861362" w:rsidRDefault="00CB6958" w:rsidP="00806FD8">
            <w:pPr>
              <w:jc w:val="left"/>
              <w:rPr>
                <w:color w:val="000000"/>
              </w:rPr>
            </w:pPr>
            <w:r w:rsidRPr="00861362">
              <w:rPr>
                <w:color w:val="000000"/>
              </w:rPr>
              <w:t>5.52</w:t>
            </w:r>
          </w:p>
        </w:tc>
        <w:tc>
          <w:tcPr>
            <w:tcW w:w="1300" w:type="dxa"/>
            <w:noWrap/>
            <w:hideMark/>
          </w:tcPr>
          <w:p w14:paraId="0BB345F6" w14:textId="77777777" w:rsidR="00CB6958" w:rsidRPr="00861362" w:rsidRDefault="00CB6958" w:rsidP="00806FD8">
            <w:pPr>
              <w:jc w:val="left"/>
              <w:rPr>
                <w:color w:val="000000"/>
              </w:rPr>
            </w:pPr>
            <w:r w:rsidRPr="00861362">
              <w:rPr>
                <w:color w:val="000000"/>
              </w:rPr>
              <w:t>&lt; 0.001</w:t>
            </w:r>
          </w:p>
        </w:tc>
      </w:tr>
    </w:tbl>
    <w:p w14:paraId="5BD0922F" w14:textId="77777777" w:rsidR="00CB6958" w:rsidRPr="00861362" w:rsidRDefault="00CB6958" w:rsidP="00CB6958">
      <w:pPr>
        <w:spacing w:line="480" w:lineRule="auto"/>
      </w:pPr>
    </w:p>
    <w:p w14:paraId="6B84F5CE" w14:textId="77777777" w:rsidR="00CB6958" w:rsidRDefault="00CB6958" w:rsidP="00CB6958">
      <w:pPr>
        <w:rPr>
          <w:b/>
          <w:bCs/>
        </w:rPr>
      </w:pPr>
      <w:r>
        <w:rPr>
          <w:b/>
          <w:bCs/>
        </w:rPr>
        <w:br w:type="page"/>
      </w:r>
    </w:p>
    <w:p w14:paraId="66D6CCC8" w14:textId="77777777" w:rsidR="00CB6958" w:rsidRPr="00861362" w:rsidRDefault="00CB6958" w:rsidP="00CB6958">
      <w:pPr>
        <w:spacing w:line="480" w:lineRule="auto"/>
      </w:pPr>
      <w:r w:rsidRPr="00861362">
        <w:rPr>
          <w:b/>
          <w:bCs/>
        </w:rPr>
        <w:lastRenderedPageBreak/>
        <w:t>Table S1.</w:t>
      </w:r>
      <w:r>
        <w:rPr>
          <w:b/>
          <w:bCs/>
        </w:rPr>
        <w:t>0</w:t>
      </w:r>
      <w:r w:rsidRPr="00861362">
        <w:rPr>
          <w:b/>
          <w:bCs/>
        </w:rPr>
        <w:t>7.</w:t>
      </w:r>
      <w:r w:rsidRPr="00861362">
        <w:t xml:space="preserve"> Excretion rate model to determine log transformed NH₄⁺ excretion rate (</w:t>
      </w:r>
      <w:proofErr w:type="spellStart"/>
      <w:r w:rsidRPr="00861362">
        <w:t>uM</w:t>
      </w:r>
      <w:proofErr w:type="spellEnd"/>
      <w:r w:rsidRPr="00861362">
        <w:t>/hour/L) for red rock crabs (</w:t>
      </w:r>
      <w:r w:rsidRPr="00861362">
        <w:rPr>
          <w:i/>
          <w:iCs/>
        </w:rPr>
        <w:t xml:space="preserve">Cancer </w:t>
      </w:r>
      <w:proofErr w:type="spellStart"/>
      <w:r w:rsidRPr="00861362">
        <w:rPr>
          <w:i/>
          <w:iCs/>
        </w:rPr>
        <w:t>productus</w:t>
      </w:r>
      <w:proofErr w:type="spellEnd"/>
      <w:r w:rsidRPr="00861362">
        <w:t>) based on carapace width (mm). Adjusted R-squared for this model is 0.82.</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1A342187"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97AF28A" w14:textId="77777777" w:rsidR="00CB6958" w:rsidRPr="00861362" w:rsidRDefault="00CB6958" w:rsidP="00806FD8">
            <w:pPr>
              <w:jc w:val="left"/>
              <w:rPr>
                <w:b/>
                <w:bCs/>
              </w:rPr>
            </w:pPr>
          </w:p>
        </w:tc>
        <w:tc>
          <w:tcPr>
            <w:tcW w:w="1300" w:type="dxa"/>
            <w:noWrap/>
            <w:hideMark/>
          </w:tcPr>
          <w:p w14:paraId="5CB788D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0808E7B0"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8AD0707"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00F38B50" w14:textId="77777777" w:rsidR="00CB6958" w:rsidRPr="00861362" w:rsidRDefault="00CB6958" w:rsidP="00806FD8">
            <w:pPr>
              <w:jc w:val="left"/>
              <w:rPr>
                <w:b/>
                <w:bCs/>
                <w:color w:val="000000"/>
              </w:rPr>
            </w:pPr>
            <w:r w:rsidRPr="00861362">
              <w:rPr>
                <w:b/>
                <w:bCs/>
                <w:color w:val="000000"/>
              </w:rPr>
              <w:t>p value</w:t>
            </w:r>
          </w:p>
        </w:tc>
      </w:tr>
      <w:tr w:rsidR="00CB6958" w:rsidRPr="00861362" w14:paraId="1F2CBB28" w14:textId="77777777" w:rsidTr="00806FD8">
        <w:trPr>
          <w:trHeight w:val="320"/>
        </w:trPr>
        <w:tc>
          <w:tcPr>
            <w:tcW w:w="2580" w:type="dxa"/>
            <w:noWrap/>
            <w:hideMark/>
          </w:tcPr>
          <w:p w14:paraId="5CF70AFD" w14:textId="77777777" w:rsidR="00CB6958" w:rsidRPr="00861362" w:rsidRDefault="00CB6958" w:rsidP="00806FD8">
            <w:pPr>
              <w:jc w:val="left"/>
              <w:rPr>
                <w:color w:val="000000"/>
              </w:rPr>
            </w:pPr>
            <w:r w:rsidRPr="00861362">
              <w:rPr>
                <w:color w:val="000000"/>
              </w:rPr>
              <w:t>Intercept</w:t>
            </w:r>
          </w:p>
        </w:tc>
        <w:tc>
          <w:tcPr>
            <w:tcW w:w="1300" w:type="dxa"/>
            <w:noWrap/>
            <w:hideMark/>
          </w:tcPr>
          <w:p w14:paraId="0C6D742D" w14:textId="77777777" w:rsidR="00CB6958" w:rsidRPr="00861362" w:rsidRDefault="00CB6958" w:rsidP="00806FD8">
            <w:pPr>
              <w:jc w:val="left"/>
              <w:rPr>
                <w:color w:val="000000"/>
              </w:rPr>
            </w:pPr>
            <w:r w:rsidRPr="00861362">
              <w:rPr>
                <w:color w:val="000000"/>
              </w:rPr>
              <w:t>1.22</w:t>
            </w:r>
          </w:p>
        </w:tc>
        <w:tc>
          <w:tcPr>
            <w:tcW w:w="1507" w:type="dxa"/>
            <w:noWrap/>
            <w:hideMark/>
          </w:tcPr>
          <w:p w14:paraId="5E0E9F90" w14:textId="77777777" w:rsidR="00CB6958" w:rsidRPr="00861362" w:rsidRDefault="00CB6958" w:rsidP="00806FD8">
            <w:pPr>
              <w:jc w:val="left"/>
              <w:rPr>
                <w:color w:val="000000"/>
              </w:rPr>
            </w:pPr>
            <w:r w:rsidRPr="00861362">
              <w:rPr>
                <w:color w:val="000000"/>
              </w:rPr>
              <w:t>0.32</w:t>
            </w:r>
          </w:p>
        </w:tc>
        <w:tc>
          <w:tcPr>
            <w:tcW w:w="1093" w:type="dxa"/>
            <w:noWrap/>
            <w:hideMark/>
          </w:tcPr>
          <w:p w14:paraId="720C4082" w14:textId="77777777" w:rsidR="00CB6958" w:rsidRPr="00861362" w:rsidRDefault="00CB6958" w:rsidP="00806FD8">
            <w:pPr>
              <w:jc w:val="left"/>
              <w:rPr>
                <w:color w:val="000000"/>
              </w:rPr>
            </w:pPr>
            <w:r w:rsidRPr="00861362">
              <w:rPr>
                <w:color w:val="000000"/>
              </w:rPr>
              <w:t>3.76</w:t>
            </w:r>
          </w:p>
        </w:tc>
        <w:tc>
          <w:tcPr>
            <w:tcW w:w="1300" w:type="dxa"/>
            <w:noWrap/>
            <w:hideMark/>
          </w:tcPr>
          <w:p w14:paraId="5B13BC54" w14:textId="77777777" w:rsidR="00CB6958" w:rsidRPr="00861362" w:rsidRDefault="00CB6958" w:rsidP="00806FD8">
            <w:pPr>
              <w:jc w:val="left"/>
              <w:rPr>
                <w:color w:val="000000"/>
              </w:rPr>
            </w:pPr>
            <w:r w:rsidRPr="00861362">
              <w:rPr>
                <w:color w:val="000000"/>
              </w:rPr>
              <w:t>0.002</w:t>
            </w:r>
          </w:p>
        </w:tc>
      </w:tr>
      <w:tr w:rsidR="00CB6958" w:rsidRPr="00861362" w14:paraId="3E365AA9" w14:textId="77777777" w:rsidTr="00806FD8">
        <w:trPr>
          <w:trHeight w:val="320"/>
        </w:trPr>
        <w:tc>
          <w:tcPr>
            <w:tcW w:w="2580" w:type="dxa"/>
            <w:noWrap/>
            <w:hideMark/>
          </w:tcPr>
          <w:p w14:paraId="1214C2CE" w14:textId="77777777" w:rsidR="00CB6958" w:rsidRPr="00861362" w:rsidRDefault="00CB6958" w:rsidP="00806FD8">
            <w:pPr>
              <w:jc w:val="left"/>
              <w:rPr>
                <w:color w:val="000000"/>
              </w:rPr>
            </w:pPr>
            <w:r w:rsidRPr="00861362">
              <w:rPr>
                <w:color w:val="000000"/>
              </w:rPr>
              <w:t>Carapace</w:t>
            </w:r>
          </w:p>
        </w:tc>
        <w:tc>
          <w:tcPr>
            <w:tcW w:w="1300" w:type="dxa"/>
            <w:noWrap/>
            <w:hideMark/>
          </w:tcPr>
          <w:p w14:paraId="41820113" w14:textId="77777777" w:rsidR="00CB6958" w:rsidRPr="00861362" w:rsidRDefault="00CB6958" w:rsidP="00806FD8">
            <w:pPr>
              <w:jc w:val="left"/>
              <w:rPr>
                <w:color w:val="000000"/>
              </w:rPr>
            </w:pPr>
            <w:r w:rsidRPr="00861362">
              <w:rPr>
                <w:color w:val="000000"/>
              </w:rPr>
              <w:t>0.02</w:t>
            </w:r>
          </w:p>
        </w:tc>
        <w:tc>
          <w:tcPr>
            <w:tcW w:w="1507" w:type="dxa"/>
            <w:noWrap/>
            <w:hideMark/>
          </w:tcPr>
          <w:p w14:paraId="336FFE22" w14:textId="77777777" w:rsidR="00CB6958" w:rsidRPr="00861362" w:rsidRDefault="00CB6958" w:rsidP="00806FD8">
            <w:pPr>
              <w:jc w:val="left"/>
              <w:rPr>
                <w:color w:val="000000"/>
              </w:rPr>
            </w:pPr>
            <w:r w:rsidRPr="00861362">
              <w:rPr>
                <w:color w:val="000000"/>
              </w:rPr>
              <w:t>0.003</w:t>
            </w:r>
          </w:p>
        </w:tc>
        <w:tc>
          <w:tcPr>
            <w:tcW w:w="1093" w:type="dxa"/>
            <w:noWrap/>
            <w:hideMark/>
          </w:tcPr>
          <w:p w14:paraId="6A753C16" w14:textId="77777777" w:rsidR="00CB6958" w:rsidRPr="00861362" w:rsidRDefault="00CB6958" w:rsidP="00806FD8">
            <w:pPr>
              <w:jc w:val="left"/>
              <w:rPr>
                <w:color w:val="000000"/>
              </w:rPr>
            </w:pPr>
            <w:r w:rsidRPr="00861362">
              <w:rPr>
                <w:color w:val="000000"/>
              </w:rPr>
              <w:t>8.73</w:t>
            </w:r>
          </w:p>
        </w:tc>
        <w:tc>
          <w:tcPr>
            <w:tcW w:w="1300" w:type="dxa"/>
            <w:noWrap/>
            <w:hideMark/>
          </w:tcPr>
          <w:p w14:paraId="2E8EFAC0" w14:textId="77777777" w:rsidR="00CB6958" w:rsidRPr="00861362" w:rsidRDefault="00CB6958" w:rsidP="00806FD8">
            <w:pPr>
              <w:jc w:val="left"/>
              <w:rPr>
                <w:color w:val="000000"/>
              </w:rPr>
            </w:pPr>
            <w:r w:rsidRPr="00861362">
              <w:rPr>
                <w:color w:val="000000"/>
              </w:rPr>
              <w:t>&lt; 0.001</w:t>
            </w:r>
          </w:p>
        </w:tc>
      </w:tr>
    </w:tbl>
    <w:p w14:paraId="4640E71A" w14:textId="77777777" w:rsidR="00CB6958" w:rsidRPr="00861362" w:rsidRDefault="00CB6958" w:rsidP="00CB6958">
      <w:pPr>
        <w:spacing w:line="480" w:lineRule="auto"/>
        <w:rPr>
          <w:b/>
        </w:rPr>
      </w:pPr>
    </w:p>
    <w:p w14:paraId="42EEA4E4" w14:textId="77777777" w:rsidR="00CB6958" w:rsidRDefault="00CB6958" w:rsidP="00CB6958">
      <w:pPr>
        <w:spacing w:line="480" w:lineRule="auto"/>
        <w:rPr>
          <w:b/>
        </w:rPr>
      </w:pPr>
    </w:p>
    <w:p w14:paraId="58388D80" w14:textId="77777777" w:rsidR="00CB6958" w:rsidRDefault="00CB6958" w:rsidP="00CB6958">
      <w:pPr>
        <w:spacing w:line="480" w:lineRule="auto"/>
        <w:rPr>
          <w:bCs/>
        </w:rPr>
      </w:pPr>
      <w:r>
        <w:rPr>
          <w:b/>
        </w:rPr>
        <w:t>Table S1.08.</w:t>
      </w:r>
      <w:r>
        <w:rPr>
          <w:bCs/>
        </w:rPr>
        <w:t xml:space="preserve"> Meso-scale linear mixed-effect model describing drivers of among-site variability in ammonium concentration. </w:t>
      </w:r>
      <w:r w:rsidRPr="008F7E10">
        <w:rPr>
          <w:bCs/>
        </w:rPr>
        <w:t xml:space="preserve">The </w:t>
      </w:r>
      <w:r>
        <w:rPr>
          <w:bCs/>
        </w:rPr>
        <w:t>model was constructed with a</w:t>
      </w:r>
      <w:r w:rsidRPr="008F7E10">
        <w:rPr>
          <w:bCs/>
        </w:rPr>
        <w:t xml:space="preserve"> gamma distribution (link = ‘log’), so coefficients are presented in log space. Continuous predictors were centred and scaled to compare effect sizes between predictors with varying units.</w:t>
      </w:r>
    </w:p>
    <w:tbl>
      <w:tblPr>
        <w:tblStyle w:val="Nikola"/>
        <w:tblW w:w="0" w:type="auto"/>
        <w:tblLook w:val="04A0" w:firstRow="1" w:lastRow="0" w:firstColumn="1" w:lastColumn="0" w:noHBand="0" w:noVBand="1"/>
      </w:tblPr>
      <w:tblGrid>
        <w:gridCol w:w="2992"/>
        <w:gridCol w:w="1480"/>
        <w:gridCol w:w="1480"/>
        <w:gridCol w:w="1300"/>
        <w:gridCol w:w="1300"/>
      </w:tblGrid>
      <w:tr w:rsidR="00CB6958" w:rsidRPr="008F7E10" w14:paraId="256E73D3"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992" w:type="dxa"/>
            <w:noWrap/>
            <w:hideMark/>
          </w:tcPr>
          <w:p w14:paraId="0C995D11" w14:textId="77777777" w:rsidR="00CB6958" w:rsidRPr="008F7E10" w:rsidRDefault="00CB6958" w:rsidP="00806FD8">
            <w:pPr>
              <w:rPr>
                <w:bCs/>
              </w:rPr>
            </w:pPr>
          </w:p>
        </w:tc>
        <w:tc>
          <w:tcPr>
            <w:tcW w:w="1480" w:type="dxa"/>
            <w:noWrap/>
            <w:hideMark/>
          </w:tcPr>
          <w:p w14:paraId="7294086D" w14:textId="77777777" w:rsidR="00CB6958" w:rsidRPr="00140FE6" w:rsidRDefault="00CB6958" w:rsidP="00806FD8">
            <w:pPr>
              <w:jc w:val="left"/>
              <w:rPr>
                <w:b/>
              </w:rPr>
            </w:pPr>
            <w:r w:rsidRPr="00140FE6">
              <w:rPr>
                <w:b/>
              </w:rPr>
              <w:t>Estimate</w:t>
            </w:r>
          </w:p>
        </w:tc>
        <w:tc>
          <w:tcPr>
            <w:tcW w:w="1480" w:type="dxa"/>
            <w:noWrap/>
            <w:hideMark/>
          </w:tcPr>
          <w:p w14:paraId="341420BB" w14:textId="77777777" w:rsidR="00CB6958" w:rsidRPr="00140FE6" w:rsidRDefault="00CB6958" w:rsidP="00806FD8">
            <w:pPr>
              <w:jc w:val="left"/>
              <w:rPr>
                <w:b/>
              </w:rPr>
            </w:pPr>
            <w:r w:rsidRPr="00140FE6">
              <w:rPr>
                <w:b/>
              </w:rPr>
              <w:t xml:space="preserve">Std. </w:t>
            </w:r>
            <w:r>
              <w:rPr>
                <w:b/>
              </w:rPr>
              <w:t>e</w:t>
            </w:r>
            <w:r w:rsidRPr="00140FE6">
              <w:rPr>
                <w:b/>
              </w:rPr>
              <w:t>rror</w:t>
            </w:r>
          </w:p>
        </w:tc>
        <w:tc>
          <w:tcPr>
            <w:tcW w:w="1300" w:type="dxa"/>
            <w:noWrap/>
            <w:hideMark/>
          </w:tcPr>
          <w:p w14:paraId="03386567" w14:textId="77777777" w:rsidR="00CB6958" w:rsidRPr="00140FE6" w:rsidRDefault="00CB6958" w:rsidP="00806FD8">
            <w:pPr>
              <w:jc w:val="left"/>
              <w:rPr>
                <w:b/>
              </w:rPr>
            </w:pPr>
            <w:r w:rsidRPr="00140FE6">
              <w:rPr>
                <w:b/>
              </w:rPr>
              <w:t>z value</w:t>
            </w:r>
          </w:p>
        </w:tc>
        <w:tc>
          <w:tcPr>
            <w:tcW w:w="1300" w:type="dxa"/>
            <w:noWrap/>
            <w:hideMark/>
          </w:tcPr>
          <w:p w14:paraId="2596CE20" w14:textId="77777777" w:rsidR="00CB6958" w:rsidRPr="00140FE6" w:rsidRDefault="00CB6958" w:rsidP="00806FD8">
            <w:pPr>
              <w:jc w:val="left"/>
              <w:rPr>
                <w:b/>
              </w:rPr>
            </w:pPr>
            <w:r w:rsidRPr="00140FE6">
              <w:rPr>
                <w:b/>
              </w:rPr>
              <w:t>p value</w:t>
            </w:r>
          </w:p>
        </w:tc>
      </w:tr>
      <w:tr w:rsidR="00CB6958" w:rsidRPr="008F7E10" w14:paraId="591E7363" w14:textId="77777777" w:rsidTr="00806FD8">
        <w:trPr>
          <w:trHeight w:val="320"/>
        </w:trPr>
        <w:tc>
          <w:tcPr>
            <w:tcW w:w="2992" w:type="dxa"/>
            <w:noWrap/>
            <w:hideMark/>
          </w:tcPr>
          <w:p w14:paraId="195E3A19" w14:textId="77777777" w:rsidR="00CB6958" w:rsidRPr="008F7E10" w:rsidRDefault="00CB6958" w:rsidP="00806FD8">
            <w:pPr>
              <w:jc w:val="left"/>
              <w:rPr>
                <w:bCs/>
              </w:rPr>
            </w:pPr>
            <w:r w:rsidRPr="008F7E10">
              <w:rPr>
                <w:bCs/>
              </w:rPr>
              <w:t>Intercept</w:t>
            </w:r>
          </w:p>
        </w:tc>
        <w:tc>
          <w:tcPr>
            <w:tcW w:w="1480" w:type="dxa"/>
            <w:noWrap/>
            <w:hideMark/>
          </w:tcPr>
          <w:p w14:paraId="4EE79FC2" w14:textId="77777777" w:rsidR="00CB6958" w:rsidRPr="008F7E10" w:rsidRDefault="00CB6958" w:rsidP="00806FD8">
            <w:pPr>
              <w:jc w:val="left"/>
              <w:rPr>
                <w:bCs/>
              </w:rPr>
            </w:pPr>
            <w:r w:rsidRPr="008F7E10">
              <w:rPr>
                <w:color w:val="000000"/>
              </w:rPr>
              <w:t>-0.61</w:t>
            </w:r>
          </w:p>
        </w:tc>
        <w:tc>
          <w:tcPr>
            <w:tcW w:w="1480" w:type="dxa"/>
            <w:noWrap/>
            <w:hideMark/>
          </w:tcPr>
          <w:p w14:paraId="26E8A4AD" w14:textId="77777777" w:rsidR="00CB6958" w:rsidRPr="008F7E10" w:rsidRDefault="00CB6958" w:rsidP="00806FD8">
            <w:pPr>
              <w:jc w:val="left"/>
              <w:rPr>
                <w:bCs/>
              </w:rPr>
            </w:pPr>
            <w:r w:rsidRPr="008F7E10">
              <w:rPr>
                <w:color w:val="000000"/>
              </w:rPr>
              <w:t>0.25</w:t>
            </w:r>
          </w:p>
        </w:tc>
        <w:tc>
          <w:tcPr>
            <w:tcW w:w="1300" w:type="dxa"/>
            <w:noWrap/>
            <w:hideMark/>
          </w:tcPr>
          <w:p w14:paraId="46025A76" w14:textId="77777777" w:rsidR="00CB6958" w:rsidRPr="008F7E10" w:rsidRDefault="00CB6958" w:rsidP="00806FD8">
            <w:pPr>
              <w:jc w:val="left"/>
              <w:rPr>
                <w:bCs/>
              </w:rPr>
            </w:pPr>
            <w:r w:rsidRPr="008F7E10">
              <w:rPr>
                <w:color w:val="000000"/>
              </w:rPr>
              <w:t>-2.48</w:t>
            </w:r>
          </w:p>
        </w:tc>
        <w:tc>
          <w:tcPr>
            <w:tcW w:w="1300" w:type="dxa"/>
            <w:noWrap/>
            <w:hideMark/>
          </w:tcPr>
          <w:p w14:paraId="635543FF" w14:textId="77777777" w:rsidR="00CB6958" w:rsidRPr="008F7E10" w:rsidRDefault="00CB6958" w:rsidP="00806FD8">
            <w:pPr>
              <w:jc w:val="left"/>
              <w:rPr>
                <w:bCs/>
              </w:rPr>
            </w:pPr>
            <w:r w:rsidRPr="008F7E10">
              <w:rPr>
                <w:color w:val="000000"/>
              </w:rPr>
              <w:t>0.01</w:t>
            </w:r>
          </w:p>
        </w:tc>
      </w:tr>
      <w:tr w:rsidR="00CB6958" w:rsidRPr="008F7E10" w14:paraId="34F306BA" w14:textId="77777777" w:rsidTr="00806FD8">
        <w:trPr>
          <w:trHeight w:val="320"/>
        </w:trPr>
        <w:tc>
          <w:tcPr>
            <w:tcW w:w="2992" w:type="dxa"/>
            <w:noWrap/>
            <w:hideMark/>
          </w:tcPr>
          <w:p w14:paraId="003D906F" w14:textId="77777777" w:rsidR="00CB6958" w:rsidRPr="008F7E10" w:rsidRDefault="00CB6958" w:rsidP="00806FD8">
            <w:pPr>
              <w:jc w:val="left"/>
              <w:rPr>
                <w:bCs/>
              </w:rPr>
            </w:pPr>
            <w:r>
              <w:rPr>
                <w:bCs/>
              </w:rPr>
              <w:t>A</w:t>
            </w:r>
            <w:r w:rsidRPr="008F7E10">
              <w:rPr>
                <w:bCs/>
              </w:rPr>
              <w:t>bundance</w:t>
            </w:r>
          </w:p>
        </w:tc>
        <w:tc>
          <w:tcPr>
            <w:tcW w:w="1480" w:type="dxa"/>
            <w:noWrap/>
            <w:hideMark/>
          </w:tcPr>
          <w:p w14:paraId="54DAA247" w14:textId="77777777" w:rsidR="00CB6958" w:rsidRPr="008F7E10" w:rsidRDefault="00CB6958" w:rsidP="00806FD8">
            <w:pPr>
              <w:jc w:val="left"/>
              <w:rPr>
                <w:bCs/>
              </w:rPr>
            </w:pPr>
            <w:r w:rsidRPr="008F7E10">
              <w:rPr>
                <w:color w:val="000000"/>
              </w:rPr>
              <w:t>-0.07</w:t>
            </w:r>
          </w:p>
        </w:tc>
        <w:tc>
          <w:tcPr>
            <w:tcW w:w="1480" w:type="dxa"/>
            <w:noWrap/>
            <w:hideMark/>
          </w:tcPr>
          <w:p w14:paraId="62906139" w14:textId="77777777" w:rsidR="00CB6958" w:rsidRPr="008F7E10" w:rsidRDefault="00CB6958" w:rsidP="00806FD8">
            <w:pPr>
              <w:jc w:val="left"/>
              <w:rPr>
                <w:bCs/>
              </w:rPr>
            </w:pPr>
            <w:r w:rsidRPr="008F7E10">
              <w:rPr>
                <w:color w:val="000000"/>
              </w:rPr>
              <w:t>0.12</w:t>
            </w:r>
          </w:p>
        </w:tc>
        <w:tc>
          <w:tcPr>
            <w:tcW w:w="1300" w:type="dxa"/>
            <w:noWrap/>
            <w:hideMark/>
          </w:tcPr>
          <w:p w14:paraId="57EEB15B" w14:textId="77777777" w:rsidR="00CB6958" w:rsidRPr="008F7E10" w:rsidRDefault="00CB6958" w:rsidP="00806FD8">
            <w:pPr>
              <w:jc w:val="left"/>
              <w:rPr>
                <w:bCs/>
              </w:rPr>
            </w:pPr>
            <w:r w:rsidRPr="008F7E10">
              <w:rPr>
                <w:color w:val="000000"/>
              </w:rPr>
              <w:t>-0.55</w:t>
            </w:r>
          </w:p>
        </w:tc>
        <w:tc>
          <w:tcPr>
            <w:tcW w:w="1300" w:type="dxa"/>
            <w:noWrap/>
            <w:hideMark/>
          </w:tcPr>
          <w:p w14:paraId="7B16CE3D" w14:textId="77777777" w:rsidR="00CB6958" w:rsidRPr="008F7E10" w:rsidRDefault="00CB6958" w:rsidP="00806FD8">
            <w:pPr>
              <w:jc w:val="left"/>
              <w:rPr>
                <w:bCs/>
              </w:rPr>
            </w:pPr>
            <w:r w:rsidRPr="008F7E10">
              <w:rPr>
                <w:color w:val="000000"/>
              </w:rPr>
              <w:t>0.58</w:t>
            </w:r>
          </w:p>
        </w:tc>
      </w:tr>
      <w:tr w:rsidR="00CB6958" w:rsidRPr="008F7E10" w14:paraId="33F04EB4" w14:textId="77777777" w:rsidTr="00806FD8">
        <w:trPr>
          <w:trHeight w:val="320"/>
        </w:trPr>
        <w:tc>
          <w:tcPr>
            <w:tcW w:w="2992" w:type="dxa"/>
            <w:noWrap/>
            <w:hideMark/>
          </w:tcPr>
          <w:p w14:paraId="6A55DE1E" w14:textId="77777777" w:rsidR="00CB6958" w:rsidRPr="008F7E10" w:rsidRDefault="00CB6958" w:rsidP="00806FD8">
            <w:pPr>
              <w:jc w:val="left"/>
              <w:rPr>
                <w:bCs/>
              </w:rPr>
            </w:pPr>
            <w:r>
              <w:rPr>
                <w:bCs/>
              </w:rPr>
              <w:t>T</w:t>
            </w:r>
            <w:r w:rsidRPr="008F7E10">
              <w:rPr>
                <w:bCs/>
              </w:rPr>
              <w:t>ide</w:t>
            </w:r>
            <w:r>
              <w:rPr>
                <w:bCs/>
              </w:rPr>
              <w:t xml:space="preserve"> exchange</w:t>
            </w:r>
          </w:p>
        </w:tc>
        <w:tc>
          <w:tcPr>
            <w:tcW w:w="1480" w:type="dxa"/>
            <w:noWrap/>
            <w:hideMark/>
          </w:tcPr>
          <w:p w14:paraId="7B3708D9" w14:textId="77777777" w:rsidR="00CB6958" w:rsidRPr="008F7E10" w:rsidRDefault="00CB6958" w:rsidP="00806FD8">
            <w:pPr>
              <w:jc w:val="left"/>
              <w:rPr>
                <w:bCs/>
              </w:rPr>
            </w:pPr>
            <w:r w:rsidRPr="008F7E10">
              <w:rPr>
                <w:color w:val="000000"/>
              </w:rPr>
              <w:t>0.00</w:t>
            </w:r>
          </w:p>
        </w:tc>
        <w:tc>
          <w:tcPr>
            <w:tcW w:w="1480" w:type="dxa"/>
            <w:noWrap/>
            <w:hideMark/>
          </w:tcPr>
          <w:p w14:paraId="095B78E0" w14:textId="77777777" w:rsidR="00CB6958" w:rsidRPr="008F7E10" w:rsidRDefault="00CB6958" w:rsidP="00806FD8">
            <w:pPr>
              <w:jc w:val="left"/>
              <w:rPr>
                <w:bCs/>
              </w:rPr>
            </w:pPr>
            <w:r w:rsidRPr="008F7E10">
              <w:rPr>
                <w:color w:val="000000"/>
              </w:rPr>
              <w:t>0.08</w:t>
            </w:r>
          </w:p>
        </w:tc>
        <w:tc>
          <w:tcPr>
            <w:tcW w:w="1300" w:type="dxa"/>
            <w:noWrap/>
            <w:hideMark/>
          </w:tcPr>
          <w:p w14:paraId="1538EF96" w14:textId="77777777" w:rsidR="00CB6958" w:rsidRPr="008F7E10" w:rsidRDefault="00CB6958" w:rsidP="00806FD8">
            <w:pPr>
              <w:jc w:val="left"/>
              <w:rPr>
                <w:bCs/>
              </w:rPr>
            </w:pPr>
            <w:r w:rsidRPr="008F7E10">
              <w:rPr>
                <w:color w:val="000000"/>
              </w:rPr>
              <w:t>0.00</w:t>
            </w:r>
          </w:p>
        </w:tc>
        <w:tc>
          <w:tcPr>
            <w:tcW w:w="1300" w:type="dxa"/>
            <w:noWrap/>
            <w:hideMark/>
          </w:tcPr>
          <w:p w14:paraId="444C0889" w14:textId="77777777" w:rsidR="00CB6958" w:rsidRPr="008F7E10" w:rsidRDefault="00CB6958" w:rsidP="00806FD8">
            <w:pPr>
              <w:jc w:val="left"/>
              <w:rPr>
                <w:bCs/>
              </w:rPr>
            </w:pPr>
            <w:r w:rsidRPr="008F7E10">
              <w:rPr>
                <w:color w:val="000000"/>
              </w:rPr>
              <w:t>1.00</w:t>
            </w:r>
          </w:p>
        </w:tc>
      </w:tr>
      <w:tr w:rsidR="00CB6958" w:rsidRPr="008F7E10" w14:paraId="39AAE2DB" w14:textId="77777777" w:rsidTr="00806FD8">
        <w:trPr>
          <w:trHeight w:val="320"/>
        </w:trPr>
        <w:tc>
          <w:tcPr>
            <w:tcW w:w="2992" w:type="dxa"/>
            <w:noWrap/>
            <w:hideMark/>
          </w:tcPr>
          <w:p w14:paraId="25082E8D" w14:textId="77777777" w:rsidR="00CB6958" w:rsidRPr="008F7E10" w:rsidRDefault="00CB6958" w:rsidP="00806FD8">
            <w:pPr>
              <w:jc w:val="left"/>
              <w:rPr>
                <w:bCs/>
              </w:rPr>
            </w:pPr>
            <w:r>
              <w:rPr>
                <w:bCs/>
              </w:rPr>
              <w:t>Biodiversity</w:t>
            </w:r>
          </w:p>
        </w:tc>
        <w:tc>
          <w:tcPr>
            <w:tcW w:w="1480" w:type="dxa"/>
            <w:noWrap/>
            <w:hideMark/>
          </w:tcPr>
          <w:p w14:paraId="45EEA4EC" w14:textId="77777777" w:rsidR="00CB6958" w:rsidRPr="008F7E10" w:rsidRDefault="00CB6958" w:rsidP="00806FD8">
            <w:pPr>
              <w:jc w:val="left"/>
              <w:rPr>
                <w:bCs/>
              </w:rPr>
            </w:pPr>
            <w:r w:rsidRPr="008F7E10">
              <w:rPr>
                <w:color w:val="000000"/>
              </w:rPr>
              <w:t>-0.10</w:t>
            </w:r>
          </w:p>
        </w:tc>
        <w:tc>
          <w:tcPr>
            <w:tcW w:w="1480" w:type="dxa"/>
            <w:noWrap/>
            <w:hideMark/>
          </w:tcPr>
          <w:p w14:paraId="6F39D96F" w14:textId="77777777" w:rsidR="00CB6958" w:rsidRPr="008F7E10" w:rsidRDefault="00CB6958" w:rsidP="00806FD8">
            <w:pPr>
              <w:jc w:val="left"/>
              <w:rPr>
                <w:bCs/>
              </w:rPr>
            </w:pPr>
            <w:r w:rsidRPr="008F7E10">
              <w:rPr>
                <w:color w:val="000000"/>
              </w:rPr>
              <w:t>0.12</w:t>
            </w:r>
          </w:p>
        </w:tc>
        <w:tc>
          <w:tcPr>
            <w:tcW w:w="1300" w:type="dxa"/>
            <w:noWrap/>
            <w:hideMark/>
          </w:tcPr>
          <w:p w14:paraId="19576027" w14:textId="77777777" w:rsidR="00CB6958" w:rsidRPr="008F7E10" w:rsidRDefault="00CB6958" w:rsidP="00806FD8">
            <w:pPr>
              <w:jc w:val="left"/>
              <w:rPr>
                <w:bCs/>
              </w:rPr>
            </w:pPr>
            <w:r w:rsidRPr="008F7E10">
              <w:rPr>
                <w:color w:val="000000"/>
              </w:rPr>
              <w:t>-0.80</w:t>
            </w:r>
          </w:p>
        </w:tc>
        <w:tc>
          <w:tcPr>
            <w:tcW w:w="1300" w:type="dxa"/>
            <w:noWrap/>
            <w:hideMark/>
          </w:tcPr>
          <w:p w14:paraId="48107024" w14:textId="77777777" w:rsidR="00CB6958" w:rsidRPr="008F7E10" w:rsidRDefault="00CB6958" w:rsidP="00806FD8">
            <w:pPr>
              <w:jc w:val="left"/>
              <w:rPr>
                <w:bCs/>
              </w:rPr>
            </w:pPr>
            <w:r w:rsidRPr="008F7E10">
              <w:rPr>
                <w:color w:val="000000"/>
              </w:rPr>
              <w:t>0.42</w:t>
            </w:r>
          </w:p>
        </w:tc>
      </w:tr>
      <w:tr w:rsidR="00CB6958" w:rsidRPr="008F7E10" w14:paraId="2BAD7454" w14:textId="77777777" w:rsidTr="00806FD8">
        <w:trPr>
          <w:trHeight w:val="320"/>
        </w:trPr>
        <w:tc>
          <w:tcPr>
            <w:tcW w:w="2992" w:type="dxa"/>
            <w:noWrap/>
            <w:hideMark/>
          </w:tcPr>
          <w:p w14:paraId="6BCDB3DD" w14:textId="77777777" w:rsidR="00CB6958" w:rsidRPr="008F7E10" w:rsidRDefault="00CB6958" w:rsidP="00806FD8">
            <w:pPr>
              <w:jc w:val="left"/>
              <w:rPr>
                <w:bCs/>
              </w:rPr>
            </w:pPr>
            <w:r>
              <w:rPr>
                <w:bCs/>
              </w:rPr>
              <w:t>D</w:t>
            </w:r>
            <w:r w:rsidRPr="008F7E10">
              <w:rPr>
                <w:bCs/>
              </w:rPr>
              <w:t>epth</w:t>
            </w:r>
          </w:p>
        </w:tc>
        <w:tc>
          <w:tcPr>
            <w:tcW w:w="1480" w:type="dxa"/>
            <w:noWrap/>
            <w:hideMark/>
          </w:tcPr>
          <w:p w14:paraId="4D7A09FD" w14:textId="77777777" w:rsidR="00CB6958" w:rsidRPr="008F7E10" w:rsidRDefault="00CB6958" w:rsidP="00806FD8">
            <w:pPr>
              <w:jc w:val="left"/>
              <w:rPr>
                <w:bCs/>
              </w:rPr>
            </w:pPr>
            <w:r w:rsidRPr="008F7E10">
              <w:rPr>
                <w:color w:val="000000"/>
              </w:rPr>
              <w:t>0.05</w:t>
            </w:r>
          </w:p>
        </w:tc>
        <w:tc>
          <w:tcPr>
            <w:tcW w:w="1480" w:type="dxa"/>
            <w:noWrap/>
            <w:hideMark/>
          </w:tcPr>
          <w:p w14:paraId="5DDE0D8B" w14:textId="77777777" w:rsidR="00CB6958" w:rsidRPr="008F7E10" w:rsidRDefault="00CB6958" w:rsidP="00806FD8">
            <w:pPr>
              <w:jc w:val="left"/>
              <w:rPr>
                <w:bCs/>
              </w:rPr>
            </w:pPr>
            <w:r w:rsidRPr="008F7E10">
              <w:rPr>
                <w:color w:val="000000"/>
              </w:rPr>
              <w:t>0.09</w:t>
            </w:r>
          </w:p>
        </w:tc>
        <w:tc>
          <w:tcPr>
            <w:tcW w:w="1300" w:type="dxa"/>
            <w:noWrap/>
            <w:hideMark/>
          </w:tcPr>
          <w:p w14:paraId="2ABA7726" w14:textId="77777777" w:rsidR="00CB6958" w:rsidRPr="008F7E10" w:rsidRDefault="00CB6958" w:rsidP="00806FD8">
            <w:pPr>
              <w:jc w:val="left"/>
              <w:rPr>
                <w:bCs/>
              </w:rPr>
            </w:pPr>
            <w:r w:rsidRPr="008F7E10">
              <w:rPr>
                <w:color w:val="000000"/>
              </w:rPr>
              <w:t>0.51</w:t>
            </w:r>
          </w:p>
        </w:tc>
        <w:tc>
          <w:tcPr>
            <w:tcW w:w="1300" w:type="dxa"/>
            <w:noWrap/>
            <w:hideMark/>
          </w:tcPr>
          <w:p w14:paraId="4E79A4A0" w14:textId="77777777" w:rsidR="00CB6958" w:rsidRPr="008F7E10" w:rsidRDefault="00CB6958" w:rsidP="00806FD8">
            <w:pPr>
              <w:jc w:val="left"/>
              <w:rPr>
                <w:bCs/>
              </w:rPr>
            </w:pPr>
            <w:r w:rsidRPr="008F7E10">
              <w:rPr>
                <w:color w:val="000000"/>
              </w:rPr>
              <w:t>0.61</w:t>
            </w:r>
          </w:p>
        </w:tc>
      </w:tr>
      <w:tr w:rsidR="00CB6958" w:rsidRPr="008F7E10" w14:paraId="7FEDB8EC" w14:textId="77777777" w:rsidTr="00806FD8">
        <w:trPr>
          <w:trHeight w:val="320"/>
        </w:trPr>
        <w:tc>
          <w:tcPr>
            <w:tcW w:w="2992" w:type="dxa"/>
            <w:noWrap/>
            <w:hideMark/>
          </w:tcPr>
          <w:p w14:paraId="38548B10" w14:textId="77777777" w:rsidR="00CB6958" w:rsidRPr="008F7E10" w:rsidRDefault="00CB6958" w:rsidP="00806FD8">
            <w:pPr>
              <w:jc w:val="left"/>
              <w:rPr>
                <w:bCs/>
              </w:rPr>
            </w:pPr>
            <w:proofErr w:type="spellStart"/>
            <w:proofErr w:type="gramStart"/>
            <w:r>
              <w:rPr>
                <w:bCs/>
              </w:rPr>
              <w:t>A</w:t>
            </w:r>
            <w:r w:rsidRPr="008F7E10">
              <w:rPr>
                <w:bCs/>
              </w:rPr>
              <w:t>bundance:tide</w:t>
            </w:r>
            <w:proofErr w:type="spellEnd"/>
            <w:proofErr w:type="gramEnd"/>
          </w:p>
        </w:tc>
        <w:tc>
          <w:tcPr>
            <w:tcW w:w="1480" w:type="dxa"/>
            <w:noWrap/>
            <w:hideMark/>
          </w:tcPr>
          <w:p w14:paraId="1E67C8C5" w14:textId="77777777" w:rsidR="00CB6958" w:rsidRPr="008F7E10" w:rsidRDefault="00CB6958" w:rsidP="00806FD8">
            <w:pPr>
              <w:jc w:val="left"/>
              <w:rPr>
                <w:bCs/>
              </w:rPr>
            </w:pPr>
            <w:r w:rsidRPr="008F7E10">
              <w:rPr>
                <w:color w:val="000000"/>
              </w:rPr>
              <w:t>-0.25</w:t>
            </w:r>
          </w:p>
        </w:tc>
        <w:tc>
          <w:tcPr>
            <w:tcW w:w="1480" w:type="dxa"/>
            <w:noWrap/>
            <w:hideMark/>
          </w:tcPr>
          <w:p w14:paraId="0E8DECE2" w14:textId="77777777" w:rsidR="00CB6958" w:rsidRPr="008F7E10" w:rsidRDefault="00CB6958" w:rsidP="00806FD8">
            <w:pPr>
              <w:jc w:val="left"/>
              <w:rPr>
                <w:bCs/>
              </w:rPr>
            </w:pPr>
            <w:r w:rsidRPr="008F7E10">
              <w:rPr>
                <w:color w:val="000000"/>
              </w:rPr>
              <w:t>0.10</w:t>
            </w:r>
          </w:p>
        </w:tc>
        <w:tc>
          <w:tcPr>
            <w:tcW w:w="1300" w:type="dxa"/>
            <w:noWrap/>
            <w:hideMark/>
          </w:tcPr>
          <w:p w14:paraId="75C5603B" w14:textId="77777777" w:rsidR="00CB6958" w:rsidRPr="008F7E10" w:rsidRDefault="00CB6958" w:rsidP="00806FD8">
            <w:pPr>
              <w:jc w:val="left"/>
              <w:rPr>
                <w:bCs/>
              </w:rPr>
            </w:pPr>
            <w:r w:rsidRPr="008F7E10">
              <w:rPr>
                <w:color w:val="000000"/>
              </w:rPr>
              <w:t>-2.54</w:t>
            </w:r>
          </w:p>
        </w:tc>
        <w:tc>
          <w:tcPr>
            <w:tcW w:w="1300" w:type="dxa"/>
            <w:noWrap/>
            <w:hideMark/>
          </w:tcPr>
          <w:p w14:paraId="3009B83D" w14:textId="77777777" w:rsidR="00CB6958" w:rsidRPr="008F7E10" w:rsidRDefault="00CB6958" w:rsidP="00806FD8">
            <w:pPr>
              <w:jc w:val="left"/>
              <w:rPr>
                <w:bCs/>
              </w:rPr>
            </w:pPr>
            <w:r w:rsidRPr="008F7E10">
              <w:rPr>
                <w:color w:val="000000"/>
              </w:rPr>
              <w:t>0.01</w:t>
            </w:r>
          </w:p>
        </w:tc>
      </w:tr>
    </w:tbl>
    <w:p w14:paraId="5DDC41D9" w14:textId="77777777" w:rsidR="00CB6958" w:rsidRDefault="00CB6958" w:rsidP="00CB6958">
      <w:pPr>
        <w:spacing w:line="480" w:lineRule="auto"/>
        <w:rPr>
          <w:bCs/>
        </w:rPr>
      </w:pPr>
    </w:p>
    <w:p w14:paraId="65D7154B" w14:textId="77777777" w:rsidR="00CB6958" w:rsidRDefault="00CB6958" w:rsidP="00CB6958">
      <w:pPr>
        <w:rPr>
          <w:b/>
        </w:rPr>
      </w:pPr>
      <w:r>
        <w:rPr>
          <w:b/>
        </w:rPr>
        <w:br w:type="page"/>
      </w:r>
    </w:p>
    <w:p w14:paraId="0758DAEE" w14:textId="77777777" w:rsidR="00CB6958" w:rsidRPr="00140FE6" w:rsidRDefault="00CB6958" w:rsidP="00CB6958">
      <w:pPr>
        <w:spacing w:line="480" w:lineRule="auto"/>
      </w:pPr>
      <w:r w:rsidRPr="007A639B">
        <w:rPr>
          <w:b/>
        </w:rPr>
        <w:lastRenderedPageBreak/>
        <w:t>Table S1.</w:t>
      </w:r>
      <w:r>
        <w:rPr>
          <w:b/>
        </w:rPr>
        <w:t>0</w:t>
      </w:r>
      <w:r w:rsidRPr="007A639B">
        <w:rPr>
          <w:b/>
        </w:rPr>
        <w:t>9</w:t>
      </w:r>
      <w:r>
        <w:rPr>
          <w:bCs/>
        </w:rPr>
        <w:t xml:space="preserve">. Small-scale linear mixed effect model describing drivers of ammonium concentration inside – outside kelp forests. </w:t>
      </w:r>
      <w:r w:rsidRPr="008F7E10">
        <w:rPr>
          <w:bCs/>
        </w:rPr>
        <w:t>Continuous predictors were centred and scaled</w:t>
      </w:r>
      <w:r>
        <w:rPr>
          <w:bCs/>
        </w:rPr>
        <w:t xml:space="preserve">. Kelp species is a categorical predictor with three levels: </w:t>
      </w:r>
      <w:r>
        <w:t>m</w:t>
      </w:r>
      <w:r w:rsidRPr="00861362">
        <w:t xml:space="preserve">acro = </w:t>
      </w:r>
      <w:r w:rsidRPr="00861362">
        <w:rPr>
          <w:i/>
          <w:iCs/>
        </w:rPr>
        <w:t xml:space="preserve">Macrocystis </w:t>
      </w:r>
      <w:proofErr w:type="spellStart"/>
      <w:r w:rsidRPr="00861362">
        <w:rPr>
          <w:i/>
          <w:iCs/>
        </w:rPr>
        <w:t>pyrifera</w:t>
      </w:r>
      <w:proofErr w:type="spellEnd"/>
      <w:r>
        <w:rPr>
          <w:i/>
          <w:iCs/>
        </w:rPr>
        <w:t xml:space="preserve"> </w:t>
      </w:r>
      <w:r>
        <w:t>(intercept level)</w:t>
      </w:r>
      <w:r w:rsidRPr="00861362">
        <w:t xml:space="preserve">, </w:t>
      </w:r>
      <w:proofErr w:type="spellStart"/>
      <w:r>
        <w:t>n</w:t>
      </w:r>
      <w:r w:rsidRPr="00861362">
        <w:t>ereo</w:t>
      </w:r>
      <w:proofErr w:type="spellEnd"/>
      <w:r w:rsidRPr="00861362">
        <w:t xml:space="preserve">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xml:space="preserve">, </w:t>
      </w:r>
      <w:r>
        <w:t>n</w:t>
      </w:r>
      <w:r w:rsidRPr="00861362">
        <w:t>one = no kelp control.</w:t>
      </w:r>
    </w:p>
    <w:tbl>
      <w:tblPr>
        <w:tblStyle w:val="Nikola"/>
        <w:tblW w:w="0" w:type="auto"/>
        <w:tblLook w:val="04A0" w:firstRow="1" w:lastRow="0" w:firstColumn="1" w:lastColumn="0" w:noHBand="0" w:noVBand="1"/>
      </w:tblPr>
      <w:tblGrid>
        <w:gridCol w:w="1985"/>
        <w:gridCol w:w="1559"/>
        <w:gridCol w:w="1701"/>
        <w:gridCol w:w="1475"/>
        <w:gridCol w:w="1640"/>
      </w:tblGrid>
      <w:tr w:rsidR="00CB6958" w:rsidRPr="00140FE6" w14:paraId="352DEA4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985" w:type="dxa"/>
            <w:noWrap/>
            <w:hideMark/>
          </w:tcPr>
          <w:p w14:paraId="76D39986" w14:textId="77777777" w:rsidR="00CB6958" w:rsidRPr="00C62CA7" w:rsidRDefault="00CB6958" w:rsidP="00806FD8">
            <w:pPr>
              <w:rPr>
                <w:bCs/>
              </w:rPr>
            </w:pPr>
          </w:p>
        </w:tc>
        <w:tc>
          <w:tcPr>
            <w:tcW w:w="1559" w:type="dxa"/>
            <w:noWrap/>
            <w:hideMark/>
          </w:tcPr>
          <w:p w14:paraId="2EB5AB4F" w14:textId="77777777" w:rsidR="00CB6958" w:rsidRPr="00C62CA7" w:rsidRDefault="00CB6958" w:rsidP="00806FD8">
            <w:pPr>
              <w:jc w:val="left"/>
              <w:rPr>
                <w:b/>
              </w:rPr>
            </w:pPr>
            <w:r w:rsidRPr="00C62CA7">
              <w:rPr>
                <w:b/>
              </w:rPr>
              <w:t>Estimate</w:t>
            </w:r>
          </w:p>
        </w:tc>
        <w:tc>
          <w:tcPr>
            <w:tcW w:w="1701" w:type="dxa"/>
            <w:noWrap/>
            <w:hideMark/>
          </w:tcPr>
          <w:p w14:paraId="0A79B252" w14:textId="77777777" w:rsidR="00CB6958" w:rsidRPr="00C62CA7" w:rsidRDefault="00CB6958" w:rsidP="00806FD8">
            <w:pPr>
              <w:jc w:val="left"/>
              <w:rPr>
                <w:b/>
              </w:rPr>
            </w:pPr>
            <w:r w:rsidRPr="00C62CA7">
              <w:rPr>
                <w:b/>
              </w:rPr>
              <w:t>Std. error</w:t>
            </w:r>
          </w:p>
        </w:tc>
        <w:tc>
          <w:tcPr>
            <w:tcW w:w="1475" w:type="dxa"/>
            <w:noWrap/>
            <w:hideMark/>
          </w:tcPr>
          <w:p w14:paraId="79BAA53D" w14:textId="77777777" w:rsidR="00CB6958" w:rsidRPr="00C62CA7" w:rsidRDefault="00CB6958" w:rsidP="00806FD8">
            <w:pPr>
              <w:jc w:val="left"/>
              <w:rPr>
                <w:b/>
              </w:rPr>
            </w:pPr>
            <w:r w:rsidRPr="00C62CA7">
              <w:rPr>
                <w:b/>
              </w:rPr>
              <w:t>z value</w:t>
            </w:r>
          </w:p>
        </w:tc>
        <w:tc>
          <w:tcPr>
            <w:tcW w:w="1640" w:type="dxa"/>
            <w:noWrap/>
            <w:hideMark/>
          </w:tcPr>
          <w:p w14:paraId="086210DF" w14:textId="77777777" w:rsidR="00CB6958" w:rsidRPr="00C62CA7" w:rsidRDefault="00CB6958" w:rsidP="00806FD8">
            <w:pPr>
              <w:jc w:val="left"/>
              <w:rPr>
                <w:b/>
              </w:rPr>
            </w:pPr>
            <w:r w:rsidRPr="00C62CA7">
              <w:rPr>
                <w:b/>
              </w:rPr>
              <w:t>p value</w:t>
            </w:r>
          </w:p>
        </w:tc>
      </w:tr>
      <w:tr w:rsidR="00CB6958" w:rsidRPr="00140FE6" w14:paraId="457EB9AC" w14:textId="77777777" w:rsidTr="00806FD8">
        <w:trPr>
          <w:trHeight w:val="320"/>
        </w:trPr>
        <w:tc>
          <w:tcPr>
            <w:tcW w:w="1985" w:type="dxa"/>
            <w:noWrap/>
            <w:hideMark/>
          </w:tcPr>
          <w:p w14:paraId="3D820A53" w14:textId="77777777" w:rsidR="00CB6958" w:rsidRPr="00C62CA7" w:rsidRDefault="00CB6958" w:rsidP="00806FD8">
            <w:pPr>
              <w:jc w:val="left"/>
              <w:rPr>
                <w:bCs/>
              </w:rPr>
            </w:pPr>
            <w:r w:rsidRPr="00C62CA7">
              <w:rPr>
                <w:bCs/>
              </w:rPr>
              <w:t>Intercept</w:t>
            </w:r>
          </w:p>
        </w:tc>
        <w:tc>
          <w:tcPr>
            <w:tcW w:w="1559" w:type="dxa"/>
            <w:noWrap/>
            <w:vAlign w:val="top"/>
            <w:hideMark/>
          </w:tcPr>
          <w:p w14:paraId="40D2EC24" w14:textId="77777777" w:rsidR="00CB6958" w:rsidRPr="00C62CA7" w:rsidRDefault="00CB6958" w:rsidP="00806FD8">
            <w:pPr>
              <w:jc w:val="left"/>
              <w:rPr>
                <w:bCs/>
              </w:rPr>
            </w:pPr>
            <w:r w:rsidRPr="00C62CA7">
              <w:t>0.16</w:t>
            </w:r>
          </w:p>
        </w:tc>
        <w:tc>
          <w:tcPr>
            <w:tcW w:w="1701" w:type="dxa"/>
            <w:noWrap/>
            <w:vAlign w:val="top"/>
            <w:hideMark/>
          </w:tcPr>
          <w:p w14:paraId="76BA00AF" w14:textId="77777777" w:rsidR="00CB6958" w:rsidRPr="00C62CA7" w:rsidRDefault="00CB6958" w:rsidP="00806FD8">
            <w:pPr>
              <w:jc w:val="left"/>
              <w:rPr>
                <w:bCs/>
              </w:rPr>
            </w:pPr>
            <w:r w:rsidRPr="00C62CA7">
              <w:t>0.03</w:t>
            </w:r>
          </w:p>
        </w:tc>
        <w:tc>
          <w:tcPr>
            <w:tcW w:w="1475" w:type="dxa"/>
            <w:noWrap/>
            <w:vAlign w:val="top"/>
            <w:hideMark/>
          </w:tcPr>
          <w:p w14:paraId="58B93115" w14:textId="77777777" w:rsidR="00CB6958" w:rsidRPr="00C62CA7" w:rsidRDefault="00CB6958" w:rsidP="00806FD8">
            <w:pPr>
              <w:jc w:val="left"/>
              <w:rPr>
                <w:bCs/>
              </w:rPr>
            </w:pPr>
            <w:r w:rsidRPr="00C62CA7">
              <w:t>5.91</w:t>
            </w:r>
          </w:p>
        </w:tc>
        <w:tc>
          <w:tcPr>
            <w:tcW w:w="1640" w:type="dxa"/>
            <w:noWrap/>
            <w:vAlign w:val="top"/>
            <w:hideMark/>
          </w:tcPr>
          <w:p w14:paraId="539CE80A" w14:textId="77777777" w:rsidR="00CB6958" w:rsidRPr="00C62CA7" w:rsidRDefault="00CB6958" w:rsidP="00806FD8">
            <w:pPr>
              <w:jc w:val="left"/>
              <w:rPr>
                <w:bCs/>
              </w:rPr>
            </w:pPr>
            <w:r w:rsidRPr="00C62CA7">
              <w:t>&lt;</w:t>
            </w:r>
            <w:r>
              <w:t xml:space="preserve"> </w:t>
            </w:r>
            <w:r w:rsidRPr="00C62CA7">
              <w:t>0.001</w:t>
            </w:r>
          </w:p>
        </w:tc>
      </w:tr>
      <w:tr w:rsidR="00CB6958" w:rsidRPr="00140FE6" w14:paraId="736E8F06" w14:textId="77777777" w:rsidTr="00806FD8">
        <w:trPr>
          <w:trHeight w:val="320"/>
        </w:trPr>
        <w:tc>
          <w:tcPr>
            <w:tcW w:w="1985" w:type="dxa"/>
            <w:noWrap/>
            <w:hideMark/>
          </w:tcPr>
          <w:p w14:paraId="29A5E6DC" w14:textId="77777777" w:rsidR="00CB6958" w:rsidRPr="00C62CA7" w:rsidRDefault="00CB6958" w:rsidP="00806FD8">
            <w:pPr>
              <w:jc w:val="left"/>
              <w:rPr>
                <w:bCs/>
              </w:rPr>
            </w:pPr>
            <w:r w:rsidRPr="00C62CA7">
              <w:rPr>
                <w:bCs/>
              </w:rPr>
              <w:t xml:space="preserve">Kelp </w:t>
            </w:r>
            <w:proofErr w:type="spellStart"/>
            <w:r w:rsidRPr="00C62CA7">
              <w:rPr>
                <w:bCs/>
              </w:rPr>
              <w:t>nereo</w:t>
            </w:r>
            <w:proofErr w:type="spellEnd"/>
          </w:p>
        </w:tc>
        <w:tc>
          <w:tcPr>
            <w:tcW w:w="1559" w:type="dxa"/>
            <w:noWrap/>
            <w:vAlign w:val="top"/>
            <w:hideMark/>
          </w:tcPr>
          <w:p w14:paraId="5C96448F" w14:textId="77777777" w:rsidR="00CB6958" w:rsidRPr="00C62CA7" w:rsidRDefault="00CB6958" w:rsidP="00806FD8">
            <w:pPr>
              <w:jc w:val="left"/>
              <w:rPr>
                <w:bCs/>
              </w:rPr>
            </w:pPr>
            <w:r w:rsidRPr="00C62CA7">
              <w:t>0.24</w:t>
            </w:r>
          </w:p>
        </w:tc>
        <w:tc>
          <w:tcPr>
            <w:tcW w:w="1701" w:type="dxa"/>
            <w:noWrap/>
            <w:vAlign w:val="top"/>
            <w:hideMark/>
          </w:tcPr>
          <w:p w14:paraId="0BD11C76" w14:textId="77777777" w:rsidR="00CB6958" w:rsidRPr="00C62CA7" w:rsidRDefault="00CB6958" w:rsidP="00806FD8">
            <w:pPr>
              <w:jc w:val="left"/>
              <w:rPr>
                <w:bCs/>
              </w:rPr>
            </w:pPr>
            <w:r w:rsidRPr="00C62CA7">
              <w:t>0.07</w:t>
            </w:r>
          </w:p>
        </w:tc>
        <w:tc>
          <w:tcPr>
            <w:tcW w:w="1475" w:type="dxa"/>
            <w:noWrap/>
            <w:vAlign w:val="top"/>
            <w:hideMark/>
          </w:tcPr>
          <w:p w14:paraId="703D8DAA" w14:textId="77777777" w:rsidR="00CB6958" w:rsidRPr="00C62CA7" w:rsidRDefault="00CB6958" w:rsidP="00806FD8">
            <w:pPr>
              <w:jc w:val="left"/>
              <w:rPr>
                <w:bCs/>
              </w:rPr>
            </w:pPr>
            <w:r w:rsidRPr="00C62CA7">
              <w:t>3.64</w:t>
            </w:r>
          </w:p>
        </w:tc>
        <w:tc>
          <w:tcPr>
            <w:tcW w:w="1640" w:type="dxa"/>
            <w:noWrap/>
            <w:vAlign w:val="top"/>
            <w:hideMark/>
          </w:tcPr>
          <w:p w14:paraId="0470B8CF" w14:textId="77777777" w:rsidR="00CB6958" w:rsidRPr="00C62CA7" w:rsidRDefault="00CB6958" w:rsidP="00806FD8">
            <w:pPr>
              <w:jc w:val="left"/>
              <w:rPr>
                <w:bCs/>
              </w:rPr>
            </w:pPr>
            <w:r w:rsidRPr="00C62CA7">
              <w:t>&lt;</w:t>
            </w:r>
            <w:r>
              <w:t xml:space="preserve"> </w:t>
            </w:r>
            <w:r w:rsidRPr="00C62CA7">
              <w:t>0.001</w:t>
            </w:r>
          </w:p>
        </w:tc>
      </w:tr>
      <w:tr w:rsidR="00CB6958" w:rsidRPr="00140FE6" w14:paraId="2AD6EFD6" w14:textId="77777777" w:rsidTr="00806FD8">
        <w:trPr>
          <w:trHeight w:val="320"/>
        </w:trPr>
        <w:tc>
          <w:tcPr>
            <w:tcW w:w="1985" w:type="dxa"/>
            <w:noWrap/>
            <w:hideMark/>
          </w:tcPr>
          <w:p w14:paraId="7371D15D" w14:textId="77777777" w:rsidR="00CB6958" w:rsidRPr="00C62CA7" w:rsidRDefault="00CB6958" w:rsidP="00806FD8">
            <w:pPr>
              <w:jc w:val="left"/>
              <w:rPr>
                <w:bCs/>
              </w:rPr>
            </w:pPr>
            <w:r w:rsidRPr="00C62CA7">
              <w:rPr>
                <w:bCs/>
              </w:rPr>
              <w:t>Kelp none</w:t>
            </w:r>
          </w:p>
        </w:tc>
        <w:tc>
          <w:tcPr>
            <w:tcW w:w="1559" w:type="dxa"/>
            <w:noWrap/>
            <w:vAlign w:val="top"/>
            <w:hideMark/>
          </w:tcPr>
          <w:p w14:paraId="7079C41C" w14:textId="77777777" w:rsidR="00CB6958" w:rsidRPr="00C62CA7" w:rsidRDefault="00CB6958" w:rsidP="00806FD8">
            <w:pPr>
              <w:jc w:val="left"/>
              <w:rPr>
                <w:bCs/>
              </w:rPr>
            </w:pPr>
            <w:r w:rsidRPr="00C62CA7">
              <w:t>-0.40</w:t>
            </w:r>
          </w:p>
        </w:tc>
        <w:tc>
          <w:tcPr>
            <w:tcW w:w="1701" w:type="dxa"/>
            <w:noWrap/>
            <w:vAlign w:val="top"/>
            <w:hideMark/>
          </w:tcPr>
          <w:p w14:paraId="0A655299" w14:textId="77777777" w:rsidR="00CB6958" w:rsidRPr="00C62CA7" w:rsidRDefault="00CB6958" w:rsidP="00806FD8">
            <w:pPr>
              <w:jc w:val="left"/>
              <w:rPr>
                <w:bCs/>
              </w:rPr>
            </w:pPr>
            <w:r w:rsidRPr="00C62CA7">
              <w:t>0.10</w:t>
            </w:r>
          </w:p>
        </w:tc>
        <w:tc>
          <w:tcPr>
            <w:tcW w:w="1475" w:type="dxa"/>
            <w:noWrap/>
            <w:vAlign w:val="top"/>
            <w:hideMark/>
          </w:tcPr>
          <w:p w14:paraId="6C1E64C3" w14:textId="77777777" w:rsidR="00CB6958" w:rsidRPr="00C62CA7" w:rsidRDefault="00CB6958" w:rsidP="00806FD8">
            <w:pPr>
              <w:jc w:val="left"/>
              <w:rPr>
                <w:bCs/>
              </w:rPr>
            </w:pPr>
            <w:r w:rsidRPr="00C62CA7">
              <w:t>-4.13</w:t>
            </w:r>
          </w:p>
        </w:tc>
        <w:tc>
          <w:tcPr>
            <w:tcW w:w="1640" w:type="dxa"/>
            <w:noWrap/>
            <w:vAlign w:val="top"/>
            <w:hideMark/>
          </w:tcPr>
          <w:p w14:paraId="650C7AFC" w14:textId="77777777" w:rsidR="00CB6958" w:rsidRPr="00C62CA7" w:rsidRDefault="00CB6958" w:rsidP="00806FD8">
            <w:pPr>
              <w:jc w:val="left"/>
              <w:rPr>
                <w:bCs/>
              </w:rPr>
            </w:pPr>
            <w:r w:rsidRPr="00C62CA7">
              <w:t>&lt;</w:t>
            </w:r>
            <w:r>
              <w:t xml:space="preserve"> </w:t>
            </w:r>
            <w:r w:rsidRPr="00C62CA7">
              <w:t>0.001</w:t>
            </w:r>
          </w:p>
        </w:tc>
      </w:tr>
      <w:tr w:rsidR="00CB6958" w:rsidRPr="00140FE6" w14:paraId="223C59D8" w14:textId="77777777" w:rsidTr="00806FD8">
        <w:trPr>
          <w:trHeight w:val="320"/>
        </w:trPr>
        <w:tc>
          <w:tcPr>
            <w:tcW w:w="1985" w:type="dxa"/>
            <w:noWrap/>
            <w:hideMark/>
          </w:tcPr>
          <w:p w14:paraId="12BBB9DD" w14:textId="77777777" w:rsidR="00CB6958" w:rsidRPr="00C62CA7" w:rsidRDefault="00CB6958" w:rsidP="00806FD8">
            <w:pPr>
              <w:jc w:val="left"/>
              <w:rPr>
                <w:bCs/>
              </w:rPr>
            </w:pPr>
            <w:r w:rsidRPr="00C62CA7">
              <w:rPr>
                <w:bCs/>
              </w:rPr>
              <w:t>Kelp biomass</w:t>
            </w:r>
          </w:p>
        </w:tc>
        <w:tc>
          <w:tcPr>
            <w:tcW w:w="1559" w:type="dxa"/>
            <w:noWrap/>
            <w:vAlign w:val="top"/>
            <w:hideMark/>
          </w:tcPr>
          <w:p w14:paraId="46D613F3" w14:textId="77777777" w:rsidR="00CB6958" w:rsidRPr="00C62CA7" w:rsidRDefault="00CB6958" w:rsidP="00806FD8">
            <w:pPr>
              <w:jc w:val="left"/>
              <w:rPr>
                <w:bCs/>
              </w:rPr>
            </w:pPr>
            <w:r w:rsidRPr="00C62CA7">
              <w:t>0.29</w:t>
            </w:r>
          </w:p>
        </w:tc>
        <w:tc>
          <w:tcPr>
            <w:tcW w:w="1701" w:type="dxa"/>
            <w:noWrap/>
            <w:vAlign w:val="top"/>
            <w:hideMark/>
          </w:tcPr>
          <w:p w14:paraId="1DC821C1" w14:textId="77777777" w:rsidR="00CB6958" w:rsidRPr="00C62CA7" w:rsidRDefault="00CB6958" w:rsidP="00806FD8">
            <w:pPr>
              <w:jc w:val="left"/>
              <w:rPr>
                <w:bCs/>
              </w:rPr>
            </w:pPr>
            <w:r w:rsidRPr="00C62CA7">
              <w:t>0.05</w:t>
            </w:r>
          </w:p>
        </w:tc>
        <w:tc>
          <w:tcPr>
            <w:tcW w:w="1475" w:type="dxa"/>
            <w:noWrap/>
            <w:vAlign w:val="top"/>
            <w:hideMark/>
          </w:tcPr>
          <w:p w14:paraId="21C39FBD" w14:textId="77777777" w:rsidR="00CB6958" w:rsidRPr="00C62CA7" w:rsidRDefault="00CB6958" w:rsidP="00806FD8">
            <w:pPr>
              <w:jc w:val="left"/>
              <w:rPr>
                <w:bCs/>
              </w:rPr>
            </w:pPr>
            <w:r w:rsidRPr="00C62CA7">
              <w:t>5.95</w:t>
            </w:r>
          </w:p>
        </w:tc>
        <w:tc>
          <w:tcPr>
            <w:tcW w:w="1640" w:type="dxa"/>
            <w:noWrap/>
            <w:vAlign w:val="top"/>
            <w:hideMark/>
          </w:tcPr>
          <w:p w14:paraId="68D3D918" w14:textId="77777777" w:rsidR="00CB6958" w:rsidRPr="00C62CA7" w:rsidRDefault="00CB6958" w:rsidP="00806FD8">
            <w:pPr>
              <w:jc w:val="left"/>
              <w:rPr>
                <w:bCs/>
              </w:rPr>
            </w:pPr>
            <w:r w:rsidRPr="00C62CA7">
              <w:t>&lt;</w:t>
            </w:r>
            <w:r>
              <w:t xml:space="preserve"> </w:t>
            </w:r>
            <w:r w:rsidRPr="00C62CA7">
              <w:t>0.001</w:t>
            </w:r>
          </w:p>
        </w:tc>
      </w:tr>
      <w:tr w:rsidR="00CB6958" w:rsidRPr="00140FE6" w14:paraId="127F6C6C" w14:textId="77777777" w:rsidTr="00806FD8">
        <w:trPr>
          <w:trHeight w:val="320"/>
        </w:trPr>
        <w:tc>
          <w:tcPr>
            <w:tcW w:w="1985" w:type="dxa"/>
            <w:noWrap/>
            <w:hideMark/>
          </w:tcPr>
          <w:p w14:paraId="004F6B12" w14:textId="77777777" w:rsidR="00CB6958" w:rsidRPr="00C62CA7" w:rsidRDefault="00CB6958" w:rsidP="00806FD8">
            <w:pPr>
              <w:jc w:val="left"/>
              <w:rPr>
                <w:bCs/>
              </w:rPr>
            </w:pPr>
            <w:r w:rsidRPr="00C62CA7">
              <w:rPr>
                <w:bCs/>
              </w:rPr>
              <w:t>Tide exchange</w:t>
            </w:r>
          </w:p>
        </w:tc>
        <w:tc>
          <w:tcPr>
            <w:tcW w:w="1559" w:type="dxa"/>
            <w:noWrap/>
            <w:vAlign w:val="top"/>
            <w:hideMark/>
          </w:tcPr>
          <w:p w14:paraId="01CB3C7A" w14:textId="77777777" w:rsidR="00CB6958" w:rsidRPr="00C62CA7" w:rsidRDefault="00CB6958" w:rsidP="00806FD8">
            <w:pPr>
              <w:jc w:val="left"/>
              <w:rPr>
                <w:bCs/>
              </w:rPr>
            </w:pPr>
            <w:r w:rsidRPr="00C62CA7">
              <w:t>0.06</w:t>
            </w:r>
          </w:p>
        </w:tc>
        <w:tc>
          <w:tcPr>
            <w:tcW w:w="1701" w:type="dxa"/>
            <w:noWrap/>
            <w:vAlign w:val="top"/>
            <w:hideMark/>
          </w:tcPr>
          <w:p w14:paraId="6CDBCADE" w14:textId="77777777" w:rsidR="00CB6958" w:rsidRPr="00C62CA7" w:rsidRDefault="00CB6958" w:rsidP="00806FD8">
            <w:pPr>
              <w:jc w:val="left"/>
              <w:rPr>
                <w:bCs/>
              </w:rPr>
            </w:pPr>
            <w:r w:rsidRPr="00C62CA7">
              <w:t>0.02</w:t>
            </w:r>
          </w:p>
        </w:tc>
        <w:tc>
          <w:tcPr>
            <w:tcW w:w="1475" w:type="dxa"/>
            <w:noWrap/>
            <w:vAlign w:val="top"/>
            <w:hideMark/>
          </w:tcPr>
          <w:p w14:paraId="470297DA" w14:textId="77777777" w:rsidR="00CB6958" w:rsidRPr="00C62CA7" w:rsidRDefault="00CB6958" w:rsidP="00806FD8">
            <w:pPr>
              <w:jc w:val="left"/>
              <w:rPr>
                <w:bCs/>
              </w:rPr>
            </w:pPr>
            <w:r w:rsidRPr="00C62CA7">
              <w:t>2.25</w:t>
            </w:r>
          </w:p>
        </w:tc>
        <w:tc>
          <w:tcPr>
            <w:tcW w:w="1640" w:type="dxa"/>
            <w:noWrap/>
            <w:vAlign w:val="top"/>
            <w:hideMark/>
          </w:tcPr>
          <w:p w14:paraId="498871B8" w14:textId="77777777" w:rsidR="00CB6958" w:rsidRPr="00C62CA7" w:rsidRDefault="00CB6958" w:rsidP="00806FD8">
            <w:pPr>
              <w:jc w:val="left"/>
              <w:rPr>
                <w:bCs/>
              </w:rPr>
            </w:pPr>
            <w:r w:rsidRPr="00C62CA7">
              <w:t>0.02</w:t>
            </w:r>
          </w:p>
        </w:tc>
      </w:tr>
      <w:tr w:rsidR="00CB6958" w:rsidRPr="00140FE6" w14:paraId="0DFCB45B" w14:textId="77777777" w:rsidTr="00806FD8">
        <w:trPr>
          <w:trHeight w:val="320"/>
        </w:trPr>
        <w:tc>
          <w:tcPr>
            <w:tcW w:w="1985" w:type="dxa"/>
            <w:noWrap/>
            <w:hideMark/>
          </w:tcPr>
          <w:p w14:paraId="3D6F3723" w14:textId="77777777" w:rsidR="00CB6958" w:rsidRPr="00C62CA7" w:rsidRDefault="00CB6958" w:rsidP="00806FD8">
            <w:pPr>
              <w:jc w:val="left"/>
              <w:rPr>
                <w:bCs/>
              </w:rPr>
            </w:pPr>
            <w:r w:rsidRPr="00C62CA7">
              <w:rPr>
                <w:bCs/>
              </w:rPr>
              <w:t>Animal biomass</w:t>
            </w:r>
          </w:p>
        </w:tc>
        <w:tc>
          <w:tcPr>
            <w:tcW w:w="1559" w:type="dxa"/>
            <w:noWrap/>
            <w:vAlign w:val="top"/>
            <w:hideMark/>
          </w:tcPr>
          <w:p w14:paraId="6EA313A0" w14:textId="77777777" w:rsidR="00CB6958" w:rsidRPr="00C62CA7" w:rsidRDefault="00CB6958" w:rsidP="00806FD8">
            <w:pPr>
              <w:jc w:val="left"/>
              <w:rPr>
                <w:bCs/>
              </w:rPr>
            </w:pPr>
            <w:r w:rsidRPr="00C62CA7">
              <w:t>0.05</w:t>
            </w:r>
          </w:p>
        </w:tc>
        <w:tc>
          <w:tcPr>
            <w:tcW w:w="1701" w:type="dxa"/>
            <w:noWrap/>
            <w:vAlign w:val="top"/>
            <w:hideMark/>
          </w:tcPr>
          <w:p w14:paraId="0134E022" w14:textId="77777777" w:rsidR="00CB6958" w:rsidRPr="00C62CA7" w:rsidRDefault="00CB6958" w:rsidP="00806FD8">
            <w:pPr>
              <w:jc w:val="left"/>
              <w:rPr>
                <w:bCs/>
              </w:rPr>
            </w:pPr>
            <w:r w:rsidRPr="00C62CA7">
              <w:t>0.03</w:t>
            </w:r>
          </w:p>
        </w:tc>
        <w:tc>
          <w:tcPr>
            <w:tcW w:w="1475" w:type="dxa"/>
            <w:noWrap/>
            <w:vAlign w:val="top"/>
            <w:hideMark/>
          </w:tcPr>
          <w:p w14:paraId="64872754" w14:textId="77777777" w:rsidR="00CB6958" w:rsidRPr="00C62CA7" w:rsidRDefault="00CB6958" w:rsidP="00806FD8">
            <w:pPr>
              <w:jc w:val="left"/>
              <w:rPr>
                <w:bCs/>
              </w:rPr>
            </w:pPr>
            <w:r w:rsidRPr="00C62CA7">
              <w:t>1.64</w:t>
            </w:r>
          </w:p>
        </w:tc>
        <w:tc>
          <w:tcPr>
            <w:tcW w:w="1640" w:type="dxa"/>
            <w:noWrap/>
            <w:vAlign w:val="top"/>
            <w:hideMark/>
          </w:tcPr>
          <w:p w14:paraId="2FFCBD73" w14:textId="77777777" w:rsidR="00CB6958" w:rsidRPr="00C62CA7" w:rsidRDefault="00CB6958" w:rsidP="00806FD8">
            <w:pPr>
              <w:jc w:val="left"/>
              <w:rPr>
                <w:bCs/>
              </w:rPr>
            </w:pPr>
            <w:r w:rsidRPr="00C62CA7">
              <w:t>0.10</w:t>
            </w:r>
          </w:p>
        </w:tc>
      </w:tr>
      <w:tr w:rsidR="00CB6958" w:rsidRPr="00140FE6" w14:paraId="765D3083" w14:textId="77777777" w:rsidTr="00806FD8">
        <w:trPr>
          <w:trHeight w:val="320"/>
        </w:trPr>
        <w:tc>
          <w:tcPr>
            <w:tcW w:w="1985" w:type="dxa"/>
            <w:noWrap/>
            <w:hideMark/>
          </w:tcPr>
          <w:p w14:paraId="329FB6CA" w14:textId="77777777" w:rsidR="00CB6958" w:rsidRPr="00C62CA7" w:rsidRDefault="00CB6958" w:rsidP="00806FD8">
            <w:pPr>
              <w:jc w:val="left"/>
              <w:rPr>
                <w:bCs/>
              </w:rPr>
            </w:pPr>
            <w:r w:rsidRPr="00C62CA7">
              <w:rPr>
                <w:bCs/>
              </w:rPr>
              <w:t>Biodiversity</w:t>
            </w:r>
          </w:p>
        </w:tc>
        <w:tc>
          <w:tcPr>
            <w:tcW w:w="1559" w:type="dxa"/>
            <w:noWrap/>
            <w:vAlign w:val="top"/>
            <w:hideMark/>
          </w:tcPr>
          <w:p w14:paraId="343431E9" w14:textId="77777777" w:rsidR="00CB6958" w:rsidRPr="00C62CA7" w:rsidRDefault="00CB6958" w:rsidP="00806FD8">
            <w:pPr>
              <w:jc w:val="left"/>
              <w:rPr>
                <w:bCs/>
              </w:rPr>
            </w:pPr>
            <w:r w:rsidRPr="00C62CA7">
              <w:t>-0.03</w:t>
            </w:r>
          </w:p>
        </w:tc>
        <w:tc>
          <w:tcPr>
            <w:tcW w:w="1701" w:type="dxa"/>
            <w:noWrap/>
            <w:vAlign w:val="top"/>
            <w:hideMark/>
          </w:tcPr>
          <w:p w14:paraId="516B78E8" w14:textId="77777777" w:rsidR="00CB6958" w:rsidRPr="00C62CA7" w:rsidRDefault="00CB6958" w:rsidP="00806FD8">
            <w:pPr>
              <w:jc w:val="left"/>
              <w:rPr>
                <w:bCs/>
              </w:rPr>
            </w:pPr>
            <w:r w:rsidRPr="00C62CA7">
              <w:t>0.02</w:t>
            </w:r>
          </w:p>
        </w:tc>
        <w:tc>
          <w:tcPr>
            <w:tcW w:w="1475" w:type="dxa"/>
            <w:noWrap/>
            <w:vAlign w:val="top"/>
            <w:hideMark/>
          </w:tcPr>
          <w:p w14:paraId="230A3E24" w14:textId="77777777" w:rsidR="00CB6958" w:rsidRPr="00C62CA7" w:rsidRDefault="00CB6958" w:rsidP="00806FD8">
            <w:pPr>
              <w:jc w:val="left"/>
              <w:rPr>
                <w:bCs/>
              </w:rPr>
            </w:pPr>
            <w:r w:rsidRPr="00C62CA7">
              <w:t>-1.20</w:t>
            </w:r>
          </w:p>
        </w:tc>
        <w:tc>
          <w:tcPr>
            <w:tcW w:w="1640" w:type="dxa"/>
            <w:noWrap/>
            <w:vAlign w:val="top"/>
            <w:hideMark/>
          </w:tcPr>
          <w:p w14:paraId="5AFEA718" w14:textId="77777777" w:rsidR="00CB6958" w:rsidRPr="00C62CA7" w:rsidRDefault="00CB6958" w:rsidP="00806FD8">
            <w:pPr>
              <w:jc w:val="left"/>
              <w:rPr>
                <w:bCs/>
              </w:rPr>
            </w:pPr>
            <w:r w:rsidRPr="00C62CA7">
              <w:t>0.23</w:t>
            </w:r>
          </w:p>
        </w:tc>
      </w:tr>
      <w:tr w:rsidR="00CB6958" w:rsidRPr="00140FE6" w14:paraId="5FA929DC" w14:textId="77777777" w:rsidTr="00806FD8">
        <w:trPr>
          <w:trHeight w:val="320"/>
        </w:trPr>
        <w:tc>
          <w:tcPr>
            <w:tcW w:w="1985" w:type="dxa"/>
            <w:noWrap/>
            <w:hideMark/>
          </w:tcPr>
          <w:p w14:paraId="701B07E6" w14:textId="77777777" w:rsidR="00CB6958" w:rsidRPr="00C62CA7" w:rsidRDefault="00CB6958" w:rsidP="00806FD8">
            <w:pPr>
              <w:jc w:val="left"/>
              <w:rPr>
                <w:bCs/>
              </w:rPr>
            </w:pPr>
            <w:r w:rsidRPr="00C62CA7">
              <w:rPr>
                <w:bCs/>
              </w:rPr>
              <w:t>Depth</w:t>
            </w:r>
          </w:p>
        </w:tc>
        <w:tc>
          <w:tcPr>
            <w:tcW w:w="1559" w:type="dxa"/>
            <w:noWrap/>
            <w:vAlign w:val="top"/>
            <w:hideMark/>
          </w:tcPr>
          <w:p w14:paraId="580AFB90" w14:textId="77777777" w:rsidR="00CB6958" w:rsidRPr="00C62CA7" w:rsidRDefault="00CB6958" w:rsidP="00806FD8">
            <w:pPr>
              <w:jc w:val="left"/>
              <w:rPr>
                <w:bCs/>
              </w:rPr>
            </w:pPr>
            <w:r w:rsidRPr="00C62CA7">
              <w:t>0.04</w:t>
            </w:r>
          </w:p>
        </w:tc>
        <w:tc>
          <w:tcPr>
            <w:tcW w:w="1701" w:type="dxa"/>
            <w:noWrap/>
            <w:vAlign w:val="top"/>
            <w:hideMark/>
          </w:tcPr>
          <w:p w14:paraId="3861AAA4" w14:textId="77777777" w:rsidR="00CB6958" w:rsidRPr="00C62CA7" w:rsidRDefault="00CB6958" w:rsidP="00806FD8">
            <w:pPr>
              <w:jc w:val="left"/>
              <w:rPr>
                <w:bCs/>
              </w:rPr>
            </w:pPr>
            <w:r w:rsidRPr="00C62CA7">
              <w:t>0.03</w:t>
            </w:r>
          </w:p>
        </w:tc>
        <w:tc>
          <w:tcPr>
            <w:tcW w:w="1475" w:type="dxa"/>
            <w:noWrap/>
            <w:vAlign w:val="top"/>
            <w:hideMark/>
          </w:tcPr>
          <w:p w14:paraId="15DC1B90" w14:textId="77777777" w:rsidR="00CB6958" w:rsidRPr="00C62CA7" w:rsidRDefault="00CB6958" w:rsidP="00806FD8">
            <w:pPr>
              <w:jc w:val="left"/>
              <w:rPr>
                <w:bCs/>
              </w:rPr>
            </w:pPr>
            <w:r w:rsidRPr="00C62CA7">
              <w:t>1.31</w:t>
            </w:r>
          </w:p>
        </w:tc>
        <w:tc>
          <w:tcPr>
            <w:tcW w:w="1640" w:type="dxa"/>
            <w:noWrap/>
            <w:vAlign w:val="top"/>
            <w:hideMark/>
          </w:tcPr>
          <w:p w14:paraId="381A2FD1" w14:textId="77777777" w:rsidR="00CB6958" w:rsidRPr="00C62CA7" w:rsidRDefault="00CB6958" w:rsidP="00806FD8">
            <w:pPr>
              <w:jc w:val="left"/>
              <w:rPr>
                <w:bCs/>
              </w:rPr>
            </w:pPr>
            <w:r w:rsidRPr="00C62CA7">
              <w:t>0.19</w:t>
            </w:r>
          </w:p>
        </w:tc>
      </w:tr>
      <w:tr w:rsidR="00CB6958" w:rsidRPr="00140FE6" w14:paraId="2E8FFE4B" w14:textId="77777777" w:rsidTr="00806FD8">
        <w:trPr>
          <w:trHeight w:val="320"/>
        </w:trPr>
        <w:tc>
          <w:tcPr>
            <w:tcW w:w="1985" w:type="dxa"/>
            <w:noWrap/>
            <w:hideMark/>
          </w:tcPr>
          <w:p w14:paraId="77B7BAF4" w14:textId="77777777" w:rsidR="00CB6958" w:rsidRPr="00C62CA7" w:rsidRDefault="00CB6958" w:rsidP="00806FD8">
            <w:pPr>
              <w:jc w:val="left"/>
              <w:rPr>
                <w:bCs/>
              </w:rPr>
            </w:pPr>
            <w:proofErr w:type="spellStart"/>
            <w:proofErr w:type="gramStart"/>
            <w:r w:rsidRPr="00C62CA7">
              <w:rPr>
                <w:bCs/>
              </w:rPr>
              <w:t>Kelp:tide</w:t>
            </w:r>
            <w:proofErr w:type="spellEnd"/>
            <w:proofErr w:type="gramEnd"/>
          </w:p>
        </w:tc>
        <w:tc>
          <w:tcPr>
            <w:tcW w:w="1559" w:type="dxa"/>
            <w:noWrap/>
            <w:vAlign w:val="top"/>
            <w:hideMark/>
          </w:tcPr>
          <w:p w14:paraId="5E8C2145" w14:textId="77777777" w:rsidR="00CB6958" w:rsidRPr="00C62CA7" w:rsidRDefault="00CB6958" w:rsidP="00806FD8">
            <w:pPr>
              <w:jc w:val="left"/>
              <w:rPr>
                <w:bCs/>
              </w:rPr>
            </w:pPr>
            <w:r w:rsidRPr="00C62CA7">
              <w:t>0.29</w:t>
            </w:r>
          </w:p>
        </w:tc>
        <w:tc>
          <w:tcPr>
            <w:tcW w:w="1701" w:type="dxa"/>
            <w:noWrap/>
            <w:vAlign w:val="top"/>
            <w:hideMark/>
          </w:tcPr>
          <w:p w14:paraId="40E52CDB" w14:textId="77777777" w:rsidR="00CB6958" w:rsidRPr="00C62CA7" w:rsidRDefault="00CB6958" w:rsidP="00806FD8">
            <w:pPr>
              <w:jc w:val="left"/>
              <w:rPr>
                <w:bCs/>
              </w:rPr>
            </w:pPr>
            <w:r w:rsidRPr="00C62CA7">
              <w:t>0.08</w:t>
            </w:r>
          </w:p>
        </w:tc>
        <w:tc>
          <w:tcPr>
            <w:tcW w:w="1475" w:type="dxa"/>
            <w:noWrap/>
            <w:vAlign w:val="top"/>
            <w:hideMark/>
          </w:tcPr>
          <w:p w14:paraId="32F6B0C4" w14:textId="77777777" w:rsidR="00CB6958" w:rsidRPr="00C62CA7" w:rsidRDefault="00CB6958" w:rsidP="00806FD8">
            <w:pPr>
              <w:jc w:val="left"/>
              <w:rPr>
                <w:bCs/>
              </w:rPr>
            </w:pPr>
            <w:r w:rsidRPr="00C62CA7">
              <w:t>3.85</w:t>
            </w:r>
          </w:p>
        </w:tc>
        <w:tc>
          <w:tcPr>
            <w:tcW w:w="1640" w:type="dxa"/>
            <w:noWrap/>
            <w:vAlign w:val="top"/>
            <w:hideMark/>
          </w:tcPr>
          <w:p w14:paraId="3CE81590" w14:textId="77777777" w:rsidR="00CB6958" w:rsidRPr="00C62CA7" w:rsidRDefault="00CB6958" w:rsidP="00806FD8">
            <w:pPr>
              <w:jc w:val="left"/>
              <w:rPr>
                <w:bCs/>
              </w:rPr>
            </w:pPr>
            <w:r w:rsidRPr="00C62CA7">
              <w:t>&lt;</w:t>
            </w:r>
            <w:r>
              <w:t xml:space="preserve"> </w:t>
            </w:r>
            <w:r w:rsidRPr="00C62CA7">
              <w:t>0.001</w:t>
            </w:r>
          </w:p>
        </w:tc>
      </w:tr>
      <w:tr w:rsidR="00CB6958" w:rsidRPr="00140FE6" w14:paraId="0A3A504E" w14:textId="77777777" w:rsidTr="00806FD8">
        <w:trPr>
          <w:trHeight w:val="320"/>
        </w:trPr>
        <w:tc>
          <w:tcPr>
            <w:tcW w:w="1985" w:type="dxa"/>
            <w:noWrap/>
            <w:hideMark/>
          </w:tcPr>
          <w:p w14:paraId="651B59F0" w14:textId="77777777" w:rsidR="00CB6958" w:rsidRPr="00C62CA7" w:rsidRDefault="00CB6958" w:rsidP="00806FD8">
            <w:pPr>
              <w:jc w:val="left"/>
              <w:rPr>
                <w:bCs/>
              </w:rPr>
            </w:pPr>
            <w:proofErr w:type="spellStart"/>
            <w:proofErr w:type="gramStart"/>
            <w:r w:rsidRPr="00C62CA7">
              <w:rPr>
                <w:bCs/>
              </w:rPr>
              <w:t>Kelp:animals</w:t>
            </w:r>
            <w:proofErr w:type="spellEnd"/>
            <w:proofErr w:type="gramEnd"/>
          </w:p>
        </w:tc>
        <w:tc>
          <w:tcPr>
            <w:tcW w:w="1559" w:type="dxa"/>
            <w:noWrap/>
            <w:vAlign w:val="top"/>
            <w:hideMark/>
          </w:tcPr>
          <w:p w14:paraId="65562C18" w14:textId="77777777" w:rsidR="00CB6958" w:rsidRPr="00C62CA7" w:rsidRDefault="00CB6958" w:rsidP="00806FD8">
            <w:pPr>
              <w:jc w:val="left"/>
              <w:rPr>
                <w:bCs/>
              </w:rPr>
            </w:pPr>
            <w:r w:rsidRPr="00C62CA7">
              <w:t>-0.05</w:t>
            </w:r>
          </w:p>
        </w:tc>
        <w:tc>
          <w:tcPr>
            <w:tcW w:w="1701" w:type="dxa"/>
            <w:noWrap/>
            <w:vAlign w:val="top"/>
            <w:hideMark/>
          </w:tcPr>
          <w:p w14:paraId="35E681BE" w14:textId="77777777" w:rsidR="00CB6958" w:rsidRPr="00C62CA7" w:rsidRDefault="00CB6958" w:rsidP="00806FD8">
            <w:pPr>
              <w:jc w:val="left"/>
              <w:rPr>
                <w:bCs/>
              </w:rPr>
            </w:pPr>
            <w:r w:rsidRPr="00C62CA7">
              <w:t>0.02</w:t>
            </w:r>
          </w:p>
        </w:tc>
        <w:tc>
          <w:tcPr>
            <w:tcW w:w="1475" w:type="dxa"/>
            <w:noWrap/>
            <w:vAlign w:val="top"/>
            <w:hideMark/>
          </w:tcPr>
          <w:p w14:paraId="670C1483" w14:textId="77777777" w:rsidR="00CB6958" w:rsidRPr="00C62CA7" w:rsidRDefault="00CB6958" w:rsidP="00806FD8">
            <w:pPr>
              <w:jc w:val="left"/>
              <w:rPr>
                <w:bCs/>
              </w:rPr>
            </w:pPr>
            <w:r w:rsidRPr="00C62CA7">
              <w:t>-2.08</w:t>
            </w:r>
          </w:p>
        </w:tc>
        <w:tc>
          <w:tcPr>
            <w:tcW w:w="1640" w:type="dxa"/>
            <w:noWrap/>
            <w:vAlign w:val="top"/>
            <w:hideMark/>
          </w:tcPr>
          <w:p w14:paraId="557BD229" w14:textId="77777777" w:rsidR="00CB6958" w:rsidRPr="00C62CA7" w:rsidRDefault="00CB6958" w:rsidP="00806FD8">
            <w:pPr>
              <w:jc w:val="left"/>
              <w:rPr>
                <w:bCs/>
              </w:rPr>
            </w:pPr>
            <w:r w:rsidRPr="00C62CA7">
              <w:t>0.04</w:t>
            </w:r>
          </w:p>
        </w:tc>
      </w:tr>
      <w:tr w:rsidR="00CB6958" w:rsidRPr="00140FE6" w14:paraId="2F78B235" w14:textId="77777777" w:rsidTr="00806FD8">
        <w:trPr>
          <w:trHeight w:val="320"/>
        </w:trPr>
        <w:tc>
          <w:tcPr>
            <w:tcW w:w="1985" w:type="dxa"/>
            <w:noWrap/>
            <w:hideMark/>
          </w:tcPr>
          <w:p w14:paraId="7A2778E7" w14:textId="77777777" w:rsidR="00CB6958" w:rsidRPr="00C62CA7" w:rsidRDefault="00CB6958" w:rsidP="00806FD8">
            <w:pPr>
              <w:jc w:val="left"/>
              <w:rPr>
                <w:bCs/>
              </w:rPr>
            </w:pPr>
            <w:proofErr w:type="spellStart"/>
            <w:proofErr w:type="gramStart"/>
            <w:r w:rsidRPr="00C62CA7">
              <w:rPr>
                <w:bCs/>
              </w:rPr>
              <w:t>Tide:animals</w:t>
            </w:r>
            <w:proofErr w:type="spellEnd"/>
            <w:proofErr w:type="gramEnd"/>
          </w:p>
        </w:tc>
        <w:tc>
          <w:tcPr>
            <w:tcW w:w="1559" w:type="dxa"/>
            <w:noWrap/>
            <w:vAlign w:val="top"/>
            <w:hideMark/>
          </w:tcPr>
          <w:p w14:paraId="57563B70" w14:textId="77777777" w:rsidR="00CB6958" w:rsidRPr="00C62CA7" w:rsidRDefault="00CB6958" w:rsidP="00806FD8">
            <w:pPr>
              <w:jc w:val="left"/>
              <w:rPr>
                <w:bCs/>
              </w:rPr>
            </w:pPr>
            <w:r w:rsidRPr="00C62CA7">
              <w:t>-0.13</w:t>
            </w:r>
          </w:p>
        </w:tc>
        <w:tc>
          <w:tcPr>
            <w:tcW w:w="1701" w:type="dxa"/>
            <w:noWrap/>
            <w:vAlign w:val="top"/>
            <w:hideMark/>
          </w:tcPr>
          <w:p w14:paraId="22332BC1" w14:textId="77777777" w:rsidR="00CB6958" w:rsidRPr="00C62CA7" w:rsidRDefault="00CB6958" w:rsidP="00806FD8">
            <w:pPr>
              <w:jc w:val="left"/>
              <w:rPr>
                <w:bCs/>
              </w:rPr>
            </w:pPr>
            <w:r w:rsidRPr="00C62CA7">
              <w:t>0.04</w:t>
            </w:r>
          </w:p>
        </w:tc>
        <w:tc>
          <w:tcPr>
            <w:tcW w:w="1475" w:type="dxa"/>
            <w:noWrap/>
            <w:vAlign w:val="top"/>
            <w:hideMark/>
          </w:tcPr>
          <w:p w14:paraId="20224C74" w14:textId="77777777" w:rsidR="00CB6958" w:rsidRPr="00C62CA7" w:rsidRDefault="00CB6958" w:rsidP="00806FD8">
            <w:pPr>
              <w:jc w:val="left"/>
              <w:rPr>
                <w:bCs/>
              </w:rPr>
            </w:pPr>
            <w:r w:rsidRPr="00C62CA7">
              <w:t>-3.19</w:t>
            </w:r>
          </w:p>
        </w:tc>
        <w:tc>
          <w:tcPr>
            <w:tcW w:w="1640" w:type="dxa"/>
            <w:noWrap/>
            <w:vAlign w:val="top"/>
            <w:hideMark/>
          </w:tcPr>
          <w:p w14:paraId="5EDBC09A" w14:textId="77777777" w:rsidR="00CB6958" w:rsidRPr="00C62CA7" w:rsidRDefault="00CB6958" w:rsidP="00806FD8">
            <w:pPr>
              <w:jc w:val="left"/>
              <w:rPr>
                <w:bCs/>
              </w:rPr>
            </w:pPr>
            <w:r w:rsidRPr="00C62CA7">
              <w:t>0.001</w:t>
            </w:r>
          </w:p>
        </w:tc>
      </w:tr>
    </w:tbl>
    <w:p w14:paraId="44596210" w14:textId="77777777" w:rsidR="00CB6958" w:rsidRDefault="00CB6958" w:rsidP="00CB6958">
      <w:pPr>
        <w:spacing w:line="480" w:lineRule="auto"/>
        <w:rPr>
          <w:bCs/>
        </w:rPr>
      </w:pPr>
    </w:p>
    <w:p w14:paraId="3413CC3E" w14:textId="77777777" w:rsidR="00CB6958" w:rsidRDefault="00CB6958" w:rsidP="00CB6958">
      <w:pPr>
        <w:rPr>
          <w:bCs/>
        </w:rPr>
      </w:pPr>
      <w:r>
        <w:rPr>
          <w:bCs/>
        </w:rPr>
        <w:br w:type="page"/>
      </w:r>
    </w:p>
    <w:p w14:paraId="768F247C" w14:textId="77777777" w:rsidR="00CB6958" w:rsidRDefault="00CB6958" w:rsidP="00CB6958">
      <w:pPr>
        <w:spacing w:line="480" w:lineRule="auto"/>
        <w:rPr>
          <w:bCs/>
        </w:rPr>
      </w:pPr>
      <w:r w:rsidRPr="00DA1F54">
        <w:rPr>
          <w:b/>
        </w:rPr>
        <w:lastRenderedPageBreak/>
        <w:t>Table S1.10</w:t>
      </w:r>
      <w:r>
        <w:rPr>
          <w:bCs/>
        </w:rPr>
        <w:t>. Fine-scale linear model describing ammonium variation between cages with 0, 1, or 2 California sea cucumbers (</w:t>
      </w:r>
      <w:proofErr w:type="spellStart"/>
      <w:r w:rsidRPr="00DA1F54">
        <w:rPr>
          <w:bCs/>
          <w:i/>
          <w:iCs/>
        </w:rPr>
        <w:t>Apostichopus</w:t>
      </w:r>
      <w:proofErr w:type="spellEnd"/>
      <w:r w:rsidRPr="00DA1F54">
        <w:rPr>
          <w:bCs/>
          <w:i/>
          <w:iCs/>
        </w:rPr>
        <w:t xml:space="preserve"> </w:t>
      </w:r>
      <w:proofErr w:type="spellStart"/>
      <w:r w:rsidRPr="00DA1F54">
        <w:rPr>
          <w:bCs/>
          <w:i/>
          <w:iCs/>
        </w:rPr>
        <w:t>californicus</w:t>
      </w:r>
      <w:proofErr w:type="spellEnd"/>
      <w:r>
        <w:rPr>
          <w:bCs/>
          <w:i/>
          <w:iCs/>
        </w:rPr>
        <w:t>)</w:t>
      </w:r>
      <w:r>
        <w:rPr>
          <w:bCs/>
        </w:rPr>
        <w:t xml:space="preserve">. </w:t>
      </w:r>
    </w:p>
    <w:tbl>
      <w:tblPr>
        <w:tblStyle w:val="Nikola"/>
        <w:tblW w:w="7274" w:type="dxa"/>
        <w:tblLook w:val="04A0" w:firstRow="1" w:lastRow="0" w:firstColumn="1" w:lastColumn="0" w:noHBand="0" w:noVBand="1"/>
      </w:tblPr>
      <w:tblGrid>
        <w:gridCol w:w="2127"/>
        <w:gridCol w:w="1247"/>
        <w:gridCol w:w="1446"/>
        <w:gridCol w:w="1276"/>
        <w:gridCol w:w="1178"/>
      </w:tblGrid>
      <w:tr w:rsidR="00CB6958" w:rsidRPr="00DA1F54" w14:paraId="5991F81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6C77B190" w14:textId="77777777" w:rsidR="00CB6958" w:rsidRPr="00DA1F54" w:rsidRDefault="00CB6958" w:rsidP="00806FD8"/>
        </w:tc>
        <w:tc>
          <w:tcPr>
            <w:tcW w:w="1247" w:type="dxa"/>
            <w:noWrap/>
            <w:hideMark/>
          </w:tcPr>
          <w:p w14:paraId="46E3DF91" w14:textId="77777777" w:rsidR="00CB6958" w:rsidRPr="00DA1F54" w:rsidRDefault="00CB6958" w:rsidP="00806FD8">
            <w:pPr>
              <w:jc w:val="both"/>
              <w:rPr>
                <w:b/>
                <w:bCs/>
                <w:color w:val="000000"/>
              </w:rPr>
            </w:pPr>
            <w:r w:rsidRPr="00DA1F54">
              <w:rPr>
                <w:b/>
                <w:bCs/>
                <w:color w:val="000000"/>
              </w:rPr>
              <w:t>Estimate</w:t>
            </w:r>
          </w:p>
        </w:tc>
        <w:tc>
          <w:tcPr>
            <w:tcW w:w="1446" w:type="dxa"/>
            <w:noWrap/>
            <w:hideMark/>
          </w:tcPr>
          <w:p w14:paraId="2F049A10" w14:textId="77777777" w:rsidR="00CB6958" w:rsidRPr="00DA1F54" w:rsidRDefault="00CB6958" w:rsidP="00806FD8">
            <w:pPr>
              <w:jc w:val="left"/>
              <w:rPr>
                <w:b/>
                <w:bCs/>
                <w:color w:val="000000"/>
              </w:rPr>
            </w:pPr>
            <w:r w:rsidRPr="00DA1F54">
              <w:rPr>
                <w:b/>
                <w:bCs/>
                <w:color w:val="000000"/>
              </w:rPr>
              <w:t>Std. error</w:t>
            </w:r>
          </w:p>
        </w:tc>
        <w:tc>
          <w:tcPr>
            <w:tcW w:w="1276" w:type="dxa"/>
            <w:noWrap/>
            <w:hideMark/>
          </w:tcPr>
          <w:p w14:paraId="5E97303A" w14:textId="77777777" w:rsidR="00CB6958" w:rsidRPr="00DA1F54" w:rsidRDefault="00CB6958" w:rsidP="00806FD8">
            <w:pPr>
              <w:jc w:val="both"/>
              <w:rPr>
                <w:b/>
                <w:bCs/>
                <w:color w:val="000000"/>
              </w:rPr>
            </w:pPr>
            <w:r w:rsidRPr="00DA1F54">
              <w:rPr>
                <w:b/>
                <w:bCs/>
                <w:color w:val="000000"/>
              </w:rPr>
              <w:t>z value</w:t>
            </w:r>
          </w:p>
        </w:tc>
        <w:tc>
          <w:tcPr>
            <w:tcW w:w="1178" w:type="dxa"/>
            <w:noWrap/>
            <w:hideMark/>
          </w:tcPr>
          <w:p w14:paraId="692207CB" w14:textId="77777777" w:rsidR="00CB6958" w:rsidRPr="00DA1F54" w:rsidRDefault="00CB6958" w:rsidP="00806FD8">
            <w:pPr>
              <w:jc w:val="both"/>
              <w:rPr>
                <w:b/>
                <w:bCs/>
                <w:color w:val="000000"/>
              </w:rPr>
            </w:pPr>
            <w:r w:rsidRPr="00DA1F54">
              <w:rPr>
                <w:b/>
                <w:bCs/>
                <w:color w:val="000000"/>
              </w:rPr>
              <w:t>p value</w:t>
            </w:r>
          </w:p>
        </w:tc>
      </w:tr>
      <w:tr w:rsidR="00CB6958" w:rsidRPr="00DA1F54" w14:paraId="2A2FD85F" w14:textId="77777777" w:rsidTr="00806FD8">
        <w:trPr>
          <w:trHeight w:val="320"/>
        </w:trPr>
        <w:tc>
          <w:tcPr>
            <w:tcW w:w="2127" w:type="dxa"/>
            <w:noWrap/>
            <w:hideMark/>
          </w:tcPr>
          <w:p w14:paraId="4FE6B802" w14:textId="77777777" w:rsidR="00CB6958" w:rsidRPr="00DA1F54" w:rsidRDefault="00CB6958" w:rsidP="00806FD8">
            <w:pPr>
              <w:jc w:val="left"/>
              <w:rPr>
                <w:color w:val="000000"/>
              </w:rPr>
            </w:pPr>
            <w:r w:rsidRPr="00DA1F54">
              <w:rPr>
                <w:color w:val="000000"/>
              </w:rPr>
              <w:t>Intercept</w:t>
            </w:r>
          </w:p>
        </w:tc>
        <w:tc>
          <w:tcPr>
            <w:tcW w:w="1247" w:type="dxa"/>
            <w:noWrap/>
            <w:hideMark/>
          </w:tcPr>
          <w:p w14:paraId="612E0D06" w14:textId="77777777" w:rsidR="00CB6958" w:rsidRPr="00DA1F54" w:rsidRDefault="00CB6958" w:rsidP="00806FD8">
            <w:pPr>
              <w:jc w:val="both"/>
              <w:rPr>
                <w:color w:val="000000"/>
              </w:rPr>
            </w:pPr>
            <w:r w:rsidRPr="00DA1F54">
              <w:rPr>
                <w:color w:val="000000"/>
              </w:rPr>
              <w:t>0.91</w:t>
            </w:r>
          </w:p>
        </w:tc>
        <w:tc>
          <w:tcPr>
            <w:tcW w:w="1446" w:type="dxa"/>
            <w:noWrap/>
            <w:hideMark/>
          </w:tcPr>
          <w:p w14:paraId="3EB69963" w14:textId="77777777" w:rsidR="00CB6958" w:rsidRPr="00DA1F54" w:rsidRDefault="00CB6958" w:rsidP="00806FD8">
            <w:pPr>
              <w:jc w:val="left"/>
              <w:rPr>
                <w:color w:val="000000"/>
              </w:rPr>
            </w:pPr>
            <w:r w:rsidRPr="00DA1F54">
              <w:rPr>
                <w:color w:val="000000"/>
              </w:rPr>
              <w:t>0.07</w:t>
            </w:r>
          </w:p>
        </w:tc>
        <w:tc>
          <w:tcPr>
            <w:tcW w:w="1276" w:type="dxa"/>
            <w:noWrap/>
            <w:hideMark/>
          </w:tcPr>
          <w:p w14:paraId="7E274E9E" w14:textId="77777777" w:rsidR="00CB6958" w:rsidRPr="00DA1F54" w:rsidRDefault="00CB6958" w:rsidP="00806FD8">
            <w:pPr>
              <w:jc w:val="left"/>
              <w:rPr>
                <w:color w:val="000000"/>
              </w:rPr>
            </w:pPr>
            <w:r w:rsidRPr="00DA1F54">
              <w:rPr>
                <w:color w:val="000000"/>
              </w:rPr>
              <w:t>12.43</w:t>
            </w:r>
          </w:p>
        </w:tc>
        <w:tc>
          <w:tcPr>
            <w:tcW w:w="1178" w:type="dxa"/>
            <w:noWrap/>
            <w:hideMark/>
          </w:tcPr>
          <w:p w14:paraId="44FFF391" w14:textId="77777777" w:rsidR="00CB6958" w:rsidRPr="00DA1F54" w:rsidRDefault="00CB6958" w:rsidP="00806FD8">
            <w:pPr>
              <w:jc w:val="left"/>
              <w:rPr>
                <w:color w:val="000000"/>
              </w:rPr>
            </w:pPr>
            <w:r w:rsidRPr="00DA1F54">
              <w:rPr>
                <w:color w:val="000000"/>
              </w:rPr>
              <w:t>&lt; 0.001</w:t>
            </w:r>
          </w:p>
        </w:tc>
      </w:tr>
      <w:tr w:rsidR="00CB6958" w:rsidRPr="00DA1F54" w14:paraId="370731A6" w14:textId="77777777" w:rsidTr="00806FD8">
        <w:trPr>
          <w:trHeight w:val="320"/>
        </w:trPr>
        <w:tc>
          <w:tcPr>
            <w:tcW w:w="2127" w:type="dxa"/>
            <w:noWrap/>
            <w:hideMark/>
          </w:tcPr>
          <w:p w14:paraId="088C6E0F" w14:textId="77777777" w:rsidR="00CB6958" w:rsidRPr="00DA1F54" w:rsidRDefault="00CB6958" w:rsidP="00806FD8">
            <w:pPr>
              <w:jc w:val="left"/>
              <w:rPr>
                <w:color w:val="000000"/>
              </w:rPr>
            </w:pPr>
            <w:r w:rsidRPr="00DA1F54">
              <w:rPr>
                <w:color w:val="000000"/>
              </w:rPr>
              <w:t>Cukes</w:t>
            </w:r>
            <w:r>
              <w:rPr>
                <w:color w:val="000000"/>
              </w:rPr>
              <w:t xml:space="preserve"> - one</w:t>
            </w:r>
          </w:p>
        </w:tc>
        <w:tc>
          <w:tcPr>
            <w:tcW w:w="1247" w:type="dxa"/>
            <w:noWrap/>
            <w:hideMark/>
          </w:tcPr>
          <w:p w14:paraId="0E66FC1C" w14:textId="77777777" w:rsidR="00CB6958" w:rsidRPr="00DA1F54" w:rsidRDefault="00CB6958" w:rsidP="00806FD8">
            <w:pPr>
              <w:jc w:val="both"/>
              <w:rPr>
                <w:color w:val="000000"/>
              </w:rPr>
            </w:pPr>
            <w:r w:rsidRPr="00DA1F54">
              <w:rPr>
                <w:color w:val="000000"/>
              </w:rPr>
              <w:t>0.03</w:t>
            </w:r>
          </w:p>
        </w:tc>
        <w:tc>
          <w:tcPr>
            <w:tcW w:w="1446" w:type="dxa"/>
            <w:noWrap/>
            <w:hideMark/>
          </w:tcPr>
          <w:p w14:paraId="1FE27CAA" w14:textId="77777777" w:rsidR="00CB6958" w:rsidRPr="00DA1F54" w:rsidRDefault="00CB6958" w:rsidP="00806FD8">
            <w:pPr>
              <w:jc w:val="left"/>
              <w:rPr>
                <w:color w:val="000000"/>
              </w:rPr>
            </w:pPr>
            <w:r w:rsidRPr="00DA1F54">
              <w:rPr>
                <w:color w:val="000000"/>
              </w:rPr>
              <w:t>0.10</w:t>
            </w:r>
          </w:p>
        </w:tc>
        <w:tc>
          <w:tcPr>
            <w:tcW w:w="1276" w:type="dxa"/>
            <w:noWrap/>
            <w:hideMark/>
          </w:tcPr>
          <w:p w14:paraId="4ED54BF7" w14:textId="77777777" w:rsidR="00CB6958" w:rsidRPr="00DA1F54" w:rsidRDefault="00CB6958" w:rsidP="00806FD8">
            <w:pPr>
              <w:jc w:val="left"/>
              <w:rPr>
                <w:color w:val="000000"/>
              </w:rPr>
            </w:pPr>
            <w:r w:rsidRPr="00DA1F54">
              <w:rPr>
                <w:color w:val="000000"/>
              </w:rPr>
              <w:t>0.31</w:t>
            </w:r>
          </w:p>
        </w:tc>
        <w:tc>
          <w:tcPr>
            <w:tcW w:w="1178" w:type="dxa"/>
            <w:noWrap/>
            <w:hideMark/>
          </w:tcPr>
          <w:p w14:paraId="67D02423" w14:textId="77777777" w:rsidR="00CB6958" w:rsidRPr="00DA1F54" w:rsidRDefault="00CB6958" w:rsidP="00806FD8">
            <w:pPr>
              <w:jc w:val="left"/>
              <w:rPr>
                <w:color w:val="000000"/>
              </w:rPr>
            </w:pPr>
            <w:r w:rsidRPr="00DA1F54">
              <w:rPr>
                <w:color w:val="000000"/>
              </w:rPr>
              <w:t>0.76</w:t>
            </w:r>
          </w:p>
        </w:tc>
      </w:tr>
      <w:tr w:rsidR="00CB6958" w:rsidRPr="00DA1F54" w14:paraId="5F02CC9D" w14:textId="77777777" w:rsidTr="00806FD8">
        <w:trPr>
          <w:trHeight w:val="320"/>
        </w:trPr>
        <w:tc>
          <w:tcPr>
            <w:tcW w:w="2127" w:type="dxa"/>
            <w:noWrap/>
            <w:hideMark/>
          </w:tcPr>
          <w:p w14:paraId="2A088C77" w14:textId="77777777" w:rsidR="00CB6958" w:rsidRPr="00DA1F54" w:rsidRDefault="00CB6958" w:rsidP="00806FD8">
            <w:pPr>
              <w:jc w:val="left"/>
              <w:rPr>
                <w:color w:val="000000"/>
              </w:rPr>
            </w:pPr>
            <w:r w:rsidRPr="00DA1F54">
              <w:rPr>
                <w:color w:val="000000"/>
              </w:rPr>
              <w:t>Cukes</w:t>
            </w:r>
            <w:r>
              <w:rPr>
                <w:color w:val="000000"/>
              </w:rPr>
              <w:t xml:space="preserve"> </w:t>
            </w:r>
            <w:r w:rsidRPr="00DA1F54">
              <w:rPr>
                <w:color w:val="000000"/>
              </w:rPr>
              <w:t>-</w:t>
            </w:r>
            <w:r>
              <w:rPr>
                <w:color w:val="000000"/>
              </w:rPr>
              <w:t xml:space="preserve"> two</w:t>
            </w:r>
          </w:p>
        </w:tc>
        <w:tc>
          <w:tcPr>
            <w:tcW w:w="1247" w:type="dxa"/>
            <w:noWrap/>
            <w:hideMark/>
          </w:tcPr>
          <w:p w14:paraId="25017EEF" w14:textId="77777777" w:rsidR="00CB6958" w:rsidRPr="00DA1F54" w:rsidRDefault="00CB6958" w:rsidP="00806FD8">
            <w:pPr>
              <w:jc w:val="both"/>
              <w:rPr>
                <w:color w:val="000000"/>
              </w:rPr>
            </w:pPr>
            <w:r w:rsidRPr="00DA1F54">
              <w:rPr>
                <w:color w:val="000000"/>
              </w:rPr>
              <w:t>0.00</w:t>
            </w:r>
          </w:p>
        </w:tc>
        <w:tc>
          <w:tcPr>
            <w:tcW w:w="1446" w:type="dxa"/>
            <w:noWrap/>
            <w:hideMark/>
          </w:tcPr>
          <w:p w14:paraId="456F5829" w14:textId="77777777" w:rsidR="00CB6958" w:rsidRPr="00DA1F54" w:rsidRDefault="00CB6958" w:rsidP="00806FD8">
            <w:pPr>
              <w:jc w:val="left"/>
              <w:rPr>
                <w:color w:val="000000"/>
              </w:rPr>
            </w:pPr>
            <w:r w:rsidRPr="00DA1F54">
              <w:rPr>
                <w:color w:val="000000"/>
              </w:rPr>
              <w:t>0.10</w:t>
            </w:r>
          </w:p>
        </w:tc>
        <w:tc>
          <w:tcPr>
            <w:tcW w:w="1276" w:type="dxa"/>
            <w:noWrap/>
            <w:hideMark/>
          </w:tcPr>
          <w:p w14:paraId="5B9605B8" w14:textId="77777777" w:rsidR="00CB6958" w:rsidRPr="00DA1F54" w:rsidRDefault="00CB6958" w:rsidP="00806FD8">
            <w:pPr>
              <w:jc w:val="left"/>
              <w:rPr>
                <w:color w:val="000000"/>
              </w:rPr>
            </w:pPr>
            <w:r w:rsidRPr="00DA1F54">
              <w:rPr>
                <w:color w:val="000000"/>
              </w:rPr>
              <w:t>0.01</w:t>
            </w:r>
          </w:p>
        </w:tc>
        <w:tc>
          <w:tcPr>
            <w:tcW w:w="1178" w:type="dxa"/>
            <w:noWrap/>
            <w:hideMark/>
          </w:tcPr>
          <w:p w14:paraId="2566421B" w14:textId="77777777" w:rsidR="00CB6958" w:rsidRPr="00DA1F54" w:rsidRDefault="00CB6958" w:rsidP="00806FD8">
            <w:pPr>
              <w:jc w:val="left"/>
              <w:rPr>
                <w:color w:val="000000"/>
              </w:rPr>
            </w:pPr>
            <w:r w:rsidRPr="00DA1F54">
              <w:rPr>
                <w:color w:val="000000"/>
              </w:rPr>
              <w:t>0.99</w:t>
            </w:r>
          </w:p>
        </w:tc>
      </w:tr>
      <w:tr w:rsidR="00CB6958" w:rsidRPr="00DA1F54" w14:paraId="2379183A" w14:textId="77777777" w:rsidTr="00806FD8">
        <w:trPr>
          <w:trHeight w:val="320"/>
        </w:trPr>
        <w:tc>
          <w:tcPr>
            <w:tcW w:w="2127" w:type="dxa"/>
            <w:noWrap/>
            <w:hideMark/>
          </w:tcPr>
          <w:p w14:paraId="097095D4" w14:textId="77777777" w:rsidR="00CB6958" w:rsidRPr="00DA1F54" w:rsidRDefault="00CB6958" w:rsidP="00806FD8">
            <w:pPr>
              <w:jc w:val="left"/>
              <w:rPr>
                <w:color w:val="000000"/>
              </w:rPr>
            </w:pPr>
            <w:r w:rsidRPr="00DA1F54">
              <w:rPr>
                <w:color w:val="000000"/>
              </w:rPr>
              <w:t>Depth</w:t>
            </w:r>
          </w:p>
        </w:tc>
        <w:tc>
          <w:tcPr>
            <w:tcW w:w="1247" w:type="dxa"/>
            <w:noWrap/>
            <w:hideMark/>
          </w:tcPr>
          <w:p w14:paraId="3F30A3FB" w14:textId="77777777" w:rsidR="00CB6958" w:rsidRPr="00DA1F54" w:rsidRDefault="00CB6958" w:rsidP="00806FD8">
            <w:pPr>
              <w:jc w:val="both"/>
              <w:rPr>
                <w:color w:val="000000"/>
              </w:rPr>
            </w:pPr>
            <w:r w:rsidRPr="00DA1F54">
              <w:rPr>
                <w:color w:val="000000"/>
              </w:rPr>
              <w:t>0.38</w:t>
            </w:r>
          </w:p>
        </w:tc>
        <w:tc>
          <w:tcPr>
            <w:tcW w:w="1446" w:type="dxa"/>
            <w:noWrap/>
            <w:hideMark/>
          </w:tcPr>
          <w:p w14:paraId="480FB657" w14:textId="77777777" w:rsidR="00CB6958" w:rsidRPr="00DA1F54" w:rsidRDefault="00CB6958" w:rsidP="00806FD8">
            <w:pPr>
              <w:jc w:val="left"/>
              <w:rPr>
                <w:color w:val="000000"/>
              </w:rPr>
            </w:pPr>
            <w:r w:rsidRPr="00DA1F54">
              <w:rPr>
                <w:color w:val="000000"/>
              </w:rPr>
              <w:t>0.05</w:t>
            </w:r>
          </w:p>
        </w:tc>
        <w:tc>
          <w:tcPr>
            <w:tcW w:w="1276" w:type="dxa"/>
            <w:noWrap/>
            <w:hideMark/>
          </w:tcPr>
          <w:p w14:paraId="1DD2FF80" w14:textId="77777777" w:rsidR="00CB6958" w:rsidRPr="00DA1F54" w:rsidRDefault="00CB6958" w:rsidP="00806FD8">
            <w:pPr>
              <w:jc w:val="left"/>
              <w:rPr>
                <w:color w:val="000000"/>
              </w:rPr>
            </w:pPr>
            <w:r w:rsidRPr="00DA1F54">
              <w:rPr>
                <w:color w:val="000000"/>
              </w:rPr>
              <w:t>8.07</w:t>
            </w:r>
          </w:p>
        </w:tc>
        <w:tc>
          <w:tcPr>
            <w:tcW w:w="1178" w:type="dxa"/>
            <w:noWrap/>
            <w:hideMark/>
          </w:tcPr>
          <w:p w14:paraId="42A08773" w14:textId="77777777" w:rsidR="00CB6958" w:rsidRPr="00DA1F54" w:rsidRDefault="00CB6958" w:rsidP="00806FD8">
            <w:pPr>
              <w:jc w:val="left"/>
              <w:rPr>
                <w:color w:val="000000"/>
              </w:rPr>
            </w:pPr>
            <w:r w:rsidRPr="00DA1F54">
              <w:rPr>
                <w:color w:val="000000"/>
              </w:rPr>
              <w:t>&lt; 0.001</w:t>
            </w:r>
          </w:p>
        </w:tc>
      </w:tr>
    </w:tbl>
    <w:p w14:paraId="77A32D8D" w14:textId="77777777" w:rsidR="00CB6958" w:rsidRDefault="00CB6958" w:rsidP="00CB6958">
      <w:pPr>
        <w:spacing w:line="480" w:lineRule="auto"/>
        <w:rPr>
          <w:bCs/>
        </w:rPr>
      </w:pPr>
    </w:p>
    <w:p w14:paraId="5D117740" w14:textId="77777777" w:rsidR="00CB6958" w:rsidRPr="00DA1F54" w:rsidRDefault="00CB6958" w:rsidP="00CB6958">
      <w:pPr>
        <w:spacing w:line="480" w:lineRule="auto"/>
        <w:rPr>
          <w:bCs/>
        </w:rPr>
      </w:pPr>
    </w:p>
    <w:p w14:paraId="4A177B2D" w14:textId="77777777" w:rsidR="00CB6958" w:rsidRDefault="00CB6958" w:rsidP="00CB6958">
      <w:pPr>
        <w:spacing w:line="480" w:lineRule="auto"/>
        <w:rPr>
          <w:bCs/>
        </w:rPr>
      </w:pPr>
      <w:r>
        <w:rPr>
          <w:b/>
        </w:rPr>
        <w:t xml:space="preserve">Table S1.11. </w:t>
      </w:r>
      <w:r>
        <w:rPr>
          <w:bCs/>
        </w:rPr>
        <w:t>Fine-scale model describing ammonium variation between cages with zero, medium, or large red rock crabs (</w:t>
      </w:r>
      <w:r>
        <w:rPr>
          <w:bCs/>
          <w:i/>
          <w:iCs/>
        </w:rPr>
        <w:t xml:space="preserve">Cancer </w:t>
      </w:r>
      <w:proofErr w:type="spellStart"/>
      <w:r>
        <w:rPr>
          <w:bCs/>
          <w:i/>
          <w:iCs/>
        </w:rPr>
        <w:t>productus</w:t>
      </w:r>
      <w:proofErr w:type="spellEnd"/>
      <w:r>
        <w:rPr>
          <w:bCs/>
        </w:rPr>
        <w:t>).</w:t>
      </w:r>
      <w:r w:rsidRPr="00B12153">
        <w:rPr>
          <w:bCs/>
        </w:rPr>
        <w:t xml:space="preserve"> </w:t>
      </w:r>
      <w:r w:rsidRPr="008F7E10">
        <w:rPr>
          <w:bCs/>
        </w:rPr>
        <w:t xml:space="preserve">The </w:t>
      </w:r>
      <w:r>
        <w:rPr>
          <w:bCs/>
        </w:rPr>
        <w:t>model was constructed with a</w:t>
      </w:r>
      <w:r w:rsidRPr="008F7E10">
        <w:rPr>
          <w:bCs/>
        </w:rPr>
        <w:t xml:space="preserve"> gamma distribution (link = ‘log’), so coefficients are presented in log space.</w:t>
      </w:r>
    </w:p>
    <w:tbl>
      <w:tblPr>
        <w:tblStyle w:val="Nikola"/>
        <w:tblW w:w="7230" w:type="dxa"/>
        <w:tblLook w:val="04A0" w:firstRow="1" w:lastRow="0" w:firstColumn="1" w:lastColumn="0" w:noHBand="0" w:noVBand="1"/>
      </w:tblPr>
      <w:tblGrid>
        <w:gridCol w:w="2127"/>
        <w:gridCol w:w="1275"/>
        <w:gridCol w:w="1418"/>
        <w:gridCol w:w="1319"/>
        <w:gridCol w:w="1091"/>
      </w:tblGrid>
      <w:tr w:rsidR="00CB6958" w:rsidRPr="00213F7E" w14:paraId="47DE4DC6"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01DD380E" w14:textId="77777777" w:rsidR="00CB6958" w:rsidRPr="00213F7E" w:rsidRDefault="00CB6958" w:rsidP="00806FD8">
            <w:pPr>
              <w:rPr>
                <w:b/>
              </w:rPr>
            </w:pPr>
          </w:p>
        </w:tc>
        <w:tc>
          <w:tcPr>
            <w:tcW w:w="1275" w:type="dxa"/>
            <w:noWrap/>
            <w:hideMark/>
          </w:tcPr>
          <w:p w14:paraId="1EBC283C" w14:textId="77777777" w:rsidR="00CB6958" w:rsidRPr="00213F7E" w:rsidRDefault="00CB6958" w:rsidP="00806FD8">
            <w:pPr>
              <w:jc w:val="left"/>
              <w:rPr>
                <w:b/>
              </w:rPr>
            </w:pPr>
            <w:r w:rsidRPr="00213F7E">
              <w:rPr>
                <w:b/>
              </w:rPr>
              <w:t>Estimate</w:t>
            </w:r>
          </w:p>
        </w:tc>
        <w:tc>
          <w:tcPr>
            <w:tcW w:w="1418" w:type="dxa"/>
            <w:noWrap/>
            <w:hideMark/>
          </w:tcPr>
          <w:p w14:paraId="336053A7" w14:textId="77777777" w:rsidR="00CB6958" w:rsidRPr="00213F7E" w:rsidRDefault="00CB6958" w:rsidP="00806FD8">
            <w:pPr>
              <w:jc w:val="left"/>
              <w:rPr>
                <w:b/>
              </w:rPr>
            </w:pPr>
            <w:r w:rsidRPr="00213F7E">
              <w:rPr>
                <w:b/>
              </w:rPr>
              <w:t>Std. error</w:t>
            </w:r>
          </w:p>
        </w:tc>
        <w:tc>
          <w:tcPr>
            <w:tcW w:w="1319" w:type="dxa"/>
            <w:noWrap/>
            <w:hideMark/>
          </w:tcPr>
          <w:p w14:paraId="1175ED96" w14:textId="77777777" w:rsidR="00CB6958" w:rsidRPr="00213F7E" w:rsidRDefault="00CB6958" w:rsidP="00806FD8">
            <w:pPr>
              <w:jc w:val="left"/>
              <w:rPr>
                <w:b/>
              </w:rPr>
            </w:pPr>
            <w:r w:rsidRPr="00213F7E">
              <w:rPr>
                <w:b/>
              </w:rPr>
              <w:t>z value</w:t>
            </w:r>
          </w:p>
        </w:tc>
        <w:tc>
          <w:tcPr>
            <w:tcW w:w="1091" w:type="dxa"/>
            <w:noWrap/>
            <w:hideMark/>
          </w:tcPr>
          <w:p w14:paraId="742844A4" w14:textId="77777777" w:rsidR="00CB6958" w:rsidRPr="00213F7E" w:rsidRDefault="00CB6958" w:rsidP="00806FD8">
            <w:pPr>
              <w:jc w:val="left"/>
              <w:rPr>
                <w:b/>
              </w:rPr>
            </w:pPr>
            <w:r w:rsidRPr="00213F7E">
              <w:rPr>
                <w:b/>
              </w:rPr>
              <w:t>p value</w:t>
            </w:r>
          </w:p>
        </w:tc>
      </w:tr>
      <w:tr w:rsidR="00CB6958" w:rsidRPr="00213F7E" w14:paraId="34A4DA1E" w14:textId="77777777" w:rsidTr="00806FD8">
        <w:trPr>
          <w:trHeight w:val="320"/>
        </w:trPr>
        <w:tc>
          <w:tcPr>
            <w:tcW w:w="2127" w:type="dxa"/>
            <w:noWrap/>
            <w:hideMark/>
          </w:tcPr>
          <w:p w14:paraId="365A8B0F" w14:textId="77777777" w:rsidR="00CB6958" w:rsidRPr="00213F7E" w:rsidRDefault="00CB6958" w:rsidP="00806FD8">
            <w:pPr>
              <w:rPr>
                <w:bCs/>
              </w:rPr>
            </w:pPr>
            <w:r w:rsidRPr="00213F7E">
              <w:rPr>
                <w:bCs/>
              </w:rPr>
              <w:t>Intercept</w:t>
            </w:r>
          </w:p>
        </w:tc>
        <w:tc>
          <w:tcPr>
            <w:tcW w:w="1275" w:type="dxa"/>
            <w:noWrap/>
            <w:hideMark/>
          </w:tcPr>
          <w:p w14:paraId="4A958807" w14:textId="77777777" w:rsidR="00CB6958" w:rsidRPr="00213F7E" w:rsidRDefault="00CB6958" w:rsidP="00806FD8">
            <w:pPr>
              <w:jc w:val="left"/>
              <w:rPr>
                <w:bCs/>
              </w:rPr>
            </w:pPr>
            <w:r w:rsidRPr="00213F7E">
              <w:rPr>
                <w:bCs/>
              </w:rPr>
              <w:t>-1.78</w:t>
            </w:r>
          </w:p>
        </w:tc>
        <w:tc>
          <w:tcPr>
            <w:tcW w:w="1418" w:type="dxa"/>
            <w:noWrap/>
            <w:hideMark/>
          </w:tcPr>
          <w:p w14:paraId="65905C9E" w14:textId="77777777" w:rsidR="00CB6958" w:rsidRPr="00213F7E" w:rsidRDefault="00CB6958" w:rsidP="00806FD8">
            <w:pPr>
              <w:jc w:val="left"/>
              <w:rPr>
                <w:bCs/>
              </w:rPr>
            </w:pPr>
            <w:r w:rsidRPr="00213F7E">
              <w:rPr>
                <w:bCs/>
              </w:rPr>
              <w:t>0.25</w:t>
            </w:r>
          </w:p>
        </w:tc>
        <w:tc>
          <w:tcPr>
            <w:tcW w:w="1319" w:type="dxa"/>
            <w:noWrap/>
            <w:hideMark/>
          </w:tcPr>
          <w:p w14:paraId="6E3DFEB3" w14:textId="77777777" w:rsidR="00CB6958" w:rsidRPr="00213F7E" w:rsidRDefault="00CB6958" w:rsidP="00806FD8">
            <w:pPr>
              <w:jc w:val="left"/>
              <w:rPr>
                <w:bCs/>
              </w:rPr>
            </w:pPr>
            <w:r w:rsidRPr="00213F7E">
              <w:rPr>
                <w:bCs/>
              </w:rPr>
              <w:t>-7.25</w:t>
            </w:r>
          </w:p>
        </w:tc>
        <w:tc>
          <w:tcPr>
            <w:tcW w:w="1091" w:type="dxa"/>
            <w:noWrap/>
            <w:hideMark/>
          </w:tcPr>
          <w:p w14:paraId="5B61090B" w14:textId="77777777" w:rsidR="00CB6958" w:rsidRPr="00213F7E" w:rsidRDefault="00CB6958" w:rsidP="00806FD8">
            <w:pPr>
              <w:jc w:val="left"/>
              <w:rPr>
                <w:bCs/>
              </w:rPr>
            </w:pPr>
            <w:r w:rsidRPr="00213F7E">
              <w:rPr>
                <w:bCs/>
              </w:rPr>
              <w:t>&lt; 0.001</w:t>
            </w:r>
          </w:p>
        </w:tc>
      </w:tr>
      <w:tr w:rsidR="00CB6958" w:rsidRPr="00213F7E" w14:paraId="060B4D04" w14:textId="77777777" w:rsidTr="00806FD8">
        <w:trPr>
          <w:trHeight w:val="320"/>
        </w:trPr>
        <w:tc>
          <w:tcPr>
            <w:tcW w:w="2127" w:type="dxa"/>
            <w:noWrap/>
            <w:hideMark/>
          </w:tcPr>
          <w:p w14:paraId="335072B0" w14:textId="77777777" w:rsidR="00CB6958" w:rsidRPr="00213F7E" w:rsidRDefault="00CB6958" w:rsidP="00806FD8">
            <w:pPr>
              <w:rPr>
                <w:bCs/>
              </w:rPr>
            </w:pPr>
            <w:r>
              <w:rPr>
                <w:bCs/>
              </w:rPr>
              <w:t>Crabs - medium</w:t>
            </w:r>
          </w:p>
        </w:tc>
        <w:tc>
          <w:tcPr>
            <w:tcW w:w="1275" w:type="dxa"/>
            <w:noWrap/>
            <w:hideMark/>
          </w:tcPr>
          <w:p w14:paraId="304C8FD9" w14:textId="77777777" w:rsidR="00CB6958" w:rsidRPr="00213F7E" w:rsidRDefault="00CB6958" w:rsidP="00806FD8">
            <w:pPr>
              <w:jc w:val="left"/>
              <w:rPr>
                <w:bCs/>
              </w:rPr>
            </w:pPr>
            <w:r w:rsidRPr="00213F7E">
              <w:rPr>
                <w:bCs/>
              </w:rPr>
              <w:t>2.20</w:t>
            </w:r>
          </w:p>
        </w:tc>
        <w:tc>
          <w:tcPr>
            <w:tcW w:w="1418" w:type="dxa"/>
            <w:noWrap/>
            <w:hideMark/>
          </w:tcPr>
          <w:p w14:paraId="04373D5F" w14:textId="77777777" w:rsidR="00CB6958" w:rsidRPr="00213F7E" w:rsidRDefault="00CB6958" w:rsidP="00806FD8">
            <w:pPr>
              <w:jc w:val="left"/>
              <w:rPr>
                <w:bCs/>
              </w:rPr>
            </w:pPr>
            <w:r w:rsidRPr="00213F7E">
              <w:rPr>
                <w:bCs/>
              </w:rPr>
              <w:t>0.26</w:t>
            </w:r>
          </w:p>
        </w:tc>
        <w:tc>
          <w:tcPr>
            <w:tcW w:w="1319" w:type="dxa"/>
            <w:noWrap/>
            <w:hideMark/>
          </w:tcPr>
          <w:p w14:paraId="563A0834" w14:textId="77777777" w:rsidR="00CB6958" w:rsidRPr="00213F7E" w:rsidRDefault="00CB6958" w:rsidP="00806FD8">
            <w:pPr>
              <w:jc w:val="left"/>
              <w:rPr>
                <w:bCs/>
              </w:rPr>
            </w:pPr>
            <w:r w:rsidRPr="00213F7E">
              <w:rPr>
                <w:bCs/>
              </w:rPr>
              <w:t>8.48</w:t>
            </w:r>
          </w:p>
        </w:tc>
        <w:tc>
          <w:tcPr>
            <w:tcW w:w="1091" w:type="dxa"/>
            <w:noWrap/>
            <w:hideMark/>
          </w:tcPr>
          <w:p w14:paraId="0B59908E" w14:textId="77777777" w:rsidR="00CB6958" w:rsidRPr="00213F7E" w:rsidRDefault="00CB6958" w:rsidP="00806FD8">
            <w:pPr>
              <w:jc w:val="left"/>
              <w:rPr>
                <w:bCs/>
              </w:rPr>
            </w:pPr>
            <w:r w:rsidRPr="00213F7E">
              <w:rPr>
                <w:bCs/>
              </w:rPr>
              <w:t>&lt; 0.001</w:t>
            </w:r>
          </w:p>
        </w:tc>
      </w:tr>
      <w:tr w:rsidR="00CB6958" w:rsidRPr="00213F7E" w14:paraId="20E89AEB" w14:textId="77777777" w:rsidTr="00806FD8">
        <w:trPr>
          <w:trHeight w:val="320"/>
        </w:trPr>
        <w:tc>
          <w:tcPr>
            <w:tcW w:w="2127" w:type="dxa"/>
            <w:noWrap/>
            <w:hideMark/>
          </w:tcPr>
          <w:p w14:paraId="7A96331E" w14:textId="77777777" w:rsidR="00CB6958" w:rsidRPr="00213F7E" w:rsidRDefault="00CB6958" w:rsidP="00806FD8">
            <w:pPr>
              <w:rPr>
                <w:bCs/>
              </w:rPr>
            </w:pPr>
            <w:r>
              <w:rPr>
                <w:bCs/>
              </w:rPr>
              <w:t>Crabs - large</w:t>
            </w:r>
          </w:p>
        </w:tc>
        <w:tc>
          <w:tcPr>
            <w:tcW w:w="1275" w:type="dxa"/>
            <w:noWrap/>
            <w:hideMark/>
          </w:tcPr>
          <w:p w14:paraId="6F340D97" w14:textId="77777777" w:rsidR="00CB6958" w:rsidRPr="00213F7E" w:rsidRDefault="00CB6958" w:rsidP="00806FD8">
            <w:pPr>
              <w:jc w:val="left"/>
              <w:rPr>
                <w:bCs/>
              </w:rPr>
            </w:pPr>
            <w:r w:rsidRPr="00213F7E">
              <w:rPr>
                <w:bCs/>
              </w:rPr>
              <w:t>2.61</w:t>
            </w:r>
          </w:p>
        </w:tc>
        <w:tc>
          <w:tcPr>
            <w:tcW w:w="1418" w:type="dxa"/>
            <w:noWrap/>
            <w:hideMark/>
          </w:tcPr>
          <w:p w14:paraId="3AFA5843" w14:textId="77777777" w:rsidR="00CB6958" w:rsidRPr="00213F7E" w:rsidRDefault="00CB6958" w:rsidP="00806FD8">
            <w:pPr>
              <w:jc w:val="left"/>
              <w:rPr>
                <w:bCs/>
              </w:rPr>
            </w:pPr>
            <w:r w:rsidRPr="00213F7E">
              <w:rPr>
                <w:bCs/>
              </w:rPr>
              <w:t>0.27</w:t>
            </w:r>
          </w:p>
        </w:tc>
        <w:tc>
          <w:tcPr>
            <w:tcW w:w="1319" w:type="dxa"/>
            <w:noWrap/>
            <w:hideMark/>
          </w:tcPr>
          <w:p w14:paraId="3118C64D" w14:textId="77777777" w:rsidR="00CB6958" w:rsidRPr="00213F7E" w:rsidRDefault="00CB6958" w:rsidP="00806FD8">
            <w:pPr>
              <w:jc w:val="left"/>
              <w:rPr>
                <w:bCs/>
              </w:rPr>
            </w:pPr>
            <w:r w:rsidRPr="00213F7E">
              <w:rPr>
                <w:bCs/>
              </w:rPr>
              <w:t>9.83</w:t>
            </w:r>
          </w:p>
        </w:tc>
        <w:tc>
          <w:tcPr>
            <w:tcW w:w="1091" w:type="dxa"/>
            <w:noWrap/>
            <w:hideMark/>
          </w:tcPr>
          <w:p w14:paraId="1E7C4826" w14:textId="77777777" w:rsidR="00CB6958" w:rsidRPr="00213F7E" w:rsidRDefault="00CB6958" w:rsidP="00806FD8">
            <w:pPr>
              <w:jc w:val="left"/>
              <w:rPr>
                <w:bCs/>
              </w:rPr>
            </w:pPr>
            <w:r w:rsidRPr="00213F7E">
              <w:rPr>
                <w:bCs/>
              </w:rPr>
              <w:t>&lt; 0.001</w:t>
            </w:r>
          </w:p>
        </w:tc>
      </w:tr>
    </w:tbl>
    <w:p w14:paraId="58F192FA" w14:textId="2A34C3E4" w:rsidR="00CB6958" w:rsidRDefault="00CB6958" w:rsidP="00322F15">
      <w:pPr>
        <w:spacing w:line="480" w:lineRule="auto"/>
        <w:rPr>
          <w:b/>
        </w:rPr>
      </w:pPr>
      <w:r w:rsidRPr="00213F7E">
        <w:rPr>
          <w:b/>
        </w:rPr>
        <w:t xml:space="preserve"> </w:t>
      </w:r>
    </w:p>
    <w:p w14:paraId="41DD4EBA" w14:textId="77777777" w:rsidR="00322F15" w:rsidRDefault="00322F15" w:rsidP="00322F15">
      <w:pPr>
        <w:spacing w:line="480" w:lineRule="auto"/>
        <w:rPr>
          <w:b/>
        </w:rPr>
      </w:pPr>
    </w:p>
    <w:p w14:paraId="6FC904EC" w14:textId="77777777" w:rsidR="00CB6958" w:rsidRDefault="00CB6958" w:rsidP="00CB6958">
      <w:pPr>
        <w:spacing w:line="360" w:lineRule="auto"/>
        <w:rPr>
          <w:b/>
        </w:rPr>
      </w:pPr>
      <w:r>
        <w:rPr>
          <w:b/>
        </w:rPr>
        <w:t>References</w:t>
      </w:r>
    </w:p>
    <w:p w14:paraId="32A68D5E" w14:textId="77777777" w:rsidR="000A1486" w:rsidRPr="000A1486" w:rsidRDefault="00CB6958" w:rsidP="000A1486">
      <w:pPr>
        <w:pStyle w:val="Bibliography"/>
        <w:rPr>
          <w:lang w:val="en-US"/>
        </w:rPr>
      </w:pPr>
      <w:r>
        <w:rPr>
          <w:b/>
        </w:rPr>
        <w:fldChar w:fldCharType="begin"/>
      </w:r>
      <w:r>
        <w:rPr>
          <w:b/>
        </w:rPr>
        <w:instrText xml:space="preserve"> ADDIN ZOTERO_BIBL {"uncited":[],"omitted":[],"custom":[]} CSL_BIBLIOGRAPHY </w:instrText>
      </w:r>
      <w:r>
        <w:rPr>
          <w:b/>
        </w:rPr>
        <w:fldChar w:fldCharType="separate"/>
      </w:r>
      <w:r w:rsidR="000A1486" w:rsidRPr="000A1486">
        <w:rPr>
          <w:lang w:val="en-US"/>
        </w:rPr>
        <w:t xml:space="preserve">Ahn, O., R. J. Petrell, and P. J. Harrison. 1998. Ammonium and nitrate uptake by Laminaria saccharina and </w:t>
      </w:r>
      <w:proofErr w:type="spellStart"/>
      <w:r w:rsidR="000A1486" w:rsidRPr="000A1486">
        <w:rPr>
          <w:lang w:val="en-US"/>
        </w:rPr>
        <w:t>Nereocystis</w:t>
      </w:r>
      <w:proofErr w:type="spellEnd"/>
      <w:r w:rsidR="000A1486" w:rsidRPr="000A1486">
        <w:rPr>
          <w:lang w:val="en-US"/>
        </w:rPr>
        <w:t xml:space="preserve"> </w:t>
      </w:r>
      <w:proofErr w:type="spellStart"/>
      <w:r w:rsidR="000A1486" w:rsidRPr="000A1486">
        <w:rPr>
          <w:lang w:val="en-US"/>
        </w:rPr>
        <w:t>luetkeana</w:t>
      </w:r>
      <w:proofErr w:type="spellEnd"/>
      <w:r w:rsidR="000A1486" w:rsidRPr="000A1486">
        <w:rPr>
          <w:lang w:val="en-US"/>
        </w:rPr>
        <w:t xml:space="preserve"> originating from a salmon sea cage farm. Journal of Applied Phycology </w:t>
      </w:r>
      <w:r w:rsidR="000A1486" w:rsidRPr="000A1486">
        <w:rPr>
          <w:b/>
          <w:bCs/>
          <w:lang w:val="en-US"/>
        </w:rPr>
        <w:t>10</w:t>
      </w:r>
      <w:r w:rsidR="000A1486" w:rsidRPr="000A1486">
        <w:rPr>
          <w:lang w:val="en-US"/>
        </w:rPr>
        <w:t>: 333–340. doi:10.1023/A:1008092521651</w:t>
      </w:r>
    </w:p>
    <w:p w14:paraId="3A8A143C" w14:textId="77777777" w:rsidR="000A1486" w:rsidRPr="000A1486" w:rsidRDefault="000A1486" w:rsidP="000A1486">
      <w:pPr>
        <w:pStyle w:val="Bibliography"/>
        <w:rPr>
          <w:lang w:val="en-US"/>
        </w:rPr>
      </w:pPr>
      <w:proofErr w:type="spellStart"/>
      <w:r w:rsidRPr="000A1486">
        <w:rPr>
          <w:lang w:val="en-US"/>
        </w:rPr>
        <w:t>Allgeier</w:t>
      </w:r>
      <w:proofErr w:type="spellEnd"/>
      <w:r w:rsidRPr="000A1486">
        <w:rPr>
          <w:lang w:val="en-US"/>
        </w:rPr>
        <w:t xml:space="preserve">, J. E., D. E. </w:t>
      </w:r>
      <w:proofErr w:type="spellStart"/>
      <w:r w:rsidRPr="000A1486">
        <w:rPr>
          <w:lang w:val="en-US"/>
        </w:rPr>
        <w:t>Burkepile</w:t>
      </w:r>
      <w:proofErr w:type="spellEnd"/>
      <w:r w:rsidRPr="000A1486">
        <w:rPr>
          <w:lang w:val="en-US"/>
        </w:rPr>
        <w:t xml:space="preserv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5E370767" w14:textId="77777777" w:rsidR="000A1486" w:rsidRPr="000A1486" w:rsidRDefault="000A1486" w:rsidP="000A1486">
      <w:pPr>
        <w:pStyle w:val="Bibliography"/>
        <w:rPr>
          <w:lang w:val="en-US"/>
        </w:rPr>
      </w:pPr>
      <w:proofErr w:type="spellStart"/>
      <w:r w:rsidRPr="000A1486">
        <w:rPr>
          <w:lang w:val="en-US"/>
        </w:rPr>
        <w:lastRenderedPageBreak/>
        <w:t>Allgeier</w:t>
      </w:r>
      <w:proofErr w:type="spellEnd"/>
      <w:r w:rsidRPr="000A1486">
        <w:rPr>
          <w:lang w:val="en-US"/>
        </w:rPr>
        <w:t xml:space="preserve">, J. E., C. A. Layman, P. J. </w:t>
      </w:r>
      <w:proofErr w:type="spellStart"/>
      <w:r w:rsidRPr="000A1486">
        <w:rPr>
          <w:lang w:val="en-US"/>
        </w:rPr>
        <w:t>Mumby</w:t>
      </w:r>
      <w:proofErr w:type="spellEnd"/>
      <w:r w:rsidRPr="000A1486">
        <w:rPr>
          <w:lang w:val="en-US"/>
        </w:rPr>
        <w:t xml:space="preserve">,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0023F0CF" w14:textId="77777777" w:rsidR="000A1486" w:rsidRPr="000A1486" w:rsidRDefault="000A1486" w:rsidP="000A1486">
      <w:pPr>
        <w:pStyle w:val="Bibliography"/>
        <w:rPr>
          <w:lang w:val="en-US"/>
        </w:rPr>
      </w:pPr>
      <w:proofErr w:type="spellStart"/>
      <w:r w:rsidRPr="000A1486">
        <w:rPr>
          <w:lang w:val="en-US"/>
        </w:rPr>
        <w:t>Allgeier</w:t>
      </w:r>
      <w:proofErr w:type="spellEnd"/>
      <w:r w:rsidRPr="000A1486">
        <w:rPr>
          <w:lang w:val="en-US"/>
        </w:rPr>
        <w:t xml:space="preserve">, J. E., L. A. Yeager, and C. A. Layman. 2013. Consumers regulate nutrient limitation regimes and primary production in seagrass ecosystems. Ecology </w:t>
      </w:r>
      <w:r w:rsidRPr="000A1486">
        <w:rPr>
          <w:b/>
          <w:bCs/>
          <w:lang w:val="en-US"/>
        </w:rPr>
        <w:t>94</w:t>
      </w:r>
      <w:r w:rsidRPr="000A1486">
        <w:rPr>
          <w:lang w:val="en-US"/>
        </w:rPr>
        <w:t xml:space="preserve">: 521–529. </w:t>
      </w:r>
      <w:proofErr w:type="spellStart"/>
      <w:proofErr w:type="gramStart"/>
      <w:r w:rsidRPr="000A1486">
        <w:rPr>
          <w:lang w:val="en-US"/>
        </w:rPr>
        <w:t>doi:https</w:t>
      </w:r>
      <w:proofErr w:type="spellEnd"/>
      <w:r w:rsidRPr="000A1486">
        <w:rPr>
          <w:lang w:val="en-US"/>
        </w:rPr>
        <w:t>://doi.org/10.1890/12-1122.1</w:t>
      </w:r>
      <w:proofErr w:type="gramEnd"/>
    </w:p>
    <w:p w14:paraId="7DD9E85F" w14:textId="77777777" w:rsidR="000A1486" w:rsidRPr="000A1486" w:rsidRDefault="000A1486" w:rsidP="000A1486">
      <w:pPr>
        <w:pStyle w:val="Bibliography"/>
        <w:rPr>
          <w:lang w:val="en-US"/>
        </w:rPr>
      </w:pPr>
      <w:r w:rsidRPr="000A1486">
        <w:rPr>
          <w:lang w:val="en-US"/>
        </w:rPr>
        <w:t xml:space="preserve">Aquilino, K. M., M. E. S. Bracken, M. N. </w:t>
      </w:r>
      <w:proofErr w:type="spellStart"/>
      <w:r w:rsidRPr="000A1486">
        <w:rPr>
          <w:lang w:val="en-US"/>
        </w:rPr>
        <w:t>Faubel</w:t>
      </w:r>
      <w:proofErr w:type="spellEnd"/>
      <w:r w:rsidRPr="000A1486">
        <w:rPr>
          <w:lang w:val="en-US"/>
        </w:rPr>
        <w:t xml:space="preserve">, and J. J. </w:t>
      </w:r>
      <w:proofErr w:type="spellStart"/>
      <w:r w:rsidRPr="000A1486">
        <w:rPr>
          <w:lang w:val="en-US"/>
        </w:rPr>
        <w:t>Stachowicz</w:t>
      </w:r>
      <w:proofErr w:type="spellEnd"/>
      <w:r w:rsidRPr="000A1486">
        <w:rPr>
          <w:lang w:val="en-US"/>
        </w:rPr>
        <w:t xml:space="preserve">. 2009. Local-scale nutrient regeneration facilitates seaweed growth on wave-exposed rocky shores in an upwelling system.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54</w:t>
      </w:r>
      <w:r w:rsidRPr="000A1486">
        <w:rPr>
          <w:lang w:val="en-US"/>
        </w:rPr>
        <w:t xml:space="preserve">: 309–317. </w:t>
      </w:r>
      <w:proofErr w:type="spellStart"/>
      <w:proofErr w:type="gramStart"/>
      <w:r w:rsidRPr="000A1486">
        <w:rPr>
          <w:lang w:val="en-US"/>
        </w:rPr>
        <w:t>doi:https</w:t>
      </w:r>
      <w:proofErr w:type="spellEnd"/>
      <w:r w:rsidRPr="000A1486">
        <w:rPr>
          <w:lang w:val="en-US"/>
        </w:rPr>
        <w:t>://doi.org/10.4319/lo.2009.54.1.0309</w:t>
      </w:r>
      <w:proofErr w:type="gramEnd"/>
    </w:p>
    <w:p w14:paraId="2BB4870A" w14:textId="77777777" w:rsidR="000A1486" w:rsidRPr="000A1486" w:rsidRDefault="000A1486" w:rsidP="000A1486">
      <w:pPr>
        <w:pStyle w:val="Bibliography"/>
        <w:rPr>
          <w:lang w:val="en-US"/>
        </w:rPr>
      </w:pPr>
      <w:r w:rsidRPr="000A1486">
        <w:rPr>
          <w:lang w:val="en-US"/>
        </w:rPr>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7AD5C87" w14:textId="77777777" w:rsidR="000A1486" w:rsidRPr="000A1486" w:rsidRDefault="000A1486" w:rsidP="000A1486">
      <w:pPr>
        <w:pStyle w:val="Bibliography"/>
        <w:rPr>
          <w:lang w:val="en-US"/>
        </w:rPr>
      </w:pPr>
      <w:proofErr w:type="spellStart"/>
      <w:r w:rsidRPr="000A1486">
        <w:rPr>
          <w:lang w:val="en-US"/>
        </w:rPr>
        <w:t>Arzul</w:t>
      </w:r>
      <w:proofErr w:type="spellEnd"/>
      <w:r w:rsidRPr="000A1486">
        <w:rPr>
          <w:lang w:val="en-US"/>
        </w:rPr>
        <w:t xml:space="preserve">, G. 2001. Effect of marine animal excretions on differential growth of phytoplankton species. ICES J. Mar. Sci. </w:t>
      </w:r>
      <w:r w:rsidRPr="000A1486">
        <w:rPr>
          <w:b/>
          <w:bCs/>
          <w:lang w:val="en-US"/>
        </w:rPr>
        <w:t>58</w:t>
      </w:r>
      <w:r w:rsidRPr="000A1486">
        <w:rPr>
          <w:lang w:val="en-US"/>
        </w:rPr>
        <w:t>: 386–390. doi:10.1006/jmsc.2000.1038</w:t>
      </w:r>
    </w:p>
    <w:p w14:paraId="60C39556" w14:textId="77777777" w:rsidR="000A1486" w:rsidRPr="000A1486" w:rsidRDefault="000A1486" w:rsidP="000A1486">
      <w:pPr>
        <w:pStyle w:val="Bibliography"/>
        <w:rPr>
          <w:lang w:val="en-US"/>
        </w:rPr>
      </w:pPr>
      <w:proofErr w:type="spellStart"/>
      <w:r w:rsidRPr="000A1486">
        <w:rPr>
          <w:lang w:val="en-US"/>
        </w:rPr>
        <w:t>Attridge</w:t>
      </w:r>
      <w:proofErr w:type="spellEnd"/>
      <w:r w:rsidRPr="000A1486">
        <w:rPr>
          <w:lang w:val="en-US"/>
        </w:rPr>
        <w:t xml:space="preserve">, C. M., K. D. Cox, B. Maher, S. Gross, E. G. Lim, K. R. </w:t>
      </w:r>
      <w:proofErr w:type="spellStart"/>
      <w:r w:rsidRPr="000A1486">
        <w:rPr>
          <w:lang w:val="en-US"/>
        </w:rPr>
        <w:t>Kattler</w:t>
      </w:r>
      <w:proofErr w:type="spellEnd"/>
      <w:r w:rsidRPr="000A1486">
        <w:rPr>
          <w:lang w:val="en-US"/>
        </w:rPr>
        <w:t xml:space="preserve">, and I. M. </w:t>
      </w:r>
      <w:proofErr w:type="spellStart"/>
      <w:r w:rsidRPr="000A1486">
        <w:rPr>
          <w:lang w:val="en-US"/>
        </w:rPr>
        <w:t>Côté</w:t>
      </w:r>
      <w:proofErr w:type="spellEnd"/>
      <w:r w:rsidRPr="000A1486">
        <w:rPr>
          <w:lang w:val="en-US"/>
        </w:rPr>
        <w:t xml:space="preserve">. 2024. Studying kelp forests of today to forecast ecosystems of the future. Fisheries </w:t>
      </w:r>
      <w:r w:rsidRPr="000A1486">
        <w:rPr>
          <w:b/>
          <w:bCs/>
          <w:lang w:val="en-US"/>
        </w:rPr>
        <w:t>49</w:t>
      </w:r>
      <w:r w:rsidRPr="000A1486">
        <w:rPr>
          <w:lang w:val="en-US"/>
        </w:rPr>
        <w:t>: 181–187. doi:10.1002/fsh.11065</w:t>
      </w:r>
    </w:p>
    <w:p w14:paraId="4A44EC78" w14:textId="77777777" w:rsidR="000A1486" w:rsidRPr="000A1486" w:rsidRDefault="000A1486" w:rsidP="000A1486">
      <w:pPr>
        <w:pStyle w:val="Bibliography"/>
        <w:rPr>
          <w:lang w:val="en-US"/>
        </w:rPr>
      </w:pPr>
      <w:proofErr w:type="spellStart"/>
      <w:r w:rsidRPr="000A1486">
        <w:rPr>
          <w:lang w:val="en-US"/>
        </w:rPr>
        <w:t>Båmstedt</w:t>
      </w:r>
      <w:proofErr w:type="spellEnd"/>
      <w:r w:rsidRPr="000A1486">
        <w:rPr>
          <w:lang w:val="en-US"/>
        </w:rPr>
        <w:t xml:space="preserve">, U., and M. B. </w:t>
      </w:r>
      <w:proofErr w:type="spellStart"/>
      <w:r w:rsidRPr="000A1486">
        <w:rPr>
          <w:lang w:val="en-US"/>
        </w:rPr>
        <w:t>Martinussen</w:t>
      </w:r>
      <w:proofErr w:type="spellEnd"/>
      <w:r w:rsidRPr="000A1486">
        <w:rPr>
          <w:lang w:val="en-US"/>
        </w:rPr>
        <w:t xml:space="preserve">. 2015. Ecology and behavior of </w:t>
      </w:r>
      <w:proofErr w:type="spellStart"/>
      <w:r w:rsidRPr="000A1486">
        <w:rPr>
          <w:lang w:val="en-US"/>
        </w:rPr>
        <w:t>Bolinopsis</w:t>
      </w:r>
      <w:proofErr w:type="spellEnd"/>
      <w:r w:rsidRPr="000A1486">
        <w:rPr>
          <w:lang w:val="en-US"/>
        </w:rPr>
        <w:t xml:space="preserve"> infundibulum (Ctenophora; Lobata) in the Northeast Atlantic. </w:t>
      </w:r>
      <w:proofErr w:type="spellStart"/>
      <w:r w:rsidRPr="000A1486">
        <w:rPr>
          <w:lang w:val="en-US"/>
        </w:rPr>
        <w:t>Hydrobiologia</w:t>
      </w:r>
      <w:proofErr w:type="spellEnd"/>
      <w:r w:rsidRPr="000A1486">
        <w:rPr>
          <w:lang w:val="en-US"/>
        </w:rPr>
        <w:t xml:space="preserve"> </w:t>
      </w:r>
      <w:r w:rsidRPr="000A1486">
        <w:rPr>
          <w:b/>
          <w:bCs/>
          <w:lang w:val="en-US"/>
        </w:rPr>
        <w:t>759</w:t>
      </w:r>
      <w:r w:rsidRPr="000A1486">
        <w:rPr>
          <w:lang w:val="en-US"/>
        </w:rPr>
        <w:t>: 3–14. doi:10.1007/s10750-015-2180-x</w:t>
      </w:r>
    </w:p>
    <w:p w14:paraId="51308478" w14:textId="77777777" w:rsidR="000A1486" w:rsidRPr="000A1486" w:rsidRDefault="000A1486" w:rsidP="000A1486">
      <w:pPr>
        <w:pStyle w:val="Bibliography"/>
        <w:rPr>
          <w:lang w:val="en-US"/>
        </w:rPr>
      </w:pPr>
      <w:proofErr w:type="spellStart"/>
      <w:r w:rsidRPr="000A1486">
        <w:rPr>
          <w:lang w:val="en-US"/>
        </w:rPr>
        <w:lastRenderedPageBreak/>
        <w:t>Benkwitt</w:t>
      </w:r>
      <w:proofErr w:type="spellEnd"/>
      <w:r w:rsidRPr="000A1486">
        <w:rPr>
          <w:lang w:val="en-US"/>
        </w:rPr>
        <w:t xml:space="preserve">,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xml:space="preserve">: 2619–2632. </w:t>
      </w:r>
      <w:proofErr w:type="spellStart"/>
      <w:proofErr w:type="gramStart"/>
      <w:r w:rsidRPr="000A1486">
        <w:rPr>
          <w:lang w:val="en-US"/>
        </w:rPr>
        <w:t>doi:https</w:t>
      </w:r>
      <w:proofErr w:type="spellEnd"/>
      <w:r w:rsidRPr="000A1486">
        <w:rPr>
          <w:lang w:val="en-US"/>
        </w:rPr>
        <w:t>://doi.org/10.1111/gcb.14643</w:t>
      </w:r>
      <w:proofErr w:type="gramEnd"/>
    </w:p>
    <w:p w14:paraId="4D56D75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w:t>
      </w:r>
      <w:proofErr w:type="spellStart"/>
      <w:r w:rsidRPr="000A1486">
        <w:rPr>
          <w:lang w:val="en-US"/>
        </w:rPr>
        <w:t>Phycol</w:t>
      </w:r>
      <w:proofErr w:type="spellEnd"/>
      <w:r w:rsidRPr="000A1486">
        <w:rPr>
          <w:lang w:val="en-US"/>
        </w:rPr>
        <w:t xml:space="preserve"> </w:t>
      </w:r>
      <w:r w:rsidRPr="000A1486">
        <w:rPr>
          <w:b/>
          <w:bCs/>
          <w:lang w:val="en-US"/>
        </w:rPr>
        <w:t>40</w:t>
      </w:r>
      <w:r w:rsidRPr="000A1486">
        <w:rPr>
          <w:lang w:val="en-US"/>
        </w:rPr>
        <w:t xml:space="preserve">: 1032–1041. </w:t>
      </w:r>
      <w:proofErr w:type="spellStart"/>
      <w:proofErr w:type="gramStart"/>
      <w:r w:rsidRPr="000A1486">
        <w:rPr>
          <w:lang w:val="en-US"/>
        </w:rPr>
        <w:t>doi:https</w:t>
      </w:r>
      <w:proofErr w:type="spellEnd"/>
      <w:r w:rsidRPr="000A1486">
        <w:rPr>
          <w:lang w:val="en-US"/>
        </w:rPr>
        <w:t>://doi.org/10.1111/j.1529-8817.2004.03106.x</w:t>
      </w:r>
      <w:proofErr w:type="gramEnd"/>
    </w:p>
    <w:p w14:paraId="179120F2"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35A997B1" w14:textId="77777777" w:rsidR="000A1486" w:rsidRPr="000A1486" w:rsidRDefault="000A1486" w:rsidP="000A1486">
      <w:pPr>
        <w:pStyle w:val="Bibliography"/>
        <w:rPr>
          <w:lang w:val="en-US"/>
        </w:rPr>
      </w:pPr>
      <w:proofErr w:type="spellStart"/>
      <w:r w:rsidRPr="000A1486">
        <w:rPr>
          <w:lang w:val="en-US"/>
        </w:rPr>
        <w:t>Broitman</w:t>
      </w:r>
      <w:proofErr w:type="spellEnd"/>
      <w:r w:rsidRPr="000A1486">
        <w:rPr>
          <w:lang w:val="en-US"/>
        </w:rPr>
        <w:t xml:space="preserve">,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462D287C" w14:textId="77777777" w:rsidR="000A1486" w:rsidRPr="000A1486" w:rsidRDefault="000A1486" w:rsidP="000A1486">
      <w:pPr>
        <w:pStyle w:val="Bibliography"/>
        <w:rPr>
          <w:lang w:val="en-US"/>
        </w:rPr>
      </w:pPr>
      <w:r w:rsidRPr="000A1486">
        <w:rPr>
          <w:lang w:val="en-US"/>
        </w:rPr>
        <w:t xml:space="preserve">Brooks, M. E. and others. 2017. </w:t>
      </w:r>
      <w:proofErr w:type="spellStart"/>
      <w:r w:rsidRPr="000A1486">
        <w:rPr>
          <w:lang w:val="en-US"/>
        </w:rPr>
        <w:t>glmmTMB</w:t>
      </w:r>
      <w:proofErr w:type="spellEnd"/>
      <w:r w:rsidRPr="000A1486">
        <w:rPr>
          <w:lang w:val="en-US"/>
        </w:rPr>
        <w:t xml:space="preserve"> balances speed and flexibility among packages for zero-inflated generalized linear mixed modeling. The R Journal </w:t>
      </w:r>
      <w:r w:rsidRPr="000A1486">
        <w:rPr>
          <w:b/>
          <w:bCs/>
          <w:lang w:val="en-US"/>
        </w:rPr>
        <w:t>9</w:t>
      </w:r>
      <w:r w:rsidRPr="000A1486">
        <w:rPr>
          <w:lang w:val="en-US"/>
        </w:rPr>
        <w:t>: 378. doi:10.32614/RJ-2017-066</w:t>
      </w:r>
    </w:p>
    <w:p w14:paraId="4D76E5F4" w14:textId="77777777" w:rsidR="000A1486" w:rsidRPr="000A1486" w:rsidRDefault="000A1486" w:rsidP="000A1486">
      <w:pPr>
        <w:pStyle w:val="Bibliography"/>
        <w:rPr>
          <w:lang w:val="en-US"/>
        </w:rPr>
      </w:pPr>
      <w:proofErr w:type="spellStart"/>
      <w:r w:rsidRPr="000A1486">
        <w:rPr>
          <w:lang w:val="en-US"/>
        </w:rPr>
        <w:t>Brzezinksi</w:t>
      </w:r>
      <w:proofErr w:type="spellEnd"/>
      <w:r w:rsidRPr="000A1486">
        <w:rPr>
          <w:lang w:val="en-US"/>
        </w:rPr>
        <w:t xml:space="preserve">, M., D. Reed, S. </w:t>
      </w:r>
      <w:proofErr w:type="spellStart"/>
      <w:r w:rsidRPr="000A1486">
        <w:rPr>
          <w:lang w:val="en-US"/>
        </w:rPr>
        <w:t>Harrer</w:t>
      </w:r>
      <w:proofErr w:type="spellEnd"/>
      <w:r w:rsidRPr="000A1486">
        <w:rPr>
          <w:lang w:val="en-US"/>
        </w:rPr>
        <w:t xml:space="preserve">, A. </w:t>
      </w:r>
      <w:proofErr w:type="spellStart"/>
      <w:r w:rsidRPr="000A1486">
        <w:rPr>
          <w:lang w:val="en-US"/>
        </w:rPr>
        <w:t>Rassweiler</w:t>
      </w:r>
      <w:proofErr w:type="spellEnd"/>
      <w:r w:rsidRPr="000A1486">
        <w:rPr>
          <w:lang w:val="en-US"/>
        </w:rPr>
        <w:t xml:space="preserve">, J. </w:t>
      </w:r>
      <w:proofErr w:type="spellStart"/>
      <w:r w:rsidRPr="000A1486">
        <w:rPr>
          <w:lang w:val="en-US"/>
        </w:rPr>
        <w:t>Melack</w:t>
      </w:r>
      <w:proofErr w:type="spellEnd"/>
      <w:r w:rsidRPr="000A1486">
        <w:rPr>
          <w:lang w:val="en-US"/>
        </w:rPr>
        <w:t xml:space="preserve">, B. Goodridge, and J. Dugan. 2013. Multiple sources and forms of nitrogen sustain year-round kelp growth on the inner continental shelf of the Santa Barbara Channel. </w:t>
      </w:r>
      <w:proofErr w:type="spellStart"/>
      <w:r w:rsidRPr="000A1486">
        <w:rPr>
          <w:lang w:val="en-US"/>
        </w:rPr>
        <w:t>Oceanog</w:t>
      </w:r>
      <w:proofErr w:type="spellEnd"/>
      <w:r w:rsidRPr="000A1486">
        <w:rPr>
          <w:lang w:val="en-US"/>
        </w:rPr>
        <w:t xml:space="preserve"> </w:t>
      </w:r>
      <w:r w:rsidRPr="000A1486">
        <w:rPr>
          <w:b/>
          <w:bCs/>
          <w:lang w:val="en-US"/>
        </w:rPr>
        <w:t>26</w:t>
      </w:r>
      <w:r w:rsidRPr="000A1486">
        <w:rPr>
          <w:lang w:val="en-US"/>
        </w:rPr>
        <w:t>: 114–123. doi:10.5670/oceanog.2013.53</w:t>
      </w:r>
    </w:p>
    <w:p w14:paraId="6560915D"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w:t>
      </w:r>
      <w:proofErr w:type="spellStart"/>
      <w:r w:rsidRPr="000A1486">
        <w:rPr>
          <w:lang w:val="en-US"/>
        </w:rPr>
        <w:t>pyrifera</w:t>
      </w:r>
      <w:proofErr w:type="spellEnd"/>
      <w:r w:rsidRPr="000A1486">
        <w:rPr>
          <w:lang w:val="en-US"/>
        </w:rPr>
        <w:t xml:space="preserve">) in response to pulses of three different forms of nitrogen. Mar Biol </w:t>
      </w:r>
      <w:r w:rsidRPr="000A1486">
        <w:rPr>
          <w:b/>
          <w:bCs/>
          <w:lang w:val="en-US"/>
        </w:rPr>
        <w:t>168</w:t>
      </w:r>
      <w:r w:rsidRPr="000A1486">
        <w:rPr>
          <w:lang w:val="en-US"/>
        </w:rPr>
        <w:t>: 166. doi:10.1007/s00227-021-03975-z</w:t>
      </w:r>
    </w:p>
    <w:p w14:paraId="44B580D1" w14:textId="77777777" w:rsidR="000A1486" w:rsidRPr="000A1486" w:rsidRDefault="000A1486" w:rsidP="000A1486">
      <w:pPr>
        <w:pStyle w:val="Bibliography"/>
        <w:rPr>
          <w:lang w:val="en-US"/>
        </w:rPr>
      </w:pPr>
      <w:r w:rsidRPr="000A1486">
        <w:rPr>
          <w:lang w:val="en-US"/>
        </w:rPr>
        <w:lastRenderedPageBreak/>
        <w:t xml:space="preserve">Dayton, P. K., M. J. </w:t>
      </w:r>
      <w:proofErr w:type="spellStart"/>
      <w:r w:rsidRPr="000A1486">
        <w:rPr>
          <w:lang w:val="en-US"/>
        </w:rPr>
        <w:t>Tegner</w:t>
      </w:r>
      <w:proofErr w:type="spellEnd"/>
      <w:r w:rsidRPr="000A1486">
        <w:rPr>
          <w:lang w:val="en-US"/>
        </w:rPr>
        <w:t xml:space="preserve">, P. B. Edwards, and K. L. Riser. 1999. Temporal and spatial scales of kelp demography: The role of oceanographic climate. Ecol. </w:t>
      </w:r>
      <w:proofErr w:type="spellStart"/>
      <w:r w:rsidRPr="000A1486">
        <w:rPr>
          <w:lang w:val="en-US"/>
        </w:rPr>
        <w:t>Monogr</w:t>
      </w:r>
      <w:proofErr w:type="spellEnd"/>
      <w:r w:rsidRPr="000A1486">
        <w:rPr>
          <w:lang w:val="en-US"/>
        </w:rPr>
        <w:t xml:space="preserve">. </w:t>
      </w:r>
      <w:r w:rsidRPr="000A1486">
        <w:rPr>
          <w:b/>
          <w:bCs/>
          <w:lang w:val="en-US"/>
        </w:rPr>
        <w:t>69</w:t>
      </w:r>
      <w:r w:rsidRPr="000A1486">
        <w:rPr>
          <w:lang w:val="en-US"/>
        </w:rPr>
        <w:t>: 219–250. doi:10.1890/0012-9615(1999)069[</w:t>
      </w:r>
      <w:proofErr w:type="gramStart"/>
      <w:r w:rsidRPr="000A1486">
        <w:rPr>
          <w:lang w:val="en-US"/>
        </w:rPr>
        <w:t>0219:TASSOK</w:t>
      </w:r>
      <w:proofErr w:type="gramEnd"/>
      <w:r w:rsidRPr="000A1486">
        <w:rPr>
          <w:lang w:val="en-US"/>
        </w:rPr>
        <w:t>]2.0.CO;2</w:t>
      </w:r>
    </w:p>
    <w:p w14:paraId="021B983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w:t>
      </w:r>
      <w:proofErr w:type="spellStart"/>
      <w:r w:rsidRPr="000A1486">
        <w:rPr>
          <w:lang w:val="en-US"/>
        </w:rPr>
        <w:t>Acad</w:t>
      </w:r>
      <w:proofErr w:type="spellEnd"/>
      <w:r w:rsidRPr="000A1486">
        <w:rPr>
          <w:lang w:val="en-US"/>
        </w:rPr>
        <w:t xml:space="preserve"> Sci USA </w:t>
      </w:r>
      <w:r w:rsidRPr="000A1486">
        <w:rPr>
          <w:b/>
          <w:bCs/>
          <w:lang w:val="en-US"/>
        </w:rPr>
        <w:t>113</w:t>
      </w:r>
      <w:r w:rsidRPr="000A1486">
        <w:rPr>
          <w:lang w:val="en-US"/>
        </w:rPr>
        <w:t>: 868–873. doi:10.1073/pnas.1502549112</w:t>
      </w:r>
    </w:p>
    <w:p w14:paraId="77AB11A0" w14:textId="77777777" w:rsidR="000A1486" w:rsidRPr="000A1486" w:rsidRDefault="000A1486" w:rsidP="000A1486">
      <w:pPr>
        <w:pStyle w:val="Bibliography"/>
        <w:rPr>
          <w:lang w:val="en-US"/>
        </w:rPr>
      </w:pPr>
      <w:proofErr w:type="spellStart"/>
      <w:r w:rsidRPr="000A1486">
        <w:rPr>
          <w:lang w:val="en-US"/>
        </w:rPr>
        <w:t>Druehl</w:t>
      </w:r>
      <w:proofErr w:type="spellEnd"/>
      <w:r w:rsidRPr="000A1486">
        <w:rPr>
          <w:lang w:val="en-US"/>
        </w:rPr>
        <w:t xml:space="preserve">, L. D., P. J. Harrison, K. E. Lloyd, and P. A. Thompson. 1989. Phenotypic variation in N uptake by Laminaria </w:t>
      </w:r>
      <w:proofErr w:type="spellStart"/>
      <w:r w:rsidRPr="000A1486">
        <w:rPr>
          <w:lang w:val="en-US"/>
        </w:rPr>
        <w:t>groenlandica</w:t>
      </w:r>
      <w:proofErr w:type="spellEnd"/>
      <w:r w:rsidRPr="000A1486">
        <w:rPr>
          <w:lang w:val="en-US"/>
        </w:rPr>
        <w:t xml:space="preserve"> </w:t>
      </w:r>
      <w:proofErr w:type="spellStart"/>
      <w:r w:rsidRPr="000A1486">
        <w:rPr>
          <w:lang w:val="en-US"/>
        </w:rPr>
        <w:t>Rosenvinge</w:t>
      </w:r>
      <w:proofErr w:type="spellEnd"/>
      <w:r w:rsidRPr="000A1486">
        <w:rPr>
          <w:lang w:val="en-US"/>
        </w:rPr>
        <w:t xml:space="preserve"> (Laminariales, Phaeophyta). J. Exp. Mar. Bio. </w:t>
      </w:r>
      <w:proofErr w:type="spellStart"/>
      <w:r w:rsidRPr="000A1486">
        <w:rPr>
          <w:lang w:val="en-US"/>
        </w:rPr>
        <w:t>Ecol</w:t>
      </w:r>
      <w:proofErr w:type="spellEnd"/>
      <w:r w:rsidRPr="000A1486">
        <w:rPr>
          <w:lang w:val="en-US"/>
        </w:rPr>
        <w:t xml:space="preserve"> </w:t>
      </w:r>
      <w:r w:rsidRPr="000A1486">
        <w:rPr>
          <w:b/>
          <w:bCs/>
          <w:lang w:val="en-US"/>
        </w:rPr>
        <w:t>127</w:t>
      </w:r>
      <w:r w:rsidRPr="000A1486">
        <w:rPr>
          <w:lang w:val="en-US"/>
        </w:rPr>
        <w:t>: 155–164. doi:10.1016/0022-0981(89)90181-0</w:t>
      </w:r>
    </w:p>
    <w:p w14:paraId="78D0284D"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w:t>
      </w:r>
      <w:proofErr w:type="spellStart"/>
      <w:r w:rsidRPr="000A1486">
        <w:rPr>
          <w:lang w:val="en-US"/>
        </w:rPr>
        <w:t>Conserv</w:t>
      </w:r>
      <w:proofErr w:type="spellEnd"/>
      <w:r w:rsidRPr="000A1486">
        <w:rPr>
          <w:lang w:val="en-US"/>
        </w:rPr>
        <w:t xml:space="preserve">. </w:t>
      </w:r>
      <w:r w:rsidRPr="000A1486">
        <w:rPr>
          <w:b/>
          <w:bCs/>
          <w:lang w:val="en-US"/>
        </w:rPr>
        <w:t>252</w:t>
      </w:r>
      <w:r w:rsidRPr="000A1486">
        <w:rPr>
          <w:lang w:val="en-US"/>
        </w:rPr>
        <w:t xml:space="preserve">: 108855. </w:t>
      </w:r>
      <w:proofErr w:type="gramStart"/>
      <w:r w:rsidRPr="000A1486">
        <w:rPr>
          <w:lang w:val="en-US"/>
        </w:rPr>
        <w:t>doi:10.1016/j.biocon</w:t>
      </w:r>
      <w:proofErr w:type="gramEnd"/>
      <w:r w:rsidRPr="000A1486">
        <w:rPr>
          <w:lang w:val="en-US"/>
        </w:rPr>
        <w:t>.2020.108855</w:t>
      </w:r>
    </w:p>
    <w:p w14:paraId="64A7086F" w14:textId="77777777" w:rsidR="000A1486" w:rsidRPr="000A1486" w:rsidRDefault="000A1486" w:rsidP="000A1486">
      <w:pPr>
        <w:pStyle w:val="Bibliography"/>
        <w:rPr>
          <w:lang w:val="en-US"/>
        </w:rPr>
      </w:pPr>
      <w:r w:rsidRPr="000A1486">
        <w:rPr>
          <w:lang w:val="en-US"/>
        </w:rPr>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76FB6AE7" w14:textId="77777777" w:rsidR="000A1486" w:rsidRPr="000A1486" w:rsidRDefault="000A1486" w:rsidP="000A1486">
      <w:pPr>
        <w:pStyle w:val="Bibliography"/>
        <w:rPr>
          <w:lang w:val="en-US"/>
        </w:rPr>
      </w:pPr>
      <w:proofErr w:type="spellStart"/>
      <w:r w:rsidRPr="000A1486">
        <w:rPr>
          <w:lang w:val="en-US"/>
        </w:rPr>
        <w:t>Fram</w:t>
      </w:r>
      <w:proofErr w:type="spellEnd"/>
      <w:r w:rsidRPr="000A1486">
        <w:rPr>
          <w:lang w:val="en-US"/>
        </w:rPr>
        <w:t xml:space="preserve">, J. P., H. L. Stewart, M. A. Brzezinski, B. Gaylord, D. C. Reed, S. L. Williams, and S. </w:t>
      </w:r>
      <w:proofErr w:type="spellStart"/>
      <w:r w:rsidRPr="000A1486">
        <w:rPr>
          <w:lang w:val="en-US"/>
        </w:rPr>
        <w:t>MacIntyre</w:t>
      </w:r>
      <w:proofErr w:type="spellEnd"/>
      <w:r w:rsidRPr="000A1486">
        <w:rPr>
          <w:lang w:val="en-US"/>
        </w:rPr>
        <w:t xml:space="preserve">. 2008. Physical pathways and utilization of nitrate supply to the giant kelp, Macrocystis </w:t>
      </w:r>
      <w:proofErr w:type="spellStart"/>
      <w:r w:rsidRPr="000A1486">
        <w:rPr>
          <w:lang w:val="en-US"/>
        </w:rPr>
        <w:t>pyrifera</w:t>
      </w:r>
      <w:proofErr w:type="spellEnd"/>
      <w:r w:rsidRPr="000A1486">
        <w:rPr>
          <w:lang w:val="en-US"/>
        </w:rPr>
        <w:t xml:space="preserve">.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53</w:t>
      </w:r>
      <w:r w:rsidRPr="000A1486">
        <w:rPr>
          <w:lang w:val="en-US"/>
        </w:rPr>
        <w:t>: 1589–1603. doi:10.4319/lo.2008.53.4.1589</w:t>
      </w:r>
    </w:p>
    <w:p w14:paraId="2641254B" w14:textId="77777777" w:rsidR="000A1486" w:rsidRPr="000A1486" w:rsidRDefault="000A1486" w:rsidP="000A1486">
      <w:pPr>
        <w:pStyle w:val="Bibliography"/>
        <w:rPr>
          <w:lang w:val="en-US"/>
        </w:rPr>
      </w:pPr>
      <w:r w:rsidRPr="000A1486">
        <w:rPr>
          <w:lang w:val="en-US"/>
        </w:rPr>
        <w:t xml:space="preserve">Francis, F. T., and I. M. </w:t>
      </w:r>
      <w:proofErr w:type="spellStart"/>
      <w:r w:rsidRPr="000A1486">
        <w:rPr>
          <w:lang w:val="en-US"/>
        </w:rPr>
        <w:t>Côté</w:t>
      </w:r>
      <w:proofErr w:type="spellEnd"/>
      <w:r w:rsidRPr="000A1486">
        <w:rPr>
          <w:lang w:val="en-US"/>
        </w:rPr>
        <w:t xml:space="preserve">. 2018. Fish movement drives spatial and temporal patterns of nutrient provisioning on coral reef patches. Ecosphere </w:t>
      </w:r>
      <w:r w:rsidRPr="000A1486">
        <w:rPr>
          <w:b/>
          <w:bCs/>
          <w:lang w:val="en-US"/>
        </w:rPr>
        <w:t>9</w:t>
      </w:r>
      <w:r w:rsidRPr="000A1486">
        <w:rPr>
          <w:lang w:val="en-US"/>
        </w:rPr>
        <w:t>: e02225. doi:10.1002/ecs2.2225</w:t>
      </w:r>
    </w:p>
    <w:p w14:paraId="2C406E03"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3EC932AB"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52</w:t>
      </w:r>
      <w:r w:rsidRPr="000A1486">
        <w:rPr>
          <w:lang w:val="en-US"/>
        </w:rPr>
        <w:t>: 1838–1852. doi:10.4319/lo.2007.52.5.1838</w:t>
      </w:r>
    </w:p>
    <w:p w14:paraId="47A9B232" w14:textId="77777777" w:rsidR="000A1486" w:rsidRPr="000A1486" w:rsidRDefault="000A1486" w:rsidP="000A1486">
      <w:pPr>
        <w:pStyle w:val="Bibliography"/>
        <w:rPr>
          <w:lang w:val="en-US"/>
        </w:rPr>
      </w:pPr>
      <w:r w:rsidRPr="000A1486">
        <w:rPr>
          <w:lang w:val="en-US"/>
        </w:rPr>
        <w:lastRenderedPageBreak/>
        <w:t xml:space="preserve">Gruner, D. S. and others. 2008. A cross-system synthesis of consumer and nutrient resource control on producer biomass. </w:t>
      </w:r>
      <w:proofErr w:type="spellStart"/>
      <w:r w:rsidRPr="000A1486">
        <w:rPr>
          <w:lang w:val="en-US"/>
        </w:rPr>
        <w:t>Ecol</w:t>
      </w:r>
      <w:proofErr w:type="spellEnd"/>
      <w:r w:rsidRPr="000A1486">
        <w:rPr>
          <w:lang w:val="en-US"/>
        </w:rPr>
        <w:t xml:space="preserve"> Lett </w:t>
      </w:r>
      <w:r w:rsidRPr="000A1486">
        <w:rPr>
          <w:b/>
          <w:bCs/>
          <w:lang w:val="en-US"/>
        </w:rPr>
        <w:t>11</w:t>
      </w:r>
      <w:r w:rsidRPr="000A1486">
        <w:rPr>
          <w:lang w:val="en-US"/>
        </w:rPr>
        <w:t>: 740–755. doi:10.1111/j.1461-0248.</w:t>
      </w:r>
      <w:proofErr w:type="gramStart"/>
      <w:r w:rsidRPr="000A1486">
        <w:rPr>
          <w:lang w:val="en-US"/>
        </w:rPr>
        <w:t>2008.01192.x</w:t>
      </w:r>
      <w:proofErr w:type="gramEnd"/>
    </w:p>
    <w:p w14:paraId="54260D77" w14:textId="77777777" w:rsidR="000A1486" w:rsidRPr="000A1486" w:rsidRDefault="000A1486" w:rsidP="000A1486">
      <w:pPr>
        <w:pStyle w:val="Bibliography"/>
        <w:rPr>
          <w:lang w:val="en-US"/>
        </w:rPr>
      </w:pPr>
      <w:proofErr w:type="spellStart"/>
      <w:r w:rsidRPr="000A1486">
        <w:rPr>
          <w:lang w:val="en-US"/>
        </w:rPr>
        <w:t>Hartig</w:t>
      </w:r>
      <w:proofErr w:type="spellEnd"/>
      <w:r w:rsidRPr="000A1486">
        <w:rPr>
          <w:lang w:val="en-US"/>
        </w:rPr>
        <w:t xml:space="preserve">, F. 2022. </w:t>
      </w:r>
      <w:proofErr w:type="spellStart"/>
      <w:r w:rsidRPr="000A1486">
        <w:rPr>
          <w:lang w:val="en-US"/>
        </w:rPr>
        <w:t>DHARMa</w:t>
      </w:r>
      <w:proofErr w:type="spellEnd"/>
      <w:r w:rsidRPr="000A1486">
        <w:rPr>
          <w:lang w:val="en-US"/>
        </w:rPr>
        <w:t>: Residual diagnostics for hierarchical (multi-level / mixed) regression models. R package version 0.4.6.</w:t>
      </w:r>
    </w:p>
    <w:p w14:paraId="52DF7E3F"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62FB25EE"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57EAFCA4" w14:textId="77777777" w:rsidR="000A1486" w:rsidRPr="000A1486" w:rsidRDefault="000A1486" w:rsidP="000A1486">
      <w:pPr>
        <w:pStyle w:val="Bibliography"/>
        <w:rPr>
          <w:lang w:val="en-US"/>
        </w:rPr>
      </w:pPr>
      <w:r w:rsidRPr="000A1486">
        <w:rPr>
          <w:lang w:val="en-US"/>
        </w:rPr>
        <w:t xml:space="preserve">Holmes, R. M., A. </w:t>
      </w:r>
      <w:proofErr w:type="spellStart"/>
      <w:r w:rsidRPr="000A1486">
        <w:rPr>
          <w:lang w:val="en-US"/>
        </w:rPr>
        <w:t>Aminot</w:t>
      </w:r>
      <w:proofErr w:type="spellEnd"/>
      <w:r w:rsidRPr="000A1486">
        <w:rPr>
          <w:lang w:val="en-US"/>
        </w:rPr>
        <w:t xml:space="preserve">, R. </w:t>
      </w:r>
      <w:proofErr w:type="spellStart"/>
      <w:r w:rsidRPr="000A1486">
        <w:rPr>
          <w:lang w:val="en-US"/>
        </w:rPr>
        <w:t>Kerouel</w:t>
      </w:r>
      <w:proofErr w:type="spellEnd"/>
      <w:r w:rsidRPr="000A1486">
        <w:rPr>
          <w:lang w:val="en-US"/>
        </w:rPr>
        <w:t xml:space="preserve">, B. A. Hooker, and B. J. Peterson. 1999. A simple and precise method for measuring ammonium in marine and freshwater ecosystems. Can. J. Fish. </w:t>
      </w:r>
      <w:proofErr w:type="spellStart"/>
      <w:r w:rsidRPr="000A1486">
        <w:rPr>
          <w:lang w:val="en-US"/>
        </w:rPr>
        <w:t>Aquat</w:t>
      </w:r>
      <w:proofErr w:type="spellEnd"/>
      <w:r w:rsidRPr="000A1486">
        <w:rPr>
          <w:lang w:val="en-US"/>
        </w:rPr>
        <w:t xml:space="preserve">. Sci. </w:t>
      </w:r>
      <w:r w:rsidRPr="000A1486">
        <w:rPr>
          <w:b/>
          <w:bCs/>
          <w:lang w:val="en-US"/>
        </w:rPr>
        <w:t>56</w:t>
      </w:r>
      <w:r w:rsidRPr="000A1486">
        <w:rPr>
          <w:lang w:val="en-US"/>
        </w:rPr>
        <w:t xml:space="preserve">: 1801–1808. </w:t>
      </w:r>
      <w:proofErr w:type="spellStart"/>
      <w:proofErr w:type="gramStart"/>
      <w:r w:rsidRPr="000A1486">
        <w:rPr>
          <w:lang w:val="en-US"/>
        </w:rPr>
        <w:t>doi:https</w:t>
      </w:r>
      <w:proofErr w:type="spellEnd"/>
      <w:r w:rsidRPr="000A1486">
        <w:rPr>
          <w:lang w:val="en-US"/>
        </w:rPr>
        <w:t>://doi.org/10.1139/f99-128</w:t>
      </w:r>
      <w:proofErr w:type="gramEnd"/>
    </w:p>
    <w:p w14:paraId="6CEB0FF8"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nitrogen-rich and -poor sites in Barkley Sound, British Columbia, Canada. </w:t>
      </w:r>
      <w:proofErr w:type="spellStart"/>
      <w:r w:rsidRPr="000A1486">
        <w:rPr>
          <w:lang w:val="en-US"/>
        </w:rPr>
        <w:t>Phycologia</w:t>
      </w:r>
      <w:proofErr w:type="spellEnd"/>
      <w:r w:rsidRPr="000A1486">
        <w:rPr>
          <w:lang w:val="en-US"/>
        </w:rPr>
        <w:t xml:space="preserve"> </w:t>
      </w:r>
      <w:r w:rsidRPr="000A1486">
        <w:rPr>
          <w:b/>
          <w:bCs/>
          <w:lang w:val="en-US"/>
        </w:rPr>
        <w:t>39</w:t>
      </w:r>
      <w:r w:rsidRPr="000A1486">
        <w:rPr>
          <w:lang w:val="en-US"/>
        </w:rPr>
        <w:t>: 435–440. doi:10.2216/i0031-8884-39-5-435.1</w:t>
      </w:r>
    </w:p>
    <w:p w14:paraId="10D0889E"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B15E20D" w14:textId="77777777" w:rsidR="000A1486" w:rsidRPr="000A1486" w:rsidRDefault="000A1486" w:rsidP="000A1486">
      <w:pPr>
        <w:pStyle w:val="Bibliography"/>
        <w:rPr>
          <w:lang w:val="en-US"/>
        </w:rPr>
      </w:pPr>
      <w:r w:rsidRPr="000A1486">
        <w:rPr>
          <w:lang w:val="en-US"/>
        </w:rPr>
        <w:t xml:space="preserve">Layman, C. A., J. E. </w:t>
      </w:r>
      <w:proofErr w:type="spellStart"/>
      <w:r w:rsidRPr="000A1486">
        <w:rPr>
          <w:lang w:val="en-US"/>
        </w:rPr>
        <w:t>Allgeier</w:t>
      </w:r>
      <w:proofErr w:type="spellEnd"/>
      <w:r w:rsidRPr="000A1486">
        <w:rPr>
          <w:lang w:val="en-US"/>
        </w:rPr>
        <w:t xml:space="preserve">, and C. G. Montaña. 2016. Mechanistic evidence of enhanced production on artificial reefs: A case study in a Bahamian seagrass ecosystem. </w:t>
      </w:r>
      <w:proofErr w:type="spellStart"/>
      <w:r w:rsidRPr="000A1486">
        <w:rPr>
          <w:lang w:val="en-US"/>
        </w:rPr>
        <w:t>Ecol</w:t>
      </w:r>
      <w:proofErr w:type="spellEnd"/>
      <w:r w:rsidRPr="000A1486">
        <w:rPr>
          <w:lang w:val="en-US"/>
        </w:rPr>
        <w:t xml:space="preserve"> Eng </w:t>
      </w:r>
      <w:r w:rsidRPr="000A1486">
        <w:rPr>
          <w:b/>
          <w:bCs/>
          <w:lang w:val="en-US"/>
        </w:rPr>
        <w:t>95</w:t>
      </w:r>
      <w:r w:rsidRPr="000A1486">
        <w:rPr>
          <w:lang w:val="en-US"/>
        </w:rPr>
        <w:t xml:space="preserve">: 574–579. </w:t>
      </w:r>
      <w:proofErr w:type="gramStart"/>
      <w:r w:rsidRPr="000A1486">
        <w:rPr>
          <w:lang w:val="en-US"/>
        </w:rPr>
        <w:t>doi:10.1016/j.ecoleng</w:t>
      </w:r>
      <w:proofErr w:type="gramEnd"/>
      <w:r w:rsidRPr="000A1486">
        <w:rPr>
          <w:lang w:val="en-US"/>
        </w:rPr>
        <w:t>.2016.06.109</w:t>
      </w:r>
    </w:p>
    <w:p w14:paraId="018DDF99" w14:textId="77777777" w:rsidR="000A1486" w:rsidRPr="000A1486" w:rsidRDefault="000A1486" w:rsidP="000A1486">
      <w:pPr>
        <w:pStyle w:val="Bibliography"/>
        <w:rPr>
          <w:lang w:val="en-US"/>
        </w:rPr>
      </w:pPr>
      <w:r w:rsidRPr="000A1486">
        <w:rPr>
          <w:lang w:val="en-US"/>
        </w:rPr>
        <w:lastRenderedPageBreak/>
        <w:t xml:space="preserve">Lee, L. C., J. C. Watson, R. </w:t>
      </w:r>
      <w:proofErr w:type="spellStart"/>
      <w:r w:rsidRPr="000A1486">
        <w:rPr>
          <w:lang w:val="en-US"/>
        </w:rPr>
        <w:t>Trebilco</w:t>
      </w:r>
      <w:proofErr w:type="spellEnd"/>
      <w:r w:rsidRPr="000A1486">
        <w:rPr>
          <w:lang w:val="en-US"/>
        </w:rPr>
        <w:t xml:space="preserve">,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3AC7A003"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w:t>
      </w:r>
      <w:proofErr w:type="spellStart"/>
      <w:r w:rsidRPr="000A1486">
        <w:rPr>
          <w:lang w:val="en-US"/>
        </w:rPr>
        <w:t>Phycol</w:t>
      </w:r>
      <w:proofErr w:type="spellEnd"/>
      <w:r w:rsidRPr="000A1486">
        <w:rPr>
          <w:lang w:val="en-US"/>
        </w:rPr>
        <w:t xml:space="preserve"> </w:t>
      </w:r>
      <w:r w:rsidRPr="000A1486">
        <w:rPr>
          <w:b/>
          <w:bCs/>
          <w:lang w:val="en-US"/>
        </w:rPr>
        <w:t>60</w:t>
      </w:r>
      <w:r w:rsidRPr="000A1486">
        <w:rPr>
          <w:lang w:val="en-US"/>
        </w:rPr>
        <w:t>: 768–777. doi:10.1111/jpy.13459</w:t>
      </w:r>
    </w:p>
    <w:p w14:paraId="17526C1C" w14:textId="77777777" w:rsidR="000A1486" w:rsidRPr="000A1486" w:rsidRDefault="000A1486" w:rsidP="000A1486">
      <w:pPr>
        <w:pStyle w:val="Bibliography"/>
        <w:rPr>
          <w:lang w:val="en-US"/>
        </w:rPr>
      </w:pPr>
      <w:proofErr w:type="spellStart"/>
      <w:r w:rsidRPr="000A1486">
        <w:rPr>
          <w:lang w:val="en-US"/>
        </w:rPr>
        <w:t>Leibold</w:t>
      </w:r>
      <w:proofErr w:type="spellEnd"/>
      <w:r w:rsidRPr="000A1486">
        <w:rPr>
          <w:lang w:val="en-US"/>
        </w:rPr>
        <w:t xml:space="preserve">, M. A. 1991. Biodiversity and nutrient enrichment in pond plankton communities. </w:t>
      </w:r>
      <w:proofErr w:type="spellStart"/>
      <w:r w:rsidRPr="000A1486">
        <w:rPr>
          <w:lang w:val="en-US"/>
        </w:rPr>
        <w:t>Evol</w:t>
      </w:r>
      <w:proofErr w:type="spellEnd"/>
      <w:r w:rsidRPr="000A1486">
        <w:rPr>
          <w:lang w:val="en-US"/>
        </w:rPr>
        <w:t xml:space="preserve">. Ecol. Res </w:t>
      </w:r>
      <w:r w:rsidRPr="000A1486">
        <w:rPr>
          <w:b/>
          <w:bCs/>
          <w:lang w:val="en-US"/>
        </w:rPr>
        <w:t>1</w:t>
      </w:r>
      <w:r w:rsidRPr="000A1486">
        <w:rPr>
          <w:lang w:val="en-US"/>
        </w:rPr>
        <w:t>: 73–95.</w:t>
      </w:r>
    </w:p>
    <w:p w14:paraId="500A2505" w14:textId="77777777" w:rsidR="000A1486" w:rsidRPr="000A1486" w:rsidRDefault="000A1486" w:rsidP="000A1486">
      <w:pPr>
        <w:pStyle w:val="Bibliography"/>
        <w:rPr>
          <w:lang w:val="en-US"/>
        </w:rPr>
      </w:pPr>
      <w:r w:rsidRPr="000A1486">
        <w:rPr>
          <w:lang w:val="en-US"/>
        </w:rPr>
        <w:t xml:space="preserve">Leichter, J. J., L. B. </w:t>
      </w:r>
      <w:proofErr w:type="spellStart"/>
      <w:r w:rsidRPr="000A1486">
        <w:rPr>
          <w:lang w:val="en-US"/>
        </w:rPr>
        <w:t>Ladah</w:t>
      </w:r>
      <w:proofErr w:type="spellEnd"/>
      <w:r w:rsidRPr="000A1486">
        <w:rPr>
          <w:lang w:val="en-US"/>
        </w:rPr>
        <w:t xml:space="preserve">, P. E. Parnell, M. D. Stokes, M. T. Costa, J. </w:t>
      </w:r>
      <w:proofErr w:type="spellStart"/>
      <w:r w:rsidRPr="000A1486">
        <w:rPr>
          <w:lang w:val="en-US"/>
        </w:rPr>
        <w:t>Fumo</w:t>
      </w:r>
      <w:proofErr w:type="spellEnd"/>
      <w:r w:rsidRPr="000A1486">
        <w:rPr>
          <w:lang w:val="en-US"/>
        </w:rPr>
        <w:t xml:space="preserve">, and P. K. Dayton. 2023. Persistence of southern California giant kelp beds and alongshore variation in nutrient exposure driven by seasonal upwelling and internal waves. Front. Mar. Sci. </w:t>
      </w:r>
      <w:r w:rsidRPr="000A1486">
        <w:rPr>
          <w:b/>
          <w:bCs/>
          <w:lang w:val="en-US"/>
        </w:rPr>
        <w:t>10</w:t>
      </w:r>
      <w:r w:rsidRPr="000A1486">
        <w:rPr>
          <w:lang w:val="en-US"/>
        </w:rPr>
        <w:t>. doi:10.3389/fmars.2023.1007789</w:t>
      </w:r>
    </w:p>
    <w:p w14:paraId="303B0928" w14:textId="77777777" w:rsidR="000A1486" w:rsidRPr="000A1486" w:rsidRDefault="000A1486" w:rsidP="000A1486">
      <w:pPr>
        <w:pStyle w:val="Bibliography"/>
        <w:rPr>
          <w:lang w:val="en-US"/>
        </w:rPr>
      </w:pPr>
      <w:proofErr w:type="spellStart"/>
      <w:r w:rsidRPr="000A1486">
        <w:rPr>
          <w:lang w:val="en-US"/>
        </w:rPr>
        <w:t>Lobban</w:t>
      </w:r>
      <w:proofErr w:type="spellEnd"/>
      <w:r w:rsidRPr="000A1486">
        <w:rPr>
          <w:lang w:val="en-US"/>
        </w:rPr>
        <w:t>, C. S., and P. J. Harrison. 1994. Seaweed ecology and physiology, Cambridge University Press.</w:t>
      </w:r>
    </w:p>
    <w:p w14:paraId="63DB234A" w14:textId="77777777" w:rsidR="000A1486" w:rsidRPr="000A1486" w:rsidRDefault="000A1486" w:rsidP="000A1486">
      <w:pPr>
        <w:pStyle w:val="Bibliography"/>
        <w:rPr>
          <w:lang w:val="en-US"/>
        </w:rPr>
      </w:pPr>
      <w:proofErr w:type="spellStart"/>
      <w:r w:rsidRPr="000A1486">
        <w:rPr>
          <w:lang w:val="en-US"/>
        </w:rPr>
        <w:t>Lønborg</w:t>
      </w:r>
      <w:proofErr w:type="spellEnd"/>
      <w:r w:rsidRPr="000A1486">
        <w:rPr>
          <w:lang w:val="en-US"/>
        </w:rPr>
        <w:t xml:space="preserve">, C. and others. 2021. Nutrient cycling in tropical and temperate coastal waters: Is latitude making a difference? </w:t>
      </w:r>
      <w:proofErr w:type="spellStart"/>
      <w:r w:rsidRPr="000A1486">
        <w:rPr>
          <w:lang w:val="en-US"/>
        </w:rPr>
        <w:t>Estuar</w:t>
      </w:r>
      <w:proofErr w:type="spellEnd"/>
      <w:r w:rsidRPr="000A1486">
        <w:rPr>
          <w:lang w:val="en-US"/>
        </w:rPr>
        <w:t xml:space="preserve">. Coast. Shelf Sci. </w:t>
      </w:r>
      <w:r w:rsidRPr="000A1486">
        <w:rPr>
          <w:b/>
          <w:bCs/>
          <w:lang w:val="en-US"/>
        </w:rPr>
        <w:t>262</w:t>
      </w:r>
      <w:r w:rsidRPr="000A1486">
        <w:rPr>
          <w:lang w:val="en-US"/>
        </w:rPr>
        <w:t xml:space="preserve">: 107571. </w:t>
      </w:r>
      <w:proofErr w:type="gramStart"/>
      <w:r w:rsidRPr="000A1486">
        <w:rPr>
          <w:lang w:val="en-US"/>
        </w:rPr>
        <w:t>doi:10.1016/j.ecss</w:t>
      </w:r>
      <w:proofErr w:type="gramEnd"/>
      <w:r w:rsidRPr="000A1486">
        <w:rPr>
          <w:lang w:val="en-US"/>
        </w:rPr>
        <w:t>.2021.107571</w:t>
      </w:r>
    </w:p>
    <w:p w14:paraId="68E5ACF7" w14:textId="77777777" w:rsidR="000A1486" w:rsidRPr="000A1486" w:rsidRDefault="000A1486" w:rsidP="000A1486">
      <w:pPr>
        <w:pStyle w:val="Bibliography"/>
        <w:rPr>
          <w:lang w:val="en-US"/>
        </w:rPr>
      </w:pPr>
      <w:r w:rsidRPr="000A1486">
        <w:rPr>
          <w:lang w:val="en-US"/>
        </w:rPr>
        <w:t xml:space="preserve">Lowman, H. E., M. E. Hirsch, M. A. Brzezinski, and J. M. </w:t>
      </w:r>
      <w:proofErr w:type="spellStart"/>
      <w:r w:rsidRPr="000A1486">
        <w:rPr>
          <w:lang w:val="en-US"/>
        </w:rPr>
        <w:t>Melack</w:t>
      </w:r>
      <w:proofErr w:type="spellEnd"/>
      <w:r w:rsidRPr="000A1486">
        <w:rPr>
          <w:lang w:val="en-US"/>
        </w:rPr>
        <w:t xml:space="preserve">.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4E296CD3" w14:textId="77777777" w:rsidR="000A1486" w:rsidRPr="000A1486" w:rsidRDefault="000A1486" w:rsidP="000A1486">
      <w:pPr>
        <w:pStyle w:val="Bibliography"/>
        <w:rPr>
          <w:lang w:val="en-US"/>
        </w:rPr>
      </w:pPr>
      <w:r w:rsidRPr="000A1486">
        <w:rPr>
          <w:lang w:val="en-US"/>
        </w:rPr>
        <w:t xml:space="preserve">MacDonald, B. A., R. J. Thompson, and N. F. </w:t>
      </w:r>
      <w:proofErr w:type="spellStart"/>
      <w:r w:rsidRPr="000A1486">
        <w:rPr>
          <w:lang w:val="en-US"/>
        </w:rPr>
        <w:t>Bourne</w:t>
      </w:r>
      <w:proofErr w:type="spellEnd"/>
      <w:r w:rsidRPr="000A1486">
        <w:rPr>
          <w:lang w:val="en-US"/>
        </w:rPr>
        <w:t xml:space="preserve">. 1991. Growth and Reproductive Energetics of three Scallop Species from British Columbia </w:t>
      </w:r>
      <w:proofErr w:type="gramStart"/>
      <w:r w:rsidRPr="000A1486">
        <w:rPr>
          <w:lang w:val="en-US"/>
        </w:rPr>
        <w:t xml:space="preserve">( </w:t>
      </w:r>
      <w:r w:rsidRPr="000A1486">
        <w:rPr>
          <w:i/>
          <w:iCs/>
          <w:lang w:val="en-US"/>
        </w:rPr>
        <w:t>Chlamys</w:t>
      </w:r>
      <w:proofErr w:type="gramEnd"/>
      <w:r w:rsidRPr="000A1486">
        <w:rPr>
          <w:i/>
          <w:iCs/>
          <w:lang w:val="en-US"/>
        </w:rPr>
        <w:t xml:space="preserve"> </w:t>
      </w:r>
      <w:proofErr w:type="spellStart"/>
      <w:r w:rsidRPr="000A1486">
        <w:rPr>
          <w:i/>
          <w:iCs/>
          <w:lang w:val="en-US"/>
        </w:rPr>
        <w:t>hastata</w:t>
      </w:r>
      <w:proofErr w:type="spellEnd"/>
      <w:r w:rsidRPr="000A1486">
        <w:rPr>
          <w:lang w:val="en-US"/>
        </w:rPr>
        <w:t xml:space="preserve"> , </w:t>
      </w:r>
      <w:r w:rsidRPr="000A1486">
        <w:rPr>
          <w:i/>
          <w:iCs/>
          <w:lang w:val="en-US"/>
        </w:rPr>
        <w:t xml:space="preserve">Chlamys </w:t>
      </w:r>
      <w:proofErr w:type="spellStart"/>
      <w:r w:rsidRPr="000A1486">
        <w:rPr>
          <w:i/>
          <w:iCs/>
          <w:lang w:val="en-US"/>
        </w:rPr>
        <w:lastRenderedPageBreak/>
        <w:t>rubida</w:t>
      </w:r>
      <w:proofErr w:type="spellEnd"/>
      <w:r w:rsidRPr="000A1486">
        <w:rPr>
          <w:lang w:val="en-US"/>
        </w:rPr>
        <w:t xml:space="preserve"> , and </w:t>
      </w:r>
      <w:proofErr w:type="spellStart"/>
      <w:r w:rsidRPr="000A1486">
        <w:rPr>
          <w:i/>
          <w:iCs/>
          <w:lang w:val="en-US"/>
        </w:rPr>
        <w:t>Crassadoma</w:t>
      </w:r>
      <w:proofErr w:type="spellEnd"/>
      <w:r w:rsidRPr="000A1486">
        <w:rPr>
          <w:i/>
          <w:iCs/>
          <w:lang w:val="en-US"/>
        </w:rPr>
        <w:t xml:space="preserve"> gigantea</w:t>
      </w:r>
      <w:r w:rsidRPr="000A1486">
        <w:rPr>
          <w:lang w:val="en-US"/>
        </w:rPr>
        <w:t xml:space="preserve"> ). Can. J. Fish. </w:t>
      </w:r>
      <w:proofErr w:type="spellStart"/>
      <w:r w:rsidRPr="000A1486">
        <w:rPr>
          <w:lang w:val="en-US"/>
        </w:rPr>
        <w:t>Aquat</w:t>
      </w:r>
      <w:proofErr w:type="spellEnd"/>
      <w:r w:rsidRPr="000A1486">
        <w:rPr>
          <w:lang w:val="en-US"/>
        </w:rPr>
        <w:t xml:space="preserve">. Sci. </w:t>
      </w:r>
      <w:r w:rsidRPr="000A1486">
        <w:rPr>
          <w:b/>
          <w:bCs/>
          <w:lang w:val="en-US"/>
        </w:rPr>
        <w:t>48</w:t>
      </w:r>
      <w:r w:rsidRPr="000A1486">
        <w:rPr>
          <w:lang w:val="en-US"/>
        </w:rPr>
        <w:t>: 215–221. doi:10.1139/f91-029</w:t>
      </w:r>
    </w:p>
    <w:p w14:paraId="2640C67A"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w:t>
      </w:r>
      <w:proofErr w:type="spellStart"/>
      <w:r w:rsidRPr="000A1486">
        <w:rPr>
          <w:lang w:val="en-US"/>
        </w:rPr>
        <w:t>Oceanogr</w:t>
      </w:r>
      <w:proofErr w:type="spellEnd"/>
      <w:r w:rsidRPr="000A1486">
        <w:rPr>
          <w:lang w:val="en-US"/>
        </w:rPr>
        <w:t xml:space="preserve">. </w:t>
      </w:r>
      <w:proofErr w:type="spellStart"/>
      <w:r w:rsidRPr="000A1486">
        <w:rPr>
          <w:lang w:val="en-US"/>
        </w:rPr>
        <w:t>Abstr</w:t>
      </w:r>
      <w:proofErr w:type="spellEnd"/>
      <w:r w:rsidRPr="000A1486">
        <w:rPr>
          <w:lang w:val="en-US"/>
        </w:rPr>
        <w:t xml:space="preserve">. </w:t>
      </w:r>
      <w:r w:rsidRPr="000A1486">
        <w:rPr>
          <w:b/>
          <w:bCs/>
          <w:lang w:val="en-US"/>
        </w:rPr>
        <w:t>16</w:t>
      </w:r>
      <w:r w:rsidRPr="000A1486">
        <w:rPr>
          <w:lang w:val="en-US"/>
        </w:rPr>
        <w:t>: 45–57. doi:10.1016/0011-7471(69)90049-7</w:t>
      </w:r>
    </w:p>
    <w:p w14:paraId="1E0AF869"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w:t>
      </w:r>
      <w:proofErr w:type="spellStart"/>
      <w:r w:rsidRPr="000A1486">
        <w:rPr>
          <w:lang w:val="en-US"/>
        </w:rPr>
        <w:t>Oceanogr</w:t>
      </w:r>
      <w:proofErr w:type="spellEnd"/>
      <w:r w:rsidRPr="000A1486">
        <w:rPr>
          <w:lang w:val="en-US"/>
        </w:rPr>
        <w:t xml:space="preserve">. </w:t>
      </w:r>
      <w:proofErr w:type="spellStart"/>
      <w:r w:rsidRPr="000A1486">
        <w:rPr>
          <w:lang w:val="en-US"/>
        </w:rPr>
        <w:t>Abstr</w:t>
      </w:r>
      <w:proofErr w:type="spellEnd"/>
      <w:r w:rsidRPr="000A1486">
        <w:rPr>
          <w:lang w:val="en-US"/>
        </w:rPr>
        <w:t xml:space="preserve">. </w:t>
      </w:r>
      <w:r w:rsidRPr="000A1486">
        <w:rPr>
          <w:b/>
          <w:bCs/>
          <w:lang w:val="en-US"/>
        </w:rPr>
        <w:t>19</w:t>
      </w:r>
      <w:r w:rsidRPr="000A1486">
        <w:rPr>
          <w:lang w:val="en-US"/>
        </w:rPr>
        <w:t>: 209–232. doi:10.1016/0011-7471(72)90032-0</w:t>
      </w:r>
    </w:p>
    <w:p w14:paraId="25E88F91" w14:textId="77777777" w:rsidR="000A1486" w:rsidRPr="000A1486" w:rsidRDefault="000A1486" w:rsidP="000A1486">
      <w:pPr>
        <w:pStyle w:val="Bibliography"/>
        <w:rPr>
          <w:lang w:val="en-US"/>
        </w:rPr>
      </w:pPr>
      <w:proofErr w:type="spellStart"/>
      <w:r w:rsidRPr="000A1486">
        <w:rPr>
          <w:lang w:val="en-US"/>
        </w:rPr>
        <w:t>McInturf</w:t>
      </w:r>
      <w:proofErr w:type="spellEnd"/>
      <w:r w:rsidRPr="000A1486">
        <w:rPr>
          <w:lang w:val="en-US"/>
        </w:rPr>
        <w:t xml:space="preserve">,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65D862B9"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39504420"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1975. Brood or broadcast? The adaptive significance of different reproductive strategies in the two intertidal sea stars </w:t>
      </w:r>
      <w:proofErr w:type="spellStart"/>
      <w:r w:rsidRPr="000A1486">
        <w:rPr>
          <w:lang w:val="en-US"/>
        </w:rPr>
        <w:t>Leptasterias</w:t>
      </w:r>
      <w:proofErr w:type="spellEnd"/>
      <w:r w:rsidRPr="000A1486">
        <w:rPr>
          <w:lang w:val="en-US"/>
        </w:rPr>
        <w:t xml:space="preserve"> </w:t>
      </w:r>
      <w:proofErr w:type="spellStart"/>
      <w:r w:rsidRPr="000A1486">
        <w:rPr>
          <w:lang w:val="en-US"/>
        </w:rPr>
        <w:t>hexactis</w:t>
      </w:r>
      <w:proofErr w:type="spellEnd"/>
      <w:r w:rsidRPr="000A1486">
        <w:rPr>
          <w:lang w:val="en-US"/>
        </w:rPr>
        <w:t xml:space="preserve"> and Pisaster </w:t>
      </w:r>
      <w:proofErr w:type="spellStart"/>
      <w:r w:rsidRPr="000A1486">
        <w:rPr>
          <w:lang w:val="en-US"/>
        </w:rPr>
        <w:t>ochraceus</w:t>
      </w:r>
      <w:proofErr w:type="spellEnd"/>
      <w:r w:rsidRPr="000A1486">
        <w:rPr>
          <w:lang w:val="en-US"/>
        </w:rPr>
        <w:t xml:space="preserve">. Mar. Biol. </w:t>
      </w:r>
      <w:r w:rsidRPr="000A1486">
        <w:rPr>
          <w:b/>
          <w:bCs/>
          <w:lang w:val="en-US"/>
        </w:rPr>
        <w:t>31</w:t>
      </w:r>
      <w:r w:rsidRPr="000A1486">
        <w:rPr>
          <w:lang w:val="en-US"/>
        </w:rPr>
        <w:t>: 87–100. doi:10.1007/BF00390651</w:t>
      </w:r>
    </w:p>
    <w:p w14:paraId="57524F33"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1992. Community regulation: Under what conditions are bottom-up factors important on rocky shores? Ecology </w:t>
      </w:r>
      <w:r w:rsidRPr="000A1486">
        <w:rPr>
          <w:b/>
          <w:bCs/>
          <w:lang w:val="en-US"/>
        </w:rPr>
        <w:t>73</w:t>
      </w:r>
      <w:r w:rsidRPr="000A1486">
        <w:rPr>
          <w:lang w:val="en-US"/>
        </w:rPr>
        <w:t>: 755–765. doi:10.2307/1940155</w:t>
      </w:r>
    </w:p>
    <w:p w14:paraId="0BB52DA0" w14:textId="77777777" w:rsidR="000A1486" w:rsidRPr="000A1486" w:rsidRDefault="000A1486" w:rsidP="000A1486">
      <w:pPr>
        <w:pStyle w:val="Bibliography"/>
        <w:rPr>
          <w:lang w:val="en-US"/>
        </w:rPr>
      </w:pPr>
      <w:proofErr w:type="spellStart"/>
      <w:r w:rsidRPr="000A1486">
        <w:rPr>
          <w:lang w:val="en-US"/>
        </w:rPr>
        <w:t>Menge</w:t>
      </w:r>
      <w:proofErr w:type="spellEnd"/>
      <w:r w:rsidRPr="000A1486">
        <w:rPr>
          <w:lang w:val="en-US"/>
        </w:rPr>
        <w:t xml:space="preserve">, B. A., B. A. Daley, P. A. Wheeler, E. </w:t>
      </w:r>
      <w:proofErr w:type="spellStart"/>
      <w:r w:rsidRPr="000A1486">
        <w:rPr>
          <w:lang w:val="en-US"/>
        </w:rPr>
        <w:t>Dahlhoff</w:t>
      </w:r>
      <w:proofErr w:type="spellEnd"/>
      <w:r w:rsidRPr="000A1486">
        <w:rPr>
          <w:lang w:val="en-US"/>
        </w:rPr>
        <w:t xml:space="preserve">, E. Sanford, and P. T. </w:t>
      </w:r>
      <w:proofErr w:type="spellStart"/>
      <w:r w:rsidRPr="000A1486">
        <w:rPr>
          <w:lang w:val="en-US"/>
        </w:rPr>
        <w:t>Strub</w:t>
      </w:r>
      <w:proofErr w:type="spellEnd"/>
      <w:r w:rsidRPr="000A1486">
        <w:rPr>
          <w:lang w:val="en-US"/>
        </w:rPr>
        <w:t xml:space="preserve">. 1997. Benthic–pelagic links and rocky intertidal communities: Bottom-up effects on top-down control? Proc Natl </w:t>
      </w:r>
      <w:proofErr w:type="spellStart"/>
      <w:r w:rsidRPr="000A1486">
        <w:rPr>
          <w:lang w:val="en-US"/>
        </w:rPr>
        <w:t>Acad</w:t>
      </w:r>
      <w:proofErr w:type="spellEnd"/>
      <w:r w:rsidRPr="000A1486">
        <w:rPr>
          <w:lang w:val="en-US"/>
        </w:rPr>
        <w:t xml:space="preserve"> Sci USA </w:t>
      </w:r>
      <w:r w:rsidRPr="000A1486">
        <w:rPr>
          <w:b/>
          <w:bCs/>
          <w:lang w:val="en-US"/>
        </w:rPr>
        <w:t>94</w:t>
      </w:r>
      <w:r w:rsidRPr="000A1486">
        <w:rPr>
          <w:lang w:val="en-US"/>
        </w:rPr>
        <w:t>: 14530–14535. doi:10.1073/pnas.94.26.14530</w:t>
      </w:r>
    </w:p>
    <w:p w14:paraId="40A3FB49" w14:textId="77777777" w:rsidR="000A1486" w:rsidRPr="000A1486" w:rsidRDefault="000A1486" w:rsidP="000A1486">
      <w:pPr>
        <w:pStyle w:val="Bibliography"/>
        <w:rPr>
          <w:lang w:val="en-US"/>
        </w:rPr>
      </w:pPr>
      <w:r w:rsidRPr="000A1486">
        <w:rPr>
          <w:lang w:val="en-US"/>
        </w:rPr>
        <w:lastRenderedPageBreak/>
        <w:t xml:space="preserve">Meyer, J. L., and E. T. Schultz. 1985. Migrating haemulid fishes as a source of nutrients and organic matter on coral reefs.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30</w:t>
      </w:r>
      <w:r w:rsidRPr="000A1486">
        <w:rPr>
          <w:lang w:val="en-US"/>
        </w:rPr>
        <w:t>: 146–156.</w:t>
      </w:r>
    </w:p>
    <w:p w14:paraId="6DEC0725" w14:textId="77777777" w:rsidR="000A1486" w:rsidRPr="000A1486" w:rsidRDefault="000A1486" w:rsidP="000A1486">
      <w:pPr>
        <w:pStyle w:val="Bibliography"/>
        <w:rPr>
          <w:lang w:val="en-US"/>
        </w:rPr>
      </w:pPr>
      <w:r w:rsidRPr="000A1486">
        <w:rPr>
          <w:lang w:val="en-US"/>
        </w:rPr>
        <w:t xml:space="preserve">Meyer, J. L., E. T. Schultz, and G. S. </w:t>
      </w:r>
      <w:proofErr w:type="spellStart"/>
      <w:r w:rsidRPr="000A1486">
        <w:rPr>
          <w:lang w:val="en-US"/>
        </w:rPr>
        <w:t>Helfman</w:t>
      </w:r>
      <w:proofErr w:type="spellEnd"/>
      <w:r w:rsidRPr="000A1486">
        <w:rPr>
          <w:lang w:val="en-US"/>
        </w:rPr>
        <w:t xml:space="preserve">. 1983. Fish schools: An asset to corals. Science </w:t>
      </w:r>
      <w:r w:rsidRPr="000A1486">
        <w:rPr>
          <w:b/>
          <w:bCs/>
          <w:lang w:val="en-US"/>
        </w:rPr>
        <w:t>220</w:t>
      </w:r>
      <w:r w:rsidRPr="000A1486">
        <w:rPr>
          <w:lang w:val="en-US"/>
        </w:rPr>
        <w:t>: 1047–1049. doi:10.1126/science.220.4601.1047</w:t>
      </w:r>
    </w:p>
    <w:p w14:paraId="12DAF84D"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xml:space="preserve">: 27–33. </w:t>
      </w:r>
      <w:proofErr w:type="gramStart"/>
      <w:r w:rsidRPr="000A1486">
        <w:rPr>
          <w:lang w:val="en-US"/>
        </w:rPr>
        <w:t>doi:10.1016/j.jembe</w:t>
      </w:r>
      <w:proofErr w:type="gramEnd"/>
      <w:r w:rsidRPr="000A1486">
        <w:rPr>
          <w:lang w:val="en-US"/>
        </w:rPr>
        <w:t>.2014.05.009</w:t>
      </w:r>
    </w:p>
    <w:p w14:paraId="75745DFD"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0C469FB6" w14:textId="77777777" w:rsidR="000A1486" w:rsidRPr="000A1486" w:rsidRDefault="000A1486" w:rsidP="000A1486">
      <w:pPr>
        <w:pStyle w:val="Bibliography"/>
        <w:rPr>
          <w:lang w:val="en-US"/>
        </w:rPr>
      </w:pPr>
      <w:proofErr w:type="spellStart"/>
      <w:r w:rsidRPr="000A1486">
        <w:rPr>
          <w:lang w:val="en-US"/>
        </w:rPr>
        <w:t>Murie</w:t>
      </w:r>
      <w:proofErr w:type="spellEnd"/>
      <w:r w:rsidRPr="000A1486">
        <w:rPr>
          <w:lang w:val="en-US"/>
        </w:rPr>
        <w:t xml:space="preserve">, K. A., and P. E. </w:t>
      </w:r>
      <w:proofErr w:type="spellStart"/>
      <w:r w:rsidRPr="000A1486">
        <w:rPr>
          <w:lang w:val="en-US"/>
        </w:rPr>
        <w:t>Bourdeau</w:t>
      </w:r>
      <w:proofErr w:type="spellEnd"/>
      <w:r w:rsidRPr="000A1486">
        <w:rPr>
          <w:lang w:val="en-US"/>
        </w:rPr>
        <w:t xml:space="preserve">. 2020. Fragmented kelp forest canopies retain their ability to alter local seawater chemistry. Sci Rep </w:t>
      </w:r>
      <w:r w:rsidRPr="000A1486">
        <w:rPr>
          <w:b/>
          <w:bCs/>
          <w:lang w:val="en-US"/>
        </w:rPr>
        <w:t>10</w:t>
      </w:r>
      <w:r w:rsidRPr="000A1486">
        <w:rPr>
          <w:lang w:val="en-US"/>
        </w:rPr>
        <w:t>: 11939. doi:10.1038/s41598-020-68841-2</w:t>
      </w:r>
    </w:p>
    <w:p w14:paraId="0C69B2B5"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w:t>
      </w:r>
      <w:proofErr w:type="gramStart"/>
      <w:r w:rsidRPr="000A1486">
        <w:rPr>
          <w:lang w:val="en-US"/>
        </w:rPr>
        <w:t>2003.00542.x</w:t>
      </w:r>
      <w:proofErr w:type="gramEnd"/>
    </w:p>
    <w:p w14:paraId="4DF975F6" w14:textId="77777777" w:rsidR="000A1486" w:rsidRPr="000A1486" w:rsidRDefault="000A1486" w:rsidP="000A1486">
      <w:pPr>
        <w:pStyle w:val="Bibliography"/>
        <w:rPr>
          <w:lang w:val="en-US"/>
        </w:rPr>
      </w:pPr>
      <w:proofErr w:type="spellStart"/>
      <w:r w:rsidRPr="000A1486">
        <w:rPr>
          <w:lang w:val="en-US"/>
        </w:rPr>
        <w:t>O’Clair</w:t>
      </w:r>
      <w:proofErr w:type="spellEnd"/>
      <w:r w:rsidRPr="000A1486">
        <w:rPr>
          <w:lang w:val="en-US"/>
        </w:rPr>
        <w:t xml:space="preserve">, C. E., and S. D. Rice. 1985. Depression of feeding and growth rates of the </w:t>
      </w:r>
      <w:proofErr w:type="spellStart"/>
      <w:r w:rsidRPr="000A1486">
        <w:rPr>
          <w:lang w:val="en-US"/>
        </w:rPr>
        <w:t>seastar</w:t>
      </w:r>
      <w:proofErr w:type="spellEnd"/>
      <w:r w:rsidRPr="000A1486">
        <w:rPr>
          <w:lang w:val="en-US"/>
        </w:rPr>
        <w:t xml:space="preserve"> </w:t>
      </w:r>
      <w:proofErr w:type="spellStart"/>
      <w:r w:rsidRPr="000A1486">
        <w:rPr>
          <w:lang w:val="en-US"/>
        </w:rPr>
        <w:t>Evasterias</w:t>
      </w:r>
      <w:proofErr w:type="spellEnd"/>
      <w:r w:rsidRPr="000A1486">
        <w:rPr>
          <w:lang w:val="en-US"/>
        </w:rPr>
        <w:t xml:space="preserve"> </w:t>
      </w:r>
      <w:proofErr w:type="spellStart"/>
      <w:r w:rsidRPr="000A1486">
        <w:rPr>
          <w:lang w:val="en-US"/>
        </w:rPr>
        <w:t>troschelii</w:t>
      </w:r>
      <w:proofErr w:type="spellEnd"/>
      <w:r w:rsidRPr="000A1486">
        <w:rPr>
          <w:lang w:val="en-US"/>
        </w:rPr>
        <w:t xml:space="preserve"> during long-term exposure to the water-soluble fraction of crude oil. Mar. Biol. </w:t>
      </w:r>
      <w:r w:rsidRPr="000A1486">
        <w:rPr>
          <w:b/>
          <w:bCs/>
          <w:lang w:val="en-US"/>
        </w:rPr>
        <w:t>84</w:t>
      </w:r>
      <w:r w:rsidRPr="000A1486">
        <w:rPr>
          <w:lang w:val="en-US"/>
        </w:rPr>
        <w:t>: 331–340. doi:10.1007/BF00392503</w:t>
      </w:r>
    </w:p>
    <w:p w14:paraId="762F3EA6"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0D834FCF" w14:textId="77777777" w:rsidR="000A1486" w:rsidRPr="000A1486" w:rsidRDefault="000A1486" w:rsidP="000A1486">
      <w:pPr>
        <w:pStyle w:val="Bibliography"/>
        <w:rPr>
          <w:lang w:val="en-US"/>
        </w:rPr>
      </w:pPr>
      <w:r w:rsidRPr="000A1486">
        <w:rPr>
          <w:lang w:val="en-US"/>
        </w:rPr>
        <w:t xml:space="preserve">Osborn, S. A. 1995. Fecundity and embryonic development of Octopus </w:t>
      </w:r>
      <w:proofErr w:type="spellStart"/>
      <w:r w:rsidRPr="000A1486">
        <w:rPr>
          <w:lang w:val="en-US"/>
        </w:rPr>
        <w:t>rubescens</w:t>
      </w:r>
      <w:proofErr w:type="spellEnd"/>
      <w:r w:rsidRPr="000A1486">
        <w:rPr>
          <w:lang w:val="en-US"/>
        </w:rPr>
        <w:t xml:space="preserve"> Berry from Monterey Bay, California. Master of Science. San Jose State University.</w:t>
      </w:r>
    </w:p>
    <w:p w14:paraId="01996217"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31</w:t>
      </w:r>
      <w:r w:rsidRPr="000A1486">
        <w:rPr>
          <w:lang w:val="en-US"/>
        </w:rPr>
        <w:t>: 351–360. doi:10.4319/lo.1986.31.2.0351</w:t>
      </w:r>
    </w:p>
    <w:p w14:paraId="7454AE12" w14:textId="77777777" w:rsidR="000A1486" w:rsidRPr="000A1486" w:rsidRDefault="000A1486" w:rsidP="000A1486">
      <w:pPr>
        <w:pStyle w:val="Bibliography"/>
        <w:rPr>
          <w:lang w:val="en-US"/>
        </w:rPr>
      </w:pPr>
      <w:r w:rsidRPr="000A1486">
        <w:rPr>
          <w:lang w:val="en-US"/>
        </w:rPr>
        <w:lastRenderedPageBreak/>
        <w:t>Palmer, A. R. 1982. GROWTH IN MARINE GASTROPODS: A NON-DESTRUCTIVE TECHNIQUE FOR INDEPENDENTLY MEASURING SHELL AND BODY WEIGHT.</w:t>
      </w:r>
    </w:p>
    <w:p w14:paraId="6FA6DEB3" w14:textId="77777777" w:rsidR="000A1486" w:rsidRPr="000A1486" w:rsidRDefault="000A1486" w:rsidP="000A1486">
      <w:pPr>
        <w:pStyle w:val="Bibliography"/>
        <w:rPr>
          <w:lang w:val="en-US"/>
        </w:rPr>
      </w:pPr>
      <w:proofErr w:type="spellStart"/>
      <w:r w:rsidRPr="000A1486">
        <w:rPr>
          <w:lang w:val="en-US"/>
        </w:rPr>
        <w:t>Pawlowicz</w:t>
      </w:r>
      <w:proofErr w:type="spellEnd"/>
      <w:r w:rsidRPr="000A1486">
        <w:rPr>
          <w:lang w:val="en-US"/>
        </w:rPr>
        <w:t xml:space="preserve">, R. 2017. Seasonal cycles, hypoxia, and renewal in a coastal fjord (Barkley Sound, British Columbia). Atmos.-Ocean </w:t>
      </w:r>
      <w:r w:rsidRPr="000A1486">
        <w:rPr>
          <w:b/>
          <w:bCs/>
          <w:lang w:val="en-US"/>
        </w:rPr>
        <w:t>55</w:t>
      </w:r>
      <w:r w:rsidRPr="000A1486">
        <w:rPr>
          <w:lang w:val="en-US"/>
        </w:rPr>
        <w:t>: 264–283. doi:10.1080/07055900.2017.1374240</w:t>
      </w:r>
    </w:p>
    <w:p w14:paraId="6FBA6F7D" w14:textId="77777777" w:rsidR="000A1486" w:rsidRPr="000A1486" w:rsidRDefault="000A1486" w:rsidP="000A1486">
      <w:pPr>
        <w:pStyle w:val="Bibliography"/>
        <w:rPr>
          <w:lang w:val="en-US"/>
        </w:rPr>
      </w:pPr>
      <w:r w:rsidRPr="000A1486">
        <w:rPr>
          <w:lang w:val="en-US"/>
        </w:rPr>
        <w:t xml:space="preserve">Peters, J. R., D. C. Reed, and D. E. </w:t>
      </w:r>
      <w:proofErr w:type="spellStart"/>
      <w:r w:rsidRPr="000A1486">
        <w:rPr>
          <w:lang w:val="en-US"/>
        </w:rPr>
        <w:t>Burkepile</w:t>
      </w:r>
      <w:proofErr w:type="spellEnd"/>
      <w:r w:rsidRPr="000A1486">
        <w:rPr>
          <w:lang w:val="en-US"/>
        </w:rPr>
        <w:t xml:space="preserv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5E53EEFE" w14:textId="77777777" w:rsidR="000A1486" w:rsidRPr="000A1486" w:rsidRDefault="000A1486" w:rsidP="000A1486">
      <w:pPr>
        <w:pStyle w:val="Bibliography"/>
        <w:rPr>
          <w:lang w:val="en-US"/>
        </w:rPr>
      </w:pPr>
      <w:r w:rsidRPr="000A1486">
        <w:rPr>
          <w:lang w:val="en-US"/>
        </w:rPr>
        <w:t xml:space="preserve">Pfister, C. A., M. A. </w:t>
      </w:r>
      <w:proofErr w:type="spellStart"/>
      <w:r w:rsidRPr="000A1486">
        <w:rPr>
          <w:lang w:val="en-US"/>
        </w:rPr>
        <w:t>Altabet</w:t>
      </w:r>
      <w:proofErr w:type="spellEnd"/>
      <w:r w:rsidRPr="000A1486">
        <w:rPr>
          <w:lang w:val="en-US"/>
        </w:rPr>
        <w:t xml:space="preserve">, and D. Post. 2014. Animal regeneration and microbial retention of nitrogen along coastal rocky shores. Ecology </w:t>
      </w:r>
      <w:r w:rsidRPr="000A1486">
        <w:rPr>
          <w:b/>
          <w:bCs/>
          <w:lang w:val="en-US"/>
        </w:rPr>
        <w:t>95</w:t>
      </w:r>
      <w:r w:rsidRPr="000A1486">
        <w:rPr>
          <w:lang w:val="en-US"/>
        </w:rPr>
        <w:t>: 2803–2814. doi:10.1890/13-1825.1</w:t>
      </w:r>
    </w:p>
    <w:p w14:paraId="5504655B" w14:textId="77777777" w:rsidR="000A1486" w:rsidRPr="000A1486" w:rsidRDefault="000A1486" w:rsidP="000A1486">
      <w:pPr>
        <w:pStyle w:val="Bibliography"/>
        <w:rPr>
          <w:lang w:val="en-US"/>
        </w:rPr>
      </w:pPr>
      <w:r w:rsidRPr="000A1486">
        <w:rPr>
          <w:lang w:val="en-US"/>
        </w:rPr>
        <w:t xml:space="preserve">Pfister, C. A., M. A. </w:t>
      </w:r>
      <w:proofErr w:type="spellStart"/>
      <w:r w:rsidRPr="000A1486">
        <w:rPr>
          <w:lang w:val="en-US"/>
        </w:rPr>
        <w:t>Altabet</w:t>
      </w:r>
      <w:proofErr w:type="spellEnd"/>
      <w:r w:rsidRPr="000A1486">
        <w:rPr>
          <w:lang w:val="en-US"/>
        </w:rPr>
        <w:t xml:space="preserve">, and B. L. Weigel. 2019. Kelp beds and their local effects on seawater chemistry, productivity, and microbial communities. Ecology </w:t>
      </w:r>
      <w:r w:rsidRPr="000A1486">
        <w:rPr>
          <w:b/>
          <w:bCs/>
          <w:lang w:val="en-US"/>
        </w:rPr>
        <w:t>100</w:t>
      </w:r>
      <w:r w:rsidRPr="000A1486">
        <w:rPr>
          <w:lang w:val="en-US"/>
        </w:rPr>
        <w:t xml:space="preserve">: e02798. </w:t>
      </w:r>
      <w:proofErr w:type="spellStart"/>
      <w:proofErr w:type="gramStart"/>
      <w:r w:rsidRPr="000A1486">
        <w:rPr>
          <w:lang w:val="en-US"/>
        </w:rPr>
        <w:t>doi:https</w:t>
      </w:r>
      <w:proofErr w:type="spellEnd"/>
      <w:r w:rsidRPr="000A1486">
        <w:rPr>
          <w:lang w:val="en-US"/>
        </w:rPr>
        <w:t>://doi.org/10.1002/ecy.2798</w:t>
      </w:r>
      <w:proofErr w:type="gramEnd"/>
    </w:p>
    <w:p w14:paraId="24B14128" w14:textId="77777777" w:rsidR="000A1486" w:rsidRPr="000A1486" w:rsidRDefault="000A1486" w:rsidP="000A1486">
      <w:pPr>
        <w:pStyle w:val="Bibliography"/>
        <w:rPr>
          <w:lang w:val="en-US"/>
        </w:rPr>
      </w:pPr>
      <w:r w:rsidRPr="000A1486">
        <w:rPr>
          <w:lang w:val="en-US"/>
        </w:rPr>
        <w:t xml:space="preserve">Phillips, J. C., and C. L. Hurd. 2004. Kinetics of nitrate, ammonium, and urea uptake by four intertidal seaweeds from New Zealand. J </w:t>
      </w:r>
      <w:proofErr w:type="spellStart"/>
      <w:r w:rsidRPr="000A1486">
        <w:rPr>
          <w:lang w:val="en-US"/>
        </w:rPr>
        <w:t>Phycol</w:t>
      </w:r>
      <w:proofErr w:type="spellEnd"/>
      <w:r w:rsidRPr="000A1486">
        <w:rPr>
          <w:lang w:val="en-US"/>
        </w:rPr>
        <w:t xml:space="preserve"> </w:t>
      </w:r>
      <w:r w:rsidRPr="000A1486">
        <w:rPr>
          <w:b/>
          <w:bCs/>
          <w:lang w:val="en-US"/>
        </w:rPr>
        <w:t>40</w:t>
      </w:r>
      <w:r w:rsidRPr="000A1486">
        <w:rPr>
          <w:lang w:val="en-US"/>
        </w:rPr>
        <w:t>: 534–545. doi:10.1111/j.1529-8817.</w:t>
      </w:r>
      <w:proofErr w:type="gramStart"/>
      <w:r w:rsidRPr="000A1486">
        <w:rPr>
          <w:lang w:val="en-US"/>
        </w:rPr>
        <w:t>2004.03157.x</w:t>
      </w:r>
      <w:proofErr w:type="gramEnd"/>
    </w:p>
    <w:p w14:paraId="3F1D60FD"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651EB25C" w14:textId="77777777" w:rsidR="000A1486" w:rsidRPr="000A1486" w:rsidRDefault="000A1486" w:rsidP="000A1486">
      <w:pPr>
        <w:pStyle w:val="Bibliography"/>
        <w:rPr>
          <w:lang w:val="en-US"/>
        </w:rPr>
      </w:pPr>
      <w:proofErr w:type="spellStart"/>
      <w:r w:rsidRPr="000A1486">
        <w:rPr>
          <w:lang w:val="en-US"/>
        </w:rPr>
        <w:t>Probyn</w:t>
      </w:r>
      <w:proofErr w:type="spellEnd"/>
      <w:r w:rsidRPr="000A1486">
        <w:rPr>
          <w:lang w:val="en-US"/>
        </w:rPr>
        <w:t xml:space="preserve">, T. A., and A. R. O. Chapman. 1983. Summer growth of </w:t>
      </w:r>
      <w:proofErr w:type="spellStart"/>
      <w:r w:rsidRPr="000A1486">
        <w:rPr>
          <w:lang w:val="en-US"/>
        </w:rPr>
        <w:t>Chordaria</w:t>
      </w:r>
      <w:proofErr w:type="spellEnd"/>
      <w:r w:rsidRPr="000A1486">
        <w:rPr>
          <w:lang w:val="en-US"/>
        </w:rPr>
        <w:t xml:space="preserve"> </w:t>
      </w:r>
      <w:proofErr w:type="spellStart"/>
      <w:r w:rsidRPr="000A1486">
        <w:rPr>
          <w:lang w:val="en-US"/>
        </w:rPr>
        <w:t>flagelliformis</w:t>
      </w:r>
      <w:proofErr w:type="spellEnd"/>
      <w:r w:rsidRPr="000A1486">
        <w:rPr>
          <w:lang w:val="en-US"/>
        </w:rPr>
        <w:t xml:space="preserve"> (O.F. </w:t>
      </w:r>
      <w:proofErr w:type="spellStart"/>
      <w:r w:rsidRPr="000A1486">
        <w:rPr>
          <w:lang w:val="en-US"/>
        </w:rPr>
        <w:t>Muell</w:t>
      </w:r>
      <w:proofErr w:type="spellEnd"/>
      <w:r w:rsidRPr="000A1486">
        <w:rPr>
          <w:lang w:val="en-US"/>
        </w:rPr>
        <w:t xml:space="preserve">.) C. Ag.: Physiological strategies in a nutrient stressed environment. J. Exp. Mar. Bio. </w:t>
      </w:r>
      <w:proofErr w:type="spellStart"/>
      <w:r w:rsidRPr="000A1486">
        <w:rPr>
          <w:lang w:val="en-US"/>
        </w:rPr>
        <w:t>Ecol</w:t>
      </w:r>
      <w:proofErr w:type="spellEnd"/>
      <w:r w:rsidRPr="000A1486">
        <w:rPr>
          <w:lang w:val="en-US"/>
        </w:rPr>
        <w:t xml:space="preserve"> </w:t>
      </w:r>
      <w:r w:rsidRPr="000A1486">
        <w:rPr>
          <w:b/>
          <w:bCs/>
          <w:lang w:val="en-US"/>
        </w:rPr>
        <w:t>73</w:t>
      </w:r>
      <w:r w:rsidRPr="000A1486">
        <w:rPr>
          <w:lang w:val="en-US"/>
        </w:rPr>
        <w:t>: 243–271. doi:10.1016/0022-0981(83)90050-3</w:t>
      </w:r>
    </w:p>
    <w:p w14:paraId="65AD5534"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45AA874E"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w:t>
      </w:r>
      <w:proofErr w:type="spellStart"/>
      <w:r w:rsidRPr="000A1486">
        <w:rPr>
          <w:lang w:val="en-US"/>
        </w:rPr>
        <w:t>PLoS</w:t>
      </w:r>
      <w:proofErr w:type="spellEnd"/>
      <w:r w:rsidRPr="000A1486">
        <w:rPr>
          <w:lang w:val="en-US"/>
        </w:rPr>
        <w:t xml:space="preserve"> ONE </w:t>
      </w:r>
      <w:r w:rsidRPr="000A1486">
        <w:rPr>
          <w:b/>
          <w:bCs/>
          <w:lang w:val="en-US"/>
        </w:rPr>
        <w:t>5</w:t>
      </w:r>
      <w:r w:rsidRPr="000A1486">
        <w:rPr>
          <w:lang w:val="en-US"/>
        </w:rPr>
        <w:t xml:space="preserve">: e13255. </w:t>
      </w:r>
      <w:proofErr w:type="gramStart"/>
      <w:r w:rsidRPr="000A1486">
        <w:rPr>
          <w:lang w:val="en-US"/>
        </w:rPr>
        <w:t>doi:10.1371/journal.pone</w:t>
      </w:r>
      <w:proofErr w:type="gramEnd"/>
      <w:r w:rsidRPr="000A1486">
        <w:rPr>
          <w:lang w:val="en-US"/>
        </w:rPr>
        <w:t>.0013255</w:t>
      </w:r>
    </w:p>
    <w:p w14:paraId="3A1585E4" w14:textId="77777777" w:rsidR="000A1486" w:rsidRPr="000A1486" w:rsidRDefault="000A1486" w:rsidP="000A1486">
      <w:pPr>
        <w:pStyle w:val="Bibliography"/>
        <w:rPr>
          <w:lang w:val="en-US"/>
        </w:rPr>
      </w:pPr>
      <w:r w:rsidRPr="000A1486">
        <w:rPr>
          <w:lang w:val="en-US"/>
        </w:rPr>
        <w:lastRenderedPageBreak/>
        <w:t xml:space="preserve">Rosman, J. H., J. R. Koseff, S. G. </w:t>
      </w:r>
      <w:proofErr w:type="spellStart"/>
      <w:r w:rsidRPr="000A1486">
        <w:rPr>
          <w:lang w:val="en-US"/>
        </w:rPr>
        <w:t>Monismith</w:t>
      </w:r>
      <w:proofErr w:type="spellEnd"/>
      <w:r w:rsidRPr="000A1486">
        <w:rPr>
          <w:lang w:val="en-US"/>
        </w:rPr>
        <w:t xml:space="preserve">, and J. Grover. 2007. A field investigation into the effects of a kelp forest (Macrocystis </w:t>
      </w:r>
      <w:proofErr w:type="spellStart"/>
      <w:r w:rsidRPr="000A1486">
        <w:rPr>
          <w:lang w:val="en-US"/>
        </w:rPr>
        <w:t>pyrifera</w:t>
      </w:r>
      <w:proofErr w:type="spellEnd"/>
      <w:r w:rsidRPr="000A1486">
        <w:rPr>
          <w:lang w:val="en-US"/>
        </w:rPr>
        <w:t xml:space="preserve">) on coastal hydrodynamics and transport. J. </w:t>
      </w:r>
      <w:proofErr w:type="spellStart"/>
      <w:r w:rsidRPr="000A1486">
        <w:rPr>
          <w:lang w:val="en-US"/>
        </w:rPr>
        <w:t>Geophys</w:t>
      </w:r>
      <w:proofErr w:type="spellEnd"/>
      <w:r w:rsidRPr="000A1486">
        <w:rPr>
          <w:lang w:val="en-US"/>
        </w:rPr>
        <w:t xml:space="preserve">. Res. Oceans </w:t>
      </w:r>
      <w:r w:rsidRPr="000A1486">
        <w:rPr>
          <w:b/>
          <w:bCs/>
          <w:lang w:val="en-US"/>
        </w:rPr>
        <w:t>112</w:t>
      </w:r>
      <w:r w:rsidRPr="000A1486">
        <w:rPr>
          <w:lang w:val="en-US"/>
        </w:rPr>
        <w:t>. doi:10.1029/2005JC003430</w:t>
      </w:r>
    </w:p>
    <w:p w14:paraId="66BE4B66"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w:t>
      </w:r>
      <w:proofErr w:type="spellStart"/>
      <w:r w:rsidRPr="000A1486">
        <w:rPr>
          <w:lang w:val="en-US"/>
        </w:rPr>
        <w:t>ochraceus</w:t>
      </w:r>
      <w:proofErr w:type="spellEnd"/>
      <w:r w:rsidRPr="000A1486">
        <w:rPr>
          <w:lang w:val="en-US"/>
        </w:rPr>
        <w:t xml:space="preserve"> and </w:t>
      </w:r>
      <w:proofErr w:type="spellStart"/>
      <w:r w:rsidRPr="000A1486">
        <w:rPr>
          <w:lang w:val="en-US"/>
        </w:rPr>
        <w:t>Nucella</w:t>
      </w:r>
      <w:proofErr w:type="spellEnd"/>
      <w:r w:rsidRPr="000A1486">
        <w:rPr>
          <w:lang w:val="en-US"/>
        </w:rPr>
        <w:t xml:space="preserve"> </w:t>
      </w:r>
      <w:proofErr w:type="spellStart"/>
      <w:r w:rsidRPr="000A1486">
        <w:rPr>
          <w:lang w:val="en-US"/>
        </w:rPr>
        <w:t>canaliculata</w:t>
      </w:r>
      <w:proofErr w:type="spellEnd"/>
      <w:r w:rsidRPr="000A1486">
        <w:rPr>
          <w:lang w:val="en-US"/>
        </w:rPr>
        <w:t xml:space="preserve">) under water temperatures simulating episodic upwelling. J. Exp. Mar. Biol. Ecol. </w:t>
      </w:r>
      <w:r w:rsidRPr="000A1486">
        <w:rPr>
          <w:b/>
          <w:bCs/>
          <w:lang w:val="en-US"/>
        </w:rPr>
        <w:t>273</w:t>
      </w:r>
      <w:r w:rsidRPr="000A1486">
        <w:rPr>
          <w:lang w:val="en-US"/>
        </w:rPr>
        <w:t>: 199–218. doi:10.1016/S0022-0981(02)00164-8</w:t>
      </w:r>
    </w:p>
    <w:p w14:paraId="2D5F8483"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xml:space="preserve">: 151947. </w:t>
      </w:r>
      <w:proofErr w:type="gramStart"/>
      <w:r w:rsidRPr="000A1486">
        <w:rPr>
          <w:lang w:val="en-US"/>
        </w:rPr>
        <w:t>doi:10.1016/j.jembe</w:t>
      </w:r>
      <w:proofErr w:type="gramEnd"/>
      <w:r w:rsidRPr="000A1486">
        <w:rPr>
          <w:lang w:val="en-US"/>
        </w:rPr>
        <w:t>.2023.151947</w:t>
      </w:r>
    </w:p>
    <w:p w14:paraId="446B641D" w14:textId="77777777" w:rsidR="000A1486" w:rsidRPr="000A1486" w:rsidRDefault="000A1486" w:rsidP="000A1486">
      <w:pPr>
        <w:pStyle w:val="Bibliography"/>
        <w:rPr>
          <w:lang w:val="en-US"/>
        </w:rPr>
      </w:pPr>
      <w:r w:rsidRPr="000A1486">
        <w:rPr>
          <w:lang w:val="en-US"/>
        </w:rPr>
        <w:t xml:space="preserve">Sellers, A. J., B. Leung, and M. E. </w:t>
      </w:r>
      <w:proofErr w:type="spellStart"/>
      <w:r w:rsidRPr="000A1486">
        <w:rPr>
          <w:lang w:val="en-US"/>
        </w:rPr>
        <w:t>Torchin</w:t>
      </w:r>
      <w:proofErr w:type="spellEnd"/>
      <w:r w:rsidRPr="000A1486">
        <w:rPr>
          <w:lang w:val="en-US"/>
        </w:rPr>
        <w:t xml:space="preserve">. 2020. Global meta-analysis of how marine upwelling affects herbivory. Glob. Ecol. </w:t>
      </w:r>
      <w:proofErr w:type="spellStart"/>
      <w:r w:rsidRPr="000A1486">
        <w:rPr>
          <w:lang w:val="en-US"/>
        </w:rPr>
        <w:t>Biogeogr</w:t>
      </w:r>
      <w:proofErr w:type="spellEnd"/>
      <w:r w:rsidRPr="000A1486">
        <w:rPr>
          <w:lang w:val="en-US"/>
        </w:rPr>
        <w:t xml:space="preserve">. </w:t>
      </w:r>
      <w:r w:rsidRPr="000A1486">
        <w:rPr>
          <w:b/>
          <w:bCs/>
          <w:lang w:val="en-US"/>
        </w:rPr>
        <w:t>29</w:t>
      </w:r>
      <w:r w:rsidRPr="000A1486">
        <w:rPr>
          <w:lang w:val="en-US"/>
        </w:rPr>
        <w:t xml:space="preserve">: 370–383. </w:t>
      </w:r>
      <w:proofErr w:type="spellStart"/>
      <w:proofErr w:type="gramStart"/>
      <w:r w:rsidRPr="000A1486">
        <w:rPr>
          <w:lang w:val="en-US"/>
        </w:rPr>
        <w:t>doi:https</w:t>
      </w:r>
      <w:proofErr w:type="spellEnd"/>
      <w:r w:rsidRPr="000A1486">
        <w:rPr>
          <w:lang w:val="en-US"/>
        </w:rPr>
        <w:t>://doi.org/10.1111/geb.13023</w:t>
      </w:r>
      <w:proofErr w:type="gramEnd"/>
    </w:p>
    <w:p w14:paraId="66EC9429" w14:textId="77777777" w:rsidR="000A1486" w:rsidRPr="000A1486" w:rsidRDefault="000A1486" w:rsidP="000A1486">
      <w:pPr>
        <w:pStyle w:val="Bibliography"/>
        <w:rPr>
          <w:lang w:val="en-US"/>
        </w:rPr>
      </w:pPr>
      <w:r w:rsidRPr="000A1486">
        <w:rPr>
          <w:lang w:val="en-US"/>
        </w:rPr>
        <w:t xml:space="preserve">Shantz, A. A., M. C. Ladd, E. </w:t>
      </w:r>
      <w:proofErr w:type="spellStart"/>
      <w:r w:rsidRPr="000A1486">
        <w:rPr>
          <w:lang w:val="en-US"/>
        </w:rPr>
        <w:t>Schrack</w:t>
      </w:r>
      <w:proofErr w:type="spellEnd"/>
      <w:r w:rsidRPr="000A1486">
        <w:rPr>
          <w:lang w:val="en-US"/>
        </w:rPr>
        <w:t xml:space="preserve">, and D. E. </w:t>
      </w:r>
      <w:proofErr w:type="spellStart"/>
      <w:r w:rsidRPr="000A1486">
        <w:rPr>
          <w:lang w:val="en-US"/>
        </w:rPr>
        <w:t>Burkepile</w:t>
      </w:r>
      <w:proofErr w:type="spellEnd"/>
      <w:r w:rsidRPr="000A1486">
        <w:rPr>
          <w:lang w:val="en-US"/>
        </w:rPr>
        <w:t xml:space="preserve">. 2015. Fish-derived nutrient hotspots shape coral reef benthic communities. </w:t>
      </w:r>
      <w:proofErr w:type="spellStart"/>
      <w:r w:rsidRPr="000A1486">
        <w:rPr>
          <w:lang w:val="en-US"/>
        </w:rPr>
        <w:t>Ecol</w:t>
      </w:r>
      <w:proofErr w:type="spellEnd"/>
      <w:r w:rsidRPr="000A1486">
        <w:rPr>
          <w:lang w:val="en-US"/>
        </w:rPr>
        <w:t xml:space="preserve"> Appl </w:t>
      </w:r>
      <w:r w:rsidRPr="000A1486">
        <w:rPr>
          <w:b/>
          <w:bCs/>
          <w:lang w:val="en-US"/>
        </w:rPr>
        <w:t>25</w:t>
      </w:r>
      <w:r w:rsidRPr="000A1486">
        <w:rPr>
          <w:lang w:val="en-US"/>
        </w:rPr>
        <w:t>: 2142–2152. doi:10.1890/14-2209.1</w:t>
      </w:r>
    </w:p>
    <w:p w14:paraId="1CFCCAC1" w14:textId="77777777" w:rsidR="000A1486" w:rsidRPr="000A1486" w:rsidRDefault="000A1486" w:rsidP="000A1486">
      <w:pPr>
        <w:pStyle w:val="Bibliography"/>
        <w:rPr>
          <w:lang w:val="en-US"/>
        </w:rPr>
      </w:pPr>
      <w:r w:rsidRPr="000A1486">
        <w:rPr>
          <w:lang w:val="en-US"/>
        </w:rPr>
        <w:t xml:space="preserve">Shrestha, J., J. R. Peters, J. E. </w:t>
      </w:r>
      <w:proofErr w:type="spellStart"/>
      <w:r w:rsidRPr="000A1486">
        <w:rPr>
          <w:lang w:val="en-US"/>
        </w:rPr>
        <w:t>Caselle</w:t>
      </w:r>
      <w:proofErr w:type="spellEnd"/>
      <w:r w:rsidRPr="000A1486">
        <w:rPr>
          <w:lang w:val="en-US"/>
        </w:rPr>
        <w:t xml:space="preserve">, and S. L. Hamilton. 2024. Marine protection and environmental forcing influence fish-derived nutrient cycling in kelp forests. </w:t>
      </w:r>
      <w:proofErr w:type="spellStart"/>
      <w:r w:rsidRPr="000A1486">
        <w:rPr>
          <w:lang w:val="en-US"/>
        </w:rPr>
        <w:t>Funct</w:t>
      </w:r>
      <w:proofErr w:type="spellEnd"/>
      <w:r w:rsidRPr="000A1486">
        <w:rPr>
          <w:lang w:val="en-US"/>
        </w:rPr>
        <w:t>. Ecol. 1–15. doi:10.1111/1365-2435.14708</w:t>
      </w:r>
    </w:p>
    <w:p w14:paraId="28FB0A22" w14:textId="77777777" w:rsidR="000A1486" w:rsidRPr="000A1486" w:rsidRDefault="000A1486" w:rsidP="000A1486">
      <w:pPr>
        <w:pStyle w:val="Bibliography"/>
        <w:rPr>
          <w:lang w:val="en-US"/>
        </w:rPr>
      </w:pPr>
      <w:proofErr w:type="spellStart"/>
      <w:r w:rsidRPr="000A1486">
        <w:rPr>
          <w:lang w:val="en-US"/>
        </w:rPr>
        <w:t>Starko</w:t>
      </w:r>
      <w:proofErr w:type="spellEnd"/>
      <w:r w:rsidRPr="000A1486">
        <w:rPr>
          <w:lang w:val="en-US"/>
        </w:rPr>
        <w:t xml:space="preserve">,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41C080C9" w14:textId="77777777" w:rsidR="000A1486" w:rsidRPr="000A1486" w:rsidRDefault="000A1486" w:rsidP="000A1486">
      <w:pPr>
        <w:pStyle w:val="Bibliography"/>
        <w:rPr>
          <w:lang w:val="en-US"/>
        </w:rPr>
      </w:pPr>
      <w:proofErr w:type="spellStart"/>
      <w:r w:rsidRPr="000A1486">
        <w:rPr>
          <w:lang w:val="en-US"/>
        </w:rPr>
        <w:t>Starko</w:t>
      </w:r>
      <w:proofErr w:type="spellEnd"/>
      <w:r w:rsidRPr="000A1486">
        <w:rPr>
          <w:lang w:val="en-US"/>
        </w:rPr>
        <w:t xml:space="preserve">, S., C. J. Neufeld, L. </w:t>
      </w:r>
      <w:proofErr w:type="spellStart"/>
      <w:r w:rsidRPr="000A1486">
        <w:rPr>
          <w:lang w:val="en-US"/>
        </w:rPr>
        <w:t>Gendall</w:t>
      </w:r>
      <w:proofErr w:type="spellEnd"/>
      <w:r w:rsidRPr="000A1486">
        <w:rPr>
          <w:lang w:val="en-US"/>
        </w:rPr>
        <w:t xml:space="preserve">, B. Timmer, L. Campbell, J. </w:t>
      </w:r>
      <w:proofErr w:type="spellStart"/>
      <w:r w:rsidRPr="000A1486">
        <w:rPr>
          <w:lang w:val="en-US"/>
        </w:rPr>
        <w:t>Yakimishyn</w:t>
      </w:r>
      <w:proofErr w:type="spellEnd"/>
      <w:r w:rsidRPr="000A1486">
        <w:rPr>
          <w:lang w:val="en-US"/>
        </w:rPr>
        <w:t xml:space="preserve">, L. </w:t>
      </w:r>
      <w:proofErr w:type="spellStart"/>
      <w:r w:rsidRPr="000A1486">
        <w:rPr>
          <w:lang w:val="en-US"/>
        </w:rPr>
        <w:t>Druehl</w:t>
      </w:r>
      <w:proofErr w:type="spellEnd"/>
      <w:r w:rsidRPr="000A1486">
        <w:rPr>
          <w:lang w:val="en-US"/>
        </w:rPr>
        <w:t xml:space="preserve">, and J. K. Baum. 2022. Microclimate predicts kelp forest extinction in the face of direct and indirect marine heatwave effects. </w:t>
      </w:r>
      <w:proofErr w:type="spellStart"/>
      <w:r w:rsidRPr="000A1486">
        <w:rPr>
          <w:lang w:val="en-US"/>
        </w:rPr>
        <w:t>Ecol</w:t>
      </w:r>
      <w:proofErr w:type="spellEnd"/>
      <w:r w:rsidRPr="000A1486">
        <w:rPr>
          <w:lang w:val="en-US"/>
        </w:rPr>
        <w:t xml:space="preserve"> Appl </w:t>
      </w:r>
      <w:r w:rsidRPr="000A1486">
        <w:rPr>
          <w:b/>
          <w:bCs/>
          <w:lang w:val="en-US"/>
        </w:rPr>
        <w:t>32</w:t>
      </w:r>
      <w:r w:rsidRPr="000A1486">
        <w:rPr>
          <w:lang w:val="en-US"/>
        </w:rPr>
        <w:t>: e2673. doi:10.1002/eap.2673</w:t>
      </w:r>
    </w:p>
    <w:p w14:paraId="11196EF9" w14:textId="77777777" w:rsidR="000A1486" w:rsidRPr="000A1486" w:rsidRDefault="000A1486" w:rsidP="000A1486">
      <w:pPr>
        <w:pStyle w:val="Bibliography"/>
        <w:rPr>
          <w:lang w:val="en-US"/>
        </w:rPr>
      </w:pPr>
      <w:proofErr w:type="spellStart"/>
      <w:r w:rsidRPr="000A1486">
        <w:rPr>
          <w:lang w:val="en-US"/>
        </w:rPr>
        <w:lastRenderedPageBreak/>
        <w:t>Steneck</w:t>
      </w:r>
      <w:proofErr w:type="spellEnd"/>
      <w:r w:rsidRPr="000A1486">
        <w:rPr>
          <w:lang w:val="en-US"/>
        </w:rPr>
        <w:t xml:space="preserve">, R. S., M. H. Graham, B. J. Bourque, D. Corbett, J. M. Erlandson, J. A. Estes, and M. J. </w:t>
      </w:r>
      <w:proofErr w:type="spellStart"/>
      <w:r w:rsidRPr="000A1486">
        <w:rPr>
          <w:lang w:val="en-US"/>
        </w:rPr>
        <w:t>Tegner</w:t>
      </w:r>
      <w:proofErr w:type="spellEnd"/>
      <w:r w:rsidRPr="000A1486">
        <w:rPr>
          <w:lang w:val="en-US"/>
        </w:rPr>
        <w:t xml:space="preserve">. 2002. Kelp forest ecosystems: biodiversity, stability, resilience and future. Environ. </w:t>
      </w:r>
      <w:proofErr w:type="spellStart"/>
      <w:r w:rsidRPr="000A1486">
        <w:rPr>
          <w:lang w:val="en-US"/>
        </w:rPr>
        <w:t>Conserv</w:t>
      </w:r>
      <w:proofErr w:type="spellEnd"/>
      <w:r w:rsidRPr="000A1486">
        <w:rPr>
          <w:lang w:val="en-US"/>
        </w:rPr>
        <w:t xml:space="preserve">. </w:t>
      </w:r>
      <w:r w:rsidRPr="000A1486">
        <w:rPr>
          <w:b/>
          <w:bCs/>
          <w:lang w:val="en-US"/>
        </w:rPr>
        <w:t>29</w:t>
      </w:r>
      <w:r w:rsidRPr="000A1486">
        <w:rPr>
          <w:lang w:val="en-US"/>
        </w:rPr>
        <w:t>: 436–459. doi:10.1017/S0376892902000322</w:t>
      </w:r>
    </w:p>
    <w:p w14:paraId="17C2F2AB" w14:textId="77777777" w:rsidR="000A1486" w:rsidRPr="000A1486" w:rsidRDefault="000A1486" w:rsidP="000A1486">
      <w:pPr>
        <w:pStyle w:val="Bibliography"/>
        <w:rPr>
          <w:lang w:val="en-US"/>
        </w:rPr>
      </w:pPr>
      <w:r w:rsidRPr="000A1486">
        <w:rPr>
          <w:lang w:val="en-US"/>
        </w:rPr>
        <w:t xml:space="preserve">Stewart, H., J. </w:t>
      </w:r>
      <w:proofErr w:type="spellStart"/>
      <w:r w:rsidRPr="000A1486">
        <w:rPr>
          <w:lang w:val="en-US"/>
        </w:rPr>
        <w:t>Fram</w:t>
      </w:r>
      <w:proofErr w:type="spellEnd"/>
      <w:r w:rsidRPr="000A1486">
        <w:rPr>
          <w:lang w:val="en-US"/>
        </w:rPr>
        <w:t xml:space="preserve">, D. Reed, S. Williams, M. Brzezinski, S. </w:t>
      </w:r>
      <w:proofErr w:type="spellStart"/>
      <w:r w:rsidRPr="000A1486">
        <w:rPr>
          <w:lang w:val="en-US"/>
        </w:rPr>
        <w:t>MacIntyre</w:t>
      </w:r>
      <w:proofErr w:type="spellEnd"/>
      <w:r w:rsidRPr="000A1486">
        <w:rPr>
          <w:lang w:val="en-US"/>
        </w:rPr>
        <w:t xml:space="preserve">, and B. Gaylord. 2009. Differences in growth, morphology and tissue carbon and nitrogen of Macrocystis </w:t>
      </w:r>
      <w:proofErr w:type="spellStart"/>
      <w:r w:rsidRPr="000A1486">
        <w:rPr>
          <w:lang w:val="en-US"/>
        </w:rPr>
        <w:t>pyrifera</w:t>
      </w:r>
      <w:proofErr w:type="spellEnd"/>
      <w:r w:rsidRPr="000A1486">
        <w:rPr>
          <w:lang w:val="en-US"/>
        </w:rPr>
        <w:t xml:space="preserve"> within and at the outer edge of a giant kelp forest in California, USA. Mar. Ecol. Prog. Ser. </w:t>
      </w:r>
      <w:r w:rsidRPr="000A1486">
        <w:rPr>
          <w:b/>
          <w:bCs/>
          <w:lang w:val="en-US"/>
        </w:rPr>
        <w:t>375</w:t>
      </w:r>
      <w:r w:rsidRPr="000A1486">
        <w:rPr>
          <w:lang w:val="en-US"/>
        </w:rPr>
        <w:t>: 101–112. doi:10.3354/meps07752</w:t>
      </w:r>
    </w:p>
    <w:p w14:paraId="2CE4440B" w14:textId="77777777" w:rsidR="000A1486" w:rsidRPr="000A1486" w:rsidRDefault="000A1486" w:rsidP="000A1486">
      <w:pPr>
        <w:pStyle w:val="Bibliography"/>
        <w:rPr>
          <w:lang w:val="en-US"/>
        </w:rPr>
      </w:pPr>
      <w:r w:rsidRPr="000A1486">
        <w:rPr>
          <w:lang w:val="en-US"/>
        </w:rPr>
        <w:t xml:space="preserve">Stewart, N. L., B. </w:t>
      </w:r>
      <w:proofErr w:type="spellStart"/>
      <w:r w:rsidRPr="000A1486">
        <w:rPr>
          <w:lang w:val="en-US"/>
        </w:rPr>
        <w:t>Konar</w:t>
      </w:r>
      <w:proofErr w:type="spellEnd"/>
      <w:r w:rsidRPr="000A1486">
        <w:rPr>
          <w:lang w:val="en-US"/>
        </w:rPr>
        <w:t xml:space="preserve">, and M. T. Tinker. 2015. Testing the nutritional-limitation, predator-avoidance, and storm-avoidance hypotheses for restricted sea otter habitat use in the Aleutian Islands, Alaska. </w:t>
      </w:r>
      <w:proofErr w:type="spellStart"/>
      <w:r w:rsidRPr="000A1486">
        <w:rPr>
          <w:lang w:val="en-US"/>
        </w:rPr>
        <w:t>Oecologia</w:t>
      </w:r>
      <w:proofErr w:type="spellEnd"/>
      <w:r w:rsidRPr="000A1486">
        <w:rPr>
          <w:lang w:val="en-US"/>
        </w:rPr>
        <w:t xml:space="preserve"> </w:t>
      </w:r>
      <w:r w:rsidRPr="000A1486">
        <w:rPr>
          <w:b/>
          <w:bCs/>
          <w:lang w:val="en-US"/>
        </w:rPr>
        <w:t>177</w:t>
      </w:r>
      <w:r w:rsidRPr="000A1486">
        <w:rPr>
          <w:lang w:val="en-US"/>
        </w:rPr>
        <w:t>: 645–655. doi:10.1007/s00442-014-3149-6</w:t>
      </w:r>
    </w:p>
    <w:p w14:paraId="4C131D22" w14:textId="77777777" w:rsidR="000A1486" w:rsidRPr="000A1486" w:rsidRDefault="000A1486" w:rsidP="000A1486">
      <w:pPr>
        <w:pStyle w:val="Bibliography"/>
        <w:rPr>
          <w:lang w:val="en-US"/>
        </w:rPr>
      </w:pPr>
      <w:r w:rsidRPr="000A1486">
        <w:rPr>
          <w:lang w:val="en-US"/>
        </w:rPr>
        <w:t xml:space="preserve">Stillman, J. H., and G. N. </w:t>
      </w:r>
      <w:proofErr w:type="spellStart"/>
      <w:r w:rsidRPr="000A1486">
        <w:rPr>
          <w:lang w:val="en-US"/>
        </w:rPr>
        <w:t>Somero</w:t>
      </w:r>
      <w:proofErr w:type="spellEnd"/>
      <w:r w:rsidRPr="000A1486">
        <w:rPr>
          <w:lang w:val="en-US"/>
        </w:rPr>
        <w:t xml:space="preserve">. 1996. Adaptation to Temperature Stress and Aerial Exposure in Congeneric Species of Intertidal Porcelain Crabs (Genus </w:t>
      </w:r>
      <w:proofErr w:type="spellStart"/>
      <w:r w:rsidRPr="000A1486">
        <w:rPr>
          <w:lang w:val="en-US"/>
        </w:rPr>
        <w:t>Petrolisthes</w:t>
      </w:r>
      <w:proofErr w:type="spellEnd"/>
      <w:r w:rsidRPr="000A1486">
        <w:rPr>
          <w:lang w:val="en-US"/>
        </w:rPr>
        <w:t xml:space="preserve">): Correlation of Physiology, Biochemistry and Morphology </w:t>
      </w:r>
      <w:proofErr w:type="gramStart"/>
      <w:r w:rsidRPr="000A1486">
        <w:rPr>
          <w:lang w:val="en-US"/>
        </w:rPr>
        <w:t>With</w:t>
      </w:r>
      <w:proofErr w:type="gramEnd"/>
      <w:r w:rsidRPr="000A1486">
        <w:rPr>
          <w:lang w:val="en-US"/>
        </w:rPr>
        <w:t xml:space="preserve"> Vertical Distribution. Journal of Experimental Biology </w:t>
      </w:r>
      <w:r w:rsidRPr="000A1486">
        <w:rPr>
          <w:b/>
          <w:bCs/>
          <w:lang w:val="en-US"/>
        </w:rPr>
        <w:t>199</w:t>
      </w:r>
      <w:r w:rsidRPr="000A1486">
        <w:rPr>
          <w:lang w:val="en-US"/>
        </w:rPr>
        <w:t>: 1845–1855. doi:10.1242/jeb.199.8.1845</w:t>
      </w:r>
    </w:p>
    <w:p w14:paraId="1451719A" w14:textId="77777777" w:rsidR="000A1486" w:rsidRPr="000A1486" w:rsidRDefault="000A1486" w:rsidP="000A1486">
      <w:pPr>
        <w:pStyle w:val="Bibliography"/>
        <w:rPr>
          <w:lang w:val="en-US"/>
        </w:rPr>
      </w:pPr>
      <w:proofErr w:type="spellStart"/>
      <w:r w:rsidRPr="000A1486">
        <w:rPr>
          <w:lang w:val="en-US"/>
        </w:rPr>
        <w:t>Tanasichuk</w:t>
      </w:r>
      <w:proofErr w:type="spellEnd"/>
      <w:r w:rsidRPr="000A1486">
        <w:rPr>
          <w:lang w:val="en-US"/>
        </w:rPr>
        <w:t xml:space="preserve">, R. 1998. Interannual variations in the population biology and productivity of </w:t>
      </w:r>
      <w:proofErr w:type="spellStart"/>
      <w:r w:rsidRPr="000A1486">
        <w:rPr>
          <w:lang w:val="en-US"/>
        </w:rPr>
        <w:t>Euphausia</w:t>
      </w:r>
      <w:proofErr w:type="spellEnd"/>
      <w:r w:rsidRPr="000A1486">
        <w:rPr>
          <w:lang w:val="en-US"/>
        </w:rPr>
        <w:t xml:space="preserve"> </w:t>
      </w:r>
      <w:proofErr w:type="spellStart"/>
      <w:r w:rsidRPr="000A1486">
        <w:rPr>
          <w:lang w:val="en-US"/>
        </w:rPr>
        <w:t>pacifica</w:t>
      </w:r>
      <w:proofErr w:type="spellEnd"/>
      <w:r w:rsidRPr="000A1486">
        <w:rPr>
          <w:lang w:val="en-US"/>
        </w:rPr>
        <w:t xml:space="preserve"> in Barkley Sound, Canada, with special reference to the 1992 and 1993 warm ocean years. Mar. Ecol. Prog. Ser. </w:t>
      </w:r>
      <w:r w:rsidRPr="000A1486">
        <w:rPr>
          <w:b/>
          <w:bCs/>
          <w:lang w:val="en-US"/>
        </w:rPr>
        <w:t>173</w:t>
      </w:r>
      <w:r w:rsidRPr="000A1486">
        <w:rPr>
          <w:lang w:val="en-US"/>
        </w:rPr>
        <w:t>: 163–180. doi:10.3354/meps173163</w:t>
      </w:r>
    </w:p>
    <w:p w14:paraId="137FE908" w14:textId="77777777" w:rsidR="000A1486" w:rsidRPr="000A1486" w:rsidRDefault="000A1486" w:rsidP="000A1486">
      <w:pPr>
        <w:pStyle w:val="Bibliography"/>
        <w:rPr>
          <w:lang w:val="en-US"/>
        </w:rPr>
      </w:pPr>
      <w:r w:rsidRPr="000A1486">
        <w:rPr>
          <w:lang w:val="en-US"/>
        </w:rPr>
        <w:t xml:space="preserve">Taylor, B. W., C. F. Keep, R. O. Hall, B. J. Koch, L. M. </w:t>
      </w:r>
      <w:proofErr w:type="spellStart"/>
      <w:r w:rsidRPr="000A1486">
        <w:rPr>
          <w:lang w:val="en-US"/>
        </w:rPr>
        <w:t>Tronstad</w:t>
      </w:r>
      <w:proofErr w:type="spellEnd"/>
      <w:r w:rsidRPr="000A1486">
        <w:rPr>
          <w:lang w:val="en-US"/>
        </w:rPr>
        <w:t xml:space="preserve">, A. S. </w:t>
      </w:r>
      <w:proofErr w:type="spellStart"/>
      <w:r w:rsidRPr="000A1486">
        <w:rPr>
          <w:lang w:val="en-US"/>
        </w:rPr>
        <w:t>Flecker</w:t>
      </w:r>
      <w:proofErr w:type="spellEnd"/>
      <w:r w:rsidRPr="000A1486">
        <w:rPr>
          <w:lang w:val="en-US"/>
        </w:rPr>
        <w:t xml:space="preserve">, and A. J. </w:t>
      </w:r>
      <w:proofErr w:type="spellStart"/>
      <w:r w:rsidRPr="000A1486">
        <w:rPr>
          <w:lang w:val="en-US"/>
        </w:rPr>
        <w:t>Ulseth</w:t>
      </w:r>
      <w:proofErr w:type="spellEnd"/>
      <w:r w:rsidRPr="000A1486">
        <w:rPr>
          <w:lang w:val="en-US"/>
        </w:rPr>
        <w:t xml:space="preserve">. 2007. Improving the fluorometric ammonium method: matrix effects, background fluorescence, and standard additions. J.N. Am. </w:t>
      </w:r>
      <w:proofErr w:type="spellStart"/>
      <w:r w:rsidRPr="000A1486">
        <w:rPr>
          <w:lang w:val="en-US"/>
        </w:rPr>
        <w:t>Benthol</w:t>
      </w:r>
      <w:proofErr w:type="spellEnd"/>
      <w:r w:rsidRPr="000A1486">
        <w:rPr>
          <w:lang w:val="en-US"/>
        </w:rPr>
        <w:t xml:space="preserve">. Soc. </w:t>
      </w:r>
      <w:r w:rsidRPr="000A1486">
        <w:rPr>
          <w:b/>
          <w:bCs/>
          <w:lang w:val="en-US"/>
        </w:rPr>
        <w:t>26</w:t>
      </w:r>
      <w:r w:rsidRPr="000A1486">
        <w:rPr>
          <w:lang w:val="en-US"/>
        </w:rPr>
        <w:t>: 167–177. doi:10.1899/0887-3593(2007)26[</w:t>
      </w:r>
      <w:proofErr w:type="gramStart"/>
      <w:r w:rsidRPr="000A1486">
        <w:rPr>
          <w:lang w:val="en-US"/>
        </w:rPr>
        <w:t>167:ITFAMM</w:t>
      </w:r>
      <w:proofErr w:type="gramEnd"/>
      <w:r w:rsidRPr="000A1486">
        <w:rPr>
          <w:lang w:val="en-US"/>
        </w:rPr>
        <w:t>]2.0.CO;2</w:t>
      </w:r>
    </w:p>
    <w:p w14:paraId="2D1B8158"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43</w:t>
      </w:r>
      <w:r w:rsidRPr="000A1486">
        <w:rPr>
          <w:lang w:val="en-US"/>
        </w:rPr>
        <w:t>: 600–606. doi:10.4319/lo.1998.43.4.0600</w:t>
      </w:r>
    </w:p>
    <w:p w14:paraId="133DD19B" w14:textId="77777777" w:rsidR="000A1486" w:rsidRPr="000A1486" w:rsidRDefault="000A1486" w:rsidP="000A1486">
      <w:pPr>
        <w:pStyle w:val="Bibliography"/>
        <w:rPr>
          <w:lang w:val="en-US"/>
        </w:rPr>
      </w:pPr>
      <w:r w:rsidRPr="000A1486">
        <w:rPr>
          <w:lang w:val="en-US"/>
        </w:rPr>
        <w:lastRenderedPageBreak/>
        <w:t xml:space="preserve">Tilman, G. D. 1984. Plant dominance along an experimental nutrient gradient. Ecology </w:t>
      </w:r>
      <w:r w:rsidRPr="000A1486">
        <w:rPr>
          <w:b/>
          <w:bCs/>
          <w:lang w:val="en-US"/>
        </w:rPr>
        <w:t>65</w:t>
      </w:r>
      <w:r w:rsidRPr="000A1486">
        <w:rPr>
          <w:lang w:val="en-US"/>
        </w:rPr>
        <w:t>: 1445–1453. doi:10.2307/1939125</w:t>
      </w:r>
    </w:p>
    <w:p w14:paraId="459EE978" w14:textId="77777777" w:rsidR="000A1486" w:rsidRPr="000A1486" w:rsidRDefault="000A1486" w:rsidP="000A1486">
      <w:pPr>
        <w:pStyle w:val="Bibliography"/>
        <w:rPr>
          <w:lang w:val="en-US"/>
        </w:rPr>
      </w:pPr>
      <w:proofErr w:type="spellStart"/>
      <w:r w:rsidRPr="000A1486">
        <w:rPr>
          <w:lang w:val="en-US"/>
        </w:rPr>
        <w:t>Traiger</w:t>
      </w:r>
      <w:proofErr w:type="spellEnd"/>
      <w:r w:rsidRPr="000A1486">
        <w:rPr>
          <w:lang w:val="en-US"/>
        </w:rPr>
        <w:t xml:space="preserve">, S. B. and others. 2022. Limited biogeochemical modification of surface waters by kelp forest canopies: Influence of kelp metabolism and site-specific hydrodynamics.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67</w:t>
      </w:r>
      <w:r w:rsidRPr="000A1486">
        <w:rPr>
          <w:lang w:val="en-US"/>
        </w:rPr>
        <w:t>: 392–403. doi:10.1002/lno.11999</w:t>
      </w:r>
    </w:p>
    <w:p w14:paraId="7C6F8957" w14:textId="77777777" w:rsidR="000A1486" w:rsidRPr="000A1486" w:rsidRDefault="000A1486" w:rsidP="000A1486">
      <w:pPr>
        <w:pStyle w:val="Bibliography"/>
        <w:rPr>
          <w:lang w:val="en-US"/>
        </w:rPr>
      </w:pPr>
      <w:proofErr w:type="spellStart"/>
      <w:r w:rsidRPr="000A1486">
        <w:rPr>
          <w:lang w:val="en-US"/>
        </w:rPr>
        <w:t>Uthicke</w:t>
      </w:r>
      <w:proofErr w:type="spellEnd"/>
      <w:r w:rsidRPr="000A1486">
        <w:rPr>
          <w:lang w:val="en-US"/>
        </w:rPr>
        <w:t xml:space="preserve">, S. 2001. Nutrient regeneration by abundant coral reef holothurians. J. Exp. Mar. Biol. Ecol. </w:t>
      </w:r>
      <w:r w:rsidRPr="000A1486">
        <w:rPr>
          <w:b/>
          <w:bCs/>
          <w:lang w:val="en-US"/>
        </w:rPr>
        <w:t>265</w:t>
      </w:r>
      <w:r w:rsidRPr="000A1486">
        <w:rPr>
          <w:lang w:val="en-US"/>
        </w:rPr>
        <w:t>: 153–170. doi:10.1016/S0022-0981(01)00329-X</w:t>
      </w:r>
    </w:p>
    <w:p w14:paraId="5DF4CC42" w14:textId="77777777" w:rsidR="000A1486" w:rsidRPr="000A1486" w:rsidRDefault="000A1486" w:rsidP="000A1486">
      <w:pPr>
        <w:pStyle w:val="Bibliography"/>
        <w:rPr>
          <w:lang w:val="en-US"/>
        </w:rPr>
      </w:pPr>
      <w:proofErr w:type="spellStart"/>
      <w:r w:rsidRPr="000A1486">
        <w:rPr>
          <w:lang w:val="en-US"/>
        </w:rPr>
        <w:t>Uthicke</w:t>
      </w:r>
      <w:proofErr w:type="spellEnd"/>
      <w:r w:rsidRPr="000A1486">
        <w:rPr>
          <w:lang w:val="en-US"/>
        </w:rPr>
        <w:t xml:space="preserve">, S., and D. W. </w:t>
      </w:r>
      <w:proofErr w:type="spellStart"/>
      <w:r w:rsidRPr="000A1486">
        <w:rPr>
          <w:lang w:val="en-US"/>
        </w:rPr>
        <w:t>Klumpp</w:t>
      </w:r>
      <w:proofErr w:type="spellEnd"/>
      <w:r w:rsidRPr="000A1486">
        <w:rPr>
          <w:lang w:val="en-US"/>
        </w:rPr>
        <w:t xml:space="preserve">. 1998. Microphytobenthos community production at a near-shore coral reef: seasonal variation and response to ammonium recycled by holothurians. Mar </w:t>
      </w:r>
      <w:proofErr w:type="spellStart"/>
      <w:r w:rsidRPr="000A1486">
        <w:rPr>
          <w:lang w:val="en-US"/>
        </w:rPr>
        <w:t>Ecol</w:t>
      </w:r>
      <w:proofErr w:type="spellEnd"/>
      <w:r w:rsidRPr="000A1486">
        <w:rPr>
          <w:lang w:val="en-US"/>
        </w:rPr>
        <w:t xml:space="preserve"> Prog Ser </w:t>
      </w:r>
      <w:r w:rsidRPr="000A1486">
        <w:rPr>
          <w:b/>
          <w:bCs/>
          <w:lang w:val="en-US"/>
        </w:rPr>
        <w:t>169</w:t>
      </w:r>
      <w:r w:rsidRPr="000A1486">
        <w:rPr>
          <w:lang w:val="en-US"/>
        </w:rPr>
        <w:t>: 1–11.</w:t>
      </w:r>
    </w:p>
    <w:p w14:paraId="134CF159" w14:textId="77777777" w:rsidR="000A1486" w:rsidRPr="000A1486" w:rsidRDefault="000A1486" w:rsidP="000A1486">
      <w:pPr>
        <w:pStyle w:val="Bibliography"/>
        <w:rPr>
          <w:lang w:val="en-US"/>
        </w:rPr>
      </w:pPr>
      <w:proofErr w:type="spellStart"/>
      <w:r w:rsidRPr="000A1486">
        <w:rPr>
          <w:lang w:val="en-US"/>
        </w:rPr>
        <w:t>Vanni</w:t>
      </w:r>
      <w:proofErr w:type="spellEnd"/>
      <w:r w:rsidRPr="000A1486">
        <w:rPr>
          <w:lang w:val="en-US"/>
        </w:rPr>
        <w:t xml:space="preserve">, M. J. 2002. Nutrient cycling by animals in freshwater ecosystems. Annu Rev </w:t>
      </w:r>
      <w:proofErr w:type="spellStart"/>
      <w:r w:rsidRPr="000A1486">
        <w:rPr>
          <w:lang w:val="en-US"/>
        </w:rPr>
        <w:t>Ecol</w:t>
      </w:r>
      <w:proofErr w:type="spellEnd"/>
      <w:r w:rsidRPr="000A1486">
        <w:rPr>
          <w:lang w:val="en-US"/>
        </w:rPr>
        <w:t xml:space="preserve"> Syst </w:t>
      </w:r>
      <w:r w:rsidRPr="000A1486">
        <w:rPr>
          <w:b/>
          <w:bCs/>
          <w:lang w:val="en-US"/>
        </w:rPr>
        <w:t>33</w:t>
      </w:r>
      <w:r w:rsidRPr="000A1486">
        <w:rPr>
          <w:lang w:val="en-US"/>
        </w:rPr>
        <w:t xml:space="preserve">: 341–370. </w:t>
      </w:r>
      <w:proofErr w:type="gramStart"/>
      <w:r w:rsidRPr="000A1486">
        <w:rPr>
          <w:lang w:val="en-US"/>
        </w:rPr>
        <w:t>doi:10.1146/annurev.ecolsys</w:t>
      </w:r>
      <w:proofErr w:type="gramEnd"/>
      <w:r w:rsidRPr="000A1486">
        <w:rPr>
          <w:lang w:val="en-US"/>
        </w:rPr>
        <w:t>.33.010802.150519</w:t>
      </w:r>
    </w:p>
    <w:p w14:paraId="09D38FFE" w14:textId="77777777" w:rsidR="000A1486" w:rsidRPr="000A1486" w:rsidRDefault="000A1486" w:rsidP="000A1486">
      <w:pPr>
        <w:pStyle w:val="Bibliography"/>
        <w:rPr>
          <w:lang w:val="en-US"/>
        </w:rPr>
      </w:pPr>
      <w:proofErr w:type="spellStart"/>
      <w:r w:rsidRPr="000A1486">
        <w:rPr>
          <w:lang w:val="en-US"/>
        </w:rPr>
        <w:t>Vinther</w:t>
      </w:r>
      <w:proofErr w:type="spellEnd"/>
      <w:r w:rsidRPr="000A1486">
        <w:rPr>
          <w:lang w:val="en-US"/>
        </w:rPr>
        <w:t xml:space="preserve">, H. F., and M. </w:t>
      </w:r>
      <w:proofErr w:type="spellStart"/>
      <w:r w:rsidRPr="000A1486">
        <w:rPr>
          <w:lang w:val="en-US"/>
        </w:rPr>
        <w:t>Holmer</w:t>
      </w:r>
      <w:proofErr w:type="spellEnd"/>
      <w:r w:rsidRPr="000A1486">
        <w:rPr>
          <w:lang w:val="en-US"/>
        </w:rPr>
        <w:t xml:space="preserve">. 2008. Experimental test of </w:t>
      </w:r>
      <w:proofErr w:type="spellStart"/>
      <w:r w:rsidRPr="000A1486">
        <w:rPr>
          <w:lang w:val="en-US"/>
        </w:rPr>
        <w:t>biodeposition</w:t>
      </w:r>
      <w:proofErr w:type="spellEnd"/>
      <w:r w:rsidRPr="000A1486">
        <w:rPr>
          <w:lang w:val="en-US"/>
        </w:rPr>
        <w:t xml:space="preserve"> and ammonium excretion from blue mussels (Mytilus edulis) on eelgrass (Zostera marina) performance. J. Exp. Mar. Bio. </w:t>
      </w:r>
      <w:proofErr w:type="spellStart"/>
      <w:r w:rsidRPr="000A1486">
        <w:rPr>
          <w:lang w:val="en-US"/>
        </w:rPr>
        <w:t>Ecol</w:t>
      </w:r>
      <w:proofErr w:type="spellEnd"/>
      <w:r w:rsidRPr="000A1486">
        <w:rPr>
          <w:lang w:val="en-US"/>
        </w:rPr>
        <w:t xml:space="preserve"> </w:t>
      </w:r>
      <w:r w:rsidRPr="000A1486">
        <w:rPr>
          <w:b/>
          <w:bCs/>
          <w:lang w:val="en-US"/>
        </w:rPr>
        <w:t>364</w:t>
      </w:r>
      <w:r w:rsidRPr="000A1486">
        <w:rPr>
          <w:lang w:val="en-US"/>
        </w:rPr>
        <w:t xml:space="preserve">: 72–79. </w:t>
      </w:r>
      <w:proofErr w:type="gramStart"/>
      <w:r w:rsidRPr="000A1486">
        <w:rPr>
          <w:lang w:val="en-US"/>
        </w:rPr>
        <w:t>doi:10.1016/j.jembe</w:t>
      </w:r>
      <w:proofErr w:type="gramEnd"/>
      <w:r w:rsidRPr="000A1486">
        <w:rPr>
          <w:lang w:val="en-US"/>
        </w:rPr>
        <w:t>.2008.07.003</w:t>
      </w:r>
    </w:p>
    <w:p w14:paraId="1447C0A5"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w:t>
      </w:r>
      <w:proofErr w:type="spellStart"/>
      <w:r w:rsidRPr="000A1486">
        <w:rPr>
          <w:lang w:val="en-US"/>
        </w:rPr>
        <w:t>Limnol</w:t>
      </w:r>
      <w:proofErr w:type="spellEnd"/>
      <w:r w:rsidRPr="000A1486">
        <w:rPr>
          <w:lang w:val="en-US"/>
        </w:rPr>
        <w:t xml:space="preserve"> </w:t>
      </w:r>
      <w:proofErr w:type="spellStart"/>
      <w:r w:rsidRPr="000A1486">
        <w:rPr>
          <w:lang w:val="en-US"/>
        </w:rPr>
        <w:t>Oceanogr</w:t>
      </w:r>
      <w:proofErr w:type="spellEnd"/>
      <w:r w:rsidRPr="000A1486">
        <w:rPr>
          <w:lang w:val="en-US"/>
        </w:rPr>
        <w:t xml:space="preserve"> </w:t>
      </w:r>
      <w:r w:rsidRPr="000A1486">
        <w:rPr>
          <w:b/>
          <w:bCs/>
          <w:lang w:val="en-US"/>
        </w:rPr>
        <w:t>54</w:t>
      </w:r>
      <w:r w:rsidRPr="000A1486">
        <w:rPr>
          <w:lang w:val="en-US"/>
        </w:rPr>
        <w:t xml:space="preserve">: 2058–2071. </w:t>
      </w:r>
      <w:proofErr w:type="spellStart"/>
      <w:proofErr w:type="gramStart"/>
      <w:r w:rsidRPr="000A1486">
        <w:rPr>
          <w:lang w:val="en-US"/>
        </w:rPr>
        <w:t>doi:https</w:t>
      </w:r>
      <w:proofErr w:type="spellEnd"/>
      <w:r w:rsidRPr="000A1486">
        <w:rPr>
          <w:lang w:val="en-US"/>
        </w:rPr>
        <w:t>://doi.org/10.4319/lo.2009.54.6.2058</w:t>
      </w:r>
      <w:proofErr w:type="gramEnd"/>
    </w:p>
    <w:p w14:paraId="1FB6245A" w14:textId="77777777" w:rsidR="000A1486" w:rsidRPr="000A1486" w:rsidRDefault="000A1486" w:rsidP="000A1486">
      <w:pPr>
        <w:pStyle w:val="Bibliography"/>
        <w:rPr>
          <w:lang w:val="en-US"/>
        </w:rPr>
      </w:pPr>
      <w:r w:rsidRPr="000A1486">
        <w:rPr>
          <w:lang w:val="en-US"/>
        </w:rPr>
        <w:t xml:space="preserve">Wickham, H. and others. 2019. Welcome to the </w:t>
      </w:r>
      <w:proofErr w:type="spellStart"/>
      <w:r w:rsidRPr="000A1486">
        <w:rPr>
          <w:lang w:val="en-US"/>
        </w:rPr>
        <w:t>tidyverse</w:t>
      </w:r>
      <w:proofErr w:type="spellEnd"/>
      <w:r w:rsidRPr="000A1486">
        <w:rPr>
          <w:lang w:val="en-US"/>
        </w:rPr>
        <w:t xml:space="preserve">. JOSS </w:t>
      </w:r>
      <w:r w:rsidRPr="000A1486">
        <w:rPr>
          <w:b/>
          <w:bCs/>
          <w:lang w:val="en-US"/>
        </w:rPr>
        <w:t>4</w:t>
      </w:r>
      <w:r w:rsidRPr="000A1486">
        <w:rPr>
          <w:lang w:val="en-US"/>
        </w:rPr>
        <w:t>: 1686. doi:10.21105/joss.01686</w:t>
      </w:r>
    </w:p>
    <w:p w14:paraId="299D6331" w14:textId="77777777" w:rsidR="000A1486" w:rsidRPr="000A1486" w:rsidRDefault="000A1486" w:rsidP="000A1486">
      <w:pPr>
        <w:pStyle w:val="Bibliography"/>
        <w:rPr>
          <w:lang w:val="en-US"/>
        </w:rPr>
      </w:pPr>
      <w:r w:rsidRPr="000A1486">
        <w:rPr>
          <w:lang w:val="en-US"/>
        </w:rPr>
        <w:t xml:space="preserve">Yee, D. A., and S. A. </w:t>
      </w:r>
      <w:proofErr w:type="spellStart"/>
      <w:r w:rsidRPr="000A1486">
        <w:rPr>
          <w:lang w:val="en-US"/>
        </w:rPr>
        <w:t>Juliano</w:t>
      </w:r>
      <w:proofErr w:type="spellEnd"/>
      <w:r w:rsidRPr="000A1486">
        <w:rPr>
          <w:lang w:val="en-US"/>
        </w:rPr>
        <w:t xml:space="preserve">. 2007. Abundance matters: a field experiment testing the more </w:t>
      </w:r>
      <w:proofErr w:type="gramStart"/>
      <w:r w:rsidRPr="000A1486">
        <w:rPr>
          <w:lang w:val="en-US"/>
        </w:rPr>
        <w:t>individuals</w:t>
      </w:r>
      <w:proofErr w:type="gramEnd"/>
      <w:r w:rsidRPr="000A1486">
        <w:rPr>
          <w:lang w:val="en-US"/>
        </w:rPr>
        <w:t xml:space="preserve"> hypothesis for richness–productivity relationships. </w:t>
      </w:r>
      <w:proofErr w:type="spellStart"/>
      <w:r w:rsidRPr="000A1486">
        <w:rPr>
          <w:lang w:val="en-US"/>
        </w:rPr>
        <w:t>Oecologia</w:t>
      </w:r>
      <w:proofErr w:type="spellEnd"/>
      <w:r w:rsidRPr="000A1486">
        <w:rPr>
          <w:lang w:val="en-US"/>
        </w:rPr>
        <w:t xml:space="preserve"> </w:t>
      </w:r>
      <w:r w:rsidRPr="000A1486">
        <w:rPr>
          <w:b/>
          <w:bCs/>
          <w:lang w:val="en-US"/>
        </w:rPr>
        <w:t>153</w:t>
      </w:r>
      <w:r w:rsidRPr="000A1486">
        <w:rPr>
          <w:lang w:val="en-US"/>
        </w:rPr>
        <w:t>: 153–162. doi:10.1007/s00442-007-0707-1</w:t>
      </w:r>
    </w:p>
    <w:p w14:paraId="15F3281E" w14:textId="77777777" w:rsidR="000A1486" w:rsidRPr="000A1486" w:rsidRDefault="000A1486" w:rsidP="000A1486">
      <w:pPr>
        <w:pStyle w:val="Bibliography"/>
        <w:rPr>
          <w:lang w:val="en-US"/>
        </w:rPr>
      </w:pPr>
      <w:r w:rsidRPr="000A1486">
        <w:rPr>
          <w:lang w:val="en-US"/>
        </w:rPr>
        <w:lastRenderedPageBreak/>
        <w:t xml:space="preserve">Zhang, Z., A. Campbell, and J. Lessard. 2007. MODELING NORTHERN ABALONE, HALIOTIS KAMTSCHATKANA, POPULATION STOCK AND RECRUITMENT IN BRITISH COLUMBIA. </w:t>
      </w:r>
      <w:proofErr w:type="spellStart"/>
      <w:r w:rsidRPr="000A1486">
        <w:rPr>
          <w:lang w:val="en-US"/>
        </w:rPr>
        <w:t>shre</w:t>
      </w:r>
      <w:proofErr w:type="spellEnd"/>
      <w:r w:rsidRPr="000A1486">
        <w:rPr>
          <w:lang w:val="en-US"/>
        </w:rPr>
        <w:t xml:space="preserve"> </w:t>
      </w:r>
      <w:r w:rsidRPr="000A1486">
        <w:rPr>
          <w:b/>
          <w:bCs/>
          <w:lang w:val="en-US"/>
        </w:rPr>
        <w:t>26</w:t>
      </w:r>
      <w:r w:rsidRPr="000A1486">
        <w:rPr>
          <w:lang w:val="en-US"/>
        </w:rPr>
        <w:t>: 1099–1107. doi:10.2983/0730-8000(2007)26[</w:t>
      </w:r>
      <w:proofErr w:type="gramStart"/>
      <w:r w:rsidRPr="000A1486">
        <w:rPr>
          <w:lang w:val="en-US"/>
        </w:rPr>
        <w:t>1099:MNAHKP</w:t>
      </w:r>
      <w:proofErr w:type="gramEnd"/>
      <w:r w:rsidRPr="000A1486">
        <w:rPr>
          <w:lang w:val="en-US"/>
        </w:rPr>
        <w:t>]2.0.CO;2</w:t>
      </w:r>
    </w:p>
    <w:p w14:paraId="168BFD4B" w14:textId="54C92C60" w:rsidR="00CB6958" w:rsidRPr="00861362" w:rsidRDefault="00CB6958" w:rsidP="00CB6958">
      <w:pPr>
        <w:rPr>
          <w:b/>
        </w:rPr>
      </w:pPr>
      <w:r>
        <w:rPr>
          <w:b/>
        </w:rPr>
        <w:fldChar w:fldCharType="end"/>
      </w:r>
      <w:del w:id="258" w:author="Em Lim" w:date="2025-07-31T17:49:00Z" w16du:dateUtc="2025-08-01T00:49:00Z">
        <w:r w:rsidRPr="00861362" w:rsidDel="000A1486">
          <w:rPr>
            <w:b/>
          </w:rPr>
          <w:br w:type="page"/>
        </w:r>
      </w:del>
    </w:p>
    <w:p w14:paraId="1380EA82" w14:textId="60C3689F" w:rsidR="00CB6958" w:rsidRPr="00861362" w:rsidDel="000A1486" w:rsidRDefault="00CB6958" w:rsidP="00CB6958">
      <w:pPr>
        <w:spacing w:line="480" w:lineRule="auto"/>
        <w:rPr>
          <w:del w:id="259" w:author="Em Lim" w:date="2025-07-31T17:49:00Z" w16du:dateUtc="2025-08-01T00:49:00Z"/>
          <w:bCs/>
        </w:rPr>
      </w:pPr>
      <w:del w:id="260" w:author="Em Lim" w:date="2025-07-31T17:49:00Z" w16du:dateUtc="2025-08-01T00:49:00Z">
        <w:r w:rsidRPr="00861362" w:rsidDel="000A1486">
          <w:rPr>
            <w:b/>
          </w:rPr>
          <w:delText xml:space="preserve">Electronic Supplement Part 2. </w:delText>
        </w:r>
        <w:r w:rsidRPr="00861362" w:rsidDel="000A1486">
          <w:rPr>
            <w:bCs/>
          </w:rPr>
          <w:delText>Effect of individual families of fishes and invertebrates on meso-scale (among-site) and small-scale (within-site) variation in ammonium.</w:delText>
        </w:r>
      </w:del>
    </w:p>
    <w:p w14:paraId="53B142E9" w14:textId="43918CFA" w:rsidR="00CB6958" w:rsidRPr="00861362" w:rsidDel="000A1486" w:rsidRDefault="00CB6958" w:rsidP="00CB6958">
      <w:pPr>
        <w:spacing w:line="480" w:lineRule="auto"/>
        <w:rPr>
          <w:del w:id="261" w:author="Em Lim" w:date="2025-07-31T17:49:00Z" w16du:dateUtc="2025-08-01T00:49:00Z"/>
          <w:bCs/>
        </w:rPr>
      </w:pPr>
    </w:p>
    <w:p w14:paraId="5260BBA3" w14:textId="6C93A2AC" w:rsidR="00CB6958" w:rsidRPr="00861362" w:rsidDel="000A1486" w:rsidRDefault="00CB6958" w:rsidP="00CB6958">
      <w:pPr>
        <w:spacing w:line="480" w:lineRule="auto"/>
        <w:rPr>
          <w:del w:id="262" w:author="Em Lim" w:date="2025-07-31T17:49:00Z" w16du:dateUtc="2025-08-01T00:49:00Z"/>
          <w:b/>
          <w:bCs/>
        </w:rPr>
      </w:pPr>
      <w:del w:id="263" w:author="Em Lim" w:date="2025-07-31T17:49:00Z" w16du:dateUtc="2025-08-01T00:49:00Z">
        <w:r w:rsidRPr="00861362" w:rsidDel="000A1486">
          <w:rPr>
            <w:b/>
            <w:bCs/>
          </w:rPr>
          <w:delText>Regional (meso-scale) variation</w:delText>
        </w:r>
      </w:del>
    </w:p>
    <w:p w14:paraId="640B31A2" w14:textId="64CE2267" w:rsidR="00CB6958" w:rsidRPr="00861362" w:rsidDel="000A1486" w:rsidRDefault="00CB6958" w:rsidP="00CB6958">
      <w:pPr>
        <w:spacing w:line="480" w:lineRule="auto"/>
        <w:rPr>
          <w:del w:id="264" w:author="Em Lim" w:date="2025-07-31T17:49:00Z" w16du:dateUtc="2025-08-01T00:49:00Z"/>
        </w:rPr>
      </w:pPr>
      <w:del w:id="265" w:author="Em Lim" w:date="2025-07-31T17:49:00Z" w16du:dateUtc="2025-08-01T00:49:00Z">
        <w:r w:rsidRPr="00861362" w:rsidDel="000A1486">
          <w:delText xml:space="preserve">We further explored the effect of animals on variation in NH₄⁺ concentration among rocky reef sites by considering only the abundance of one animal family at a time. For each of the top 15 most abundant families observed on our surveys, we constructed an GLMM identical to the top model shown in Table S4, using only the abundance of that family (NH₄⁺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and Acmaeidae)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constitute 17% of the total abundance.</w:delText>
        </w:r>
      </w:del>
    </w:p>
    <w:p w14:paraId="1C7BF064" w14:textId="530AB4DD" w:rsidR="00CB6958" w:rsidRPr="00861362" w:rsidDel="000A1486" w:rsidRDefault="00CB6958" w:rsidP="00CB6958">
      <w:pPr>
        <w:rPr>
          <w:del w:id="266" w:author="Em Lim" w:date="2025-07-31T17:49:00Z" w16du:dateUtc="2025-08-01T00:49:00Z"/>
          <w:b/>
        </w:rPr>
      </w:pPr>
    </w:p>
    <w:p w14:paraId="59C1EC51" w14:textId="42268BB8" w:rsidR="00CB6958" w:rsidRPr="00861362" w:rsidDel="000A1486" w:rsidRDefault="00CB6958" w:rsidP="00CB6958">
      <w:pPr>
        <w:spacing w:line="480" w:lineRule="auto"/>
        <w:ind w:firstLine="720"/>
        <w:rPr>
          <w:del w:id="267" w:author="Em Lim" w:date="2025-07-31T17:49:00Z" w16du:dateUtc="2025-08-01T00:49:00Z"/>
          <w:color w:val="000000"/>
        </w:rPr>
      </w:pPr>
      <w:del w:id="268" w:author="Em Lim" w:date="2025-07-31T17:49:00Z" w16du:dateUtc="2025-08-01T00:49:00Z">
        <w:r w:rsidRPr="00861362" w:rsidDel="000A1486">
          <w:delText>We found evidence of a positive relationship between NH₄⁺ concentration and the abundance of greenlings (Hexagrammidae, GLMM, p = 0.03, Fig. S2.</w:delText>
        </w:r>
        <w:r w:rsidDel="000A1486">
          <w:delText>0</w:delText>
        </w:r>
        <w:r w:rsidRPr="00861362" w:rsidDel="000A1486">
          <w:delText>1), weak evidence of an interaction between greenling abundance and tide (p = 0.09), but no evidence for an effect of any other predictors (p &gt; 0.10). We also found evidence of a positive relationship between NH₄⁺ concentration and the abundance of whitecap limpets (Acmaeidae, GLMM, p = 0.03), but no evidence of an effect of any other predictors (p &gt; 0.40). We found no evidence of an effect of any predictors on NH₄⁺ concentration in the models for the families Sebastidae, Gobiidae, Asteriidae, or Muricidae (p &gt; 0.10).</w:delText>
        </w:r>
        <w:r w:rsidRPr="00861362" w:rsidDel="000A1486">
          <w:rPr>
            <w:color w:val="000000"/>
          </w:rPr>
          <w:delText xml:space="preserve"> Full model outputs are available in Table S2.</w:delText>
        </w:r>
        <w:r w:rsidDel="000A1486">
          <w:rPr>
            <w:color w:val="000000"/>
          </w:rPr>
          <w:delText>0</w:delText>
        </w:r>
        <w:r w:rsidRPr="00861362" w:rsidDel="000A1486">
          <w:rPr>
            <w:color w:val="000000"/>
          </w:rPr>
          <w:delText>1.</w:delText>
        </w:r>
      </w:del>
    </w:p>
    <w:p w14:paraId="7F93BDE8" w14:textId="5BCAEC0E" w:rsidR="00CB6958" w:rsidRPr="00861362" w:rsidDel="000A1486" w:rsidRDefault="00CB6958" w:rsidP="00CB6958">
      <w:pPr>
        <w:spacing w:line="480" w:lineRule="auto"/>
        <w:rPr>
          <w:del w:id="269" w:author="Em Lim" w:date="2025-07-31T17:49:00Z" w16du:dateUtc="2025-08-01T00:49:00Z"/>
          <w:color w:val="000000"/>
        </w:rPr>
      </w:pPr>
    </w:p>
    <w:p w14:paraId="61E96F5B" w14:textId="2218DDBB" w:rsidR="00CB6958" w:rsidRPr="00861362" w:rsidDel="000A1486" w:rsidRDefault="00CB6958" w:rsidP="00CB6958">
      <w:pPr>
        <w:rPr>
          <w:del w:id="270" w:author="Em Lim" w:date="2025-07-31T17:49:00Z" w16du:dateUtc="2025-08-01T00:49:00Z"/>
          <w:b/>
        </w:rPr>
      </w:pPr>
      <w:del w:id="271" w:author="Em Lim" w:date="2025-07-31T17:49:00Z" w16du:dateUtc="2025-08-01T00:49:00Z">
        <w:r w:rsidRPr="00861362" w:rsidDel="000A1486">
          <w:rPr>
            <w:b/>
          </w:rPr>
          <w:br w:type="page"/>
        </w:r>
      </w:del>
    </w:p>
    <w:p w14:paraId="5361DC7C" w14:textId="7A2C2278" w:rsidR="00CB6958" w:rsidRPr="00861362" w:rsidDel="000A1486" w:rsidRDefault="00CB6958" w:rsidP="00CB6958">
      <w:pPr>
        <w:rPr>
          <w:del w:id="272" w:author="Em Lim" w:date="2025-07-31T17:49:00Z" w16du:dateUtc="2025-08-01T00:49:00Z"/>
          <w:b/>
        </w:rPr>
      </w:pPr>
      <w:del w:id="273" w:author="Em Lim" w:date="2025-07-31T17:49:00Z" w16du:dateUtc="2025-08-01T00:49:00Z">
        <w:r w:rsidDel="000A1486">
          <w:rPr>
            <w:b/>
            <w:noProof/>
          </w:rPr>
          <w:drawing>
            <wp:inline distT="0" distB="0" distL="0" distR="0" wp14:anchorId="55D2FA54" wp14:editId="19DA511E">
              <wp:extent cx="5943600" cy="3343275"/>
              <wp:effectExtent l="0" t="0" r="0" b="0"/>
              <wp:docPr id="338756030" name="Picture 10"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6030" name="Picture 10" descr="A graph of different types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6C54667F" w14:textId="73902DC0" w:rsidR="00CB6958" w:rsidRPr="00861362" w:rsidDel="000A1486" w:rsidRDefault="00CB6958" w:rsidP="00CB6958">
      <w:pPr>
        <w:spacing w:line="480" w:lineRule="auto"/>
        <w:rPr>
          <w:del w:id="274" w:author="Em Lim" w:date="2025-07-31T17:49:00Z" w16du:dateUtc="2025-08-01T00:49:00Z"/>
        </w:rPr>
      </w:pPr>
      <w:del w:id="275" w:author="Em Lim" w:date="2025-07-31T17:49:00Z" w16du:dateUtc="2025-08-01T00:49:00Z">
        <w:r w:rsidRPr="00861362" w:rsidDel="000A1486">
          <w:rPr>
            <w:b/>
          </w:rPr>
          <w:delText>Figure S2.</w:delText>
        </w:r>
        <w:r w:rsidDel="000A1486">
          <w:rPr>
            <w:b/>
          </w:rPr>
          <w:delText>0</w:delText>
        </w:r>
        <w:r w:rsidRPr="00861362" w:rsidDel="000A1486">
          <w:rPr>
            <w:b/>
          </w:rPr>
          <w:delText xml:space="preserve">1. </w:delText>
        </w:r>
        <w:r w:rsidRPr="00861362" w:rsidDel="000A1486">
          <w:delText xml:space="preserve">Model-generated predictions of ammonium concentrations in relation to abundance across rocky reef sites for the 6 animal families with the highest </w:delText>
        </w:r>
        <w:r w:rsidRPr="00E061EB" w:rsidDel="000A1486">
          <w:rPr>
            <w:i/>
            <w:iCs/>
          </w:rPr>
          <w:delText>R</w:delText>
        </w:r>
        <w:r w:rsidRPr="00E061EB" w:rsidDel="000A1486">
          <w:rPr>
            <w:i/>
            <w:iCs/>
            <w:vertAlign w:val="superscript"/>
          </w:rPr>
          <w:delText>2</w:delText>
        </w:r>
        <w:r w:rsidRPr="00861362" w:rsidDel="000A1486">
          <w:delText xml:space="preserve">. </w:delText>
        </w:r>
      </w:del>
    </w:p>
    <w:p w14:paraId="7CED1416" w14:textId="7D381FA0" w:rsidR="00CB6958" w:rsidRPr="00861362" w:rsidDel="000A1486" w:rsidRDefault="00CB6958" w:rsidP="00CB6958">
      <w:pPr>
        <w:rPr>
          <w:del w:id="276" w:author="Em Lim" w:date="2025-07-31T17:49:00Z" w16du:dateUtc="2025-08-01T00:49:00Z"/>
        </w:rPr>
      </w:pPr>
    </w:p>
    <w:p w14:paraId="2E289D3C" w14:textId="7C0EE125" w:rsidR="00CB6958" w:rsidRPr="00861362" w:rsidDel="000A1486" w:rsidRDefault="00CB6958" w:rsidP="00CB6958">
      <w:pPr>
        <w:spacing w:line="480" w:lineRule="auto"/>
        <w:rPr>
          <w:del w:id="277" w:author="Em Lim" w:date="2025-07-31T17:49:00Z" w16du:dateUtc="2025-08-01T00:49:00Z"/>
        </w:rPr>
      </w:pPr>
      <w:del w:id="278" w:author="Em Lim" w:date="2025-07-31T17:49:00Z" w16du:dateUtc="2025-08-01T00:49:00Z">
        <w:r w:rsidRPr="00861362" w:rsidDel="000A1486">
          <w:rPr>
            <w:b/>
          </w:rPr>
          <w:delText>Table S2.</w:delText>
        </w:r>
        <w:r w:rsidDel="000A1486">
          <w:rPr>
            <w:b/>
          </w:rPr>
          <w:delText>0</w:delText>
        </w:r>
        <w:r w:rsidRPr="00861362" w:rsidDel="000A1486">
          <w:rPr>
            <w:b/>
          </w:rPr>
          <w:delText>1.</w:delText>
        </w:r>
        <w:r w:rsidRPr="00861362" w:rsidDel="000A1486">
          <w:delText xml:space="preserve"> Model summaries from the meso-scale (among-site) models including only the biomass of one family (indicated in the top left cell) for each model.</w:delText>
        </w:r>
      </w:del>
    </w:p>
    <w:p w14:paraId="6724C968" w14:textId="61E03709" w:rsidR="00CB6958" w:rsidRPr="00861362" w:rsidDel="000A1486" w:rsidRDefault="00CB6958" w:rsidP="00CB6958">
      <w:pPr>
        <w:pStyle w:val="HTMLPreformatted"/>
        <w:shd w:val="clear" w:color="auto" w:fill="FFFFFF"/>
        <w:wordWrap w:val="0"/>
        <w:rPr>
          <w:del w:id="279"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42829827" w14:textId="18A4A08E" w:rsidTr="00806FD8">
        <w:trPr>
          <w:cnfStyle w:val="100000000000" w:firstRow="1" w:lastRow="0" w:firstColumn="0" w:lastColumn="0" w:oddVBand="0" w:evenVBand="0" w:oddHBand="0" w:evenHBand="0" w:firstRowFirstColumn="0" w:firstRowLastColumn="0" w:lastRowFirstColumn="0" w:lastRowLastColumn="0"/>
          <w:trHeight w:val="320"/>
          <w:del w:id="280" w:author="Em Lim" w:date="2025-07-31T17:49:00Z" w16du:dateUtc="2025-08-01T00:49:00Z"/>
        </w:trPr>
        <w:tc>
          <w:tcPr>
            <w:tcW w:w="3261" w:type="dxa"/>
            <w:noWrap/>
            <w:hideMark/>
          </w:tcPr>
          <w:p w14:paraId="094F86FB" w14:textId="21B335F4" w:rsidR="00CB6958" w:rsidRPr="00861362" w:rsidDel="000A1486" w:rsidRDefault="00CB6958" w:rsidP="00806FD8">
            <w:pPr>
              <w:jc w:val="left"/>
              <w:rPr>
                <w:del w:id="281" w:author="Em Lim" w:date="2025-07-31T17:49:00Z" w16du:dateUtc="2025-08-01T00:49:00Z"/>
                <w:b/>
                <w:bCs/>
              </w:rPr>
            </w:pPr>
            <w:del w:id="282" w:author="Em Lim" w:date="2025-07-31T17:49:00Z" w16du:dateUtc="2025-08-01T00:49:00Z">
              <w:r w:rsidRPr="00861362" w:rsidDel="000A1486">
                <w:rPr>
                  <w:b/>
                  <w:bCs/>
                </w:rPr>
                <w:delText xml:space="preserve">Sebastidae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0.67)</w:delText>
              </w:r>
            </w:del>
          </w:p>
        </w:tc>
        <w:tc>
          <w:tcPr>
            <w:tcW w:w="619" w:type="dxa"/>
            <w:noWrap/>
            <w:hideMark/>
          </w:tcPr>
          <w:p w14:paraId="4AFA09C0" w14:textId="1F1D70F2" w:rsidR="00CB6958" w:rsidRPr="00861362" w:rsidDel="000A1486" w:rsidRDefault="00CB6958" w:rsidP="00806FD8">
            <w:pPr>
              <w:jc w:val="left"/>
              <w:rPr>
                <w:del w:id="283" w:author="Em Lim" w:date="2025-07-31T17:49:00Z" w16du:dateUtc="2025-08-01T00:49:00Z"/>
                <w:b/>
                <w:bCs/>
                <w:color w:val="000000"/>
              </w:rPr>
            </w:pPr>
            <w:del w:id="284" w:author="Em Lim" w:date="2025-07-31T17:49:00Z" w16du:dateUtc="2025-08-01T00:49:00Z">
              <w:r w:rsidRPr="00861362" w:rsidDel="000A1486">
                <w:rPr>
                  <w:b/>
                  <w:bCs/>
                  <w:color w:val="000000"/>
                </w:rPr>
                <w:delText>Estimate</w:delText>
              </w:r>
            </w:del>
          </w:p>
        </w:tc>
        <w:tc>
          <w:tcPr>
            <w:tcW w:w="1507" w:type="dxa"/>
            <w:noWrap/>
            <w:hideMark/>
          </w:tcPr>
          <w:p w14:paraId="7554D7EC" w14:textId="7DCC116C" w:rsidR="00CB6958" w:rsidRPr="00861362" w:rsidDel="000A1486" w:rsidRDefault="00CB6958" w:rsidP="00806FD8">
            <w:pPr>
              <w:jc w:val="left"/>
              <w:rPr>
                <w:del w:id="285" w:author="Em Lim" w:date="2025-07-31T17:49:00Z" w16du:dateUtc="2025-08-01T00:49:00Z"/>
                <w:b/>
                <w:bCs/>
                <w:color w:val="000000"/>
              </w:rPr>
            </w:pPr>
            <w:del w:id="286" w:author="Em Lim" w:date="2025-07-31T17:49:00Z" w16du:dateUtc="2025-08-01T00:49:00Z">
              <w:r w:rsidRPr="00861362" w:rsidDel="000A1486">
                <w:rPr>
                  <w:b/>
                  <w:bCs/>
                  <w:color w:val="000000"/>
                </w:rPr>
                <w:delText>Std. error</w:delText>
              </w:r>
            </w:del>
          </w:p>
        </w:tc>
        <w:tc>
          <w:tcPr>
            <w:tcW w:w="1093" w:type="dxa"/>
            <w:noWrap/>
            <w:hideMark/>
          </w:tcPr>
          <w:p w14:paraId="52EC7C62" w14:textId="67247EAC" w:rsidR="00CB6958" w:rsidRPr="00861362" w:rsidDel="000A1486" w:rsidRDefault="00CB6958" w:rsidP="00806FD8">
            <w:pPr>
              <w:jc w:val="left"/>
              <w:rPr>
                <w:del w:id="287" w:author="Em Lim" w:date="2025-07-31T17:49:00Z" w16du:dateUtc="2025-08-01T00:49:00Z"/>
                <w:b/>
                <w:bCs/>
                <w:color w:val="000000"/>
              </w:rPr>
            </w:pPr>
            <w:del w:id="288" w:author="Em Lim" w:date="2025-07-31T17:49:00Z" w16du:dateUtc="2025-08-01T00:49:00Z">
              <w:r w:rsidRPr="00861362" w:rsidDel="000A1486">
                <w:rPr>
                  <w:b/>
                  <w:bCs/>
                  <w:color w:val="000000"/>
                </w:rPr>
                <w:delText>z-value</w:delText>
              </w:r>
            </w:del>
          </w:p>
        </w:tc>
        <w:tc>
          <w:tcPr>
            <w:tcW w:w="1300" w:type="dxa"/>
            <w:noWrap/>
            <w:hideMark/>
          </w:tcPr>
          <w:p w14:paraId="556C9AFC" w14:textId="26B8BFD9" w:rsidR="00CB6958" w:rsidRPr="00861362" w:rsidDel="000A1486" w:rsidRDefault="00CB6958" w:rsidP="00806FD8">
            <w:pPr>
              <w:jc w:val="left"/>
              <w:rPr>
                <w:del w:id="289" w:author="Em Lim" w:date="2025-07-31T17:49:00Z" w16du:dateUtc="2025-08-01T00:49:00Z"/>
                <w:b/>
                <w:bCs/>
                <w:color w:val="000000"/>
              </w:rPr>
            </w:pPr>
            <w:del w:id="290" w:author="Em Lim" w:date="2025-07-31T17:49:00Z" w16du:dateUtc="2025-08-01T00:49:00Z">
              <w:r w:rsidRPr="00861362" w:rsidDel="000A1486">
                <w:rPr>
                  <w:b/>
                  <w:bCs/>
                  <w:color w:val="000000"/>
                </w:rPr>
                <w:delText>p-value</w:delText>
              </w:r>
            </w:del>
          </w:p>
        </w:tc>
      </w:tr>
      <w:tr w:rsidR="00CB6958" w:rsidRPr="00861362" w:rsidDel="000A1486" w14:paraId="61FE4AFC" w14:textId="70F7D4C6" w:rsidTr="00806FD8">
        <w:trPr>
          <w:trHeight w:val="320"/>
          <w:del w:id="291" w:author="Em Lim" w:date="2025-07-31T17:49:00Z" w16du:dateUtc="2025-08-01T00:49:00Z"/>
        </w:trPr>
        <w:tc>
          <w:tcPr>
            <w:tcW w:w="3261" w:type="dxa"/>
            <w:noWrap/>
            <w:hideMark/>
          </w:tcPr>
          <w:p w14:paraId="2713EB82" w14:textId="47EDC53F" w:rsidR="00CB6958" w:rsidRPr="00861362" w:rsidDel="000A1486" w:rsidRDefault="00CB6958" w:rsidP="00806FD8">
            <w:pPr>
              <w:jc w:val="left"/>
              <w:rPr>
                <w:del w:id="292" w:author="Em Lim" w:date="2025-07-31T17:49:00Z" w16du:dateUtc="2025-08-01T00:49:00Z"/>
                <w:color w:val="000000"/>
              </w:rPr>
            </w:pPr>
            <w:del w:id="293" w:author="Em Lim" w:date="2025-07-31T17:49:00Z" w16du:dateUtc="2025-08-01T00:49:00Z">
              <w:r w:rsidRPr="00861362" w:rsidDel="000A1486">
                <w:rPr>
                  <w:color w:val="000000"/>
                </w:rPr>
                <w:delText>Intercept</w:delText>
              </w:r>
            </w:del>
          </w:p>
        </w:tc>
        <w:tc>
          <w:tcPr>
            <w:tcW w:w="619" w:type="dxa"/>
            <w:noWrap/>
            <w:hideMark/>
          </w:tcPr>
          <w:p w14:paraId="423E9DD0" w14:textId="4291A6E5" w:rsidR="00CB6958" w:rsidRPr="00861362" w:rsidDel="000A1486" w:rsidRDefault="00CB6958" w:rsidP="00806FD8">
            <w:pPr>
              <w:jc w:val="left"/>
              <w:rPr>
                <w:del w:id="294" w:author="Em Lim" w:date="2025-07-31T17:49:00Z" w16du:dateUtc="2025-08-01T00:49:00Z"/>
                <w:color w:val="000000"/>
              </w:rPr>
            </w:pPr>
            <w:del w:id="295" w:author="Em Lim" w:date="2025-07-31T17:49:00Z" w16du:dateUtc="2025-08-01T00:49:00Z">
              <w:r w:rsidRPr="00861362" w:rsidDel="000A1486">
                <w:rPr>
                  <w:color w:val="000000"/>
                </w:rPr>
                <w:delText>0.13</w:delText>
              </w:r>
            </w:del>
          </w:p>
        </w:tc>
        <w:tc>
          <w:tcPr>
            <w:tcW w:w="1507" w:type="dxa"/>
            <w:noWrap/>
            <w:hideMark/>
          </w:tcPr>
          <w:p w14:paraId="77390841" w14:textId="211A3DFA" w:rsidR="00CB6958" w:rsidRPr="00861362" w:rsidDel="000A1486" w:rsidRDefault="00CB6958" w:rsidP="00806FD8">
            <w:pPr>
              <w:jc w:val="left"/>
              <w:rPr>
                <w:del w:id="296" w:author="Em Lim" w:date="2025-07-31T17:49:00Z" w16du:dateUtc="2025-08-01T00:49:00Z"/>
                <w:color w:val="000000"/>
              </w:rPr>
            </w:pPr>
            <w:del w:id="297" w:author="Em Lim" w:date="2025-07-31T17:49:00Z" w16du:dateUtc="2025-08-01T00:49:00Z">
              <w:r w:rsidRPr="00861362" w:rsidDel="000A1486">
                <w:rPr>
                  <w:color w:val="000000"/>
                </w:rPr>
                <w:delText>1.23</w:delText>
              </w:r>
            </w:del>
          </w:p>
        </w:tc>
        <w:tc>
          <w:tcPr>
            <w:tcW w:w="1093" w:type="dxa"/>
            <w:noWrap/>
            <w:hideMark/>
          </w:tcPr>
          <w:p w14:paraId="61FEA1B1" w14:textId="51DF31DD" w:rsidR="00CB6958" w:rsidRPr="00861362" w:rsidDel="000A1486" w:rsidRDefault="00CB6958" w:rsidP="00806FD8">
            <w:pPr>
              <w:jc w:val="left"/>
              <w:rPr>
                <w:del w:id="298" w:author="Em Lim" w:date="2025-07-31T17:49:00Z" w16du:dateUtc="2025-08-01T00:49:00Z"/>
                <w:color w:val="000000"/>
              </w:rPr>
            </w:pPr>
            <w:del w:id="299" w:author="Em Lim" w:date="2025-07-31T17:49:00Z" w16du:dateUtc="2025-08-01T00:49:00Z">
              <w:r w:rsidRPr="00861362" w:rsidDel="000A1486">
                <w:rPr>
                  <w:color w:val="000000"/>
                </w:rPr>
                <w:delText>0.11</w:delText>
              </w:r>
            </w:del>
          </w:p>
        </w:tc>
        <w:tc>
          <w:tcPr>
            <w:tcW w:w="1300" w:type="dxa"/>
            <w:noWrap/>
            <w:hideMark/>
          </w:tcPr>
          <w:p w14:paraId="008DFBB7" w14:textId="6A94FE97" w:rsidR="00CB6958" w:rsidRPr="00861362" w:rsidDel="000A1486" w:rsidRDefault="00CB6958" w:rsidP="00806FD8">
            <w:pPr>
              <w:jc w:val="left"/>
              <w:rPr>
                <w:del w:id="300" w:author="Em Lim" w:date="2025-07-31T17:49:00Z" w16du:dateUtc="2025-08-01T00:49:00Z"/>
                <w:color w:val="000000"/>
              </w:rPr>
            </w:pPr>
            <w:del w:id="301" w:author="Em Lim" w:date="2025-07-31T17:49:00Z" w16du:dateUtc="2025-08-01T00:49:00Z">
              <w:r w:rsidRPr="00861362" w:rsidDel="000A1486">
                <w:rPr>
                  <w:color w:val="000000"/>
                </w:rPr>
                <w:delText>0.91</w:delText>
              </w:r>
            </w:del>
          </w:p>
        </w:tc>
      </w:tr>
      <w:tr w:rsidR="00CB6958" w:rsidRPr="00861362" w:rsidDel="000A1486" w14:paraId="1D3A0DA6" w14:textId="72A0C9E6" w:rsidTr="00806FD8">
        <w:trPr>
          <w:trHeight w:val="320"/>
          <w:del w:id="302" w:author="Em Lim" w:date="2025-07-31T17:49:00Z" w16du:dateUtc="2025-08-01T00:49:00Z"/>
        </w:trPr>
        <w:tc>
          <w:tcPr>
            <w:tcW w:w="3261" w:type="dxa"/>
            <w:noWrap/>
            <w:hideMark/>
          </w:tcPr>
          <w:p w14:paraId="738F8587" w14:textId="22231D55" w:rsidR="00CB6958" w:rsidRPr="00861362" w:rsidDel="000A1486" w:rsidRDefault="00CB6958" w:rsidP="00806FD8">
            <w:pPr>
              <w:jc w:val="left"/>
              <w:rPr>
                <w:del w:id="303" w:author="Em Lim" w:date="2025-07-31T17:49:00Z" w16du:dateUtc="2025-08-01T00:49:00Z"/>
                <w:color w:val="000000"/>
              </w:rPr>
            </w:pPr>
            <w:del w:id="304" w:author="Em Lim" w:date="2025-07-31T17:49:00Z" w16du:dateUtc="2025-08-01T00:49:00Z">
              <w:r w:rsidRPr="00861362" w:rsidDel="000A1486">
                <w:rPr>
                  <w:color w:val="000000"/>
                </w:rPr>
                <w:delText>Abundance</w:delText>
              </w:r>
            </w:del>
          </w:p>
        </w:tc>
        <w:tc>
          <w:tcPr>
            <w:tcW w:w="619" w:type="dxa"/>
            <w:noWrap/>
            <w:hideMark/>
          </w:tcPr>
          <w:p w14:paraId="64028B7E" w14:textId="18C494C8" w:rsidR="00CB6958" w:rsidRPr="00861362" w:rsidDel="000A1486" w:rsidRDefault="00CB6958" w:rsidP="00806FD8">
            <w:pPr>
              <w:jc w:val="left"/>
              <w:rPr>
                <w:del w:id="305" w:author="Em Lim" w:date="2025-07-31T17:49:00Z" w16du:dateUtc="2025-08-01T00:49:00Z"/>
                <w:color w:val="000000"/>
              </w:rPr>
            </w:pPr>
            <w:del w:id="306" w:author="Em Lim" w:date="2025-07-31T17:49:00Z" w16du:dateUtc="2025-08-01T00:49:00Z">
              <w:r w:rsidRPr="00861362" w:rsidDel="000A1486">
                <w:rPr>
                  <w:color w:val="000000"/>
                </w:rPr>
                <w:delText>1.98</w:delText>
              </w:r>
            </w:del>
          </w:p>
        </w:tc>
        <w:tc>
          <w:tcPr>
            <w:tcW w:w="1507" w:type="dxa"/>
            <w:noWrap/>
            <w:hideMark/>
          </w:tcPr>
          <w:p w14:paraId="50AE5FED" w14:textId="5214F33A" w:rsidR="00CB6958" w:rsidRPr="00861362" w:rsidDel="000A1486" w:rsidRDefault="00CB6958" w:rsidP="00806FD8">
            <w:pPr>
              <w:jc w:val="left"/>
              <w:rPr>
                <w:del w:id="307" w:author="Em Lim" w:date="2025-07-31T17:49:00Z" w16du:dateUtc="2025-08-01T00:49:00Z"/>
                <w:color w:val="000000"/>
              </w:rPr>
            </w:pPr>
            <w:del w:id="308" w:author="Em Lim" w:date="2025-07-31T17:49:00Z" w16du:dateUtc="2025-08-01T00:49:00Z">
              <w:r w:rsidRPr="00861362" w:rsidDel="000A1486">
                <w:rPr>
                  <w:color w:val="000000"/>
                </w:rPr>
                <w:delText>3.22</w:delText>
              </w:r>
            </w:del>
          </w:p>
        </w:tc>
        <w:tc>
          <w:tcPr>
            <w:tcW w:w="1093" w:type="dxa"/>
            <w:noWrap/>
            <w:hideMark/>
          </w:tcPr>
          <w:p w14:paraId="4CA2EA4D" w14:textId="59F9F918" w:rsidR="00CB6958" w:rsidRPr="00861362" w:rsidDel="000A1486" w:rsidRDefault="00CB6958" w:rsidP="00806FD8">
            <w:pPr>
              <w:jc w:val="left"/>
              <w:rPr>
                <w:del w:id="309" w:author="Em Lim" w:date="2025-07-31T17:49:00Z" w16du:dateUtc="2025-08-01T00:49:00Z"/>
                <w:color w:val="000000"/>
              </w:rPr>
            </w:pPr>
            <w:del w:id="310" w:author="Em Lim" w:date="2025-07-31T17:49:00Z" w16du:dateUtc="2025-08-01T00:49:00Z">
              <w:r w:rsidRPr="00861362" w:rsidDel="000A1486">
                <w:rPr>
                  <w:color w:val="000000"/>
                </w:rPr>
                <w:delText>0.61</w:delText>
              </w:r>
            </w:del>
          </w:p>
        </w:tc>
        <w:tc>
          <w:tcPr>
            <w:tcW w:w="1300" w:type="dxa"/>
            <w:noWrap/>
            <w:hideMark/>
          </w:tcPr>
          <w:p w14:paraId="210378B2" w14:textId="5AAB246A" w:rsidR="00CB6958" w:rsidRPr="00861362" w:rsidDel="000A1486" w:rsidRDefault="00CB6958" w:rsidP="00806FD8">
            <w:pPr>
              <w:jc w:val="left"/>
              <w:rPr>
                <w:del w:id="311" w:author="Em Lim" w:date="2025-07-31T17:49:00Z" w16du:dateUtc="2025-08-01T00:49:00Z"/>
                <w:color w:val="000000"/>
              </w:rPr>
            </w:pPr>
            <w:del w:id="312" w:author="Em Lim" w:date="2025-07-31T17:49:00Z" w16du:dateUtc="2025-08-01T00:49:00Z">
              <w:r w:rsidRPr="00861362" w:rsidDel="000A1486">
                <w:rPr>
                  <w:color w:val="000000"/>
                </w:rPr>
                <w:delText>0.54</w:delText>
              </w:r>
            </w:del>
          </w:p>
        </w:tc>
      </w:tr>
      <w:tr w:rsidR="00CB6958" w:rsidRPr="00861362" w:rsidDel="000A1486" w14:paraId="3710F017" w14:textId="0FB1EA16" w:rsidTr="00806FD8">
        <w:trPr>
          <w:trHeight w:val="320"/>
          <w:del w:id="313" w:author="Em Lim" w:date="2025-07-31T17:49:00Z" w16du:dateUtc="2025-08-01T00:49:00Z"/>
        </w:trPr>
        <w:tc>
          <w:tcPr>
            <w:tcW w:w="3261" w:type="dxa"/>
            <w:noWrap/>
            <w:hideMark/>
          </w:tcPr>
          <w:p w14:paraId="572A49A2" w14:textId="33A94528" w:rsidR="00CB6958" w:rsidRPr="00861362" w:rsidDel="000A1486" w:rsidRDefault="00CB6958" w:rsidP="00806FD8">
            <w:pPr>
              <w:jc w:val="left"/>
              <w:rPr>
                <w:del w:id="314" w:author="Em Lim" w:date="2025-07-31T17:49:00Z" w16du:dateUtc="2025-08-01T00:49:00Z"/>
                <w:color w:val="000000"/>
              </w:rPr>
            </w:pPr>
            <w:del w:id="315" w:author="Em Lim" w:date="2025-07-31T17:49:00Z" w16du:dateUtc="2025-08-01T00:49:00Z">
              <w:r w:rsidRPr="00861362" w:rsidDel="000A1486">
                <w:rPr>
                  <w:color w:val="000000"/>
                </w:rPr>
                <w:delText>Tide exchange</w:delText>
              </w:r>
            </w:del>
          </w:p>
        </w:tc>
        <w:tc>
          <w:tcPr>
            <w:tcW w:w="619" w:type="dxa"/>
            <w:noWrap/>
            <w:hideMark/>
          </w:tcPr>
          <w:p w14:paraId="0C57ABC3" w14:textId="3F09DCA0" w:rsidR="00CB6958" w:rsidRPr="00861362" w:rsidDel="000A1486" w:rsidRDefault="00CB6958" w:rsidP="00806FD8">
            <w:pPr>
              <w:jc w:val="left"/>
              <w:rPr>
                <w:del w:id="316" w:author="Em Lim" w:date="2025-07-31T17:49:00Z" w16du:dateUtc="2025-08-01T00:49:00Z"/>
                <w:color w:val="000000"/>
              </w:rPr>
            </w:pPr>
            <w:del w:id="317" w:author="Em Lim" w:date="2025-07-31T17:49:00Z" w16du:dateUtc="2025-08-01T00:49:00Z">
              <w:r w:rsidRPr="00861362" w:rsidDel="000A1486">
                <w:rPr>
                  <w:color w:val="000000"/>
                </w:rPr>
                <w:delText>-0.53</w:delText>
              </w:r>
            </w:del>
          </w:p>
        </w:tc>
        <w:tc>
          <w:tcPr>
            <w:tcW w:w="1507" w:type="dxa"/>
            <w:noWrap/>
            <w:hideMark/>
          </w:tcPr>
          <w:p w14:paraId="1A651E80" w14:textId="58170386" w:rsidR="00CB6958" w:rsidRPr="00861362" w:rsidDel="000A1486" w:rsidRDefault="00CB6958" w:rsidP="00806FD8">
            <w:pPr>
              <w:jc w:val="left"/>
              <w:rPr>
                <w:del w:id="318" w:author="Em Lim" w:date="2025-07-31T17:49:00Z" w16du:dateUtc="2025-08-01T00:49:00Z"/>
                <w:color w:val="000000"/>
              </w:rPr>
            </w:pPr>
            <w:del w:id="319" w:author="Em Lim" w:date="2025-07-31T17:49:00Z" w16du:dateUtc="2025-08-01T00:49:00Z">
              <w:r w:rsidRPr="00861362" w:rsidDel="000A1486">
                <w:rPr>
                  <w:color w:val="000000"/>
                </w:rPr>
                <w:delText>1.00</w:delText>
              </w:r>
            </w:del>
          </w:p>
        </w:tc>
        <w:tc>
          <w:tcPr>
            <w:tcW w:w="1093" w:type="dxa"/>
            <w:noWrap/>
            <w:hideMark/>
          </w:tcPr>
          <w:p w14:paraId="344FD2FE" w14:textId="3F0101FD" w:rsidR="00CB6958" w:rsidRPr="00861362" w:rsidDel="000A1486" w:rsidRDefault="00CB6958" w:rsidP="00806FD8">
            <w:pPr>
              <w:jc w:val="left"/>
              <w:rPr>
                <w:del w:id="320" w:author="Em Lim" w:date="2025-07-31T17:49:00Z" w16du:dateUtc="2025-08-01T00:49:00Z"/>
                <w:color w:val="000000"/>
              </w:rPr>
            </w:pPr>
            <w:del w:id="321" w:author="Em Lim" w:date="2025-07-31T17:49:00Z" w16du:dateUtc="2025-08-01T00:49:00Z">
              <w:r w:rsidRPr="00861362" w:rsidDel="000A1486">
                <w:rPr>
                  <w:color w:val="000000"/>
                </w:rPr>
                <w:delText>-0.53</w:delText>
              </w:r>
            </w:del>
          </w:p>
        </w:tc>
        <w:tc>
          <w:tcPr>
            <w:tcW w:w="1300" w:type="dxa"/>
            <w:noWrap/>
            <w:hideMark/>
          </w:tcPr>
          <w:p w14:paraId="755E207A" w14:textId="775B96B7" w:rsidR="00CB6958" w:rsidRPr="00861362" w:rsidDel="000A1486" w:rsidRDefault="00CB6958" w:rsidP="00806FD8">
            <w:pPr>
              <w:jc w:val="left"/>
              <w:rPr>
                <w:del w:id="322" w:author="Em Lim" w:date="2025-07-31T17:49:00Z" w16du:dateUtc="2025-08-01T00:49:00Z"/>
                <w:color w:val="000000"/>
              </w:rPr>
            </w:pPr>
            <w:del w:id="323" w:author="Em Lim" w:date="2025-07-31T17:49:00Z" w16du:dateUtc="2025-08-01T00:49:00Z">
              <w:r w:rsidRPr="00861362" w:rsidDel="000A1486">
                <w:rPr>
                  <w:color w:val="000000"/>
                </w:rPr>
                <w:delText>0.60</w:delText>
              </w:r>
            </w:del>
          </w:p>
        </w:tc>
      </w:tr>
      <w:tr w:rsidR="00CB6958" w:rsidRPr="00861362" w:rsidDel="000A1486" w14:paraId="6E346CEE" w14:textId="01E69A1E" w:rsidTr="00806FD8">
        <w:trPr>
          <w:trHeight w:val="320"/>
          <w:del w:id="324" w:author="Em Lim" w:date="2025-07-31T17:49:00Z" w16du:dateUtc="2025-08-01T00:49:00Z"/>
        </w:trPr>
        <w:tc>
          <w:tcPr>
            <w:tcW w:w="3261" w:type="dxa"/>
            <w:noWrap/>
            <w:hideMark/>
          </w:tcPr>
          <w:p w14:paraId="1FD7814B" w14:textId="14299406" w:rsidR="00CB6958" w:rsidRPr="00861362" w:rsidDel="000A1486" w:rsidRDefault="00CB6958" w:rsidP="00806FD8">
            <w:pPr>
              <w:jc w:val="left"/>
              <w:rPr>
                <w:del w:id="325" w:author="Em Lim" w:date="2025-07-31T17:49:00Z" w16du:dateUtc="2025-08-01T00:49:00Z"/>
                <w:color w:val="000000"/>
              </w:rPr>
            </w:pPr>
            <w:del w:id="326" w:author="Em Lim" w:date="2025-07-31T17:49:00Z" w16du:dateUtc="2025-08-01T00:49:00Z">
              <w:r w:rsidRPr="00861362" w:rsidDel="000A1486">
                <w:rPr>
                  <w:color w:val="000000"/>
                </w:rPr>
                <w:delText>Biodiversity</w:delText>
              </w:r>
            </w:del>
          </w:p>
        </w:tc>
        <w:tc>
          <w:tcPr>
            <w:tcW w:w="619" w:type="dxa"/>
            <w:noWrap/>
            <w:hideMark/>
          </w:tcPr>
          <w:p w14:paraId="2987D30B" w14:textId="69A6E5D1" w:rsidR="00CB6958" w:rsidRPr="00861362" w:rsidDel="000A1486" w:rsidRDefault="00CB6958" w:rsidP="00806FD8">
            <w:pPr>
              <w:jc w:val="left"/>
              <w:rPr>
                <w:del w:id="327" w:author="Em Lim" w:date="2025-07-31T17:49:00Z" w16du:dateUtc="2025-08-01T00:49:00Z"/>
                <w:color w:val="000000"/>
              </w:rPr>
            </w:pPr>
            <w:del w:id="328" w:author="Em Lim" w:date="2025-07-31T17:49:00Z" w16du:dateUtc="2025-08-01T00:49:00Z">
              <w:r w:rsidRPr="00861362" w:rsidDel="000A1486">
                <w:rPr>
                  <w:color w:val="000000"/>
                </w:rPr>
                <w:delText>-0.10</w:delText>
              </w:r>
            </w:del>
          </w:p>
        </w:tc>
        <w:tc>
          <w:tcPr>
            <w:tcW w:w="1507" w:type="dxa"/>
            <w:noWrap/>
            <w:hideMark/>
          </w:tcPr>
          <w:p w14:paraId="5AB81AB2" w14:textId="138C6502" w:rsidR="00CB6958" w:rsidRPr="00861362" w:rsidDel="000A1486" w:rsidRDefault="00CB6958" w:rsidP="00806FD8">
            <w:pPr>
              <w:jc w:val="left"/>
              <w:rPr>
                <w:del w:id="329" w:author="Em Lim" w:date="2025-07-31T17:49:00Z" w16du:dateUtc="2025-08-01T00:49:00Z"/>
                <w:color w:val="000000"/>
              </w:rPr>
            </w:pPr>
            <w:del w:id="330" w:author="Em Lim" w:date="2025-07-31T17:49:00Z" w16du:dateUtc="2025-08-01T00:49:00Z">
              <w:r w:rsidRPr="00861362" w:rsidDel="000A1486">
                <w:rPr>
                  <w:color w:val="000000"/>
                </w:rPr>
                <w:delText>0.13</w:delText>
              </w:r>
            </w:del>
          </w:p>
        </w:tc>
        <w:tc>
          <w:tcPr>
            <w:tcW w:w="1093" w:type="dxa"/>
            <w:noWrap/>
            <w:hideMark/>
          </w:tcPr>
          <w:p w14:paraId="63E5065D" w14:textId="3AF28306" w:rsidR="00CB6958" w:rsidRPr="00861362" w:rsidDel="000A1486" w:rsidRDefault="00CB6958" w:rsidP="00806FD8">
            <w:pPr>
              <w:jc w:val="left"/>
              <w:rPr>
                <w:del w:id="331" w:author="Em Lim" w:date="2025-07-31T17:49:00Z" w16du:dateUtc="2025-08-01T00:49:00Z"/>
                <w:color w:val="000000"/>
              </w:rPr>
            </w:pPr>
            <w:del w:id="332" w:author="Em Lim" w:date="2025-07-31T17:49:00Z" w16du:dateUtc="2025-08-01T00:49:00Z">
              <w:r w:rsidRPr="00861362" w:rsidDel="000A1486">
                <w:rPr>
                  <w:color w:val="000000"/>
                </w:rPr>
                <w:delText>-0.75</w:delText>
              </w:r>
            </w:del>
          </w:p>
        </w:tc>
        <w:tc>
          <w:tcPr>
            <w:tcW w:w="1300" w:type="dxa"/>
            <w:noWrap/>
            <w:hideMark/>
          </w:tcPr>
          <w:p w14:paraId="6432069C" w14:textId="0989AE0B" w:rsidR="00CB6958" w:rsidRPr="00861362" w:rsidDel="000A1486" w:rsidRDefault="00CB6958" w:rsidP="00806FD8">
            <w:pPr>
              <w:jc w:val="left"/>
              <w:rPr>
                <w:del w:id="333" w:author="Em Lim" w:date="2025-07-31T17:49:00Z" w16du:dateUtc="2025-08-01T00:49:00Z"/>
                <w:color w:val="000000"/>
              </w:rPr>
            </w:pPr>
            <w:del w:id="334" w:author="Em Lim" w:date="2025-07-31T17:49:00Z" w16du:dateUtc="2025-08-01T00:49:00Z">
              <w:r w:rsidRPr="00861362" w:rsidDel="000A1486">
                <w:rPr>
                  <w:color w:val="000000"/>
                </w:rPr>
                <w:delText>0.45</w:delText>
              </w:r>
            </w:del>
          </w:p>
        </w:tc>
      </w:tr>
      <w:tr w:rsidR="00CB6958" w:rsidRPr="00861362" w:rsidDel="000A1486" w14:paraId="1D5AC9CF" w14:textId="433F219A" w:rsidTr="00806FD8">
        <w:trPr>
          <w:trHeight w:val="320"/>
          <w:del w:id="335" w:author="Em Lim" w:date="2025-07-31T17:49:00Z" w16du:dateUtc="2025-08-01T00:49:00Z"/>
        </w:trPr>
        <w:tc>
          <w:tcPr>
            <w:tcW w:w="3261" w:type="dxa"/>
            <w:noWrap/>
            <w:hideMark/>
          </w:tcPr>
          <w:p w14:paraId="6C43D3A1" w14:textId="1F1D445B" w:rsidR="00CB6958" w:rsidRPr="00861362" w:rsidDel="000A1486" w:rsidRDefault="00CB6958" w:rsidP="00806FD8">
            <w:pPr>
              <w:jc w:val="left"/>
              <w:rPr>
                <w:del w:id="336" w:author="Em Lim" w:date="2025-07-31T17:49:00Z" w16du:dateUtc="2025-08-01T00:49:00Z"/>
                <w:color w:val="000000"/>
              </w:rPr>
            </w:pPr>
            <w:del w:id="337" w:author="Em Lim" w:date="2025-07-31T17:49:00Z" w16du:dateUtc="2025-08-01T00:49:00Z">
              <w:r w:rsidRPr="00861362" w:rsidDel="000A1486">
                <w:rPr>
                  <w:color w:val="000000"/>
                </w:rPr>
                <w:delText>Depth</w:delText>
              </w:r>
            </w:del>
          </w:p>
        </w:tc>
        <w:tc>
          <w:tcPr>
            <w:tcW w:w="619" w:type="dxa"/>
            <w:noWrap/>
            <w:hideMark/>
          </w:tcPr>
          <w:p w14:paraId="011ABA5C" w14:textId="2592B234" w:rsidR="00CB6958" w:rsidRPr="00861362" w:rsidDel="000A1486" w:rsidRDefault="00CB6958" w:rsidP="00806FD8">
            <w:pPr>
              <w:jc w:val="left"/>
              <w:rPr>
                <w:del w:id="338" w:author="Em Lim" w:date="2025-07-31T17:49:00Z" w16du:dateUtc="2025-08-01T00:49:00Z"/>
                <w:color w:val="000000"/>
              </w:rPr>
            </w:pPr>
            <w:del w:id="339" w:author="Em Lim" w:date="2025-07-31T17:49:00Z" w16du:dateUtc="2025-08-01T00:49:00Z">
              <w:r w:rsidRPr="00861362" w:rsidDel="000A1486">
                <w:rPr>
                  <w:color w:val="000000"/>
                </w:rPr>
                <w:delText>-0.02</w:delText>
              </w:r>
            </w:del>
          </w:p>
        </w:tc>
        <w:tc>
          <w:tcPr>
            <w:tcW w:w="1507" w:type="dxa"/>
            <w:noWrap/>
            <w:hideMark/>
          </w:tcPr>
          <w:p w14:paraId="796BFA10" w14:textId="1D2DD265" w:rsidR="00CB6958" w:rsidRPr="00861362" w:rsidDel="000A1486" w:rsidRDefault="00CB6958" w:rsidP="00806FD8">
            <w:pPr>
              <w:jc w:val="left"/>
              <w:rPr>
                <w:del w:id="340" w:author="Em Lim" w:date="2025-07-31T17:49:00Z" w16du:dateUtc="2025-08-01T00:49:00Z"/>
                <w:color w:val="000000"/>
              </w:rPr>
            </w:pPr>
            <w:del w:id="341" w:author="Em Lim" w:date="2025-07-31T17:49:00Z" w16du:dateUtc="2025-08-01T00:49:00Z">
              <w:r w:rsidRPr="00861362" w:rsidDel="000A1486">
                <w:rPr>
                  <w:color w:val="000000"/>
                </w:rPr>
                <w:delText>0.13</w:delText>
              </w:r>
            </w:del>
          </w:p>
        </w:tc>
        <w:tc>
          <w:tcPr>
            <w:tcW w:w="1093" w:type="dxa"/>
            <w:noWrap/>
            <w:hideMark/>
          </w:tcPr>
          <w:p w14:paraId="3E65432E" w14:textId="00C145C1" w:rsidR="00CB6958" w:rsidRPr="00861362" w:rsidDel="000A1486" w:rsidRDefault="00CB6958" w:rsidP="00806FD8">
            <w:pPr>
              <w:jc w:val="left"/>
              <w:rPr>
                <w:del w:id="342" w:author="Em Lim" w:date="2025-07-31T17:49:00Z" w16du:dateUtc="2025-08-01T00:49:00Z"/>
                <w:color w:val="000000"/>
              </w:rPr>
            </w:pPr>
            <w:del w:id="343" w:author="Em Lim" w:date="2025-07-31T17:49:00Z" w16du:dateUtc="2025-08-01T00:49:00Z">
              <w:r w:rsidRPr="00861362" w:rsidDel="000A1486">
                <w:rPr>
                  <w:color w:val="000000"/>
                </w:rPr>
                <w:delText>-0.18</w:delText>
              </w:r>
            </w:del>
          </w:p>
        </w:tc>
        <w:tc>
          <w:tcPr>
            <w:tcW w:w="1300" w:type="dxa"/>
            <w:noWrap/>
            <w:hideMark/>
          </w:tcPr>
          <w:p w14:paraId="4DCF1B65" w14:textId="69B79795" w:rsidR="00CB6958" w:rsidRPr="00861362" w:rsidDel="000A1486" w:rsidRDefault="00CB6958" w:rsidP="00806FD8">
            <w:pPr>
              <w:jc w:val="left"/>
              <w:rPr>
                <w:del w:id="344" w:author="Em Lim" w:date="2025-07-31T17:49:00Z" w16du:dateUtc="2025-08-01T00:49:00Z"/>
                <w:color w:val="000000"/>
              </w:rPr>
            </w:pPr>
            <w:del w:id="345" w:author="Em Lim" w:date="2025-07-31T17:49:00Z" w16du:dateUtc="2025-08-01T00:49:00Z">
              <w:r w:rsidRPr="00861362" w:rsidDel="000A1486">
                <w:rPr>
                  <w:color w:val="000000"/>
                </w:rPr>
                <w:delText>0.86</w:delText>
              </w:r>
            </w:del>
          </w:p>
        </w:tc>
      </w:tr>
      <w:tr w:rsidR="00CB6958" w:rsidRPr="00861362" w:rsidDel="000A1486" w14:paraId="5DDA250C" w14:textId="2467F05A" w:rsidTr="00806FD8">
        <w:trPr>
          <w:trHeight w:val="320"/>
          <w:del w:id="346" w:author="Em Lim" w:date="2025-07-31T17:49:00Z" w16du:dateUtc="2025-08-01T00:49:00Z"/>
        </w:trPr>
        <w:tc>
          <w:tcPr>
            <w:tcW w:w="3261" w:type="dxa"/>
            <w:noWrap/>
            <w:hideMark/>
          </w:tcPr>
          <w:p w14:paraId="3EFCD50E" w14:textId="22460FC7" w:rsidR="00CB6958" w:rsidRPr="00861362" w:rsidDel="000A1486" w:rsidRDefault="00CB6958" w:rsidP="00806FD8">
            <w:pPr>
              <w:jc w:val="left"/>
              <w:rPr>
                <w:del w:id="347" w:author="Em Lim" w:date="2025-07-31T17:49:00Z" w16du:dateUtc="2025-08-01T00:49:00Z"/>
                <w:color w:val="000000"/>
              </w:rPr>
            </w:pPr>
            <w:del w:id="348"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04863F2C" w14:textId="1E1BBBF9" w:rsidR="00CB6958" w:rsidRPr="00861362" w:rsidDel="000A1486" w:rsidRDefault="00CB6958" w:rsidP="00806FD8">
            <w:pPr>
              <w:jc w:val="left"/>
              <w:rPr>
                <w:del w:id="349" w:author="Em Lim" w:date="2025-07-31T17:49:00Z" w16du:dateUtc="2025-08-01T00:49:00Z"/>
                <w:color w:val="000000"/>
              </w:rPr>
            </w:pPr>
            <w:del w:id="350" w:author="Em Lim" w:date="2025-07-31T17:49:00Z" w16du:dateUtc="2025-08-01T00:49:00Z">
              <w:r w:rsidRPr="00861362" w:rsidDel="000A1486">
                <w:rPr>
                  <w:color w:val="000000"/>
                </w:rPr>
                <w:delText>-1.79</w:delText>
              </w:r>
            </w:del>
          </w:p>
        </w:tc>
        <w:tc>
          <w:tcPr>
            <w:tcW w:w="1507" w:type="dxa"/>
            <w:noWrap/>
            <w:hideMark/>
          </w:tcPr>
          <w:p w14:paraId="2D324098" w14:textId="0A8B8D89" w:rsidR="00CB6958" w:rsidRPr="00861362" w:rsidDel="000A1486" w:rsidRDefault="00CB6958" w:rsidP="00806FD8">
            <w:pPr>
              <w:jc w:val="left"/>
              <w:rPr>
                <w:del w:id="351" w:author="Em Lim" w:date="2025-07-31T17:49:00Z" w16du:dateUtc="2025-08-01T00:49:00Z"/>
                <w:color w:val="000000"/>
              </w:rPr>
            </w:pPr>
            <w:del w:id="352" w:author="Em Lim" w:date="2025-07-31T17:49:00Z" w16du:dateUtc="2025-08-01T00:49:00Z">
              <w:r w:rsidRPr="00861362" w:rsidDel="000A1486">
                <w:rPr>
                  <w:color w:val="000000"/>
                </w:rPr>
                <w:delText>2.82</w:delText>
              </w:r>
            </w:del>
          </w:p>
        </w:tc>
        <w:tc>
          <w:tcPr>
            <w:tcW w:w="1093" w:type="dxa"/>
            <w:noWrap/>
            <w:hideMark/>
          </w:tcPr>
          <w:p w14:paraId="7BE4D73D" w14:textId="65B530A5" w:rsidR="00CB6958" w:rsidRPr="00861362" w:rsidDel="000A1486" w:rsidRDefault="00CB6958" w:rsidP="00806FD8">
            <w:pPr>
              <w:jc w:val="left"/>
              <w:rPr>
                <w:del w:id="353" w:author="Em Lim" w:date="2025-07-31T17:49:00Z" w16du:dateUtc="2025-08-01T00:49:00Z"/>
                <w:color w:val="000000"/>
              </w:rPr>
            </w:pPr>
            <w:del w:id="354" w:author="Em Lim" w:date="2025-07-31T17:49:00Z" w16du:dateUtc="2025-08-01T00:49:00Z">
              <w:r w:rsidRPr="00861362" w:rsidDel="000A1486">
                <w:rPr>
                  <w:color w:val="000000"/>
                </w:rPr>
                <w:delText>-0.63</w:delText>
              </w:r>
            </w:del>
          </w:p>
        </w:tc>
        <w:tc>
          <w:tcPr>
            <w:tcW w:w="1300" w:type="dxa"/>
            <w:noWrap/>
            <w:hideMark/>
          </w:tcPr>
          <w:p w14:paraId="15223F11" w14:textId="7D724903" w:rsidR="00CB6958" w:rsidRPr="00861362" w:rsidDel="000A1486" w:rsidRDefault="00CB6958" w:rsidP="00806FD8">
            <w:pPr>
              <w:jc w:val="left"/>
              <w:rPr>
                <w:del w:id="355" w:author="Em Lim" w:date="2025-07-31T17:49:00Z" w16du:dateUtc="2025-08-01T00:49:00Z"/>
                <w:color w:val="000000"/>
              </w:rPr>
            </w:pPr>
            <w:del w:id="356" w:author="Em Lim" w:date="2025-07-31T17:49:00Z" w16du:dateUtc="2025-08-01T00:49:00Z">
              <w:r w:rsidRPr="00861362" w:rsidDel="000A1486">
                <w:rPr>
                  <w:color w:val="000000"/>
                </w:rPr>
                <w:delText>0.53</w:delText>
              </w:r>
            </w:del>
          </w:p>
        </w:tc>
      </w:tr>
    </w:tbl>
    <w:p w14:paraId="14CC2E34" w14:textId="427C74B4" w:rsidR="00CB6958" w:rsidRPr="00861362" w:rsidDel="000A1486" w:rsidRDefault="00CB6958" w:rsidP="00CB6958">
      <w:pPr>
        <w:rPr>
          <w:del w:id="357" w:author="Em Lim" w:date="2025-07-31T17:49:00Z" w16du:dateUtc="2025-08-01T00:49:00Z"/>
        </w:rPr>
      </w:pPr>
    </w:p>
    <w:p w14:paraId="7815497E" w14:textId="00ADE177" w:rsidR="00CB6958" w:rsidRPr="00657643" w:rsidDel="000A1486" w:rsidRDefault="00CB6958" w:rsidP="00CB6958">
      <w:pPr>
        <w:rPr>
          <w:del w:id="358" w:author="Em Lim" w:date="2025-07-31T17:49:00Z" w16du:dateUtc="2025-08-01T00:49:00Z"/>
          <w:rStyle w:val="gnvwddmdl3b"/>
          <w:color w:val="000000"/>
          <w:sz w:val="18"/>
          <w:szCs w:val="18"/>
          <w:bdr w:val="none" w:sz="0" w:space="0" w:color="auto" w:frame="1"/>
        </w:rPr>
      </w:pPr>
      <w:del w:id="359" w:author="Em Lim" w:date="2025-07-31T17:49:00Z" w16du:dateUtc="2025-08-01T00:49:00Z">
        <w:r w:rsidDel="000A1486">
          <w:rPr>
            <w:rStyle w:val="gnvwddmdl3b"/>
            <w:color w:val="000000"/>
            <w:sz w:val="18"/>
            <w:szCs w:val="18"/>
            <w:bdr w:val="none" w:sz="0" w:space="0" w:color="auto" w:frame="1"/>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22610DA" w14:textId="72506EF5" w:rsidTr="00806FD8">
        <w:trPr>
          <w:cnfStyle w:val="100000000000" w:firstRow="1" w:lastRow="0" w:firstColumn="0" w:lastColumn="0" w:oddVBand="0" w:evenVBand="0" w:oddHBand="0" w:evenHBand="0" w:firstRowFirstColumn="0" w:firstRowLastColumn="0" w:lastRowFirstColumn="0" w:lastRowLastColumn="0"/>
          <w:trHeight w:val="320"/>
          <w:del w:id="360" w:author="Em Lim" w:date="2025-07-31T17:49:00Z" w16du:dateUtc="2025-08-01T00:49:00Z"/>
        </w:trPr>
        <w:tc>
          <w:tcPr>
            <w:tcW w:w="3261" w:type="dxa"/>
            <w:noWrap/>
            <w:hideMark/>
          </w:tcPr>
          <w:p w14:paraId="63B16759" w14:textId="7787A0C5" w:rsidR="00CB6958" w:rsidRPr="00861362" w:rsidDel="000A1486" w:rsidRDefault="00CB6958" w:rsidP="00806FD8">
            <w:pPr>
              <w:jc w:val="left"/>
              <w:rPr>
                <w:del w:id="361" w:author="Em Lim" w:date="2025-07-31T17:49:00Z" w16du:dateUtc="2025-08-01T00:49:00Z"/>
                <w:b/>
                <w:bCs/>
              </w:rPr>
            </w:pPr>
            <w:del w:id="362" w:author="Em Lim" w:date="2025-07-31T17:49:00Z" w16du:dateUtc="2025-08-01T00:49:00Z">
              <w:r w:rsidRPr="00861362" w:rsidDel="000A1486">
                <w:rPr>
                  <w:b/>
                  <w:bCs/>
                </w:rPr>
                <w:delText xml:space="preserve">Muricidae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0.54)</w:delText>
              </w:r>
            </w:del>
          </w:p>
        </w:tc>
        <w:tc>
          <w:tcPr>
            <w:tcW w:w="619" w:type="dxa"/>
            <w:noWrap/>
            <w:hideMark/>
          </w:tcPr>
          <w:p w14:paraId="27D6B5D9" w14:textId="20A74E64" w:rsidR="00CB6958" w:rsidRPr="00861362" w:rsidDel="000A1486" w:rsidRDefault="00CB6958" w:rsidP="00806FD8">
            <w:pPr>
              <w:jc w:val="left"/>
              <w:rPr>
                <w:del w:id="363" w:author="Em Lim" w:date="2025-07-31T17:49:00Z" w16du:dateUtc="2025-08-01T00:49:00Z"/>
                <w:b/>
                <w:bCs/>
                <w:color w:val="000000"/>
              </w:rPr>
            </w:pPr>
            <w:del w:id="364" w:author="Em Lim" w:date="2025-07-31T17:49:00Z" w16du:dateUtc="2025-08-01T00:49:00Z">
              <w:r w:rsidRPr="00861362" w:rsidDel="000A1486">
                <w:rPr>
                  <w:b/>
                  <w:bCs/>
                  <w:color w:val="000000"/>
                </w:rPr>
                <w:delText>Estimate</w:delText>
              </w:r>
            </w:del>
          </w:p>
        </w:tc>
        <w:tc>
          <w:tcPr>
            <w:tcW w:w="1507" w:type="dxa"/>
            <w:noWrap/>
            <w:hideMark/>
          </w:tcPr>
          <w:p w14:paraId="730B0A9D" w14:textId="6E0BF4A1" w:rsidR="00CB6958" w:rsidRPr="00861362" w:rsidDel="000A1486" w:rsidRDefault="00CB6958" w:rsidP="00806FD8">
            <w:pPr>
              <w:jc w:val="left"/>
              <w:rPr>
                <w:del w:id="365" w:author="Em Lim" w:date="2025-07-31T17:49:00Z" w16du:dateUtc="2025-08-01T00:49:00Z"/>
                <w:b/>
                <w:bCs/>
                <w:color w:val="000000"/>
              </w:rPr>
            </w:pPr>
            <w:del w:id="366" w:author="Em Lim" w:date="2025-07-31T17:49:00Z" w16du:dateUtc="2025-08-01T00:49:00Z">
              <w:r w:rsidRPr="00861362" w:rsidDel="000A1486">
                <w:rPr>
                  <w:b/>
                  <w:bCs/>
                  <w:color w:val="000000"/>
                </w:rPr>
                <w:delText>Std. error</w:delText>
              </w:r>
            </w:del>
          </w:p>
        </w:tc>
        <w:tc>
          <w:tcPr>
            <w:tcW w:w="1093" w:type="dxa"/>
            <w:noWrap/>
            <w:hideMark/>
          </w:tcPr>
          <w:p w14:paraId="09A31F80" w14:textId="3F43FEFC" w:rsidR="00CB6958" w:rsidRPr="00861362" w:rsidDel="000A1486" w:rsidRDefault="00CB6958" w:rsidP="00806FD8">
            <w:pPr>
              <w:jc w:val="left"/>
              <w:rPr>
                <w:del w:id="367" w:author="Em Lim" w:date="2025-07-31T17:49:00Z" w16du:dateUtc="2025-08-01T00:49:00Z"/>
                <w:b/>
                <w:bCs/>
                <w:color w:val="000000"/>
              </w:rPr>
            </w:pPr>
            <w:del w:id="368" w:author="Em Lim" w:date="2025-07-31T17:49:00Z" w16du:dateUtc="2025-08-01T00:49:00Z">
              <w:r w:rsidRPr="00861362" w:rsidDel="000A1486">
                <w:rPr>
                  <w:b/>
                  <w:bCs/>
                  <w:color w:val="000000"/>
                </w:rPr>
                <w:delText>z value</w:delText>
              </w:r>
            </w:del>
          </w:p>
        </w:tc>
        <w:tc>
          <w:tcPr>
            <w:tcW w:w="1300" w:type="dxa"/>
            <w:noWrap/>
            <w:hideMark/>
          </w:tcPr>
          <w:p w14:paraId="51FC2BB8" w14:textId="5F704D40" w:rsidR="00CB6958" w:rsidRPr="00861362" w:rsidDel="000A1486" w:rsidRDefault="00CB6958" w:rsidP="00806FD8">
            <w:pPr>
              <w:jc w:val="left"/>
              <w:rPr>
                <w:del w:id="369" w:author="Em Lim" w:date="2025-07-31T17:49:00Z" w16du:dateUtc="2025-08-01T00:49:00Z"/>
                <w:b/>
                <w:bCs/>
                <w:color w:val="000000"/>
              </w:rPr>
            </w:pPr>
            <w:del w:id="370" w:author="Em Lim" w:date="2025-07-31T17:49:00Z" w16du:dateUtc="2025-08-01T00:49:00Z">
              <w:r w:rsidRPr="00861362" w:rsidDel="000A1486">
                <w:rPr>
                  <w:b/>
                  <w:bCs/>
                  <w:color w:val="000000"/>
                </w:rPr>
                <w:delText>p value</w:delText>
              </w:r>
            </w:del>
          </w:p>
        </w:tc>
      </w:tr>
      <w:tr w:rsidR="00CB6958" w:rsidRPr="00861362" w:rsidDel="000A1486" w14:paraId="4D8B2711" w14:textId="1C7436C7" w:rsidTr="00806FD8">
        <w:trPr>
          <w:trHeight w:val="320"/>
          <w:del w:id="371" w:author="Em Lim" w:date="2025-07-31T17:49:00Z" w16du:dateUtc="2025-08-01T00:49:00Z"/>
        </w:trPr>
        <w:tc>
          <w:tcPr>
            <w:tcW w:w="3261" w:type="dxa"/>
            <w:noWrap/>
            <w:hideMark/>
          </w:tcPr>
          <w:p w14:paraId="19616153" w14:textId="0F54B6E7" w:rsidR="00CB6958" w:rsidRPr="00861362" w:rsidDel="000A1486" w:rsidRDefault="00CB6958" w:rsidP="00806FD8">
            <w:pPr>
              <w:jc w:val="left"/>
              <w:rPr>
                <w:del w:id="372" w:author="Em Lim" w:date="2025-07-31T17:49:00Z" w16du:dateUtc="2025-08-01T00:49:00Z"/>
                <w:color w:val="000000"/>
              </w:rPr>
            </w:pPr>
            <w:del w:id="373" w:author="Em Lim" w:date="2025-07-31T17:49:00Z" w16du:dateUtc="2025-08-01T00:49:00Z">
              <w:r w:rsidRPr="00861362" w:rsidDel="000A1486">
                <w:rPr>
                  <w:color w:val="000000"/>
                </w:rPr>
                <w:delText>Intercept</w:delText>
              </w:r>
            </w:del>
          </w:p>
        </w:tc>
        <w:tc>
          <w:tcPr>
            <w:tcW w:w="619" w:type="dxa"/>
            <w:noWrap/>
            <w:hideMark/>
          </w:tcPr>
          <w:p w14:paraId="47DF76BB" w14:textId="62274559" w:rsidR="00CB6958" w:rsidRPr="00861362" w:rsidDel="000A1486" w:rsidRDefault="00CB6958" w:rsidP="00806FD8">
            <w:pPr>
              <w:jc w:val="left"/>
              <w:rPr>
                <w:del w:id="374" w:author="Em Lim" w:date="2025-07-31T17:49:00Z" w16du:dateUtc="2025-08-01T00:49:00Z"/>
                <w:color w:val="000000"/>
              </w:rPr>
            </w:pPr>
            <w:del w:id="375" w:author="Em Lim" w:date="2025-07-31T17:49:00Z" w16du:dateUtc="2025-08-01T00:49:00Z">
              <w:r w:rsidRPr="00861362" w:rsidDel="000A1486">
                <w:rPr>
                  <w:color w:val="000000"/>
                </w:rPr>
                <w:delText>-0.43</w:delText>
              </w:r>
            </w:del>
          </w:p>
        </w:tc>
        <w:tc>
          <w:tcPr>
            <w:tcW w:w="1507" w:type="dxa"/>
            <w:noWrap/>
            <w:hideMark/>
          </w:tcPr>
          <w:p w14:paraId="62DACC02" w14:textId="64B8B5E6" w:rsidR="00CB6958" w:rsidRPr="00861362" w:rsidDel="000A1486" w:rsidRDefault="00CB6958" w:rsidP="00806FD8">
            <w:pPr>
              <w:jc w:val="left"/>
              <w:rPr>
                <w:del w:id="376" w:author="Em Lim" w:date="2025-07-31T17:49:00Z" w16du:dateUtc="2025-08-01T00:49:00Z"/>
                <w:color w:val="000000"/>
              </w:rPr>
            </w:pPr>
            <w:del w:id="377" w:author="Em Lim" w:date="2025-07-31T17:49:00Z" w16du:dateUtc="2025-08-01T00:49:00Z">
              <w:r w:rsidRPr="00861362" w:rsidDel="000A1486">
                <w:rPr>
                  <w:color w:val="000000"/>
                </w:rPr>
                <w:delText>0.33</w:delText>
              </w:r>
            </w:del>
          </w:p>
        </w:tc>
        <w:tc>
          <w:tcPr>
            <w:tcW w:w="1093" w:type="dxa"/>
            <w:noWrap/>
            <w:hideMark/>
          </w:tcPr>
          <w:p w14:paraId="7ED14E07" w14:textId="01CAFDE8" w:rsidR="00CB6958" w:rsidRPr="00861362" w:rsidDel="000A1486" w:rsidRDefault="00CB6958" w:rsidP="00806FD8">
            <w:pPr>
              <w:jc w:val="left"/>
              <w:rPr>
                <w:del w:id="378" w:author="Em Lim" w:date="2025-07-31T17:49:00Z" w16du:dateUtc="2025-08-01T00:49:00Z"/>
                <w:color w:val="000000"/>
              </w:rPr>
            </w:pPr>
            <w:del w:id="379" w:author="Em Lim" w:date="2025-07-31T17:49:00Z" w16du:dateUtc="2025-08-01T00:49:00Z">
              <w:r w:rsidRPr="00861362" w:rsidDel="000A1486">
                <w:rPr>
                  <w:color w:val="000000"/>
                </w:rPr>
                <w:delText>-1.30</w:delText>
              </w:r>
            </w:del>
          </w:p>
        </w:tc>
        <w:tc>
          <w:tcPr>
            <w:tcW w:w="1300" w:type="dxa"/>
            <w:noWrap/>
            <w:hideMark/>
          </w:tcPr>
          <w:p w14:paraId="3EAB5290" w14:textId="0F612279" w:rsidR="00CB6958" w:rsidRPr="00861362" w:rsidDel="000A1486" w:rsidRDefault="00CB6958" w:rsidP="00806FD8">
            <w:pPr>
              <w:jc w:val="left"/>
              <w:rPr>
                <w:del w:id="380" w:author="Em Lim" w:date="2025-07-31T17:49:00Z" w16du:dateUtc="2025-08-01T00:49:00Z"/>
                <w:color w:val="000000"/>
              </w:rPr>
            </w:pPr>
            <w:del w:id="381" w:author="Em Lim" w:date="2025-07-31T17:49:00Z" w16du:dateUtc="2025-08-01T00:49:00Z">
              <w:r w:rsidRPr="00861362" w:rsidDel="000A1486">
                <w:rPr>
                  <w:color w:val="000000"/>
                </w:rPr>
                <w:delText>0.19</w:delText>
              </w:r>
            </w:del>
          </w:p>
        </w:tc>
      </w:tr>
      <w:tr w:rsidR="00CB6958" w:rsidRPr="00861362" w:rsidDel="000A1486" w14:paraId="6F65CAEE" w14:textId="3AD39C7D" w:rsidTr="00806FD8">
        <w:trPr>
          <w:trHeight w:val="320"/>
          <w:del w:id="382" w:author="Em Lim" w:date="2025-07-31T17:49:00Z" w16du:dateUtc="2025-08-01T00:49:00Z"/>
        </w:trPr>
        <w:tc>
          <w:tcPr>
            <w:tcW w:w="3261" w:type="dxa"/>
            <w:noWrap/>
            <w:hideMark/>
          </w:tcPr>
          <w:p w14:paraId="6E669F53" w14:textId="39D84750" w:rsidR="00CB6958" w:rsidRPr="00861362" w:rsidDel="000A1486" w:rsidRDefault="00CB6958" w:rsidP="00806FD8">
            <w:pPr>
              <w:jc w:val="left"/>
              <w:rPr>
                <w:del w:id="383" w:author="Em Lim" w:date="2025-07-31T17:49:00Z" w16du:dateUtc="2025-08-01T00:49:00Z"/>
                <w:color w:val="000000"/>
              </w:rPr>
            </w:pPr>
            <w:del w:id="384" w:author="Em Lim" w:date="2025-07-31T17:49:00Z" w16du:dateUtc="2025-08-01T00:49:00Z">
              <w:r w:rsidRPr="00861362" w:rsidDel="000A1486">
                <w:rPr>
                  <w:color w:val="000000"/>
                </w:rPr>
                <w:delText>Abundance</w:delText>
              </w:r>
            </w:del>
          </w:p>
        </w:tc>
        <w:tc>
          <w:tcPr>
            <w:tcW w:w="619" w:type="dxa"/>
            <w:noWrap/>
            <w:hideMark/>
          </w:tcPr>
          <w:p w14:paraId="71FB1F6C" w14:textId="3137237B" w:rsidR="00CB6958" w:rsidRPr="00861362" w:rsidDel="000A1486" w:rsidRDefault="00CB6958" w:rsidP="00806FD8">
            <w:pPr>
              <w:jc w:val="left"/>
              <w:rPr>
                <w:del w:id="385" w:author="Em Lim" w:date="2025-07-31T17:49:00Z" w16du:dateUtc="2025-08-01T00:49:00Z"/>
                <w:color w:val="000000"/>
              </w:rPr>
            </w:pPr>
            <w:del w:id="386" w:author="Em Lim" w:date="2025-07-31T17:49:00Z" w16du:dateUtc="2025-08-01T00:49:00Z">
              <w:r w:rsidRPr="00861362" w:rsidDel="000A1486">
                <w:rPr>
                  <w:color w:val="000000"/>
                </w:rPr>
                <w:delText>0.79</w:delText>
              </w:r>
            </w:del>
          </w:p>
        </w:tc>
        <w:tc>
          <w:tcPr>
            <w:tcW w:w="1507" w:type="dxa"/>
            <w:noWrap/>
            <w:hideMark/>
          </w:tcPr>
          <w:p w14:paraId="49F15E35" w14:textId="1052693A" w:rsidR="00CB6958" w:rsidRPr="00861362" w:rsidDel="000A1486" w:rsidRDefault="00CB6958" w:rsidP="00806FD8">
            <w:pPr>
              <w:jc w:val="left"/>
              <w:rPr>
                <w:del w:id="387" w:author="Em Lim" w:date="2025-07-31T17:49:00Z" w16du:dateUtc="2025-08-01T00:49:00Z"/>
                <w:color w:val="000000"/>
              </w:rPr>
            </w:pPr>
            <w:del w:id="388" w:author="Em Lim" w:date="2025-07-31T17:49:00Z" w16du:dateUtc="2025-08-01T00:49:00Z">
              <w:r w:rsidRPr="00861362" w:rsidDel="000A1486">
                <w:rPr>
                  <w:color w:val="000000"/>
                </w:rPr>
                <w:delText>0.51</w:delText>
              </w:r>
            </w:del>
          </w:p>
        </w:tc>
        <w:tc>
          <w:tcPr>
            <w:tcW w:w="1093" w:type="dxa"/>
            <w:noWrap/>
            <w:hideMark/>
          </w:tcPr>
          <w:p w14:paraId="4BB7E75A" w14:textId="1D49396C" w:rsidR="00CB6958" w:rsidRPr="00861362" w:rsidDel="000A1486" w:rsidRDefault="00CB6958" w:rsidP="00806FD8">
            <w:pPr>
              <w:jc w:val="left"/>
              <w:rPr>
                <w:del w:id="389" w:author="Em Lim" w:date="2025-07-31T17:49:00Z" w16du:dateUtc="2025-08-01T00:49:00Z"/>
                <w:color w:val="000000"/>
              </w:rPr>
            </w:pPr>
            <w:del w:id="390" w:author="Em Lim" w:date="2025-07-31T17:49:00Z" w16du:dateUtc="2025-08-01T00:49:00Z">
              <w:r w:rsidRPr="00861362" w:rsidDel="000A1486">
                <w:rPr>
                  <w:color w:val="000000"/>
                </w:rPr>
                <w:delText>1.55</w:delText>
              </w:r>
            </w:del>
          </w:p>
        </w:tc>
        <w:tc>
          <w:tcPr>
            <w:tcW w:w="1300" w:type="dxa"/>
            <w:noWrap/>
            <w:hideMark/>
          </w:tcPr>
          <w:p w14:paraId="69334833" w14:textId="55E12EF7" w:rsidR="00CB6958" w:rsidRPr="00861362" w:rsidDel="000A1486" w:rsidRDefault="00CB6958" w:rsidP="00806FD8">
            <w:pPr>
              <w:jc w:val="left"/>
              <w:rPr>
                <w:del w:id="391" w:author="Em Lim" w:date="2025-07-31T17:49:00Z" w16du:dateUtc="2025-08-01T00:49:00Z"/>
                <w:color w:val="000000"/>
              </w:rPr>
            </w:pPr>
            <w:del w:id="392" w:author="Em Lim" w:date="2025-07-31T17:49:00Z" w16du:dateUtc="2025-08-01T00:49:00Z">
              <w:r w:rsidRPr="00861362" w:rsidDel="000A1486">
                <w:rPr>
                  <w:color w:val="000000"/>
                </w:rPr>
                <w:delText>0.12</w:delText>
              </w:r>
            </w:del>
          </w:p>
        </w:tc>
      </w:tr>
      <w:tr w:rsidR="00CB6958" w:rsidRPr="00861362" w:rsidDel="000A1486" w14:paraId="1A50F2CE" w14:textId="385C1722" w:rsidTr="00806FD8">
        <w:trPr>
          <w:trHeight w:val="320"/>
          <w:del w:id="393" w:author="Em Lim" w:date="2025-07-31T17:49:00Z" w16du:dateUtc="2025-08-01T00:49:00Z"/>
        </w:trPr>
        <w:tc>
          <w:tcPr>
            <w:tcW w:w="3261" w:type="dxa"/>
            <w:noWrap/>
            <w:hideMark/>
          </w:tcPr>
          <w:p w14:paraId="2F26F6B6" w14:textId="708F6D7E" w:rsidR="00CB6958" w:rsidRPr="00861362" w:rsidDel="000A1486" w:rsidRDefault="00CB6958" w:rsidP="00806FD8">
            <w:pPr>
              <w:jc w:val="left"/>
              <w:rPr>
                <w:del w:id="394" w:author="Em Lim" w:date="2025-07-31T17:49:00Z" w16du:dateUtc="2025-08-01T00:49:00Z"/>
                <w:color w:val="000000"/>
              </w:rPr>
            </w:pPr>
            <w:del w:id="395" w:author="Em Lim" w:date="2025-07-31T17:49:00Z" w16du:dateUtc="2025-08-01T00:49:00Z">
              <w:r w:rsidRPr="00861362" w:rsidDel="000A1486">
                <w:rPr>
                  <w:color w:val="000000"/>
                </w:rPr>
                <w:delText>Tide exchange</w:delText>
              </w:r>
            </w:del>
          </w:p>
        </w:tc>
        <w:tc>
          <w:tcPr>
            <w:tcW w:w="619" w:type="dxa"/>
            <w:noWrap/>
            <w:hideMark/>
          </w:tcPr>
          <w:p w14:paraId="04D36D53" w14:textId="4773A3E1" w:rsidR="00CB6958" w:rsidRPr="00861362" w:rsidDel="000A1486" w:rsidRDefault="00CB6958" w:rsidP="00806FD8">
            <w:pPr>
              <w:jc w:val="left"/>
              <w:rPr>
                <w:del w:id="396" w:author="Em Lim" w:date="2025-07-31T17:49:00Z" w16du:dateUtc="2025-08-01T00:49:00Z"/>
                <w:color w:val="000000"/>
              </w:rPr>
            </w:pPr>
            <w:del w:id="397" w:author="Em Lim" w:date="2025-07-31T17:49:00Z" w16du:dateUtc="2025-08-01T00:49:00Z">
              <w:r w:rsidRPr="00861362" w:rsidDel="000A1486">
                <w:rPr>
                  <w:color w:val="000000"/>
                </w:rPr>
                <w:delText>0.05</w:delText>
              </w:r>
            </w:del>
          </w:p>
        </w:tc>
        <w:tc>
          <w:tcPr>
            <w:tcW w:w="1507" w:type="dxa"/>
            <w:noWrap/>
            <w:hideMark/>
          </w:tcPr>
          <w:p w14:paraId="3E15CE63" w14:textId="7A28CDC5" w:rsidR="00CB6958" w:rsidRPr="00861362" w:rsidDel="000A1486" w:rsidRDefault="00CB6958" w:rsidP="00806FD8">
            <w:pPr>
              <w:jc w:val="left"/>
              <w:rPr>
                <w:del w:id="398" w:author="Em Lim" w:date="2025-07-31T17:49:00Z" w16du:dateUtc="2025-08-01T00:49:00Z"/>
                <w:color w:val="000000"/>
              </w:rPr>
            </w:pPr>
            <w:del w:id="399" w:author="Em Lim" w:date="2025-07-31T17:49:00Z" w16du:dateUtc="2025-08-01T00:49:00Z">
              <w:r w:rsidRPr="00861362" w:rsidDel="000A1486">
                <w:rPr>
                  <w:color w:val="000000"/>
                </w:rPr>
                <w:delText>0.12</w:delText>
              </w:r>
            </w:del>
          </w:p>
        </w:tc>
        <w:tc>
          <w:tcPr>
            <w:tcW w:w="1093" w:type="dxa"/>
            <w:noWrap/>
            <w:hideMark/>
          </w:tcPr>
          <w:p w14:paraId="659B7F82" w14:textId="472F6C8E" w:rsidR="00CB6958" w:rsidRPr="00861362" w:rsidDel="000A1486" w:rsidRDefault="00CB6958" w:rsidP="00806FD8">
            <w:pPr>
              <w:jc w:val="left"/>
              <w:rPr>
                <w:del w:id="400" w:author="Em Lim" w:date="2025-07-31T17:49:00Z" w16du:dateUtc="2025-08-01T00:49:00Z"/>
                <w:color w:val="000000"/>
              </w:rPr>
            </w:pPr>
            <w:del w:id="401" w:author="Em Lim" w:date="2025-07-31T17:49:00Z" w16du:dateUtc="2025-08-01T00:49:00Z">
              <w:r w:rsidRPr="00861362" w:rsidDel="000A1486">
                <w:rPr>
                  <w:color w:val="000000"/>
                </w:rPr>
                <w:delText>0.44</w:delText>
              </w:r>
            </w:del>
          </w:p>
        </w:tc>
        <w:tc>
          <w:tcPr>
            <w:tcW w:w="1300" w:type="dxa"/>
            <w:noWrap/>
            <w:hideMark/>
          </w:tcPr>
          <w:p w14:paraId="19778C60" w14:textId="0321879C" w:rsidR="00CB6958" w:rsidRPr="00861362" w:rsidDel="000A1486" w:rsidRDefault="00CB6958" w:rsidP="00806FD8">
            <w:pPr>
              <w:jc w:val="left"/>
              <w:rPr>
                <w:del w:id="402" w:author="Em Lim" w:date="2025-07-31T17:49:00Z" w16du:dateUtc="2025-08-01T00:49:00Z"/>
                <w:color w:val="000000"/>
              </w:rPr>
            </w:pPr>
            <w:del w:id="403" w:author="Em Lim" w:date="2025-07-31T17:49:00Z" w16du:dateUtc="2025-08-01T00:49:00Z">
              <w:r w:rsidRPr="00861362" w:rsidDel="000A1486">
                <w:rPr>
                  <w:color w:val="000000"/>
                </w:rPr>
                <w:delText>0.66</w:delText>
              </w:r>
            </w:del>
          </w:p>
        </w:tc>
      </w:tr>
      <w:tr w:rsidR="00CB6958" w:rsidRPr="00861362" w:rsidDel="000A1486" w14:paraId="05E253F7" w14:textId="079A97A1" w:rsidTr="00806FD8">
        <w:trPr>
          <w:trHeight w:val="320"/>
          <w:del w:id="404" w:author="Em Lim" w:date="2025-07-31T17:49:00Z" w16du:dateUtc="2025-08-01T00:49:00Z"/>
        </w:trPr>
        <w:tc>
          <w:tcPr>
            <w:tcW w:w="3261" w:type="dxa"/>
            <w:noWrap/>
            <w:hideMark/>
          </w:tcPr>
          <w:p w14:paraId="2E7F7798" w14:textId="7ECCF297" w:rsidR="00CB6958" w:rsidRPr="00861362" w:rsidDel="000A1486" w:rsidRDefault="00CB6958" w:rsidP="00806FD8">
            <w:pPr>
              <w:jc w:val="left"/>
              <w:rPr>
                <w:del w:id="405" w:author="Em Lim" w:date="2025-07-31T17:49:00Z" w16du:dateUtc="2025-08-01T00:49:00Z"/>
                <w:color w:val="000000"/>
              </w:rPr>
            </w:pPr>
            <w:del w:id="406" w:author="Em Lim" w:date="2025-07-31T17:49:00Z" w16du:dateUtc="2025-08-01T00:49:00Z">
              <w:r w:rsidRPr="00861362" w:rsidDel="000A1486">
                <w:rPr>
                  <w:color w:val="000000"/>
                </w:rPr>
                <w:delText>Biodiversity</w:delText>
              </w:r>
            </w:del>
          </w:p>
        </w:tc>
        <w:tc>
          <w:tcPr>
            <w:tcW w:w="619" w:type="dxa"/>
            <w:noWrap/>
            <w:hideMark/>
          </w:tcPr>
          <w:p w14:paraId="6B1BC2E1" w14:textId="298C51E0" w:rsidR="00CB6958" w:rsidRPr="00861362" w:rsidDel="000A1486" w:rsidRDefault="00CB6958" w:rsidP="00806FD8">
            <w:pPr>
              <w:jc w:val="left"/>
              <w:rPr>
                <w:del w:id="407" w:author="Em Lim" w:date="2025-07-31T17:49:00Z" w16du:dateUtc="2025-08-01T00:49:00Z"/>
                <w:color w:val="000000"/>
              </w:rPr>
            </w:pPr>
            <w:del w:id="408" w:author="Em Lim" w:date="2025-07-31T17:49:00Z" w16du:dateUtc="2025-08-01T00:49:00Z">
              <w:r w:rsidRPr="00861362" w:rsidDel="000A1486">
                <w:rPr>
                  <w:color w:val="000000"/>
                </w:rPr>
                <w:delText>0.00</w:delText>
              </w:r>
            </w:del>
          </w:p>
        </w:tc>
        <w:tc>
          <w:tcPr>
            <w:tcW w:w="1507" w:type="dxa"/>
            <w:noWrap/>
            <w:hideMark/>
          </w:tcPr>
          <w:p w14:paraId="23102894" w14:textId="04F1E5FA" w:rsidR="00CB6958" w:rsidRPr="00861362" w:rsidDel="000A1486" w:rsidRDefault="00CB6958" w:rsidP="00806FD8">
            <w:pPr>
              <w:jc w:val="left"/>
              <w:rPr>
                <w:del w:id="409" w:author="Em Lim" w:date="2025-07-31T17:49:00Z" w16du:dateUtc="2025-08-01T00:49:00Z"/>
                <w:color w:val="000000"/>
              </w:rPr>
            </w:pPr>
            <w:del w:id="410" w:author="Em Lim" w:date="2025-07-31T17:49:00Z" w16du:dateUtc="2025-08-01T00:49:00Z">
              <w:r w:rsidRPr="00861362" w:rsidDel="000A1486">
                <w:rPr>
                  <w:color w:val="000000"/>
                </w:rPr>
                <w:delText>0.10</w:delText>
              </w:r>
            </w:del>
          </w:p>
        </w:tc>
        <w:tc>
          <w:tcPr>
            <w:tcW w:w="1093" w:type="dxa"/>
            <w:noWrap/>
            <w:hideMark/>
          </w:tcPr>
          <w:p w14:paraId="3DF16C64" w14:textId="3F327F50" w:rsidR="00CB6958" w:rsidRPr="00861362" w:rsidDel="000A1486" w:rsidRDefault="00CB6958" w:rsidP="00806FD8">
            <w:pPr>
              <w:jc w:val="left"/>
              <w:rPr>
                <w:del w:id="411" w:author="Em Lim" w:date="2025-07-31T17:49:00Z" w16du:dateUtc="2025-08-01T00:49:00Z"/>
                <w:color w:val="000000"/>
              </w:rPr>
            </w:pPr>
            <w:del w:id="412" w:author="Em Lim" w:date="2025-07-31T17:49:00Z" w16du:dateUtc="2025-08-01T00:49:00Z">
              <w:r w:rsidRPr="00861362" w:rsidDel="000A1486">
                <w:rPr>
                  <w:color w:val="000000"/>
                </w:rPr>
                <w:delText>-0.04</w:delText>
              </w:r>
            </w:del>
          </w:p>
        </w:tc>
        <w:tc>
          <w:tcPr>
            <w:tcW w:w="1300" w:type="dxa"/>
            <w:noWrap/>
            <w:hideMark/>
          </w:tcPr>
          <w:p w14:paraId="71D7FBC3" w14:textId="4728E9B5" w:rsidR="00CB6958" w:rsidRPr="00861362" w:rsidDel="000A1486" w:rsidRDefault="00CB6958" w:rsidP="00806FD8">
            <w:pPr>
              <w:jc w:val="left"/>
              <w:rPr>
                <w:del w:id="413" w:author="Em Lim" w:date="2025-07-31T17:49:00Z" w16du:dateUtc="2025-08-01T00:49:00Z"/>
                <w:color w:val="000000"/>
              </w:rPr>
            </w:pPr>
            <w:del w:id="414" w:author="Em Lim" w:date="2025-07-31T17:49:00Z" w16du:dateUtc="2025-08-01T00:49:00Z">
              <w:r w:rsidRPr="00861362" w:rsidDel="000A1486">
                <w:rPr>
                  <w:color w:val="000000"/>
                </w:rPr>
                <w:delText>0.97</w:delText>
              </w:r>
            </w:del>
          </w:p>
        </w:tc>
      </w:tr>
      <w:tr w:rsidR="00CB6958" w:rsidRPr="00861362" w:rsidDel="000A1486" w14:paraId="759576FA" w14:textId="22B34A2D" w:rsidTr="00806FD8">
        <w:trPr>
          <w:trHeight w:val="320"/>
          <w:del w:id="415" w:author="Em Lim" w:date="2025-07-31T17:49:00Z" w16du:dateUtc="2025-08-01T00:49:00Z"/>
        </w:trPr>
        <w:tc>
          <w:tcPr>
            <w:tcW w:w="3261" w:type="dxa"/>
            <w:noWrap/>
            <w:hideMark/>
          </w:tcPr>
          <w:p w14:paraId="56BBE267" w14:textId="3124D263" w:rsidR="00CB6958" w:rsidRPr="00861362" w:rsidDel="000A1486" w:rsidRDefault="00CB6958" w:rsidP="00806FD8">
            <w:pPr>
              <w:jc w:val="left"/>
              <w:rPr>
                <w:del w:id="416" w:author="Em Lim" w:date="2025-07-31T17:49:00Z" w16du:dateUtc="2025-08-01T00:49:00Z"/>
                <w:color w:val="000000"/>
              </w:rPr>
            </w:pPr>
            <w:del w:id="417" w:author="Em Lim" w:date="2025-07-31T17:49:00Z" w16du:dateUtc="2025-08-01T00:49:00Z">
              <w:r w:rsidRPr="00861362" w:rsidDel="000A1486">
                <w:rPr>
                  <w:color w:val="000000"/>
                </w:rPr>
                <w:delText>Depth</w:delText>
              </w:r>
            </w:del>
          </w:p>
        </w:tc>
        <w:tc>
          <w:tcPr>
            <w:tcW w:w="619" w:type="dxa"/>
            <w:noWrap/>
            <w:hideMark/>
          </w:tcPr>
          <w:p w14:paraId="00E961B0" w14:textId="01F0B37B" w:rsidR="00CB6958" w:rsidRPr="00861362" w:rsidDel="000A1486" w:rsidRDefault="00CB6958" w:rsidP="00806FD8">
            <w:pPr>
              <w:jc w:val="left"/>
              <w:rPr>
                <w:del w:id="418" w:author="Em Lim" w:date="2025-07-31T17:49:00Z" w16du:dateUtc="2025-08-01T00:49:00Z"/>
                <w:color w:val="000000"/>
              </w:rPr>
            </w:pPr>
            <w:del w:id="419" w:author="Em Lim" w:date="2025-07-31T17:49:00Z" w16du:dateUtc="2025-08-01T00:49:00Z">
              <w:r w:rsidRPr="00861362" w:rsidDel="000A1486">
                <w:rPr>
                  <w:color w:val="000000"/>
                </w:rPr>
                <w:delText>0.04</w:delText>
              </w:r>
            </w:del>
          </w:p>
        </w:tc>
        <w:tc>
          <w:tcPr>
            <w:tcW w:w="1507" w:type="dxa"/>
            <w:noWrap/>
            <w:hideMark/>
          </w:tcPr>
          <w:p w14:paraId="14554F5E" w14:textId="593636BA" w:rsidR="00CB6958" w:rsidRPr="00861362" w:rsidDel="000A1486" w:rsidRDefault="00CB6958" w:rsidP="00806FD8">
            <w:pPr>
              <w:jc w:val="left"/>
              <w:rPr>
                <w:del w:id="420" w:author="Em Lim" w:date="2025-07-31T17:49:00Z" w16du:dateUtc="2025-08-01T00:49:00Z"/>
                <w:color w:val="000000"/>
              </w:rPr>
            </w:pPr>
            <w:del w:id="421" w:author="Em Lim" w:date="2025-07-31T17:49:00Z" w16du:dateUtc="2025-08-01T00:49:00Z">
              <w:r w:rsidRPr="00861362" w:rsidDel="000A1486">
                <w:rPr>
                  <w:color w:val="000000"/>
                </w:rPr>
                <w:delText>0.09</w:delText>
              </w:r>
            </w:del>
          </w:p>
        </w:tc>
        <w:tc>
          <w:tcPr>
            <w:tcW w:w="1093" w:type="dxa"/>
            <w:noWrap/>
            <w:hideMark/>
          </w:tcPr>
          <w:p w14:paraId="27D285FE" w14:textId="60A3631A" w:rsidR="00CB6958" w:rsidRPr="00861362" w:rsidDel="000A1486" w:rsidRDefault="00CB6958" w:rsidP="00806FD8">
            <w:pPr>
              <w:jc w:val="left"/>
              <w:rPr>
                <w:del w:id="422" w:author="Em Lim" w:date="2025-07-31T17:49:00Z" w16du:dateUtc="2025-08-01T00:49:00Z"/>
                <w:color w:val="000000"/>
              </w:rPr>
            </w:pPr>
            <w:del w:id="423" w:author="Em Lim" w:date="2025-07-31T17:49:00Z" w16du:dateUtc="2025-08-01T00:49:00Z">
              <w:r w:rsidRPr="00861362" w:rsidDel="000A1486">
                <w:rPr>
                  <w:color w:val="000000"/>
                </w:rPr>
                <w:delText>0.43</w:delText>
              </w:r>
            </w:del>
          </w:p>
        </w:tc>
        <w:tc>
          <w:tcPr>
            <w:tcW w:w="1300" w:type="dxa"/>
            <w:noWrap/>
            <w:hideMark/>
          </w:tcPr>
          <w:p w14:paraId="526B3322" w14:textId="4EF18620" w:rsidR="00CB6958" w:rsidRPr="00861362" w:rsidDel="000A1486" w:rsidRDefault="00CB6958" w:rsidP="00806FD8">
            <w:pPr>
              <w:jc w:val="left"/>
              <w:rPr>
                <w:del w:id="424" w:author="Em Lim" w:date="2025-07-31T17:49:00Z" w16du:dateUtc="2025-08-01T00:49:00Z"/>
                <w:color w:val="000000"/>
              </w:rPr>
            </w:pPr>
            <w:del w:id="425" w:author="Em Lim" w:date="2025-07-31T17:49:00Z" w16du:dateUtc="2025-08-01T00:49:00Z">
              <w:r w:rsidRPr="00861362" w:rsidDel="000A1486">
                <w:rPr>
                  <w:color w:val="000000"/>
                </w:rPr>
                <w:delText>0.67</w:delText>
              </w:r>
            </w:del>
          </w:p>
        </w:tc>
      </w:tr>
      <w:tr w:rsidR="00CB6958" w:rsidRPr="00861362" w:rsidDel="000A1486" w14:paraId="56B97EBB" w14:textId="47E192BC" w:rsidTr="00806FD8">
        <w:trPr>
          <w:trHeight w:val="320"/>
          <w:del w:id="426" w:author="Em Lim" w:date="2025-07-31T17:49:00Z" w16du:dateUtc="2025-08-01T00:49:00Z"/>
        </w:trPr>
        <w:tc>
          <w:tcPr>
            <w:tcW w:w="3261" w:type="dxa"/>
            <w:noWrap/>
            <w:hideMark/>
          </w:tcPr>
          <w:p w14:paraId="02025254" w14:textId="37C80218" w:rsidR="00CB6958" w:rsidRPr="00861362" w:rsidDel="000A1486" w:rsidRDefault="00CB6958" w:rsidP="00806FD8">
            <w:pPr>
              <w:jc w:val="left"/>
              <w:rPr>
                <w:del w:id="427" w:author="Em Lim" w:date="2025-07-31T17:49:00Z" w16du:dateUtc="2025-08-01T00:49:00Z"/>
                <w:color w:val="000000"/>
              </w:rPr>
            </w:pPr>
            <w:del w:id="428"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E1D1D95" w14:textId="55ECCBB7" w:rsidR="00CB6958" w:rsidRPr="00861362" w:rsidDel="000A1486" w:rsidRDefault="00CB6958" w:rsidP="00806FD8">
            <w:pPr>
              <w:jc w:val="left"/>
              <w:rPr>
                <w:del w:id="429" w:author="Em Lim" w:date="2025-07-31T17:49:00Z" w16du:dateUtc="2025-08-01T00:49:00Z"/>
                <w:color w:val="000000"/>
              </w:rPr>
            </w:pPr>
            <w:del w:id="430" w:author="Em Lim" w:date="2025-07-31T17:49:00Z" w16du:dateUtc="2025-08-01T00:49:00Z">
              <w:r w:rsidRPr="00861362" w:rsidDel="000A1486">
                <w:rPr>
                  <w:color w:val="000000"/>
                </w:rPr>
                <w:delText>0.12</w:delText>
              </w:r>
            </w:del>
          </w:p>
        </w:tc>
        <w:tc>
          <w:tcPr>
            <w:tcW w:w="1507" w:type="dxa"/>
            <w:noWrap/>
            <w:hideMark/>
          </w:tcPr>
          <w:p w14:paraId="2E04B865" w14:textId="2F9E5B56" w:rsidR="00CB6958" w:rsidRPr="00861362" w:rsidDel="000A1486" w:rsidRDefault="00CB6958" w:rsidP="00806FD8">
            <w:pPr>
              <w:jc w:val="left"/>
              <w:rPr>
                <w:del w:id="431" w:author="Em Lim" w:date="2025-07-31T17:49:00Z" w16du:dateUtc="2025-08-01T00:49:00Z"/>
                <w:color w:val="000000"/>
              </w:rPr>
            </w:pPr>
            <w:del w:id="432" w:author="Em Lim" w:date="2025-07-31T17:49:00Z" w16du:dateUtc="2025-08-01T00:49:00Z">
              <w:r w:rsidRPr="00861362" w:rsidDel="000A1486">
                <w:rPr>
                  <w:color w:val="000000"/>
                </w:rPr>
                <w:delText>0.55</w:delText>
              </w:r>
            </w:del>
          </w:p>
        </w:tc>
        <w:tc>
          <w:tcPr>
            <w:tcW w:w="1093" w:type="dxa"/>
            <w:noWrap/>
            <w:hideMark/>
          </w:tcPr>
          <w:p w14:paraId="0622CE51" w14:textId="73363EC0" w:rsidR="00CB6958" w:rsidRPr="00861362" w:rsidDel="000A1486" w:rsidRDefault="00CB6958" w:rsidP="00806FD8">
            <w:pPr>
              <w:jc w:val="left"/>
              <w:rPr>
                <w:del w:id="433" w:author="Em Lim" w:date="2025-07-31T17:49:00Z" w16du:dateUtc="2025-08-01T00:49:00Z"/>
                <w:color w:val="000000"/>
              </w:rPr>
            </w:pPr>
            <w:del w:id="434" w:author="Em Lim" w:date="2025-07-31T17:49:00Z" w16du:dateUtc="2025-08-01T00:49:00Z">
              <w:r w:rsidRPr="00861362" w:rsidDel="000A1486">
                <w:rPr>
                  <w:color w:val="000000"/>
                </w:rPr>
                <w:delText>0.22</w:delText>
              </w:r>
            </w:del>
          </w:p>
        </w:tc>
        <w:tc>
          <w:tcPr>
            <w:tcW w:w="1300" w:type="dxa"/>
            <w:noWrap/>
            <w:hideMark/>
          </w:tcPr>
          <w:p w14:paraId="0051A1D1" w14:textId="70715BF4" w:rsidR="00CB6958" w:rsidRPr="00861362" w:rsidDel="000A1486" w:rsidRDefault="00CB6958" w:rsidP="00806FD8">
            <w:pPr>
              <w:jc w:val="left"/>
              <w:rPr>
                <w:del w:id="435" w:author="Em Lim" w:date="2025-07-31T17:49:00Z" w16du:dateUtc="2025-08-01T00:49:00Z"/>
                <w:color w:val="000000"/>
              </w:rPr>
            </w:pPr>
            <w:del w:id="436" w:author="Em Lim" w:date="2025-07-31T17:49:00Z" w16du:dateUtc="2025-08-01T00:49:00Z">
              <w:r w:rsidRPr="00861362" w:rsidDel="000A1486">
                <w:rPr>
                  <w:color w:val="000000"/>
                </w:rPr>
                <w:delText>0.83</w:delText>
              </w:r>
            </w:del>
          </w:p>
        </w:tc>
      </w:tr>
    </w:tbl>
    <w:p w14:paraId="253FA16E" w14:textId="33C700B4" w:rsidR="00CB6958" w:rsidRPr="00861362" w:rsidDel="000A1486" w:rsidRDefault="00CB6958" w:rsidP="00CB6958">
      <w:pPr>
        <w:rPr>
          <w:del w:id="437" w:author="Em Lim" w:date="2025-07-31T17:49:00Z" w16du:dateUtc="2025-08-01T00:49:00Z"/>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797BDA9" w14:textId="6E596931" w:rsidTr="00806FD8">
        <w:trPr>
          <w:cnfStyle w:val="100000000000" w:firstRow="1" w:lastRow="0" w:firstColumn="0" w:lastColumn="0" w:oddVBand="0" w:evenVBand="0" w:oddHBand="0" w:evenHBand="0" w:firstRowFirstColumn="0" w:firstRowLastColumn="0" w:lastRowFirstColumn="0" w:lastRowLastColumn="0"/>
          <w:trHeight w:val="320"/>
          <w:del w:id="438" w:author="Em Lim" w:date="2025-07-31T17:49:00Z" w16du:dateUtc="2025-08-01T00:49:00Z"/>
        </w:trPr>
        <w:tc>
          <w:tcPr>
            <w:tcW w:w="3261" w:type="dxa"/>
            <w:noWrap/>
            <w:hideMark/>
          </w:tcPr>
          <w:p w14:paraId="1520C47E" w14:textId="246F25F1" w:rsidR="00CB6958" w:rsidRPr="00861362" w:rsidDel="000A1486" w:rsidRDefault="00CB6958" w:rsidP="00806FD8">
            <w:pPr>
              <w:jc w:val="left"/>
              <w:rPr>
                <w:del w:id="439" w:author="Em Lim" w:date="2025-07-31T17:49:00Z" w16du:dateUtc="2025-08-01T00:49:00Z"/>
                <w:b/>
                <w:bCs/>
                <w:color w:val="000000"/>
              </w:rPr>
            </w:pPr>
            <w:del w:id="440" w:author="Em Lim" w:date="2025-07-31T17:49:00Z" w16du:dateUtc="2025-08-01T00:49:00Z">
              <w:r w:rsidRPr="00861362" w:rsidDel="000A1486">
                <w:rPr>
                  <w:b/>
                  <w:bCs/>
                  <w:color w:val="000000"/>
                </w:rPr>
                <w:delText xml:space="preserve">Asterinidae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0.651)</w:delText>
              </w:r>
            </w:del>
          </w:p>
        </w:tc>
        <w:tc>
          <w:tcPr>
            <w:tcW w:w="619" w:type="dxa"/>
            <w:noWrap/>
            <w:hideMark/>
          </w:tcPr>
          <w:p w14:paraId="251ECCD9" w14:textId="014AB95E" w:rsidR="00CB6958" w:rsidRPr="00861362" w:rsidDel="000A1486" w:rsidRDefault="00CB6958" w:rsidP="00806FD8">
            <w:pPr>
              <w:jc w:val="left"/>
              <w:rPr>
                <w:del w:id="441" w:author="Em Lim" w:date="2025-07-31T17:49:00Z" w16du:dateUtc="2025-08-01T00:49:00Z"/>
                <w:b/>
                <w:bCs/>
                <w:color w:val="000000"/>
              </w:rPr>
            </w:pPr>
            <w:del w:id="442" w:author="Em Lim" w:date="2025-07-31T17:49:00Z" w16du:dateUtc="2025-08-01T00:49:00Z">
              <w:r w:rsidRPr="00861362" w:rsidDel="000A1486">
                <w:rPr>
                  <w:b/>
                  <w:bCs/>
                  <w:color w:val="000000"/>
                </w:rPr>
                <w:delText>Estimate</w:delText>
              </w:r>
            </w:del>
          </w:p>
        </w:tc>
        <w:tc>
          <w:tcPr>
            <w:tcW w:w="1507" w:type="dxa"/>
            <w:noWrap/>
            <w:hideMark/>
          </w:tcPr>
          <w:p w14:paraId="29A567B7" w14:textId="20A5EC71" w:rsidR="00CB6958" w:rsidRPr="00861362" w:rsidDel="000A1486" w:rsidRDefault="00CB6958" w:rsidP="00806FD8">
            <w:pPr>
              <w:jc w:val="left"/>
              <w:rPr>
                <w:del w:id="443" w:author="Em Lim" w:date="2025-07-31T17:49:00Z" w16du:dateUtc="2025-08-01T00:49:00Z"/>
                <w:b/>
                <w:bCs/>
                <w:color w:val="000000"/>
              </w:rPr>
            </w:pPr>
            <w:del w:id="444" w:author="Em Lim" w:date="2025-07-31T17:49:00Z" w16du:dateUtc="2025-08-01T00:49:00Z">
              <w:r w:rsidRPr="00861362" w:rsidDel="000A1486">
                <w:rPr>
                  <w:b/>
                  <w:bCs/>
                  <w:color w:val="000000"/>
                </w:rPr>
                <w:delText>Std. error</w:delText>
              </w:r>
            </w:del>
          </w:p>
        </w:tc>
        <w:tc>
          <w:tcPr>
            <w:tcW w:w="1093" w:type="dxa"/>
            <w:noWrap/>
            <w:hideMark/>
          </w:tcPr>
          <w:p w14:paraId="4988AAE0" w14:textId="12D8E71B" w:rsidR="00CB6958" w:rsidRPr="00861362" w:rsidDel="000A1486" w:rsidRDefault="00CB6958" w:rsidP="00806FD8">
            <w:pPr>
              <w:jc w:val="left"/>
              <w:rPr>
                <w:del w:id="445" w:author="Em Lim" w:date="2025-07-31T17:49:00Z" w16du:dateUtc="2025-08-01T00:49:00Z"/>
                <w:b/>
                <w:bCs/>
                <w:color w:val="000000"/>
              </w:rPr>
            </w:pPr>
            <w:del w:id="446" w:author="Em Lim" w:date="2025-07-31T17:49:00Z" w16du:dateUtc="2025-08-01T00:49:00Z">
              <w:r w:rsidRPr="00861362" w:rsidDel="000A1486">
                <w:rPr>
                  <w:b/>
                  <w:bCs/>
                  <w:color w:val="000000"/>
                </w:rPr>
                <w:delText>z value</w:delText>
              </w:r>
            </w:del>
          </w:p>
        </w:tc>
        <w:tc>
          <w:tcPr>
            <w:tcW w:w="1300" w:type="dxa"/>
            <w:noWrap/>
            <w:hideMark/>
          </w:tcPr>
          <w:p w14:paraId="1B103396" w14:textId="378E6F87" w:rsidR="00CB6958" w:rsidRPr="00861362" w:rsidDel="000A1486" w:rsidRDefault="00CB6958" w:rsidP="00806FD8">
            <w:pPr>
              <w:jc w:val="left"/>
              <w:rPr>
                <w:del w:id="447" w:author="Em Lim" w:date="2025-07-31T17:49:00Z" w16du:dateUtc="2025-08-01T00:49:00Z"/>
                <w:b/>
                <w:bCs/>
                <w:color w:val="000000"/>
              </w:rPr>
            </w:pPr>
            <w:del w:id="448" w:author="Em Lim" w:date="2025-07-31T17:49:00Z" w16du:dateUtc="2025-08-01T00:49:00Z">
              <w:r w:rsidRPr="00861362" w:rsidDel="000A1486">
                <w:rPr>
                  <w:b/>
                  <w:bCs/>
                  <w:color w:val="000000"/>
                </w:rPr>
                <w:delText>p value</w:delText>
              </w:r>
            </w:del>
          </w:p>
        </w:tc>
      </w:tr>
      <w:tr w:rsidR="00CB6958" w:rsidRPr="00861362" w:rsidDel="000A1486" w14:paraId="587F0079" w14:textId="48D07193" w:rsidTr="00806FD8">
        <w:trPr>
          <w:trHeight w:val="320"/>
          <w:del w:id="449" w:author="Em Lim" w:date="2025-07-31T17:49:00Z" w16du:dateUtc="2025-08-01T00:49:00Z"/>
        </w:trPr>
        <w:tc>
          <w:tcPr>
            <w:tcW w:w="3261" w:type="dxa"/>
            <w:noWrap/>
            <w:hideMark/>
          </w:tcPr>
          <w:p w14:paraId="7353D0C3" w14:textId="7128A457" w:rsidR="00CB6958" w:rsidRPr="00861362" w:rsidDel="000A1486" w:rsidRDefault="00CB6958" w:rsidP="00806FD8">
            <w:pPr>
              <w:jc w:val="left"/>
              <w:rPr>
                <w:del w:id="450" w:author="Em Lim" w:date="2025-07-31T17:49:00Z" w16du:dateUtc="2025-08-01T00:49:00Z"/>
                <w:color w:val="000000"/>
              </w:rPr>
            </w:pPr>
            <w:del w:id="451" w:author="Em Lim" w:date="2025-07-31T17:49:00Z" w16du:dateUtc="2025-08-01T00:49:00Z">
              <w:r w:rsidRPr="00861362" w:rsidDel="000A1486">
                <w:rPr>
                  <w:color w:val="000000"/>
                </w:rPr>
                <w:delText>Intercept</w:delText>
              </w:r>
            </w:del>
          </w:p>
        </w:tc>
        <w:tc>
          <w:tcPr>
            <w:tcW w:w="619" w:type="dxa"/>
            <w:noWrap/>
            <w:hideMark/>
          </w:tcPr>
          <w:p w14:paraId="717CB6E8" w14:textId="0305CD37" w:rsidR="00CB6958" w:rsidRPr="00861362" w:rsidDel="000A1486" w:rsidRDefault="00CB6958" w:rsidP="00806FD8">
            <w:pPr>
              <w:jc w:val="left"/>
              <w:rPr>
                <w:del w:id="452" w:author="Em Lim" w:date="2025-07-31T17:49:00Z" w16du:dateUtc="2025-08-01T00:49:00Z"/>
                <w:color w:val="000000"/>
              </w:rPr>
            </w:pPr>
            <w:del w:id="453" w:author="Em Lim" w:date="2025-07-31T17:49:00Z" w16du:dateUtc="2025-08-01T00:49:00Z">
              <w:r w:rsidRPr="00861362" w:rsidDel="000A1486">
                <w:rPr>
                  <w:color w:val="000000"/>
                </w:rPr>
                <w:delText>-0.58</w:delText>
              </w:r>
            </w:del>
          </w:p>
        </w:tc>
        <w:tc>
          <w:tcPr>
            <w:tcW w:w="1507" w:type="dxa"/>
            <w:noWrap/>
            <w:hideMark/>
          </w:tcPr>
          <w:p w14:paraId="5881DC0A" w14:textId="2710CB92" w:rsidR="00CB6958" w:rsidRPr="00861362" w:rsidDel="000A1486" w:rsidRDefault="00CB6958" w:rsidP="00806FD8">
            <w:pPr>
              <w:jc w:val="left"/>
              <w:rPr>
                <w:del w:id="454" w:author="Em Lim" w:date="2025-07-31T17:49:00Z" w16du:dateUtc="2025-08-01T00:49:00Z"/>
                <w:color w:val="000000"/>
              </w:rPr>
            </w:pPr>
            <w:del w:id="455" w:author="Em Lim" w:date="2025-07-31T17:49:00Z" w16du:dateUtc="2025-08-01T00:49:00Z">
              <w:r w:rsidRPr="00861362" w:rsidDel="000A1486">
                <w:rPr>
                  <w:color w:val="000000"/>
                </w:rPr>
                <w:delText>0.26</w:delText>
              </w:r>
            </w:del>
          </w:p>
        </w:tc>
        <w:tc>
          <w:tcPr>
            <w:tcW w:w="1093" w:type="dxa"/>
            <w:noWrap/>
            <w:hideMark/>
          </w:tcPr>
          <w:p w14:paraId="08E34BEB" w14:textId="21D8E80E" w:rsidR="00CB6958" w:rsidRPr="00861362" w:rsidDel="000A1486" w:rsidRDefault="00CB6958" w:rsidP="00806FD8">
            <w:pPr>
              <w:jc w:val="left"/>
              <w:rPr>
                <w:del w:id="456" w:author="Em Lim" w:date="2025-07-31T17:49:00Z" w16du:dateUtc="2025-08-01T00:49:00Z"/>
                <w:color w:val="000000"/>
              </w:rPr>
            </w:pPr>
            <w:del w:id="457" w:author="Em Lim" w:date="2025-07-31T17:49:00Z" w16du:dateUtc="2025-08-01T00:49:00Z">
              <w:r w:rsidRPr="00861362" w:rsidDel="000A1486">
                <w:rPr>
                  <w:color w:val="000000"/>
                </w:rPr>
                <w:delText>-2.28</w:delText>
              </w:r>
            </w:del>
          </w:p>
        </w:tc>
        <w:tc>
          <w:tcPr>
            <w:tcW w:w="1300" w:type="dxa"/>
            <w:noWrap/>
            <w:hideMark/>
          </w:tcPr>
          <w:p w14:paraId="12E43983" w14:textId="73B383B3" w:rsidR="00CB6958" w:rsidRPr="00861362" w:rsidDel="000A1486" w:rsidRDefault="00CB6958" w:rsidP="00806FD8">
            <w:pPr>
              <w:jc w:val="left"/>
              <w:rPr>
                <w:del w:id="458" w:author="Em Lim" w:date="2025-07-31T17:49:00Z" w16du:dateUtc="2025-08-01T00:49:00Z"/>
                <w:color w:val="000000"/>
              </w:rPr>
            </w:pPr>
            <w:del w:id="459" w:author="Em Lim" w:date="2025-07-31T17:49:00Z" w16du:dateUtc="2025-08-01T00:49:00Z">
              <w:r w:rsidRPr="00861362" w:rsidDel="000A1486">
                <w:rPr>
                  <w:color w:val="000000"/>
                </w:rPr>
                <w:delText>0.02</w:delText>
              </w:r>
            </w:del>
          </w:p>
        </w:tc>
      </w:tr>
      <w:tr w:rsidR="00CB6958" w:rsidRPr="00861362" w:rsidDel="000A1486" w14:paraId="44DDC023" w14:textId="4339EFCA" w:rsidTr="00806FD8">
        <w:trPr>
          <w:trHeight w:val="320"/>
          <w:del w:id="460" w:author="Em Lim" w:date="2025-07-31T17:49:00Z" w16du:dateUtc="2025-08-01T00:49:00Z"/>
        </w:trPr>
        <w:tc>
          <w:tcPr>
            <w:tcW w:w="3261" w:type="dxa"/>
            <w:noWrap/>
            <w:hideMark/>
          </w:tcPr>
          <w:p w14:paraId="1B421067" w14:textId="7FE1ED5A" w:rsidR="00CB6958" w:rsidRPr="00861362" w:rsidDel="000A1486" w:rsidRDefault="00CB6958" w:rsidP="00806FD8">
            <w:pPr>
              <w:jc w:val="left"/>
              <w:rPr>
                <w:del w:id="461" w:author="Em Lim" w:date="2025-07-31T17:49:00Z" w16du:dateUtc="2025-08-01T00:49:00Z"/>
                <w:color w:val="000000"/>
              </w:rPr>
            </w:pPr>
            <w:del w:id="462" w:author="Em Lim" w:date="2025-07-31T17:49:00Z" w16du:dateUtc="2025-08-01T00:49:00Z">
              <w:r w:rsidRPr="00861362" w:rsidDel="000A1486">
                <w:rPr>
                  <w:color w:val="000000"/>
                </w:rPr>
                <w:delText>Abundance</w:delText>
              </w:r>
            </w:del>
          </w:p>
        </w:tc>
        <w:tc>
          <w:tcPr>
            <w:tcW w:w="619" w:type="dxa"/>
            <w:noWrap/>
            <w:hideMark/>
          </w:tcPr>
          <w:p w14:paraId="507C0F37" w14:textId="66F7884E" w:rsidR="00CB6958" w:rsidRPr="00861362" w:rsidDel="000A1486" w:rsidRDefault="00CB6958" w:rsidP="00806FD8">
            <w:pPr>
              <w:jc w:val="left"/>
              <w:rPr>
                <w:del w:id="463" w:author="Em Lim" w:date="2025-07-31T17:49:00Z" w16du:dateUtc="2025-08-01T00:49:00Z"/>
                <w:color w:val="000000"/>
              </w:rPr>
            </w:pPr>
            <w:del w:id="464" w:author="Em Lim" w:date="2025-07-31T17:49:00Z" w16du:dateUtc="2025-08-01T00:49:00Z">
              <w:r w:rsidRPr="00861362" w:rsidDel="000A1486">
                <w:rPr>
                  <w:color w:val="000000"/>
                </w:rPr>
                <w:delText>0.21</w:delText>
              </w:r>
            </w:del>
          </w:p>
        </w:tc>
        <w:tc>
          <w:tcPr>
            <w:tcW w:w="1507" w:type="dxa"/>
            <w:noWrap/>
            <w:hideMark/>
          </w:tcPr>
          <w:p w14:paraId="42609BFA" w14:textId="27C293F1" w:rsidR="00CB6958" w:rsidRPr="00861362" w:rsidDel="000A1486" w:rsidRDefault="00CB6958" w:rsidP="00806FD8">
            <w:pPr>
              <w:jc w:val="left"/>
              <w:rPr>
                <w:del w:id="465" w:author="Em Lim" w:date="2025-07-31T17:49:00Z" w16du:dateUtc="2025-08-01T00:49:00Z"/>
                <w:color w:val="000000"/>
              </w:rPr>
            </w:pPr>
            <w:del w:id="466" w:author="Em Lim" w:date="2025-07-31T17:49:00Z" w16du:dateUtc="2025-08-01T00:49:00Z">
              <w:r w:rsidRPr="00861362" w:rsidDel="000A1486">
                <w:rPr>
                  <w:color w:val="000000"/>
                </w:rPr>
                <w:delText>0.26</w:delText>
              </w:r>
            </w:del>
          </w:p>
        </w:tc>
        <w:tc>
          <w:tcPr>
            <w:tcW w:w="1093" w:type="dxa"/>
            <w:noWrap/>
            <w:hideMark/>
          </w:tcPr>
          <w:p w14:paraId="0F4CAE59" w14:textId="4B82D802" w:rsidR="00CB6958" w:rsidRPr="00861362" w:rsidDel="000A1486" w:rsidRDefault="00CB6958" w:rsidP="00806FD8">
            <w:pPr>
              <w:jc w:val="left"/>
              <w:rPr>
                <w:del w:id="467" w:author="Em Lim" w:date="2025-07-31T17:49:00Z" w16du:dateUtc="2025-08-01T00:49:00Z"/>
                <w:color w:val="000000"/>
              </w:rPr>
            </w:pPr>
            <w:del w:id="468" w:author="Em Lim" w:date="2025-07-31T17:49:00Z" w16du:dateUtc="2025-08-01T00:49:00Z">
              <w:r w:rsidRPr="00861362" w:rsidDel="000A1486">
                <w:rPr>
                  <w:color w:val="000000"/>
                </w:rPr>
                <w:delText>0.80</w:delText>
              </w:r>
            </w:del>
          </w:p>
        </w:tc>
        <w:tc>
          <w:tcPr>
            <w:tcW w:w="1300" w:type="dxa"/>
            <w:noWrap/>
            <w:hideMark/>
          </w:tcPr>
          <w:p w14:paraId="0BC94EB9" w14:textId="6F985D23" w:rsidR="00CB6958" w:rsidRPr="00861362" w:rsidDel="000A1486" w:rsidRDefault="00CB6958" w:rsidP="00806FD8">
            <w:pPr>
              <w:jc w:val="left"/>
              <w:rPr>
                <w:del w:id="469" w:author="Em Lim" w:date="2025-07-31T17:49:00Z" w16du:dateUtc="2025-08-01T00:49:00Z"/>
                <w:color w:val="000000"/>
              </w:rPr>
            </w:pPr>
            <w:del w:id="470" w:author="Em Lim" w:date="2025-07-31T17:49:00Z" w16du:dateUtc="2025-08-01T00:49:00Z">
              <w:r w:rsidRPr="00861362" w:rsidDel="000A1486">
                <w:rPr>
                  <w:color w:val="000000"/>
                </w:rPr>
                <w:delText>0.42</w:delText>
              </w:r>
            </w:del>
          </w:p>
        </w:tc>
      </w:tr>
      <w:tr w:rsidR="00CB6958" w:rsidRPr="00861362" w:rsidDel="000A1486" w14:paraId="53D2B615" w14:textId="60DE4A29" w:rsidTr="00806FD8">
        <w:trPr>
          <w:trHeight w:val="320"/>
          <w:del w:id="471" w:author="Em Lim" w:date="2025-07-31T17:49:00Z" w16du:dateUtc="2025-08-01T00:49:00Z"/>
        </w:trPr>
        <w:tc>
          <w:tcPr>
            <w:tcW w:w="3261" w:type="dxa"/>
            <w:noWrap/>
            <w:hideMark/>
          </w:tcPr>
          <w:p w14:paraId="0A20C9A6" w14:textId="4103F277" w:rsidR="00CB6958" w:rsidRPr="00861362" w:rsidDel="000A1486" w:rsidRDefault="00CB6958" w:rsidP="00806FD8">
            <w:pPr>
              <w:jc w:val="left"/>
              <w:rPr>
                <w:del w:id="472" w:author="Em Lim" w:date="2025-07-31T17:49:00Z" w16du:dateUtc="2025-08-01T00:49:00Z"/>
                <w:color w:val="000000"/>
              </w:rPr>
            </w:pPr>
            <w:del w:id="473" w:author="Em Lim" w:date="2025-07-31T17:49:00Z" w16du:dateUtc="2025-08-01T00:49:00Z">
              <w:r w:rsidRPr="00861362" w:rsidDel="000A1486">
                <w:rPr>
                  <w:color w:val="000000"/>
                </w:rPr>
                <w:delText>Tide exchange</w:delText>
              </w:r>
            </w:del>
          </w:p>
        </w:tc>
        <w:tc>
          <w:tcPr>
            <w:tcW w:w="619" w:type="dxa"/>
            <w:noWrap/>
            <w:hideMark/>
          </w:tcPr>
          <w:p w14:paraId="26E48AFF" w14:textId="03C1BDF2" w:rsidR="00CB6958" w:rsidRPr="00861362" w:rsidDel="000A1486" w:rsidRDefault="00CB6958" w:rsidP="00806FD8">
            <w:pPr>
              <w:jc w:val="left"/>
              <w:rPr>
                <w:del w:id="474" w:author="Em Lim" w:date="2025-07-31T17:49:00Z" w16du:dateUtc="2025-08-01T00:49:00Z"/>
                <w:color w:val="000000"/>
              </w:rPr>
            </w:pPr>
            <w:del w:id="475" w:author="Em Lim" w:date="2025-07-31T17:49:00Z" w16du:dateUtc="2025-08-01T00:49:00Z">
              <w:r w:rsidRPr="00861362" w:rsidDel="000A1486">
                <w:rPr>
                  <w:color w:val="000000"/>
                </w:rPr>
                <w:delText>0.12</w:delText>
              </w:r>
            </w:del>
          </w:p>
        </w:tc>
        <w:tc>
          <w:tcPr>
            <w:tcW w:w="1507" w:type="dxa"/>
            <w:noWrap/>
            <w:hideMark/>
          </w:tcPr>
          <w:p w14:paraId="28B51A20" w14:textId="3C504F5E" w:rsidR="00CB6958" w:rsidRPr="00861362" w:rsidDel="000A1486" w:rsidRDefault="00CB6958" w:rsidP="00806FD8">
            <w:pPr>
              <w:jc w:val="left"/>
              <w:rPr>
                <w:del w:id="476" w:author="Em Lim" w:date="2025-07-31T17:49:00Z" w16du:dateUtc="2025-08-01T00:49:00Z"/>
                <w:color w:val="000000"/>
              </w:rPr>
            </w:pPr>
            <w:del w:id="477" w:author="Em Lim" w:date="2025-07-31T17:49:00Z" w16du:dateUtc="2025-08-01T00:49:00Z">
              <w:r w:rsidRPr="00861362" w:rsidDel="000A1486">
                <w:rPr>
                  <w:color w:val="000000"/>
                </w:rPr>
                <w:delText>0.07</w:delText>
              </w:r>
            </w:del>
          </w:p>
        </w:tc>
        <w:tc>
          <w:tcPr>
            <w:tcW w:w="1093" w:type="dxa"/>
            <w:noWrap/>
            <w:hideMark/>
          </w:tcPr>
          <w:p w14:paraId="46B80E06" w14:textId="0821A93E" w:rsidR="00CB6958" w:rsidRPr="00861362" w:rsidDel="000A1486" w:rsidRDefault="00CB6958" w:rsidP="00806FD8">
            <w:pPr>
              <w:jc w:val="left"/>
              <w:rPr>
                <w:del w:id="478" w:author="Em Lim" w:date="2025-07-31T17:49:00Z" w16du:dateUtc="2025-08-01T00:49:00Z"/>
                <w:color w:val="000000"/>
              </w:rPr>
            </w:pPr>
            <w:del w:id="479" w:author="Em Lim" w:date="2025-07-31T17:49:00Z" w16du:dateUtc="2025-08-01T00:49:00Z">
              <w:r w:rsidRPr="00861362" w:rsidDel="000A1486">
                <w:rPr>
                  <w:color w:val="000000"/>
                </w:rPr>
                <w:delText>1.80</w:delText>
              </w:r>
            </w:del>
          </w:p>
        </w:tc>
        <w:tc>
          <w:tcPr>
            <w:tcW w:w="1300" w:type="dxa"/>
            <w:noWrap/>
            <w:hideMark/>
          </w:tcPr>
          <w:p w14:paraId="1DFED233" w14:textId="0AC273BA" w:rsidR="00CB6958" w:rsidRPr="00861362" w:rsidDel="000A1486" w:rsidRDefault="00CB6958" w:rsidP="00806FD8">
            <w:pPr>
              <w:jc w:val="left"/>
              <w:rPr>
                <w:del w:id="480" w:author="Em Lim" w:date="2025-07-31T17:49:00Z" w16du:dateUtc="2025-08-01T00:49:00Z"/>
                <w:color w:val="000000"/>
              </w:rPr>
            </w:pPr>
            <w:del w:id="481" w:author="Em Lim" w:date="2025-07-31T17:49:00Z" w16du:dateUtc="2025-08-01T00:49:00Z">
              <w:r w:rsidRPr="00861362" w:rsidDel="000A1486">
                <w:rPr>
                  <w:color w:val="000000"/>
                </w:rPr>
                <w:delText>0.07</w:delText>
              </w:r>
            </w:del>
          </w:p>
        </w:tc>
      </w:tr>
      <w:tr w:rsidR="00CB6958" w:rsidRPr="00861362" w:rsidDel="000A1486" w14:paraId="4F43D3BD" w14:textId="129C63FB" w:rsidTr="00806FD8">
        <w:trPr>
          <w:trHeight w:val="320"/>
          <w:del w:id="482" w:author="Em Lim" w:date="2025-07-31T17:49:00Z" w16du:dateUtc="2025-08-01T00:49:00Z"/>
        </w:trPr>
        <w:tc>
          <w:tcPr>
            <w:tcW w:w="3261" w:type="dxa"/>
            <w:noWrap/>
            <w:hideMark/>
          </w:tcPr>
          <w:p w14:paraId="55A02F60" w14:textId="25886B7A" w:rsidR="00CB6958" w:rsidRPr="00861362" w:rsidDel="000A1486" w:rsidRDefault="00CB6958" w:rsidP="00806FD8">
            <w:pPr>
              <w:jc w:val="left"/>
              <w:rPr>
                <w:del w:id="483" w:author="Em Lim" w:date="2025-07-31T17:49:00Z" w16du:dateUtc="2025-08-01T00:49:00Z"/>
                <w:color w:val="000000"/>
              </w:rPr>
            </w:pPr>
            <w:del w:id="484" w:author="Em Lim" w:date="2025-07-31T17:49:00Z" w16du:dateUtc="2025-08-01T00:49:00Z">
              <w:r w:rsidRPr="00861362" w:rsidDel="000A1486">
                <w:rPr>
                  <w:color w:val="000000"/>
                </w:rPr>
                <w:delText>Biodiversity</w:delText>
              </w:r>
            </w:del>
          </w:p>
        </w:tc>
        <w:tc>
          <w:tcPr>
            <w:tcW w:w="619" w:type="dxa"/>
            <w:noWrap/>
            <w:hideMark/>
          </w:tcPr>
          <w:p w14:paraId="7D46575A" w14:textId="16644C45" w:rsidR="00CB6958" w:rsidRPr="00861362" w:rsidDel="000A1486" w:rsidRDefault="00CB6958" w:rsidP="00806FD8">
            <w:pPr>
              <w:jc w:val="left"/>
              <w:rPr>
                <w:del w:id="485" w:author="Em Lim" w:date="2025-07-31T17:49:00Z" w16du:dateUtc="2025-08-01T00:49:00Z"/>
                <w:color w:val="000000"/>
              </w:rPr>
            </w:pPr>
            <w:del w:id="486" w:author="Em Lim" w:date="2025-07-31T17:49:00Z" w16du:dateUtc="2025-08-01T00:49:00Z">
              <w:r w:rsidRPr="00861362" w:rsidDel="000A1486">
                <w:rPr>
                  <w:color w:val="000000"/>
                </w:rPr>
                <w:delText>-0.12</w:delText>
              </w:r>
            </w:del>
          </w:p>
        </w:tc>
        <w:tc>
          <w:tcPr>
            <w:tcW w:w="1507" w:type="dxa"/>
            <w:noWrap/>
            <w:hideMark/>
          </w:tcPr>
          <w:p w14:paraId="0E9223F7" w14:textId="35C3528B" w:rsidR="00CB6958" w:rsidRPr="00861362" w:rsidDel="000A1486" w:rsidRDefault="00CB6958" w:rsidP="00806FD8">
            <w:pPr>
              <w:jc w:val="left"/>
              <w:rPr>
                <w:del w:id="487" w:author="Em Lim" w:date="2025-07-31T17:49:00Z" w16du:dateUtc="2025-08-01T00:49:00Z"/>
                <w:color w:val="000000"/>
              </w:rPr>
            </w:pPr>
            <w:del w:id="488" w:author="Em Lim" w:date="2025-07-31T17:49:00Z" w16du:dateUtc="2025-08-01T00:49:00Z">
              <w:r w:rsidRPr="00861362" w:rsidDel="000A1486">
                <w:rPr>
                  <w:color w:val="000000"/>
                </w:rPr>
                <w:delText>0.09</w:delText>
              </w:r>
            </w:del>
          </w:p>
        </w:tc>
        <w:tc>
          <w:tcPr>
            <w:tcW w:w="1093" w:type="dxa"/>
            <w:noWrap/>
            <w:hideMark/>
          </w:tcPr>
          <w:p w14:paraId="177A6F68" w14:textId="0E65890A" w:rsidR="00CB6958" w:rsidRPr="00861362" w:rsidDel="000A1486" w:rsidRDefault="00CB6958" w:rsidP="00806FD8">
            <w:pPr>
              <w:jc w:val="left"/>
              <w:rPr>
                <w:del w:id="489" w:author="Em Lim" w:date="2025-07-31T17:49:00Z" w16du:dateUtc="2025-08-01T00:49:00Z"/>
                <w:color w:val="000000"/>
              </w:rPr>
            </w:pPr>
            <w:del w:id="490" w:author="Em Lim" w:date="2025-07-31T17:49:00Z" w16du:dateUtc="2025-08-01T00:49:00Z">
              <w:r w:rsidRPr="00861362" w:rsidDel="000A1486">
                <w:rPr>
                  <w:color w:val="000000"/>
                </w:rPr>
                <w:delText>-1.29</w:delText>
              </w:r>
            </w:del>
          </w:p>
        </w:tc>
        <w:tc>
          <w:tcPr>
            <w:tcW w:w="1300" w:type="dxa"/>
            <w:noWrap/>
            <w:hideMark/>
          </w:tcPr>
          <w:p w14:paraId="4F10B6DB" w14:textId="04502B5E" w:rsidR="00CB6958" w:rsidRPr="00861362" w:rsidDel="000A1486" w:rsidRDefault="00CB6958" w:rsidP="00806FD8">
            <w:pPr>
              <w:jc w:val="left"/>
              <w:rPr>
                <w:del w:id="491" w:author="Em Lim" w:date="2025-07-31T17:49:00Z" w16du:dateUtc="2025-08-01T00:49:00Z"/>
                <w:color w:val="000000"/>
              </w:rPr>
            </w:pPr>
            <w:del w:id="492" w:author="Em Lim" w:date="2025-07-31T17:49:00Z" w16du:dateUtc="2025-08-01T00:49:00Z">
              <w:r w:rsidRPr="00861362" w:rsidDel="000A1486">
                <w:rPr>
                  <w:color w:val="000000"/>
                </w:rPr>
                <w:delText>0.20</w:delText>
              </w:r>
            </w:del>
          </w:p>
        </w:tc>
      </w:tr>
      <w:tr w:rsidR="00CB6958" w:rsidRPr="00861362" w:rsidDel="000A1486" w14:paraId="438E78B9" w14:textId="06E6A0CF" w:rsidTr="00806FD8">
        <w:trPr>
          <w:trHeight w:val="320"/>
          <w:del w:id="493" w:author="Em Lim" w:date="2025-07-31T17:49:00Z" w16du:dateUtc="2025-08-01T00:49:00Z"/>
        </w:trPr>
        <w:tc>
          <w:tcPr>
            <w:tcW w:w="3261" w:type="dxa"/>
            <w:noWrap/>
            <w:hideMark/>
          </w:tcPr>
          <w:p w14:paraId="781ECDE0" w14:textId="66332D47" w:rsidR="00CB6958" w:rsidRPr="00861362" w:rsidDel="000A1486" w:rsidRDefault="00CB6958" w:rsidP="00806FD8">
            <w:pPr>
              <w:jc w:val="left"/>
              <w:rPr>
                <w:del w:id="494" w:author="Em Lim" w:date="2025-07-31T17:49:00Z" w16du:dateUtc="2025-08-01T00:49:00Z"/>
                <w:color w:val="000000"/>
              </w:rPr>
            </w:pPr>
            <w:del w:id="495" w:author="Em Lim" w:date="2025-07-31T17:49:00Z" w16du:dateUtc="2025-08-01T00:49:00Z">
              <w:r w:rsidRPr="00861362" w:rsidDel="000A1486">
                <w:rPr>
                  <w:color w:val="000000"/>
                </w:rPr>
                <w:delText>Depth</w:delText>
              </w:r>
            </w:del>
          </w:p>
        </w:tc>
        <w:tc>
          <w:tcPr>
            <w:tcW w:w="619" w:type="dxa"/>
            <w:noWrap/>
            <w:hideMark/>
          </w:tcPr>
          <w:p w14:paraId="50CD10DF" w14:textId="0929F073" w:rsidR="00CB6958" w:rsidRPr="00861362" w:rsidDel="000A1486" w:rsidRDefault="00CB6958" w:rsidP="00806FD8">
            <w:pPr>
              <w:jc w:val="left"/>
              <w:rPr>
                <w:del w:id="496" w:author="Em Lim" w:date="2025-07-31T17:49:00Z" w16du:dateUtc="2025-08-01T00:49:00Z"/>
                <w:color w:val="000000"/>
              </w:rPr>
            </w:pPr>
            <w:del w:id="497" w:author="Em Lim" w:date="2025-07-31T17:49:00Z" w16du:dateUtc="2025-08-01T00:49:00Z">
              <w:r w:rsidRPr="00861362" w:rsidDel="000A1486">
                <w:rPr>
                  <w:color w:val="000000"/>
                </w:rPr>
                <w:delText>0.06</w:delText>
              </w:r>
            </w:del>
          </w:p>
        </w:tc>
        <w:tc>
          <w:tcPr>
            <w:tcW w:w="1507" w:type="dxa"/>
            <w:noWrap/>
            <w:hideMark/>
          </w:tcPr>
          <w:p w14:paraId="660D16A6" w14:textId="1E34B64C" w:rsidR="00CB6958" w:rsidRPr="00861362" w:rsidDel="000A1486" w:rsidRDefault="00CB6958" w:rsidP="00806FD8">
            <w:pPr>
              <w:jc w:val="left"/>
              <w:rPr>
                <w:del w:id="498" w:author="Em Lim" w:date="2025-07-31T17:49:00Z" w16du:dateUtc="2025-08-01T00:49:00Z"/>
                <w:color w:val="000000"/>
              </w:rPr>
            </w:pPr>
            <w:del w:id="499" w:author="Em Lim" w:date="2025-07-31T17:49:00Z" w16du:dateUtc="2025-08-01T00:49:00Z">
              <w:r w:rsidRPr="00861362" w:rsidDel="000A1486">
                <w:rPr>
                  <w:color w:val="000000"/>
                </w:rPr>
                <w:delText>0.09</w:delText>
              </w:r>
            </w:del>
          </w:p>
        </w:tc>
        <w:tc>
          <w:tcPr>
            <w:tcW w:w="1093" w:type="dxa"/>
            <w:noWrap/>
            <w:hideMark/>
          </w:tcPr>
          <w:p w14:paraId="1F2ABDC4" w14:textId="73CFE995" w:rsidR="00CB6958" w:rsidRPr="00861362" w:rsidDel="000A1486" w:rsidRDefault="00CB6958" w:rsidP="00806FD8">
            <w:pPr>
              <w:jc w:val="left"/>
              <w:rPr>
                <w:del w:id="500" w:author="Em Lim" w:date="2025-07-31T17:49:00Z" w16du:dateUtc="2025-08-01T00:49:00Z"/>
                <w:color w:val="000000"/>
              </w:rPr>
            </w:pPr>
            <w:del w:id="501" w:author="Em Lim" w:date="2025-07-31T17:49:00Z" w16du:dateUtc="2025-08-01T00:49:00Z">
              <w:r w:rsidRPr="00861362" w:rsidDel="000A1486">
                <w:rPr>
                  <w:color w:val="000000"/>
                </w:rPr>
                <w:delText>0.62</w:delText>
              </w:r>
            </w:del>
          </w:p>
        </w:tc>
        <w:tc>
          <w:tcPr>
            <w:tcW w:w="1300" w:type="dxa"/>
            <w:noWrap/>
            <w:hideMark/>
          </w:tcPr>
          <w:p w14:paraId="45BECB6A" w14:textId="76AA8614" w:rsidR="00CB6958" w:rsidRPr="00861362" w:rsidDel="000A1486" w:rsidRDefault="00CB6958" w:rsidP="00806FD8">
            <w:pPr>
              <w:jc w:val="left"/>
              <w:rPr>
                <w:del w:id="502" w:author="Em Lim" w:date="2025-07-31T17:49:00Z" w16du:dateUtc="2025-08-01T00:49:00Z"/>
                <w:color w:val="000000"/>
              </w:rPr>
            </w:pPr>
            <w:del w:id="503" w:author="Em Lim" w:date="2025-07-31T17:49:00Z" w16du:dateUtc="2025-08-01T00:49:00Z">
              <w:r w:rsidRPr="00861362" w:rsidDel="000A1486">
                <w:rPr>
                  <w:color w:val="000000"/>
                </w:rPr>
                <w:delText>0.54</w:delText>
              </w:r>
            </w:del>
          </w:p>
        </w:tc>
      </w:tr>
      <w:tr w:rsidR="00CB6958" w:rsidRPr="00861362" w:rsidDel="000A1486" w14:paraId="365C1E88" w14:textId="3FA0236E" w:rsidTr="00806FD8">
        <w:trPr>
          <w:trHeight w:val="320"/>
          <w:del w:id="504" w:author="Em Lim" w:date="2025-07-31T17:49:00Z" w16du:dateUtc="2025-08-01T00:49:00Z"/>
        </w:trPr>
        <w:tc>
          <w:tcPr>
            <w:tcW w:w="3261" w:type="dxa"/>
            <w:noWrap/>
            <w:hideMark/>
          </w:tcPr>
          <w:p w14:paraId="4BBA3B88" w14:textId="5D45084E" w:rsidR="00CB6958" w:rsidRPr="00861362" w:rsidDel="000A1486" w:rsidRDefault="00CB6958" w:rsidP="00806FD8">
            <w:pPr>
              <w:jc w:val="left"/>
              <w:rPr>
                <w:del w:id="505" w:author="Em Lim" w:date="2025-07-31T17:49:00Z" w16du:dateUtc="2025-08-01T00:49:00Z"/>
                <w:color w:val="000000"/>
              </w:rPr>
            </w:pPr>
            <w:del w:id="506"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428AA094" w14:textId="43F09EDC" w:rsidR="00CB6958" w:rsidRPr="00861362" w:rsidDel="000A1486" w:rsidRDefault="00CB6958" w:rsidP="00806FD8">
            <w:pPr>
              <w:jc w:val="left"/>
              <w:rPr>
                <w:del w:id="507" w:author="Em Lim" w:date="2025-07-31T17:49:00Z" w16du:dateUtc="2025-08-01T00:49:00Z"/>
                <w:color w:val="000000"/>
              </w:rPr>
            </w:pPr>
            <w:del w:id="508" w:author="Em Lim" w:date="2025-07-31T17:49:00Z" w16du:dateUtc="2025-08-01T00:49:00Z">
              <w:r w:rsidRPr="00861362" w:rsidDel="000A1486">
                <w:rPr>
                  <w:color w:val="000000"/>
                </w:rPr>
                <w:delText>0.07</w:delText>
              </w:r>
            </w:del>
          </w:p>
        </w:tc>
        <w:tc>
          <w:tcPr>
            <w:tcW w:w="1507" w:type="dxa"/>
            <w:noWrap/>
            <w:hideMark/>
          </w:tcPr>
          <w:p w14:paraId="5B3F353E" w14:textId="28DF6910" w:rsidR="00CB6958" w:rsidRPr="00861362" w:rsidDel="000A1486" w:rsidRDefault="00CB6958" w:rsidP="00806FD8">
            <w:pPr>
              <w:jc w:val="left"/>
              <w:rPr>
                <w:del w:id="509" w:author="Em Lim" w:date="2025-07-31T17:49:00Z" w16du:dateUtc="2025-08-01T00:49:00Z"/>
                <w:color w:val="000000"/>
              </w:rPr>
            </w:pPr>
            <w:del w:id="510" w:author="Em Lim" w:date="2025-07-31T17:49:00Z" w16du:dateUtc="2025-08-01T00:49:00Z">
              <w:r w:rsidRPr="00861362" w:rsidDel="000A1486">
                <w:rPr>
                  <w:color w:val="000000"/>
                </w:rPr>
                <w:delText>0.27</w:delText>
              </w:r>
            </w:del>
          </w:p>
        </w:tc>
        <w:tc>
          <w:tcPr>
            <w:tcW w:w="1093" w:type="dxa"/>
            <w:noWrap/>
            <w:hideMark/>
          </w:tcPr>
          <w:p w14:paraId="22EA5F72" w14:textId="0E43A286" w:rsidR="00CB6958" w:rsidRPr="00861362" w:rsidDel="000A1486" w:rsidRDefault="00CB6958" w:rsidP="00806FD8">
            <w:pPr>
              <w:jc w:val="left"/>
              <w:rPr>
                <w:del w:id="511" w:author="Em Lim" w:date="2025-07-31T17:49:00Z" w16du:dateUtc="2025-08-01T00:49:00Z"/>
                <w:color w:val="000000"/>
              </w:rPr>
            </w:pPr>
            <w:del w:id="512" w:author="Em Lim" w:date="2025-07-31T17:49:00Z" w16du:dateUtc="2025-08-01T00:49:00Z">
              <w:r w:rsidRPr="00861362" w:rsidDel="000A1486">
                <w:rPr>
                  <w:color w:val="000000"/>
                </w:rPr>
                <w:delText>0.26</w:delText>
              </w:r>
            </w:del>
          </w:p>
        </w:tc>
        <w:tc>
          <w:tcPr>
            <w:tcW w:w="1300" w:type="dxa"/>
            <w:noWrap/>
            <w:hideMark/>
          </w:tcPr>
          <w:p w14:paraId="145C5CAD" w14:textId="5255C62A" w:rsidR="00CB6958" w:rsidRPr="00861362" w:rsidDel="000A1486" w:rsidRDefault="00CB6958" w:rsidP="00806FD8">
            <w:pPr>
              <w:jc w:val="left"/>
              <w:rPr>
                <w:del w:id="513" w:author="Em Lim" w:date="2025-07-31T17:49:00Z" w16du:dateUtc="2025-08-01T00:49:00Z"/>
                <w:color w:val="000000"/>
              </w:rPr>
            </w:pPr>
            <w:del w:id="514" w:author="Em Lim" w:date="2025-07-31T17:49:00Z" w16du:dateUtc="2025-08-01T00:49:00Z">
              <w:r w:rsidRPr="00861362" w:rsidDel="000A1486">
                <w:rPr>
                  <w:color w:val="000000"/>
                </w:rPr>
                <w:delText>0.80</w:delText>
              </w:r>
            </w:del>
          </w:p>
        </w:tc>
      </w:tr>
    </w:tbl>
    <w:p w14:paraId="070C1E67" w14:textId="7D7C1B8F" w:rsidR="00CB6958" w:rsidRPr="00861362" w:rsidDel="000A1486" w:rsidRDefault="00CB6958" w:rsidP="00CB6958">
      <w:pPr>
        <w:pStyle w:val="HTMLPreformatted"/>
        <w:shd w:val="clear" w:color="auto" w:fill="FFFFFF"/>
        <w:wordWrap w:val="0"/>
        <w:rPr>
          <w:del w:id="515" w:author="Em Lim" w:date="2025-07-31T17:49:00Z" w16du:dateUtc="2025-08-01T00:49:00Z"/>
          <w:rStyle w:val="gnvwddmdl3b"/>
          <w:rFonts w:ascii="Times New Roman" w:hAnsi="Times New Roman" w:cs="Times New Roman"/>
          <w:color w:val="000000"/>
          <w:sz w:val="18"/>
          <w:szCs w:val="18"/>
          <w:bdr w:val="none" w:sz="0" w:space="0" w:color="auto" w:frame="1"/>
        </w:rPr>
      </w:pPr>
    </w:p>
    <w:p w14:paraId="76F70478" w14:textId="1D3A2CAB" w:rsidR="00CB6958" w:rsidRPr="00861362" w:rsidDel="000A1486" w:rsidRDefault="00CB6958" w:rsidP="00CB6958">
      <w:pPr>
        <w:pStyle w:val="HTMLPreformatted"/>
        <w:shd w:val="clear" w:color="auto" w:fill="FFFFFF"/>
        <w:wordWrap w:val="0"/>
        <w:rPr>
          <w:del w:id="516"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8408" w:type="dxa"/>
        <w:tblLook w:val="04A0" w:firstRow="1" w:lastRow="0" w:firstColumn="1" w:lastColumn="0" w:noHBand="0" w:noVBand="1"/>
        <w:tblPrChange w:id="517" w:author="Em Lim" w:date="2025-07-31T17:49:00Z" w16du:dateUtc="2025-08-01T00:49:00Z">
          <w:tblPr>
            <w:tblStyle w:val="Nikola"/>
            <w:tblW w:w="7780" w:type="dxa"/>
            <w:tblLook w:val="04A0" w:firstRow="1" w:lastRow="0" w:firstColumn="1" w:lastColumn="0" w:noHBand="0" w:noVBand="1"/>
          </w:tblPr>
        </w:tblPrChange>
      </w:tblPr>
      <w:tblGrid>
        <w:gridCol w:w="3261"/>
        <w:gridCol w:w="1247"/>
        <w:gridCol w:w="1507"/>
        <w:gridCol w:w="1093"/>
        <w:gridCol w:w="1300"/>
        <w:tblGridChange w:id="518">
          <w:tblGrid>
            <w:gridCol w:w="3261"/>
            <w:gridCol w:w="1247"/>
            <w:gridCol w:w="1507"/>
            <w:gridCol w:w="1093"/>
            <w:gridCol w:w="1300"/>
          </w:tblGrid>
        </w:tblGridChange>
      </w:tblGrid>
      <w:tr w:rsidR="00CB6958" w:rsidRPr="00861362" w:rsidDel="000A1486" w14:paraId="484AD511" w14:textId="788D17A5" w:rsidTr="000A1486">
        <w:trPr>
          <w:cnfStyle w:val="100000000000" w:firstRow="1" w:lastRow="0" w:firstColumn="0" w:lastColumn="0" w:oddVBand="0" w:evenVBand="0" w:oddHBand="0" w:evenHBand="0" w:firstRowFirstColumn="0" w:firstRowLastColumn="0" w:lastRowFirstColumn="0" w:lastRowLastColumn="0"/>
          <w:trHeight w:val="320"/>
          <w:del w:id="519" w:author="Em Lim" w:date="2025-07-31T17:49:00Z" w16du:dateUtc="2025-08-01T00:49:00Z"/>
          <w:trPrChange w:id="520" w:author="Em Lim" w:date="2025-07-31T17:49:00Z" w16du:dateUtc="2025-08-01T00:49:00Z">
            <w:trPr>
              <w:trHeight w:val="320"/>
            </w:trPr>
          </w:trPrChange>
        </w:trPr>
        <w:tc>
          <w:tcPr>
            <w:tcW w:w="3261" w:type="dxa"/>
            <w:noWrap/>
            <w:hideMark/>
            <w:tcPrChange w:id="521" w:author="Em Lim" w:date="2025-07-31T17:49:00Z" w16du:dateUtc="2025-08-01T00:49:00Z">
              <w:tcPr>
                <w:tcW w:w="3261" w:type="dxa"/>
                <w:noWrap/>
                <w:hideMark/>
              </w:tcPr>
            </w:tcPrChange>
          </w:tcPr>
          <w:p w14:paraId="7D73727D" w14:textId="2F2B8F24"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522" w:author="Em Lim" w:date="2025-07-31T17:49:00Z" w16du:dateUtc="2025-08-01T00:49:00Z"/>
                <w:b/>
                <w:bCs/>
              </w:rPr>
            </w:pPr>
            <w:del w:id="523" w:author="Em Lim" w:date="2025-07-31T17:49:00Z" w16du:dateUtc="2025-08-01T00:49:00Z">
              <w:r w:rsidRPr="00861362" w:rsidDel="000A1486">
                <w:rPr>
                  <w:b/>
                  <w:bCs/>
                </w:rPr>
                <w:delText xml:space="preserve">Hexagrammidae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0.47)</w:delText>
              </w:r>
            </w:del>
          </w:p>
        </w:tc>
        <w:tc>
          <w:tcPr>
            <w:tcW w:w="1247" w:type="dxa"/>
            <w:noWrap/>
            <w:hideMark/>
            <w:tcPrChange w:id="524" w:author="Em Lim" w:date="2025-07-31T17:49:00Z" w16du:dateUtc="2025-08-01T00:49:00Z">
              <w:tcPr>
                <w:tcW w:w="619" w:type="dxa"/>
                <w:noWrap/>
                <w:hideMark/>
              </w:tcPr>
            </w:tcPrChange>
          </w:tcPr>
          <w:p w14:paraId="50FC3233" w14:textId="0918728E"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525" w:author="Em Lim" w:date="2025-07-31T17:49:00Z" w16du:dateUtc="2025-08-01T00:49:00Z"/>
                <w:b/>
                <w:bCs/>
                <w:color w:val="000000"/>
              </w:rPr>
            </w:pPr>
            <w:del w:id="526" w:author="Em Lim" w:date="2025-07-31T17:49:00Z" w16du:dateUtc="2025-08-01T00:49:00Z">
              <w:r w:rsidRPr="00861362" w:rsidDel="000A1486">
                <w:rPr>
                  <w:b/>
                  <w:bCs/>
                  <w:color w:val="000000"/>
                </w:rPr>
                <w:delText>Estimate</w:delText>
              </w:r>
            </w:del>
          </w:p>
        </w:tc>
        <w:tc>
          <w:tcPr>
            <w:tcW w:w="1507" w:type="dxa"/>
            <w:noWrap/>
            <w:hideMark/>
            <w:tcPrChange w:id="527" w:author="Em Lim" w:date="2025-07-31T17:49:00Z" w16du:dateUtc="2025-08-01T00:49:00Z">
              <w:tcPr>
                <w:tcW w:w="1507" w:type="dxa"/>
                <w:noWrap/>
                <w:hideMark/>
              </w:tcPr>
            </w:tcPrChange>
          </w:tcPr>
          <w:p w14:paraId="761EB40D" w14:textId="408642A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528" w:author="Em Lim" w:date="2025-07-31T17:49:00Z" w16du:dateUtc="2025-08-01T00:49:00Z"/>
                <w:b/>
                <w:bCs/>
                <w:color w:val="000000"/>
              </w:rPr>
            </w:pPr>
            <w:del w:id="529" w:author="Em Lim" w:date="2025-07-31T17:49:00Z" w16du:dateUtc="2025-08-01T00:49:00Z">
              <w:r w:rsidRPr="00861362" w:rsidDel="000A1486">
                <w:rPr>
                  <w:b/>
                  <w:bCs/>
                  <w:color w:val="000000"/>
                </w:rPr>
                <w:delText>Std. error</w:delText>
              </w:r>
            </w:del>
          </w:p>
        </w:tc>
        <w:tc>
          <w:tcPr>
            <w:tcW w:w="1093" w:type="dxa"/>
            <w:noWrap/>
            <w:hideMark/>
            <w:tcPrChange w:id="530" w:author="Em Lim" w:date="2025-07-31T17:49:00Z" w16du:dateUtc="2025-08-01T00:49:00Z">
              <w:tcPr>
                <w:tcW w:w="1093" w:type="dxa"/>
                <w:noWrap/>
                <w:hideMark/>
              </w:tcPr>
            </w:tcPrChange>
          </w:tcPr>
          <w:p w14:paraId="12EE5BA6" w14:textId="2F68CE0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531" w:author="Em Lim" w:date="2025-07-31T17:49:00Z" w16du:dateUtc="2025-08-01T00:49:00Z"/>
                <w:b/>
                <w:bCs/>
                <w:color w:val="000000"/>
              </w:rPr>
            </w:pPr>
            <w:del w:id="532" w:author="Em Lim" w:date="2025-07-31T17:49:00Z" w16du:dateUtc="2025-08-01T00:49:00Z">
              <w:r w:rsidRPr="00861362" w:rsidDel="000A1486">
                <w:rPr>
                  <w:b/>
                  <w:bCs/>
                  <w:color w:val="000000"/>
                </w:rPr>
                <w:delText>z value</w:delText>
              </w:r>
            </w:del>
          </w:p>
        </w:tc>
        <w:tc>
          <w:tcPr>
            <w:tcW w:w="1300" w:type="dxa"/>
            <w:noWrap/>
            <w:hideMark/>
            <w:tcPrChange w:id="533" w:author="Em Lim" w:date="2025-07-31T17:49:00Z" w16du:dateUtc="2025-08-01T00:49:00Z">
              <w:tcPr>
                <w:tcW w:w="1300" w:type="dxa"/>
                <w:noWrap/>
                <w:hideMark/>
              </w:tcPr>
            </w:tcPrChange>
          </w:tcPr>
          <w:p w14:paraId="5D3EAB9F" w14:textId="5910E77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534" w:author="Em Lim" w:date="2025-07-31T17:49:00Z" w16du:dateUtc="2025-08-01T00:49:00Z"/>
                <w:b/>
                <w:bCs/>
                <w:color w:val="000000"/>
              </w:rPr>
            </w:pPr>
            <w:del w:id="535" w:author="Em Lim" w:date="2025-07-31T17:49:00Z" w16du:dateUtc="2025-08-01T00:49:00Z">
              <w:r w:rsidRPr="00861362" w:rsidDel="000A1486">
                <w:rPr>
                  <w:b/>
                  <w:bCs/>
                  <w:color w:val="000000"/>
                </w:rPr>
                <w:delText>p value</w:delText>
              </w:r>
            </w:del>
          </w:p>
        </w:tc>
      </w:tr>
      <w:tr w:rsidR="00CB6958" w:rsidRPr="00861362" w:rsidDel="000A1486" w14:paraId="5988F4D0" w14:textId="1569D7B0" w:rsidTr="000A1486">
        <w:trPr>
          <w:trHeight w:val="320"/>
          <w:del w:id="536" w:author="Em Lim" w:date="2025-07-31T17:49:00Z" w16du:dateUtc="2025-08-01T00:49:00Z"/>
          <w:trPrChange w:id="537" w:author="Em Lim" w:date="2025-07-31T17:49:00Z" w16du:dateUtc="2025-08-01T00:49:00Z">
            <w:trPr>
              <w:trHeight w:val="320"/>
            </w:trPr>
          </w:trPrChange>
        </w:trPr>
        <w:tc>
          <w:tcPr>
            <w:tcW w:w="3261" w:type="dxa"/>
            <w:noWrap/>
            <w:hideMark/>
            <w:tcPrChange w:id="538" w:author="Em Lim" w:date="2025-07-31T17:49:00Z" w16du:dateUtc="2025-08-01T00:49:00Z">
              <w:tcPr>
                <w:tcW w:w="3261" w:type="dxa"/>
                <w:noWrap/>
                <w:hideMark/>
              </w:tcPr>
            </w:tcPrChange>
          </w:tcPr>
          <w:p w14:paraId="79DCD300" w14:textId="0C640FC3" w:rsidR="00CB6958" w:rsidRPr="00861362" w:rsidDel="000A1486" w:rsidRDefault="00CB6958" w:rsidP="00806FD8">
            <w:pPr>
              <w:jc w:val="left"/>
              <w:rPr>
                <w:del w:id="539" w:author="Em Lim" w:date="2025-07-31T17:49:00Z" w16du:dateUtc="2025-08-01T00:49:00Z"/>
                <w:color w:val="000000"/>
              </w:rPr>
            </w:pPr>
            <w:del w:id="540" w:author="Em Lim" w:date="2025-07-31T17:49:00Z" w16du:dateUtc="2025-08-01T00:49:00Z">
              <w:r w:rsidRPr="00861362" w:rsidDel="000A1486">
                <w:rPr>
                  <w:color w:val="000000"/>
                </w:rPr>
                <w:delText>Intercept</w:delText>
              </w:r>
            </w:del>
          </w:p>
        </w:tc>
        <w:tc>
          <w:tcPr>
            <w:tcW w:w="1247" w:type="dxa"/>
            <w:noWrap/>
            <w:hideMark/>
            <w:tcPrChange w:id="541" w:author="Em Lim" w:date="2025-07-31T17:49:00Z" w16du:dateUtc="2025-08-01T00:49:00Z">
              <w:tcPr>
                <w:tcW w:w="619" w:type="dxa"/>
                <w:noWrap/>
                <w:hideMark/>
              </w:tcPr>
            </w:tcPrChange>
          </w:tcPr>
          <w:p w14:paraId="2797A16F" w14:textId="7D5D53D4" w:rsidR="00CB6958" w:rsidRPr="00861362" w:rsidDel="000A1486" w:rsidRDefault="00CB6958" w:rsidP="00806FD8">
            <w:pPr>
              <w:jc w:val="left"/>
              <w:rPr>
                <w:del w:id="542" w:author="Em Lim" w:date="2025-07-31T17:49:00Z" w16du:dateUtc="2025-08-01T00:49:00Z"/>
                <w:color w:val="000000"/>
              </w:rPr>
            </w:pPr>
            <w:del w:id="543" w:author="Em Lim" w:date="2025-07-31T17:49:00Z" w16du:dateUtc="2025-08-01T00:49:00Z">
              <w:r w:rsidRPr="00861362" w:rsidDel="000A1486">
                <w:rPr>
                  <w:color w:val="000000"/>
                </w:rPr>
                <w:delText>4.96</w:delText>
              </w:r>
            </w:del>
          </w:p>
        </w:tc>
        <w:tc>
          <w:tcPr>
            <w:tcW w:w="1507" w:type="dxa"/>
            <w:noWrap/>
            <w:hideMark/>
            <w:tcPrChange w:id="544" w:author="Em Lim" w:date="2025-07-31T17:49:00Z" w16du:dateUtc="2025-08-01T00:49:00Z">
              <w:tcPr>
                <w:tcW w:w="1507" w:type="dxa"/>
                <w:noWrap/>
                <w:hideMark/>
              </w:tcPr>
            </w:tcPrChange>
          </w:tcPr>
          <w:p w14:paraId="7F18F184" w14:textId="5DF396D1" w:rsidR="00CB6958" w:rsidRPr="00861362" w:rsidDel="000A1486" w:rsidRDefault="00CB6958" w:rsidP="00806FD8">
            <w:pPr>
              <w:jc w:val="left"/>
              <w:rPr>
                <w:del w:id="545" w:author="Em Lim" w:date="2025-07-31T17:49:00Z" w16du:dateUtc="2025-08-01T00:49:00Z"/>
                <w:color w:val="000000"/>
              </w:rPr>
            </w:pPr>
            <w:del w:id="546" w:author="Em Lim" w:date="2025-07-31T17:49:00Z" w16du:dateUtc="2025-08-01T00:49:00Z">
              <w:r w:rsidRPr="00861362" w:rsidDel="000A1486">
                <w:rPr>
                  <w:color w:val="000000"/>
                </w:rPr>
                <w:delText>2.54</w:delText>
              </w:r>
            </w:del>
          </w:p>
        </w:tc>
        <w:tc>
          <w:tcPr>
            <w:tcW w:w="1093" w:type="dxa"/>
            <w:noWrap/>
            <w:hideMark/>
            <w:tcPrChange w:id="547" w:author="Em Lim" w:date="2025-07-31T17:49:00Z" w16du:dateUtc="2025-08-01T00:49:00Z">
              <w:tcPr>
                <w:tcW w:w="1093" w:type="dxa"/>
                <w:noWrap/>
                <w:hideMark/>
              </w:tcPr>
            </w:tcPrChange>
          </w:tcPr>
          <w:p w14:paraId="7AF65F1E" w14:textId="107C1763" w:rsidR="00CB6958" w:rsidRPr="00861362" w:rsidDel="000A1486" w:rsidRDefault="00CB6958" w:rsidP="00806FD8">
            <w:pPr>
              <w:jc w:val="left"/>
              <w:rPr>
                <w:del w:id="548" w:author="Em Lim" w:date="2025-07-31T17:49:00Z" w16du:dateUtc="2025-08-01T00:49:00Z"/>
                <w:color w:val="000000"/>
              </w:rPr>
            </w:pPr>
            <w:del w:id="549" w:author="Em Lim" w:date="2025-07-31T17:49:00Z" w16du:dateUtc="2025-08-01T00:49:00Z">
              <w:r w:rsidRPr="00861362" w:rsidDel="000A1486">
                <w:rPr>
                  <w:color w:val="000000"/>
                </w:rPr>
                <w:delText>1.95</w:delText>
              </w:r>
            </w:del>
          </w:p>
        </w:tc>
        <w:tc>
          <w:tcPr>
            <w:tcW w:w="1300" w:type="dxa"/>
            <w:noWrap/>
            <w:hideMark/>
            <w:tcPrChange w:id="550" w:author="Em Lim" w:date="2025-07-31T17:49:00Z" w16du:dateUtc="2025-08-01T00:49:00Z">
              <w:tcPr>
                <w:tcW w:w="1300" w:type="dxa"/>
                <w:noWrap/>
                <w:hideMark/>
              </w:tcPr>
            </w:tcPrChange>
          </w:tcPr>
          <w:p w14:paraId="58AC0000" w14:textId="453ECDCC" w:rsidR="00CB6958" w:rsidRPr="00861362" w:rsidDel="000A1486" w:rsidRDefault="00CB6958" w:rsidP="00806FD8">
            <w:pPr>
              <w:jc w:val="left"/>
              <w:rPr>
                <w:del w:id="551" w:author="Em Lim" w:date="2025-07-31T17:49:00Z" w16du:dateUtc="2025-08-01T00:49:00Z"/>
                <w:color w:val="000000"/>
              </w:rPr>
            </w:pPr>
            <w:del w:id="552" w:author="Em Lim" w:date="2025-07-31T17:49:00Z" w16du:dateUtc="2025-08-01T00:49:00Z">
              <w:r w:rsidRPr="00861362" w:rsidDel="000A1486">
                <w:rPr>
                  <w:color w:val="000000"/>
                </w:rPr>
                <w:delText>0.05</w:delText>
              </w:r>
            </w:del>
          </w:p>
        </w:tc>
      </w:tr>
      <w:tr w:rsidR="00CB6958" w:rsidRPr="00861362" w:rsidDel="000A1486" w14:paraId="22A2EFF1" w14:textId="195D01C6" w:rsidTr="000A1486">
        <w:trPr>
          <w:trHeight w:val="320"/>
          <w:del w:id="553" w:author="Em Lim" w:date="2025-07-31T17:49:00Z" w16du:dateUtc="2025-08-01T00:49:00Z"/>
          <w:trPrChange w:id="554" w:author="Em Lim" w:date="2025-07-31T17:49:00Z" w16du:dateUtc="2025-08-01T00:49:00Z">
            <w:trPr>
              <w:trHeight w:val="320"/>
            </w:trPr>
          </w:trPrChange>
        </w:trPr>
        <w:tc>
          <w:tcPr>
            <w:tcW w:w="3261" w:type="dxa"/>
            <w:noWrap/>
            <w:hideMark/>
            <w:tcPrChange w:id="555" w:author="Em Lim" w:date="2025-07-31T17:49:00Z" w16du:dateUtc="2025-08-01T00:49:00Z">
              <w:tcPr>
                <w:tcW w:w="3261" w:type="dxa"/>
                <w:noWrap/>
                <w:hideMark/>
              </w:tcPr>
            </w:tcPrChange>
          </w:tcPr>
          <w:p w14:paraId="7624B038" w14:textId="259E8005" w:rsidR="00CB6958" w:rsidRPr="00861362" w:rsidDel="000A1486" w:rsidRDefault="00CB6958" w:rsidP="00806FD8">
            <w:pPr>
              <w:jc w:val="left"/>
              <w:rPr>
                <w:del w:id="556" w:author="Em Lim" w:date="2025-07-31T17:49:00Z" w16du:dateUtc="2025-08-01T00:49:00Z"/>
                <w:color w:val="000000"/>
              </w:rPr>
            </w:pPr>
            <w:del w:id="557" w:author="Em Lim" w:date="2025-07-31T17:49:00Z" w16du:dateUtc="2025-08-01T00:49:00Z">
              <w:r w:rsidRPr="00861362" w:rsidDel="000A1486">
                <w:rPr>
                  <w:color w:val="000000"/>
                </w:rPr>
                <w:delText>Abundance</w:delText>
              </w:r>
            </w:del>
          </w:p>
        </w:tc>
        <w:tc>
          <w:tcPr>
            <w:tcW w:w="1247" w:type="dxa"/>
            <w:noWrap/>
            <w:hideMark/>
            <w:tcPrChange w:id="558" w:author="Em Lim" w:date="2025-07-31T17:49:00Z" w16du:dateUtc="2025-08-01T00:49:00Z">
              <w:tcPr>
                <w:tcW w:w="619" w:type="dxa"/>
                <w:noWrap/>
                <w:hideMark/>
              </w:tcPr>
            </w:tcPrChange>
          </w:tcPr>
          <w:p w14:paraId="78893A51" w14:textId="019115C7" w:rsidR="00CB6958" w:rsidRPr="00861362" w:rsidDel="000A1486" w:rsidRDefault="00CB6958" w:rsidP="00806FD8">
            <w:pPr>
              <w:jc w:val="left"/>
              <w:rPr>
                <w:del w:id="559" w:author="Em Lim" w:date="2025-07-31T17:49:00Z" w16du:dateUtc="2025-08-01T00:49:00Z"/>
                <w:color w:val="000000"/>
              </w:rPr>
            </w:pPr>
            <w:del w:id="560" w:author="Em Lim" w:date="2025-07-31T17:49:00Z" w16du:dateUtc="2025-08-01T00:49:00Z">
              <w:r w:rsidRPr="00861362" w:rsidDel="000A1486">
                <w:rPr>
                  <w:color w:val="000000"/>
                </w:rPr>
                <w:delText>14.67</w:delText>
              </w:r>
            </w:del>
          </w:p>
        </w:tc>
        <w:tc>
          <w:tcPr>
            <w:tcW w:w="1507" w:type="dxa"/>
            <w:noWrap/>
            <w:hideMark/>
            <w:tcPrChange w:id="561" w:author="Em Lim" w:date="2025-07-31T17:49:00Z" w16du:dateUtc="2025-08-01T00:49:00Z">
              <w:tcPr>
                <w:tcW w:w="1507" w:type="dxa"/>
                <w:noWrap/>
                <w:hideMark/>
              </w:tcPr>
            </w:tcPrChange>
          </w:tcPr>
          <w:p w14:paraId="438F3DDF" w14:textId="4A15F8A3" w:rsidR="00CB6958" w:rsidRPr="00861362" w:rsidDel="000A1486" w:rsidRDefault="00CB6958" w:rsidP="00806FD8">
            <w:pPr>
              <w:jc w:val="left"/>
              <w:rPr>
                <w:del w:id="562" w:author="Em Lim" w:date="2025-07-31T17:49:00Z" w16du:dateUtc="2025-08-01T00:49:00Z"/>
                <w:color w:val="000000"/>
              </w:rPr>
            </w:pPr>
            <w:del w:id="563" w:author="Em Lim" w:date="2025-07-31T17:49:00Z" w16du:dateUtc="2025-08-01T00:49:00Z">
              <w:r w:rsidRPr="00861362" w:rsidDel="000A1486">
                <w:rPr>
                  <w:color w:val="000000"/>
                </w:rPr>
                <w:delText>6.69</w:delText>
              </w:r>
            </w:del>
          </w:p>
        </w:tc>
        <w:tc>
          <w:tcPr>
            <w:tcW w:w="1093" w:type="dxa"/>
            <w:noWrap/>
            <w:hideMark/>
            <w:tcPrChange w:id="564" w:author="Em Lim" w:date="2025-07-31T17:49:00Z" w16du:dateUtc="2025-08-01T00:49:00Z">
              <w:tcPr>
                <w:tcW w:w="1093" w:type="dxa"/>
                <w:noWrap/>
                <w:hideMark/>
              </w:tcPr>
            </w:tcPrChange>
          </w:tcPr>
          <w:p w14:paraId="69456502" w14:textId="6DC8B33E" w:rsidR="00CB6958" w:rsidRPr="00861362" w:rsidDel="000A1486" w:rsidRDefault="00CB6958" w:rsidP="00806FD8">
            <w:pPr>
              <w:jc w:val="left"/>
              <w:rPr>
                <w:del w:id="565" w:author="Em Lim" w:date="2025-07-31T17:49:00Z" w16du:dateUtc="2025-08-01T00:49:00Z"/>
                <w:color w:val="000000"/>
              </w:rPr>
            </w:pPr>
            <w:del w:id="566" w:author="Em Lim" w:date="2025-07-31T17:49:00Z" w16du:dateUtc="2025-08-01T00:49:00Z">
              <w:r w:rsidRPr="00861362" w:rsidDel="000A1486">
                <w:rPr>
                  <w:color w:val="000000"/>
                </w:rPr>
                <w:delText>2.19</w:delText>
              </w:r>
            </w:del>
          </w:p>
        </w:tc>
        <w:tc>
          <w:tcPr>
            <w:tcW w:w="1300" w:type="dxa"/>
            <w:noWrap/>
            <w:hideMark/>
            <w:tcPrChange w:id="567" w:author="Em Lim" w:date="2025-07-31T17:49:00Z" w16du:dateUtc="2025-08-01T00:49:00Z">
              <w:tcPr>
                <w:tcW w:w="1300" w:type="dxa"/>
                <w:noWrap/>
                <w:hideMark/>
              </w:tcPr>
            </w:tcPrChange>
          </w:tcPr>
          <w:p w14:paraId="2640E521" w14:textId="2CC84071" w:rsidR="00CB6958" w:rsidRPr="00861362" w:rsidDel="000A1486" w:rsidRDefault="00CB6958" w:rsidP="00806FD8">
            <w:pPr>
              <w:jc w:val="left"/>
              <w:rPr>
                <w:del w:id="568" w:author="Em Lim" w:date="2025-07-31T17:49:00Z" w16du:dateUtc="2025-08-01T00:49:00Z"/>
                <w:color w:val="000000"/>
              </w:rPr>
            </w:pPr>
            <w:del w:id="569" w:author="Em Lim" w:date="2025-07-31T17:49:00Z" w16du:dateUtc="2025-08-01T00:49:00Z">
              <w:r w:rsidRPr="00861362" w:rsidDel="000A1486">
                <w:rPr>
                  <w:color w:val="000000"/>
                </w:rPr>
                <w:delText>0.03</w:delText>
              </w:r>
            </w:del>
          </w:p>
        </w:tc>
      </w:tr>
      <w:tr w:rsidR="00CB6958" w:rsidRPr="00861362" w:rsidDel="000A1486" w14:paraId="135FBE55" w14:textId="5156DB2A" w:rsidTr="000A1486">
        <w:trPr>
          <w:trHeight w:val="320"/>
          <w:del w:id="570" w:author="Em Lim" w:date="2025-07-31T17:49:00Z" w16du:dateUtc="2025-08-01T00:49:00Z"/>
          <w:trPrChange w:id="571" w:author="Em Lim" w:date="2025-07-31T17:49:00Z" w16du:dateUtc="2025-08-01T00:49:00Z">
            <w:trPr>
              <w:trHeight w:val="320"/>
            </w:trPr>
          </w:trPrChange>
        </w:trPr>
        <w:tc>
          <w:tcPr>
            <w:tcW w:w="3261" w:type="dxa"/>
            <w:noWrap/>
            <w:hideMark/>
            <w:tcPrChange w:id="572" w:author="Em Lim" w:date="2025-07-31T17:49:00Z" w16du:dateUtc="2025-08-01T00:49:00Z">
              <w:tcPr>
                <w:tcW w:w="3261" w:type="dxa"/>
                <w:noWrap/>
                <w:hideMark/>
              </w:tcPr>
            </w:tcPrChange>
          </w:tcPr>
          <w:p w14:paraId="5FDBB8EE" w14:textId="196B9047" w:rsidR="00CB6958" w:rsidRPr="00861362" w:rsidDel="000A1486" w:rsidRDefault="00CB6958" w:rsidP="00806FD8">
            <w:pPr>
              <w:jc w:val="left"/>
              <w:rPr>
                <w:del w:id="573" w:author="Em Lim" w:date="2025-07-31T17:49:00Z" w16du:dateUtc="2025-08-01T00:49:00Z"/>
                <w:color w:val="000000"/>
              </w:rPr>
            </w:pPr>
            <w:del w:id="574" w:author="Em Lim" w:date="2025-07-31T17:49:00Z" w16du:dateUtc="2025-08-01T00:49:00Z">
              <w:r w:rsidRPr="00861362" w:rsidDel="000A1486">
                <w:rPr>
                  <w:color w:val="000000"/>
                </w:rPr>
                <w:delText>Tide exchange</w:delText>
              </w:r>
            </w:del>
          </w:p>
        </w:tc>
        <w:tc>
          <w:tcPr>
            <w:tcW w:w="1247" w:type="dxa"/>
            <w:noWrap/>
            <w:hideMark/>
            <w:tcPrChange w:id="575" w:author="Em Lim" w:date="2025-07-31T17:49:00Z" w16du:dateUtc="2025-08-01T00:49:00Z">
              <w:tcPr>
                <w:tcW w:w="619" w:type="dxa"/>
                <w:noWrap/>
                <w:hideMark/>
              </w:tcPr>
            </w:tcPrChange>
          </w:tcPr>
          <w:p w14:paraId="0B526E23" w14:textId="3CAC60C9" w:rsidR="00CB6958" w:rsidRPr="00861362" w:rsidDel="000A1486" w:rsidRDefault="00CB6958" w:rsidP="00806FD8">
            <w:pPr>
              <w:jc w:val="left"/>
              <w:rPr>
                <w:del w:id="576" w:author="Em Lim" w:date="2025-07-31T17:49:00Z" w16du:dateUtc="2025-08-01T00:49:00Z"/>
                <w:color w:val="000000"/>
              </w:rPr>
            </w:pPr>
            <w:del w:id="577" w:author="Em Lim" w:date="2025-07-31T17:49:00Z" w16du:dateUtc="2025-08-01T00:49:00Z">
              <w:r w:rsidRPr="00861362" w:rsidDel="000A1486">
                <w:rPr>
                  <w:color w:val="000000"/>
                </w:rPr>
                <w:delText>-3.35</w:delText>
              </w:r>
            </w:del>
          </w:p>
        </w:tc>
        <w:tc>
          <w:tcPr>
            <w:tcW w:w="1507" w:type="dxa"/>
            <w:noWrap/>
            <w:hideMark/>
            <w:tcPrChange w:id="578" w:author="Em Lim" w:date="2025-07-31T17:49:00Z" w16du:dateUtc="2025-08-01T00:49:00Z">
              <w:tcPr>
                <w:tcW w:w="1507" w:type="dxa"/>
                <w:noWrap/>
                <w:hideMark/>
              </w:tcPr>
            </w:tcPrChange>
          </w:tcPr>
          <w:p w14:paraId="7457E8DD" w14:textId="5EE2D7D6" w:rsidR="00CB6958" w:rsidRPr="00861362" w:rsidDel="000A1486" w:rsidRDefault="00CB6958" w:rsidP="00806FD8">
            <w:pPr>
              <w:jc w:val="left"/>
              <w:rPr>
                <w:del w:id="579" w:author="Em Lim" w:date="2025-07-31T17:49:00Z" w16du:dateUtc="2025-08-01T00:49:00Z"/>
                <w:color w:val="000000"/>
              </w:rPr>
            </w:pPr>
            <w:del w:id="580" w:author="Em Lim" w:date="2025-07-31T17:49:00Z" w16du:dateUtc="2025-08-01T00:49:00Z">
              <w:r w:rsidRPr="00861362" w:rsidDel="000A1486">
                <w:rPr>
                  <w:color w:val="000000"/>
                </w:rPr>
                <w:delText>2.01</w:delText>
              </w:r>
            </w:del>
          </w:p>
        </w:tc>
        <w:tc>
          <w:tcPr>
            <w:tcW w:w="1093" w:type="dxa"/>
            <w:noWrap/>
            <w:hideMark/>
            <w:tcPrChange w:id="581" w:author="Em Lim" w:date="2025-07-31T17:49:00Z" w16du:dateUtc="2025-08-01T00:49:00Z">
              <w:tcPr>
                <w:tcW w:w="1093" w:type="dxa"/>
                <w:noWrap/>
                <w:hideMark/>
              </w:tcPr>
            </w:tcPrChange>
          </w:tcPr>
          <w:p w14:paraId="6B8D504E" w14:textId="09D87506" w:rsidR="00CB6958" w:rsidRPr="00861362" w:rsidDel="000A1486" w:rsidRDefault="00CB6958" w:rsidP="00806FD8">
            <w:pPr>
              <w:jc w:val="left"/>
              <w:rPr>
                <w:del w:id="582" w:author="Em Lim" w:date="2025-07-31T17:49:00Z" w16du:dateUtc="2025-08-01T00:49:00Z"/>
                <w:color w:val="000000"/>
              </w:rPr>
            </w:pPr>
            <w:del w:id="583" w:author="Em Lim" w:date="2025-07-31T17:49:00Z" w16du:dateUtc="2025-08-01T00:49:00Z">
              <w:r w:rsidRPr="00861362" w:rsidDel="000A1486">
                <w:rPr>
                  <w:color w:val="000000"/>
                </w:rPr>
                <w:delText>-1.67</w:delText>
              </w:r>
            </w:del>
          </w:p>
        </w:tc>
        <w:tc>
          <w:tcPr>
            <w:tcW w:w="1300" w:type="dxa"/>
            <w:noWrap/>
            <w:hideMark/>
            <w:tcPrChange w:id="584" w:author="Em Lim" w:date="2025-07-31T17:49:00Z" w16du:dateUtc="2025-08-01T00:49:00Z">
              <w:tcPr>
                <w:tcW w:w="1300" w:type="dxa"/>
                <w:noWrap/>
                <w:hideMark/>
              </w:tcPr>
            </w:tcPrChange>
          </w:tcPr>
          <w:p w14:paraId="274EC170" w14:textId="4A8E54C5" w:rsidR="00CB6958" w:rsidRPr="00861362" w:rsidDel="000A1486" w:rsidRDefault="00CB6958" w:rsidP="00806FD8">
            <w:pPr>
              <w:jc w:val="left"/>
              <w:rPr>
                <w:del w:id="585" w:author="Em Lim" w:date="2025-07-31T17:49:00Z" w16du:dateUtc="2025-08-01T00:49:00Z"/>
                <w:color w:val="000000"/>
              </w:rPr>
            </w:pPr>
            <w:del w:id="586" w:author="Em Lim" w:date="2025-07-31T17:49:00Z" w16du:dateUtc="2025-08-01T00:49:00Z">
              <w:r w:rsidRPr="00861362" w:rsidDel="000A1486">
                <w:rPr>
                  <w:color w:val="000000"/>
                </w:rPr>
                <w:delText>0.10</w:delText>
              </w:r>
            </w:del>
          </w:p>
        </w:tc>
      </w:tr>
      <w:tr w:rsidR="00CB6958" w:rsidRPr="00861362" w:rsidDel="000A1486" w14:paraId="3FA17858" w14:textId="5B15E25F" w:rsidTr="000A1486">
        <w:trPr>
          <w:trHeight w:val="320"/>
          <w:del w:id="587" w:author="Em Lim" w:date="2025-07-31T17:49:00Z" w16du:dateUtc="2025-08-01T00:49:00Z"/>
          <w:trPrChange w:id="588" w:author="Em Lim" w:date="2025-07-31T17:49:00Z" w16du:dateUtc="2025-08-01T00:49:00Z">
            <w:trPr>
              <w:trHeight w:val="320"/>
            </w:trPr>
          </w:trPrChange>
        </w:trPr>
        <w:tc>
          <w:tcPr>
            <w:tcW w:w="3261" w:type="dxa"/>
            <w:noWrap/>
            <w:hideMark/>
            <w:tcPrChange w:id="589" w:author="Em Lim" w:date="2025-07-31T17:49:00Z" w16du:dateUtc="2025-08-01T00:49:00Z">
              <w:tcPr>
                <w:tcW w:w="3261" w:type="dxa"/>
                <w:noWrap/>
                <w:hideMark/>
              </w:tcPr>
            </w:tcPrChange>
          </w:tcPr>
          <w:p w14:paraId="5B1571C8" w14:textId="2947618F" w:rsidR="00CB6958" w:rsidRPr="00861362" w:rsidDel="000A1486" w:rsidRDefault="00CB6958" w:rsidP="00806FD8">
            <w:pPr>
              <w:jc w:val="left"/>
              <w:rPr>
                <w:del w:id="590" w:author="Em Lim" w:date="2025-07-31T17:49:00Z" w16du:dateUtc="2025-08-01T00:49:00Z"/>
                <w:color w:val="000000"/>
              </w:rPr>
            </w:pPr>
            <w:del w:id="591" w:author="Em Lim" w:date="2025-07-31T17:49:00Z" w16du:dateUtc="2025-08-01T00:49:00Z">
              <w:r w:rsidRPr="00861362" w:rsidDel="000A1486">
                <w:rPr>
                  <w:color w:val="000000"/>
                </w:rPr>
                <w:delText>Biodiversity</w:delText>
              </w:r>
            </w:del>
          </w:p>
        </w:tc>
        <w:tc>
          <w:tcPr>
            <w:tcW w:w="1247" w:type="dxa"/>
            <w:noWrap/>
            <w:hideMark/>
            <w:tcPrChange w:id="592" w:author="Em Lim" w:date="2025-07-31T17:49:00Z" w16du:dateUtc="2025-08-01T00:49:00Z">
              <w:tcPr>
                <w:tcW w:w="619" w:type="dxa"/>
                <w:noWrap/>
                <w:hideMark/>
              </w:tcPr>
            </w:tcPrChange>
          </w:tcPr>
          <w:p w14:paraId="60BAFA9E" w14:textId="05A64405" w:rsidR="00CB6958" w:rsidRPr="00861362" w:rsidDel="000A1486" w:rsidRDefault="00CB6958" w:rsidP="00806FD8">
            <w:pPr>
              <w:jc w:val="left"/>
              <w:rPr>
                <w:del w:id="593" w:author="Em Lim" w:date="2025-07-31T17:49:00Z" w16du:dateUtc="2025-08-01T00:49:00Z"/>
                <w:color w:val="000000"/>
              </w:rPr>
            </w:pPr>
            <w:del w:id="594" w:author="Em Lim" w:date="2025-07-31T17:49:00Z" w16du:dateUtc="2025-08-01T00:49:00Z">
              <w:r w:rsidRPr="00861362" w:rsidDel="000A1486">
                <w:rPr>
                  <w:color w:val="000000"/>
                </w:rPr>
                <w:delText>0.01</w:delText>
              </w:r>
            </w:del>
          </w:p>
        </w:tc>
        <w:tc>
          <w:tcPr>
            <w:tcW w:w="1507" w:type="dxa"/>
            <w:noWrap/>
            <w:hideMark/>
            <w:tcPrChange w:id="595" w:author="Em Lim" w:date="2025-07-31T17:49:00Z" w16du:dateUtc="2025-08-01T00:49:00Z">
              <w:tcPr>
                <w:tcW w:w="1507" w:type="dxa"/>
                <w:noWrap/>
                <w:hideMark/>
              </w:tcPr>
            </w:tcPrChange>
          </w:tcPr>
          <w:p w14:paraId="002D6DFF" w14:textId="58312C69" w:rsidR="00CB6958" w:rsidRPr="00861362" w:rsidDel="000A1486" w:rsidRDefault="00CB6958" w:rsidP="00806FD8">
            <w:pPr>
              <w:jc w:val="left"/>
              <w:rPr>
                <w:del w:id="596" w:author="Em Lim" w:date="2025-07-31T17:49:00Z" w16du:dateUtc="2025-08-01T00:49:00Z"/>
                <w:color w:val="000000"/>
              </w:rPr>
            </w:pPr>
            <w:del w:id="597" w:author="Em Lim" w:date="2025-07-31T17:49:00Z" w16du:dateUtc="2025-08-01T00:49:00Z">
              <w:r w:rsidRPr="00861362" w:rsidDel="000A1486">
                <w:rPr>
                  <w:color w:val="000000"/>
                </w:rPr>
                <w:delText>0.09</w:delText>
              </w:r>
            </w:del>
          </w:p>
        </w:tc>
        <w:tc>
          <w:tcPr>
            <w:tcW w:w="1093" w:type="dxa"/>
            <w:noWrap/>
            <w:hideMark/>
            <w:tcPrChange w:id="598" w:author="Em Lim" w:date="2025-07-31T17:49:00Z" w16du:dateUtc="2025-08-01T00:49:00Z">
              <w:tcPr>
                <w:tcW w:w="1093" w:type="dxa"/>
                <w:noWrap/>
                <w:hideMark/>
              </w:tcPr>
            </w:tcPrChange>
          </w:tcPr>
          <w:p w14:paraId="69E18702" w14:textId="14CCCB13" w:rsidR="00CB6958" w:rsidRPr="00861362" w:rsidDel="000A1486" w:rsidRDefault="00CB6958" w:rsidP="00806FD8">
            <w:pPr>
              <w:jc w:val="left"/>
              <w:rPr>
                <w:del w:id="599" w:author="Em Lim" w:date="2025-07-31T17:49:00Z" w16du:dateUtc="2025-08-01T00:49:00Z"/>
                <w:color w:val="000000"/>
              </w:rPr>
            </w:pPr>
            <w:del w:id="600" w:author="Em Lim" w:date="2025-07-31T17:49:00Z" w16du:dateUtc="2025-08-01T00:49:00Z">
              <w:r w:rsidRPr="00861362" w:rsidDel="000A1486">
                <w:rPr>
                  <w:color w:val="000000"/>
                </w:rPr>
                <w:delText>0.11</w:delText>
              </w:r>
            </w:del>
          </w:p>
        </w:tc>
        <w:tc>
          <w:tcPr>
            <w:tcW w:w="1300" w:type="dxa"/>
            <w:noWrap/>
            <w:hideMark/>
            <w:tcPrChange w:id="601" w:author="Em Lim" w:date="2025-07-31T17:49:00Z" w16du:dateUtc="2025-08-01T00:49:00Z">
              <w:tcPr>
                <w:tcW w:w="1300" w:type="dxa"/>
                <w:noWrap/>
                <w:hideMark/>
              </w:tcPr>
            </w:tcPrChange>
          </w:tcPr>
          <w:p w14:paraId="0C053A7D" w14:textId="38D4E9B0" w:rsidR="00CB6958" w:rsidRPr="00861362" w:rsidDel="000A1486" w:rsidRDefault="00CB6958" w:rsidP="00806FD8">
            <w:pPr>
              <w:jc w:val="left"/>
              <w:rPr>
                <w:del w:id="602" w:author="Em Lim" w:date="2025-07-31T17:49:00Z" w16du:dateUtc="2025-08-01T00:49:00Z"/>
                <w:color w:val="000000"/>
              </w:rPr>
            </w:pPr>
            <w:del w:id="603" w:author="Em Lim" w:date="2025-07-31T17:49:00Z" w16du:dateUtc="2025-08-01T00:49:00Z">
              <w:r w:rsidRPr="00861362" w:rsidDel="000A1486">
                <w:rPr>
                  <w:color w:val="000000"/>
                </w:rPr>
                <w:delText>0.91</w:delText>
              </w:r>
            </w:del>
          </w:p>
        </w:tc>
      </w:tr>
      <w:tr w:rsidR="00CB6958" w:rsidRPr="00861362" w:rsidDel="000A1486" w14:paraId="26027CCF" w14:textId="54360CCE" w:rsidTr="000A1486">
        <w:trPr>
          <w:trHeight w:val="320"/>
          <w:del w:id="604" w:author="Em Lim" w:date="2025-07-31T17:49:00Z" w16du:dateUtc="2025-08-01T00:49:00Z"/>
          <w:trPrChange w:id="605" w:author="Em Lim" w:date="2025-07-31T17:49:00Z" w16du:dateUtc="2025-08-01T00:49:00Z">
            <w:trPr>
              <w:trHeight w:val="320"/>
            </w:trPr>
          </w:trPrChange>
        </w:trPr>
        <w:tc>
          <w:tcPr>
            <w:tcW w:w="3261" w:type="dxa"/>
            <w:noWrap/>
            <w:hideMark/>
            <w:tcPrChange w:id="606" w:author="Em Lim" w:date="2025-07-31T17:49:00Z" w16du:dateUtc="2025-08-01T00:49:00Z">
              <w:tcPr>
                <w:tcW w:w="3261" w:type="dxa"/>
                <w:noWrap/>
                <w:hideMark/>
              </w:tcPr>
            </w:tcPrChange>
          </w:tcPr>
          <w:p w14:paraId="3092A4E2" w14:textId="46263CDF" w:rsidR="00CB6958" w:rsidRPr="00861362" w:rsidDel="000A1486" w:rsidRDefault="00CB6958" w:rsidP="00806FD8">
            <w:pPr>
              <w:jc w:val="left"/>
              <w:rPr>
                <w:del w:id="607" w:author="Em Lim" w:date="2025-07-31T17:49:00Z" w16du:dateUtc="2025-08-01T00:49:00Z"/>
                <w:color w:val="000000"/>
              </w:rPr>
            </w:pPr>
            <w:del w:id="608" w:author="Em Lim" w:date="2025-07-31T17:49:00Z" w16du:dateUtc="2025-08-01T00:49:00Z">
              <w:r w:rsidRPr="00861362" w:rsidDel="000A1486">
                <w:rPr>
                  <w:color w:val="000000"/>
                </w:rPr>
                <w:delText>Depth</w:delText>
              </w:r>
            </w:del>
          </w:p>
        </w:tc>
        <w:tc>
          <w:tcPr>
            <w:tcW w:w="1247" w:type="dxa"/>
            <w:noWrap/>
            <w:hideMark/>
            <w:tcPrChange w:id="609" w:author="Em Lim" w:date="2025-07-31T17:49:00Z" w16du:dateUtc="2025-08-01T00:49:00Z">
              <w:tcPr>
                <w:tcW w:w="619" w:type="dxa"/>
                <w:noWrap/>
                <w:hideMark/>
              </w:tcPr>
            </w:tcPrChange>
          </w:tcPr>
          <w:p w14:paraId="04CC2E93" w14:textId="6C5C81BE" w:rsidR="00CB6958" w:rsidRPr="00861362" w:rsidDel="000A1486" w:rsidRDefault="00CB6958" w:rsidP="00806FD8">
            <w:pPr>
              <w:jc w:val="left"/>
              <w:rPr>
                <w:del w:id="610" w:author="Em Lim" w:date="2025-07-31T17:49:00Z" w16du:dateUtc="2025-08-01T00:49:00Z"/>
                <w:color w:val="000000"/>
              </w:rPr>
            </w:pPr>
            <w:del w:id="611" w:author="Em Lim" w:date="2025-07-31T17:49:00Z" w16du:dateUtc="2025-08-01T00:49:00Z">
              <w:r w:rsidRPr="00861362" w:rsidDel="000A1486">
                <w:rPr>
                  <w:color w:val="000000"/>
                </w:rPr>
                <w:delText>0.02</w:delText>
              </w:r>
            </w:del>
          </w:p>
        </w:tc>
        <w:tc>
          <w:tcPr>
            <w:tcW w:w="1507" w:type="dxa"/>
            <w:noWrap/>
            <w:hideMark/>
            <w:tcPrChange w:id="612" w:author="Em Lim" w:date="2025-07-31T17:49:00Z" w16du:dateUtc="2025-08-01T00:49:00Z">
              <w:tcPr>
                <w:tcW w:w="1507" w:type="dxa"/>
                <w:noWrap/>
                <w:hideMark/>
              </w:tcPr>
            </w:tcPrChange>
          </w:tcPr>
          <w:p w14:paraId="282360EC" w14:textId="3E8AD15F" w:rsidR="00CB6958" w:rsidRPr="00861362" w:rsidDel="000A1486" w:rsidRDefault="00CB6958" w:rsidP="00806FD8">
            <w:pPr>
              <w:jc w:val="left"/>
              <w:rPr>
                <w:del w:id="613" w:author="Em Lim" w:date="2025-07-31T17:49:00Z" w16du:dateUtc="2025-08-01T00:49:00Z"/>
                <w:color w:val="000000"/>
              </w:rPr>
            </w:pPr>
            <w:del w:id="614" w:author="Em Lim" w:date="2025-07-31T17:49:00Z" w16du:dateUtc="2025-08-01T00:49:00Z">
              <w:r w:rsidRPr="00861362" w:rsidDel="000A1486">
                <w:rPr>
                  <w:color w:val="000000"/>
                </w:rPr>
                <w:delText>0.09</w:delText>
              </w:r>
            </w:del>
          </w:p>
        </w:tc>
        <w:tc>
          <w:tcPr>
            <w:tcW w:w="1093" w:type="dxa"/>
            <w:noWrap/>
            <w:hideMark/>
            <w:tcPrChange w:id="615" w:author="Em Lim" w:date="2025-07-31T17:49:00Z" w16du:dateUtc="2025-08-01T00:49:00Z">
              <w:tcPr>
                <w:tcW w:w="1093" w:type="dxa"/>
                <w:noWrap/>
                <w:hideMark/>
              </w:tcPr>
            </w:tcPrChange>
          </w:tcPr>
          <w:p w14:paraId="7049F4F4" w14:textId="7F0A8AAA" w:rsidR="00CB6958" w:rsidRPr="00861362" w:rsidDel="000A1486" w:rsidRDefault="00CB6958" w:rsidP="00806FD8">
            <w:pPr>
              <w:jc w:val="left"/>
              <w:rPr>
                <w:del w:id="616" w:author="Em Lim" w:date="2025-07-31T17:49:00Z" w16du:dateUtc="2025-08-01T00:49:00Z"/>
                <w:color w:val="000000"/>
              </w:rPr>
            </w:pPr>
            <w:del w:id="617" w:author="Em Lim" w:date="2025-07-31T17:49:00Z" w16du:dateUtc="2025-08-01T00:49:00Z">
              <w:r w:rsidRPr="00861362" w:rsidDel="000A1486">
                <w:rPr>
                  <w:color w:val="000000"/>
                </w:rPr>
                <w:delText>0.25</w:delText>
              </w:r>
            </w:del>
          </w:p>
        </w:tc>
        <w:tc>
          <w:tcPr>
            <w:tcW w:w="1300" w:type="dxa"/>
            <w:noWrap/>
            <w:hideMark/>
            <w:tcPrChange w:id="618" w:author="Em Lim" w:date="2025-07-31T17:49:00Z" w16du:dateUtc="2025-08-01T00:49:00Z">
              <w:tcPr>
                <w:tcW w:w="1300" w:type="dxa"/>
                <w:noWrap/>
                <w:hideMark/>
              </w:tcPr>
            </w:tcPrChange>
          </w:tcPr>
          <w:p w14:paraId="60472FD2" w14:textId="2D8EA3FE" w:rsidR="00CB6958" w:rsidRPr="00861362" w:rsidDel="000A1486" w:rsidRDefault="00CB6958" w:rsidP="00806FD8">
            <w:pPr>
              <w:jc w:val="left"/>
              <w:rPr>
                <w:del w:id="619" w:author="Em Lim" w:date="2025-07-31T17:49:00Z" w16du:dateUtc="2025-08-01T00:49:00Z"/>
                <w:color w:val="000000"/>
              </w:rPr>
            </w:pPr>
            <w:del w:id="620" w:author="Em Lim" w:date="2025-07-31T17:49:00Z" w16du:dateUtc="2025-08-01T00:49:00Z">
              <w:r w:rsidRPr="00861362" w:rsidDel="000A1486">
                <w:rPr>
                  <w:color w:val="000000"/>
                </w:rPr>
                <w:delText>0.81</w:delText>
              </w:r>
            </w:del>
          </w:p>
        </w:tc>
      </w:tr>
      <w:tr w:rsidR="00CB6958" w:rsidRPr="00861362" w:rsidDel="000A1486" w14:paraId="17FEC926" w14:textId="071E0ECA" w:rsidTr="000A1486">
        <w:trPr>
          <w:trHeight w:val="320"/>
          <w:del w:id="621" w:author="Em Lim" w:date="2025-07-31T17:49:00Z" w16du:dateUtc="2025-08-01T00:49:00Z"/>
          <w:trPrChange w:id="622" w:author="Em Lim" w:date="2025-07-31T17:49:00Z" w16du:dateUtc="2025-08-01T00:49:00Z">
            <w:trPr>
              <w:trHeight w:val="320"/>
            </w:trPr>
          </w:trPrChange>
        </w:trPr>
        <w:tc>
          <w:tcPr>
            <w:tcW w:w="3261" w:type="dxa"/>
            <w:noWrap/>
            <w:hideMark/>
            <w:tcPrChange w:id="623" w:author="Em Lim" w:date="2025-07-31T17:49:00Z" w16du:dateUtc="2025-08-01T00:49:00Z">
              <w:tcPr>
                <w:tcW w:w="3261" w:type="dxa"/>
                <w:noWrap/>
                <w:hideMark/>
              </w:tcPr>
            </w:tcPrChange>
          </w:tcPr>
          <w:p w14:paraId="487ACBCB" w14:textId="0DB40574" w:rsidR="00CB6958" w:rsidRPr="00861362" w:rsidDel="000A1486" w:rsidRDefault="00CB6958" w:rsidP="00806FD8">
            <w:pPr>
              <w:jc w:val="left"/>
              <w:rPr>
                <w:del w:id="624" w:author="Em Lim" w:date="2025-07-31T17:49:00Z" w16du:dateUtc="2025-08-01T00:49:00Z"/>
                <w:color w:val="000000"/>
              </w:rPr>
            </w:pPr>
            <w:del w:id="625"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1247" w:type="dxa"/>
            <w:noWrap/>
            <w:hideMark/>
            <w:tcPrChange w:id="626" w:author="Em Lim" w:date="2025-07-31T17:49:00Z" w16du:dateUtc="2025-08-01T00:49:00Z">
              <w:tcPr>
                <w:tcW w:w="619" w:type="dxa"/>
                <w:noWrap/>
                <w:hideMark/>
              </w:tcPr>
            </w:tcPrChange>
          </w:tcPr>
          <w:p w14:paraId="29E9063C" w14:textId="5366B3FB" w:rsidR="00CB6958" w:rsidRPr="00861362" w:rsidDel="000A1486" w:rsidRDefault="00CB6958" w:rsidP="00806FD8">
            <w:pPr>
              <w:jc w:val="left"/>
              <w:rPr>
                <w:del w:id="627" w:author="Em Lim" w:date="2025-07-31T17:49:00Z" w16du:dateUtc="2025-08-01T00:49:00Z"/>
                <w:color w:val="000000"/>
              </w:rPr>
            </w:pPr>
            <w:del w:id="628" w:author="Em Lim" w:date="2025-07-31T17:49:00Z" w16du:dateUtc="2025-08-01T00:49:00Z">
              <w:r w:rsidRPr="00861362" w:rsidDel="000A1486">
                <w:rPr>
                  <w:color w:val="000000"/>
                </w:rPr>
                <w:delText>-9.01</w:delText>
              </w:r>
            </w:del>
          </w:p>
        </w:tc>
        <w:tc>
          <w:tcPr>
            <w:tcW w:w="1507" w:type="dxa"/>
            <w:noWrap/>
            <w:hideMark/>
            <w:tcPrChange w:id="629" w:author="Em Lim" w:date="2025-07-31T17:49:00Z" w16du:dateUtc="2025-08-01T00:49:00Z">
              <w:tcPr>
                <w:tcW w:w="1507" w:type="dxa"/>
                <w:noWrap/>
                <w:hideMark/>
              </w:tcPr>
            </w:tcPrChange>
          </w:tcPr>
          <w:p w14:paraId="6BA0FD51" w14:textId="55B0F406" w:rsidR="00CB6958" w:rsidRPr="00861362" w:rsidDel="000A1486" w:rsidRDefault="00CB6958" w:rsidP="00806FD8">
            <w:pPr>
              <w:jc w:val="left"/>
              <w:rPr>
                <w:del w:id="630" w:author="Em Lim" w:date="2025-07-31T17:49:00Z" w16du:dateUtc="2025-08-01T00:49:00Z"/>
                <w:color w:val="000000"/>
              </w:rPr>
            </w:pPr>
            <w:del w:id="631" w:author="Em Lim" w:date="2025-07-31T17:49:00Z" w16du:dateUtc="2025-08-01T00:49:00Z">
              <w:r w:rsidRPr="00861362" w:rsidDel="000A1486">
                <w:rPr>
                  <w:color w:val="000000"/>
                </w:rPr>
                <w:delText>5.35</w:delText>
              </w:r>
            </w:del>
          </w:p>
        </w:tc>
        <w:tc>
          <w:tcPr>
            <w:tcW w:w="1093" w:type="dxa"/>
            <w:noWrap/>
            <w:hideMark/>
            <w:tcPrChange w:id="632" w:author="Em Lim" w:date="2025-07-31T17:49:00Z" w16du:dateUtc="2025-08-01T00:49:00Z">
              <w:tcPr>
                <w:tcW w:w="1093" w:type="dxa"/>
                <w:noWrap/>
                <w:hideMark/>
              </w:tcPr>
            </w:tcPrChange>
          </w:tcPr>
          <w:p w14:paraId="1A22FE3F" w14:textId="709D3120" w:rsidR="00CB6958" w:rsidRPr="00861362" w:rsidDel="000A1486" w:rsidRDefault="00CB6958" w:rsidP="00806FD8">
            <w:pPr>
              <w:jc w:val="left"/>
              <w:rPr>
                <w:del w:id="633" w:author="Em Lim" w:date="2025-07-31T17:49:00Z" w16du:dateUtc="2025-08-01T00:49:00Z"/>
                <w:color w:val="000000"/>
              </w:rPr>
            </w:pPr>
            <w:del w:id="634" w:author="Em Lim" w:date="2025-07-31T17:49:00Z" w16du:dateUtc="2025-08-01T00:49:00Z">
              <w:r w:rsidRPr="00861362" w:rsidDel="000A1486">
                <w:rPr>
                  <w:color w:val="000000"/>
                </w:rPr>
                <w:delText>-1.68</w:delText>
              </w:r>
            </w:del>
          </w:p>
        </w:tc>
        <w:tc>
          <w:tcPr>
            <w:tcW w:w="1300" w:type="dxa"/>
            <w:noWrap/>
            <w:hideMark/>
            <w:tcPrChange w:id="635" w:author="Em Lim" w:date="2025-07-31T17:49:00Z" w16du:dateUtc="2025-08-01T00:49:00Z">
              <w:tcPr>
                <w:tcW w:w="1300" w:type="dxa"/>
                <w:noWrap/>
                <w:hideMark/>
              </w:tcPr>
            </w:tcPrChange>
          </w:tcPr>
          <w:p w14:paraId="4B806711" w14:textId="1A63F0EA" w:rsidR="00CB6958" w:rsidRPr="00861362" w:rsidDel="000A1486" w:rsidRDefault="00CB6958" w:rsidP="00806FD8">
            <w:pPr>
              <w:jc w:val="left"/>
              <w:rPr>
                <w:del w:id="636" w:author="Em Lim" w:date="2025-07-31T17:49:00Z" w16du:dateUtc="2025-08-01T00:49:00Z"/>
                <w:color w:val="000000"/>
              </w:rPr>
            </w:pPr>
            <w:del w:id="637" w:author="Em Lim" w:date="2025-07-31T17:49:00Z" w16du:dateUtc="2025-08-01T00:49:00Z">
              <w:r w:rsidRPr="00861362" w:rsidDel="000A1486">
                <w:rPr>
                  <w:color w:val="000000"/>
                </w:rPr>
                <w:delText>0.09</w:delText>
              </w:r>
            </w:del>
          </w:p>
        </w:tc>
      </w:tr>
    </w:tbl>
    <w:p w14:paraId="247785B5" w14:textId="2729FD54" w:rsidR="00CB6958" w:rsidRPr="00861362" w:rsidDel="000A1486" w:rsidRDefault="00CB6958" w:rsidP="00CB6958">
      <w:pPr>
        <w:pStyle w:val="HTMLPreformatted"/>
        <w:shd w:val="clear" w:color="auto" w:fill="FFFFFF"/>
        <w:wordWrap w:val="0"/>
        <w:rPr>
          <w:del w:id="638" w:author="Em Lim" w:date="2025-07-31T17:49:00Z" w16du:dateUtc="2025-08-01T00:49:00Z"/>
          <w:rStyle w:val="gnvwddmdl3b"/>
          <w:rFonts w:ascii="Times New Roman" w:hAnsi="Times New Roman" w:cs="Times New Roman"/>
          <w:color w:val="000000"/>
          <w:sz w:val="18"/>
          <w:szCs w:val="18"/>
          <w:bdr w:val="none" w:sz="0" w:space="0" w:color="auto" w:frame="1"/>
        </w:rPr>
      </w:pPr>
    </w:p>
    <w:p w14:paraId="18512E7F" w14:textId="10E83DDC" w:rsidR="00CB6958" w:rsidRPr="00861362" w:rsidDel="000A1486" w:rsidRDefault="00CB6958" w:rsidP="00CB6958">
      <w:pPr>
        <w:pStyle w:val="HTMLPreformatted"/>
        <w:shd w:val="clear" w:color="auto" w:fill="FFFFFF"/>
        <w:wordWrap w:val="0"/>
        <w:rPr>
          <w:del w:id="639" w:author="Em Lim" w:date="2025-07-31T17:49:00Z" w16du:dateUtc="2025-08-01T00:49:00Z"/>
          <w:rFonts w:ascii="Times New Roman" w:hAnsi="Times New Roman" w:cs="Times New Roman"/>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2DF1572B" w14:textId="11F5AF75" w:rsidTr="00806FD8">
        <w:trPr>
          <w:cnfStyle w:val="100000000000" w:firstRow="1" w:lastRow="0" w:firstColumn="0" w:lastColumn="0" w:oddVBand="0" w:evenVBand="0" w:oddHBand="0" w:evenHBand="0" w:firstRowFirstColumn="0" w:firstRowLastColumn="0" w:lastRowFirstColumn="0" w:lastRowLastColumn="0"/>
          <w:trHeight w:val="320"/>
          <w:del w:id="640" w:author="Em Lim" w:date="2025-07-31T17:49:00Z" w16du:dateUtc="2025-08-01T00:49:00Z"/>
        </w:trPr>
        <w:tc>
          <w:tcPr>
            <w:tcW w:w="3261" w:type="dxa"/>
            <w:noWrap/>
            <w:hideMark/>
          </w:tcPr>
          <w:p w14:paraId="7D718B62" w14:textId="1A5D05AA" w:rsidR="00CB6958" w:rsidRPr="00861362" w:rsidDel="000A1486" w:rsidRDefault="00CB6958" w:rsidP="00806FD8">
            <w:pPr>
              <w:jc w:val="left"/>
              <w:rPr>
                <w:del w:id="641" w:author="Em Lim" w:date="2025-07-31T17:49:00Z" w16du:dateUtc="2025-08-01T00:49:00Z"/>
                <w:b/>
                <w:bCs/>
              </w:rPr>
            </w:pPr>
            <w:del w:id="642" w:author="Em Lim" w:date="2025-07-31T17:49:00Z" w16du:dateUtc="2025-08-01T00:49:00Z">
              <w:r w:rsidRPr="00861362" w:rsidDel="000A1486">
                <w:rPr>
                  <w:b/>
                  <w:bCs/>
                </w:rPr>
                <w:delText xml:space="preserve">Acmaeidae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0.46)</w:delText>
              </w:r>
            </w:del>
          </w:p>
        </w:tc>
        <w:tc>
          <w:tcPr>
            <w:tcW w:w="619" w:type="dxa"/>
            <w:noWrap/>
            <w:hideMark/>
          </w:tcPr>
          <w:p w14:paraId="07FD3939" w14:textId="3CA13DE0" w:rsidR="00CB6958" w:rsidRPr="00861362" w:rsidDel="000A1486" w:rsidRDefault="00CB6958" w:rsidP="00806FD8">
            <w:pPr>
              <w:jc w:val="left"/>
              <w:rPr>
                <w:del w:id="643" w:author="Em Lim" w:date="2025-07-31T17:49:00Z" w16du:dateUtc="2025-08-01T00:49:00Z"/>
                <w:b/>
                <w:bCs/>
                <w:color w:val="000000"/>
              </w:rPr>
            </w:pPr>
            <w:del w:id="644" w:author="Em Lim" w:date="2025-07-31T17:49:00Z" w16du:dateUtc="2025-08-01T00:49:00Z">
              <w:r w:rsidRPr="00861362" w:rsidDel="000A1486">
                <w:rPr>
                  <w:b/>
                  <w:bCs/>
                  <w:color w:val="000000"/>
                </w:rPr>
                <w:delText>Estimate</w:delText>
              </w:r>
            </w:del>
          </w:p>
        </w:tc>
        <w:tc>
          <w:tcPr>
            <w:tcW w:w="1507" w:type="dxa"/>
            <w:noWrap/>
            <w:hideMark/>
          </w:tcPr>
          <w:p w14:paraId="1888F489" w14:textId="064D9577" w:rsidR="00CB6958" w:rsidRPr="00861362" w:rsidDel="000A1486" w:rsidRDefault="00CB6958" w:rsidP="00806FD8">
            <w:pPr>
              <w:jc w:val="left"/>
              <w:rPr>
                <w:del w:id="645" w:author="Em Lim" w:date="2025-07-31T17:49:00Z" w16du:dateUtc="2025-08-01T00:49:00Z"/>
                <w:b/>
                <w:bCs/>
                <w:color w:val="000000"/>
              </w:rPr>
            </w:pPr>
            <w:del w:id="646" w:author="Em Lim" w:date="2025-07-31T17:49:00Z" w16du:dateUtc="2025-08-01T00:49:00Z">
              <w:r w:rsidRPr="00861362" w:rsidDel="000A1486">
                <w:rPr>
                  <w:b/>
                  <w:bCs/>
                  <w:color w:val="000000"/>
                </w:rPr>
                <w:delText>Std. error</w:delText>
              </w:r>
            </w:del>
          </w:p>
        </w:tc>
        <w:tc>
          <w:tcPr>
            <w:tcW w:w="1093" w:type="dxa"/>
            <w:noWrap/>
            <w:hideMark/>
          </w:tcPr>
          <w:p w14:paraId="5919E16B" w14:textId="652EB5D5" w:rsidR="00CB6958" w:rsidRPr="00861362" w:rsidDel="000A1486" w:rsidRDefault="00CB6958" w:rsidP="00806FD8">
            <w:pPr>
              <w:jc w:val="left"/>
              <w:rPr>
                <w:del w:id="647" w:author="Em Lim" w:date="2025-07-31T17:49:00Z" w16du:dateUtc="2025-08-01T00:49:00Z"/>
                <w:b/>
                <w:bCs/>
                <w:color w:val="000000"/>
              </w:rPr>
            </w:pPr>
            <w:del w:id="648" w:author="Em Lim" w:date="2025-07-31T17:49:00Z" w16du:dateUtc="2025-08-01T00:49:00Z">
              <w:r w:rsidRPr="00861362" w:rsidDel="000A1486">
                <w:rPr>
                  <w:b/>
                  <w:bCs/>
                  <w:color w:val="000000"/>
                </w:rPr>
                <w:delText>z value</w:delText>
              </w:r>
            </w:del>
          </w:p>
        </w:tc>
        <w:tc>
          <w:tcPr>
            <w:tcW w:w="1300" w:type="dxa"/>
            <w:noWrap/>
            <w:hideMark/>
          </w:tcPr>
          <w:p w14:paraId="50E9A1CF" w14:textId="1D2AE73C" w:rsidR="00CB6958" w:rsidRPr="00861362" w:rsidDel="000A1486" w:rsidRDefault="00CB6958" w:rsidP="00806FD8">
            <w:pPr>
              <w:jc w:val="left"/>
              <w:rPr>
                <w:del w:id="649" w:author="Em Lim" w:date="2025-07-31T17:49:00Z" w16du:dateUtc="2025-08-01T00:49:00Z"/>
                <w:b/>
                <w:bCs/>
                <w:color w:val="000000"/>
              </w:rPr>
            </w:pPr>
            <w:del w:id="650" w:author="Em Lim" w:date="2025-07-31T17:49:00Z" w16du:dateUtc="2025-08-01T00:49:00Z">
              <w:r w:rsidRPr="00861362" w:rsidDel="000A1486">
                <w:rPr>
                  <w:b/>
                  <w:bCs/>
                  <w:color w:val="000000"/>
                </w:rPr>
                <w:delText>p value</w:delText>
              </w:r>
            </w:del>
          </w:p>
        </w:tc>
      </w:tr>
      <w:tr w:rsidR="00CB6958" w:rsidRPr="00861362" w:rsidDel="000A1486" w14:paraId="3A60C513" w14:textId="2920111F" w:rsidTr="00806FD8">
        <w:trPr>
          <w:trHeight w:val="320"/>
          <w:del w:id="651" w:author="Em Lim" w:date="2025-07-31T17:49:00Z" w16du:dateUtc="2025-08-01T00:49:00Z"/>
        </w:trPr>
        <w:tc>
          <w:tcPr>
            <w:tcW w:w="3261" w:type="dxa"/>
            <w:noWrap/>
            <w:hideMark/>
          </w:tcPr>
          <w:p w14:paraId="1EA9E5B7" w14:textId="00AFD1D9" w:rsidR="00CB6958" w:rsidRPr="00861362" w:rsidDel="000A1486" w:rsidRDefault="00CB6958" w:rsidP="00806FD8">
            <w:pPr>
              <w:jc w:val="left"/>
              <w:rPr>
                <w:del w:id="652" w:author="Em Lim" w:date="2025-07-31T17:49:00Z" w16du:dateUtc="2025-08-01T00:49:00Z"/>
                <w:color w:val="000000"/>
              </w:rPr>
            </w:pPr>
            <w:del w:id="653" w:author="Em Lim" w:date="2025-07-31T17:49:00Z" w16du:dateUtc="2025-08-01T00:49:00Z">
              <w:r w:rsidRPr="00861362" w:rsidDel="000A1486">
                <w:rPr>
                  <w:color w:val="000000"/>
                </w:rPr>
                <w:delText>Intercept</w:delText>
              </w:r>
            </w:del>
          </w:p>
        </w:tc>
        <w:tc>
          <w:tcPr>
            <w:tcW w:w="619" w:type="dxa"/>
            <w:noWrap/>
            <w:hideMark/>
          </w:tcPr>
          <w:p w14:paraId="76DE4FD4" w14:textId="78506C4F" w:rsidR="00CB6958" w:rsidRPr="00861362" w:rsidDel="000A1486" w:rsidRDefault="00CB6958" w:rsidP="00806FD8">
            <w:pPr>
              <w:jc w:val="left"/>
              <w:rPr>
                <w:del w:id="654" w:author="Em Lim" w:date="2025-07-31T17:49:00Z" w16du:dateUtc="2025-08-01T00:49:00Z"/>
                <w:color w:val="000000"/>
              </w:rPr>
            </w:pPr>
            <w:del w:id="655" w:author="Em Lim" w:date="2025-07-31T17:49:00Z" w16du:dateUtc="2025-08-01T00:49:00Z">
              <w:r w:rsidRPr="00861362" w:rsidDel="000A1486">
                <w:rPr>
                  <w:color w:val="000000"/>
                </w:rPr>
                <w:delText>-0.19</w:delText>
              </w:r>
            </w:del>
          </w:p>
        </w:tc>
        <w:tc>
          <w:tcPr>
            <w:tcW w:w="1507" w:type="dxa"/>
            <w:noWrap/>
            <w:hideMark/>
          </w:tcPr>
          <w:p w14:paraId="49A97A9E" w14:textId="0A9E1EEA" w:rsidR="00CB6958" w:rsidRPr="00861362" w:rsidDel="000A1486" w:rsidRDefault="00CB6958" w:rsidP="00806FD8">
            <w:pPr>
              <w:jc w:val="left"/>
              <w:rPr>
                <w:del w:id="656" w:author="Em Lim" w:date="2025-07-31T17:49:00Z" w16du:dateUtc="2025-08-01T00:49:00Z"/>
                <w:color w:val="000000"/>
              </w:rPr>
            </w:pPr>
            <w:del w:id="657" w:author="Em Lim" w:date="2025-07-31T17:49:00Z" w16du:dateUtc="2025-08-01T00:49:00Z">
              <w:r w:rsidRPr="00861362" w:rsidDel="000A1486">
                <w:rPr>
                  <w:color w:val="000000"/>
                </w:rPr>
                <w:delText>0.33</w:delText>
              </w:r>
            </w:del>
          </w:p>
        </w:tc>
        <w:tc>
          <w:tcPr>
            <w:tcW w:w="1093" w:type="dxa"/>
            <w:noWrap/>
            <w:hideMark/>
          </w:tcPr>
          <w:p w14:paraId="05D1C9F5" w14:textId="077B419C" w:rsidR="00CB6958" w:rsidRPr="00861362" w:rsidDel="000A1486" w:rsidRDefault="00CB6958" w:rsidP="00806FD8">
            <w:pPr>
              <w:jc w:val="left"/>
              <w:rPr>
                <w:del w:id="658" w:author="Em Lim" w:date="2025-07-31T17:49:00Z" w16du:dateUtc="2025-08-01T00:49:00Z"/>
                <w:color w:val="000000"/>
              </w:rPr>
            </w:pPr>
            <w:del w:id="659" w:author="Em Lim" w:date="2025-07-31T17:49:00Z" w16du:dateUtc="2025-08-01T00:49:00Z">
              <w:r w:rsidRPr="00861362" w:rsidDel="000A1486">
                <w:rPr>
                  <w:color w:val="000000"/>
                </w:rPr>
                <w:delText>-0.59</w:delText>
              </w:r>
            </w:del>
          </w:p>
        </w:tc>
        <w:tc>
          <w:tcPr>
            <w:tcW w:w="1300" w:type="dxa"/>
            <w:noWrap/>
            <w:hideMark/>
          </w:tcPr>
          <w:p w14:paraId="5C3D6537" w14:textId="30618B0C" w:rsidR="00CB6958" w:rsidRPr="00861362" w:rsidDel="000A1486" w:rsidRDefault="00CB6958" w:rsidP="00806FD8">
            <w:pPr>
              <w:jc w:val="left"/>
              <w:rPr>
                <w:del w:id="660" w:author="Em Lim" w:date="2025-07-31T17:49:00Z" w16du:dateUtc="2025-08-01T00:49:00Z"/>
                <w:color w:val="000000"/>
              </w:rPr>
            </w:pPr>
            <w:del w:id="661" w:author="Em Lim" w:date="2025-07-31T17:49:00Z" w16du:dateUtc="2025-08-01T00:49:00Z">
              <w:r w:rsidRPr="00861362" w:rsidDel="000A1486">
                <w:rPr>
                  <w:color w:val="000000"/>
                </w:rPr>
                <w:delText>0.56</w:delText>
              </w:r>
            </w:del>
          </w:p>
        </w:tc>
      </w:tr>
      <w:tr w:rsidR="00CB6958" w:rsidRPr="00861362" w:rsidDel="000A1486" w14:paraId="257DBD08" w14:textId="52FED344" w:rsidTr="00806FD8">
        <w:trPr>
          <w:trHeight w:val="320"/>
          <w:del w:id="662" w:author="Em Lim" w:date="2025-07-31T17:49:00Z" w16du:dateUtc="2025-08-01T00:49:00Z"/>
        </w:trPr>
        <w:tc>
          <w:tcPr>
            <w:tcW w:w="3261" w:type="dxa"/>
            <w:noWrap/>
            <w:hideMark/>
          </w:tcPr>
          <w:p w14:paraId="2D75386E" w14:textId="29DE8E39" w:rsidR="00CB6958" w:rsidRPr="00861362" w:rsidDel="000A1486" w:rsidRDefault="00CB6958" w:rsidP="00806FD8">
            <w:pPr>
              <w:jc w:val="left"/>
              <w:rPr>
                <w:del w:id="663" w:author="Em Lim" w:date="2025-07-31T17:49:00Z" w16du:dateUtc="2025-08-01T00:49:00Z"/>
                <w:color w:val="000000"/>
              </w:rPr>
            </w:pPr>
            <w:del w:id="664" w:author="Em Lim" w:date="2025-07-31T17:49:00Z" w16du:dateUtc="2025-08-01T00:49:00Z">
              <w:r w:rsidRPr="00861362" w:rsidDel="000A1486">
                <w:rPr>
                  <w:color w:val="000000"/>
                </w:rPr>
                <w:delText>Abundance</w:delText>
              </w:r>
            </w:del>
          </w:p>
        </w:tc>
        <w:tc>
          <w:tcPr>
            <w:tcW w:w="619" w:type="dxa"/>
            <w:noWrap/>
            <w:hideMark/>
          </w:tcPr>
          <w:p w14:paraId="0502953A" w14:textId="3A08BB72" w:rsidR="00CB6958" w:rsidRPr="00861362" w:rsidDel="000A1486" w:rsidRDefault="00CB6958" w:rsidP="00806FD8">
            <w:pPr>
              <w:jc w:val="left"/>
              <w:rPr>
                <w:del w:id="665" w:author="Em Lim" w:date="2025-07-31T17:49:00Z" w16du:dateUtc="2025-08-01T00:49:00Z"/>
                <w:color w:val="000000"/>
              </w:rPr>
            </w:pPr>
            <w:del w:id="666" w:author="Em Lim" w:date="2025-07-31T17:49:00Z" w16du:dateUtc="2025-08-01T00:49:00Z">
              <w:r w:rsidRPr="00861362" w:rsidDel="000A1486">
                <w:rPr>
                  <w:color w:val="000000"/>
                </w:rPr>
                <w:delText>1.42</w:delText>
              </w:r>
            </w:del>
          </w:p>
        </w:tc>
        <w:tc>
          <w:tcPr>
            <w:tcW w:w="1507" w:type="dxa"/>
            <w:noWrap/>
            <w:hideMark/>
          </w:tcPr>
          <w:p w14:paraId="4F238D90" w14:textId="6BF5F0D4" w:rsidR="00CB6958" w:rsidRPr="00861362" w:rsidDel="000A1486" w:rsidRDefault="00CB6958" w:rsidP="00806FD8">
            <w:pPr>
              <w:jc w:val="left"/>
              <w:rPr>
                <w:del w:id="667" w:author="Em Lim" w:date="2025-07-31T17:49:00Z" w16du:dateUtc="2025-08-01T00:49:00Z"/>
                <w:color w:val="000000"/>
              </w:rPr>
            </w:pPr>
            <w:del w:id="668" w:author="Em Lim" w:date="2025-07-31T17:49:00Z" w16du:dateUtc="2025-08-01T00:49:00Z">
              <w:r w:rsidRPr="00861362" w:rsidDel="000A1486">
                <w:rPr>
                  <w:color w:val="000000"/>
                </w:rPr>
                <w:delText>0.67</w:delText>
              </w:r>
            </w:del>
          </w:p>
        </w:tc>
        <w:tc>
          <w:tcPr>
            <w:tcW w:w="1093" w:type="dxa"/>
            <w:noWrap/>
            <w:hideMark/>
          </w:tcPr>
          <w:p w14:paraId="21FAAFB2" w14:textId="05227FA1" w:rsidR="00CB6958" w:rsidRPr="00861362" w:rsidDel="000A1486" w:rsidRDefault="00CB6958" w:rsidP="00806FD8">
            <w:pPr>
              <w:jc w:val="left"/>
              <w:rPr>
                <w:del w:id="669" w:author="Em Lim" w:date="2025-07-31T17:49:00Z" w16du:dateUtc="2025-08-01T00:49:00Z"/>
                <w:color w:val="000000"/>
              </w:rPr>
            </w:pPr>
            <w:del w:id="670" w:author="Em Lim" w:date="2025-07-31T17:49:00Z" w16du:dateUtc="2025-08-01T00:49:00Z">
              <w:r w:rsidRPr="00861362" w:rsidDel="000A1486">
                <w:rPr>
                  <w:color w:val="000000"/>
                </w:rPr>
                <w:delText>2.13</w:delText>
              </w:r>
            </w:del>
          </w:p>
        </w:tc>
        <w:tc>
          <w:tcPr>
            <w:tcW w:w="1300" w:type="dxa"/>
            <w:noWrap/>
            <w:hideMark/>
          </w:tcPr>
          <w:p w14:paraId="29330619" w14:textId="313B8234" w:rsidR="00CB6958" w:rsidRPr="00861362" w:rsidDel="000A1486" w:rsidRDefault="00CB6958" w:rsidP="00806FD8">
            <w:pPr>
              <w:jc w:val="left"/>
              <w:rPr>
                <w:del w:id="671" w:author="Em Lim" w:date="2025-07-31T17:49:00Z" w16du:dateUtc="2025-08-01T00:49:00Z"/>
                <w:color w:val="000000"/>
              </w:rPr>
            </w:pPr>
            <w:del w:id="672" w:author="Em Lim" w:date="2025-07-31T17:49:00Z" w16du:dateUtc="2025-08-01T00:49:00Z">
              <w:r w:rsidRPr="00861362" w:rsidDel="000A1486">
                <w:rPr>
                  <w:color w:val="000000"/>
                </w:rPr>
                <w:delText>0.03</w:delText>
              </w:r>
            </w:del>
          </w:p>
        </w:tc>
      </w:tr>
      <w:tr w:rsidR="00CB6958" w:rsidRPr="00861362" w:rsidDel="000A1486" w14:paraId="78A420E7" w14:textId="15DAFACF" w:rsidTr="00806FD8">
        <w:trPr>
          <w:trHeight w:val="320"/>
          <w:del w:id="673" w:author="Em Lim" w:date="2025-07-31T17:49:00Z" w16du:dateUtc="2025-08-01T00:49:00Z"/>
        </w:trPr>
        <w:tc>
          <w:tcPr>
            <w:tcW w:w="3261" w:type="dxa"/>
            <w:noWrap/>
            <w:hideMark/>
          </w:tcPr>
          <w:p w14:paraId="63C9AE7A" w14:textId="72AEBE3A" w:rsidR="00CB6958" w:rsidRPr="00861362" w:rsidDel="000A1486" w:rsidRDefault="00CB6958" w:rsidP="00806FD8">
            <w:pPr>
              <w:jc w:val="left"/>
              <w:rPr>
                <w:del w:id="674" w:author="Em Lim" w:date="2025-07-31T17:49:00Z" w16du:dateUtc="2025-08-01T00:49:00Z"/>
                <w:color w:val="000000"/>
              </w:rPr>
            </w:pPr>
            <w:del w:id="675" w:author="Em Lim" w:date="2025-07-31T17:49:00Z" w16du:dateUtc="2025-08-01T00:49:00Z">
              <w:r w:rsidRPr="00861362" w:rsidDel="000A1486">
                <w:rPr>
                  <w:color w:val="000000"/>
                </w:rPr>
                <w:delText>Tide exchange</w:delText>
              </w:r>
            </w:del>
          </w:p>
        </w:tc>
        <w:tc>
          <w:tcPr>
            <w:tcW w:w="619" w:type="dxa"/>
            <w:noWrap/>
            <w:hideMark/>
          </w:tcPr>
          <w:p w14:paraId="4B375E9A" w14:textId="77DD7F70" w:rsidR="00CB6958" w:rsidRPr="00861362" w:rsidDel="000A1486" w:rsidRDefault="00CB6958" w:rsidP="00806FD8">
            <w:pPr>
              <w:jc w:val="left"/>
              <w:rPr>
                <w:del w:id="676" w:author="Em Lim" w:date="2025-07-31T17:49:00Z" w16du:dateUtc="2025-08-01T00:49:00Z"/>
                <w:color w:val="000000"/>
              </w:rPr>
            </w:pPr>
            <w:del w:id="677" w:author="Em Lim" w:date="2025-07-31T17:49:00Z" w16du:dateUtc="2025-08-01T00:49:00Z">
              <w:r w:rsidRPr="00861362" w:rsidDel="000A1486">
                <w:rPr>
                  <w:color w:val="000000"/>
                </w:rPr>
                <w:delText>0.03</w:delText>
              </w:r>
            </w:del>
          </w:p>
        </w:tc>
        <w:tc>
          <w:tcPr>
            <w:tcW w:w="1507" w:type="dxa"/>
            <w:noWrap/>
            <w:hideMark/>
          </w:tcPr>
          <w:p w14:paraId="26352372" w14:textId="43B5CE83" w:rsidR="00CB6958" w:rsidRPr="00861362" w:rsidDel="000A1486" w:rsidRDefault="00CB6958" w:rsidP="00806FD8">
            <w:pPr>
              <w:jc w:val="left"/>
              <w:rPr>
                <w:del w:id="678" w:author="Em Lim" w:date="2025-07-31T17:49:00Z" w16du:dateUtc="2025-08-01T00:49:00Z"/>
                <w:color w:val="000000"/>
              </w:rPr>
            </w:pPr>
            <w:del w:id="679" w:author="Em Lim" w:date="2025-07-31T17:49:00Z" w16du:dateUtc="2025-08-01T00:49:00Z">
              <w:r w:rsidRPr="00861362" w:rsidDel="000A1486">
                <w:rPr>
                  <w:color w:val="000000"/>
                </w:rPr>
                <w:delText>0.16</w:delText>
              </w:r>
            </w:del>
          </w:p>
        </w:tc>
        <w:tc>
          <w:tcPr>
            <w:tcW w:w="1093" w:type="dxa"/>
            <w:noWrap/>
            <w:hideMark/>
          </w:tcPr>
          <w:p w14:paraId="5F9D9CA9" w14:textId="5BBBE93F" w:rsidR="00CB6958" w:rsidRPr="00861362" w:rsidDel="000A1486" w:rsidRDefault="00CB6958" w:rsidP="00806FD8">
            <w:pPr>
              <w:jc w:val="left"/>
              <w:rPr>
                <w:del w:id="680" w:author="Em Lim" w:date="2025-07-31T17:49:00Z" w16du:dateUtc="2025-08-01T00:49:00Z"/>
                <w:color w:val="000000"/>
              </w:rPr>
            </w:pPr>
            <w:del w:id="681" w:author="Em Lim" w:date="2025-07-31T17:49:00Z" w16du:dateUtc="2025-08-01T00:49:00Z">
              <w:r w:rsidRPr="00861362" w:rsidDel="000A1486">
                <w:rPr>
                  <w:color w:val="000000"/>
                </w:rPr>
                <w:delText>0.21</w:delText>
              </w:r>
            </w:del>
          </w:p>
        </w:tc>
        <w:tc>
          <w:tcPr>
            <w:tcW w:w="1300" w:type="dxa"/>
            <w:noWrap/>
            <w:hideMark/>
          </w:tcPr>
          <w:p w14:paraId="3C8FEDD7" w14:textId="5A875BD6" w:rsidR="00CB6958" w:rsidRPr="00861362" w:rsidDel="000A1486" w:rsidRDefault="00CB6958" w:rsidP="00806FD8">
            <w:pPr>
              <w:jc w:val="left"/>
              <w:rPr>
                <w:del w:id="682" w:author="Em Lim" w:date="2025-07-31T17:49:00Z" w16du:dateUtc="2025-08-01T00:49:00Z"/>
                <w:color w:val="000000"/>
              </w:rPr>
            </w:pPr>
            <w:del w:id="683" w:author="Em Lim" w:date="2025-07-31T17:49:00Z" w16du:dateUtc="2025-08-01T00:49:00Z">
              <w:r w:rsidRPr="00861362" w:rsidDel="000A1486">
                <w:rPr>
                  <w:color w:val="000000"/>
                </w:rPr>
                <w:delText>0.84</w:delText>
              </w:r>
            </w:del>
          </w:p>
        </w:tc>
      </w:tr>
      <w:tr w:rsidR="00CB6958" w:rsidRPr="00861362" w:rsidDel="000A1486" w14:paraId="11A0250E" w14:textId="69437DD6" w:rsidTr="00806FD8">
        <w:trPr>
          <w:trHeight w:val="320"/>
          <w:del w:id="684" w:author="Em Lim" w:date="2025-07-31T17:49:00Z" w16du:dateUtc="2025-08-01T00:49:00Z"/>
        </w:trPr>
        <w:tc>
          <w:tcPr>
            <w:tcW w:w="3261" w:type="dxa"/>
            <w:noWrap/>
            <w:hideMark/>
          </w:tcPr>
          <w:p w14:paraId="4B8F28EA" w14:textId="52C18A89" w:rsidR="00CB6958" w:rsidRPr="00861362" w:rsidDel="000A1486" w:rsidRDefault="00CB6958" w:rsidP="00806FD8">
            <w:pPr>
              <w:jc w:val="left"/>
              <w:rPr>
                <w:del w:id="685" w:author="Em Lim" w:date="2025-07-31T17:49:00Z" w16du:dateUtc="2025-08-01T00:49:00Z"/>
                <w:color w:val="000000"/>
              </w:rPr>
            </w:pPr>
            <w:del w:id="686" w:author="Em Lim" w:date="2025-07-31T17:49:00Z" w16du:dateUtc="2025-08-01T00:49:00Z">
              <w:r w:rsidRPr="00861362" w:rsidDel="000A1486">
                <w:rPr>
                  <w:color w:val="000000"/>
                </w:rPr>
                <w:delText>Biodiversity</w:delText>
              </w:r>
            </w:del>
          </w:p>
        </w:tc>
        <w:tc>
          <w:tcPr>
            <w:tcW w:w="619" w:type="dxa"/>
            <w:noWrap/>
            <w:hideMark/>
          </w:tcPr>
          <w:p w14:paraId="4E218188" w14:textId="3BEF5B73" w:rsidR="00CB6958" w:rsidRPr="00861362" w:rsidDel="000A1486" w:rsidRDefault="00CB6958" w:rsidP="00806FD8">
            <w:pPr>
              <w:jc w:val="left"/>
              <w:rPr>
                <w:del w:id="687" w:author="Em Lim" w:date="2025-07-31T17:49:00Z" w16du:dateUtc="2025-08-01T00:49:00Z"/>
                <w:color w:val="000000"/>
              </w:rPr>
            </w:pPr>
            <w:del w:id="688" w:author="Em Lim" w:date="2025-07-31T17:49:00Z" w16du:dateUtc="2025-08-01T00:49:00Z">
              <w:r w:rsidRPr="00861362" w:rsidDel="000A1486">
                <w:rPr>
                  <w:color w:val="000000"/>
                </w:rPr>
                <w:delText>-0.01</w:delText>
              </w:r>
            </w:del>
          </w:p>
        </w:tc>
        <w:tc>
          <w:tcPr>
            <w:tcW w:w="1507" w:type="dxa"/>
            <w:noWrap/>
            <w:hideMark/>
          </w:tcPr>
          <w:p w14:paraId="76732727" w14:textId="1675D143" w:rsidR="00CB6958" w:rsidRPr="00861362" w:rsidDel="000A1486" w:rsidRDefault="00CB6958" w:rsidP="00806FD8">
            <w:pPr>
              <w:jc w:val="left"/>
              <w:rPr>
                <w:del w:id="689" w:author="Em Lim" w:date="2025-07-31T17:49:00Z" w16du:dateUtc="2025-08-01T00:49:00Z"/>
                <w:color w:val="000000"/>
              </w:rPr>
            </w:pPr>
            <w:del w:id="690" w:author="Em Lim" w:date="2025-07-31T17:49:00Z" w16du:dateUtc="2025-08-01T00:49:00Z">
              <w:r w:rsidRPr="00861362" w:rsidDel="000A1486">
                <w:rPr>
                  <w:color w:val="000000"/>
                </w:rPr>
                <w:delText>0.09</w:delText>
              </w:r>
            </w:del>
          </w:p>
        </w:tc>
        <w:tc>
          <w:tcPr>
            <w:tcW w:w="1093" w:type="dxa"/>
            <w:noWrap/>
            <w:hideMark/>
          </w:tcPr>
          <w:p w14:paraId="3AB200D3" w14:textId="6213C586" w:rsidR="00CB6958" w:rsidRPr="00861362" w:rsidDel="000A1486" w:rsidRDefault="00CB6958" w:rsidP="00806FD8">
            <w:pPr>
              <w:jc w:val="left"/>
              <w:rPr>
                <w:del w:id="691" w:author="Em Lim" w:date="2025-07-31T17:49:00Z" w16du:dateUtc="2025-08-01T00:49:00Z"/>
                <w:color w:val="000000"/>
              </w:rPr>
            </w:pPr>
            <w:del w:id="692" w:author="Em Lim" w:date="2025-07-31T17:49:00Z" w16du:dateUtc="2025-08-01T00:49:00Z">
              <w:r w:rsidRPr="00861362" w:rsidDel="000A1486">
                <w:rPr>
                  <w:color w:val="000000"/>
                </w:rPr>
                <w:delText>-0.09</w:delText>
              </w:r>
            </w:del>
          </w:p>
        </w:tc>
        <w:tc>
          <w:tcPr>
            <w:tcW w:w="1300" w:type="dxa"/>
            <w:noWrap/>
            <w:hideMark/>
          </w:tcPr>
          <w:p w14:paraId="59D669A8" w14:textId="70618BF7" w:rsidR="00CB6958" w:rsidRPr="00861362" w:rsidDel="000A1486" w:rsidRDefault="00CB6958" w:rsidP="00806FD8">
            <w:pPr>
              <w:jc w:val="left"/>
              <w:rPr>
                <w:del w:id="693" w:author="Em Lim" w:date="2025-07-31T17:49:00Z" w16du:dateUtc="2025-08-01T00:49:00Z"/>
                <w:color w:val="000000"/>
              </w:rPr>
            </w:pPr>
            <w:del w:id="694" w:author="Em Lim" w:date="2025-07-31T17:49:00Z" w16du:dateUtc="2025-08-01T00:49:00Z">
              <w:r w:rsidRPr="00861362" w:rsidDel="000A1486">
                <w:rPr>
                  <w:color w:val="000000"/>
                </w:rPr>
                <w:delText>0.93</w:delText>
              </w:r>
            </w:del>
          </w:p>
        </w:tc>
      </w:tr>
      <w:tr w:rsidR="00CB6958" w:rsidRPr="00861362" w:rsidDel="000A1486" w14:paraId="4697330B" w14:textId="414C4C53" w:rsidTr="00806FD8">
        <w:trPr>
          <w:trHeight w:val="320"/>
          <w:del w:id="695" w:author="Em Lim" w:date="2025-07-31T17:49:00Z" w16du:dateUtc="2025-08-01T00:49:00Z"/>
        </w:trPr>
        <w:tc>
          <w:tcPr>
            <w:tcW w:w="3261" w:type="dxa"/>
            <w:noWrap/>
            <w:hideMark/>
          </w:tcPr>
          <w:p w14:paraId="47BA4774" w14:textId="64208CD4" w:rsidR="00CB6958" w:rsidRPr="00861362" w:rsidDel="000A1486" w:rsidRDefault="00CB6958" w:rsidP="00806FD8">
            <w:pPr>
              <w:jc w:val="left"/>
              <w:rPr>
                <w:del w:id="696" w:author="Em Lim" w:date="2025-07-31T17:49:00Z" w16du:dateUtc="2025-08-01T00:49:00Z"/>
                <w:color w:val="000000"/>
              </w:rPr>
            </w:pPr>
            <w:del w:id="697" w:author="Em Lim" w:date="2025-07-31T17:49:00Z" w16du:dateUtc="2025-08-01T00:49:00Z">
              <w:r w:rsidRPr="00861362" w:rsidDel="000A1486">
                <w:rPr>
                  <w:color w:val="000000"/>
                </w:rPr>
                <w:delText>Depth</w:delText>
              </w:r>
            </w:del>
          </w:p>
        </w:tc>
        <w:tc>
          <w:tcPr>
            <w:tcW w:w="619" w:type="dxa"/>
            <w:noWrap/>
            <w:hideMark/>
          </w:tcPr>
          <w:p w14:paraId="5053FDEA" w14:textId="381377EE" w:rsidR="00CB6958" w:rsidRPr="00861362" w:rsidDel="000A1486" w:rsidRDefault="00CB6958" w:rsidP="00806FD8">
            <w:pPr>
              <w:jc w:val="left"/>
              <w:rPr>
                <w:del w:id="698" w:author="Em Lim" w:date="2025-07-31T17:49:00Z" w16du:dateUtc="2025-08-01T00:49:00Z"/>
                <w:color w:val="000000"/>
              </w:rPr>
            </w:pPr>
            <w:del w:id="699" w:author="Em Lim" w:date="2025-07-31T17:49:00Z" w16du:dateUtc="2025-08-01T00:49:00Z">
              <w:r w:rsidRPr="00861362" w:rsidDel="000A1486">
                <w:rPr>
                  <w:color w:val="000000"/>
                </w:rPr>
                <w:delText>0.00</w:delText>
              </w:r>
            </w:del>
          </w:p>
        </w:tc>
        <w:tc>
          <w:tcPr>
            <w:tcW w:w="1507" w:type="dxa"/>
            <w:noWrap/>
            <w:hideMark/>
          </w:tcPr>
          <w:p w14:paraId="4140CC81" w14:textId="5EDB39FD" w:rsidR="00CB6958" w:rsidRPr="00861362" w:rsidDel="000A1486" w:rsidRDefault="00CB6958" w:rsidP="00806FD8">
            <w:pPr>
              <w:jc w:val="left"/>
              <w:rPr>
                <w:del w:id="700" w:author="Em Lim" w:date="2025-07-31T17:49:00Z" w16du:dateUtc="2025-08-01T00:49:00Z"/>
                <w:color w:val="000000"/>
              </w:rPr>
            </w:pPr>
            <w:del w:id="701" w:author="Em Lim" w:date="2025-07-31T17:49:00Z" w16du:dateUtc="2025-08-01T00:49:00Z">
              <w:r w:rsidRPr="00861362" w:rsidDel="000A1486">
                <w:rPr>
                  <w:color w:val="000000"/>
                </w:rPr>
                <w:delText>0.09</w:delText>
              </w:r>
            </w:del>
          </w:p>
        </w:tc>
        <w:tc>
          <w:tcPr>
            <w:tcW w:w="1093" w:type="dxa"/>
            <w:noWrap/>
            <w:hideMark/>
          </w:tcPr>
          <w:p w14:paraId="6DF24A2D" w14:textId="60736767" w:rsidR="00CB6958" w:rsidRPr="00861362" w:rsidDel="000A1486" w:rsidRDefault="00CB6958" w:rsidP="00806FD8">
            <w:pPr>
              <w:jc w:val="left"/>
              <w:rPr>
                <w:del w:id="702" w:author="Em Lim" w:date="2025-07-31T17:49:00Z" w16du:dateUtc="2025-08-01T00:49:00Z"/>
                <w:color w:val="000000"/>
              </w:rPr>
            </w:pPr>
            <w:del w:id="703" w:author="Em Lim" w:date="2025-07-31T17:49:00Z" w16du:dateUtc="2025-08-01T00:49:00Z">
              <w:r w:rsidRPr="00861362" w:rsidDel="000A1486">
                <w:rPr>
                  <w:color w:val="000000"/>
                </w:rPr>
                <w:delText>0.05</w:delText>
              </w:r>
            </w:del>
          </w:p>
        </w:tc>
        <w:tc>
          <w:tcPr>
            <w:tcW w:w="1300" w:type="dxa"/>
            <w:noWrap/>
            <w:hideMark/>
          </w:tcPr>
          <w:p w14:paraId="03148DF9" w14:textId="6FBD03EB" w:rsidR="00CB6958" w:rsidRPr="00861362" w:rsidDel="000A1486" w:rsidRDefault="00CB6958" w:rsidP="00806FD8">
            <w:pPr>
              <w:jc w:val="left"/>
              <w:rPr>
                <w:del w:id="704" w:author="Em Lim" w:date="2025-07-31T17:49:00Z" w16du:dateUtc="2025-08-01T00:49:00Z"/>
                <w:color w:val="000000"/>
              </w:rPr>
            </w:pPr>
            <w:del w:id="705" w:author="Em Lim" w:date="2025-07-31T17:49:00Z" w16du:dateUtc="2025-08-01T00:49:00Z">
              <w:r w:rsidRPr="00861362" w:rsidDel="000A1486">
                <w:rPr>
                  <w:color w:val="000000"/>
                </w:rPr>
                <w:delText>0.96</w:delText>
              </w:r>
            </w:del>
          </w:p>
        </w:tc>
      </w:tr>
      <w:tr w:rsidR="00CB6958" w:rsidRPr="00861362" w:rsidDel="000A1486" w14:paraId="0A745D8F" w14:textId="291F4F6C" w:rsidTr="00806FD8">
        <w:trPr>
          <w:trHeight w:val="320"/>
          <w:del w:id="706" w:author="Em Lim" w:date="2025-07-31T17:49:00Z" w16du:dateUtc="2025-08-01T00:49:00Z"/>
        </w:trPr>
        <w:tc>
          <w:tcPr>
            <w:tcW w:w="3261" w:type="dxa"/>
            <w:noWrap/>
            <w:hideMark/>
          </w:tcPr>
          <w:p w14:paraId="318DFF92" w14:textId="4390ACD8" w:rsidR="00CB6958" w:rsidRPr="00861362" w:rsidDel="000A1486" w:rsidRDefault="00CB6958" w:rsidP="00806FD8">
            <w:pPr>
              <w:jc w:val="left"/>
              <w:rPr>
                <w:del w:id="707" w:author="Em Lim" w:date="2025-07-31T17:49:00Z" w16du:dateUtc="2025-08-01T00:49:00Z"/>
                <w:color w:val="000000"/>
              </w:rPr>
            </w:pPr>
            <w:del w:id="708"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F9254F7" w14:textId="61E47B4C" w:rsidR="00CB6958" w:rsidRPr="00861362" w:rsidDel="000A1486" w:rsidRDefault="00CB6958" w:rsidP="00806FD8">
            <w:pPr>
              <w:jc w:val="left"/>
              <w:rPr>
                <w:del w:id="709" w:author="Em Lim" w:date="2025-07-31T17:49:00Z" w16du:dateUtc="2025-08-01T00:49:00Z"/>
                <w:color w:val="000000"/>
              </w:rPr>
            </w:pPr>
            <w:del w:id="710" w:author="Em Lim" w:date="2025-07-31T17:49:00Z" w16du:dateUtc="2025-08-01T00:49:00Z">
              <w:r w:rsidRPr="00861362" w:rsidDel="000A1486">
                <w:rPr>
                  <w:color w:val="000000"/>
                </w:rPr>
                <w:delText>-0.16</w:delText>
              </w:r>
            </w:del>
          </w:p>
        </w:tc>
        <w:tc>
          <w:tcPr>
            <w:tcW w:w="1507" w:type="dxa"/>
            <w:noWrap/>
            <w:hideMark/>
          </w:tcPr>
          <w:p w14:paraId="1BD241CD" w14:textId="60D3D3E8" w:rsidR="00CB6958" w:rsidRPr="00861362" w:rsidDel="000A1486" w:rsidRDefault="00CB6958" w:rsidP="00806FD8">
            <w:pPr>
              <w:jc w:val="left"/>
              <w:rPr>
                <w:del w:id="711" w:author="Em Lim" w:date="2025-07-31T17:49:00Z" w16du:dateUtc="2025-08-01T00:49:00Z"/>
                <w:color w:val="000000"/>
              </w:rPr>
            </w:pPr>
            <w:del w:id="712" w:author="Em Lim" w:date="2025-07-31T17:49:00Z" w16du:dateUtc="2025-08-01T00:49:00Z">
              <w:r w:rsidRPr="00861362" w:rsidDel="000A1486">
                <w:rPr>
                  <w:color w:val="000000"/>
                </w:rPr>
                <w:delText>0.58</w:delText>
              </w:r>
            </w:del>
          </w:p>
        </w:tc>
        <w:tc>
          <w:tcPr>
            <w:tcW w:w="1093" w:type="dxa"/>
            <w:noWrap/>
            <w:hideMark/>
          </w:tcPr>
          <w:p w14:paraId="6C33268B" w14:textId="65E065CA" w:rsidR="00CB6958" w:rsidRPr="00861362" w:rsidDel="000A1486" w:rsidRDefault="00CB6958" w:rsidP="00806FD8">
            <w:pPr>
              <w:jc w:val="left"/>
              <w:rPr>
                <w:del w:id="713" w:author="Em Lim" w:date="2025-07-31T17:49:00Z" w16du:dateUtc="2025-08-01T00:49:00Z"/>
                <w:color w:val="000000"/>
              </w:rPr>
            </w:pPr>
            <w:del w:id="714" w:author="Em Lim" w:date="2025-07-31T17:49:00Z" w16du:dateUtc="2025-08-01T00:49:00Z">
              <w:r w:rsidRPr="00861362" w:rsidDel="000A1486">
                <w:rPr>
                  <w:color w:val="000000"/>
                </w:rPr>
                <w:delText>-0.28</w:delText>
              </w:r>
            </w:del>
          </w:p>
        </w:tc>
        <w:tc>
          <w:tcPr>
            <w:tcW w:w="1300" w:type="dxa"/>
            <w:noWrap/>
            <w:hideMark/>
          </w:tcPr>
          <w:p w14:paraId="015A90DF" w14:textId="66B782BC" w:rsidR="00CB6958" w:rsidRPr="00861362" w:rsidDel="000A1486" w:rsidRDefault="00CB6958" w:rsidP="00806FD8">
            <w:pPr>
              <w:jc w:val="left"/>
              <w:rPr>
                <w:del w:id="715" w:author="Em Lim" w:date="2025-07-31T17:49:00Z" w16du:dateUtc="2025-08-01T00:49:00Z"/>
                <w:color w:val="000000"/>
              </w:rPr>
            </w:pPr>
            <w:del w:id="716" w:author="Em Lim" w:date="2025-07-31T17:49:00Z" w16du:dateUtc="2025-08-01T00:49:00Z">
              <w:r w:rsidRPr="00861362" w:rsidDel="000A1486">
                <w:rPr>
                  <w:color w:val="000000"/>
                </w:rPr>
                <w:delText>0.78</w:delText>
              </w:r>
            </w:del>
          </w:p>
        </w:tc>
      </w:tr>
    </w:tbl>
    <w:p w14:paraId="2D35E050" w14:textId="3136B601" w:rsidR="00CB6958" w:rsidRPr="00861362" w:rsidDel="000A1486" w:rsidRDefault="00CB6958" w:rsidP="00CB6958">
      <w:pPr>
        <w:rPr>
          <w:del w:id="717" w:author="Em Lim" w:date="2025-07-31T17:49:00Z" w16du:dateUtc="2025-08-01T00:49:00Z"/>
        </w:rPr>
      </w:pPr>
    </w:p>
    <w:p w14:paraId="06EB263C" w14:textId="3AB09C02" w:rsidR="00CB6958" w:rsidRPr="00657643" w:rsidDel="000A1486" w:rsidRDefault="00CB6958" w:rsidP="000A1486">
      <w:pPr>
        <w:rPr>
          <w:del w:id="718" w:author="Em Lim" w:date="2025-07-31T17:49:00Z" w16du:dateUtc="2025-08-01T00:49:00Z"/>
          <w:color w:val="000000"/>
          <w:sz w:val="18"/>
          <w:szCs w:val="18"/>
        </w:rPr>
        <w:pPrChange w:id="719" w:author="Em Lim" w:date="2025-07-31T17:49:00Z" w16du:dateUtc="2025-08-01T00:49:00Z">
          <w:pPr/>
        </w:pPrChange>
      </w:pPr>
      <w:del w:id="720" w:author="Em Lim" w:date="2025-07-31T17:49:00Z" w16du:dateUtc="2025-08-01T00:49:00Z">
        <w:r w:rsidDel="000A1486">
          <w:rPr>
            <w:color w:val="000000"/>
            <w:sz w:val="18"/>
            <w:szCs w:val="18"/>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15E11271" w14:textId="13A3732E" w:rsidTr="00806FD8">
        <w:trPr>
          <w:cnfStyle w:val="100000000000" w:firstRow="1" w:lastRow="0" w:firstColumn="0" w:lastColumn="0" w:oddVBand="0" w:evenVBand="0" w:oddHBand="0" w:evenHBand="0" w:firstRowFirstColumn="0" w:firstRowLastColumn="0" w:lastRowFirstColumn="0" w:lastRowLastColumn="0"/>
          <w:trHeight w:val="320"/>
          <w:del w:id="721" w:author="Em Lim" w:date="2025-07-31T17:49:00Z" w16du:dateUtc="2025-08-01T00:49:00Z"/>
        </w:trPr>
        <w:tc>
          <w:tcPr>
            <w:tcW w:w="3261" w:type="dxa"/>
            <w:noWrap/>
            <w:hideMark/>
          </w:tcPr>
          <w:p w14:paraId="06267A5E" w14:textId="3266FE4F" w:rsidR="00CB6958" w:rsidRPr="00861362" w:rsidDel="000A1486" w:rsidRDefault="00CB6958" w:rsidP="000A1486">
            <w:pPr>
              <w:rPr>
                <w:del w:id="722" w:author="Em Lim" w:date="2025-07-31T17:49:00Z" w16du:dateUtc="2025-08-01T00:49:00Z"/>
                <w:b/>
                <w:bCs/>
              </w:rPr>
              <w:pPrChange w:id="723" w:author="Em Lim" w:date="2025-07-31T17:49:00Z" w16du:dateUtc="2025-08-01T00:49:00Z">
                <w:pPr>
                  <w:jc w:val="left"/>
                </w:pPr>
              </w:pPrChange>
            </w:pPr>
            <w:del w:id="724" w:author="Em Lim" w:date="2025-07-31T17:49:00Z" w16du:dateUtc="2025-08-01T00:49:00Z">
              <w:r w:rsidRPr="00861362" w:rsidDel="000A1486">
                <w:rPr>
                  <w:b/>
                  <w:bCs/>
                </w:rPr>
                <w:delText xml:space="preserve">Gobiidae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0.44)</w:delText>
              </w:r>
            </w:del>
          </w:p>
        </w:tc>
        <w:tc>
          <w:tcPr>
            <w:tcW w:w="619" w:type="dxa"/>
            <w:noWrap/>
            <w:hideMark/>
          </w:tcPr>
          <w:p w14:paraId="0D312A93" w14:textId="39B9F388" w:rsidR="00CB6958" w:rsidRPr="00861362" w:rsidDel="000A1486" w:rsidRDefault="00CB6958" w:rsidP="000A1486">
            <w:pPr>
              <w:rPr>
                <w:del w:id="725" w:author="Em Lim" w:date="2025-07-31T17:49:00Z" w16du:dateUtc="2025-08-01T00:49:00Z"/>
                <w:b/>
                <w:bCs/>
                <w:color w:val="000000"/>
              </w:rPr>
              <w:pPrChange w:id="726" w:author="Em Lim" w:date="2025-07-31T17:49:00Z" w16du:dateUtc="2025-08-01T00:49:00Z">
                <w:pPr>
                  <w:jc w:val="left"/>
                </w:pPr>
              </w:pPrChange>
            </w:pPr>
            <w:del w:id="727" w:author="Em Lim" w:date="2025-07-31T17:49:00Z" w16du:dateUtc="2025-08-01T00:49:00Z">
              <w:r w:rsidRPr="00861362" w:rsidDel="000A1486">
                <w:rPr>
                  <w:b/>
                  <w:bCs/>
                  <w:color w:val="000000"/>
                </w:rPr>
                <w:delText>Estimate</w:delText>
              </w:r>
            </w:del>
          </w:p>
        </w:tc>
        <w:tc>
          <w:tcPr>
            <w:tcW w:w="1507" w:type="dxa"/>
            <w:noWrap/>
            <w:hideMark/>
          </w:tcPr>
          <w:p w14:paraId="323B10FF" w14:textId="4D853A3B" w:rsidR="00CB6958" w:rsidRPr="00861362" w:rsidDel="000A1486" w:rsidRDefault="00CB6958" w:rsidP="000A1486">
            <w:pPr>
              <w:rPr>
                <w:del w:id="728" w:author="Em Lim" w:date="2025-07-31T17:49:00Z" w16du:dateUtc="2025-08-01T00:49:00Z"/>
                <w:b/>
                <w:bCs/>
                <w:color w:val="000000"/>
              </w:rPr>
              <w:pPrChange w:id="729" w:author="Em Lim" w:date="2025-07-31T17:49:00Z" w16du:dateUtc="2025-08-01T00:49:00Z">
                <w:pPr>
                  <w:jc w:val="left"/>
                </w:pPr>
              </w:pPrChange>
            </w:pPr>
            <w:del w:id="730" w:author="Em Lim" w:date="2025-07-31T17:49:00Z" w16du:dateUtc="2025-08-01T00:49:00Z">
              <w:r w:rsidRPr="00861362" w:rsidDel="000A1486">
                <w:rPr>
                  <w:b/>
                  <w:bCs/>
                  <w:color w:val="000000"/>
                </w:rPr>
                <w:delText>Std. error</w:delText>
              </w:r>
            </w:del>
          </w:p>
        </w:tc>
        <w:tc>
          <w:tcPr>
            <w:tcW w:w="1093" w:type="dxa"/>
            <w:noWrap/>
            <w:hideMark/>
          </w:tcPr>
          <w:p w14:paraId="1F07E2B0" w14:textId="29FBA27B" w:rsidR="00CB6958" w:rsidRPr="00861362" w:rsidDel="000A1486" w:rsidRDefault="00CB6958" w:rsidP="000A1486">
            <w:pPr>
              <w:rPr>
                <w:del w:id="731" w:author="Em Lim" w:date="2025-07-31T17:49:00Z" w16du:dateUtc="2025-08-01T00:49:00Z"/>
                <w:b/>
                <w:bCs/>
                <w:color w:val="000000"/>
              </w:rPr>
              <w:pPrChange w:id="732" w:author="Em Lim" w:date="2025-07-31T17:49:00Z" w16du:dateUtc="2025-08-01T00:49:00Z">
                <w:pPr>
                  <w:jc w:val="left"/>
                </w:pPr>
              </w:pPrChange>
            </w:pPr>
            <w:del w:id="733" w:author="Em Lim" w:date="2025-07-31T17:49:00Z" w16du:dateUtc="2025-08-01T00:49:00Z">
              <w:r w:rsidRPr="00861362" w:rsidDel="000A1486">
                <w:rPr>
                  <w:b/>
                  <w:bCs/>
                  <w:color w:val="000000"/>
                </w:rPr>
                <w:delText>z value</w:delText>
              </w:r>
            </w:del>
          </w:p>
        </w:tc>
        <w:tc>
          <w:tcPr>
            <w:tcW w:w="1300" w:type="dxa"/>
            <w:noWrap/>
            <w:hideMark/>
          </w:tcPr>
          <w:p w14:paraId="0C90462E" w14:textId="353D81A5" w:rsidR="00CB6958" w:rsidRPr="00861362" w:rsidDel="000A1486" w:rsidRDefault="00CB6958" w:rsidP="000A1486">
            <w:pPr>
              <w:rPr>
                <w:del w:id="734" w:author="Em Lim" w:date="2025-07-31T17:49:00Z" w16du:dateUtc="2025-08-01T00:49:00Z"/>
                <w:b/>
                <w:bCs/>
                <w:color w:val="000000"/>
              </w:rPr>
              <w:pPrChange w:id="735" w:author="Em Lim" w:date="2025-07-31T17:49:00Z" w16du:dateUtc="2025-08-01T00:49:00Z">
                <w:pPr>
                  <w:jc w:val="left"/>
                </w:pPr>
              </w:pPrChange>
            </w:pPr>
            <w:del w:id="736" w:author="Em Lim" w:date="2025-07-31T17:49:00Z" w16du:dateUtc="2025-08-01T00:49:00Z">
              <w:r w:rsidRPr="00861362" w:rsidDel="000A1486">
                <w:rPr>
                  <w:b/>
                  <w:bCs/>
                  <w:color w:val="000000"/>
                </w:rPr>
                <w:delText>p value</w:delText>
              </w:r>
            </w:del>
          </w:p>
        </w:tc>
      </w:tr>
      <w:tr w:rsidR="00CB6958" w:rsidRPr="00861362" w:rsidDel="000A1486" w14:paraId="74DE3415" w14:textId="1BF33E8E" w:rsidTr="00806FD8">
        <w:trPr>
          <w:trHeight w:val="320"/>
          <w:del w:id="737" w:author="Em Lim" w:date="2025-07-31T17:49:00Z" w16du:dateUtc="2025-08-01T00:49:00Z"/>
        </w:trPr>
        <w:tc>
          <w:tcPr>
            <w:tcW w:w="3261" w:type="dxa"/>
            <w:noWrap/>
            <w:hideMark/>
          </w:tcPr>
          <w:p w14:paraId="768D2BF6" w14:textId="4170FE68" w:rsidR="00CB6958" w:rsidRPr="00861362" w:rsidDel="000A1486" w:rsidRDefault="00CB6958" w:rsidP="000A1486">
            <w:pPr>
              <w:rPr>
                <w:del w:id="738" w:author="Em Lim" w:date="2025-07-31T17:49:00Z" w16du:dateUtc="2025-08-01T00:49:00Z"/>
                <w:color w:val="000000"/>
              </w:rPr>
              <w:pPrChange w:id="739" w:author="Em Lim" w:date="2025-07-31T17:49:00Z" w16du:dateUtc="2025-08-01T00:49:00Z">
                <w:pPr>
                  <w:jc w:val="left"/>
                </w:pPr>
              </w:pPrChange>
            </w:pPr>
            <w:del w:id="740" w:author="Em Lim" w:date="2025-07-31T17:49:00Z" w16du:dateUtc="2025-08-01T00:49:00Z">
              <w:r w:rsidRPr="00861362" w:rsidDel="000A1486">
                <w:rPr>
                  <w:color w:val="000000"/>
                </w:rPr>
                <w:delText>Intercept</w:delText>
              </w:r>
            </w:del>
          </w:p>
        </w:tc>
        <w:tc>
          <w:tcPr>
            <w:tcW w:w="619" w:type="dxa"/>
            <w:noWrap/>
            <w:hideMark/>
          </w:tcPr>
          <w:p w14:paraId="20DC79B0" w14:textId="7C3ED13F" w:rsidR="00CB6958" w:rsidRPr="00861362" w:rsidDel="000A1486" w:rsidRDefault="00CB6958" w:rsidP="000A1486">
            <w:pPr>
              <w:rPr>
                <w:del w:id="741" w:author="Em Lim" w:date="2025-07-31T17:49:00Z" w16du:dateUtc="2025-08-01T00:49:00Z"/>
                <w:color w:val="000000"/>
              </w:rPr>
              <w:pPrChange w:id="742" w:author="Em Lim" w:date="2025-07-31T17:49:00Z" w16du:dateUtc="2025-08-01T00:49:00Z">
                <w:pPr>
                  <w:jc w:val="left"/>
                </w:pPr>
              </w:pPrChange>
            </w:pPr>
            <w:del w:id="743" w:author="Em Lim" w:date="2025-07-31T17:49:00Z" w16du:dateUtc="2025-08-01T00:49:00Z">
              <w:r w:rsidRPr="00861362" w:rsidDel="000A1486">
                <w:rPr>
                  <w:color w:val="000000"/>
                </w:rPr>
                <w:delText>-0.64</w:delText>
              </w:r>
            </w:del>
          </w:p>
        </w:tc>
        <w:tc>
          <w:tcPr>
            <w:tcW w:w="1507" w:type="dxa"/>
            <w:noWrap/>
            <w:hideMark/>
          </w:tcPr>
          <w:p w14:paraId="453513A7" w14:textId="2500DA11" w:rsidR="00CB6958" w:rsidRPr="00861362" w:rsidDel="000A1486" w:rsidRDefault="00CB6958" w:rsidP="000A1486">
            <w:pPr>
              <w:rPr>
                <w:del w:id="744" w:author="Em Lim" w:date="2025-07-31T17:49:00Z" w16du:dateUtc="2025-08-01T00:49:00Z"/>
                <w:color w:val="000000"/>
              </w:rPr>
              <w:pPrChange w:id="745" w:author="Em Lim" w:date="2025-07-31T17:49:00Z" w16du:dateUtc="2025-08-01T00:49:00Z">
                <w:pPr>
                  <w:jc w:val="left"/>
                </w:pPr>
              </w:pPrChange>
            </w:pPr>
            <w:del w:id="746" w:author="Em Lim" w:date="2025-07-31T17:49:00Z" w16du:dateUtc="2025-08-01T00:49:00Z">
              <w:r w:rsidRPr="00861362" w:rsidDel="000A1486">
                <w:rPr>
                  <w:color w:val="000000"/>
                </w:rPr>
                <w:delText>0.29</w:delText>
              </w:r>
            </w:del>
          </w:p>
        </w:tc>
        <w:tc>
          <w:tcPr>
            <w:tcW w:w="1093" w:type="dxa"/>
            <w:noWrap/>
            <w:hideMark/>
          </w:tcPr>
          <w:p w14:paraId="203FC8C8" w14:textId="0C894D16" w:rsidR="00CB6958" w:rsidRPr="00861362" w:rsidDel="000A1486" w:rsidRDefault="00CB6958" w:rsidP="000A1486">
            <w:pPr>
              <w:rPr>
                <w:del w:id="747" w:author="Em Lim" w:date="2025-07-31T17:49:00Z" w16du:dateUtc="2025-08-01T00:49:00Z"/>
                <w:color w:val="000000"/>
              </w:rPr>
              <w:pPrChange w:id="748" w:author="Em Lim" w:date="2025-07-31T17:49:00Z" w16du:dateUtc="2025-08-01T00:49:00Z">
                <w:pPr>
                  <w:jc w:val="left"/>
                </w:pPr>
              </w:pPrChange>
            </w:pPr>
            <w:del w:id="749" w:author="Em Lim" w:date="2025-07-31T17:49:00Z" w16du:dateUtc="2025-08-01T00:49:00Z">
              <w:r w:rsidRPr="00861362" w:rsidDel="000A1486">
                <w:rPr>
                  <w:color w:val="000000"/>
                </w:rPr>
                <w:delText>-2.19</w:delText>
              </w:r>
            </w:del>
          </w:p>
        </w:tc>
        <w:tc>
          <w:tcPr>
            <w:tcW w:w="1300" w:type="dxa"/>
            <w:noWrap/>
            <w:hideMark/>
          </w:tcPr>
          <w:p w14:paraId="4A0675B3" w14:textId="79ED3410" w:rsidR="00CB6958" w:rsidRPr="00861362" w:rsidDel="000A1486" w:rsidRDefault="00CB6958" w:rsidP="000A1486">
            <w:pPr>
              <w:rPr>
                <w:del w:id="750" w:author="Em Lim" w:date="2025-07-31T17:49:00Z" w16du:dateUtc="2025-08-01T00:49:00Z"/>
                <w:color w:val="000000"/>
              </w:rPr>
              <w:pPrChange w:id="751" w:author="Em Lim" w:date="2025-07-31T17:49:00Z" w16du:dateUtc="2025-08-01T00:49:00Z">
                <w:pPr>
                  <w:jc w:val="left"/>
                </w:pPr>
              </w:pPrChange>
            </w:pPr>
            <w:del w:id="752" w:author="Em Lim" w:date="2025-07-31T17:49:00Z" w16du:dateUtc="2025-08-01T00:49:00Z">
              <w:r w:rsidRPr="00861362" w:rsidDel="000A1486">
                <w:rPr>
                  <w:color w:val="000000"/>
                </w:rPr>
                <w:delText>0.03</w:delText>
              </w:r>
            </w:del>
          </w:p>
        </w:tc>
      </w:tr>
      <w:tr w:rsidR="00CB6958" w:rsidRPr="00861362" w:rsidDel="000A1486" w14:paraId="457DE70F" w14:textId="7212BF82" w:rsidTr="00806FD8">
        <w:trPr>
          <w:trHeight w:val="320"/>
          <w:del w:id="753" w:author="Em Lim" w:date="2025-07-31T17:49:00Z" w16du:dateUtc="2025-08-01T00:49:00Z"/>
        </w:trPr>
        <w:tc>
          <w:tcPr>
            <w:tcW w:w="3261" w:type="dxa"/>
            <w:noWrap/>
            <w:hideMark/>
          </w:tcPr>
          <w:p w14:paraId="0B810497" w14:textId="4A6554BE" w:rsidR="00CB6958" w:rsidRPr="00861362" w:rsidDel="000A1486" w:rsidRDefault="00CB6958" w:rsidP="000A1486">
            <w:pPr>
              <w:rPr>
                <w:del w:id="754" w:author="Em Lim" w:date="2025-07-31T17:49:00Z" w16du:dateUtc="2025-08-01T00:49:00Z"/>
                <w:color w:val="000000"/>
              </w:rPr>
              <w:pPrChange w:id="755" w:author="Em Lim" w:date="2025-07-31T17:49:00Z" w16du:dateUtc="2025-08-01T00:49:00Z">
                <w:pPr>
                  <w:jc w:val="left"/>
                </w:pPr>
              </w:pPrChange>
            </w:pPr>
            <w:del w:id="756" w:author="Em Lim" w:date="2025-07-31T17:49:00Z" w16du:dateUtc="2025-08-01T00:49:00Z">
              <w:r w:rsidRPr="00861362" w:rsidDel="000A1486">
                <w:rPr>
                  <w:color w:val="000000"/>
                </w:rPr>
                <w:delText>Abundance</w:delText>
              </w:r>
            </w:del>
          </w:p>
        </w:tc>
        <w:tc>
          <w:tcPr>
            <w:tcW w:w="619" w:type="dxa"/>
            <w:noWrap/>
            <w:hideMark/>
          </w:tcPr>
          <w:p w14:paraId="6F99CB2D" w14:textId="011AA083" w:rsidR="00CB6958" w:rsidRPr="00861362" w:rsidDel="000A1486" w:rsidRDefault="00CB6958" w:rsidP="000A1486">
            <w:pPr>
              <w:rPr>
                <w:del w:id="757" w:author="Em Lim" w:date="2025-07-31T17:49:00Z" w16du:dateUtc="2025-08-01T00:49:00Z"/>
                <w:color w:val="000000"/>
              </w:rPr>
              <w:pPrChange w:id="758" w:author="Em Lim" w:date="2025-07-31T17:49:00Z" w16du:dateUtc="2025-08-01T00:49:00Z">
                <w:pPr>
                  <w:jc w:val="left"/>
                </w:pPr>
              </w:pPrChange>
            </w:pPr>
            <w:del w:id="759" w:author="Em Lim" w:date="2025-07-31T17:49:00Z" w16du:dateUtc="2025-08-01T00:49:00Z">
              <w:r w:rsidRPr="00861362" w:rsidDel="000A1486">
                <w:rPr>
                  <w:color w:val="000000"/>
                </w:rPr>
                <w:delText>0.17</w:delText>
              </w:r>
            </w:del>
          </w:p>
        </w:tc>
        <w:tc>
          <w:tcPr>
            <w:tcW w:w="1507" w:type="dxa"/>
            <w:noWrap/>
            <w:hideMark/>
          </w:tcPr>
          <w:p w14:paraId="7A1471A2" w14:textId="2765AB02" w:rsidR="00CB6958" w:rsidRPr="00861362" w:rsidDel="000A1486" w:rsidRDefault="00CB6958" w:rsidP="000A1486">
            <w:pPr>
              <w:rPr>
                <w:del w:id="760" w:author="Em Lim" w:date="2025-07-31T17:49:00Z" w16du:dateUtc="2025-08-01T00:49:00Z"/>
                <w:color w:val="000000"/>
              </w:rPr>
              <w:pPrChange w:id="761" w:author="Em Lim" w:date="2025-07-31T17:49:00Z" w16du:dateUtc="2025-08-01T00:49:00Z">
                <w:pPr>
                  <w:jc w:val="left"/>
                </w:pPr>
              </w:pPrChange>
            </w:pPr>
            <w:del w:id="762" w:author="Em Lim" w:date="2025-07-31T17:49:00Z" w16du:dateUtc="2025-08-01T00:49:00Z">
              <w:r w:rsidRPr="00861362" w:rsidDel="000A1486">
                <w:rPr>
                  <w:color w:val="000000"/>
                </w:rPr>
                <w:delText>0.23</w:delText>
              </w:r>
            </w:del>
          </w:p>
        </w:tc>
        <w:tc>
          <w:tcPr>
            <w:tcW w:w="1093" w:type="dxa"/>
            <w:noWrap/>
            <w:hideMark/>
          </w:tcPr>
          <w:p w14:paraId="7D585074" w14:textId="721905F4" w:rsidR="00CB6958" w:rsidRPr="00861362" w:rsidDel="000A1486" w:rsidRDefault="00CB6958" w:rsidP="000A1486">
            <w:pPr>
              <w:rPr>
                <w:del w:id="763" w:author="Em Lim" w:date="2025-07-31T17:49:00Z" w16du:dateUtc="2025-08-01T00:49:00Z"/>
                <w:color w:val="000000"/>
              </w:rPr>
              <w:pPrChange w:id="764" w:author="Em Lim" w:date="2025-07-31T17:49:00Z" w16du:dateUtc="2025-08-01T00:49:00Z">
                <w:pPr>
                  <w:jc w:val="left"/>
                </w:pPr>
              </w:pPrChange>
            </w:pPr>
            <w:del w:id="765" w:author="Em Lim" w:date="2025-07-31T17:49:00Z" w16du:dateUtc="2025-08-01T00:49:00Z">
              <w:r w:rsidRPr="00861362" w:rsidDel="000A1486">
                <w:rPr>
                  <w:color w:val="000000"/>
                </w:rPr>
                <w:delText>0.75</w:delText>
              </w:r>
            </w:del>
          </w:p>
        </w:tc>
        <w:tc>
          <w:tcPr>
            <w:tcW w:w="1300" w:type="dxa"/>
            <w:noWrap/>
            <w:hideMark/>
          </w:tcPr>
          <w:p w14:paraId="4013750A" w14:textId="1F4696C5" w:rsidR="00CB6958" w:rsidRPr="00861362" w:rsidDel="000A1486" w:rsidRDefault="00CB6958" w:rsidP="000A1486">
            <w:pPr>
              <w:rPr>
                <w:del w:id="766" w:author="Em Lim" w:date="2025-07-31T17:49:00Z" w16du:dateUtc="2025-08-01T00:49:00Z"/>
                <w:color w:val="000000"/>
              </w:rPr>
              <w:pPrChange w:id="767" w:author="Em Lim" w:date="2025-07-31T17:49:00Z" w16du:dateUtc="2025-08-01T00:49:00Z">
                <w:pPr>
                  <w:jc w:val="left"/>
                </w:pPr>
              </w:pPrChange>
            </w:pPr>
            <w:del w:id="768" w:author="Em Lim" w:date="2025-07-31T17:49:00Z" w16du:dateUtc="2025-08-01T00:49:00Z">
              <w:r w:rsidRPr="00861362" w:rsidDel="000A1486">
                <w:rPr>
                  <w:color w:val="000000"/>
                </w:rPr>
                <w:delText>0.45</w:delText>
              </w:r>
            </w:del>
          </w:p>
        </w:tc>
      </w:tr>
      <w:tr w:rsidR="00CB6958" w:rsidRPr="00861362" w:rsidDel="000A1486" w14:paraId="691DA7E1" w14:textId="7DA35A44" w:rsidTr="00806FD8">
        <w:trPr>
          <w:trHeight w:val="320"/>
          <w:del w:id="769" w:author="Em Lim" w:date="2025-07-31T17:49:00Z" w16du:dateUtc="2025-08-01T00:49:00Z"/>
        </w:trPr>
        <w:tc>
          <w:tcPr>
            <w:tcW w:w="3261" w:type="dxa"/>
            <w:noWrap/>
            <w:hideMark/>
          </w:tcPr>
          <w:p w14:paraId="0A160FE8" w14:textId="2CF3213B" w:rsidR="00CB6958" w:rsidRPr="00861362" w:rsidDel="000A1486" w:rsidRDefault="00CB6958" w:rsidP="000A1486">
            <w:pPr>
              <w:rPr>
                <w:del w:id="770" w:author="Em Lim" w:date="2025-07-31T17:49:00Z" w16du:dateUtc="2025-08-01T00:49:00Z"/>
                <w:color w:val="000000"/>
              </w:rPr>
              <w:pPrChange w:id="771" w:author="Em Lim" w:date="2025-07-31T17:49:00Z" w16du:dateUtc="2025-08-01T00:49:00Z">
                <w:pPr>
                  <w:jc w:val="left"/>
                </w:pPr>
              </w:pPrChange>
            </w:pPr>
            <w:del w:id="772" w:author="Em Lim" w:date="2025-07-31T17:49:00Z" w16du:dateUtc="2025-08-01T00:49:00Z">
              <w:r w:rsidRPr="00861362" w:rsidDel="000A1486">
                <w:rPr>
                  <w:color w:val="000000"/>
                </w:rPr>
                <w:delText>Tide exchange</w:delText>
              </w:r>
            </w:del>
          </w:p>
        </w:tc>
        <w:tc>
          <w:tcPr>
            <w:tcW w:w="619" w:type="dxa"/>
            <w:noWrap/>
            <w:hideMark/>
          </w:tcPr>
          <w:p w14:paraId="0B6CE883" w14:textId="1366A645" w:rsidR="00CB6958" w:rsidRPr="00861362" w:rsidDel="000A1486" w:rsidRDefault="00CB6958" w:rsidP="000A1486">
            <w:pPr>
              <w:rPr>
                <w:del w:id="773" w:author="Em Lim" w:date="2025-07-31T17:49:00Z" w16du:dateUtc="2025-08-01T00:49:00Z"/>
                <w:color w:val="000000"/>
              </w:rPr>
              <w:pPrChange w:id="774" w:author="Em Lim" w:date="2025-07-31T17:49:00Z" w16du:dateUtc="2025-08-01T00:49:00Z">
                <w:pPr>
                  <w:jc w:val="left"/>
                </w:pPr>
              </w:pPrChange>
            </w:pPr>
            <w:del w:id="775" w:author="Em Lim" w:date="2025-07-31T17:49:00Z" w16du:dateUtc="2025-08-01T00:49:00Z">
              <w:r w:rsidRPr="00861362" w:rsidDel="000A1486">
                <w:rPr>
                  <w:color w:val="000000"/>
                </w:rPr>
                <w:delText>0.04</w:delText>
              </w:r>
            </w:del>
          </w:p>
        </w:tc>
        <w:tc>
          <w:tcPr>
            <w:tcW w:w="1507" w:type="dxa"/>
            <w:noWrap/>
            <w:hideMark/>
          </w:tcPr>
          <w:p w14:paraId="6C20AA07" w14:textId="3BE08125" w:rsidR="00CB6958" w:rsidRPr="00861362" w:rsidDel="000A1486" w:rsidRDefault="00CB6958" w:rsidP="000A1486">
            <w:pPr>
              <w:rPr>
                <w:del w:id="776" w:author="Em Lim" w:date="2025-07-31T17:49:00Z" w16du:dateUtc="2025-08-01T00:49:00Z"/>
                <w:color w:val="000000"/>
              </w:rPr>
              <w:pPrChange w:id="777" w:author="Em Lim" w:date="2025-07-31T17:49:00Z" w16du:dateUtc="2025-08-01T00:49:00Z">
                <w:pPr>
                  <w:jc w:val="left"/>
                </w:pPr>
              </w:pPrChange>
            </w:pPr>
            <w:del w:id="778" w:author="Em Lim" w:date="2025-07-31T17:49:00Z" w16du:dateUtc="2025-08-01T00:49:00Z">
              <w:r w:rsidRPr="00861362" w:rsidDel="000A1486">
                <w:rPr>
                  <w:color w:val="000000"/>
                </w:rPr>
                <w:delText>0.07</w:delText>
              </w:r>
            </w:del>
          </w:p>
        </w:tc>
        <w:tc>
          <w:tcPr>
            <w:tcW w:w="1093" w:type="dxa"/>
            <w:noWrap/>
            <w:hideMark/>
          </w:tcPr>
          <w:p w14:paraId="3C27B07A" w14:textId="2A2A59A7" w:rsidR="00CB6958" w:rsidRPr="00861362" w:rsidDel="000A1486" w:rsidRDefault="00CB6958" w:rsidP="000A1486">
            <w:pPr>
              <w:rPr>
                <w:del w:id="779" w:author="Em Lim" w:date="2025-07-31T17:49:00Z" w16du:dateUtc="2025-08-01T00:49:00Z"/>
                <w:color w:val="000000"/>
              </w:rPr>
              <w:pPrChange w:id="780" w:author="Em Lim" w:date="2025-07-31T17:49:00Z" w16du:dateUtc="2025-08-01T00:49:00Z">
                <w:pPr>
                  <w:jc w:val="left"/>
                </w:pPr>
              </w:pPrChange>
            </w:pPr>
            <w:del w:id="781" w:author="Em Lim" w:date="2025-07-31T17:49:00Z" w16du:dateUtc="2025-08-01T00:49:00Z">
              <w:r w:rsidRPr="00861362" w:rsidDel="000A1486">
                <w:rPr>
                  <w:color w:val="000000"/>
                </w:rPr>
                <w:delText>0.52</w:delText>
              </w:r>
            </w:del>
          </w:p>
        </w:tc>
        <w:tc>
          <w:tcPr>
            <w:tcW w:w="1300" w:type="dxa"/>
            <w:noWrap/>
            <w:hideMark/>
          </w:tcPr>
          <w:p w14:paraId="59A9FB61" w14:textId="5B9EFED7" w:rsidR="00CB6958" w:rsidRPr="00861362" w:rsidDel="000A1486" w:rsidRDefault="00CB6958" w:rsidP="000A1486">
            <w:pPr>
              <w:rPr>
                <w:del w:id="782" w:author="Em Lim" w:date="2025-07-31T17:49:00Z" w16du:dateUtc="2025-08-01T00:49:00Z"/>
                <w:color w:val="000000"/>
              </w:rPr>
              <w:pPrChange w:id="783" w:author="Em Lim" w:date="2025-07-31T17:49:00Z" w16du:dateUtc="2025-08-01T00:49:00Z">
                <w:pPr>
                  <w:jc w:val="left"/>
                </w:pPr>
              </w:pPrChange>
            </w:pPr>
            <w:del w:id="784" w:author="Em Lim" w:date="2025-07-31T17:49:00Z" w16du:dateUtc="2025-08-01T00:49:00Z">
              <w:r w:rsidRPr="00861362" w:rsidDel="000A1486">
                <w:rPr>
                  <w:color w:val="000000"/>
                </w:rPr>
                <w:delText>0.61</w:delText>
              </w:r>
            </w:del>
          </w:p>
        </w:tc>
      </w:tr>
      <w:tr w:rsidR="00CB6958" w:rsidRPr="00861362" w:rsidDel="000A1486" w14:paraId="21A7630A" w14:textId="1F6FAA70" w:rsidTr="00806FD8">
        <w:trPr>
          <w:trHeight w:val="320"/>
          <w:del w:id="785" w:author="Em Lim" w:date="2025-07-31T17:49:00Z" w16du:dateUtc="2025-08-01T00:49:00Z"/>
        </w:trPr>
        <w:tc>
          <w:tcPr>
            <w:tcW w:w="3261" w:type="dxa"/>
            <w:noWrap/>
            <w:hideMark/>
          </w:tcPr>
          <w:p w14:paraId="31BE554E" w14:textId="45171691" w:rsidR="00CB6958" w:rsidRPr="00861362" w:rsidDel="000A1486" w:rsidRDefault="00CB6958" w:rsidP="000A1486">
            <w:pPr>
              <w:rPr>
                <w:del w:id="786" w:author="Em Lim" w:date="2025-07-31T17:49:00Z" w16du:dateUtc="2025-08-01T00:49:00Z"/>
                <w:color w:val="000000"/>
              </w:rPr>
              <w:pPrChange w:id="787" w:author="Em Lim" w:date="2025-07-31T17:49:00Z" w16du:dateUtc="2025-08-01T00:49:00Z">
                <w:pPr>
                  <w:jc w:val="left"/>
                </w:pPr>
              </w:pPrChange>
            </w:pPr>
            <w:del w:id="788" w:author="Em Lim" w:date="2025-07-31T17:49:00Z" w16du:dateUtc="2025-08-01T00:49:00Z">
              <w:r w:rsidRPr="00861362" w:rsidDel="000A1486">
                <w:rPr>
                  <w:color w:val="000000"/>
                </w:rPr>
                <w:delText>Biodiversity</w:delText>
              </w:r>
            </w:del>
          </w:p>
        </w:tc>
        <w:tc>
          <w:tcPr>
            <w:tcW w:w="619" w:type="dxa"/>
            <w:noWrap/>
            <w:hideMark/>
          </w:tcPr>
          <w:p w14:paraId="6DDB60C2" w14:textId="4E14D778" w:rsidR="00CB6958" w:rsidRPr="00861362" w:rsidDel="000A1486" w:rsidRDefault="00CB6958" w:rsidP="000A1486">
            <w:pPr>
              <w:rPr>
                <w:del w:id="789" w:author="Em Lim" w:date="2025-07-31T17:49:00Z" w16du:dateUtc="2025-08-01T00:49:00Z"/>
                <w:color w:val="000000"/>
              </w:rPr>
              <w:pPrChange w:id="790" w:author="Em Lim" w:date="2025-07-31T17:49:00Z" w16du:dateUtc="2025-08-01T00:49:00Z">
                <w:pPr>
                  <w:jc w:val="left"/>
                </w:pPr>
              </w:pPrChange>
            </w:pPr>
            <w:del w:id="791" w:author="Em Lim" w:date="2025-07-31T17:49:00Z" w16du:dateUtc="2025-08-01T00:49:00Z">
              <w:r w:rsidRPr="00861362" w:rsidDel="000A1486">
                <w:rPr>
                  <w:color w:val="000000"/>
                </w:rPr>
                <w:delText>-0.01</w:delText>
              </w:r>
            </w:del>
          </w:p>
        </w:tc>
        <w:tc>
          <w:tcPr>
            <w:tcW w:w="1507" w:type="dxa"/>
            <w:noWrap/>
            <w:hideMark/>
          </w:tcPr>
          <w:p w14:paraId="141BE100" w14:textId="2265AB3E" w:rsidR="00CB6958" w:rsidRPr="00861362" w:rsidDel="000A1486" w:rsidRDefault="00CB6958" w:rsidP="000A1486">
            <w:pPr>
              <w:rPr>
                <w:del w:id="792" w:author="Em Lim" w:date="2025-07-31T17:49:00Z" w16du:dateUtc="2025-08-01T00:49:00Z"/>
                <w:color w:val="000000"/>
              </w:rPr>
              <w:pPrChange w:id="793" w:author="Em Lim" w:date="2025-07-31T17:49:00Z" w16du:dateUtc="2025-08-01T00:49:00Z">
                <w:pPr>
                  <w:jc w:val="left"/>
                </w:pPr>
              </w:pPrChange>
            </w:pPr>
            <w:del w:id="794" w:author="Em Lim" w:date="2025-07-31T17:49:00Z" w16du:dateUtc="2025-08-01T00:49:00Z">
              <w:r w:rsidRPr="00861362" w:rsidDel="000A1486">
                <w:rPr>
                  <w:color w:val="000000"/>
                </w:rPr>
                <w:delText>0.10</w:delText>
              </w:r>
            </w:del>
          </w:p>
        </w:tc>
        <w:tc>
          <w:tcPr>
            <w:tcW w:w="1093" w:type="dxa"/>
            <w:noWrap/>
            <w:hideMark/>
          </w:tcPr>
          <w:p w14:paraId="0C936D7B" w14:textId="5BD61A69" w:rsidR="00CB6958" w:rsidRPr="00861362" w:rsidDel="000A1486" w:rsidRDefault="00CB6958" w:rsidP="000A1486">
            <w:pPr>
              <w:rPr>
                <w:del w:id="795" w:author="Em Lim" w:date="2025-07-31T17:49:00Z" w16du:dateUtc="2025-08-01T00:49:00Z"/>
                <w:color w:val="000000"/>
              </w:rPr>
              <w:pPrChange w:id="796" w:author="Em Lim" w:date="2025-07-31T17:49:00Z" w16du:dateUtc="2025-08-01T00:49:00Z">
                <w:pPr>
                  <w:jc w:val="left"/>
                </w:pPr>
              </w:pPrChange>
            </w:pPr>
            <w:del w:id="797" w:author="Em Lim" w:date="2025-07-31T17:49:00Z" w16du:dateUtc="2025-08-01T00:49:00Z">
              <w:r w:rsidRPr="00861362" w:rsidDel="000A1486">
                <w:rPr>
                  <w:color w:val="000000"/>
                </w:rPr>
                <w:delText>-0.11</w:delText>
              </w:r>
            </w:del>
          </w:p>
        </w:tc>
        <w:tc>
          <w:tcPr>
            <w:tcW w:w="1300" w:type="dxa"/>
            <w:noWrap/>
            <w:hideMark/>
          </w:tcPr>
          <w:p w14:paraId="0EDBCF2B" w14:textId="49716D01" w:rsidR="00CB6958" w:rsidRPr="00861362" w:rsidDel="000A1486" w:rsidRDefault="00CB6958" w:rsidP="000A1486">
            <w:pPr>
              <w:rPr>
                <w:del w:id="798" w:author="Em Lim" w:date="2025-07-31T17:49:00Z" w16du:dateUtc="2025-08-01T00:49:00Z"/>
                <w:color w:val="000000"/>
              </w:rPr>
              <w:pPrChange w:id="799" w:author="Em Lim" w:date="2025-07-31T17:49:00Z" w16du:dateUtc="2025-08-01T00:49:00Z">
                <w:pPr>
                  <w:jc w:val="left"/>
                </w:pPr>
              </w:pPrChange>
            </w:pPr>
            <w:del w:id="800" w:author="Em Lim" w:date="2025-07-31T17:49:00Z" w16du:dateUtc="2025-08-01T00:49:00Z">
              <w:r w:rsidRPr="00861362" w:rsidDel="000A1486">
                <w:rPr>
                  <w:color w:val="000000"/>
                </w:rPr>
                <w:delText>0.91</w:delText>
              </w:r>
            </w:del>
          </w:p>
        </w:tc>
      </w:tr>
      <w:tr w:rsidR="00CB6958" w:rsidRPr="00861362" w:rsidDel="000A1486" w14:paraId="4F91893D" w14:textId="06A022D8" w:rsidTr="00806FD8">
        <w:trPr>
          <w:trHeight w:val="320"/>
          <w:del w:id="801" w:author="Em Lim" w:date="2025-07-31T17:49:00Z" w16du:dateUtc="2025-08-01T00:49:00Z"/>
        </w:trPr>
        <w:tc>
          <w:tcPr>
            <w:tcW w:w="3261" w:type="dxa"/>
            <w:noWrap/>
            <w:hideMark/>
          </w:tcPr>
          <w:p w14:paraId="2D8F35E0" w14:textId="4D9E5D8E" w:rsidR="00CB6958" w:rsidRPr="00861362" w:rsidDel="000A1486" w:rsidRDefault="00CB6958" w:rsidP="000A1486">
            <w:pPr>
              <w:rPr>
                <w:del w:id="802" w:author="Em Lim" w:date="2025-07-31T17:49:00Z" w16du:dateUtc="2025-08-01T00:49:00Z"/>
                <w:color w:val="000000"/>
              </w:rPr>
              <w:pPrChange w:id="803" w:author="Em Lim" w:date="2025-07-31T17:49:00Z" w16du:dateUtc="2025-08-01T00:49:00Z">
                <w:pPr>
                  <w:jc w:val="left"/>
                </w:pPr>
              </w:pPrChange>
            </w:pPr>
            <w:del w:id="804" w:author="Em Lim" w:date="2025-07-31T17:49:00Z" w16du:dateUtc="2025-08-01T00:49:00Z">
              <w:r w:rsidRPr="00861362" w:rsidDel="000A1486">
                <w:rPr>
                  <w:color w:val="000000"/>
                </w:rPr>
                <w:delText>Depth</w:delText>
              </w:r>
            </w:del>
          </w:p>
        </w:tc>
        <w:tc>
          <w:tcPr>
            <w:tcW w:w="619" w:type="dxa"/>
            <w:noWrap/>
            <w:hideMark/>
          </w:tcPr>
          <w:p w14:paraId="6A12918A" w14:textId="4615CD05" w:rsidR="00CB6958" w:rsidRPr="00861362" w:rsidDel="000A1486" w:rsidRDefault="00CB6958" w:rsidP="000A1486">
            <w:pPr>
              <w:rPr>
                <w:del w:id="805" w:author="Em Lim" w:date="2025-07-31T17:49:00Z" w16du:dateUtc="2025-08-01T00:49:00Z"/>
                <w:color w:val="000000"/>
              </w:rPr>
              <w:pPrChange w:id="806" w:author="Em Lim" w:date="2025-07-31T17:49:00Z" w16du:dateUtc="2025-08-01T00:49:00Z">
                <w:pPr>
                  <w:jc w:val="left"/>
                </w:pPr>
              </w:pPrChange>
            </w:pPr>
            <w:del w:id="807" w:author="Em Lim" w:date="2025-07-31T17:49:00Z" w16du:dateUtc="2025-08-01T00:49:00Z">
              <w:r w:rsidRPr="00861362" w:rsidDel="000A1486">
                <w:rPr>
                  <w:color w:val="000000"/>
                </w:rPr>
                <w:delText>-0.06</w:delText>
              </w:r>
            </w:del>
          </w:p>
        </w:tc>
        <w:tc>
          <w:tcPr>
            <w:tcW w:w="1507" w:type="dxa"/>
            <w:noWrap/>
            <w:hideMark/>
          </w:tcPr>
          <w:p w14:paraId="656639B1" w14:textId="06DBE1DA" w:rsidR="00CB6958" w:rsidRPr="00861362" w:rsidDel="000A1486" w:rsidRDefault="00CB6958" w:rsidP="000A1486">
            <w:pPr>
              <w:rPr>
                <w:del w:id="808" w:author="Em Lim" w:date="2025-07-31T17:49:00Z" w16du:dateUtc="2025-08-01T00:49:00Z"/>
                <w:color w:val="000000"/>
              </w:rPr>
              <w:pPrChange w:id="809" w:author="Em Lim" w:date="2025-07-31T17:49:00Z" w16du:dateUtc="2025-08-01T00:49:00Z">
                <w:pPr>
                  <w:jc w:val="left"/>
                </w:pPr>
              </w:pPrChange>
            </w:pPr>
            <w:del w:id="810" w:author="Em Lim" w:date="2025-07-31T17:49:00Z" w16du:dateUtc="2025-08-01T00:49:00Z">
              <w:r w:rsidRPr="00861362" w:rsidDel="000A1486">
                <w:rPr>
                  <w:color w:val="000000"/>
                </w:rPr>
                <w:delText>0.11</w:delText>
              </w:r>
            </w:del>
          </w:p>
        </w:tc>
        <w:tc>
          <w:tcPr>
            <w:tcW w:w="1093" w:type="dxa"/>
            <w:noWrap/>
            <w:hideMark/>
          </w:tcPr>
          <w:p w14:paraId="1DC01DFC" w14:textId="4F0873A1" w:rsidR="00CB6958" w:rsidRPr="00861362" w:rsidDel="000A1486" w:rsidRDefault="00CB6958" w:rsidP="000A1486">
            <w:pPr>
              <w:rPr>
                <w:del w:id="811" w:author="Em Lim" w:date="2025-07-31T17:49:00Z" w16du:dateUtc="2025-08-01T00:49:00Z"/>
                <w:color w:val="000000"/>
              </w:rPr>
              <w:pPrChange w:id="812" w:author="Em Lim" w:date="2025-07-31T17:49:00Z" w16du:dateUtc="2025-08-01T00:49:00Z">
                <w:pPr>
                  <w:jc w:val="left"/>
                </w:pPr>
              </w:pPrChange>
            </w:pPr>
            <w:del w:id="813" w:author="Em Lim" w:date="2025-07-31T17:49:00Z" w16du:dateUtc="2025-08-01T00:49:00Z">
              <w:r w:rsidRPr="00861362" w:rsidDel="000A1486">
                <w:rPr>
                  <w:color w:val="000000"/>
                </w:rPr>
                <w:delText>-0.55</w:delText>
              </w:r>
            </w:del>
          </w:p>
        </w:tc>
        <w:tc>
          <w:tcPr>
            <w:tcW w:w="1300" w:type="dxa"/>
            <w:noWrap/>
            <w:hideMark/>
          </w:tcPr>
          <w:p w14:paraId="6E4B087D" w14:textId="0AD77495" w:rsidR="00CB6958" w:rsidRPr="00861362" w:rsidDel="000A1486" w:rsidRDefault="00CB6958" w:rsidP="000A1486">
            <w:pPr>
              <w:rPr>
                <w:del w:id="814" w:author="Em Lim" w:date="2025-07-31T17:49:00Z" w16du:dateUtc="2025-08-01T00:49:00Z"/>
                <w:color w:val="000000"/>
              </w:rPr>
              <w:pPrChange w:id="815" w:author="Em Lim" w:date="2025-07-31T17:49:00Z" w16du:dateUtc="2025-08-01T00:49:00Z">
                <w:pPr>
                  <w:jc w:val="left"/>
                </w:pPr>
              </w:pPrChange>
            </w:pPr>
            <w:del w:id="816" w:author="Em Lim" w:date="2025-07-31T17:49:00Z" w16du:dateUtc="2025-08-01T00:49:00Z">
              <w:r w:rsidRPr="00861362" w:rsidDel="000A1486">
                <w:rPr>
                  <w:color w:val="000000"/>
                </w:rPr>
                <w:delText>0.58</w:delText>
              </w:r>
            </w:del>
          </w:p>
        </w:tc>
      </w:tr>
      <w:tr w:rsidR="00CB6958" w:rsidRPr="00861362" w:rsidDel="000A1486" w14:paraId="6E6A9F1D" w14:textId="3C6E0F25" w:rsidTr="00806FD8">
        <w:trPr>
          <w:trHeight w:val="320"/>
          <w:del w:id="817" w:author="Em Lim" w:date="2025-07-31T17:49:00Z" w16du:dateUtc="2025-08-01T00:49:00Z"/>
        </w:trPr>
        <w:tc>
          <w:tcPr>
            <w:tcW w:w="3261" w:type="dxa"/>
            <w:noWrap/>
            <w:hideMark/>
          </w:tcPr>
          <w:p w14:paraId="1D4ABD4F" w14:textId="3C00D725" w:rsidR="00CB6958" w:rsidRPr="00861362" w:rsidDel="000A1486" w:rsidRDefault="00CB6958" w:rsidP="000A1486">
            <w:pPr>
              <w:rPr>
                <w:del w:id="818" w:author="Em Lim" w:date="2025-07-31T17:49:00Z" w16du:dateUtc="2025-08-01T00:49:00Z"/>
                <w:color w:val="000000"/>
              </w:rPr>
              <w:pPrChange w:id="819" w:author="Em Lim" w:date="2025-07-31T17:49:00Z" w16du:dateUtc="2025-08-01T00:49:00Z">
                <w:pPr>
                  <w:jc w:val="left"/>
                </w:pPr>
              </w:pPrChange>
            </w:pPr>
            <w:del w:id="820"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574D3280" w14:textId="4E36D233" w:rsidR="00CB6958" w:rsidRPr="00861362" w:rsidDel="000A1486" w:rsidRDefault="00CB6958" w:rsidP="000A1486">
            <w:pPr>
              <w:rPr>
                <w:del w:id="821" w:author="Em Lim" w:date="2025-07-31T17:49:00Z" w16du:dateUtc="2025-08-01T00:49:00Z"/>
                <w:color w:val="000000"/>
              </w:rPr>
              <w:pPrChange w:id="822" w:author="Em Lim" w:date="2025-07-31T17:49:00Z" w16du:dateUtc="2025-08-01T00:49:00Z">
                <w:pPr>
                  <w:jc w:val="left"/>
                </w:pPr>
              </w:pPrChange>
            </w:pPr>
            <w:del w:id="823" w:author="Em Lim" w:date="2025-07-31T17:49:00Z" w16du:dateUtc="2025-08-01T00:49:00Z">
              <w:r w:rsidRPr="00861362" w:rsidDel="000A1486">
                <w:rPr>
                  <w:color w:val="000000"/>
                </w:rPr>
                <w:delText>0.13</w:delText>
              </w:r>
            </w:del>
          </w:p>
        </w:tc>
        <w:tc>
          <w:tcPr>
            <w:tcW w:w="1507" w:type="dxa"/>
            <w:noWrap/>
            <w:hideMark/>
          </w:tcPr>
          <w:p w14:paraId="4797382F" w14:textId="0F9FC9EE" w:rsidR="00CB6958" w:rsidRPr="00861362" w:rsidDel="000A1486" w:rsidRDefault="00CB6958" w:rsidP="000A1486">
            <w:pPr>
              <w:rPr>
                <w:del w:id="824" w:author="Em Lim" w:date="2025-07-31T17:49:00Z" w16du:dateUtc="2025-08-01T00:49:00Z"/>
                <w:color w:val="000000"/>
              </w:rPr>
              <w:pPrChange w:id="825" w:author="Em Lim" w:date="2025-07-31T17:49:00Z" w16du:dateUtc="2025-08-01T00:49:00Z">
                <w:pPr>
                  <w:jc w:val="left"/>
                </w:pPr>
              </w:pPrChange>
            </w:pPr>
            <w:del w:id="826" w:author="Em Lim" w:date="2025-07-31T17:49:00Z" w16du:dateUtc="2025-08-01T00:49:00Z">
              <w:r w:rsidRPr="00861362" w:rsidDel="000A1486">
                <w:rPr>
                  <w:color w:val="000000"/>
                </w:rPr>
                <w:delText>0.17</w:delText>
              </w:r>
            </w:del>
          </w:p>
        </w:tc>
        <w:tc>
          <w:tcPr>
            <w:tcW w:w="1093" w:type="dxa"/>
            <w:noWrap/>
            <w:hideMark/>
          </w:tcPr>
          <w:p w14:paraId="0F533B31" w14:textId="5F5E60D8" w:rsidR="00CB6958" w:rsidRPr="00861362" w:rsidDel="000A1486" w:rsidRDefault="00CB6958" w:rsidP="000A1486">
            <w:pPr>
              <w:rPr>
                <w:del w:id="827" w:author="Em Lim" w:date="2025-07-31T17:49:00Z" w16du:dateUtc="2025-08-01T00:49:00Z"/>
                <w:color w:val="000000"/>
              </w:rPr>
              <w:pPrChange w:id="828" w:author="Em Lim" w:date="2025-07-31T17:49:00Z" w16du:dateUtc="2025-08-01T00:49:00Z">
                <w:pPr>
                  <w:jc w:val="left"/>
                </w:pPr>
              </w:pPrChange>
            </w:pPr>
            <w:del w:id="829" w:author="Em Lim" w:date="2025-07-31T17:49:00Z" w16du:dateUtc="2025-08-01T00:49:00Z">
              <w:r w:rsidRPr="00861362" w:rsidDel="000A1486">
                <w:rPr>
                  <w:color w:val="000000"/>
                </w:rPr>
                <w:delText>0.80</w:delText>
              </w:r>
            </w:del>
          </w:p>
        </w:tc>
        <w:tc>
          <w:tcPr>
            <w:tcW w:w="1300" w:type="dxa"/>
            <w:noWrap/>
            <w:hideMark/>
          </w:tcPr>
          <w:p w14:paraId="071291A8" w14:textId="630B1D40" w:rsidR="00CB6958" w:rsidRPr="00861362" w:rsidDel="000A1486" w:rsidRDefault="00CB6958" w:rsidP="000A1486">
            <w:pPr>
              <w:rPr>
                <w:del w:id="830" w:author="Em Lim" w:date="2025-07-31T17:49:00Z" w16du:dateUtc="2025-08-01T00:49:00Z"/>
                <w:color w:val="000000"/>
              </w:rPr>
              <w:pPrChange w:id="831" w:author="Em Lim" w:date="2025-07-31T17:49:00Z" w16du:dateUtc="2025-08-01T00:49:00Z">
                <w:pPr>
                  <w:jc w:val="left"/>
                </w:pPr>
              </w:pPrChange>
            </w:pPr>
            <w:del w:id="832" w:author="Em Lim" w:date="2025-07-31T17:49:00Z" w16du:dateUtc="2025-08-01T00:49:00Z">
              <w:r w:rsidRPr="00861362" w:rsidDel="000A1486">
                <w:rPr>
                  <w:color w:val="000000"/>
                </w:rPr>
                <w:delText>0.43</w:delText>
              </w:r>
            </w:del>
          </w:p>
        </w:tc>
      </w:tr>
    </w:tbl>
    <w:p w14:paraId="0B670783" w14:textId="6547D1AF" w:rsidR="00CB6958" w:rsidRPr="00861362" w:rsidDel="000A1486" w:rsidRDefault="00CB6958" w:rsidP="000A1486">
      <w:pPr>
        <w:rPr>
          <w:del w:id="833" w:author="Em Lim" w:date="2025-07-31T17:49:00Z" w16du:dateUtc="2025-08-01T00:49:00Z"/>
          <w:b/>
          <w:bCs/>
          <w:iCs/>
        </w:rPr>
        <w:pPrChange w:id="834" w:author="Em Lim" w:date="2025-07-31T17:49:00Z" w16du:dateUtc="2025-08-01T00:49:00Z">
          <w:pPr>
            <w:spacing w:line="480" w:lineRule="auto"/>
          </w:pPr>
        </w:pPrChange>
      </w:pPr>
    </w:p>
    <w:p w14:paraId="0A97D654" w14:textId="436E1F07" w:rsidR="00CB6958" w:rsidRPr="00861362" w:rsidDel="000A1486" w:rsidRDefault="00CB6958" w:rsidP="000A1486">
      <w:pPr>
        <w:rPr>
          <w:del w:id="835" w:author="Em Lim" w:date="2025-07-31T17:49:00Z" w16du:dateUtc="2025-08-01T00:49:00Z"/>
          <w:b/>
          <w:bCs/>
          <w:iCs/>
        </w:rPr>
        <w:pPrChange w:id="836" w:author="Em Lim" w:date="2025-07-31T17:49:00Z" w16du:dateUtc="2025-08-01T00:49:00Z">
          <w:pPr>
            <w:spacing w:line="480" w:lineRule="auto"/>
          </w:pPr>
        </w:pPrChange>
      </w:pPr>
      <w:del w:id="837" w:author="Em Lim" w:date="2025-07-31T17:49:00Z" w16du:dateUtc="2025-08-01T00:49:00Z">
        <w:r w:rsidRPr="00861362" w:rsidDel="000A1486">
          <w:rPr>
            <w:b/>
            <w:bCs/>
            <w:iCs/>
          </w:rPr>
          <w:delText>Within-site (small-scale) variation</w:delText>
        </w:r>
      </w:del>
    </w:p>
    <w:p w14:paraId="7E060EA8" w14:textId="25FA4404" w:rsidR="00CB6958" w:rsidRPr="00861362" w:rsidDel="000A1486" w:rsidRDefault="00CB6958" w:rsidP="000A1486">
      <w:pPr>
        <w:rPr>
          <w:del w:id="838" w:author="Em Lim" w:date="2025-07-31T17:49:00Z" w16du:dateUtc="2025-08-01T00:49:00Z"/>
          <w:color w:val="000000"/>
        </w:rPr>
        <w:pPrChange w:id="839" w:author="Em Lim" w:date="2025-07-31T17:49:00Z" w16du:dateUtc="2025-08-01T00:49:00Z">
          <w:pPr>
            <w:spacing w:line="480" w:lineRule="auto"/>
          </w:pPr>
        </w:pPrChange>
      </w:pPr>
      <w:del w:id="840" w:author="Em Lim" w:date="2025-07-31T17:49:00Z" w16du:dateUtc="2025-08-01T00:49:00Z">
        <w:r w:rsidRPr="00861362" w:rsidDel="000A1486">
          <w:delText xml:space="preserve">As above, we further explored the effect of animals on </w:delText>
        </w:r>
        <w:r w:rsidRPr="00861362" w:rsidDel="000A1486">
          <w:rPr>
            <w:color w:val="000000"/>
          </w:rPr>
          <w:delText xml:space="preserve">∆NH₄⁺ – the difference in NH₄⁺ concentration between inside and outside kelp forests – </w:delText>
        </w:r>
        <w:r w:rsidRPr="00861362" w:rsidDel="000A1486">
          <w:delText xml:space="preserve">by rerunning the top LMM in Table S5 with the biomass of only one animal family at a time. We ran models for the 15 most abundant families, but only present the three fish families (Gobiidae, Cottidae, and </w:delText>
        </w:r>
        <w:r w:rsidRPr="00E57366" w:rsidDel="000A1486">
          <w:delText>Hexagrammidae</w:delText>
        </w:r>
        <w:r w:rsidRPr="00861362" w:rsidDel="000A1486">
          <w:delText xml:space="preserve">) and three invertebrate families (Echinasteridae, Strongylocentrotidae, and </w:delText>
        </w:r>
        <w:r w:rsidRPr="00E57366" w:rsidDel="000A1486">
          <w:delText>Turbinidae</w:delText>
        </w:r>
        <w:r w:rsidRPr="00861362" w:rsidDel="000A1486">
          <w:delText xml:space="preserv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contribute almost half (4</w:delText>
        </w:r>
        <w:r w:rsidDel="000A1486">
          <w:delText>4</w:delText>
        </w:r>
        <w:r w:rsidRPr="00861362" w:rsidDel="000A1486">
          <w:delText>%) of the total biomass observed on the surveys.</w:delText>
        </w:r>
      </w:del>
    </w:p>
    <w:p w14:paraId="496D416F" w14:textId="0F692F00" w:rsidR="00CB6958" w:rsidRPr="00184450" w:rsidDel="000A1486" w:rsidRDefault="00CB6958" w:rsidP="000A1486">
      <w:pPr>
        <w:rPr>
          <w:del w:id="841" w:author="Em Lim" w:date="2025-07-31T17:49:00Z" w16du:dateUtc="2025-08-01T00:49:00Z"/>
        </w:rPr>
        <w:pPrChange w:id="842" w:author="Em Lim" w:date="2025-07-31T17:49:00Z" w16du:dateUtc="2025-08-01T00:49:00Z">
          <w:pPr>
            <w:spacing w:line="480" w:lineRule="auto"/>
            <w:ind w:firstLine="720"/>
          </w:pPr>
        </w:pPrChange>
      </w:pPr>
      <w:del w:id="843" w:author="Em Lim" w:date="2025-07-31T17:49:00Z" w16du:dateUtc="2025-08-01T00:49:00Z">
        <w:r w:rsidRPr="00861362" w:rsidDel="000A1486">
          <w:delText xml:space="preserve">We found a negative relationship between </w:delText>
        </w:r>
        <w:r w:rsidRPr="00861362" w:rsidDel="000A1486">
          <w:rPr>
            <w:color w:val="000000"/>
          </w:rPr>
          <w:delText xml:space="preserve">∆NH₄⁺ and </w:delText>
        </w:r>
        <w:r w:rsidRPr="00861362" w:rsidDel="000A1486">
          <w:delText xml:space="preserve">the biomass of gobies (Gobiidae) and evidence of </w:delText>
        </w:r>
        <w:r w:rsidDel="000A1486">
          <w:delText xml:space="preserve">a </w:delText>
        </w:r>
        <w:r w:rsidRPr="00861362" w:rsidDel="000A1486">
          <w:delText>positive tide:goby biomass interaction (LMM, p &lt; 0.00</w:delText>
        </w:r>
        <w:r w:rsidDel="000A1486">
          <w:delText>1</w:delText>
        </w:r>
        <w:r w:rsidRPr="00861362" w:rsidDel="000A1486">
          <w:delText>, Fig. S2.</w:delText>
        </w:r>
        <w:r w:rsidDel="000A1486">
          <w:delText>0</w:delText>
        </w:r>
        <w:r w:rsidRPr="00861362" w:rsidDel="000A1486">
          <w:delText xml:space="preserve">2). </w:delText>
        </w:r>
        <w:r w:rsidRPr="00861362" w:rsidDel="000A1486">
          <w:rPr>
            <w:color w:val="000000"/>
          </w:rPr>
          <w:delText xml:space="preserve">∆NH₄⁺ was positively correlated with </w:delText>
        </w:r>
        <w:r w:rsidRPr="00861362" w:rsidDel="000A1486">
          <w:delText>the biomass of sculpins (Cottidae; p = 0.0</w:delText>
        </w:r>
        <w:r w:rsidDel="000A1486">
          <w:delText>3</w:delText>
        </w:r>
        <w:r w:rsidRPr="00861362" w:rsidDel="000A1486">
          <w:delText xml:space="preserve">) and </w:delText>
        </w:r>
        <w:r w:rsidDel="000A1486">
          <w:delText>greenlings</w:delText>
        </w:r>
        <w:r w:rsidRPr="00861362" w:rsidDel="000A1486">
          <w:delText xml:space="preserve"> (</w:delText>
        </w:r>
        <w:r w:rsidRPr="00E57366" w:rsidDel="000A1486">
          <w:delText>Hexagrammidae</w:delText>
        </w:r>
        <w:r w:rsidRPr="00861362" w:rsidDel="000A1486">
          <w:delText xml:space="preserve">; p </w:delText>
        </w:r>
        <w:r w:rsidDel="000A1486">
          <w:delText>&lt;</w:delText>
        </w:r>
        <w:r w:rsidRPr="00861362" w:rsidDel="000A1486">
          <w:delText xml:space="preserve"> 0.00</w:delText>
        </w:r>
        <w:r w:rsidDel="000A1486">
          <w:delText>1</w:delText>
        </w:r>
        <w:r w:rsidRPr="00861362" w:rsidDel="000A1486">
          <w:delText>), but no interactions with biomass were significant (p &gt; 0.</w:delText>
        </w:r>
        <w:r w:rsidDel="000A1486">
          <w:delText>32</w:delText>
        </w:r>
        <w:r w:rsidRPr="00861362" w:rsidDel="000A1486">
          <w:delText xml:space="preserve">). Sea stars in the family Echinasteridae displayed a positive relationship with </w:delText>
        </w:r>
        <w:r w:rsidRPr="00861362" w:rsidDel="000A1486">
          <w:rPr>
            <w:color w:val="000000"/>
          </w:rPr>
          <w:delText>∆NH₄⁺, a negative kelp:sea star biomass interaction, and a positive tide:sea star biomass interaction (p &lt; 0.0</w:delText>
        </w:r>
        <w:r w:rsidDel="000A1486">
          <w:rPr>
            <w:color w:val="000000"/>
          </w:rPr>
          <w:delText>1</w:delText>
        </w:r>
        <w:r w:rsidRPr="00861362" w:rsidDel="000A1486">
          <w:rPr>
            <w:color w:val="000000"/>
          </w:rPr>
          <w:delText xml:space="preserve">). We found evidence for a smaller but still positive relationship between the biomass of urchins in the family Strongylocentrotidae and </w:delText>
        </w:r>
        <w:r w:rsidDel="000A1486">
          <w:rPr>
            <w:color w:val="000000"/>
          </w:rPr>
          <w:delText>snails</w:delText>
        </w:r>
        <w:r w:rsidRPr="00861362" w:rsidDel="000A1486">
          <w:rPr>
            <w:color w:val="000000"/>
          </w:rPr>
          <w:delText xml:space="preserve"> in the family </w:delText>
        </w:r>
        <w:r w:rsidRPr="00E57366" w:rsidDel="000A1486">
          <w:rPr>
            <w:color w:val="000000"/>
          </w:rPr>
          <w:delText xml:space="preserve">Turbinidae </w:delText>
        </w:r>
        <w:r w:rsidRPr="00861362" w:rsidDel="000A1486">
          <w:rPr>
            <w:color w:val="000000"/>
          </w:rPr>
          <w:delText>and ∆NH₄⁺ (p &lt; 0.0</w:delText>
        </w:r>
        <w:r w:rsidDel="000A1486">
          <w:rPr>
            <w:color w:val="000000"/>
          </w:rPr>
          <w:delText>2</w:delText>
        </w:r>
        <w:r w:rsidRPr="00861362" w:rsidDel="000A1486">
          <w:rPr>
            <w:color w:val="000000"/>
          </w:rPr>
          <w:delText>), but no interactions with biomass were significant (p &gt; 0.</w:delText>
        </w:r>
        <w:r w:rsidDel="000A1486">
          <w:rPr>
            <w:color w:val="000000"/>
          </w:rPr>
          <w:delText>26</w:delText>
        </w:r>
        <w:r w:rsidRPr="00861362" w:rsidDel="000A1486">
          <w:rPr>
            <w:color w:val="000000"/>
          </w:rPr>
          <w:delText>). Full model outputs are available in Table S2.</w:delText>
        </w:r>
        <w:r w:rsidDel="000A1486">
          <w:rPr>
            <w:color w:val="000000"/>
          </w:rPr>
          <w:delText>0</w:delText>
        </w:r>
        <w:r w:rsidRPr="00861362" w:rsidDel="000A1486">
          <w:rPr>
            <w:color w:val="000000"/>
          </w:rPr>
          <w:delText>2.</w:delText>
        </w:r>
      </w:del>
    </w:p>
    <w:p w14:paraId="7F7429A5" w14:textId="09FCB432" w:rsidR="00CB6958" w:rsidRPr="00184450" w:rsidDel="000A1486" w:rsidRDefault="00CB6958" w:rsidP="00CB6958">
      <w:pPr>
        <w:rPr>
          <w:del w:id="844" w:author="Em Lim" w:date="2025-07-31T17:49:00Z" w16du:dateUtc="2025-08-01T00:49:00Z"/>
        </w:rPr>
      </w:pPr>
      <w:del w:id="845" w:author="Em Lim" w:date="2025-07-31T17:49:00Z" w16du:dateUtc="2025-08-01T00:49:00Z">
        <w:r w:rsidDel="000A1486">
          <w:rPr>
            <w:noProof/>
          </w:rPr>
          <w:drawing>
            <wp:inline distT="0" distB="0" distL="0" distR="0" wp14:anchorId="6766B540" wp14:editId="6A4451C8">
              <wp:extent cx="5943600" cy="3343275"/>
              <wp:effectExtent l="0" t="0" r="0" b="0"/>
              <wp:docPr id="1974586092" name="Picture 5" descr="A graph of different types of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6092" name="Picture 5" descr="A graph of different types of mas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266E957B" w14:textId="73D61E02" w:rsidR="00CB6958" w:rsidRPr="00184450" w:rsidDel="000A1486" w:rsidRDefault="00CB6958" w:rsidP="00CB6958">
      <w:pPr>
        <w:spacing w:line="480" w:lineRule="auto"/>
        <w:rPr>
          <w:del w:id="846" w:author="Em Lim" w:date="2025-07-31T17:49:00Z" w16du:dateUtc="2025-08-01T00:49:00Z"/>
        </w:rPr>
      </w:pPr>
      <w:del w:id="847" w:author="Em Lim" w:date="2025-07-31T17:49:00Z" w16du:dateUtc="2025-08-01T00:49:00Z">
        <w:r w:rsidRPr="00184450" w:rsidDel="000A1486">
          <w:rPr>
            <w:b/>
          </w:rPr>
          <w:delText>Figure S2.</w:delText>
        </w:r>
        <w:r w:rsidDel="000A1486">
          <w:rPr>
            <w:b/>
          </w:rPr>
          <w:delText>0</w:delText>
        </w:r>
        <w:r w:rsidRPr="00184450" w:rsidDel="000A1486">
          <w:rPr>
            <w:b/>
          </w:rPr>
          <w:delText xml:space="preserve">2. </w:delText>
        </w:r>
        <w:r w:rsidRPr="00184450" w:rsidDel="000A1486">
          <w:delText xml:space="preserve">Model-generated predictions of difference in ammonium concentrations between inside and outside kelp forests in relation to animal biomass for the 6 animal families with the highest </w:delText>
        </w:r>
        <w:r w:rsidRPr="00E061EB" w:rsidDel="000A1486">
          <w:rPr>
            <w:i/>
            <w:iCs/>
          </w:rPr>
          <w:delText>R</w:delText>
        </w:r>
        <w:r w:rsidRPr="00E061EB" w:rsidDel="000A1486">
          <w:rPr>
            <w:i/>
            <w:iCs/>
            <w:vertAlign w:val="superscript"/>
          </w:rPr>
          <w:delText>2</w:delText>
        </w:r>
        <w:r w:rsidRPr="00184450" w:rsidDel="000A1486">
          <w:delText>.</w:delText>
        </w:r>
      </w:del>
    </w:p>
    <w:p w14:paraId="7B6950CB" w14:textId="784A17E0" w:rsidR="00CB6958" w:rsidRPr="00184450" w:rsidDel="000A1486" w:rsidRDefault="00CB6958" w:rsidP="00CB6958">
      <w:pPr>
        <w:spacing w:line="480" w:lineRule="auto"/>
        <w:rPr>
          <w:del w:id="848" w:author="Em Lim" w:date="2025-07-31T17:49:00Z" w16du:dateUtc="2025-08-01T00:49:00Z"/>
          <w:b/>
        </w:rPr>
      </w:pPr>
    </w:p>
    <w:p w14:paraId="124D7608" w14:textId="33F6ED4A" w:rsidR="00CB6958" w:rsidDel="000A1486" w:rsidRDefault="00CB6958" w:rsidP="00CB6958">
      <w:pPr>
        <w:rPr>
          <w:del w:id="849" w:author="Em Lim" w:date="2025-07-31T17:49:00Z" w16du:dateUtc="2025-08-01T00:49:00Z"/>
          <w:b/>
        </w:rPr>
      </w:pPr>
      <w:del w:id="850" w:author="Em Lim" w:date="2025-07-31T17:49:00Z" w16du:dateUtc="2025-08-01T00:49:00Z">
        <w:r w:rsidDel="000A1486">
          <w:rPr>
            <w:b/>
          </w:rPr>
          <w:br w:type="page"/>
        </w:r>
      </w:del>
    </w:p>
    <w:p w14:paraId="40B5D52B" w14:textId="4DE8AFEC" w:rsidR="00CB6958" w:rsidRPr="004938E4" w:rsidDel="000A1486" w:rsidRDefault="00CB6958" w:rsidP="00CB6958">
      <w:pPr>
        <w:spacing w:line="480" w:lineRule="auto"/>
        <w:rPr>
          <w:del w:id="851" w:author="Em Lim" w:date="2025-07-31T17:49:00Z" w16du:dateUtc="2025-08-01T00:49:00Z"/>
          <w:b/>
        </w:rPr>
      </w:pPr>
      <w:del w:id="852" w:author="Em Lim" w:date="2025-07-31T17:49:00Z" w16du:dateUtc="2025-08-01T00:49:00Z">
        <w:r w:rsidRPr="004938E4" w:rsidDel="000A1486">
          <w:rPr>
            <w:b/>
          </w:rPr>
          <w:delText>Table S2.02.</w:delText>
        </w:r>
        <w:r w:rsidRPr="004938E4" w:rsidDel="000A1486">
          <w:delText xml:space="preserve"> Model summaries from the small scale (within-site) models including only the biomass of one family (indicated in the top left cell) for each model.</w:delText>
        </w:r>
      </w:del>
    </w:p>
    <w:p w14:paraId="1ABF984F" w14:textId="72B1C6C0" w:rsidR="00CB6958" w:rsidRPr="004938E4" w:rsidDel="000A1486" w:rsidRDefault="00CB6958" w:rsidP="00CB6958">
      <w:pPr>
        <w:pStyle w:val="HTMLPreformatted"/>
        <w:shd w:val="clear" w:color="auto" w:fill="FFFFFF"/>
        <w:wordWrap w:val="0"/>
        <w:rPr>
          <w:del w:id="853" w:author="Em Lim" w:date="2025-07-31T17:49:00Z" w16du:dateUtc="2025-08-01T00:49:00Z"/>
          <w:rFonts w:ascii="Times New Roman" w:hAnsi="Times New Roman" w:cs="Times New Roman"/>
          <w:color w:val="000000"/>
          <w:sz w:val="24"/>
          <w:szCs w:val="24"/>
          <w:u w:val="single"/>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3F71401C" w14:textId="66050E0E" w:rsidTr="00806FD8">
        <w:trPr>
          <w:cnfStyle w:val="100000000000" w:firstRow="1" w:lastRow="0" w:firstColumn="0" w:lastColumn="0" w:oddVBand="0" w:evenVBand="0" w:oddHBand="0" w:evenHBand="0" w:firstRowFirstColumn="0" w:firstRowLastColumn="0" w:lastRowFirstColumn="0" w:lastRowLastColumn="0"/>
          <w:trHeight w:val="320"/>
          <w:del w:id="854" w:author="Em Lim" w:date="2025-07-31T17:49:00Z" w16du:dateUtc="2025-08-01T00:49:00Z"/>
        </w:trPr>
        <w:tc>
          <w:tcPr>
            <w:tcW w:w="3686" w:type="dxa"/>
            <w:noWrap/>
            <w:hideMark/>
          </w:tcPr>
          <w:p w14:paraId="4342BF54" w14:textId="37A4D018" w:rsidR="00CB6958" w:rsidRPr="004938E4" w:rsidDel="000A1486" w:rsidRDefault="00CB6958" w:rsidP="00806FD8">
            <w:pPr>
              <w:jc w:val="left"/>
              <w:rPr>
                <w:del w:id="855" w:author="Em Lim" w:date="2025-07-31T17:49:00Z" w16du:dateUtc="2025-08-01T00:49:00Z"/>
                <w:b/>
                <w:bCs/>
              </w:rPr>
            </w:pPr>
            <w:del w:id="856" w:author="Em Lim" w:date="2025-07-31T17:49:00Z" w16du:dateUtc="2025-08-01T00:49:00Z">
              <w:r w:rsidRPr="004938E4" w:rsidDel="000A1486">
                <w:rPr>
                  <w:b/>
                  <w:bCs/>
                </w:rPr>
                <w:delText xml:space="preserve">Echinasteridae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0.96)</w:delText>
              </w:r>
            </w:del>
          </w:p>
        </w:tc>
        <w:tc>
          <w:tcPr>
            <w:tcW w:w="1247" w:type="dxa"/>
            <w:noWrap/>
            <w:hideMark/>
          </w:tcPr>
          <w:p w14:paraId="72B2CEEE" w14:textId="6D752B56" w:rsidR="00CB6958" w:rsidRPr="004938E4" w:rsidDel="000A1486" w:rsidRDefault="00CB6958" w:rsidP="00806FD8">
            <w:pPr>
              <w:jc w:val="left"/>
              <w:rPr>
                <w:del w:id="857" w:author="Em Lim" w:date="2025-07-31T17:49:00Z" w16du:dateUtc="2025-08-01T00:49:00Z"/>
                <w:b/>
                <w:bCs/>
                <w:color w:val="000000"/>
              </w:rPr>
            </w:pPr>
            <w:del w:id="858" w:author="Em Lim" w:date="2025-07-31T17:49:00Z" w16du:dateUtc="2025-08-01T00:49:00Z">
              <w:r w:rsidRPr="004938E4" w:rsidDel="000A1486">
                <w:rPr>
                  <w:b/>
                  <w:bCs/>
                  <w:color w:val="000000"/>
                </w:rPr>
                <w:delText>Estimate</w:delText>
              </w:r>
            </w:del>
          </w:p>
        </w:tc>
        <w:tc>
          <w:tcPr>
            <w:tcW w:w="1507" w:type="dxa"/>
            <w:noWrap/>
            <w:hideMark/>
          </w:tcPr>
          <w:p w14:paraId="50B9835C" w14:textId="5043149D" w:rsidR="00CB6958" w:rsidRPr="004938E4" w:rsidDel="000A1486" w:rsidRDefault="00CB6958" w:rsidP="00806FD8">
            <w:pPr>
              <w:jc w:val="left"/>
              <w:rPr>
                <w:del w:id="859" w:author="Em Lim" w:date="2025-07-31T17:49:00Z" w16du:dateUtc="2025-08-01T00:49:00Z"/>
                <w:b/>
                <w:bCs/>
                <w:color w:val="000000"/>
              </w:rPr>
            </w:pPr>
            <w:del w:id="860" w:author="Em Lim" w:date="2025-07-31T17:49:00Z" w16du:dateUtc="2025-08-01T00:49:00Z">
              <w:r w:rsidRPr="004938E4" w:rsidDel="000A1486">
                <w:rPr>
                  <w:b/>
                  <w:bCs/>
                  <w:color w:val="000000"/>
                </w:rPr>
                <w:delText>Std. error</w:delText>
              </w:r>
            </w:del>
          </w:p>
        </w:tc>
        <w:tc>
          <w:tcPr>
            <w:tcW w:w="1093" w:type="dxa"/>
            <w:noWrap/>
            <w:hideMark/>
          </w:tcPr>
          <w:p w14:paraId="77F146D9" w14:textId="55478935" w:rsidR="00CB6958" w:rsidRPr="004938E4" w:rsidDel="000A1486" w:rsidRDefault="00CB6958" w:rsidP="00806FD8">
            <w:pPr>
              <w:jc w:val="left"/>
              <w:rPr>
                <w:del w:id="861" w:author="Em Lim" w:date="2025-07-31T17:49:00Z" w16du:dateUtc="2025-08-01T00:49:00Z"/>
                <w:b/>
                <w:bCs/>
                <w:color w:val="000000"/>
              </w:rPr>
            </w:pPr>
            <w:del w:id="862" w:author="Em Lim" w:date="2025-07-31T17:49:00Z" w16du:dateUtc="2025-08-01T00:49:00Z">
              <w:r w:rsidRPr="004938E4" w:rsidDel="000A1486">
                <w:rPr>
                  <w:b/>
                  <w:bCs/>
                  <w:color w:val="000000"/>
                </w:rPr>
                <w:delText>z value</w:delText>
              </w:r>
            </w:del>
          </w:p>
        </w:tc>
        <w:tc>
          <w:tcPr>
            <w:tcW w:w="1300" w:type="dxa"/>
            <w:noWrap/>
            <w:hideMark/>
          </w:tcPr>
          <w:p w14:paraId="7E37D848" w14:textId="06E6F9AD" w:rsidR="00CB6958" w:rsidRPr="004938E4" w:rsidDel="000A1486" w:rsidRDefault="00CB6958" w:rsidP="00806FD8">
            <w:pPr>
              <w:jc w:val="left"/>
              <w:rPr>
                <w:del w:id="863" w:author="Em Lim" w:date="2025-07-31T17:49:00Z" w16du:dateUtc="2025-08-01T00:49:00Z"/>
                <w:b/>
                <w:bCs/>
                <w:color w:val="000000"/>
              </w:rPr>
            </w:pPr>
            <w:del w:id="864" w:author="Em Lim" w:date="2025-07-31T17:49:00Z" w16du:dateUtc="2025-08-01T00:49:00Z">
              <w:r w:rsidRPr="004938E4" w:rsidDel="000A1486">
                <w:rPr>
                  <w:b/>
                  <w:bCs/>
                  <w:color w:val="000000"/>
                </w:rPr>
                <w:delText>p value</w:delText>
              </w:r>
            </w:del>
          </w:p>
        </w:tc>
      </w:tr>
      <w:tr w:rsidR="00CB6958" w:rsidRPr="004938E4" w:rsidDel="000A1486" w14:paraId="09910182" w14:textId="4E487E7F" w:rsidTr="00806FD8">
        <w:trPr>
          <w:trHeight w:val="320"/>
          <w:del w:id="865" w:author="Em Lim" w:date="2025-07-31T17:49:00Z" w16du:dateUtc="2025-08-01T00:49:00Z"/>
        </w:trPr>
        <w:tc>
          <w:tcPr>
            <w:tcW w:w="3686" w:type="dxa"/>
            <w:noWrap/>
            <w:hideMark/>
          </w:tcPr>
          <w:p w14:paraId="76B5590C" w14:textId="6FCF72A5" w:rsidR="00CB6958" w:rsidRPr="004938E4" w:rsidDel="000A1486" w:rsidRDefault="00CB6958" w:rsidP="00806FD8">
            <w:pPr>
              <w:jc w:val="left"/>
              <w:rPr>
                <w:del w:id="866" w:author="Em Lim" w:date="2025-07-31T17:49:00Z" w16du:dateUtc="2025-08-01T00:49:00Z"/>
                <w:color w:val="000000"/>
              </w:rPr>
            </w:pPr>
            <w:del w:id="867" w:author="Em Lim" w:date="2025-07-31T17:49:00Z" w16du:dateUtc="2025-08-01T00:49:00Z">
              <w:r w:rsidRPr="004938E4" w:rsidDel="000A1486">
                <w:rPr>
                  <w:color w:val="000000"/>
                </w:rPr>
                <w:delText>Intercept</w:delText>
              </w:r>
            </w:del>
          </w:p>
        </w:tc>
        <w:tc>
          <w:tcPr>
            <w:tcW w:w="1247" w:type="dxa"/>
            <w:noWrap/>
            <w:vAlign w:val="top"/>
            <w:hideMark/>
          </w:tcPr>
          <w:p w14:paraId="26260A43" w14:textId="0EFD81BF" w:rsidR="00CB6958" w:rsidRPr="004938E4" w:rsidDel="000A1486" w:rsidRDefault="00CB6958" w:rsidP="00806FD8">
            <w:pPr>
              <w:jc w:val="left"/>
              <w:rPr>
                <w:del w:id="868" w:author="Em Lim" w:date="2025-07-31T17:49:00Z" w16du:dateUtc="2025-08-01T00:49:00Z"/>
                <w:color w:val="000000"/>
              </w:rPr>
            </w:pPr>
            <w:del w:id="869" w:author="Em Lim" w:date="2025-07-31T17:49:00Z" w16du:dateUtc="2025-08-01T00:49:00Z">
              <w:r w:rsidRPr="004938E4" w:rsidDel="000A1486">
                <w:delText>2.59</w:delText>
              </w:r>
            </w:del>
          </w:p>
        </w:tc>
        <w:tc>
          <w:tcPr>
            <w:tcW w:w="1507" w:type="dxa"/>
            <w:noWrap/>
            <w:vAlign w:val="top"/>
            <w:hideMark/>
          </w:tcPr>
          <w:p w14:paraId="1C646B35" w14:textId="472E2842" w:rsidR="00CB6958" w:rsidRPr="004938E4" w:rsidDel="000A1486" w:rsidRDefault="00CB6958" w:rsidP="00806FD8">
            <w:pPr>
              <w:jc w:val="left"/>
              <w:rPr>
                <w:del w:id="870" w:author="Em Lim" w:date="2025-07-31T17:49:00Z" w16du:dateUtc="2025-08-01T00:49:00Z"/>
                <w:color w:val="000000"/>
              </w:rPr>
            </w:pPr>
            <w:del w:id="871" w:author="Em Lim" w:date="2025-07-31T17:49:00Z" w16du:dateUtc="2025-08-01T00:49:00Z">
              <w:r w:rsidRPr="004938E4" w:rsidDel="000A1486">
                <w:delText>0.93</w:delText>
              </w:r>
            </w:del>
          </w:p>
        </w:tc>
        <w:tc>
          <w:tcPr>
            <w:tcW w:w="1093" w:type="dxa"/>
            <w:noWrap/>
            <w:vAlign w:val="top"/>
            <w:hideMark/>
          </w:tcPr>
          <w:p w14:paraId="537192F0" w14:textId="2383FA9B" w:rsidR="00CB6958" w:rsidRPr="004938E4" w:rsidDel="000A1486" w:rsidRDefault="00CB6958" w:rsidP="00806FD8">
            <w:pPr>
              <w:jc w:val="left"/>
              <w:rPr>
                <w:del w:id="872" w:author="Em Lim" w:date="2025-07-31T17:49:00Z" w16du:dateUtc="2025-08-01T00:49:00Z"/>
                <w:color w:val="000000"/>
              </w:rPr>
            </w:pPr>
            <w:del w:id="873" w:author="Em Lim" w:date="2025-07-31T17:49:00Z" w16du:dateUtc="2025-08-01T00:49:00Z">
              <w:r w:rsidRPr="004938E4" w:rsidDel="000A1486">
                <w:delText>2.79</w:delText>
              </w:r>
            </w:del>
          </w:p>
        </w:tc>
        <w:tc>
          <w:tcPr>
            <w:tcW w:w="1300" w:type="dxa"/>
            <w:noWrap/>
            <w:vAlign w:val="top"/>
            <w:hideMark/>
          </w:tcPr>
          <w:p w14:paraId="471EF45A" w14:textId="26DED971" w:rsidR="00CB6958" w:rsidRPr="004938E4" w:rsidDel="000A1486" w:rsidRDefault="00CB6958" w:rsidP="00806FD8">
            <w:pPr>
              <w:jc w:val="left"/>
              <w:rPr>
                <w:del w:id="874" w:author="Em Lim" w:date="2025-07-31T17:49:00Z" w16du:dateUtc="2025-08-01T00:49:00Z"/>
                <w:color w:val="000000"/>
              </w:rPr>
            </w:pPr>
            <w:del w:id="875" w:author="Em Lim" w:date="2025-07-31T17:49:00Z" w16du:dateUtc="2025-08-01T00:49:00Z">
              <w:r w:rsidRPr="004938E4" w:rsidDel="000A1486">
                <w:delText>0.01</w:delText>
              </w:r>
            </w:del>
          </w:p>
        </w:tc>
      </w:tr>
      <w:tr w:rsidR="00CB6958" w:rsidRPr="004938E4" w:rsidDel="000A1486" w14:paraId="72419DFC" w14:textId="141CBC47" w:rsidTr="00806FD8">
        <w:trPr>
          <w:trHeight w:val="320"/>
          <w:del w:id="876" w:author="Em Lim" w:date="2025-07-31T17:49:00Z" w16du:dateUtc="2025-08-01T00:49:00Z"/>
        </w:trPr>
        <w:tc>
          <w:tcPr>
            <w:tcW w:w="3686" w:type="dxa"/>
            <w:noWrap/>
            <w:hideMark/>
          </w:tcPr>
          <w:p w14:paraId="1AF37F6B" w14:textId="2D4688B4" w:rsidR="00CB6958" w:rsidRPr="004938E4" w:rsidDel="000A1486" w:rsidRDefault="00CB6958" w:rsidP="00806FD8">
            <w:pPr>
              <w:jc w:val="left"/>
              <w:rPr>
                <w:del w:id="877" w:author="Em Lim" w:date="2025-07-31T17:49:00Z" w16du:dateUtc="2025-08-01T00:49:00Z"/>
                <w:color w:val="000000"/>
              </w:rPr>
            </w:pPr>
            <w:del w:id="878" w:author="Em Lim" w:date="2025-07-31T17:49:00Z" w16du:dateUtc="2025-08-01T00:49:00Z">
              <w:r w:rsidRPr="004938E4" w:rsidDel="000A1486">
                <w:rPr>
                  <w:color w:val="000000"/>
                </w:rPr>
                <w:delText>Kelp - nereo</w:delText>
              </w:r>
            </w:del>
          </w:p>
        </w:tc>
        <w:tc>
          <w:tcPr>
            <w:tcW w:w="1247" w:type="dxa"/>
            <w:noWrap/>
            <w:vAlign w:val="top"/>
            <w:hideMark/>
          </w:tcPr>
          <w:p w14:paraId="0A6BDF47" w14:textId="7663723A" w:rsidR="00CB6958" w:rsidRPr="004938E4" w:rsidDel="000A1486" w:rsidRDefault="00CB6958" w:rsidP="00806FD8">
            <w:pPr>
              <w:jc w:val="left"/>
              <w:rPr>
                <w:del w:id="879" w:author="Em Lim" w:date="2025-07-31T17:49:00Z" w16du:dateUtc="2025-08-01T00:49:00Z"/>
                <w:color w:val="000000"/>
              </w:rPr>
            </w:pPr>
            <w:del w:id="880" w:author="Em Lim" w:date="2025-07-31T17:49:00Z" w16du:dateUtc="2025-08-01T00:49:00Z">
              <w:r w:rsidRPr="004938E4" w:rsidDel="000A1486">
                <w:delText>0.26</w:delText>
              </w:r>
            </w:del>
          </w:p>
        </w:tc>
        <w:tc>
          <w:tcPr>
            <w:tcW w:w="1507" w:type="dxa"/>
            <w:noWrap/>
            <w:vAlign w:val="top"/>
            <w:hideMark/>
          </w:tcPr>
          <w:p w14:paraId="67614B22" w14:textId="15B132DF" w:rsidR="00CB6958" w:rsidRPr="004938E4" w:rsidDel="000A1486" w:rsidRDefault="00CB6958" w:rsidP="00806FD8">
            <w:pPr>
              <w:jc w:val="left"/>
              <w:rPr>
                <w:del w:id="881" w:author="Em Lim" w:date="2025-07-31T17:49:00Z" w16du:dateUtc="2025-08-01T00:49:00Z"/>
                <w:color w:val="000000"/>
              </w:rPr>
            </w:pPr>
            <w:del w:id="882" w:author="Em Lim" w:date="2025-07-31T17:49:00Z" w16du:dateUtc="2025-08-01T00:49:00Z">
              <w:r w:rsidRPr="004938E4" w:rsidDel="000A1486">
                <w:delText>0.05</w:delText>
              </w:r>
            </w:del>
          </w:p>
        </w:tc>
        <w:tc>
          <w:tcPr>
            <w:tcW w:w="1093" w:type="dxa"/>
            <w:noWrap/>
            <w:vAlign w:val="top"/>
            <w:hideMark/>
          </w:tcPr>
          <w:p w14:paraId="1A8C34DD" w14:textId="7D6CBD69" w:rsidR="00CB6958" w:rsidRPr="004938E4" w:rsidDel="000A1486" w:rsidRDefault="00CB6958" w:rsidP="00806FD8">
            <w:pPr>
              <w:jc w:val="left"/>
              <w:rPr>
                <w:del w:id="883" w:author="Em Lim" w:date="2025-07-31T17:49:00Z" w16du:dateUtc="2025-08-01T00:49:00Z"/>
                <w:color w:val="000000"/>
              </w:rPr>
            </w:pPr>
            <w:del w:id="884" w:author="Em Lim" w:date="2025-07-31T17:49:00Z" w16du:dateUtc="2025-08-01T00:49:00Z">
              <w:r w:rsidRPr="004938E4" w:rsidDel="000A1486">
                <w:delText>5.52</w:delText>
              </w:r>
            </w:del>
          </w:p>
        </w:tc>
        <w:tc>
          <w:tcPr>
            <w:tcW w:w="1300" w:type="dxa"/>
            <w:noWrap/>
            <w:vAlign w:val="top"/>
            <w:hideMark/>
          </w:tcPr>
          <w:p w14:paraId="0FD4D024" w14:textId="7F41A325" w:rsidR="00CB6958" w:rsidRPr="004938E4" w:rsidDel="000A1486" w:rsidRDefault="00CB6958" w:rsidP="00806FD8">
            <w:pPr>
              <w:jc w:val="left"/>
              <w:rPr>
                <w:del w:id="885" w:author="Em Lim" w:date="2025-07-31T17:49:00Z" w16du:dateUtc="2025-08-01T00:49:00Z"/>
                <w:color w:val="000000"/>
              </w:rPr>
            </w:pPr>
            <w:del w:id="886" w:author="Em Lim" w:date="2025-07-31T17:49:00Z" w16du:dateUtc="2025-08-01T00:49:00Z">
              <w:r w:rsidRPr="004938E4" w:rsidDel="000A1486">
                <w:delText>&lt; 0.001</w:delText>
              </w:r>
            </w:del>
          </w:p>
        </w:tc>
      </w:tr>
      <w:tr w:rsidR="00CB6958" w:rsidRPr="004938E4" w:rsidDel="000A1486" w14:paraId="2328DFB5" w14:textId="7D13A43A" w:rsidTr="00806FD8">
        <w:trPr>
          <w:trHeight w:val="320"/>
          <w:del w:id="887" w:author="Em Lim" w:date="2025-07-31T17:49:00Z" w16du:dateUtc="2025-08-01T00:49:00Z"/>
        </w:trPr>
        <w:tc>
          <w:tcPr>
            <w:tcW w:w="3686" w:type="dxa"/>
            <w:noWrap/>
            <w:hideMark/>
          </w:tcPr>
          <w:p w14:paraId="5A56D37E" w14:textId="30D708B8" w:rsidR="00CB6958" w:rsidRPr="004938E4" w:rsidDel="000A1486" w:rsidRDefault="00CB6958" w:rsidP="00806FD8">
            <w:pPr>
              <w:jc w:val="left"/>
              <w:rPr>
                <w:del w:id="888" w:author="Em Lim" w:date="2025-07-31T17:49:00Z" w16du:dateUtc="2025-08-01T00:49:00Z"/>
                <w:color w:val="000000"/>
              </w:rPr>
            </w:pPr>
            <w:del w:id="889" w:author="Em Lim" w:date="2025-07-31T17:49:00Z" w16du:dateUtc="2025-08-01T00:49:00Z">
              <w:r w:rsidRPr="004938E4" w:rsidDel="000A1486">
                <w:rPr>
                  <w:color w:val="000000"/>
                </w:rPr>
                <w:delText>Kelp - none</w:delText>
              </w:r>
            </w:del>
          </w:p>
        </w:tc>
        <w:tc>
          <w:tcPr>
            <w:tcW w:w="1247" w:type="dxa"/>
            <w:noWrap/>
            <w:vAlign w:val="top"/>
            <w:hideMark/>
          </w:tcPr>
          <w:p w14:paraId="4FFC67DB" w14:textId="09D8180B" w:rsidR="00CB6958" w:rsidRPr="004938E4" w:rsidDel="000A1486" w:rsidRDefault="00CB6958" w:rsidP="00806FD8">
            <w:pPr>
              <w:jc w:val="left"/>
              <w:rPr>
                <w:del w:id="890" w:author="Em Lim" w:date="2025-07-31T17:49:00Z" w16du:dateUtc="2025-08-01T00:49:00Z"/>
                <w:color w:val="000000"/>
              </w:rPr>
            </w:pPr>
            <w:del w:id="891" w:author="Em Lim" w:date="2025-07-31T17:49:00Z" w16du:dateUtc="2025-08-01T00:49:00Z">
              <w:r w:rsidRPr="004938E4" w:rsidDel="000A1486">
                <w:delText>-0.06</w:delText>
              </w:r>
            </w:del>
          </w:p>
        </w:tc>
        <w:tc>
          <w:tcPr>
            <w:tcW w:w="1507" w:type="dxa"/>
            <w:noWrap/>
            <w:vAlign w:val="top"/>
            <w:hideMark/>
          </w:tcPr>
          <w:p w14:paraId="212929A8" w14:textId="3E9D4D3B" w:rsidR="00CB6958" w:rsidRPr="004938E4" w:rsidDel="000A1486" w:rsidRDefault="00CB6958" w:rsidP="00806FD8">
            <w:pPr>
              <w:jc w:val="left"/>
              <w:rPr>
                <w:del w:id="892" w:author="Em Lim" w:date="2025-07-31T17:49:00Z" w16du:dateUtc="2025-08-01T00:49:00Z"/>
                <w:color w:val="000000"/>
              </w:rPr>
            </w:pPr>
            <w:del w:id="893" w:author="Em Lim" w:date="2025-07-31T17:49:00Z" w16du:dateUtc="2025-08-01T00:49:00Z">
              <w:r w:rsidRPr="004938E4" w:rsidDel="000A1486">
                <w:delText>0.09</w:delText>
              </w:r>
            </w:del>
          </w:p>
        </w:tc>
        <w:tc>
          <w:tcPr>
            <w:tcW w:w="1093" w:type="dxa"/>
            <w:noWrap/>
            <w:vAlign w:val="top"/>
            <w:hideMark/>
          </w:tcPr>
          <w:p w14:paraId="432FD77D" w14:textId="67E11960" w:rsidR="00CB6958" w:rsidRPr="004938E4" w:rsidDel="000A1486" w:rsidRDefault="00CB6958" w:rsidP="00806FD8">
            <w:pPr>
              <w:jc w:val="left"/>
              <w:rPr>
                <w:del w:id="894" w:author="Em Lim" w:date="2025-07-31T17:49:00Z" w16du:dateUtc="2025-08-01T00:49:00Z"/>
                <w:color w:val="000000"/>
              </w:rPr>
            </w:pPr>
            <w:del w:id="895" w:author="Em Lim" w:date="2025-07-31T17:49:00Z" w16du:dateUtc="2025-08-01T00:49:00Z">
              <w:r w:rsidRPr="004938E4" w:rsidDel="000A1486">
                <w:delText>-0.60</w:delText>
              </w:r>
            </w:del>
          </w:p>
        </w:tc>
        <w:tc>
          <w:tcPr>
            <w:tcW w:w="1300" w:type="dxa"/>
            <w:noWrap/>
            <w:vAlign w:val="top"/>
            <w:hideMark/>
          </w:tcPr>
          <w:p w14:paraId="1D6ABEDD" w14:textId="6A1D31FD" w:rsidR="00CB6958" w:rsidRPr="004938E4" w:rsidDel="000A1486" w:rsidRDefault="00CB6958" w:rsidP="00806FD8">
            <w:pPr>
              <w:jc w:val="left"/>
              <w:rPr>
                <w:del w:id="896" w:author="Em Lim" w:date="2025-07-31T17:49:00Z" w16du:dateUtc="2025-08-01T00:49:00Z"/>
                <w:color w:val="000000"/>
              </w:rPr>
            </w:pPr>
            <w:del w:id="897" w:author="Em Lim" w:date="2025-07-31T17:49:00Z" w16du:dateUtc="2025-08-01T00:49:00Z">
              <w:r w:rsidRPr="004938E4" w:rsidDel="000A1486">
                <w:delText>0.55</w:delText>
              </w:r>
            </w:del>
          </w:p>
        </w:tc>
      </w:tr>
      <w:tr w:rsidR="00CB6958" w:rsidRPr="004938E4" w:rsidDel="000A1486" w14:paraId="40516ADD" w14:textId="7C1DF9A4" w:rsidTr="00806FD8">
        <w:trPr>
          <w:trHeight w:val="320"/>
          <w:del w:id="898" w:author="Em Lim" w:date="2025-07-31T17:49:00Z" w16du:dateUtc="2025-08-01T00:49:00Z"/>
        </w:trPr>
        <w:tc>
          <w:tcPr>
            <w:tcW w:w="3686" w:type="dxa"/>
            <w:noWrap/>
            <w:hideMark/>
          </w:tcPr>
          <w:p w14:paraId="721AD7CD" w14:textId="3AD27F32" w:rsidR="00CB6958" w:rsidRPr="004938E4" w:rsidDel="000A1486" w:rsidRDefault="00CB6958" w:rsidP="00806FD8">
            <w:pPr>
              <w:jc w:val="left"/>
              <w:rPr>
                <w:del w:id="899" w:author="Em Lim" w:date="2025-07-31T17:49:00Z" w16du:dateUtc="2025-08-01T00:49:00Z"/>
                <w:color w:val="000000"/>
              </w:rPr>
            </w:pPr>
            <w:del w:id="900" w:author="Em Lim" w:date="2025-07-31T17:49:00Z" w16du:dateUtc="2025-08-01T00:49:00Z">
              <w:r w:rsidRPr="004938E4" w:rsidDel="000A1486">
                <w:rPr>
                  <w:color w:val="000000"/>
                </w:rPr>
                <w:delText>Kelp biomass</w:delText>
              </w:r>
            </w:del>
          </w:p>
        </w:tc>
        <w:tc>
          <w:tcPr>
            <w:tcW w:w="1247" w:type="dxa"/>
            <w:noWrap/>
            <w:vAlign w:val="top"/>
            <w:hideMark/>
          </w:tcPr>
          <w:p w14:paraId="0AD5C465" w14:textId="4FE85742" w:rsidR="00CB6958" w:rsidRPr="004938E4" w:rsidDel="000A1486" w:rsidRDefault="00CB6958" w:rsidP="00806FD8">
            <w:pPr>
              <w:jc w:val="left"/>
              <w:rPr>
                <w:del w:id="901" w:author="Em Lim" w:date="2025-07-31T17:49:00Z" w16du:dateUtc="2025-08-01T00:49:00Z"/>
                <w:color w:val="000000"/>
              </w:rPr>
            </w:pPr>
            <w:del w:id="902" w:author="Em Lim" w:date="2025-07-31T17:49:00Z" w16du:dateUtc="2025-08-01T00:49:00Z">
              <w:r w:rsidRPr="004938E4" w:rsidDel="000A1486">
                <w:delText>-3.47</w:delText>
              </w:r>
            </w:del>
          </w:p>
        </w:tc>
        <w:tc>
          <w:tcPr>
            <w:tcW w:w="1507" w:type="dxa"/>
            <w:noWrap/>
            <w:vAlign w:val="top"/>
            <w:hideMark/>
          </w:tcPr>
          <w:p w14:paraId="45DBFFFA" w14:textId="0077A35D" w:rsidR="00CB6958" w:rsidRPr="004938E4" w:rsidDel="000A1486" w:rsidRDefault="00CB6958" w:rsidP="00806FD8">
            <w:pPr>
              <w:jc w:val="left"/>
              <w:rPr>
                <w:del w:id="903" w:author="Em Lim" w:date="2025-07-31T17:49:00Z" w16du:dateUtc="2025-08-01T00:49:00Z"/>
                <w:color w:val="000000"/>
              </w:rPr>
            </w:pPr>
            <w:del w:id="904" w:author="Em Lim" w:date="2025-07-31T17:49:00Z" w16du:dateUtc="2025-08-01T00:49:00Z">
              <w:r w:rsidRPr="004938E4" w:rsidDel="000A1486">
                <w:delText>1.21</w:delText>
              </w:r>
            </w:del>
          </w:p>
        </w:tc>
        <w:tc>
          <w:tcPr>
            <w:tcW w:w="1093" w:type="dxa"/>
            <w:noWrap/>
            <w:vAlign w:val="top"/>
            <w:hideMark/>
          </w:tcPr>
          <w:p w14:paraId="23F7F6E2" w14:textId="32FA7385" w:rsidR="00CB6958" w:rsidRPr="004938E4" w:rsidDel="000A1486" w:rsidRDefault="00CB6958" w:rsidP="00806FD8">
            <w:pPr>
              <w:jc w:val="left"/>
              <w:rPr>
                <w:del w:id="905" w:author="Em Lim" w:date="2025-07-31T17:49:00Z" w16du:dateUtc="2025-08-01T00:49:00Z"/>
                <w:color w:val="000000"/>
              </w:rPr>
            </w:pPr>
            <w:del w:id="906" w:author="Em Lim" w:date="2025-07-31T17:49:00Z" w16du:dateUtc="2025-08-01T00:49:00Z">
              <w:r w:rsidRPr="004938E4" w:rsidDel="000A1486">
                <w:delText>-2.87</w:delText>
              </w:r>
            </w:del>
          </w:p>
        </w:tc>
        <w:tc>
          <w:tcPr>
            <w:tcW w:w="1300" w:type="dxa"/>
            <w:noWrap/>
            <w:vAlign w:val="top"/>
            <w:hideMark/>
          </w:tcPr>
          <w:p w14:paraId="7AC70681" w14:textId="0AFF3842" w:rsidR="00CB6958" w:rsidRPr="004938E4" w:rsidDel="000A1486" w:rsidRDefault="00CB6958" w:rsidP="00806FD8">
            <w:pPr>
              <w:jc w:val="left"/>
              <w:rPr>
                <w:del w:id="907" w:author="Em Lim" w:date="2025-07-31T17:49:00Z" w16du:dateUtc="2025-08-01T00:49:00Z"/>
                <w:color w:val="000000"/>
              </w:rPr>
            </w:pPr>
            <w:del w:id="908" w:author="Em Lim" w:date="2025-07-31T17:49:00Z" w16du:dateUtc="2025-08-01T00:49:00Z">
              <w:r w:rsidRPr="004938E4" w:rsidDel="000A1486">
                <w:delText>0.004</w:delText>
              </w:r>
            </w:del>
          </w:p>
        </w:tc>
      </w:tr>
      <w:tr w:rsidR="00CB6958" w:rsidRPr="004938E4" w:rsidDel="000A1486" w14:paraId="75367CC6" w14:textId="5C9DB581" w:rsidTr="00806FD8">
        <w:trPr>
          <w:trHeight w:val="320"/>
          <w:del w:id="909" w:author="Em Lim" w:date="2025-07-31T17:49:00Z" w16du:dateUtc="2025-08-01T00:49:00Z"/>
        </w:trPr>
        <w:tc>
          <w:tcPr>
            <w:tcW w:w="3686" w:type="dxa"/>
            <w:noWrap/>
            <w:hideMark/>
          </w:tcPr>
          <w:p w14:paraId="0E7D7EA0" w14:textId="64127415" w:rsidR="00CB6958" w:rsidRPr="004938E4" w:rsidDel="000A1486" w:rsidRDefault="00CB6958" w:rsidP="00806FD8">
            <w:pPr>
              <w:jc w:val="left"/>
              <w:rPr>
                <w:del w:id="910" w:author="Em Lim" w:date="2025-07-31T17:49:00Z" w16du:dateUtc="2025-08-01T00:49:00Z"/>
                <w:color w:val="000000"/>
              </w:rPr>
            </w:pPr>
            <w:del w:id="911" w:author="Em Lim" w:date="2025-07-31T17:49:00Z" w16du:dateUtc="2025-08-01T00:49:00Z">
              <w:r w:rsidRPr="004938E4" w:rsidDel="000A1486">
                <w:rPr>
                  <w:color w:val="000000"/>
                </w:rPr>
                <w:delText>Tide exchange</w:delText>
              </w:r>
            </w:del>
          </w:p>
        </w:tc>
        <w:tc>
          <w:tcPr>
            <w:tcW w:w="1247" w:type="dxa"/>
            <w:noWrap/>
            <w:vAlign w:val="top"/>
            <w:hideMark/>
          </w:tcPr>
          <w:p w14:paraId="7F6F6789" w14:textId="0E0EE296" w:rsidR="00CB6958" w:rsidRPr="004938E4" w:rsidDel="000A1486" w:rsidRDefault="00CB6958" w:rsidP="00806FD8">
            <w:pPr>
              <w:jc w:val="left"/>
              <w:rPr>
                <w:del w:id="912" w:author="Em Lim" w:date="2025-07-31T17:49:00Z" w16du:dateUtc="2025-08-01T00:49:00Z"/>
                <w:color w:val="000000"/>
              </w:rPr>
            </w:pPr>
            <w:del w:id="913" w:author="Em Lim" w:date="2025-07-31T17:49:00Z" w16du:dateUtc="2025-08-01T00:49:00Z">
              <w:r w:rsidRPr="004938E4" w:rsidDel="000A1486">
                <w:delText>3.06</w:delText>
              </w:r>
            </w:del>
          </w:p>
        </w:tc>
        <w:tc>
          <w:tcPr>
            <w:tcW w:w="1507" w:type="dxa"/>
            <w:noWrap/>
            <w:vAlign w:val="top"/>
            <w:hideMark/>
          </w:tcPr>
          <w:p w14:paraId="6FE3E170" w14:textId="5797BF94" w:rsidR="00CB6958" w:rsidRPr="004938E4" w:rsidDel="000A1486" w:rsidRDefault="00CB6958" w:rsidP="00806FD8">
            <w:pPr>
              <w:jc w:val="left"/>
              <w:rPr>
                <w:del w:id="914" w:author="Em Lim" w:date="2025-07-31T17:49:00Z" w16du:dateUtc="2025-08-01T00:49:00Z"/>
                <w:color w:val="000000"/>
              </w:rPr>
            </w:pPr>
            <w:del w:id="915" w:author="Em Lim" w:date="2025-07-31T17:49:00Z" w16du:dateUtc="2025-08-01T00:49:00Z">
              <w:r w:rsidRPr="004938E4" w:rsidDel="000A1486">
                <w:delText>1.02</w:delText>
              </w:r>
            </w:del>
          </w:p>
        </w:tc>
        <w:tc>
          <w:tcPr>
            <w:tcW w:w="1093" w:type="dxa"/>
            <w:noWrap/>
            <w:vAlign w:val="top"/>
            <w:hideMark/>
          </w:tcPr>
          <w:p w14:paraId="144C6A78" w14:textId="7B9930C0" w:rsidR="00CB6958" w:rsidRPr="004938E4" w:rsidDel="000A1486" w:rsidRDefault="00CB6958" w:rsidP="00806FD8">
            <w:pPr>
              <w:jc w:val="left"/>
              <w:rPr>
                <w:del w:id="916" w:author="Em Lim" w:date="2025-07-31T17:49:00Z" w16du:dateUtc="2025-08-01T00:49:00Z"/>
                <w:color w:val="000000"/>
              </w:rPr>
            </w:pPr>
            <w:del w:id="917" w:author="Em Lim" w:date="2025-07-31T17:49:00Z" w16du:dateUtc="2025-08-01T00:49:00Z">
              <w:r w:rsidRPr="004938E4" w:rsidDel="000A1486">
                <w:delText>3.01</w:delText>
              </w:r>
            </w:del>
          </w:p>
        </w:tc>
        <w:tc>
          <w:tcPr>
            <w:tcW w:w="1300" w:type="dxa"/>
            <w:noWrap/>
            <w:vAlign w:val="top"/>
            <w:hideMark/>
          </w:tcPr>
          <w:p w14:paraId="529D3CE8" w14:textId="1EA93688" w:rsidR="00CB6958" w:rsidRPr="004938E4" w:rsidDel="000A1486" w:rsidRDefault="00CB6958" w:rsidP="00806FD8">
            <w:pPr>
              <w:jc w:val="left"/>
              <w:rPr>
                <w:del w:id="918" w:author="Em Lim" w:date="2025-07-31T17:49:00Z" w16du:dateUtc="2025-08-01T00:49:00Z"/>
                <w:color w:val="000000"/>
              </w:rPr>
            </w:pPr>
            <w:del w:id="919" w:author="Em Lim" w:date="2025-07-31T17:49:00Z" w16du:dateUtc="2025-08-01T00:49:00Z">
              <w:r w:rsidRPr="004938E4" w:rsidDel="000A1486">
                <w:delText>0.003</w:delText>
              </w:r>
            </w:del>
          </w:p>
        </w:tc>
      </w:tr>
      <w:tr w:rsidR="00CB6958" w:rsidRPr="004938E4" w:rsidDel="000A1486" w14:paraId="68475319" w14:textId="25DCDF0B" w:rsidTr="00806FD8">
        <w:trPr>
          <w:trHeight w:val="320"/>
          <w:del w:id="920" w:author="Em Lim" w:date="2025-07-31T17:49:00Z" w16du:dateUtc="2025-08-01T00:49:00Z"/>
        </w:trPr>
        <w:tc>
          <w:tcPr>
            <w:tcW w:w="3686" w:type="dxa"/>
            <w:noWrap/>
            <w:hideMark/>
          </w:tcPr>
          <w:p w14:paraId="465DB8BB" w14:textId="6EF5547D" w:rsidR="00CB6958" w:rsidRPr="004938E4" w:rsidDel="000A1486" w:rsidRDefault="00CB6958" w:rsidP="00806FD8">
            <w:pPr>
              <w:jc w:val="left"/>
              <w:rPr>
                <w:del w:id="921" w:author="Em Lim" w:date="2025-07-31T17:49:00Z" w16du:dateUtc="2025-08-01T00:49:00Z"/>
                <w:color w:val="000000"/>
              </w:rPr>
            </w:pPr>
            <w:del w:id="922" w:author="Em Lim" w:date="2025-07-31T17:49:00Z" w16du:dateUtc="2025-08-01T00:49:00Z">
              <w:r w:rsidRPr="004938E4" w:rsidDel="000A1486">
                <w:rPr>
                  <w:color w:val="000000"/>
                </w:rPr>
                <w:delText>Animal biomass</w:delText>
              </w:r>
            </w:del>
          </w:p>
        </w:tc>
        <w:tc>
          <w:tcPr>
            <w:tcW w:w="1247" w:type="dxa"/>
            <w:noWrap/>
            <w:vAlign w:val="top"/>
            <w:hideMark/>
          </w:tcPr>
          <w:p w14:paraId="1484C111" w14:textId="1549B933" w:rsidR="00CB6958" w:rsidRPr="004938E4" w:rsidDel="000A1486" w:rsidRDefault="00CB6958" w:rsidP="00806FD8">
            <w:pPr>
              <w:jc w:val="left"/>
              <w:rPr>
                <w:del w:id="923" w:author="Em Lim" w:date="2025-07-31T17:49:00Z" w16du:dateUtc="2025-08-01T00:49:00Z"/>
                <w:color w:val="000000"/>
              </w:rPr>
            </w:pPr>
            <w:del w:id="924" w:author="Em Lim" w:date="2025-07-31T17:49:00Z" w16du:dateUtc="2025-08-01T00:49:00Z">
              <w:r w:rsidRPr="004938E4" w:rsidDel="000A1486">
                <w:delText>5.87</w:delText>
              </w:r>
            </w:del>
          </w:p>
        </w:tc>
        <w:tc>
          <w:tcPr>
            <w:tcW w:w="1507" w:type="dxa"/>
            <w:noWrap/>
            <w:vAlign w:val="top"/>
            <w:hideMark/>
          </w:tcPr>
          <w:p w14:paraId="43EF6891" w14:textId="2217CF9D" w:rsidR="00CB6958" w:rsidRPr="004938E4" w:rsidDel="000A1486" w:rsidRDefault="00CB6958" w:rsidP="00806FD8">
            <w:pPr>
              <w:jc w:val="left"/>
              <w:rPr>
                <w:del w:id="925" w:author="Em Lim" w:date="2025-07-31T17:49:00Z" w16du:dateUtc="2025-08-01T00:49:00Z"/>
                <w:color w:val="000000"/>
              </w:rPr>
            </w:pPr>
            <w:del w:id="926" w:author="Em Lim" w:date="2025-07-31T17:49:00Z" w16du:dateUtc="2025-08-01T00:49:00Z">
              <w:r w:rsidRPr="004938E4" w:rsidDel="000A1486">
                <w:delText>2.19</w:delText>
              </w:r>
            </w:del>
          </w:p>
        </w:tc>
        <w:tc>
          <w:tcPr>
            <w:tcW w:w="1093" w:type="dxa"/>
            <w:noWrap/>
            <w:vAlign w:val="top"/>
            <w:hideMark/>
          </w:tcPr>
          <w:p w14:paraId="528B4FC7" w14:textId="260D36DA" w:rsidR="00CB6958" w:rsidRPr="004938E4" w:rsidDel="000A1486" w:rsidRDefault="00CB6958" w:rsidP="00806FD8">
            <w:pPr>
              <w:jc w:val="left"/>
              <w:rPr>
                <w:del w:id="927" w:author="Em Lim" w:date="2025-07-31T17:49:00Z" w16du:dateUtc="2025-08-01T00:49:00Z"/>
                <w:color w:val="000000"/>
              </w:rPr>
            </w:pPr>
            <w:del w:id="928" w:author="Em Lim" w:date="2025-07-31T17:49:00Z" w16du:dateUtc="2025-08-01T00:49:00Z">
              <w:r w:rsidRPr="004938E4" w:rsidDel="000A1486">
                <w:delText>2.68</w:delText>
              </w:r>
            </w:del>
          </w:p>
        </w:tc>
        <w:tc>
          <w:tcPr>
            <w:tcW w:w="1300" w:type="dxa"/>
            <w:noWrap/>
            <w:vAlign w:val="top"/>
            <w:hideMark/>
          </w:tcPr>
          <w:p w14:paraId="45805B9C" w14:textId="25681AE7" w:rsidR="00CB6958" w:rsidRPr="004938E4" w:rsidDel="000A1486" w:rsidRDefault="00CB6958" w:rsidP="00806FD8">
            <w:pPr>
              <w:jc w:val="left"/>
              <w:rPr>
                <w:del w:id="929" w:author="Em Lim" w:date="2025-07-31T17:49:00Z" w16du:dateUtc="2025-08-01T00:49:00Z"/>
                <w:color w:val="000000"/>
              </w:rPr>
            </w:pPr>
            <w:del w:id="930" w:author="Em Lim" w:date="2025-07-31T17:49:00Z" w16du:dateUtc="2025-08-01T00:49:00Z">
              <w:r w:rsidRPr="004938E4" w:rsidDel="000A1486">
                <w:delText>0.01</w:delText>
              </w:r>
            </w:del>
          </w:p>
        </w:tc>
      </w:tr>
      <w:tr w:rsidR="00CB6958" w:rsidRPr="004938E4" w:rsidDel="000A1486" w14:paraId="65F599C1" w14:textId="1E9755B2" w:rsidTr="00806FD8">
        <w:trPr>
          <w:trHeight w:val="320"/>
          <w:del w:id="931" w:author="Em Lim" w:date="2025-07-31T17:49:00Z" w16du:dateUtc="2025-08-01T00:49:00Z"/>
        </w:trPr>
        <w:tc>
          <w:tcPr>
            <w:tcW w:w="3686" w:type="dxa"/>
            <w:noWrap/>
            <w:hideMark/>
          </w:tcPr>
          <w:p w14:paraId="134BE7B6" w14:textId="380F9EC9" w:rsidR="00CB6958" w:rsidRPr="004938E4" w:rsidDel="000A1486" w:rsidRDefault="00CB6958" w:rsidP="00806FD8">
            <w:pPr>
              <w:jc w:val="left"/>
              <w:rPr>
                <w:del w:id="932" w:author="Em Lim" w:date="2025-07-31T17:49:00Z" w16du:dateUtc="2025-08-01T00:49:00Z"/>
                <w:color w:val="000000"/>
              </w:rPr>
            </w:pPr>
            <w:del w:id="933" w:author="Em Lim" w:date="2025-07-31T17:49:00Z" w16du:dateUtc="2025-08-01T00:49:00Z">
              <w:r w:rsidRPr="004938E4" w:rsidDel="000A1486">
                <w:rPr>
                  <w:color w:val="000000"/>
                </w:rPr>
                <w:delText>Biodiversity</w:delText>
              </w:r>
            </w:del>
          </w:p>
        </w:tc>
        <w:tc>
          <w:tcPr>
            <w:tcW w:w="1247" w:type="dxa"/>
            <w:noWrap/>
            <w:vAlign w:val="top"/>
            <w:hideMark/>
          </w:tcPr>
          <w:p w14:paraId="6204EDBC" w14:textId="4A041E44" w:rsidR="00CB6958" w:rsidRPr="004938E4" w:rsidDel="000A1486" w:rsidRDefault="00CB6958" w:rsidP="00806FD8">
            <w:pPr>
              <w:jc w:val="left"/>
              <w:rPr>
                <w:del w:id="934" w:author="Em Lim" w:date="2025-07-31T17:49:00Z" w16du:dateUtc="2025-08-01T00:49:00Z"/>
                <w:color w:val="000000"/>
              </w:rPr>
            </w:pPr>
            <w:del w:id="935" w:author="Em Lim" w:date="2025-07-31T17:49:00Z" w16du:dateUtc="2025-08-01T00:49:00Z">
              <w:r w:rsidRPr="004938E4" w:rsidDel="000A1486">
                <w:delText>-0.09</w:delText>
              </w:r>
            </w:del>
          </w:p>
        </w:tc>
        <w:tc>
          <w:tcPr>
            <w:tcW w:w="1507" w:type="dxa"/>
            <w:noWrap/>
            <w:vAlign w:val="top"/>
            <w:hideMark/>
          </w:tcPr>
          <w:p w14:paraId="72211D1C" w14:textId="6507F111" w:rsidR="00CB6958" w:rsidRPr="004938E4" w:rsidDel="000A1486" w:rsidRDefault="00CB6958" w:rsidP="00806FD8">
            <w:pPr>
              <w:jc w:val="left"/>
              <w:rPr>
                <w:del w:id="936" w:author="Em Lim" w:date="2025-07-31T17:49:00Z" w16du:dateUtc="2025-08-01T00:49:00Z"/>
                <w:color w:val="000000"/>
              </w:rPr>
            </w:pPr>
            <w:del w:id="937" w:author="Em Lim" w:date="2025-07-31T17:49:00Z" w16du:dateUtc="2025-08-01T00:49:00Z">
              <w:r w:rsidRPr="004938E4" w:rsidDel="000A1486">
                <w:delText>0.03</w:delText>
              </w:r>
            </w:del>
          </w:p>
        </w:tc>
        <w:tc>
          <w:tcPr>
            <w:tcW w:w="1093" w:type="dxa"/>
            <w:noWrap/>
            <w:vAlign w:val="top"/>
            <w:hideMark/>
          </w:tcPr>
          <w:p w14:paraId="7B66B6E0" w14:textId="39DB5C24" w:rsidR="00CB6958" w:rsidRPr="004938E4" w:rsidDel="000A1486" w:rsidRDefault="00CB6958" w:rsidP="00806FD8">
            <w:pPr>
              <w:jc w:val="left"/>
              <w:rPr>
                <w:del w:id="938" w:author="Em Lim" w:date="2025-07-31T17:49:00Z" w16du:dateUtc="2025-08-01T00:49:00Z"/>
                <w:color w:val="000000"/>
              </w:rPr>
            </w:pPr>
            <w:del w:id="939" w:author="Em Lim" w:date="2025-07-31T17:49:00Z" w16du:dateUtc="2025-08-01T00:49:00Z">
              <w:r w:rsidRPr="004938E4" w:rsidDel="000A1486">
                <w:delText>-3.41</w:delText>
              </w:r>
            </w:del>
          </w:p>
        </w:tc>
        <w:tc>
          <w:tcPr>
            <w:tcW w:w="1300" w:type="dxa"/>
            <w:noWrap/>
            <w:vAlign w:val="top"/>
            <w:hideMark/>
          </w:tcPr>
          <w:p w14:paraId="2E82AB62" w14:textId="28995D26" w:rsidR="00CB6958" w:rsidRPr="004938E4" w:rsidDel="000A1486" w:rsidRDefault="00CB6958" w:rsidP="00806FD8">
            <w:pPr>
              <w:jc w:val="left"/>
              <w:rPr>
                <w:del w:id="940" w:author="Em Lim" w:date="2025-07-31T17:49:00Z" w16du:dateUtc="2025-08-01T00:49:00Z"/>
                <w:color w:val="000000"/>
              </w:rPr>
            </w:pPr>
            <w:del w:id="941" w:author="Em Lim" w:date="2025-07-31T17:49:00Z" w16du:dateUtc="2025-08-01T00:49:00Z">
              <w:r w:rsidRPr="004938E4" w:rsidDel="000A1486">
                <w:delText>&lt; 0.001</w:delText>
              </w:r>
            </w:del>
          </w:p>
        </w:tc>
      </w:tr>
      <w:tr w:rsidR="00CB6958" w:rsidRPr="004938E4" w:rsidDel="000A1486" w14:paraId="0C7E2D03" w14:textId="5E2FF0A3" w:rsidTr="00806FD8">
        <w:trPr>
          <w:trHeight w:val="320"/>
          <w:del w:id="942" w:author="Em Lim" w:date="2025-07-31T17:49:00Z" w16du:dateUtc="2025-08-01T00:49:00Z"/>
        </w:trPr>
        <w:tc>
          <w:tcPr>
            <w:tcW w:w="3686" w:type="dxa"/>
            <w:noWrap/>
            <w:hideMark/>
          </w:tcPr>
          <w:p w14:paraId="1A186213" w14:textId="7C189DE4" w:rsidR="00CB6958" w:rsidRPr="004938E4" w:rsidDel="000A1486" w:rsidRDefault="00CB6958" w:rsidP="00806FD8">
            <w:pPr>
              <w:jc w:val="left"/>
              <w:rPr>
                <w:del w:id="943" w:author="Em Lim" w:date="2025-07-31T17:49:00Z" w16du:dateUtc="2025-08-01T00:49:00Z"/>
                <w:color w:val="000000"/>
              </w:rPr>
            </w:pPr>
            <w:del w:id="944" w:author="Em Lim" w:date="2025-07-31T17:49:00Z" w16du:dateUtc="2025-08-01T00:49:00Z">
              <w:r w:rsidRPr="004938E4" w:rsidDel="000A1486">
                <w:rPr>
                  <w:color w:val="000000"/>
                </w:rPr>
                <w:delText>Depth</w:delText>
              </w:r>
            </w:del>
          </w:p>
        </w:tc>
        <w:tc>
          <w:tcPr>
            <w:tcW w:w="1247" w:type="dxa"/>
            <w:noWrap/>
            <w:vAlign w:val="top"/>
            <w:hideMark/>
          </w:tcPr>
          <w:p w14:paraId="34772807" w14:textId="38DA9392" w:rsidR="00CB6958" w:rsidRPr="004938E4" w:rsidDel="000A1486" w:rsidRDefault="00CB6958" w:rsidP="00806FD8">
            <w:pPr>
              <w:jc w:val="left"/>
              <w:rPr>
                <w:del w:id="945" w:author="Em Lim" w:date="2025-07-31T17:49:00Z" w16du:dateUtc="2025-08-01T00:49:00Z"/>
                <w:color w:val="000000"/>
              </w:rPr>
            </w:pPr>
            <w:del w:id="946" w:author="Em Lim" w:date="2025-07-31T17:49:00Z" w16du:dateUtc="2025-08-01T00:49:00Z">
              <w:r w:rsidRPr="004938E4" w:rsidDel="000A1486">
                <w:delText>0.03</w:delText>
              </w:r>
            </w:del>
          </w:p>
        </w:tc>
        <w:tc>
          <w:tcPr>
            <w:tcW w:w="1507" w:type="dxa"/>
            <w:noWrap/>
            <w:vAlign w:val="top"/>
            <w:hideMark/>
          </w:tcPr>
          <w:p w14:paraId="5A476610" w14:textId="4E3BDE85" w:rsidR="00CB6958" w:rsidRPr="004938E4" w:rsidDel="000A1486" w:rsidRDefault="00CB6958" w:rsidP="00806FD8">
            <w:pPr>
              <w:jc w:val="left"/>
              <w:rPr>
                <w:del w:id="947" w:author="Em Lim" w:date="2025-07-31T17:49:00Z" w16du:dateUtc="2025-08-01T00:49:00Z"/>
                <w:color w:val="000000"/>
              </w:rPr>
            </w:pPr>
            <w:del w:id="948" w:author="Em Lim" w:date="2025-07-31T17:49:00Z" w16du:dateUtc="2025-08-01T00:49:00Z">
              <w:r w:rsidRPr="004938E4" w:rsidDel="000A1486">
                <w:delText>0.02</w:delText>
              </w:r>
            </w:del>
          </w:p>
        </w:tc>
        <w:tc>
          <w:tcPr>
            <w:tcW w:w="1093" w:type="dxa"/>
            <w:noWrap/>
            <w:vAlign w:val="top"/>
            <w:hideMark/>
          </w:tcPr>
          <w:p w14:paraId="002365A2" w14:textId="1813C95E" w:rsidR="00CB6958" w:rsidRPr="004938E4" w:rsidDel="000A1486" w:rsidRDefault="00CB6958" w:rsidP="00806FD8">
            <w:pPr>
              <w:jc w:val="left"/>
              <w:rPr>
                <w:del w:id="949" w:author="Em Lim" w:date="2025-07-31T17:49:00Z" w16du:dateUtc="2025-08-01T00:49:00Z"/>
                <w:color w:val="000000"/>
              </w:rPr>
            </w:pPr>
            <w:del w:id="950" w:author="Em Lim" w:date="2025-07-31T17:49:00Z" w16du:dateUtc="2025-08-01T00:49:00Z">
              <w:r w:rsidRPr="004938E4" w:rsidDel="000A1486">
                <w:delText>1.02</w:delText>
              </w:r>
            </w:del>
          </w:p>
        </w:tc>
        <w:tc>
          <w:tcPr>
            <w:tcW w:w="1300" w:type="dxa"/>
            <w:noWrap/>
            <w:vAlign w:val="top"/>
            <w:hideMark/>
          </w:tcPr>
          <w:p w14:paraId="68FEA7F4" w14:textId="67D47F99" w:rsidR="00CB6958" w:rsidRPr="004938E4" w:rsidDel="000A1486" w:rsidRDefault="00CB6958" w:rsidP="00806FD8">
            <w:pPr>
              <w:jc w:val="left"/>
              <w:rPr>
                <w:del w:id="951" w:author="Em Lim" w:date="2025-07-31T17:49:00Z" w16du:dateUtc="2025-08-01T00:49:00Z"/>
                <w:color w:val="000000"/>
              </w:rPr>
            </w:pPr>
            <w:del w:id="952" w:author="Em Lim" w:date="2025-07-31T17:49:00Z" w16du:dateUtc="2025-08-01T00:49:00Z">
              <w:r w:rsidRPr="004938E4" w:rsidDel="000A1486">
                <w:delText>0.31</w:delText>
              </w:r>
            </w:del>
          </w:p>
        </w:tc>
      </w:tr>
      <w:tr w:rsidR="00CB6958" w:rsidRPr="004938E4" w:rsidDel="000A1486" w14:paraId="46A3EFCB" w14:textId="1885D3A7" w:rsidTr="00806FD8">
        <w:trPr>
          <w:trHeight w:val="320"/>
          <w:del w:id="953" w:author="Em Lim" w:date="2025-07-31T17:49:00Z" w16du:dateUtc="2025-08-01T00:49:00Z"/>
        </w:trPr>
        <w:tc>
          <w:tcPr>
            <w:tcW w:w="3686" w:type="dxa"/>
            <w:noWrap/>
            <w:hideMark/>
          </w:tcPr>
          <w:p w14:paraId="5F918722" w14:textId="6CEDAC98" w:rsidR="00CB6958" w:rsidRPr="004938E4" w:rsidDel="000A1486" w:rsidRDefault="00CB6958" w:rsidP="00806FD8">
            <w:pPr>
              <w:jc w:val="left"/>
              <w:rPr>
                <w:del w:id="954" w:author="Em Lim" w:date="2025-07-31T17:49:00Z" w16du:dateUtc="2025-08-01T00:49:00Z"/>
                <w:color w:val="000000"/>
              </w:rPr>
            </w:pPr>
            <w:del w:id="955" w:author="Em Lim" w:date="2025-07-31T17:49:00Z" w16du:dateUtc="2025-08-01T00:49:00Z">
              <w:r w:rsidRPr="004938E4" w:rsidDel="000A1486">
                <w:rPr>
                  <w:color w:val="000000"/>
                </w:rPr>
                <w:delText>Kelp:tide</w:delText>
              </w:r>
            </w:del>
          </w:p>
        </w:tc>
        <w:tc>
          <w:tcPr>
            <w:tcW w:w="1247" w:type="dxa"/>
            <w:noWrap/>
            <w:vAlign w:val="top"/>
            <w:hideMark/>
          </w:tcPr>
          <w:p w14:paraId="6CFA0249" w14:textId="1669F893" w:rsidR="00CB6958" w:rsidRPr="004938E4" w:rsidDel="000A1486" w:rsidRDefault="00CB6958" w:rsidP="00806FD8">
            <w:pPr>
              <w:jc w:val="left"/>
              <w:rPr>
                <w:del w:id="956" w:author="Em Lim" w:date="2025-07-31T17:49:00Z" w16du:dateUtc="2025-08-01T00:49:00Z"/>
                <w:color w:val="000000"/>
              </w:rPr>
            </w:pPr>
            <w:del w:id="957" w:author="Em Lim" w:date="2025-07-31T17:49:00Z" w16du:dateUtc="2025-08-01T00:49:00Z">
              <w:r w:rsidRPr="004938E4" w:rsidDel="000A1486">
                <w:delText>0.20</w:delText>
              </w:r>
            </w:del>
          </w:p>
        </w:tc>
        <w:tc>
          <w:tcPr>
            <w:tcW w:w="1507" w:type="dxa"/>
            <w:noWrap/>
            <w:vAlign w:val="top"/>
            <w:hideMark/>
          </w:tcPr>
          <w:p w14:paraId="4E3689AE" w14:textId="7D18435F" w:rsidR="00CB6958" w:rsidRPr="004938E4" w:rsidDel="000A1486" w:rsidRDefault="00CB6958" w:rsidP="00806FD8">
            <w:pPr>
              <w:jc w:val="left"/>
              <w:rPr>
                <w:del w:id="958" w:author="Em Lim" w:date="2025-07-31T17:49:00Z" w16du:dateUtc="2025-08-01T00:49:00Z"/>
                <w:color w:val="000000"/>
              </w:rPr>
            </w:pPr>
            <w:del w:id="959" w:author="Em Lim" w:date="2025-07-31T17:49:00Z" w16du:dateUtc="2025-08-01T00:49:00Z">
              <w:r w:rsidRPr="004938E4" w:rsidDel="000A1486">
                <w:delText>0.05</w:delText>
              </w:r>
            </w:del>
          </w:p>
        </w:tc>
        <w:tc>
          <w:tcPr>
            <w:tcW w:w="1093" w:type="dxa"/>
            <w:noWrap/>
            <w:vAlign w:val="top"/>
            <w:hideMark/>
          </w:tcPr>
          <w:p w14:paraId="1D4CA5EA" w14:textId="1B8FFB37" w:rsidR="00CB6958" w:rsidRPr="004938E4" w:rsidDel="000A1486" w:rsidRDefault="00CB6958" w:rsidP="00806FD8">
            <w:pPr>
              <w:jc w:val="left"/>
              <w:rPr>
                <w:del w:id="960" w:author="Em Lim" w:date="2025-07-31T17:49:00Z" w16du:dateUtc="2025-08-01T00:49:00Z"/>
                <w:color w:val="000000"/>
              </w:rPr>
            </w:pPr>
            <w:del w:id="961" w:author="Em Lim" w:date="2025-07-31T17:49:00Z" w16du:dateUtc="2025-08-01T00:49:00Z">
              <w:r w:rsidRPr="004938E4" w:rsidDel="000A1486">
                <w:delText>3.91</w:delText>
              </w:r>
            </w:del>
          </w:p>
        </w:tc>
        <w:tc>
          <w:tcPr>
            <w:tcW w:w="1300" w:type="dxa"/>
            <w:noWrap/>
            <w:vAlign w:val="top"/>
            <w:hideMark/>
          </w:tcPr>
          <w:p w14:paraId="2085C359" w14:textId="45563D98" w:rsidR="00CB6958" w:rsidRPr="004938E4" w:rsidDel="000A1486" w:rsidRDefault="00CB6958" w:rsidP="00806FD8">
            <w:pPr>
              <w:jc w:val="left"/>
              <w:rPr>
                <w:del w:id="962" w:author="Em Lim" w:date="2025-07-31T17:49:00Z" w16du:dateUtc="2025-08-01T00:49:00Z"/>
                <w:color w:val="000000"/>
              </w:rPr>
            </w:pPr>
            <w:del w:id="963" w:author="Em Lim" w:date="2025-07-31T17:49:00Z" w16du:dateUtc="2025-08-01T00:49:00Z">
              <w:r w:rsidRPr="004938E4" w:rsidDel="000A1486">
                <w:delText>&lt; 0.001</w:delText>
              </w:r>
            </w:del>
          </w:p>
        </w:tc>
      </w:tr>
      <w:tr w:rsidR="00CB6958" w:rsidRPr="004938E4" w:rsidDel="000A1486" w14:paraId="203D4B5B" w14:textId="0365DD22" w:rsidTr="00806FD8">
        <w:trPr>
          <w:trHeight w:val="320"/>
          <w:del w:id="964" w:author="Em Lim" w:date="2025-07-31T17:49:00Z" w16du:dateUtc="2025-08-01T00:49:00Z"/>
        </w:trPr>
        <w:tc>
          <w:tcPr>
            <w:tcW w:w="3686" w:type="dxa"/>
            <w:noWrap/>
            <w:hideMark/>
          </w:tcPr>
          <w:p w14:paraId="1A331D02" w14:textId="0C7337A9" w:rsidR="00CB6958" w:rsidRPr="004938E4" w:rsidDel="000A1486" w:rsidRDefault="00CB6958" w:rsidP="00806FD8">
            <w:pPr>
              <w:jc w:val="left"/>
              <w:rPr>
                <w:del w:id="965" w:author="Em Lim" w:date="2025-07-31T17:49:00Z" w16du:dateUtc="2025-08-01T00:49:00Z"/>
                <w:color w:val="000000"/>
              </w:rPr>
            </w:pPr>
            <w:del w:id="966" w:author="Em Lim" w:date="2025-07-31T17:49:00Z" w16du:dateUtc="2025-08-01T00:49:00Z">
              <w:r w:rsidRPr="004938E4" w:rsidDel="000A1486">
                <w:rPr>
                  <w:color w:val="000000"/>
                </w:rPr>
                <w:delText>Kelp:animals</w:delText>
              </w:r>
            </w:del>
          </w:p>
        </w:tc>
        <w:tc>
          <w:tcPr>
            <w:tcW w:w="1247" w:type="dxa"/>
            <w:noWrap/>
            <w:vAlign w:val="top"/>
            <w:hideMark/>
          </w:tcPr>
          <w:p w14:paraId="35EC9C89" w14:textId="7BA5FD2C" w:rsidR="00CB6958" w:rsidRPr="004938E4" w:rsidDel="000A1486" w:rsidRDefault="00CB6958" w:rsidP="00806FD8">
            <w:pPr>
              <w:jc w:val="left"/>
              <w:rPr>
                <w:del w:id="967" w:author="Em Lim" w:date="2025-07-31T17:49:00Z" w16du:dateUtc="2025-08-01T00:49:00Z"/>
                <w:color w:val="000000"/>
              </w:rPr>
            </w:pPr>
            <w:del w:id="968" w:author="Em Lim" w:date="2025-07-31T17:49:00Z" w16du:dateUtc="2025-08-01T00:49:00Z">
              <w:r w:rsidRPr="004938E4" w:rsidDel="000A1486">
                <w:delText>-9.20</w:delText>
              </w:r>
            </w:del>
          </w:p>
        </w:tc>
        <w:tc>
          <w:tcPr>
            <w:tcW w:w="1507" w:type="dxa"/>
            <w:noWrap/>
            <w:vAlign w:val="top"/>
            <w:hideMark/>
          </w:tcPr>
          <w:p w14:paraId="513E0032" w14:textId="3D3B077B" w:rsidR="00CB6958" w:rsidRPr="004938E4" w:rsidDel="000A1486" w:rsidRDefault="00CB6958" w:rsidP="00806FD8">
            <w:pPr>
              <w:jc w:val="left"/>
              <w:rPr>
                <w:del w:id="969" w:author="Em Lim" w:date="2025-07-31T17:49:00Z" w16du:dateUtc="2025-08-01T00:49:00Z"/>
                <w:color w:val="000000"/>
              </w:rPr>
            </w:pPr>
            <w:del w:id="970" w:author="Em Lim" w:date="2025-07-31T17:49:00Z" w16du:dateUtc="2025-08-01T00:49:00Z">
              <w:r w:rsidRPr="004938E4" w:rsidDel="000A1486">
                <w:delText>2.92</w:delText>
              </w:r>
            </w:del>
          </w:p>
        </w:tc>
        <w:tc>
          <w:tcPr>
            <w:tcW w:w="1093" w:type="dxa"/>
            <w:noWrap/>
            <w:vAlign w:val="top"/>
            <w:hideMark/>
          </w:tcPr>
          <w:p w14:paraId="529A627E" w14:textId="7B5565FA" w:rsidR="00CB6958" w:rsidRPr="004938E4" w:rsidDel="000A1486" w:rsidRDefault="00CB6958" w:rsidP="00806FD8">
            <w:pPr>
              <w:jc w:val="left"/>
              <w:rPr>
                <w:del w:id="971" w:author="Em Lim" w:date="2025-07-31T17:49:00Z" w16du:dateUtc="2025-08-01T00:49:00Z"/>
                <w:color w:val="000000"/>
              </w:rPr>
            </w:pPr>
            <w:del w:id="972" w:author="Em Lim" w:date="2025-07-31T17:49:00Z" w16du:dateUtc="2025-08-01T00:49:00Z">
              <w:r w:rsidRPr="004938E4" w:rsidDel="000A1486">
                <w:delText>-3.15</w:delText>
              </w:r>
            </w:del>
          </w:p>
        </w:tc>
        <w:tc>
          <w:tcPr>
            <w:tcW w:w="1300" w:type="dxa"/>
            <w:noWrap/>
            <w:vAlign w:val="top"/>
            <w:hideMark/>
          </w:tcPr>
          <w:p w14:paraId="07C15DEF" w14:textId="35E3E8C7" w:rsidR="00CB6958" w:rsidRPr="004938E4" w:rsidDel="000A1486" w:rsidRDefault="00CB6958" w:rsidP="00806FD8">
            <w:pPr>
              <w:jc w:val="left"/>
              <w:rPr>
                <w:del w:id="973" w:author="Em Lim" w:date="2025-07-31T17:49:00Z" w16du:dateUtc="2025-08-01T00:49:00Z"/>
                <w:color w:val="000000"/>
              </w:rPr>
            </w:pPr>
            <w:del w:id="974" w:author="Em Lim" w:date="2025-07-31T17:49:00Z" w16du:dateUtc="2025-08-01T00:49:00Z">
              <w:r w:rsidRPr="004938E4" w:rsidDel="000A1486">
                <w:delText>0.002</w:delText>
              </w:r>
            </w:del>
          </w:p>
        </w:tc>
      </w:tr>
      <w:tr w:rsidR="00CB6958" w:rsidRPr="004938E4" w:rsidDel="000A1486" w14:paraId="2583A0C0" w14:textId="1D023DDE" w:rsidTr="00806FD8">
        <w:trPr>
          <w:trHeight w:val="320"/>
          <w:del w:id="975" w:author="Em Lim" w:date="2025-07-31T17:49:00Z" w16du:dateUtc="2025-08-01T00:49:00Z"/>
        </w:trPr>
        <w:tc>
          <w:tcPr>
            <w:tcW w:w="3686" w:type="dxa"/>
            <w:noWrap/>
            <w:hideMark/>
          </w:tcPr>
          <w:p w14:paraId="6A809801" w14:textId="570B5922" w:rsidR="00CB6958" w:rsidRPr="004938E4" w:rsidDel="000A1486" w:rsidRDefault="00CB6958" w:rsidP="00806FD8">
            <w:pPr>
              <w:jc w:val="left"/>
              <w:rPr>
                <w:del w:id="976" w:author="Em Lim" w:date="2025-07-31T17:49:00Z" w16du:dateUtc="2025-08-01T00:49:00Z"/>
                <w:color w:val="000000"/>
              </w:rPr>
            </w:pPr>
            <w:del w:id="977" w:author="Em Lim" w:date="2025-07-31T17:49:00Z" w16du:dateUtc="2025-08-01T00:49:00Z">
              <w:r w:rsidRPr="004938E4" w:rsidDel="000A1486">
                <w:rPr>
                  <w:color w:val="000000"/>
                </w:rPr>
                <w:delText>Tide:animals</w:delText>
              </w:r>
            </w:del>
          </w:p>
        </w:tc>
        <w:tc>
          <w:tcPr>
            <w:tcW w:w="1247" w:type="dxa"/>
            <w:noWrap/>
            <w:vAlign w:val="top"/>
            <w:hideMark/>
          </w:tcPr>
          <w:p w14:paraId="6254562C" w14:textId="3E28062D" w:rsidR="00CB6958" w:rsidRPr="004938E4" w:rsidDel="000A1486" w:rsidRDefault="00CB6958" w:rsidP="00806FD8">
            <w:pPr>
              <w:jc w:val="left"/>
              <w:rPr>
                <w:del w:id="978" w:author="Em Lim" w:date="2025-07-31T17:49:00Z" w16du:dateUtc="2025-08-01T00:49:00Z"/>
                <w:color w:val="000000"/>
              </w:rPr>
            </w:pPr>
            <w:del w:id="979" w:author="Em Lim" w:date="2025-07-31T17:49:00Z" w16du:dateUtc="2025-08-01T00:49:00Z">
              <w:r w:rsidRPr="004938E4" w:rsidDel="000A1486">
                <w:delText>7.02</w:delText>
              </w:r>
            </w:del>
          </w:p>
        </w:tc>
        <w:tc>
          <w:tcPr>
            <w:tcW w:w="1507" w:type="dxa"/>
            <w:noWrap/>
            <w:vAlign w:val="top"/>
            <w:hideMark/>
          </w:tcPr>
          <w:p w14:paraId="587AC0D5" w14:textId="2AEB1026" w:rsidR="00CB6958" w:rsidRPr="004938E4" w:rsidDel="000A1486" w:rsidRDefault="00CB6958" w:rsidP="00806FD8">
            <w:pPr>
              <w:jc w:val="left"/>
              <w:rPr>
                <w:del w:id="980" w:author="Em Lim" w:date="2025-07-31T17:49:00Z" w16du:dateUtc="2025-08-01T00:49:00Z"/>
                <w:color w:val="000000"/>
              </w:rPr>
            </w:pPr>
            <w:del w:id="981" w:author="Em Lim" w:date="2025-07-31T17:49:00Z" w16du:dateUtc="2025-08-01T00:49:00Z">
              <w:r w:rsidRPr="004938E4" w:rsidDel="000A1486">
                <w:delText>2.39</w:delText>
              </w:r>
            </w:del>
          </w:p>
        </w:tc>
        <w:tc>
          <w:tcPr>
            <w:tcW w:w="1093" w:type="dxa"/>
            <w:noWrap/>
            <w:vAlign w:val="top"/>
            <w:hideMark/>
          </w:tcPr>
          <w:p w14:paraId="784485F7" w14:textId="5D9069DF" w:rsidR="00CB6958" w:rsidRPr="004938E4" w:rsidDel="000A1486" w:rsidRDefault="00CB6958" w:rsidP="00806FD8">
            <w:pPr>
              <w:jc w:val="left"/>
              <w:rPr>
                <w:del w:id="982" w:author="Em Lim" w:date="2025-07-31T17:49:00Z" w16du:dateUtc="2025-08-01T00:49:00Z"/>
                <w:color w:val="000000"/>
              </w:rPr>
            </w:pPr>
            <w:del w:id="983" w:author="Em Lim" w:date="2025-07-31T17:49:00Z" w16du:dateUtc="2025-08-01T00:49:00Z">
              <w:r w:rsidRPr="004938E4" w:rsidDel="000A1486">
                <w:delText>2.93</w:delText>
              </w:r>
            </w:del>
          </w:p>
        </w:tc>
        <w:tc>
          <w:tcPr>
            <w:tcW w:w="1300" w:type="dxa"/>
            <w:noWrap/>
            <w:vAlign w:val="top"/>
            <w:hideMark/>
          </w:tcPr>
          <w:p w14:paraId="77D445B8" w14:textId="47CCF5E5" w:rsidR="00CB6958" w:rsidRPr="004938E4" w:rsidDel="000A1486" w:rsidRDefault="00CB6958" w:rsidP="00806FD8">
            <w:pPr>
              <w:jc w:val="left"/>
              <w:rPr>
                <w:del w:id="984" w:author="Em Lim" w:date="2025-07-31T17:49:00Z" w16du:dateUtc="2025-08-01T00:49:00Z"/>
                <w:color w:val="000000"/>
              </w:rPr>
            </w:pPr>
            <w:del w:id="985" w:author="Em Lim" w:date="2025-07-31T17:49:00Z" w16du:dateUtc="2025-08-01T00:49:00Z">
              <w:r w:rsidRPr="004938E4" w:rsidDel="000A1486">
                <w:delText>0.003</w:delText>
              </w:r>
            </w:del>
          </w:p>
        </w:tc>
      </w:tr>
    </w:tbl>
    <w:p w14:paraId="45BAB7CC" w14:textId="7A0C21CC" w:rsidR="00CB6958" w:rsidRPr="004938E4" w:rsidDel="000A1486" w:rsidRDefault="00CB6958" w:rsidP="00CB6958">
      <w:pPr>
        <w:rPr>
          <w:del w:id="986" w:author="Em Lim" w:date="2025-07-31T17:49:00Z" w16du:dateUtc="2025-08-01T00:49:00Z"/>
          <w:rStyle w:val="gnvwddmdl3b"/>
        </w:rPr>
      </w:pPr>
    </w:p>
    <w:p w14:paraId="2729E2FB" w14:textId="3E797922" w:rsidR="00CB6958" w:rsidRPr="004938E4" w:rsidDel="000A1486" w:rsidRDefault="00CB6958" w:rsidP="00CB6958">
      <w:pPr>
        <w:rPr>
          <w:del w:id="987" w:author="Em Lim" w:date="2025-07-31T17:49:00Z" w16du:dateUtc="2025-08-01T00:49:00Z"/>
          <w:rStyle w:val="gnvwddmdl3b"/>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2F833DCB" w14:textId="68799F20" w:rsidTr="00806FD8">
        <w:trPr>
          <w:cnfStyle w:val="100000000000" w:firstRow="1" w:lastRow="0" w:firstColumn="0" w:lastColumn="0" w:oddVBand="0" w:evenVBand="0" w:oddHBand="0" w:evenHBand="0" w:firstRowFirstColumn="0" w:firstRowLastColumn="0" w:lastRowFirstColumn="0" w:lastRowLastColumn="0"/>
          <w:trHeight w:val="320"/>
          <w:del w:id="988" w:author="Em Lim" w:date="2025-07-31T17:49:00Z" w16du:dateUtc="2025-08-01T00:49:00Z"/>
        </w:trPr>
        <w:tc>
          <w:tcPr>
            <w:tcW w:w="3686" w:type="dxa"/>
            <w:noWrap/>
            <w:hideMark/>
          </w:tcPr>
          <w:p w14:paraId="0CF570CF" w14:textId="371B1C52" w:rsidR="00CB6958" w:rsidRPr="004938E4" w:rsidDel="000A1486" w:rsidRDefault="00CB6958" w:rsidP="00806FD8">
            <w:pPr>
              <w:jc w:val="left"/>
              <w:rPr>
                <w:del w:id="989" w:author="Em Lim" w:date="2025-07-31T17:49:00Z" w16du:dateUtc="2025-08-01T00:49:00Z"/>
                <w:b/>
                <w:bCs/>
              </w:rPr>
            </w:pPr>
            <w:del w:id="990" w:author="Em Lim" w:date="2025-07-31T17:49:00Z" w16du:dateUtc="2025-08-01T00:49:00Z">
              <w:r w:rsidRPr="004938E4" w:rsidDel="000A1486">
                <w:rPr>
                  <w:b/>
                  <w:bCs/>
                </w:rPr>
                <w:delText xml:space="preserve">Gobiidae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0.92)</w:delText>
              </w:r>
            </w:del>
          </w:p>
        </w:tc>
        <w:tc>
          <w:tcPr>
            <w:tcW w:w="1247" w:type="dxa"/>
            <w:noWrap/>
            <w:hideMark/>
          </w:tcPr>
          <w:p w14:paraId="3EF55C76" w14:textId="5A25DF65" w:rsidR="00CB6958" w:rsidRPr="004938E4" w:rsidDel="000A1486" w:rsidRDefault="00CB6958" w:rsidP="00806FD8">
            <w:pPr>
              <w:jc w:val="left"/>
              <w:rPr>
                <w:del w:id="991" w:author="Em Lim" w:date="2025-07-31T17:49:00Z" w16du:dateUtc="2025-08-01T00:49:00Z"/>
                <w:b/>
                <w:bCs/>
                <w:color w:val="000000"/>
              </w:rPr>
            </w:pPr>
            <w:del w:id="992" w:author="Em Lim" w:date="2025-07-31T17:49:00Z" w16du:dateUtc="2025-08-01T00:49:00Z">
              <w:r w:rsidRPr="004938E4" w:rsidDel="000A1486">
                <w:rPr>
                  <w:b/>
                  <w:bCs/>
                  <w:color w:val="000000"/>
                </w:rPr>
                <w:delText>Estimate</w:delText>
              </w:r>
            </w:del>
          </w:p>
        </w:tc>
        <w:tc>
          <w:tcPr>
            <w:tcW w:w="1507" w:type="dxa"/>
            <w:noWrap/>
            <w:hideMark/>
          </w:tcPr>
          <w:p w14:paraId="65E8FB99" w14:textId="3C96B91C" w:rsidR="00CB6958" w:rsidRPr="004938E4" w:rsidDel="000A1486" w:rsidRDefault="00CB6958" w:rsidP="00806FD8">
            <w:pPr>
              <w:jc w:val="left"/>
              <w:rPr>
                <w:del w:id="993" w:author="Em Lim" w:date="2025-07-31T17:49:00Z" w16du:dateUtc="2025-08-01T00:49:00Z"/>
                <w:b/>
                <w:bCs/>
                <w:color w:val="000000"/>
              </w:rPr>
            </w:pPr>
            <w:del w:id="994" w:author="Em Lim" w:date="2025-07-31T17:49:00Z" w16du:dateUtc="2025-08-01T00:49:00Z">
              <w:r w:rsidRPr="004938E4" w:rsidDel="000A1486">
                <w:rPr>
                  <w:b/>
                  <w:bCs/>
                  <w:color w:val="000000"/>
                </w:rPr>
                <w:delText>Std. error</w:delText>
              </w:r>
            </w:del>
          </w:p>
        </w:tc>
        <w:tc>
          <w:tcPr>
            <w:tcW w:w="1093" w:type="dxa"/>
            <w:noWrap/>
            <w:hideMark/>
          </w:tcPr>
          <w:p w14:paraId="36090987" w14:textId="5785A6AD" w:rsidR="00CB6958" w:rsidRPr="004938E4" w:rsidDel="000A1486" w:rsidRDefault="00CB6958" w:rsidP="00806FD8">
            <w:pPr>
              <w:jc w:val="left"/>
              <w:rPr>
                <w:del w:id="995" w:author="Em Lim" w:date="2025-07-31T17:49:00Z" w16du:dateUtc="2025-08-01T00:49:00Z"/>
                <w:b/>
                <w:bCs/>
                <w:color w:val="000000"/>
              </w:rPr>
            </w:pPr>
            <w:del w:id="996" w:author="Em Lim" w:date="2025-07-31T17:49:00Z" w16du:dateUtc="2025-08-01T00:49:00Z">
              <w:r w:rsidRPr="004938E4" w:rsidDel="000A1486">
                <w:rPr>
                  <w:b/>
                  <w:bCs/>
                  <w:color w:val="000000"/>
                </w:rPr>
                <w:delText>z value</w:delText>
              </w:r>
            </w:del>
          </w:p>
        </w:tc>
        <w:tc>
          <w:tcPr>
            <w:tcW w:w="1300" w:type="dxa"/>
            <w:noWrap/>
            <w:hideMark/>
          </w:tcPr>
          <w:p w14:paraId="13BF5DEE" w14:textId="7785F0F3" w:rsidR="00CB6958" w:rsidRPr="004938E4" w:rsidDel="000A1486" w:rsidRDefault="00CB6958" w:rsidP="00806FD8">
            <w:pPr>
              <w:jc w:val="left"/>
              <w:rPr>
                <w:del w:id="997" w:author="Em Lim" w:date="2025-07-31T17:49:00Z" w16du:dateUtc="2025-08-01T00:49:00Z"/>
                <w:b/>
                <w:bCs/>
                <w:color w:val="000000"/>
              </w:rPr>
            </w:pPr>
            <w:del w:id="998" w:author="Em Lim" w:date="2025-07-31T17:49:00Z" w16du:dateUtc="2025-08-01T00:49:00Z">
              <w:r w:rsidRPr="004938E4" w:rsidDel="000A1486">
                <w:rPr>
                  <w:b/>
                  <w:bCs/>
                  <w:color w:val="000000"/>
                </w:rPr>
                <w:delText>p value</w:delText>
              </w:r>
            </w:del>
          </w:p>
        </w:tc>
      </w:tr>
      <w:tr w:rsidR="00CB6958" w:rsidRPr="004938E4" w:rsidDel="000A1486" w14:paraId="7DADC4CA" w14:textId="3022923A" w:rsidTr="00806FD8">
        <w:trPr>
          <w:trHeight w:val="320"/>
          <w:del w:id="999" w:author="Em Lim" w:date="2025-07-31T17:49:00Z" w16du:dateUtc="2025-08-01T00:49:00Z"/>
        </w:trPr>
        <w:tc>
          <w:tcPr>
            <w:tcW w:w="3686" w:type="dxa"/>
            <w:noWrap/>
            <w:hideMark/>
          </w:tcPr>
          <w:p w14:paraId="58E64F6A" w14:textId="02312B8B" w:rsidR="00CB6958" w:rsidRPr="004938E4" w:rsidDel="000A1486" w:rsidRDefault="00CB6958" w:rsidP="00806FD8">
            <w:pPr>
              <w:jc w:val="left"/>
              <w:rPr>
                <w:del w:id="1000" w:author="Em Lim" w:date="2025-07-31T17:49:00Z" w16du:dateUtc="2025-08-01T00:49:00Z"/>
                <w:color w:val="000000"/>
              </w:rPr>
            </w:pPr>
            <w:del w:id="1001" w:author="Em Lim" w:date="2025-07-31T17:49:00Z" w16du:dateUtc="2025-08-01T00:49:00Z">
              <w:r w:rsidRPr="004938E4" w:rsidDel="000A1486">
                <w:rPr>
                  <w:color w:val="000000"/>
                </w:rPr>
                <w:delText>Intercept</w:delText>
              </w:r>
            </w:del>
          </w:p>
        </w:tc>
        <w:tc>
          <w:tcPr>
            <w:tcW w:w="1247" w:type="dxa"/>
            <w:noWrap/>
            <w:vAlign w:val="bottom"/>
            <w:hideMark/>
          </w:tcPr>
          <w:p w14:paraId="168177F7" w14:textId="0BE36334" w:rsidR="00CB6958" w:rsidRPr="004938E4" w:rsidDel="000A1486" w:rsidRDefault="00CB6958" w:rsidP="00806FD8">
            <w:pPr>
              <w:jc w:val="left"/>
              <w:rPr>
                <w:del w:id="1002" w:author="Em Lim" w:date="2025-07-31T17:49:00Z" w16du:dateUtc="2025-08-01T00:49:00Z"/>
                <w:color w:val="000000"/>
              </w:rPr>
            </w:pPr>
            <w:del w:id="1003" w:author="Em Lim" w:date="2025-07-31T17:49:00Z" w16du:dateUtc="2025-08-01T00:49:00Z">
              <w:r w:rsidRPr="004938E4" w:rsidDel="000A1486">
                <w:rPr>
                  <w:color w:val="000000"/>
                </w:rPr>
                <w:delText>-0.74</w:delText>
              </w:r>
            </w:del>
          </w:p>
        </w:tc>
        <w:tc>
          <w:tcPr>
            <w:tcW w:w="1507" w:type="dxa"/>
            <w:noWrap/>
            <w:vAlign w:val="bottom"/>
            <w:hideMark/>
          </w:tcPr>
          <w:p w14:paraId="7FE40C21" w14:textId="0DFD530A" w:rsidR="00CB6958" w:rsidRPr="004938E4" w:rsidDel="000A1486" w:rsidRDefault="00CB6958" w:rsidP="00806FD8">
            <w:pPr>
              <w:jc w:val="left"/>
              <w:rPr>
                <w:del w:id="1004" w:author="Em Lim" w:date="2025-07-31T17:49:00Z" w16du:dateUtc="2025-08-01T00:49:00Z"/>
                <w:color w:val="000000"/>
              </w:rPr>
            </w:pPr>
            <w:del w:id="1005" w:author="Em Lim" w:date="2025-07-31T17:49:00Z" w16du:dateUtc="2025-08-01T00:49:00Z">
              <w:r w:rsidRPr="004938E4" w:rsidDel="000A1486">
                <w:rPr>
                  <w:color w:val="000000"/>
                </w:rPr>
                <w:delText>0.27</w:delText>
              </w:r>
            </w:del>
          </w:p>
        </w:tc>
        <w:tc>
          <w:tcPr>
            <w:tcW w:w="1093" w:type="dxa"/>
            <w:noWrap/>
            <w:vAlign w:val="bottom"/>
            <w:hideMark/>
          </w:tcPr>
          <w:p w14:paraId="6AB2402D" w14:textId="7CB3366A" w:rsidR="00CB6958" w:rsidRPr="004938E4" w:rsidDel="000A1486" w:rsidRDefault="00CB6958" w:rsidP="00806FD8">
            <w:pPr>
              <w:jc w:val="left"/>
              <w:rPr>
                <w:del w:id="1006" w:author="Em Lim" w:date="2025-07-31T17:49:00Z" w16du:dateUtc="2025-08-01T00:49:00Z"/>
                <w:color w:val="000000"/>
              </w:rPr>
            </w:pPr>
            <w:del w:id="1007" w:author="Em Lim" w:date="2025-07-31T17:49:00Z" w16du:dateUtc="2025-08-01T00:49:00Z">
              <w:r w:rsidRPr="004938E4" w:rsidDel="000A1486">
                <w:rPr>
                  <w:color w:val="000000"/>
                </w:rPr>
                <w:delText>-2.72</w:delText>
              </w:r>
            </w:del>
          </w:p>
        </w:tc>
        <w:tc>
          <w:tcPr>
            <w:tcW w:w="1300" w:type="dxa"/>
            <w:noWrap/>
            <w:vAlign w:val="bottom"/>
            <w:hideMark/>
          </w:tcPr>
          <w:p w14:paraId="5354F7A8" w14:textId="3F1BFF6B" w:rsidR="00CB6958" w:rsidRPr="004938E4" w:rsidDel="000A1486" w:rsidRDefault="00CB6958" w:rsidP="00806FD8">
            <w:pPr>
              <w:jc w:val="left"/>
              <w:rPr>
                <w:del w:id="1008" w:author="Em Lim" w:date="2025-07-31T17:49:00Z" w16du:dateUtc="2025-08-01T00:49:00Z"/>
                <w:color w:val="000000"/>
              </w:rPr>
            </w:pPr>
            <w:del w:id="1009" w:author="Em Lim" w:date="2025-07-31T17:49:00Z" w16du:dateUtc="2025-08-01T00:49:00Z">
              <w:r w:rsidRPr="004938E4" w:rsidDel="000A1486">
                <w:rPr>
                  <w:color w:val="000000"/>
                </w:rPr>
                <w:delText>0.01</w:delText>
              </w:r>
            </w:del>
          </w:p>
        </w:tc>
      </w:tr>
      <w:tr w:rsidR="00CB6958" w:rsidRPr="004938E4" w:rsidDel="000A1486" w14:paraId="52F5446A" w14:textId="6FB2D186" w:rsidTr="00806FD8">
        <w:trPr>
          <w:trHeight w:val="320"/>
          <w:del w:id="1010" w:author="Em Lim" w:date="2025-07-31T17:49:00Z" w16du:dateUtc="2025-08-01T00:49:00Z"/>
        </w:trPr>
        <w:tc>
          <w:tcPr>
            <w:tcW w:w="3686" w:type="dxa"/>
            <w:noWrap/>
            <w:hideMark/>
          </w:tcPr>
          <w:p w14:paraId="0E6374A5" w14:textId="61D272CF" w:rsidR="00CB6958" w:rsidRPr="004938E4" w:rsidDel="000A1486" w:rsidRDefault="00CB6958" w:rsidP="00806FD8">
            <w:pPr>
              <w:jc w:val="left"/>
              <w:rPr>
                <w:del w:id="1011" w:author="Em Lim" w:date="2025-07-31T17:49:00Z" w16du:dateUtc="2025-08-01T00:49:00Z"/>
                <w:color w:val="000000"/>
              </w:rPr>
            </w:pPr>
            <w:del w:id="1012" w:author="Em Lim" w:date="2025-07-31T17:49:00Z" w16du:dateUtc="2025-08-01T00:49:00Z">
              <w:r w:rsidRPr="004938E4" w:rsidDel="000A1486">
                <w:rPr>
                  <w:color w:val="000000"/>
                </w:rPr>
                <w:delText>Kelp - none</w:delText>
              </w:r>
            </w:del>
          </w:p>
        </w:tc>
        <w:tc>
          <w:tcPr>
            <w:tcW w:w="1247" w:type="dxa"/>
            <w:noWrap/>
            <w:vAlign w:val="bottom"/>
            <w:hideMark/>
          </w:tcPr>
          <w:p w14:paraId="187E89C7" w14:textId="39805F28" w:rsidR="00CB6958" w:rsidRPr="004938E4" w:rsidDel="000A1486" w:rsidRDefault="00CB6958" w:rsidP="00806FD8">
            <w:pPr>
              <w:jc w:val="left"/>
              <w:rPr>
                <w:del w:id="1013" w:author="Em Lim" w:date="2025-07-31T17:49:00Z" w16du:dateUtc="2025-08-01T00:49:00Z"/>
                <w:color w:val="000000"/>
              </w:rPr>
            </w:pPr>
            <w:del w:id="1014" w:author="Em Lim" w:date="2025-07-31T17:49:00Z" w16du:dateUtc="2025-08-01T00:49:00Z">
              <w:r w:rsidRPr="004938E4" w:rsidDel="000A1486">
                <w:rPr>
                  <w:color w:val="000000"/>
                </w:rPr>
                <w:delText>0.81</w:delText>
              </w:r>
            </w:del>
          </w:p>
        </w:tc>
        <w:tc>
          <w:tcPr>
            <w:tcW w:w="1507" w:type="dxa"/>
            <w:noWrap/>
            <w:vAlign w:val="bottom"/>
            <w:hideMark/>
          </w:tcPr>
          <w:p w14:paraId="497854BC" w14:textId="088F8D18" w:rsidR="00CB6958" w:rsidRPr="004938E4" w:rsidDel="000A1486" w:rsidRDefault="00CB6958" w:rsidP="00806FD8">
            <w:pPr>
              <w:jc w:val="left"/>
              <w:rPr>
                <w:del w:id="1015" w:author="Em Lim" w:date="2025-07-31T17:49:00Z" w16du:dateUtc="2025-08-01T00:49:00Z"/>
                <w:color w:val="000000"/>
              </w:rPr>
            </w:pPr>
            <w:del w:id="1016" w:author="Em Lim" w:date="2025-07-31T17:49:00Z" w16du:dateUtc="2025-08-01T00:49:00Z">
              <w:r w:rsidRPr="004938E4" w:rsidDel="000A1486">
                <w:rPr>
                  <w:color w:val="000000"/>
                </w:rPr>
                <w:delText>0.35</w:delText>
              </w:r>
            </w:del>
          </w:p>
        </w:tc>
        <w:tc>
          <w:tcPr>
            <w:tcW w:w="1093" w:type="dxa"/>
            <w:noWrap/>
            <w:vAlign w:val="bottom"/>
            <w:hideMark/>
          </w:tcPr>
          <w:p w14:paraId="2857880A" w14:textId="433EB384" w:rsidR="00CB6958" w:rsidRPr="004938E4" w:rsidDel="000A1486" w:rsidRDefault="00CB6958" w:rsidP="00806FD8">
            <w:pPr>
              <w:jc w:val="left"/>
              <w:rPr>
                <w:del w:id="1017" w:author="Em Lim" w:date="2025-07-31T17:49:00Z" w16du:dateUtc="2025-08-01T00:49:00Z"/>
                <w:color w:val="000000"/>
              </w:rPr>
            </w:pPr>
            <w:del w:id="1018" w:author="Em Lim" w:date="2025-07-31T17:49:00Z" w16du:dateUtc="2025-08-01T00:49:00Z">
              <w:r w:rsidRPr="004938E4" w:rsidDel="000A1486">
                <w:rPr>
                  <w:color w:val="000000"/>
                </w:rPr>
                <w:delText>2.29</w:delText>
              </w:r>
            </w:del>
          </w:p>
        </w:tc>
        <w:tc>
          <w:tcPr>
            <w:tcW w:w="1300" w:type="dxa"/>
            <w:noWrap/>
            <w:vAlign w:val="bottom"/>
            <w:hideMark/>
          </w:tcPr>
          <w:p w14:paraId="410AB602" w14:textId="70DD2A76" w:rsidR="00CB6958" w:rsidRPr="004938E4" w:rsidDel="000A1486" w:rsidRDefault="00CB6958" w:rsidP="00806FD8">
            <w:pPr>
              <w:jc w:val="left"/>
              <w:rPr>
                <w:del w:id="1019" w:author="Em Lim" w:date="2025-07-31T17:49:00Z" w16du:dateUtc="2025-08-01T00:49:00Z"/>
                <w:color w:val="000000"/>
              </w:rPr>
            </w:pPr>
            <w:del w:id="1020" w:author="Em Lim" w:date="2025-07-31T17:49:00Z" w16du:dateUtc="2025-08-01T00:49:00Z">
              <w:r w:rsidRPr="004938E4" w:rsidDel="000A1486">
                <w:rPr>
                  <w:color w:val="000000"/>
                </w:rPr>
                <w:delText>0.02</w:delText>
              </w:r>
            </w:del>
          </w:p>
        </w:tc>
      </w:tr>
      <w:tr w:rsidR="00CB6958" w:rsidRPr="004938E4" w:rsidDel="000A1486" w14:paraId="42A80A19" w14:textId="0D0D2248" w:rsidTr="00806FD8">
        <w:trPr>
          <w:trHeight w:val="320"/>
          <w:del w:id="1021" w:author="Em Lim" w:date="2025-07-31T17:49:00Z" w16du:dateUtc="2025-08-01T00:49:00Z"/>
        </w:trPr>
        <w:tc>
          <w:tcPr>
            <w:tcW w:w="3686" w:type="dxa"/>
            <w:noWrap/>
            <w:hideMark/>
          </w:tcPr>
          <w:p w14:paraId="264E809C" w14:textId="01EFFA1E" w:rsidR="00CB6958" w:rsidRPr="004938E4" w:rsidDel="000A1486" w:rsidRDefault="00CB6958" w:rsidP="00806FD8">
            <w:pPr>
              <w:jc w:val="left"/>
              <w:rPr>
                <w:del w:id="1022" w:author="Em Lim" w:date="2025-07-31T17:49:00Z" w16du:dateUtc="2025-08-01T00:49:00Z"/>
                <w:color w:val="000000"/>
              </w:rPr>
            </w:pPr>
            <w:del w:id="1023" w:author="Em Lim" w:date="2025-07-31T17:49:00Z" w16du:dateUtc="2025-08-01T00:49:00Z">
              <w:r w:rsidRPr="004938E4" w:rsidDel="000A1486">
                <w:rPr>
                  <w:color w:val="000000"/>
                </w:rPr>
                <w:delText>Kelp biomass</w:delText>
              </w:r>
            </w:del>
          </w:p>
        </w:tc>
        <w:tc>
          <w:tcPr>
            <w:tcW w:w="1247" w:type="dxa"/>
            <w:noWrap/>
            <w:vAlign w:val="bottom"/>
            <w:hideMark/>
          </w:tcPr>
          <w:p w14:paraId="2CA89BF1" w14:textId="336D97F1" w:rsidR="00CB6958" w:rsidRPr="004938E4" w:rsidDel="000A1486" w:rsidRDefault="00CB6958" w:rsidP="00806FD8">
            <w:pPr>
              <w:jc w:val="left"/>
              <w:rPr>
                <w:del w:id="1024" w:author="Em Lim" w:date="2025-07-31T17:49:00Z" w16du:dateUtc="2025-08-01T00:49:00Z"/>
                <w:color w:val="000000"/>
              </w:rPr>
            </w:pPr>
            <w:del w:id="1025" w:author="Em Lim" w:date="2025-07-31T17:49:00Z" w16du:dateUtc="2025-08-01T00:49:00Z">
              <w:r w:rsidRPr="004938E4" w:rsidDel="000A1486">
                <w:rPr>
                  <w:color w:val="000000"/>
                </w:rPr>
                <w:delText>0.70</w:delText>
              </w:r>
            </w:del>
          </w:p>
        </w:tc>
        <w:tc>
          <w:tcPr>
            <w:tcW w:w="1507" w:type="dxa"/>
            <w:noWrap/>
            <w:vAlign w:val="bottom"/>
            <w:hideMark/>
          </w:tcPr>
          <w:p w14:paraId="5B733A06" w14:textId="2F7881A5" w:rsidR="00CB6958" w:rsidRPr="004938E4" w:rsidDel="000A1486" w:rsidRDefault="00CB6958" w:rsidP="00806FD8">
            <w:pPr>
              <w:jc w:val="left"/>
              <w:rPr>
                <w:del w:id="1026" w:author="Em Lim" w:date="2025-07-31T17:49:00Z" w16du:dateUtc="2025-08-01T00:49:00Z"/>
                <w:color w:val="000000"/>
              </w:rPr>
            </w:pPr>
            <w:del w:id="1027" w:author="Em Lim" w:date="2025-07-31T17:49:00Z" w16du:dateUtc="2025-08-01T00:49:00Z">
              <w:r w:rsidRPr="004938E4" w:rsidDel="000A1486">
                <w:rPr>
                  <w:color w:val="000000"/>
                </w:rPr>
                <w:delText>0.42</w:delText>
              </w:r>
            </w:del>
          </w:p>
        </w:tc>
        <w:tc>
          <w:tcPr>
            <w:tcW w:w="1093" w:type="dxa"/>
            <w:noWrap/>
            <w:vAlign w:val="bottom"/>
            <w:hideMark/>
          </w:tcPr>
          <w:p w14:paraId="6E85F156" w14:textId="05109644" w:rsidR="00CB6958" w:rsidRPr="004938E4" w:rsidDel="000A1486" w:rsidRDefault="00CB6958" w:rsidP="00806FD8">
            <w:pPr>
              <w:jc w:val="left"/>
              <w:rPr>
                <w:del w:id="1028" w:author="Em Lim" w:date="2025-07-31T17:49:00Z" w16du:dateUtc="2025-08-01T00:49:00Z"/>
                <w:color w:val="000000"/>
              </w:rPr>
            </w:pPr>
            <w:del w:id="1029" w:author="Em Lim" w:date="2025-07-31T17:49:00Z" w16du:dateUtc="2025-08-01T00:49:00Z">
              <w:r w:rsidRPr="004938E4" w:rsidDel="000A1486">
                <w:rPr>
                  <w:color w:val="000000"/>
                </w:rPr>
                <w:delText>1.67</w:delText>
              </w:r>
            </w:del>
          </w:p>
        </w:tc>
        <w:tc>
          <w:tcPr>
            <w:tcW w:w="1300" w:type="dxa"/>
            <w:noWrap/>
            <w:vAlign w:val="bottom"/>
            <w:hideMark/>
          </w:tcPr>
          <w:p w14:paraId="2388656F" w14:textId="7C1A03B5" w:rsidR="00CB6958" w:rsidRPr="004938E4" w:rsidDel="000A1486" w:rsidRDefault="00CB6958" w:rsidP="00806FD8">
            <w:pPr>
              <w:jc w:val="left"/>
              <w:rPr>
                <w:del w:id="1030" w:author="Em Lim" w:date="2025-07-31T17:49:00Z" w16du:dateUtc="2025-08-01T00:49:00Z"/>
                <w:color w:val="000000"/>
              </w:rPr>
            </w:pPr>
            <w:del w:id="1031" w:author="Em Lim" w:date="2025-07-31T17:49:00Z" w16du:dateUtc="2025-08-01T00:49:00Z">
              <w:r w:rsidRPr="004938E4" w:rsidDel="000A1486">
                <w:rPr>
                  <w:color w:val="000000"/>
                </w:rPr>
                <w:delText>0.09</w:delText>
              </w:r>
            </w:del>
          </w:p>
        </w:tc>
      </w:tr>
      <w:tr w:rsidR="00CB6958" w:rsidRPr="004938E4" w:rsidDel="000A1486" w14:paraId="3FD44910" w14:textId="66B55133" w:rsidTr="00806FD8">
        <w:trPr>
          <w:trHeight w:val="320"/>
          <w:del w:id="1032" w:author="Em Lim" w:date="2025-07-31T17:49:00Z" w16du:dateUtc="2025-08-01T00:49:00Z"/>
        </w:trPr>
        <w:tc>
          <w:tcPr>
            <w:tcW w:w="3686" w:type="dxa"/>
            <w:noWrap/>
            <w:hideMark/>
          </w:tcPr>
          <w:p w14:paraId="43983274" w14:textId="3CAB4A49" w:rsidR="00CB6958" w:rsidRPr="004938E4" w:rsidDel="000A1486" w:rsidRDefault="00CB6958" w:rsidP="00806FD8">
            <w:pPr>
              <w:jc w:val="left"/>
              <w:rPr>
                <w:del w:id="1033" w:author="Em Lim" w:date="2025-07-31T17:49:00Z" w16du:dateUtc="2025-08-01T00:49:00Z"/>
                <w:color w:val="000000"/>
              </w:rPr>
            </w:pPr>
            <w:del w:id="1034" w:author="Em Lim" w:date="2025-07-31T17:49:00Z" w16du:dateUtc="2025-08-01T00:49:00Z">
              <w:r w:rsidRPr="004938E4" w:rsidDel="000A1486">
                <w:rPr>
                  <w:color w:val="000000"/>
                </w:rPr>
                <w:delText>Tide exchange</w:delText>
              </w:r>
            </w:del>
          </w:p>
        </w:tc>
        <w:tc>
          <w:tcPr>
            <w:tcW w:w="1247" w:type="dxa"/>
            <w:noWrap/>
            <w:vAlign w:val="bottom"/>
            <w:hideMark/>
          </w:tcPr>
          <w:p w14:paraId="40D47005" w14:textId="483EDE14" w:rsidR="00CB6958" w:rsidRPr="004938E4" w:rsidDel="000A1486" w:rsidRDefault="00CB6958" w:rsidP="00806FD8">
            <w:pPr>
              <w:jc w:val="left"/>
              <w:rPr>
                <w:del w:id="1035" w:author="Em Lim" w:date="2025-07-31T17:49:00Z" w16du:dateUtc="2025-08-01T00:49:00Z"/>
                <w:color w:val="000000"/>
              </w:rPr>
            </w:pPr>
            <w:del w:id="1036" w:author="Em Lim" w:date="2025-07-31T17:49:00Z" w16du:dateUtc="2025-08-01T00:49:00Z">
              <w:r w:rsidRPr="004938E4" w:rsidDel="000A1486">
                <w:rPr>
                  <w:color w:val="000000"/>
                </w:rPr>
                <w:delText>4.71</w:delText>
              </w:r>
            </w:del>
          </w:p>
        </w:tc>
        <w:tc>
          <w:tcPr>
            <w:tcW w:w="1507" w:type="dxa"/>
            <w:noWrap/>
            <w:vAlign w:val="bottom"/>
            <w:hideMark/>
          </w:tcPr>
          <w:p w14:paraId="30DA4E87" w14:textId="0E148E73" w:rsidR="00CB6958" w:rsidRPr="004938E4" w:rsidDel="000A1486" w:rsidRDefault="00CB6958" w:rsidP="00806FD8">
            <w:pPr>
              <w:jc w:val="left"/>
              <w:rPr>
                <w:del w:id="1037" w:author="Em Lim" w:date="2025-07-31T17:49:00Z" w16du:dateUtc="2025-08-01T00:49:00Z"/>
                <w:color w:val="000000"/>
              </w:rPr>
            </w:pPr>
            <w:del w:id="1038" w:author="Em Lim" w:date="2025-07-31T17:49:00Z" w16du:dateUtc="2025-08-01T00:49:00Z">
              <w:r w:rsidRPr="004938E4" w:rsidDel="000A1486">
                <w:rPr>
                  <w:color w:val="000000"/>
                </w:rPr>
                <w:delText>1.00</w:delText>
              </w:r>
            </w:del>
          </w:p>
        </w:tc>
        <w:tc>
          <w:tcPr>
            <w:tcW w:w="1093" w:type="dxa"/>
            <w:noWrap/>
            <w:vAlign w:val="bottom"/>
            <w:hideMark/>
          </w:tcPr>
          <w:p w14:paraId="42035B4C" w14:textId="16CDF93B" w:rsidR="00CB6958" w:rsidRPr="004938E4" w:rsidDel="000A1486" w:rsidRDefault="00CB6958" w:rsidP="00806FD8">
            <w:pPr>
              <w:jc w:val="left"/>
              <w:rPr>
                <w:del w:id="1039" w:author="Em Lim" w:date="2025-07-31T17:49:00Z" w16du:dateUtc="2025-08-01T00:49:00Z"/>
                <w:color w:val="000000"/>
              </w:rPr>
            </w:pPr>
            <w:del w:id="1040" w:author="Em Lim" w:date="2025-07-31T17:49:00Z" w16du:dateUtc="2025-08-01T00:49:00Z">
              <w:r w:rsidRPr="004938E4" w:rsidDel="000A1486">
                <w:rPr>
                  <w:color w:val="000000"/>
                </w:rPr>
                <w:delText>4.70</w:delText>
              </w:r>
            </w:del>
          </w:p>
        </w:tc>
        <w:tc>
          <w:tcPr>
            <w:tcW w:w="1300" w:type="dxa"/>
            <w:noWrap/>
            <w:vAlign w:val="bottom"/>
            <w:hideMark/>
          </w:tcPr>
          <w:p w14:paraId="15D24CAD" w14:textId="67313B1A" w:rsidR="00CB6958" w:rsidRPr="004938E4" w:rsidDel="000A1486" w:rsidRDefault="00CB6958" w:rsidP="00806FD8">
            <w:pPr>
              <w:jc w:val="left"/>
              <w:rPr>
                <w:del w:id="1041" w:author="Em Lim" w:date="2025-07-31T17:49:00Z" w16du:dateUtc="2025-08-01T00:49:00Z"/>
                <w:color w:val="000000"/>
              </w:rPr>
            </w:pPr>
            <w:del w:id="1042" w:author="Em Lim" w:date="2025-07-31T17:49:00Z" w16du:dateUtc="2025-08-01T00:49:00Z">
              <w:r w:rsidRPr="004938E4" w:rsidDel="000A1486">
                <w:rPr>
                  <w:color w:val="000000"/>
                </w:rPr>
                <w:delText>&lt; 0.001</w:delText>
              </w:r>
            </w:del>
          </w:p>
        </w:tc>
      </w:tr>
      <w:tr w:rsidR="00CB6958" w:rsidRPr="004938E4" w:rsidDel="000A1486" w14:paraId="0F76F69D" w14:textId="425EA4E7" w:rsidTr="00806FD8">
        <w:trPr>
          <w:trHeight w:val="320"/>
          <w:del w:id="1043" w:author="Em Lim" w:date="2025-07-31T17:49:00Z" w16du:dateUtc="2025-08-01T00:49:00Z"/>
        </w:trPr>
        <w:tc>
          <w:tcPr>
            <w:tcW w:w="3686" w:type="dxa"/>
            <w:noWrap/>
            <w:hideMark/>
          </w:tcPr>
          <w:p w14:paraId="4E03B7D7" w14:textId="6EE58A3D" w:rsidR="00CB6958" w:rsidRPr="004938E4" w:rsidDel="000A1486" w:rsidRDefault="00CB6958" w:rsidP="00806FD8">
            <w:pPr>
              <w:jc w:val="left"/>
              <w:rPr>
                <w:del w:id="1044" w:author="Em Lim" w:date="2025-07-31T17:49:00Z" w16du:dateUtc="2025-08-01T00:49:00Z"/>
                <w:color w:val="000000"/>
              </w:rPr>
            </w:pPr>
            <w:del w:id="1045" w:author="Em Lim" w:date="2025-07-31T17:49:00Z" w16du:dateUtc="2025-08-01T00:49:00Z">
              <w:r w:rsidRPr="004938E4" w:rsidDel="000A1486">
                <w:rPr>
                  <w:color w:val="000000"/>
                </w:rPr>
                <w:delText>Animal biomass</w:delText>
              </w:r>
            </w:del>
          </w:p>
        </w:tc>
        <w:tc>
          <w:tcPr>
            <w:tcW w:w="1247" w:type="dxa"/>
            <w:noWrap/>
            <w:vAlign w:val="bottom"/>
            <w:hideMark/>
          </w:tcPr>
          <w:p w14:paraId="7FB08273" w14:textId="36468140" w:rsidR="00CB6958" w:rsidRPr="004938E4" w:rsidDel="000A1486" w:rsidRDefault="00CB6958" w:rsidP="00806FD8">
            <w:pPr>
              <w:jc w:val="left"/>
              <w:rPr>
                <w:del w:id="1046" w:author="Em Lim" w:date="2025-07-31T17:49:00Z" w16du:dateUtc="2025-08-01T00:49:00Z"/>
                <w:color w:val="000000"/>
              </w:rPr>
            </w:pPr>
            <w:del w:id="1047" w:author="Em Lim" w:date="2025-07-31T17:49:00Z" w16du:dateUtc="2025-08-01T00:49:00Z">
              <w:r w:rsidRPr="004938E4" w:rsidDel="000A1486">
                <w:rPr>
                  <w:color w:val="000000"/>
                </w:rPr>
                <w:delText>-2.17</w:delText>
              </w:r>
            </w:del>
          </w:p>
        </w:tc>
        <w:tc>
          <w:tcPr>
            <w:tcW w:w="1507" w:type="dxa"/>
            <w:noWrap/>
            <w:vAlign w:val="bottom"/>
            <w:hideMark/>
          </w:tcPr>
          <w:p w14:paraId="318983B1" w14:textId="2CD58539" w:rsidR="00CB6958" w:rsidRPr="004938E4" w:rsidDel="000A1486" w:rsidRDefault="00CB6958" w:rsidP="00806FD8">
            <w:pPr>
              <w:jc w:val="left"/>
              <w:rPr>
                <w:del w:id="1048" w:author="Em Lim" w:date="2025-07-31T17:49:00Z" w16du:dateUtc="2025-08-01T00:49:00Z"/>
                <w:color w:val="000000"/>
              </w:rPr>
            </w:pPr>
            <w:del w:id="1049" w:author="Em Lim" w:date="2025-07-31T17:49:00Z" w16du:dateUtc="2025-08-01T00:49:00Z">
              <w:r w:rsidRPr="004938E4" w:rsidDel="000A1486">
                <w:rPr>
                  <w:color w:val="000000"/>
                </w:rPr>
                <w:delText>0.66</w:delText>
              </w:r>
            </w:del>
          </w:p>
        </w:tc>
        <w:tc>
          <w:tcPr>
            <w:tcW w:w="1093" w:type="dxa"/>
            <w:noWrap/>
            <w:vAlign w:val="bottom"/>
            <w:hideMark/>
          </w:tcPr>
          <w:p w14:paraId="038DF831" w14:textId="2FD21654" w:rsidR="00CB6958" w:rsidRPr="004938E4" w:rsidDel="000A1486" w:rsidRDefault="00CB6958" w:rsidP="00806FD8">
            <w:pPr>
              <w:jc w:val="left"/>
              <w:rPr>
                <w:del w:id="1050" w:author="Em Lim" w:date="2025-07-31T17:49:00Z" w16du:dateUtc="2025-08-01T00:49:00Z"/>
                <w:color w:val="000000"/>
              </w:rPr>
            </w:pPr>
            <w:del w:id="1051" w:author="Em Lim" w:date="2025-07-31T17:49:00Z" w16du:dateUtc="2025-08-01T00:49:00Z">
              <w:r w:rsidRPr="004938E4" w:rsidDel="000A1486">
                <w:rPr>
                  <w:color w:val="000000"/>
                </w:rPr>
                <w:delText>-3.28</w:delText>
              </w:r>
            </w:del>
          </w:p>
        </w:tc>
        <w:tc>
          <w:tcPr>
            <w:tcW w:w="1300" w:type="dxa"/>
            <w:noWrap/>
            <w:vAlign w:val="bottom"/>
            <w:hideMark/>
          </w:tcPr>
          <w:p w14:paraId="78772FF0" w14:textId="4618D98C" w:rsidR="00CB6958" w:rsidRPr="004938E4" w:rsidDel="000A1486" w:rsidRDefault="00CB6958" w:rsidP="00806FD8">
            <w:pPr>
              <w:jc w:val="left"/>
              <w:rPr>
                <w:del w:id="1052" w:author="Em Lim" w:date="2025-07-31T17:49:00Z" w16du:dateUtc="2025-08-01T00:49:00Z"/>
                <w:color w:val="000000"/>
              </w:rPr>
            </w:pPr>
            <w:del w:id="1053" w:author="Em Lim" w:date="2025-07-31T17:49:00Z" w16du:dateUtc="2025-08-01T00:49:00Z">
              <w:r w:rsidRPr="004938E4" w:rsidDel="000A1486">
                <w:rPr>
                  <w:color w:val="000000"/>
                </w:rPr>
                <w:delText>0.001</w:delText>
              </w:r>
            </w:del>
          </w:p>
        </w:tc>
      </w:tr>
      <w:tr w:rsidR="00CB6958" w:rsidRPr="004938E4" w:rsidDel="000A1486" w14:paraId="57D86624" w14:textId="4C381EEB" w:rsidTr="00806FD8">
        <w:trPr>
          <w:trHeight w:val="320"/>
          <w:del w:id="1054" w:author="Em Lim" w:date="2025-07-31T17:49:00Z" w16du:dateUtc="2025-08-01T00:49:00Z"/>
        </w:trPr>
        <w:tc>
          <w:tcPr>
            <w:tcW w:w="3686" w:type="dxa"/>
            <w:noWrap/>
            <w:hideMark/>
          </w:tcPr>
          <w:p w14:paraId="61DF9237" w14:textId="5F63786A" w:rsidR="00CB6958" w:rsidRPr="004938E4" w:rsidDel="000A1486" w:rsidRDefault="00CB6958" w:rsidP="00806FD8">
            <w:pPr>
              <w:jc w:val="left"/>
              <w:rPr>
                <w:del w:id="1055" w:author="Em Lim" w:date="2025-07-31T17:49:00Z" w16du:dateUtc="2025-08-01T00:49:00Z"/>
                <w:color w:val="000000"/>
              </w:rPr>
            </w:pPr>
            <w:del w:id="1056" w:author="Em Lim" w:date="2025-07-31T17:49:00Z" w16du:dateUtc="2025-08-01T00:49:00Z">
              <w:r w:rsidRPr="004938E4" w:rsidDel="000A1486">
                <w:rPr>
                  <w:color w:val="000000"/>
                </w:rPr>
                <w:delText>Biodiversity</w:delText>
              </w:r>
            </w:del>
          </w:p>
        </w:tc>
        <w:tc>
          <w:tcPr>
            <w:tcW w:w="1247" w:type="dxa"/>
            <w:noWrap/>
            <w:vAlign w:val="bottom"/>
            <w:hideMark/>
          </w:tcPr>
          <w:p w14:paraId="58F93620" w14:textId="158E0739" w:rsidR="00CB6958" w:rsidRPr="004938E4" w:rsidDel="000A1486" w:rsidRDefault="00CB6958" w:rsidP="00806FD8">
            <w:pPr>
              <w:jc w:val="left"/>
              <w:rPr>
                <w:del w:id="1057" w:author="Em Lim" w:date="2025-07-31T17:49:00Z" w16du:dateUtc="2025-08-01T00:49:00Z"/>
                <w:color w:val="000000"/>
              </w:rPr>
            </w:pPr>
            <w:del w:id="1058" w:author="Em Lim" w:date="2025-07-31T17:49:00Z" w16du:dateUtc="2025-08-01T00:49:00Z">
              <w:r w:rsidRPr="004938E4" w:rsidDel="000A1486">
                <w:rPr>
                  <w:color w:val="000000"/>
                </w:rPr>
                <w:delText>0.13</w:delText>
              </w:r>
            </w:del>
          </w:p>
        </w:tc>
        <w:tc>
          <w:tcPr>
            <w:tcW w:w="1507" w:type="dxa"/>
            <w:noWrap/>
            <w:vAlign w:val="bottom"/>
            <w:hideMark/>
          </w:tcPr>
          <w:p w14:paraId="6B9E43E9" w14:textId="19C200D8" w:rsidR="00CB6958" w:rsidRPr="004938E4" w:rsidDel="000A1486" w:rsidRDefault="00CB6958" w:rsidP="00806FD8">
            <w:pPr>
              <w:jc w:val="left"/>
              <w:rPr>
                <w:del w:id="1059" w:author="Em Lim" w:date="2025-07-31T17:49:00Z" w16du:dateUtc="2025-08-01T00:49:00Z"/>
                <w:color w:val="000000"/>
              </w:rPr>
            </w:pPr>
            <w:del w:id="1060" w:author="Em Lim" w:date="2025-07-31T17:49:00Z" w16du:dateUtc="2025-08-01T00:49:00Z">
              <w:r w:rsidRPr="004938E4" w:rsidDel="000A1486">
                <w:rPr>
                  <w:color w:val="000000"/>
                </w:rPr>
                <w:delText>0.04</w:delText>
              </w:r>
            </w:del>
          </w:p>
        </w:tc>
        <w:tc>
          <w:tcPr>
            <w:tcW w:w="1093" w:type="dxa"/>
            <w:noWrap/>
            <w:vAlign w:val="bottom"/>
            <w:hideMark/>
          </w:tcPr>
          <w:p w14:paraId="31A03D21" w14:textId="1FC412F1" w:rsidR="00CB6958" w:rsidRPr="004938E4" w:rsidDel="000A1486" w:rsidRDefault="00CB6958" w:rsidP="00806FD8">
            <w:pPr>
              <w:jc w:val="left"/>
              <w:rPr>
                <w:del w:id="1061" w:author="Em Lim" w:date="2025-07-31T17:49:00Z" w16du:dateUtc="2025-08-01T00:49:00Z"/>
                <w:color w:val="000000"/>
              </w:rPr>
            </w:pPr>
            <w:del w:id="1062" w:author="Em Lim" w:date="2025-07-31T17:49:00Z" w16du:dateUtc="2025-08-01T00:49:00Z">
              <w:r w:rsidRPr="004938E4" w:rsidDel="000A1486">
                <w:rPr>
                  <w:color w:val="000000"/>
                </w:rPr>
                <w:delText>3.45</w:delText>
              </w:r>
            </w:del>
          </w:p>
        </w:tc>
        <w:tc>
          <w:tcPr>
            <w:tcW w:w="1300" w:type="dxa"/>
            <w:noWrap/>
            <w:vAlign w:val="bottom"/>
            <w:hideMark/>
          </w:tcPr>
          <w:p w14:paraId="6B55DBA6" w14:textId="5AFD8DDC" w:rsidR="00CB6958" w:rsidRPr="004938E4" w:rsidDel="000A1486" w:rsidRDefault="00CB6958" w:rsidP="00806FD8">
            <w:pPr>
              <w:jc w:val="left"/>
              <w:rPr>
                <w:del w:id="1063" w:author="Em Lim" w:date="2025-07-31T17:49:00Z" w16du:dateUtc="2025-08-01T00:49:00Z"/>
                <w:color w:val="000000"/>
              </w:rPr>
            </w:pPr>
            <w:del w:id="1064" w:author="Em Lim" w:date="2025-07-31T17:49:00Z" w16du:dateUtc="2025-08-01T00:49:00Z">
              <w:r w:rsidRPr="004938E4" w:rsidDel="000A1486">
                <w:rPr>
                  <w:color w:val="000000"/>
                </w:rPr>
                <w:delText>0.001</w:delText>
              </w:r>
            </w:del>
          </w:p>
        </w:tc>
      </w:tr>
      <w:tr w:rsidR="00CB6958" w:rsidRPr="004938E4" w:rsidDel="000A1486" w14:paraId="763E2285" w14:textId="7168AD14" w:rsidTr="00806FD8">
        <w:trPr>
          <w:trHeight w:val="320"/>
          <w:del w:id="1065" w:author="Em Lim" w:date="2025-07-31T17:49:00Z" w16du:dateUtc="2025-08-01T00:49:00Z"/>
        </w:trPr>
        <w:tc>
          <w:tcPr>
            <w:tcW w:w="3686" w:type="dxa"/>
            <w:noWrap/>
            <w:hideMark/>
          </w:tcPr>
          <w:p w14:paraId="23D35011" w14:textId="44413B91" w:rsidR="00CB6958" w:rsidRPr="004938E4" w:rsidDel="000A1486" w:rsidRDefault="00CB6958" w:rsidP="00806FD8">
            <w:pPr>
              <w:jc w:val="left"/>
              <w:rPr>
                <w:del w:id="1066" w:author="Em Lim" w:date="2025-07-31T17:49:00Z" w16du:dateUtc="2025-08-01T00:49:00Z"/>
                <w:color w:val="000000"/>
              </w:rPr>
            </w:pPr>
            <w:del w:id="1067" w:author="Em Lim" w:date="2025-07-31T17:49:00Z" w16du:dateUtc="2025-08-01T00:49:00Z">
              <w:r w:rsidRPr="004938E4" w:rsidDel="000A1486">
                <w:rPr>
                  <w:color w:val="000000"/>
                </w:rPr>
                <w:delText>Depth</w:delText>
              </w:r>
            </w:del>
          </w:p>
        </w:tc>
        <w:tc>
          <w:tcPr>
            <w:tcW w:w="1247" w:type="dxa"/>
            <w:noWrap/>
            <w:vAlign w:val="bottom"/>
            <w:hideMark/>
          </w:tcPr>
          <w:p w14:paraId="7CB35F9C" w14:textId="5F4BDB28" w:rsidR="00CB6958" w:rsidRPr="004938E4" w:rsidDel="000A1486" w:rsidRDefault="00CB6958" w:rsidP="00806FD8">
            <w:pPr>
              <w:jc w:val="left"/>
              <w:rPr>
                <w:del w:id="1068" w:author="Em Lim" w:date="2025-07-31T17:49:00Z" w16du:dateUtc="2025-08-01T00:49:00Z"/>
                <w:color w:val="000000"/>
              </w:rPr>
            </w:pPr>
            <w:del w:id="1069" w:author="Em Lim" w:date="2025-07-31T17:49:00Z" w16du:dateUtc="2025-08-01T00:49:00Z">
              <w:r w:rsidRPr="004938E4" w:rsidDel="000A1486">
                <w:rPr>
                  <w:color w:val="000000"/>
                </w:rPr>
                <w:delText>0.002</w:delText>
              </w:r>
            </w:del>
          </w:p>
        </w:tc>
        <w:tc>
          <w:tcPr>
            <w:tcW w:w="1507" w:type="dxa"/>
            <w:noWrap/>
            <w:vAlign w:val="bottom"/>
            <w:hideMark/>
          </w:tcPr>
          <w:p w14:paraId="0867CFCC" w14:textId="76276ED6" w:rsidR="00CB6958" w:rsidRPr="004938E4" w:rsidDel="000A1486" w:rsidRDefault="00CB6958" w:rsidP="00806FD8">
            <w:pPr>
              <w:jc w:val="left"/>
              <w:rPr>
                <w:del w:id="1070" w:author="Em Lim" w:date="2025-07-31T17:49:00Z" w16du:dateUtc="2025-08-01T00:49:00Z"/>
                <w:color w:val="000000"/>
              </w:rPr>
            </w:pPr>
            <w:del w:id="1071" w:author="Em Lim" w:date="2025-07-31T17:49:00Z" w16du:dateUtc="2025-08-01T00:49:00Z">
              <w:r w:rsidRPr="004938E4" w:rsidDel="000A1486">
                <w:rPr>
                  <w:color w:val="000000"/>
                </w:rPr>
                <w:delText>0.03</w:delText>
              </w:r>
            </w:del>
          </w:p>
        </w:tc>
        <w:tc>
          <w:tcPr>
            <w:tcW w:w="1093" w:type="dxa"/>
            <w:noWrap/>
            <w:vAlign w:val="bottom"/>
            <w:hideMark/>
          </w:tcPr>
          <w:p w14:paraId="119B7CC9" w14:textId="1AC688C1" w:rsidR="00CB6958" w:rsidRPr="004938E4" w:rsidDel="000A1486" w:rsidRDefault="00CB6958" w:rsidP="00806FD8">
            <w:pPr>
              <w:jc w:val="left"/>
              <w:rPr>
                <w:del w:id="1072" w:author="Em Lim" w:date="2025-07-31T17:49:00Z" w16du:dateUtc="2025-08-01T00:49:00Z"/>
                <w:color w:val="000000"/>
              </w:rPr>
            </w:pPr>
            <w:del w:id="1073" w:author="Em Lim" w:date="2025-07-31T17:49:00Z" w16du:dateUtc="2025-08-01T00:49:00Z">
              <w:r w:rsidRPr="004938E4" w:rsidDel="000A1486">
                <w:rPr>
                  <w:color w:val="000000"/>
                </w:rPr>
                <w:delText>0.07</w:delText>
              </w:r>
            </w:del>
          </w:p>
        </w:tc>
        <w:tc>
          <w:tcPr>
            <w:tcW w:w="1300" w:type="dxa"/>
            <w:noWrap/>
            <w:vAlign w:val="bottom"/>
            <w:hideMark/>
          </w:tcPr>
          <w:p w14:paraId="150EDCED" w14:textId="39D9BE5C" w:rsidR="00CB6958" w:rsidRPr="004938E4" w:rsidDel="000A1486" w:rsidRDefault="00CB6958" w:rsidP="00806FD8">
            <w:pPr>
              <w:jc w:val="left"/>
              <w:rPr>
                <w:del w:id="1074" w:author="Em Lim" w:date="2025-07-31T17:49:00Z" w16du:dateUtc="2025-08-01T00:49:00Z"/>
                <w:color w:val="000000"/>
              </w:rPr>
            </w:pPr>
            <w:del w:id="1075" w:author="Em Lim" w:date="2025-07-31T17:49:00Z" w16du:dateUtc="2025-08-01T00:49:00Z">
              <w:r w:rsidRPr="004938E4" w:rsidDel="000A1486">
                <w:rPr>
                  <w:color w:val="000000"/>
                </w:rPr>
                <w:delText>0.94</w:delText>
              </w:r>
            </w:del>
          </w:p>
        </w:tc>
      </w:tr>
      <w:tr w:rsidR="00CB6958" w:rsidRPr="004938E4" w:rsidDel="000A1486" w14:paraId="19086F71" w14:textId="242CD2B1" w:rsidTr="00806FD8">
        <w:trPr>
          <w:trHeight w:val="320"/>
          <w:del w:id="1076" w:author="Em Lim" w:date="2025-07-31T17:49:00Z" w16du:dateUtc="2025-08-01T00:49:00Z"/>
        </w:trPr>
        <w:tc>
          <w:tcPr>
            <w:tcW w:w="3686" w:type="dxa"/>
            <w:noWrap/>
            <w:hideMark/>
          </w:tcPr>
          <w:p w14:paraId="48BF51E2" w14:textId="35FC01FB" w:rsidR="00CB6958" w:rsidRPr="004938E4" w:rsidDel="000A1486" w:rsidRDefault="00CB6958" w:rsidP="00806FD8">
            <w:pPr>
              <w:jc w:val="left"/>
              <w:rPr>
                <w:del w:id="1077" w:author="Em Lim" w:date="2025-07-31T17:49:00Z" w16du:dateUtc="2025-08-01T00:49:00Z"/>
                <w:color w:val="000000"/>
              </w:rPr>
            </w:pPr>
            <w:del w:id="1078" w:author="Em Lim" w:date="2025-07-31T17:49:00Z" w16du:dateUtc="2025-08-01T00:49:00Z">
              <w:r w:rsidRPr="004938E4" w:rsidDel="000A1486">
                <w:rPr>
                  <w:color w:val="000000"/>
                </w:rPr>
                <w:delText>Kelp:tide</w:delText>
              </w:r>
            </w:del>
          </w:p>
        </w:tc>
        <w:tc>
          <w:tcPr>
            <w:tcW w:w="1247" w:type="dxa"/>
            <w:noWrap/>
            <w:vAlign w:val="bottom"/>
            <w:hideMark/>
          </w:tcPr>
          <w:p w14:paraId="6EB537D2" w14:textId="2511C51C" w:rsidR="00CB6958" w:rsidRPr="004938E4" w:rsidDel="000A1486" w:rsidRDefault="00CB6958" w:rsidP="00806FD8">
            <w:pPr>
              <w:jc w:val="left"/>
              <w:rPr>
                <w:del w:id="1079" w:author="Em Lim" w:date="2025-07-31T17:49:00Z" w16du:dateUtc="2025-08-01T00:49:00Z"/>
                <w:color w:val="000000"/>
              </w:rPr>
            </w:pPr>
            <w:del w:id="1080" w:author="Em Lim" w:date="2025-07-31T17:49:00Z" w16du:dateUtc="2025-08-01T00:49:00Z">
              <w:r w:rsidRPr="004938E4" w:rsidDel="000A1486">
                <w:rPr>
                  <w:color w:val="000000"/>
                </w:rPr>
                <w:delText>0.12</w:delText>
              </w:r>
            </w:del>
          </w:p>
        </w:tc>
        <w:tc>
          <w:tcPr>
            <w:tcW w:w="1507" w:type="dxa"/>
            <w:noWrap/>
            <w:vAlign w:val="bottom"/>
            <w:hideMark/>
          </w:tcPr>
          <w:p w14:paraId="392B62A2" w14:textId="28241F09" w:rsidR="00CB6958" w:rsidRPr="004938E4" w:rsidDel="000A1486" w:rsidRDefault="00CB6958" w:rsidP="00806FD8">
            <w:pPr>
              <w:jc w:val="left"/>
              <w:rPr>
                <w:del w:id="1081" w:author="Em Lim" w:date="2025-07-31T17:49:00Z" w16du:dateUtc="2025-08-01T00:49:00Z"/>
                <w:color w:val="000000"/>
              </w:rPr>
            </w:pPr>
            <w:del w:id="1082" w:author="Em Lim" w:date="2025-07-31T17:49:00Z" w16du:dateUtc="2025-08-01T00:49:00Z">
              <w:r w:rsidRPr="004938E4" w:rsidDel="000A1486">
                <w:rPr>
                  <w:color w:val="000000"/>
                </w:rPr>
                <w:delText>0.09</w:delText>
              </w:r>
            </w:del>
          </w:p>
        </w:tc>
        <w:tc>
          <w:tcPr>
            <w:tcW w:w="1093" w:type="dxa"/>
            <w:noWrap/>
            <w:vAlign w:val="bottom"/>
            <w:hideMark/>
          </w:tcPr>
          <w:p w14:paraId="5073B78B" w14:textId="5A8F4767" w:rsidR="00CB6958" w:rsidRPr="004938E4" w:rsidDel="000A1486" w:rsidRDefault="00CB6958" w:rsidP="00806FD8">
            <w:pPr>
              <w:jc w:val="left"/>
              <w:rPr>
                <w:del w:id="1083" w:author="Em Lim" w:date="2025-07-31T17:49:00Z" w16du:dateUtc="2025-08-01T00:49:00Z"/>
                <w:color w:val="000000"/>
              </w:rPr>
            </w:pPr>
            <w:del w:id="1084" w:author="Em Lim" w:date="2025-07-31T17:49:00Z" w16du:dateUtc="2025-08-01T00:49:00Z">
              <w:r w:rsidRPr="004938E4" w:rsidDel="000A1486">
                <w:rPr>
                  <w:color w:val="000000"/>
                </w:rPr>
                <w:delText>1.31</w:delText>
              </w:r>
            </w:del>
          </w:p>
        </w:tc>
        <w:tc>
          <w:tcPr>
            <w:tcW w:w="1300" w:type="dxa"/>
            <w:noWrap/>
            <w:vAlign w:val="bottom"/>
            <w:hideMark/>
          </w:tcPr>
          <w:p w14:paraId="02552F69" w14:textId="059AF16F" w:rsidR="00CB6958" w:rsidRPr="004938E4" w:rsidDel="000A1486" w:rsidRDefault="00CB6958" w:rsidP="00806FD8">
            <w:pPr>
              <w:jc w:val="left"/>
              <w:rPr>
                <w:del w:id="1085" w:author="Em Lim" w:date="2025-07-31T17:49:00Z" w16du:dateUtc="2025-08-01T00:49:00Z"/>
                <w:color w:val="000000"/>
              </w:rPr>
            </w:pPr>
            <w:del w:id="1086" w:author="Em Lim" w:date="2025-07-31T17:49:00Z" w16du:dateUtc="2025-08-01T00:49:00Z">
              <w:r w:rsidRPr="004938E4" w:rsidDel="000A1486">
                <w:rPr>
                  <w:color w:val="000000"/>
                </w:rPr>
                <w:delText>0.19</w:delText>
              </w:r>
            </w:del>
          </w:p>
        </w:tc>
      </w:tr>
      <w:tr w:rsidR="00CB6958" w:rsidRPr="004938E4" w:rsidDel="000A1486" w14:paraId="76861883" w14:textId="6E24A3B0" w:rsidTr="00806FD8">
        <w:trPr>
          <w:trHeight w:val="320"/>
          <w:del w:id="1087" w:author="Em Lim" w:date="2025-07-31T17:49:00Z" w16du:dateUtc="2025-08-01T00:49:00Z"/>
        </w:trPr>
        <w:tc>
          <w:tcPr>
            <w:tcW w:w="3686" w:type="dxa"/>
            <w:noWrap/>
            <w:hideMark/>
          </w:tcPr>
          <w:p w14:paraId="73A8008A" w14:textId="7B540A56" w:rsidR="00CB6958" w:rsidRPr="004938E4" w:rsidDel="000A1486" w:rsidRDefault="00CB6958" w:rsidP="00806FD8">
            <w:pPr>
              <w:jc w:val="left"/>
              <w:rPr>
                <w:del w:id="1088" w:author="Em Lim" w:date="2025-07-31T17:49:00Z" w16du:dateUtc="2025-08-01T00:49:00Z"/>
                <w:color w:val="000000"/>
              </w:rPr>
            </w:pPr>
            <w:del w:id="1089" w:author="Em Lim" w:date="2025-07-31T17:49:00Z" w16du:dateUtc="2025-08-01T00:49:00Z">
              <w:r w:rsidRPr="004938E4" w:rsidDel="000A1486">
                <w:rPr>
                  <w:color w:val="000000"/>
                </w:rPr>
                <w:delText>Kelp:animals</w:delText>
              </w:r>
            </w:del>
          </w:p>
        </w:tc>
        <w:tc>
          <w:tcPr>
            <w:tcW w:w="1247" w:type="dxa"/>
            <w:noWrap/>
            <w:vAlign w:val="bottom"/>
            <w:hideMark/>
          </w:tcPr>
          <w:p w14:paraId="0F29B1B6" w14:textId="1F4512CE" w:rsidR="00CB6958" w:rsidRPr="004938E4" w:rsidDel="000A1486" w:rsidRDefault="00CB6958" w:rsidP="00806FD8">
            <w:pPr>
              <w:jc w:val="left"/>
              <w:rPr>
                <w:del w:id="1090" w:author="Em Lim" w:date="2025-07-31T17:49:00Z" w16du:dateUtc="2025-08-01T00:49:00Z"/>
                <w:color w:val="000000"/>
              </w:rPr>
            </w:pPr>
            <w:del w:id="1091" w:author="Em Lim" w:date="2025-07-31T17:49:00Z" w16du:dateUtc="2025-08-01T00:49:00Z">
              <w:r w:rsidRPr="004938E4" w:rsidDel="000A1486">
                <w:rPr>
                  <w:color w:val="000000"/>
                </w:rPr>
                <w:delText>1.74</w:delText>
              </w:r>
            </w:del>
          </w:p>
        </w:tc>
        <w:tc>
          <w:tcPr>
            <w:tcW w:w="1507" w:type="dxa"/>
            <w:noWrap/>
            <w:vAlign w:val="bottom"/>
            <w:hideMark/>
          </w:tcPr>
          <w:p w14:paraId="4D934518" w14:textId="6CD5C6F2" w:rsidR="00CB6958" w:rsidRPr="004938E4" w:rsidDel="000A1486" w:rsidRDefault="00CB6958" w:rsidP="00806FD8">
            <w:pPr>
              <w:jc w:val="left"/>
              <w:rPr>
                <w:del w:id="1092" w:author="Em Lim" w:date="2025-07-31T17:49:00Z" w16du:dateUtc="2025-08-01T00:49:00Z"/>
                <w:color w:val="000000"/>
              </w:rPr>
            </w:pPr>
            <w:del w:id="1093" w:author="Em Lim" w:date="2025-07-31T17:49:00Z" w16du:dateUtc="2025-08-01T00:49:00Z">
              <w:r w:rsidRPr="004938E4" w:rsidDel="000A1486">
                <w:rPr>
                  <w:color w:val="000000"/>
                </w:rPr>
                <w:delText>1.05</w:delText>
              </w:r>
            </w:del>
          </w:p>
        </w:tc>
        <w:tc>
          <w:tcPr>
            <w:tcW w:w="1093" w:type="dxa"/>
            <w:noWrap/>
            <w:vAlign w:val="bottom"/>
            <w:hideMark/>
          </w:tcPr>
          <w:p w14:paraId="25CE897B" w14:textId="4A833830" w:rsidR="00CB6958" w:rsidRPr="004938E4" w:rsidDel="000A1486" w:rsidRDefault="00CB6958" w:rsidP="00806FD8">
            <w:pPr>
              <w:jc w:val="left"/>
              <w:rPr>
                <w:del w:id="1094" w:author="Em Lim" w:date="2025-07-31T17:49:00Z" w16du:dateUtc="2025-08-01T00:49:00Z"/>
                <w:color w:val="000000"/>
              </w:rPr>
            </w:pPr>
            <w:del w:id="1095" w:author="Em Lim" w:date="2025-07-31T17:49:00Z" w16du:dateUtc="2025-08-01T00:49:00Z">
              <w:r w:rsidRPr="004938E4" w:rsidDel="000A1486">
                <w:rPr>
                  <w:color w:val="000000"/>
                </w:rPr>
                <w:delText>1.66</w:delText>
              </w:r>
            </w:del>
          </w:p>
        </w:tc>
        <w:tc>
          <w:tcPr>
            <w:tcW w:w="1300" w:type="dxa"/>
            <w:noWrap/>
            <w:vAlign w:val="bottom"/>
            <w:hideMark/>
          </w:tcPr>
          <w:p w14:paraId="7F7CEC67" w14:textId="1201E7C1" w:rsidR="00CB6958" w:rsidRPr="004938E4" w:rsidDel="000A1486" w:rsidRDefault="00CB6958" w:rsidP="00806FD8">
            <w:pPr>
              <w:jc w:val="left"/>
              <w:rPr>
                <w:del w:id="1096" w:author="Em Lim" w:date="2025-07-31T17:49:00Z" w16du:dateUtc="2025-08-01T00:49:00Z"/>
                <w:color w:val="000000"/>
              </w:rPr>
            </w:pPr>
            <w:del w:id="1097" w:author="Em Lim" w:date="2025-07-31T17:49:00Z" w16du:dateUtc="2025-08-01T00:49:00Z">
              <w:r w:rsidRPr="004938E4" w:rsidDel="000A1486">
                <w:rPr>
                  <w:color w:val="000000"/>
                </w:rPr>
                <w:delText>0.10</w:delText>
              </w:r>
            </w:del>
          </w:p>
        </w:tc>
      </w:tr>
      <w:tr w:rsidR="00CB6958" w:rsidRPr="004938E4" w:rsidDel="000A1486" w14:paraId="0CEEEAC2" w14:textId="7D441E73" w:rsidTr="00806FD8">
        <w:trPr>
          <w:trHeight w:val="320"/>
          <w:del w:id="1098" w:author="Em Lim" w:date="2025-07-31T17:49:00Z" w16du:dateUtc="2025-08-01T00:49:00Z"/>
        </w:trPr>
        <w:tc>
          <w:tcPr>
            <w:tcW w:w="3686" w:type="dxa"/>
            <w:noWrap/>
            <w:hideMark/>
          </w:tcPr>
          <w:p w14:paraId="1167456A" w14:textId="72A469E0" w:rsidR="00CB6958" w:rsidRPr="004938E4" w:rsidDel="000A1486" w:rsidRDefault="00CB6958" w:rsidP="00806FD8">
            <w:pPr>
              <w:jc w:val="left"/>
              <w:rPr>
                <w:del w:id="1099" w:author="Em Lim" w:date="2025-07-31T17:49:00Z" w16du:dateUtc="2025-08-01T00:49:00Z"/>
                <w:color w:val="000000"/>
              </w:rPr>
            </w:pPr>
            <w:del w:id="1100" w:author="Em Lim" w:date="2025-07-31T17:49:00Z" w16du:dateUtc="2025-08-01T00:49:00Z">
              <w:r w:rsidRPr="004938E4" w:rsidDel="000A1486">
                <w:rPr>
                  <w:color w:val="000000"/>
                </w:rPr>
                <w:delText>Tide:animals</w:delText>
              </w:r>
            </w:del>
          </w:p>
        </w:tc>
        <w:tc>
          <w:tcPr>
            <w:tcW w:w="1247" w:type="dxa"/>
            <w:noWrap/>
            <w:vAlign w:val="bottom"/>
            <w:hideMark/>
          </w:tcPr>
          <w:p w14:paraId="41DEB5AB" w14:textId="210C737B" w:rsidR="00CB6958" w:rsidRPr="004938E4" w:rsidDel="000A1486" w:rsidRDefault="00CB6958" w:rsidP="00806FD8">
            <w:pPr>
              <w:jc w:val="left"/>
              <w:rPr>
                <w:del w:id="1101" w:author="Em Lim" w:date="2025-07-31T17:49:00Z" w16du:dateUtc="2025-08-01T00:49:00Z"/>
                <w:color w:val="000000"/>
              </w:rPr>
            </w:pPr>
            <w:del w:id="1102" w:author="Em Lim" w:date="2025-07-31T17:49:00Z" w16du:dateUtc="2025-08-01T00:49:00Z">
              <w:r w:rsidRPr="004938E4" w:rsidDel="000A1486">
                <w:rPr>
                  <w:color w:val="000000"/>
                </w:rPr>
                <w:delText>12.00</w:delText>
              </w:r>
            </w:del>
          </w:p>
        </w:tc>
        <w:tc>
          <w:tcPr>
            <w:tcW w:w="1507" w:type="dxa"/>
            <w:noWrap/>
            <w:vAlign w:val="bottom"/>
            <w:hideMark/>
          </w:tcPr>
          <w:p w14:paraId="17EC49E0" w14:textId="093A8C1C" w:rsidR="00CB6958" w:rsidRPr="004938E4" w:rsidDel="000A1486" w:rsidRDefault="00CB6958" w:rsidP="00806FD8">
            <w:pPr>
              <w:jc w:val="left"/>
              <w:rPr>
                <w:del w:id="1103" w:author="Em Lim" w:date="2025-07-31T17:49:00Z" w16du:dateUtc="2025-08-01T00:49:00Z"/>
                <w:color w:val="000000"/>
              </w:rPr>
            </w:pPr>
            <w:del w:id="1104" w:author="Em Lim" w:date="2025-07-31T17:49:00Z" w16du:dateUtc="2025-08-01T00:49:00Z">
              <w:r w:rsidRPr="004938E4" w:rsidDel="000A1486">
                <w:rPr>
                  <w:color w:val="000000"/>
                </w:rPr>
                <w:delText>2.53</w:delText>
              </w:r>
            </w:del>
          </w:p>
        </w:tc>
        <w:tc>
          <w:tcPr>
            <w:tcW w:w="1093" w:type="dxa"/>
            <w:noWrap/>
            <w:vAlign w:val="bottom"/>
            <w:hideMark/>
          </w:tcPr>
          <w:p w14:paraId="5EDAC74D" w14:textId="5C1CABAF" w:rsidR="00CB6958" w:rsidRPr="004938E4" w:rsidDel="000A1486" w:rsidRDefault="00CB6958" w:rsidP="00806FD8">
            <w:pPr>
              <w:jc w:val="left"/>
              <w:rPr>
                <w:del w:id="1105" w:author="Em Lim" w:date="2025-07-31T17:49:00Z" w16du:dateUtc="2025-08-01T00:49:00Z"/>
                <w:color w:val="000000"/>
              </w:rPr>
            </w:pPr>
            <w:del w:id="1106" w:author="Em Lim" w:date="2025-07-31T17:49:00Z" w16du:dateUtc="2025-08-01T00:49:00Z">
              <w:r w:rsidRPr="004938E4" w:rsidDel="000A1486">
                <w:rPr>
                  <w:color w:val="000000"/>
                </w:rPr>
                <w:delText>4.74</w:delText>
              </w:r>
            </w:del>
          </w:p>
        </w:tc>
        <w:tc>
          <w:tcPr>
            <w:tcW w:w="1300" w:type="dxa"/>
            <w:noWrap/>
            <w:vAlign w:val="bottom"/>
            <w:hideMark/>
          </w:tcPr>
          <w:p w14:paraId="0A1CC645" w14:textId="0FCE6D4F" w:rsidR="00CB6958" w:rsidRPr="004938E4" w:rsidDel="000A1486" w:rsidRDefault="00CB6958" w:rsidP="00806FD8">
            <w:pPr>
              <w:jc w:val="left"/>
              <w:rPr>
                <w:del w:id="1107" w:author="Em Lim" w:date="2025-07-31T17:49:00Z" w16du:dateUtc="2025-08-01T00:49:00Z"/>
                <w:color w:val="000000"/>
              </w:rPr>
            </w:pPr>
            <w:del w:id="1108" w:author="Em Lim" w:date="2025-07-31T17:49:00Z" w16du:dateUtc="2025-08-01T00:49:00Z">
              <w:r w:rsidRPr="004938E4" w:rsidDel="000A1486">
                <w:rPr>
                  <w:color w:val="000000"/>
                </w:rPr>
                <w:delText>&lt; 0.001</w:delText>
              </w:r>
            </w:del>
          </w:p>
        </w:tc>
      </w:tr>
    </w:tbl>
    <w:p w14:paraId="44B0D5F7" w14:textId="39512F2B" w:rsidR="00CB6958" w:rsidRPr="004938E4" w:rsidDel="000A1486" w:rsidRDefault="00CB6958" w:rsidP="00CB6958">
      <w:pPr>
        <w:rPr>
          <w:del w:id="1109" w:author="Em Lim" w:date="2025-07-31T17:49:00Z" w16du:dateUtc="2025-08-01T00:49:00Z"/>
          <w:color w:val="000000"/>
        </w:rPr>
      </w:pPr>
    </w:p>
    <w:p w14:paraId="4F0D3521" w14:textId="32E125F7" w:rsidR="00CB6958" w:rsidRPr="004938E4" w:rsidDel="000A1486" w:rsidRDefault="00CB6958" w:rsidP="000A1486">
      <w:pPr>
        <w:rPr>
          <w:del w:id="1110" w:author="Em Lim" w:date="2025-07-31T17:49:00Z" w16du:dateUtc="2025-08-01T00:49:00Z"/>
          <w:color w:val="000000"/>
        </w:rPr>
        <w:pPrChange w:id="1111" w:author="Em Lim" w:date="2025-07-31T17:49:00Z" w16du:dateUtc="2025-08-01T00:49:00Z">
          <w:pPr/>
        </w:pPrChange>
      </w:pPr>
      <w:del w:id="1112"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6C98310A" w14:textId="4B26FF23" w:rsidTr="00806FD8">
        <w:trPr>
          <w:cnfStyle w:val="100000000000" w:firstRow="1" w:lastRow="0" w:firstColumn="0" w:lastColumn="0" w:oddVBand="0" w:evenVBand="0" w:oddHBand="0" w:evenHBand="0" w:firstRowFirstColumn="0" w:firstRowLastColumn="0" w:lastRowFirstColumn="0" w:lastRowLastColumn="0"/>
          <w:trHeight w:val="320"/>
          <w:del w:id="1113" w:author="Em Lim" w:date="2025-07-31T17:49:00Z" w16du:dateUtc="2025-08-01T00:49:00Z"/>
        </w:trPr>
        <w:tc>
          <w:tcPr>
            <w:tcW w:w="3686" w:type="dxa"/>
            <w:noWrap/>
            <w:hideMark/>
          </w:tcPr>
          <w:p w14:paraId="48BC0901" w14:textId="782981C0" w:rsidR="00CB6958" w:rsidRPr="004938E4" w:rsidDel="000A1486" w:rsidRDefault="00CB6958" w:rsidP="000A1486">
            <w:pPr>
              <w:rPr>
                <w:del w:id="1114" w:author="Em Lim" w:date="2025-07-31T17:49:00Z" w16du:dateUtc="2025-08-01T00:49:00Z"/>
                <w:b/>
                <w:bCs/>
              </w:rPr>
              <w:pPrChange w:id="1115" w:author="Em Lim" w:date="2025-07-31T17:49:00Z" w16du:dateUtc="2025-08-01T00:49:00Z">
                <w:pPr>
                  <w:jc w:val="left"/>
                </w:pPr>
              </w:pPrChange>
            </w:pPr>
            <w:del w:id="1116" w:author="Em Lim" w:date="2025-07-31T17:49:00Z" w16du:dateUtc="2025-08-01T00:49:00Z">
              <w:r w:rsidRPr="004938E4" w:rsidDel="000A1486">
                <w:rPr>
                  <w:b/>
                  <w:bCs/>
                </w:rPr>
                <w:delText xml:space="preserve">Cottidae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0.91)</w:delText>
              </w:r>
            </w:del>
          </w:p>
        </w:tc>
        <w:tc>
          <w:tcPr>
            <w:tcW w:w="1247" w:type="dxa"/>
            <w:noWrap/>
            <w:hideMark/>
          </w:tcPr>
          <w:p w14:paraId="70B25948" w14:textId="64C066CE" w:rsidR="00CB6958" w:rsidRPr="004938E4" w:rsidDel="000A1486" w:rsidRDefault="00CB6958" w:rsidP="000A1486">
            <w:pPr>
              <w:rPr>
                <w:del w:id="1117" w:author="Em Lim" w:date="2025-07-31T17:49:00Z" w16du:dateUtc="2025-08-01T00:49:00Z"/>
                <w:b/>
                <w:bCs/>
                <w:color w:val="000000"/>
              </w:rPr>
              <w:pPrChange w:id="1118" w:author="Em Lim" w:date="2025-07-31T17:49:00Z" w16du:dateUtc="2025-08-01T00:49:00Z">
                <w:pPr>
                  <w:jc w:val="left"/>
                </w:pPr>
              </w:pPrChange>
            </w:pPr>
            <w:del w:id="1119" w:author="Em Lim" w:date="2025-07-31T17:49:00Z" w16du:dateUtc="2025-08-01T00:49:00Z">
              <w:r w:rsidRPr="004938E4" w:rsidDel="000A1486">
                <w:rPr>
                  <w:b/>
                  <w:bCs/>
                  <w:color w:val="000000"/>
                </w:rPr>
                <w:delText>Estimate</w:delText>
              </w:r>
            </w:del>
          </w:p>
        </w:tc>
        <w:tc>
          <w:tcPr>
            <w:tcW w:w="1507" w:type="dxa"/>
            <w:noWrap/>
            <w:hideMark/>
          </w:tcPr>
          <w:p w14:paraId="05180AE8" w14:textId="3A0C919F" w:rsidR="00CB6958" w:rsidRPr="004938E4" w:rsidDel="000A1486" w:rsidRDefault="00CB6958" w:rsidP="000A1486">
            <w:pPr>
              <w:rPr>
                <w:del w:id="1120" w:author="Em Lim" w:date="2025-07-31T17:49:00Z" w16du:dateUtc="2025-08-01T00:49:00Z"/>
                <w:b/>
                <w:bCs/>
                <w:color w:val="000000"/>
              </w:rPr>
              <w:pPrChange w:id="1121" w:author="Em Lim" w:date="2025-07-31T17:49:00Z" w16du:dateUtc="2025-08-01T00:49:00Z">
                <w:pPr>
                  <w:jc w:val="left"/>
                </w:pPr>
              </w:pPrChange>
            </w:pPr>
            <w:del w:id="1122" w:author="Em Lim" w:date="2025-07-31T17:49:00Z" w16du:dateUtc="2025-08-01T00:49:00Z">
              <w:r w:rsidRPr="004938E4" w:rsidDel="000A1486">
                <w:rPr>
                  <w:b/>
                  <w:bCs/>
                  <w:color w:val="000000"/>
                </w:rPr>
                <w:delText>Std. error</w:delText>
              </w:r>
            </w:del>
          </w:p>
        </w:tc>
        <w:tc>
          <w:tcPr>
            <w:tcW w:w="1093" w:type="dxa"/>
            <w:noWrap/>
            <w:hideMark/>
          </w:tcPr>
          <w:p w14:paraId="06672167" w14:textId="71046F27" w:rsidR="00CB6958" w:rsidRPr="004938E4" w:rsidDel="000A1486" w:rsidRDefault="00CB6958" w:rsidP="000A1486">
            <w:pPr>
              <w:rPr>
                <w:del w:id="1123" w:author="Em Lim" w:date="2025-07-31T17:49:00Z" w16du:dateUtc="2025-08-01T00:49:00Z"/>
                <w:b/>
                <w:bCs/>
                <w:color w:val="000000"/>
              </w:rPr>
              <w:pPrChange w:id="1124" w:author="Em Lim" w:date="2025-07-31T17:49:00Z" w16du:dateUtc="2025-08-01T00:49:00Z">
                <w:pPr>
                  <w:jc w:val="left"/>
                </w:pPr>
              </w:pPrChange>
            </w:pPr>
            <w:del w:id="1125" w:author="Em Lim" w:date="2025-07-31T17:49:00Z" w16du:dateUtc="2025-08-01T00:49:00Z">
              <w:r w:rsidRPr="004938E4" w:rsidDel="000A1486">
                <w:rPr>
                  <w:b/>
                  <w:bCs/>
                  <w:color w:val="000000"/>
                </w:rPr>
                <w:delText>z value</w:delText>
              </w:r>
            </w:del>
          </w:p>
        </w:tc>
        <w:tc>
          <w:tcPr>
            <w:tcW w:w="1300" w:type="dxa"/>
            <w:noWrap/>
            <w:hideMark/>
          </w:tcPr>
          <w:p w14:paraId="3D792BF5" w14:textId="0DCB4BC8" w:rsidR="00CB6958" w:rsidRPr="004938E4" w:rsidDel="000A1486" w:rsidRDefault="00CB6958" w:rsidP="000A1486">
            <w:pPr>
              <w:rPr>
                <w:del w:id="1126" w:author="Em Lim" w:date="2025-07-31T17:49:00Z" w16du:dateUtc="2025-08-01T00:49:00Z"/>
                <w:b/>
                <w:bCs/>
                <w:color w:val="000000"/>
              </w:rPr>
              <w:pPrChange w:id="1127" w:author="Em Lim" w:date="2025-07-31T17:49:00Z" w16du:dateUtc="2025-08-01T00:49:00Z">
                <w:pPr>
                  <w:jc w:val="left"/>
                </w:pPr>
              </w:pPrChange>
            </w:pPr>
            <w:del w:id="1128" w:author="Em Lim" w:date="2025-07-31T17:49:00Z" w16du:dateUtc="2025-08-01T00:49:00Z">
              <w:r w:rsidRPr="004938E4" w:rsidDel="000A1486">
                <w:rPr>
                  <w:b/>
                  <w:bCs/>
                  <w:color w:val="000000"/>
                </w:rPr>
                <w:delText>p value</w:delText>
              </w:r>
            </w:del>
          </w:p>
        </w:tc>
      </w:tr>
      <w:tr w:rsidR="00CB6958" w:rsidRPr="004938E4" w:rsidDel="000A1486" w14:paraId="1A1336D0" w14:textId="3596C4FA" w:rsidTr="00806FD8">
        <w:trPr>
          <w:trHeight w:val="320"/>
          <w:del w:id="1129" w:author="Em Lim" w:date="2025-07-31T17:49:00Z" w16du:dateUtc="2025-08-01T00:49:00Z"/>
        </w:trPr>
        <w:tc>
          <w:tcPr>
            <w:tcW w:w="3686" w:type="dxa"/>
            <w:noWrap/>
            <w:hideMark/>
          </w:tcPr>
          <w:p w14:paraId="259E4113" w14:textId="2EC9B561" w:rsidR="00CB6958" w:rsidRPr="004938E4" w:rsidDel="000A1486" w:rsidRDefault="00CB6958" w:rsidP="000A1486">
            <w:pPr>
              <w:rPr>
                <w:del w:id="1130" w:author="Em Lim" w:date="2025-07-31T17:49:00Z" w16du:dateUtc="2025-08-01T00:49:00Z"/>
                <w:color w:val="000000"/>
              </w:rPr>
              <w:pPrChange w:id="1131" w:author="Em Lim" w:date="2025-07-31T17:49:00Z" w16du:dateUtc="2025-08-01T00:49:00Z">
                <w:pPr>
                  <w:jc w:val="left"/>
                </w:pPr>
              </w:pPrChange>
            </w:pPr>
            <w:del w:id="1132" w:author="Em Lim" w:date="2025-07-31T17:49:00Z" w16du:dateUtc="2025-08-01T00:49:00Z">
              <w:r w:rsidRPr="004938E4" w:rsidDel="000A1486">
                <w:rPr>
                  <w:color w:val="000000"/>
                </w:rPr>
                <w:delText>Intercept</w:delText>
              </w:r>
            </w:del>
          </w:p>
        </w:tc>
        <w:tc>
          <w:tcPr>
            <w:tcW w:w="1247" w:type="dxa"/>
            <w:noWrap/>
            <w:vAlign w:val="bottom"/>
            <w:hideMark/>
          </w:tcPr>
          <w:p w14:paraId="433333B8" w14:textId="32B592FB" w:rsidR="00CB6958" w:rsidRPr="004938E4" w:rsidDel="000A1486" w:rsidRDefault="00CB6958" w:rsidP="000A1486">
            <w:pPr>
              <w:rPr>
                <w:del w:id="1133" w:author="Em Lim" w:date="2025-07-31T17:49:00Z" w16du:dateUtc="2025-08-01T00:49:00Z"/>
                <w:color w:val="000000"/>
              </w:rPr>
              <w:pPrChange w:id="1134" w:author="Em Lim" w:date="2025-07-31T17:49:00Z" w16du:dateUtc="2025-08-01T00:49:00Z">
                <w:pPr>
                  <w:jc w:val="left"/>
                </w:pPr>
              </w:pPrChange>
            </w:pPr>
            <w:del w:id="1135" w:author="Em Lim" w:date="2025-07-31T17:49:00Z" w16du:dateUtc="2025-08-01T00:49:00Z">
              <w:r w:rsidRPr="004938E4" w:rsidDel="000A1486">
                <w:rPr>
                  <w:color w:val="000000"/>
                </w:rPr>
                <w:delText>1.54</w:delText>
              </w:r>
            </w:del>
          </w:p>
        </w:tc>
        <w:tc>
          <w:tcPr>
            <w:tcW w:w="1507" w:type="dxa"/>
            <w:noWrap/>
            <w:vAlign w:val="bottom"/>
            <w:hideMark/>
          </w:tcPr>
          <w:p w14:paraId="1E53EE11" w14:textId="40FA07CE" w:rsidR="00CB6958" w:rsidRPr="004938E4" w:rsidDel="000A1486" w:rsidRDefault="00CB6958" w:rsidP="000A1486">
            <w:pPr>
              <w:rPr>
                <w:del w:id="1136" w:author="Em Lim" w:date="2025-07-31T17:49:00Z" w16du:dateUtc="2025-08-01T00:49:00Z"/>
                <w:color w:val="000000"/>
              </w:rPr>
              <w:pPrChange w:id="1137" w:author="Em Lim" w:date="2025-07-31T17:49:00Z" w16du:dateUtc="2025-08-01T00:49:00Z">
                <w:pPr>
                  <w:jc w:val="left"/>
                </w:pPr>
              </w:pPrChange>
            </w:pPr>
            <w:del w:id="1138" w:author="Em Lim" w:date="2025-07-31T17:49:00Z" w16du:dateUtc="2025-08-01T00:49:00Z">
              <w:r w:rsidRPr="004938E4" w:rsidDel="000A1486">
                <w:rPr>
                  <w:color w:val="000000"/>
                </w:rPr>
                <w:delText>0.66</w:delText>
              </w:r>
            </w:del>
          </w:p>
        </w:tc>
        <w:tc>
          <w:tcPr>
            <w:tcW w:w="1093" w:type="dxa"/>
            <w:noWrap/>
            <w:vAlign w:val="bottom"/>
            <w:hideMark/>
          </w:tcPr>
          <w:p w14:paraId="14E0BBF3" w14:textId="4D9F00D4" w:rsidR="00CB6958" w:rsidRPr="004938E4" w:rsidDel="000A1486" w:rsidRDefault="00CB6958" w:rsidP="000A1486">
            <w:pPr>
              <w:rPr>
                <w:del w:id="1139" w:author="Em Lim" w:date="2025-07-31T17:49:00Z" w16du:dateUtc="2025-08-01T00:49:00Z"/>
                <w:color w:val="000000"/>
              </w:rPr>
              <w:pPrChange w:id="1140" w:author="Em Lim" w:date="2025-07-31T17:49:00Z" w16du:dateUtc="2025-08-01T00:49:00Z">
                <w:pPr>
                  <w:jc w:val="left"/>
                </w:pPr>
              </w:pPrChange>
            </w:pPr>
            <w:del w:id="1141" w:author="Em Lim" w:date="2025-07-31T17:49:00Z" w16du:dateUtc="2025-08-01T00:49:00Z">
              <w:r w:rsidRPr="004938E4" w:rsidDel="000A1486">
                <w:rPr>
                  <w:color w:val="000000"/>
                </w:rPr>
                <w:delText>2.35</w:delText>
              </w:r>
            </w:del>
          </w:p>
        </w:tc>
        <w:tc>
          <w:tcPr>
            <w:tcW w:w="1300" w:type="dxa"/>
            <w:noWrap/>
            <w:vAlign w:val="bottom"/>
            <w:hideMark/>
          </w:tcPr>
          <w:p w14:paraId="0C970E7B" w14:textId="6D88D66B" w:rsidR="00CB6958" w:rsidRPr="004938E4" w:rsidDel="000A1486" w:rsidRDefault="00CB6958" w:rsidP="000A1486">
            <w:pPr>
              <w:rPr>
                <w:del w:id="1142" w:author="Em Lim" w:date="2025-07-31T17:49:00Z" w16du:dateUtc="2025-08-01T00:49:00Z"/>
                <w:color w:val="000000"/>
              </w:rPr>
              <w:pPrChange w:id="1143" w:author="Em Lim" w:date="2025-07-31T17:49:00Z" w16du:dateUtc="2025-08-01T00:49:00Z">
                <w:pPr>
                  <w:jc w:val="left"/>
                </w:pPr>
              </w:pPrChange>
            </w:pPr>
            <w:del w:id="1144" w:author="Em Lim" w:date="2025-07-31T17:49:00Z" w16du:dateUtc="2025-08-01T00:49:00Z">
              <w:r w:rsidRPr="004938E4" w:rsidDel="000A1486">
                <w:rPr>
                  <w:color w:val="000000"/>
                </w:rPr>
                <w:delText>0.02</w:delText>
              </w:r>
            </w:del>
          </w:p>
        </w:tc>
      </w:tr>
      <w:tr w:rsidR="00CB6958" w:rsidRPr="004938E4" w:rsidDel="000A1486" w14:paraId="78BF0B8F" w14:textId="7ECB2616" w:rsidTr="00806FD8">
        <w:trPr>
          <w:trHeight w:val="320"/>
          <w:del w:id="1145" w:author="Em Lim" w:date="2025-07-31T17:49:00Z" w16du:dateUtc="2025-08-01T00:49:00Z"/>
        </w:trPr>
        <w:tc>
          <w:tcPr>
            <w:tcW w:w="3686" w:type="dxa"/>
            <w:noWrap/>
            <w:hideMark/>
          </w:tcPr>
          <w:p w14:paraId="6E2A90E4" w14:textId="10AC2CBA" w:rsidR="00CB6958" w:rsidRPr="004938E4" w:rsidDel="000A1486" w:rsidRDefault="00CB6958" w:rsidP="000A1486">
            <w:pPr>
              <w:rPr>
                <w:del w:id="1146" w:author="Em Lim" w:date="2025-07-31T17:49:00Z" w16du:dateUtc="2025-08-01T00:49:00Z"/>
                <w:color w:val="000000"/>
              </w:rPr>
              <w:pPrChange w:id="1147" w:author="Em Lim" w:date="2025-07-31T17:49:00Z" w16du:dateUtc="2025-08-01T00:49:00Z">
                <w:pPr>
                  <w:jc w:val="left"/>
                </w:pPr>
              </w:pPrChange>
            </w:pPr>
            <w:del w:id="1148" w:author="Em Lim" w:date="2025-07-31T17:49:00Z" w16du:dateUtc="2025-08-01T00:49:00Z">
              <w:r w:rsidRPr="004938E4" w:rsidDel="000A1486">
                <w:rPr>
                  <w:color w:val="000000"/>
                </w:rPr>
                <w:delText>Kelp - nereo</w:delText>
              </w:r>
            </w:del>
          </w:p>
        </w:tc>
        <w:tc>
          <w:tcPr>
            <w:tcW w:w="1247" w:type="dxa"/>
            <w:noWrap/>
            <w:vAlign w:val="bottom"/>
            <w:hideMark/>
          </w:tcPr>
          <w:p w14:paraId="72057808" w14:textId="081A3C16" w:rsidR="00CB6958" w:rsidRPr="004938E4" w:rsidDel="000A1486" w:rsidRDefault="00CB6958" w:rsidP="000A1486">
            <w:pPr>
              <w:rPr>
                <w:del w:id="1149" w:author="Em Lim" w:date="2025-07-31T17:49:00Z" w16du:dateUtc="2025-08-01T00:49:00Z"/>
                <w:color w:val="000000"/>
              </w:rPr>
              <w:pPrChange w:id="1150" w:author="Em Lim" w:date="2025-07-31T17:49:00Z" w16du:dateUtc="2025-08-01T00:49:00Z">
                <w:pPr>
                  <w:jc w:val="left"/>
                </w:pPr>
              </w:pPrChange>
            </w:pPr>
            <w:del w:id="1151" w:author="Em Lim" w:date="2025-07-31T17:49:00Z" w16du:dateUtc="2025-08-01T00:49:00Z">
              <w:r w:rsidRPr="004938E4" w:rsidDel="000A1486">
                <w:rPr>
                  <w:color w:val="000000"/>
                </w:rPr>
                <w:delText>0.09</w:delText>
              </w:r>
            </w:del>
          </w:p>
        </w:tc>
        <w:tc>
          <w:tcPr>
            <w:tcW w:w="1507" w:type="dxa"/>
            <w:noWrap/>
            <w:vAlign w:val="bottom"/>
            <w:hideMark/>
          </w:tcPr>
          <w:p w14:paraId="56DAB8D3" w14:textId="4C4C27AF" w:rsidR="00CB6958" w:rsidRPr="004938E4" w:rsidDel="000A1486" w:rsidRDefault="00CB6958" w:rsidP="000A1486">
            <w:pPr>
              <w:rPr>
                <w:del w:id="1152" w:author="Em Lim" w:date="2025-07-31T17:49:00Z" w16du:dateUtc="2025-08-01T00:49:00Z"/>
                <w:color w:val="000000"/>
              </w:rPr>
              <w:pPrChange w:id="1153" w:author="Em Lim" w:date="2025-07-31T17:49:00Z" w16du:dateUtc="2025-08-01T00:49:00Z">
                <w:pPr>
                  <w:jc w:val="left"/>
                </w:pPr>
              </w:pPrChange>
            </w:pPr>
            <w:del w:id="1154" w:author="Em Lim" w:date="2025-07-31T17:49:00Z" w16du:dateUtc="2025-08-01T00:49:00Z">
              <w:r w:rsidRPr="004938E4" w:rsidDel="000A1486">
                <w:rPr>
                  <w:color w:val="000000"/>
                </w:rPr>
                <w:delText>0.09</w:delText>
              </w:r>
            </w:del>
          </w:p>
        </w:tc>
        <w:tc>
          <w:tcPr>
            <w:tcW w:w="1093" w:type="dxa"/>
            <w:noWrap/>
            <w:vAlign w:val="bottom"/>
            <w:hideMark/>
          </w:tcPr>
          <w:p w14:paraId="1FF1627A" w14:textId="7D5789F4" w:rsidR="00CB6958" w:rsidRPr="004938E4" w:rsidDel="000A1486" w:rsidRDefault="00CB6958" w:rsidP="000A1486">
            <w:pPr>
              <w:rPr>
                <w:del w:id="1155" w:author="Em Lim" w:date="2025-07-31T17:49:00Z" w16du:dateUtc="2025-08-01T00:49:00Z"/>
                <w:color w:val="000000"/>
              </w:rPr>
              <w:pPrChange w:id="1156" w:author="Em Lim" w:date="2025-07-31T17:49:00Z" w16du:dateUtc="2025-08-01T00:49:00Z">
                <w:pPr>
                  <w:jc w:val="left"/>
                </w:pPr>
              </w:pPrChange>
            </w:pPr>
            <w:del w:id="1157" w:author="Em Lim" w:date="2025-07-31T17:49:00Z" w16du:dateUtc="2025-08-01T00:49:00Z">
              <w:r w:rsidRPr="004938E4" w:rsidDel="000A1486">
                <w:rPr>
                  <w:color w:val="000000"/>
                </w:rPr>
                <w:delText>1.03</w:delText>
              </w:r>
            </w:del>
          </w:p>
        </w:tc>
        <w:tc>
          <w:tcPr>
            <w:tcW w:w="1300" w:type="dxa"/>
            <w:noWrap/>
            <w:vAlign w:val="bottom"/>
            <w:hideMark/>
          </w:tcPr>
          <w:p w14:paraId="0A5BA469" w14:textId="18F80B03" w:rsidR="00CB6958" w:rsidRPr="004938E4" w:rsidDel="000A1486" w:rsidRDefault="00CB6958" w:rsidP="000A1486">
            <w:pPr>
              <w:rPr>
                <w:del w:id="1158" w:author="Em Lim" w:date="2025-07-31T17:49:00Z" w16du:dateUtc="2025-08-01T00:49:00Z"/>
                <w:color w:val="000000"/>
              </w:rPr>
              <w:pPrChange w:id="1159" w:author="Em Lim" w:date="2025-07-31T17:49:00Z" w16du:dateUtc="2025-08-01T00:49:00Z">
                <w:pPr>
                  <w:jc w:val="left"/>
                </w:pPr>
              </w:pPrChange>
            </w:pPr>
            <w:del w:id="1160" w:author="Em Lim" w:date="2025-07-31T17:49:00Z" w16du:dateUtc="2025-08-01T00:49:00Z">
              <w:r w:rsidRPr="004938E4" w:rsidDel="000A1486">
                <w:rPr>
                  <w:color w:val="000000"/>
                </w:rPr>
                <w:delText>0.30</w:delText>
              </w:r>
            </w:del>
          </w:p>
        </w:tc>
      </w:tr>
      <w:tr w:rsidR="00CB6958" w:rsidRPr="004938E4" w:rsidDel="000A1486" w14:paraId="359E2325" w14:textId="4704BA01" w:rsidTr="00806FD8">
        <w:trPr>
          <w:trHeight w:val="320"/>
          <w:del w:id="1161" w:author="Em Lim" w:date="2025-07-31T17:49:00Z" w16du:dateUtc="2025-08-01T00:49:00Z"/>
        </w:trPr>
        <w:tc>
          <w:tcPr>
            <w:tcW w:w="3686" w:type="dxa"/>
            <w:noWrap/>
            <w:hideMark/>
          </w:tcPr>
          <w:p w14:paraId="542B6EB9" w14:textId="3E2CFE08" w:rsidR="00CB6958" w:rsidRPr="004938E4" w:rsidDel="000A1486" w:rsidRDefault="00CB6958" w:rsidP="000A1486">
            <w:pPr>
              <w:rPr>
                <w:del w:id="1162" w:author="Em Lim" w:date="2025-07-31T17:49:00Z" w16du:dateUtc="2025-08-01T00:49:00Z"/>
                <w:color w:val="000000"/>
              </w:rPr>
              <w:pPrChange w:id="1163" w:author="Em Lim" w:date="2025-07-31T17:49:00Z" w16du:dateUtc="2025-08-01T00:49:00Z">
                <w:pPr>
                  <w:jc w:val="left"/>
                </w:pPr>
              </w:pPrChange>
            </w:pPr>
            <w:del w:id="1164" w:author="Em Lim" w:date="2025-07-31T17:49:00Z" w16du:dateUtc="2025-08-01T00:49:00Z">
              <w:r w:rsidRPr="004938E4" w:rsidDel="000A1486">
                <w:rPr>
                  <w:color w:val="000000"/>
                </w:rPr>
                <w:delText>Kelp - none</w:delText>
              </w:r>
            </w:del>
          </w:p>
        </w:tc>
        <w:tc>
          <w:tcPr>
            <w:tcW w:w="1247" w:type="dxa"/>
            <w:noWrap/>
            <w:vAlign w:val="bottom"/>
            <w:hideMark/>
          </w:tcPr>
          <w:p w14:paraId="2143A020" w14:textId="0F979E8E" w:rsidR="00CB6958" w:rsidRPr="004938E4" w:rsidDel="000A1486" w:rsidRDefault="00CB6958" w:rsidP="000A1486">
            <w:pPr>
              <w:rPr>
                <w:del w:id="1165" w:author="Em Lim" w:date="2025-07-31T17:49:00Z" w16du:dateUtc="2025-08-01T00:49:00Z"/>
                <w:color w:val="000000"/>
              </w:rPr>
              <w:pPrChange w:id="1166" w:author="Em Lim" w:date="2025-07-31T17:49:00Z" w16du:dateUtc="2025-08-01T00:49:00Z">
                <w:pPr>
                  <w:jc w:val="left"/>
                </w:pPr>
              </w:pPrChange>
            </w:pPr>
            <w:del w:id="1167" w:author="Em Lim" w:date="2025-07-31T17:49:00Z" w16du:dateUtc="2025-08-01T00:49:00Z">
              <w:r w:rsidRPr="004938E4" w:rsidDel="000A1486">
                <w:rPr>
                  <w:color w:val="000000"/>
                </w:rPr>
                <w:delText>-0.45</w:delText>
              </w:r>
            </w:del>
          </w:p>
        </w:tc>
        <w:tc>
          <w:tcPr>
            <w:tcW w:w="1507" w:type="dxa"/>
            <w:noWrap/>
            <w:vAlign w:val="bottom"/>
            <w:hideMark/>
          </w:tcPr>
          <w:p w14:paraId="3A62BB33" w14:textId="10B69BDC" w:rsidR="00CB6958" w:rsidRPr="004938E4" w:rsidDel="000A1486" w:rsidRDefault="00CB6958" w:rsidP="000A1486">
            <w:pPr>
              <w:rPr>
                <w:del w:id="1168" w:author="Em Lim" w:date="2025-07-31T17:49:00Z" w16du:dateUtc="2025-08-01T00:49:00Z"/>
                <w:color w:val="000000"/>
              </w:rPr>
              <w:pPrChange w:id="1169" w:author="Em Lim" w:date="2025-07-31T17:49:00Z" w16du:dateUtc="2025-08-01T00:49:00Z">
                <w:pPr>
                  <w:jc w:val="left"/>
                </w:pPr>
              </w:pPrChange>
            </w:pPr>
            <w:del w:id="1170" w:author="Em Lim" w:date="2025-07-31T17:49:00Z" w16du:dateUtc="2025-08-01T00:49:00Z">
              <w:r w:rsidRPr="004938E4" w:rsidDel="000A1486">
                <w:rPr>
                  <w:color w:val="000000"/>
                </w:rPr>
                <w:delText>0.10</w:delText>
              </w:r>
            </w:del>
          </w:p>
        </w:tc>
        <w:tc>
          <w:tcPr>
            <w:tcW w:w="1093" w:type="dxa"/>
            <w:noWrap/>
            <w:vAlign w:val="bottom"/>
            <w:hideMark/>
          </w:tcPr>
          <w:p w14:paraId="78B4699E" w14:textId="5787C55B" w:rsidR="00CB6958" w:rsidRPr="004938E4" w:rsidDel="000A1486" w:rsidRDefault="00CB6958" w:rsidP="000A1486">
            <w:pPr>
              <w:rPr>
                <w:del w:id="1171" w:author="Em Lim" w:date="2025-07-31T17:49:00Z" w16du:dateUtc="2025-08-01T00:49:00Z"/>
                <w:color w:val="000000"/>
              </w:rPr>
              <w:pPrChange w:id="1172" w:author="Em Lim" w:date="2025-07-31T17:49:00Z" w16du:dateUtc="2025-08-01T00:49:00Z">
                <w:pPr>
                  <w:jc w:val="left"/>
                </w:pPr>
              </w:pPrChange>
            </w:pPr>
            <w:del w:id="1173" w:author="Em Lim" w:date="2025-07-31T17:49:00Z" w16du:dateUtc="2025-08-01T00:49:00Z">
              <w:r w:rsidRPr="004938E4" w:rsidDel="000A1486">
                <w:rPr>
                  <w:color w:val="000000"/>
                </w:rPr>
                <w:delText>-4.53</w:delText>
              </w:r>
            </w:del>
          </w:p>
        </w:tc>
        <w:tc>
          <w:tcPr>
            <w:tcW w:w="1300" w:type="dxa"/>
            <w:noWrap/>
            <w:vAlign w:val="bottom"/>
            <w:hideMark/>
          </w:tcPr>
          <w:p w14:paraId="3C44C74A" w14:textId="527AAB26" w:rsidR="00CB6958" w:rsidRPr="004938E4" w:rsidDel="000A1486" w:rsidRDefault="00CB6958" w:rsidP="000A1486">
            <w:pPr>
              <w:rPr>
                <w:del w:id="1174" w:author="Em Lim" w:date="2025-07-31T17:49:00Z" w16du:dateUtc="2025-08-01T00:49:00Z"/>
                <w:color w:val="000000"/>
              </w:rPr>
              <w:pPrChange w:id="1175" w:author="Em Lim" w:date="2025-07-31T17:49:00Z" w16du:dateUtc="2025-08-01T00:49:00Z">
                <w:pPr>
                  <w:jc w:val="left"/>
                </w:pPr>
              </w:pPrChange>
            </w:pPr>
            <w:del w:id="1176" w:author="Em Lim" w:date="2025-07-31T17:49:00Z" w16du:dateUtc="2025-08-01T00:49:00Z">
              <w:r w:rsidRPr="004938E4" w:rsidDel="000A1486">
                <w:rPr>
                  <w:color w:val="000000"/>
                </w:rPr>
                <w:delText>&lt; 0.001</w:delText>
              </w:r>
            </w:del>
          </w:p>
        </w:tc>
      </w:tr>
      <w:tr w:rsidR="00CB6958" w:rsidRPr="004938E4" w:rsidDel="000A1486" w14:paraId="3953FAA7" w14:textId="134ECA3E" w:rsidTr="00806FD8">
        <w:trPr>
          <w:trHeight w:val="320"/>
          <w:del w:id="1177" w:author="Em Lim" w:date="2025-07-31T17:49:00Z" w16du:dateUtc="2025-08-01T00:49:00Z"/>
        </w:trPr>
        <w:tc>
          <w:tcPr>
            <w:tcW w:w="3686" w:type="dxa"/>
            <w:noWrap/>
            <w:hideMark/>
          </w:tcPr>
          <w:p w14:paraId="0EB7244D" w14:textId="62F82502" w:rsidR="00CB6958" w:rsidRPr="004938E4" w:rsidDel="000A1486" w:rsidRDefault="00CB6958" w:rsidP="000A1486">
            <w:pPr>
              <w:rPr>
                <w:del w:id="1178" w:author="Em Lim" w:date="2025-07-31T17:49:00Z" w16du:dateUtc="2025-08-01T00:49:00Z"/>
                <w:color w:val="000000"/>
              </w:rPr>
              <w:pPrChange w:id="1179" w:author="Em Lim" w:date="2025-07-31T17:49:00Z" w16du:dateUtc="2025-08-01T00:49:00Z">
                <w:pPr>
                  <w:jc w:val="left"/>
                </w:pPr>
              </w:pPrChange>
            </w:pPr>
            <w:del w:id="1180" w:author="Em Lim" w:date="2025-07-31T17:49:00Z" w16du:dateUtc="2025-08-01T00:49:00Z">
              <w:r w:rsidRPr="004938E4" w:rsidDel="000A1486">
                <w:rPr>
                  <w:color w:val="000000"/>
                </w:rPr>
                <w:delText>Kelp biomass</w:delText>
              </w:r>
            </w:del>
          </w:p>
        </w:tc>
        <w:tc>
          <w:tcPr>
            <w:tcW w:w="1247" w:type="dxa"/>
            <w:noWrap/>
            <w:vAlign w:val="bottom"/>
            <w:hideMark/>
          </w:tcPr>
          <w:p w14:paraId="22F859FE" w14:textId="69B8790C" w:rsidR="00CB6958" w:rsidRPr="004938E4" w:rsidDel="000A1486" w:rsidRDefault="00CB6958" w:rsidP="000A1486">
            <w:pPr>
              <w:rPr>
                <w:del w:id="1181" w:author="Em Lim" w:date="2025-07-31T17:49:00Z" w16du:dateUtc="2025-08-01T00:49:00Z"/>
                <w:color w:val="000000"/>
              </w:rPr>
              <w:pPrChange w:id="1182" w:author="Em Lim" w:date="2025-07-31T17:49:00Z" w16du:dateUtc="2025-08-01T00:49:00Z">
                <w:pPr>
                  <w:jc w:val="left"/>
                </w:pPr>
              </w:pPrChange>
            </w:pPr>
            <w:del w:id="1183" w:author="Em Lim" w:date="2025-07-31T17:49:00Z" w16du:dateUtc="2025-08-01T00:49:00Z">
              <w:r w:rsidRPr="004938E4" w:rsidDel="000A1486">
                <w:rPr>
                  <w:color w:val="000000"/>
                </w:rPr>
                <w:delText>-0.01</w:delText>
              </w:r>
            </w:del>
          </w:p>
        </w:tc>
        <w:tc>
          <w:tcPr>
            <w:tcW w:w="1507" w:type="dxa"/>
            <w:noWrap/>
            <w:vAlign w:val="bottom"/>
            <w:hideMark/>
          </w:tcPr>
          <w:p w14:paraId="2CA12BB5" w14:textId="1944A206" w:rsidR="00CB6958" w:rsidRPr="004938E4" w:rsidDel="000A1486" w:rsidRDefault="00CB6958" w:rsidP="000A1486">
            <w:pPr>
              <w:rPr>
                <w:del w:id="1184" w:author="Em Lim" w:date="2025-07-31T17:49:00Z" w16du:dateUtc="2025-08-01T00:49:00Z"/>
                <w:color w:val="000000"/>
              </w:rPr>
              <w:pPrChange w:id="1185" w:author="Em Lim" w:date="2025-07-31T17:49:00Z" w16du:dateUtc="2025-08-01T00:49:00Z">
                <w:pPr>
                  <w:jc w:val="left"/>
                </w:pPr>
              </w:pPrChange>
            </w:pPr>
            <w:del w:id="1186" w:author="Em Lim" w:date="2025-07-31T17:49:00Z" w16du:dateUtc="2025-08-01T00:49:00Z">
              <w:r w:rsidRPr="004938E4" w:rsidDel="000A1486">
                <w:rPr>
                  <w:color w:val="000000"/>
                </w:rPr>
                <w:delText>0.46</w:delText>
              </w:r>
            </w:del>
          </w:p>
        </w:tc>
        <w:tc>
          <w:tcPr>
            <w:tcW w:w="1093" w:type="dxa"/>
            <w:noWrap/>
            <w:vAlign w:val="bottom"/>
            <w:hideMark/>
          </w:tcPr>
          <w:p w14:paraId="3E168EB4" w14:textId="58B652BF" w:rsidR="00CB6958" w:rsidRPr="004938E4" w:rsidDel="000A1486" w:rsidRDefault="00CB6958" w:rsidP="000A1486">
            <w:pPr>
              <w:rPr>
                <w:del w:id="1187" w:author="Em Lim" w:date="2025-07-31T17:49:00Z" w16du:dateUtc="2025-08-01T00:49:00Z"/>
                <w:color w:val="000000"/>
              </w:rPr>
              <w:pPrChange w:id="1188" w:author="Em Lim" w:date="2025-07-31T17:49:00Z" w16du:dateUtc="2025-08-01T00:49:00Z">
                <w:pPr>
                  <w:jc w:val="left"/>
                </w:pPr>
              </w:pPrChange>
            </w:pPr>
            <w:del w:id="1189" w:author="Em Lim" w:date="2025-07-31T17:49:00Z" w16du:dateUtc="2025-08-01T00:49:00Z">
              <w:r w:rsidRPr="004938E4" w:rsidDel="000A1486">
                <w:rPr>
                  <w:color w:val="000000"/>
                </w:rPr>
                <w:delText>-0.03</w:delText>
              </w:r>
            </w:del>
          </w:p>
        </w:tc>
        <w:tc>
          <w:tcPr>
            <w:tcW w:w="1300" w:type="dxa"/>
            <w:noWrap/>
            <w:vAlign w:val="bottom"/>
            <w:hideMark/>
          </w:tcPr>
          <w:p w14:paraId="026D61F7" w14:textId="149E2DC6" w:rsidR="00CB6958" w:rsidRPr="004938E4" w:rsidDel="000A1486" w:rsidRDefault="00CB6958" w:rsidP="000A1486">
            <w:pPr>
              <w:rPr>
                <w:del w:id="1190" w:author="Em Lim" w:date="2025-07-31T17:49:00Z" w16du:dateUtc="2025-08-01T00:49:00Z"/>
                <w:color w:val="000000"/>
              </w:rPr>
              <w:pPrChange w:id="1191" w:author="Em Lim" w:date="2025-07-31T17:49:00Z" w16du:dateUtc="2025-08-01T00:49:00Z">
                <w:pPr>
                  <w:jc w:val="left"/>
                </w:pPr>
              </w:pPrChange>
            </w:pPr>
            <w:del w:id="1192" w:author="Em Lim" w:date="2025-07-31T17:49:00Z" w16du:dateUtc="2025-08-01T00:49:00Z">
              <w:r w:rsidRPr="004938E4" w:rsidDel="000A1486">
                <w:rPr>
                  <w:color w:val="000000"/>
                </w:rPr>
                <w:delText>0.98</w:delText>
              </w:r>
            </w:del>
          </w:p>
        </w:tc>
      </w:tr>
      <w:tr w:rsidR="00CB6958" w:rsidRPr="004938E4" w:rsidDel="000A1486" w14:paraId="62D4C4FC" w14:textId="3451CBE5" w:rsidTr="00806FD8">
        <w:trPr>
          <w:trHeight w:val="320"/>
          <w:del w:id="1193" w:author="Em Lim" w:date="2025-07-31T17:49:00Z" w16du:dateUtc="2025-08-01T00:49:00Z"/>
        </w:trPr>
        <w:tc>
          <w:tcPr>
            <w:tcW w:w="3686" w:type="dxa"/>
            <w:noWrap/>
            <w:hideMark/>
          </w:tcPr>
          <w:p w14:paraId="65C39BCE" w14:textId="3FD69082" w:rsidR="00CB6958" w:rsidRPr="004938E4" w:rsidDel="000A1486" w:rsidRDefault="00CB6958" w:rsidP="000A1486">
            <w:pPr>
              <w:rPr>
                <w:del w:id="1194" w:author="Em Lim" w:date="2025-07-31T17:49:00Z" w16du:dateUtc="2025-08-01T00:49:00Z"/>
                <w:color w:val="000000"/>
              </w:rPr>
              <w:pPrChange w:id="1195" w:author="Em Lim" w:date="2025-07-31T17:49:00Z" w16du:dateUtc="2025-08-01T00:49:00Z">
                <w:pPr>
                  <w:jc w:val="left"/>
                </w:pPr>
              </w:pPrChange>
            </w:pPr>
            <w:del w:id="1196" w:author="Em Lim" w:date="2025-07-31T17:49:00Z" w16du:dateUtc="2025-08-01T00:49:00Z">
              <w:r w:rsidRPr="004938E4" w:rsidDel="000A1486">
                <w:rPr>
                  <w:color w:val="000000"/>
                </w:rPr>
                <w:delText>Tide exchange</w:delText>
              </w:r>
            </w:del>
          </w:p>
        </w:tc>
        <w:tc>
          <w:tcPr>
            <w:tcW w:w="1247" w:type="dxa"/>
            <w:noWrap/>
            <w:vAlign w:val="bottom"/>
            <w:hideMark/>
          </w:tcPr>
          <w:p w14:paraId="1C3D1517" w14:textId="3A52ED6D" w:rsidR="00CB6958" w:rsidRPr="004938E4" w:rsidDel="000A1486" w:rsidRDefault="00CB6958" w:rsidP="000A1486">
            <w:pPr>
              <w:rPr>
                <w:del w:id="1197" w:author="Em Lim" w:date="2025-07-31T17:49:00Z" w16du:dateUtc="2025-08-01T00:49:00Z"/>
                <w:color w:val="000000"/>
              </w:rPr>
              <w:pPrChange w:id="1198" w:author="Em Lim" w:date="2025-07-31T17:49:00Z" w16du:dateUtc="2025-08-01T00:49:00Z">
                <w:pPr>
                  <w:jc w:val="left"/>
                </w:pPr>
              </w:pPrChange>
            </w:pPr>
            <w:del w:id="1199" w:author="Em Lim" w:date="2025-07-31T17:49:00Z" w16du:dateUtc="2025-08-01T00:49:00Z">
              <w:r w:rsidRPr="004938E4" w:rsidDel="000A1486">
                <w:rPr>
                  <w:color w:val="000000"/>
                </w:rPr>
                <w:delText>-0.16</w:delText>
              </w:r>
            </w:del>
          </w:p>
        </w:tc>
        <w:tc>
          <w:tcPr>
            <w:tcW w:w="1507" w:type="dxa"/>
            <w:noWrap/>
            <w:vAlign w:val="bottom"/>
            <w:hideMark/>
          </w:tcPr>
          <w:p w14:paraId="6E5ED25E" w14:textId="1FAA2F2A" w:rsidR="00CB6958" w:rsidRPr="004938E4" w:rsidDel="000A1486" w:rsidRDefault="00CB6958" w:rsidP="000A1486">
            <w:pPr>
              <w:rPr>
                <w:del w:id="1200" w:author="Em Lim" w:date="2025-07-31T17:49:00Z" w16du:dateUtc="2025-08-01T00:49:00Z"/>
                <w:color w:val="000000"/>
              </w:rPr>
              <w:pPrChange w:id="1201" w:author="Em Lim" w:date="2025-07-31T17:49:00Z" w16du:dateUtc="2025-08-01T00:49:00Z">
                <w:pPr>
                  <w:jc w:val="left"/>
                </w:pPr>
              </w:pPrChange>
            </w:pPr>
            <w:del w:id="1202" w:author="Em Lim" w:date="2025-07-31T17:49:00Z" w16du:dateUtc="2025-08-01T00:49:00Z">
              <w:r w:rsidRPr="004938E4" w:rsidDel="000A1486">
                <w:rPr>
                  <w:color w:val="000000"/>
                </w:rPr>
                <w:delText>1.35</w:delText>
              </w:r>
            </w:del>
          </w:p>
        </w:tc>
        <w:tc>
          <w:tcPr>
            <w:tcW w:w="1093" w:type="dxa"/>
            <w:noWrap/>
            <w:vAlign w:val="bottom"/>
            <w:hideMark/>
          </w:tcPr>
          <w:p w14:paraId="46B95722" w14:textId="58AA21B6" w:rsidR="00CB6958" w:rsidRPr="004938E4" w:rsidDel="000A1486" w:rsidRDefault="00CB6958" w:rsidP="000A1486">
            <w:pPr>
              <w:rPr>
                <w:del w:id="1203" w:author="Em Lim" w:date="2025-07-31T17:49:00Z" w16du:dateUtc="2025-08-01T00:49:00Z"/>
                <w:color w:val="000000"/>
              </w:rPr>
              <w:pPrChange w:id="1204" w:author="Em Lim" w:date="2025-07-31T17:49:00Z" w16du:dateUtc="2025-08-01T00:49:00Z">
                <w:pPr>
                  <w:jc w:val="left"/>
                </w:pPr>
              </w:pPrChange>
            </w:pPr>
            <w:del w:id="1205" w:author="Em Lim" w:date="2025-07-31T17:49:00Z" w16du:dateUtc="2025-08-01T00:49:00Z">
              <w:r w:rsidRPr="004938E4" w:rsidDel="000A1486">
                <w:rPr>
                  <w:color w:val="000000"/>
                </w:rPr>
                <w:delText>-0.12</w:delText>
              </w:r>
            </w:del>
          </w:p>
        </w:tc>
        <w:tc>
          <w:tcPr>
            <w:tcW w:w="1300" w:type="dxa"/>
            <w:noWrap/>
            <w:vAlign w:val="bottom"/>
            <w:hideMark/>
          </w:tcPr>
          <w:p w14:paraId="4F509E46" w14:textId="487464F4" w:rsidR="00CB6958" w:rsidRPr="004938E4" w:rsidDel="000A1486" w:rsidRDefault="00CB6958" w:rsidP="000A1486">
            <w:pPr>
              <w:rPr>
                <w:del w:id="1206" w:author="Em Lim" w:date="2025-07-31T17:49:00Z" w16du:dateUtc="2025-08-01T00:49:00Z"/>
                <w:color w:val="000000"/>
              </w:rPr>
              <w:pPrChange w:id="1207" w:author="Em Lim" w:date="2025-07-31T17:49:00Z" w16du:dateUtc="2025-08-01T00:49:00Z">
                <w:pPr>
                  <w:jc w:val="left"/>
                </w:pPr>
              </w:pPrChange>
            </w:pPr>
            <w:del w:id="1208" w:author="Em Lim" w:date="2025-07-31T17:49:00Z" w16du:dateUtc="2025-08-01T00:49:00Z">
              <w:r w:rsidRPr="004938E4" w:rsidDel="000A1486">
                <w:rPr>
                  <w:color w:val="000000"/>
                </w:rPr>
                <w:delText>0.91</w:delText>
              </w:r>
            </w:del>
          </w:p>
        </w:tc>
      </w:tr>
      <w:tr w:rsidR="00CB6958" w:rsidRPr="004938E4" w:rsidDel="000A1486" w14:paraId="70DA4DC8" w14:textId="04294715" w:rsidTr="00806FD8">
        <w:trPr>
          <w:trHeight w:val="320"/>
          <w:del w:id="1209" w:author="Em Lim" w:date="2025-07-31T17:49:00Z" w16du:dateUtc="2025-08-01T00:49:00Z"/>
        </w:trPr>
        <w:tc>
          <w:tcPr>
            <w:tcW w:w="3686" w:type="dxa"/>
            <w:noWrap/>
            <w:hideMark/>
          </w:tcPr>
          <w:p w14:paraId="1795E46C" w14:textId="4A53204C" w:rsidR="00CB6958" w:rsidRPr="004938E4" w:rsidDel="000A1486" w:rsidRDefault="00CB6958" w:rsidP="000A1486">
            <w:pPr>
              <w:rPr>
                <w:del w:id="1210" w:author="Em Lim" w:date="2025-07-31T17:49:00Z" w16du:dateUtc="2025-08-01T00:49:00Z"/>
                <w:color w:val="000000"/>
              </w:rPr>
              <w:pPrChange w:id="1211" w:author="Em Lim" w:date="2025-07-31T17:49:00Z" w16du:dateUtc="2025-08-01T00:49:00Z">
                <w:pPr>
                  <w:jc w:val="left"/>
                </w:pPr>
              </w:pPrChange>
            </w:pPr>
            <w:del w:id="1212" w:author="Em Lim" w:date="2025-07-31T17:49:00Z" w16du:dateUtc="2025-08-01T00:49:00Z">
              <w:r w:rsidRPr="004938E4" w:rsidDel="000A1486">
                <w:rPr>
                  <w:color w:val="000000"/>
                </w:rPr>
                <w:delText>Animal biomass</w:delText>
              </w:r>
            </w:del>
          </w:p>
        </w:tc>
        <w:tc>
          <w:tcPr>
            <w:tcW w:w="1247" w:type="dxa"/>
            <w:noWrap/>
            <w:vAlign w:val="bottom"/>
            <w:hideMark/>
          </w:tcPr>
          <w:p w14:paraId="6C68B3C9" w14:textId="27066921" w:rsidR="00CB6958" w:rsidRPr="004938E4" w:rsidDel="000A1486" w:rsidRDefault="00CB6958" w:rsidP="000A1486">
            <w:pPr>
              <w:rPr>
                <w:del w:id="1213" w:author="Em Lim" w:date="2025-07-31T17:49:00Z" w16du:dateUtc="2025-08-01T00:49:00Z"/>
                <w:color w:val="000000"/>
              </w:rPr>
              <w:pPrChange w:id="1214" w:author="Em Lim" w:date="2025-07-31T17:49:00Z" w16du:dateUtc="2025-08-01T00:49:00Z">
                <w:pPr>
                  <w:jc w:val="left"/>
                </w:pPr>
              </w:pPrChange>
            </w:pPr>
            <w:del w:id="1215" w:author="Em Lim" w:date="2025-07-31T17:49:00Z" w16du:dateUtc="2025-08-01T00:49:00Z">
              <w:r w:rsidRPr="004938E4" w:rsidDel="000A1486">
                <w:rPr>
                  <w:color w:val="000000"/>
                </w:rPr>
                <w:delText>3.29</w:delText>
              </w:r>
            </w:del>
          </w:p>
        </w:tc>
        <w:tc>
          <w:tcPr>
            <w:tcW w:w="1507" w:type="dxa"/>
            <w:noWrap/>
            <w:vAlign w:val="bottom"/>
            <w:hideMark/>
          </w:tcPr>
          <w:p w14:paraId="07C61AD6" w14:textId="4AE58B9A" w:rsidR="00CB6958" w:rsidRPr="004938E4" w:rsidDel="000A1486" w:rsidRDefault="00CB6958" w:rsidP="000A1486">
            <w:pPr>
              <w:rPr>
                <w:del w:id="1216" w:author="Em Lim" w:date="2025-07-31T17:49:00Z" w16du:dateUtc="2025-08-01T00:49:00Z"/>
                <w:color w:val="000000"/>
              </w:rPr>
              <w:pPrChange w:id="1217" w:author="Em Lim" w:date="2025-07-31T17:49:00Z" w16du:dateUtc="2025-08-01T00:49:00Z">
                <w:pPr>
                  <w:jc w:val="left"/>
                </w:pPr>
              </w:pPrChange>
            </w:pPr>
            <w:del w:id="1218" w:author="Em Lim" w:date="2025-07-31T17:49:00Z" w16du:dateUtc="2025-08-01T00:49:00Z">
              <w:r w:rsidRPr="004938E4" w:rsidDel="000A1486">
                <w:rPr>
                  <w:color w:val="000000"/>
                </w:rPr>
                <w:delText>1.50</w:delText>
              </w:r>
            </w:del>
          </w:p>
        </w:tc>
        <w:tc>
          <w:tcPr>
            <w:tcW w:w="1093" w:type="dxa"/>
            <w:noWrap/>
            <w:vAlign w:val="bottom"/>
            <w:hideMark/>
          </w:tcPr>
          <w:p w14:paraId="56003E1C" w14:textId="47A6A809" w:rsidR="00CB6958" w:rsidRPr="004938E4" w:rsidDel="000A1486" w:rsidRDefault="00CB6958" w:rsidP="000A1486">
            <w:pPr>
              <w:rPr>
                <w:del w:id="1219" w:author="Em Lim" w:date="2025-07-31T17:49:00Z" w16du:dateUtc="2025-08-01T00:49:00Z"/>
                <w:color w:val="000000"/>
              </w:rPr>
              <w:pPrChange w:id="1220" w:author="Em Lim" w:date="2025-07-31T17:49:00Z" w16du:dateUtc="2025-08-01T00:49:00Z">
                <w:pPr>
                  <w:jc w:val="left"/>
                </w:pPr>
              </w:pPrChange>
            </w:pPr>
            <w:del w:id="1221" w:author="Em Lim" w:date="2025-07-31T17:49:00Z" w16du:dateUtc="2025-08-01T00:49:00Z">
              <w:r w:rsidRPr="004938E4" w:rsidDel="000A1486">
                <w:rPr>
                  <w:color w:val="000000"/>
                </w:rPr>
                <w:delText>2.19</w:delText>
              </w:r>
            </w:del>
          </w:p>
        </w:tc>
        <w:tc>
          <w:tcPr>
            <w:tcW w:w="1300" w:type="dxa"/>
            <w:noWrap/>
            <w:vAlign w:val="bottom"/>
            <w:hideMark/>
          </w:tcPr>
          <w:p w14:paraId="625BA51E" w14:textId="2F5FAAD4" w:rsidR="00CB6958" w:rsidRPr="004938E4" w:rsidDel="000A1486" w:rsidRDefault="00CB6958" w:rsidP="000A1486">
            <w:pPr>
              <w:rPr>
                <w:del w:id="1222" w:author="Em Lim" w:date="2025-07-31T17:49:00Z" w16du:dateUtc="2025-08-01T00:49:00Z"/>
                <w:color w:val="000000"/>
              </w:rPr>
              <w:pPrChange w:id="1223" w:author="Em Lim" w:date="2025-07-31T17:49:00Z" w16du:dateUtc="2025-08-01T00:49:00Z">
                <w:pPr>
                  <w:jc w:val="left"/>
                </w:pPr>
              </w:pPrChange>
            </w:pPr>
            <w:del w:id="1224" w:author="Em Lim" w:date="2025-07-31T17:49:00Z" w16du:dateUtc="2025-08-01T00:49:00Z">
              <w:r w:rsidRPr="004938E4" w:rsidDel="000A1486">
                <w:rPr>
                  <w:color w:val="000000"/>
                </w:rPr>
                <w:delText>0.03</w:delText>
              </w:r>
            </w:del>
          </w:p>
        </w:tc>
      </w:tr>
      <w:tr w:rsidR="00CB6958" w:rsidRPr="004938E4" w:rsidDel="000A1486" w14:paraId="2D10507A" w14:textId="00058E49" w:rsidTr="00806FD8">
        <w:trPr>
          <w:trHeight w:val="320"/>
          <w:del w:id="1225" w:author="Em Lim" w:date="2025-07-31T17:49:00Z" w16du:dateUtc="2025-08-01T00:49:00Z"/>
        </w:trPr>
        <w:tc>
          <w:tcPr>
            <w:tcW w:w="3686" w:type="dxa"/>
            <w:noWrap/>
            <w:hideMark/>
          </w:tcPr>
          <w:p w14:paraId="01E6E25A" w14:textId="0299FD70" w:rsidR="00CB6958" w:rsidRPr="004938E4" w:rsidDel="000A1486" w:rsidRDefault="00CB6958" w:rsidP="000A1486">
            <w:pPr>
              <w:rPr>
                <w:del w:id="1226" w:author="Em Lim" w:date="2025-07-31T17:49:00Z" w16du:dateUtc="2025-08-01T00:49:00Z"/>
                <w:color w:val="000000"/>
              </w:rPr>
              <w:pPrChange w:id="1227" w:author="Em Lim" w:date="2025-07-31T17:49:00Z" w16du:dateUtc="2025-08-01T00:49:00Z">
                <w:pPr>
                  <w:jc w:val="left"/>
                </w:pPr>
              </w:pPrChange>
            </w:pPr>
            <w:del w:id="1228" w:author="Em Lim" w:date="2025-07-31T17:49:00Z" w16du:dateUtc="2025-08-01T00:49:00Z">
              <w:r w:rsidRPr="004938E4" w:rsidDel="000A1486">
                <w:rPr>
                  <w:color w:val="000000"/>
                </w:rPr>
                <w:delText>Biodiversity</w:delText>
              </w:r>
            </w:del>
          </w:p>
        </w:tc>
        <w:tc>
          <w:tcPr>
            <w:tcW w:w="1247" w:type="dxa"/>
            <w:noWrap/>
            <w:vAlign w:val="bottom"/>
            <w:hideMark/>
          </w:tcPr>
          <w:p w14:paraId="1186515E" w14:textId="54D3178F" w:rsidR="00CB6958" w:rsidRPr="004938E4" w:rsidDel="000A1486" w:rsidRDefault="00CB6958" w:rsidP="000A1486">
            <w:pPr>
              <w:rPr>
                <w:del w:id="1229" w:author="Em Lim" w:date="2025-07-31T17:49:00Z" w16du:dateUtc="2025-08-01T00:49:00Z"/>
                <w:color w:val="000000"/>
              </w:rPr>
              <w:pPrChange w:id="1230" w:author="Em Lim" w:date="2025-07-31T17:49:00Z" w16du:dateUtc="2025-08-01T00:49:00Z">
                <w:pPr>
                  <w:jc w:val="left"/>
                </w:pPr>
              </w:pPrChange>
            </w:pPr>
            <w:del w:id="1231" w:author="Em Lim" w:date="2025-07-31T17:49:00Z" w16du:dateUtc="2025-08-01T00:49:00Z">
              <w:r w:rsidRPr="004938E4" w:rsidDel="000A1486">
                <w:rPr>
                  <w:color w:val="000000"/>
                </w:rPr>
                <w:delText>-0.14</w:delText>
              </w:r>
            </w:del>
          </w:p>
        </w:tc>
        <w:tc>
          <w:tcPr>
            <w:tcW w:w="1507" w:type="dxa"/>
            <w:noWrap/>
            <w:vAlign w:val="bottom"/>
            <w:hideMark/>
          </w:tcPr>
          <w:p w14:paraId="68EC3F3E" w14:textId="27E6B0CC" w:rsidR="00CB6958" w:rsidRPr="004938E4" w:rsidDel="000A1486" w:rsidRDefault="00CB6958" w:rsidP="000A1486">
            <w:pPr>
              <w:rPr>
                <w:del w:id="1232" w:author="Em Lim" w:date="2025-07-31T17:49:00Z" w16du:dateUtc="2025-08-01T00:49:00Z"/>
                <w:color w:val="000000"/>
              </w:rPr>
              <w:pPrChange w:id="1233" w:author="Em Lim" w:date="2025-07-31T17:49:00Z" w16du:dateUtc="2025-08-01T00:49:00Z">
                <w:pPr>
                  <w:jc w:val="left"/>
                </w:pPr>
              </w:pPrChange>
            </w:pPr>
            <w:del w:id="1234" w:author="Em Lim" w:date="2025-07-31T17:49:00Z" w16du:dateUtc="2025-08-01T00:49:00Z">
              <w:r w:rsidRPr="004938E4" w:rsidDel="000A1486">
                <w:rPr>
                  <w:color w:val="000000"/>
                </w:rPr>
                <w:delText>0.04</w:delText>
              </w:r>
            </w:del>
          </w:p>
        </w:tc>
        <w:tc>
          <w:tcPr>
            <w:tcW w:w="1093" w:type="dxa"/>
            <w:noWrap/>
            <w:vAlign w:val="bottom"/>
            <w:hideMark/>
          </w:tcPr>
          <w:p w14:paraId="4A4311ED" w14:textId="5E9BD9F3" w:rsidR="00CB6958" w:rsidRPr="004938E4" w:rsidDel="000A1486" w:rsidRDefault="00CB6958" w:rsidP="000A1486">
            <w:pPr>
              <w:rPr>
                <w:del w:id="1235" w:author="Em Lim" w:date="2025-07-31T17:49:00Z" w16du:dateUtc="2025-08-01T00:49:00Z"/>
                <w:color w:val="000000"/>
              </w:rPr>
              <w:pPrChange w:id="1236" w:author="Em Lim" w:date="2025-07-31T17:49:00Z" w16du:dateUtc="2025-08-01T00:49:00Z">
                <w:pPr>
                  <w:jc w:val="left"/>
                </w:pPr>
              </w:pPrChange>
            </w:pPr>
            <w:del w:id="1237" w:author="Em Lim" w:date="2025-07-31T17:49:00Z" w16du:dateUtc="2025-08-01T00:49:00Z">
              <w:r w:rsidRPr="004938E4" w:rsidDel="000A1486">
                <w:rPr>
                  <w:color w:val="000000"/>
                </w:rPr>
                <w:delText>-3.89</w:delText>
              </w:r>
            </w:del>
          </w:p>
        </w:tc>
        <w:tc>
          <w:tcPr>
            <w:tcW w:w="1300" w:type="dxa"/>
            <w:noWrap/>
            <w:vAlign w:val="bottom"/>
            <w:hideMark/>
          </w:tcPr>
          <w:p w14:paraId="0A139A3A" w14:textId="0D3687D4" w:rsidR="00CB6958" w:rsidRPr="004938E4" w:rsidDel="000A1486" w:rsidRDefault="00CB6958" w:rsidP="000A1486">
            <w:pPr>
              <w:rPr>
                <w:del w:id="1238" w:author="Em Lim" w:date="2025-07-31T17:49:00Z" w16du:dateUtc="2025-08-01T00:49:00Z"/>
                <w:color w:val="000000"/>
              </w:rPr>
              <w:pPrChange w:id="1239" w:author="Em Lim" w:date="2025-07-31T17:49:00Z" w16du:dateUtc="2025-08-01T00:49:00Z">
                <w:pPr>
                  <w:jc w:val="left"/>
                </w:pPr>
              </w:pPrChange>
            </w:pPr>
            <w:del w:id="1240" w:author="Em Lim" w:date="2025-07-31T17:49:00Z" w16du:dateUtc="2025-08-01T00:49:00Z">
              <w:r w:rsidRPr="004938E4" w:rsidDel="000A1486">
                <w:rPr>
                  <w:color w:val="000000"/>
                </w:rPr>
                <w:delText>&lt; 0.001</w:delText>
              </w:r>
            </w:del>
          </w:p>
        </w:tc>
      </w:tr>
      <w:tr w:rsidR="00CB6958" w:rsidRPr="004938E4" w:rsidDel="000A1486" w14:paraId="6DE86F67" w14:textId="7BC3D6F0" w:rsidTr="00806FD8">
        <w:trPr>
          <w:trHeight w:val="320"/>
          <w:del w:id="1241" w:author="Em Lim" w:date="2025-07-31T17:49:00Z" w16du:dateUtc="2025-08-01T00:49:00Z"/>
        </w:trPr>
        <w:tc>
          <w:tcPr>
            <w:tcW w:w="3686" w:type="dxa"/>
            <w:noWrap/>
            <w:hideMark/>
          </w:tcPr>
          <w:p w14:paraId="65EC3501" w14:textId="04DA6110" w:rsidR="00CB6958" w:rsidRPr="004938E4" w:rsidDel="000A1486" w:rsidRDefault="00CB6958" w:rsidP="000A1486">
            <w:pPr>
              <w:rPr>
                <w:del w:id="1242" w:author="Em Lim" w:date="2025-07-31T17:49:00Z" w16du:dateUtc="2025-08-01T00:49:00Z"/>
                <w:color w:val="000000"/>
              </w:rPr>
              <w:pPrChange w:id="1243" w:author="Em Lim" w:date="2025-07-31T17:49:00Z" w16du:dateUtc="2025-08-01T00:49:00Z">
                <w:pPr>
                  <w:jc w:val="left"/>
                </w:pPr>
              </w:pPrChange>
            </w:pPr>
            <w:del w:id="1244" w:author="Em Lim" w:date="2025-07-31T17:49:00Z" w16du:dateUtc="2025-08-01T00:49:00Z">
              <w:r w:rsidRPr="004938E4" w:rsidDel="000A1486">
                <w:rPr>
                  <w:color w:val="000000"/>
                </w:rPr>
                <w:delText>Depth</w:delText>
              </w:r>
            </w:del>
          </w:p>
        </w:tc>
        <w:tc>
          <w:tcPr>
            <w:tcW w:w="1247" w:type="dxa"/>
            <w:noWrap/>
            <w:vAlign w:val="bottom"/>
            <w:hideMark/>
          </w:tcPr>
          <w:p w14:paraId="31BA5BA7" w14:textId="180947C7" w:rsidR="00CB6958" w:rsidRPr="004938E4" w:rsidDel="000A1486" w:rsidRDefault="00CB6958" w:rsidP="000A1486">
            <w:pPr>
              <w:rPr>
                <w:del w:id="1245" w:author="Em Lim" w:date="2025-07-31T17:49:00Z" w16du:dateUtc="2025-08-01T00:49:00Z"/>
                <w:color w:val="000000"/>
              </w:rPr>
              <w:pPrChange w:id="1246" w:author="Em Lim" w:date="2025-07-31T17:49:00Z" w16du:dateUtc="2025-08-01T00:49:00Z">
                <w:pPr>
                  <w:jc w:val="left"/>
                </w:pPr>
              </w:pPrChange>
            </w:pPr>
            <w:del w:id="1247" w:author="Em Lim" w:date="2025-07-31T17:49:00Z" w16du:dateUtc="2025-08-01T00:49:00Z">
              <w:r w:rsidRPr="004938E4" w:rsidDel="000A1486">
                <w:rPr>
                  <w:color w:val="000000"/>
                </w:rPr>
                <w:delText>0.10</w:delText>
              </w:r>
            </w:del>
          </w:p>
        </w:tc>
        <w:tc>
          <w:tcPr>
            <w:tcW w:w="1507" w:type="dxa"/>
            <w:noWrap/>
            <w:vAlign w:val="bottom"/>
            <w:hideMark/>
          </w:tcPr>
          <w:p w14:paraId="555AEBE9" w14:textId="7D7B4B4D" w:rsidR="00CB6958" w:rsidRPr="004938E4" w:rsidDel="000A1486" w:rsidRDefault="00CB6958" w:rsidP="000A1486">
            <w:pPr>
              <w:rPr>
                <w:del w:id="1248" w:author="Em Lim" w:date="2025-07-31T17:49:00Z" w16du:dateUtc="2025-08-01T00:49:00Z"/>
                <w:color w:val="000000"/>
              </w:rPr>
              <w:pPrChange w:id="1249" w:author="Em Lim" w:date="2025-07-31T17:49:00Z" w16du:dateUtc="2025-08-01T00:49:00Z">
                <w:pPr>
                  <w:jc w:val="left"/>
                </w:pPr>
              </w:pPrChange>
            </w:pPr>
            <w:del w:id="1250" w:author="Em Lim" w:date="2025-07-31T17:49:00Z" w16du:dateUtc="2025-08-01T00:49:00Z">
              <w:r w:rsidRPr="004938E4" w:rsidDel="000A1486">
                <w:rPr>
                  <w:color w:val="000000"/>
                </w:rPr>
                <w:delText>0.03</w:delText>
              </w:r>
            </w:del>
          </w:p>
        </w:tc>
        <w:tc>
          <w:tcPr>
            <w:tcW w:w="1093" w:type="dxa"/>
            <w:noWrap/>
            <w:vAlign w:val="bottom"/>
            <w:hideMark/>
          </w:tcPr>
          <w:p w14:paraId="1C19261C" w14:textId="176A6353" w:rsidR="00CB6958" w:rsidRPr="004938E4" w:rsidDel="000A1486" w:rsidRDefault="00CB6958" w:rsidP="000A1486">
            <w:pPr>
              <w:rPr>
                <w:del w:id="1251" w:author="Em Lim" w:date="2025-07-31T17:49:00Z" w16du:dateUtc="2025-08-01T00:49:00Z"/>
                <w:color w:val="000000"/>
              </w:rPr>
              <w:pPrChange w:id="1252" w:author="Em Lim" w:date="2025-07-31T17:49:00Z" w16du:dateUtc="2025-08-01T00:49:00Z">
                <w:pPr>
                  <w:jc w:val="left"/>
                </w:pPr>
              </w:pPrChange>
            </w:pPr>
            <w:del w:id="1253" w:author="Em Lim" w:date="2025-07-31T17:49:00Z" w16du:dateUtc="2025-08-01T00:49:00Z">
              <w:r w:rsidRPr="004938E4" w:rsidDel="000A1486">
                <w:rPr>
                  <w:color w:val="000000"/>
                </w:rPr>
                <w:delText>2.92</w:delText>
              </w:r>
            </w:del>
          </w:p>
        </w:tc>
        <w:tc>
          <w:tcPr>
            <w:tcW w:w="1300" w:type="dxa"/>
            <w:noWrap/>
            <w:vAlign w:val="bottom"/>
            <w:hideMark/>
          </w:tcPr>
          <w:p w14:paraId="0BD7B932" w14:textId="790624EF" w:rsidR="00CB6958" w:rsidRPr="004938E4" w:rsidDel="000A1486" w:rsidRDefault="00CB6958" w:rsidP="000A1486">
            <w:pPr>
              <w:rPr>
                <w:del w:id="1254" w:author="Em Lim" w:date="2025-07-31T17:49:00Z" w16du:dateUtc="2025-08-01T00:49:00Z"/>
                <w:color w:val="000000"/>
              </w:rPr>
              <w:pPrChange w:id="1255" w:author="Em Lim" w:date="2025-07-31T17:49:00Z" w16du:dateUtc="2025-08-01T00:49:00Z">
                <w:pPr>
                  <w:jc w:val="left"/>
                </w:pPr>
              </w:pPrChange>
            </w:pPr>
            <w:del w:id="1256" w:author="Em Lim" w:date="2025-07-31T17:49:00Z" w16du:dateUtc="2025-08-01T00:49:00Z">
              <w:r w:rsidRPr="004938E4" w:rsidDel="000A1486">
                <w:rPr>
                  <w:color w:val="000000"/>
                </w:rPr>
                <w:delText>0.004</w:delText>
              </w:r>
            </w:del>
          </w:p>
        </w:tc>
      </w:tr>
      <w:tr w:rsidR="00CB6958" w:rsidRPr="004938E4" w:rsidDel="000A1486" w14:paraId="053AF7B5" w14:textId="4FB07032" w:rsidTr="00806FD8">
        <w:trPr>
          <w:trHeight w:val="320"/>
          <w:del w:id="1257" w:author="Em Lim" w:date="2025-07-31T17:49:00Z" w16du:dateUtc="2025-08-01T00:49:00Z"/>
        </w:trPr>
        <w:tc>
          <w:tcPr>
            <w:tcW w:w="3686" w:type="dxa"/>
            <w:noWrap/>
            <w:hideMark/>
          </w:tcPr>
          <w:p w14:paraId="0906C41F" w14:textId="2A3FA6DF" w:rsidR="00CB6958" w:rsidRPr="004938E4" w:rsidDel="000A1486" w:rsidRDefault="00CB6958" w:rsidP="000A1486">
            <w:pPr>
              <w:rPr>
                <w:del w:id="1258" w:author="Em Lim" w:date="2025-07-31T17:49:00Z" w16du:dateUtc="2025-08-01T00:49:00Z"/>
                <w:color w:val="000000"/>
              </w:rPr>
              <w:pPrChange w:id="1259" w:author="Em Lim" w:date="2025-07-31T17:49:00Z" w16du:dateUtc="2025-08-01T00:49:00Z">
                <w:pPr>
                  <w:jc w:val="left"/>
                </w:pPr>
              </w:pPrChange>
            </w:pPr>
            <w:del w:id="1260" w:author="Em Lim" w:date="2025-07-31T17:49:00Z" w16du:dateUtc="2025-08-01T00:49:00Z">
              <w:r w:rsidRPr="004938E4" w:rsidDel="000A1486">
                <w:rPr>
                  <w:color w:val="000000"/>
                </w:rPr>
                <w:delText>Kelp:tide</w:delText>
              </w:r>
            </w:del>
          </w:p>
        </w:tc>
        <w:tc>
          <w:tcPr>
            <w:tcW w:w="1247" w:type="dxa"/>
            <w:noWrap/>
            <w:vAlign w:val="bottom"/>
            <w:hideMark/>
          </w:tcPr>
          <w:p w14:paraId="639E9CEC" w14:textId="5C3CAB22" w:rsidR="00CB6958" w:rsidRPr="004938E4" w:rsidDel="000A1486" w:rsidRDefault="00CB6958" w:rsidP="000A1486">
            <w:pPr>
              <w:rPr>
                <w:del w:id="1261" w:author="Em Lim" w:date="2025-07-31T17:49:00Z" w16du:dateUtc="2025-08-01T00:49:00Z"/>
                <w:color w:val="000000"/>
              </w:rPr>
              <w:pPrChange w:id="1262" w:author="Em Lim" w:date="2025-07-31T17:49:00Z" w16du:dateUtc="2025-08-01T00:49:00Z">
                <w:pPr>
                  <w:jc w:val="left"/>
                </w:pPr>
              </w:pPrChange>
            </w:pPr>
            <w:del w:id="1263" w:author="Em Lim" w:date="2025-07-31T17:49:00Z" w16du:dateUtc="2025-08-01T00:49:00Z">
              <w:r w:rsidRPr="004938E4" w:rsidDel="000A1486">
                <w:rPr>
                  <w:color w:val="000000"/>
                </w:rPr>
                <w:delText>0.22</w:delText>
              </w:r>
            </w:del>
          </w:p>
        </w:tc>
        <w:tc>
          <w:tcPr>
            <w:tcW w:w="1507" w:type="dxa"/>
            <w:noWrap/>
            <w:vAlign w:val="bottom"/>
            <w:hideMark/>
          </w:tcPr>
          <w:p w14:paraId="56F6E466" w14:textId="6877132A" w:rsidR="00CB6958" w:rsidRPr="004938E4" w:rsidDel="000A1486" w:rsidRDefault="00CB6958" w:rsidP="000A1486">
            <w:pPr>
              <w:rPr>
                <w:del w:id="1264" w:author="Em Lim" w:date="2025-07-31T17:49:00Z" w16du:dateUtc="2025-08-01T00:49:00Z"/>
                <w:color w:val="000000"/>
              </w:rPr>
              <w:pPrChange w:id="1265" w:author="Em Lim" w:date="2025-07-31T17:49:00Z" w16du:dateUtc="2025-08-01T00:49:00Z">
                <w:pPr>
                  <w:jc w:val="left"/>
                </w:pPr>
              </w:pPrChange>
            </w:pPr>
            <w:del w:id="1266" w:author="Em Lim" w:date="2025-07-31T17:49:00Z" w16du:dateUtc="2025-08-01T00:49:00Z">
              <w:r w:rsidRPr="004938E4" w:rsidDel="000A1486">
                <w:rPr>
                  <w:color w:val="000000"/>
                </w:rPr>
                <w:delText>0.09</w:delText>
              </w:r>
            </w:del>
          </w:p>
        </w:tc>
        <w:tc>
          <w:tcPr>
            <w:tcW w:w="1093" w:type="dxa"/>
            <w:noWrap/>
            <w:vAlign w:val="bottom"/>
            <w:hideMark/>
          </w:tcPr>
          <w:p w14:paraId="58A4EEA7" w14:textId="67D660E9" w:rsidR="00CB6958" w:rsidRPr="004938E4" w:rsidDel="000A1486" w:rsidRDefault="00CB6958" w:rsidP="000A1486">
            <w:pPr>
              <w:rPr>
                <w:del w:id="1267" w:author="Em Lim" w:date="2025-07-31T17:49:00Z" w16du:dateUtc="2025-08-01T00:49:00Z"/>
                <w:color w:val="000000"/>
              </w:rPr>
              <w:pPrChange w:id="1268" w:author="Em Lim" w:date="2025-07-31T17:49:00Z" w16du:dateUtc="2025-08-01T00:49:00Z">
                <w:pPr>
                  <w:jc w:val="left"/>
                </w:pPr>
              </w:pPrChange>
            </w:pPr>
            <w:del w:id="1269" w:author="Em Lim" w:date="2025-07-31T17:49:00Z" w16du:dateUtc="2025-08-01T00:49:00Z">
              <w:r w:rsidRPr="004938E4" w:rsidDel="000A1486">
                <w:rPr>
                  <w:color w:val="000000"/>
                </w:rPr>
                <w:delText>2.46</w:delText>
              </w:r>
            </w:del>
          </w:p>
        </w:tc>
        <w:tc>
          <w:tcPr>
            <w:tcW w:w="1300" w:type="dxa"/>
            <w:noWrap/>
            <w:vAlign w:val="bottom"/>
            <w:hideMark/>
          </w:tcPr>
          <w:p w14:paraId="4A644F17" w14:textId="020D34D5" w:rsidR="00CB6958" w:rsidRPr="004938E4" w:rsidDel="000A1486" w:rsidRDefault="00CB6958" w:rsidP="000A1486">
            <w:pPr>
              <w:rPr>
                <w:del w:id="1270" w:author="Em Lim" w:date="2025-07-31T17:49:00Z" w16du:dateUtc="2025-08-01T00:49:00Z"/>
                <w:color w:val="000000"/>
              </w:rPr>
              <w:pPrChange w:id="1271" w:author="Em Lim" w:date="2025-07-31T17:49:00Z" w16du:dateUtc="2025-08-01T00:49:00Z">
                <w:pPr>
                  <w:jc w:val="left"/>
                </w:pPr>
              </w:pPrChange>
            </w:pPr>
            <w:del w:id="1272" w:author="Em Lim" w:date="2025-07-31T17:49:00Z" w16du:dateUtc="2025-08-01T00:49:00Z">
              <w:r w:rsidRPr="004938E4" w:rsidDel="000A1486">
                <w:rPr>
                  <w:color w:val="000000"/>
                </w:rPr>
                <w:delText>0.01</w:delText>
              </w:r>
            </w:del>
          </w:p>
        </w:tc>
      </w:tr>
      <w:tr w:rsidR="00CB6958" w:rsidRPr="004938E4" w:rsidDel="000A1486" w14:paraId="76D0648D" w14:textId="00E02BF5" w:rsidTr="00806FD8">
        <w:trPr>
          <w:trHeight w:val="320"/>
          <w:del w:id="1273" w:author="Em Lim" w:date="2025-07-31T17:49:00Z" w16du:dateUtc="2025-08-01T00:49:00Z"/>
        </w:trPr>
        <w:tc>
          <w:tcPr>
            <w:tcW w:w="3686" w:type="dxa"/>
            <w:noWrap/>
            <w:hideMark/>
          </w:tcPr>
          <w:p w14:paraId="423D7FC5" w14:textId="5DEF120D" w:rsidR="00CB6958" w:rsidRPr="004938E4" w:rsidDel="000A1486" w:rsidRDefault="00CB6958" w:rsidP="000A1486">
            <w:pPr>
              <w:rPr>
                <w:del w:id="1274" w:author="Em Lim" w:date="2025-07-31T17:49:00Z" w16du:dateUtc="2025-08-01T00:49:00Z"/>
                <w:color w:val="000000"/>
              </w:rPr>
              <w:pPrChange w:id="1275" w:author="Em Lim" w:date="2025-07-31T17:49:00Z" w16du:dateUtc="2025-08-01T00:49:00Z">
                <w:pPr>
                  <w:jc w:val="left"/>
                </w:pPr>
              </w:pPrChange>
            </w:pPr>
            <w:del w:id="1276" w:author="Em Lim" w:date="2025-07-31T17:49:00Z" w16du:dateUtc="2025-08-01T00:49:00Z">
              <w:r w:rsidRPr="004938E4" w:rsidDel="000A1486">
                <w:rPr>
                  <w:color w:val="000000"/>
                </w:rPr>
                <w:delText>Kelp:animals</w:delText>
              </w:r>
            </w:del>
          </w:p>
        </w:tc>
        <w:tc>
          <w:tcPr>
            <w:tcW w:w="1247" w:type="dxa"/>
            <w:noWrap/>
            <w:vAlign w:val="bottom"/>
            <w:hideMark/>
          </w:tcPr>
          <w:p w14:paraId="4C5B7811" w14:textId="50F4C20B" w:rsidR="00CB6958" w:rsidRPr="004938E4" w:rsidDel="000A1486" w:rsidRDefault="00CB6958" w:rsidP="000A1486">
            <w:pPr>
              <w:rPr>
                <w:del w:id="1277" w:author="Em Lim" w:date="2025-07-31T17:49:00Z" w16du:dateUtc="2025-08-01T00:49:00Z"/>
                <w:color w:val="000000"/>
              </w:rPr>
              <w:pPrChange w:id="1278" w:author="Em Lim" w:date="2025-07-31T17:49:00Z" w16du:dateUtc="2025-08-01T00:49:00Z">
                <w:pPr>
                  <w:jc w:val="left"/>
                </w:pPr>
              </w:pPrChange>
            </w:pPr>
            <w:del w:id="1279" w:author="Em Lim" w:date="2025-07-31T17:49:00Z" w16du:dateUtc="2025-08-01T00:49:00Z">
              <w:r w:rsidRPr="004938E4" w:rsidDel="000A1486">
                <w:rPr>
                  <w:color w:val="000000"/>
                </w:rPr>
                <w:delText>-0.74</w:delText>
              </w:r>
            </w:del>
          </w:p>
        </w:tc>
        <w:tc>
          <w:tcPr>
            <w:tcW w:w="1507" w:type="dxa"/>
            <w:noWrap/>
            <w:vAlign w:val="bottom"/>
            <w:hideMark/>
          </w:tcPr>
          <w:p w14:paraId="6C19F34C" w14:textId="19DC1F75" w:rsidR="00CB6958" w:rsidRPr="004938E4" w:rsidDel="000A1486" w:rsidRDefault="00CB6958" w:rsidP="000A1486">
            <w:pPr>
              <w:rPr>
                <w:del w:id="1280" w:author="Em Lim" w:date="2025-07-31T17:49:00Z" w16du:dateUtc="2025-08-01T00:49:00Z"/>
                <w:color w:val="000000"/>
              </w:rPr>
              <w:pPrChange w:id="1281" w:author="Em Lim" w:date="2025-07-31T17:49:00Z" w16du:dateUtc="2025-08-01T00:49:00Z">
                <w:pPr>
                  <w:jc w:val="left"/>
                </w:pPr>
              </w:pPrChange>
            </w:pPr>
            <w:del w:id="1282" w:author="Em Lim" w:date="2025-07-31T17:49:00Z" w16du:dateUtc="2025-08-01T00:49:00Z">
              <w:r w:rsidRPr="004938E4" w:rsidDel="000A1486">
                <w:rPr>
                  <w:color w:val="000000"/>
                </w:rPr>
                <w:delText>1.05</w:delText>
              </w:r>
            </w:del>
          </w:p>
        </w:tc>
        <w:tc>
          <w:tcPr>
            <w:tcW w:w="1093" w:type="dxa"/>
            <w:noWrap/>
            <w:vAlign w:val="bottom"/>
            <w:hideMark/>
          </w:tcPr>
          <w:p w14:paraId="3A97A39F" w14:textId="651FC3E9" w:rsidR="00CB6958" w:rsidRPr="004938E4" w:rsidDel="000A1486" w:rsidRDefault="00CB6958" w:rsidP="000A1486">
            <w:pPr>
              <w:rPr>
                <w:del w:id="1283" w:author="Em Lim" w:date="2025-07-31T17:49:00Z" w16du:dateUtc="2025-08-01T00:49:00Z"/>
                <w:color w:val="000000"/>
              </w:rPr>
              <w:pPrChange w:id="1284" w:author="Em Lim" w:date="2025-07-31T17:49:00Z" w16du:dateUtc="2025-08-01T00:49:00Z">
                <w:pPr>
                  <w:jc w:val="left"/>
                </w:pPr>
              </w:pPrChange>
            </w:pPr>
            <w:del w:id="1285" w:author="Em Lim" w:date="2025-07-31T17:49:00Z" w16du:dateUtc="2025-08-01T00:49:00Z">
              <w:r w:rsidRPr="004938E4" w:rsidDel="000A1486">
                <w:rPr>
                  <w:color w:val="000000"/>
                </w:rPr>
                <w:delText>-0.70</w:delText>
              </w:r>
            </w:del>
          </w:p>
        </w:tc>
        <w:tc>
          <w:tcPr>
            <w:tcW w:w="1300" w:type="dxa"/>
            <w:noWrap/>
            <w:vAlign w:val="bottom"/>
            <w:hideMark/>
          </w:tcPr>
          <w:p w14:paraId="666CCBB9" w14:textId="6DBCD910" w:rsidR="00CB6958" w:rsidRPr="004938E4" w:rsidDel="000A1486" w:rsidRDefault="00CB6958" w:rsidP="000A1486">
            <w:pPr>
              <w:rPr>
                <w:del w:id="1286" w:author="Em Lim" w:date="2025-07-31T17:49:00Z" w16du:dateUtc="2025-08-01T00:49:00Z"/>
                <w:color w:val="000000"/>
              </w:rPr>
              <w:pPrChange w:id="1287" w:author="Em Lim" w:date="2025-07-31T17:49:00Z" w16du:dateUtc="2025-08-01T00:49:00Z">
                <w:pPr>
                  <w:jc w:val="left"/>
                </w:pPr>
              </w:pPrChange>
            </w:pPr>
            <w:del w:id="1288" w:author="Em Lim" w:date="2025-07-31T17:49:00Z" w16du:dateUtc="2025-08-01T00:49:00Z">
              <w:r w:rsidRPr="004938E4" w:rsidDel="000A1486">
                <w:rPr>
                  <w:color w:val="000000"/>
                </w:rPr>
                <w:delText>0.48</w:delText>
              </w:r>
            </w:del>
          </w:p>
        </w:tc>
      </w:tr>
      <w:tr w:rsidR="00CB6958" w:rsidRPr="004938E4" w:rsidDel="000A1486" w14:paraId="00B708F1" w14:textId="50A37833" w:rsidTr="00806FD8">
        <w:trPr>
          <w:trHeight w:val="320"/>
          <w:del w:id="1289" w:author="Em Lim" w:date="2025-07-31T17:49:00Z" w16du:dateUtc="2025-08-01T00:49:00Z"/>
        </w:trPr>
        <w:tc>
          <w:tcPr>
            <w:tcW w:w="3686" w:type="dxa"/>
            <w:noWrap/>
            <w:hideMark/>
          </w:tcPr>
          <w:p w14:paraId="33AE6817" w14:textId="1827B2FF" w:rsidR="00CB6958" w:rsidRPr="004938E4" w:rsidDel="000A1486" w:rsidRDefault="00CB6958" w:rsidP="000A1486">
            <w:pPr>
              <w:rPr>
                <w:del w:id="1290" w:author="Em Lim" w:date="2025-07-31T17:49:00Z" w16du:dateUtc="2025-08-01T00:49:00Z"/>
                <w:color w:val="000000"/>
              </w:rPr>
              <w:pPrChange w:id="1291" w:author="Em Lim" w:date="2025-07-31T17:49:00Z" w16du:dateUtc="2025-08-01T00:49:00Z">
                <w:pPr>
                  <w:jc w:val="left"/>
                </w:pPr>
              </w:pPrChange>
            </w:pPr>
            <w:del w:id="1292" w:author="Em Lim" w:date="2025-07-31T17:49:00Z" w16du:dateUtc="2025-08-01T00:49:00Z">
              <w:r w:rsidRPr="004938E4" w:rsidDel="000A1486">
                <w:rPr>
                  <w:color w:val="000000"/>
                </w:rPr>
                <w:delText>Tide:animals</w:delText>
              </w:r>
            </w:del>
          </w:p>
        </w:tc>
        <w:tc>
          <w:tcPr>
            <w:tcW w:w="1247" w:type="dxa"/>
            <w:noWrap/>
            <w:vAlign w:val="bottom"/>
            <w:hideMark/>
          </w:tcPr>
          <w:p w14:paraId="44DBFF5D" w14:textId="1F133BF2" w:rsidR="00CB6958" w:rsidRPr="004938E4" w:rsidDel="000A1486" w:rsidRDefault="00CB6958" w:rsidP="000A1486">
            <w:pPr>
              <w:rPr>
                <w:del w:id="1293" w:author="Em Lim" w:date="2025-07-31T17:49:00Z" w16du:dateUtc="2025-08-01T00:49:00Z"/>
                <w:color w:val="000000"/>
              </w:rPr>
              <w:pPrChange w:id="1294" w:author="Em Lim" w:date="2025-07-31T17:49:00Z" w16du:dateUtc="2025-08-01T00:49:00Z">
                <w:pPr>
                  <w:jc w:val="left"/>
                </w:pPr>
              </w:pPrChange>
            </w:pPr>
            <w:del w:id="1295" w:author="Em Lim" w:date="2025-07-31T17:49:00Z" w16du:dateUtc="2025-08-01T00:49:00Z">
              <w:r w:rsidRPr="004938E4" w:rsidDel="000A1486">
                <w:rPr>
                  <w:color w:val="000000"/>
                </w:rPr>
                <w:delText>-0.64</w:delText>
              </w:r>
            </w:del>
          </w:p>
        </w:tc>
        <w:tc>
          <w:tcPr>
            <w:tcW w:w="1507" w:type="dxa"/>
            <w:noWrap/>
            <w:vAlign w:val="bottom"/>
            <w:hideMark/>
          </w:tcPr>
          <w:p w14:paraId="46E077CA" w14:textId="61B8B3A6" w:rsidR="00CB6958" w:rsidRPr="004938E4" w:rsidDel="000A1486" w:rsidRDefault="00CB6958" w:rsidP="000A1486">
            <w:pPr>
              <w:rPr>
                <w:del w:id="1296" w:author="Em Lim" w:date="2025-07-31T17:49:00Z" w16du:dateUtc="2025-08-01T00:49:00Z"/>
                <w:color w:val="000000"/>
              </w:rPr>
              <w:pPrChange w:id="1297" w:author="Em Lim" w:date="2025-07-31T17:49:00Z" w16du:dateUtc="2025-08-01T00:49:00Z">
                <w:pPr>
                  <w:jc w:val="left"/>
                </w:pPr>
              </w:pPrChange>
            </w:pPr>
            <w:del w:id="1298" w:author="Em Lim" w:date="2025-07-31T17:49:00Z" w16du:dateUtc="2025-08-01T00:49:00Z">
              <w:r w:rsidRPr="004938E4" w:rsidDel="000A1486">
                <w:rPr>
                  <w:color w:val="000000"/>
                </w:rPr>
                <w:delText>3.18</w:delText>
              </w:r>
            </w:del>
          </w:p>
        </w:tc>
        <w:tc>
          <w:tcPr>
            <w:tcW w:w="1093" w:type="dxa"/>
            <w:noWrap/>
            <w:vAlign w:val="bottom"/>
            <w:hideMark/>
          </w:tcPr>
          <w:p w14:paraId="2C605487" w14:textId="37461AD1" w:rsidR="00CB6958" w:rsidRPr="004938E4" w:rsidDel="000A1486" w:rsidRDefault="00CB6958" w:rsidP="000A1486">
            <w:pPr>
              <w:rPr>
                <w:del w:id="1299" w:author="Em Lim" w:date="2025-07-31T17:49:00Z" w16du:dateUtc="2025-08-01T00:49:00Z"/>
                <w:color w:val="000000"/>
              </w:rPr>
              <w:pPrChange w:id="1300" w:author="Em Lim" w:date="2025-07-31T17:49:00Z" w16du:dateUtc="2025-08-01T00:49:00Z">
                <w:pPr>
                  <w:jc w:val="left"/>
                </w:pPr>
              </w:pPrChange>
            </w:pPr>
            <w:del w:id="1301" w:author="Em Lim" w:date="2025-07-31T17:49:00Z" w16du:dateUtc="2025-08-01T00:49:00Z">
              <w:r w:rsidRPr="004938E4" w:rsidDel="000A1486">
                <w:rPr>
                  <w:color w:val="000000"/>
                </w:rPr>
                <w:delText>-0.20</w:delText>
              </w:r>
            </w:del>
          </w:p>
        </w:tc>
        <w:tc>
          <w:tcPr>
            <w:tcW w:w="1300" w:type="dxa"/>
            <w:noWrap/>
            <w:vAlign w:val="bottom"/>
            <w:hideMark/>
          </w:tcPr>
          <w:p w14:paraId="06979836" w14:textId="15C8BA65" w:rsidR="00CB6958" w:rsidRPr="004938E4" w:rsidDel="000A1486" w:rsidRDefault="00CB6958" w:rsidP="000A1486">
            <w:pPr>
              <w:rPr>
                <w:del w:id="1302" w:author="Em Lim" w:date="2025-07-31T17:49:00Z" w16du:dateUtc="2025-08-01T00:49:00Z"/>
                <w:color w:val="000000"/>
              </w:rPr>
              <w:pPrChange w:id="1303" w:author="Em Lim" w:date="2025-07-31T17:49:00Z" w16du:dateUtc="2025-08-01T00:49:00Z">
                <w:pPr>
                  <w:jc w:val="left"/>
                </w:pPr>
              </w:pPrChange>
            </w:pPr>
            <w:del w:id="1304" w:author="Em Lim" w:date="2025-07-31T17:49:00Z" w16du:dateUtc="2025-08-01T00:49:00Z">
              <w:r w:rsidRPr="004938E4" w:rsidDel="000A1486">
                <w:rPr>
                  <w:color w:val="000000"/>
                </w:rPr>
                <w:delText>0.84</w:delText>
              </w:r>
            </w:del>
          </w:p>
        </w:tc>
      </w:tr>
    </w:tbl>
    <w:p w14:paraId="08DEB74F" w14:textId="2A472F9E" w:rsidR="00CB6958" w:rsidRPr="004938E4" w:rsidDel="000A1486" w:rsidRDefault="00CB6958" w:rsidP="000A1486">
      <w:pPr>
        <w:rPr>
          <w:del w:id="1305" w:author="Em Lim" w:date="2025-07-31T17:49:00Z" w16du:dateUtc="2025-08-01T00:49:00Z"/>
          <w:color w:val="000000"/>
        </w:rPr>
        <w:pPrChange w:id="1306" w:author="Em Lim" w:date="2025-07-31T17:49:00Z" w16du:dateUtc="2025-08-01T00:49:00Z">
          <w:pPr/>
        </w:pPrChange>
      </w:pPr>
    </w:p>
    <w:p w14:paraId="632AF630" w14:textId="07FA9A3E" w:rsidR="00CB6958" w:rsidRPr="004938E4" w:rsidDel="000A1486" w:rsidRDefault="00CB6958" w:rsidP="000A1486">
      <w:pPr>
        <w:rPr>
          <w:del w:id="1307" w:author="Em Lim" w:date="2025-07-31T17:49:00Z" w16du:dateUtc="2025-08-01T00:49:00Z"/>
          <w:color w:val="000000"/>
        </w:rPr>
        <w:pPrChange w:id="1308" w:author="Em Lim" w:date="2025-07-31T17:49:00Z" w16du:dateUtc="2025-08-01T00:49:00Z">
          <w:pPr/>
        </w:pPrChange>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E788101" w14:textId="020FFE3C" w:rsidTr="00806FD8">
        <w:trPr>
          <w:cnfStyle w:val="100000000000" w:firstRow="1" w:lastRow="0" w:firstColumn="0" w:lastColumn="0" w:oddVBand="0" w:evenVBand="0" w:oddHBand="0" w:evenHBand="0" w:firstRowFirstColumn="0" w:firstRowLastColumn="0" w:lastRowFirstColumn="0" w:lastRowLastColumn="0"/>
          <w:trHeight w:val="320"/>
          <w:del w:id="1309" w:author="Em Lim" w:date="2025-07-31T17:49:00Z" w16du:dateUtc="2025-08-01T00:49:00Z"/>
        </w:trPr>
        <w:tc>
          <w:tcPr>
            <w:tcW w:w="3686" w:type="dxa"/>
            <w:noWrap/>
            <w:hideMark/>
          </w:tcPr>
          <w:p w14:paraId="02338664" w14:textId="4E4EA834" w:rsidR="00CB6958" w:rsidRPr="004938E4" w:rsidDel="000A1486" w:rsidRDefault="00CB6958" w:rsidP="000A1486">
            <w:pPr>
              <w:rPr>
                <w:del w:id="1310" w:author="Em Lim" w:date="2025-07-31T17:49:00Z" w16du:dateUtc="2025-08-01T00:49:00Z"/>
                <w:b/>
                <w:bCs/>
              </w:rPr>
              <w:pPrChange w:id="1311" w:author="Em Lim" w:date="2025-07-31T17:49:00Z" w16du:dateUtc="2025-08-01T00:49:00Z">
                <w:pPr>
                  <w:jc w:val="left"/>
                </w:pPr>
              </w:pPrChange>
            </w:pPr>
            <w:del w:id="1312" w:author="Em Lim" w:date="2025-07-31T17:49:00Z" w16du:dateUtc="2025-08-01T00:49:00Z">
              <w:r w:rsidRPr="004938E4" w:rsidDel="000A1486">
                <w:rPr>
                  <w:b/>
                  <w:bCs/>
                </w:rPr>
                <w:delText xml:space="preserve">Strongylocentrotidae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0.90)</w:delText>
              </w:r>
            </w:del>
          </w:p>
        </w:tc>
        <w:tc>
          <w:tcPr>
            <w:tcW w:w="1247" w:type="dxa"/>
            <w:noWrap/>
            <w:hideMark/>
          </w:tcPr>
          <w:p w14:paraId="0DB75843" w14:textId="66FE3CC9" w:rsidR="00CB6958" w:rsidRPr="004938E4" w:rsidDel="000A1486" w:rsidRDefault="00CB6958" w:rsidP="000A1486">
            <w:pPr>
              <w:rPr>
                <w:del w:id="1313" w:author="Em Lim" w:date="2025-07-31T17:49:00Z" w16du:dateUtc="2025-08-01T00:49:00Z"/>
                <w:b/>
                <w:bCs/>
                <w:color w:val="000000"/>
              </w:rPr>
              <w:pPrChange w:id="1314" w:author="Em Lim" w:date="2025-07-31T17:49:00Z" w16du:dateUtc="2025-08-01T00:49:00Z">
                <w:pPr>
                  <w:jc w:val="left"/>
                </w:pPr>
              </w:pPrChange>
            </w:pPr>
            <w:del w:id="1315" w:author="Em Lim" w:date="2025-07-31T17:49:00Z" w16du:dateUtc="2025-08-01T00:49:00Z">
              <w:r w:rsidRPr="004938E4" w:rsidDel="000A1486">
                <w:rPr>
                  <w:b/>
                  <w:bCs/>
                  <w:color w:val="000000"/>
                </w:rPr>
                <w:delText>Estimate</w:delText>
              </w:r>
            </w:del>
          </w:p>
        </w:tc>
        <w:tc>
          <w:tcPr>
            <w:tcW w:w="1507" w:type="dxa"/>
            <w:noWrap/>
            <w:hideMark/>
          </w:tcPr>
          <w:p w14:paraId="4DC1C314" w14:textId="22EBD52B" w:rsidR="00CB6958" w:rsidRPr="004938E4" w:rsidDel="000A1486" w:rsidRDefault="00CB6958" w:rsidP="000A1486">
            <w:pPr>
              <w:rPr>
                <w:del w:id="1316" w:author="Em Lim" w:date="2025-07-31T17:49:00Z" w16du:dateUtc="2025-08-01T00:49:00Z"/>
                <w:b/>
                <w:bCs/>
                <w:color w:val="000000"/>
              </w:rPr>
              <w:pPrChange w:id="1317" w:author="Em Lim" w:date="2025-07-31T17:49:00Z" w16du:dateUtc="2025-08-01T00:49:00Z">
                <w:pPr>
                  <w:jc w:val="left"/>
                </w:pPr>
              </w:pPrChange>
            </w:pPr>
            <w:del w:id="1318" w:author="Em Lim" w:date="2025-07-31T17:49:00Z" w16du:dateUtc="2025-08-01T00:49:00Z">
              <w:r w:rsidRPr="004938E4" w:rsidDel="000A1486">
                <w:rPr>
                  <w:b/>
                  <w:bCs/>
                  <w:color w:val="000000"/>
                </w:rPr>
                <w:delText>Std. error</w:delText>
              </w:r>
            </w:del>
          </w:p>
        </w:tc>
        <w:tc>
          <w:tcPr>
            <w:tcW w:w="1093" w:type="dxa"/>
            <w:noWrap/>
            <w:hideMark/>
          </w:tcPr>
          <w:p w14:paraId="1D65C4B6" w14:textId="3F608B8B" w:rsidR="00CB6958" w:rsidRPr="004938E4" w:rsidDel="000A1486" w:rsidRDefault="00CB6958" w:rsidP="000A1486">
            <w:pPr>
              <w:rPr>
                <w:del w:id="1319" w:author="Em Lim" w:date="2025-07-31T17:49:00Z" w16du:dateUtc="2025-08-01T00:49:00Z"/>
                <w:b/>
                <w:bCs/>
                <w:color w:val="000000"/>
              </w:rPr>
              <w:pPrChange w:id="1320" w:author="Em Lim" w:date="2025-07-31T17:49:00Z" w16du:dateUtc="2025-08-01T00:49:00Z">
                <w:pPr>
                  <w:jc w:val="left"/>
                </w:pPr>
              </w:pPrChange>
            </w:pPr>
            <w:del w:id="1321" w:author="Em Lim" w:date="2025-07-31T17:49:00Z" w16du:dateUtc="2025-08-01T00:49:00Z">
              <w:r w:rsidRPr="004938E4" w:rsidDel="000A1486">
                <w:rPr>
                  <w:b/>
                  <w:bCs/>
                  <w:color w:val="000000"/>
                </w:rPr>
                <w:delText>z value</w:delText>
              </w:r>
            </w:del>
          </w:p>
        </w:tc>
        <w:tc>
          <w:tcPr>
            <w:tcW w:w="1300" w:type="dxa"/>
            <w:noWrap/>
            <w:hideMark/>
          </w:tcPr>
          <w:p w14:paraId="643849EA" w14:textId="316B7263" w:rsidR="00CB6958" w:rsidRPr="004938E4" w:rsidDel="000A1486" w:rsidRDefault="00CB6958" w:rsidP="000A1486">
            <w:pPr>
              <w:rPr>
                <w:del w:id="1322" w:author="Em Lim" w:date="2025-07-31T17:49:00Z" w16du:dateUtc="2025-08-01T00:49:00Z"/>
                <w:b/>
                <w:bCs/>
                <w:color w:val="000000"/>
              </w:rPr>
              <w:pPrChange w:id="1323" w:author="Em Lim" w:date="2025-07-31T17:49:00Z" w16du:dateUtc="2025-08-01T00:49:00Z">
                <w:pPr>
                  <w:jc w:val="left"/>
                </w:pPr>
              </w:pPrChange>
            </w:pPr>
            <w:del w:id="1324" w:author="Em Lim" w:date="2025-07-31T17:49:00Z" w16du:dateUtc="2025-08-01T00:49:00Z">
              <w:r w:rsidRPr="004938E4" w:rsidDel="000A1486">
                <w:rPr>
                  <w:b/>
                  <w:bCs/>
                  <w:color w:val="000000"/>
                </w:rPr>
                <w:delText>p value</w:delText>
              </w:r>
            </w:del>
          </w:p>
        </w:tc>
      </w:tr>
      <w:tr w:rsidR="00CB6958" w:rsidRPr="004938E4" w:rsidDel="000A1486" w14:paraId="61C327CE" w14:textId="3A3EA74E" w:rsidTr="00806FD8">
        <w:trPr>
          <w:trHeight w:val="320"/>
          <w:del w:id="1325" w:author="Em Lim" w:date="2025-07-31T17:49:00Z" w16du:dateUtc="2025-08-01T00:49:00Z"/>
        </w:trPr>
        <w:tc>
          <w:tcPr>
            <w:tcW w:w="3686" w:type="dxa"/>
            <w:noWrap/>
            <w:hideMark/>
          </w:tcPr>
          <w:p w14:paraId="4FF9EBE3" w14:textId="18FFADDB" w:rsidR="00CB6958" w:rsidRPr="004938E4" w:rsidDel="000A1486" w:rsidRDefault="00CB6958" w:rsidP="000A1486">
            <w:pPr>
              <w:rPr>
                <w:del w:id="1326" w:author="Em Lim" w:date="2025-07-31T17:49:00Z" w16du:dateUtc="2025-08-01T00:49:00Z"/>
                <w:color w:val="000000"/>
              </w:rPr>
              <w:pPrChange w:id="1327" w:author="Em Lim" w:date="2025-07-31T17:49:00Z" w16du:dateUtc="2025-08-01T00:49:00Z">
                <w:pPr>
                  <w:jc w:val="left"/>
                </w:pPr>
              </w:pPrChange>
            </w:pPr>
            <w:del w:id="1328" w:author="Em Lim" w:date="2025-07-31T17:49:00Z" w16du:dateUtc="2025-08-01T00:49:00Z">
              <w:r w:rsidRPr="004938E4" w:rsidDel="000A1486">
                <w:rPr>
                  <w:color w:val="000000"/>
                </w:rPr>
                <w:delText>Intercept</w:delText>
              </w:r>
            </w:del>
          </w:p>
        </w:tc>
        <w:tc>
          <w:tcPr>
            <w:tcW w:w="1247" w:type="dxa"/>
            <w:noWrap/>
            <w:vAlign w:val="bottom"/>
            <w:hideMark/>
          </w:tcPr>
          <w:p w14:paraId="41DB4C37" w14:textId="36D82263" w:rsidR="00CB6958" w:rsidRPr="004938E4" w:rsidDel="000A1486" w:rsidRDefault="00CB6958" w:rsidP="000A1486">
            <w:pPr>
              <w:rPr>
                <w:del w:id="1329" w:author="Em Lim" w:date="2025-07-31T17:49:00Z" w16du:dateUtc="2025-08-01T00:49:00Z"/>
                <w:color w:val="000000"/>
              </w:rPr>
              <w:pPrChange w:id="1330" w:author="Em Lim" w:date="2025-07-31T17:49:00Z" w16du:dateUtc="2025-08-01T00:49:00Z">
                <w:pPr>
                  <w:jc w:val="left"/>
                </w:pPr>
              </w:pPrChange>
            </w:pPr>
            <w:del w:id="1331" w:author="Em Lim" w:date="2025-07-31T17:49:00Z" w16du:dateUtc="2025-08-01T00:49:00Z">
              <w:r w:rsidRPr="004938E4" w:rsidDel="000A1486">
                <w:rPr>
                  <w:color w:val="000000"/>
                </w:rPr>
                <w:delText>-0.01</w:delText>
              </w:r>
            </w:del>
          </w:p>
        </w:tc>
        <w:tc>
          <w:tcPr>
            <w:tcW w:w="1507" w:type="dxa"/>
            <w:noWrap/>
            <w:vAlign w:val="bottom"/>
            <w:hideMark/>
          </w:tcPr>
          <w:p w14:paraId="1507B146" w14:textId="0B12E2C6" w:rsidR="00CB6958" w:rsidRPr="004938E4" w:rsidDel="000A1486" w:rsidRDefault="00CB6958" w:rsidP="000A1486">
            <w:pPr>
              <w:rPr>
                <w:del w:id="1332" w:author="Em Lim" w:date="2025-07-31T17:49:00Z" w16du:dateUtc="2025-08-01T00:49:00Z"/>
                <w:color w:val="000000"/>
              </w:rPr>
              <w:pPrChange w:id="1333" w:author="Em Lim" w:date="2025-07-31T17:49:00Z" w16du:dateUtc="2025-08-01T00:49:00Z">
                <w:pPr>
                  <w:jc w:val="left"/>
                </w:pPr>
              </w:pPrChange>
            </w:pPr>
            <w:del w:id="1334" w:author="Em Lim" w:date="2025-07-31T17:49:00Z" w16du:dateUtc="2025-08-01T00:49:00Z">
              <w:r w:rsidRPr="004938E4" w:rsidDel="000A1486">
                <w:rPr>
                  <w:color w:val="000000"/>
                </w:rPr>
                <w:delText>0.05</w:delText>
              </w:r>
            </w:del>
          </w:p>
        </w:tc>
        <w:tc>
          <w:tcPr>
            <w:tcW w:w="1093" w:type="dxa"/>
            <w:noWrap/>
            <w:vAlign w:val="bottom"/>
            <w:hideMark/>
          </w:tcPr>
          <w:p w14:paraId="6328955B" w14:textId="07A6B5A9" w:rsidR="00CB6958" w:rsidRPr="004938E4" w:rsidDel="000A1486" w:rsidRDefault="00CB6958" w:rsidP="000A1486">
            <w:pPr>
              <w:rPr>
                <w:del w:id="1335" w:author="Em Lim" w:date="2025-07-31T17:49:00Z" w16du:dateUtc="2025-08-01T00:49:00Z"/>
                <w:color w:val="000000"/>
              </w:rPr>
              <w:pPrChange w:id="1336" w:author="Em Lim" w:date="2025-07-31T17:49:00Z" w16du:dateUtc="2025-08-01T00:49:00Z">
                <w:pPr>
                  <w:jc w:val="left"/>
                </w:pPr>
              </w:pPrChange>
            </w:pPr>
            <w:del w:id="1337" w:author="Em Lim" w:date="2025-07-31T17:49:00Z" w16du:dateUtc="2025-08-01T00:49:00Z">
              <w:r w:rsidRPr="004938E4" w:rsidDel="000A1486">
                <w:rPr>
                  <w:color w:val="000000"/>
                </w:rPr>
                <w:delText>-0.19</w:delText>
              </w:r>
            </w:del>
          </w:p>
        </w:tc>
        <w:tc>
          <w:tcPr>
            <w:tcW w:w="1300" w:type="dxa"/>
            <w:noWrap/>
            <w:vAlign w:val="bottom"/>
            <w:hideMark/>
          </w:tcPr>
          <w:p w14:paraId="26F6B67A" w14:textId="3C08D776" w:rsidR="00CB6958" w:rsidRPr="004938E4" w:rsidDel="000A1486" w:rsidRDefault="00CB6958" w:rsidP="000A1486">
            <w:pPr>
              <w:rPr>
                <w:del w:id="1338" w:author="Em Lim" w:date="2025-07-31T17:49:00Z" w16du:dateUtc="2025-08-01T00:49:00Z"/>
                <w:color w:val="000000"/>
              </w:rPr>
              <w:pPrChange w:id="1339" w:author="Em Lim" w:date="2025-07-31T17:49:00Z" w16du:dateUtc="2025-08-01T00:49:00Z">
                <w:pPr>
                  <w:jc w:val="left"/>
                </w:pPr>
              </w:pPrChange>
            </w:pPr>
            <w:del w:id="1340" w:author="Em Lim" w:date="2025-07-31T17:49:00Z" w16du:dateUtc="2025-08-01T00:49:00Z">
              <w:r w:rsidRPr="004938E4" w:rsidDel="000A1486">
                <w:rPr>
                  <w:color w:val="000000"/>
                </w:rPr>
                <w:delText>0.85</w:delText>
              </w:r>
            </w:del>
          </w:p>
        </w:tc>
      </w:tr>
      <w:tr w:rsidR="00CB6958" w:rsidRPr="004938E4" w:rsidDel="000A1486" w14:paraId="1BFAAA0E" w14:textId="7CED9AE4" w:rsidTr="00806FD8">
        <w:trPr>
          <w:trHeight w:val="320"/>
          <w:del w:id="1341" w:author="Em Lim" w:date="2025-07-31T17:49:00Z" w16du:dateUtc="2025-08-01T00:49:00Z"/>
        </w:trPr>
        <w:tc>
          <w:tcPr>
            <w:tcW w:w="3686" w:type="dxa"/>
            <w:noWrap/>
            <w:hideMark/>
          </w:tcPr>
          <w:p w14:paraId="16DB009A" w14:textId="2A1E91BE" w:rsidR="00CB6958" w:rsidRPr="004938E4" w:rsidDel="000A1486" w:rsidRDefault="00CB6958" w:rsidP="000A1486">
            <w:pPr>
              <w:rPr>
                <w:del w:id="1342" w:author="Em Lim" w:date="2025-07-31T17:49:00Z" w16du:dateUtc="2025-08-01T00:49:00Z"/>
                <w:color w:val="000000"/>
              </w:rPr>
              <w:pPrChange w:id="1343" w:author="Em Lim" w:date="2025-07-31T17:49:00Z" w16du:dateUtc="2025-08-01T00:49:00Z">
                <w:pPr>
                  <w:jc w:val="left"/>
                </w:pPr>
              </w:pPrChange>
            </w:pPr>
            <w:del w:id="1344" w:author="Em Lim" w:date="2025-07-31T17:49:00Z" w16du:dateUtc="2025-08-01T00:49:00Z">
              <w:r w:rsidRPr="004938E4" w:rsidDel="000A1486">
                <w:rPr>
                  <w:color w:val="000000"/>
                </w:rPr>
                <w:delText>Kelp - nereo</w:delText>
              </w:r>
            </w:del>
          </w:p>
        </w:tc>
        <w:tc>
          <w:tcPr>
            <w:tcW w:w="1247" w:type="dxa"/>
            <w:noWrap/>
            <w:vAlign w:val="bottom"/>
            <w:hideMark/>
          </w:tcPr>
          <w:p w14:paraId="6AB2C399" w14:textId="689E2A2D" w:rsidR="00CB6958" w:rsidRPr="004938E4" w:rsidDel="000A1486" w:rsidRDefault="00CB6958" w:rsidP="000A1486">
            <w:pPr>
              <w:rPr>
                <w:del w:id="1345" w:author="Em Lim" w:date="2025-07-31T17:49:00Z" w16du:dateUtc="2025-08-01T00:49:00Z"/>
                <w:color w:val="000000"/>
              </w:rPr>
              <w:pPrChange w:id="1346" w:author="Em Lim" w:date="2025-07-31T17:49:00Z" w16du:dateUtc="2025-08-01T00:49:00Z">
                <w:pPr>
                  <w:jc w:val="left"/>
                </w:pPr>
              </w:pPrChange>
            </w:pPr>
            <w:del w:id="1347" w:author="Em Lim" w:date="2025-07-31T17:49:00Z" w16du:dateUtc="2025-08-01T00:49:00Z">
              <w:r w:rsidRPr="004938E4" w:rsidDel="000A1486">
                <w:rPr>
                  <w:color w:val="000000"/>
                </w:rPr>
                <w:delText>0.06</w:delText>
              </w:r>
            </w:del>
          </w:p>
        </w:tc>
        <w:tc>
          <w:tcPr>
            <w:tcW w:w="1507" w:type="dxa"/>
            <w:noWrap/>
            <w:vAlign w:val="bottom"/>
            <w:hideMark/>
          </w:tcPr>
          <w:p w14:paraId="6706B280" w14:textId="1DE3FC35" w:rsidR="00CB6958" w:rsidRPr="004938E4" w:rsidDel="000A1486" w:rsidRDefault="00CB6958" w:rsidP="000A1486">
            <w:pPr>
              <w:rPr>
                <w:del w:id="1348" w:author="Em Lim" w:date="2025-07-31T17:49:00Z" w16du:dateUtc="2025-08-01T00:49:00Z"/>
                <w:color w:val="000000"/>
              </w:rPr>
              <w:pPrChange w:id="1349" w:author="Em Lim" w:date="2025-07-31T17:49:00Z" w16du:dateUtc="2025-08-01T00:49:00Z">
                <w:pPr>
                  <w:jc w:val="left"/>
                </w:pPr>
              </w:pPrChange>
            </w:pPr>
            <w:del w:id="1350" w:author="Em Lim" w:date="2025-07-31T17:49:00Z" w16du:dateUtc="2025-08-01T00:49:00Z">
              <w:r w:rsidRPr="004938E4" w:rsidDel="000A1486">
                <w:rPr>
                  <w:color w:val="000000"/>
                </w:rPr>
                <w:delText>0.08</w:delText>
              </w:r>
            </w:del>
          </w:p>
        </w:tc>
        <w:tc>
          <w:tcPr>
            <w:tcW w:w="1093" w:type="dxa"/>
            <w:noWrap/>
            <w:vAlign w:val="bottom"/>
            <w:hideMark/>
          </w:tcPr>
          <w:p w14:paraId="06FAC440" w14:textId="5334D7C1" w:rsidR="00CB6958" w:rsidRPr="004938E4" w:rsidDel="000A1486" w:rsidRDefault="00CB6958" w:rsidP="000A1486">
            <w:pPr>
              <w:rPr>
                <w:del w:id="1351" w:author="Em Lim" w:date="2025-07-31T17:49:00Z" w16du:dateUtc="2025-08-01T00:49:00Z"/>
                <w:color w:val="000000"/>
              </w:rPr>
              <w:pPrChange w:id="1352" w:author="Em Lim" w:date="2025-07-31T17:49:00Z" w16du:dateUtc="2025-08-01T00:49:00Z">
                <w:pPr>
                  <w:jc w:val="left"/>
                </w:pPr>
              </w:pPrChange>
            </w:pPr>
            <w:del w:id="1353" w:author="Em Lim" w:date="2025-07-31T17:49:00Z" w16du:dateUtc="2025-08-01T00:49:00Z">
              <w:r w:rsidRPr="004938E4" w:rsidDel="000A1486">
                <w:rPr>
                  <w:color w:val="000000"/>
                </w:rPr>
                <w:delText>0.82</w:delText>
              </w:r>
            </w:del>
          </w:p>
        </w:tc>
        <w:tc>
          <w:tcPr>
            <w:tcW w:w="1300" w:type="dxa"/>
            <w:noWrap/>
            <w:vAlign w:val="bottom"/>
            <w:hideMark/>
          </w:tcPr>
          <w:p w14:paraId="5D47865E" w14:textId="6E383246" w:rsidR="00CB6958" w:rsidRPr="004938E4" w:rsidDel="000A1486" w:rsidRDefault="00CB6958" w:rsidP="000A1486">
            <w:pPr>
              <w:rPr>
                <w:del w:id="1354" w:author="Em Lim" w:date="2025-07-31T17:49:00Z" w16du:dateUtc="2025-08-01T00:49:00Z"/>
                <w:color w:val="000000"/>
              </w:rPr>
              <w:pPrChange w:id="1355" w:author="Em Lim" w:date="2025-07-31T17:49:00Z" w16du:dateUtc="2025-08-01T00:49:00Z">
                <w:pPr>
                  <w:jc w:val="left"/>
                </w:pPr>
              </w:pPrChange>
            </w:pPr>
            <w:del w:id="1356" w:author="Em Lim" w:date="2025-07-31T17:49:00Z" w16du:dateUtc="2025-08-01T00:49:00Z">
              <w:r w:rsidRPr="004938E4" w:rsidDel="000A1486">
                <w:rPr>
                  <w:color w:val="000000"/>
                </w:rPr>
                <w:delText>0.41</w:delText>
              </w:r>
            </w:del>
          </w:p>
        </w:tc>
      </w:tr>
      <w:tr w:rsidR="00CB6958" w:rsidRPr="004938E4" w:rsidDel="000A1486" w14:paraId="0E6E48B7" w14:textId="0C705978" w:rsidTr="00806FD8">
        <w:trPr>
          <w:trHeight w:val="320"/>
          <w:del w:id="1357" w:author="Em Lim" w:date="2025-07-31T17:49:00Z" w16du:dateUtc="2025-08-01T00:49:00Z"/>
        </w:trPr>
        <w:tc>
          <w:tcPr>
            <w:tcW w:w="3686" w:type="dxa"/>
            <w:noWrap/>
            <w:hideMark/>
          </w:tcPr>
          <w:p w14:paraId="7A5A8FC2" w14:textId="624E539A" w:rsidR="00CB6958" w:rsidRPr="004938E4" w:rsidDel="000A1486" w:rsidRDefault="00CB6958" w:rsidP="000A1486">
            <w:pPr>
              <w:rPr>
                <w:del w:id="1358" w:author="Em Lim" w:date="2025-07-31T17:49:00Z" w16du:dateUtc="2025-08-01T00:49:00Z"/>
                <w:color w:val="000000"/>
              </w:rPr>
              <w:pPrChange w:id="1359" w:author="Em Lim" w:date="2025-07-31T17:49:00Z" w16du:dateUtc="2025-08-01T00:49:00Z">
                <w:pPr>
                  <w:jc w:val="left"/>
                </w:pPr>
              </w:pPrChange>
            </w:pPr>
            <w:del w:id="1360" w:author="Em Lim" w:date="2025-07-31T17:49:00Z" w16du:dateUtc="2025-08-01T00:49:00Z">
              <w:r w:rsidRPr="004938E4" w:rsidDel="000A1486">
                <w:rPr>
                  <w:color w:val="000000"/>
                </w:rPr>
                <w:delText>Kelp - none</w:delText>
              </w:r>
            </w:del>
          </w:p>
        </w:tc>
        <w:tc>
          <w:tcPr>
            <w:tcW w:w="1247" w:type="dxa"/>
            <w:noWrap/>
            <w:vAlign w:val="bottom"/>
            <w:hideMark/>
          </w:tcPr>
          <w:p w14:paraId="7F49F9E9" w14:textId="3CD00D52" w:rsidR="00CB6958" w:rsidRPr="004938E4" w:rsidDel="000A1486" w:rsidRDefault="00CB6958" w:rsidP="000A1486">
            <w:pPr>
              <w:rPr>
                <w:del w:id="1361" w:author="Em Lim" w:date="2025-07-31T17:49:00Z" w16du:dateUtc="2025-08-01T00:49:00Z"/>
                <w:color w:val="000000"/>
              </w:rPr>
              <w:pPrChange w:id="1362" w:author="Em Lim" w:date="2025-07-31T17:49:00Z" w16du:dateUtc="2025-08-01T00:49:00Z">
                <w:pPr>
                  <w:jc w:val="left"/>
                </w:pPr>
              </w:pPrChange>
            </w:pPr>
            <w:del w:id="1363" w:author="Em Lim" w:date="2025-07-31T17:49:00Z" w16du:dateUtc="2025-08-01T00:49:00Z">
              <w:r w:rsidRPr="004938E4" w:rsidDel="000A1486">
                <w:rPr>
                  <w:color w:val="000000"/>
                </w:rPr>
                <w:delText>-0.65</w:delText>
              </w:r>
            </w:del>
          </w:p>
        </w:tc>
        <w:tc>
          <w:tcPr>
            <w:tcW w:w="1507" w:type="dxa"/>
            <w:noWrap/>
            <w:vAlign w:val="bottom"/>
            <w:hideMark/>
          </w:tcPr>
          <w:p w14:paraId="54056A30" w14:textId="39A866F4" w:rsidR="00CB6958" w:rsidRPr="004938E4" w:rsidDel="000A1486" w:rsidRDefault="00CB6958" w:rsidP="000A1486">
            <w:pPr>
              <w:rPr>
                <w:del w:id="1364" w:author="Em Lim" w:date="2025-07-31T17:49:00Z" w16du:dateUtc="2025-08-01T00:49:00Z"/>
                <w:color w:val="000000"/>
              </w:rPr>
              <w:pPrChange w:id="1365" w:author="Em Lim" w:date="2025-07-31T17:49:00Z" w16du:dateUtc="2025-08-01T00:49:00Z">
                <w:pPr>
                  <w:jc w:val="left"/>
                </w:pPr>
              </w:pPrChange>
            </w:pPr>
            <w:del w:id="1366" w:author="Em Lim" w:date="2025-07-31T17:49:00Z" w16du:dateUtc="2025-08-01T00:49:00Z">
              <w:r w:rsidRPr="004938E4" w:rsidDel="000A1486">
                <w:rPr>
                  <w:color w:val="000000"/>
                </w:rPr>
                <w:delText>0.12</w:delText>
              </w:r>
            </w:del>
          </w:p>
        </w:tc>
        <w:tc>
          <w:tcPr>
            <w:tcW w:w="1093" w:type="dxa"/>
            <w:noWrap/>
            <w:vAlign w:val="bottom"/>
            <w:hideMark/>
          </w:tcPr>
          <w:p w14:paraId="6EC787BB" w14:textId="060404F6" w:rsidR="00CB6958" w:rsidRPr="004938E4" w:rsidDel="000A1486" w:rsidRDefault="00CB6958" w:rsidP="000A1486">
            <w:pPr>
              <w:rPr>
                <w:del w:id="1367" w:author="Em Lim" w:date="2025-07-31T17:49:00Z" w16du:dateUtc="2025-08-01T00:49:00Z"/>
                <w:color w:val="000000"/>
              </w:rPr>
              <w:pPrChange w:id="1368" w:author="Em Lim" w:date="2025-07-31T17:49:00Z" w16du:dateUtc="2025-08-01T00:49:00Z">
                <w:pPr>
                  <w:jc w:val="left"/>
                </w:pPr>
              </w:pPrChange>
            </w:pPr>
            <w:del w:id="1369" w:author="Em Lim" w:date="2025-07-31T17:49:00Z" w16du:dateUtc="2025-08-01T00:49:00Z">
              <w:r w:rsidRPr="004938E4" w:rsidDel="000A1486">
                <w:rPr>
                  <w:color w:val="000000"/>
                </w:rPr>
                <w:delText>-5.26</w:delText>
              </w:r>
            </w:del>
          </w:p>
        </w:tc>
        <w:tc>
          <w:tcPr>
            <w:tcW w:w="1300" w:type="dxa"/>
            <w:noWrap/>
            <w:vAlign w:val="bottom"/>
            <w:hideMark/>
          </w:tcPr>
          <w:p w14:paraId="77AEF808" w14:textId="02F1AC6C" w:rsidR="00CB6958" w:rsidRPr="004938E4" w:rsidDel="000A1486" w:rsidRDefault="00CB6958" w:rsidP="000A1486">
            <w:pPr>
              <w:rPr>
                <w:del w:id="1370" w:author="Em Lim" w:date="2025-07-31T17:49:00Z" w16du:dateUtc="2025-08-01T00:49:00Z"/>
                <w:color w:val="000000"/>
              </w:rPr>
              <w:pPrChange w:id="1371" w:author="Em Lim" w:date="2025-07-31T17:49:00Z" w16du:dateUtc="2025-08-01T00:49:00Z">
                <w:pPr>
                  <w:jc w:val="left"/>
                </w:pPr>
              </w:pPrChange>
            </w:pPr>
            <w:del w:id="1372" w:author="Em Lim" w:date="2025-07-31T17:49:00Z" w16du:dateUtc="2025-08-01T00:49:00Z">
              <w:r w:rsidRPr="004938E4" w:rsidDel="000A1486">
                <w:rPr>
                  <w:color w:val="000000"/>
                </w:rPr>
                <w:delText>&lt; 0.001</w:delText>
              </w:r>
            </w:del>
          </w:p>
        </w:tc>
      </w:tr>
      <w:tr w:rsidR="00CB6958" w:rsidRPr="004938E4" w:rsidDel="000A1486" w14:paraId="6CF95BF1" w14:textId="39C2CFAA" w:rsidTr="00806FD8">
        <w:trPr>
          <w:trHeight w:val="320"/>
          <w:del w:id="1373" w:author="Em Lim" w:date="2025-07-31T17:49:00Z" w16du:dateUtc="2025-08-01T00:49:00Z"/>
        </w:trPr>
        <w:tc>
          <w:tcPr>
            <w:tcW w:w="3686" w:type="dxa"/>
            <w:noWrap/>
            <w:hideMark/>
          </w:tcPr>
          <w:p w14:paraId="37E8470F" w14:textId="20846A6C" w:rsidR="00CB6958" w:rsidRPr="004938E4" w:rsidDel="000A1486" w:rsidRDefault="00CB6958" w:rsidP="000A1486">
            <w:pPr>
              <w:rPr>
                <w:del w:id="1374" w:author="Em Lim" w:date="2025-07-31T17:49:00Z" w16du:dateUtc="2025-08-01T00:49:00Z"/>
                <w:color w:val="000000"/>
              </w:rPr>
              <w:pPrChange w:id="1375" w:author="Em Lim" w:date="2025-07-31T17:49:00Z" w16du:dateUtc="2025-08-01T00:49:00Z">
                <w:pPr>
                  <w:jc w:val="left"/>
                </w:pPr>
              </w:pPrChange>
            </w:pPr>
            <w:del w:id="1376" w:author="Em Lim" w:date="2025-07-31T17:49:00Z" w16du:dateUtc="2025-08-01T00:49:00Z">
              <w:r w:rsidRPr="004938E4" w:rsidDel="000A1486">
                <w:rPr>
                  <w:color w:val="000000"/>
                </w:rPr>
                <w:delText>Kelp biomass</w:delText>
              </w:r>
            </w:del>
          </w:p>
        </w:tc>
        <w:tc>
          <w:tcPr>
            <w:tcW w:w="1247" w:type="dxa"/>
            <w:noWrap/>
            <w:vAlign w:val="bottom"/>
            <w:hideMark/>
          </w:tcPr>
          <w:p w14:paraId="64FAD53A" w14:textId="209912B4" w:rsidR="00CB6958" w:rsidRPr="004938E4" w:rsidDel="000A1486" w:rsidRDefault="00CB6958" w:rsidP="000A1486">
            <w:pPr>
              <w:rPr>
                <w:del w:id="1377" w:author="Em Lim" w:date="2025-07-31T17:49:00Z" w16du:dateUtc="2025-08-01T00:49:00Z"/>
                <w:color w:val="000000"/>
              </w:rPr>
              <w:pPrChange w:id="1378" w:author="Em Lim" w:date="2025-07-31T17:49:00Z" w16du:dateUtc="2025-08-01T00:49:00Z">
                <w:pPr>
                  <w:jc w:val="left"/>
                </w:pPr>
              </w:pPrChange>
            </w:pPr>
            <w:del w:id="1379" w:author="Em Lim" w:date="2025-07-31T17:49:00Z" w16du:dateUtc="2025-08-01T00:49:00Z">
              <w:r w:rsidRPr="004938E4" w:rsidDel="000A1486">
                <w:rPr>
                  <w:color w:val="000000"/>
                </w:rPr>
                <w:delText>0.19</w:delText>
              </w:r>
            </w:del>
          </w:p>
        </w:tc>
        <w:tc>
          <w:tcPr>
            <w:tcW w:w="1507" w:type="dxa"/>
            <w:noWrap/>
            <w:vAlign w:val="bottom"/>
            <w:hideMark/>
          </w:tcPr>
          <w:p w14:paraId="05D2F68E" w14:textId="65732A7D" w:rsidR="00CB6958" w:rsidRPr="004938E4" w:rsidDel="000A1486" w:rsidRDefault="00CB6958" w:rsidP="000A1486">
            <w:pPr>
              <w:rPr>
                <w:del w:id="1380" w:author="Em Lim" w:date="2025-07-31T17:49:00Z" w16du:dateUtc="2025-08-01T00:49:00Z"/>
                <w:color w:val="000000"/>
              </w:rPr>
              <w:pPrChange w:id="1381" w:author="Em Lim" w:date="2025-07-31T17:49:00Z" w16du:dateUtc="2025-08-01T00:49:00Z">
                <w:pPr>
                  <w:jc w:val="left"/>
                </w:pPr>
              </w:pPrChange>
            </w:pPr>
            <w:del w:id="1382" w:author="Em Lim" w:date="2025-07-31T17:49:00Z" w16du:dateUtc="2025-08-01T00:49:00Z">
              <w:r w:rsidRPr="004938E4" w:rsidDel="000A1486">
                <w:rPr>
                  <w:color w:val="000000"/>
                </w:rPr>
                <w:delText>0.05</w:delText>
              </w:r>
            </w:del>
          </w:p>
        </w:tc>
        <w:tc>
          <w:tcPr>
            <w:tcW w:w="1093" w:type="dxa"/>
            <w:noWrap/>
            <w:vAlign w:val="bottom"/>
            <w:hideMark/>
          </w:tcPr>
          <w:p w14:paraId="094948F5" w14:textId="2DD88D59" w:rsidR="00CB6958" w:rsidRPr="004938E4" w:rsidDel="000A1486" w:rsidRDefault="00CB6958" w:rsidP="000A1486">
            <w:pPr>
              <w:rPr>
                <w:del w:id="1383" w:author="Em Lim" w:date="2025-07-31T17:49:00Z" w16du:dateUtc="2025-08-01T00:49:00Z"/>
                <w:color w:val="000000"/>
              </w:rPr>
              <w:pPrChange w:id="1384" w:author="Em Lim" w:date="2025-07-31T17:49:00Z" w16du:dateUtc="2025-08-01T00:49:00Z">
                <w:pPr>
                  <w:jc w:val="left"/>
                </w:pPr>
              </w:pPrChange>
            </w:pPr>
            <w:del w:id="1385" w:author="Em Lim" w:date="2025-07-31T17:49:00Z" w16du:dateUtc="2025-08-01T00:49:00Z">
              <w:r w:rsidRPr="004938E4" w:rsidDel="000A1486">
                <w:rPr>
                  <w:color w:val="000000"/>
                </w:rPr>
                <w:delText>3.53</w:delText>
              </w:r>
            </w:del>
          </w:p>
        </w:tc>
        <w:tc>
          <w:tcPr>
            <w:tcW w:w="1300" w:type="dxa"/>
            <w:noWrap/>
            <w:vAlign w:val="bottom"/>
            <w:hideMark/>
          </w:tcPr>
          <w:p w14:paraId="5B80884A" w14:textId="66DCA56A" w:rsidR="00CB6958" w:rsidRPr="004938E4" w:rsidDel="000A1486" w:rsidRDefault="00CB6958" w:rsidP="000A1486">
            <w:pPr>
              <w:rPr>
                <w:del w:id="1386" w:author="Em Lim" w:date="2025-07-31T17:49:00Z" w16du:dateUtc="2025-08-01T00:49:00Z"/>
                <w:color w:val="000000"/>
              </w:rPr>
              <w:pPrChange w:id="1387" w:author="Em Lim" w:date="2025-07-31T17:49:00Z" w16du:dateUtc="2025-08-01T00:49:00Z">
                <w:pPr>
                  <w:jc w:val="left"/>
                </w:pPr>
              </w:pPrChange>
            </w:pPr>
            <w:del w:id="1388" w:author="Em Lim" w:date="2025-07-31T17:49:00Z" w16du:dateUtc="2025-08-01T00:49:00Z">
              <w:r w:rsidRPr="004938E4" w:rsidDel="000A1486">
                <w:rPr>
                  <w:color w:val="000000"/>
                </w:rPr>
                <w:delText>&lt; 0.001</w:delText>
              </w:r>
            </w:del>
          </w:p>
        </w:tc>
      </w:tr>
      <w:tr w:rsidR="00CB6958" w:rsidRPr="004938E4" w:rsidDel="000A1486" w14:paraId="1F7D2053" w14:textId="0BEDCA96" w:rsidTr="00806FD8">
        <w:trPr>
          <w:trHeight w:val="320"/>
          <w:del w:id="1389" w:author="Em Lim" w:date="2025-07-31T17:49:00Z" w16du:dateUtc="2025-08-01T00:49:00Z"/>
        </w:trPr>
        <w:tc>
          <w:tcPr>
            <w:tcW w:w="3686" w:type="dxa"/>
            <w:noWrap/>
            <w:hideMark/>
          </w:tcPr>
          <w:p w14:paraId="35491D52" w14:textId="4609CEAD" w:rsidR="00CB6958" w:rsidRPr="004938E4" w:rsidDel="000A1486" w:rsidRDefault="00CB6958" w:rsidP="000A1486">
            <w:pPr>
              <w:rPr>
                <w:del w:id="1390" w:author="Em Lim" w:date="2025-07-31T17:49:00Z" w16du:dateUtc="2025-08-01T00:49:00Z"/>
                <w:color w:val="000000"/>
              </w:rPr>
              <w:pPrChange w:id="1391" w:author="Em Lim" w:date="2025-07-31T17:49:00Z" w16du:dateUtc="2025-08-01T00:49:00Z">
                <w:pPr>
                  <w:jc w:val="left"/>
                </w:pPr>
              </w:pPrChange>
            </w:pPr>
            <w:del w:id="1392" w:author="Em Lim" w:date="2025-07-31T17:49:00Z" w16du:dateUtc="2025-08-01T00:49:00Z">
              <w:r w:rsidRPr="004938E4" w:rsidDel="000A1486">
                <w:rPr>
                  <w:color w:val="000000"/>
                </w:rPr>
                <w:delText>Tide exchange</w:delText>
              </w:r>
            </w:del>
          </w:p>
        </w:tc>
        <w:tc>
          <w:tcPr>
            <w:tcW w:w="1247" w:type="dxa"/>
            <w:noWrap/>
            <w:vAlign w:val="bottom"/>
            <w:hideMark/>
          </w:tcPr>
          <w:p w14:paraId="50F69480" w14:textId="2763FDD3" w:rsidR="00CB6958" w:rsidRPr="004938E4" w:rsidDel="000A1486" w:rsidRDefault="00CB6958" w:rsidP="000A1486">
            <w:pPr>
              <w:rPr>
                <w:del w:id="1393" w:author="Em Lim" w:date="2025-07-31T17:49:00Z" w16du:dateUtc="2025-08-01T00:49:00Z"/>
                <w:color w:val="000000"/>
              </w:rPr>
              <w:pPrChange w:id="1394" w:author="Em Lim" w:date="2025-07-31T17:49:00Z" w16du:dateUtc="2025-08-01T00:49:00Z">
                <w:pPr>
                  <w:jc w:val="left"/>
                </w:pPr>
              </w:pPrChange>
            </w:pPr>
            <w:del w:id="1395" w:author="Em Lim" w:date="2025-07-31T17:49:00Z" w16du:dateUtc="2025-08-01T00:49:00Z">
              <w:r w:rsidRPr="004938E4" w:rsidDel="000A1486">
                <w:rPr>
                  <w:color w:val="000000"/>
                </w:rPr>
                <w:delText>0.07</w:delText>
              </w:r>
            </w:del>
          </w:p>
        </w:tc>
        <w:tc>
          <w:tcPr>
            <w:tcW w:w="1507" w:type="dxa"/>
            <w:noWrap/>
            <w:vAlign w:val="bottom"/>
            <w:hideMark/>
          </w:tcPr>
          <w:p w14:paraId="1EABD7CE" w14:textId="13206174" w:rsidR="00CB6958" w:rsidRPr="004938E4" w:rsidDel="000A1486" w:rsidRDefault="00CB6958" w:rsidP="000A1486">
            <w:pPr>
              <w:rPr>
                <w:del w:id="1396" w:author="Em Lim" w:date="2025-07-31T17:49:00Z" w16du:dateUtc="2025-08-01T00:49:00Z"/>
                <w:color w:val="000000"/>
              </w:rPr>
              <w:pPrChange w:id="1397" w:author="Em Lim" w:date="2025-07-31T17:49:00Z" w16du:dateUtc="2025-08-01T00:49:00Z">
                <w:pPr>
                  <w:jc w:val="left"/>
                </w:pPr>
              </w:pPrChange>
            </w:pPr>
            <w:del w:id="1398" w:author="Em Lim" w:date="2025-07-31T17:49:00Z" w16du:dateUtc="2025-08-01T00:49:00Z">
              <w:r w:rsidRPr="004938E4" w:rsidDel="000A1486">
                <w:rPr>
                  <w:color w:val="000000"/>
                </w:rPr>
                <w:delText>0.06</w:delText>
              </w:r>
            </w:del>
          </w:p>
        </w:tc>
        <w:tc>
          <w:tcPr>
            <w:tcW w:w="1093" w:type="dxa"/>
            <w:noWrap/>
            <w:vAlign w:val="bottom"/>
            <w:hideMark/>
          </w:tcPr>
          <w:p w14:paraId="4182C37E" w14:textId="3A3BA669" w:rsidR="00CB6958" w:rsidRPr="004938E4" w:rsidDel="000A1486" w:rsidRDefault="00CB6958" w:rsidP="000A1486">
            <w:pPr>
              <w:rPr>
                <w:del w:id="1399" w:author="Em Lim" w:date="2025-07-31T17:49:00Z" w16du:dateUtc="2025-08-01T00:49:00Z"/>
                <w:color w:val="000000"/>
              </w:rPr>
              <w:pPrChange w:id="1400" w:author="Em Lim" w:date="2025-07-31T17:49:00Z" w16du:dateUtc="2025-08-01T00:49:00Z">
                <w:pPr>
                  <w:jc w:val="left"/>
                </w:pPr>
              </w:pPrChange>
            </w:pPr>
            <w:del w:id="1401" w:author="Em Lim" w:date="2025-07-31T17:49:00Z" w16du:dateUtc="2025-08-01T00:49:00Z">
              <w:r w:rsidRPr="004938E4" w:rsidDel="000A1486">
                <w:rPr>
                  <w:color w:val="000000"/>
                </w:rPr>
                <w:delText>1.02</w:delText>
              </w:r>
            </w:del>
          </w:p>
        </w:tc>
        <w:tc>
          <w:tcPr>
            <w:tcW w:w="1300" w:type="dxa"/>
            <w:noWrap/>
            <w:vAlign w:val="bottom"/>
            <w:hideMark/>
          </w:tcPr>
          <w:p w14:paraId="50928174" w14:textId="503B3F07" w:rsidR="00CB6958" w:rsidRPr="004938E4" w:rsidDel="000A1486" w:rsidRDefault="00CB6958" w:rsidP="000A1486">
            <w:pPr>
              <w:rPr>
                <w:del w:id="1402" w:author="Em Lim" w:date="2025-07-31T17:49:00Z" w16du:dateUtc="2025-08-01T00:49:00Z"/>
                <w:color w:val="000000"/>
              </w:rPr>
              <w:pPrChange w:id="1403" w:author="Em Lim" w:date="2025-07-31T17:49:00Z" w16du:dateUtc="2025-08-01T00:49:00Z">
                <w:pPr>
                  <w:jc w:val="left"/>
                </w:pPr>
              </w:pPrChange>
            </w:pPr>
            <w:del w:id="1404" w:author="Em Lim" w:date="2025-07-31T17:49:00Z" w16du:dateUtc="2025-08-01T00:49:00Z">
              <w:r w:rsidRPr="004938E4" w:rsidDel="000A1486">
                <w:rPr>
                  <w:color w:val="000000"/>
                </w:rPr>
                <w:delText>0.31</w:delText>
              </w:r>
            </w:del>
          </w:p>
        </w:tc>
      </w:tr>
      <w:tr w:rsidR="00CB6958" w:rsidRPr="004938E4" w:rsidDel="000A1486" w14:paraId="7FAEF7E4" w14:textId="5B9F3140" w:rsidTr="00806FD8">
        <w:trPr>
          <w:trHeight w:val="320"/>
          <w:del w:id="1405" w:author="Em Lim" w:date="2025-07-31T17:49:00Z" w16du:dateUtc="2025-08-01T00:49:00Z"/>
        </w:trPr>
        <w:tc>
          <w:tcPr>
            <w:tcW w:w="3686" w:type="dxa"/>
            <w:noWrap/>
            <w:hideMark/>
          </w:tcPr>
          <w:p w14:paraId="1E4DDA2F" w14:textId="4FB9A312" w:rsidR="00CB6958" w:rsidRPr="004938E4" w:rsidDel="000A1486" w:rsidRDefault="00CB6958" w:rsidP="000A1486">
            <w:pPr>
              <w:rPr>
                <w:del w:id="1406" w:author="Em Lim" w:date="2025-07-31T17:49:00Z" w16du:dateUtc="2025-08-01T00:49:00Z"/>
                <w:color w:val="000000"/>
              </w:rPr>
              <w:pPrChange w:id="1407" w:author="Em Lim" w:date="2025-07-31T17:49:00Z" w16du:dateUtc="2025-08-01T00:49:00Z">
                <w:pPr>
                  <w:jc w:val="left"/>
                </w:pPr>
              </w:pPrChange>
            </w:pPr>
            <w:del w:id="1408" w:author="Em Lim" w:date="2025-07-31T17:49:00Z" w16du:dateUtc="2025-08-01T00:49:00Z">
              <w:r w:rsidRPr="004938E4" w:rsidDel="000A1486">
                <w:rPr>
                  <w:color w:val="000000"/>
                </w:rPr>
                <w:delText>Animal biomass</w:delText>
              </w:r>
            </w:del>
          </w:p>
        </w:tc>
        <w:tc>
          <w:tcPr>
            <w:tcW w:w="1247" w:type="dxa"/>
            <w:noWrap/>
            <w:vAlign w:val="bottom"/>
            <w:hideMark/>
          </w:tcPr>
          <w:p w14:paraId="2BB8023C" w14:textId="00C99B9D" w:rsidR="00CB6958" w:rsidRPr="004938E4" w:rsidDel="000A1486" w:rsidRDefault="00CB6958" w:rsidP="000A1486">
            <w:pPr>
              <w:rPr>
                <w:del w:id="1409" w:author="Em Lim" w:date="2025-07-31T17:49:00Z" w16du:dateUtc="2025-08-01T00:49:00Z"/>
                <w:color w:val="000000"/>
              </w:rPr>
              <w:pPrChange w:id="1410" w:author="Em Lim" w:date="2025-07-31T17:49:00Z" w16du:dateUtc="2025-08-01T00:49:00Z">
                <w:pPr>
                  <w:jc w:val="left"/>
                </w:pPr>
              </w:pPrChange>
            </w:pPr>
            <w:del w:id="1411" w:author="Em Lim" w:date="2025-07-31T17:49:00Z" w16du:dateUtc="2025-08-01T00:49:00Z">
              <w:r w:rsidRPr="004938E4" w:rsidDel="000A1486">
                <w:rPr>
                  <w:color w:val="000000"/>
                </w:rPr>
                <w:delText>0.08</w:delText>
              </w:r>
            </w:del>
          </w:p>
        </w:tc>
        <w:tc>
          <w:tcPr>
            <w:tcW w:w="1507" w:type="dxa"/>
            <w:noWrap/>
            <w:vAlign w:val="bottom"/>
            <w:hideMark/>
          </w:tcPr>
          <w:p w14:paraId="4D3A8460" w14:textId="72E15549" w:rsidR="00CB6958" w:rsidRPr="004938E4" w:rsidDel="000A1486" w:rsidRDefault="00CB6958" w:rsidP="000A1486">
            <w:pPr>
              <w:rPr>
                <w:del w:id="1412" w:author="Em Lim" w:date="2025-07-31T17:49:00Z" w16du:dateUtc="2025-08-01T00:49:00Z"/>
                <w:color w:val="000000"/>
              </w:rPr>
              <w:pPrChange w:id="1413" w:author="Em Lim" w:date="2025-07-31T17:49:00Z" w16du:dateUtc="2025-08-01T00:49:00Z">
                <w:pPr>
                  <w:jc w:val="left"/>
                </w:pPr>
              </w:pPrChange>
            </w:pPr>
            <w:del w:id="1414" w:author="Em Lim" w:date="2025-07-31T17:49:00Z" w16du:dateUtc="2025-08-01T00:49:00Z">
              <w:r w:rsidRPr="004938E4" w:rsidDel="000A1486">
                <w:rPr>
                  <w:color w:val="000000"/>
                </w:rPr>
                <w:delText>0.02</w:delText>
              </w:r>
            </w:del>
          </w:p>
        </w:tc>
        <w:tc>
          <w:tcPr>
            <w:tcW w:w="1093" w:type="dxa"/>
            <w:noWrap/>
            <w:vAlign w:val="bottom"/>
            <w:hideMark/>
          </w:tcPr>
          <w:p w14:paraId="58F522C7" w14:textId="7919441B" w:rsidR="00CB6958" w:rsidRPr="004938E4" w:rsidDel="000A1486" w:rsidRDefault="00CB6958" w:rsidP="000A1486">
            <w:pPr>
              <w:rPr>
                <w:del w:id="1415" w:author="Em Lim" w:date="2025-07-31T17:49:00Z" w16du:dateUtc="2025-08-01T00:49:00Z"/>
                <w:color w:val="000000"/>
              </w:rPr>
              <w:pPrChange w:id="1416" w:author="Em Lim" w:date="2025-07-31T17:49:00Z" w16du:dateUtc="2025-08-01T00:49:00Z">
                <w:pPr>
                  <w:jc w:val="left"/>
                </w:pPr>
              </w:pPrChange>
            </w:pPr>
            <w:del w:id="1417" w:author="Em Lim" w:date="2025-07-31T17:49:00Z" w16du:dateUtc="2025-08-01T00:49:00Z">
              <w:r w:rsidRPr="004938E4" w:rsidDel="000A1486">
                <w:rPr>
                  <w:color w:val="000000"/>
                </w:rPr>
                <w:delText>3.47</w:delText>
              </w:r>
            </w:del>
          </w:p>
        </w:tc>
        <w:tc>
          <w:tcPr>
            <w:tcW w:w="1300" w:type="dxa"/>
            <w:noWrap/>
            <w:vAlign w:val="bottom"/>
            <w:hideMark/>
          </w:tcPr>
          <w:p w14:paraId="4F440635" w14:textId="719AD30B" w:rsidR="00CB6958" w:rsidRPr="004938E4" w:rsidDel="000A1486" w:rsidRDefault="00CB6958" w:rsidP="000A1486">
            <w:pPr>
              <w:rPr>
                <w:del w:id="1418" w:author="Em Lim" w:date="2025-07-31T17:49:00Z" w16du:dateUtc="2025-08-01T00:49:00Z"/>
                <w:color w:val="000000"/>
              </w:rPr>
              <w:pPrChange w:id="1419" w:author="Em Lim" w:date="2025-07-31T17:49:00Z" w16du:dateUtc="2025-08-01T00:49:00Z">
                <w:pPr>
                  <w:jc w:val="left"/>
                </w:pPr>
              </w:pPrChange>
            </w:pPr>
            <w:del w:id="1420" w:author="Em Lim" w:date="2025-07-31T17:49:00Z" w16du:dateUtc="2025-08-01T00:49:00Z">
              <w:r w:rsidRPr="004938E4" w:rsidDel="000A1486">
                <w:rPr>
                  <w:color w:val="000000"/>
                </w:rPr>
                <w:delText>0.001</w:delText>
              </w:r>
            </w:del>
          </w:p>
        </w:tc>
      </w:tr>
      <w:tr w:rsidR="00CB6958" w:rsidRPr="004938E4" w:rsidDel="000A1486" w14:paraId="29C52953" w14:textId="3D9F7358" w:rsidTr="00806FD8">
        <w:trPr>
          <w:trHeight w:val="320"/>
          <w:del w:id="1421" w:author="Em Lim" w:date="2025-07-31T17:49:00Z" w16du:dateUtc="2025-08-01T00:49:00Z"/>
        </w:trPr>
        <w:tc>
          <w:tcPr>
            <w:tcW w:w="3686" w:type="dxa"/>
            <w:noWrap/>
            <w:hideMark/>
          </w:tcPr>
          <w:p w14:paraId="7668E175" w14:textId="4D5B87B3" w:rsidR="00CB6958" w:rsidRPr="004938E4" w:rsidDel="000A1486" w:rsidRDefault="00CB6958" w:rsidP="000A1486">
            <w:pPr>
              <w:rPr>
                <w:del w:id="1422" w:author="Em Lim" w:date="2025-07-31T17:49:00Z" w16du:dateUtc="2025-08-01T00:49:00Z"/>
                <w:color w:val="000000"/>
              </w:rPr>
              <w:pPrChange w:id="1423" w:author="Em Lim" w:date="2025-07-31T17:49:00Z" w16du:dateUtc="2025-08-01T00:49:00Z">
                <w:pPr>
                  <w:jc w:val="left"/>
                </w:pPr>
              </w:pPrChange>
            </w:pPr>
            <w:del w:id="1424" w:author="Em Lim" w:date="2025-07-31T17:49:00Z" w16du:dateUtc="2025-08-01T00:49:00Z">
              <w:r w:rsidRPr="004938E4" w:rsidDel="000A1486">
                <w:rPr>
                  <w:color w:val="000000"/>
                </w:rPr>
                <w:delText>Biodiversity</w:delText>
              </w:r>
            </w:del>
          </w:p>
        </w:tc>
        <w:tc>
          <w:tcPr>
            <w:tcW w:w="1247" w:type="dxa"/>
            <w:noWrap/>
            <w:vAlign w:val="bottom"/>
            <w:hideMark/>
          </w:tcPr>
          <w:p w14:paraId="309E3A78" w14:textId="64F80DB2" w:rsidR="00CB6958" w:rsidRPr="004938E4" w:rsidDel="000A1486" w:rsidRDefault="00CB6958" w:rsidP="000A1486">
            <w:pPr>
              <w:rPr>
                <w:del w:id="1425" w:author="Em Lim" w:date="2025-07-31T17:49:00Z" w16du:dateUtc="2025-08-01T00:49:00Z"/>
                <w:color w:val="000000"/>
              </w:rPr>
              <w:pPrChange w:id="1426" w:author="Em Lim" w:date="2025-07-31T17:49:00Z" w16du:dateUtc="2025-08-01T00:49:00Z">
                <w:pPr>
                  <w:jc w:val="left"/>
                </w:pPr>
              </w:pPrChange>
            </w:pPr>
            <w:del w:id="1427" w:author="Em Lim" w:date="2025-07-31T17:49:00Z" w16du:dateUtc="2025-08-01T00:49:00Z">
              <w:r w:rsidRPr="004938E4" w:rsidDel="000A1486">
                <w:rPr>
                  <w:color w:val="000000"/>
                </w:rPr>
                <w:delText>0.04</w:delText>
              </w:r>
            </w:del>
          </w:p>
        </w:tc>
        <w:tc>
          <w:tcPr>
            <w:tcW w:w="1507" w:type="dxa"/>
            <w:noWrap/>
            <w:vAlign w:val="bottom"/>
            <w:hideMark/>
          </w:tcPr>
          <w:p w14:paraId="4135D5E6" w14:textId="775E089C" w:rsidR="00CB6958" w:rsidRPr="004938E4" w:rsidDel="000A1486" w:rsidRDefault="00CB6958" w:rsidP="000A1486">
            <w:pPr>
              <w:rPr>
                <w:del w:id="1428" w:author="Em Lim" w:date="2025-07-31T17:49:00Z" w16du:dateUtc="2025-08-01T00:49:00Z"/>
                <w:color w:val="000000"/>
              </w:rPr>
              <w:pPrChange w:id="1429" w:author="Em Lim" w:date="2025-07-31T17:49:00Z" w16du:dateUtc="2025-08-01T00:49:00Z">
                <w:pPr>
                  <w:jc w:val="left"/>
                </w:pPr>
              </w:pPrChange>
            </w:pPr>
            <w:del w:id="1430" w:author="Em Lim" w:date="2025-07-31T17:49:00Z" w16du:dateUtc="2025-08-01T00:49:00Z">
              <w:r w:rsidRPr="004938E4" w:rsidDel="000A1486">
                <w:rPr>
                  <w:color w:val="000000"/>
                </w:rPr>
                <w:delText>0.03</w:delText>
              </w:r>
            </w:del>
          </w:p>
        </w:tc>
        <w:tc>
          <w:tcPr>
            <w:tcW w:w="1093" w:type="dxa"/>
            <w:noWrap/>
            <w:vAlign w:val="bottom"/>
            <w:hideMark/>
          </w:tcPr>
          <w:p w14:paraId="495BBD42" w14:textId="7ABD86FB" w:rsidR="00CB6958" w:rsidRPr="004938E4" w:rsidDel="000A1486" w:rsidRDefault="00CB6958" w:rsidP="000A1486">
            <w:pPr>
              <w:rPr>
                <w:del w:id="1431" w:author="Em Lim" w:date="2025-07-31T17:49:00Z" w16du:dateUtc="2025-08-01T00:49:00Z"/>
                <w:color w:val="000000"/>
              </w:rPr>
              <w:pPrChange w:id="1432" w:author="Em Lim" w:date="2025-07-31T17:49:00Z" w16du:dateUtc="2025-08-01T00:49:00Z">
                <w:pPr>
                  <w:jc w:val="left"/>
                </w:pPr>
              </w:pPrChange>
            </w:pPr>
            <w:del w:id="1433" w:author="Em Lim" w:date="2025-07-31T17:49:00Z" w16du:dateUtc="2025-08-01T00:49:00Z">
              <w:r w:rsidRPr="004938E4" w:rsidDel="000A1486">
                <w:rPr>
                  <w:color w:val="000000"/>
                </w:rPr>
                <w:delText>1.34</w:delText>
              </w:r>
            </w:del>
          </w:p>
        </w:tc>
        <w:tc>
          <w:tcPr>
            <w:tcW w:w="1300" w:type="dxa"/>
            <w:noWrap/>
            <w:vAlign w:val="bottom"/>
            <w:hideMark/>
          </w:tcPr>
          <w:p w14:paraId="5F786B9C" w14:textId="4301F84D" w:rsidR="00CB6958" w:rsidRPr="004938E4" w:rsidDel="000A1486" w:rsidRDefault="00CB6958" w:rsidP="000A1486">
            <w:pPr>
              <w:rPr>
                <w:del w:id="1434" w:author="Em Lim" w:date="2025-07-31T17:49:00Z" w16du:dateUtc="2025-08-01T00:49:00Z"/>
                <w:color w:val="000000"/>
              </w:rPr>
              <w:pPrChange w:id="1435" w:author="Em Lim" w:date="2025-07-31T17:49:00Z" w16du:dateUtc="2025-08-01T00:49:00Z">
                <w:pPr>
                  <w:jc w:val="left"/>
                </w:pPr>
              </w:pPrChange>
            </w:pPr>
            <w:del w:id="1436" w:author="Em Lim" w:date="2025-07-31T17:49:00Z" w16du:dateUtc="2025-08-01T00:49:00Z">
              <w:r w:rsidRPr="004938E4" w:rsidDel="000A1486">
                <w:rPr>
                  <w:color w:val="000000"/>
                </w:rPr>
                <w:delText>0.18</w:delText>
              </w:r>
            </w:del>
          </w:p>
        </w:tc>
      </w:tr>
      <w:tr w:rsidR="00CB6958" w:rsidRPr="004938E4" w:rsidDel="000A1486" w14:paraId="7BF656A0" w14:textId="3ECE0390" w:rsidTr="00806FD8">
        <w:trPr>
          <w:trHeight w:val="320"/>
          <w:del w:id="1437" w:author="Em Lim" w:date="2025-07-31T17:49:00Z" w16du:dateUtc="2025-08-01T00:49:00Z"/>
        </w:trPr>
        <w:tc>
          <w:tcPr>
            <w:tcW w:w="3686" w:type="dxa"/>
            <w:noWrap/>
            <w:hideMark/>
          </w:tcPr>
          <w:p w14:paraId="0BCF0CFA" w14:textId="3990958B" w:rsidR="00CB6958" w:rsidRPr="004938E4" w:rsidDel="000A1486" w:rsidRDefault="00CB6958" w:rsidP="000A1486">
            <w:pPr>
              <w:rPr>
                <w:del w:id="1438" w:author="Em Lim" w:date="2025-07-31T17:49:00Z" w16du:dateUtc="2025-08-01T00:49:00Z"/>
                <w:color w:val="000000"/>
              </w:rPr>
              <w:pPrChange w:id="1439" w:author="Em Lim" w:date="2025-07-31T17:49:00Z" w16du:dateUtc="2025-08-01T00:49:00Z">
                <w:pPr>
                  <w:jc w:val="left"/>
                </w:pPr>
              </w:pPrChange>
            </w:pPr>
            <w:del w:id="1440" w:author="Em Lim" w:date="2025-07-31T17:49:00Z" w16du:dateUtc="2025-08-01T00:49:00Z">
              <w:r w:rsidRPr="004938E4" w:rsidDel="000A1486">
                <w:rPr>
                  <w:color w:val="000000"/>
                </w:rPr>
                <w:delText>Depth</w:delText>
              </w:r>
            </w:del>
          </w:p>
        </w:tc>
        <w:tc>
          <w:tcPr>
            <w:tcW w:w="1247" w:type="dxa"/>
            <w:noWrap/>
            <w:vAlign w:val="bottom"/>
            <w:hideMark/>
          </w:tcPr>
          <w:p w14:paraId="213192A9" w14:textId="0F5A02D1" w:rsidR="00CB6958" w:rsidRPr="004938E4" w:rsidDel="000A1486" w:rsidRDefault="00CB6958" w:rsidP="000A1486">
            <w:pPr>
              <w:rPr>
                <w:del w:id="1441" w:author="Em Lim" w:date="2025-07-31T17:49:00Z" w16du:dateUtc="2025-08-01T00:49:00Z"/>
                <w:color w:val="000000"/>
              </w:rPr>
              <w:pPrChange w:id="1442" w:author="Em Lim" w:date="2025-07-31T17:49:00Z" w16du:dateUtc="2025-08-01T00:49:00Z">
                <w:pPr>
                  <w:jc w:val="left"/>
                </w:pPr>
              </w:pPrChange>
            </w:pPr>
            <w:del w:id="1443" w:author="Em Lim" w:date="2025-07-31T17:49:00Z" w16du:dateUtc="2025-08-01T00:49:00Z">
              <w:r w:rsidRPr="004938E4" w:rsidDel="000A1486">
                <w:rPr>
                  <w:color w:val="000000"/>
                </w:rPr>
                <w:delText>0.09</w:delText>
              </w:r>
            </w:del>
          </w:p>
        </w:tc>
        <w:tc>
          <w:tcPr>
            <w:tcW w:w="1507" w:type="dxa"/>
            <w:noWrap/>
            <w:vAlign w:val="bottom"/>
            <w:hideMark/>
          </w:tcPr>
          <w:p w14:paraId="05D42DF2" w14:textId="03E64E1C" w:rsidR="00CB6958" w:rsidRPr="004938E4" w:rsidDel="000A1486" w:rsidRDefault="00CB6958" w:rsidP="000A1486">
            <w:pPr>
              <w:rPr>
                <w:del w:id="1444" w:author="Em Lim" w:date="2025-07-31T17:49:00Z" w16du:dateUtc="2025-08-01T00:49:00Z"/>
                <w:color w:val="000000"/>
              </w:rPr>
              <w:pPrChange w:id="1445" w:author="Em Lim" w:date="2025-07-31T17:49:00Z" w16du:dateUtc="2025-08-01T00:49:00Z">
                <w:pPr>
                  <w:jc w:val="left"/>
                </w:pPr>
              </w:pPrChange>
            </w:pPr>
            <w:del w:id="1446" w:author="Em Lim" w:date="2025-07-31T17:49:00Z" w16du:dateUtc="2025-08-01T00:49:00Z">
              <w:r w:rsidRPr="004938E4" w:rsidDel="000A1486">
                <w:rPr>
                  <w:color w:val="000000"/>
                </w:rPr>
                <w:delText>0.03</w:delText>
              </w:r>
            </w:del>
          </w:p>
        </w:tc>
        <w:tc>
          <w:tcPr>
            <w:tcW w:w="1093" w:type="dxa"/>
            <w:noWrap/>
            <w:vAlign w:val="bottom"/>
            <w:hideMark/>
          </w:tcPr>
          <w:p w14:paraId="37F35A82" w14:textId="3A1DB315" w:rsidR="00CB6958" w:rsidRPr="004938E4" w:rsidDel="000A1486" w:rsidRDefault="00CB6958" w:rsidP="000A1486">
            <w:pPr>
              <w:rPr>
                <w:del w:id="1447" w:author="Em Lim" w:date="2025-07-31T17:49:00Z" w16du:dateUtc="2025-08-01T00:49:00Z"/>
                <w:color w:val="000000"/>
              </w:rPr>
              <w:pPrChange w:id="1448" w:author="Em Lim" w:date="2025-07-31T17:49:00Z" w16du:dateUtc="2025-08-01T00:49:00Z">
                <w:pPr>
                  <w:jc w:val="left"/>
                </w:pPr>
              </w:pPrChange>
            </w:pPr>
            <w:del w:id="1449" w:author="Em Lim" w:date="2025-07-31T17:49:00Z" w16du:dateUtc="2025-08-01T00:49:00Z">
              <w:r w:rsidRPr="004938E4" w:rsidDel="000A1486">
                <w:rPr>
                  <w:color w:val="000000"/>
                </w:rPr>
                <w:delText>3.09</w:delText>
              </w:r>
            </w:del>
          </w:p>
        </w:tc>
        <w:tc>
          <w:tcPr>
            <w:tcW w:w="1300" w:type="dxa"/>
            <w:noWrap/>
            <w:vAlign w:val="bottom"/>
            <w:hideMark/>
          </w:tcPr>
          <w:p w14:paraId="0DE3EC8B" w14:textId="6B693974" w:rsidR="00CB6958" w:rsidRPr="004938E4" w:rsidDel="000A1486" w:rsidRDefault="00CB6958" w:rsidP="000A1486">
            <w:pPr>
              <w:rPr>
                <w:del w:id="1450" w:author="Em Lim" w:date="2025-07-31T17:49:00Z" w16du:dateUtc="2025-08-01T00:49:00Z"/>
                <w:color w:val="000000"/>
              </w:rPr>
              <w:pPrChange w:id="1451" w:author="Em Lim" w:date="2025-07-31T17:49:00Z" w16du:dateUtc="2025-08-01T00:49:00Z">
                <w:pPr>
                  <w:jc w:val="left"/>
                </w:pPr>
              </w:pPrChange>
            </w:pPr>
            <w:del w:id="1452" w:author="Em Lim" w:date="2025-07-31T17:49:00Z" w16du:dateUtc="2025-08-01T00:49:00Z">
              <w:r w:rsidRPr="004938E4" w:rsidDel="000A1486">
                <w:rPr>
                  <w:color w:val="000000"/>
                </w:rPr>
                <w:delText>0.002</w:delText>
              </w:r>
            </w:del>
          </w:p>
        </w:tc>
      </w:tr>
      <w:tr w:rsidR="00CB6958" w:rsidRPr="004938E4" w:rsidDel="000A1486" w14:paraId="5846B964" w14:textId="02E2D1B6" w:rsidTr="00806FD8">
        <w:trPr>
          <w:trHeight w:val="320"/>
          <w:del w:id="1453" w:author="Em Lim" w:date="2025-07-31T17:49:00Z" w16du:dateUtc="2025-08-01T00:49:00Z"/>
        </w:trPr>
        <w:tc>
          <w:tcPr>
            <w:tcW w:w="3686" w:type="dxa"/>
            <w:noWrap/>
            <w:hideMark/>
          </w:tcPr>
          <w:p w14:paraId="346638EE" w14:textId="36EE85B4" w:rsidR="00CB6958" w:rsidRPr="004938E4" w:rsidDel="000A1486" w:rsidRDefault="00CB6958" w:rsidP="000A1486">
            <w:pPr>
              <w:rPr>
                <w:del w:id="1454" w:author="Em Lim" w:date="2025-07-31T17:49:00Z" w16du:dateUtc="2025-08-01T00:49:00Z"/>
                <w:color w:val="000000"/>
              </w:rPr>
              <w:pPrChange w:id="1455" w:author="Em Lim" w:date="2025-07-31T17:49:00Z" w16du:dateUtc="2025-08-01T00:49:00Z">
                <w:pPr>
                  <w:jc w:val="left"/>
                </w:pPr>
              </w:pPrChange>
            </w:pPr>
            <w:del w:id="1456" w:author="Em Lim" w:date="2025-07-31T17:49:00Z" w16du:dateUtc="2025-08-01T00:49:00Z">
              <w:r w:rsidRPr="004938E4" w:rsidDel="000A1486">
                <w:rPr>
                  <w:color w:val="000000"/>
                </w:rPr>
                <w:delText>Kelp:tide</w:delText>
              </w:r>
            </w:del>
          </w:p>
        </w:tc>
        <w:tc>
          <w:tcPr>
            <w:tcW w:w="1247" w:type="dxa"/>
            <w:noWrap/>
            <w:vAlign w:val="bottom"/>
            <w:hideMark/>
          </w:tcPr>
          <w:p w14:paraId="50A2BF3A" w14:textId="566807CB" w:rsidR="00CB6958" w:rsidRPr="004938E4" w:rsidDel="000A1486" w:rsidRDefault="00CB6958" w:rsidP="000A1486">
            <w:pPr>
              <w:rPr>
                <w:del w:id="1457" w:author="Em Lim" w:date="2025-07-31T17:49:00Z" w16du:dateUtc="2025-08-01T00:49:00Z"/>
                <w:color w:val="000000"/>
              </w:rPr>
              <w:pPrChange w:id="1458" w:author="Em Lim" w:date="2025-07-31T17:49:00Z" w16du:dateUtc="2025-08-01T00:49:00Z">
                <w:pPr>
                  <w:jc w:val="left"/>
                </w:pPr>
              </w:pPrChange>
            </w:pPr>
            <w:del w:id="1459" w:author="Em Lim" w:date="2025-07-31T17:49:00Z" w16du:dateUtc="2025-08-01T00:49:00Z">
              <w:r w:rsidRPr="004938E4" w:rsidDel="000A1486">
                <w:rPr>
                  <w:color w:val="000000"/>
                </w:rPr>
                <w:delText>0.14</w:delText>
              </w:r>
            </w:del>
          </w:p>
        </w:tc>
        <w:tc>
          <w:tcPr>
            <w:tcW w:w="1507" w:type="dxa"/>
            <w:noWrap/>
            <w:vAlign w:val="bottom"/>
            <w:hideMark/>
          </w:tcPr>
          <w:p w14:paraId="0E8EF9D4" w14:textId="44BB131C" w:rsidR="00CB6958" w:rsidRPr="004938E4" w:rsidDel="000A1486" w:rsidRDefault="00CB6958" w:rsidP="000A1486">
            <w:pPr>
              <w:rPr>
                <w:del w:id="1460" w:author="Em Lim" w:date="2025-07-31T17:49:00Z" w16du:dateUtc="2025-08-01T00:49:00Z"/>
                <w:color w:val="000000"/>
              </w:rPr>
              <w:pPrChange w:id="1461" w:author="Em Lim" w:date="2025-07-31T17:49:00Z" w16du:dateUtc="2025-08-01T00:49:00Z">
                <w:pPr>
                  <w:jc w:val="left"/>
                </w:pPr>
              </w:pPrChange>
            </w:pPr>
            <w:del w:id="1462" w:author="Em Lim" w:date="2025-07-31T17:49:00Z" w16du:dateUtc="2025-08-01T00:49:00Z">
              <w:r w:rsidRPr="004938E4" w:rsidDel="000A1486">
                <w:rPr>
                  <w:color w:val="000000"/>
                </w:rPr>
                <w:delText>0.06</w:delText>
              </w:r>
            </w:del>
          </w:p>
        </w:tc>
        <w:tc>
          <w:tcPr>
            <w:tcW w:w="1093" w:type="dxa"/>
            <w:noWrap/>
            <w:vAlign w:val="bottom"/>
            <w:hideMark/>
          </w:tcPr>
          <w:p w14:paraId="1E12E0C2" w14:textId="3BA16CB9" w:rsidR="00CB6958" w:rsidRPr="004938E4" w:rsidDel="000A1486" w:rsidRDefault="00CB6958" w:rsidP="000A1486">
            <w:pPr>
              <w:rPr>
                <w:del w:id="1463" w:author="Em Lim" w:date="2025-07-31T17:49:00Z" w16du:dateUtc="2025-08-01T00:49:00Z"/>
                <w:color w:val="000000"/>
              </w:rPr>
              <w:pPrChange w:id="1464" w:author="Em Lim" w:date="2025-07-31T17:49:00Z" w16du:dateUtc="2025-08-01T00:49:00Z">
                <w:pPr>
                  <w:jc w:val="left"/>
                </w:pPr>
              </w:pPrChange>
            </w:pPr>
            <w:del w:id="1465" w:author="Em Lim" w:date="2025-07-31T17:49:00Z" w16du:dateUtc="2025-08-01T00:49:00Z">
              <w:r w:rsidRPr="004938E4" w:rsidDel="000A1486">
                <w:rPr>
                  <w:color w:val="000000"/>
                </w:rPr>
                <w:delText>2.40</w:delText>
              </w:r>
            </w:del>
          </w:p>
        </w:tc>
        <w:tc>
          <w:tcPr>
            <w:tcW w:w="1300" w:type="dxa"/>
            <w:noWrap/>
            <w:vAlign w:val="bottom"/>
            <w:hideMark/>
          </w:tcPr>
          <w:p w14:paraId="5545226E" w14:textId="12488353" w:rsidR="00CB6958" w:rsidRPr="004938E4" w:rsidDel="000A1486" w:rsidRDefault="00CB6958" w:rsidP="000A1486">
            <w:pPr>
              <w:rPr>
                <w:del w:id="1466" w:author="Em Lim" w:date="2025-07-31T17:49:00Z" w16du:dateUtc="2025-08-01T00:49:00Z"/>
                <w:color w:val="000000"/>
              </w:rPr>
              <w:pPrChange w:id="1467" w:author="Em Lim" w:date="2025-07-31T17:49:00Z" w16du:dateUtc="2025-08-01T00:49:00Z">
                <w:pPr>
                  <w:jc w:val="left"/>
                </w:pPr>
              </w:pPrChange>
            </w:pPr>
            <w:del w:id="1468" w:author="Em Lim" w:date="2025-07-31T17:49:00Z" w16du:dateUtc="2025-08-01T00:49:00Z">
              <w:r w:rsidRPr="004938E4" w:rsidDel="000A1486">
                <w:rPr>
                  <w:color w:val="000000"/>
                </w:rPr>
                <w:delText>0.02</w:delText>
              </w:r>
            </w:del>
          </w:p>
        </w:tc>
      </w:tr>
      <w:tr w:rsidR="00CB6958" w:rsidRPr="004938E4" w:rsidDel="000A1486" w14:paraId="7574B6E7" w14:textId="36C25C2E" w:rsidTr="00806FD8">
        <w:trPr>
          <w:trHeight w:val="320"/>
          <w:del w:id="1469" w:author="Em Lim" w:date="2025-07-31T17:49:00Z" w16du:dateUtc="2025-08-01T00:49:00Z"/>
        </w:trPr>
        <w:tc>
          <w:tcPr>
            <w:tcW w:w="3686" w:type="dxa"/>
            <w:noWrap/>
            <w:hideMark/>
          </w:tcPr>
          <w:p w14:paraId="2C430C98" w14:textId="0D78589D" w:rsidR="00CB6958" w:rsidRPr="004938E4" w:rsidDel="000A1486" w:rsidRDefault="00CB6958" w:rsidP="000A1486">
            <w:pPr>
              <w:rPr>
                <w:del w:id="1470" w:author="Em Lim" w:date="2025-07-31T17:49:00Z" w16du:dateUtc="2025-08-01T00:49:00Z"/>
                <w:color w:val="000000"/>
              </w:rPr>
              <w:pPrChange w:id="1471" w:author="Em Lim" w:date="2025-07-31T17:49:00Z" w16du:dateUtc="2025-08-01T00:49:00Z">
                <w:pPr>
                  <w:jc w:val="left"/>
                </w:pPr>
              </w:pPrChange>
            </w:pPr>
            <w:del w:id="1472" w:author="Em Lim" w:date="2025-07-31T17:49:00Z" w16du:dateUtc="2025-08-01T00:49:00Z">
              <w:r w:rsidRPr="004938E4" w:rsidDel="000A1486">
                <w:rPr>
                  <w:color w:val="000000"/>
                </w:rPr>
                <w:delText>Kelp:animals</w:delText>
              </w:r>
            </w:del>
          </w:p>
        </w:tc>
        <w:tc>
          <w:tcPr>
            <w:tcW w:w="1247" w:type="dxa"/>
            <w:noWrap/>
            <w:vAlign w:val="bottom"/>
            <w:hideMark/>
          </w:tcPr>
          <w:p w14:paraId="2346DFD6" w14:textId="6E1B0916" w:rsidR="00CB6958" w:rsidRPr="004938E4" w:rsidDel="000A1486" w:rsidRDefault="00CB6958" w:rsidP="000A1486">
            <w:pPr>
              <w:rPr>
                <w:del w:id="1473" w:author="Em Lim" w:date="2025-07-31T17:49:00Z" w16du:dateUtc="2025-08-01T00:49:00Z"/>
                <w:color w:val="000000"/>
              </w:rPr>
              <w:pPrChange w:id="1474" w:author="Em Lim" w:date="2025-07-31T17:49:00Z" w16du:dateUtc="2025-08-01T00:49:00Z">
                <w:pPr>
                  <w:jc w:val="left"/>
                </w:pPr>
              </w:pPrChange>
            </w:pPr>
            <w:del w:id="1475" w:author="Em Lim" w:date="2025-07-31T17:49:00Z" w16du:dateUtc="2025-08-01T00:49:00Z">
              <w:r w:rsidRPr="004938E4" w:rsidDel="000A1486">
                <w:rPr>
                  <w:color w:val="000000"/>
                </w:rPr>
                <w:delText>-0.01</w:delText>
              </w:r>
            </w:del>
          </w:p>
        </w:tc>
        <w:tc>
          <w:tcPr>
            <w:tcW w:w="1507" w:type="dxa"/>
            <w:noWrap/>
            <w:vAlign w:val="bottom"/>
            <w:hideMark/>
          </w:tcPr>
          <w:p w14:paraId="7105EC8E" w14:textId="76BA6FDD" w:rsidR="00CB6958" w:rsidRPr="004938E4" w:rsidDel="000A1486" w:rsidRDefault="00CB6958" w:rsidP="000A1486">
            <w:pPr>
              <w:rPr>
                <w:del w:id="1476" w:author="Em Lim" w:date="2025-07-31T17:49:00Z" w16du:dateUtc="2025-08-01T00:49:00Z"/>
                <w:color w:val="000000"/>
              </w:rPr>
              <w:pPrChange w:id="1477" w:author="Em Lim" w:date="2025-07-31T17:49:00Z" w16du:dateUtc="2025-08-01T00:49:00Z">
                <w:pPr>
                  <w:jc w:val="left"/>
                </w:pPr>
              </w:pPrChange>
            </w:pPr>
            <w:del w:id="1478" w:author="Em Lim" w:date="2025-07-31T17:49:00Z" w16du:dateUtc="2025-08-01T00:49:00Z">
              <w:r w:rsidRPr="004938E4" w:rsidDel="000A1486">
                <w:rPr>
                  <w:color w:val="000000"/>
                </w:rPr>
                <w:delText>0.01</w:delText>
              </w:r>
            </w:del>
          </w:p>
        </w:tc>
        <w:tc>
          <w:tcPr>
            <w:tcW w:w="1093" w:type="dxa"/>
            <w:noWrap/>
            <w:vAlign w:val="bottom"/>
            <w:hideMark/>
          </w:tcPr>
          <w:p w14:paraId="0B50FF4C" w14:textId="7DC01B93" w:rsidR="00CB6958" w:rsidRPr="004938E4" w:rsidDel="000A1486" w:rsidRDefault="00CB6958" w:rsidP="000A1486">
            <w:pPr>
              <w:rPr>
                <w:del w:id="1479" w:author="Em Lim" w:date="2025-07-31T17:49:00Z" w16du:dateUtc="2025-08-01T00:49:00Z"/>
                <w:color w:val="000000"/>
              </w:rPr>
              <w:pPrChange w:id="1480" w:author="Em Lim" w:date="2025-07-31T17:49:00Z" w16du:dateUtc="2025-08-01T00:49:00Z">
                <w:pPr>
                  <w:jc w:val="left"/>
                </w:pPr>
              </w:pPrChange>
            </w:pPr>
            <w:del w:id="1481" w:author="Em Lim" w:date="2025-07-31T17:49:00Z" w16du:dateUtc="2025-08-01T00:49:00Z">
              <w:r w:rsidRPr="004938E4" w:rsidDel="000A1486">
                <w:rPr>
                  <w:color w:val="000000"/>
                </w:rPr>
                <w:delText>-0.87</w:delText>
              </w:r>
            </w:del>
          </w:p>
        </w:tc>
        <w:tc>
          <w:tcPr>
            <w:tcW w:w="1300" w:type="dxa"/>
            <w:noWrap/>
            <w:vAlign w:val="bottom"/>
            <w:hideMark/>
          </w:tcPr>
          <w:p w14:paraId="3D5EB5E4" w14:textId="5D94F686" w:rsidR="00CB6958" w:rsidRPr="004938E4" w:rsidDel="000A1486" w:rsidRDefault="00CB6958" w:rsidP="000A1486">
            <w:pPr>
              <w:rPr>
                <w:del w:id="1482" w:author="Em Lim" w:date="2025-07-31T17:49:00Z" w16du:dateUtc="2025-08-01T00:49:00Z"/>
                <w:color w:val="000000"/>
              </w:rPr>
              <w:pPrChange w:id="1483" w:author="Em Lim" w:date="2025-07-31T17:49:00Z" w16du:dateUtc="2025-08-01T00:49:00Z">
                <w:pPr>
                  <w:jc w:val="left"/>
                </w:pPr>
              </w:pPrChange>
            </w:pPr>
            <w:del w:id="1484" w:author="Em Lim" w:date="2025-07-31T17:49:00Z" w16du:dateUtc="2025-08-01T00:49:00Z">
              <w:r w:rsidRPr="004938E4" w:rsidDel="000A1486">
                <w:rPr>
                  <w:color w:val="000000"/>
                </w:rPr>
                <w:delText>0.38</w:delText>
              </w:r>
            </w:del>
          </w:p>
        </w:tc>
      </w:tr>
      <w:tr w:rsidR="00CB6958" w:rsidRPr="004938E4" w:rsidDel="000A1486" w14:paraId="4A553EE3" w14:textId="7EE2C1CD" w:rsidTr="00806FD8">
        <w:trPr>
          <w:trHeight w:val="320"/>
          <w:del w:id="1485" w:author="Em Lim" w:date="2025-07-31T17:49:00Z" w16du:dateUtc="2025-08-01T00:49:00Z"/>
        </w:trPr>
        <w:tc>
          <w:tcPr>
            <w:tcW w:w="3686" w:type="dxa"/>
            <w:noWrap/>
            <w:hideMark/>
          </w:tcPr>
          <w:p w14:paraId="1999BC46" w14:textId="7E984572" w:rsidR="00CB6958" w:rsidRPr="004938E4" w:rsidDel="000A1486" w:rsidRDefault="00CB6958" w:rsidP="000A1486">
            <w:pPr>
              <w:rPr>
                <w:del w:id="1486" w:author="Em Lim" w:date="2025-07-31T17:49:00Z" w16du:dateUtc="2025-08-01T00:49:00Z"/>
                <w:color w:val="000000"/>
              </w:rPr>
              <w:pPrChange w:id="1487" w:author="Em Lim" w:date="2025-07-31T17:49:00Z" w16du:dateUtc="2025-08-01T00:49:00Z">
                <w:pPr>
                  <w:jc w:val="left"/>
                </w:pPr>
              </w:pPrChange>
            </w:pPr>
            <w:del w:id="1488" w:author="Em Lim" w:date="2025-07-31T17:49:00Z" w16du:dateUtc="2025-08-01T00:49:00Z">
              <w:r w:rsidRPr="004938E4" w:rsidDel="000A1486">
                <w:rPr>
                  <w:color w:val="000000"/>
                </w:rPr>
                <w:delText>Tide:animals</w:delText>
              </w:r>
            </w:del>
          </w:p>
        </w:tc>
        <w:tc>
          <w:tcPr>
            <w:tcW w:w="1247" w:type="dxa"/>
            <w:noWrap/>
            <w:vAlign w:val="bottom"/>
            <w:hideMark/>
          </w:tcPr>
          <w:p w14:paraId="39D882C0" w14:textId="362E1E7A" w:rsidR="00CB6958" w:rsidRPr="004938E4" w:rsidDel="000A1486" w:rsidRDefault="00CB6958" w:rsidP="000A1486">
            <w:pPr>
              <w:rPr>
                <w:del w:id="1489" w:author="Em Lim" w:date="2025-07-31T17:49:00Z" w16du:dateUtc="2025-08-01T00:49:00Z"/>
                <w:color w:val="000000"/>
              </w:rPr>
              <w:pPrChange w:id="1490" w:author="Em Lim" w:date="2025-07-31T17:49:00Z" w16du:dateUtc="2025-08-01T00:49:00Z">
                <w:pPr>
                  <w:jc w:val="left"/>
                </w:pPr>
              </w:pPrChange>
            </w:pPr>
            <w:del w:id="1491" w:author="Em Lim" w:date="2025-07-31T17:49:00Z" w16du:dateUtc="2025-08-01T00:49:00Z">
              <w:r w:rsidRPr="004938E4" w:rsidDel="000A1486">
                <w:rPr>
                  <w:color w:val="000000"/>
                </w:rPr>
                <w:delText>-0.02</w:delText>
              </w:r>
            </w:del>
          </w:p>
        </w:tc>
        <w:tc>
          <w:tcPr>
            <w:tcW w:w="1507" w:type="dxa"/>
            <w:noWrap/>
            <w:vAlign w:val="bottom"/>
            <w:hideMark/>
          </w:tcPr>
          <w:p w14:paraId="421CD7DE" w14:textId="0A48DB69" w:rsidR="00CB6958" w:rsidRPr="004938E4" w:rsidDel="000A1486" w:rsidRDefault="00CB6958" w:rsidP="000A1486">
            <w:pPr>
              <w:rPr>
                <w:del w:id="1492" w:author="Em Lim" w:date="2025-07-31T17:49:00Z" w16du:dateUtc="2025-08-01T00:49:00Z"/>
                <w:color w:val="000000"/>
              </w:rPr>
              <w:pPrChange w:id="1493" w:author="Em Lim" w:date="2025-07-31T17:49:00Z" w16du:dateUtc="2025-08-01T00:49:00Z">
                <w:pPr>
                  <w:jc w:val="left"/>
                </w:pPr>
              </w:pPrChange>
            </w:pPr>
            <w:del w:id="1494" w:author="Em Lim" w:date="2025-07-31T17:49:00Z" w16du:dateUtc="2025-08-01T00:49:00Z">
              <w:r w:rsidRPr="004938E4" w:rsidDel="000A1486">
                <w:rPr>
                  <w:color w:val="000000"/>
                </w:rPr>
                <w:delText>0.02</w:delText>
              </w:r>
            </w:del>
          </w:p>
        </w:tc>
        <w:tc>
          <w:tcPr>
            <w:tcW w:w="1093" w:type="dxa"/>
            <w:noWrap/>
            <w:vAlign w:val="bottom"/>
            <w:hideMark/>
          </w:tcPr>
          <w:p w14:paraId="67922A80" w14:textId="6E828F2E" w:rsidR="00CB6958" w:rsidRPr="004938E4" w:rsidDel="000A1486" w:rsidRDefault="00CB6958" w:rsidP="000A1486">
            <w:pPr>
              <w:rPr>
                <w:del w:id="1495" w:author="Em Lim" w:date="2025-07-31T17:49:00Z" w16du:dateUtc="2025-08-01T00:49:00Z"/>
                <w:color w:val="000000"/>
              </w:rPr>
              <w:pPrChange w:id="1496" w:author="Em Lim" w:date="2025-07-31T17:49:00Z" w16du:dateUtc="2025-08-01T00:49:00Z">
                <w:pPr>
                  <w:jc w:val="left"/>
                </w:pPr>
              </w:pPrChange>
            </w:pPr>
            <w:del w:id="1497" w:author="Em Lim" w:date="2025-07-31T17:49:00Z" w16du:dateUtc="2025-08-01T00:49:00Z">
              <w:r w:rsidRPr="004938E4" w:rsidDel="000A1486">
                <w:rPr>
                  <w:color w:val="000000"/>
                </w:rPr>
                <w:delText>-1.13</w:delText>
              </w:r>
            </w:del>
          </w:p>
        </w:tc>
        <w:tc>
          <w:tcPr>
            <w:tcW w:w="1300" w:type="dxa"/>
            <w:noWrap/>
            <w:vAlign w:val="bottom"/>
            <w:hideMark/>
          </w:tcPr>
          <w:p w14:paraId="6D755BF2" w14:textId="3EEF56D3" w:rsidR="00CB6958" w:rsidRPr="004938E4" w:rsidDel="000A1486" w:rsidRDefault="00CB6958" w:rsidP="000A1486">
            <w:pPr>
              <w:rPr>
                <w:del w:id="1498" w:author="Em Lim" w:date="2025-07-31T17:49:00Z" w16du:dateUtc="2025-08-01T00:49:00Z"/>
                <w:color w:val="000000"/>
              </w:rPr>
              <w:pPrChange w:id="1499" w:author="Em Lim" w:date="2025-07-31T17:49:00Z" w16du:dateUtc="2025-08-01T00:49:00Z">
                <w:pPr>
                  <w:jc w:val="left"/>
                </w:pPr>
              </w:pPrChange>
            </w:pPr>
            <w:del w:id="1500" w:author="Em Lim" w:date="2025-07-31T17:49:00Z" w16du:dateUtc="2025-08-01T00:49:00Z">
              <w:r w:rsidRPr="004938E4" w:rsidDel="000A1486">
                <w:rPr>
                  <w:color w:val="000000"/>
                </w:rPr>
                <w:delText>0.26</w:delText>
              </w:r>
            </w:del>
          </w:p>
        </w:tc>
      </w:tr>
    </w:tbl>
    <w:p w14:paraId="435A5A90" w14:textId="5C31DDEA" w:rsidR="00CB6958" w:rsidRPr="004938E4" w:rsidDel="000A1486" w:rsidRDefault="00CB6958" w:rsidP="000A1486">
      <w:pPr>
        <w:rPr>
          <w:del w:id="1501" w:author="Em Lim" w:date="2025-07-31T17:49:00Z" w16du:dateUtc="2025-08-01T00:49:00Z"/>
        </w:rPr>
        <w:pPrChange w:id="1502" w:author="Em Lim" w:date="2025-07-31T17:49:00Z" w16du:dateUtc="2025-08-01T00:49:00Z">
          <w:pPr/>
        </w:pPrChange>
      </w:pPr>
    </w:p>
    <w:p w14:paraId="7C5126D1" w14:textId="330D6A8D" w:rsidR="00CB6958" w:rsidRPr="004938E4" w:rsidDel="000A1486" w:rsidRDefault="00CB6958" w:rsidP="000A1486">
      <w:pPr>
        <w:rPr>
          <w:del w:id="1503" w:author="Em Lim" w:date="2025-07-31T17:49:00Z" w16du:dateUtc="2025-08-01T00:49:00Z"/>
          <w:color w:val="000000"/>
        </w:rPr>
        <w:pPrChange w:id="1504" w:author="Em Lim" w:date="2025-07-31T17:49:00Z" w16du:dateUtc="2025-08-01T00:49:00Z">
          <w:pPr/>
        </w:pPrChange>
      </w:pPr>
      <w:del w:id="1505"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2F9812B" w14:textId="2A098A8B" w:rsidTr="00806FD8">
        <w:trPr>
          <w:cnfStyle w:val="100000000000" w:firstRow="1" w:lastRow="0" w:firstColumn="0" w:lastColumn="0" w:oddVBand="0" w:evenVBand="0" w:oddHBand="0" w:evenHBand="0" w:firstRowFirstColumn="0" w:firstRowLastColumn="0" w:lastRowFirstColumn="0" w:lastRowLastColumn="0"/>
          <w:trHeight w:val="320"/>
          <w:del w:id="1506" w:author="Em Lim" w:date="2025-07-31T17:49:00Z" w16du:dateUtc="2025-08-01T00:49:00Z"/>
        </w:trPr>
        <w:tc>
          <w:tcPr>
            <w:tcW w:w="3686" w:type="dxa"/>
            <w:noWrap/>
            <w:hideMark/>
          </w:tcPr>
          <w:p w14:paraId="504B1E54" w14:textId="6D6D0FC1" w:rsidR="00CB6958" w:rsidRPr="004938E4" w:rsidDel="000A1486" w:rsidRDefault="00CB6958" w:rsidP="000A1486">
            <w:pPr>
              <w:rPr>
                <w:del w:id="1507" w:author="Em Lim" w:date="2025-07-31T17:49:00Z" w16du:dateUtc="2025-08-01T00:49:00Z"/>
                <w:b/>
                <w:bCs/>
              </w:rPr>
              <w:pPrChange w:id="1508" w:author="Em Lim" w:date="2025-07-31T17:49:00Z" w16du:dateUtc="2025-08-01T00:49:00Z">
                <w:pPr>
                  <w:jc w:val="left"/>
                </w:pPr>
              </w:pPrChange>
            </w:pPr>
            <w:del w:id="1509" w:author="Em Lim" w:date="2025-07-31T17:49:00Z" w16du:dateUtc="2025-08-01T00:49:00Z">
              <w:r w:rsidRPr="004938E4" w:rsidDel="000A1486">
                <w:rPr>
                  <w:b/>
                  <w:bCs/>
                </w:rPr>
                <w:delText xml:space="preserve">Hexagrammidae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6CD766D6" w14:textId="501B4EAD" w:rsidR="00CB6958" w:rsidRPr="004938E4" w:rsidDel="000A1486" w:rsidRDefault="00CB6958" w:rsidP="000A1486">
            <w:pPr>
              <w:rPr>
                <w:del w:id="1510" w:author="Em Lim" w:date="2025-07-31T17:49:00Z" w16du:dateUtc="2025-08-01T00:49:00Z"/>
                <w:b/>
                <w:bCs/>
                <w:color w:val="000000"/>
              </w:rPr>
              <w:pPrChange w:id="1511" w:author="Em Lim" w:date="2025-07-31T17:49:00Z" w16du:dateUtc="2025-08-01T00:49:00Z">
                <w:pPr>
                  <w:jc w:val="left"/>
                </w:pPr>
              </w:pPrChange>
            </w:pPr>
            <w:del w:id="1512" w:author="Em Lim" w:date="2025-07-31T17:49:00Z" w16du:dateUtc="2025-08-01T00:49:00Z">
              <w:r w:rsidRPr="004938E4" w:rsidDel="000A1486">
                <w:rPr>
                  <w:b/>
                  <w:bCs/>
                  <w:color w:val="000000"/>
                </w:rPr>
                <w:delText>Estimate</w:delText>
              </w:r>
            </w:del>
          </w:p>
        </w:tc>
        <w:tc>
          <w:tcPr>
            <w:tcW w:w="1507" w:type="dxa"/>
            <w:noWrap/>
            <w:hideMark/>
          </w:tcPr>
          <w:p w14:paraId="1E911648" w14:textId="78DB46CA" w:rsidR="00CB6958" w:rsidRPr="004938E4" w:rsidDel="000A1486" w:rsidRDefault="00CB6958" w:rsidP="000A1486">
            <w:pPr>
              <w:rPr>
                <w:del w:id="1513" w:author="Em Lim" w:date="2025-07-31T17:49:00Z" w16du:dateUtc="2025-08-01T00:49:00Z"/>
                <w:b/>
                <w:bCs/>
                <w:color w:val="000000"/>
              </w:rPr>
              <w:pPrChange w:id="1514" w:author="Em Lim" w:date="2025-07-31T17:49:00Z" w16du:dateUtc="2025-08-01T00:49:00Z">
                <w:pPr>
                  <w:jc w:val="left"/>
                </w:pPr>
              </w:pPrChange>
            </w:pPr>
            <w:del w:id="1515" w:author="Em Lim" w:date="2025-07-31T17:49:00Z" w16du:dateUtc="2025-08-01T00:49:00Z">
              <w:r w:rsidRPr="004938E4" w:rsidDel="000A1486">
                <w:rPr>
                  <w:b/>
                  <w:bCs/>
                  <w:color w:val="000000"/>
                </w:rPr>
                <w:delText>Std. error</w:delText>
              </w:r>
            </w:del>
          </w:p>
        </w:tc>
        <w:tc>
          <w:tcPr>
            <w:tcW w:w="1093" w:type="dxa"/>
            <w:noWrap/>
            <w:hideMark/>
          </w:tcPr>
          <w:p w14:paraId="3F108945" w14:textId="64BB0CA4" w:rsidR="00CB6958" w:rsidRPr="004938E4" w:rsidDel="000A1486" w:rsidRDefault="00CB6958" w:rsidP="000A1486">
            <w:pPr>
              <w:rPr>
                <w:del w:id="1516" w:author="Em Lim" w:date="2025-07-31T17:49:00Z" w16du:dateUtc="2025-08-01T00:49:00Z"/>
                <w:b/>
                <w:bCs/>
                <w:color w:val="000000"/>
              </w:rPr>
              <w:pPrChange w:id="1517" w:author="Em Lim" w:date="2025-07-31T17:49:00Z" w16du:dateUtc="2025-08-01T00:49:00Z">
                <w:pPr>
                  <w:jc w:val="left"/>
                </w:pPr>
              </w:pPrChange>
            </w:pPr>
            <w:del w:id="1518" w:author="Em Lim" w:date="2025-07-31T17:49:00Z" w16du:dateUtc="2025-08-01T00:49:00Z">
              <w:r w:rsidRPr="004938E4" w:rsidDel="000A1486">
                <w:rPr>
                  <w:b/>
                  <w:bCs/>
                  <w:color w:val="000000"/>
                </w:rPr>
                <w:delText>z value</w:delText>
              </w:r>
            </w:del>
          </w:p>
        </w:tc>
        <w:tc>
          <w:tcPr>
            <w:tcW w:w="1300" w:type="dxa"/>
            <w:noWrap/>
            <w:hideMark/>
          </w:tcPr>
          <w:p w14:paraId="786EEFFC" w14:textId="29793596" w:rsidR="00CB6958" w:rsidRPr="004938E4" w:rsidDel="000A1486" w:rsidRDefault="00CB6958" w:rsidP="000A1486">
            <w:pPr>
              <w:rPr>
                <w:del w:id="1519" w:author="Em Lim" w:date="2025-07-31T17:49:00Z" w16du:dateUtc="2025-08-01T00:49:00Z"/>
                <w:b/>
                <w:bCs/>
                <w:color w:val="000000"/>
              </w:rPr>
              <w:pPrChange w:id="1520" w:author="Em Lim" w:date="2025-07-31T17:49:00Z" w16du:dateUtc="2025-08-01T00:49:00Z">
                <w:pPr>
                  <w:jc w:val="left"/>
                </w:pPr>
              </w:pPrChange>
            </w:pPr>
            <w:del w:id="1521" w:author="Em Lim" w:date="2025-07-31T17:49:00Z" w16du:dateUtc="2025-08-01T00:49:00Z">
              <w:r w:rsidRPr="004938E4" w:rsidDel="000A1486">
                <w:rPr>
                  <w:b/>
                  <w:bCs/>
                  <w:color w:val="000000"/>
                </w:rPr>
                <w:delText>p value</w:delText>
              </w:r>
            </w:del>
          </w:p>
        </w:tc>
      </w:tr>
      <w:tr w:rsidR="00CB6958" w:rsidRPr="004938E4" w:rsidDel="000A1486" w14:paraId="337CD76B" w14:textId="2615A9F3" w:rsidTr="00806FD8">
        <w:trPr>
          <w:trHeight w:val="320"/>
          <w:del w:id="1522" w:author="Em Lim" w:date="2025-07-31T17:49:00Z" w16du:dateUtc="2025-08-01T00:49:00Z"/>
        </w:trPr>
        <w:tc>
          <w:tcPr>
            <w:tcW w:w="3686" w:type="dxa"/>
            <w:noWrap/>
            <w:hideMark/>
          </w:tcPr>
          <w:p w14:paraId="48DD3ABE" w14:textId="7669FD5B" w:rsidR="00CB6958" w:rsidRPr="004938E4" w:rsidDel="000A1486" w:rsidRDefault="00CB6958" w:rsidP="000A1486">
            <w:pPr>
              <w:rPr>
                <w:del w:id="1523" w:author="Em Lim" w:date="2025-07-31T17:49:00Z" w16du:dateUtc="2025-08-01T00:49:00Z"/>
                <w:color w:val="000000"/>
              </w:rPr>
              <w:pPrChange w:id="1524" w:author="Em Lim" w:date="2025-07-31T17:49:00Z" w16du:dateUtc="2025-08-01T00:49:00Z">
                <w:pPr>
                  <w:jc w:val="left"/>
                </w:pPr>
              </w:pPrChange>
            </w:pPr>
            <w:del w:id="1525" w:author="Em Lim" w:date="2025-07-31T17:49:00Z" w16du:dateUtc="2025-08-01T00:49:00Z">
              <w:r w:rsidRPr="004938E4" w:rsidDel="000A1486">
                <w:rPr>
                  <w:color w:val="000000"/>
                </w:rPr>
                <w:delText>Intercept</w:delText>
              </w:r>
            </w:del>
          </w:p>
        </w:tc>
        <w:tc>
          <w:tcPr>
            <w:tcW w:w="1247" w:type="dxa"/>
            <w:noWrap/>
            <w:vAlign w:val="bottom"/>
            <w:hideMark/>
          </w:tcPr>
          <w:p w14:paraId="6A2368FB" w14:textId="5FE346F5" w:rsidR="00CB6958" w:rsidRPr="004938E4" w:rsidDel="000A1486" w:rsidRDefault="00CB6958" w:rsidP="000A1486">
            <w:pPr>
              <w:rPr>
                <w:del w:id="1526" w:author="Em Lim" w:date="2025-07-31T17:49:00Z" w16du:dateUtc="2025-08-01T00:49:00Z"/>
                <w:color w:val="000000"/>
              </w:rPr>
              <w:pPrChange w:id="1527" w:author="Em Lim" w:date="2025-07-31T17:49:00Z" w16du:dateUtc="2025-08-01T00:49:00Z">
                <w:pPr>
                  <w:jc w:val="left"/>
                </w:pPr>
              </w:pPrChange>
            </w:pPr>
            <w:del w:id="1528" w:author="Em Lim" w:date="2025-07-31T17:49:00Z" w16du:dateUtc="2025-08-01T00:49:00Z">
              <w:r w:rsidRPr="004938E4" w:rsidDel="000A1486">
                <w:rPr>
                  <w:color w:val="000000"/>
                </w:rPr>
                <w:delText>0.57</w:delText>
              </w:r>
            </w:del>
          </w:p>
        </w:tc>
        <w:tc>
          <w:tcPr>
            <w:tcW w:w="1507" w:type="dxa"/>
            <w:noWrap/>
            <w:vAlign w:val="bottom"/>
            <w:hideMark/>
          </w:tcPr>
          <w:p w14:paraId="6B7F5CD7" w14:textId="2594974E" w:rsidR="00CB6958" w:rsidRPr="004938E4" w:rsidDel="000A1486" w:rsidRDefault="00CB6958" w:rsidP="000A1486">
            <w:pPr>
              <w:rPr>
                <w:del w:id="1529" w:author="Em Lim" w:date="2025-07-31T17:49:00Z" w16du:dateUtc="2025-08-01T00:49:00Z"/>
                <w:color w:val="000000"/>
              </w:rPr>
              <w:pPrChange w:id="1530" w:author="Em Lim" w:date="2025-07-31T17:49:00Z" w16du:dateUtc="2025-08-01T00:49:00Z">
                <w:pPr>
                  <w:jc w:val="left"/>
                </w:pPr>
              </w:pPrChange>
            </w:pPr>
            <w:del w:id="1531" w:author="Em Lim" w:date="2025-07-31T17:49:00Z" w16du:dateUtc="2025-08-01T00:49:00Z">
              <w:r w:rsidRPr="004938E4" w:rsidDel="000A1486">
                <w:rPr>
                  <w:color w:val="000000"/>
                </w:rPr>
                <w:delText>0.12</w:delText>
              </w:r>
            </w:del>
          </w:p>
        </w:tc>
        <w:tc>
          <w:tcPr>
            <w:tcW w:w="1093" w:type="dxa"/>
            <w:noWrap/>
            <w:vAlign w:val="bottom"/>
            <w:hideMark/>
          </w:tcPr>
          <w:p w14:paraId="1019A762" w14:textId="755D23FE" w:rsidR="00CB6958" w:rsidRPr="004938E4" w:rsidDel="000A1486" w:rsidRDefault="00CB6958" w:rsidP="000A1486">
            <w:pPr>
              <w:rPr>
                <w:del w:id="1532" w:author="Em Lim" w:date="2025-07-31T17:49:00Z" w16du:dateUtc="2025-08-01T00:49:00Z"/>
                <w:color w:val="000000"/>
              </w:rPr>
              <w:pPrChange w:id="1533" w:author="Em Lim" w:date="2025-07-31T17:49:00Z" w16du:dateUtc="2025-08-01T00:49:00Z">
                <w:pPr>
                  <w:jc w:val="left"/>
                </w:pPr>
              </w:pPrChange>
            </w:pPr>
            <w:del w:id="1534" w:author="Em Lim" w:date="2025-07-31T17:49:00Z" w16du:dateUtc="2025-08-01T00:49:00Z">
              <w:r w:rsidRPr="004938E4" w:rsidDel="000A1486">
                <w:rPr>
                  <w:color w:val="000000"/>
                </w:rPr>
                <w:delText>4.97</w:delText>
              </w:r>
            </w:del>
          </w:p>
        </w:tc>
        <w:tc>
          <w:tcPr>
            <w:tcW w:w="1300" w:type="dxa"/>
            <w:noWrap/>
            <w:vAlign w:val="bottom"/>
            <w:hideMark/>
          </w:tcPr>
          <w:p w14:paraId="43371712" w14:textId="13E728D2" w:rsidR="00CB6958" w:rsidRPr="004938E4" w:rsidDel="000A1486" w:rsidRDefault="00CB6958" w:rsidP="000A1486">
            <w:pPr>
              <w:rPr>
                <w:del w:id="1535" w:author="Em Lim" w:date="2025-07-31T17:49:00Z" w16du:dateUtc="2025-08-01T00:49:00Z"/>
                <w:color w:val="000000"/>
              </w:rPr>
              <w:pPrChange w:id="1536" w:author="Em Lim" w:date="2025-07-31T17:49:00Z" w16du:dateUtc="2025-08-01T00:49:00Z">
                <w:pPr>
                  <w:jc w:val="left"/>
                </w:pPr>
              </w:pPrChange>
            </w:pPr>
            <w:del w:id="1537" w:author="Em Lim" w:date="2025-07-31T17:49:00Z" w16du:dateUtc="2025-08-01T00:49:00Z">
              <w:r w:rsidRPr="004938E4" w:rsidDel="000A1486">
                <w:rPr>
                  <w:color w:val="000000"/>
                </w:rPr>
                <w:delText>&lt; 0.001</w:delText>
              </w:r>
            </w:del>
          </w:p>
        </w:tc>
      </w:tr>
      <w:tr w:rsidR="00CB6958" w:rsidRPr="004938E4" w:rsidDel="000A1486" w14:paraId="48258FD2" w14:textId="52A29DFD" w:rsidTr="00806FD8">
        <w:trPr>
          <w:trHeight w:val="320"/>
          <w:del w:id="1538" w:author="Em Lim" w:date="2025-07-31T17:49:00Z" w16du:dateUtc="2025-08-01T00:49:00Z"/>
        </w:trPr>
        <w:tc>
          <w:tcPr>
            <w:tcW w:w="3686" w:type="dxa"/>
            <w:noWrap/>
            <w:hideMark/>
          </w:tcPr>
          <w:p w14:paraId="57610175" w14:textId="47CA3616" w:rsidR="00CB6958" w:rsidRPr="004938E4" w:rsidDel="000A1486" w:rsidRDefault="00CB6958" w:rsidP="000A1486">
            <w:pPr>
              <w:rPr>
                <w:del w:id="1539" w:author="Em Lim" w:date="2025-07-31T17:49:00Z" w16du:dateUtc="2025-08-01T00:49:00Z"/>
                <w:color w:val="000000"/>
              </w:rPr>
              <w:pPrChange w:id="1540" w:author="Em Lim" w:date="2025-07-31T17:49:00Z" w16du:dateUtc="2025-08-01T00:49:00Z">
                <w:pPr>
                  <w:jc w:val="left"/>
                </w:pPr>
              </w:pPrChange>
            </w:pPr>
            <w:del w:id="1541" w:author="Em Lim" w:date="2025-07-31T17:49:00Z" w16du:dateUtc="2025-08-01T00:49:00Z">
              <w:r w:rsidRPr="004938E4" w:rsidDel="000A1486">
                <w:rPr>
                  <w:color w:val="000000"/>
                </w:rPr>
                <w:delText>Kelp - nereo</w:delText>
              </w:r>
            </w:del>
          </w:p>
        </w:tc>
        <w:tc>
          <w:tcPr>
            <w:tcW w:w="1247" w:type="dxa"/>
            <w:noWrap/>
            <w:vAlign w:val="bottom"/>
            <w:hideMark/>
          </w:tcPr>
          <w:p w14:paraId="3F81BA53" w14:textId="4991B860" w:rsidR="00CB6958" w:rsidRPr="004938E4" w:rsidDel="000A1486" w:rsidRDefault="00CB6958" w:rsidP="000A1486">
            <w:pPr>
              <w:rPr>
                <w:del w:id="1542" w:author="Em Lim" w:date="2025-07-31T17:49:00Z" w16du:dateUtc="2025-08-01T00:49:00Z"/>
                <w:color w:val="000000"/>
              </w:rPr>
              <w:pPrChange w:id="1543" w:author="Em Lim" w:date="2025-07-31T17:49:00Z" w16du:dateUtc="2025-08-01T00:49:00Z">
                <w:pPr>
                  <w:jc w:val="left"/>
                </w:pPr>
              </w:pPrChange>
            </w:pPr>
            <w:del w:id="1544" w:author="Em Lim" w:date="2025-07-31T17:49:00Z" w16du:dateUtc="2025-08-01T00:49:00Z">
              <w:r w:rsidRPr="004938E4" w:rsidDel="000A1486">
                <w:rPr>
                  <w:color w:val="000000"/>
                </w:rPr>
                <w:delText>0.06</w:delText>
              </w:r>
            </w:del>
          </w:p>
        </w:tc>
        <w:tc>
          <w:tcPr>
            <w:tcW w:w="1507" w:type="dxa"/>
            <w:noWrap/>
            <w:vAlign w:val="bottom"/>
            <w:hideMark/>
          </w:tcPr>
          <w:p w14:paraId="6ED5CD4E" w14:textId="1F368228" w:rsidR="00CB6958" w:rsidRPr="004938E4" w:rsidDel="000A1486" w:rsidRDefault="00CB6958" w:rsidP="000A1486">
            <w:pPr>
              <w:rPr>
                <w:del w:id="1545" w:author="Em Lim" w:date="2025-07-31T17:49:00Z" w16du:dateUtc="2025-08-01T00:49:00Z"/>
                <w:color w:val="000000"/>
              </w:rPr>
              <w:pPrChange w:id="1546" w:author="Em Lim" w:date="2025-07-31T17:49:00Z" w16du:dateUtc="2025-08-01T00:49:00Z">
                <w:pPr>
                  <w:jc w:val="left"/>
                </w:pPr>
              </w:pPrChange>
            </w:pPr>
            <w:del w:id="1547" w:author="Em Lim" w:date="2025-07-31T17:49:00Z" w16du:dateUtc="2025-08-01T00:49:00Z">
              <w:r w:rsidRPr="004938E4" w:rsidDel="000A1486">
                <w:rPr>
                  <w:color w:val="000000"/>
                </w:rPr>
                <w:delText>0.09</w:delText>
              </w:r>
            </w:del>
          </w:p>
        </w:tc>
        <w:tc>
          <w:tcPr>
            <w:tcW w:w="1093" w:type="dxa"/>
            <w:noWrap/>
            <w:vAlign w:val="bottom"/>
            <w:hideMark/>
          </w:tcPr>
          <w:p w14:paraId="1B320A4C" w14:textId="74F89B2C" w:rsidR="00CB6958" w:rsidRPr="004938E4" w:rsidDel="000A1486" w:rsidRDefault="00CB6958" w:rsidP="000A1486">
            <w:pPr>
              <w:rPr>
                <w:del w:id="1548" w:author="Em Lim" w:date="2025-07-31T17:49:00Z" w16du:dateUtc="2025-08-01T00:49:00Z"/>
                <w:color w:val="000000"/>
              </w:rPr>
              <w:pPrChange w:id="1549" w:author="Em Lim" w:date="2025-07-31T17:49:00Z" w16du:dateUtc="2025-08-01T00:49:00Z">
                <w:pPr>
                  <w:jc w:val="left"/>
                </w:pPr>
              </w:pPrChange>
            </w:pPr>
            <w:del w:id="1550" w:author="Em Lim" w:date="2025-07-31T17:49:00Z" w16du:dateUtc="2025-08-01T00:49:00Z">
              <w:r w:rsidRPr="004938E4" w:rsidDel="000A1486">
                <w:rPr>
                  <w:color w:val="000000"/>
                </w:rPr>
                <w:delText>0.67</w:delText>
              </w:r>
            </w:del>
          </w:p>
        </w:tc>
        <w:tc>
          <w:tcPr>
            <w:tcW w:w="1300" w:type="dxa"/>
            <w:noWrap/>
            <w:vAlign w:val="bottom"/>
            <w:hideMark/>
          </w:tcPr>
          <w:p w14:paraId="69C1BABB" w14:textId="5E46867F" w:rsidR="00CB6958" w:rsidRPr="004938E4" w:rsidDel="000A1486" w:rsidRDefault="00CB6958" w:rsidP="000A1486">
            <w:pPr>
              <w:rPr>
                <w:del w:id="1551" w:author="Em Lim" w:date="2025-07-31T17:49:00Z" w16du:dateUtc="2025-08-01T00:49:00Z"/>
                <w:color w:val="000000"/>
              </w:rPr>
              <w:pPrChange w:id="1552" w:author="Em Lim" w:date="2025-07-31T17:49:00Z" w16du:dateUtc="2025-08-01T00:49:00Z">
                <w:pPr>
                  <w:jc w:val="left"/>
                </w:pPr>
              </w:pPrChange>
            </w:pPr>
            <w:del w:id="1553" w:author="Em Lim" w:date="2025-07-31T17:49:00Z" w16du:dateUtc="2025-08-01T00:49:00Z">
              <w:r w:rsidRPr="004938E4" w:rsidDel="000A1486">
                <w:rPr>
                  <w:color w:val="000000"/>
                </w:rPr>
                <w:delText>0.50</w:delText>
              </w:r>
            </w:del>
          </w:p>
        </w:tc>
      </w:tr>
      <w:tr w:rsidR="00CB6958" w:rsidRPr="004938E4" w:rsidDel="000A1486" w14:paraId="534B0285" w14:textId="4CDC57DD" w:rsidTr="00806FD8">
        <w:trPr>
          <w:trHeight w:val="320"/>
          <w:del w:id="1554" w:author="Em Lim" w:date="2025-07-31T17:49:00Z" w16du:dateUtc="2025-08-01T00:49:00Z"/>
        </w:trPr>
        <w:tc>
          <w:tcPr>
            <w:tcW w:w="3686" w:type="dxa"/>
            <w:noWrap/>
            <w:hideMark/>
          </w:tcPr>
          <w:p w14:paraId="640B36BD" w14:textId="18E06AE4" w:rsidR="00CB6958" w:rsidRPr="004938E4" w:rsidDel="000A1486" w:rsidRDefault="00CB6958" w:rsidP="000A1486">
            <w:pPr>
              <w:rPr>
                <w:del w:id="1555" w:author="Em Lim" w:date="2025-07-31T17:49:00Z" w16du:dateUtc="2025-08-01T00:49:00Z"/>
                <w:color w:val="000000"/>
              </w:rPr>
              <w:pPrChange w:id="1556" w:author="Em Lim" w:date="2025-07-31T17:49:00Z" w16du:dateUtc="2025-08-01T00:49:00Z">
                <w:pPr>
                  <w:jc w:val="left"/>
                </w:pPr>
              </w:pPrChange>
            </w:pPr>
            <w:del w:id="1557" w:author="Em Lim" w:date="2025-07-31T17:49:00Z" w16du:dateUtc="2025-08-01T00:49:00Z">
              <w:r w:rsidRPr="004938E4" w:rsidDel="000A1486">
                <w:rPr>
                  <w:color w:val="000000"/>
                </w:rPr>
                <w:delText>Kelp - none</w:delText>
              </w:r>
            </w:del>
          </w:p>
        </w:tc>
        <w:tc>
          <w:tcPr>
            <w:tcW w:w="1247" w:type="dxa"/>
            <w:noWrap/>
            <w:vAlign w:val="bottom"/>
            <w:hideMark/>
          </w:tcPr>
          <w:p w14:paraId="1D3FED7E" w14:textId="3BF2E8BC" w:rsidR="00CB6958" w:rsidRPr="004938E4" w:rsidDel="000A1486" w:rsidRDefault="00CB6958" w:rsidP="000A1486">
            <w:pPr>
              <w:rPr>
                <w:del w:id="1558" w:author="Em Lim" w:date="2025-07-31T17:49:00Z" w16du:dateUtc="2025-08-01T00:49:00Z"/>
                <w:color w:val="000000"/>
              </w:rPr>
              <w:pPrChange w:id="1559" w:author="Em Lim" w:date="2025-07-31T17:49:00Z" w16du:dateUtc="2025-08-01T00:49:00Z">
                <w:pPr>
                  <w:jc w:val="left"/>
                </w:pPr>
              </w:pPrChange>
            </w:pPr>
            <w:del w:id="1560" w:author="Em Lim" w:date="2025-07-31T17:49:00Z" w16du:dateUtc="2025-08-01T00:49:00Z">
              <w:r w:rsidRPr="004938E4" w:rsidDel="000A1486">
                <w:rPr>
                  <w:color w:val="000000"/>
                </w:rPr>
                <w:delText>-0.42</w:delText>
              </w:r>
            </w:del>
          </w:p>
        </w:tc>
        <w:tc>
          <w:tcPr>
            <w:tcW w:w="1507" w:type="dxa"/>
            <w:noWrap/>
            <w:vAlign w:val="bottom"/>
            <w:hideMark/>
          </w:tcPr>
          <w:p w14:paraId="3886C5C7" w14:textId="0C6AC295" w:rsidR="00CB6958" w:rsidRPr="004938E4" w:rsidDel="000A1486" w:rsidRDefault="00CB6958" w:rsidP="000A1486">
            <w:pPr>
              <w:rPr>
                <w:del w:id="1561" w:author="Em Lim" w:date="2025-07-31T17:49:00Z" w16du:dateUtc="2025-08-01T00:49:00Z"/>
                <w:color w:val="000000"/>
              </w:rPr>
              <w:pPrChange w:id="1562" w:author="Em Lim" w:date="2025-07-31T17:49:00Z" w16du:dateUtc="2025-08-01T00:49:00Z">
                <w:pPr>
                  <w:jc w:val="left"/>
                </w:pPr>
              </w:pPrChange>
            </w:pPr>
            <w:del w:id="1563" w:author="Em Lim" w:date="2025-07-31T17:49:00Z" w16du:dateUtc="2025-08-01T00:49:00Z">
              <w:r w:rsidRPr="004938E4" w:rsidDel="000A1486">
                <w:rPr>
                  <w:color w:val="000000"/>
                </w:rPr>
                <w:delText>0.11</w:delText>
              </w:r>
            </w:del>
          </w:p>
        </w:tc>
        <w:tc>
          <w:tcPr>
            <w:tcW w:w="1093" w:type="dxa"/>
            <w:noWrap/>
            <w:vAlign w:val="bottom"/>
            <w:hideMark/>
          </w:tcPr>
          <w:p w14:paraId="255E3651" w14:textId="7B49CE14" w:rsidR="00CB6958" w:rsidRPr="004938E4" w:rsidDel="000A1486" w:rsidRDefault="00CB6958" w:rsidP="000A1486">
            <w:pPr>
              <w:rPr>
                <w:del w:id="1564" w:author="Em Lim" w:date="2025-07-31T17:49:00Z" w16du:dateUtc="2025-08-01T00:49:00Z"/>
                <w:color w:val="000000"/>
              </w:rPr>
              <w:pPrChange w:id="1565" w:author="Em Lim" w:date="2025-07-31T17:49:00Z" w16du:dateUtc="2025-08-01T00:49:00Z">
                <w:pPr>
                  <w:jc w:val="left"/>
                </w:pPr>
              </w:pPrChange>
            </w:pPr>
            <w:del w:id="1566" w:author="Em Lim" w:date="2025-07-31T17:49:00Z" w16du:dateUtc="2025-08-01T00:49:00Z">
              <w:r w:rsidRPr="004938E4" w:rsidDel="000A1486">
                <w:rPr>
                  <w:color w:val="000000"/>
                </w:rPr>
                <w:delText>-3.77</w:delText>
              </w:r>
            </w:del>
          </w:p>
        </w:tc>
        <w:tc>
          <w:tcPr>
            <w:tcW w:w="1300" w:type="dxa"/>
            <w:noWrap/>
            <w:vAlign w:val="bottom"/>
            <w:hideMark/>
          </w:tcPr>
          <w:p w14:paraId="2A567ECB" w14:textId="49C605E1" w:rsidR="00CB6958" w:rsidRPr="004938E4" w:rsidDel="000A1486" w:rsidRDefault="00CB6958" w:rsidP="000A1486">
            <w:pPr>
              <w:rPr>
                <w:del w:id="1567" w:author="Em Lim" w:date="2025-07-31T17:49:00Z" w16du:dateUtc="2025-08-01T00:49:00Z"/>
                <w:color w:val="000000"/>
              </w:rPr>
              <w:pPrChange w:id="1568" w:author="Em Lim" w:date="2025-07-31T17:49:00Z" w16du:dateUtc="2025-08-01T00:49:00Z">
                <w:pPr>
                  <w:jc w:val="left"/>
                </w:pPr>
              </w:pPrChange>
            </w:pPr>
            <w:del w:id="1569" w:author="Em Lim" w:date="2025-07-31T17:49:00Z" w16du:dateUtc="2025-08-01T00:49:00Z">
              <w:r w:rsidRPr="004938E4" w:rsidDel="000A1486">
                <w:rPr>
                  <w:color w:val="000000"/>
                </w:rPr>
                <w:delText>&lt; 0.001</w:delText>
              </w:r>
            </w:del>
          </w:p>
        </w:tc>
      </w:tr>
      <w:tr w:rsidR="00CB6958" w:rsidRPr="004938E4" w:rsidDel="000A1486" w14:paraId="27B03748" w14:textId="4505EE71" w:rsidTr="00806FD8">
        <w:trPr>
          <w:trHeight w:val="320"/>
          <w:del w:id="1570" w:author="Em Lim" w:date="2025-07-31T17:49:00Z" w16du:dateUtc="2025-08-01T00:49:00Z"/>
        </w:trPr>
        <w:tc>
          <w:tcPr>
            <w:tcW w:w="3686" w:type="dxa"/>
            <w:noWrap/>
            <w:hideMark/>
          </w:tcPr>
          <w:p w14:paraId="7FAC7ACF" w14:textId="3ABC10B6" w:rsidR="00CB6958" w:rsidRPr="004938E4" w:rsidDel="000A1486" w:rsidRDefault="00CB6958" w:rsidP="000A1486">
            <w:pPr>
              <w:rPr>
                <w:del w:id="1571" w:author="Em Lim" w:date="2025-07-31T17:49:00Z" w16du:dateUtc="2025-08-01T00:49:00Z"/>
                <w:color w:val="000000"/>
              </w:rPr>
              <w:pPrChange w:id="1572" w:author="Em Lim" w:date="2025-07-31T17:49:00Z" w16du:dateUtc="2025-08-01T00:49:00Z">
                <w:pPr>
                  <w:jc w:val="left"/>
                </w:pPr>
              </w:pPrChange>
            </w:pPr>
            <w:del w:id="1573" w:author="Em Lim" w:date="2025-07-31T17:49:00Z" w16du:dateUtc="2025-08-01T00:49:00Z">
              <w:r w:rsidRPr="004938E4" w:rsidDel="000A1486">
                <w:rPr>
                  <w:color w:val="000000"/>
                </w:rPr>
                <w:delText>Kelp biomass</w:delText>
              </w:r>
            </w:del>
          </w:p>
        </w:tc>
        <w:tc>
          <w:tcPr>
            <w:tcW w:w="1247" w:type="dxa"/>
            <w:noWrap/>
            <w:vAlign w:val="bottom"/>
            <w:hideMark/>
          </w:tcPr>
          <w:p w14:paraId="16F056E1" w14:textId="549207C2" w:rsidR="00CB6958" w:rsidRPr="004938E4" w:rsidDel="000A1486" w:rsidRDefault="00CB6958" w:rsidP="000A1486">
            <w:pPr>
              <w:rPr>
                <w:del w:id="1574" w:author="Em Lim" w:date="2025-07-31T17:49:00Z" w16du:dateUtc="2025-08-01T00:49:00Z"/>
                <w:color w:val="000000"/>
              </w:rPr>
              <w:pPrChange w:id="1575" w:author="Em Lim" w:date="2025-07-31T17:49:00Z" w16du:dateUtc="2025-08-01T00:49:00Z">
                <w:pPr>
                  <w:jc w:val="left"/>
                </w:pPr>
              </w:pPrChange>
            </w:pPr>
            <w:del w:id="1576" w:author="Em Lim" w:date="2025-07-31T17:49:00Z" w16du:dateUtc="2025-08-01T00:49:00Z">
              <w:r w:rsidRPr="004938E4" w:rsidDel="000A1486">
                <w:rPr>
                  <w:color w:val="000000"/>
                </w:rPr>
                <w:delText>0.45</w:delText>
              </w:r>
            </w:del>
          </w:p>
        </w:tc>
        <w:tc>
          <w:tcPr>
            <w:tcW w:w="1507" w:type="dxa"/>
            <w:noWrap/>
            <w:vAlign w:val="bottom"/>
            <w:hideMark/>
          </w:tcPr>
          <w:p w14:paraId="1D41BCFF" w14:textId="23BD929D" w:rsidR="00CB6958" w:rsidRPr="004938E4" w:rsidDel="000A1486" w:rsidRDefault="00CB6958" w:rsidP="000A1486">
            <w:pPr>
              <w:rPr>
                <w:del w:id="1577" w:author="Em Lim" w:date="2025-07-31T17:49:00Z" w16du:dateUtc="2025-08-01T00:49:00Z"/>
                <w:color w:val="000000"/>
              </w:rPr>
              <w:pPrChange w:id="1578" w:author="Em Lim" w:date="2025-07-31T17:49:00Z" w16du:dateUtc="2025-08-01T00:49:00Z">
                <w:pPr>
                  <w:jc w:val="left"/>
                </w:pPr>
              </w:pPrChange>
            </w:pPr>
            <w:del w:id="1579" w:author="Em Lim" w:date="2025-07-31T17:49:00Z" w16du:dateUtc="2025-08-01T00:49:00Z">
              <w:r w:rsidRPr="004938E4" w:rsidDel="000A1486">
                <w:rPr>
                  <w:color w:val="000000"/>
                </w:rPr>
                <w:delText>0.17</w:delText>
              </w:r>
            </w:del>
          </w:p>
        </w:tc>
        <w:tc>
          <w:tcPr>
            <w:tcW w:w="1093" w:type="dxa"/>
            <w:noWrap/>
            <w:vAlign w:val="bottom"/>
            <w:hideMark/>
          </w:tcPr>
          <w:p w14:paraId="7DFC5282" w14:textId="4D6151EA" w:rsidR="00CB6958" w:rsidRPr="004938E4" w:rsidDel="000A1486" w:rsidRDefault="00CB6958" w:rsidP="000A1486">
            <w:pPr>
              <w:rPr>
                <w:del w:id="1580" w:author="Em Lim" w:date="2025-07-31T17:49:00Z" w16du:dateUtc="2025-08-01T00:49:00Z"/>
                <w:color w:val="000000"/>
              </w:rPr>
              <w:pPrChange w:id="1581" w:author="Em Lim" w:date="2025-07-31T17:49:00Z" w16du:dateUtc="2025-08-01T00:49:00Z">
                <w:pPr>
                  <w:jc w:val="left"/>
                </w:pPr>
              </w:pPrChange>
            </w:pPr>
            <w:del w:id="1582" w:author="Em Lim" w:date="2025-07-31T17:49:00Z" w16du:dateUtc="2025-08-01T00:49:00Z">
              <w:r w:rsidRPr="004938E4" w:rsidDel="000A1486">
                <w:rPr>
                  <w:color w:val="000000"/>
                </w:rPr>
                <w:delText>2.69</w:delText>
              </w:r>
            </w:del>
          </w:p>
        </w:tc>
        <w:tc>
          <w:tcPr>
            <w:tcW w:w="1300" w:type="dxa"/>
            <w:noWrap/>
            <w:vAlign w:val="bottom"/>
            <w:hideMark/>
          </w:tcPr>
          <w:p w14:paraId="53F63731" w14:textId="22056BD1" w:rsidR="00CB6958" w:rsidRPr="004938E4" w:rsidDel="000A1486" w:rsidRDefault="00CB6958" w:rsidP="000A1486">
            <w:pPr>
              <w:rPr>
                <w:del w:id="1583" w:author="Em Lim" w:date="2025-07-31T17:49:00Z" w16du:dateUtc="2025-08-01T00:49:00Z"/>
                <w:color w:val="000000"/>
              </w:rPr>
              <w:pPrChange w:id="1584" w:author="Em Lim" w:date="2025-07-31T17:49:00Z" w16du:dateUtc="2025-08-01T00:49:00Z">
                <w:pPr>
                  <w:jc w:val="left"/>
                </w:pPr>
              </w:pPrChange>
            </w:pPr>
            <w:del w:id="1585" w:author="Em Lim" w:date="2025-07-31T17:49:00Z" w16du:dateUtc="2025-08-01T00:49:00Z">
              <w:r w:rsidRPr="004938E4" w:rsidDel="000A1486">
                <w:rPr>
                  <w:color w:val="000000"/>
                </w:rPr>
                <w:delText>0.01</w:delText>
              </w:r>
            </w:del>
          </w:p>
        </w:tc>
      </w:tr>
      <w:tr w:rsidR="00CB6958" w:rsidRPr="004938E4" w:rsidDel="000A1486" w14:paraId="57033A31" w14:textId="009A1BC1" w:rsidTr="00806FD8">
        <w:trPr>
          <w:trHeight w:val="320"/>
          <w:del w:id="1586" w:author="Em Lim" w:date="2025-07-31T17:49:00Z" w16du:dateUtc="2025-08-01T00:49:00Z"/>
        </w:trPr>
        <w:tc>
          <w:tcPr>
            <w:tcW w:w="3686" w:type="dxa"/>
            <w:noWrap/>
            <w:hideMark/>
          </w:tcPr>
          <w:p w14:paraId="2E458EE3" w14:textId="05C95A19" w:rsidR="00CB6958" w:rsidRPr="004938E4" w:rsidDel="000A1486" w:rsidRDefault="00CB6958" w:rsidP="000A1486">
            <w:pPr>
              <w:rPr>
                <w:del w:id="1587" w:author="Em Lim" w:date="2025-07-31T17:49:00Z" w16du:dateUtc="2025-08-01T00:49:00Z"/>
                <w:color w:val="000000"/>
              </w:rPr>
              <w:pPrChange w:id="1588" w:author="Em Lim" w:date="2025-07-31T17:49:00Z" w16du:dateUtc="2025-08-01T00:49:00Z">
                <w:pPr>
                  <w:jc w:val="left"/>
                </w:pPr>
              </w:pPrChange>
            </w:pPr>
            <w:del w:id="1589" w:author="Em Lim" w:date="2025-07-31T17:49:00Z" w16du:dateUtc="2025-08-01T00:49:00Z">
              <w:r w:rsidRPr="004938E4" w:rsidDel="000A1486">
                <w:rPr>
                  <w:color w:val="000000"/>
                </w:rPr>
                <w:delText>Tide exchange</w:delText>
              </w:r>
            </w:del>
          </w:p>
        </w:tc>
        <w:tc>
          <w:tcPr>
            <w:tcW w:w="1247" w:type="dxa"/>
            <w:noWrap/>
            <w:vAlign w:val="bottom"/>
            <w:hideMark/>
          </w:tcPr>
          <w:p w14:paraId="3D876A1D" w14:textId="3999F33C" w:rsidR="00CB6958" w:rsidRPr="004938E4" w:rsidDel="000A1486" w:rsidRDefault="00CB6958" w:rsidP="000A1486">
            <w:pPr>
              <w:rPr>
                <w:del w:id="1590" w:author="Em Lim" w:date="2025-07-31T17:49:00Z" w16du:dateUtc="2025-08-01T00:49:00Z"/>
                <w:color w:val="000000"/>
              </w:rPr>
              <w:pPrChange w:id="1591" w:author="Em Lim" w:date="2025-07-31T17:49:00Z" w16du:dateUtc="2025-08-01T00:49:00Z">
                <w:pPr>
                  <w:jc w:val="left"/>
                </w:pPr>
              </w:pPrChange>
            </w:pPr>
            <w:del w:id="1592" w:author="Em Lim" w:date="2025-07-31T17:49:00Z" w16du:dateUtc="2025-08-01T00:49:00Z">
              <w:r w:rsidRPr="004938E4" w:rsidDel="000A1486">
                <w:rPr>
                  <w:color w:val="000000"/>
                </w:rPr>
                <w:delText>-0.01</w:delText>
              </w:r>
            </w:del>
          </w:p>
        </w:tc>
        <w:tc>
          <w:tcPr>
            <w:tcW w:w="1507" w:type="dxa"/>
            <w:noWrap/>
            <w:vAlign w:val="bottom"/>
            <w:hideMark/>
          </w:tcPr>
          <w:p w14:paraId="0EFEB799" w14:textId="5D599B00" w:rsidR="00CB6958" w:rsidRPr="004938E4" w:rsidDel="000A1486" w:rsidRDefault="00CB6958" w:rsidP="000A1486">
            <w:pPr>
              <w:rPr>
                <w:del w:id="1593" w:author="Em Lim" w:date="2025-07-31T17:49:00Z" w16du:dateUtc="2025-08-01T00:49:00Z"/>
                <w:color w:val="000000"/>
              </w:rPr>
              <w:pPrChange w:id="1594" w:author="Em Lim" w:date="2025-07-31T17:49:00Z" w16du:dateUtc="2025-08-01T00:49:00Z">
                <w:pPr>
                  <w:jc w:val="left"/>
                </w:pPr>
              </w:pPrChange>
            </w:pPr>
            <w:del w:id="1595" w:author="Em Lim" w:date="2025-07-31T17:49:00Z" w16du:dateUtc="2025-08-01T00:49:00Z">
              <w:r w:rsidRPr="004938E4" w:rsidDel="000A1486">
                <w:rPr>
                  <w:color w:val="000000"/>
                </w:rPr>
                <w:delText>0.07</w:delText>
              </w:r>
            </w:del>
          </w:p>
        </w:tc>
        <w:tc>
          <w:tcPr>
            <w:tcW w:w="1093" w:type="dxa"/>
            <w:noWrap/>
            <w:vAlign w:val="bottom"/>
            <w:hideMark/>
          </w:tcPr>
          <w:p w14:paraId="5CD632FC" w14:textId="70E59A1C" w:rsidR="00CB6958" w:rsidRPr="004938E4" w:rsidDel="000A1486" w:rsidRDefault="00CB6958" w:rsidP="000A1486">
            <w:pPr>
              <w:rPr>
                <w:del w:id="1596" w:author="Em Lim" w:date="2025-07-31T17:49:00Z" w16du:dateUtc="2025-08-01T00:49:00Z"/>
                <w:color w:val="000000"/>
              </w:rPr>
              <w:pPrChange w:id="1597" w:author="Em Lim" w:date="2025-07-31T17:49:00Z" w16du:dateUtc="2025-08-01T00:49:00Z">
                <w:pPr>
                  <w:jc w:val="left"/>
                </w:pPr>
              </w:pPrChange>
            </w:pPr>
            <w:del w:id="1598" w:author="Em Lim" w:date="2025-07-31T17:49:00Z" w16du:dateUtc="2025-08-01T00:49:00Z">
              <w:r w:rsidRPr="004938E4" w:rsidDel="000A1486">
                <w:rPr>
                  <w:color w:val="000000"/>
                </w:rPr>
                <w:delText>-0.18</w:delText>
              </w:r>
            </w:del>
          </w:p>
        </w:tc>
        <w:tc>
          <w:tcPr>
            <w:tcW w:w="1300" w:type="dxa"/>
            <w:noWrap/>
            <w:vAlign w:val="bottom"/>
            <w:hideMark/>
          </w:tcPr>
          <w:p w14:paraId="206ED58D" w14:textId="06E454E9" w:rsidR="00CB6958" w:rsidRPr="004938E4" w:rsidDel="000A1486" w:rsidRDefault="00CB6958" w:rsidP="000A1486">
            <w:pPr>
              <w:rPr>
                <w:del w:id="1599" w:author="Em Lim" w:date="2025-07-31T17:49:00Z" w16du:dateUtc="2025-08-01T00:49:00Z"/>
                <w:color w:val="000000"/>
              </w:rPr>
              <w:pPrChange w:id="1600" w:author="Em Lim" w:date="2025-07-31T17:49:00Z" w16du:dateUtc="2025-08-01T00:49:00Z">
                <w:pPr>
                  <w:jc w:val="left"/>
                </w:pPr>
              </w:pPrChange>
            </w:pPr>
            <w:del w:id="1601" w:author="Em Lim" w:date="2025-07-31T17:49:00Z" w16du:dateUtc="2025-08-01T00:49:00Z">
              <w:r w:rsidRPr="004938E4" w:rsidDel="000A1486">
                <w:rPr>
                  <w:color w:val="000000"/>
                </w:rPr>
                <w:delText>0.85</w:delText>
              </w:r>
            </w:del>
          </w:p>
        </w:tc>
      </w:tr>
      <w:tr w:rsidR="00CB6958" w:rsidRPr="004938E4" w:rsidDel="000A1486" w14:paraId="29A39FDE" w14:textId="7B6308E7" w:rsidTr="00806FD8">
        <w:trPr>
          <w:trHeight w:val="320"/>
          <w:del w:id="1602" w:author="Em Lim" w:date="2025-07-31T17:49:00Z" w16du:dateUtc="2025-08-01T00:49:00Z"/>
        </w:trPr>
        <w:tc>
          <w:tcPr>
            <w:tcW w:w="3686" w:type="dxa"/>
            <w:noWrap/>
            <w:hideMark/>
          </w:tcPr>
          <w:p w14:paraId="31DC5DF1" w14:textId="0CCA1183" w:rsidR="00CB6958" w:rsidRPr="004938E4" w:rsidDel="000A1486" w:rsidRDefault="00CB6958" w:rsidP="000A1486">
            <w:pPr>
              <w:rPr>
                <w:del w:id="1603" w:author="Em Lim" w:date="2025-07-31T17:49:00Z" w16du:dateUtc="2025-08-01T00:49:00Z"/>
                <w:color w:val="000000"/>
              </w:rPr>
              <w:pPrChange w:id="1604" w:author="Em Lim" w:date="2025-07-31T17:49:00Z" w16du:dateUtc="2025-08-01T00:49:00Z">
                <w:pPr>
                  <w:jc w:val="left"/>
                </w:pPr>
              </w:pPrChange>
            </w:pPr>
            <w:del w:id="1605" w:author="Em Lim" w:date="2025-07-31T17:49:00Z" w16du:dateUtc="2025-08-01T00:49:00Z">
              <w:r w:rsidRPr="004938E4" w:rsidDel="000A1486">
                <w:rPr>
                  <w:color w:val="000000"/>
                </w:rPr>
                <w:delText>Animal biomass</w:delText>
              </w:r>
            </w:del>
          </w:p>
        </w:tc>
        <w:tc>
          <w:tcPr>
            <w:tcW w:w="1247" w:type="dxa"/>
            <w:noWrap/>
            <w:vAlign w:val="bottom"/>
            <w:hideMark/>
          </w:tcPr>
          <w:p w14:paraId="6E0CAEDB" w14:textId="2B965CCB" w:rsidR="00CB6958" w:rsidRPr="004938E4" w:rsidDel="000A1486" w:rsidRDefault="00CB6958" w:rsidP="000A1486">
            <w:pPr>
              <w:rPr>
                <w:del w:id="1606" w:author="Em Lim" w:date="2025-07-31T17:49:00Z" w16du:dateUtc="2025-08-01T00:49:00Z"/>
                <w:color w:val="000000"/>
              </w:rPr>
              <w:pPrChange w:id="1607" w:author="Em Lim" w:date="2025-07-31T17:49:00Z" w16du:dateUtc="2025-08-01T00:49:00Z">
                <w:pPr>
                  <w:jc w:val="left"/>
                </w:pPr>
              </w:pPrChange>
            </w:pPr>
            <w:del w:id="1608" w:author="Em Lim" w:date="2025-07-31T17:49:00Z" w16du:dateUtc="2025-08-01T00:49:00Z">
              <w:r w:rsidRPr="004938E4" w:rsidDel="000A1486">
                <w:rPr>
                  <w:color w:val="000000"/>
                </w:rPr>
                <w:delText>1.33</w:delText>
              </w:r>
            </w:del>
          </w:p>
        </w:tc>
        <w:tc>
          <w:tcPr>
            <w:tcW w:w="1507" w:type="dxa"/>
            <w:noWrap/>
            <w:vAlign w:val="bottom"/>
            <w:hideMark/>
          </w:tcPr>
          <w:p w14:paraId="779CEC42" w14:textId="41144734" w:rsidR="00CB6958" w:rsidRPr="004938E4" w:rsidDel="000A1486" w:rsidRDefault="00CB6958" w:rsidP="000A1486">
            <w:pPr>
              <w:rPr>
                <w:del w:id="1609" w:author="Em Lim" w:date="2025-07-31T17:49:00Z" w16du:dateUtc="2025-08-01T00:49:00Z"/>
                <w:color w:val="000000"/>
              </w:rPr>
              <w:pPrChange w:id="1610" w:author="Em Lim" w:date="2025-07-31T17:49:00Z" w16du:dateUtc="2025-08-01T00:49:00Z">
                <w:pPr>
                  <w:jc w:val="left"/>
                </w:pPr>
              </w:pPrChange>
            </w:pPr>
            <w:del w:id="1611" w:author="Em Lim" w:date="2025-07-31T17:49:00Z" w16du:dateUtc="2025-08-01T00:49:00Z">
              <w:r w:rsidRPr="004938E4" w:rsidDel="000A1486">
                <w:rPr>
                  <w:color w:val="000000"/>
                </w:rPr>
                <w:delText>0.34</w:delText>
              </w:r>
            </w:del>
          </w:p>
        </w:tc>
        <w:tc>
          <w:tcPr>
            <w:tcW w:w="1093" w:type="dxa"/>
            <w:noWrap/>
            <w:vAlign w:val="bottom"/>
            <w:hideMark/>
          </w:tcPr>
          <w:p w14:paraId="5A20A4F9" w14:textId="0DAA5B59" w:rsidR="00CB6958" w:rsidRPr="004938E4" w:rsidDel="000A1486" w:rsidRDefault="00CB6958" w:rsidP="000A1486">
            <w:pPr>
              <w:rPr>
                <w:del w:id="1612" w:author="Em Lim" w:date="2025-07-31T17:49:00Z" w16du:dateUtc="2025-08-01T00:49:00Z"/>
                <w:color w:val="000000"/>
              </w:rPr>
              <w:pPrChange w:id="1613" w:author="Em Lim" w:date="2025-07-31T17:49:00Z" w16du:dateUtc="2025-08-01T00:49:00Z">
                <w:pPr>
                  <w:jc w:val="left"/>
                </w:pPr>
              </w:pPrChange>
            </w:pPr>
            <w:del w:id="1614" w:author="Em Lim" w:date="2025-07-31T17:49:00Z" w16du:dateUtc="2025-08-01T00:49:00Z">
              <w:r w:rsidRPr="004938E4" w:rsidDel="000A1486">
                <w:rPr>
                  <w:color w:val="000000"/>
                </w:rPr>
                <w:delText>3.89</w:delText>
              </w:r>
            </w:del>
          </w:p>
        </w:tc>
        <w:tc>
          <w:tcPr>
            <w:tcW w:w="1300" w:type="dxa"/>
            <w:noWrap/>
            <w:vAlign w:val="bottom"/>
            <w:hideMark/>
          </w:tcPr>
          <w:p w14:paraId="3165CE2F" w14:textId="37B37A2E" w:rsidR="00CB6958" w:rsidRPr="004938E4" w:rsidDel="000A1486" w:rsidRDefault="00CB6958" w:rsidP="000A1486">
            <w:pPr>
              <w:rPr>
                <w:del w:id="1615" w:author="Em Lim" w:date="2025-07-31T17:49:00Z" w16du:dateUtc="2025-08-01T00:49:00Z"/>
                <w:color w:val="000000"/>
              </w:rPr>
              <w:pPrChange w:id="1616" w:author="Em Lim" w:date="2025-07-31T17:49:00Z" w16du:dateUtc="2025-08-01T00:49:00Z">
                <w:pPr>
                  <w:jc w:val="left"/>
                </w:pPr>
              </w:pPrChange>
            </w:pPr>
            <w:del w:id="1617" w:author="Em Lim" w:date="2025-07-31T17:49:00Z" w16du:dateUtc="2025-08-01T00:49:00Z">
              <w:r w:rsidRPr="004938E4" w:rsidDel="000A1486">
                <w:rPr>
                  <w:color w:val="000000"/>
                </w:rPr>
                <w:delText>&lt; 0.001</w:delText>
              </w:r>
            </w:del>
          </w:p>
        </w:tc>
      </w:tr>
      <w:tr w:rsidR="00CB6958" w:rsidRPr="004938E4" w:rsidDel="000A1486" w14:paraId="3646BB1A" w14:textId="1C066243" w:rsidTr="00806FD8">
        <w:trPr>
          <w:trHeight w:val="320"/>
          <w:del w:id="1618" w:author="Em Lim" w:date="2025-07-31T17:49:00Z" w16du:dateUtc="2025-08-01T00:49:00Z"/>
        </w:trPr>
        <w:tc>
          <w:tcPr>
            <w:tcW w:w="3686" w:type="dxa"/>
            <w:noWrap/>
            <w:hideMark/>
          </w:tcPr>
          <w:p w14:paraId="0538C35F" w14:textId="03F973BD" w:rsidR="00CB6958" w:rsidRPr="004938E4" w:rsidDel="000A1486" w:rsidRDefault="00CB6958" w:rsidP="000A1486">
            <w:pPr>
              <w:rPr>
                <w:del w:id="1619" w:author="Em Lim" w:date="2025-07-31T17:49:00Z" w16du:dateUtc="2025-08-01T00:49:00Z"/>
                <w:color w:val="000000"/>
              </w:rPr>
              <w:pPrChange w:id="1620" w:author="Em Lim" w:date="2025-07-31T17:49:00Z" w16du:dateUtc="2025-08-01T00:49:00Z">
                <w:pPr>
                  <w:jc w:val="left"/>
                </w:pPr>
              </w:pPrChange>
            </w:pPr>
            <w:del w:id="1621" w:author="Em Lim" w:date="2025-07-31T17:49:00Z" w16du:dateUtc="2025-08-01T00:49:00Z">
              <w:r w:rsidRPr="004938E4" w:rsidDel="000A1486">
                <w:rPr>
                  <w:color w:val="000000"/>
                </w:rPr>
                <w:delText>Biodiversity</w:delText>
              </w:r>
            </w:del>
          </w:p>
        </w:tc>
        <w:tc>
          <w:tcPr>
            <w:tcW w:w="1247" w:type="dxa"/>
            <w:noWrap/>
            <w:vAlign w:val="bottom"/>
            <w:hideMark/>
          </w:tcPr>
          <w:p w14:paraId="6DABBE12" w14:textId="23E7BD2D" w:rsidR="00CB6958" w:rsidRPr="004938E4" w:rsidDel="000A1486" w:rsidRDefault="00CB6958" w:rsidP="000A1486">
            <w:pPr>
              <w:rPr>
                <w:del w:id="1622" w:author="Em Lim" w:date="2025-07-31T17:49:00Z" w16du:dateUtc="2025-08-01T00:49:00Z"/>
                <w:color w:val="000000"/>
              </w:rPr>
              <w:pPrChange w:id="1623" w:author="Em Lim" w:date="2025-07-31T17:49:00Z" w16du:dateUtc="2025-08-01T00:49:00Z">
                <w:pPr>
                  <w:jc w:val="left"/>
                </w:pPr>
              </w:pPrChange>
            </w:pPr>
            <w:del w:id="1624" w:author="Em Lim" w:date="2025-07-31T17:49:00Z" w16du:dateUtc="2025-08-01T00:49:00Z">
              <w:r w:rsidRPr="004938E4" w:rsidDel="000A1486">
                <w:rPr>
                  <w:color w:val="000000"/>
                </w:rPr>
                <w:delText>-0.08</w:delText>
              </w:r>
            </w:del>
          </w:p>
        </w:tc>
        <w:tc>
          <w:tcPr>
            <w:tcW w:w="1507" w:type="dxa"/>
            <w:noWrap/>
            <w:vAlign w:val="bottom"/>
            <w:hideMark/>
          </w:tcPr>
          <w:p w14:paraId="70A798F8" w14:textId="20EEA643" w:rsidR="00CB6958" w:rsidRPr="004938E4" w:rsidDel="000A1486" w:rsidRDefault="00CB6958" w:rsidP="000A1486">
            <w:pPr>
              <w:rPr>
                <w:del w:id="1625" w:author="Em Lim" w:date="2025-07-31T17:49:00Z" w16du:dateUtc="2025-08-01T00:49:00Z"/>
                <w:color w:val="000000"/>
              </w:rPr>
              <w:pPrChange w:id="1626" w:author="Em Lim" w:date="2025-07-31T17:49:00Z" w16du:dateUtc="2025-08-01T00:49:00Z">
                <w:pPr>
                  <w:jc w:val="left"/>
                </w:pPr>
              </w:pPrChange>
            </w:pPr>
            <w:del w:id="1627" w:author="Em Lim" w:date="2025-07-31T17:49:00Z" w16du:dateUtc="2025-08-01T00:49:00Z">
              <w:r w:rsidRPr="004938E4" w:rsidDel="000A1486">
                <w:rPr>
                  <w:color w:val="000000"/>
                </w:rPr>
                <w:delText>0.03</w:delText>
              </w:r>
            </w:del>
          </w:p>
        </w:tc>
        <w:tc>
          <w:tcPr>
            <w:tcW w:w="1093" w:type="dxa"/>
            <w:noWrap/>
            <w:vAlign w:val="bottom"/>
            <w:hideMark/>
          </w:tcPr>
          <w:p w14:paraId="68A4599A" w14:textId="3C5095B9" w:rsidR="00CB6958" w:rsidRPr="004938E4" w:rsidDel="000A1486" w:rsidRDefault="00CB6958" w:rsidP="000A1486">
            <w:pPr>
              <w:rPr>
                <w:del w:id="1628" w:author="Em Lim" w:date="2025-07-31T17:49:00Z" w16du:dateUtc="2025-08-01T00:49:00Z"/>
                <w:color w:val="000000"/>
              </w:rPr>
              <w:pPrChange w:id="1629" w:author="Em Lim" w:date="2025-07-31T17:49:00Z" w16du:dateUtc="2025-08-01T00:49:00Z">
                <w:pPr>
                  <w:jc w:val="left"/>
                </w:pPr>
              </w:pPrChange>
            </w:pPr>
            <w:del w:id="1630" w:author="Em Lim" w:date="2025-07-31T17:49:00Z" w16du:dateUtc="2025-08-01T00:49:00Z">
              <w:r w:rsidRPr="004938E4" w:rsidDel="000A1486">
                <w:rPr>
                  <w:color w:val="000000"/>
                </w:rPr>
                <w:delText>-2.71</w:delText>
              </w:r>
            </w:del>
          </w:p>
        </w:tc>
        <w:tc>
          <w:tcPr>
            <w:tcW w:w="1300" w:type="dxa"/>
            <w:noWrap/>
            <w:vAlign w:val="bottom"/>
            <w:hideMark/>
          </w:tcPr>
          <w:p w14:paraId="040E5E5D" w14:textId="014054EB" w:rsidR="00CB6958" w:rsidRPr="004938E4" w:rsidDel="000A1486" w:rsidRDefault="00CB6958" w:rsidP="000A1486">
            <w:pPr>
              <w:rPr>
                <w:del w:id="1631" w:author="Em Lim" w:date="2025-07-31T17:49:00Z" w16du:dateUtc="2025-08-01T00:49:00Z"/>
                <w:color w:val="000000"/>
              </w:rPr>
              <w:pPrChange w:id="1632" w:author="Em Lim" w:date="2025-07-31T17:49:00Z" w16du:dateUtc="2025-08-01T00:49:00Z">
                <w:pPr>
                  <w:jc w:val="left"/>
                </w:pPr>
              </w:pPrChange>
            </w:pPr>
            <w:del w:id="1633" w:author="Em Lim" w:date="2025-07-31T17:49:00Z" w16du:dateUtc="2025-08-01T00:49:00Z">
              <w:r w:rsidRPr="004938E4" w:rsidDel="000A1486">
                <w:rPr>
                  <w:color w:val="000000"/>
                </w:rPr>
                <w:delText>0.01</w:delText>
              </w:r>
            </w:del>
          </w:p>
        </w:tc>
      </w:tr>
      <w:tr w:rsidR="00CB6958" w:rsidRPr="004938E4" w:rsidDel="000A1486" w14:paraId="11C04299" w14:textId="71EFFE2D" w:rsidTr="00806FD8">
        <w:trPr>
          <w:trHeight w:val="320"/>
          <w:del w:id="1634" w:author="Em Lim" w:date="2025-07-31T17:49:00Z" w16du:dateUtc="2025-08-01T00:49:00Z"/>
        </w:trPr>
        <w:tc>
          <w:tcPr>
            <w:tcW w:w="3686" w:type="dxa"/>
            <w:noWrap/>
            <w:hideMark/>
          </w:tcPr>
          <w:p w14:paraId="52849974" w14:textId="29695820" w:rsidR="00CB6958" w:rsidRPr="004938E4" w:rsidDel="000A1486" w:rsidRDefault="00CB6958" w:rsidP="000A1486">
            <w:pPr>
              <w:rPr>
                <w:del w:id="1635" w:author="Em Lim" w:date="2025-07-31T17:49:00Z" w16du:dateUtc="2025-08-01T00:49:00Z"/>
                <w:color w:val="000000"/>
              </w:rPr>
              <w:pPrChange w:id="1636" w:author="Em Lim" w:date="2025-07-31T17:49:00Z" w16du:dateUtc="2025-08-01T00:49:00Z">
                <w:pPr>
                  <w:jc w:val="left"/>
                </w:pPr>
              </w:pPrChange>
            </w:pPr>
            <w:del w:id="1637" w:author="Em Lim" w:date="2025-07-31T17:49:00Z" w16du:dateUtc="2025-08-01T00:49:00Z">
              <w:r w:rsidRPr="004938E4" w:rsidDel="000A1486">
                <w:rPr>
                  <w:color w:val="000000"/>
                </w:rPr>
                <w:delText>Depth</w:delText>
              </w:r>
            </w:del>
          </w:p>
        </w:tc>
        <w:tc>
          <w:tcPr>
            <w:tcW w:w="1247" w:type="dxa"/>
            <w:noWrap/>
            <w:vAlign w:val="bottom"/>
            <w:hideMark/>
          </w:tcPr>
          <w:p w14:paraId="43FFDC25" w14:textId="7D7AB504" w:rsidR="00CB6958" w:rsidRPr="004938E4" w:rsidDel="000A1486" w:rsidRDefault="00CB6958" w:rsidP="000A1486">
            <w:pPr>
              <w:rPr>
                <w:del w:id="1638" w:author="Em Lim" w:date="2025-07-31T17:49:00Z" w16du:dateUtc="2025-08-01T00:49:00Z"/>
                <w:color w:val="000000"/>
              </w:rPr>
              <w:pPrChange w:id="1639" w:author="Em Lim" w:date="2025-07-31T17:49:00Z" w16du:dateUtc="2025-08-01T00:49:00Z">
                <w:pPr>
                  <w:jc w:val="left"/>
                </w:pPr>
              </w:pPrChange>
            </w:pPr>
            <w:del w:id="1640" w:author="Em Lim" w:date="2025-07-31T17:49:00Z" w16du:dateUtc="2025-08-01T00:49:00Z">
              <w:r w:rsidRPr="004938E4" w:rsidDel="000A1486">
                <w:rPr>
                  <w:color w:val="000000"/>
                </w:rPr>
                <w:delText>0.01</w:delText>
              </w:r>
            </w:del>
          </w:p>
        </w:tc>
        <w:tc>
          <w:tcPr>
            <w:tcW w:w="1507" w:type="dxa"/>
            <w:noWrap/>
            <w:vAlign w:val="bottom"/>
            <w:hideMark/>
          </w:tcPr>
          <w:p w14:paraId="49AD4B96" w14:textId="1ABA5CBC" w:rsidR="00CB6958" w:rsidRPr="004938E4" w:rsidDel="000A1486" w:rsidRDefault="00CB6958" w:rsidP="000A1486">
            <w:pPr>
              <w:rPr>
                <w:del w:id="1641" w:author="Em Lim" w:date="2025-07-31T17:49:00Z" w16du:dateUtc="2025-08-01T00:49:00Z"/>
                <w:color w:val="000000"/>
              </w:rPr>
              <w:pPrChange w:id="1642" w:author="Em Lim" w:date="2025-07-31T17:49:00Z" w16du:dateUtc="2025-08-01T00:49:00Z">
                <w:pPr>
                  <w:jc w:val="left"/>
                </w:pPr>
              </w:pPrChange>
            </w:pPr>
            <w:del w:id="1643" w:author="Em Lim" w:date="2025-07-31T17:49:00Z" w16du:dateUtc="2025-08-01T00:49:00Z">
              <w:r w:rsidRPr="004938E4" w:rsidDel="000A1486">
                <w:rPr>
                  <w:color w:val="000000"/>
                </w:rPr>
                <w:delText>0.03</w:delText>
              </w:r>
            </w:del>
          </w:p>
        </w:tc>
        <w:tc>
          <w:tcPr>
            <w:tcW w:w="1093" w:type="dxa"/>
            <w:noWrap/>
            <w:vAlign w:val="bottom"/>
            <w:hideMark/>
          </w:tcPr>
          <w:p w14:paraId="183992A9" w14:textId="403C1E06" w:rsidR="00CB6958" w:rsidRPr="004938E4" w:rsidDel="000A1486" w:rsidRDefault="00CB6958" w:rsidP="000A1486">
            <w:pPr>
              <w:rPr>
                <w:del w:id="1644" w:author="Em Lim" w:date="2025-07-31T17:49:00Z" w16du:dateUtc="2025-08-01T00:49:00Z"/>
                <w:color w:val="000000"/>
              </w:rPr>
              <w:pPrChange w:id="1645" w:author="Em Lim" w:date="2025-07-31T17:49:00Z" w16du:dateUtc="2025-08-01T00:49:00Z">
                <w:pPr>
                  <w:jc w:val="left"/>
                </w:pPr>
              </w:pPrChange>
            </w:pPr>
            <w:del w:id="1646" w:author="Em Lim" w:date="2025-07-31T17:49:00Z" w16du:dateUtc="2025-08-01T00:49:00Z">
              <w:r w:rsidRPr="004938E4" w:rsidDel="000A1486">
                <w:rPr>
                  <w:color w:val="000000"/>
                </w:rPr>
                <w:delText>0.44</w:delText>
              </w:r>
            </w:del>
          </w:p>
        </w:tc>
        <w:tc>
          <w:tcPr>
            <w:tcW w:w="1300" w:type="dxa"/>
            <w:noWrap/>
            <w:vAlign w:val="bottom"/>
            <w:hideMark/>
          </w:tcPr>
          <w:p w14:paraId="73BC16B6" w14:textId="2DE2D41C" w:rsidR="00CB6958" w:rsidRPr="004938E4" w:rsidDel="000A1486" w:rsidRDefault="00CB6958" w:rsidP="000A1486">
            <w:pPr>
              <w:rPr>
                <w:del w:id="1647" w:author="Em Lim" w:date="2025-07-31T17:49:00Z" w16du:dateUtc="2025-08-01T00:49:00Z"/>
                <w:color w:val="000000"/>
              </w:rPr>
              <w:pPrChange w:id="1648" w:author="Em Lim" w:date="2025-07-31T17:49:00Z" w16du:dateUtc="2025-08-01T00:49:00Z">
                <w:pPr>
                  <w:jc w:val="left"/>
                </w:pPr>
              </w:pPrChange>
            </w:pPr>
            <w:del w:id="1649" w:author="Em Lim" w:date="2025-07-31T17:49:00Z" w16du:dateUtc="2025-08-01T00:49:00Z">
              <w:r w:rsidRPr="004938E4" w:rsidDel="000A1486">
                <w:rPr>
                  <w:color w:val="000000"/>
                </w:rPr>
                <w:delText>0.66</w:delText>
              </w:r>
            </w:del>
          </w:p>
        </w:tc>
      </w:tr>
      <w:tr w:rsidR="00CB6958" w:rsidRPr="004938E4" w:rsidDel="000A1486" w14:paraId="66D910B3" w14:textId="5F5882B1" w:rsidTr="00806FD8">
        <w:trPr>
          <w:trHeight w:val="320"/>
          <w:del w:id="1650" w:author="Em Lim" w:date="2025-07-31T17:49:00Z" w16du:dateUtc="2025-08-01T00:49:00Z"/>
        </w:trPr>
        <w:tc>
          <w:tcPr>
            <w:tcW w:w="3686" w:type="dxa"/>
            <w:noWrap/>
            <w:hideMark/>
          </w:tcPr>
          <w:p w14:paraId="17C7B270" w14:textId="02E9E441" w:rsidR="00CB6958" w:rsidRPr="004938E4" w:rsidDel="000A1486" w:rsidRDefault="00CB6958" w:rsidP="000A1486">
            <w:pPr>
              <w:rPr>
                <w:del w:id="1651" w:author="Em Lim" w:date="2025-07-31T17:49:00Z" w16du:dateUtc="2025-08-01T00:49:00Z"/>
                <w:color w:val="000000"/>
              </w:rPr>
              <w:pPrChange w:id="1652" w:author="Em Lim" w:date="2025-07-31T17:49:00Z" w16du:dateUtc="2025-08-01T00:49:00Z">
                <w:pPr>
                  <w:jc w:val="left"/>
                </w:pPr>
              </w:pPrChange>
            </w:pPr>
            <w:del w:id="1653" w:author="Em Lim" w:date="2025-07-31T17:49:00Z" w16du:dateUtc="2025-08-01T00:49:00Z">
              <w:r w:rsidRPr="004938E4" w:rsidDel="000A1486">
                <w:rPr>
                  <w:color w:val="000000"/>
                </w:rPr>
                <w:delText>Kelp:tide</w:delText>
              </w:r>
            </w:del>
          </w:p>
        </w:tc>
        <w:tc>
          <w:tcPr>
            <w:tcW w:w="1247" w:type="dxa"/>
            <w:noWrap/>
            <w:vAlign w:val="bottom"/>
            <w:hideMark/>
          </w:tcPr>
          <w:p w14:paraId="631537C5" w14:textId="5C1A5C54" w:rsidR="00CB6958" w:rsidRPr="004938E4" w:rsidDel="000A1486" w:rsidRDefault="00CB6958" w:rsidP="000A1486">
            <w:pPr>
              <w:rPr>
                <w:del w:id="1654" w:author="Em Lim" w:date="2025-07-31T17:49:00Z" w16du:dateUtc="2025-08-01T00:49:00Z"/>
                <w:color w:val="000000"/>
              </w:rPr>
              <w:pPrChange w:id="1655" w:author="Em Lim" w:date="2025-07-31T17:49:00Z" w16du:dateUtc="2025-08-01T00:49:00Z">
                <w:pPr>
                  <w:jc w:val="left"/>
                </w:pPr>
              </w:pPrChange>
            </w:pPr>
            <w:del w:id="1656" w:author="Em Lim" w:date="2025-07-31T17:49:00Z" w16du:dateUtc="2025-08-01T00:49:00Z">
              <w:r w:rsidRPr="004938E4" w:rsidDel="000A1486">
                <w:rPr>
                  <w:color w:val="000000"/>
                </w:rPr>
                <w:delText>0.26</w:delText>
              </w:r>
            </w:del>
          </w:p>
        </w:tc>
        <w:tc>
          <w:tcPr>
            <w:tcW w:w="1507" w:type="dxa"/>
            <w:noWrap/>
            <w:vAlign w:val="bottom"/>
            <w:hideMark/>
          </w:tcPr>
          <w:p w14:paraId="40096C8A" w14:textId="24FDDC14" w:rsidR="00CB6958" w:rsidRPr="004938E4" w:rsidDel="000A1486" w:rsidRDefault="00CB6958" w:rsidP="000A1486">
            <w:pPr>
              <w:rPr>
                <w:del w:id="1657" w:author="Em Lim" w:date="2025-07-31T17:49:00Z" w16du:dateUtc="2025-08-01T00:49:00Z"/>
                <w:color w:val="000000"/>
              </w:rPr>
              <w:pPrChange w:id="1658" w:author="Em Lim" w:date="2025-07-31T17:49:00Z" w16du:dateUtc="2025-08-01T00:49:00Z">
                <w:pPr>
                  <w:jc w:val="left"/>
                </w:pPr>
              </w:pPrChange>
            </w:pPr>
            <w:del w:id="1659" w:author="Em Lim" w:date="2025-07-31T17:49:00Z" w16du:dateUtc="2025-08-01T00:49:00Z">
              <w:r w:rsidRPr="004938E4" w:rsidDel="000A1486">
                <w:rPr>
                  <w:color w:val="000000"/>
                </w:rPr>
                <w:delText>0.08</w:delText>
              </w:r>
            </w:del>
          </w:p>
        </w:tc>
        <w:tc>
          <w:tcPr>
            <w:tcW w:w="1093" w:type="dxa"/>
            <w:noWrap/>
            <w:vAlign w:val="bottom"/>
            <w:hideMark/>
          </w:tcPr>
          <w:p w14:paraId="4495BA28" w14:textId="5FB8E8AD" w:rsidR="00CB6958" w:rsidRPr="004938E4" w:rsidDel="000A1486" w:rsidRDefault="00CB6958" w:rsidP="000A1486">
            <w:pPr>
              <w:rPr>
                <w:del w:id="1660" w:author="Em Lim" w:date="2025-07-31T17:49:00Z" w16du:dateUtc="2025-08-01T00:49:00Z"/>
                <w:color w:val="000000"/>
              </w:rPr>
              <w:pPrChange w:id="1661" w:author="Em Lim" w:date="2025-07-31T17:49:00Z" w16du:dateUtc="2025-08-01T00:49:00Z">
                <w:pPr>
                  <w:jc w:val="left"/>
                </w:pPr>
              </w:pPrChange>
            </w:pPr>
            <w:del w:id="1662" w:author="Em Lim" w:date="2025-07-31T17:49:00Z" w16du:dateUtc="2025-08-01T00:49:00Z">
              <w:r w:rsidRPr="004938E4" w:rsidDel="000A1486">
                <w:rPr>
                  <w:color w:val="000000"/>
                </w:rPr>
                <w:delText>3.36</w:delText>
              </w:r>
            </w:del>
          </w:p>
        </w:tc>
        <w:tc>
          <w:tcPr>
            <w:tcW w:w="1300" w:type="dxa"/>
            <w:noWrap/>
            <w:vAlign w:val="bottom"/>
            <w:hideMark/>
          </w:tcPr>
          <w:p w14:paraId="3F136A12" w14:textId="7EFA31E1" w:rsidR="00CB6958" w:rsidRPr="004938E4" w:rsidDel="000A1486" w:rsidRDefault="00CB6958" w:rsidP="000A1486">
            <w:pPr>
              <w:rPr>
                <w:del w:id="1663" w:author="Em Lim" w:date="2025-07-31T17:49:00Z" w16du:dateUtc="2025-08-01T00:49:00Z"/>
                <w:color w:val="000000"/>
              </w:rPr>
              <w:pPrChange w:id="1664" w:author="Em Lim" w:date="2025-07-31T17:49:00Z" w16du:dateUtc="2025-08-01T00:49:00Z">
                <w:pPr>
                  <w:jc w:val="left"/>
                </w:pPr>
              </w:pPrChange>
            </w:pPr>
            <w:del w:id="1665" w:author="Em Lim" w:date="2025-07-31T17:49:00Z" w16du:dateUtc="2025-08-01T00:49:00Z">
              <w:r w:rsidRPr="004938E4" w:rsidDel="000A1486">
                <w:rPr>
                  <w:color w:val="000000"/>
                </w:rPr>
                <w:delText>0.001</w:delText>
              </w:r>
            </w:del>
          </w:p>
        </w:tc>
      </w:tr>
      <w:tr w:rsidR="00CB6958" w:rsidRPr="004938E4" w:rsidDel="000A1486" w14:paraId="3E9C8482" w14:textId="04479578" w:rsidTr="00806FD8">
        <w:trPr>
          <w:trHeight w:val="320"/>
          <w:del w:id="1666" w:author="Em Lim" w:date="2025-07-31T17:49:00Z" w16du:dateUtc="2025-08-01T00:49:00Z"/>
        </w:trPr>
        <w:tc>
          <w:tcPr>
            <w:tcW w:w="3686" w:type="dxa"/>
            <w:noWrap/>
            <w:hideMark/>
          </w:tcPr>
          <w:p w14:paraId="30628CE7" w14:textId="050C5240" w:rsidR="00CB6958" w:rsidRPr="004938E4" w:rsidDel="000A1486" w:rsidRDefault="00CB6958" w:rsidP="000A1486">
            <w:pPr>
              <w:rPr>
                <w:del w:id="1667" w:author="Em Lim" w:date="2025-07-31T17:49:00Z" w16du:dateUtc="2025-08-01T00:49:00Z"/>
                <w:color w:val="000000"/>
              </w:rPr>
              <w:pPrChange w:id="1668" w:author="Em Lim" w:date="2025-07-31T17:49:00Z" w16du:dateUtc="2025-08-01T00:49:00Z">
                <w:pPr>
                  <w:jc w:val="left"/>
                </w:pPr>
              </w:pPrChange>
            </w:pPr>
            <w:del w:id="1669" w:author="Em Lim" w:date="2025-07-31T17:49:00Z" w16du:dateUtc="2025-08-01T00:49:00Z">
              <w:r w:rsidRPr="004938E4" w:rsidDel="000A1486">
                <w:rPr>
                  <w:color w:val="000000"/>
                </w:rPr>
                <w:delText>Kelp:animals</w:delText>
              </w:r>
            </w:del>
          </w:p>
        </w:tc>
        <w:tc>
          <w:tcPr>
            <w:tcW w:w="1247" w:type="dxa"/>
            <w:noWrap/>
            <w:vAlign w:val="bottom"/>
            <w:hideMark/>
          </w:tcPr>
          <w:p w14:paraId="4FC446A5" w14:textId="0028E197" w:rsidR="00CB6958" w:rsidRPr="004938E4" w:rsidDel="000A1486" w:rsidRDefault="00CB6958" w:rsidP="000A1486">
            <w:pPr>
              <w:rPr>
                <w:del w:id="1670" w:author="Em Lim" w:date="2025-07-31T17:49:00Z" w16du:dateUtc="2025-08-01T00:49:00Z"/>
                <w:color w:val="000000"/>
              </w:rPr>
              <w:pPrChange w:id="1671" w:author="Em Lim" w:date="2025-07-31T17:49:00Z" w16du:dateUtc="2025-08-01T00:49:00Z">
                <w:pPr>
                  <w:jc w:val="left"/>
                </w:pPr>
              </w:pPrChange>
            </w:pPr>
            <w:del w:id="1672" w:author="Em Lim" w:date="2025-07-31T17:49:00Z" w16du:dateUtc="2025-08-01T00:49:00Z">
              <w:r w:rsidRPr="004938E4" w:rsidDel="000A1486">
                <w:rPr>
                  <w:color w:val="000000"/>
                </w:rPr>
                <w:delText>0.48</w:delText>
              </w:r>
            </w:del>
          </w:p>
        </w:tc>
        <w:tc>
          <w:tcPr>
            <w:tcW w:w="1507" w:type="dxa"/>
            <w:noWrap/>
            <w:vAlign w:val="bottom"/>
            <w:hideMark/>
          </w:tcPr>
          <w:p w14:paraId="37D701C8" w14:textId="60A8920E" w:rsidR="00CB6958" w:rsidRPr="004938E4" w:rsidDel="000A1486" w:rsidRDefault="00CB6958" w:rsidP="000A1486">
            <w:pPr>
              <w:rPr>
                <w:del w:id="1673" w:author="Em Lim" w:date="2025-07-31T17:49:00Z" w16du:dateUtc="2025-08-01T00:49:00Z"/>
                <w:color w:val="000000"/>
              </w:rPr>
              <w:pPrChange w:id="1674" w:author="Em Lim" w:date="2025-07-31T17:49:00Z" w16du:dateUtc="2025-08-01T00:49:00Z">
                <w:pPr>
                  <w:jc w:val="left"/>
                </w:pPr>
              </w:pPrChange>
            </w:pPr>
            <w:del w:id="1675" w:author="Em Lim" w:date="2025-07-31T17:49:00Z" w16du:dateUtc="2025-08-01T00:49:00Z">
              <w:r w:rsidRPr="004938E4" w:rsidDel="000A1486">
                <w:rPr>
                  <w:color w:val="000000"/>
                </w:rPr>
                <w:delText>0.48</w:delText>
              </w:r>
            </w:del>
          </w:p>
        </w:tc>
        <w:tc>
          <w:tcPr>
            <w:tcW w:w="1093" w:type="dxa"/>
            <w:noWrap/>
            <w:vAlign w:val="bottom"/>
            <w:hideMark/>
          </w:tcPr>
          <w:p w14:paraId="4E6C2754" w14:textId="6DFF5E25" w:rsidR="00CB6958" w:rsidRPr="004938E4" w:rsidDel="000A1486" w:rsidRDefault="00CB6958" w:rsidP="000A1486">
            <w:pPr>
              <w:rPr>
                <w:del w:id="1676" w:author="Em Lim" w:date="2025-07-31T17:49:00Z" w16du:dateUtc="2025-08-01T00:49:00Z"/>
                <w:color w:val="000000"/>
              </w:rPr>
              <w:pPrChange w:id="1677" w:author="Em Lim" w:date="2025-07-31T17:49:00Z" w16du:dateUtc="2025-08-01T00:49:00Z">
                <w:pPr>
                  <w:jc w:val="left"/>
                </w:pPr>
              </w:pPrChange>
            </w:pPr>
            <w:del w:id="1678" w:author="Em Lim" w:date="2025-07-31T17:49:00Z" w16du:dateUtc="2025-08-01T00:49:00Z">
              <w:r w:rsidRPr="004938E4" w:rsidDel="000A1486">
                <w:rPr>
                  <w:color w:val="000000"/>
                </w:rPr>
                <w:delText>0.99</w:delText>
              </w:r>
            </w:del>
          </w:p>
        </w:tc>
        <w:tc>
          <w:tcPr>
            <w:tcW w:w="1300" w:type="dxa"/>
            <w:noWrap/>
            <w:vAlign w:val="bottom"/>
            <w:hideMark/>
          </w:tcPr>
          <w:p w14:paraId="262D9AE8" w14:textId="394E19FB" w:rsidR="00CB6958" w:rsidRPr="004938E4" w:rsidDel="000A1486" w:rsidRDefault="00CB6958" w:rsidP="000A1486">
            <w:pPr>
              <w:rPr>
                <w:del w:id="1679" w:author="Em Lim" w:date="2025-07-31T17:49:00Z" w16du:dateUtc="2025-08-01T00:49:00Z"/>
                <w:color w:val="000000"/>
              </w:rPr>
              <w:pPrChange w:id="1680" w:author="Em Lim" w:date="2025-07-31T17:49:00Z" w16du:dateUtc="2025-08-01T00:49:00Z">
                <w:pPr>
                  <w:jc w:val="left"/>
                </w:pPr>
              </w:pPrChange>
            </w:pPr>
            <w:del w:id="1681" w:author="Em Lim" w:date="2025-07-31T17:49:00Z" w16du:dateUtc="2025-08-01T00:49:00Z">
              <w:r w:rsidRPr="004938E4" w:rsidDel="000A1486">
                <w:rPr>
                  <w:color w:val="000000"/>
                </w:rPr>
                <w:delText>0.32</w:delText>
              </w:r>
            </w:del>
          </w:p>
        </w:tc>
      </w:tr>
      <w:tr w:rsidR="00CB6958" w:rsidRPr="004938E4" w:rsidDel="000A1486" w14:paraId="7B075D38" w14:textId="69AFA831" w:rsidTr="00806FD8">
        <w:trPr>
          <w:trHeight w:val="320"/>
          <w:del w:id="1682" w:author="Em Lim" w:date="2025-07-31T17:49:00Z" w16du:dateUtc="2025-08-01T00:49:00Z"/>
        </w:trPr>
        <w:tc>
          <w:tcPr>
            <w:tcW w:w="3686" w:type="dxa"/>
            <w:noWrap/>
            <w:hideMark/>
          </w:tcPr>
          <w:p w14:paraId="15943AFB" w14:textId="618409CE" w:rsidR="00CB6958" w:rsidRPr="004938E4" w:rsidDel="000A1486" w:rsidRDefault="00CB6958" w:rsidP="000A1486">
            <w:pPr>
              <w:rPr>
                <w:del w:id="1683" w:author="Em Lim" w:date="2025-07-31T17:49:00Z" w16du:dateUtc="2025-08-01T00:49:00Z"/>
                <w:color w:val="000000"/>
              </w:rPr>
              <w:pPrChange w:id="1684" w:author="Em Lim" w:date="2025-07-31T17:49:00Z" w16du:dateUtc="2025-08-01T00:49:00Z">
                <w:pPr>
                  <w:jc w:val="left"/>
                </w:pPr>
              </w:pPrChange>
            </w:pPr>
            <w:del w:id="1685" w:author="Em Lim" w:date="2025-07-31T17:49:00Z" w16du:dateUtc="2025-08-01T00:49:00Z">
              <w:r w:rsidRPr="004938E4" w:rsidDel="000A1486">
                <w:rPr>
                  <w:color w:val="000000"/>
                </w:rPr>
                <w:delText>Tide:animals</w:delText>
              </w:r>
            </w:del>
          </w:p>
        </w:tc>
        <w:tc>
          <w:tcPr>
            <w:tcW w:w="1247" w:type="dxa"/>
            <w:noWrap/>
            <w:vAlign w:val="bottom"/>
            <w:hideMark/>
          </w:tcPr>
          <w:p w14:paraId="72A77B28" w14:textId="3EFE0A17" w:rsidR="00CB6958" w:rsidRPr="004938E4" w:rsidDel="000A1486" w:rsidRDefault="00CB6958" w:rsidP="000A1486">
            <w:pPr>
              <w:rPr>
                <w:del w:id="1686" w:author="Em Lim" w:date="2025-07-31T17:49:00Z" w16du:dateUtc="2025-08-01T00:49:00Z"/>
                <w:color w:val="000000"/>
              </w:rPr>
              <w:pPrChange w:id="1687" w:author="Em Lim" w:date="2025-07-31T17:49:00Z" w16du:dateUtc="2025-08-01T00:49:00Z">
                <w:pPr>
                  <w:jc w:val="left"/>
                </w:pPr>
              </w:pPrChange>
            </w:pPr>
            <w:del w:id="1688" w:author="Em Lim" w:date="2025-07-31T17:49:00Z" w16du:dateUtc="2025-08-01T00:49:00Z">
              <w:r w:rsidRPr="004938E4" w:rsidDel="000A1486">
                <w:rPr>
                  <w:color w:val="000000"/>
                </w:rPr>
                <w:delText>-0.17</w:delText>
              </w:r>
            </w:del>
          </w:p>
        </w:tc>
        <w:tc>
          <w:tcPr>
            <w:tcW w:w="1507" w:type="dxa"/>
            <w:noWrap/>
            <w:vAlign w:val="bottom"/>
            <w:hideMark/>
          </w:tcPr>
          <w:p w14:paraId="1E2CB4C7" w14:textId="53E9284B" w:rsidR="00CB6958" w:rsidRPr="004938E4" w:rsidDel="000A1486" w:rsidRDefault="00CB6958" w:rsidP="000A1486">
            <w:pPr>
              <w:rPr>
                <w:del w:id="1689" w:author="Em Lim" w:date="2025-07-31T17:49:00Z" w16du:dateUtc="2025-08-01T00:49:00Z"/>
                <w:color w:val="000000"/>
              </w:rPr>
              <w:pPrChange w:id="1690" w:author="Em Lim" w:date="2025-07-31T17:49:00Z" w16du:dateUtc="2025-08-01T00:49:00Z">
                <w:pPr>
                  <w:jc w:val="left"/>
                </w:pPr>
              </w:pPrChange>
            </w:pPr>
            <w:del w:id="1691" w:author="Em Lim" w:date="2025-07-31T17:49:00Z" w16du:dateUtc="2025-08-01T00:49:00Z">
              <w:r w:rsidRPr="004938E4" w:rsidDel="000A1486">
                <w:rPr>
                  <w:color w:val="000000"/>
                </w:rPr>
                <w:delText>0.26</w:delText>
              </w:r>
            </w:del>
          </w:p>
        </w:tc>
        <w:tc>
          <w:tcPr>
            <w:tcW w:w="1093" w:type="dxa"/>
            <w:noWrap/>
            <w:vAlign w:val="bottom"/>
            <w:hideMark/>
          </w:tcPr>
          <w:p w14:paraId="34200AE3" w14:textId="62FDFEB9" w:rsidR="00CB6958" w:rsidRPr="004938E4" w:rsidDel="000A1486" w:rsidRDefault="00CB6958" w:rsidP="000A1486">
            <w:pPr>
              <w:rPr>
                <w:del w:id="1692" w:author="Em Lim" w:date="2025-07-31T17:49:00Z" w16du:dateUtc="2025-08-01T00:49:00Z"/>
                <w:color w:val="000000"/>
              </w:rPr>
              <w:pPrChange w:id="1693" w:author="Em Lim" w:date="2025-07-31T17:49:00Z" w16du:dateUtc="2025-08-01T00:49:00Z">
                <w:pPr>
                  <w:jc w:val="left"/>
                </w:pPr>
              </w:pPrChange>
            </w:pPr>
            <w:del w:id="1694" w:author="Em Lim" w:date="2025-07-31T17:49:00Z" w16du:dateUtc="2025-08-01T00:49:00Z">
              <w:r w:rsidRPr="004938E4" w:rsidDel="000A1486">
                <w:rPr>
                  <w:color w:val="000000"/>
                </w:rPr>
                <w:delText>-0.67</w:delText>
              </w:r>
            </w:del>
          </w:p>
        </w:tc>
        <w:tc>
          <w:tcPr>
            <w:tcW w:w="1300" w:type="dxa"/>
            <w:noWrap/>
            <w:vAlign w:val="bottom"/>
            <w:hideMark/>
          </w:tcPr>
          <w:p w14:paraId="4C4E8313" w14:textId="40BB3A12" w:rsidR="00CB6958" w:rsidRPr="004938E4" w:rsidDel="000A1486" w:rsidRDefault="00CB6958" w:rsidP="000A1486">
            <w:pPr>
              <w:rPr>
                <w:del w:id="1695" w:author="Em Lim" w:date="2025-07-31T17:49:00Z" w16du:dateUtc="2025-08-01T00:49:00Z"/>
                <w:color w:val="000000"/>
              </w:rPr>
              <w:pPrChange w:id="1696" w:author="Em Lim" w:date="2025-07-31T17:49:00Z" w16du:dateUtc="2025-08-01T00:49:00Z">
                <w:pPr>
                  <w:jc w:val="left"/>
                </w:pPr>
              </w:pPrChange>
            </w:pPr>
            <w:del w:id="1697" w:author="Em Lim" w:date="2025-07-31T17:49:00Z" w16du:dateUtc="2025-08-01T00:49:00Z">
              <w:r w:rsidRPr="004938E4" w:rsidDel="000A1486">
                <w:rPr>
                  <w:color w:val="000000"/>
                </w:rPr>
                <w:delText>0.51</w:delText>
              </w:r>
            </w:del>
          </w:p>
        </w:tc>
      </w:tr>
    </w:tbl>
    <w:p w14:paraId="64902E12" w14:textId="12D44FF9" w:rsidR="00CB6958" w:rsidRPr="004938E4" w:rsidDel="000A1486" w:rsidRDefault="00CB6958" w:rsidP="000A1486">
      <w:pPr>
        <w:rPr>
          <w:del w:id="1698" w:author="Em Lim" w:date="2025-07-31T17:49:00Z" w16du:dateUtc="2025-08-01T00:49:00Z"/>
        </w:rPr>
        <w:pPrChange w:id="1699" w:author="Em Lim" w:date="2025-07-31T17:49:00Z" w16du:dateUtc="2025-08-01T00:49:00Z">
          <w:pPr/>
        </w:pPrChange>
      </w:pPr>
    </w:p>
    <w:p w14:paraId="0A4444A1" w14:textId="760CB3B5" w:rsidR="00CB6958" w:rsidRPr="004938E4" w:rsidDel="000A1486" w:rsidRDefault="00CB6958" w:rsidP="000A1486">
      <w:pPr>
        <w:rPr>
          <w:del w:id="1700" w:author="Em Lim" w:date="2025-07-31T17:49:00Z" w16du:dateUtc="2025-08-01T00:49:00Z"/>
        </w:rPr>
        <w:pPrChange w:id="1701" w:author="Em Lim" w:date="2025-07-31T17:49:00Z" w16du:dateUtc="2025-08-01T00:49:00Z">
          <w:pPr/>
        </w:pPrChange>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A8C3F8E" w14:textId="72E0434E" w:rsidTr="00806FD8">
        <w:trPr>
          <w:cnfStyle w:val="100000000000" w:firstRow="1" w:lastRow="0" w:firstColumn="0" w:lastColumn="0" w:oddVBand="0" w:evenVBand="0" w:oddHBand="0" w:evenHBand="0" w:firstRowFirstColumn="0" w:firstRowLastColumn="0" w:lastRowFirstColumn="0" w:lastRowLastColumn="0"/>
          <w:trHeight w:val="320"/>
          <w:del w:id="1702" w:author="Em Lim" w:date="2025-07-31T17:49:00Z" w16du:dateUtc="2025-08-01T00:49:00Z"/>
        </w:trPr>
        <w:tc>
          <w:tcPr>
            <w:tcW w:w="3686" w:type="dxa"/>
            <w:noWrap/>
            <w:hideMark/>
          </w:tcPr>
          <w:p w14:paraId="78099107" w14:textId="6002B1D0" w:rsidR="00CB6958" w:rsidRPr="004938E4" w:rsidDel="000A1486" w:rsidRDefault="00CB6958" w:rsidP="000A1486">
            <w:pPr>
              <w:rPr>
                <w:del w:id="1703" w:author="Em Lim" w:date="2025-07-31T17:49:00Z" w16du:dateUtc="2025-08-01T00:49:00Z"/>
                <w:b/>
                <w:bCs/>
              </w:rPr>
              <w:pPrChange w:id="1704" w:author="Em Lim" w:date="2025-07-31T17:49:00Z" w16du:dateUtc="2025-08-01T00:49:00Z">
                <w:pPr>
                  <w:jc w:val="left"/>
                </w:pPr>
              </w:pPrChange>
            </w:pPr>
            <w:del w:id="1705" w:author="Em Lim" w:date="2025-07-31T17:49:00Z" w16du:dateUtc="2025-08-01T00:49:00Z">
              <w:r w:rsidRPr="004938E4" w:rsidDel="000A1486">
                <w:rPr>
                  <w:b/>
                  <w:bCs/>
                </w:rPr>
                <w:delText xml:space="preserve">Turbinidae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220DB0C2" w14:textId="732E8DBB" w:rsidR="00CB6958" w:rsidRPr="004938E4" w:rsidDel="000A1486" w:rsidRDefault="00CB6958" w:rsidP="000A1486">
            <w:pPr>
              <w:rPr>
                <w:del w:id="1706" w:author="Em Lim" w:date="2025-07-31T17:49:00Z" w16du:dateUtc="2025-08-01T00:49:00Z"/>
                <w:b/>
                <w:bCs/>
                <w:color w:val="000000"/>
              </w:rPr>
              <w:pPrChange w:id="1707" w:author="Em Lim" w:date="2025-07-31T17:49:00Z" w16du:dateUtc="2025-08-01T00:49:00Z">
                <w:pPr>
                  <w:jc w:val="left"/>
                </w:pPr>
              </w:pPrChange>
            </w:pPr>
            <w:del w:id="1708" w:author="Em Lim" w:date="2025-07-31T17:49:00Z" w16du:dateUtc="2025-08-01T00:49:00Z">
              <w:r w:rsidRPr="004938E4" w:rsidDel="000A1486">
                <w:rPr>
                  <w:b/>
                  <w:bCs/>
                  <w:color w:val="000000"/>
                </w:rPr>
                <w:delText>Estimate</w:delText>
              </w:r>
            </w:del>
          </w:p>
        </w:tc>
        <w:tc>
          <w:tcPr>
            <w:tcW w:w="1507" w:type="dxa"/>
            <w:noWrap/>
            <w:hideMark/>
          </w:tcPr>
          <w:p w14:paraId="0242B5A8" w14:textId="0E3B6DA5" w:rsidR="00CB6958" w:rsidRPr="004938E4" w:rsidDel="000A1486" w:rsidRDefault="00CB6958" w:rsidP="000A1486">
            <w:pPr>
              <w:rPr>
                <w:del w:id="1709" w:author="Em Lim" w:date="2025-07-31T17:49:00Z" w16du:dateUtc="2025-08-01T00:49:00Z"/>
                <w:b/>
                <w:bCs/>
                <w:color w:val="000000"/>
              </w:rPr>
              <w:pPrChange w:id="1710" w:author="Em Lim" w:date="2025-07-31T17:49:00Z" w16du:dateUtc="2025-08-01T00:49:00Z">
                <w:pPr>
                  <w:jc w:val="left"/>
                </w:pPr>
              </w:pPrChange>
            </w:pPr>
            <w:del w:id="1711" w:author="Em Lim" w:date="2025-07-31T17:49:00Z" w16du:dateUtc="2025-08-01T00:49:00Z">
              <w:r w:rsidRPr="004938E4" w:rsidDel="000A1486">
                <w:rPr>
                  <w:b/>
                  <w:bCs/>
                  <w:color w:val="000000"/>
                </w:rPr>
                <w:delText>Std. error</w:delText>
              </w:r>
            </w:del>
          </w:p>
        </w:tc>
        <w:tc>
          <w:tcPr>
            <w:tcW w:w="1093" w:type="dxa"/>
            <w:noWrap/>
            <w:hideMark/>
          </w:tcPr>
          <w:p w14:paraId="543FA3D4" w14:textId="63D7361F" w:rsidR="00CB6958" w:rsidRPr="004938E4" w:rsidDel="000A1486" w:rsidRDefault="00CB6958" w:rsidP="000A1486">
            <w:pPr>
              <w:rPr>
                <w:del w:id="1712" w:author="Em Lim" w:date="2025-07-31T17:49:00Z" w16du:dateUtc="2025-08-01T00:49:00Z"/>
                <w:b/>
                <w:bCs/>
                <w:color w:val="000000"/>
              </w:rPr>
              <w:pPrChange w:id="1713" w:author="Em Lim" w:date="2025-07-31T17:49:00Z" w16du:dateUtc="2025-08-01T00:49:00Z">
                <w:pPr>
                  <w:jc w:val="left"/>
                </w:pPr>
              </w:pPrChange>
            </w:pPr>
            <w:del w:id="1714" w:author="Em Lim" w:date="2025-07-31T17:49:00Z" w16du:dateUtc="2025-08-01T00:49:00Z">
              <w:r w:rsidRPr="004938E4" w:rsidDel="000A1486">
                <w:rPr>
                  <w:b/>
                  <w:bCs/>
                  <w:color w:val="000000"/>
                </w:rPr>
                <w:delText>z value</w:delText>
              </w:r>
            </w:del>
          </w:p>
        </w:tc>
        <w:tc>
          <w:tcPr>
            <w:tcW w:w="1300" w:type="dxa"/>
            <w:noWrap/>
            <w:hideMark/>
          </w:tcPr>
          <w:p w14:paraId="287CE5E5" w14:textId="1BA70E67" w:rsidR="00CB6958" w:rsidRPr="004938E4" w:rsidDel="000A1486" w:rsidRDefault="00CB6958" w:rsidP="000A1486">
            <w:pPr>
              <w:rPr>
                <w:del w:id="1715" w:author="Em Lim" w:date="2025-07-31T17:49:00Z" w16du:dateUtc="2025-08-01T00:49:00Z"/>
                <w:b/>
                <w:bCs/>
                <w:color w:val="000000"/>
              </w:rPr>
              <w:pPrChange w:id="1716" w:author="Em Lim" w:date="2025-07-31T17:49:00Z" w16du:dateUtc="2025-08-01T00:49:00Z">
                <w:pPr>
                  <w:jc w:val="left"/>
                </w:pPr>
              </w:pPrChange>
            </w:pPr>
            <w:del w:id="1717" w:author="Em Lim" w:date="2025-07-31T17:49:00Z" w16du:dateUtc="2025-08-01T00:49:00Z">
              <w:r w:rsidRPr="004938E4" w:rsidDel="000A1486">
                <w:rPr>
                  <w:b/>
                  <w:bCs/>
                  <w:color w:val="000000"/>
                </w:rPr>
                <w:delText>p value</w:delText>
              </w:r>
            </w:del>
          </w:p>
        </w:tc>
      </w:tr>
      <w:tr w:rsidR="00CB6958" w:rsidRPr="004938E4" w:rsidDel="000A1486" w14:paraId="0BA94A56" w14:textId="17F16F07" w:rsidTr="00806FD8">
        <w:trPr>
          <w:trHeight w:val="320"/>
          <w:del w:id="1718" w:author="Em Lim" w:date="2025-07-31T17:49:00Z" w16du:dateUtc="2025-08-01T00:49:00Z"/>
        </w:trPr>
        <w:tc>
          <w:tcPr>
            <w:tcW w:w="3686" w:type="dxa"/>
            <w:noWrap/>
            <w:hideMark/>
          </w:tcPr>
          <w:p w14:paraId="516F21B9" w14:textId="5DF8C88D" w:rsidR="00CB6958" w:rsidRPr="004938E4" w:rsidDel="000A1486" w:rsidRDefault="00CB6958" w:rsidP="000A1486">
            <w:pPr>
              <w:rPr>
                <w:del w:id="1719" w:author="Em Lim" w:date="2025-07-31T17:49:00Z" w16du:dateUtc="2025-08-01T00:49:00Z"/>
                <w:color w:val="000000"/>
              </w:rPr>
              <w:pPrChange w:id="1720" w:author="Em Lim" w:date="2025-07-31T17:49:00Z" w16du:dateUtc="2025-08-01T00:49:00Z">
                <w:pPr>
                  <w:jc w:val="left"/>
                </w:pPr>
              </w:pPrChange>
            </w:pPr>
            <w:del w:id="1721" w:author="Em Lim" w:date="2025-07-31T17:49:00Z" w16du:dateUtc="2025-08-01T00:49:00Z">
              <w:r w:rsidRPr="004938E4" w:rsidDel="000A1486">
                <w:rPr>
                  <w:color w:val="000000"/>
                </w:rPr>
                <w:delText>Intercept</w:delText>
              </w:r>
            </w:del>
          </w:p>
        </w:tc>
        <w:tc>
          <w:tcPr>
            <w:tcW w:w="1247" w:type="dxa"/>
            <w:noWrap/>
            <w:vAlign w:val="bottom"/>
            <w:hideMark/>
          </w:tcPr>
          <w:p w14:paraId="2F6D88B4" w14:textId="2F023ED6" w:rsidR="00CB6958" w:rsidRPr="004938E4" w:rsidDel="000A1486" w:rsidRDefault="00CB6958" w:rsidP="000A1486">
            <w:pPr>
              <w:rPr>
                <w:del w:id="1722" w:author="Em Lim" w:date="2025-07-31T17:49:00Z" w16du:dateUtc="2025-08-01T00:49:00Z"/>
                <w:color w:val="000000"/>
              </w:rPr>
              <w:pPrChange w:id="1723" w:author="Em Lim" w:date="2025-07-31T17:49:00Z" w16du:dateUtc="2025-08-01T00:49:00Z">
                <w:pPr>
                  <w:jc w:val="left"/>
                </w:pPr>
              </w:pPrChange>
            </w:pPr>
            <w:del w:id="1724" w:author="Em Lim" w:date="2025-07-31T17:49:00Z" w16du:dateUtc="2025-08-01T00:49:00Z">
              <w:r w:rsidRPr="004938E4" w:rsidDel="000A1486">
                <w:rPr>
                  <w:color w:val="000000"/>
                </w:rPr>
                <w:delText>0.04</w:delText>
              </w:r>
            </w:del>
          </w:p>
        </w:tc>
        <w:tc>
          <w:tcPr>
            <w:tcW w:w="1507" w:type="dxa"/>
            <w:noWrap/>
            <w:vAlign w:val="bottom"/>
            <w:hideMark/>
          </w:tcPr>
          <w:p w14:paraId="18223AB5" w14:textId="77D0D372" w:rsidR="00CB6958" w:rsidRPr="004938E4" w:rsidDel="000A1486" w:rsidRDefault="00CB6958" w:rsidP="000A1486">
            <w:pPr>
              <w:rPr>
                <w:del w:id="1725" w:author="Em Lim" w:date="2025-07-31T17:49:00Z" w16du:dateUtc="2025-08-01T00:49:00Z"/>
                <w:color w:val="000000"/>
              </w:rPr>
              <w:pPrChange w:id="1726" w:author="Em Lim" w:date="2025-07-31T17:49:00Z" w16du:dateUtc="2025-08-01T00:49:00Z">
                <w:pPr>
                  <w:jc w:val="left"/>
                </w:pPr>
              </w:pPrChange>
            </w:pPr>
            <w:del w:id="1727" w:author="Em Lim" w:date="2025-07-31T17:49:00Z" w16du:dateUtc="2025-08-01T00:49:00Z">
              <w:r w:rsidRPr="004938E4" w:rsidDel="000A1486">
                <w:rPr>
                  <w:color w:val="000000"/>
                </w:rPr>
                <w:delText>0.07</w:delText>
              </w:r>
            </w:del>
          </w:p>
        </w:tc>
        <w:tc>
          <w:tcPr>
            <w:tcW w:w="1093" w:type="dxa"/>
            <w:noWrap/>
            <w:vAlign w:val="bottom"/>
            <w:hideMark/>
          </w:tcPr>
          <w:p w14:paraId="7432F902" w14:textId="15324A80" w:rsidR="00CB6958" w:rsidRPr="004938E4" w:rsidDel="000A1486" w:rsidRDefault="00CB6958" w:rsidP="000A1486">
            <w:pPr>
              <w:rPr>
                <w:del w:id="1728" w:author="Em Lim" w:date="2025-07-31T17:49:00Z" w16du:dateUtc="2025-08-01T00:49:00Z"/>
                <w:color w:val="000000"/>
              </w:rPr>
              <w:pPrChange w:id="1729" w:author="Em Lim" w:date="2025-07-31T17:49:00Z" w16du:dateUtc="2025-08-01T00:49:00Z">
                <w:pPr>
                  <w:jc w:val="left"/>
                </w:pPr>
              </w:pPrChange>
            </w:pPr>
            <w:del w:id="1730" w:author="Em Lim" w:date="2025-07-31T17:49:00Z" w16du:dateUtc="2025-08-01T00:49:00Z">
              <w:r w:rsidRPr="004938E4" w:rsidDel="000A1486">
                <w:rPr>
                  <w:color w:val="000000"/>
                </w:rPr>
                <w:delText>0.50</w:delText>
              </w:r>
            </w:del>
          </w:p>
        </w:tc>
        <w:tc>
          <w:tcPr>
            <w:tcW w:w="1300" w:type="dxa"/>
            <w:noWrap/>
            <w:vAlign w:val="bottom"/>
            <w:hideMark/>
          </w:tcPr>
          <w:p w14:paraId="6287B7F6" w14:textId="2CD2396A" w:rsidR="00CB6958" w:rsidRPr="004938E4" w:rsidDel="000A1486" w:rsidRDefault="00CB6958" w:rsidP="000A1486">
            <w:pPr>
              <w:rPr>
                <w:del w:id="1731" w:author="Em Lim" w:date="2025-07-31T17:49:00Z" w16du:dateUtc="2025-08-01T00:49:00Z"/>
                <w:color w:val="000000"/>
              </w:rPr>
              <w:pPrChange w:id="1732" w:author="Em Lim" w:date="2025-07-31T17:49:00Z" w16du:dateUtc="2025-08-01T00:49:00Z">
                <w:pPr>
                  <w:jc w:val="left"/>
                </w:pPr>
              </w:pPrChange>
            </w:pPr>
            <w:del w:id="1733" w:author="Em Lim" w:date="2025-07-31T17:49:00Z" w16du:dateUtc="2025-08-01T00:49:00Z">
              <w:r w:rsidRPr="004938E4" w:rsidDel="000A1486">
                <w:rPr>
                  <w:color w:val="000000"/>
                </w:rPr>
                <w:delText>0.61</w:delText>
              </w:r>
            </w:del>
          </w:p>
        </w:tc>
      </w:tr>
      <w:tr w:rsidR="00CB6958" w:rsidRPr="004938E4" w:rsidDel="000A1486" w14:paraId="6D13015B" w14:textId="50C48740" w:rsidTr="00806FD8">
        <w:trPr>
          <w:trHeight w:val="320"/>
          <w:del w:id="1734" w:author="Em Lim" w:date="2025-07-31T17:49:00Z" w16du:dateUtc="2025-08-01T00:49:00Z"/>
        </w:trPr>
        <w:tc>
          <w:tcPr>
            <w:tcW w:w="3686" w:type="dxa"/>
            <w:noWrap/>
            <w:hideMark/>
          </w:tcPr>
          <w:p w14:paraId="78958348" w14:textId="56F56E24" w:rsidR="00CB6958" w:rsidRPr="004938E4" w:rsidDel="000A1486" w:rsidRDefault="00CB6958" w:rsidP="000A1486">
            <w:pPr>
              <w:rPr>
                <w:del w:id="1735" w:author="Em Lim" w:date="2025-07-31T17:49:00Z" w16du:dateUtc="2025-08-01T00:49:00Z"/>
                <w:color w:val="000000"/>
              </w:rPr>
              <w:pPrChange w:id="1736" w:author="Em Lim" w:date="2025-07-31T17:49:00Z" w16du:dateUtc="2025-08-01T00:49:00Z">
                <w:pPr>
                  <w:jc w:val="left"/>
                </w:pPr>
              </w:pPrChange>
            </w:pPr>
            <w:del w:id="1737" w:author="Em Lim" w:date="2025-07-31T17:49:00Z" w16du:dateUtc="2025-08-01T00:49:00Z">
              <w:r w:rsidRPr="004938E4" w:rsidDel="000A1486">
                <w:rPr>
                  <w:color w:val="000000"/>
                </w:rPr>
                <w:delText>Kelp - nereo</w:delText>
              </w:r>
            </w:del>
          </w:p>
        </w:tc>
        <w:tc>
          <w:tcPr>
            <w:tcW w:w="1247" w:type="dxa"/>
            <w:noWrap/>
            <w:vAlign w:val="bottom"/>
            <w:hideMark/>
          </w:tcPr>
          <w:p w14:paraId="1ADA4A49" w14:textId="333292EC" w:rsidR="00CB6958" w:rsidRPr="004938E4" w:rsidDel="000A1486" w:rsidRDefault="00CB6958" w:rsidP="000A1486">
            <w:pPr>
              <w:rPr>
                <w:del w:id="1738" w:author="Em Lim" w:date="2025-07-31T17:49:00Z" w16du:dateUtc="2025-08-01T00:49:00Z"/>
                <w:color w:val="000000"/>
              </w:rPr>
              <w:pPrChange w:id="1739" w:author="Em Lim" w:date="2025-07-31T17:49:00Z" w16du:dateUtc="2025-08-01T00:49:00Z">
                <w:pPr>
                  <w:jc w:val="left"/>
                </w:pPr>
              </w:pPrChange>
            </w:pPr>
            <w:del w:id="1740" w:author="Em Lim" w:date="2025-07-31T17:49:00Z" w16du:dateUtc="2025-08-01T00:49:00Z">
              <w:r w:rsidRPr="004938E4" w:rsidDel="000A1486">
                <w:rPr>
                  <w:color w:val="000000"/>
                </w:rPr>
                <w:delText>0.29</w:delText>
              </w:r>
            </w:del>
          </w:p>
        </w:tc>
        <w:tc>
          <w:tcPr>
            <w:tcW w:w="1507" w:type="dxa"/>
            <w:noWrap/>
            <w:vAlign w:val="bottom"/>
            <w:hideMark/>
          </w:tcPr>
          <w:p w14:paraId="43608000" w14:textId="16392527" w:rsidR="00CB6958" w:rsidRPr="004938E4" w:rsidDel="000A1486" w:rsidRDefault="00CB6958" w:rsidP="000A1486">
            <w:pPr>
              <w:rPr>
                <w:del w:id="1741" w:author="Em Lim" w:date="2025-07-31T17:49:00Z" w16du:dateUtc="2025-08-01T00:49:00Z"/>
                <w:color w:val="000000"/>
              </w:rPr>
              <w:pPrChange w:id="1742" w:author="Em Lim" w:date="2025-07-31T17:49:00Z" w16du:dateUtc="2025-08-01T00:49:00Z">
                <w:pPr>
                  <w:jc w:val="left"/>
                </w:pPr>
              </w:pPrChange>
            </w:pPr>
            <w:del w:id="1743" w:author="Em Lim" w:date="2025-07-31T17:49:00Z" w16du:dateUtc="2025-08-01T00:49:00Z">
              <w:r w:rsidRPr="004938E4" w:rsidDel="000A1486">
                <w:rPr>
                  <w:color w:val="000000"/>
                </w:rPr>
                <w:delText>0.09</w:delText>
              </w:r>
            </w:del>
          </w:p>
        </w:tc>
        <w:tc>
          <w:tcPr>
            <w:tcW w:w="1093" w:type="dxa"/>
            <w:noWrap/>
            <w:vAlign w:val="bottom"/>
            <w:hideMark/>
          </w:tcPr>
          <w:p w14:paraId="681B63A7" w14:textId="703751A9" w:rsidR="00CB6958" w:rsidRPr="004938E4" w:rsidDel="000A1486" w:rsidRDefault="00CB6958" w:rsidP="000A1486">
            <w:pPr>
              <w:rPr>
                <w:del w:id="1744" w:author="Em Lim" w:date="2025-07-31T17:49:00Z" w16du:dateUtc="2025-08-01T00:49:00Z"/>
                <w:color w:val="000000"/>
              </w:rPr>
              <w:pPrChange w:id="1745" w:author="Em Lim" w:date="2025-07-31T17:49:00Z" w16du:dateUtc="2025-08-01T00:49:00Z">
                <w:pPr>
                  <w:jc w:val="left"/>
                </w:pPr>
              </w:pPrChange>
            </w:pPr>
            <w:del w:id="1746" w:author="Em Lim" w:date="2025-07-31T17:49:00Z" w16du:dateUtc="2025-08-01T00:49:00Z">
              <w:r w:rsidRPr="004938E4" w:rsidDel="000A1486">
                <w:rPr>
                  <w:color w:val="000000"/>
                </w:rPr>
                <w:delText>3.30</w:delText>
              </w:r>
            </w:del>
          </w:p>
        </w:tc>
        <w:tc>
          <w:tcPr>
            <w:tcW w:w="1300" w:type="dxa"/>
            <w:noWrap/>
            <w:vAlign w:val="bottom"/>
            <w:hideMark/>
          </w:tcPr>
          <w:p w14:paraId="7DCAEDD5" w14:textId="09E27C3B" w:rsidR="00CB6958" w:rsidRPr="004938E4" w:rsidDel="000A1486" w:rsidRDefault="00CB6958" w:rsidP="000A1486">
            <w:pPr>
              <w:rPr>
                <w:del w:id="1747" w:author="Em Lim" w:date="2025-07-31T17:49:00Z" w16du:dateUtc="2025-08-01T00:49:00Z"/>
                <w:color w:val="000000"/>
              </w:rPr>
              <w:pPrChange w:id="1748" w:author="Em Lim" w:date="2025-07-31T17:49:00Z" w16du:dateUtc="2025-08-01T00:49:00Z">
                <w:pPr>
                  <w:jc w:val="left"/>
                </w:pPr>
              </w:pPrChange>
            </w:pPr>
            <w:del w:id="1749" w:author="Em Lim" w:date="2025-07-31T17:49:00Z" w16du:dateUtc="2025-08-01T00:49:00Z">
              <w:r w:rsidRPr="004938E4" w:rsidDel="000A1486">
                <w:rPr>
                  <w:color w:val="000000"/>
                </w:rPr>
                <w:delText>0.001</w:delText>
              </w:r>
            </w:del>
          </w:p>
        </w:tc>
      </w:tr>
      <w:tr w:rsidR="00CB6958" w:rsidRPr="004938E4" w:rsidDel="000A1486" w14:paraId="3DF51B86" w14:textId="5DEC13E1" w:rsidTr="00806FD8">
        <w:trPr>
          <w:trHeight w:val="320"/>
          <w:del w:id="1750" w:author="Em Lim" w:date="2025-07-31T17:49:00Z" w16du:dateUtc="2025-08-01T00:49:00Z"/>
        </w:trPr>
        <w:tc>
          <w:tcPr>
            <w:tcW w:w="3686" w:type="dxa"/>
            <w:noWrap/>
            <w:hideMark/>
          </w:tcPr>
          <w:p w14:paraId="0D27FF5D" w14:textId="00F39BAC" w:rsidR="00CB6958" w:rsidRPr="004938E4" w:rsidDel="000A1486" w:rsidRDefault="00CB6958" w:rsidP="000A1486">
            <w:pPr>
              <w:rPr>
                <w:del w:id="1751" w:author="Em Lim" w:date="2025-07-31T17:49:00Z" w16du:dateUtc="2025-08-01T00:49:00Z"/>
                <w:color w:val="000000"/>
              </w:rPr>
              <w:pPrChange w:id="1752" w:author="Em Lim" w:date="2025-07-31T17:49:00Z" w16du:dateUtc="2025-08-01T00:49:00Z">
                <w:pPr>
                  <w:jc w:val="left"/>
                </w:pPr>
              </w:pPrChange>
            </w:pPr>
            <w:del w:id="1753" w:author="Em Lim" w:date="2025-07-31T17:49:00Z" w16du:dateUtc="2025-08-01T00:49:00Z">
              <w:r w:rsidRPr="004938E4" w:rsidDel="000A1486">
                <w:rPr>
                  <w:color w:val="000000"/>
                </w:rPr>
                <w:delText>Kelp - none</w:delText>
              </w:r>
            </w:del>
          </w:p>
        </w:tc>
        <w:tc>
          <w:tcPr>
            <w:tcW w:w="1247" w:type="dxa"/>
            <w:noWrap/>
            <w:vAlign w:val="bottom"/>
            <w:hideMark/>
          </w:tcPr>
          <w:p w14:paraId="527C5DA3" w14:textId="69DB6DCD" w:rsidR="00CB6958" w:rsidRPr="004938E4" w:rsidDel="000A1486" w:rsidRDefault="00CB6958" w:rsidP="000A1486">
            <w:pPr>
              <w:rPr>
                <w:del w:id="1754" w:author="Em Lim" w:date="2025-07-31T17:49:00Z" w16du:dateUtc="2025-08-01T00:49:00Z"/>
                <w:color w:val="000000"/>
              </w:rPr>
              <w:pPrChange w:id="1755" w:author="Em Lim" w:date="2025-07-31T17:49:00Z" w16du:dateUtc="2025-08-01T00:49:00Z">
                <w:pPr>
                  <w:jc w:val="left"/>
                </w:pPr>
              </w:pPrChange>
            </w:pPr>
            <w:del w:id="1756" w:author="Em Lim" w:date="2025-07-31T17:49:00Z" w16du:dateUtc="2025-08-01T00:49:00Z">
              <w:r w:rsidRPr="004938E4" w:rsidDel="000A1486">
                <w:rPr>
                  <w:color w:val="000000"/>
                </w:rPr>
                <w:delText>-0.34</w:delText>
              </w:r>
            </w:del>
          </w:p>
        </w:tc>
        <w:tc>
          <w:tcPr>
            <w:tcW w:w="1507" w:type="dxa"/>
            <w:noWrap/>
            <w:vAlign w:val="bottom"/>
            <w:hideMark/>
          </w:tcPr>
          <w:p w14:paraId="082121AA" w14:textId="627870E7" w:rsidR="00CB6958" w:rsidRPr="004938E4" w:rsidDel="000A1486" w:rsidRDefault="00CB6958" w:rsidP="000A1486">
            <w:pPr>
              <w:rPr>
                <w:del w:id="1757" w:author="Em Lim" w:date="2025-07-31T17:49:00Z" w16du:dateUtc="2025-08-01T00:49:00Z"/>
                <w:color w:val="000000"/>
              </w:rPr>
              <w:pPrChange w:id="1758" w:author="Em Lim" w:date="2025-07-31T17:49:00Z" w16du:dateUtc="2025-08-01T00:49:00Z">
                <w:pPr>
                  <w:jc w:val="left"/>
                </w:pPr>
              </w:pPrChange>
            </w:pPr>
            <w:del w:id="1759" w:author="Em Lim" w:date="2025-07-31T17:49:00Z" w16du:dateUtc="2025-08-01T00:49:00Z">
              <w:r w:rsidRPr="004938E4" w:rsidDel="000A1486">
                <w:rPr>
                  <w:color w:val="000000"/>
                </w:rPr>
                <w:delText>0.21</w:delText>
              </w:r>
            </w:del>
          </w:p>
        </w:tc>
        <w:tc>
          <w:tcPr>
            <w:tcW w:w="1093" w:type="dxa"/>
            <w:noWrap/>
            <w:vAlign w:val="bottom"/>
            <w:hideMark/>
          </w:tcPr>
          <w:p w14:paraId="7A153C5D" w14:textId="5490F548" w:rsidR="00CB6958" w:rsidRPr="004938E4" w:rsidDel="000A1486" w:rsidRDefault="00CB6958" w:rsidP="000A1486">
            <w:pPr>
              <w:rPr>
                <w:del w:id="1760" w:author="Em Lim" w:date="2025-07-31T17:49:00Z" w16du:dateUtc="2025-08-01T00:49:00Z"/>
                <w:color w:val="000000"/>
              </w:rPr>
              <w:pPrChange w:id="1761" w:author="Em Lim" w:date="2025-07-31T17:49:00Z" w16du:dateUtc="2025-08-01T00:49:00Z">
                <w:pPr>
                  <w:jc w:val="left"/>
                </w:pPr>
              </w:pPrChange>
            </w:pPr>
            <w:del w:id="1762" w:author="Em Lim" w:date="2025-07-31T17:49:00Z" w16du:dateUtc="2025-08-01T00:49:00Z">
              <w:r w:rsidRPr="004938E4" w:rsidDel="000A1486">
                <w:rPr>
                  <w:color w:val="000000"/>
                </w:rPr>
                <w:delText>-1.60</w:delText>
              </w:r>
            </w:del>
          </w:p>
        </w:tc>
        <w:tc>
          <w:tcPr>
            <w:tcW w:w="1300" w:type="dxa"/>
            <w:noWrap/>
            <w:vAlign w:val="bottom"/>
            <w:hideMark/>
          </w:tcPr>
          <w:p w14:paraId="1BB9B22D" w14:textId="2D923AF2" w:rsidR="00CB6958" w:rsidRPr="004938E4" w:rsidDel="000A1486" w:rsidRDefault="00CB6958" w:rsidP="000A1486">
            <w:pPr>
              <w:rPr>
                <w:del w:id="1763" w:author="Em Lim" w:date="2025-07-31T17:49:00Z" w16du:dateUtc="2025-08-01T00:49:00Z"/>
                <w:color w:val="000000"/>
              </w:rPr>
              <w:pPrChange w:id="1764" w:author="Em Lim" w:date="2025-07-31T17:49:00Z" w16du:dateUtc="2025-08-01T00:49:00Z">
                <w:pPr>
                  <w:jc w:val="left"/>
                </w:pPr>
              </w:pPrChange>
            </w:pPr>
            <w:del w:id="1765" w:author="Em Lim" w:date="2025-07-31T17:49:00Z" w16du:dateUtc="2025-08-01T00:49:00Z">
              <w:r w:rsidRPr="004938E4" w:rsidDel="000A1486">
                <w:rPr>
                  <w:color w:val="000000"/>
                </w:rPr>
                <w:delText>0.11</w:delText>
              </w:r>
            </w:del>
          </w:p>
        </w:tc>
      </w:tr>
      <w:tr w:rsidR="00CB6958" w:rsidRPr="004938E4" w:rsidDel="000A1486" w14:paraId="0EF67F70" w14:textId="7F67D338" w:rsidTr="00806FD8">
        <w:trPr>
          <w:trHeight w:val="320"/>
          <w:del w:id="1766" w:author="Em Lim" w:date="2025-07-31T17:49:00Z" w16du:dateUtc="2025-08-01T00:49:00Z"/>
        </w:trPr>
        <w:tc>
          <w:tcPr>
            <w:tcW w:w="3686" w:type="dxa"/>
            <w:noWrap/>
            <w:hideMark/>
          </w:tcPr>
          <w:p w14:paraId="7F2DBFD7" w14:textId="1B34A916" w:rsidR="00CB6958" w:rsidRPr="004938E4" w:rsidDel="000A1486" w:rsidRDefault="00CB6958" w:rsidP="000A1486">
            <w:pPr>
              <w:rPr>
                <w:del w:id="1767" w:author="Em Lim" w:date="2025-07-31T17:49:00Z" w16du:dateUtc="2025-08-01T00:49:00Z"/>
                <w:color w:val="000000"/>
              </w:rPr>
              <w:pPrChange w:id="1768" w:author="Em Lim" w:date="2025-07-31T17:49:00Z" w16du:dateUtc="2025-08-01T00:49:00Z">
                <w:pPr>
                  <w:jc w:val="left"/>
                </w:pPr>
              </w:pPrChange>
            </w:pPr>
            <w:del w:id="1769" w:author="Em Lim" w:date="2025-07-31T17:49:00Z" w16du:dateUtc="2025-08-01T00:49:00Z">
              <w:r w:rsidRPr="004938E4" w:rsidDel="000A1486">
                <w:rPr>
                  <w:color w:val="000000"/>
                </w:rPr>
                <w:delText>Kelp biomass</w:delText>
              </w:r>
            </w:del>
          </w:p>
        </w:tc>
        <w:tc>
          <w:tcPr>
            <w:tcW w:w="1247" w:type="dxa"/>
            <w:noWrap/>
            <w:vAlign w:val="bottom"/>
            <w:hideMark/>
          </w:tcPr>
          <w:p w14:paraId="192584FB" w14:textId="2444FD00" w:rsidR="00CB6958" w:rsidRPr="004938E4" w:rsidDel="000A1486" w:rsidRDefault="00CB6958" w:rsidP="000A1486">
            <w:pPr>
              <w:rPr>
                <w:del w:id="1770" w:author="Em Lim" w:date="2025-07-31T17:49:00Z" w16du:dateUtc="2025-08-01T00:49:00Z"/>
                <w:color w:val="000000"/>
              </w:rPr>
              <w:pPrChange w:id="1771" w:author="Em Lim" w:date="2025-07-31T17:49:00Z" w16du:dateUtc="2025-08-01T00:49:00Z">
                <w:pPr>
                  <w:jc w:val="left"/>
                </w:pPr>
              </w:pPrChange>
            </w:pPr>
            <w:del w:id="1772" w:author="Em Lim" w:date="2025-07-31T17:49:00Z" w16du:dateUtc="2025-08-01T00:49:00Z">
              <w:r w:rsidRPr="004938E4" w:rsidDel="000A1486">
                <w:rPr>
                  <w:color w:val="000000"/>
                </w:rPr>
                <w:delText>0.23</w:delText>
              </w:r>
            </w:del>
          </w:p>
        </w:tc>
        <w:tc>
          <w:tcPr>
            <w:tcW w:w="1507" w:type="dxa"/>
            <w:noWrap/>
            <w:vAlign w:val="bottom"/>
            <w:hideMark/>
          </w:tcPr>
          <w:p w14:paraId="4F6B5DFC" w14:textId="7FCE48A2" w:rsidR="00CB6958" w:rsidRPr="004938E4" w:rsidDel="000A1486" w:rsidRDefault="00CB6958" w:rsidP="000A1486">
            <w:pPr>
              <w:rPr>
                <w:del w:id="1773" w:author="Em Lim" w:date="2025-07-31T17:49:00Z" w16du:dateUtc="2025-08-01T00:49:00Z"/>
                <w:color w:val="000000"/>
              </w:rPr>
              <w:pPrChange w:id="1774" w:author="Em Lim" w:date="2025-07-31T17:49:00Z" w16du:dateUtc="2025-08-01T00:49:00Z">
                <w:pPr>
                  <w:jc w:val="left"/>
                </w:pPr>
              </w:pPrChange>
            </w:pPr>
            <w:del w:id="1775" w:author="Em Lim" w:date="2025-07-31T17:49:00Z" w16du:dateUtc="2025-08-01T00:49:00Z">
              <w:r w:rsidRPr="004938E4" w:rsidDel="000A1486">
                <w:rPr>
                  <w:color w:val="000000"/>
                </w:rPr>
                <w:delText>0.05</w:delText>
              </w:r>
            </w:del>
          </w:p>
        </w:tc>
        <w:tc>
          <w:tcPr>
            <w:tcW w:w="1093" w:type="dxa"/>
            <w:noWrap/>
            <w:vAlign w:val="bottom"/>
            <w:hideMark/>
          </w:tcPr>
          <w:p w14:paraId="65016D5A" w14:textId="59FAB802" w:rsidR="00CB6958" w:rsidRPr="004938E4" w:rsidDel="000A1486" w:rsidRDefault="00CB6958" w:rsidP="000A1486">
            <w:pPr>
              <w:rPr>
                <w:del w:id="1776" w:author="Em Lim" w:date="2025-07-31T17:49:00Z" w16du:dateUtc="2025-08-01T00:49:00Z"/>
                <w:color w:val="000000"/>
              </w:rPr>
              <w:pPrChange w:id="1777" w:author="Em Lim" w:date="2025-07-31T17:49:00Z" w16du:dateUtc="2025-08-01T00:49:00Z">
                <w:pPr>
                  <w:jc w:val="left"/>
                </w:pPr>
              </w:pPrChange>
            </w:pPr>
            <w:del w:id="1778" w:author="Em Lim" w:date="2025-07-31T17:49:00Z" w16du:dateUtc="2025-08-01T00:49:00Z">
              <w:r w:rsidRPr="004938E4" w:rsidDel="000A1486">
                <w:rPr>
                  <w:color w:val="000000"/>
                </w:rPr>
                <w:delText>4.30</w:delText>
              </w:r>
            </w:del>
          </w:p>
        </w:tc>
        <w:tc>
          <w:tcPr>
            <w:tcW w:w="1300" w:type="dxa"/>
            <w:noWrap/>
            <w:vAlign w:val="bottom"/>
            <w:hideMark/>
          </w:tcPr>
          <w:p w14:paraId="02CD099D" w14:textId="6ED1BDB6" w:rsidR="00CB6958" w:rsidRPr="004938E4" w:rsidDel="000A1486" w:rsidRDefault="00CB6958" w:rsidP="000A1486">
            <w:pPr>
              <w:rPr>
                <w:del w:id="1779" w:author="Em Lim" w:date="2025-07-31T17:49:00Z" w16du:dateUtc="2025-08-01T00:49:00Z"/>
                <w:color w:val="000000"/>
              </w:rPr>
              <w:pPrChange w:id="1780" w:author="Em Lim" w:date="2025-07-31T17:49:00Z" w16du:dateUtc="2025-08-01T00:49:00Z">
                <w:pPr>
                  <w:jc w:val="left"/>
                </w:pPr>
              </w:pPrChange>
            </w:pPr>
            <w:del w:id="1781" w:author="Em Lim" w:date="2025-07-31T17:49:00Z" w16du:dateUtc="2025-08-01T00:49:00Z">
              <w:r w:rsidRPr="004938E4" w:rsidDel="000A1486">
                <w:rPr>
                  <w:color w:val="000000"/>
                </w:rPr>
                <w:delText>&lt; 0.001</w:delText>
              </w:r>
            </w:del>
          </w:p>
        </w:tc>
      </w:tr>
      <w:tr w:rsidR="00CB6958" w:rsidRPr="004938E4" w:rsidDel="000A1486" w14:paraId="045F520A" w14:textId="22A0E7F7" w:rsidTr="00806FD8">
        <w:trPr>
          <w:trHeight w:val="320"/>
          <w:del w:id="1782" w:author="Em Lim" w:date="2025-07-31T17:49:00Z" w16du:dateUtc="2025-08-01T00:49:00Z"/>
        </w:trPr>
        <w:tc>
          <w:tcPr>
            <w:tcW w:w="3686" w:type="dxa"/>
            <w:noWrap/>
            <w:hideMark/>
          </w:tcPr>
          <w:p w14:paraId="2183B665" w14:textId="3C9779C2" w:rsidR="00CB6958" w:rsidRPr="004938E4" w:rsidDel="000A1486" w:rsidRDefault="00CB6958" w:rsidP="000A1486">
            <w:pPr>
              <w:rPr>
                <w:del w:id="1783" w:author="Em Lim" w:date="2025-07-31T17:49:00Z" w16du:dateUtc="2025-08-01T00:49:00Z"/>
                <w:color w:val="000000"/>
              </w:rPr>
              <w:pPrChange w:id="1784" w:author="Em Lim" w:date="2025-07-31T17:49:00Z" w16du:dateUtc="2025-08-01T00:49:00Z">
                <w:pPr>
                  <w:jc w:val="left"/>
                </w:pPr>
              </w:pPrChange>
            </w:pPr>
            <w:del w:id="1785" w:author="Em Lim" w:date="2025-07-31T17:49:00Z" w16du:dateUtc="2025-08-01T00:49:00Z">
              <w:r w:rsidRPr="004938E4" w:rsidDel="000A1486">
                <w:rPr>
                  <w:color w:val="000000"/>
                </w:rPr>
                <w:delText>Tide exchange</w:delText>
              </w:r>
            </w:del>
          </w:p>
        </w:tc>
        <w:tc>
          <w:tcPr>
            <w:tcW w:w="1247" w:type="dxa"/>
            <w:noWrap/>
            <w:vAlign w:val="bottom"/>
            <w:hideMark/>
          </w:tcPr>
          <w:p w14:paraId="54F90ED7" w14:textId="629B7B35" w:rsidR="00CB6958" w:rsidRPr="004938E4" w:rsidDel="000A1486" w:rsidRDefault="00CB6958" w:rsidP="000A1486">
            <w:pPr>
              <w:rPr>
                <w:del w:id="1786" w:author="Em Lim" w:date="2025-07-31T17:49:00Z" w16du:dateUtc="2025-08-01T00:49:00Z"/>
                <w:color w:val="000000"/>
              </w:rPr>
              <w:pPrChange w:id="1787" w:author="Em Lim" w:date="2025-07-31T17:49:00Z" w16du:dateUtc="2025-08-01T00:49:00Z">
                <w:pPr>
                  <w:jc w:val="left"/>
                </w:pPr>
              </w:pPrChange>
            </w:pPr>
            <w:del w:id="1788" w:author="Em Lim" w:date="2025-07-31T17:49:00Z" w16du:dateUtc="2025-08-01T00:49:00Z">
              <w:r w:rsidRPr="004938E4" w:rsidDel="000A1486">
                <w:rPr>
                  <w:color w:val="000000"/>
                </w:rPr>
                <w:delText>0.02</w:delText>
              </w:r>
            </w:del>
          </w:p>
        </w:tc>
        <w:tc>
          <w:tcPr>
            <w:tcW w:w="1507" w:type="dxa"/>
            <w:noWrap/>
            <w:vAlign w:val="bottom"/>
            <w:hideMark/>
          </w:tcPr>
          <w:p w14:paraId="71BB3940" w14:textId="027D5E13" w:rsidR="00CB6958" w:rsidRPr="004938E4" w:rsidDel="000A1486" w:rsidRDefault="00CB6958" w:rsidP="000A1486">
            <w:pPr>
              <w:rPr>
                <w:del w:id="1789" w:author="Em Lim" w:date="2025-07-31T17:49:00Z" w16du:dateUtc="2025-08-01T00:49:00Z"/>
                <w:color w:val="000000"/>
              </w:rPr>
              <w:pPrChange w:id="1790" w:author="Em Lim" w:date="2025-07-31T17:49:00Z" w16du:dateUtc="2025-08-01T00:49:00Z">
                <w:pPr>
                  <w:jc w:val="left"/>
                </w:pPr>
              </w:pPrChange>
            </w:pPr>
            <w:del w:id="1791" w:author="Em Lim" w:date="2025-07-31T17:49:00Z" w16du:dateUtc="2025-08-01T00:49:00Z">
              <w:r w:rsidRPr="004938E4" w:rsidDel="000A1486">
                <w:rPr>
                  <w:color w:val="000000"/>
                </w:rPr>
                <w:delText>0.05</w:delText>
              </w:r>
            </w:del>
          </w:p>
        </w:tc>
        <w:tc>
          <w:tcPr>
            <w:tcW w:w="1093" w:type="dxa"/>
            <w:noWrap/>
            <w:vAlign w:val="bottom"/>
            <w:hideMark/>
          </w:tcPr>
          <w:p w14:paraId="369042B6" w14:textId="6594626E" w:rsidR="00CB6958" w:rsidRPr="004938E4" w:rsidDel="000A1486" w:rsidRDefault="00CB6958" w:rsidP="000A1486">
            <w:pPr>
              <w:rPr>
                <w:del w:id="1792" w:author="Em Lim" w:date="2025-07-31T17:49:00Z" w16du:dateUtc="2025-08-01T00:49:00Z"/>
                <w:color w:val="000000"/>
              </w:rPr>
              <w:pPrChange w:id="1793" w:author="Em Lim" w:date="2025-07-31T17:49:00Z" w16du:dateUtc="2025-08-01T00:49:00Z">
                <w:pPr>
                  <w:jc w:val="left"/>
                </w:pPr>
              </w:pPrChange>
            </w:pPr>
            <w:del w:id="1794" w:author="Em Lim" w:date="2025-07-31T17:49:00Z" w16du:dateUtc="2025-08-01T00:49:00Z">
              <w:r w:rsidRPr="004938E4" w:rsidDel="000A1486">
                <w:rPr>
                  <w:color w:val="000000"/>
                </w:rPr>
                <w:delText>0.35</w:delText>
              </w:r>
            </w:del>
          </w:p>
        </w:tc>
        <w:tc>
          <w:tcPr>
            <w:tcW w:w="1300" w:type="dxa"/>
            <w:noWrap/>
            <w:vAlign w:val="bottom"/>
            <w:hideMark/>
          </w:tcPr>
          <w:p w14:paraId="575C20B3" w14:textId="3D8B4348" w:rsidR="00CB6958" w:rsidRPr="004938E4" w:rsidDel="000A1486" w:rsidRDefault="00CB6958" w:rsidP="000A1486">
            <w:pPr>
              <w:rPr>
                <w:del w:id="1795" w:author="Em Lim" w:date="2025-07-31T17:49:00Z" w16du:dateUtc="2025-08-01T00:49:00Z"/>
                <w:color w:val="000000"/>
              </w:rPr>
              <w:pPrChange w:id="1796" w:author="Em Lim" w:date="2025-07-31T17:49:00Z" w16du:dateUtc="2025-08-01T00:49:00Z">
                <w:pPr>
                  <w:jc w:val="left"/>
                </w:pPr>
              </w:pPrChange>
            </w:pPr>
            <w:del w:id="1797" w:author="Em Lim" w:date="2025-07-31T17:49:00Z" w16du:dateUtc="2025-08-01T00:49:00Z">
              <w:r w:rsidRPr="004938E4" w:rsidDel="000A1486">
                <w:rPr>
                  <w:color w:val="000000"/>
                </w:rPr>
                <w:delText>0.73</w:delText>
              </w:r>
            </w:del>
          </w:p>
        </w:tc>
      </w:tr>
      <w:tr w:rsidR="00CB6958" w:rsidRPr="004938E4" w:rsidDel="000A1486" w14:paraId="0B83B496" w14:textId="5F27F415" w:rsidTr="00806FD8">
        <w:trPr>
          <w:trHeight w:val="320"/>
          <w:del w:id="1798" w:author="Em Lim" w:date="2025-07-31T17:49:00Z" w16du:dateUtc="2025-08-01T00:49:00Z"/>
        </w:trPr>
        <w:tc>
          <w:tcPr>
            <w:tcW w:w="3686" w:type="dxa"/>
            <w:noWrap/>
            <w:hideMark/>
          </w:tcPr>
          <w:p w14:paraId="57DB0965" w14:textId="34EBD1DC" w:rsidR="00CB6958" w:rsidRPr="004938E4" w:rsidDel="000A1486" w:rsidRDefault="00CB6958" w:rsidP="000A1486">
            <w:pPr>
              <w:rPr>
                <w:del w:id="1799" w:author="Em Lim" w:date="2025-07-31T17:49:00Z" w16du:dateUtc="2025-08-01T00:49:00Z"/>
                <w:color w:val="000000"/>
              </w:rPr>
              <w:pPrChange w:id="1800" w:author="Em Lim" w:date="2025-07-31T17:49:00Z" w16du:dateUtc="2025-08-01T00:49:00Z">
                <w:pPr>
                  <w:jc w:val="left"/>
                </w:pPr>
              </w:pPrChange>
            </w:pPr>
            <w:del w:id="1801" w:author="Em Lim" w:date="2025-07-31T17:49:00Z" w16du:dateUtc="2025-08-01T00:49:00Z">
              <w:r w:rsidRPr="004938E4" w:rsidDel="000A1486">
                <w:rPr>
                  <w:color w:val="000000"/>
                </w:rPr>
                <w:delText>Animal biomass</w:delText>
              </w:r>
            </w:del>
          </w:p>
        </w:tc>
        <w:tc>
          <w:tcPr>
            <w:tcW w:w="1247" w:type="dxa"/>
            <w:noWrap/>
            <w:vAlign w:val="bottom"/>
            <w:hideMark/>
          </w:tcPr>
          <w:p w14:paraId="090457A3" w14:textId="5E882228" w:rsidR="00CB6958" w:rsidRPr="004938E4" w:rsidDel="000A1486" w:rsidRDefault="00CB6958" w:rsidP="000A1486">
            <w:pPr>
              <w:rPr>
                <w:del w:id="1802" w:author="Em Lim" w:date="2025-07-31T17:49:00Z" w16du:dateUtc="2025-08-01T00:49:00Z"/>
                <w:color w:val="000000"/>
              </w:rPr>
              <w:pPrChange w:id="1803" w:author="Em Lim" w:date="2025-07-31T17:49:00Z" w16du:dateUtc="2025-08-01T00:49:00Z">
                <w:pPr>
                  <w:jc w:val="left"/>
                </w:pPr>
              </w:pPrChange>
            </w:pPr>
            <w:del w:id="1804" w:author="Em Lim" w:date="2025-07-31T17:49:00Z" w16du:dateUtc="2025-08-01T00:49:00Z">
              <w:r w:rsidRPr="004938E4" w:rsidDel="000A1486">
                <w:rPr>
                  <w:color w:val="000000"/>
                </w:rPr>
                <w:delText>0.11</w:delText>
              </w:r>
            </w:del>
          </w:p>
        </w:tc>
        <w:tc>
          <w:tcPr>
            <w:tcW w:w="1507" w:type="dxa"/>
            <w:noWrap/>
            <w:vAlign w:val="bottom"/>
            <w:hideMark/>
          </w:tcPr>
          <w:p w14:paraId="06A2C9EE" w14:textId="555F13EA" w:rsidR="00CB6958" w:rsidRPr="004938E4" w:rsidDel="000A1486" w:rsidRDefault="00CB6958" w:rsidP="000A1486">
            <w:pPr>
              <w:rPr>
                <w:del w:id="1805" w:author="Em Lim" w:date="2025-07-31T17:49:00Z" w16du:dateUtc="2025-08-01T00:49:00Z"/>
                <w:color w:val="000000"/>
              </w:rPr>
              <w:pPrChange w:id="1806" w:author="Em Lim" w:date="2025-07-31T17:49:00Z" w16du:dateUtc="2025-08-01T00:49:00Z">
                <w:pPr>
                  <w:jc w:val="left"/>
                </w:pPr>
              </w:pPrChange>
            </w:pPr>
            <w:del w:id="1807" w:author="Em Lim" w:date="2025-07-31T17:49:00Z" w16du:dateUtc="2025-08-01T00:49:00Z">
              <w:r w:rsidRPr="004938E4" w:rsidDel="000A1486">
                <w:rPr>
                  <w:color w:val="000000"/>
                </w:rPr>
                <w:delText>0.05</w:delText>
              </w:r>
            </w:del>
          </w:p>
        </w:tc>
        <w:tc>
          <w:tcPr>
            <w:tcW w:w="1093" w:type="dxa"/>
            <w:noWrap/>
            <w:vAlign w:val="bottom"/>
            <w:hideMark/>
          </w:tcPr>
          <w:p w14:paraId="2E296E67" w14:textId="008AC627" w:rsidR="00CB6958" w:rsidRPr="004938E4" w:rsidDel="000A1486" w:rsidRDefault="00CB6958" w:rsidP="000A1486">
            <w:pPr>
              <w:rPr>
                <w:del w:id="1808" w:author="Em Lim" w:date="2025-07-31T17:49:00Z" w16du:dateUtc="2025-08-01T00:49:00Z"/>
                <w:color w:val="000000"/>
              </w:rPr>
              <w:pPrChange w:id="1809" w:author="Em Lim" w:date="2025-07-31T17:49:00Z" w16du:dateUtc="2025-08-01T00:49:00Z">
                <w:pPr>
                  <w:jc w:val="left"/>
                </w:pPr>
              </w:pPrChange>
            </w:pPr>
            <w:del w:id="1810" w:author="Em Lim" w:date="2025-07-31T17:49:00Z" w16du:dateUtc="2025-08-01T00:49:00Z">
              <w:r w:rsidRPr="004938E4" w:rsidDel="000A1486">
                <w:rPr>
                  <w:color w:val="000000"/>
                </w:rPr>
                <w:delText>2.37</w:delText>
              </w:r>
            </w:del>
          </w:p>
        </w:tc>
        <w:tc>
          <w:tcPr>
            <w:tcW w:w="1300" w:type="dxa"/>
            <w:noWrap/>
            <w:vAlign w:val="bottom"/>
            <w:hideMark/>
          </w:tcPr>
          <w:p w14:paraId="067D2F14" w14:textId="4A5FFADE" w:rsidR="00CB6958" w:rsidRPr="004938E4" w:rsidDel="000A1486" w:rsidRDefault="00CB6958" w:rsidP="000A1486">
            <w:pPr>
              <w:rPr>
                <w:del w:id="1811" w:author="Em Lim" w:date="2025-07-31T17:49:00Z" w16du:dateUtc="2025-08-01T00:49:00Z"/>
                <w:color w:val="000000"/>
              </w:rPr>
              <w:pPrChange w:id="1812" w:author="Em Lim" w:date="2025-07-31T17:49:00Z" w16du:dateUtc="2025-08-01T00:49:00Z">
                <w:pPr>
                  <w:jc w:val="left"/>
                </w:pPr>
              </w:pPrChange>
            </w:pPr>
            <w:del w:id="1813" w:author="Em Lim" w:date="2025-07-31T17:49:00Z" w16du:dateUtc="2025-08-01T00:49:00Z">
              <w:r w:rsidRPr="004938E4" w:rsidDel="000A1486">
                <w:rPr>
                  <w:color w:val="000000"/>
                </w:rPr>
                <w:delText>0.02</w:delText>
              </w:r>
            </w:del>
          </w:p>
        </w:tc>
      </w:tr>
      <w:tr w:rsidR="00CB6958" w:rsidRPr="004938E4" w:rsidDel="000A1486" w14:paraId="6681D46D" w14:textId="26874BA6" w:rsidTr="00806FD8">
        <w:trPr>
          <w:trHeight w:val="320"/>
          <w:del w:id="1814" w:author="Em Lim" w:date="2025-07-31T17:49:00Z" w16du:dateUtc="2025-08-01T00:49:00Z"/>
        </w:trPr>
        <w:tc>
          <w:tcPr>
            <w:tcW w:w="3686" w:type="dxa"/>
            <w:noWrap/>
            <w:hideMark/>
          </w:tcPr>
          <w:p w14:paraId="56B3994F" w14:textId="143382C6" w:rsidR="00CB6958" w:rsidRPr="004938E4" w:rsidDel="000A1486" w:rsidRDefault="00CB6958" w:rsidP="000A1486">
            <w:pPr>
              <w:rPr>
                <w:del w:id="1815" w:author="Em Lim" w:date="2025-07-31T17:49:00Z" w16du:dateUtc="2025-08-01T00:49:00Z"/>
                <w:color w:val="000000"/>
              </w:rPr>
              <w:pPrChange w:id="1816" w:author="Em Lim" w:date="2025-07-31T17:49:00Z" w16du:dateUtc="2025-08-01T00:49:00Z">
                <w:pPr>
                  <w:jc w:val="left"/>
                </w:pPr>
              </w:pPrChange>
            </w:pPr>
            <w:del w:id="1817" w:author="Em Lim" w:date="2025-07-31T17:49:00Z" w16du:dateUtc="2025-08-01T00:49:00Z">
              <w:r w:rsidRPr="004938E4" w:rsidDel="000A1486">
                <w:rPr>
                  <w:color w:val="000000"/>
                </w:rPr>
                <w:delText>Biodiversity</w:delText>
              </w:r>
            </w:del>
          </w:p>
        </w:tc>
        <w:tc>
          <w:tcPr>
            <w:tcW w:w="1247" w:type="dxa"/>
            <w:noWrap/>
            <w:vAlign w:val="bottom"/>
            <w:hideMark/>
          </w:tcPr>
          <w:p w14:paraId="430D5C17" w14:textId="25FA5176" w:rsidR="00CB6958" w:rsidRPr="004938E4" w:rsidDel="000A1486" w:rsidRDefault="00CB6958" w:rsidP="000A1486">
            <w:pPr>
              <w:rPr>
                <w:del w:id="1818" w:author="Em Lim" w:date="2025-07-31T17:49:00Z" w16du:dateUtc="2025-08-01T00:49:00Z"/>
                <w:color w:val="000000"/>
              </w:rPr>
              <w:pPrChange w:id="1819" w:author="Em Lim" w:date="2025-07-31T17:49:00Z" w16du:dateUtc="2025-08-01T00:49:00Z">
                <w:pPr>
                  <w:jc w:val="left"/>
                </w:pPr>
              </w:pPrChange>
            </w:pPr>
            <w:del w:id="1820" w:author="Em Lim" w:date="2025-07-31T17:49:00Z" w16du:dateUtc="2025-08-01T00:49:00Z">
              <w:r w:rsidRPr="004938E4" w:rsidDel="000A1486">
                <w:rPr>
                  <w:color w:val="000000"/>
                </w:rPr>
                <w:delText>0.09</w:delText>
              </w:r>
            </w:del>
          </w:p>
        </w:tc>
        <w:tc>
          <w:tcPr>
            <w:tcW w:w="1507" w:type="dxa"/>
            <w:noWrap/>
            <w:vAlign w:val="bottom"/>
            <w:hideMark/>
          </w:tcPr>
          <w:p w14:paraId="7292C9E0" w14:textId="0AF41BDF" w:rsidR="00CB6958" w:rsidRPr="004938E4" w:rsidDel="000A1486" w:rsidRDefault="00CB6958" w:rsidP="000A1486">
            <w:pPr>
              <w:rPr>
                <w:del w:id="1821" w:author="Em Lim" w:date="2025-07-31T17:49:00Z" w16du:dateUtc="2025-08-01T00:49:00Z"/>
                <w:color w:val="000000"/>
              </w:rPr>
              <w:pPrChange w:id="1822" w:author="Em Lim" w:date="2025-07-31T17:49:00Z" w16du:dateUtc="2025-08-01T00:49:00Z">
                <w:pPr>
                  <w:jc w:val="left"/>
                </w:pPr>
              </w:pPrChange>
            </w:pPr>
            <w:del w:id="1823" w:author="Em Lim" w:date="2025-07-31T17:49:00Z" w16du:dateUtc="2025-08-01T00:49:00Z">
              <w:r w:rsidRPr="004938E4" w:rsidDel="000A1486">
                <w:rPr>
                  <w:color w:val="000000"/>
                </w:rPr>
                <w:delText>0.04</w:delText>
              </w:r>
            </w:del>
          </w:p>
        </w:tc>
        <w:tc>
          <w:tcPr>
            <w:tcW w:w="1093" w:type="dxa"/>
            <w:noWrap/>
            <w:vAlign w:val="bottom"/>
            <w:hideMark/>
          </w:tcPr>
          <w:p w14:paraId="04578952" w14:textId="48F29155" w:rsidR="00CB6958" w:rsidRPr="004938E4" w:rsidDel="000A1486" w:rsidRDefault="00CB6958" w:rsidP="000A1486">
            <w:pPr>
              <w:rPr>
                <w:del w:id="1824" w:author="Em Lim" w:date="2025-07-31T17:49:00Z" w16du:dateUtc="2025-08-01T00:49:00Z"/>
                <w:color w:val="000000"/>
              </w:rPr>
              <w:pPrChange w:id="1825" w:author="Em Lim" w:date="2025-07-31T17:49:00Z" w16du:dateUtc="2025-08-01T00:49:00Z">
                <w:pPr>
                  <w:jc w:val="left"/>
                </w:pPr>
              </w:pPrChange>
            </w:pPr>
            <w:del w:id="1826" w:author="Em Lim" w:date="2025-07-31T17:49:00Z" w16du:dateUtc="2025-08-01T00:49:00Z">
              <w:r w:rsidRPr="004938E4" w:rsidDel="000A1486">
                <w:rPr>
                  <w:color w:val="000000"/>
                </w:rPr>
                <w:delText>2.27</w:delText>
              </w:r>
            </w:del>
          </w:p>
        </w:tc>
        <w:tc>
          <w:tcPr>
            <w:tcW w:w="1300" w:type="dxa"/>
            <w:noWrap/>
            <w:vAlign w:val="bottom"/>
            <w:hideMark/>
          </w:tcPr>
          <w:p w14:paraId="2D3BB454" w14:textId="4C244567" w:rsidR="00CB6958" w:rsidRPr="004938E4" w:rsidDel="000A1486" w:rsidRDefault="00CB6958" w:rsidP="000A1486">
            <w:pPr>
              <w:rPr>
                <w:del w:id="1827" w:author="Em Lim" w:date="2025-07-31T17:49:00Z" w16du:dateUtc="2025-08-01T00:49:00Z"/>
                <w:color w:val="000000"/>
              </w:rPr>
              <w:pPrChange w:id="1828" w:author="Em Lim" w:date="2025-07-31T17:49:00Z" w16du:dateUtc="2025-08-01T00:49:00Z">
                <w:pPr>
                  <w:jc w:val="left"/>
                </w:pPr>
              </w:pPrChange>
            </w:pPr>
            <w:del w:id="1829" w:author="Em Lim" w:date="2025-07-31T17:49:00Z" w16du:dateUtc="2025-08-01T00:49:00Z">
              <w:r w:rsidRPr="004938E4" w:rsidDel="000A1486">
                <w:rPr>
                  <w:color w:val="000000"/>
                </w:rPr>
                <w:delText>0.02</w:delText>
              </w:r>
            </w:del>
          </w:p>
        </w:tc>
      </w:tr>
      <w:tr w:rsidR="00CB6958" w:rsidRPr="004938E4" w:rsidDel="000A1486" w14:paraId="7D667549" w14:textId="7837F405" w:rsidTr="00806FD8">
        <w:trPr>
          <w:trHeight w:val="320"/>
          <w:del w:id="1830" w:author="Em Lim" w:date="2025-07-31T17:49:00Z" w16du:dateUtc="2025-08-01T00:49:00Z"/>
        </w:trPr>
        <w:tc>
          <w:tcPr>
            <w:tcW w:w="3686" w:type="dxa"/>
            <w:noWrap/>
            <w:hideMark/>
          </w:tcPr>
          <w:p w14:paraId="1DBF589B" w14:textId="25587C04" w:rsidR="00CB6958" w:rsidRPr="004938E4" w:rsidDel="000A1486" w:rsidRDefault="00CB6958" w:rsidP="000A1486">
            <w:pPr>
              <w:rPr>
                <w:del w:id="1831" w:author="Em Lim" w:date="2025-07-31T17:49:00Z" w16du:dateUtc="2025-08-01T00:49:00Z"/>
                <w:color w:val="000000"/>
              </w:rPr>
              <w:pPrChange w:id="1832" w:author="Em Lim" w:date="2025-07-31T17:49:00Z" w16du:dateUtc="2025-08-01T00:49:00Z">
                <w:pPr>
                  <w:jc w:val="left"/>
                </w:pPr>
              </w:pPrChange>
            </w:pPr>
            <w:del w:id="1833" w:author="Em Lim" w:date="2025-07-31T17:49:00Z" w16du:dateUtc="2025-08-01T00:49:00Z">
              <w:r w:rsidRPr="004938E4" w:rsidDel="000A1486">
                <w:rPr>
                  <w:color w:val="000000"/>
                </w:rPr>
                <w:delText>Depth</w:delText>
              </w:r>
            </w:del>
          </w:p>
        </w:tc>
        <w:tc>
          <w:tcPr>
            <w:tcW w:w="1247" w:type="dxa"/>
            <w:noWrap/>
            <w:vAlign w:val="bottom"/>
            <w:hideMark/>
          </w:tcPr>
          <w:p w14:paraId="50B6E137" w14:textId="16E17FA1" w:rsidR="00CB6958" w:rsidRPr="004938E4" w:rsidDel="000A1486" w:rsidRDefault="00CB6958" w:rsidP="000A1486">
            <w:pPr>
              <w:rPr>
                <w:del w:id="1834" w:author="Em Lim" w:date="2025-07-31T17:49:00Z" w16du:dateUtc="2025-08-01T00:49:00Z"/>
                <w:color w:val="000000"/>
              </w:rPr>
              <w:pPrChange w:id="1835" w:author="Em Lim" w:date="2025-07-31T17:49:00Z" w16du:dateUtc="2025-08-01T00:49:00Z">
                <w:pPr>
                  <w:jc w:val="left"/>
                </w:pPr>
              </w:pPrChange>
            </w:pPr>
            <w:del w:id="1836" w:author="Em Lim" w:date="2025-07-31T17:49:00Z" w16du:dateUtc="2025-08-01T00:49:00Z">
              <w:r w:rsidRPr="004938E4" w:rsidDel="000A1486">
                <w:rPr>
                  <w:color w:val="000000"/>
                </w:rPr>
                <w:delText>0.01</w:delText>
              </w:r>
            </w:del>
          </w:p>
        </w:tc>
        <w:tc>
          <w:tcPr>
            <w:tcW w:w="1507" w:type="dxa"/>
            <w:noWrap/>
            <w:vAlign w:val="bottom"/>
            <w:hideMark/>
          </w:tcPr>
          <w:p w14:paraId="12EAC995" w14:textId="23DC1A93" w:rsidR="00CB6958" w:rsidRPr="004938E4" w:rsidDel="000A1486" w:rsidRDefault="00CB6958" w:rsidP="000A1486">
            <w:pPr>
              <w:rPr>
                <w:del w:id="1837" w:author="Em Lim" w:date="2025-07-31T17:49:00Z" w16du:dateUtc="2025-08-01T00:49:00Z"/>
                <w:color w:val="000000"/>
              </w:rPr>
              <w:pPrChange w:id="1838" w:author="Em Lim" w:date="2025-07-31T17:49:00Z" w16du:dateUtc="2025-08-01T00:49:00Z">
                <w:pPr>
                  <w:jc w:val="left"/>
                </w:pPr>
              </w:pPrChange>
            </w:pPr>
            <w:del w:id="1839" w:author="Em Lim" w:date="2025-07-31T17:49:00Z" w16du:dateUtc="2025-08-01T00:49:00Z">
              <w:r w:rsidRPr="004938E4" w:rsidDel="000A1486">
                <w:rPr>
                  <w:color w:val="000000"/>
                </w:rPr>
                <w:delText>0.03</w:delText>
              </w:r>
            </w:del>
          </w:p>
        </w:tc>
        <w:tc>
          <w:tcPr>
            <w:tcW w:w="1093" w:type="dxa"/>
            <w:noWrap/>
            <w:vAlign w:val="bottom"/>
            <w:hideMark/>
          </w:tcPr>
          <w:p w14:paraId="5444215C" w14:textId="2D812D5B" w:rsidR="00CB6958" w:rsidRPr="004938E4" w:rsidDel="000A1486" w:rsidRDefault="00CB6958" w:rsidP="000A1486">
            <w:pPr>
              <w:rPr>
                <w:del w:id="1840" w:author="Em Lim" w:date="2025-07-31T17:49:00Z" w16du:dateUtc="2025-08-01T00:49:00Z"/>
                <w:color w:val="000000"/>
              </w:rPr>
              <w:pPrChange w:id="1841" w:author="Em Lim" w:date="2025-07-31T17:49:00Z" w16du:dateUtc="2025-08-01T00:49:00Z">
                <w:pPr>
                  <w:jc w:val="left"/>
                </w:pPr>
              </w:pPrChange>
            </w:pPr>
            <w:del w:id="1842" w:author="Em Lim" w:date="2025-07-31T17:49:00Z" w16du:dateUtc="2025-08-01T00:49:00Z">
              <w:r w:rsidRPr="004938E4" w:rsidDel="000A1486">
                <w:rPr>
                  <w:color w:val="000000"/>
                </w:rPr>
                <w:delText>0.40</w:delText>
              </w:r>
            </w:del>
          </w:p>
        </w:tc>
        <w:tc>
          <w:tcPr>
            <w:tcW w:w="1300" w:type="dxa"/>
            <w:noWrap/>
            <w:vAlign w:val="bottom"/>
            <w:hideMark/>
          </w:tcPr>
          <w:p w14:paraId="54C0A428" w14:textId="0DE729B6" w:rsidR="00CB6958" w:rsidRPr="004938E4" w:rsidDel="000A1486" w:rsidRDefault="00CB6958" w:rsidP="000A1486">
            <w:pPr>
              <w:rPr>
                <w:del w:id="1843" w:author="Em Lim" w:date="2025-07-31T17:49:00Z" w16du:dateUtc="2025-08-01T00:49:00Z"/>
                <w:color w:val="000000"/>
              </w:rPr>
              <w:pPrChange w:id="1844" w:author="Em Lim" w:date="2025-07-31T17:49:00Z" w16du:dateUtc="2025-08-01T00:49:00Z">
                <w:pPr>
                  <w:jc w:val="left"/>
                </w:pPr>
              </w:pPrChange>
            </w:pPr>
            <w:del w:id="1845" w:author="Em Lim" w:date="2025-07-31T17:49:00Z" w16du:dateUtc="2025-08-01T00:49:00Z">
              <w:r w:rsidRPr="004938E4" w:rsidDel="000A1486">
                <w:rPr>
                  <w:color w:val="000000"/>
                </w:rPr>
                <w:delText>0.69</w:delText>
              </w:r>
            </w:del>
          </w:p>
        </w:tc>
      </w:tr>
      <w:tr w:rsidR="00CB6958" w:rsidRPr="004938E4" w:rsidDel="000A1486" w14:paraId="6181F745" w14:textId="2302F76E" w:rsidTr="00806FD8">
        <w:trPr>
          <w:trHeight w:val="320"/>
          <w:del w:id="1846" w:author="Em Lim" w:date="2025-07-31T17:49:00Z" w16du:dateUtc="2025-08-01T00:49:00Z"/>
        </w:trPr>
        <w:tc>
          <w:tcPr>
            <w:tcW w:w="3686" w:type="dxa"/>
            <w:noWrap/>
            <w:hideMark/>
          </w:tcPr>
          <w:p w14:paraId="5EAE5ACB" w14:textId="371AD6F3" w:rsidR="00CB6958" w:rsidRPr="004938E4" w:rsidDel="000A1486" w:rsidRDefault="00CB6958" w:rsidP="000A1486">
            <w:pPr>
              <w:rPr>
                <w:del w:id="1847" w:author="Em Lim" w:date="2025-07-31T17:49:00Z" w16du:dateUtc="2025-08-01T00:49:00Z"/>
                <w:color w:val="000000"/>
              </w:rPr>
              <w:pPrChange w:id="1848" w:author="Em Lim" w:date="2025-07-31T17:49:00Z" w16du:dateUtc="2025-08-01T00:49:00Z">
                <w:pPr>
                  <w:jc w:val="left"/>
                </w:pPr>
              </w:pPrChange>
            </w:pPr>
            <w:del w:id="1849" w:author="Em Lim" w:date="2025-07-31T17:49:00Z" w16du:dateUtc="2025-08-01T00:49:00Z">
              <w:r w:rsidRPr="004938E4" w:rsidDel="000A1486">
                <w:rPr>
                  <w:color w:val="000000"/>
                </w:rPr>
                <w:delText>Kelp:tide</w:delText>
              </w:r>
            </w:del>
          </w:p>
        </w:tc>
        <w:tc>
          <w:tcPr>
            <w:tcW w:w="1247" w:type="dxa"/>
            <w:noWrap/>
            <w:vAlign w:val="bottom"/>
            <w:hideMark/>
          </w:tcPr>
          <w:p w14:paraId="61DDFF87" w14:textId="0730CC54" w:rsidR="00CB6958" w:rsidRPr="004938E4" w:rsidDel="000A1486" w:rsidRDefault="00CB6958" w:rsidP="000A1486">
            <w:pPr>
              <w:rPr>
                <w:del w:id="1850" w:author="Em Lim" w:date="2025-07-31T17:49:00Z" w16du:dateUtc="2025-08-01T00:49:00Z"/>
                <w:color w:val="000000"/>
              </w:rPr>
              <w:pPrChange w:id="1851" w:author="Em Lim" w:date="2025-07-31T17:49:00Z" w16du:dateUtc="2025-08-01T00:49:00Z">
                <w:pPr>
                  <w:jc w:val="left"/>
                </w:pPr>
              </w:pPrChange>
            </w:pPr>
            <w:del w:id="1852" w:author="Em Lim" w:date="2025-07-31T17:49:00Z" w16du:dateUtc="2025-08-01T00:49:00Z">
              <w:r w:rsidRPr="004938E4" w:rsidDel="000A1486">
                <w:rPr>
                  <w:color w:val="000000"/>
                </w:rPr>
                <w:delText>0.21</w:delText>
              </w:r>
            </w:del>
          </w:p>
        </w:tc>
        <w:tc>
          <w:tcPr>
            <w:tcW w:w="1507" w:type="dxa"/>
            <w:noWrap/>
            <w:vAlign w:val="bottom"/>
            <w:hideMark/>
          </w:tcPr>
          <w:p w14:paraId="1CA0B975" w14:textId="1449F144" w:rsidR="00CB6958" w:rsidRPr="004938E4" w:rsidDel="000A1486" w:rsidRDefault="00CB6958" w:rsidP="000A1486">
            <w:pPr>
              <w:rPr>
                <w:del w:id="1853" w:author="Em Lim" w:date="2025-07-31T17:49:00Z" w16du:dateUtc="2025-08-01T00:49:00Z"/>
                <w:color w:val="000000"/>
              </w:rPr>
              <w:pPrChange w:id="1854" w:author="Em Lim" w:date="2025-07-31T17:49:00Z" w16du:dateUtc="2025-08-01T00:49:00Z">
                <w:pPr>
                  <w:jc w:val="left"/>
                </w:pPr>
              </w:pPrChange>
            </w:pPr>
            <w:del w:id="1855" w:author="Em Lim" w:date="2025-07-31T17:49:00Z" w16du:dateUtc="2025-08-01T00:49:00Z">
              <w:r w:rsidRPr="004938E4" w:rsidDel="000A1486">
                <w:rPr>
                  <w:color w:val="000000"/>
                </w:rPr>
                <w:delText>0.09</w:delText>
              </w:r>
            </w:del>
          </w:p>
        </w:tc>
        <w:tc>
          <w:tcPr>
            <w:tcW w:w="1093" w:type="dxa"/>
            <w:noWrap/>
            <w:vAlign w:val="bottom"/>
            <w:hideMark/>
          </w:tcPr>
          <w:p w14:paraId="5CF7880E" w14:textId="2FA19C12" w:rsidR="00CB6958" w:rsidRPr="004938E4" w:rsidDel="000A1486" w:rsidRDefault="00CB6958" w:rsidP="000A1486">
            <w:pPr>
              <w:rPr>
                <w:del w:id="1856" w:author="Em Lim" w:date="2025-07-31T17:49:00Z" w16du:dateUtc="2025-08-01T00:49:00Z"/>
                <w:color w:val="000000"/>
              </w:rPr>
              <w:pPrChange w:id="1857" w:author="Em Lim" w:date="2025-07-31T17:49:00Z" w16du:dateUtc="2025-08-01T00:49:00Z">
                <w:pPr>
                  <w:jc w:val="left"/>
                </w:pPr>
              </w:pPrChange>
            </w:pPr>
            <w:del w:id="1858" w:author="Em Lim" w:date="2025-07-31T17:49:00Z" w16du:dateUtc="2025-08-01T00:49:00Z">
              <w:r w:rsidRPr="004938E4" w:rsidDel="000A1486">
                <w:rPr>
                  <w:color w:val="000000"/>
                </w:rPr>
                <w:delText>2.37</w:delText>
              </w:r>
            </w:del>
          </w:p>
        </w:tc>
        <w:tc>
          <w:tcPr>
            <w:tcW w:w="1300" w:type="dxa"/>
            <w:noWrap/>
            <w:vAlign w:val="bottom"/>
            <w:hideMark/>
          </w:tcPr>
          <w:p w14:paraId="1F2B7707" w14:textId="54C19F23" w:rsidR="00CB6958" w:rsidRPr="004938E4" w:rsidDel="000A1486" w:rsidRDefault="00CB6958" w:rsidP="000A1486">
            <w:pPr>
              <w:rPr>
                <w:del w:id="1859" w:author="Em Lim" w:date="2025-07-31T17:49:00Z" w16du:dateUtc="2025-08-01T00:49:00Z"/>
                <w:color w:val="000000"/>
              </w:rPr>
              <w:pPrChange w:id="1860" w:author="Em Lim" w:date="2025-07-31T17:49:00Z" w16du:dateUtc="2025-08-01T00:49:00Z">
                <w:pPr>
                  <w:jc w:val="left"/>
                </w:pPr>
              </w:pPrChange>
            </w:pPr>
            <w:del w:id="1861" w:author="Em Lim" w:date="2025-07-31T17:49:00Z" w16du:dateUtc="2025-08-01T00:49:00Z">
              <w:r w:rsidRPr="004938E4" w:rsidDel="000A1486">
                <w:rPr>
                  <w:color w:val="000000"/>
                </w:rPr>
                <w:delText>0.02</w:delText>
              </w:r>
            </w:del>
          </w:p>
        </w:tc>
      </w:tr>
      <w:tr w:rsidR="00CB6958" w:rsidRPr="004938E4" w:rsidDel="000A1486" w14:paraId="29041403" w14:textId="462A62E6" w:rsidTr="00806FD8">
        <w:trPr>
          <w:trHeight w:val="320"/>
          <w:del w:id="1862" w:author="Em Lim" w:date="2025-07-31T17:49:00Z" w16du:dateUtc="2025-08-01T00:49:00Z"/>
        </w:trPr>
        <w:tc>
          <w:tcPr>
            <w:tcW w:w="3686" w:type="dxa"/>
            <w:noWrap/>
            <w:hideMark/>
          </w:tcPr>
          <w:p w14:paraId="51F806F4" w14:textId="426EA4B1" w:rsidR="00CB6958" w:rsidRPr="004938E4" w:rsidDel="000A1486" w:rsidRDefault="00CB6958" w:rsidP="000A1486">
            <w:pPr>
              <w:rPr>
                <w:del w:id="1863" w:author="Em Lim" w:date="2025-07-31T17:49:00Z" w16du:dateUtc="2025-08-01T00:49:00Z"/>
                <w:color w:val="000000"/>
              </w:rPr>
              <w:pPrChange w:id="1864" w:author="Em Lim" w:date="2025-07-31T17:49:00Z" w16du:dateUtc="2025-08-01T00:49:00Z">
                <w:pPr>
                  <w:jc w:val="left"/>
                </w:pPr>
              </w:pPrChange>
            </w:pPr>
            <w:del w:id="1865" w:author="Em Lim" w:date="2025-07-31T17:49:00Z" w16du:dateUtc="2025-08-01T00:49:00Z">
              <w:r w:rsidRPr="004938E4" w:rsidDel="000A1486">
                <w:rPr>
                  <w:color w:val="000000"/>
                </w:rPr>
                <w:delText>Kelp:animals</w:delText>
              </w:r>
            </w:del>
          </w:p>
        </w:tc>
        <w:tc>
          <w:tcPr>
            <w:tcW w:w="1247" w:type="dxa"/>
            <w:noWrap/>
            <w:vAlign w:val="bottom"/>
            <w:hideMark/>
          </w:tcPr>
          <w:p w14:paraId="332FA644" w14:textId="0678A4E6" w:rsidR="00CB6958" w:rsidRPr="004938E4" w:rsidDel="000A1486" w:rsidRDefault="00CB6958" w:rsidP="000A1486">
            <w:pPr>
              <w:rPr>
                <w:del w:id="1866" w:author="Em Lim" w:date="2025-07-31T17:49:00Z" w16du:dateUtc="2025-08-01T00:49:00Z"/>
                <w:color w:val="000000"/>
              </w:rPr>
              <w:pPrChange w:id="1867" w:author="Em Lim" w:date="2025-07-31T17:49:00Z" w16du:dateUtc="2025-08-01T00:49:00Z">
                <w:pPr>
                  <w:jc w:val="left"/>
                </w:pPr>
              </w:pPrChange>
            </w:pPr>
            <w:del w:id="1868" w:author="Em Lim" w:date="2025-07-31T17:49:00Z" w16du:dateUtc="2025-08-01T00:49:00Z">
              <w:r w:rsidRPr="004938E4" w:rsidDel="000A1486">
                <w:rPr>
                  <w:color w:val="000000"/>
                </w:rPr>
                <w:delText>-0.01</w:delText>
              </w:r>
            </w:del>
          </w:p>
        </w:tc>
        <w:tc>
          <w:tcPr>
            <w:tcW w:w="1507" w:type="dxa"/>
            <w:noWrap/>
            <w:vAlign w:val="bottom"/>
            <w:hideMark/>
          </w:tcPr>
          <w:p w14:paraId="460A608F" w14:textId="7C6B1291" w:rsidR="00CB6958" w:rsidRPr="004938E4" w:rsidDel="000A1486" w:rsidRDefault="00CB6958" w:rsidP="000A1486">
            <w:pPr>
              <w:rPr>
                <w:del w:id="1869" w:author="Em Lim" w:date="2025-07-31T17:49:00Z" w16du:dateUtc="2025-08-01T00:49:00Z"/>
                <w:color w:val="000000"/>
              </w:rPr>
              <w:pPrChange w:id="1870" w:author="Em Lim" w:date="2025-07-31T17:49:00Z" w16du:dateUtc="2025-08-01T00:49:00Z">
                <w:pPr>
                  <w:jc w:val="left"/>
                </w:pPr>
              </w:pPrChange>
            </w:pPr>
            <w:del w:id="1871" w:author="Em Lim" w:date="2025-07-31T17:49:00Z" w16du:dateUtc="2025-08-01T00:49:00Z">
              <w:r w:rsidRPr="004938E4" w:rsidDel="000A1486">
                <w:rPr>
                  <w:color w:val="000000"/>
                </w:rPr>
                <w:delText>0.05</w:delText>
              </w:r>
            </w:del>
          </w:p>
        </w:tc>
        <w:tc>
          <w:tcPr>
            <w:tcW w:w="1093" w:type="dxa"/>
            <w:noWrap/>
            <w:vAlign w:val="bottom"/>
            <w:hideMark/>
          </w:tcPr>
          <w:p w14:paraId="17273055" w14:textId="49729585" w:rsidR="00CB6958" w:rsidRPr="004938E4" w:rsidDel="000A1486" w:rsidRDefault="00CB6958" w:rsidP="000A1486">
            <w:pPr>
              <w:rPr>
                <w:del w:id="1872" w:author="Em Lim" w:date="2025-07-31T17:49:00Z" w16du:dateUtc="2025-08-01T00:49:00Z"/>
                <w:color w:val="000000"/>
              </w:rPr>
              <w:pPrChange w:id="1873" w:author="Em Lim" w:date="2025-07-31T17:49:00Z" w16du:dateUtc="2025-08-01T00:49:00Z">
                <w:pPr>
                  <w:jc w:val="left"/>
                </w:pPr>
              </w:pPrChange>
            </w:pPr>
            <w:del w:id="1874" w:author="Em Lim" w:date="2025-07-31T17:49:00Z" w16du:dateUtc="2025-08-01T00:49:00Z">
              <w:r w:rsidRPr="004938E4" w:rsidDel="000A1486">
                <w:rPr>
                  <w:color w:val="000000"/>
                </w:rPr>
                <w:delText>-0.17</w:delText>
              </w:r>
            </w:del>
          </w:p>
        </w:tc>
        <w:tc>
          <w:tcPr>
            <w:tcW w:w="1300" w:type="dxa"/>
            <w:noWrap/>
            <w:vAlign w:val="bottom"/>
            <w:hideMark/>
          </w:tcPr>
          <w:p w14:paraId="5575F34F" w14:textId="4424785D" w:rsidR="00CB6958" w:rsidRPr="004938E4" w:rsidDel="000A1486" w:rsidRDefault="00CB6958" w:rsidP="000A1486">
            <w:pPr>
              <w:rPr>
                <w:del w:id="1875" w:author="Em Lim" w:date="2025-07-31T17:49:00Z" w16du:dateUtc="2025-08-01T00:49:00Z"/>
                <w:color w:val="000000"/>
              </w:rPr>
              <w:pPrChange w:id="1876" w:author="Em Lim" w:date="2025-07-31T17:49:00Z" w16du:dateUtc="2025-08-01T00:49:00Z">
                <w:pPr>
                  <w:jc w:val="left"/>
                </w:pPr>
              </w:pPrChange>
            </w:pPr>
            <w:del w:id="1877" w:author="Em Lim" w:date="2025-07-31T17:49:00Z" w16du:dateUtc="2025-08-01T00:49:00Z">
              <w:r w:rsidRPr="004938E4" w:rsidDel="000A1486">
                <w:rPr>
                  <w:color w:val="000000"/>
                </w:rPr>
                <w:delText>0.87</w:delText>
              </w:r>
            </w:del>
          </w:p>
        </w:tc>
      </w:tr>
      <w:tr w:rsidR="00CB6958" w:rsidRPr="004938E4" w:rsidDel="000A1486" w14:paraId="2BD58F6B" w14:textId="22BF8940" w:rsidTr="00806FD8">
        <w:trPr>
          <w:trHeight w:val="320"/>
          <w:del w:id="1878" w:author="Em Lim" w:date="2025-07-31T17:49:00Z" w16du:dateUtc="2025-08-01T00:49:00Z"/>
        </w:trPr>
        <w:tc>
          <w:tcPr>
            <w:tcW w:w="3686" w:type="dxa"/>
            <w:noWrap/>
            <w:hideMark/>
          </w:tcPr>
          <w:p w14:paraId="1C8089AA" w14:textId="003B5BA5" w:rsidR="00CB6958" w:rsidRPr="004938E4" w:rsidDel="000A1486" w:rsidRDefault="00CB6958" w:rsidP="000A1486">
            <w:pPr>
              <w:rPr>
                <w:del w:id="1879" w:author="Em Lim" w:date="2025-07-31T17:49:00Z" w16du:dateUtc="2025-08-01T00:49:00Z"/>
                <w:color w:val="000000"/>
              </w:rPr>
              <w:pPrChange w:id="1880" w:author="Em Lim" w:date="2025-07-31T17:49:00Z" w16du:dateUtc="2025-08-01T00:49:00Z">
                <w:pPr>
                  <w:jc w:val="left"/>
                </w:pPr>
              </w:pPrChange>
            </w:pPr>
            <w:del w:id="1881" w:author="Em Lim" w:date="2025-07-31T17:49:00Z" w16du:dateUtc="2025-08-01T00:49:00Z">
              <w:r w:rsidRPr="004938E4" w:rsidDel="000A1486">
                <w:rPr>
                  <w:color w:val="000000"/>
                </w:rPr>
                <w:delText>Tide:animals</w:delText>
              </w:r>
            </w:del>
          </w:p>
        </w:tc>
        <w:tc>
          <w:tcPr>
            <w:tcW w:w="1247" w:type="dxa"/>
            <w:noWrap/>
            <w:vAlign w:val="bottom"/>
            <w:hideMark/>
          </w:tcPr>
          <w:p w14:paraId="0A2DF8AE" w14:textId="6AE3AF98" w:rsidR="00CB6958" w:rsidRPr="004938E4" w:rsidDel="000A1486" w:rsidRDefault="00CB6958" w:rsidP="000A1486">
            <w:pPr>
              <w:rPr>
                <w:del w:id="1882" w:author="Em Lim" w:date="2025-07-31T17:49:00Z" w16du:dateUtc="2025-08-01T00:49:00Z"/>
                <w:color w:val="000000"/>
              </w:rPr>
              <w:pPrChange w:id="1883" w:author="Em Lim" w:date="2025-07-31T17:49:00Z" w16du:dateUtc="2025-08-01T00:49:00Z">
                <w:pPr>
                  <w:jc w:val="left"/>
                </w:pPr>
              </w:pPrChange>
            </w:pPr>
            <w:del w:id="1884" w:author="Em Lim" w:date="2025-07-31T17:49:00Z" w16du:dateUtc="2025-08-01T00:49:00Z">
              <w:r w:rsidRPr="004938E4" w:rsidDel="000A1486">
                <w:rPr>
                  <w:color w:val="000000"/>
                </w:rPr>
                <w:delText>0.04</w:delText>
              </w:r>
            </w:del>
          </w:p>
        </w:tc>
        <w:tc>
          <w:tcPr>
            <w:tcW w:w="1507" w:type="dxa"/>
            <w:noWrap/>
            <w:vAlign w:val="bottom"/>
            <w:hideMark/>
          </w:tcPr>
          <w:p w14:paraId="20A9EE59" w14:textId="5BF0C1F4" w:rsidR="00CB6958" w:rsidRPr="004938E4" w:rsidDel="000A1486" w:rsidRDefault="00CB6958" w:rsidP="000A1486">
            <w:pPr>
              <w:rPr>
                <w:del w:id="1885" w:author="Em Lim" w:date="2025-07-31T17:49:00Z" w16du:dateUtc="2025-08-01T00:49:00Z"/>
                <w:color w:val="000000"/>
              </w:rPr>
              <w:pPrChange w:id="1886" w:author="Em Lim" w:date="2025-07-31T17:49:00Z" w16du:dateUtc="2025-08-01T00:49:00Z">
                <w:pPr>
                  <w:jc w:val="left"/>
                </w:pPr>
              </w:pPrChange>
            </w:pPr>
            <w:del w:id="1887" w:author="Em Lim" w:date="2025-07-31T17:49:00Z" w16du:dateUtc="2025-08-01T00:49:00Z">
              <w:r w:rsidRPr="004938E4" w:rsidDel="000A1486">
                <w:rPr>
                  <w:color w:val="000000"/>
                </w:rPr>
                <w:delText>0.06</w:delText>
              </w:r>
            </w:del>
          </w:p>
        </w:tc>
        <w:tc>
          <w:tcPr>
            <w:tcW w:w="1093" w:type="dxa"/>
            <w:noWrap/>
            <w:vAlign w:val="bottom"/>
            <w:hideMark/>
          </w:tcPr>
          <w:p w14:paraId="32299C95" w14:textId="43FC35AF" w:rsidR="00CB6958" w:rsidRPr="004938E4" w:rsidDel="000A1486" w:rsidRDefault="00CB6958" w:rsidP="000A1486">
            <w:pPr>
              <w:rPr>
                <w:del w:id="1888" w:author="Em Lim" w:date="2025-07-31T17:49:00Z" w16du:dateUtc="2025-08-01T00:49:00Z"/>
                <w:color w:val="000000"/>
              </w:rPr>
              <w:pPrChange w:id="1889" w:author="Em Lim" w:date="2025-07-31T17:49:00Z" w16du:dateUtc="2025-08-01T00:49:00Z">
                <w:pPr>
                  <w:jc w:val="left"/>
                </w:pPr>
              </w:pPrChange>
            </w:pPr>
            <w:del w:id="1890" w:author="Em Lim" w:date="2025-07-31T17:49:00Z" w16du:dateUtc="2025-08-01T00:49:00Z">
              <w:r w:rsidRPr="004938E4" w:rsidDel="000A1486">
                <w:rPr>
                  <w:color w:val="000000"/>
                </w:rPr>
                <w:delText>0.66</w:delText>
              </w:r>
            </w:del>
          </w:p>
        </w:tc>
        <w:tc>
          <w:tcPr>
            <w:tcW w:w="1300" w:type="dxa"/>
            <w:noWrap/>
            <w:vAlign w:val="bottom"/>
            <w:hideMark/>
          </w:tcPr>
          <w:p w14:paraId="0168C837" w14:textId="669FFD26" w:rsidR="00CB6958" w:rsidRPr="004938E4" w:rsidDel="000A1486" w:rsidRDefault="00CB6958" w:rsidP="000A1486">
            <w:pPr>
              <w:rPr>
                <w:del w:id="1891" w:author="Em Lim" w:date="2025-07-31T17:49:00Z" w16du:dateUtc="2025-08-01T00:49:00Z"/>
                <w:color w:val="000000"/>
              </w:rPr>
              <w:pPrChange w:id="1892" w:author="Em Lim" w:date="2025-07-31T17:49:00Z" w16du:dateUtc="2025-08-01T00:49:00Z">
                <w:pPr>
                  <w:jc w:val="left"/>
                </w:pPr>
              </w:pPrChange>
            </w:pPr>
            <w:del w:id="1893" w:author="Em Lim" w:date="2025-07-31T17:49:00Z" w16du:dateUtc="2025-08-01T00:49:00Z">
              <w:r w:rsidRPr="004938E4" w:rsidDel="000A1486">
                <w:rPr>
                  <w:color w:val="000000"/>
                </w:rPr>
                <w:delText>0.51</w:delText>
              </w:r>
            </w:del>
          </w:p>
        </w:tc>
      </w:tr>
    </w:tbl>
    <w:p w14:paraId="3AEBC082" w14:textId="29012C0D" w:rsidR="00CB6958" w:rsidRPr="004938E4" w:rsidDel="000A1486" w:rsidRDefault="00CB6958" w:rsidP="000A1486">
      <w:pPr>
        <w:rPr>
          <w:del w:id="1894" w:author="Em Lim" w:date="2025-07-31T17:49:00Z" w16du:dateUtc="2025-08-01T00:49:00Z"/>
        </w:rPr>
        <w:pPrChange w:id="1895" w:author="Em Lim" w:date="2025-07-31T17:49:00Z" w16du:dateUtc="2025-08-01T00:49:00Z">
          <w:pPr>
            <w:spacing w:line="360" w:lineRule="auto"/>
          </w:pPr>
        </w:pPrChange>
      </w:pPr>
    </w:p>
    <w:p w14:paraId="014508E5" w14:textId="77777777" w:rsidR="00CB6958" w:rsidRPr="00861362" w:rsidRDefault="00CB6958" w:rsidP="000A1486"/>
    <w:p w14:paraId="10B1A4BB" w14:textId="77777777" w:rsidR="006214D6" w:rsidRPr="00C57147" w:rsidRDefault="006214D6" w:rsidP="00C57147">
      <w:pPr>
        <w:spacing w:line="480" w:lineRule="auto"/>
      </w:pPr>
    </w:p>
    <w:sectPr w:rsidR="006214D6" w:rsidRPr="00C57147" w:rsidSect="006B6BE3">
      <w:headerReference w:type="default" r:id="rId24"/>
      <w:foot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Em Lim" w:date="2025-07-31T13:56:00Z" w:initials="EL">
    <w:p w14:paraId="3EFEEDEA" w14:textId="77777777" w:rsidR="006506FA" w:rsidRDefault="00211133" w:rsidP="006506FA">
      <w:r>
        <w:rPr>
          <w:rStyle w:val="CommentReference"/>
        </w:rPr>
        <w:annotationRef/>
      </w:r>
      <w:r w:rsidR="006506FA">
        <w:rPr>
          <w:color w:val="242424"/>
          <w:sz w:val="20"/>
          <w:szCs w:val="20"/>
          <w:highlight w:val="white"/>
        </w:rPr>
        <w:t>L60 - I suggest 'tidal' rather than 'tide' exchange.</w:t>
      </w:r>
    </w:p>
  </w:comment>
  <w:comment w:id="5" w:author="Em Lim" w:date="2025-07-31T14:12:00Z" w:initials="EL">
    <w:p w14:paraId="66217830" w14:textId="77777777" w:rsidR="006506FA" w:rsidRDefault="006506FA" w:rsidP="006506FA">
      <w:r>
        <w:rPr>
          <w:rStyle w:val="CommentReference"/>
        </w:rPr>
        <w:annotationRef/>
      </w:r>
      <w:r>
        <w:rPr>
          <w:color w:val="000000"/>
          <w:sz w:val="20"/>
          <w:szCs w:val="20"/>
        </w:rPr>
        <w:t>done</w:t>
      </w:r>
    </w:p>
  </w:comment>
  <w:comment w:id="12" w:author="Em Lim" w:date="2025-07-31T14:01:00Z" w:initials="EL">
    <w:p w14:paraId="765D963B" w14:textId="36A95A1E" w:rsidR="00211133" w:rsidRDefault="00211133" w:rsidP="00211133">
      <w:r>
        <w:rPr>
          <w:rStyle w:val="CommentReference"/>
        </w:rPr>
        <w:annotationRef/>
      </w:r>
      <w:r>
        <w:rPr>
          <w:color w:val="242424"/>
          <w:sz w:val="20"/>
          <w:szCs w:val="20"/>
          <w:highlight w:val="white"/>
        </w:rPr>
        <w:t>L7, L417,  - specify what 'it' refers to.</w:t>
      </w:r>
    </w:p>
  </w:comment>
  <w:comment w:id="13" w:author="Em Lim" w:date="2025-07-31T14:29:00Z" w:initials="EL">
    <w:p w14:paraId="6B172E03" w14:textId="77777777" w:rsidR="006618A5" w:rsidRDefault="006618A5" w:rsidP="006618A5">
      <w:r>
        <w:rPr>
          <w:rStyle w:val="CommentReference"/>
        </w:rPr>
        <w:annotationRef/>
      </w:r>
      <w:r>
        <w:rPr>
          <w:color w:val="000000"/>
          <w:sz w:val="20"/>
          <w:szCs w:val="20"/>
        </w:rPr>
        <w:t>Done?</w:t>
      </w:r>
    </w:p>
  </w:comment>
  <w:comment w:id="27" w:author="Em Lim" w:date="2025-07-31T14:01:00Z" w:initials="EL">
    <w:p w14:paraId="2CEACFC5" w14:textId="6388EF7D" w:rsidR="00211133" w:rsidRDefault="00211133" w:rsidP="00211133">
      <w:r>
        <w:rPr>
          <w:rStyle w:val="CommentReference"/>
        </w:rPr>
        <w:annotationRef/>
      </w:r>
      <w:r>
        <w:rPr>
          <w:color w:val="242424"/>
          <w:sz w:val="20"/>
          <w:szCs w:val="20"/>
          <w:highlight w:val="white"/>
        </w:rPr>
        <w:t>L104-L106 - 'open nature of nearshore environments' - this is perhaps not entirely clear, as in the following sentence you refer to intertidal and shallow subtidal ecosystems, which could be inside estuaries (and may not then be open per se). Also I would use 'fast' and 'slow' rather than high and low when referring to flow speeds.</w:t>
      </w:r>
    </w:p>
  </w:comment>
  <w:comment w:id="28" w:author="Em Lim" w:date="2025-07-31T14:29:00Z" w:initials="EL">
    <w:p w14:paraId="74DA4AAB" w14:textId="77777777" w:rsidR="006618A5" w:rsidRDefault="006618A5" w:rsidP="006618A5">
      <w:r>
        <w:rPr>
          <w:rStyle w:val="CommentReference"/>
        </w:rPr>
        <w:annotationRef/>
      </w:r>
      <w:r>
        <w:rPr>
          <w:color w:val="000000"/>
          <w:sz w:val="20"/>
          <w:szCs w:val="20"/>
        </w:rPr>
        <w:t>Done?</w:t>
      </w:r>
    </w:p>
  </w:comment>
  <w:comment w:id="42" w:author="Em Lim" w:date="2025-07-31T14:02:00Z" w:initials="EL">
    <w:p w14:paraId="37705793" w14:textId="129FC202" w:rsidR="00211133" w:rsidRDefault="00211133" w:rsidP="00211133">
      <w:r>
        <w:rPr>
          <w:rStyle w:val="CommentReference"/>
        </w:rPr>
        <w:annotationRef/>
      </w:r>
      <w:r>
        <w:rPr>
          <w:color w:val="242424"/>
          <w:sz w:val="20"/>
          <w:szCs w:val="20"/>
          <w:highlight w:val="white"/>
        </w:rPr>
        <w:t>L170 - Similarly, at a few points throughout the manuscript (also L254, L452) there's a slight ambiguity with 'higher' and 'lower' when referring to concentrations (as physical processes researchers often associate 'higher' with height in the water column) - you could consider using greater or larger instead.</w:t>
      </w:r>
    </w:p>
  </w:comment>
  <w:comment w:id="43" w:author="Em Lim" w:date="2025-07-31T14:29:00Z" w:initials="EL">
    <w:p w14:paraId="6894E0ED" w14:textId="77777777" w:rsidR="006618A5" w:rsidRDefault="006618A5" w:rsidP="006618A5">
      <w:r>
        <w:rPr>
          <w:rStyle w:val="CommentReference"/>
        </w:rPr>
        <w:annotationRef/>
      </w:r>
      <w:r>
        <w:rPr>
          <w:color w:val="000000"/>
          <w:sz w:val="20"/>
          <w:szCs w:val="20"/>
        </w:rPr>
        <w:t>Done</w:t>
      </w:r>
    </w:p>
  </w:comment>
  <w:comment w:id="47" w:author="Em Lim" w:date="2025-07-31T14:03:00Z" w:initials="EL">
    <w:p w14:paraId="50756859" w14:textId="131635BE" w:rsidR="00211133" w:rsidRDefault="00211133" w:rsidP="00211133">
      <w:r>
        <w:rPr>
          <w:rStyle w:val="CommentReference"/>
        </w:rPr>
        <w:annotationRef/>
      </w:r>
      <w:r>
        <w:rPr>
          <w:color w:val="242424"/>
          <w:sz w:val="20"/>
          <w:szCs w:val="20"/>
          <w:highlight w:val="white"/>
        </w:rPr>
        <w:t>L171 - hyphenate fine-scale.</w:t>
      </w:r>
    </w:p>
  </w:comment>
  <w:comment w:id="48" w:author="Em Lim" w:date="2025-07-31T14:29:00Z" w:initials="EL">
    <w:p w14:paraId="10DC01CC" w14:textId="77777777" w:rsidR="006618A5" w:rsidRDefault="006618A5" w:rsidP="006618A5">
      <w:r>
        <w:rPr>
          <w:rStyle w:val="CommentReference"/>
        </w:rPr>
        <w:annotationRef/>
      </w:r>
      <w:r>
        <w:rPr>
          <w:color w:val="000000"/>
          <w:sz w:val="20"/>
          <w:szCs w:val="20"/>
        </w:rPr>
        <w:t>Done</w:t>
      </w:r>
    </w:p>
  </w:comment>
  <w:comment w:id="60" w:author="Em Lim" w:date="2025-07-31T14:05:00Z" w:initials="EL">
    <w:p w14:paraId="3742682F" w14:textId="67743CC9" w:rsidR="002475B6" w:rsidRDefault="002475B6" w:rsidP="002475B6">
      <w:r>
        <w:rPr>
          <w:rStyle w:val="CommentReference"/>
        </w:rPr>
        <w:annotationRef/>
      </w:r>
      <w:r>
        <w:rPr>
          <w:color w:val="242424"/>
          <w:sz w:val="20"/>
          <w:szCs w:val="20"/>
          <w:highlight w:val="white"/>
        </w:rPr>
        <w:t>Lines 206-212 - So fishes and inverts weren’t counted outside of the kelp forest? I was expecting that to be part of the methods to make a more robust comparison of ammonium inside vs. outside the forest. I found this part of the methods a little hard to understand. I had to reread this section a couple of times to make sure I got it.</w:t>
      </w:r>
    </w:p>
  </w:comment>
  <w:comment w:id="61" w:author="Em Lim" w:date="2025-07-31T16:38:00Z" w:initials="EL">
    <w:p w14:paraId="3BD2C4ED" w14:textId="77777777" w:rsidR="00280C8C" w:rsidRDefault="00280C8C" w:rsidP="00280C8C">
      <w:r>
        <w:rPr>
          <w:rStyle w:val="CommentReference"/>
        </w:rPr>
        <w:annotationRef/>
      </w:r>
      <w:r>
        <w:rPr>
          <w:color w:val="000000"/>
          <w:sz w:val="20"/>
          <w:szCs w:val="20"/>
        </w:rPr>
        <w:t>Done</w:t>
      </w:r>
    </w:p>
  </w:comment>
  <w:comment w:id="81" w:author="Em Lim" w:date="2025-07-31T14:05:00Z" w:initials="EL">
    <w:p w14:paraId="04F9C194" w14:textId="1CFD3F5C" w:rsidR="002475B6" w:rsidRDefault="002475B6" w:rsidP="002475B6">
      <w:r>
        <w:rPr>
          <w:rStyle w:val="CommentReference"/>
        </w:rPr>
        <w:annotationRef/>
      </w:r>
      <w:r>
        <w:rPr>
          <w:color w:val="242424"/>
          <w:sz w:val="20"/>
          <w:szCs w:val="20"/>
          <w:highlight w:val="white"/>
        </w:rPr>
        <w:t>Lines 226-27 - 0-2m above the benthos seems quite variable honestly and I expect this generated some heterogeneity in the data that might not have existed had they been consistent about the depth off the bottom as these samples would have had more/less influence from the benthic organisms excreting ammonium. Nothing to be done now but some unfortunate variability here.</w:t>
      </w:r>
    </w:p>
  </w:comment>
  <w:comment w:id="82" w:author="Em Lim" w:date="2025-07-31T16:39:00Z" w:initials="EL">
    <w:p w14:paraId="7CD03B1C" w14:textId="77777777" w:rsidR="00280C8C" w:rsidRDefault="00280C8C" w:rsidP="00280C8C">
      <w:r>
        <w:rPr>
          <w:rStyle w:val="CommentReference"/>
        </w:rPr>
        <w:annotationRef/>
      </w:r>
      <w:r>
        <w:rPr>
          <w:color w:val="000000"/>
          <w:sz w:val="20"/>
          <w:szCs w:val="20"/>
        </w:rPr>
        <w:t>Done</w:t>
      </w:r>
    </w:p>
  </w:comment>
  <w:comment w:id="83" w:author="Em Lim" w:date="2025-07-31T14:06:00Z" w:initials="EL">
    <w:p w14:paraId="255B168C" w14:textId="18A6C1FD" w:rsidR="002475B6" w:rsidRDefault="002475B6" w:rsidP="002475B6">
      <w:r>
        <w:rPr>
          <w:rStyle w:val="CommentReference"/>
        </w:rPr>
        <w:annotationRef/>
      </w:r>
      <w:r>
        <w:rPr>
          <w:color w:val="242424"/>
          <w:sz w:val="20"/>
          <w:szCs w:val="20"/>
          <w:highlight w:val="white"/>
        </w:rPr>
        <w:t>Lines 229-30 - Not sure I understand the ‘standard’ creation here vs simply the samples taken outside the kelp forest. How were these ‘standards’ used?</w:t>
      </w:r>
    </w:p>
  </w:comment>
  <w:comment w:id="84" w:author="Em Lim" w:date="2025-07-31T16:48:00Z" w:initials="EL">
    <w:p w14:paraId="5D93FA33" w14:textId="77777777" w:rsidR="006A462A" w:rsidRDefault="006A462A" w:rsidP="006A462A">
      <w:r>
        <w:rPr>
          <w:rStyle w:val="CommentReference"/>
        </w:rPr>
        <w:annotationRef/>
      </w:r>
      <w:r>
        <w:rPr>
          <w:color w:val="000000"/>
          <w:sz w:val="20"/>
          <w:szCs w:val="20"/>
        </w:rPr>
        <w:t>done</w:t>
      </w:r>
    </w:p>
  </w:comment>
  <w:comment w:id="121" w:author="Em Lim" w:date="2025-07-31T14:03:00Z" w:initials="EL">
    <w:p w14:paraId="77581ADA" w14:textId="5C367301" w:rsidR="00211133" w:rsidRDefault="00211133" w:rsidP="00211133">
      <w:r>
        <w:rPr>
          <w:rStyle w:val="CommentReference"/>
        </w:rPr>
        <w:annotationRef/>
      </w:r>
      <w:r>
        <w:rPr>
          <w:color w:val="242424"/>
          <w:sz w:val="20"/>
          <w:szCs w:val="20"/>
          <w:highlight w:val="white"/>
        </w:rPr>
        <w:t>L239 - clarify 'they'-&gt; this species.</w:t>
      </w:r>
    </w:p>
  </w:comment>
  <w:comment w:id="122" w:author="Em Lim" w:date="2025-07-31T14:30:00Z" w:initials="EL">
    <w:p w14:paraId="415349C6" w14:textId="77777777" w:rsidR="001A7F0B" w:rsidRDefault="001A7F0B" w:rsidP="001A7F0B">
      <w:r>
        <w:rPr>
          <w:rStyle w:val="CommentReference"/>
        </w:rPr>
        <w:annotationRef/>
      </w:r>
      <w:r>
        <w:rPr>
          <w:color w:val="000000"/>
          <w:sz w:val="20"/>
          <w:szCs w:val="20"/>
        </w:rPr>
        <w:t>Done</w:t>
      </w:r>
    </w:p>
  </w:comment>
  <w:comment w:id="143" w:author="Em Lim" w:date="2025-07-31T14:06:00Z" w:initials="EL">
    <w:p w14:paraId="681C930B" w14:textId="76A2B7BC" w:rsidR="002475B6" w:rsidRDefault="002475B6" w:rsidP="002475B6">
      <w:r>
        <w:rPr>
          <w:rStyle w:val="CommentReference"/>
        </w:rPr>
        <w:annotationRef/>
      </w:r>
      <w:r>
        <w:rPr>
          <w:color w:val="242424"/>
          <w:sz w:val="20"/>
          <w:szCs w:val="20"/>
          <w:highlight w:val="white"/>
        </w:rPr>
        <w:t>Line 302 - is animal abundance in biomass or density?</w:t>
      </w:r>
    </w:p>
  </w:comment>
  <w:comment w:id="144" w:author="Em Lim" w:date="2025-07-31T16:49:00Z" w:initials="EL">
    <w:p w14:paraId="721FFED8" w14:textId="77777777" w:rsidR="006A462A" w:rsidRDefault="006A462A" w:rsidP="006A462A">
      <w:r>
        <w:rPr>
          <w:rStyle w:val="CommentReference"/>
        </w:rPr>
        <w:annotationRef/>
      </w:r>
      <w:r>
        <w:rPr>
          <w:color w:val="000000"/>
          <w:sz w:val="20"/>
          <w:szCs w:val="20"/>
        </w:rPr>
        <w:t>done</w:t>
      </w:r>
    </w:p>
  </w:comment>
  <w:comment w:id="145" w:author="Em Lim" w:date="2025-07-31T14:06:00Z" w:initials="EL">
    <w:p w14:paraId="5AB1B307" w14:textId="71E1624B" w:rsidR="002475B6" w:rsidRDefault="002475B6" w:rsidP="002475B6">
      <w:r>
        <w:rPr>
          <w:rStyle w:val="CommentReference"/>
        </w:rPr>
        <w:annotationRef/>
      </w:r>
      <w:r>
        <w:rPr>
          <w:color w:val="242424"/>
          <w:sz w:val="20"/>
          <w:szCs w:val="20"/>
          <w:highlight w:val="white"/>
        </w:rPr>
        <w:t>Line 303 - Not sure why diversity was a predictor here. That wasn’t well set up in the Intro of why they were interested in diversity as being important here.</w:t>
      </w:r>
    </w:p>
  </w:comment>
  <w:comment w:id="146" w:author="Em Lim" w:date="2025-07-31T16:58:00Z" w:initials="EL">
    <w:p w14:paraId="67C5ED24" w14:textId="77777777" w:rsidR="00745A78" w:rsidRDefault="00745A78" w:rsidP="00745A78">
      <w:r>
        <w:rPr>
          <w:rStyle w:val="CommentReference"/>
        </w:rPr>
        <w:annotationRef/>
      </w:r>
      <w:r>
        <w:rPr>
          <w:color w:val="000000"/>
          <w:sz w:val="20"/>
          <w:szCs w:val="20"/>
        </w:rPr>
        <w:t>done</w:t>
      </w:r>
    </w:p>
  </w:comment>
  <w:comment w:id="147" w:author="Em Lim" w:date="2025-07-31T14:06:00Z" w:initials="EL">
    <w:p w14:paraId="6607586E" w14:textId="3F3037E7" w:rsidR="002475B6" w:rsidRDefault="002475B6" w:rsidP="002475B6">
      <w:r>
        <w:rPr>
          <w:rStyle w:val="CommentReference"/>
        </w:rPr>
        <w:annotationRef/>
      </w:r>
      <w:r>
        <w:rPr>
          <w:color w:val="242424"/>
          <w:sz w:val="20"/>
          <w:szCs w:val="20"/>
          <w:highlight w:val="white"/>
        </w:rPr>
        <w:t>Lines 306-7 - biomass is a measure of abundance. do you mean ‘biomass as a predictor instead of density’ which is another measure of abundance.</w:t>
      </w:r>
    </w:p>
  </w:comment>
  <w:comment w:id="148" w:author="Em Lim" w:date="2025-07-31T17:07:00Z" w:initials="EL">
    <w:p w14:paraId="317E176C" w14:textId="77777777" w:rsidR="00D12EFA" w:rsidRDefault="00D12EFA" w:rsidP="00D12EFA">
      <w:r>
        <w:rPr>
          <w:rStyle w:val="CommentReference"/>
        </w:rPr>
        <w:annotationRef/>
      </w:r>
      <w:r>
        <w:rPr>
          <w:color w:val="000000"/>
          <w:sz w:val="20"/>
          <w:szCs w:val="20"/>
        </w:rPr>
        <w:t>done</w:t>
      </w:r>
    </w:p>
  </w:comment>
  <w:comment w:id="153" w:author="Em Lim" w:date="2025-07-31T14:07:00Z" w:initials="EL">
    <w:p w14:paraId="3CA9825D" w14:textId="430C4076" w:rsidR="002475B6" w:rsidRDefault="002475B6" w:rsidP="002475B6">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154" w:author="Em Lim" w:date="2025-07-31T17:11:00Z" w:initials="EL">
    <w:p w14:paraId="65230D58" w14:textId="77777777" w:rsidR="00A75D59" w:rsidRDefault="00A75D59" w:rsidP="00A75D59">
      <w:r>
        <w:rPr>
          <w:rStyle w:val="CommentReference"/>
        </w:rPr>
        <w:annotationRef/>
      </w:r>
      <w:r>
        <w:rPr>
          <w:color w:val="000000"/>
          <w:sz w:val="20"/>
          <w:szCs w:val="20"/>
        </w:rPr>
        <w:t>done</w:t>
      </w:r>
    </w:p>
  </w:comment>
  <w:comment w:id="157" w:author="Em Lim" w:date="2025-07-31T14:08:00Z" w:initials="EL">
    <w:p w14:paraId="564E1A15" w14:textId="2920E5CE" w:rsidR="002475B6" w:rsidRDefault="002475B6" w:rsidP="002475B6">
      <w:r>
        <w:rPr>
          <w:rStyle w:val="CommentReference"/>
        </w:rPr>
        <w:annotationRef/>
      </w:r>
      <w:r>
        <w:rPr>
          <w:color w:val="242424"/>
          <w:sz w:val="20"/>
          <w:szCs w:val="20"/>
          <w:highlight w:val="white"/>
        </w:rPr>
        <w:t>Lines 329-31 - How were these data included in the model? Or were they? Not clear how these data were used</w:t>
      </w:r>
    </w:p>
  </w:comment>
  <w:comment w:id="164" w:author="Em Lim" w:date="2025-07-31T14:08:00Z" w:initials="EL">
    <w:p w14:paraId="37A0B857" w14:textId="77777777" w:rsidR="00A75D59" w:rsidRDefault="00A75D59" w:rsidP="00A75D59">
      <w:r>
        <w:rPr>
          <w:rStyle w:val="CommentReference"/>
        </w:rPr>
        <w:annotationRef/>
      </w:r>
      <w:r>
        <w:rPr>
          <w:color w:val="242424"/>
          <w:sz w:val="20"/>
          <w:szCs w:val="20"/>
          <w:highlight w:val="white"/>
        </w:rPr>
        <w:t>Lines 329-31 - How were these data included in the model? Or were they? Not clear how these data were used</w:t>
      </w:r>
    </w:p>
  </w:comment>
  <w:comment w:id="165" w:author="Em Lim" w:date="2025-07-31T17:18:00Z" w:initials="EL">
    <w:p w14:paraId="3AB94E20" w14:textId="77777777" w:rsidR="00A75D59" w:rsidRDefault="00A75D59" w:rsidP="00A75D59">
      <w:r>
        <w:rPr>
          <w:rStyle w:val="CommentReference"/>
        </w:rPr>
        <w:annotationRef/>
      </w:r>
      <w:r>
        <w:rPr>
          <w:color w:val="000000"/>
          <w:sz w:val="20"/>
          <w:szCs w:val="20"/>
        </w:rPr>
        <w:t>Done</w:t>
      </w:r>
    </w:p>
  </w:comment>
  <w:comment w:id="179" w:author="Em Lim" w:date="2025-07-31T14:08:00Z" w:initials="EL">
    <w:p w14:paraId="0910BFA8" w14:textId="575806B9" w:rsidR="002475B6" w:rsidRDefault="002475B6" w:rsidP="002475B6">
      <w:r>
        <w:rPr>
          <w:rStyle w:val="CommentReference"/>
        </w:rPr>
        <w:annotationRef/>
      </w:r>
      <w:r>
        <w:rPr>
          <w:color w:val="242424"/>
          <w:sz w:val="20"/>
          <w:szCs w:val="20"/>
          <w:highlight w:val="white"/>
        </w:rPr>
        <w:t>Lines 336-37 - What was this relationship used for? I’m not clear why they tell me this.</w:t>
      </w:r>
    </w:p>
  </w:comment>
  <w:comment w:id="180" w:author="Em Lim" w:date="2025-07-31T17:18:00Z" w:initials="EL">
    <w:p w14:paraId="52570D96" w14:textId="77777777" w:rsidR="00A75D59" w:rsidRDefault="00A75D59" w:rsidP="00A75D59">
      <w:r>
        <w:rPr>
          <w:rStyle w:val="CommentReference"/>
        </w:rPr>
        <w:annotationRef/>
      </w:r>
      <w:r>
        <w:rPr>
          <w:color w:val="000000"/>
          <w:sz w:val="20"/>
          <w:szCs w:val="20"/>
        </w:rPr>
        <w:t>Done</w:t>
      </w:r>
    </w:p>
  </w:comment>
  <w:comment w:id="182" w:author="Em Lim" w:date="2025-07-31T14:08:00Z" w:initials="EL">
    <w:p w14:paraId="5A95B447" w14:textId="73B45C9C" w:rsidR="002475B6" w:rsidRDefault="002475B6" w:rsidP="002475B6">
      <w:r>
        <w:rPr>
          <w:rStyle w:val="CommentReference"/>
        </w:rPr>
        <w:annotationRef/>
      </w:r>
      <w:r>
        <w:rPr>
          <w:color w:val="242424"/>
          <w:sz w:val="20"/>
          <w:szCs w:val="20"/>
          <w:highlight w:val="white"/>
        </w:rPr>
        <w:t>Line 345 - and by abundance you mean density of animals? Or biomass of animals?</w:t>
      </w:r>
    </w:p>
  </w:comment>
  <w:comment w:id="183" w:author="Em Lim" w:date="2025-07-31T17:19:00Z" w:initials="EL">
    <w:p w14:paraId="39A203ED" w14:textId="77777777" w:rsidR="00A75D59" w:rsidRDefault="00A75D59" w:rsidP="00A75D59">
      <w:r>
        <w:rPr>
          <w:rStyle w:val="CommentReference"/>
        </w:rPr>
        <w:annotationRef/>
      </w:r>
      <w:r>
        <w:rPr>
          <w:color w:val="000000"/>
          <w:sz w:val="20"/>
          <w:szCs w:val="20"/>
        </w:rPr>
        <w:t>Done</w:t>
      </w:r>
    </w:p>
  </w:comment>
  <w:comment w:id="184" w:author="Em Lim" w:date="2025-07-31T14:09:00Z" w:initials="EL">
    <w:p w14:paraId="67DCD684" w14:textId="60584620" w:rsidR="002475B6" w:rsidRDefault="002475B6" w:rsidP="002475B6">
      <w:r>
        <w:rPr>
          <w:rStyle w:val="CommentReference"/>
        </w:rPr>
        <w:annotationRef/>
      </w:r>
      <w:r>
        <w:rPr>
          <w:color w:val="242424"/>
          <w:sz w:val="20"/>
          <w:szCs w:val="20"/>
          <w:highlight w:val="white"/>
        </w:rPr>
        <w:t>Lines 346 – 350 - This model exploration looking for the influence of individual families of animals seems like data dredging to me looking at these relationships for all families. Clearly limpets are not driving this overall relationship. I would argue strongly that this part of the analysis be removed. Its not appropriate.</w:t>
      </w:r>
    </w:p>
  </w:comment>
  <w:comment w:id="185" w:author="Em Lim" w:date="2025-07-31T17:19:00Z" w:initials="EL">
    <w:p w14:paraId="2349E97E" w14:textId="77777777" w:rsidR="00A75D59" w:rsidRDefault="00A75D59" w:rsidP="00A75D59">
      <w:r>
        <w:rPr>
          <w:rStyle w:val="CommentReference"/>
        </w:rPr>
        <w:annotationRef/>
      </w:r>
      <w:r>
        <w:rPr>
          <w:color w:val="000000"/>
          <w:sz w:val="20"/>
          <w:szCs w:val="20"/>
        </w:rPr>
        <w:t>Done</w:t>
      </w:r>
    </w:p>
  </w:comment>
  <w:comment w:id="195" w:author="Em Lim" w:date="2025-07-31T14:09:00Z" w:initials="EL">
    <w:p w14:paraId="3871F576" w14:textId="1B96F16B" w:rsidR="002475B6" w:rsidRDefault="002475B6" w:rsidP="002475B6">
      <w:r>
        <w:rPr>
          <w:rStyle w:val="CommentReference"/>
        </w:rPr>
        <w:annotationRef/>
      </w:r>
      <w:r>
        <w:rPr>
          <w:color w:val="242424"/>
          <w:sz w:val="20"/>
          <w:szCs w:val="20"/>
          <w:highlight w:val="white"/>
        </w:rPr>
        <w:t>Line 365 – ‘We found limited evidence for an effect of animal biomass…” - Is that because you also didn’t account for animal biomass outside of the kelp forest? Or at least I can’t see that you did so.</w:t>
      </w:r>
    </w:p>
  </w:comment>
  <w:comment w:id="196" w:author="Em Lim" w:date="2025-07-31T17:28:00Z" w:initials="EL">
    <w:p w14:paraId="6C3F3E00" w14:textId="77777777" w:rsidR="00727362" w:rsidRDefault="00727362" w:rsidP="00727362">
      <w:r>
        <w:rPr>
          <w:rStyle w:val="CommentReference"/>
        </w:rPr>
        <w:annotationRef/>
      </w:r>
      <w:r>
        <w:rPr>
          <w:color w:val="000000"/>
          <w:sz w:val="20"/>
          <w:szCs w:val="20"/>
        </w:rPr>
        <w:t>Done</w:t>
      </w:r>
    </w:p>
  </w:comment>
  <w:comment w:id="197" w:author="Em Lim" w:date="2025-07-31T14:09:00Z" w:initials="EL">
    <w:p w14:paraId="5F6D7280" w14:textId="71937AAF" w:rsidR="002475B6" w:rsidRDefault="002475B6" w:rsidP="002475B6">
      <w:r>
        <w:rPr>
          <w:rStyle w:val="CommentReference"/>
        </w:rPr>
        <w:annotationRef/>
      </w:r>
      <w:r>
        <w:rPr>
          <w:color w:val="242424"/>
          <w:sz w:val="20"/>
          <w:szCs w:val="20"/>
          <w:highlight w:val="white"/>
        </w:rPr>
        <w:t>Lines 372 – 374 - Again I don’t think these single-family models are appropriate. I think they should be removed</w:t>
      </w:r>
    </w:p>
  </w:comment>
  <w:comment w:id="201" w:author="Em Lim" w:date="2025-07-31T14:09:00Z" w:initials="EL">
    <w:p w14:paraId="6A0B3640" w14:textId="38A82060" w:rsidR="002475B6" w:rsidRDefault="002475B6" w:rsidP="002475B6">
      <w:r>
        <w:rPr>
          <w:rStyle w:val="CommentReference"/>
        </w:rPr>
        <w:annotationRef/>
      </w:r>
      <w:r>
        <w:rPr>
          <w:color w:val="242424"/>
          <w:sz w:val="20"/>
          <w:szCs w:val="20"/>
          <w:highlight w:val="white"/>
        </w:rPr>
        <w:t>Fig 3b - Not sure I understand what the ‘None’ comparison is on Fig 3b. Where did these None surveys happen? I don’t think I got that from the Methods.</w:t>
      </w:r>
    </w:p>
  </w:comment>
  <w:comment w:id="202" w:author="Em Lim" w:date="2025-07-31T17:27:00Z" w:initials="EL">
    <w:p w14:paraId="1958A36B" w14:textId="77777777" w:rsidR="00727362" w:rsidRDefault="00727362" w:rsidP="00727362">
      <w:r>
        <w:rPr>
          <w:rStyle w:val="CommentReference"/>
        </w:rPr>
        <w:annotationRef/>
      </w:r>
      <w:r>
        <w:rPr>
          <w:color w:val="000000"/>
          <w:sz w:val="20"/>
          <w:szCs w:val="20"/>
        </w:rPr>
        <w:t>Done</w:t>
      </w:r>
    </w:p>
  </w:comment>
  <w:comment w:id="203" w:author="Em Lim" w:date="2025-07-31T14:10:00Z" w:initials="EL">
    <w:p w14:paraId="600E996F" w14:textId="3369AD7D" w:rsidR="002475B6" w:rsidRDefault="002475B6" w:rsidP="002475B6">
      <w:r>
        <w:rPr>
          <w:rStyle w:val="CommentReference"/>
        </w:rPr>
        <w:annotationRef/>
      </w:r>
      <w:r>
        <w:rPr>
          <w:color w:val="242424"/>
          <w:sz w:val="20"/>
          <w:szCs w:val="20"/>
          <w:highlight w:val="white"/>
        </w:rPr>
        <w:t>Lines 389-391 - But I’m guessing the two crab treatments weren’t different from each other?</w:t>
      </w:r>
    </w:p>
  </w:comment>
  <w:comment w:id="204" w:author="Em Lim" w:date="2025-07-31T17:27:00Z" w:initials="EL">
    <w:p w14:paraId="4E0B4AF3" w14:textId="77777777" w:rsidR="00727362" w:rsidRDefault="00727362" w:rsidP="00727362">
      <w:r>
        <w:rPr>
          <w:rStyle w:val="CommentReference"/>
        </w:rPr>
        <w:annotationRef/>
      </w:r>
      <w:r>
        <w:rPr>
          <w:color w:val="000000"/>
          <w:sz w:val="20"/>
          <w:szCs w:val="20"/>
        </w:rPr>
        <w:t>Done</w:t>
      </w:r>
    </w:p>
  </w:comment>
  <w:comment w:id="205" w:author="Em Lim" w:date="2025-07-31T14:03:00Z" w:initials="EL">
    <w:p w14:paraId="641668AB" w14:textId="36685E7C" w:rsidR="00211133" w:rsidRDefault="00211133" w:rsidP="00211133">
      <w:r>
        <w:rPr>
          <w:rStyle w:val="CommentReference"/>
        </w:rPr>
        <w:annotationRef/>
      </w:r>
      <w:r>
        <w:rPr>
          <w:color w:val="242424"/>
          <w:sz w:val="20"/>
          <w:szCs w:val="20"/>
          <w:highlight w:val="white"/>
        </w:rPr>
        <w:t>L426 - 'These sources?'</w:t>
      </w:r>
    </w:p>
  </w:comment>
  <w:comment w:id="206" w:author="Em Lim" w:date="2025-07-31T16:29:00Z" w:initials="EL">
    <w:p w14:paraId="0E2B3AA3" w14:textId="77777777" w:rsidR="00280C8C" w:rsidRDefault="00280C8C" w:rsidP="00280C8C">
      <w:r>
        <w:rPr>
          <w:rStyle w:val="CommentReference"/>
        </w:rPr>
        <w:annotationRef/>
      </w:r>
      <w:r>
        <w:rPr>
          <w:color w:val="000000"/>
          <w:sz w:val="20"/>
          <w:szCs w:val="20"/>
        </w:rPr>
        <w:t>done</w:t>
      </w:r>
    </w:p>
  </w:comment>
  <w:comment w:id="211" w:author="Em Lim" w:date="2025-07-31T14:11:00Z" w:initials="EL">
    <w:p w14:paraId="1D9FC88B" w14:textId="2AD4B1FD" w:rsidR="002475B6" w:rsidRDefault="002475B6" w:rsidP="002475B6">
      <w:r>
        <w:rPr>
          <w:rStyle w:val="CommentReference"/>
        </w:rPr>
        <w:annotationRef/>
      </w:r>
      <w:r>
        <w:rPr>
          <w:color w:val="242424"/>
          <w:sz w:val="20"/>
          <w:szCs w:val="20"/>
          <w:highlight w:val="white"/>
        </w:rPr>
        <w:t>Lines 441-442 - I don’t see this effect of tide in the data in Fig 3e. I don’t see any consistent effect of tide (but clearly the interaction with animal biomass). I don’t think you can say that there was a consistent effect of tide given the interaction and flood tide is definitely not consistently higher than slack tide here.</w:t>
      </w:r>
    </w:p>
  </w:comment>
  <w:comment w:id="212" w:author="Em Lim" w:date="2025-07-31T17:36:00Z" w:initials="EL">
    <w:p w14:paraId="32FC605D" w14:textId="77777777" w:rsidR="000A1486" w:rsidRDefault="000A1486" w:rsidP="000A1486">
      <w:r>
        <w:rPr>
          <w:rStyle w:val="CommentReference"/>
        </w:rPr>
        <w:annotationRef/>
      </w:r>
      <w:r>
        <w:rPr>
          <w:color w:val="000000"/>
          <w:sz w:val="20"/>
          <w:szCs w:val="20"/>
        </w:rPr>
        <w:t>Done?</w:t>
      </w:r>
    </w:p>
  </w:comment>
  <w:comment w:id="213" w:author="Em Lim" w:date="2025-07-31T14:04:00Z" w:initials="EL">
    <w:p w14:paraId="547BDD39" w14:textId="51C13108" w:rsidR="00211133" w:rsidRDefault="00211133" w:rsidP="00211133">
      <w:r>
        <w:rPr>
          <w:rStyle w:val="CommentReference"/>
        </w:rPr>
        <w:annotationRef/>
      </w:r>
      <w:r>
        <w:rPr>
          <w:color w:val="242424"/>
          <w:sz w:val="20"/>
          <w:szCs w:val="20"/>
          <w:highlight w:val="white"/>
        </w:rPr>
        <w:t>L444 - I suggest 'enhances, rather than masks, HN4+ variability'</w:t>
      </w:r>
    </w:p>
  </w:comment>
  <w:comment w:id="214" w:author="Em Lim" w:date="2025-07-31T16:29:00Z" w:initials="EL">
    <w:p w14:paraId="3EE16A9B" w14:textId="77777777" w:rsidR="00280C8C" w:rsidRDefault="00280C8C" w:rsidP="00280C8C">
      <w:r>
        <w:rPr>
          <w:rStyle w:val="CommentReference"/>
        </w:rPr>
        <w:annotationRef/>
      </w:r>
      <w:r>
        <w:rPr>
          <w:color w:val="000000"/>
          <w:sz w:val="20"/>
          <w:szCs w:val="20"/>
        </w:rPr>
        <w:t>done</w:t>
      </w:r>
    </w:p>
  </w:comment>
  <w:comment w:id="225" w:author="Em Lim" w:date="2025-07-31T14:11:00Z" w:initials="EL">
    <w:p w14:paraId="2BBA223A" w14:textId="5E403957" w:rsidR="002475B6" w:rsidRDefault="002475B6" w:rsidP="002475B6">
      <w:r>
        <w:rPr>
          <w:rStyle w:val="CommentReference"/>
        </w:rPr>
        <w:annotationRef/>
      </w:r>
      <w:r>
        <w:rPr>
          <w:color w:val="242424"/>
          <w:sz w:val="20"/>
          <w:szCs w:val="20"/>
          <w:highlight w:val="white"/>
        </w:rPr>
        <w:t>Lines 447-451 - Its also likely that they have differential uptake rates of ammonium. I would guess that Macrocystis has higher uptake rates than Nereocystis so the uptake dynamics between the two species likely contributes in that the giant kelp is simply using the nutrients faster not necessarily retaining fewer nutrients in the water column.</w:t>
      </w:r>
    </w:p>
  </w:comment>
  <w:comment w:id="226" w:author="Em Lim" w:date="2025-07-31T17:46:00Z" w:initials="EL">
    <w:p w14:paraId="5CB486C5" w14:textId="77777777" w:rsidR="000A1486" w:rsidRDefault="000A1486" w:rsidP="000A1486">
      <w:r>
        <w:rPr>
          <w:rStyle w:val="CommentReference"/>
        </w:rPr>
        <w:annotationRef/>
      </w:r>
      <w:r>
        <w:rPr>
          <w:color w:val="000000"/>
          <w:sz w:val="20"/>
          <w:szCs w:val="20"/>
        </w:rPr>
        <w:t>done</w:t>
      </w:r>
    </w:p>
  </w:comment>
  <w:comment w:id="242" w:author="Em Lim" w:date="2025-07-31T14:12:00Z" w:initials="EL">
    <w:p w14:paraId="28679328" w14:textId="09989239" w:rsidR="002475B6" w:rsidRDefault="002475B6" w:rsidP="002475B6">
      <w:r>
        <w:rPr>
          <w:rStyle w:val="CommentReference"/>
        </w:rPr>
        <w:annotationRef/>
      </w:r>
      <w:r>
        <w:rPr>
          <w:color w:val="242424"/>
          <w:sz w:val="20"/>
          <w:szCs w:val="20"/>
          <w:highlight w:val="white"/>
        </w:rPr>
        <w:t>Lines 452-455 - This pattern is just simply confusing honestly.</w:t>
      </w:r>
    </w:p>
  </w:comment>
  <w:comment w:id="243" w:author="Em Lim" w:date="2025-07-31T17:47:00Z" w:initials="EL">
    <w:p w14:paraId="6740F8A2" w14:textId="77777777" w:rsidR="000A1486" w:rsidRDefault="000A1486" w:rsidP="000A1486">
      <w:r>
        <w:rPr>
          <w:rStyle w:val="CommentReference"/>
        </w:rPr>
        <w:annotationRef/>
      </w:r>
      <w:r>
        <w:rPr>
          <w:color w:val="000000"/>
          <w:sz w:val="20"/>
          <w:szCs w:val="20"/>
        </w:rPr>
        <w:t>Not sure what to do here</w:t>
      </w:r>
    </w:p>
  </w:comment>
  <w:comment w:id="252" w:author="Em Lim" w:date="2025-07-31T14:04:00Z" w:initials="EL">
    <w:p w14:paraId="176BC9E9" w14:textId="2D0E4EE4" w:rsidR="00211133" w:rsidRDefault="00211133" w:rsidP="00211133">
      <w:r>
        <w:rPr>
          <w:rStyle w:val="CommentReference"/>
        </w:rPr>
        <w:annotationRef/>
      </w:r>
      <w:r>
        <w:rPr>
          <w:color w:val="242424"/>
          <w:sz w:val="20"/>
          <w:szCs w:val="20"/>
          <w:highlight w:val="white"/>
        </w:rPr>
        <w:t>L511 - I suggest ' is advected' rather than 'flows'</w:t>
      </w:r>
    </w:p>
  </w:comment>
  <w:comment w:id="253" w:author="Em Lim" w:date="2025-07-31T16:30:00Z" w:initials="EL">
    <w:p w14:paraId="235D4A1C" w14:textId="77777777" w:rsidR="00280C8C" w:rsidRDefault="00280C8C" w:rsidP="00280C8C">
      <w:r>
        <w:rPr>
          <w:rStyle w:val="CommentReference"/>
        </w:rPr>
        <w:annotationRef/>
      </w:r>
      <w:r>
        <w:rPr>
          <w:color w:val="000000"/>
          <w:sz w:val="20"/>
          <w:szCs w:val="20"/>
        </w:rPr>
        <w:t>Suggestion rejected.</w:t>
      </w:r>
    </w:p>
  </w:comment>
  <w:comment w:id="254" w:author="Em Lim" w:date="2025-07-31T14:04:00Z" w:initials="EL">
    <w:p w14:paraId="0B355DBD" w14:textId="612C7557" w:rsidR="00211133" w:rsidRDefault="00211133" w:rsidP="00211133">
      <w:r>
        <w:rPr>
          <w:rStyle w:val="CommentReference"/>
        </w:rPr>
        <w:annotationRef/>
      </w:r>
      <w:r>
        <w:rPr>
          <w:color w:val="242424"/>
          <w:sz w:val="20"/>
          <w:szCs w:val="20"/>
          <w:highlight w:val="white"/>
        </w:rPr>
        <w:t>L514 - clarify - this process?</w:t>
      </w:r>
    </w:p>
  </w:comment>
  <w:comment w:id="255" w:author="Em Lim" w:date="2025-07-31T16:30:00Z" w:initials="EL">
    <w:p w14:paraId="3B5F302B" w14:textId="77777777" w:rsidR="00280C8C" w:rsidRDefault="00280C8C" w:rsidP="00280C8C">
      <w:r>
        <w:rPr>
          <w:rStyle w:val="CommentReference"/>
        </w:rPr>
        <w:annotationRef/>
      </w:r>
      <w:r>
        <w:rPr>
          <w:color w:val="000000"/>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FEEDEA" w15:done="0"/>
  <w15:commentEx w15:paraId="66217830" w15:paraIdParent="3EFEEDEA" w15:done="0"/>
  <w15:commentEx w15:paraId="765D963B" w15:done="0"/>
  <w15:commentEx w15:paraId="6B172E03" w15:paraIdParent="765D963B" w15:done="0"/>
  <w15:commentEx w15:paraId="2CEACFC5" w15:done="0"/>
  <w15:commentEx w15:paraId="74DA4AAB" w15:paraIdParent="2CEACFC5" w15:done="0"/>
  <w15:commentEx w15:paraId="37705793" w15:done="0"/>
  <w15:commentEx w15:paraId="6894E0ED" w15:paraIdParent="37705793" w15:done="0"/>
  <w15:commentEx w15:paraId="50756859" w15:done="0"/>
  <w15:commentEx w15:paraId="10DC01CC" w15:paraIdParent="50756859" w15:done="0"/>
  <w15:commentEx w15:paraId="3742682F" w15:done="0"/>
  <w15:commentEx w15:paraId="3BD2C4ED" w15:paraIdParent="3742682F" w15:done="0"/>
  <w15:commentEx w15:paraId="04F9C194" w15:done="0"/>
  <w15:commentEx w15:paraId="7CD03B1C" w15:paraIdParent="04F9C194" w15:done="0"/>
  <w15:commentEx w15:paraId="255B168C" w15:done="0"/>
  <w15:commentEx w15:paraId="5D93FA33" w15:paraIdParent="255B168C" w15:done="0"/>
  <w15:commentEx w15:paraId="77581ADA" w15:done="0"/>
  <w15:commentEx w15:paraId="415349C6" w15:paraIdParent="77581ADA" w15:done="0"/>
  <w15:commentEx w15:paraId="681C930B" w15:done="0"/>
  <w15:commentEx w15:paraId="721FFED8" w15:paraIdParent="681C930B" w15:done="0"/>
  <w15:commentEx w15:paraId="5AB1B307" w15:done="0"/>
  <w15:commentEx w15:paraId="67C5ED24" w15:paraIdParent="5AB1B307" w15:done="0"/>
  <w15:commentEx w15:paraId="6607586E" w15:done="0"/>
  <w15:commentEx w15:paraId="317E176C" w15:paraIdParent="6607586E" w15:done="0"/>
  <w15:commentEx w15:paraId="3CA9825D" w15:done="0"/>
  <w15:commentEx w15:paraId="65230D58" w15:paraIdParent="3CA9825D" w15:done="0"/>
  <w15:commentEx w15:paraId="564E1A15" w15:done="0"/>
  <w15:commentEx w15:paraId="37A0B857" w15:done="0"/>
  <w15:commentEx w15:paraId="3AB94E20" w15:paraIdParent="37A0B857" w15:done="0"/>
  <w15:commentEx w15:paraId="0910BFA8" w15:done="0"/>
  <w15:commentEx w15:paraId="52570D96" w15:paraIdParent="0910BFA8" w15:done="0"/>
  <w15:commentEx w15:paraId="5A95B447" w15:done="0"/>
  <w15:commentEx w15:paraId="39A203ED" w15:paraIdParent="5A95B447" w15:done="0"/>
  <w15:commentEx w15:paraId="67DCD684" w15:done="0"/>
  <w15:commentEx w15:paraId="2349E97E" w15:paraIdParent="67DCD684" w15:done="0"/>
  <w15:commentEx w15:paraId="3871F576" w15:done="0"/>
  <w15:commentEx w15:paraId="6C3F3E00" w15:paraIdParent="3871F576" w15:done="0"/>
  <w15:commentEx w15:paraId="5F6D7280" w15:done="0"/>
  <w15:commentEx w15:paraId="6A0B3640" w15:done="0"/>
  <w15:commentEx w15:paraId="1958A36B" w15:paraIdParent="6A0B3640" w15:done="0"/>
  <w15:commentEx w15:paraId="600E996F" w15:done="0"/>
  <w15:commentEx w15:paraId="4E0B4AF3" w15:paraIdParent="600E996F" w15:done="0"/>
  <w15:commentEx w15:paraId="641668AB" w15:done="0"/>
  <w15:commentEx w15:paraId="0E2B3AA3" w15:paraIdParent="641668AB" w15:done="0"/>
  <w15:commentEx w15:paraId="1D9FC88B" w15:done="0"/>
  <w15:commentEx w15:paraId="32FC605D" w15:paraIdParent="1D9FC88B" w15:done="0"/>
  <w15:commentEx w15:paraId="547BDD39" w15:done="0"/>
  <w15:commentEx w15:paraId="3EE16A9B" w15:paraIdParent="547BDD39" w15:done="0"/>
  <w15:commentEx w15:paraId="2BBA223A" w15:done="0"/>
  <w15:commentEx w15:paraId="5CB486C5" w15:paraIdParent="2BBA223A" w15:done="0"/>
  <w15:commentEx w15:paraId="28679328" w15:done="0"/>
  <w15:commentEx w15:paraId="6740F8A2" w15:paraIdParent="28679328" w15:done="0"/>
  <w15:commentEx w15:paraId="176BC9E9" w15:done="0"/>
  <w15:commentEx w15:paraId="235D4A1C" w15:paraIdParent="176BC9E9" w15:done="0"/>
  <w15:commentEx w15:paraId="0B355DBD" w15:done="0"/>
  <w15:commentEx w15:paraId="3B5F302B" w15:paraIdParent="0B355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E36CAD" w16cex:dateUtc="2025-07-31T20:56:00Z"/>
  <w16cex:commentExtensible w16cex:durableId="349E17C1" w16cex:dateUtc="2025-07-31T21:12:00Z"/>
  <w16cex:commentExtensible w16cex:durableId="4D975366" w16cex:dateUtc="2025-07-31T21:01:00Z"/>
  <w16cex:commentExtensible w16cex:durableId="2E142FB6" w16cex:dateUtc="2025-07-31T21:29:00Z"/>
  <w16cex:commentExtensible w16cex:durableId="2CD068FD" w16cex:dateUtc="2025-07-31T21:01:00Z"/>
  <w16cex:commentExtensible w16cex:durableId="6BADB3CB" w16cex:dateUtc="2025-07-31T21:29:00Z"/>
  <w16cex:commentExtensible w16cex:durableId="6DAEE241" w16cex:dateUtc="2025-07-31T21:02:00Z"/>
  <w16cex:commentExtensible w16cex:durableId="19C005C1" w16cex:dateUtc="2025-07-31T21:29:00Z"/>
  <w16cex:commentExtensible w16cex:durableId="7566CC23" w16cex:dateUtc="2025-07-31T21:03:00Z"/>
  <w16cex:commentExtensible w16cex:durableId="7A5BCD5C" w16cex:dateUtc="2025-07-31T21:29:00Z"/>
  <w16cex:commentExtensible w16cex:durableId="58F582FB" w16cex:dateUtc="2025-07-31T21:05:00Z"/>
  <w16cex:commentExtensible w16cex:durableId="77CF2D92" w16cex:dateUtc="2025-07-31T23:38:00Z"/>
  <w16cex:commentExtensible w16cex:durableId="6E2FDD28" w16cex:dateUtc="2025-07-31T21:05:00Z"/>
  <w16cex:commentExtensible w16cex:durableId="0644ED6C" w16cex:dateUtc="2025-07-31T23:39:00Z"/>
  <w16cex:commentExtensible w16cex:durableId="5E9309F3" w16cex:dateUtc="2025-07-31T21:06:00Z"/>
  <w16cex:commentExtensible w16cex:durableId="52B5E81C" w16cex:dateUtc="2025-07-31T23:48:00Z"/>
  <w16cex:commentExtensible w16cex:durableId="2A58FD08" w16cex:dateUtc="2025-07-31T21:03:00Z"/>
  <w16cex:commentExtensible w16cex:durableId="3F2D8BDB" w16cex:dateUtc="2025-07-31T21:30:00Z"/>
  <w16cex:commentExtensible w16cex:durableId="7FFFAF70" w16cex:dateUtc="2025-07-31T21:06:00Z"/>
  <w16cex:commentExtensible w16cex:durableId="63D093AD" w16cex:dateUtc="2025-07-31T23:49:00Z"/>
  <w16cex:commentExtensible w16cex:durableId="53A7F124" w16cex:dateUtc="2025-07-31T21:06:00Z"/>
  <w16cex:commentExtensible w16cex:durableId="4731C229" w16cex:dateUtc="2025-07-31T23:58:00Z"/>
  <w16cex:commentExtensible w16cex:durableId="17A98734" w16cex:dateUtc="2025-07-31T21:06:00Z"/>
  <w16cex:commentExtensible w16cex:durableId="1596607F" w16cex:dateUtc="2025-08-01T00:07:00Z"/>
  <w16cex:commentExtensible w16cex:durableId="5C84183D" w16cex:dateUtc="2025-07-31T21:07:00Z"/>
  <w16cex:commentExtensible w16cex:durableId="49D03592" w16cex:dateUtc="2025-08-01T00:11:00Z"/>
  <w16cex:commentExtensible w16cex:durableId="7944023B" w16cex:dateUtc="2025-07-31T21:08:00Z"/>
  <w16cex:commentExtensible w16cex:durableId="66CD31D8" w16cex:dateUtc="2025-07-31T21:08:00Z"/>
  <w16cex:commentExtensible w16cex:durableId="13DD2B2A" w16cex:dateUtc="2025-08-01T00:18:00Z"/>
  <w16cex:commentExtensible w16cex:durableId="1ACE38C7" w16cex:dateUtc="2025-07-31T21:08:00Z"/>
  <w16cex:commentExtensible w16cex:durableId="466ECF59" w16cex:dateUtc="2025-08-01T00:18:00Z"/>
  <w16cex:commentExtensible w16cex:durableId="62E779C6" w16cex:dateUtc="2025-07-31T21:08:00Z"/>
  <w16cex:commentExtensible w16cex:durableId="7422BFD0" w16cex:dateUtc="2025-08-01T00:19:00Z"/>
  <w16cex:commentExtensible w16cex:durableId="29A4432D" w16cex:dateUtc="2025-07-31T21:09:00Z"/>
  <w16cex:commentExtensible w16cex:durableId="431EACB7" w16cex:dateUtc="2025-08-01T00:19:00Z"/>
  <w16cex:commentExtensible w16cex:durableId="64EF3AA1" w16cex:dateUtc="2025-07-31T21:09:00Z"/>
  <w16cex:commentExtensible w16cex:durableId="31CB9D58" w16cex:dateUtc="2025-08-01T00:28:00Z"/>
  <w16cex:commentExtensible w16cex:durableId="34E9674E" w16cex:dateUtc="2025-07-31T21:09:00Z"/>
  <w16cex:commentExtensible w16cex:durableId="096EDC1F" w16cex:dateUtc="2025-07-31T21:09:00Z"/>
  <w16cex:commentExtensible w16cex:durableId="55310929" w16cex:dateUtc="2025-08-01T00:27:00Z"/>
  <w16cex:commentExtensible w16cex:durableId="063D99EB" w16cex:dateUtc="2025-07-31T21:10:00Z"/>
  <w16cex:commentExtensible w16cex:durableId="59730079" w16cex:dateUtc="2025-08-01T00:27:00Z"/>
  <w16cex:commentExtensible w16cex:durableId="605144F4" w16cex:dateUtc="2025-07-31T21:03:00Z"/>
  <w16cex:commentExtensible w16cex:durableId="55B8BA42" w16cex:dateUtc="2025-07-31T23:29:00Z"/>
  <w16cex:commentExtensible w16cex:durableId="59C85F7C" w16cex:dateUtc="2025-07-31T21:11:00Z"/>
  <w16cex:commentExtensible w16cex:durableId="1D9BEB6A" w16cex:dateUtc="2025-08-01T00:36:00Z"/>
  <w16cex:commentExtensible w16cex:durableId="2D63378C" w16cex:dateUtc="2025-07-31T21:04:00Z"/>
  <w16cex:commentExtensible w16cex:durableId="0D1FC543" w16cex:dateUtc="2025-07-31T23:29:00Z"/>
  <w16cex:commentExtensible w16cex:durableId="6C6C635D" w16cex:dateUtc="2025-07-31T21:11:00Z"/>
  <w16cex:commentExtensible w16cex:durableId="52429AAE" w16cex:dateUtc="2025-08-01T00:46:00Z"/>
  <w16cex:commentExtensible w16cex:durableId="2199092F" w16cex:dateUtc="2025-07-31T21:12:00Z"/>
  <w16cex:commentExtensible w16cex:durableId="5AEA3120" w16cex:dateUtc="2025-08-01T00:47:00Z"/>
  <w16cex:commentExtensible w16cex:durableId="2E167739" w16cex:dateUtc="2025-07-31T21:04:00Z"/>
  <w16cex:commentExtensible w16cex:durableId="371046CE" w16cex:dateUtc="2025-07-31T23:30:00Z"/>
  <w16cex:commentExtensible w16cex:durableId="439D5DAE" w16cex:dateUtc="2025-07-31T21:04:00Z"/>
  <w16cex:commentExtensible w16cex:durableId="35C6C19C" w16cex:dateUtc="2025-07-31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FEEDEA" w16cid:durableId="06E36CAD"/>
  <w16cid:commentId w16cid:paraId="66217830" w16cid:durableId="349E17C1"/>
  <w16cid:commentId w16cid:paraId="765D963B" w16cid:durableId="4D975366"/>
  <w16cid:commentId w16cid:paraId="6B172E03" w16cid:durableId="2E142FB6"/>
  <w16cid:commentId w16cid:paraId="2CEACFC5" w16cid:durableId="2CD068FD"/>
  <w16cid:commentId w16cid:paraId="74DA4AAB" w16cid:durableId="6BADB3CB"/>
  <w16cid:commentId w16cid:paraId="37705793" w16cid:durableId="6DAEE241"/>
  <w16cid:commentId w16cid:paraId="6894E0ED" w16cid:durableId="19C005C1"/>
  <w16cid:commentId w16cid:paraId="50756859" w16cid:durableId="7566CC23"/>
  <w16cid:commentId w16cid:paraId="10DC01CC" w16cid:durableId="7A5BCD5C"/>
  <w16cid:commentId w16cid:paraId="3742682F" w16cid:durableId="58F582FB"/>
  <w16cid:commentId w16cid:paraId="3BD2C4ED" w16cid:durableId="77CF2D92"/>
  <w16cid:commentId w16cid:paraId="04F9C194" w16cid:durableId="6E2FDD28"/>
  <w16cid:commentId w16cid:paraId="7CD03B1C" w16cid:durableId="0644ED6C"/>
  <w16cid:commentId w16cid:paraId="255B168C" w16cid:durableId="5E9309F3"/>
  <w16cid:commentId w16cid:paraId="5D93FA33" w16cid:durableId="52B5E81C"/>
  <w16cid:commentId w16cid:paraId="77581ADA" w16cid:durableId="2A58FD08"/>
  <w16cid:commentId w16cid:paraId="415349C6" w16cid:durableId="3F2D8BDB"/>
  <w16cid:commentId w16cid:paraId="681C930B" w16cid:durableId="7FFFAF70"/>
  <w16cid:commentId w16cid:paraId="721FFED8" w16cid:durableId="63D093AD"/>
  <w16cid:commentId w16cid:paraId="5AB1B307" w16cid:durableId="53A7F124"/>
  <w16cid:commentId w16cid:paraId="67C5ED24" w16cid:durableId="4731C229"/>
  <w16cid:commentId w16cid:paraId="6607586E" w16cid:durableId="17A98734"/>
  <w16cid:commentId w16cid:paraId="317E176C" w16cid:durableId="1596607F"/>
  <w16cid:commentId w16cid:paraId="3CA9825D" w16cid:durableId="5C84183D"/>
  <w16cid:commentId w16cid:paraId="65230D58" w16cid:durableId="49D03592"/>
  <w16cid:commentId w16cid:paraId="564E1A15" w16cid:durableId="7944023B"/>
  <w16cid:commentId w16cid:paraId="37A0B857" w16cid:durableId="66CD31D8"/>
  <w16cid:commentId w16cid:paraId="3AB94E20" w16cid:durableId="13DD2B2A"/>
  <w16cid:commentId w16cid:paraId="0910BFA8" w16cid:durableId="1ACE38C7"/>
  <w16cid:commentId w16cid:paraId="52570D96" w16cid:durableId="466ECF59"/>
  <w16cid:commentId w16cid:paraId="5A95B447" w16cid:durableId="62E779C6"/>
  <w16cid:commentId w16cid:paraId="39A203ED" w16cid:durableId="7422BFD0"/>
  <w16cid:commentId w16cid:paraId="67DCD684" w16cid:durableId="29A4432D"/>
  <w16cid:commentId w16cid:paraId="2349E97E" w16cid:durableId="431EACB7"/>
  <w16cid:commentId w16cid:paraId="3871F576" w16cid:durableId="64EF3AA1"/>
  <w16cid:commentId w16cid:paraId="6C3F3E00" w16cid:durableId="31CB9D58"/>
  <w16cid:commentId w16cid:paraId="5F6D7280" w16cid:durableId="34E9674E"/>
  <w16cid:commentId w16cid:paraId="6A0B3640" w16cid:durableId="096EDC1F"/>
  <w16cid:commentId w16cid:paraId="1958A36B" w16cid:durableId="55310929"/>
  <w16cid:commentId w16cid:paraId="600E996F" w16cid:durableId="063D99EB"/>
  <w16cid:commentId w16cid:paraId="4E0B4AF3" w16cid:durableId="59730079"/>
  <w16cid:commentId w16cid:paraId="641668AB" w16cid:durableId="605144F4"/>
  <w16cid:commentId w16cid:paraId="0E2B3AA3" w16cid:durableId="55B8BA42"/>
  <w16cid:commentId w16cid:paraId="1D9FC88B" w16cid:durableId="59C85F7C"/>
  <w16cid:commentId w16cid:paraId="32FC605D" w16cid:durableId="1D9BEB6A"/>
  <w16cid:commentId w16cid:paraId="547BDD39" w16cid:durableId="2D63378C"/>
  <w16cid:commentId w16cid:paraId="3EE16A9B" w16cid:durableId="0D1FC543"/>
  <w16cid:commentId w16cid:paraId="2BBA223A" w16cid:durableId="6C6C635D"/>
  <w16cid:commentId w16cid:paraId="5CB486C5" w16cid:durableId="52429AAE"/>
  <w16cid:commentId w16cid:paraId="28679328" w16cid:durableId="2199092F"/>
  <w16cid:commentId w16cid:paraId="6740F8A2" w16cid:durableId="5AEA3120"/>
  <w16cid:commentId w16cid:paraId="176BC9E9" w16cid:durableId="2E167739"/>
  <w16cid:commentId w16cid:paraId="235D4A1C" w16cid:durableId="371046CE"/>
  <w16cid:commentId w16cid:paraId="0B355DBD" w16cid:durableId="439D5DAE"/>
  <w16cid:commentId w16cid:paraId="3B5F302B" w16cid:durableId="35C6C1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D3C76" w14:textId="77777777" w:rsidR="009C2AEF" w:rsidRDefault="009C2AEF" w:rsidP="009B4C2B">
      <w:r>
        <w:separator/>
      </w:r>
    </w:p>
  </w:endnote>
  <w:endnote w:type="continuationSeparator" w:id="0">
    <w:p w14:paraId="615684F1" w14:textId="77777777" w:rsidR="009C2AEF" w:rsidRDefault="009C2AEF" w:rsidP="009B4C2B">
      <w:r>
        <w:continuationSeparator/>
      </w:r>
    </w:p>
  </w:endnote>
  <w:endnote w:type="continuationNotice" w:id="1">
    <w:p w14:paraId="0DFEB2CF" w14:textId="77777777" w:rsidR="009C2AEF" w:rsidRDefault="009C2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B5165" w14:textId="77777777" w:rsidR="009C2AEF" w:rsidRDefault="009C2AEF" w:rsidP="009B4C2B">
      <w:r>
        <w:separator/>
      </w:r>
    </w:p>
  </w:footnote>
  <w:footnote w:type="continuationSeparator" w:id="0">
    <w:p w14:paraId="3E9A2122" w14:textId="77777777" w:rsidR="009C2AEF" w:rsidRDefault="009C2AEF" w:rsidP="009B4C2B">
      <w:r>
        <w:continuationSeparator/>
      </w:r>
    </w:p>
  </w:footnote>
  <w:footnote w:type="continuationNotice" w:id="1">
    <w:p w14:paraId="28119D11" w14:textId="77777777" w:rsidR="009C2AEF" w:rsidRDefault="009C2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48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0F28"/>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A7F0B"/>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1133"/>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A3A"/>
    <w:rsid w:val="00242B07"/>
    <w:rsid w:val="00245C88"/>
    <w:rsid w:val="00245F48"/>
    <w:rsid w:val="00246B2A"/>
    <w:rsid w:val="002475B6"/>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0C8C"/>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722"/>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6FA"/>
    <w:rsid w:val="00650CE7"/>
    <w:rsid w:val="006528A1"/>
    <w:rsid w:val="00652D23"/>
    <w:rsid w:val="00655502"/>
    <w:rsid w:val="006610AC"/>
    <w:rsid w:val="006611F9"/>
    <w:rsid w:val="006618A5"/>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62A"/>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362"/>
    <w:rsid w:val="00727E31"/>
    <w:rsid w:val="00731BE6"/>
    <w:rsid w:val="00731EA5"/>
    <w:rsid w:val="00736CF0"/>
    <w:rsid w:val="00737B8A"/>
    <w:rsid w:val="00741F8A"/>
    <w:rsid w:val="00742266"/>
    <w:rsid w:val="00745A78"/>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0D0"/>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A6F4E"/>
    <w:rsid w:val="009B18A4"/>
    <w:rsid w:val="009B2182"/>
    <w:rsid w:val="009B2BF8"/>
    <w:rsid w:val="009B31A7"/>
    <w:rsid w:val="009B4C2B"/>
    <w:rsid w:val="009C0B1E"/>
    <w:rsid w:val="009C1C19"/>
    <w:rsid w:val="009C2153"/>
    <w:rsid w:val="009C277C"/>
    <w:rsid w:val="009C2AEF"/>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5038"/>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4362"/>
    <w:rsid w:val="00A66B46"/>
    <w:rsid w:val="00A7066E"/>
    <w:rsid w:val="00A71A32"/>
    <w:rsid w:val="00A72C49"/>
    <w:rsid w:val="00A74717"/>
    <w:rsid w:val="00A75D59"/>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9DC"/>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2EFA"/>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em_lim@sfu.c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em-lim13/Ch2_Spatial_pe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66</Pages>
  <Words>60714</Words>
  <Characters>346070</Characters>
  <Application>Microsoft Office Word</Application>
  <DocSecurity>0</DocSecurity>
  <Lines>2883</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181</cp:revision>
  <cp:lastPrinted>2024-11-27T21:48:00Z</cp:lastPrinted>
  <dcterms:created xsi:type="dcterms:W3CDTF">2024-11-18T16:31:00Z</dcterms:created>
  <dcterms:modified xsi:type="dcterms:W3CDTF">2025-08-01T00:59:00Z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id="n5VrSCJ8"/&gt;&lt;style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