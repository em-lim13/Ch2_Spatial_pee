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Bamfield Marine Sciences Center, Bamfield,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5EF58FD6" w:rsidR="0076247E" w:rsidRDefault="006214D6" w:rsidP="00B74653">
      <w:pPr>
        <w:spacing w:line="480" w:lineRule="auto"/>
        <w:rPr>
          <w:rStyle w:val="Hyperlink"/>
        </w:rPr>
      </w:pPr>
      <w:r w:rsidRPr="00184450">
        <w:br/>
        <w:t xml:space="preserve">*Corresponding author: Em Lim, </w:t>
      </w:r>
      <w:r w:rsidR="00297371">
        <w:t>em_lim@sfu.ca</w:t>
      </w:r>
    </w:p>
    <w:p w14:paraId="6F80D1DB" w14:textId="77777777" w:rsidR="00EC728D" w:rsidRDefault="00EC728D" w:rsidP="00B74653">
      <w:pPr>
        <w:spacing w:line="480" w:lineRule="auto"/>
      </w:pPr>
    </w:p>
    <w:p w14:paraId="41ECCBBB" w14:textId="1535E34B" w:rsidR="00B74653" w:rsidRPr="00EC728D" w:rsidRDefault="00EC728D" w:rsidP="00EC728D">
      <w:pPr>
        <w:spacing w:line="480" w:lineRule="auto"/>
      </w:pPr>
      <w:r w:rsidRPr="003428C8">
        <w:rPr>
          <w:b/>
          <w:bCs/>
        </w:rPr>
        <w:t>Keywords</w:t>
      </w:r>
      <w:r>
        <w:t>: Excretion, C</w:t>
      </w:r>
      <w:r w:rsidRPr="002D6D4A">
        <w:t xml:space="preserve">onsumer-mediated nutrient </w:t>
      </w:r>
      <w:r>
        <w:t xml:space="preserve">cycling, Nitrogen, </w:t>
      </w:r>
      <w:proofErr w:type="gramStart"/>
      <w:r>
        <w:t>Kelp</w:t>
      </w:r>
      <w:r w:rsidR="00480849">
        <w:t xml:space="preserve"> </w:t>
      </w:r>
      <w:r>
        <w:t>forest</w:t>
      </w:r>
      <w:proofErr w:type="gramEnd"/>
      <w:r>
        <w:t>, Rocky reef, Bottom-up effects, C</w:t>
      </w:r>
      <w:r w:rsidRPr="002D6D4A">
        <w:t>oastal marine ecosystems</w:t>
      </w:r>
    </w:p>
    <w:p w14:paraId="4AD118BE" w14:textId="2081FF11" w:rsidR="00B74653" w:rsidRPr="00B3492A" w:rsidRDefault="00A57884" w:rsidP="00B74653">
      <w:pPr>
        <w:spacing w:line="480" w:lineRule="auto"/>
        <w:rPr>
          <w:b/>
          <w:bCs/>
        </w:rPr>
      </w:pPr>
      <w:r>
        <w:rPr>
          <w:b/>
          <w:bCs/>
        </w:rPr>
        <w:lastRenderedPageBreak/>
        <w:t xml:space="preserve">Author </w:t>
      </w:r>
      <w:proofErr w:type="spellStart"/>
      <w:r w:rsidR="00B74653" w:rsidRPr="00B3492A">
        <w:rPr>
          <w:b/>
          <w:bCs/>
        </w:rPr>
        <w:t>ORC</w:t>
      </w:r>
      <w:r>
        <w:rPr>
          <w:b/>
          <w:bCs/>
        </w:rPr>
        <w:t>i</w:t>
      </w:r>
      <w:r w:rsidR="00B74653" w:rsidRPr="00B3492A">
        <w:rPr>
          <w:b/>
          <w:bCs/>
        </w:rPr>
        <w:t>D</w:t>
      </w:r>
      <w:proofErr w:type="spellEnd"/>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 em_lim@sfu.ca</w:t>
      </w:r>
    </w:p>
    <w:p w14:paraId="1F4F1CD3" w14:textId="7565BE01" w:rsidR="00B74653" w:rsidRPr="0088122D" w:rsidRDefault="00B74653" w:rsidP="00B74653">
      <w:pPr>
        <w:spacing w:line="480" w:lineRule="auto"/>
        <w:rPr>
          <w:lang w:val="fr-FR"/>
          <w:rPrChange w:id="0" w:author="Isabelle Cote" w:date="2025-08-12T08:55:00Z" w16du:dateUtc="2025-08-12T15:55:00Z">
            <w:rPr/>
          </w:rPrChange>
        </w:rPr>
      </w:pPr>
      <w:r w:rsidRPr="0088122D">
        <w:rPr>
          <w:lang w:val="fr-FR"/>
          <w:rPrChange w:id="1" w:author="Isabelle Cote" w:date="2025-08-12T08:55:00Z" w16du:dateUtc="2025-08-12T15:55:00Z">
            <w:rPr/>
          </w:rPrChange>
        </w:rPr>
        <w:t xml:space="preserve">Claire M </w:t>
      </w:r>
      <w:proofErr w:type="spellStart"/>
      <w:proofErr w:type="gramStart"/>
      <w:r w:rsidRPr="0088122D">
        <w:rPr>
          <w:lang w:val="fr-FR"/>
          <w:rPrChange w:id="2" w:author="Isabelle Cote" w:date="2025-08-12T08:55:00Z" w16du:dateUtc="2025-08-12T15:55:00Z">
            <w:rPr/>
          </w:rPrChange>
        </w:rPr>
        <w:t>Attridge</w:t>
      </w:r>
      <w:proofErr w:type="spellEnd"/>
      <w:r w:rsidRPr="0088122D">
        <w:rPr>
          <w:lang w:val="fr-FR"/>
          <w:rPrChange w:id="3" w:author="Isabelle Cote" w:date="2025-08-12T08:55:00Z" w16du:dateUtc="2025-08-12T15:55:00Z">
            <w:rPr/>
          </w:rPrChange>
        </w:rPr>
        <w:t>:</w:t>
      </w:r>
      <w:proofErr w:type="gramEnd"/>
      <w:r w:rsidRPr="0088122D">
        <w:rPr>
          <w:lang w:val="fr-FR"/>
          <w:rPrChange w:id="4" w:author="Isabelle Cote" w:date="2025-08-12T08:55:00Z" w16du:dateUtc="2025-08-12T15:55:00Z">
            <w:rPr/>
          </w:rPrChange>
        </w:rPr>
        <w:t xml:space="preserve"> 0009-0007-8777-</w:t>
      </w:r>
      <w:proofErr w:type="gramStart"/>
      <w:r w:rsidRPr="0088122D">
        <w:rPr>
          <w:lang w:val="fr-FR"/>
          <w:rPrChange w:id="5" w:author="Isabelle Cote" w:date="2025-08-12T08:55:00Z" w16du:dateUtc="2025-08-12T15:55:00Z">
            <w:rPr/>
          </w:rPrChange>
        </w:rPr>
        <w:t>2781;</w:t>
      </w:r>
      <w:proofErr w:type="gramEnd"/>
      <w:r w:rsidRPr="0088122D">
        <w:rPr>
          <w:lang w:val="fr-FR"/>
          <w:rPrChange w:id="6" w:author="Isabelle Cote" w:date="2025-08-12T08:55:00Z" w16du:dateUtc="2025-08-12T15:55:00Z">
            <w:rPr/>
          </w:rPrChange>
        </w:rPr>
        <w:t xml:space="preserve"> 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 xml:space="preserve">Jasmin M Schuster: 0000-0001-8681-0757; </w:t>
      </w:r>
      <w:r w:rsidRPr="00766836">
        <w:t>jasmin.schuster@kelprescue.org</w:t>
      </w:r>
    </w:p>
    <w:p w14:paraId="63F46D20" w14:textId="7F4F1CB0" w:rsidR="00B74653" w:rsidRDefault="00B74653" w:rsidP="00B74653">
      <w:pPr>
        <w:spacing w:line="480" w:lineRule="auto"/>
      </w:pPr>
      <w:r>
        <w:t xml:space="preserve">Kiara R Kattler: 0009-0006-4181-5945; </w:t>
      </w:r>
      <w:r w:rsidRPr="00766836">
        <w:t>kiara_kattler@sfu.ca</w:t>
      </w:r>
    </w:p>
    <w:p w14:paraId="330B5B8A" w14:textId="3EC9BCBF" w:rsidR="00B74653" w:rsidRDefault="00B74653" w:rsidP="00B74653">
      <w:pPr>
        <w:spacing w:line="480" w:lineRule="auto"/>
      </w:pPr>
      <w:r>
        <w:t xml:space="preserve">Emily J Leedham: </w:t>
      </w:r>
      <w:r w:rsidRPr="00296EFB">
        <w:t>elee323@aucklanduni.ac.nz</w:t>
      </w:r>
    </w:p>
    <w:p w14:paraId="55C37AB9" w14:textId="7E2D43AD" w:rsidR="00B74653" w:rsidRDefault="00B74653" w:rsidP="00B74653">
      <w:pPr>
        <w:spacing w:line="480" w:lineRule="auto"/>
      </w:pPr>
      <w:r>
        <w:t xml:space="preserve">Bridget Maher: 0000-0002-8061-9932; </w:t>
      </w:r>
      <w:r w:rsidRPr="00766836">
        <w:t>bridgetmaher@uvic.ca</w:t>
      </w:r>
    </w:p>
    <w:p w14:paraId="4747F0E2" w14:textId="590B9B19" w:rsidR="00B74653" w:rsidRDefault="00B74653" w:rsidP="00B74653">
      <w:pPr>
        <w:spacing w:line="480" w:lineRule="auto"/>
      </w:pPr>
      <w:r>
        <w:t>Andrew L Bickell:</w:t>
      </w:r>
      <w:r w:rsidRPr="00B74653">
        <w:t xml:space="preserve"> </w:t>
      </w:r>
      <w:r w:rsidRPr="00766836">
        <w:t>andrewbickell@uvic.ca</w:t>
      </w:r>
    </w:p>
    <w:p w14:paraId="2DF0FA99" w14:textId="7B9DE892" w:rsidR="00B74653" w:rsidRPr="0088122D" w:rsidRDefault="00B74653" w:rsidP="00B74653">
      <w:pPr>
        <w:spacing w:line="480" w:lineRule="auto"/>
        <w:rPr>
          <w:lang w:val="fr-FR"/>
          <w:rPrChange w:id="7" w:author="Isabelle Cote" w:date="2025-08-12T08:55:00Z" w16du:dateUtc="2025-08-12T15:55:00Z">
            <w:rPr/>
          </w:rPrChange>
        </w:rPr>
      </w:pPr>
      <w:r w:rsidRPr="0088122D">
        <w:rPr>
          <w:lang w:val="fr-FR"/>
          <w:rPrChange w:id="8" w:author="Isabelle Cote" w:date="2025-08-12T08:55:00Z" w16du:dateUtc="2025-08-12T15:55:00Z">
            <w:rPr/>
          </w:rPrChange>
        </w:rPr>
        <w:t xml:space="preserve">Francis </w:t>
      </w:r>
      <w:proofErr w:type="gramStart"/>
      <w:r w:rsidRPr="0088122D">
        <w:rPr>
          <w:lang w:val="fr-FR"/>
          <w:rPrChange w:id="9" w:author="Isabelle Cote" w:date="2025-08-12T08:55:00Z" w16du:dateUtc="2025-08-12T15:55:00Z">
            <w:rPr/>
          </w:rPrChange>
        </w:rPr>
        <w:t>Juanes:</w:t>
      </w:r>
      <w:proofErr w:type="gramEnd"/>
      <w:r w:rsidRPr="0088122D">
        <w:rPr>
          <w:lang w:val="fr-FR"/>
          <w:rPrChange w:id="10" w:author="Isabelle Cote" w:date="2025-08-12T08:55:00Z" w16du:dateUtc="2025-08-12T15:55:00Z">
            <w:rPr/>
          </w:rPrChange>
        </w:rPr>
        <w:t xml:space="preserve"> 0000-0001-7397-</w:t>
      </w:r>
      <w:proofErr w:type="gramStart"/>
      <w:r w:rsidRPr="0088122D">
        <w:rPr>
          <w:lang w:val="fr-FR"/>
          <w:rPrChange w:id="11" w:author="Isabelle Cote" w:date="2025-08-12T08:55:00Z" w16du:dateUtc="2025-08-12T15:55:00Z">
            <w:rPr/>
          </w:rPrChange>
        </w:rPr>
        <w:t>0014;</w:t>
      </w:r>
      <w:proofErr w:type="gramEnd"/>
      <w:r w:rsidRPr="0088122D">
        <w:rPr>
          <w:lang w:val="fr-FR"/>
          <w:rPrChange w:id="12" w:author="Isabelle Cote" w:date="2025-08-12T08:55:00Z" w16du:dateUtc="2025-08-12T15:55:00Z">
            <w:rPr/>
          </w:rPrChange>
        </w:rPr>
        <w:t xml:space="preserve"> juanes@uvic.ca</w:t>
      </w:r>
    </w:p>
    <w:p w14:paraId="6D510C79" w14:textId="0F0BA6A8" w:rsidR="00F01686" w:rsidRPr="0088122D" w:rsidRDefault="00B74653" w:rsidP="002222E3">
      <w:pPr>
        <w:spacing w:line="480" w:lineRule="auto"/>
        <w:rPr>
          <w:lang w:val="fr-FR"/>
          <w:rPrChange w:id="13" w:author="Isabelle Cote" w:date="2025-08-12T08:55:00Z" w16du:dateUtc="2025-08-12T15:55:00Z">
            <w:rPr/>
          </w:rPrChange>
        </w:rPr>
      </w:pPr>
      <w:r w:rsidRPr="0088122D">
        <w:rPr>
          <w:lang w:val="fr-FR"/>
          <w:rPrChange w:id="14" w:author="Isabelle Cote" w:date="2025-08-12T08:55:00Z" w16du:dateUtc="2025-08-12T15:55:00Z">
            <w:rPr/>
          </w:rPrChange>
        </w:rPr>
        <w:t xml:space="preserve">Isabelle M </w:t>
      </w:r>
      <w:proofErr w:type="gramStart"/>
      <w:r w:rsidRPr="0088122D">
        <w:rPr>
          <w:lang w:val="fr-FR"/>
          <w:rPrChange w:id="15" w:author="Isabelle Cote" w:date="2025-08-12T08:55:00Z" w16du:dateUtc="2025-08-12T15:55:00Z">
            <w:rPr/>
          </w:rPrChange>
        </w:rPr>
        <w:t>Côté:</w:t>
      </w:r>
      <w:proofErr w:type="gramEnd"/>
      <w:r w:rsidRPr="0088122D">
        <w:rPr>
          <w:lang w:val="fr-FR"/>
          <w:rPrChange w:id="16" w:author="Isabelle Cote" w:date="2025-08-12T08:55:00Z" w16du:dateUtc="2025-08-12T15:55:00Z">
            <w:rPr/>
          </w:rPrChange>
        </w:rPr>
        <w:t xml:space="preserve"> 0000-0001-5368-</w:t>
      </w:r>
      <w:proofErr w:type="gramStart"/>
      <w:r w:rsidRPr="0088122D">
        <w:rPr>
          <w:lang w:val="fr-FR"/>
          <w:rPrChange w:id="17" w:author="Isabelle Cote" w:date="2025-08-12T08:55:00Z" w16du:dateUtc="2025-08-12T15:55:00Z">
            <w:rPr/>
          </w:rPrChange>
        </w:rPr>
        <w:t>4061;</w:t>
      </w:r>
      <w:proofErr w:type="gramEnd"/>
      <w:r w:rsidRPr="0088122D">
        <w:rPr>
          <w:lang w:val="fr-FR"/>
          <w:rPrChange w:id="18" w:author="Isabelle Cote" w:date="2025-08-12T08:55:00Z" w16du:dateUtc="2025-08-12T15:55:00Z">
            <w:rPr/>
          </w:rPrChange>
        </w:rPr>
        <w:t xml:space="preserve"> imcote@sfu.ca</w:t>
      </w:r>
    </w:p>
    <w:p w14:paraId="4A557B27" w14:textId="77777777" w:rsidR="00EC728D" w:rsidRPr="0088122D" w:rsidRDefault="00EC728D" w:rsidP="002222E3">
      <w:pPr>
        <w:spacing w:line="480" w:lineRule="auto"/>
        <w:rPr>
          <w:lang w:val="fr-FR"/>
          <w:rPrChange w:id="19" w:author="Isabelle Cote" w:date="2025-08-12T08:55:00Z" w16du:dateUtc="2025-08-12T15:55:00Z">
            <w:rPr/>
          </w:rPrChange>
        </w:rPr>
      </w:pPr>
    </w:p>
    <w:p w14:paraId="0BDB9DB4" w14:textId="77777777" w:rsidR="00EC728D" w:rsidRPr="00184450" w:rsidRDefault="00EC728D" w:rsidP="00EC728D">
      <w:pPr>
        <w:spacing w:line="480" w:lineRule="auto"/>
        <w:rPr>
          <w:b/>
          <w:bCs/>
        </w:rPr>
      </w:pPr>
      <w:r w:rsidRPr="00184450">
        <w:rPr>
          <w:b/>
          <w:bCs/>
        </w:rPr>
        <w:t>Author Contribution Statement:</w:t>
      </w:r>
    </w:p>
    <w:p w14:paraId="19DD4E8B" w14:textId="00205BFB" w:rsidR="002222E3" w:rsidRPr="00EC728D" w:rsidRDefault="00EC728D" w:rsidP="00EC728D">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t xml:space="preserve"> (supporting)</w:t>
      </w:r>
      <w:r w:rsidRPr="00184450">
        <w:t>; methodology</w:t>
      </w:r>
      <w:r>
        <w:t xml:space="preserve"> (supporting). </w:t>
      </w:r>
      <w:r w:rsidRPr="00184450">
        <w:t>ALB: Investigation</w:t>
      </w:r>
      <w:r>
        <w:t xml:space="preserve"> (supporting). </w:t>
      </w:r>
      <w:r w:rsidRPr="00184450">
        <w:t>FJ: Funding acquisition</w:t>
      </w:r>
      <w:r>
        <w:t xml:space="preserve"> (equal)</w:t>
      </w:r>
      <w:r w:rsidRPr="00184450">
        <w:t>; project administration</w:t>
      </w:r>
      <w:r>
        <w:t xml:space="preserve"> (supporting). </w:t>
      </w:r>
      <w:r w:rsidRPr="00184450">
        <w:t>IMC: Conceptualization</w:t>
      </w:r>
      <w:r>
        <w:t xml:space="preserve"> (equal)</w:t>
      </w:r>
      <w:r w:rsidRPr="00184450">
        <w:t>; funding acquisition</w:t>
      </w:r>
      <w:r>
        <w:t xml:space="preserve"> (equal)</w:t>
      </w:r>
      <w:r w:rsidRPr="00184450">
        <w:t>; methodology</w:t>
      </w:r>
      <w:r>
        <w:t xml:space="preserve"> (equal)</w:t>
      </w:r>
      <w:r w:rsidRPr="00184450">
        <w:t>; project administration</w:t>
      </w:r>
      <w:r>
        <w:t xml:space="preserve"> (equal)</w:t>
      </w:r>
      <w:r w:rsidRPr="00184450">
        <w:t>; supervision</w:t>
      </w:r>
      <w:r>
        <w:t xml:space="preserve">. All authors contributed to </w:t>
      </w:r>
      <w:r w:rsidRPr="00184450">
        <w:t>writing – review &amp; editing</w:t>
      </w:r>
      <w:r>
        <w:t>.</w:t>
      </w:r>
      <w:r w:rsidR="002222E3">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7A69AF0F"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proofErr w:type="spellStart"/>
      <w:r w:rsidR="002E1F14" w:rsidRPr="00184450">
        <w:t>meso</w:t>
      </w:r>
      <w:proofErr w:type="spellEnd"/>
      <w:r w:rsidR="002E1F14" w:rsidRPr="00184450">
        <w:t>,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t>
      </w:r>
      <w:ins w:id="20" w:author="Isabelle Cote" w:date="2025-08-12T09:17:00Z" w16du:dateUtc="2025-08-12T16:17:00Z">
        <w:r w:rsidR="00E94386">
          <w:t xml:space="preserve">concentration </w:t>
        </w:r>
      </w:ins>
      <w:r w:rsidRPr="00184450">
        <w:t xml:space="preserve">was significantly </w:t>
      </w:r>
      <w:del w:id="21" w:author="Em Lim" w:date="2025-07-31T14:23:00Z" w16du:dateUtc="2025-07-31T21:23:00Z">
        <w:r w:rsidRPr="00AE19DC" w:rsidDel="00AE19DC">
          <w:rPr>
            <w:highlight w:val="yellow"/>
            <w:rPrChange w:id="22" w:author="Em Lim" w:date="2025-07-31T14:23:00Z" w16du:dateUtc="2025-07-31T21:23:00Z">
              <w:rPr/>
            </w:rPrChange>
          </w:rPr>
          <w:delText xml:space="preserve">higher </w:delText>
        </w:r>
      </w:del>
      <w:ins w:id="23" w:author="Em Lim" w:date="2025-07-31T14:23:00Z" w16du:dateUtc="2025-07-31T21:23:00Z">
        <w:r w:rsidR="00AE19DC" w:rsidRPr="00AE19DC">
          <w:rPr>
            <w:highlight w:val="yellow"/>
            <w:rPrChange w:id="24" w:author="Em Lim" w:date="2025-07-31T14:23:00Z" w16du:dateUtc="2025-07-31T21:23:00Z">
              <w:rPr/>
            </w:rPrChange>
          </w:rPr>
          <w:t>greater</w:t>
        </w:r>
        <w:r w:rsidR="00AE19DC" w:rsidRPr="00184450">
          <w:t xml:space="preserve"> </w:t>
        </w:r>
      </w:ins>
      <w:r w:rsidRPr="00184450">
        <w:t xml:space="preserve">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commentRangeStart w:id="25"/>
      <w:commentRangeStart w:id="26"/>
      <w:r w:rsidR="00915C04" w:rsidRPr="006506FA">
        <w:rPr>
          <w:highlight w:val="yellow"/>
          <w:rPrChange w:id="27" w:author="Em Lim" w:date="2025-07-31T14:12:00Z" w16du:dateUtc="2025-07-31T21:12:00Z">
            <w:rPr/>
          </w:rPrChange>
        </w:rPr>
        <w:t>tid</w:t>
      </w:r>
      <w:ins w:id="28" w:author="Em Lim" w:date="2025-07-31T13:56:00Z" w16du:dateUtc="2025-07-31T20:56:00Z">
        <w:r w:rsidR="00211133" w:rsidRPr="006506FA">
          <w:rPr>
            <w:highlight w:val="yellow"/>
            <w:rPrChange w:id="29" w:author="Em Lim" w:date="2025-07-31T14:12:00Z" w16du:dateUtc="2025-07-31T21:12:00Z">
              <w:rPr/>
            </w:rPrChange>
          </w:rPr>
          <w:t>al</w:t>
        </w:r>
      </w:ins>
      <w:del w:id="30" w:author="Em Lim" w:date="2025-07-31T13:56:00Z" w16du:dateUtc="2025-07-31T20:56:00Z">
        <w:r w:rsidR="00915C04" w:rsidRPr="00184450" w:rsidDel="00211133">
          <w:delText>e</w:delText>
        </w:r>
      </w:del>
      <w:r w:rsidR="00915C04" w:rsidRPr="00184450">
        <w:t xml:space="preserve"> </w:t>
      </w:r>
      <w:commentRangeEnd w:id="25"/>
      <w:r w:rsidR="00211133">
        <w:rPr>
          <w:rStyle w:val="CommentReference"/>
        </w:rPr>
        <w:commentReference w:id="25"/>
      </w:r>
      <w:commentRangeEnd w:id="26"/>
      <w:r w:rsidR="006506FA">
        <w:rPr>
          <w:rStyle w:val="CommentReference"/>
        </w:rPr>
        <w:commentReference w:id="26"/>
      </w:r>
      <w:r w:rsidR="00915C04" w:rsidRPr="00184450">
        <w:t xml:space="preserve">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19A33B17"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del w:id="31" w:author="Isabelle Cote" w:date="2025-08-12T13:16:00Z" w16du:dateUtc="2025-08-12T20:16:00Z">
        <w:r w:rsidR="003D1191" w:rsidRPr="00184450" w:rsidDel="005B5275">
          <w:rPr>
            <w:color w:val="000000"/>
          </w:rPr>
          <w:delText>,</w:delText>
        </w:r>
      </w:del>
      <w:r w:rsidR="002216A4" w:rsidRPr="00184450">
        <w:rPr>
          <w:color w:val="000000"/>
        </w:rPr>
        <w:t xml:space="preserve"> </w:t>
      </w:r>
      <w:ins w:id="32" w:author="Em Lim" w:date="2025-07-31T14:13:00Z" w16du:dateUtc="2025-07-31T21:13:00Z">
        <w:del w:id="33" w:author="Isabelle Cote" w:date="2025-08-12T09:23:00Z" w16du:dateUtc="2025-08-12T16:23:00Z">
          <w:r w:rsidR="006506FA" w:rsidRPr="006506FA" w:rsidDel="00386167">
            <w:rPr>
              <w:color w:val="000000"/>
              <w:highlight w:val="yellow"/>
              <w:rPrChange w:id="34" w:author="Em Lim" w:date="2025-07-31T14:13:00Z" w16du:dateUtc="2025-07-31T21:13:00Z">
                <w:rPr>
                  <w:color w:val="000000"/>
                </w:rPr>
              </w:rPrChange>
            </w:rPr>
            <w:delText xml:space="preserve">the </w:delText>
          </w:r>
        </w:del>
      </w:ins>
      <w:commentRangeStart w:id="35"/>
      <w:commentRangeStart w:id="36"/>
      <w:del w:id="37" w:author="Em Lim" w:date="2025-07-31T14:13:00Z" w16du:dateUtc="2025-07-31T21:13:00Z">
        <w:r w:rsidR="002216A4" w:rsidRPr="006506FA" w:rsidDel="006506FA">
          <w:rPr>
            <w:color w:val="000000"/>
            <w:highlight w:val="yellow"/>
            <w:rPrChange w:id="38" w:author="Em Lim" w:date="2025-07-31T14:13:00Z" w16du:dateUtc="2025-07-31T21:13:00Z">
              <w:rPr>
                <w:color w:val="000000"/>
              </w:rPr>
            </w:rPrChange>
          </w:rPr>
          <w:delText>it</w:delText>
        </w:r>
      </w:del>
      <w:ins w:id="39" w:author="Em Lim" w:date="2025-07-31T14:13:00Z" w16du:dateUtc="2025-07-31T21:13:00Z">
        <w:r w:rsidR="006506FA" w:rsidRPr="006506FA">
          <w:rPr>
            <w:color w:val="000000"/>
            <w:highlight w:val="yellow"/>
            <w:rPrChange w:id="40" w:author="Em Lim" w:date="2025-07-31T14:13:00Z" w16du:dateUtc="2025-07-31T21:13:00Z">
              <w:rPr>
                <w:color w:val="000000"/>
              </w:rPr>
            </w:rPrChange>
          </w:rPr>
          <w:t>structure</w:t>
        </w:r>
      </w:ins>
      <w:r w:rsidR="002216A4" w:rsidRPr="006506FA">
        <w:rPr>
          <w:color w:val="000000"/>
          <w:highlight w:val="yellow"/>
          <w:rPrChange w:id="41" w:author="Em Lim" w:date="2025-07-31T14:13:00Z" w16du:dateUtc="2025-07-31T21:13:00Z">
            <w:rPr>
              <w:color w:val="000000"/>
            </w:rPr>
          </w:rPrChange>
        </w:rPr>
        <w:t xml:space="preserve"> </w:t>
      </w:r>
      <w:commentRangeEnd w:id="35"/>
      <w:r w:rsidR="00211133" w:rsidRPr="006506FA">
        <w:rPr>
          <w:rStyle w:val="CommentReference"/>
          <w:highlight w:val="yellow"/>
          <w:rPrChange w:id="42" w:author="Em Lim" w:date="2025-07-31T14:13:00Z" w16du:dateUtc="2025-07-31T21:13:00Z">
            <w:rPr>
              <w:rStyle w:val="CommentReference"/>
            </w:rPr>
          </w:rPrChange>
        </w:rPr>
        <w:commentReference w:id="35"/>
      </w:r>
      <w:commentRangeEnd w:id="36"/>
      <w:r w:rsidR="006618A5">
        <w:rPr>
          <w:rStyle w:val="CommentReference"/>
        </w:rPr>
        <w:commentReference w:id="36"/>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546686DB"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r w:rsidR="009E7833" w:rsidRPr="00184450">
        <w:rPr>
          <w:color w:val="000000"/>
        </w:rPr>
        <w:t>meso</w:t>
      </w:r>
      <w:ins w:id="43" w:author="Isabelle Cote" w:date="2025-08-12T13:22:00Z" w16du:dateUtc="2025-08-12T20:22:00Z">
        <w:r w:rsidR="005B5275">
          <w:rPr>
            <w:color w:val="000000"/>
          </w:rPr>
          <w:t>-</w:t>
        </w:r>
      </w:ins>
      <w:del w:id="44" w:author="Isabelle Cote" w:date="2025-08-12T13:22:00Z" w16du:dateUtc="2025-08-12T20:22:00Z">
        <w:r w:rsidR="0002013E" w:rsidRPr="00184450" w:rsidDel="005B5275">
          <w:rPr>
            <w:color w:val="000000"/>
          </w:rPr>
          <w:delText xml:space="preserve"> </w:delText>
        </w:r>
      </w:del>
      <w:r w:rsidR="0002013E" w:rsidRPr="00184450">
        <w:rPr>
          <w:color w:val="000000"/>
        </w:rPr>
        <w:t>scale</w:t>
      </w:r>
      <w:ins w:id="45" w:author="Isabelle Cote" w:date="2025-08-12T13:20:00Z" w16du:dateUtc="2025-08-12T20:20:00Z">
        <w:r w:rsidR="005B5275">
          <w:rPr>
            <w:color w:val="000000"/>
          </w:rPr>
          <w:t xml:space="preserve"> </w:t>
        </w:r>
        <w:r w:rsidR="005B5275" w:rsidRPr="00184450">
          <w:rPr>
            <w:color w:val="000000"/>
          </w:rPr>
          <w:t>(</w:t>
        </w:r>
      </w:ins>
      <w:ins w:id="46" w:author="Isabelle Cote" w:date="2025-08-12T15:37:00Z" w16du:dateUtc="2025-08-12T22:37:00Z">
        <w:r w:rsidR="009E5BC2">
          <w:rPr>
            <w:color w:val="000000"/>
          </w:rPr>
          <w:t xml:space="preserve">i.e., </w:t>
        </w:r>
      </w:ins>
      <w:ins w:id="47" w:author="Isabelle Cote" w:date="2025-08-12T13:20:00Z" w16du:dateUtc="2025-08-12T20:20:00Z">
        <w:r w:rsidR="005B5275" w:rsidRPr="00184450">
          <w:rPr>
            <w:color w:val="000000"/>
          </w:rPr>
          <w:t xml:space="preserve">10 to 100 km; </w:t>
        </w:r>
        <w:r w:rsidR="005B5275" w:rsidRPr="00184450">
          <w:rPr>
            <w:color w:val="000000"/>
          </w:rPr>
          <w:fldChar w:fldCharType="begin"/>
        </w:r>
        <w:r w:rsidR="005B5275"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5B5275" w:rsidRPr="00184450">
          <w:rPr>
            <w:color w:val="000000"/>
          </w:rPr>
          <w:fldChar w:fldCharType="separate"/>
        </w:r>
        <w:r w:rsidR="005B5275" w:rsidRPr="00184450">
          <w:rPr>
            <w:noProof/>
            <w:color w:val="000000"/>
          </w:rPr>
          <w:t>Broitman et al., 2001)</w:t>
        </w:r>
        <w:r w:rsidR="005B5275" w:rsidRPr="00184450">
          <w:rPr>
            <w:color w:val="000000"/>
          </w:rPr>
          <w:fldChar w:fldCharType="end"/>
        </w:r>
      </w:ins>
      <w:r w:rsidR="0002013E" w:rsidRPr="00184450">
        <w:rPr>
          <w:color w:val="000000"/>
        </w:rPr>
        <w:t xml:space="preserv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xml:space="preserve">, </w:t>
      </w:r>
      <w:r w:rsidR="00761A9D" w:rsidRPr="00184450">
        <w:rPr>
          <w:color w:val="000000"/>
        </w:rPr>
        <w:lastRenderedPageBreak/>
        <w:t>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heltering schools of 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ins w:id="48" w:author="Isabelle Cote" w:date="2025-08-12T13:17:00Z" w16du:dateUtc="2025-08-12T20:17:00Z">
        <w:r w:rsidR="005B5275">
          <w:rPr>
            <w:color w:val="000000"/>
            <w:highlight w:val="yellow"/>
          </w:rPr>
          <w:t>Ammonium</w:t>
        </w:r>
      </w:ins>
      <w:ins w:id="49" w:author="Em Lim" w:date="2025-07-31T16:51:00Z" w16du:dateUtc="2025-07-31T23:51:00Z">
        <w:del w:id="50" w:author="Isabelle Cote" w:date="2025-08-12T13:17:00Z" w16du:dateUtc="2025-08-12T20:17:00Z">
          <w:r w:rsidR="00745A78" w:rsidRPr="00745A78" w:rsidDel="005B5275">
            <w:rPr>
              <w:color w:val="000000"/>
              <w:highlight w:val="yellow"/>
              <w:rPrChange w:id="51" w:author="Em Lim" w:date="2025-07-31T16:52:00Z" w16du:dateUtc="2025-07-31T23:52:00Z">
                <w:rPr>
                  <w:color w:val="000000"/>
                </w:rPr>
              </w:rPrChange>
            </w:rPr>
            <w:delText>NH₄⁺</w:delText>
          </w:r>
        </w:del>
        <w:r w:rsidR="00745A78" w:rsidRPr="00745A78">
          <w:rPr>
            <w:color w:val="000000"/>
            <w:highlight w:val="yellow"/>
            <w:rPrChange w:id="52" w:author="Em Lim" w:date="2025-07-31T16:52:00Z" w16du:dateUtc="2025-07-31T23:52:00Z">
              <w:rPr>
                <w:color w:val="000000"/>
              </w:rPr>
            </w:rPrChange>
          </w:rPr>
          <w:t xml:space="preserve"> supply can also vary with </w:t>
        </w:r>
      </w:ins>
      <w:ins w:id="53" w:author="Em Lim" w:date="2025-07-31T16:56:00Z" w16du:dateUtc="2025-07-31T23:56:00Z">
        <w:r w:rsidR="00745A78">
          <w:rPr>
            <w:color w:val="000000"/>
            <w:highlight w:val="yellow"/>
          </w:rPr>
          <w:t>not only the body size, but also the</w:t>
        </w:r>
      </w:ins>
      <w:ins w:id="54" w:author="Em Lim" w:date="2025-07-31T16:51:00Z" w16du:dateUtc="2025-07-31T23:51:00Z">
        <w:r w:rsidR="00745A78" w:rsidRPr="00745A78">
          <w:rPr>
            <w:color w:val="000000"/>
            <w:highlight w:val="yellow"/>
            <w:rPrChange w:id="55" w:author="Em Lim" w:date="2025-07-31T16:52:00Z" w16du:dateUtc="2025-07-31T23:52:00Z">
              <w:rPr>
                <w:color w:val="000000"/>
              </w:rPr>
            </w:rPrChange>
          </w:rPr>
          <w:t xml:space="preserve"> diversity of the consumers </w:t>
        </w:r>
      </w:ins>
      <w:r w:rsidR="00745A78">
        <w:rPr>
          <w:color w:val="000000"/>
          <w:highlight w:val="yellow"/>
        </w:rPr>
        <w:fldChar w:fldCharType="begin"/>
      </w:r>
      <w:r w:rsidR="00745A78">
        <w:rPr>
          <w:color w:val="000000"/>
          <w:highlight w:val="yellow"/>
        </w:rPr>
        <w:instrText xml:space="preserve"> ADDIN ZOTERO_ITEM CSL_CITATION {"citationID":"RwKzfsy9","properties":{"formattedCitation":"(Allgeier et al. 2014)","plainCitation":"(Allgeier et al. 2014)","noteIndex":0},"citationItems":[{"id":5473,"uris":["http://zotero.org/users/local/idKDtb7T/items/MY5RJH57"],"itemData":{"id":5473,"type":"article-journal","abstract":"Corals thrive in low nutrient environments and the conservation of these globally imperiled ecosystems is largely dependent on mitigating the effects of anthropogenic nutrient enrichment. However, to better understand the implications of anthropogenic nutrients requires a heightened understanding of baseline nutrient dynamics within these ecosystems. Here, we provide a novel perspective on coral reef nutrient dynamics by examining the role of fish communities in the supply and storage of nitrogen (N) and phosphorus (P). We quantified fish-mediated nutrient storage and supply for 144 species and modeled these data onto 172 fish communities (71 729 individual fish), in four types of coral reefs, as well as seagrass and mangrove ecosystems, throughout the Northern Antilles. Fish communities supplied and stored large quantities of nutrients, with rates varying among ecosystem types. The size structure and diversity of the fish communities best predicted N and P supply and storage and N : P supply, suggesting that alterations to fish communities (e.g., overfishing) will have important implications for nutrient dynamics in these systems. The stoichiometric ratio (N : P) for storage in fish mass ( 8 : 1) and supply ( 20 : 1) was notably consistent across the four coral reef types (but not seagrass or mangrove ecosystems). Published nutrient enrichment studies on corals show that deviations from this N : P supply ratio may be associated with poor coral fitness, providing qualitative support for the hypothesis that corals and their symbionts may be adapted to specific ratios of nutrient supply. Consumer nutrient stoichiometry provides a baseline from which to better understand nutrient dynamics in coral reef and other coastal ecosystems, information that is greatly needed if we are to implement more effective measures to ensure the future health of the world's oceans.","container-title":"Global Change Biology","DOI":"10.1111/gcb.12566","ISSN":"1365-2486","issue":"8","language":"en","license":"© 2014 John Wiley &amp; Sons Ltd","note":"_eprint: https://onlinelibrary.wiley.com/doi/pdf/10.1111/gcb.12566","page":"2459-2472","source":"Wiley Online Library","title":"Consistent nutrient storage and supply mediated by diverse fish communities in coral reef ecosystems","volume":"20","author":[{"family":"Allgeier","given":"Jacob E."},{"family":"Layman","given":"Craig A."},{"family":"Mumby","given":"Peter J."},{"family":"Rosemond","given":"Amy D."}],"issued":{"date-parts":[["2014"]]}}}],"schema":"https://github.com/citation-style-language/schema/raw/master/csl-citation.json"} </w:instrText>
      </w:r>
      <w:r w:rsidR="00745A78">
        <w:rPr>
          <w:color w:val="000000"/>
          <w:highlight w:val="yellow"/>
        </w:rPr>
        <w:fldChar w:fldCharType="separate"/>
      </w:r>
      <w:r w:rsidR="00745A78">
        <w:rPr>
          <w:noProof/>
          <w:color w:val="000000"/>
          <w:highlight w:val="yellow"/>
        </w:rPr>
        <w:t>(Allgeier et al. 2014)</w:t>
      </w:r>
      <w:r w:rsidR="00745A78">
        <w:rPr>
          <w:color w:val="000000"/>
          <w:highlight w:val="yellow"/>
        </w:rPr>
        <w:fldChar w:fldCharType="end"/>
      </w:r>
      <w:ins w:id="56" w:author="Em Lim" w:date="2025-07-31T16:51:00Z" w16du:dateUtc="2025-07-31T23:51:00Z">
        <w:r w:rsidR="00745A78" w:rsidRPr="00745A78">
          <w:rPr>
            <w:color w:val="000000"/>
            <w:highlight w:val="yellow"/>
            <w:rPrChange w:id="57" w:author="Em Lim" w:date="2025-07-31T16:52:00Z" w16du:dateUtc="2025-07-31T23:52:00Z">
              <w:rPr>
                <w:color w:val="000000"/>
              </w:rPr>
            </w:rPrChange>
          </w:rPr>
          <w:t>.</w:t>
        </w:r>
        <w:r w:rsidR="00745A78">
          <w:rPr>
            <w:color w:val="000000"/>
          </w:rPr>
          <w:t xml:space="preserve"> </w:t>
        </w:r>
      </w:ins>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6C689C4F"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 xml:space="preserve">Due to the </w:t>
      </w:r>
      <w:commentRangeStart w:id="58"/>
      <w:commentRangeStart w:id="59"/>
      <w:r w:rsidR="00B8757C" w:rsidRPr="00184450">
        <w:rPr>
          <w:color w:val="000000"/>
        </w:rPr>
        <w:t xml:space="preserve">open nature of </w:t>
      </w:r>
      <w:ins w:id="60" w:author="Em Lim" w:date="2025-07-31T14:20:00Z" w16du:dateUtc="2025-07-31T21:20:00Z">
        <w:r w:rsidR="00AE19DC" w:rsidRPr="00AE19DC">
          <w:rPr>
            <w:color w:val="000000"/>
            <w:highlight w:val="yellow"/>
            <w:rPrChange w:id="61" w:author="Em Lim" w:date="2025-07-31T14:20:00Z" w16du:dateUtc="2025-07-31T21:20:00Z">
              <w:rPr>
                <w:color w:val="000000"/>
              </w:rPr>
            </w:rPrChange>
          </w:rPr>
          <w:t>many</w:t>
        </w:r>
        <w:r w:rsidR="00AE19DC">
          <w:rPr>
            <w:color w:val="000000"/>
          </w:rPr>
          <w:t xml:space="preserve"> </w:t>
        </w:r>
      </w:ins>
      <w:r w:rsidR="00B8757C" w:rsidRPr="00184450">
        <w:rPr>
          <w:color w:val="000000"/>
        </w:rPr>
        <w:t>nearshore environments</w:t>
      </w:r>
      <w:commentRangeEnd w:id="58"/>
      <w:r w:rsidR="00211133">
        <w:rPr>
          <w:rStyle w:val="CommentReference"/>
        </w:rPr>
        <w:commentReference w:id="58"/>
      </w:r>
      <w:commentRangeEnd w:id="59"/>
      <w:r w:rsidR="006618A5">
        <w:rPr>
          <w:rStyle w:val="CommentReference"/>
        </w:rPr>
        <w:commentReference w:id="59"/>
      </w:r>
      <w:r w:rsidR="00B8757C" w:rsidRPr="00184450">
        <w:rPr>
          <w:color w:val="000000"/>
        </w:rPr>
        <w:t xml:space="preserve">, </w:t>
      </w:r>
      <w:del w:id="62" w:author="Em Lim" w:date="2025-07-31T14:14:00Z" w16du:dateUtc="2025-07-31T21:14:00Z">
        <w:r w:rsidR="00B8757C" w:rsidRPr="006506FA" w:rsidDel="006506FA">
          <w:rPr>
            <w:color w:val="000000"/>
            <w:highlight w:val="yellow"/>
            <w:rPrChange w:id="63" w:author="Em Lim" w:date="2025-07-31T14:14:00Z" w16du:dateUtc="2025-07-31T21:14:00Z">
              <w:rPr>
                <w:color w:val="000000"/>
              </w:rPr>
            </w:rPrChange>
          </w:rPr>
          <w:delText>h</w:delText>
        </w:r>
        <w:r w:rsidR="00B874D2" w:rsidRPr="006506FA" w:rsidDel="006506FA">
          <w:rPr>
            <w:color w:val="000000"/>
            <w:highlight w:val="yellow"/>
            <w:rPrChange w:id="64" w:author="Em Lim" w:date="2025-07-31T14:14:00Z" w16du:dateUtc="2025-07-31T21:14:00Z">
              <w:rPr>
                <w:color w:val="000000"/>
              </w:rPr>
            </w:rPrChange>
          </w:rPr>
          <w:delText xml:space="preserve">igh </w:delText>
        </w:r>
      </w:del>
      <w:ins w:id="65" w:author="Em Lim" w:date="2025-07-31T14:14:00Z" w16du:dateUtc="2025-07-31T21:14:00Z">
        <w:r w:rsidR="006506FA" w:rsidRPr="006506FA">
          <w:rPr>
            <w:color w:val="000000"/>
            <w:highlight w:val="yellow"/>
            <w:rPrChange w:id="66" w:author="Em Lim" w:date="2025-07-31T14:14:00Z" w16du:dateUtc="2025-07-31T21:14:00Z">
              <w:rPr>
                <w:color w:val="000000"/>
              </w:rPr>
            </w:rPrChange>
          </w:rPr>
          <w:t>fast</w:t>
        </w:r>
        <w:r w:rsidR="006506FA" w:rsidRPr="00184450">
          <w:rPr>
            <w:color w:val="000000"/>
          </w:rPr>
          <w:t xml:space="preserve"> </w:t>
        </w:r>
      </w:ins>
      <w:r w:rsidR="00B874D2" w:rsidRPr="00184450">
        <w:rPr>
          <w:color w:val="000000"/>
        </w:rPr>
        <w:t xml:space="preserve">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scale</w:t>
      </w:r>
      <w:del w:id="67" w:author="Isabelle Cote" w:date="2025-08-12T13:20:00Z" w16du:dateUtc="2025-08-12T20:20:00Z">
        <w:r w:rsidR="00997F39" w:rsidRPr="00184450" w:rsidDel="005B5275">
          <w:rPr>
            <w:color w:val="000000"/>
          </w:rPr>
          <w:delText xml:space="preserve"> </w:delText>
        </w:r>
      </w:del>
      <w:del w:id="68" w:author="Isabelle Cote" w:date="2025-08-12T13:19:00Z" w16du:dateUtc="2025-08-12T20:19:00Z">
        <w:r w:rsidR="00E53B33" w:rsidRPr="00184450" w:rsidDel="005B5275">
          <w:rPr>
            <w:color w:val="000000"/>
          </w:rPr>
          <w:delText>(10 to 100 km</w:delText>
        </w:r>
        <w:r w:rsidR="008457F1" w:rsidRPr="00184450" w:rsidDel="005B5275">
          <w:rPr>
            <w:color w:val="000000"/>
          </w:rPr>
          <w:delText>;</w:delText>
        </w:r>
        <w:r w:rsidR="003D5FEF" w:rsidRPr="00184450" w:rsidDel="005B5275">
          <w:rPr>
            <w:color w:val="000000"/>
          </w:rPr>
          <w:delText xml:space="preserve"> </w:delText>
        </w:r>
        <w:r w:rsidR="003D5FEF" w:rsidRPr="00184450" w:rsidDel="005B5275">
          <w:rPr>
            <w:color w:val="000000"/>
          </w:rPr>
          <w:fldChar w:fldCharType="begin"/>
        </w:r>
        <w:r w:rsidR="009D7D6D" w:rsidRPr="00184450" w:rsidDel="005B5275">
          <w:rPr>
            <w:color w:val="000000"/>
          </w:rPr>
          <w:del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delInstrText>
        </w:r>
        <w:r w:rsidR="003D5FEF" w:rsidRPr="00184450" w:rsidDel="005B5275">
          <w:rPr>
            <w:color w:val="000000"/>
          </w:rPr>
          <w:fldChar w:fldCharType="separate"/>
        </w:r>
        <w:r w:rsidR="003D5FEF" w:rsidRPr="00184450" w:rsidDel="005B5275">
          <w:rPr>
            <w:noProof/>
            <w:color w:val="000000"/>
          </w:rPr>
          <w:delText>Broitman et al., 2001)</w:delText>
        </w:r>
        <w:r w:rsidR="003D5FEF" w:rsidRPr="00184450" w:rsidDel="005B5275">
          <w:rPr>
            <w:color w:val="000000"/>
          </w:rPr>
          <w:fldChar w:fldCharType="end"/>
        </w:r>
      </w:del>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w:t>
      </w:r>
      <w:r w:rsidR="002178A4" w:rsidRPr="00184450">
        <w:rPr>
          <w:color w:val="000000"/>
        </w:rPr>
        <w:lastRenderedPageBreak/>
        <w:t>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w:t>
      </w:r>
      <w:del w:id="69" w:author="Em Lim" w:date="2025-07-31T14:14:00Z" w16du:dateUtc="2025-07-31T21:14:00Z">
        <w:r w:rsidR="00B40590" w:rsidRPr="006506FA" w:rsidDel="006506FA">
          <w:rPr>
            <w:color w:val="000000"/>
            <w:highlight w:val="yellow"/>
            <w:rPrChange w:id="70" w:author="Em Lim" w:date="2025-07-31T14:14:00Z" w16du:dateUtc="2025-07-31T21:14:00Z">
              <w:rPr>
                <w:color w:val="000000"/>
              </w:rPr>
            </w:rPrChange>
          </w:rPr>
          <w:delText>high</w:delText>
        </w:r>
      </w:del>
      <w:ins w:id="71" w:author="Em Lim" w:date="2025-07-31T14:14:00Z" w16du:dateUtc="2025-07-31T21:14:00Z">
        <w:r w:rsidR="006506FA" w:rsidRPr="006506FA">
          <w:rPr>
            <w:color w:val="000000"/>
            <w:highlight w:val="yellow"/>
            <w:rPrChange w:id="72" w:author="Em Lim" w:date="2025-07-31T14:14:00Z" w16du:dateUtc="2025-07-31T21:14:00Z">
              <w:rPr>
                <w:color w:val="000000"/>
              </w:rPr>
            </w:rPrChange>
          </w:rPr>
          <w:t>fast</w:t>
        </w:r>
      </w:ins>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444243A8"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 xml:space="preserve">concentrated </w:t>
      </w:r>
      <w:del w:id="73" w:author="Isabelle Cote" w:date="2025-08-12T13:21:00Z" w16du:dateUtc="2025-08-12T20:21:00Z">
        <w:r w:rsidR="00DA559A" w:rsidRPr="00184450" w:rsidDel="005B5275">
          <w:rPr>
            <w:color w:val="000000"/>
          </w:rPr>
          <w:delText>bio</w:delText>
        </w:r>
      </w:del>
      <w:r w:rsidR="00DA559A" w:rsidRPr="00184450">
        <w:rPr>
          <w:color w:val="000000"/>
        </w:rPr>
        <w:t>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meso</w:t>
      </w:r>
      <w:ins w:id="74" w:author="Isabelle Cote" w:date="2025-08-12T13:22:00Z" w16du:dateUtc="2025-08-12T20:22:00Z">
        <w:r w:rsidR="005B5275">
          <w:rPr>
            <w:color w:val="000000"/>
          </w:rPr>
          <w:t>-</w:t>
        </w:r>
      </w:ins>
      <w:del w:id="75" w:author="Isabelle Cote" w:date="2025-08-12T13:22:00Z" w16du:dateUtc="2025-08-12T20:22:00Z">
        <w:r w:rsidR="00043001" w:rsidRPr="00184450" w:rsidDel="005B5275">
          <w:rPr>
            <w:color w:val="000000"/>
          </w:rPr>
          <w:delText xml:space="preserve"> </w:delText>
        </w:r>
      </w:del>
      <w:r w:rsidR="00043001" w:rsidRPr="00184450">
        <w:rPr>
          <w:color w:val="000000"/>
        </w:rPr>
        <w:t>scales</w:t>
      </w:r>
      <w:r w:rsidR="009A6F4E">
        <w:rPr>
          <w:color w:val="000000"/>
        </w:rPr>
        <w:t xml:space="preserve"> and exceed NH₄⁺ delivery from other sources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w:t>
      </w:r>
      <w:r w:rsidR="000E691F" w:rsidRPr="00184450">
        <w:rPr>
          <w:color w:val="000000"/>
        </w:rPr>
        <w:lastRenderedPageBreak/>
        <w:t>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60B33">
        <w:rPr>
          <w:color w:val="000000"/>
        </w:rPr>
        <w:t>Fig. 1a</w:t>
      </w:r>
      <w:r w:rsidR="00AC065D" w:rsidRPr="00160B33">
        <w:rPr>
          <w:color w:val="000000"/>
        </w:rPr>
        <w:t>–</w:t>
      </w:r>
      <w:r w:rsidR="00E65785" w:rsidRPr="00160B33">
        <w:rPr>
          <w:color w:val="000000"/>
        </w:rPr>
        <w:t>c</w:t>
      </w:r>
      <w:r w:rsidR="009962D6" w:rsidRPr="00160B33">
        <w:rPr>
          <w:color w:val="000000"/>
        </w:rPr>
        <w:t>)</w:t>
      </w:r>
      <w:r w:rsidR="00E34FA8" w:rsidRPr="00160B33">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743C38AC" w:rsidR="00AA776B" w:rsidRPr="00184450" w:rsidRDefault="004E6F16" w:rsidP="00964D0B">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Due to the proximity of the Bamfield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 xml:space="preserve">establish ecological </w:t>
      </w:r>
      <w:r w:rsidR="00017E16" w:rsidRPr="00184450">
        <w:lastRenderedPageBreak/>
        <w:t>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del w:id="76" w:author="Isabelle Cote" w:date="2025-08-12T13:57:00Z" w16du:dateUtc="2025-08-12T20:57:00Z">
        <w:r w:rsidR="00582A7B" w:rsidRPr="00184450" w:rsidDel="008A5C9A">
          <w:delText>include</w:delText>
        </w:r>
        <w:r w:rsidR="00486C53" w:rsidRPr="00184450" w:rsidDel="008A5C9A">
          <w:delText xml:space="preserve"> </w:delText>
        </w:r>
      </w:del>
      <w:ins w:id="77" w:author="Isabelle Cote" w:date="2025-08-12T13:57:00Z" w16du:dateUtc="2025-08-12T20:57:00Z">
        <w:r w:rsidR="008A5C9A">
          <w:t>comprise</w:t>
        </w:r>
        <w:r w:rsidR="008A5C9A" w:rsidRPr="00184450">
          <w:t xml:space="preserve"> </w:t>
        </w:r>
      </w:ins>
      <w:r w:rsidR="00B0070F" w:rsidRPr="00184450">
        <w:t xml:space="preserve">at least </w:t>
      </w:r>
      <w:r w:rsidR="00486C53" w:rsidRPr="00184450">
        <w:t>18 families</w:t>
      </w:r>
      <w:ins w:id="78" w:author="Isabelle Cote" w:date="2025-08-12T13:57:00Z" w16du:dateUtc="2025-08-12T20:57:00Z">
        <w:r w:rsidR="008A5C9A">
          <w:t>,</w:t>
        </w:r>
      </w:ins>
      <w:r w:rsidR="00486C53" w:rsidRPr="00184450">
        <w:t xml:space="preserve"> including </w:t>
      </w:r>
      <w:r w:rsidR="0026711E" w:rsidRPr="00184450">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4009C0E0" w14:textId="77777777" w:rsidR="009A305F" w:rsidRPr="00184450" w:rsidRDefault="009A305F" w:rsidP="00964D0B">
      <w:pPr>
        <w:spacing w:line="480" w:lineRule="auto"/>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49F9524C" w:rsidR="005F422E" w:rsidRDefault="009A305F" w:rsidP="00964D0B">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w:t>
      </w:r>
      <w:r w:rsidRPr="00184450">
        <w:lastRenderedPageBreak/>
        <w:t xml:space="preserve">scale ammonium variation. Site colour indicates mean ammonium concentration found at each site across all three years, with darker points having </w:t>
      </w:r>
      <w:ins w:id="79" w:author="Em Lim" w:date="2025-07-31T14:21:00Z" w16du:dateUtc="2025-07-31T21:21:00Z">
        <w:r w:rsidR="00AE19DC" w:rsidRPr="00AE19DC">
          <w:rPr>
            <w:highlight w:val="yellow"/>
            <w:rPrChange w:id="80" w:author="Em Lim" w:date="2025-07-31T14:21:00Z" w16du:dateUtc="2025-07-31T21:21:00Z">
              <w:rPr/>
            </w:rPrChange>
          </w:rPr>
          <w:t>great</w:t>
        </w:r>
      </w:ins>
      <w:commentRangeStart w:id="81"/>
      <w:commentRangeStart w:id="82"/>
      <w:del w:id="83" w:author="Em Lim" w:date="2025-07-31T14:21:00Z" w16du:dateUtc="2025-07-31T21:21:00Z">
        <w:r w:rsidRPr="00AE19DC" w:rsidDel="00AE19DC">
          <w:rPr>
            <w:highlight w:val="yellow"/>
            <w:rPrChange w:id="84" w:author="Em Lim" w:date="2025-07-31T14:21:00Z" w16du:dateUtc="2025-07-31T21:21:00Z">
              <w:rPr/>
            </w:rPrChange>
          </w:rPr>
          <w:delText>high</w:delText>
        </w:r>
      </w:del>
      <w:r w:rsidRPr="00AE19DC">
        <w:rPr>
          <w:highlight w:val="yellow"/>
          <w:rPrChange w:id="85" w:author="Em Lim" w:date="2025-07-31T14:21:00Z" w16du:dateUtc="2025-07-31T21:21:00Z">
            <w:rPr/>
          </w:rPrChange>
        </w:rPr>
        <w:t>er</w:t>
      </w:r>
      <w:r w:rsidRPr="00184450">
        <w:t xml:space="preserve"> </w:t>
      </w:r>
      <w:commentRangeEnd w:id="81"/>
      <w:r w:rsidR="00211133">
        <w:rPr>
          <w:rStyle w:val="CommentReference"/>
        </w:rPr>
        <w:commentReference w:id="81"/>
      </w:r>
      <w:commentRangeEnd w:id="82"/>
      <w:r w:rsidR="006618A5">
        <w:rPr>
          <w:rStyle w:val="CommentReference"/>
        </w:rPr>
        <w:commentReference w:id="82"/>
      </w:r>
      <w:r w:rsidRPr="00184450">
        <w:t>concentrations of ammonium. (</w:t>
      </w:r>
      <w:r w:rsidRPr="00184450">
        <w:rPr>
          <w:rFonts w:ascii="Segoe UI Symbol" w:hAnsi="Segoe UI Symbol" w:cs="Segoe UI Symbol"/>
        </w:rPr>
        <w:t>★</w:t>
      </w:r>
      <w:r w:rsidRPr="00184450">
        <w:t xml:space="preserve">) Indicates the location of the </w:t>
      </w:r>
      <w:commentRangeStart w:id="86"/>
      <w:commentRangeStart w:id="87"/>
      <w:r w:rsidRPr="006618A5">
        <w:rPr>
          <w:highlight w:val="yellow"/>
          <w:rPrChange w:id="88" w:author="Em Lim" w:date="2025-07-31T14:29:00Z" w16du:dateUtc="2025-07-31T21:29:00Z">
            <w:rPr/>
          </w:rPrChange>
        </w:rPr>
        <w:t>fine</w:t>
      </w:r>
      <w:ins w:id="89" w:author="Em Lim" w:date="2025-07-31T14:29:00Z" w16du:dateUtc="2025-07-31T21:29:00Z">
        <w:r w:rsidR="006618A5" w:rsidRPr="006618A5">
          <w:rPr>
            <w:highlight w:val="yellow"/>
            <w:rPrChange w:id="90" w:author="Em Lim" w:date="2025-07-31T14:29:00Z" w16du:dateUtc="2025-07-31T21:29:00Z">
              <w:rPr/>
            </w:rPrChange>
          </w:rPr>
          <w:t>-</w:t>
        </w:r>
      </w:ins>
      <w:del w:id="91" w:author="Em Lim" w:date="2025-07-31T14:29:00Z" w16du:dateUtc="2025-07-31T21:29:00Z">
        <w:r w:rsidRPr="006618A5" w:rsidDel="006618A5">
          <w:rPr>
            <w:highlight w:val="yellow"/>
            <w:rPrChange w:id="92" w:author="Em Lim" w:date="2025-07-31T14:29:00Z" w16du:dateUtc="2025-07-31T21:29:00Z">
              <w:rPr/>
            </w:rPrChange>
          </w:rPr>
          <w:delText xml:space="preserve"> </w:delText>
        </w:r>
      </w:del>
      <w:r w:rsidRPr="006618A5">
        <w:rPr>
          <w:highlight w:val="yellow"/>
          <w:rPrChange w:id="93" w:author="Em Lim" w:date="2025-07-31T14:29:00Z" w16du:dateUtc="2025-07-31T21:29:00Z">
            <w:rPr/>
          </w:rPrChange>
        </w:rPr>
        <w:t xml:space="preserve">scale </w:t>
      </w:r>
      <w:commentRangeEnd w:id="86"/>
      <w:r w:rsidR="00211133" w:rsidRPr="006618A5">
        <w:rPr>
          <w:rStyle w:val="CommentReference"/>
          <w:highlight w:val="yellow"/>
          <w:rPrChange w:id="94" w:author="Em Lim" w:date="2025-07-31T14:29:00Z" w16du:dateUtc="2025-07-31T21:29:00Z">
            <w:rPr>
              <w:rStyle w:val="CommentReference"/>
            </w:rPr>
          </w:rPrChange>
        </w:rPr>
        <w:commentReference w:id="86"/>
      </w:r>
      <w:commentRangeEnd w:id="87"/>
      <w:r w:rsidR="006618A5">
        <w:rPr>
          <w:rStyle w:val="CommentReference"/>
        </w:rPr>
        <w:commentReference w:id="87"/>
      </w:r>
      <w:r w:rsidRPr="00184450">
        <w:t>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79675997"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60B33">
        <w:rPr>
          <w:color w:val="000000"/>
        </w:rPr>
        <w:t>(Fig. 1</w:t>
      </w:r>
      <w:r w:rsidR="00D34121" w:rsidRPr="00160B33">
        <w:rPr>
          <w:color w:val="000000"/>
        </w:rPr>
        <w:t>d</w:t>
      </w:r>
      <w:r w:rsidRPr="00160B33">
        <w:rPr>
          <w:color w:val="000000"/>
        </w:rPr>
        <w:t xml:space="preserve">). </w:t>
      </w:r>
      <w:r w:rsidR="00AD64D7" w:rsidRPr="00160B33">
        <w:t>W</w:t>
      </w:r>
      <w:r w:rsidR="00217D47" w:rsidRPr="00160B33">
        <w:t xml:space="preserve">e </w:t>
      </w:r>
      <w:r w:rsidR="004C436C" w:rsidRPr="00160B33">
        <w:t xml:space="preserve">used a globally standardized method (i.e., Reef Life Survey, RLS) at each site to estimate </w:t>
      </w:r>
      <w:r w:rsidR="00217D47" w:rsidRPr="00160B33">
        <w:t xml:space="preserve">fish and invertebrate </w:t>
      </w:r>
      <w:r w:rsidR="004C436C" w:rsidRPr="00160B33">
        <w:t xml:space="preserve">abundance and collected subtidal </w:t>
      </w:r>
      <w:r w:rsidR="004C436C" w:rsidRPr="00160B33">
        <w:rPr>
          <w:color w:val="000000"/>
        </w:rPr>
        <w:t>NH</w:t>
      </w:r>
      <w:r w:rsidR="004C436C" w:rsidRPr="00160B33">
        <w:rPr>
          <w:color w:val="000000"/>
          <w:vertAlign w:val="subscript"/>
        </w:rPr>
        <w:t>4</w:t>
      </w:r>
      <w:r w:rsidR="004C436C" w:rsidRPr="00160B33">
        <w:rPr>
          <w:color w:val="000000"/>
          <w:vertAlign w:val="superscript"/>
        </w:rPr>
        <w:t xml:space="preserve">+ </w:t>
      </w:r>
      <w:r w:rsidR="004C436C" w:rsidRPr="00160B33">
        <w:t>samples during each survey</w:t>
      </w:r>
      <w:r w:rsidR="0067503F" w:rsidRPr="00160B33">
        <w:t xml:space="preserve">. </w:t>
      </w:r>
      <w:r w:rsidRPr="00160B33">
        <w:t>We conducted our surveys</w:t>
      </w:r>
      <w:r w:rsidR="0067503F" w:rsidRPr="00160B33">
        <w:t xml:space="preserve"> </w:t>
      </w:r>
      <w:r w:rsidR="00365EF3" w:rsidRPr="00160B33">
        <w:t>in the spring (April-May)</w:t>
      </w:r>
      <w:r w:rsidR="0067503F" w:rsidRPr="00160B33">
        <w:t xml:space="preserve"> for three years (2021-2023), with all annual surveys occurring within </w:t>
      </w:r>
      <w:r w:rsidR="004220F3" w:rsidRPr="00160B33">
        <w:t>two</w:t>
      </w:r>
      <w:r w:rsidR="0067503F" w:rsidRPr="00160B33">
        <w:t xml:space="preserve"> weeks of each other</w:t>
      </w:r>
      <w:r w:rsidR="0003350D" w:rsidRPr="00160B33">
        <w:t xml:space="preserve"> </w:t>
      </w:r>
      <w:r w:rsidR="00576692" w:rsidRPr="00160B33">
        <w:t>(</w:t>
      </w:r>
      <w:r w:rsidR="00247A1B" w:rsidRPr="00160B33">
        <w:t xml:space="preserve">Supplemental Material; </w:t>
      </w:r>
      <w:r w:rsidR="00576692" w:rsidRPr="00160B33">
        <w:t xml:space="preserve">Table </w:t>
      </w:r>
      <w:r w:rsidR="003840BD" w:rsidRPr="00160B33">
        <w:t>S1.</w:t>
      </w:r>
      <w:r w:rsidR="00AA2B21">
        <w:t>0</w:t>
      </w:r>
      <w:r w:rsidR="00576692" w:rsidRPr="00160B33">
        <w:t>1)</w:t>
      </w:r>
      <w:r w:rsidR="00217D47" w:rsidRPr="00160B33">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4B4AFCF9"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w:t>
      </w:r>
      <w:r w:rsidRPr="00184450">
        <w:lastRenderedPageBreak/>
        <w:t xml:space="preserve">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del w:id="95" w:author="Em Lim" w:date="2025-07-31T14:21:00Z" w16du:dateUtc="2025-07-31T21:21:00Z">
        <w:r w:rsidR="004C436C" w:rsidRPr="00AE19DC" w:rsidDel="00AE19DC">
          <w:rPr>
            <w:color w:val="000000"/>
            <w:highlight w:val="yellow"/>
            <w:rPrChange w:id="96" w:author="Em Lim" w:date="2025-07-31T14:21:00Z" w16du:dateUtc="2025-07-31T21:21:00Z">
              <w:rPr>
                <w:color w:val="000000"/>
              </w:rPr>
            </w:rPrChange>
          </w:rPr>
          <w:delText xml:space="preserve">higher </w:delText>
        </w:r>
      </w:del>
      <w:ins w:id="97" w:author="Em Lim" w:date="2025-07-31T14:21:00Z" w16du:dateUtc="2025-07-31T21:21:00Z">
        <w:r w:rsidR="00AE19DC" w:rsidRPr="00AE19DC">
          <w:rPr>
            <w:color w:val="000000"/>
            <w:highlight w:val="yellow"/>
            <w:rPrChange w:id="98" w:author="Em Lim" w:date="2025-07-31T14:21:00Z" w16du:dateUtc="2025-07-31T21:21:00Z">
              <w:rPr>
                <w:color w:val="000000"/>
              </w:rPr>
            </w:rPrChange>
          </w:rPr>
          <w:t>larger</w:t>
        </w:r>
        <w:r w:rsidR="00AE19DC" w:rsidRPr="00184450">
          <w:rPr>
            <w:color w:val="000000"/>
          </w:rPr>
          <w:t xml:space="preserve"> </w:t>
        </w:r>
      </w:ins>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58A90924"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60B33">
        <w:t>giant kelp</w:t>
      </w:r>
      <w:r w:rsidR="0067503F" w:rsidRPr="00160B33">
        <w:t xml:space="preserve"> </w:t>
      </w:r>
      <w:r w:rsidR="009E35D0" w:rsidRPr="00160B33">
        <w:t>or</w:t>
      </w:r>
      <w:r w:rsidR="001F79DB" w:rsidRPr="00160B33">
        <w:t xml:space="preserve"> bull kelp</w:t>
      </w:r>
      <w:r w:rsidR="00365EF3" w:rsidRPr="00160B33">
        <w:t>,</w:t>
      </w:r>
      <w:r w:rsidR="001F79DB" w:rsidRPr="00160B33">
        <w:t xml:space="preserve"> </w:t>
      </w:r>
      <w:r w:rsidR="00556E86" w:rsidRPr="00160B33">
        <w:t>and</w:t>
      </w:r>
      <w:r w:rsidR="001F79DB" w:rsidRPr="00160B33">
        <w:t xml:space="preserve"> </w:t>
      </w:r>
      <w:r w:rsidR="000300C1" w:rsidRPr="00160B33">
        <w:t xml:space="preserve">two </w:t>
      </w:r>
      <w:r w:rsidR="00A14B41" w:rsidRPr="00160B33">
        <w:t>no</w:t>
      </w:r>
      <w:r w:rsidR="00895C86" w:rsidRPr="00160B33">
        <w:t>-</w:t>
      </w:r>
      <w:r w:rsidR="00A14B41" w:rsidRPr="00160B33">
        <w:t xml:space="preserve">kelp control </w:t>
      </w:r>
      <w:r w:rsidR="001F79DB" w:rsidRPr="00160B33">
        <w:t>site</w:t>
      </w:r>
      <w:r w:rsidR="000300C1" w:rsidRPr="00160B33">
        <w:t>s</w:t>
      </w:r>
      <w:r w:rsidR="001F79DB" w:rsidRPr="00160B33">
        <w:t xml:space="preserve">. </w:t>
      </w:r>
      <w:r w:rsidRPr="00160B33">
        <w:t xml:space="preserve">We conducted surveys from July to September 2022 (Table </w:t>
      </w:r>
      <w:r w:rsidR="003840BD" w:rsidRPr="00160B33">
        <w:t>S1.</w:t>
      </w:r>
      <w:r w:rsidR="00AA2B21">
        <w:t>0</w:t>
      </w:r>
      <w:r w:rsidRPr="00160B33">
        <w:t>2).</w:t>
      </w:r>
      <w:r w:rsidR="007E1750" w:rsidRPr="00160B33">
        <w:t xml:space="preserve"> </w:t>
      </w:r>
      <w:commentRangeStart w:id="99"/>
      <w:commentRangeStart w:id="100"/>
      <w:r w:rsidR="007E1750" w:rsidRPr="00160B33">
        <w:t xml:space="preserve">First, divers conducted RLS surveys (as above) along 50 m transect lines </w:t>
      </w:r>
      <w:del w:id="101" w:author="Em Lim" w:date="2025-07-31T16:37:00Z" w16du:dateUtc="2025-07-31T23:37:00Z">
        <w:r w:rsidR="007E1750" w:rsidRPr="00280C8C" w:rsidDel="00280C8C">
          <w:rPr>
            <w:highlight w:val="yellow"/>
            <w:rPrChange w:id="102" w:author="Em Lim" w:date="2025-07-31T16:37:00Z" w16du:dateUtc="2025-07-31T23:37:00Z">
              <w:rPr/>
            </w:rPrChange>
          </w:rPr>
          <w:delText>parallel to</w:delText>
        </w:r>
      </w:del>
      <w:ins w:id="103" w:author="Em Lim" w:date="2025-07-31T16:37:00Z" w16du:dateUtc="2025-07-31T23:37:00Z">
        <w:r w:rsidR="00280C8C" w:rsidRPr="00280C8C">
          <w:rPr>
            <w:highlight w:val="yellow"/>
            <w:rPrChange w:id="104" w:author="Em Lim" w:date="2025-07-31T16:37:00Z" w16du:dateUtc="2025-07-31T23:37:00Z">
              <w:rPr/>
            </w:rPrChange>
          </w:rPr>
          <w:t>along</w:t>
        </w:r>
      </w:ins>
      <w:r w:rsidR="007E1750" w:rsidRPr="00160B33">
        <w:t xml:space="preserve"> the edge of the kelp forest to quantify the abundance and biodiversity of fish and invertebrate communities associated with each kelp fore</w:t>
      </w:r>
      <w:r w:rsidR="007E1750" w:rsidRPr="00280C8C">
        <w:rPr>
          <w:highlight w:val="yellow"/>
          <w:rPrChange w:id="105" w:author="Em Lim" w:date="2025-07-31T16:38:00Z" w16du:dateUtc="2025-07-31T23:38:00Z">
            <w:rPr/>
          </w:rPrChange>
        </w:rPr>
        <w:t>st</w:t>
      </w:r>
      <w:ins w:id="106" w:author="Em Lim" w:date="2025-07-31T16:36:00Z" w16du:dateUtc="2025-07-31T23:36:00Z">
        <w:r w:rsidR="00280C8C" w:rsidRPr="00280C8C">
          <w:rPr>
            <w:highlight w:val="yellow"/>
            <w:rPrChange w:id="107" w:author="Em Lim" w:date="2025-07-31T16:38:00Z" w16du:dateUtc="2025-07-31T23:38:00Z">
              <w:rPr/>
            </w:rPrChange>
          </w:rPr>
          <w:t xml:space="preserve"> (Fig. S1.01)</w:t>
        </w:r>
      </w:ins>
      <w:r w:rsidR="007E1750" w:rsidRPr="00280C8C">
        <w:rPr>
          <w:highlight w:val="yellow"/>
          <w:rPrChange w:id="108" w:author="Em Lim" w:date="2025-07-31T16:38:00Z" w16du:dateUtc="2025-07-31T23:38:00Z">
            <w:rPr/>
          </w:rPrChange>
        </w:rPr>
        <w:t xml:space="preserve">. </w:t>
      </w:r>
      <w:ins w:id="109" w:author="Em Lim" w:date="2025-07-31T16:33:00Z" w16du:dateUtc="2025-07-31T23:33:00Z">
        <w:r w:rsidR="00280C8C" w:rsidRPr="00280C8C">
          <w:rPr>
            <w:highlight w:val="yellow"/>
            <w:rPrChange w:id="110" w:author="Em Lim" w:date="2025-07-31T16:38:00Z" w16du:dateUtc="2025-07-31T23:38:00Z">
              <w:rPr/>
            </w:rPrChange>
          </w:rPr>
          <w:t xml:space="preserve">We </w:t>
        </w:r>
      </w:ins>
      <w:ins w:id="111" w:author="Em Lim" w:date="2025-07-31T16:34:00Z" w16du:dateUtc="2025-07-31T23:34:00Z">
        <w:r w:rsidR="00280C8C" w:rsidRPr="00280C8C">
          <w:rPr>
            <w:highlight w:val="yellow"/>
            <w:rPrChange w:id="112" w:author="Em Lim" w:date="2025-07-31T16:38:00Z" w16du:dateUtc="2025-07-31T23:38:00Z">
              <w:rPr/>
            </w:rPrChange>
          </w:rPr>
          <w:t xml:space="preserve">were unable to conduct </w:t>
        </w:r>
      </w:ins>
      <w:ins w:id="113" w:author="Em Lim" w:date="2025-07-31T16:33:00Z" w16du:dateUtc="2025-07-31T23:33:00Z">
        <w:r w:rsidR="00280C8C" w:rsidRPr="00280C8C">
          <w:rPr>
            <w:highlight w:val="yellow"/>
            <w:rPrChange w:id="114" w:author="Em Lim" w:date="2025-07-31T16:38:00Z" w16du:dateUtc="2025-07-31T23:38:00Z">
              <w:rPr/>
            </w:rPrChange>
          </w:rPr>
          <w:t>RLS transects entirely within the kelp forests</w:t>
        </w:r>
      </w:ins>
      <w:ins w:id="115" w:author="Em Lim" w:date="2025-07-31T16:34:00Z" w16du:dateUtc="2025-07-31T23:34:00Z">
        <w:r w:rsidR="00280C8C" w:rsidRPr="00280C8C">
          <w:rPr>
            <w:highlight w:val="yellow"/>
            <w:rPrChange w:id="116" w:author="Em Lim" w:date="2025-07-31T16:38:00Z" w16du:dateUtc="2025-07-31T23:38:00Z">
              <w:rPr/>
            </w:rPrChange>
          </w:rPr>
          <w:t xml:space="preserve"> due to visual obstruction and </w:t>
        </w:r>
      </w:ins>
      <w:ins w:id="117" w:author="Isabelle Cote" w:date="2025-08-12T08:54:00Z" w16du:dateUtc="2025-08-12T15:54:00Z">
        <w:r w:rsidR="0088122D">
          <w:rPr>
            <w:highlight w:val="yellow"/>
          </w:rPr>
          <w:t xml:space="preserve">concern with diver </w:t>
        </w:r>
      </w:ins>
      <w:ins w:id="118" w:author="Em Lim" w:date="2025-07-31T16:34:00Z" w16du:dateUtc="2025-07-31T23:34:00Z">
        <w:r w:rsidR="00280C8C" w:rsidRPr="00280C8C">
          <w:rPr>
            <w:highlight w:val="yellow"/>
            <w:rPrChange w:id="119" w:author="Em Lim" w:date="2025-07-31T16:38:00Z" w16du:dateUtc="2025-07-31T23:38:00Z">
              <w:rPr/>
            </w:rPrChange>
          </w:rPr>
          <w:t>entanglement by the kelp.</w:t>
        </w:r>
      </w:ins>
      <w:ins w:id="120" w:author="Em Lim" w:date="2025-07-31T16:33:00Z" w16du:dateUtc="2025-07-31T23:33:00Z">
        <w:r w:rsidR="00280C8C">
          <w:t xml:space="preserve"> </w:t>
        </w:r>
      </w:ins>
      <w:r w:rsidR="00576692" w:rsidRPr="00160B33">
        <w:t xml:space="preserve">Next, </w:t>
      </w:r>
      <w:r w:rsidR="007E1750" w:rsidRPr="00160B33">
        <w:t>divers</w:t>
      </w:r>
      <w:r w:rsidR="00576692" w:rsidRPr="00160B33">
        <w:t xml:space="preserve"> ran four 5 m</w:t>
      </w:r>
      <w:r w:rsidR="00895C86" w:rsidRPr="00160B33">
        <w:t>-</w:t>
      </w:r>
      <w:r w:rsidR="00576692" w:rsidRPr="00160B33">
        <w:t>long transects</w:t>
      </w:r>
      <w:r w:rsidR="00B71E47" w:rsidRPr="00160B33">
        <w:t xml:space="preserve"> </w:t>
      </w:r>
      <w:r w:rsidR="004C436C" w:rsidRPr="00160B33">
        <w:t>perpendicular to the RLS transect</w:t>
      </w:r>
      <w:r w:rsidR="00C24A19" w:rsidRPr="00160B33">
        <w:t xml:space="preserve"> (5 m apart)</w:t>
      </w:r>
      <w:r w:rsidR="00576692" w:rsidRPr="00160B33">
        <w:t xml:space="preserve"> into the kelp forest</w:t>
      </w:r>
      <w:r w:rsidR="004F5624" w:rsidRPr="00160B33">
        <w:t xml:space="preserve"> to assess </w:t>
      </w:r>
      <w:r w:rsidR="001F79DB" w:rsidRPr="00160B33">
        <w:t xml:space="preserve">kelp </w:t>
      </w:r>
      <w:r w:rsidR="004F5624" w:rsidRPr="00160B33">
        <w:t xml:space="preserve">density, </w:t>
      </w:r>
      <w:r w:rsidR="001F79DB" w:rsidRPr="00160B33">
        <w:t xml:space="preserve">canopy height, </w:t>
      </w:r>
      <w:r w:rsidR="004F5624" w:rsidRPr="00160B33">
        <w:t xml:space="preserve">and </w:t>
      </w:r>
      <w:r w:rsidR="00365EF3" w:rsidRPr="00160B33">
        <w:t xml:space="preserve">kelp </w:t>
      </w:r>
      <w:r w:rsidR="004F5624" w:rsidRPr="00160B33">
        <w:t>biomass</w:t>
      </w:r>
      <w:r w:rsidR="00576692" w:rsidRPr="00160B33">
        <w:t xml:space="preserve"> (</w:t>
      </w:r>
      <w:r w:rsidR="00374B2C" w:rsidRPr="00160B33">
        <w:t>F</w:t>
      </w:r>
      <w:r w:rsidR="00576692" w:rsidRPr="00160B33">
        <w:t>i</w:t>
      </w:r>
      <w:r w:rsidR="005746D1" w:rsidRPr="00160B33">
        <w:t>g.</w:t>
      </w:r>
      <w:r w:rsidR="00374B2C" w:rsidRPr="00160B33">
        <w:t xml:space="preserve"> </w:t>
      </w:r>
      <w:r w:rsidR="003840BD" w:rsidRPr="00160B33">
        <w:t>S1.</w:t>
      </w:r>
      <w:r w:rsidR="00AA2B21">
        <w:t>0</w:t>
      </w:r>
      <w:r w:rsidR="00374B2C" w:rsidRPr="00160B33">
        <w:t>1</w:t>
      </w:r>
      <w:r w:rsidR="00576692" w:rsidRPr="00160B33">
        <w:t xml:space="preserve">). </w:t>
      </w:r>
      <w:r w:rsidR="0067503F" w:rsidRPr="00160B33">
        <w:t>Divers then</w:t>
      </w:r>
      <w:r w:rsidR="00576692" w:rsidRPr="00160B33">
        <w:t xml:space="preserve"> counted the number of </w:t>
      </w:r>
      <w:r w:rsidR="004F5624" w:rsidRPr="00160B33">
        <w:t xml:space="preserve">canopy </w:t>
      </w:r>
      <w:r w:rsidR="00576692" w:rsidRPr="00160B33">
        <w:t xml:space="preserve">kelp </w:t>
      </w:r>
      <w:r w:rsidR="004F5624" w:rsidRPr="00160B33">
        <w:t>individuals (bull or giant kelp)</w:t>
      </w:r>
      <w:r w:rsidR="00576692" w:rsidRPr="00160B33">
        <w:t xml:space="preserve"> </w:t>
      </w:r>
      <w:r w:rsidR="001F79DB" w:rsidRPr="00160B33">
        <w:t>within 0.5 m o</w:t>
      </w:r>
      <w:r w:rsidR="00895C86" w:rsidRPr="00160B33">
        <w:t>n</w:t>
      </w:r>
      <w:r w:rsidR="001F79DB" w:rsidRPr="00160B33">
        <w:t xml:space="preserve"> either side</w:t>
      </w:r>
      <w:r w:rsidR="001F79DB" w:rsidRPr="00184450">
        <w:t xml:space="preserve"> of </w:t>
      </w:r>
      <w:r w:rsidR="00C24A19" w:rsidRPr="00184450">
        <w:t>each</w:t>
      </w:r>
      <w:r w:rsidR="001F79DB" w:rsidRPr="00184450">
        <w:t xml:space="preserve"> kelp transect to measure kelp density. </w:t>
      </w:r>
      <w:commentRangeEnd w:id="99"/>
      <w:r w:rsidR="002475B6">
        <w:rPr>
          <w:rStyle w:val="CommentReference"/>
        </w:rPr>
        <w:commentReference w:id="99"/>
      </w:r>
      <w:commentRangeEnd w:id="100"/>
      <w:r w:rsidR="00280C8C">
        <w:rPr>
          <w:rStyle w:val="CommentReference"/>
        </w:rPr>
        <w:commentReference w:id="100"/>
      </w:r>
      <w:r w:rsidR="001F79DB" w:rsidRPr="00184450">
        <w:t>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lastRenderedPageBreak/>
        <w:t>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the same five 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r w:rsidR="00B47743" w:rsidRPr="00184450">
        <w:t xml:space="preserve">Attridge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A133ED">
        <w:t xml:space="preserve">. </w:t>
      </w:r>
      <w:r w:rsidR="00417390" w:rsidRPr="00A133ED">
        <w:t xml:space="preserve">We multiplied the mean biomass estimate for each </w:t>
      </w:r>
      <w:r w:rsidR="001F79DB" w:rsidRPr="00A133ED">
        <w:t>kelp species by the species density to calculate a biomass/m</w:t>
      </w:r>
      <w:r w:rsidR="001F79DB" w:rsidRPr="00A133ED">
        <w:rPr>
          <w:vertAlign w:val="superscript"/>
        </w:rPr>
        <w:t>2</w:t>
      </w:r>
      <w:r w:rsidR="001F79DB" w:rsidRPr="00A133ED">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7CD83C87" w:rsidR="00B71E47" w:rsidRPr="00184450" w:rsidRDefault="002E568B" w:rsidP="00280C8C">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t>
      </w:r>
      <w:commentRangeStart w:id="121"/>
      <w:commentRangeStart w:id="122"/>
      <w:r w:rsidR="00B71E47" w:rsidRPr="00184450">
        <w:t xml:space="preserve">within 0 – 2 m </w:t>
      </w:r>
      <w:r w:rsidR="00122525" w:rsidRPr="00184450">
        <w:t xml:space="preserve">above </w:t>
      </w:r>
      <w:r w:rsidR="00B71E47" w:rsidRPr="00184450">
        <w:t>the substrate</w:t>
      </w:r>
      <w:commentRangeEnd w:id="121"/>
      <w:r w:rsidR="002475B6">
        <w:rPr>
          <w:rStyle w:val="CommentReference"/>
        </w:rPr>
        <w:commentReference w:id="121"/>
      </w:r>
      <w:commentRangeEnd w:id="122"/>
      <w:r w:rsidR="00280C8C">
        <w:rPr>
          <w:rStyle w:val="CommentReference"/>
        </w:rPr>
        <w:commentReference w:id="122"/>
      </w:r>
      <w:r w:rsidR="00B71E47" w:rsidRPr="00184450">
        <w:t>, and 5 m into the kelp forest</w:t>
      </w:r>
      <w:r w:rsidR="00895C86" w:rsidRPr="00184450">
        <w:t xml:space="preserve"> at the same depth</w:t>
      </w:r>
      <w:r w:rsidR="00B71E47" w:rsidRPr="00184450">
        <w:t>.</w:t>
      </w:r>
      <w:r w:rsidR="00B164BF" w:rsidRPr="00184450">
        <w:t xml:space="preserve"> We collected three paired NH₄⁺ samples from </w:t>
      </w:r>
      <w:r w:rsidR="00B164BF" w:rsidRPr="00160B33">
        <w:t>each site, which were spaced 5 m apart</w:t>
      </w:r>
      <w:r w:rsidR="00122525" w:rsidRPr="00160B33">
        <w:t>,</w:t>
      </w:r>
      <w:r w:rsidR="00B164BF" w:rsidRPr="00160B33">
        <w:t xml:space="preserve"> by matching them with the first three kelp transects</w:t>
      </w:r>
      <w:r w:rsidR="0070487F" w:rsidRPr="00160B33">
        <w:t xml:space="preserve"> (Fig. S1.</w:t>
      </w:r>
      <w:r w:rsidR="00AA2B21">
        <w:t>0</w:t>
      </w:r>
      <w:r w:rsidR="0070487F" w:rsidRPr="00160B33">
        <w:t>1)</w:t>
      </w:r>
      <w:r w:rsidR="00B164BF" w:rsidRPr="00160B33">
        <w:t>.</w:t>
      </w:r>
      <w:ins w:id="123" w:author="Isabelle Cote" w:date="2025-08-12T14:24:00Z" w16du:dateUtc="2025-08-12T21:24:00Z">
        <w:r w:rsidR="00FE4B73">
          <w:t xml:space="preserve"> At our two control, no-kelp sites, we followed the same procedure</w:t>
        </w:r>
      </w:ins>
      <w:ins w:id="124" w:author="Isabelle Cote" w:date="2025-08-12T14:25:00Z" w16du:dateUtc="2025-08-12T21:25:00Z">
        <w:r w:rsidR="00FE4B73">
          <w:t xml:space="preserve"> in terms of number and spacing of samples</w:t>
        </w:r>
      </w:ins>
      <w:ins w:id="125" w:author="Isabelle Cote" w:date="2025-08-12T14:26:00Z" w16du:dateUtc="2025-08-12T21:26:00Z">
        <w:r w:rsidR="00FE4B73">
          <w:t xml:space="preserve">, with the ‘inside’ samples taken ~ 5 m closer to shore than the </w:t>
        </w:r>
      </w:ins>
      <w:ins w:id="126" w:author="Isabelle Cote" w:date="2025-08-12T14:27:00Z" w16du:dateUtc="2025-08-12T21:27:00Z">
        <w:r w:rsidR="00FE4B73">
          <w:t>‘</w:t>
        </w:r>
      </w:ins>
      <w:ins w:id="127" w:author="Isabelle Cote" w:date="2025-08-12T14:26:00Z" w16du:dateUtc="2025-08-12T21:26:00Z">
        <w:r w:rsidR="00FE4B73">
          <w:t>outside</w:t>
        </w:r>
      </w:ins>
      <w:ins w:id="128" w:author="Isabelle Cote" w:date="2025-08-12T14:27:00Z" w16du:dateUtc="2025-08-12T21:27:00Z">
        <w:r w:rsidR="00FE4B73">
          <w:t>’ samples.</w:t>
        </w:r>
      </w:ins>
      <w:r w:rsidR="00CB4FFE" w:rsidRPr="00160B33">
        <w:t xml:space="preserve"> </w:t>
      </w:r>
      <w:commentRangeStart w:id="129"/>
      <w:commentRangeStart w:id="130"/>
      <w:r w:rsidR="00171464" w:rsidRPr="00160B33">
        <w:t>Outside</w:t>
      </w:r>
      <w:r w:rsidR="00171464" w:rsidRPr="00184450">
        <w:t xml:space="preserve"> each kelp forest</w:t>
      </w:r>
      <w:ins w:id="131" w:author="Isabelle Cote" w:date="2025-08-12T14:27:00Z" w16du:dateUtc="2025-08-12T21:27:00Z">
        <w:r w:rsidR="00FE4B73">
          <w:t xml:space="preserve"> and at each control site</w:t>
        </w:r>
      </w:ins>
      <w:r w:rsidR="00171464" w:rsidRPr="00184450">
        <w:t>, we also</w:t>
      </w:r>
      <w:r w:rsidR="00253D0A" w:rsidRPr="00184450">
        <w:t xml:space="preserve"> </w:t>
      </w:r>
      <w:ins w:id="132" w:author="Em Lim" w:date="2025-07-31T16:43:00Z" w16du:dateUtc="2025-07-31T23:43:00Z">
        <w:r w:rsidR="00280C8C" w:rsidRPr="00280C8C">
          <w:rPr>
            <w:highlight w:val="yellow"/>
            <w:rPrChange w:id="133" w:author="Em Lim" w:date="2025-07-31T16:47:00Z" w16du:dateUtc="2025-07-31T23:47:00Z">
              <w:rPr/>
            </w:rPrChange>
          </w:rPr>
          <w:t>collected seawater to cre</w:t>
        </w:r>
      </w:ins>
      <w:ins w:id="134" w:author="Em Lim" w:date="2025-07-31T16:44:00Z" w16du:dateUtc="2025-07-31T23:44:00Z">
        <w:r w:rsidR="00280C8C" w:rsidRPr="00280C8C">
          <w:rPr>
            <w:highlight w:val="yellow"/>
            <w:rPrChange w:id="135" w:author="Em Lim" w:date="2025-07-31T16:47:00Z" w16du:dateUtc="2025-07-31T23:47:00Z">
              <w:rPr/>
            </w:rPrChange>
          </w:rPr>
          <w:t xml:space="preserve">ate a standard curve, following the </w:t>
        </w:r>
        <w:r w:rsidR="00280C8C" w:rsidRPr="00280C8C">
          <w:rPr>
            <w:color w:val="000000"/>
            <w:highlight w:val="yellow"/>
            <w:rPrChange w:id="136" w:author="Em Lim" w:date="2025-07-31T16:47:00Z" w16du:dateUtc="2025-07-31T23:47:00Z">
              <w:rPr>
                <w:color w:val="000000"/>
              </w:rPr>
            </w:rPrChange>
          </w:rPr>
          <w:t>standard-additions protocol II</w:t>
        </w:r>
      </w:ins>
      <w:ins w:id="137" w:author="Em Lim" w:date="2025-07-31T16:45:00Z" w16du:dateUtc="2025-07-31T23:45:00Z">
        <w:r w:rsidR="00280C8C" w:rsidRPr="00280C8C">
          <w:rPr>
            <w:color w:val="000000"/>
            <w:highlight w:val="yellow"/>
            <w:rPrChange w:id="138" w:author="Em Lim" w:date="2025-07-31T16:47:00Z" w16du:dateUtc="2025-07-31T23:47:00Z">
              <w:rPr>
                <w:color w:val="000000"/>
              </w:rPr>
            </w:rPrChange>
          </w:rPr>
          <w:t xml:space="preserve"> for the fluorometric detection of NH₄⁺ in 40 mL samples </w:t>
        </w:r>
      </w:ins>
      <w:ins w:id="139" w:author="Em Lim" w:date="2025-07-31T16:44:00Z" w16du:dateUtc="2025-07-31T23:44:00Z">
        <w:r w:rsidR="00280C8C" w:rsidRPr="00280C8C">
          <w:rPr>
            <w:color w:val="000000"/>
            <w:highlight w:val="yellow"/>
            <w:rPrChange w:id="140" w:author="Em Lim" w:date="2025-07-31T16:47:00Z" w16du:dateUtc="2025-07-31T23:47:00Z">
              <w:rPr>
                <w:color w:val="000000"/>
              </w:rPr>
            </w:rPrChange>
          </w:rPr>
          <w:fldChar w:fldCharType="begin"/>
        </w:r>
        <w:r w:rsidR="00280C8C" w:rsidRPr="00280C8C">
          <w:rPr>
            <w:color w:val="000000"/>
            <w:highlight w:val="yellow"/>
            <w:rPrChange w:id="141" w:author="Em Lim" w:date="2025-07-31T16:47:00Z" w16du:dateUtc="2025-07-31T23:47:00Z">
              <w:rPr>
                <w:color w:val="000000"/>
              </w:rPr>
            </w:rPrChange>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280C8C" w:rsidRPr="00280C8C">
          <w:rPr>
            <w:color w:val="000000"/>
            <w:highlight w:val="yellow"/>
            <w:rPrChange w:id="142" w:author="Em Lim" w:date="2025-07-31T16:47:00Z" w16du:dateUtc="2025-07-31T23:47:00Z">
              <w:rPr>
                <w:color w:val="000000"/>
              </w:rPr>
            </w:rPrChange>
          </w:rPr>
          <w:fldChar w:fldCharType="separate"/>
        </w:r>
        <w:r w:rsidR="00280C8C" w:rsidRPr="00280C8C">
          <w:rPr>
            <w:noProof/>
            <w:color w:val="000000"/>
            <w:highlight w:val="yellow"/>
            <w:rPrChange w:id="143" w:author="Em Lim" w:date="2025-07-31T16:47:00Z" w16du:dateUtc="2025-07-31T23:47:00Z">
              <w:rPr>
                <w:noProof/>
                <w:color w:val="000000"/>
              </w:rPr>
            </w:rPrChange>
          </w:rPr>
          <w:t>(Taylor et al. 2007)</w:t>
        </w:r>
        <w:r w:rsidR="00280C8C" w:rsidRPr="00280C8C">
          <w:rPr>
            <w:color w:val="000000"/>
            <w:highlight w:val="yellow"/>
            <w:rPrChange w:id="144" w:author="Em Lim" w:date="2025-07-31T16:47:00Z" w16du:dateUtc="2025-07-31T23:47:00Z">
              <w:rPr>
                <w:color w:val="000000"/>
              </w:rPr>
            </w:rPrChange>
          </w:rPr>
          <w:fldChar w:fldCharType="end"/>
        </w:r>
      </w:ins>
      <w:ins w:id="145" w:author="Em Lim" w:date="2025-07-31T16:45:00Z" w16du:dateUtc="2025-07-31T23:45:00Z">
        <w:r w:rsidR="00280C8C" w:rsidRPr="00280C8C">
          <w:rPr>
            <w:color w:val="000000"/>
            <w:highlight w:val="yellow"/>
            <w:rPrChange w:id="146" w:author="Em Lim" w:date="2025-07-31T16:47:00Z" w16du:dateUtc="2025-07-31T23:47:00Z">
              <w:rPr>
                <w:color w:val="000000"/>
              </w:rPr>
            </w:rPrChange>
          </w:rPr>
          <w:t>.</w:t>
        </w:r>
      </w:ins>
      <w:del w:id="147" w:author="Em Lim" w:date="2025-07-31T16:44:00Z" w16du:dateUtc="2025-07-31T23:44:00Z">
        <w:r w:rsidR="00B71E47" w:rsidRPr="00280C8C" w:rsidDel="00280C8C">
          <w:rPr>
            <w:highlight w:val="yellow"/>
            <w:rPrChange w:id="148" w:author="Em Lim" w:date="2025-07-31T16:47:00Z" w16du:dateUtc="2025-07-31T23:47:00Z">
              <w:rPr/>
            </w:rPrChange>
          </w:rPr>
          <w:delText>fill</w:delText>
        </w:r>
        <w:r w:rsidR="00171464" w:rsidRPr="00280C8C" w:rsidDel="00280C8C">
          <w:rPr>
            <w:highlight w:val="yellow"/>
            <w:rPrChange w:id="149" w:author="Em Lim" w:date="2025-07-31T16:47:00Z" w16du:dateUtc="2025-07-31T23:47:00Z">
              <w:rPr/>
            </w:rPrChange>
          </w:rPr>
          <w:delText>ed</w:delText>
        </w:r>
        <w:r w:rsidR="00B71E47" w:rsidRPr="00280C8C" w:rsidDel="00280C8C">
          <w:rPr>
            <w:highlight w:val="yellow"/>
            <w:rPrChange w:id="150" w:author="Em Lim" w:date="2025-07-31T16:47:00Z" w16du:dateUtc="2025-07-31T23:47:00Z">
              <w:rPr/>
            </w:rPrChange>
          </w:rPr>
          <w:delText xml:space="preserve"> a </w:delText>
        </w:r>
        <w:r w:rsidR="00B03EE3" w:rsidRPr="00280C8C" w:rsidDel="00280C8C">
          <w:rPr>
            <w:highlight w:val="yellow"/>
            <w:rPrChange w:id="151" w:author="Em Lim" w:date="2025-07-31T16:47:00Z" w16du:dateUtc="2025-07-31T23:47:00Z">
              <w:rPr/>
            </w:rPrChange>
          </w:rPr>
          <w:delText>plastic Ziplock</w:delText>
        </w:r>
        <w:r w:rsidR="00171464" w:rsidRPr="00280C8C" w:rsidDel="00280C8C">
          <w:rPr>
            <w:highlight w:val="yellow"/>
            <w:rPrChange w:id="152" w:author="Em Lim" w:date="2025-07-31T16:47:00Z" w16du:dateUtc="2025-07-31T23:47:00Z">
              <w:rPr/>
            </w:rPrChange>
          </w:rPr>
          <w:delText xml:space="preserve"> bag </w:delText>
        </w:r>
        <w:r w:rsidR="00253D0A" w:rsidRPr="00280C8C" w:rsidDel="00280C8C">
          <w:rPr>
            <w:highlight w:val="yellow"/>
            <w:rPrChange w:id="153" w:author="Em Lim" w:date="2025-07-31T16:47:00Z" w16du:dateUtc="2025-07-31T23:47:00Z">
              <w:rPr/>
            </w:rPrChange>
          </w:rPr>
          <w:delText>with</w:delText>
        </w:r>
        <w:r w:rsidR="00B71E47" w:rsidRPr="00280C8C" w:rsidDel="00280C8C">
          <w:rPr>
            <w:highlight w:val="yellow"/>
            <w:rPrChange w:id="154" w:author="Em Lim" w:date="2025-07-31T16:47:00Z" w16du:dateUtc="2025-07-31T23:47:00Z">
              <w:rPr/>
            </w:rPrChange>
          </w:rPr>
          <w:delText xml:space="preserve"> seawater</w:delText>
        </w:r>
        <w:r w:rsidR="00026433" w:rsidRPr="00280C8C" w:rsidDel="00280C8C">
          <w:rPr>
            <w:highlight w:val="yellow"/>
            <w:rPrChange w:id="155" w:author="Em Lim" w:date="2025-07-31T16:47:00Z" w16du:dateUtc="2025-07-31T23:47:00Z">
              <w:rPr/>
            </w:rPrChange>
          </w:rPr>
          <w:delText xml:space="preserve"> </w:delText>
        </w:r>
        <w:r w:rsidR="00BB3685" w:rsidRPr="00280C8C" w:rsidDel="00280C8C">
          <w:rPr>
            <w:highlight w:val="yellow"/>
            <w:rPrChange w:id="156" w:author="Em Lim" w:date="2025-07-31T16:47:00Z" w16du:dateUtc="2025-07-31T23:47:00Z">
              <w:rPr/>
            </w:rPrChange>
          </w:rPr>
          <w:delText>to</w:delText>
        </w:r>
        <w:r w:rsidR="00171464" w:rsidRPr="00280C8C" w:rsidDel="00280C8C">
          <w:rPr>
            <w:highlight w:val="yellow"/>
            <w:rPrChange w:id="157" w:author="Em Lim" w:date="2025-07-31T16:47:00Z" w16du:dateUtc="2025-07-31T23:47:00Z">
              <w:rPr/>
            </w:rPrChange>
          </w:rPr>
          <w:delText xml:space="preserve"> creat</w:delText>
        </w:r>
        <w:r w:rsidR="00BB3685" w:rsidRPr="00280C8C" w:rsidDel="00280C8C">
          <w:rPr>
            <w:highlight w:val="yellow"/>
            <w:rPrChange w:id="158" w:author="Em Lim" w:date="2025-07-31T16:47:00Z" w16du:dateUtc="2025-07-31T23:47:00Z">
              <w:rPr/>
            </w:rPrChange>
          </w:rPr>
          <w:delText>e</w:delText>
        </w:r>
        <w:r w:rsidR="00171464" w:rsidRPr="00280C8C" w:rsidDel="00280C8C">
          <w:rPr>
            <w:highlight w:val="yellow"/>
            <w:rPrChange w:id="159" w:author="Em Lim" w:date="2025-07-31T16:47:00Z" w16du:dateUtc="2025-07-31T23:47:00Z">
              <w:rPr/>
            </w:rPrChange>
          </w:rPr>
          <w:delText xml:space="preserve"> standards.</w:delText>
        </w:r>
      </w:del>
      <w:r w:rsidR="00817D31" w:rsidRPr="00280C8C">
        <w:rPr>
          <w:highlight w:val="yellow"/>
          <w:rPrChange w:id="160" w:author="Em Lim" w:date="2025-07-31T16:47:00Z" w16du:dateUtc="2025-07-31T23:47:00Z">
            <w:rPr/>
          </w:rPrChange>
        </w:rPr>
        <w:t xml:space="preserve"> </w:t>
      </w:r>
      <w:commentRangeEnd w:id="129"/>
      <w:r w:rsidR="002475B6" w:rsidRPr="00280C8C">
        <w:rPr>
          <w:rStyle w:val="CommentReference"/>
          <w:highlight w:val="yellow"/>
          <w:rPrChange w:id="161" w:author="Em Lim" w:date="2025-07-31T16:47:00Z" w16du:dateUtc="2025-07-31T23:47:00Z">
            <w:rPr>
              <w:rStyle w:val="CommentReference"/>
            </w:rPr>
          </w:rPrChange>
        </w:rPr>
        <w:commentReference w:id="129"/>
      </w:r>
      <w:commentRangeEnd w:id="130"/>
      <w:r w:rsidR="006A462A">
        <w:rPr>
          <w:rStyle w:val="CommentReference"/>
        </w:rPr>
        <w:commentReference w:id="130"/>
      </w:r>
      <w:r w:rsidR="00817D31" w:rsidRPr="00184450">
        <w:t xml:space="preserve">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del w:id="162" w:author="Em Lim" w:date="2025-07-31T16:46:00Z" w16du:dateUtc="2025-07-31T23:46:00Z">
        <w:r w:rsidR="00B71E47" w:rsidRPr="00280C8C" w:rsidDel="00280C8C">
          <w:rPr>
            <w:color w:val="000000"/>
            <w:highlight w:val="yellow"/>
            <w:rPrChange w:id="163" w:author="Em Lim" w:date="2025-07-31T16:47:00Z" w16du:dateUtc="2025-07-31T23:47:00Z">
              <w:rPr>
                <w:color w:val="000000"/>
              </w:rPr>
            </w:rPrChange>
          </w:rPr>
          <w:delText>fluorometric standard-additions protocol II</w:delText>
        </w:r>
        <w:r w:rsidR="00817D31" w:rsidRPr="00280C8C" w:rsidDel="00280C8C">
          <w:rPr>
            <w:color w:val="000000"/>
            <w:highlight w:val="yellow"/>
            <w:rPrChange w:id="164" w:author="Em Lim" w:date="2025-07-31T16:47:00Z" w16du:dateUtc="2025-07-31T23:47:00Z">
              <w:rPr>
                <w:color w:val="000000"/>
              </w:rPr>
            </w:rPrChange>
          </w:rPr>
          <w:delText xml:space="preserve"> for 40 mL samples</w:delText>
        </w:r>
      </w:del>
      <w:ins w:id="165" w:author="Em Lim" w:date="2025-07-31T16:46:00Z" w16du:dateUtc="2025-07-31T23:46:00Z">
        <w:r w:rsidR="00280C8C" w:rsidRPr="00280C8C">
          <w:rPr>
            <w:color w:val="000000"/>
            <w:highlight w:val="yellow"/>
            <w:rPrChange w:id="166" w:author="Em Lim" w:date="2025-07-31T16:47:00Z" w16du:dateUtc="2025-07-31T23:47:00Z">
              <w:rPr>
                <w:color w:val="000000"/>
              </w:rPr>
            </w:rPrChange>
          </w:rPr>
          <w:t>protocol above</w:t>
        </w:r>
      </w:ins>
      <w:r w:rsidR="00B71E47" w:rsidRPr="00184450">
        <w:rPr>
          <w:color w:val="000000"/>
        </w:rPr>
        <w:t xml:space="preserve"> </w:t>
      </w:r>
      <w:r w:rsidR="00B71E47" w:rsidRPr="00184450">
        <w:rPr>
          <w:color w:val="000000"/>
        </w:rPr>
        <w:lastRenderedPageBreak/>
        <w:fldChar w:fldCharType="begin"/>
      </w:r>
      <w:r w:rsidR="00745A78">
        <w:rPr>
          <w:color w:val="000000"/>
        </w:rPr>
        <w:instrText xml:space="preserve"> ADDIN ZOTERO_ITEM CSL_CITATION {"citationID":"V9B5lHfj","properties":{"formattedCitation":"(Taylor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1188722F"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Bamfield</w:t>
      </w:r>
      <w:r w:rsidR="005675E2">
        <w:t>, BC</w:t>
      </w:r>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californicus</w:t>
      </w:r>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commentRangeStart w:id="167"/>
      <w:commentRangeStart w:id="168"/>
      <w:r w:rsidR="00213173" w:rsidRPr="006618A5">
        <w:rPr>
          <w:highlight w:val="yellow"/>
          <w:rPrChange w:id="169" w:author="Em Lim" w:date="2025-07-31T14:30:00Z" w16du:dateUtc="2025-07-31T21:30:00Z">
            <w:rPr/>
          </w:rPrChange>
        </w:rPr>
        <w:t>th</w:t>
      </w:r>
      <w:ins w:id="170" w:author="Em Lim" w:date="2025-07-31T14:30:00Z" w16du:dateUtc="2025-07-31T21:30:00Z">
        <w:r w:rsidR="006618A5" w:rsidRPr="006618A5">
          <w:rPr>
            <w:highlight w:val="yellow"/>
            <w:rPrChange w:id="171" w:author="Em Lim" w:date="2025-07-31T14:30:00Z" w16du:dateUtc="2025-07-31T21:30:00Z">
              <w:rPr/>
            </w:rPrChange>
          </w:rPr>
          <w:t>is species is</w:t>
        </w:r>
      </w:ins>
      <w:del w:id="172" w:author="Em Lim" w:date="2025-07-31T14:30:00Z" w16du:dateUtc="2025-07-31T21:30:00Z">
        <w:r w:rsidR="00213173" w:rsidRPr="006618A5" w:rsidDel="006618A5">
          <w:rPr>
            <w:highlight w:val="yellow"/>
            <w:rPrChange w:id="173" w:author="Em Lim" w:date="2025-07-31T14:30:00Z" w16du:dateUtc="2025-07-31T21:30:00Z">
              <w:rPr/>
            </w:rPrChange>
          </w:rPr>
          <w:delText>ey</w:delText>
        </w:r>
      </w:del>
      <w:r w:rsidR="002178A4" w:rsidRPr="006618A5">
        <w:rPr>
          <w:highlight w:val="yellow"/>
          <w:rPrChange w:id="174" w:author="Em Lim" w:date="2025-07-31T14:30:00Z" w16du:dateUtc="2025-07-31T21:30:00Z">
            <w:rPr/>
          </w:rPrChange>
        </w:rPr>
        <w:t xml:space="preserve"> </w:t>
      </w:r>
      <w:commentRangeEnd w:id="167"/>
      <w:r w:rsidR="00211133" w:rsidRPr="006618A5">
        <w:rPr>
          <w:rStyle w:val="CommentReference"/>
          <w:highlight w:val="yellow"/>
          <w:rPrChange w:id="175" w:author="Em Lim" w:date="2025-07-31T14:30:00Z" w16du:dateUtc="2025-07-31T21:30:00Z">
            <w:rPr>
              <w:rStyle w:val="CommentReference"/>
            </w:rPr>
          </w:rPrChange>
        </w:rPr>
        <w:commentReference w:id="167"/>
      </w:r>
      <w:commentRangeEnd w:id="168"/>
      <w:r w:rsidR="001A7F0B">
        <w:rPr>
          <w:rStyle w:val="CommentReference"/>
        </w:rPr>
        <w:commentReference w:id="168"/>
      </w:r>
      <w:del w:id="176" w:author="Em Lim" w:date="2025-07-31T14:30:00Z" w16du:dateUtc="2025-07-31T21:30:00Z">
        <w:r w:rsidR="002178A4" w:rsidRPr="00184450" w:rsidDel="006618A5">
          <w:delText>a</w:delText>
        </w:r>
        <w:r w:rsidR="00213173" w:rsidRPr="00184450" w:rsidDel="006618A5">
          <w:delText xml:space="preserve">re </w:delText>
        </w:r>
      </w:del>
      <w:r w:rsidR="00213173" w:rsidRPr="00184450">
        <w:t xml:space="preserve">a large, abundant 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 xml:space="preserve">Trevor </w:t>
      </w:r>
      <w:r w:rsidR="000C156B" w:rsidRPr="00160B33">
        <w:t>Channel (</w:t>
      </w:r>
      <w:r w:rsidR="00D34121" w:rsidRPr="00160B33">
        <w:t>Fig. 1d</w:t>
      </w:r>
      <w:r w:rsidR="000C156B" w:rsidRPr="00160B33">
        <w:t>)</w:t>
      </w:r>
      <w:r w:rsidR="00FC0F65" w:rsidRPr="00160B33">
        <w:t xml:space="preserve">. </w:t>
      </w:r>
      <w:r w:rsidR="00C12458" w:rsidRPr="00160B33">
        <w:t>We</w:t>
      </w:r>
      <w:r w:rsidR="00C12458" w:rsidRPr="00184450">
        <w:t xml:space="preserv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1D7D344F" w:rsidR="00DE63E7" w:rsidRPr="005675E2" w:rsidRDefault="001A5A1D" w:rsidP="005675E2">
      <w:pPr>
        <w:spacing w:line="480" w:lineRule="auto"/>
        <w:ind w:firstLine="720"/>
        <w:rPr>
          <w:color w:val="000000"/>
        </w:rPr>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 xml:space="preserve">experiment to see if a species with an even </w:t>
      </w:r>
      <w:del w:id="177" w:author="Em Lim" w:date="2025-07-31T14:26:00Z" w16du:dateUtc="2025-07-31T21:26:00Z">
        <w:r w:rsidRPr="00AE19DC" w:rsidDel="00AE19DC">
          <w:rPr>
            <w:highlight w:val="yellow"/>
            <w:rPrChange w:id="178" w:author="Em Lim" w:date="2025-07-31T14:22:00Z" w16du:dateUtc="2025-07-31T21:22:00Z">
              <w:rPr/>
            </w:rPrChange>
          </w:rPr>
          <w:delText xml:space="preserve">higher </w:delText>
        </w:r>
      </w:del>
      <w:ins w:id="179" w:author="Em Lim" w:date="2025-07-31T14:22:00Z" w16du:dateUtc="2025-07-31T21:22:00Z">
        <w:r w:rsidR="00AE19DC" w:rsidRPr="00AE19DC">
          <w:rPr>
            <w:highlight w:val="yellow"/>
            <w:rPrChange w:id="180" w:author="Em Lim" w:date="2025-07-31T14:22:00Z" w16du:dateUtc="2025-07-31T21:22:00Z">
              <w:rPr/>
            </w:rPrChange>
          </w:rPr>
          <w:t xml:space="preserve">larger </w:t>
        </w:r>
      </w:ins>
      <w:r w:rsidRPr="00184450">
        <w:t>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Bamfield </w:t>
      </w:r>
      <w:r w:rsidR="0003350D" w:rsidRPr="00184450">
        <w:lastRenderedPageBreak/>
        <w:t>I</w:t>
      </w:r>
      <w:r w:rsidR="00392DBC" w:rsidRPr="00184450">
        <w:t>nlet (48°49'53"N 125°08'11"W)</w:t>
      </w:r>
      <w:r w:rsidR="000C156B" w:rsidRPr="00184450">
        <w:t xml:space="preserve">, a narrow, sheltered inlet </w:t>
      </w:r>
      <w:r w:rsidR="000C156B" w:rsidRPr="00160B33">
        <w:t>(</w:t>
      </w:r>
      <w:r w:rsidR="00D34121" w:rsidRPr="00160B33">
        <w:t>Fig. 1d</w:t>
      </w:r>
      <w:r w:rsidR="000C156B" w:rsidRPr="00160B33">
        <w:t>)</w:t>
      </w:r>
      <w:r w:rsidR="007E1750" w:rsidRPr="00160B33">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5C5CB1CA" w:rsidR="0097669C" w:rsidRPr="00184450" w:rsidRDefault="00263F14" w:rsidP="00EB3BC7">
      <w:pPr>
        <w:spacing w:line="480" w:lineRule="auto"/>
      </w:pPr>
      <w:r w:rsidRPr="00184450">
        <w:t xml:space="preserve">All statistical analysis were conducted in R (v4.1.2, </w:t>
      </w:r>
      <w:r w:rsidRPr="00184450">
        <w:fldChar w:fldCharType="begin"/>
      </w:r>
      <w:r w:rsidR="00745A78">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745A78">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Environment for R.","URL":"http://www.posit.co/","author":[{"family":"Posit team","given":""}],"issued":{"date-parts":[["2024"]]}}}],"schema":"https://github.com/citation-style-language/schema/raw/master/csl-citation.json"}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lastRenderedPageBreak/>
        <w:t>DHARMa</w:t>
      </w:r>
      <w:proofErr w:type="spellEnd"/>
      <w:r w:rsidRPr="00184450">
        <w:t xml:space="preserve">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067308">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7DEFDC16" w:rsidR="001B79C7" w:rsidRPr="00184450" w:rsidRDefault="00943023" w:rsidP="003330E3">
      <w:pPr>
        <w:spacing w:line="480" w:lineRule="auto"/>
      </w:pPr>
      <w:r w:rsidRPr="00184450">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r w:rsidR="00EE5D31" w:rsidRPr="00184450">
        <w:rPr>
          <w:i/>
          <w:iCs/>
        </w:rPr>
        <w:t xml:space="preserve">Haliotis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60B33">
        <w:t xml:space="preserve">(Table </w:t>
      </w:r>
      <w:r w:rsidR="00AA2B21">
        <w:t>S1.03</w:t>
      </w:r>
      <w:r w:rsidR="00920FC5" w:rsidRPr="00160B33">
        <w:t>)</w:t>
      </w:r>
      <w:r w:rsidR="00792779" w:rsidRPr="00160B33">
        <w:t>.</w:t>
      </w:r>
      <w:r w:rsidR="00792779" w:rsidRPr="00160B33">
        <w:rPr>
          <w:color w:val="000000"/>
        </w:rPr>
        <w:t xml:space="preserve"> </w:t>
      </w:r>
      <w:r w:rsidR="0093424F" w:rsidRPr="00160B33">
        <w:t>Animal</w:t>
      </w:r>
      <w:r w:rsidR="0093424F" w:rsidRPr="00184450">
        <w:t xml:space="preserve">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ins w:id="181" w:author="Em Lim" w:date="2025-07-31T17:04:00Z" w16du:dateUtc="2025-08-01T00:04:00Z">
        <w:r w:rsidR="00D12EFA" w:rsidRPr="00D12EFA">
          <w:rPr>
            <w:highlight w:val="yellow"/>
            <w:rPrChange w:id="182" w:author="Em Lim" w:date="2025-07-31T17:06:00Z" w16du:dateUtc="2025-08-01T00:06:00Z">
              <w:rPr/>
            </w:rPrChange>
          </w:rPr>
          <w:t>, and animal biomass per m</w:t>
        </w:r>
        <w:r w:rsidR="00D12EFA" w:rsidRPr="00D12EFA">
          <w:rPr>
            <w:highlight w:val="yellow"/>
            <w:vertAlign w:val="superscript"/>
            <w:rPrChange w:id="183" w:author="Em Lim" w:date="2025-07-31T17:06:00Z" w16du:dateUtc="2025-08-01T00:06:00Z">
              <w:rPr>
                <w:vertAlign w:val="superscript"/>
              </w:rPr>
            </w:rPrChange>
          </w:rPr>
          <w:t>2</w:t>
        </w:r>
        <w:r w:rsidR="00D12EFA" w:rsidRPr="00D12EFA">
          <w:rPr>
            <w:highlight w:val="yellow"/>
            <w:rPrChange w:id="184" w:author="Em Lim" w:date="2025-07-31T17:06:00Z" w16du:dateUtc="2025-08-01T00:06:00Z">
              <w:rPr/>
            </w:rPrChange>
          </w:rPr>
          <w:t xml:space="preserve"> was calculated as the total wet weight of all animals on each survey</w:t>
        </w:r>
      </w:ins>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ins w:id="185" w:author="Isabelle Cote" w:date="2025-08-12T14:03:00Z" w16du:dateUtc="2025-08-12T21:03:00Z">
        <w:r w:rsidR="008A5C9A">
          <w:t>.</w:t>
        </w:r>
      </w:ins>
      <w:del w:id="186" w:author="Isabelle Cote" w:date="2025-08-12T14:03:00Z" w16du:dateUtc="2025-08-12T21:03:00Z">
        <w:r w:rsidR="0093424F" w:rsidRPr="00184450" w:rsidDel="008A5C9A">
          <w:delText>,</w:delText>
        </w:r>
      </w:del>
      <w:r w:rsidR="0093424F" w:rsidRPr="00184450">
        <w:t xml:space="preserve"> </w:t>
      </w:r>
      <w:del w:id="187" w:author="Em Lim" w:date="2025-07-31T17:04:00Z" w16du:dateUtc="2025-08-01T00:04:00Z">
        <w:r w:rsidR="004433B7" w:rsidRPr="00184450" w:rsidDel="00D12EFA">
          <w:delText xml:space="preserve">and </w:delText>
        </w:r>
      </w:del>
      <w:ins w:id="188" w:author="Em Lim" w:date="2025-07-31T17:04:00Z" w16du:dateUtc="2025-08-01T00:04:00Z">
        <w:r w:rsidR="00D12EFA">
          <w:t>W</w:t>
        </w:r>
      </w:ins>
      <w:del w:id="189" w:author="Em Lim" w:date="2025-07-31T17:04:00Z" w16du:dateUtc="2025-08-01T00:04:00Z">
        <w:r w:rsidR="004433B7" w:rsidRPr="00184450" w:rsidDel="00D12EFA">
          <w:delText>w</w:delText>
        </w:r>
      </w:del>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w:t>
      </w:r>
      <w:del w:id="190" w:author="Isabelle Cote" w:date="2025-08-12T14:03:00Z" w16du:dateUtc="2025-08-12T21:03:00Z">
        <w:r w:rsidRPr="00184450" w:rsidDel="008A5C9A">
          <w:delText xml:space="preserve">the </w:delText>
        </w:r>
      </w:del>
      <w:r w:rsidRPr="00184450">
        <w:t>tid</w:t>
      </w:r>
      <w:ins w:id="191" w:author="Isabelle Cote" w:date="2025-08-12T14:03:00Z" w16du:dateUtc="2025-08-12T21:03:00Z">
        <w:r w:rsidR="008A5C9A">
          <w:t>al</w:t>
        </w:r>
      </w:ins>
      <w:del w:id="192" w:author="Isabelle Cote" w:date="2025-08-12T14:03:00Z" w16du:dateUtc="2025-08-12T21:03:00Z">
        <w:r w:rsidRPr="00184450" w:rsidDel="008A5C9A">
          <w:delText>e</w:delText>
        </w:r>
      </w:del>
      <w:r w:rsidRPr="00184450">
        <w:t xml:space="preserv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27963F9E" w:rsidR="00E221AC" w:rsidRPr="00184450" w:rsidRDefault="00670555" w:rsidP="00670555">
      <w:pPr>
        <w:spacing w:line="480" w:lineRule="auto"/>
      </w:pPr>
      <w:r w:rsidRPr="00184450">
        <w:lastRenderedPageBreak/>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 xml:space="preserve">as the response variable, and </w:t>
      </w:r>
      <w:commentRangeStart w:id="193"/>
      <w:commentRangeStart w:id="194"/>
      <w:r w:rsidRPr="00184450">
        <w:t>animal abundance</w:t>
      </w:r>
      <w:commentRangeEnd w:id="193"/>
      <w:r w:rsidR="002475B6">
        <w:rPr>
          <w:rStyle w:val="CommentReference"/>
        </w:rPr>
        <w:commentReference w:id="193"/>
      </w:r>
      <w:commentRangeEnd w:id="194"/>
      <w:r w:rsidR="006A462A">
        <w:rPr>
          <w:rStyle w:val="CommentReference"/>
        </w:rPr>
        <w:commentReference w:id="194"/>
      </w:r>
      <w:r w:rsidRPr="00D12EFA">
        <w:t>,</w:t>
      </w:r>
      <w:r w:rsidRPr="00184450">
        <w:t xml:space="preserve"> tid</w:t>
      </w:r>
      <w:ins w:id="195" w:author="Isabelle Cote" w:date="2025-08-12T14:03:00Z" w16du:dateUtc="2025-08-12T21:03:00Z">
        <w:r w:rsidR="008A5C9A">
          <w:t>al</w:t>
        </w:r>
      </w:ins>
      <w:del w:id="196" w:author="Isabelle Cote" w:date="2025-08-12T14:03:00Z" w16du:dateUtc="2025-08-12T21:03:00Z">
        <w:r w:rsidRPr="00184450" w:rsidDel="008A5C9A">
          <w:delText>e</w:delText>
        </w:r>
      </w:del>
      <w:r w:rsidRPr="00184450">
        <w:t xml:space="preserve"> exchange, an interaction between abundance</w:t>
      </w:r>
      <w:r w:rsidR="008600C1" w:rsidRPr="00184450">
        <w:t xml:space="preserve"> and </w:t>
      </w:r>
      <w:r w:rsidRPr="00184450">
        <w:t xml:space="preserve">tide, </w:t>
      </w:r>
      <w:commentRangeStart w:id="197"/>
      <w:commentRangeStart w:id="198"/>
      <w:r w:rsidRPr="00184450">
        <w:t>Shannon diversity</w:t>
      </w:r>
      <w:commentRangeEnd w:id="197"/>
      <w:r w:rsidR="002475B6">
        <w:rPr>
          <w:rStyle w:val="CommentReference"/>
        </w:rPr>
        <w:commentReference w:id="197"/>
      </w:r>
      <w:commentRangeEnd w:id="198"/>
      <w:r w:rsidR="00745A78">
        <w:rPr>
          <w:rStyle w:val="CommentReference"/>
        </w:rPr>
        <w:commentReference w:id="198"/>
      </w:r>
      <w:r w:rsidRPr="00184450">
        <w:t>,</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w:t>
      </w:r>
      <w:commentRangeStart w:id="199"/>
      <w:commentRangeStart w:id="200"/>
      <w:r w:rsidR="002B6ECC" w:rsidRPr="00184450">
        <w:t>animal biomass</w:t>
      </w:r>
      <w:ins w:id="201" w:author="Em Lim" w:date="2025-07-31T16:58:00Z" w16du:dateUtc="2025-07-31T23:58:00Z">
        <w:r w:rsidR="00D12EFA" w:rsidRPr="00D12EFA">
          <w:rPr>
            <w:highlight w:val="yellow"/>
            <w:rPrChange w:id="202" w:author="Em Lim" w:date="2025-07-31T17:03:00Z" w16du:dateUtc="2025-08-01T00:03:00Z">
              <w:rPr/>
            </w:rPrChange>
          </w:rPr>
          <w:t>/m</w:t>
        </w:r>
        <w:r w:rsidR="00D12EFA" w:rsidRPr="00D12EFA">
          <w:rPr>
            <w:highlight w:val="yellow"/>
            <w:vertAlign w:val="superscript"/>
            <w:rPrChange w:id="203" w:author="Em Lim" w:date="2025-07-31T17:03:00Z" w16du:dateUtc="2025-08-01T00:03:00Z">
              <w:rPr>
                <w:vertAlign w:val="superscript"/>
              </w:rPr>
            </w:rPrChange>
          </w:rPr>
          <w:t>2</w:t>
        </w:r>
      </w:ins>
      <w:r w:rsidR="002B6ECC" w:rsidRPr="00184450">
        <w:t xml:space="preserve"> </w:t>
      </w:r>
      <w:r w:rsidR="009B2BF8" w:rsidRPr="00184450">
        <w:t xml:space="preserve">as a predictor </w:t>
      </w:r>
      <w:r w:rsidR="002B6ECC" w:rsidRPr="00184450">
        <w:t>instead of abundance</w:t>
      </w:r>
      <w:commentRangeEnd w:id="199"/>
      <w:r w:rsidR="002475B6">
        <w:rPr>
          <w:rStyle w:val="CommentReference"/>
        </w:rPr>
        <w:commentReference w:id="199"/>
      </w:r>
      <w:commentRangeEnd w:id="200"/>
      <w:r w:rsidR="00D12EFA">
        <w:rPr>
          <w:rStyle w:val="CommentReference"/>
        </w:rPr>
        <w:commentReference w:id="200"/>
      </w:r>
      <w:ins w:id="204" w:author="Isabelle Cote" w:date="2025-08-12T14:04:00Z" w16du:dateUtc="2025-08-12T21:04:00Z">
        <w:r w:rsidR="008A5C9A" w:rsidRPr="00693434">
          <w:rPr>
            <w:highlight w:val="yellow"/>
          </w:rPr>
          <w:t>/m</w:t>
        </w:r>
        <w:r w:rsidR="008A5C9A" w:rsidRPr="00693434">
          <w:rPr>
            <w:highlight w:val="yellow"/>
            <w:vertAlign w:val="superscript"/>
          </w:rPr>
          <w:t>2</w:t>
        </w:r>
      </w:ins>
      <w:r w:rsidR="002B6ECC" w:rsidRPr="00184450">
        <w:t>,</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these predictors were not </w:t>
      </w:r>
      <w:r w:rsidR="00A5575A" w:rsidRPr="00184450">
        <w:t xml:space="preserve">better supported </w:t>
      </w:r>
      <w:r w:rsidR="001269A3" w:rsidRPr="00184450">
        <w:t xml:space="preserve">by </w:t>
      </w:r>
      <w:r w:rsidR="001269A3" w:rsidRPr="00160B33">
        <w:t xml:space="preserve">AIC </w:t>
      </w:r>
      <w:r w:rsidR="002B6ECC" w:rsidRPr="00160B33">
        <w:t>(</w:t>
      </w:r>
      <w:r w:rsidR="002A304B" w:rsidRPr="00160B33">
        <w:t xml:space="preserve">Table </w:t>
      </w:r>
      <w:r w:rsidR="00AA2B21">
        <w:t>S1.04</w:t>
      </w:r>
      <w:r w:rsidR="002B6ECC" w:rsidRPr="00160B33">
        <w:t xml:space="preserve">). </w:t>
      </w:r>
      <w:del w:id="205" w:author="Em Lim" w:date="2025-07-31T17:20:00Z" w16du:dateUtc="2025-08-01T00:20:00Z">
        <w:r w:rsidR="00E85DC2" w:rsidRPr="00160B33" w:rsidDel="00727362">
          <w:delText>We ran additional models considering the effect of only the most abundant families of fishes and invertebrates</w:delText>
        </w:r>
        <w:r w:rsidR="0097669C" w:rsidRPr="00160B33" w:rsidDel="00727362">
          <w:delText>, which</w:delText>
        </w:r>
        <w:r w:rsidR="00E85DC2" w:rsidRPr="00160B33" w:rsidDel="00727362">
          <w:delText xml:space="preserve"> are fully described in Supplement</w:delText>
        </w:r>
        <w:r w:rsidR="00247A1B" w:rsidRPr="00160B33" w:rsidDel="00727362">
          <w:delText>al Material Section</w:delText>
        </w:r>
        <w:r w:rsidR="00E85DC2" w:rsidRPr="00160B33" w:rsidDel="00727362">
          <w:delText xml:space="preserve"> 2.</w:delText>
        </w:r>
        <w:r w:rsidR="00E85DC2" w:rsidRPr="00184450" w:rsidDel="00727362">
          <w:delText xml:space="preserve"> </w:delText>
        </w:r>
      </w:del>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2F5ECFB9"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tid</w:t>
      </w:r>
      <w:ins w:id="206" w:author="Isabelle Cote" w:date="2025-08-12T14:05:00Z" w16du:dateUtc="2025-08-12T21:05:00Z">
        <w:r w:rsidR="008A5C9A">
          <w:rPr>
            <w:color w:val="000000"/>
          </w:rPr>
          <w:t>al</w:t>
        </w:r>
      </w:ins>
      <w:del w:id="207" w:author="Isabelle Cote" w:date="2025-08-12T14:05:00Z" w16du:dateUtc="2025-08-12T21:05:00Z">
        <w:r w:rsidR="00E32297" w:rsidRPr="00184450" w:rsidDel="008A5C9A">
          <w:rPr>
            <w:color w:val="000000"/>
          </w:rPr>
          <w:delText>e</w:delText>
        </w:r>
      </w:del>
      <w:r w:rsidR="00E32297" w:rsidRPr="00184450">
        <w:rPr>
          <w:color w:val="000000"/>
        </w:rPr>
        <w:t xml:space="preserve"> exchange, </w:t>
      </w:r>
      <w:commentRangeStart w:id="208"/>
      <w:commentRangeStart w:id="209"/>
      <w:r w:rsidR="00E32297" w:rsidRPr="00184450">
        <w:rPr>
          <w:color w:val="000000"/>
        </w:rPr>
        <w:t xml:space="preserve">animal </w:t>
      </w:r>
      <w:r w:rsidR="00EF152C" w:rsidRPr="00184450">
        <w:rPr>
          <w:color w:val="000000"/>
        </w:rPr>
        <w:t>biomass</w:t>
      </w:r>
      <w:r w:rsidR="00E32297" w:rsidRPr="00184450">
        <w:rPr>
          <w:color w:val="000000"/>
        </w:rPr>
        <w:t xml:space="preserve">, </w:t>
      </w:r>
      <w:commentRangeEnd w:id="208"/>
      <w:r w:rsidR="002475B6">
        <w:rPr>
          <w:rStyle w:val="CommentReference"/>
        </w:rPr>
        <w:commentReference w:id="208"/>
      </w:r>
      <w:commentRangeEnd w:id="209"/>
      <w:r w:rsidR="00A75D59">
        <w:rPr>
          <w:rStyle w:val="CommentReference"/>
        </w:rPr>
        <w:commentReference w:id="209"/>
      </w:r>
      <w:r w:rsidR="00E32297" w:rsidRPr="00184450">
        <w:rPr>
          <w:color w:val="000000"/>
        </w:rPr>
        <w:t xml:space="preserve">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w:t>
      </w:r>
      <w:ins w:id="210" w:author="Isabelle Cote" w:date="2025-08-12T14:05:00Z" w16du:dateUtc="2025-08-12T21:05:00Z">
        <w:r w:rsidR="008A5C9A">
          <w:rPr>
            <w:color w:val="000000"/>
          </w:rPr>
          <w:t>al</w:t>
        </w:r>
      </w:ins>
      <w:del w:id="211" w:author="Isabelle Cote" w:date="2025-08-12T14:05:00Z" w16du:dateUtc="2025-08-12T21:05:00Z">
        <w:r w:rsidR="00E32297" w:rsidRPr="00184450" w:rsidDel="008A5C9A">
          <w:rPr>
            <w:color w:val="000000"/>
          </w:rPr>
          <w:delText>e</w:delText>
        </w:r>
      </w:del>
      <w:r w:rsidR="00E32297" w:rsidRPr="00184450">
        <w:rPr>
          <w:color w:val="000000"/>
        </w:rPr>
        <w:t xml:space="preserv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alternat</w:t>
      </w:r>
      <w:ins w:id="212" w:author="Isabelle Cote" w:date="2025-08-12T14:09:00Z" w16du:dateUtc="2025-08-12T21:09:00Z">
        <w:r w:rsidR="00D87C1E">
          <w:t>ive</w:t>
        </w:r>
      </w:ins>
      <w:del w:id="213" w:author="Isabelle Cote" w:date="2025-08-12T14:09:00Z" w16du:dateUtc="2025-08-12T21:09:00Z">
        <w:r w:rsidR="007B0963" w:rsidRPr="00184450" w:rsidDel="00D87C1E">
          <w:delText>e</w:delText>
        </w:r>
      </w:del>
      <w:r w:rsidR="007B0963" w:rsidRPr="00184450">
        <w:t xml:space="preserve"> </w:t>
      </w:r>
      <w:r w:rsidR="007B0963" w:rsidRPr="00160B33">
        <w:t>predictors</w:t>
      </w:r>
      <w:r w:rsidR="005F1E8D" w:rsidRPr="00160B33">
        <w:t xml:space="preserve"> (Table </w:t>
      </w:r>
      <w:r w:rsidR="00AA2B21">
        <w:t>S1.05</w:t>
      </w:r>
      <w:r w:rsidR="005F1E8D" w:rsidRPr="00160B33">
        <w:t xml:space="preserve">). </w:t>
      </w:r>
      <w:r w:rsidR="00480B9F" w:rsidRPr="00160B33">
        <w:t xml:space="preserve"> </w:t>
      </w:r>
      <w:del w:id="214" w:author="Em Lim" w:date="2025-07-31T17:21:00Z" w16du:dateUtc="2025-08-01T00:21:00Z">
        <w:r w:rsidR="00EC3A47" w:rsidRPr="00160B33" w:rsidDel="00727362">
          <w:delText>W</w:delText>
        </w:r>
        <w:r w:rsidR="00E85DC2" w:rsidRPr="00160B33" w:rsidDel="00727362">
          <w:delText xml:space="preserve">e </w:delText>
        </w:r>
        <w:r w:rsidR="00EC3A47" w:rsidRPr="00160B33" w:rsidDel="00727362">
          <w:delText>then</w:delText>
        </w:r>
        <w:r w:rsidR="00E85DC2" w:rsidRPr="00160B33" w:rsidDel="00727362">
          <w:delText xml:space="preserve"> ran additional models considering the effect of only the most abundant families of fishes and invertebrates </w:delText>
        </w:r>
        <w:r w:rsidR="00092ACC" w:rsidRPr="00160B33" w:rsidDel="00727362">
          <w:delText>(</w:delText>
        </w:r>
        <w:r w:rsidR="00247A1B" w:rsidRPr="00160B33" w:rsidDel="00727362">
          <w:delText>Supplemental Material Section 2</w:delText>
        </w:r>
        <w:r w:rsidR="00092ACC" w:rsidRPr="00160B33" w:rsidDel="00727362">
          <w:delText>)</w:delText>
        </w:r>
        <w:r w:rsidR="00E85DC2" w:rsidRPr="00160B33" w:rsidDel="00727362">
          <w:delText>.</w:delText>
        </w:r>
        <w:r w:rsidR="00E85DC2" w:rsidRPr="00184450" w:rsidDel="00727362">
          <w:delText xml:space="preserve"> </w:delText>
        </w:r>
      </w:del>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208C4717"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w:t>
      </w:r>
      <w:r w:rsidR="00690DD3" w:rsidRPr="00184450">
        <w:lastRenderedPageBreak/>
        <w:t>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del w:id="215" w:author="Em Lim" w:date="2025-07-31T17:17:00Z" w16du:dateUtc="2025-08-01T00:17:00Z">
        <w:r w:rsidR="0026774C" w:rsidRPr="00184450" w:rsidDel="00A75D59">
          <w:rPr>
            <w:color w:val="000000"/>
          </w:rPr>
          <w:delText xml:space="preserve">We calculated the NH₄⁺ excretion rate for each sea cucumber using </w:delText>
        </w:r>
        <w:r w:rsidR="00151BB6" w:rsidRPr="00184450" w:rsidDel="00A75D59">
          <w:rPr>
            <w:color w:val="000000"/>
          </w:rPr>
          <w:delText>a</w:delText>
        </w:r>
        <w:r w:rsidR="0026774C" w:rsidRPr="00184450" w:rsidDel="00A75D59">
          <w:rPr>
            <w:color w:val="000000"/>
          </w:rPr>
          <w:delText xml:space="preserve"> previous</w:delText>
        </w:r>
        <w:r w:rsidR="00151BB6" w:rsidRPr="00184450" w:rsidDel="00A75D59">
          <w:rPr>
            <w:color w:val="000000"/>
          </w:rPr>
          <w:delText>ly generated size</w:delText>
        </w:r>
        <w:r w:rsidR="00401383" w:rsidRPr="00184450" w:rsidDel="00A75D59">
          <w:rPr>
            <w:color w:val="000000"/>
          </w:rPr>
          <w:delText>-</w:delText>
        </w:r>
        <w:r w:rsidR="00C54451" w:rsidRPr="00184450" w:rsidDel="00A75D59">
          <w:rPr>
            <w:color w:val="000000"/>
          </w:rPr>
          <w:delText>to</w:delText>
        </w:r>
        <w:r w:rsidR="00401383" w:rsidRPr="00184450" w:rsidDel="00A75D59">
          <w:rPr>
            <w:color w:val="000000"/>
          </w:rPr>
          <w:delText>-</w:delText>
        </w:r>
        <w:r w:rsidR="0026774C" w:rsidRPr="00184450" w:rsidDel="00A75D59">
          <w:rPr>
            <w:color w:val="000000"/>
          </w:rPr>
          <w:delText xml:space="preserve">excretion </w:delText>
        </w:r>
        <w:commentRangeStart w:id="216"/>
        <w:r w:rsidR="00151BB6" w:rsidRPr="00184450" w:rsidDel="00A75D59">
          <w:rPr>
            <w:color w:val="000000"/>
          </w:rPr>
          <w:delText>relationship</w:delText>
        </w:r>
        <w:r w:rsidR="0026774C" w:rsidRPr="00184450" w:rsidDel="00A75D59">
          <w:rPr>
            <w:color w:val="000000"/>
          </w:rPr>
          <w:delText xml:space="preserve"> </w:delText>
        </w:r>
        <w:commentRangeEnd w:id="216"/>
        <w:r w:rsidR="002475B6" w:rsidDel="00A75D59">
          <w:rPr>
            <w:rStyle w:val="CommentReference"/>
          </w:rPr>
          <w:commentReference w:id="216"/>
        </w:r>
        <w:r w:rsidR="0026774C" w:rsidRPr="00160B33" w:rsidDel="00A75D59">
          <w:rPr>
            <w:color w:val="000000"/>
          </w:rPr>
          <w:delText>(</w:delText>
        </w:r>
        <w:r w:rsidR="001D4EB7" w:rsidRPr="00160B33" w:rsidDel="00A75D59">
          <w:rPr>
            <w:color w:val="000000"/>
          </w:rPr>
          <w:delText xml:space="preserve">Table </w:delText>
        </w:r>
        <w:r w:rsidR="00AA2B21" w:rsidDel="00A75D59">
          <w:rPr>
            <w:color w:val="000000"/>
          </w:rPr>
          <w:delText>S1.06</w:delText>
        </w:r>
        <w:r w:rsidR="0097669C" w:rsidRPr="00160B33" w:rsidDel="00A75D59">
          <w:rPr>
            <w:color w:val="000000"/>
          </w:rPr>
          <w:delText>)</w:delText>
        </w:r>
        <w:r w:rsidR="0026774C" w:rsidRPr="00160B33" w:rsidDel="00A75D59">
          <w:rPr>
            <w:color w:val="000000"/>
          </w:rPr>
          <w:delText xml:space="preserve">. </w:delText>
        </w:r>
      </w:del>
      <w:r w:rsidR="00D823F4" w:rsidRPr="00160B33">
        <w:t>For the red rock crab experiment, we constructed a</w:t>
      </w:r>
      <w:r w:rsidR="00401383" w:rsidRPr="00160B33">
        <w:t xml:space="preserve"> </w:t>
      </w:r>
      <w:r w:rsidR="00D823F4" w:rsidRPr="00160B33">
        <w:t xml:space="preserve">generalized linear mixed-effects model </w:t>
      </w:r>
      <w:r w:rsidR="00401383" w:rsidRPr="00160B33">
        <w:t xml:space="preserve">(GLMM) </w:t>
      </w:r>
      <w:r w:rsidR="00D823F4" w:rsidRPr="00160B33">
        <w:t>with cage NH₄⁺ concentration as the response variable</w:t>
      </w:r>
      <w:r w:rsidR="00D85A41" w:rsidRPr="00160B33">
        <w:t xml:space="preserve"> and</w:t>
      </w:r>
      <w:r w:rsidR="00D823F4" w:rsidRPr="00160B33">
        <w:t xml:space="preserve"> treatment (no crab, medium crab, or large crab) as the predictor variable</w:t>
      </w:r>
      <w:r w:rsidR="00EC50FD" w:rsidRPr="00160B33">
        <w:t xml:space="preserve"> with a gamma distribution (link = ‘log’)</w:t>
      </w:r>
      <w:r w:rsidR="00E25DCB" w:rsidRPr="00160B33">
        <w:t>. We included</w:t>
      </w:r>
      <w:r w:rsidR="00D823F4" w:rsidRPr="00160B33">
        <w:t xml:space="preserve"> a random effect of </w:t>
      </w:r>
      <w:r w:rsidR="00034975" w:rsidRPr="00160B33">
        <w:t>sampling day</w:t>
      </w:r>
      <w:r w:rsidR="00E25DCB" w:rsidRPr="00160B33">
        <w:t xml:space="preserve"> because we measured NH₄⁺ three times per experiment, and a random effect of experimental week, because we replicated the whole experiment twice</w:t>
      </w:r>
      <w:r w:rsidR="00EC50FD" w:rsidRPr="00160B33">
        <w:t>.</w:t>
      </w:r>
      <w:r w:rsidR="0097669C" w:rsidRPr="00160B33">
        <w:t xml:space="preserve"> </w:t>
      </w:r>
      <w:ins w:id="217" w:author="Em Lim" w:date="2025-07-31T17:15:00Z" w16du:dateUtc="2025-08-01T00:15:00Z">
        <w:r w:rsidR="00A75D59" w:rsidRPr="00A75D59">
          <w:rPr>
            <w:highlight w:val="yellow"/>
            <w:rPrChange w:id="218" w:author="Em Lim" w:date="2025-07-31T17:18:00Z" w16du:dateUtc="2025-08-01T00:18:00Z">
              <w:rPr/>
            </w:rPrChange>
          </w:rPr>
          <w:t xml:space="preserve">We also </w:t>
        </w:r>
        <w:del w:id="219" w:author="Isabelle Cote" w:date="2025-08-12T14:10:00Z" w16du:dateUtc="2025-08-12T21:10:00Z">
          <w:r w:rsidR="00A75D59" w:rsidRPr="00A75D59" w:rsidDel="00D87C1E">
            <w:rPr>
              <w:highlight w:val="yellow"/>
              <w:rPrChange w:id="220" w:author="Em Lim" w:date="2025-07-31T17:18:00Z" w16du:dateUtc="2025-08-01T00:18:00Z">
                <w:rPr/>
              </w:rPrChange>
            </w:rPr>
            <w:delText>computed</w:delText>
          </w:r>
        </w:del>
      </w:ins>
      <w:ins w:id="221" w:author="Isabelle Cote" w:date="2025-08-12T14:10:00Z" w16du:dateUtc="2025-08-12T21:10:00Z">
        <w:r w:rsidR="00D87C1E">
          <w:rPr>
            <w:highlight w:val="yellow"/>
          </w:rPr>
          <w:t>calculated</w:t>
        </w:r>
      </w:ins>
      <w:ins w:id="222" w:author="Em Lim" w:date="2025-07-31T17:15:00Z" w16du:dateUtc="2025-08-01T00:15:00Z">
        <w:r w:rsidR="00A75D59" w:rsidRPr="00A75D59">
          <w:rPr>
            <w:highlight w:val="yellow"/>
            <w:rPrChange w:id="223" w:author="Em Lim" w:date="2025-07-31T17:18:00Z" w16du:dateUtc="2025-08-01T00:18:00Z">
              <w:rPr/>
            </w:rPrChange>
          </w:rPr>
          <w:t xml:space="preserve"> the respective NH₄⁺ supply rates by sea cucumbers and red rock crabs</w:t>
        </w:r>
      </w:ins>
      <w:ins w:id="224" w:author="Em Lim" w:date="2025-07-31T17:16:00Z" w16du:dateUtc="2025-08-01T00:16:00Z">
        <w:r w:rsidR="00A75D59" w:rsidRPr="00A75D59">
          <w:rPr>
            <w:highlight w:val="yellow"/>
            <w:rPrChange w:id="225" w:author="Em Lim" w:date="2025-07-31T17:18:00Z" w16du:dateUtc="2025-08-01T00:18:00Z">
              <w:rPr/>
            </w:rPrChange>
          </w:rPr>
          <w:t xml:space="preserve"> using</w:t>
        </w:r>
        <w:r w:rsidR="00A75D59" w:rsidRPr="00A75D59">
          <w:rPr>
            <w:color w:val="000000"/>
            <w:highlight w:val="yellow"/>
            <w:rPrChange w:id="226" w:author="Em Lim" w:date="2025-07-31T17:18:00Z" w16du:dateUtc="2025-08-01T00:18:00Z">
              <w:rPr>
                <w:color w:val="000000"/>
              </w:rPr>
            </w:rPrChange>
          </w:rPr>
          <w:t xml:space="preserve"> a previously generated size</w:t>
        </w:r>
        <w:del w:id="227" w:author="Isabelle Cote" w:date="2025-08-12T14:10:00Z" w16du:dateUtc="2025-08-12T21:10:00Z">
          <w:r w:rsidR="00A75D59" w:rsidRPr="00A75D59" w:rsidDel="00D87C1E">
            <w:rPr>
              <w:color w:val="000000"/>
              <w:highlight w:val="yellow"/>
              <w:rPrChange w:id="228" w:author="Em Lim" w:date="2025-07-31T17:18:00Z" w16du:dateUtc="2025-08-01T00:18:00Z">
                <w:rPr>
                  <w:color w:val="000000"/>
                </w:rPr>
              </w:rPrChange>
            </w:rPr>
            <w:delText>-to</w:delText>
          </w:r>
        </w:del>
        <w:r w:rsidR="00A75D59" w:rsidRPr="00A75D59">
          <w:rPr>
            <w:color w:val="000000"/>
            <w:highlight w:val="yellow"/>
            <w:rPrChange w:id="229" w:author="Em Lim" w:date="2025-07-31T17:18:00Z" w16du:dateUtc="2025-08-01T00:18:00Z">
              <w:rPr>
                <w:color w:val="000000"/>
              </w:rPr>
            </w:rPrChange>
          </w:rPr>
          <w:t xml:space="preserve">-excretion </w:t>
        </w:r>
        <w:commentRangeStart w:id="230"/>
        <w:commentRangeStart w:id="231"/>
        <w:r w:rsidR="00A75D59" w:rsidRPr="00A75D59">
          <w:rPr>
            <w:color w:val="000000"/>
            <w:highlight w:val="yellow"/>
            <w:rPrChange w:id="232" w:author="Em Lim" w:date="2025-07-31T17:18:00Z" w16du:dateUtc="2025-08-01T00:18:00Z">
              <w:rPr>
                <w:color w:val="000000"/>
              </w:rPr>
            </w:rPrChange>
          </w:rPr>
          <w:t xml:space="preserve">relationship </w:t>
        </w:r>
        <w:commentRangeEnd w:id="230"/>
        <w:r w:rsidR="00A75D59" w:rsidRPr="00A75D59">
          <w:rPr>
            <w:rStyle w:val="CommentReference"/>
            <w:highlight w:val="yellow"/>
            <w:rPrChange w:id="233" w:author="Em Lim" w:date="2025-07-31T17:18:00Z" w16du:dateUtc="2025-08-01T00:18:00Z">
              <w:rPr>
                <w:rStyle w:val="CommentReference"/>
              </w:rPr>
            </w:rPrChange>
          </w:rPr>
          <w:commentReference w:id="230"/>
        </w:r>
      </w:ins>
      <w:commentRangeEnd w:id="231"/>
      <w:ins w:id="234" w:author="Em Lim" w:date="2025-07-31T17:18:00Z" w16du:dateUtc="2025-08-01T00:18:00Z">
        <w:r w:rsidR="00A75D59">
          <w:rPr>
            <w:rStyle w:val="CommentReference"/>
          </w:rPr>
          <w:commentReference w:id="231"/>
        </w:r>
      </w:ins>
      <w:ins w:id="235" w:author="Em Lim" w:date="2025-07-31T17:16:00Z" w16du:dateUtc="2025-08-01T00:16:00Z">
        <w:r w:rsidR="00A75D59" w:rsidRPr="00A75D59">
          <w:rPr>
            <w:color w:val="000000"/>
            <w:highlight w:val="yellow"/>
            <w:rPrChange w:id="236" w:author="Em Lim" w:date="2025-07-31T17:18:00Z" w16du:dateUtc="2025-08-01T00:18:00Z">
              <w:rPr>
                <w:color w:val="000000"/>
              </w:rPr>
            </w:rPrChange>
          </w:rPr>
          <w:t xml:space="preserve">for </w:t>
        </w:r>
      </w:ins>
      <w:ins w:id="237" w:author="Em Lim" w:date="2025-07-31T17:17:00Z" w16du:dateUtc="2025-08-01T00:17:00Z">
        <w:r w:rsidR="00A75D59" w:rsidRPr="00A75D59">
          <w:rPr>
            <w:color w:val="000000"/>
            <w:highlight w:val="yellow"/>
            <w:rPrChange w:id="238" w:author="Em Lim" w:date="2025-07-31T17:18:00Z" w16du:dateUtc="2025-08-01T00:18:00Z">
              <w:rPr>
                <w:color w:val="000000"/>
              </w:rPr>
            </w:rPrChange>
          </w:rPr>
          <w:t>each</w:t>
        </w:r>
      </w:ins>
      <w:ins w:id="239" w:author="Em Lim" w:date="2025-07-31T17:16:00Z" w16du:dateUtc="2025-08-01T00:16:00Z">
        <w:r w:rsidR="00A75D59" w:rsidRPr="00A75D59">
          <w:rPr>
            <w:color w:val="000000"/>
            <w:highlight w:val="yellow"/>
            <w:rPrChange w:id="240" w:author="Em Lim" w:date="2025-07-31T17:18:00Z" w16du:dateUtc="2025-08-01T00:18:00Z">
              <w:rPr>
                <w:color w:val="000000"/>
              </w:rPr>
            </w:rPrChange>
          </w:rPr>
          <w:t xml:space="preserve"> sea cucumber (Table S1.06), and a</w:t>
        </w:r>
      </w:ins>
      <w:ins w:id="241" w:author="Em Lim" w:date="2025-07-31T17:15:00Z" w16du:dateUtc="2025-08-01T00:15:00Z">
        <w:r w:rsidR="00A75D59">
          <w:t xml:space="preserve"> </w:t>
        </w:r>
      </w:ins>
      <w:del w:id="242" w:author="Em Lim" w:date="2025-07-31T17:16:00Z" w16du:dateUtc="2025-08-01T00:16:00Z">
        <w:r w:rsidR="006312EC" w:rsidRPr="00160B33" w:rsidDel="00A75D59">
          <w:delText xml:space="preserve">We </w:delText>
        </w:r>
        <w:r w:rsidR="00151BB6" w:rsidRPr="00160B33" w:rsidDel="00A75D59">
          <w:delText xml:space="preserve">used a previously developed </w:delText>
        </w:r>
      </w:del>
      <w:commentRangeStart w:id="243"/>
      <w:commentRangeStart w:id="244"/>
      <w:r w:rsidR="00151BB6" w:rsidRPr="00160B33">
        <w:t>carapace</w:t>
      </w:r>
      <w:del w:id="245" w:author="Isabelle Cote" w:date="2025-08-12T14:10:00Z" w16du:dateUtc="2025-08-12T21:10:00Z">
        <w:r w:rsidR="00772701" w:rsidRPr="00160B33" w:rsidDel="00D87C1E">
          <w:delText>-to</w:delText>
        </w:r>
      </w:del>
      <w:r w:rsidR="00772701" w:rsidRPr="00160B33">
        <w:t>-</w:t>
      </w:r>
      <w:r w:rsidR="00151BB6" w:rsidRPr="00160B33">
        <w:t xml:space="preserve">excretion relationship </w:t>
      </w:r>
      <w:commentRangeEnd w:id="243"/>
      <w:r w:rsidR="002475B6">
        <w:rPr>
          <w:rStyle w:val="CommentReference"/>
        </w:rPr>
        <w:commentReference w:id="243"/>
      </w:r>
      <w:commentRangeEnd w:id="244"/>
      <w:r w:rsidR="00A75D59">
        <w:rPr>
          <w:rStyle w:val="CommentReference"/>
        </w:rPr>
        <w:commentReference w:id="244"/>
      </w:r>
      <w:del w:id="246" w:author="Em Lim" w:date="2025-07-31T17:16:00Z" w16du:dateUtc="2025-08-01T00:16:00Z">
        <w:r w:rsidR="00151BB6" w:rsidRPr="00160B33" w:rsidDel="00A75D59">
          <w:delText xml:space="preserve">to </w:delText>
        </w:r>
        <w:r w:rsidR="006312EC" w:rsidRPr="00160B33" w:rsidDel="00A75D59">
          <w:delText xml:space="preserve">calculate </w:delText>
        </w:r>
        <w:r w:rsidR="00C54451" w:rsidRPr="00160B33" w:rsidDel="00A75D59">
          <w:delText xml:space="preserve">NH₄⁺ </w:delText>
        </w:r>
        <w:r w:rsidR="006312EC" w:rsidRPr="00160B33" w:rsidDel="00A75D59">
          <w:delText>excretion rates</w:delText>
        </w:r>
        <w:r w:rsidR="00151BB6" w:rsidRPr="00160B33" w:rsidDel="00A75D59">
          <w:delText xml:space="preserve"> </w:delText>
        </w:r>
      </w:del>
      <w:r w:rsidR="00151BB6" w:rsidRPr="00160B33">
        <w:t>for each crab</w:t>
      </w:r>
      <w:r w:rsidR="0097669C" w:rsidRPr="00160B33">
        <w:t xml:space="preserve"> (</w:t>
      </w:r>
      <w:r w:rsidR="00EB4C91" w:rsidRPr="00160B33">
        <w:rPr>
          <w:color w:val="000000"/>
        </w:rPr>
        <w:t xml:space="preserve">Table </w:t>
      </w:r>
      <w:r w:rsidR="00AA2B21">
        <w:rPr>
          <w:color w:val="000000"/>
        </w:rPr>
        <w:t>S1.07</w:t>
      </w:r>
      <w:r w:rsidR="00EB4C91" w:rsidRPr="00160B33">
        <w:rPr>
          <w:color w:val="000000"/>
        </w:rPr>
        <w:t>)</w:t>
      </w:r>
      <w:r w:rsidR="00151BB6" w:rsidRPr="00160B33">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662D29DE"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w:t>
      </w:r>
      <w:r w:rsidRPr="00160B33">
        <w:t>ammonium</w:t>
      </w:r>
      <w:r w:rsidR="00057BA8" w:rsidRPr="00160B33">
        <w:t xml:space="preserve"> (NH₄⁺)</w:t>
      </w:r>
      <w:r w:rsidRPr="00160B33">
        <w:t xml:space="preserve"> </w:t>
      </w:r>
      <w:r w:rsidR="002620AE" w:rsidRPr="00160B33">
        <w:t>concentration</w:t>
      </w:r>
      <w:r w:rsidR="00682CDC" w:rsidRPr="00160B33">
        <w:t>s, which</w:t>
      </w:r>
      <w:r w:rsidRPr="00160B33">
        <w:t xml:space="preserve"> </w:t>
      </w:r>
      <w:r w:rsidR="00682CDC" w:rsidRPr="00160B33">
        <w:t xml:space="preserve">ranged </w:t>
      </w:r>
      <w:r w:rsidR="00B654FE" w:rsidRPr="00160B33">
        <w:t>from 0.0</w:t>
      </w:r>
      <w:r w:rsidR="004036C6" w:rsidRPr="00160B33">
        <w:t>7</w:t>
      </w:r>
      <w:r w:rsidR="00B654FE" w:rsidRPr="00160B33">
        <w:t xml:space="preserve"> </w:t>
      </w:r>
      <w:proofErr w:type="spellStart"/>
      <w:r w:rsidR="00B654FE" w:rsidRPr="00160B33">
        <w:t>μM</w:t>
      </w:r>
      <w:proofErr w:type="spellEnd"/>
      <w:r w:rsidR="00B654FE" w:rsidRPr="00160B33">
        <w:t xml:space="preserve"> – 2.</w:t>
      </w:r>
      <w:r w:rsidR="004036C6" w:rsidRPr="00160B33">
        <w:t>06</w:t>
      </w:r>
      <w:r w:rsidR="00B654FE" w:rsidRPr="00160B33">
        <w:t xml:space="preserve"> </w:t>
      </w:r>
      <w:proofErr w:type="spellStart"/>
      <w:r w:rsidR="00B654FE" w:rsidRPr="00160B33">
        <w:t>μM</w:t>
      </w:r>
      <w:proofErr w:type="spellEnd"/>
      <w:r w:rsidR="00B654FE" w:rsidRPr="00160B33">
        <w:t xml:space="preserve"> among rocky reefs </w:t>
      </w:r>
      <w:r w:rsidRPr="00160B33">
        <w:t>in Barkley Sound</w:t>
      </w:r>
      <w:r w:rsidR="00C77243" w:rsidRPr="00160B33">
        <w:t xml:space="preserve"> (</w:t>
      </w:r>
      <w:r w:rsidR="00D34121" w:rsidRPr="00160B33">
        <w:t>Fig. 1d</w:t>
      </w:r>
      <w:r w:rsidR="00C77243" w:rsidRPr="00160B33">
        <w:t>)</w:t>
      </w:r>
      <w:r w:rsidRPr="00160B33">
        <w:t xml:space="preserve">. </w:t>
      </w:r>
      <w:r w:rsidR="001175F9" w:rsidRPr="00160B33">
        <w:t>Overall, we found no evidence that NH₄⁺</w:t>
      </w:r>
      <w:r w:rsidR="00682CDC" w:rsidRPr="00160B33">
        <w:t xml:space="preserve"> concentration</w:t>
      </w:r>
      <w:r w:rsidR="001175F9" w:rsidRPr="00160B33">
        <w:t xml:space="preserve"> </w:t>
      </w:r>
      <w:r w:rsidR="00682CDC" w:rsidRPr="00160B33">
        <w:t xml:space="preserve">was </w:t>
      </w:r>
      <w:r w:rsidR="001175F9" w:rsidRPr="00160B33">
        <w:t>correlated with animal abundance (</w:t>
      </w:r>
      <w:r w:rsidR="007B580F" w:rsidRPr="00160B33">
        <w:t>GLMM</w:t>
      </w:r>
      <w:r w:rsidR="001175F9" w:rsidRPr="00160B33">
        <w:t xml:space="preserve">, </w:t>
      </w:r>
      <w:r w:rsidR="001175F9" w:rsidRPr="00160B33">
        <w:rPr>
          <w:i/>
          <w:iCs/>
        </w:rPr>
        <w:t>p</w:t>
      </w:r>
      <w:r w:rsidR="001175F9" w:rsidRPr="00160B33">
        <w:t xml:space="preserve"> = 0.</w:t>
      </w:r>
      <w:r w:rsidR="00527C2B" w:rsidRPr="00160B33">
        <w:t>57</w:t>
      </w:r>
      <w:r w:rsidR="001175F9" w:rsidRPr="00160B33">
        <w:t>), tid</w:t>
      </w:r>
      <w:ins w:id="247" w:author="Isabelle Cote" w:date="2025-08-12T14:06:00Z" w16du:dateUtc="2025-08-12T21:06:00Z">
        <w:r w:rsidR="008A5C9A">
          <w:t>al</w:t>
        </w:r>
      </w:ins>
      <w:del w:id="248" w:author="Isabelle Cote" w:date="2025-08-12T14:06:00Z" w16du:dateUtc="2025-08-12T21:06:00Z">
        <w:r w:rsidR="001175F9" w:rsidRPr="00160B33" w:rsidDel="008A5C9A">
          <w:delText>e</w:delText>
        </w:r>
      </w:del>
      <w:r w:rsidR="001175F9" w:rsidRPr="00160B33">
        <w:t xml:space="preserve"> exchange (</w:t>
      </w:r>
      <w:r w:rsidR="00A7066E" w:rsidRPr="00160B33">
        <w:rPr>
          <w:i/>
          <w:iCs/>
        </w:rPr>
        <w:t>p</w:t>
      </w:r>
      <w:r w:rsidR="00A7066E" w:rsidRPr="00160B33">
        <w:t xml:space="preserve"> = 0.</w:t>
      </w:r>
      <w:r w:rsidR="00527C2B" w:rsidRPr="00160B33">
        <w:t>99</w:t>
      </w:r>
      <w:r w:rsidR="00A7066E" w:rsidRPr="00160B33">
        <w:t>), Shannon diversity (</w:t>
      </w:r>
      <w:r w:rsidR="00A7066E" w:rsidRPr="00160B33">
        <w:rPr>
          <w:i/>
          <w:iCs/>
        </w:rPr>
        <w:t>p</w:t>
      </w:r>
      <w:r w:rsidR="00A7066E" w:rsidRPr="00160B33">
        <w:t xml:space="preserve"> = 0.</w:t>
      </w:r>
      <w:r w:rsidR="00527C2B" w:rsidRPr="00160B33">
        <w:t>4</w:t>
      </w:r>
      <w:r w:rsidR="00A7066E" w:rsidRPr="00160B33">
        <w:t>1), or survey depth (</w:t>
      </w:r>
      <w:r w:rsidR="00A7066E" w:rsidRPr="00160B33">
        <w:rPr>
          <w:i/>
          <w:iCs/>
        </w:rPr>
        <w:t>p</w:t>
      </w:r>
      <w:r w:rsidR="00A7066E" w:rsidRPr="00160B33">
        <w:t xml:space="preserve"> = 0.6</w:t>
      </w:r>
      <w:r w:rsidR="00527C2B" w:rsidRPr="00160B33">
        <w:t>1</w:t>
      </w:r>
      <w:r w:rsidR="00F02795" w:rsidRPr="00160B33">
        <w:t>;</w:t>
      </w:r>
      <w:r w:rsidR="00A7066E" w:rsidRPr="00160B33">
        <w:t xml:space="preserve"> </w:t>
      </w:r>
      <w:r w:rsidR="0069194B" w:rsidRPr="00160B33">
        <w:t>F</w:t>
      </w:r>
      <w:r w:rsidR="00A7066E" w:rsidRPr="00160B33">
        <w:t xml:space="preserve">ig. </w:t>
      </w:r>
      <w:r w:rsidR="000D0396" w:rsidRPr="00160B33">
        <w:t>2</w:t>
      </w:r>
      <w:r w:rsidR="00A7066E" w:rsidRPr="00160B33">
        <w:t>a</w:t>
      </w:r>
      <w:r w:rsidR="007A27D0">
        <w:t>; Table S1.08</w:t>
      </w:r>
      <w:r w:rsidR="00A7066E" w:rsidRPr="00160B33">
        <w:t>). However, we did find a significantly negative interaction between animal abundance and tid</w:t>
      </w:r>
      <w:ins w:id="249" w:author="Isabelle Cote" w:date="2025-08-12T14:06:00Z" w16du:dateUtc="2025-08-12T21:06:00Z">
        <w:r w:rsidR="008A5C9A">
          <w:t>al</w:t>
        </w:r>
      </w:ins>
      <w:del w:id="250" w:author="Isabelle Cote" w:date="2025-08-12T14:06:00Z" w16du:dateUtc="2025-08-12T21:06:00Z">
        <w:r w:rsidR="00A7066E" w:rsidRPr="00160B33" w:rsidDel="008A5C9A">
          <w:delText>e</w:delText>
        </w:r>
      </w:del>
      <w:r w:rsidR="00A7066E" w:rsidRPr="00160B33">
        <w:t xml:space="preserve"> exchange (</w:t>
      </w:r>
      <w:r w:rsidR="00A7066E" w:rsidRPr="00160B33">
        <w:rPr>
          <w:i/>
          <w:iCs/>
        </w:rPr>
        <w:t>p</w:t>
      </w:r>
      <w:r w:rsidR="00A7066E" w:rsidRPr="00160B33">
        <w:t xml:space="preserve"> = 0.0</w:t>
      </w:r>
      <w:r w:rsidR="00527C2B" w:rsidRPr="00160B33">
        <w:t>1</w:t>
      </w:r>
      <w:r w:rsidR="00F02795" w:rsidRPr="00160B33">
        <w:t>;</w:t>
      </w:r>
      <w:r w:rsidR="00A7066E" w:rsidRPr="00160B33">
        <w:t xml:space="preserve"> </w:t>
      </w:r>
      <w:r w:rsidR="0069194B" w:rsidRPr="00160B33">
        <w:t>Fi</w:t>
      </w:r>
      <w:r w:rsidR="00A7066E" w:rsidRPr="00160B33">
        <w:t xml:space="preserve">g. </w:t>
      </w:r>
      <w:r w:rsidR="000D0396" w:rsidRPr="00160B33">
        <w:t>2</w:t>
      </w:r>
      <w:r w:rsidR="00A7066E" w:rsidRPr="00160B33">
        <w:t>b)</w:t>
      </w:r>
      <w:r w:rsidR="00B654FE" w:rsidRPr="00160B33">
        <w:t xml:space="preserve">, </w:t>
      </w:r>
      <w:r w:rsidR="006D152A" w:rsidRPr="00160B33">
        <w:t>revealing</w:t>
      </w:r>
      <w:r w:rsidR="00B654FE" w:rsidRPr="00160B33">
        <w:t xml:space="preserve"> </w:t>
      </w:r>
      <w:r w:rsidR="006D152A" w:rsidRPr="00160B33">
        <w:t xml:space="preserve">a </w:t>
      </w:r>
      <w:r w:rsidR="00B654FE" w:rsidRPr="00160B33">
        <w:t>weakly positive effect of</w:t>
      </w:r>
      <w:r w:rsidR="003F63B3" w:rsidRPr="00160B33">
        <w:t xml:space="preserve"> </w:t>
      </w:r>
      <w:commentRangeStart w:id="251"/>
      <w:commentRangeStart w:id="252"/>
      <w:r w:rsidR="003F63B3" w:rsidRPr="00160B33">
        <w:t>total</w:t>
      </w:r>
      <w:r w:rsidR="00B654FE" w:rsidRPr="00160B33">
        <w:t xml:space="preserve"> animal abundance</w:t>
      </w:r>
      <w:r w:rsidR="003F63B3" w:rsidRPr="00160B33">
        <w:t xml:space="preserve"> </w:t>
      </w:r>
      <w:commentRangeEnd w:id="251"/>
      <w:r w:rsidR="002475B6">
        <w:rPr>
          <w:rStyle w:val="CommentReference"/>
        </w:rPr>
        <w:commentReference w:id="251"/>
      </w:r>
      <w:commentRangeEnd w:id="252"/>
      <w:r w:rsidR="00A75D59">
        <w:rPr>
          <w:rStyle w:val="CommentReference"/>
        </w:rPr>
        <w:commentReference w:id="252"/>
      </w:r>
      <w:r w:rsidR="003F63B3" w:rsidRPr="00160B33">
        <w:t>per m</w:t>
      </w:r>
      <w:r w:rsidR="003F63B3" w:rsidRPr="00160B33">
        <w:rPr>
          <w:vertAlign w:val="superscript"/>
        </w:rPr>
        <w:t>2</w:t>
      </w:r>
      <w:r w:rsidR="00B654FE" w:rsidRPr="00160B33">
        <w:t xml:space="preserve"> on </w:t>
      </w:r>
      <w:r w:rsidR="006D152A" w:rsidRPr="00160B33">
        <w:t>NH₄⁺</w:t>
      </w:r>
      <w:r w:rsidR="00682CDC" w:rsidRPr="00160B33">
        <w:t xml:space="preserve"> concentration</w:t>
      </w:r>
      <w:r w:rsidR="006D152A" w:rsidRPr="00160B33">
        <w:t xml:space="preserve">, but only at </w:t>
      </w:r>
      <w:r w:rsidR="000D4769" w:rsidRPr="00160B33">
        <w:t>ebb</w:t>
      </w:r>
      <w:r w:rsidR="006D152A" w:rsidRPr="00160B33">
        <w:t xml:space="preserve"> tide</w:t>
      </w:r>
      <w:r w:rsidR="00A7066E" w:rsidRPr="00160B33">
        <w:t>.</w:t>
      </w:r>
      <w:r w:rsidR="001A65DD" w:rsidRPr="00160B33">
        <w:t xml:space="preserve"> </w:t>
      </w:r>
      <w:commentRangeStart w:id="253"/>
      <w:commentRangeStart w:id="254"/>
      <w:del w:id="255" w:author="Em Lim" w:date="2025-07-31T17:21:00Z" w16du:dateUtc="2025-08-01T00:21:00Z">
        <w:r w:rsidR="00BC49DF" w:rsidRPr="00160B33" w:rsidDel="00727362">
          <w:lastRenderedPageBreak/>
          <w:delText>In the models considering only the abundance of one animal family at a time,</w:delText>
        </w:r>
        <w:commentRangeEnd w:id="253"/>
        <w:r w:rsidR="002475B6" w:rsidDel="00727362">
          <w:rPr>
            <w:rStyle w:val="CommentReference"/>
          </w:rPr>
          <w:commentReference w:id="253"/>
        </w:r>
        <w:commentRangeEnd w:id="254"/>
        <w:r w:rsidR="00A75D59" w:rsidDel="00727362">
          <w:rPr>
            <w:rStyle w:val="CommentReference"/>
          </w:rPr>
          <w:commentReference w:id="254"/>
        </w:r>
        <w:r w:rsidR="00BC49DF" w:rsidRPr="00160B33" w:rsidDel="00727362">
          <w:delText xml:space="preserve"> we found evidence for a positive relationship between the abundance of greenlings (Hexagrammidae) and whitecap limpets (Acmaeidae) and NH₄⁺ (</w:delText>
        </w:r>
        <w:r w:rsidR="00BC49DF" w:rsidRPr="00160B33" w:rsidDel="00727362">
          <w:rPr>
            <w:i/>
            <w:iCs/>
          </w:rPr>
          <w:delText>p</w:delText>
        </w:r>
        <w:r w:rsidR="00BC49DF" w:rsidRPr="00160B33" w:rsidDel="00727362">
          <w:delText xml:space="preserve"> = 0.03</w:delText>
        </w:r>
        <w:r w:rsidR="006673D2" w:rsidRPr="00160B33" w:rsidDel="00727362">
          <w:delText>;</w:delText>
        </w:r>
        <w:r w:rsidR="00BC49DF" w:rsidRPr="00160B33" w:rsidDel="00727362">
          <w:delText xml:space="preserve"> Fig. </w:delText>
        </w:r>
        <w:r w:rsidR="00AA2B21" w:rsidDel="00727362">
          <w:delText>S2.01</w:delText>
        </w:r>
        <w:r w:rsidR="00BC49DF" w:rsidRPr="00160B33" w:rsidDel="00727362">
          <w:delText xml:space="preserve">). The single-family models did not reveal a significant effect of any other predictors (Fig. </w:delText>
        </w:r>
        <w:r w:rsidR="00AA2B21" w:rsidDel="00727362">
          <w:delText>S2.01</w:delText>
        </w:r>
        <w:r w:rsidR="00BC49DF" w:rsidRPr="00160B33" w:rsidDel="00727362">
          <w:delText xml:space="preserve"> and Table </w:delText>
        </w:r>
        <w:r w:rsidR="00AA2B21" w:rsidDel="00727362">
          <w:delText>S2.01</w:delText>
        </w:r>
        <w:r w:rsidR="00BC49DF" w:rsidRPr="00160B33" w:rsidDel="00727362">
          <w:delText>).</w:delText>
        </w:r>
        <w:r w:rsidR="009A305F" w:rsidRPr="009A305F" w:rsidDel="00727362">
          <w:rPr>
            <w:b/>
            <w:noProof/>
          </w:rPr>
          <w:delText xml:space="preserve"> </w:delText>
        </w:r>
      </w:del>
      <w:r w:rsidR="00CF79E0">
        <w:rPr>
          <w:b/>
          <w:noProof/>
        </w:rPr>
        <w:drawing>
          <wp:inline distT="0" distB="0" distL="0" distR="0" wp14:anchorId="53916087" wp14:editId="1FFC07F9">
            <wp:extent cx="5943600" cy="3337560"/>
            <wp:effectExtent l="0" t="0" r="0" b="2540"/>
            <wp:docPr id="847325135" name="Picture 5"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5135" name="Picture 5"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w:t>
      </w:r>
      <w:ins w:id="256" w:author="Isabelle Cote" w:date="2025-08-12T14:06:00Z" w16du:dateUtc="2025-08-12T21:06:00Z">
        <w:r w:rsidR="008A5C9A">
          <w:t>al</w:t>
        </w:r>
      </w:ins>
      <w:del w:id="257" w:author="Isabelle Cote" w:date="2025-08-12T14:06:00Z" w16du:dateUtc="2025-08-12T21:06:00Z">
        <w:r w:rsidR="009A305F" w:rsidRPr="00184450" w:rsidDel="008A5C9A">
          <w:delText>e</w:delText>
        </w:r>
      </w:del>
      <w:r w:rsidR="009A305F" w:rsidRPr="00184450">
        <w:t xml:space="preserv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7F749381" w:rsidR="00367076" w:rsidRDefault="00701EB0" w:rsidP="009E5038">
      <w:pPr>
        <w:spacing w:line="480" w:lineRule="auto"/>
      </w:pPr>
      <w:r w:rsidRPr="00184450">
        <w:tab/>
      </w:r>
      <w:r w:rsidR="00C146F7" w:rsidRPr="00184450">
        <w:t xml:space="preserve">We </w:t>
      </w:r>
      <w:r w:rsidR="00682CDC" w:rsidRPr="00184450">
        <w:t xml:space="preserve">also </w:t>
      </w:r>
      <w:r w:rsidR="00375F57" w:rsidRPr="00160B33">
        <w:t>documented</w:t>
      </w:r>
      <w:r w:rsidR="00C146F7" w:rsidRPr="00160B33">
        <w:t xml:space="preserve"> evidence of </w:t>
      </w:r>
      <w:r w:rsidR="004F21D6" w:rsidRPr="00160B33">
        <w:t>significant</w:t>
      </w:r>
      <w:r w:rsidR="00C146F7" w:rsidRPr="00160B33">
        <w:t xml:space="preserve"> </w:t>
      </w:r>
      <w:r w:rsidR="00682CDC" w:rsidRPr="00160B33">
        <w:t>small-scale</w:t>
      </w:r>
      <w:r w:rsidR="00245F48" w:rsidRPr="00160B33">
        <w:t>, within-site</w:t>
      </w:r>
      <w:r w:rsidR="006D152A" w:rsidRPr="00160B33">
        <w:t xml:space="preserve"> variation</w:t>
      </w:r>
      <w:r w:rsidR="000D0396" w:rsidRPr="00160B33">
        <w:t xml:space="preserve"> </w:t>
      </w:r>
      <w:r w:rsidR="00375F57" w:rsidRPr="00160B33">
        <w:t xml:space="preserve">of NH₄⁺ </w:t>
      </w:r>
      <w:r w:rsidR="000D0396" w:rsidRPr="00160B33">
        <w:t>(Fig. 3</w:t>
      </w:r>
      <w:r w:rsidR="007800EF">
        <w:t>; Table S1.09</w:t>
      </w:r>
      <w:r w:rsidR="000D0396" w:rsidRPr="00160B33">
        <w:t>)</w:t>
      </w:r>
      <w:r w:rsidR="00375F57" w:rsidRPr="00160B33">
        <w:t>.</w:t>
      </w:r>
      <w:r w:rsidR="00E36DF6" w:rsidRPr="00160B33">
        <w:t>; c</w:t>
      </w:r>
      <w:r w:rsidRPr="00160B33">
        <w:t>oncentrations</w:t>
      </w:r>
      <w:r w:rsidR="00375F57" w:rsidRPr="00160B33">
        <w:t xml:space="preserve"> were</w:t>
      </w:r>
      <w:r w:rsidRPr="00160B33">
        <w:t xml:space="preserve"> </w:t>
      </w:r>
      <w:r w:rsidR="00BD50D3" w:rsidRPr="00160B33">
        <w:t>1.</w:t>
      </w:r>
      <w:r w:rsidR="00D27303" w:rsidRPr="00160B33">
        <w:t>3</w:t>
      </w:r>
      <w:r w:rsidR="0097669C" w:rsidRPr="00160B33">
        <w:t xml:space="preserve">x </w:t>
      </w:r>
      <w:del w:id="258" w:author="Em Lim" w:date="2025-07-31T14:22:00Z" w16du:dateUtc="2025-07-31T21:22:00Z">
        <w:r w:rsidRPr="00AE19DC" w:rsidDel="00AE19DC">
          <w:rPr>
            <w:highlight w:val="yellow"/>
            <w:rPrChange w:id="259" w:author="Em Lim" w:date="2025-07-31T14:22:00Z" w16du:dateUtc="2025-07-31T21:22:00Z">
              <w:rPr/>
            </w:rPrChange>
          </w:rPr>
          <w:delText xml:space="preserve">higher </w:delText>
        </w:r>
      </w:del>
      <w:ins w:id="260" w:author="Em Lim" w:date="2025-07-31T14:22:00Z" w16du:dateUtc="2025-07-31T21:22:00Z">
        <w:r w:rsidR="00AE19DC" w:rsidRPr="00AE19DC">
          <w:rPr>
            <w:highlight w:val="yellow"/>
            <w:rPrChange w:id="261" w:author="Em Lim" w:date="2025-07-31T14:22:00Z" w16du:dateUtc="2025-07-31T21:22:00Z">
              <w:rPr/>
            </w:rPrChange>
          </w:rPr>
          <w:t>greater</w:t>
        </w:r>
        <w:r w:rsidR="00AE19DC" w:rsidRPr="00160B33">
          <w:t xml:space="preserve"> </w:t>
        </w:r>
      </w:ins>
      <w:r w:rsidRPr="00160B33">
        <w:t>inside giant kelp</w:t>
      </w:r>
      <w:r w:rsidR="00D27303" w:rsidRPr="00160B33">
        <w:t xml:space="preserve"> forests</w:t>
      </w:r>
      <w:r w:rsidR="00BD50D3" w:rsidRPr="00160B33">
        <w:t xml:space="preserve"> and </w:t>
      </w:r>
      <w:r w:rsidR="00D27303" w:rsidRPr="00160B33">
        <w:t xml:space="preserve">1.6x </w:t>
      </w:r>
      <w:del w:id="262" w:author="Em Lim" w:date="2025-07-31T14:22:00Z" w16du:dateUtc="2025-07-31T21:22:00Z">
        <w:r w:rsidR="00D27303" w:rsidRPr="00AE19DC" w:rsidDel="00AE19DC">
          <w:rPr>
            <w:highlight w:val="yellow"/>
            <w:rPrChange w:id="263" w:author="Em Lim" w:date="2025-07-31T14:22:00Z" w16du:dateUtc="2025-07-31T21:22:00Z">
              <w:rPr/>
            </w:rPrChange>
          </w:rPr>
          <w:delText xml:space="preserve">higher </w:delText>
        </w:r>
      </w:del>
      <w:ins w:id="264" w:author="Em Lim" w:date="2025-07-31T14:22:00Z" w16du:dateUtc="2025-07-31T21:22:00Z">
        <w:r w:rsidR="00AE19DC" w:rsidRPr="00AE19DC">
          <w:rPr>
            <w:highlight w:val="yellow"/>
            <w:rPrChange w:id="265" w:author="Em Lim" w:date="2025-07-31T14:22:00Z" w16du:dateUtc="2025-07-31T21:22:00Z">
              <w:rPr/>
            </w:rPrChange>
          </w:rPr>
          <w:t>greater</w:t>
        </w:r>
        <w:r w:rsidR="00AE19DC" w:rsidRPr="00160B33">
          <w:t xml:space="preserve"> </w:t>
        </w:r>
      </w:ins>
      <w:r w:rsidR="00D27303" w:rsidRPr="00160B33">
        <w:t xml:space="preserve">inside </w:t>
      </w:r>
      <w:r w:rsidR="00BD50D3" w:rsidRPr="00160B33">
        <w:t>bull kelp</w:t>
      </w:r>
      <w:r w:rsidRPr="00160B33">
        <w:t xml:space="preserve"> forests</w:t>
      </w:r>
      <w:r w:rsidR="00D27303" w:rsidRPr="00160B33">
        <w:t xml:space="preserve"> than outside</w:t>
      </w:r>
      <w:r w:rsidRPr="00160B33">
        <w:t xml:space="preserve"> (</w:t>
      </w:r>
      <w:r w:rsidR="00D10B17" w:rsidRPr="00160B33">
        <w:t xml:space="preserve">LMM, </w:t>
      </w:r>
      <w:r w:rsidRPr="00160B33">
        <w:rPr>
          <w:i/>
          <w:iCs/>
        </w:rPr>
        <w:t>p</w:t>
      </w:r>
      <w:r w:rsidRPr="00160B33">
        <w:t xml:space="preserve"> &lt; 0.001</w:t>
      </w:r>
      <w:r w:rsidR="000D0396" w:rsidRPr="00160B33">
        <w:t>; Fig. 3b)</w:t>
      </w:r>
      <w:r w:rsidR="006D152A" w:rsidRPr="00160B33">
        <w:t xml:space="preserve">. </w:t>
      </w:r>
      <w:r w:rsidR="00682CDC" w:rsidRPr="00160B33">
        <w:t>The ‘excess’</w:t>
      </w:r>
      <w:r w:rsidR="00682CDC" w:rsidRPr="00184450">
        <w:t xml:space="preserve">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w:t>
      </w:r>
      <w:ins w:id="266" w:author="Isabelle Cote" w:date="2025-08-12T14:07:00Z" w16du:dateUtc="2025-08-12T21:07:00Z">
        <w:r w:rsidR="008A5C9A">
          <w:t>al</w:t>
        </w:r>
      </w:ins>
      <w:del w:id="267" w:author="Isabelle Cote" w:date="2025-08-12T14:06:00Z" w16du:dateUtc="2025-08-12T21:06:00Z">
        <w:r w:rsidR="00C673A5" w:rsidRPr="00184450" w:rsidDel="008A5C9A">
          <w:delText>e</w:delText>
        </w:r>
      </w:del>
      <w:r w:rsidR="00C673A5" w:rsidRPr="00184450">
        <w:t xml:space="preserve"> exchange (</w:t>
      </w:r>
      <w:r w:rsidR="003859F6" w:rsidRPr="00FC2686">
        <w:rPr>
          <w:i/>
          <w:iCs/>
        </w:rPr>
        <w:t>p</w:t>
      </w:r>
      <w:r w:rsidR="003859F6" w:rsidRPr="00184450">
        <w:t xml:space="preserve"> </w:t>
      </w:r>
      <w:r w:rsidR="009D2E19" w:rsidRPr="00184450">
        <w:t>=</w:t>
      </w:r>
      <w:r w:rsidR="003859F6" w:rsidRPr="00184450">
        <w:t xml:space="preserve"> </w:t>
      </w:r>
      <w:r w:rsidR="003859F6" w:rsidRPr="00184450">
        <w:lastRenderedPageBreak/>
        <w:t>0.0</w:t>
      </w:r>
      <w:r w:rsidR="00D772FB">
        <w:t>2</w:t>
      </w:r>
      <w:r w:rsidR="000D0396" w:rsidRPr="00184450">
        <w:t>; Fig. 3</w:t>
      </w:r>
      <w:r w:rsidR="00A41148" w:rsidRPr="00184450">
        <w:t>a</w:t>
      </w:r>
      <w:r w:rsidR="00C673A5" w:rsidRPr="00184450">
        <w:t>)</w:t>
      </w:r>
      <w:r w:rsidR="00D07BC0" w:rsidRPr="00184450">
        <w:t>.</w:t>
      </w:r>
      <w:r w:rsidR="002E3839">
        <w:t xml:space="preserve"> </w:t>
      </w:r>
      <w:r w:rsidR="00A067A6" w:rsidRPr="00184450">
        <w:t xml:space="preserve">We found </w:t>
      </w:r>
      <w:commentRangeStart w:id="268"/>
      <w:commentRangeStart w:id="269"/>
      <w:r w:rsidR="00A067A6" w:rsidRPr="00184450">
        <w:t xml:space="preserve">limited evidence for an effect of </w:t>
      </w:r>
      <w:r w:rsidR="00C673A5" w:rsidRPr="00184450">
        <w:t xml:space="preserve">animal </w:t>
      </w:r>
      <w:r w:rsidR="00C673A5" w:rsidRPr="00160B33">
        <w:t xml:space="preserve">biomass </w:t>
      </w:r>
      <w:commentRangeEnd w:id="268"/>
      <w:r w:rsidR="002475B6">
        <w:rPr>
          <w:rStyle w:val="CommentReference"/>
        </w:rPr>
        <w:commentReference w:id="268"/>
      </w:r>
      <w:commentRangeEnd w:id="269"/>
      <w:r w:rsidR="00727362">
        <w:rPr>
          <w:rStyle w:val="CommentReference"/>
        </w:rPr>
        <w:commentReference w:id="269"/>
      </w:r>
      <w:r w:rsidR="00C673A5" w:rsidRPr="00160B33">
        <w:t>(</w:t>
      </w:r>
      <w:r w:rsidR="00C673A5" w:rsidRPr="00160B33">
        <w:rPr>
          <w:i/>
          <w:iCs/>
        </w:rPr>
        <w:t>p</w:t>
      </w:r>
      <w:r w:rsidR="003859F6" w:rsidRPr="00160B33">
        <w:t xml:space="preserve"> =</w:t>
      </w:r>
      <w:r w:rsidR="00C673A5" w:rsidRPr="00160B33">
        <w:t xml:space="preserve"> 0.</w:t>
      </w:r>
      <w:r w:rsidR="00D772FB">
        <w:t>10</w:t>
      </w:r>
      <w:r w:rsidR="000D0396" w:rsidRPr="00160B33">
        <w:t>;</w:t>
      </w:r>
      <w:r w:rsidR="0069194B" w:rsidRPr="00160B33">
        <w:t xml:space="preserve"> Fig. </w:t>
      </w:r>
      <w:r w:rsidR="000D0396" w:rsidRPr="00160B33">
        <w:t>3</w:t>
      </w:r>
      <w:r w:rsidR="0069194B" w:rsidRPr="00160B33">
        <w:t>a</w:t>
      </w:r>
      <w:r w:rsidR="00C673A5" w:rsidRPr="00160B33">
        <w:t>)</w:t>
      </w:r>
      <w:r w:rsidR="00A067A6" w:rsidRPr="00160B33">
        <w:t>,</w:t>
      </w:r>
      <w:r w:rsidR="00D07BC0" w:rsidRPr="00160B33">
        <w:t xml:space="preserve"> </w:t>
      </w:r>
      <w:r w:rsidR="00D772FB">
        <w:t xml:space="preserve">and no evidence of an effect of </w:t>
      </w:r>
      <w:r w:rsidR="00D07BC0" w:rsidRPr="00160B33">
        <w:t>survey depth (</w:t>
      </w:r>
      <w:r w:rsidR="00D07BC0" w:rsidRPr="00160B33">
        <w:rPr>
          <w:i/>
          <w:iCs/>
        </w:rPr>
        <w:t>p</w:t>
      </w:r>
      <w:r w:rsidR="00D07BC0" w:rsidRPr="00160B33">
        <w:t xml:space="preserve"> = 0.</w:t>
      </w:r>
      <w:r w:rsidR="00D772FB">
        <w:t>19</w:t>
      </w:r>
      <w:r w:rsidR="000D0396" w:rsidRPr="00160B33">
        <w:t xml:space="preserve">; </w:t>
      </w:r>
      <w:r w:rsidR="00D07BC0" w:rsidRPr="00160B33">
        <w:t xml:space="preserve">Fig. </w:t>
      </w:r>
      <w:r w:rsidR="000D0396" w:rsidRPr="00160B33">
        <w:t>3</w:t>
      </w:r>
      <w:r w:rsidR="00D07BC0" w:rsidRPr="00160B33">
        <w:t>a)</w:t>
      </w:r>
      <w:r w:rsidR="00A067A6" w:rsidRPr="00160B33">
        <w:t xml:space="preserve">, </w:t>
      </w:r>
      <w:r w:rsidR="00D772FB">
        <w:t>or</w:t>
      </w:r>
      <w:r w:rsidR="00A067A6" w:rsidRPr="00160B33">
        <w:t xml:space="preserve"> </w:t>
      </w:r>
      <w:r w:rsidR="00245F48" w:rsidRPr="00160B33">
        <w:t>Shannon diversity on ∆NH₄⁺ (</w:t>
      </w:r>
      <w:r w:rsidR="00C673A5" w:rsidRPr="00160B33">
        <w:rPr>
          <w:i/>
          <w:iCs/>
        </w:rPr>
        <w:t>p</w:t>
      </w:r>
      <w:r w:rsidR="00C673A5" w:rsidRPr="00160B33">
        <w:t xml:space="preserve"> </w:t>
      </w:r>
      <w:r w:rsidR="00D07BC0" w:rsidRPr="00160B33">
        <w:t>= 0.</w:t>
      </w:r>
      <w:r w:rsidR="003B44B3">
        <w:t>23</w:t>
      </w:r>
      <w:r w:rsidR="000D0396" w:rsidRPr="00160B33">
        <w:t>; Fig. 3a</w:t>
      </w:r>
      <w:r w:rsidR="00C673A5" w:rsidRPr="00160B33">
        <w:t>)</w:t>
      </w:r>
      <w:r w:rsidR="00846C5B" w:rsidRPr="00160B33">
        <w:t xml:space="preserve">. </w:t>
      </w:r>
      <w:r w:rsidR="000D0396" w:rsidRPr="00160B33">
        <w:t>There was a</w:t>
      </w:r>
      <w:r w:rsidR="00C673A5" w:rsidRPr="00160B33">
        <w:t xml:space="preserve"> positive </w:t>
      </w:r>
      <w:r w:rsidR="00245F48" w:rsidRPr="00160B33">
        <w:t>i</w:t>
      </w:r>
      <w:r w:rsidR="00C673A5" w:rsidRPr="00160B33">
        <w:t>nteraction between kelp forest biomass and tid</w:t>
      </w:r>
      <w:ins w:id="270" w:author="Isabelle Cote" w:date="2025-08-12T14:07:00Z" w16du:dateUtc="2025-08-12T21:07:00Z">
        <w:r w:rsidR="008A5C9A">
          <w:t>al</w:t>
        </w:r>
      </w:ins>
      <w:del w:id="271" w:author="Isabelle Cote" w:date="2025-08-12T14:07:00Z" w16du:dateUtc="2025-08-12T21:07:00Z">
        <w:r w:rsidR="00C673A5" w:rsidRPr="00160B33" w:rsidDel="008A5C9A">
          <w:delText>e</w:delText>
        </w:r>
      </w:del>
      <w:r w:rsidR="00C673A5" w:rsidRPr="00160B33">
        <w:t xml:space="preserve"> exchange,</w:t>
      </w:r>
      <w:r w:rsidR="00682CDC" w:rsidRPr="00160B33">
        <w:t xml:space="preserve"> whereby</w:t>
      </w:r>
      <w:r w:rsidR="00677126" w:rsidRPr="00160B33">
        <w:t xml:space="preserve"> the positive effect of kelp biomass on</w:t>
      </w:r>
      <w:r w:rsidR="00682CDC" w:rsidRPr="00160B33">
        <w:t xml:space="preserve"> </w:t>
      </w:r>
      <w:r w:rsidR="0025202D" w:rsidRPr="00160B33">
        <w:t xml:space="preserve">∆NH₄⁺ increased </w:t>
      </w:r>
      <w:r w:rsidR="00677126" w:rsidRPr="00160B33">
        <w:t>with</w:t>
      </w:r>
      <w:r w:rsidR="0025202D" w:rsidRPr="00160B33">
        <w:t xml:space="preserve"> tid</w:t>
      </w:r>
      <w:ins w:id="272" w:author="Isabelle Cote" w:date="2025-08-12T14:07:00Z" w16du:dateUtc="2025-08-12T21:07:00Z">
        <w:r w:rsidR="008A5C9A">
          <w:t xml:space="preserve">al </w:t>
        </w:r>
      </w:ins>
      <w:del w:id="273" w:author="Isabelle Cote" w:date="2025-08-12T14:07:00Z" w16du:dateUtc="2025-08-12T21:07:00Z">
        <w:r w:rsidR="0025202D" w:rsidRPr="00160B33" w:rsidDel="008A5C9A">
          <w:delText xml:space="preserve">e </w:delText>
        </w:r>
      </w:del>
      <w:r w:rsidR="0025202D" w:rsidRPr="00160B33">
        <w:t>exchange</w:t>
      </w:r>
      <w:r w:rsidR="00677126" w:rsidRPr="00160B33">
        <w:t xml:space="preserve"> (</w:t>
      </w:r>
      <w:r w:rsidR="00677126" w:rsidRPr="00160B33">
        <w:rPr>
          <w:i/>
          <w:iCs/>
        </w:rPr>
        <w:t>p</w:t>
      </w:r>
      <w:r w:rsidR="00677126" w:rsidRPr="00160B33">
        <w:t xml:space="preserve"> </w:t>
      </w:r>
      <w:r w:rsidR="003859F6" w:rsidRPr="00160B33">
        <w:t>&lt;</w:t>
      </w:r>
      <w:r w:rsidR="00677126" w:rsidRPr="00160B33">
        <w:t xml:space="preserve"> 0.00</w:t>
      </w:r>
      <w:r w:rsidR="003859F6" w:rsidRPr="00160B33">
        <w:t>1</w:t>
      </w:r>
      <w:r w:rsidR="00F02795" w:rsidRPr="00160B33">
        <w:t>;</w:t>
      </w:r>
      <w:r w:rsidR="00677126" w:rsidRPr="00160B33">
        <w:t xml:space="preserve"> Fig. </w:t>
      </w:r>
      <w:r w:rsidR="00A41148" w:rsidRPr="00160B33">
        <w:t>3</w:t>
      </w:r>
      <w:proofErr w:type="gramStart"/>
      <w:r w:rsidR="00A41148" w:rsidRPr="00160B33">
        <w:t>a</w:t>
      </w:r>
      <w:r w:rsidR="00AC065D" w:rsidRPr="00160B33">
        <w:t>,</w:t>
      </w:r>
      <w:r w:rsidR="00A41148" w:rsidRPr="00160B33">
        <w:t>c</w:t>
      </w:r>
      <w:proofErr w:type="gramEnd"/>
      <w:r w:rsidR="00677126" w:rsidRPr="00160B33">
        <w:t>)</w:t>
      </w:r>
      <w:r w:rsidR="0025202D" w:rsidRPr="00160B33">
        <w:t xml:space="preserve">. </w:t>
      </w:r>
      <w:r w:rsidR="00222A9E" w:rsidRPr="00160B33">
        <w:t xml:space="preserve">We also </w:t>
      </w:r>
      <w:r w:rsidR="00DE371F" w:rsidRPr="00160B33">
        <w:t>identified</w:t>
      </w:r>
      <w:r w:rsidR="00222A9E" w:rsidRPr="00160B33">
        <w:t xml:space="preserve"> a negative interaction between kelp biomass and animal biomass (</w:t>
      </w:r>
      <w:r w:rsidR="00222A9E" w:rsidRPr="00160B33">
        <w:rPr>
          <w:i/>
          <w:iCs/>
        </w:rPr>
        <w:t>p</w:t>
      </w:r>
      <w:r w:rsidR="00222A9E" w:rsidRPr="00160B33">
        <w:t xml:space="preserve"> = 0.0</w:t>
      </w:r>
      <w:r w:rsidR="00D3709D">
        <w:t>4</w:t>
      </w:r>
      <w:r w:rsidR="00A41148" w:rsidRPr="00160B33">
        <w:t>; Fig. 3</w:t>
      </w:r>
      <w:proofErr w:type="gramStart"/>
      <w:r w:rsidR="00A41148" w:rsidRPr="00160B33">
        <w:t>a</w:t>
      </w:r>
      <w:r w:rsidR="00AC065D" w:rsidRPr="00160B33">
        <w:t>,</w:t>
      </w:r>
      <w:r w:rsidR="00A41148" w:rsidRPr="00160B33">
        <w:t>d</w:t>
      </w:r>
      <w:proofErr w:type="gramEnd"/>
      <w:r w:rsidR="00222A9E" w:rsidRPr="00160B33">
        <w:t xml:space="preserve">), </w:t>
      </w:r>
      <w:r w:rsidR="00D07BC0" w:rsidRPr="00160B33">
        <w:t>and a negative</w:t>
      </w:r>
      <w:r w:rsidR="00C673A5" w:rsidRPr="00160B33">
        <w:t xml:space="preserve"> interaction</w:t>
      </w:r>
      <w:r w:rsidR="00222A9E" w:rsidRPr="00160B33">
        <w:t xml:space="preserve"> between </w:t>
      </w:r>
      <w:r w:rsidR="00C673A5" w:rsidRPr="00160B33">
        <w:t>tid</w:t>
      </w:r>
      <w:del w:id="274" w:author="Isabelle Cote" w:date="2025-08-12T14:07:00Z" w16du:dateUtc="2025-08-12T21:07:00Z">
        <w:r w:rsidR="00C673A5" w:rsidRPr="00160B33" w:rsidDel="008A5C9A">
          <w:delText>e</w:delText>
        </w:r>
      </w:del>
      <w:ins w:id="275" w:author="Isabelle Cote" w:date="2025-08-12T14:07:00Z" w16du:dateUtc="2025-08-12T21:07:00Z">
        <w:r w:rsidR="008A5C9A">
          <w:t>al</w:t>
        </w:r>
      </w:ins>
      <w:r w:rsidR="00222A9E" w:rsidRPr="00160B33">
        <w:t xml:space="preserve"> exchange and </w:t>
      </w:r>
      <w:r w:rsidR="00C673A5" w:rsidRPr="00160B33">
        <w:t>animal biomass</w:t>
      </w:r>
      <w:r w:rsidR="00222A9E" w:rsidRPr="00160B33">
        <w:t xml:space="preserve"> </w:t>
      </w:r>
      <w:r w:rsidR="00C673A5" w:rsidRPr="00160B33">
        <w:t>(</w:t>
      </w:r>
      <w:r w:rsidR="00C673A5" w:rsidRPr="00160B33">
        <w:rPr>
          <w:i/>
          <w:iCs/>
        </w:rPr>
        <w:t>p</w:t>
      </w:r>
      <w:r w:rsidR="00C673A5" w:rsidRPr="00160B33">
        <w:t xml:space="preserve"> </w:t>
      </w:r>
      <w:r w:rsidR="00222A9E" w:rsidRPr="00160B33">
        <w:t>= 0.</w:t>
      </w:r>
      <w:r w:rsidR="00D07BC0" w:rsidRPr="00160B33">
        <w:t>00</w:t>
      </w:r>
      <w:r w:rsidR="00D3709D">
        <w:t>1</w:t>
      </w:r>
      <w:r w:rsidR="00F02795" w:rsidRPr="00160B33">
        <w:t>;</w:t>
      </w:r>
      <w:r w:rsidR="00682CDC" w:rsidRPr="00160B33">
        <w:t xml:space="preserve"> Fig. </w:t>
      </w:r>
      <w:r w:rsidR="00A41148" w:rsidRPr="00160B33">
        <w:t>3</w:t>
      </w:r>
      <w:proofErr w:type="gramStart"/>
      <w:r w:rsidR="00A41148" w:rsidRPr="00160B33">
        <w:t>a</w:t>
      </w:r>
      <w:r w:rsidR="00AC065D" w:rsidRPr="00160B33">
        <w:t>,</w:t>
      </w:r>
      <w:r w:rsidR="00A41148" w:rsidRPr="00160B33">
        <w:t>e</w:t>
      </w:r>
      <w:proofErr w:type="gramEnd"/>
      <w:r w:rsidR="00C673A5" w:rsidRPr="00160B33">
        <w:t xml:space="preserve">). </w:t>
      </w:r>
      <w:r w:rsidR="00291E5F" w:rsidRPr="00160B33">
        <w:t xml:space="preserve">The change in </w:t>
      </w:r>
      <w:r w:rsidR="00846C5B" w:rsidRPr="00160B33">
        <w:t xml:space="preserve">NH₄⁺ </w:t>
      </w:r>
      <w:r w:rsidR="009B2182" w:rsidRPr="00160B33">
        <w:t xml:space="preserve">was negative </w:t>
      </w:r>
      <w:r w:rsidR="00846C5B" w:rsidRPr="00160B33">
        <w:t>between samples taken 5 m apart at the no-kelp control sites (</w:t>
      </w:r>
      <w:r w:rsidR="00846C5B" w:rsidRPr="00160B33">
        <w:rPr>
          <w:i/>
          <w:iCs/>
        </w:rPr>
        <w:t>p</w:t>
      </w:r>
      <w:r w:rsidR="00846C5B" w:rsidRPr="00160B33">
        <w:t xml:space="preserve"> = 0.00</w:t>
      </w:r>
      <w:r w:rsidR="00D3709D">
        <w:t>4</w:t>
      </w:r>
      <w:r w:rsidR="00F02795" w:rsidRPr="00160B33">
        <w:t>;</w:t>
      </w:r>
      <w:r w:rsidR="00846C5B" w:rsidRPr="00160B33">
        <w:t xml:space="preserve"> Fig. </w:t>
      </w:r>
      <w:r w:rsidR="00A41148" w:rsidRPr="00160B33">
        <w:t>3b</w:t>
      </w:r>
      <w:r w:rsidR="00846C5B" w:rsidRPr="00160B33">
        <w:t>).</w:t>
      </w:r>
      <w:r w:rsidR="00275834" w:rsidRPr="00160B33">
        <w:rPr>
          <w:color w:val="000000"/>
        </w:rPr>
        <w:t xml:space="preserve"> </w:t>
      </w:r>
      <w:commentRangeStart w:id="276"/>
      <w:del w:id="277" w:author="Em Lim" w:date="2025-07-31T17:21:00Z" w16du:dateUtc="2025-08-01T00:21:00Z">
        <w:r w:rsidR="002C2F6E" w:rsidRPr="00160B33" w:rsidDel="00727362">
          <w:rPr>
            <w:color w:val="000000"/>
          </w:rPr>
          <w:delText>For the single-family models</w:delText>
        </w:r>
        <w:commentRangeEnd w:id="276"/>
        <w:r w:rsidR="002475B6" w:rsidDel="00727362">
          <w:rPr>
            <w:rStyle w:val="CommentReference"/>
          </w:rPr>
          <w:commentReference w:id="276"/>
        </w:r>
        <w:r w:rsidR="002C2F6E" w:rsidRPr="00160B33" w:rsidDel="00727362">
          <w:rPr>
            <w:color w:val="000000"/>
          </w:rPr>
          <w:delText xml:space="preserve">, five families displayed significant relationships between biomass and </w:delText>
        </w:r>
        <w:r w:rsidR="002C2F6E" w:rsidRPr="00160B33" w:rsidDel="00727362">
          <w:delText xml:space="preserve">∆NH₄⁺, while the biomass of Gobiidae was negatively correlated with ∆NH₄⁺ (Fig. </w:delText>
        </w:r>
        <w:r w:rsidR="00AA2B21" w:rsidDel="00727362">
          <w:delText>S2.02</w:delText>
        </w:r>
        <w:r w:rsidR="002C2F6E" w:rsidRPr="00160B33" w:rsidDel="00727362">
          <w:delText xml:space="preserve"> and Table </w:delText>
        </w:r>
        <w:r w:rsidR="00AA2B21" w:rsidDel="00727362">
          <w:delText>S2.02</w:delText>
        </w:r>
        <w:r w:rsidR="002C2F6E" w:rsidRPr="00160B33" w:rsidDel="00727362">
          <w:delText>).</w:delText>
        </w:r>
      </w:del>
    </w:p>
    <w:p w14:paraId="3A1C0236" w14:textId="76146260" w:rsidR="009A305F" w:rsidRPr="00184450" w:rsidRDefault="00727362" w:rsidP="009E5038">
      <w:pPr>
        <w:spacing w:line="480" w:lineRule="auto"/>
      </w:pPr>
      <w:ins w:id="278" w:author="Em Lim" w:date="2025-07-31T17:26:00Z" w16du:dateUtc="2025-08-01T00:26:00Z">
        <w:r>
          <w:rPr>
            <w:noProof/>
          </w:rPr>
          <w:lastRenderedPageBreak/>
          <w:drawing>
            <wp:inline distT="0" distB="0" distL="0" distR="0" wp14:anchorId="070EF4FD" wp14:editId="504DE2CA">
              <wp:extent cx="5943600" cy="6400800"/>
              <wp:effectExtent l="0" t="0" r="0" b="0"/>
              <wp:docPr id="12425509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50962"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400800"/>
                      </a:xfrm>
                      <a:prstGeom prst="rect">
                        <a:avLst/>
                      </a:prstGeom>
                    </pic:spPr>
                  </pic:pic>
                </a:graphicData>
              </a:graphic>
            </wp:inline>
          </w:drawing>
        </w:r>
      </w:ins>
      <w:del w:id="279" w:author="Em Lim" w:date="2025-07-31T17:25:00Z" w16du:dateUtc="2025-08-01T00:25:00Z">
        <w:r w:rsidR="009E5038" w:rsidDel="00727362">
          <w:rPr>
            <w:noProof/>
          </w:rPr>
          <w:drawing>
            <wp:inline distT="0" distB="0" distL="0" distR="0" wp14:anchorId="6D73D44C" wp14:editId="2CABE052">
              <wp:extent cx="5515714" cy="5940000"/>
              <wp:effectExtent l="0" t="0" r="0" b="3810"/>
              <wp:docPr id="173694471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4719"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5714" cy="5940000"/>
                      </a:xfrm>
                      <a:prstGeom prst="rect">
                        <a:avLst/>
                      </a:prstGeom>
                    </pic:spPr>
                  </pic:pic>
                </a:graphicData>
              </a:graphic>
            </wp:inline>
          </w:drawing>
        </w:r>
      </w:del>
    </w:p>
    <w:p w14:paraId="6D670C22" w14:textId="38AD5DB0" w:rsidR="009A305F" w:rsidRDefault="009A305F" w:rsidP="009E5038">
      <w:pPr>
        <w:spacing w:line="480" w:lineRule="auto"/>
      </w:pPr>
      <w:commentRangeStart w:id="280"/>
      <w:commentRangeStart w:id="281"/>
      <w:r w:rsidRPr="00184450">
        <w:rPr>
          <w:b/>
        </w:rPr>
        <w:t>Figure 3.</w:t>
      </w:r>
      <w:r w:rsidRPr="00184450">
        <w:t xml:space="preserve"> </w:t>
      </w:r>
      <w:commentRangeEnd w:id="280"/>
      <w:r w:rsidR="002475B6">
        <w:rPr>
          <w:rStyle w:val="CommentReference"/>
        </w:rPr>
        <w:commentReference w:id="280"/>
      </w:r>
      <w:commentRangeEnd w:id="281"/>
      <w:r w:rsidR="00727362">
        <w:rPr>
          <w:rStyle w:val="CommentReference"/>
        </w:rPr>
        <w:commentReference w:id="281"/>
      </w:r>
      <w:r w:rsidRPr="00184450">
        <w:t xml:space="preserve">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w:t>
      </w:r>
      <w:r w:rsidRPr="00184450">
        <w:lastRenderedPageBreak/>
        <w:t xml:space="preserve">Continuous variables were scaled and centered to facilitate comparisons between variables measured in different units. Nereo = </w:t>
      </w:r>
      <w:proofErr w:type="spellStart"/>
      <w:r w:rsidRPr="00184450">
        <w:rPr>
          <w:i/>
          <w:iCs/>
        </w:rPr>
        <w:t>Nereocystis</w:t>
      </w:r>
      <w:proofErr w:type="spellEnd"/>
      <w:r w:rsidRPr="00184450">
        <w:rPr>
          <w:i/>
          <w:iCs/>
        </w:rPr>
        <w:t xml:space="preserve"> </w:t>
      </w:r>
      <w:proofErr w:type="spellStart"/>
      <w:r w:rsidRPr="00184450">
        <w:rPr>
          <w:i/>
          <w:iCs/>
        </w:rPr>
        <w:t>luetkeana</w:t>
      </w:r>
      <w:proofErr w:type="spellEnd"/>
      <w:r w:rsidRPr="00184450">
        <w:t xml:space="preserve">, Macro = </w:t>
      </w:r>
      <w:r w:rsidRPr="00184450">
        <w:rPr>
          <w:i/>
          <w:iCs/>
        </w:rPr>
        <w:t xml:space="preserve">Macrocystis </w:t>
      </w:r>
      <w:proofErr w:type="spellStart"/>
      <w:r w:rsidRPr="00184450">
        <w:rPr>
          <w:i/>
          <w:iCs/>
        </w:rPr>
        <w:t>pyrifera</w:t>
      </w:r>
      <w:proofErr w:type="spellEnd"/>
      <w:ins w:id="282" w:author="Isabelle Cote" w:date="2025-08-12T14:13:00Z" w16du:dateUtc="2025-08-12T21:13:00Z">
        <w:r w:rsidR="00D87C1E">
          <w:t>.</w:t>
        </w:r>
      </w:ins>
      <w:del w:id="283" w:author="Isabelle Cote" w:date="2025-08-12T14:13:00Z" w16du:dateUtc="2025-08-12T21:13:00Z">
        <w:r w:rsidRPr="00184450" w:rsidDel="00D87C1E">
          <w:delText>, None = no kelp control.</w:delText>
        </w:r>
      </w:del>
    </w:p>
    <w:p w14:paraId="75963A17" w14:textId="77777777" w:rsidR="0024126D" w:rsidRPr="00184450" w:rsidRDefault="0024126D" w:rsidP="009E5038">
      <w:pPr>
        <w:spacing w:line="480" w:lineRule="auto"/>
      </w:pPr>
    </w:p>
    <w:p w14:paraId="154EC5F1" w14:textId="11281C3E" w:rsidR="009A305F" w:rsidRPr="00AA776B" w:rsidRDefault="0069194B" w:rsidP="00AA776B">
      <w:pPr>
        <w:spacing w:line="480" w:lineRule="auto"/>
      </w:pPr>
      <w:r w:rsidRPr="00184450">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 xml:space="preserve">Overall, </w:t>
      </w:r>
      <w:r w:rsidR="00A05F3B" w:rsidRPr="00160B33">
        <w:t>the mean NH₄⁺ concentration</w:t>
      </w:r>
      <w:r w:rsidR="00B1705D" w:rsidRPr="00160B33">
        <w:t xml:space="preserve"> was 0.92 ± 0.04 </w:t>
      </w:r>
      <w:proofErr w:type="spellStart"/>
      <w:r w:rsidR="00B1705D" w:rsidRPr="00160B33">
        <w:t>μM</w:t>
      </w:r>
      <w:proofErr w:type="spellEnd"/>
      <w:r w:rsidR="00B1705D" w:rsidRPr="00160B33">
        <w:t xml:space="preserve"> across all cages (</w:t>
      </w:r>
      <w:r w:rsidR="00C826A7" w:rsidRPr="00160B33">
        <w:t xml:space="preserve">LM, </w:t>
      </w:r>
      <w:r w:rsidR="00B1705D" w:rsidRPr="00160B33">
        <w:rPr>
          <w:i/>
          <w:iCs/>
        </w:rPr>
        <w:t>p</w:t>
      </w:r>
      <w:r w:rsidR="00B1705D" w:rsidRPr="00160B33">
        <w:t xml:space="preserve"> &gt; 0.75 for both treatments</w:t>
      </w:r>
      <w:r w:rsidR="00F02795" w:rsidRPr="00160B33">
        <w:t>;</w:t>
      </w:r>
      <w:r w:rsidR="00B1705D" w:rsidRPr="00160B33">
        <w:t xml:space="preserve"> Fig. </w:t>
      </w:r>
      <w:r w:rsidR="00377E7D" w:rsidRPr="00160B33">
        <w:t>4</w:t>
      </w:r>
      <w:r w:rsidR="00B1705D" w:rsidRPr="00160B33">
        <w:t>a</w:t>
      </w:r>
      <w:r w:rsidR="0080051D">
        <w:t>; Table S1.10</w:t>
      </w:r>
      <w:r w:rsidR="00B1705D" w:rsidRPr="00160B33">
        <w:t>)</w:t>
      </w:r>
      <w:r w:rsidRPr="00160B33">
        <w:t xml:space="preserve">. However, we </w:t>
      </w:r>
      <w:del w:id="284" w:author="Isabelle Cote" w:date="2025-08-12T14:14:00Z" w16du:dateUtc="2025-08-12T21:14:00Z">
        <w:r w:rsidR="00DE371F" w:rsidRPr="00160B33" w:rsidDel="00D87C1E">
          <w:delText>see</w:delText>
        </w:r>
        <w:r w:rsidRPr="00160B33" w:rsidDel="00D87C1E">
          <w:delText xml:space="preserve"> </w:delText>
        </w:r>
      </w:del>
      <w:ins w:id="285" w:author="Isabelle Cote" w:date="2025-08-12T14:14:00Z" w16du:dateUtc="2025-08-12T21:14:00Z">
        <w:r w:rsidR="00D87C1E">
          <w:t>saw</w:t>
        </w:r>
        <w:r w:rsidR="00D87C1E" w:rsidRPr="00160B33">
          <w:t xml:space="preserve"> </w:t>
        </w:r>
      </w:ins>
      <w:r w:rsidRPr="00160B33">
        <w:t>a positive effect of cage depth</w:t>
      </w:r>
      <w:r w:rsidR="00B317B9" w:rsidRPr="00160B33">
        <w:t xml:space="preserve">, whereby NH₄⁺ increased </w:t>
      </w:r>
      <w:r w:rsidR="009B2182" w:rsidRPr="00160B33">
        <w:t xml:space="preserve">by </w:t>
      </w:r>
      <w:r w:rsidR="00B1705D" w:rsidRPr="00160B33">
        <w:t xml:space="preserve">0.38 ± 0.05 </w:t>
      </w:r>
      <w:proofErr w:type="spellStart"/>
      <w:r w:rsidR="00B1705D" w:rsidRPr="00160B33">
        <w:t>μM</w:t>
      </w:r>
      <w:proofErr w:type="spellEnd"/>
      <w:r w:rsidR="009B2182" w:rsidRPr="00160B33">
        <w:t xml:space="preserve"> per m increase in depth</w:t>
      </w:r>
      <w:r w:rsidRPr="00160B33">
        <w:t xml:space="preserve"> (</w:t>
      </w:r>
      <w:r w:rsidRPr="00160B33">
        <w:rPr>
          <w:i/>
          <w:iCs/>
        </w:rPr>
        <w:t>p</w:t>
      </w:r>
      <w:r w:rsidRPr="00160B33">
        <w:t xml:space="preserve"> &lt; 0.001). </w:t>
      </w:r>
      <w:commentRangeStart w:id="286"/>
      <w:commentRangeStart w:id="287"/>
      <w:r w:rsidRPr="00160B33">
        <w:t>For red rock crabs</w:t>
      </w:r>
      <w:commentRangeEnd w:id="286"/>
      <w:r w:rsidR="002475B6">
        <w:rPr>
          <w:rStyle w:val="CommentReference"/>
        </w:rPr>
        <w:commentReference w:id="286"/>
      </w:r>
      <w:commentRangeEnd w:id="287"/>
      <w:r w:rsidR="00727362">
        <w:rPr>
          <w:rStyle w:val="CommentReference"/>
        </w:rPr>
        <w:commentReference w:id="287"/>
      </w:r>
      <w:r w:rsidRPr="00160B33">
        <w:t xml:space="preserve">, </w:t>
      </w:r>
      <w:r w:rsidR="00BF7831" w:rsidRPr="00160B33">
        <w:t xml:space="preserve">both </w:t>
      </w:r>
      <w:r w:rsidRPr="00160B33">
        <w:t xml:space="preserve">medium and large crabs significantly increased the </w:t>
      </w:r>
      <w:r w:rsidR="00682CDC" w:rsidRPr="00160B33">
        <w:t xml:space="preserve">cage </w:t>
      </w:r>
      <w:r w:rsidRPr="00160B33">
        <w:t>NH₄⁺ concentration relative to control cages</w:t>
      </w:r>
      <w:r w:rsidR="009B2182" w:rsidRPr="00160B33">
        <w:t>,</w:t>
      </w:r>
      <w:r w:rsidR="00B1705D" w:rsidRPr="00160B33">
        <w:t xml:space="preserve"> by 8</w:t>
      </w:r>
      <w:r w:rsidR="00CC5E86" w:rsidRPr="00160B33">
        <w:t>.7</w:t>
      </w:r>
      <w:r w:rsidR="00124C17" w:rsidRPr="00160B33">
        <w:t>x</w:t>
      </w:r>
      <w:r w:rsidR="00B1705D" w:rsidRPr="00160B33">
        <w:t xml:space="preserve"> and 12</w:t>
      </w:r>
      <w:r w:rsidR="00CC5E86" w:rsidRPr="00160B33">
        <w:t>.1x</w:t>
      </w:r>
      <w:r w:rsidR="00B1705D" w:rsidRPr="00160B33">
        <w:t xml:space="preserve"> respectively (GLMM, </w:t>
      </w:r>
      <w:r w:rsidR="00AE4869" w:rsidRPr="00160B33">
        <w:rPr>
          <w:i/>
          <w:iCs/>
        </w:rPr>
        <w:t>p</w:t>
      </w:r>
      <w:r w:rsidR="00AE4869" w:rsidRPr="00160B33">
        <w:t xml:space="preserve"> &lt; 0.001 for all</w:t>
      </w:r>
      <w:r w:rsidR="00F02795" w:rsidRPr="00160B33">
        <w:t>;</w:t>
      </w:r>
      <w:r w:rsidR="00AE4869" w:rsidRPr="00160B33">
        <w:t xml:space="preserve"> Fig. </w:t>
      </w:r>
      <w:r w:rsidR="00377E7D" w:rsidRPr="00160B33">
        <w:t>4</w:t>
      </w:r>
      <w:r w:rsidR="00AE4869" w:rsidRPr="00160B33">
        <w:t>b</w:t>
      </w:r>
      <w:r w:rsidR="0080051D">
        <w:t>; Table S1.11</w:t>
      </w:r>
      <w:r w:rsidR="00AE4869" w:rsidRPr="00160B33">
        <w:t xml:space="preserve">). </w:t>
      </w:r>
      <w:r w:rsidR="007C783C" w:rsidRPr="00160B33">
        <w:t xml:space="preserve">Medium crabs excreted on average 88 </w:t>
      </w:r>
      <w:proofErr w:type="spellStart"/>
      <w:r w:rsidR="007C783C" w:rsidRPr="00160B33">
        <w:t>μM</w:t>
      </w:r>
      <w:proofErr w:type="spellEnd"/>
      <w:r w:rsidR="007C783C" w:rsidRPr="00160B33">
        <w:t xml:space="preserve">/h while large crabs excreted 150 </w:t>
      </w:r>
      <w:proofErr w:type="spellStart"/>
      <w:r w:rsidR="007C783C" w:rsidRPr="00160B33">
        <w:t>μM</w:t>
      </w:r>
      <w:proofErr w:type="spellEnd"/>
      <w:r w:rsidR="007C783C" w:rsidRPr="00160B33">
        <w:t>/h.</w:t>
      </w:r>
      <w:r w:rsidR="007C783C" w:rsidRPr="00184450">
        <w:t xml:space="preserve"> </w:t>
      </w:r>
    </w:p>
    <w:p w14:paraId="5EC5E084" w14:textId="5CBBAD96" w:rsidR="009A305F" w:rsidRDefault="00CF79E0" w:rsidP="009A305F">
      <w:pPr>
        <w:rPr>
          <w:b/>
        </w:rPr>
      </w:pPr>
      <w:r>
        <w:rPr>
          <w:b/>
          <w:noProof/>
        </w:rPr>
        <w:lastRenderedPageBreak/>
        <w:drawing>
          <wp:inline distT="0" distB="0" distL="0" distR="0" wp14:anchorId="614F4F7A" wp14:editId="55119E8A">
            <wp:extent cx="3200400" cy="7200900"/>
            <wp:effectExtent l="0" t="0" r="0" b="0"/>
            <wp:docPr id="1806094533" name="Picture 7" descr="A diagram of 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4533" name="Picture 7" descr="A diagram of a diagram of a cell&#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7200900"/>
                    </a:xfrm>
                    <a:prstGeom prst="rect">
                      <a:avLst/>
                    </a:prstGeom>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proofErr w:type="spellStart"/>
      <w:r w:rsidRPr="00184450">
        <w:rPr>
          <w:i/>
          <w:iCs/>
        </w:rPr>
        <w:t>Apostichopus</w:t>
      </w:r>
      <w:proofErr w:type="spellEnd"/>
      <w:r w:rsidRPr="00184450">
        <w:rPr>
          <w:i/>
          <w:iCs/>
        </w:rPr>
        <w:t xml:space="preserve"> californicus</w:t>
      </w:r>
      <w:r w:rsidRPr="00184450">
        <w:t>) and red rock crabs (</w:t>
      </w:r>
      <w:r w:rsidRPr="00184450">
        <w:rPr>
          <w:i/>
          <w:iCs/>
        </w:rPr>
        <w:t xml:space="preserve">Cancer </w:t>
      </w:r>
      <w:proofErr w:type="spellStart"/>
      <w:r w:rsidRPr="00184450">
        <w:rPr>
          <w:i/>
          <w:iCs/>
        </w:rPr>
        <w:t>productus</w:t>
      </w:r>
      <w:proofErr w:type="spellEnd"/>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0B0FD75C"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w:t>
      </w:r>
      <w:ins w:id="288" w:author="Isabelle Cote" w:date="2025-08-12T14:07:00Z" w16du:dateUtc="2025-08-12T21:07:00Z">
        <w:r w:rsidR="008A5C9A">
          <w:t>al</w:t>
        </w:r>
      </w:ins>
      <w:del w:id="289" w:author="Isabelle Cote" w:date="2025-08-12T14:07:00Z" w16du:dateUtc="2025-08-12T21:07:00Z">
        <w:r w:rsidR="00BA1DFE" w:rsidRPr="00184450" w:rsidDel="008A5C9A">
          <w:delText>e</w:delText>
        </w:r>
      </w:del>
      <w:r w:rsidR="00BA1DFE" w:rsidRPr="00184450">
        <w:t xml:space="preserv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w:t>
      </w:r>
      <w:commentRangeStart w:id="290"/>
      <w:commentRangeStart w:id="291"/>
      <w:r w:rsidR="001C535E" w:rsidRPr="00184450">
        <w:t xml:space="preserve">these </w:t>
      </w:r>
      <w:commentRangeEnd w:id="290"/>
      <w:commentRangeEnd w:id="291"/>
      <w:ins w:id="292" w:author="Em Lim" w:date="2025-07-31T16:28:00Z" w16du:dateUtc="2025-07-31T23:28:00Z">
        <w:r w:rsidR="00280C8C" w:rsidRPr="00280C8C">
          <w:rPr>
            <w:highlight w:val="yellow"/>
            <w:rPrChange w:id="293" w:author="Em Lim" w:date="2025-07-31T16:28:00Z" w16du:dateUtc="2025-07-31T23:28:00Z">
              <w:rPr/>
            </w:rPrChange>
          </w:rPr>
          <w:t>sources</w:t>
        </w:r>
        <w:r w:rsidR="00280C8C">
          <w:t xml:space="preserve"> </w:t>
        </w:r>
      </w:ins>
      <w:r w:rsidR="00211133">
        <w:rPr>
          <w:rStyle w:val="CommentReference"/>
        </w:rPr>
        <w:commentReference w:id="290"/>
      </w:r>
      <w:r w:rsidR="00280C8C">
        <w:rPr>
          <w:rStyle w:val="CommentReference"/>
        </w:rPr>
        <w:commentReference w:id="291"/>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8C6A006"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 xml:space="preserve">Although </w:t>
      </w:r>
      <w:del w:id="294" w:author="Em Lim" w:date="2025-07-31T14:22:00Z" w16du:dateUtc="2025-07-31T21:22:00Z">
        <w:r w:rsidR="00422C70" w:rsidRPr="00184450" w:rsidDel="00AE19DC">
          <w:delText>h</w:delText>
        </w:r>
        <w:r w:rsidR="00A83EAE" w:rsidRPr="00184450" w:rsidDel="00AE19DC">
          <w:delText xml:space="preserve">igher </w:delText>
        </w:r>
      </w:del>
      <w:ins w:id="295" w:author="Em Lim" w:date="2025-07-31T14:22:00Z" w16du:dateUtc="2025-07-31T21:22:00Z">
        <w:r w:rsidR="00AE19DC">
          <w:t>greater</w:t>
        </w:r>
        <w:r w:rsidR="00AE19DC" w:rsidRPr="00184450">
          <w:t xml:space="preserve"> </w:t>
        </w:r>
      </w:ins>
      <w:r w:rsidR="00A83EAE" w:rsidRPr="00184450">
        <w:t xml:space="preserve">NH₄⁺ </w:t>
      </w:r>
      <w:ins w:id="296" w:author="Isabelle Cote" w:date="2025-08-12T14:18:00Z" w16du:dateUtc="2025-08-12T21:18:00Z">
        <w:r w:rsidR="00FE4B73">
          <w:t xml:space="preserve">concentrations </w:t>
        </w:r>
      </w:ins>
      <w:r w:rsidR="00A83EAE" w:rsidRPr="00184450">
        <w:t>inside high-density kelp forests ha</w:t>
      </w:r>
      <w:del w:id="297" w:author="Isabelle Cote" w:date="2025-08-12T14:18:00Z" w16du:dateUtc="2025-08-12T21:18:00Z">
        <w:r w:rsidR="00A83EAE" w:rsidRPr="00184450" w:rsidDel="00FE4B73">
          <w:delText>s</w:delText>
        </w:r>
      </w:del>
      <w:ins w:id="298" w:author="Isabelle Cote" w:date="2025-08-12T14:18:00Z" w16du:dateUtc="2025-08-12T21:18:00Z">
        <w:r w:rsidR="00FE4B73">
          <w:t>ve</w:t>
        </w:r>
      </w:ins>
      <w:r w:rsidR="00A83EAE" w:rsidRPr="00184450">
        <w:t xml:space="preserve">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w:t>
      </w:r>
      <w:commentRangeStart w:id="299"/>
      <w:commentRangeStart w:id="300"/>
      <w:r w:rsidR="005D42E1" w:rsidRPr="00184450">
        <w:t xml:space="preserve">Indeed, </w:t>
      </w:r>
      <w:r w:rsidR="00906B6A" w:rsidRPr="00184450">
        <w:t xml:space="preserve">as predicted, </w:t>
      </w:r>
      <w:r w:rsidR="005D42E1" w:rsidRPr="00184450">
        <w:t xml:space="preserve">we found the effect of kelp biomass on NH₄⁺ retention was more pronounced when the tide was rising (flood tide). </w:t>
      </w:r>
      <w:commentRangeEnd w:id="299"/>
      <w:r w:rsidR="002475B6">
        <w:rPr>
          <w:rStyle w:val="CommentReference"/>
        </w:rPr>
        <w:commentReference w:id="299"/>
      </w:r>
      <w:commentRangeEnd w:id="300"/>
      <w:r w:rsidR="000A1486">
        <w:rPr>
          <w:rStyle w:val="CommentReference"/>
        </w:rPr>
        <w:commentReference w:id="300"/>
      </w:r>
      <w:r w:rsidR="005D42E1" w:rsidRPr="00184450">
        <w:t xml:space="preserve">Unfortunately, we never </w:t>
      </w:r>
      <w:r w:rsidR="005D42E1" w:rsidRPr="00184450">
        <w:lastRenderedPageBreak/>
        <w:t xml:space="preserve">sampled on ebbing 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w:t>
      </w:r>
      <w:commentRangeStart w:id="301"/>
      <w:commentRangeStart w:id="302"/>
      <w:r w:rsidR="005D42E1" w:rsidRPr="00184450">
        <w:t>enhance</w:t>
      </w:r>
      <w:r w:rsidR="007C32B4" w:rsidRPr="00184450">
        <w:t>s</w:t>
      </w:r>
      <w:ins w:id="303" w:author="Em Lim" w:date="2025-07-31T16:28:00Z" w16du:dateUtc="2025-07-31T23:28:00Z">
        <w:r w:rsidR="00280C8C" w:rsidRPr="00280C8C">
          <w:rPr>
            <w:highlight w:val="yellow"/>
            <w:rPrChange w:id="304" w:author="Em Lim" w:date="2025-07-31T16:29:00Z" w16du:dateUtc="2025-07-31T23:29:00Z">
              <w:rPr/>
            </w:rPrChange>
          </w:rPr>
          <w:t>, rather than masks,</w:t>
        </w:r>
      </w:ins>
      <w:r w:rsidR="005D42E1" w:rsidRPr="00280C8C">
        <w:rPr>
          <w:highlight w:val="yellow"/>
          <w:rPrChange w:id="305" w:author="Em Lim" w:date="2025-07-31T16:29:00Z" w16du:dateUtc="2025-07-31T23:29:00Z">
            <w:rPr/>
          </w:rPrChange>
        </w:rPr>
        <w:t xml:space="preserve"> </w:t>
      </w:r>
      <w:commentRangeEnd w:id="301"/>
      <w:r w:rsidR="00211133" w:rsidRPr="00280C8C">
        <w:rPr>
          <w:rStyle w:val="CommentReference"/>
          <w:highlight w:val="yellow"/>
          <w:rPrChange w:id="306" w:author="Em Lim" w:date="2025-07-31T16:29:00Z" w16du:dateUtc="2025-07-31T23:29:00Z">
            <w:rPr>
              <w:rStyle w:val="CommentReference"/>
            </w:rPr>
          </w:rPrChange>
        </w:rPr>
        <w:commentReference w:id="301"/>
      </w:r>
      <w:commentRangeEnd w:id="302"/>
      <w:r w:rsidR="00280C8C" w:rsidRPr="00280C8C">
        <w:rPr>
          <w:rStyle w:val="CommentReference"/>
          <w:highlight w:val="yellow"/>
          <w:rPrChange w:id="307" w:author="Em Lim" w:date="2025-07-31T16:29:00Z" w16du:dateUtc="2025-07-31T23:29:00Z">
            <w:rPr>
              <w:rStyle w:val="CommentReference"/>
            </w:rPr>
          </w:rPrChange>
        </w:rPr>
        <w:commentReference w:id="302"/>
      </w:r>
      <w:r w:rsidR="005D42E1" w:rsidRPr="00184450">
        <w:t>NH₄⁺ variability within kelp forests</w:t>
      </w:r>
      <w:del w:id="308" w:author="Em Lim" w:date="2025-07-31T16:29:00Z" w16du:dateUtc="2025-07-31T23:29:00Z">
        <w:r w:rsidR="005D42E1" w:rsidRPr="00184450" w:rsidDel="00280C8C">
          <w:delText xml:space="preserve"> instead of masking it</w:delText>
        </w:r>
      </w:del>
      <w:r w:rsidR="005D42E1" w:rsidRPr="00184450">
        <w:t xml:space="preserve">. </w:t>
      </w:r>
    </w:p>
    <w:p w14:paraId="26110237" w14:textId="03F899AC"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w:t>
      </w:r>
      <w:del w:id="309" w:author="Em Lim" w:date="2025-07-31T14:22:00Z" w16du:dateUtc="2025-07-31T21:22:00Z">
        <w:r w:rsidR="00D27303" w:rsidRPr="00AE19DC" w:rsidDel="00AE19DC">
          <w:rPr>
            <w:highlight w:val="yellow"/>
            <w:rPrChange w:id="310" w:author="Em Lim" w:date="2025-07-31T14:22:00Z" w16du:dateUtc="2025-07-31T21:22:00Z">
              <w:rPr/>
            </w:rPrChange>
          </w:rPr>
          <w:delText xml:space="preserve">higher </w:delText>
        </w:r>
      </w:del>
      <w:ins w:id="311" w:author="Em Lim" w:date="2025-07-31T14:22:00Z" w16du:dateUtc="2025-07-31T21:22:00Z">
        <w:r w:rsidR="00AE19DC" w:rsidRPr="00AE19DC">
          <w:rPr>
            <w:highlight w:val="yellow"/>
            <w:rPrChange w:id="312" w:author="Em Lim" w:date="2025-07-31T14:22:00Z" w16du:dateUtc="2025-07-31T21:22:00Z">
              <w:rPr/>
            </w:rPrChange>
          </w:rPr>
          <w:t>greater</w:t>
        </w:r>
        <w:r w:rsidR="00AE19DC" w:rsidRPr="00184450">
          <w:t xml:space="preserve"> </w:t>
        </w:r>
      </w:ins>
      <w:r w:rsidR="00D27303" w:rsidRPr="00184450">
        <w:t xml:space="preserve">∆NH₄⁺ </w:t>
      </w:r>
      <w:r w:rsidR="002044A7" w:rsidRPr="00184450">
        <w:t xml:space="preserve">(NH₄⁺ inside - NH₄⁺ outside) </w:t>
      </w:r>
      <w:r w:rsidR="00D27303" w:rsidRPr="00184450">
        <w:t xml:space="preserve">in </w:t>
      </w:r>
      <w:commentRangeStart w:id="313"/>
      <w:commentRangeStart w:id="314"/>
      <w:r w:rsidR="00D27303" w:rsidRPr="00184450">
        <w:t>bull kelp</w:t>
      </w:r>
      <w:r w:rsidR="00AE1D23" w:rsidRPr="00184450">
        <w:t xml:space="preserve"> </w:t>
      </w:r>
      <w:r w:rsidR="00D27303" w:rsidRPr="00184450">
        <w:t>forests compared to giant kelp forests</w:t>
      </w:r>
      <w:commentRangeEnd w:id="313"/>
      <w:r w:rsidR="002475B6">
        <w:rPr>
          <w:rStyle w:val="CommentReference"/>
        </w:rPr>
        <w:commentReference w:id="313"/>
      </w:r>
      <w:commentRangeEnd w:id="314"/>
      <w:r w:rsidR="000A1486">
        <w:rPr>
          <w:rStyle w:val="CommentReference"/>
        </w:rPr>
        <w:commentReference w:id="314"/>
      </w:r>
      <w:r w:rsidR="00D27303" w:rsidRPr="00184450">
        <w:t xml:space="preserve">,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ins w:id="315" w:author="Em Lim" w:date="2025-07-31T17:36:00Z" w16du:dateUtc="2025-08-01T00:36:00Z">
        <w:r w:rsidR="000A1486" w:rsidRPr="000A1486">
          <w:rPr>
            <w:noProof/>
            <w:highlight w:val="yellow"/>
            <w:rPrChange w:id="316" w:author="Em Lim" w:date="2025-07-31T17:45:00Z" w16du:dateUtc="2025-08-01T00:45:00Z">
              <w:rPr>
                <w:noProof/>
              </w:rPr>
            </w:rPrChange>
          </w:rPr>
          <w:t>Species-</w:t>
        </w:r>
      </w:ins>
      <w:ins w:id="317" w:author="Em Lim" w:date="2025-07-31T17:37:00Z" w16du:dateUtc="2025-08-01T00:37:00Z">
        <w:r w:rsidR="000A1486" w:rsidRPr="000A1486">
          <w:rPr>
            <w:noProof/>
            <w:highlight w:val="yellow"/>
            <w:rPrChange w:id="318" w:author="Em Lim" w:date="2025-07-31T17:45:00Z" w16du:dateUtc="2025-08-01T00:45:00Z">
              <w:rPr>
                <w:noProof/>
              </w:rPr>
            </w:rPrChange>
          </w:rPr>
          <w:t>specific NH₄⁺ uptake rates may also impact NH₄⁺ retention</w:t>
        </w:r>
      </w:ins>
      <w:ins w:id="319" w:author="Em Lim" w:date="2025-07-31T17:44:00Z" w16du:dateUtc="2025-08-01T00:44:00Z">
        <w:r w:rsidR="000A1486" w:rsidRPr="000A1486">
          <w:rPr>
            <w:noProof/>
            <w:highlight w:val="yellow"/>
            <w:rPrChange w:id="320" w:author="Em Lim" w:date="2025-07-31T17:45:00Z" w16du:dateUtc="2025-08-01T00:45:00Z">
              <w:rPr>
                <w:noProof/>
              </w:rPr>
            </w:rPrChange>
          </w:rPr>
          <w:t>, as giant kelp may have higher NH₄⁺ uptake rates than bull kelp</w:t>
        </w:r>
      </w:ins>
      <w:ins w:id="321" w:author="Em Lim" w:date="2025-07-31T17:37:00Z" w16du:dateUtc="2025-08-01T00:37:00Z">
        <w:r w:rsidR="000A1486" w:rsidRPr="000A1486">
          <w:rPr>
            <w:noProof/>
            <w:highlight w:val="yellow"/>
            <w:rPrChange w:id="322" w:author="Em Lim" w:date="2025-07-31T17:45:00Z" w16du:dateUtc="2025-08-01T00:45:00Z">
              <w:rPr>
                <w:noProof/>
              </w:rPr>
            </w:rPrChange>
          </w:rPr>
          <w:t xml:space="preserve"> </w:t>
        </w:r>
      </w:ins>
      <w:r w:rsidR="000A1486" w:rsidRPr="000A1486">
        <w:rPr>
          <w:noProof/>
          <w:highlight w:val="yellow"/>
          <w:rPrChange w:id="323" w:author="Em Lim" w:date="2025-07-31T17:45:00Z" w16du:dateUtc="2025-08-01T00:45:00Z">
            <w:rPr>
              <w:noProof/>
            </w:rPr>
          </w:rPrChange>
        </w:rPr>
        <w:fldChar w:fldCharType="begin"/>
      </w:r>
      <w:r w:rsidR="000A1486" w:rsidRPr="000A1486">
        <w:rPr>
          <w:noProof/>
          <w:highlight w:val="yellow"/>
          <w:rPrChange w:id="324" w:author="Em Lim" w:date="2025-07-31T17:45:00Z" w16du:dateUtc="2025-08-01T00:45:00Z">
            <w:rPr>
              <w:noProof/>
            </w:rPr>
          </w:rPrChange>
        </w:rPr>
        <w:instrText xml:space="preserve"> ADDIN ZOTERO_ITEM CSL_CITATION {"citationID":"StNHknxC","properties":{"formattedCitation":"(Ahn et al. 1998; Lees et al. 2024)","plainCitation":"(Ahn et al. 1998; Lees et al. 2024)","noteIndex":0},"citationItems":[{"id":5774,"uris":["http://zotero.org/users/local/idKDtb7T/items/96LSSB58"],"itemData":{"id":5774,"type":"article-journal","abstract":"In the laboratory, ammonium and nitrate uptakes were measured for juvenile Laminaria saccharina (L.) Lamour. and Nereocystis luetkeana (Mert.) Post. et Rupr. originating from a salmon sea cage farm in northwestern British Columbia, Canada. The effect of various concentrations of NH4+ and NO3-, which are typical of salmon farming environments, on uptakes values were examined. Both L. saccharina and Nereocystis revealed simultaneous uptake of NH4+ and NO3- when both NH4+ and NO3- were present in the medium. During a 3-h incubation, mean uptake rates of NH4+ and NO3- by L. saccharina ranged from 6.0–8.9 and 4.6–10.6 μmol gdw-1 h-1, respectively, and by Nereocystis, they ranged from 6.6–9.3 μmol gdw-1 h-1 and 6.1–17.0 μmol gdw-1 h-1, respectively. The highest uptake rates (14.8 μmol NH4+ gdw-1 h-1by L. saccharina and 27.2 μmol NO3- gdw-1 h-1 by Nereocystis) occurred at the highest concentration (40 μM NH4+ plus 30 μM NO3-) during a 1 h incubation. Nitrate uptake by both L. saccharina and Nereocystis increased linearly up to the highest nitrate level tested (30 μM), whereas uptake rates of ammonium were stable beyond 10 μM NH4+ to reach approximately 10 and 13 μmol gdw-1 h-1, respectively, for L. saccharina and Nereocystis. Unlike L. saccharina, Nereocystis showed a significant preference for NO3- when more than 20 μM NO3- was present in the medium ( p &lt;0.05). Both L. saccharina and Nereocystis would be suitable for integrated cultivation of salmon/kelp.","container-title":"Journal of Applied Phycology","DOI":"10.1023/A:1008092521651","ISSN":"1573-5176","issue":"4","journalAbbreviation":"Journal of Applied Phycology","language":"en","page":"333-340","source":"Springer Link","title":"Ammonium and nitrate uptake by Laminaria saccharina and Nereocystis luetkeana originating from a salmon sea cage farm","volume":"10","author":[{"family":"Ahn","given":"Okhyun"},{"family":"Petrell","given":"Royann J."},{"family":"Harrison","given":"Paul J."}],"issued":{"date-parts":[["1998",8,1]]}}},{"id":4939,"uris":["http://zotero.org/users/local/idKDtb7T/items/Z8MX6DBZ"],"itemData":{"id":4939,"type":"article-journal","abstract":"Nitrate,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0A1486" w:rsidRPr="000A1486">
        <w:rPr>
          <w:noProof/>
          <w:highlight w:val="yellow"/>
          <w:rPrChange w:id="325" w:author="Em Lim" w:date="2025-07-31T17:45:00Z" w16du:dateUtc="2025-08-01T00:45:00Z">
            <w:rPr>
              <w:noProof/>
            </w:rPr>
          </w:rPrChange>
        </w:rPr>
        <w:fldChar w:fldCharType="separate"/>
      </w:r>
      <w:r w:rsidR="000A1486" w:rsidRPr="000A1486">
        <w:rPr>
          <w:noProof/>
          <w:highlight w:val="yellow"/>
          <w:rPrChange w:id="326" w:author="Em Lim" w:date="2025-07-31T17:45:00Z" w16du:dateUtc="2025-08-01T00:45:00Z">
            <w:rPr>
              <w:noProof/>
            </w:rPr>
          </w:rPrChange>
        </w:rPr>
        <w:t>(Ahn et al. 1998; Lees et al. 2024)</w:t>
      </w:r>
      <w:r w:rsidR="000A1486" w:rsidRPr="000A1486">
        <w:rPr>
          <w:noProof/>
          <w:highlight w:val="yellow"/>
          <w:rPrChange w:id="327" w:author="Em Lim" w:date="2025-07-31T17:45:00Z" w16du:dateUtc="2025-08-01T00:45:00Z">
            <w:rPr>
              <w:noProof/>
            </w:rPr>
          </w:rPrChange>
        </w:rPr>
        <w:fldChar w:fldCharType="end"/>
      </w:r>
      <w:ins w:id="328" w:author="Em Lim" w:date="2025-07-31T17:37:00Z" w16du:dateUtc="2025-08-01T00:37:00Z">
        <w:r w:rsidR="000A1486" w:rsidRPr="000A1486">
          <w:rPr>
            <w:noProof/>
            <w:highlight w:val="yellow"/>
            <w:rPrChange w:id="329" w:author="Em Lim" w:date="2025-07-31T17:45:00Z" w16du:dateUtc="2025-08-01T00:45:00Z">
              <w:rPr>
                <w:noProof/>
              </w:rPr>
            </w:rPrChange>
          </w:rPr>
          <w:t>.</w:t>
        </w:r>
        <w:r w:rsidR="000A1486">
          <w:rPr>
            <w:noProof/>
          </w:rPr>
          <w:t xml:space="preserve"> </w:t>
        </w:r>
      </w:ins>
      <w:commentRangeStart w:id="330"/>
      <w:commentRangeStart w:id="331"/>
      <w:r w:rsidR="008B6145" w:rsidRPr="00184450">
        <w:rPr>
          <w:noProof/>
        </w:rPr>
        <w:t xml:space="preserve">Somewhat surprisingly, </w:t>
      </w:r>
      <w:del w:id="332" w:author="Isabelle Cote" w:date="2025-08-12T14:22:00Z" w16du:dateUtc="2025-08-12T21:22:00Z">
        <w:r w:rsidR="008B6145" w:rsidRPr="00184450" w:rsidDel="00FE4B73">
          <w:rPr>
            <w:noProof/>
          </w:rPr>
          <w:delText>at the no kelp sites</w:delText>
        </w:r>
        <w:r w:rsidR="00EE7832" w:rsidRPr="00184450" w:rsidDel="00FE4B73">
          <w:rPr>
            <w:noProof/>
          </w:rPr>
          <w:delText>,</w:delText>
        </w:r>
        <w:r w:rsidR="008B6145" w:rsidRPr="00184450" w:rsidDel="00FE4B73">
          <w:rPr>
            <w:noProof/>
          </w:rPr>
          <w:delText xml:space="preserve"> </w:delText>
        </w:r>
      </w:del>
      <w:r w:rsidR="008B6145" w:rsidRPr="00184450">
        <w:rPr>
          <w:noProof/>
        </w:rPr>
        <w:t>NH₄⁺ was lower in the “inside” samples</w:t>
      </w:r>
      <w:ins w:id="333" w:author="Isabelle Cote" w:date="2025-08-12T14:28:00Z" w16du:dateUtc="2025-08-12T21:28:00Z">
        <w:r w:rsidR="00805689">
          <w:rPr>
            <w:noProof/>
          </w:rPr>
          <w:t xml:space="preserve"> than in </w:t>
        </w:r>
      </w:ins>
      <w:del w:id="334" w:author="Isabelle Cote" w:date="2025-08-12T14:28:00Z" w16du:dateUtc="2025-08-12T21:28:00Z">
        <w:r w:rsidR="008B6145" w:rsidRPr="00184450" w:rsidDel="00805689">
          <w:rPr>
            <w:noProof/>
          </w:rPr>
          <w:delText xml:space="preserve">, </w:delText>
        </w:r>
        <w:r w:rsidR="008B6145" w:rsidRPr="00184450" w:rsidDel="00FE4B73">
          <w:rPr>
            <w:noProof/>
          </w:rPr>
          <w:delText xml:space="preserve">which were closer to shore, compared to </w:delText>
        </w:r>
      </w:del>
      <w:r w:rsidR="008B6145" w:rsidRPr="00184450">
        <w:rPr>
          <w:noProof/>
        </w:rPr>
        <w:t>the “outside” samples</w:t>
      </w:r>
      <w:ins w:id="335" w:author="Isabelle Cote" w:date="2025-08-12T14:28:00Z" w16du:dateUtc="2025-08-12T21:28:00Z">
        <w:r w:rsidR="00805689">
          <w:rPr>
            <w:noProof/>
          </w:rPr>
          <w:t xml:space="preserve"> </w:t>
        </w:r>
      </w:ins>
      <w:del w:id="336" w:author="Isabelle Cote" w:date="2025-08-12T14:28:00Z" w16du:dateUtc="2025-08-12T21:28:00Z">
        <w:r w:rsidR="007C32B4" w:rsidRPr="00184450" w:rsidDel="00805689">
          <w:rPr>
            <w:noProof/>
          </w:rPr>
          <w:delText>,</w:delText>
        </w:r>
        <w:r w:rsidR="008B6145" w:rsidRPr="00184450" w:rsidDel="00805689">
          <w:rPr>
            <w:noProof/>
          </w:rPr>
          <w:delText xml:space="preserve"> which were taken 5 m farther from shore</w:delText>
        </w:r>
      </w:del>
      <w:ins w:id="337" w:author="Isabelle Cote" w:date="2025-08-12T14:22:00Z" w16du:dateUtc="2025-08-12T21:22:00Z">
        <w:r w:rsidR="00FE4B73" w:rsidRPr="00184450">
          <w:rPr>
            <w:noProof/>
          </w:rPr>
          <w:t>at the no</w:t>
        </w:r>
      </w:ins>
      <w:ins w:id="338" w:author="Isabelle Cote" w:date="2025-08-12T15:28:00Z" w16du:dateUtc="2025-08-12T22:28:00Z">
        <w:r w:rsidR="009E5BC2">
          <w:rPr>
            <w:noProof/>
          </w:rPr>
          <w:t>-</w:t>
        </w:r>
      </w:ins>
      <w:ins w:id="339" w:author="Isabelle Cote" w:date="2025-08-12T14:22:00Z" w16du:dateUtc="2025-08-12T21:22:00Z">
        <w:r w:rsidR="00FE4B73" w:rsidRPr="00184450">
          <w:rPr>
            <w:noProof/>
          </w:rPr>
          <w:t>kelp sites</w:t>
        </w:r>
        <w:r w:rsidR="00FE4B73">
          <w:rPr>
            <w:noProof/>
          </w:rPr>
          <w:t xml:space="preserve">. </w:t>
        </w:r>
      </w:ins>
      <w:del w:id="340" w:author="Isabelle Cote" w:date="2025-08-12T14:22:00Z" w16du:dateUtc="2025-08-12T21:22:00Z">
        <w:r w:rsidR="00232D3A" w:rsidRPr="00184450" w:rsidDel="00FE4B73">
          <w:rPr>
            <w:noProof/>
          </w:rPr>
          <w:delText xml:space="preserve"> </w:delText>
        </w:r>
      </w:del>
      <w:ins w:id="341" w:author="Isabelle Cote" w:date="2025-08-12T14:28:00Z" w16du:dateUtc="2025-08-12T21:28:00Z">
        <w:r w:rsidR="00805689">
          <w:t>D</w:t>
        </w:r>
      </w:ins>
      <w:del w:id="342" w:author="Isabelle Cote" w:date="2025-08-12T14:28:00Z" w16du:dateUtc="2025-08-12T21:28:00Z">
        <w:r w:rsidR="00232D3A" w:rsidRPr="00184450" w:rsidDel="00805689">
          <w:rPr>
            <w:noProof/>
          </w:rPr>
          <w:delText>and often slightly deeper</w:delText>
        </w:r>
        <w:r w:rsidR="00232D3A" w:rsidRPr="00184450" w:rsidDel="00805689">
          <w:delText xml:space="preserve"> d</w:delText>
        </w:r>
      </w:del>
      <w:r w:rsidR="00232D3A" w:rsidRPr="00184450">
        <w:t>espite our efforts to maintain a consistent sampling depth</w:t>
      </w:r>
      <w:ins w:id="343" w:author="Isabelle Cote" w:date="2025-08-12T14:29:00Z" w16du:dateUtc="2025-08-12T21:29:00Z">
        <w:r w:rsidR="00805689">
          <w:t>, the “inside” samples were taken at slightly shallower depths since they were closer to shore</w:t>
        </w:r>
      </w:ins>
      <w:r w:rsidR="008B6145" w:rsidRPr="00184450">
        <w:rPr>
          <w:noProof/>
        </w:rPr>
        <w:t xml:space="preserve">. </w:t>
      </w:r>
      <w:ins w:id="344" w:author="Isabelle Cote" w:date="2025-08-12T14:30:00Z" w16du:dateUtc="2025-08-12T21:30:00Z">
        <w:r w:rsidR="00805689">
          <w:rPr>
            <w:noProof/>
          </w:rPr>
          <w:t xml:space="preserve">This result is therefore in line with the observation that </w:t>
        </w:r>
      </w:ins>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E96FFC">
        <w:instrText xml:space="preserve"> ADDIN ZOTERO_ITEM CSL_CITATION {"citationID":"euqlI6km","properties":{"formattedCitation":"(Brzezinksi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E96FFC">
        <w:rPr>
          <w:noProof/>
        </w:rPr>
        <w:t>(Brzezinksi et al. 2013)</w:t>
      </w:r>
      <w:r w:rsidR="0092007B" w:rsidRPr="00184450">
        <w:fldChar w:fldCharType="end"/>
      </w:r>
      <w:del w:id="345" w:author="Isabelle Cote" w:date="2025-08-12T14:30:00Z" w16du:dateUtc="2025-08-12T21:30:00Z">
        <w:r w:rsidR="0092007B" w:rsidRPr="00184450" w:rsidDel="00805689">
          <w:delText>, which might explain this result</w:delText>
        </w:r>
      </w:del>
      <w:r w:rsidR="0092007B" w:rsidRPr="00184450">
        <w:t xml:space="preserve">. </w:t>
      </w:r>
      <w:commentRangeEnd w:id="330"/>
      <w:r w:rsidR="002475B6">
        <w:rPr>
          <w:rStyle w:val="CommentReference"/>
        </w:rPr>
        <w:commentReference w:id="330"/>
      </w:r>
      <w:commentRangeEnd w:id="331"/>
      <w:r w:rsidR="000A1486">
        <w:rPr>
          <w:rStyle w:val="CommentReference"/>
        </w:rPr>
        <w:commentReference w:id="331"/>
      </w:r>
      <w:ins w:id="346" w:author="Isabelle Cote" w:date="2025-08-12T15:29:00Z" w16du:dateUtc="2025-08-12T22:29:00Z">
        <w:r w:rsidR="009E5BC2">
          <w:t xml:space="preserve">The fact that we </w:t>
        </w:r>
      </w:ins>
      <w:del w:id="347" w:author="Isabelle Cote" w:date="2025-08-12T15:29:00Z" w16du:dateUtc="2025-08-12T22:29:00Z">
        <w:r w:rsidR="008B6145" w:rsidRPr="00184450" w:rsidDel="009E5BC2">
          <w:delText xml:space="preserve">As we </w:delText>
        </w:r>
      </w:del>
      <w:r w:rsidR="008B6145" w:rsidRPr="00184450">
        <w:t>found the opposite trend at our kelp sites</w:t>
      </w:r>
      <w:ins w:id="348" w:author="Isabelle Cote" w:date="2025-08-12T15:30:00Z" w16du:dateUtc="2025-08-12T22:30:00Z">
        <w:r w:rsidR="009E5BC2">
          <w:t xml:space="preserve"> increases our </w:t>
        </w:r>
      </w:ins>
      <w:del w:id="349" w:author="Isabelle Cote" w:date="2025-08-12T15:30:00Z" w16du:dateUtc="2025-08-12T22:30:00Z">
        <w:r w:rsidR="008B6145" w:rsidRPr="00184450" w:rsidDel="009E5BC2">
          <w:delText xml:space="preserve">, where the “inside” kelp forest samples had more NH₄⁺ than the possibly deeper “outside” samples, </w:delText>
        </w:r>
        <w:r w:rsidR="00F069E4" w:rsidRPr="00184450" w:rsidDel="009E5BC2">
          <w:delText xml:space="preserve">we are </w:delText>
        </w:r>
      </w:del>
      <w:r w:rsidR="007E33DF" w:rsidRPr="00184450">
        <w:t>confiden</w:t>
      </w:r>
      <w:ins w:id="350" w:author="Isabelle Cote" w:date="2025-08-12T15:30:00Z" w16du:dateUtc="2025-08-12T22:30:00Z">
        <w:r w:rsidR="009E5BC2">
          <w:t>ce</w:t>
        </w:r>
      </w:ins>
      <w:del w:id="351" w:author="Isabelle Cote" w:date="2025-08-12T15:30:00Z" w16du:dateUtc="2025-08-12T22:30:00Z">
        <w:r w:rsidR="007E33DF" w:rsidRPr="00184450" w:rsidDel="009E5BC2">
          <w:delText>t</w:delText>
        </w:r>
      </w:del>
      <w:r w:rsidR="007E33DF" w:rsidRPr="00184450">
        <w:t xml:space="preserve"> </w:t>
      </w:r>
      <w:del w:id="352" w:author="Isabelle Cote" w:date="2025-08-12T15:30:00Z" w16du:dateUtc="2025-08-12T22:30:00Z">
        <w:r w:rsidR="007E33DF" w:rsidRPr="00184450" w:rsidDel="009E5BC2">
          <w:delText>this result is due to</w:delText>
        </w:r>
      </w:del>
      <w:ins w:id="353" w:author="Isabelle Cote" w:date="2025-08-12T15:30:00Z" w16du:dateUtc="2025-08-12T22:30:00Z">
        <w:r w:rsidR="009E5BC2">
          <w:t>that kelp help to retain</w:t>
        </w:r>
      </w:ins>
      <w:del w:id="354" w:author="Isabelle Cote" w:date="2025-08-12T15:30:00Z" w16du:dateUtc="2025-08-12T22:30:00Z">
        <w:r w:rsidR="007E33DF" w:rsidRPr="00184450" w:rsidDel="009E5BC2">
          <w:delText xml:space="preserve"> retention of</w:delText>
        </w:r>
      </w:del>
      <w:r w:rsidR="007E33DF" w:rsidRPr="00184450">
        <w:t xml:space="preserve"> NH₄⁺ </w:t>
      </w:r>
      <w:del w:id="355" w:author="Isabelle Cote" w:date="2025-08-12T15:31:00Z" w16du:dateUtc="2025-08-12T22:31:00Z">
        <w:r w:rsidR="007E33DF" w:rsidRPr="00184450" w:rsidDel="009E5BC2">
          <w:delText xml:space="preserve">by kelp, </w:delText>
        </w:r>
        <w:r w:rsidR="00232D3A" w:rsidRPr="00184450" w:rsidDel="009E5BC2">
          <w:delText>instead of</w:delText>
        </w:r>
        <w:r w:rsidR="007E33DF" w:rsidRPr="00184450" w:rsidDel="009E5BC2">
          <w:delText xml:space="preserve"> an artifact of our sampling procedure</w:delText>
        </w:r>
      </w:del>
      <w:ins w:id="356" w:author="Isabelle Cote" w:date="2025-08-12T15:31:00Z" w16du:dateUtc="2025-08-12T22:31:00Z">
        <w:r w:rsidR="009E5BC2">
          <w:t>within forests</w:t>
        </w:r>
      </w:ins>
      <w:r w:rsidR="007E33DF" w:rsidRPr="00184450">
        <w:t xml:space="preserve">. </w:t>
      </w:r>
    </w:p>
    <w:p w14:paraId="34D203A6" w14:textId="5F88BD07"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w:t>
      </w:r>
      <w:r w:rsidR="003E52B7" w:rsidRPr="00160B33">
        <w:t xml:space="preserve">fishes and invertebrates, the positive </w:t>
      </w:r>
      <w:r w:rsidR="0067173A" w:rsidRPr="00160B33">
        <w:t>effect of</w:t>
      </w:r>
      <w:r w:rsidR="003E52B7" w:rsidRPr="00160B33">
        <w:t xml:space="preserve"> animal biomass </w:t>
      </w:r>
      <w:r w:rsidR="0067173A" w:rsidRPr="00160B33">
        <w:t>on</w:t>
      </w:r>
      <w:r w:rsidR="003E52B7" w:rsidRPr="00160B33">
        <w:t xml:space="preserve"> ∆NH₄⁺ was weak and mediated by water flow and kelp biomass</w:t>
      </w:r>
      <w:r w:rsidR="003933B7" w:rsidRPr="00160B33">
        <w:t xml:space="preserve">. </w:t>
      </w:r>
      <w:r w:rsidR="00630AE5" w:rsidRPr="00160B33">
        <w:t>Shannon diversity was positively associated with both animal and kelp biomass (</w:t>
      </w:r>
      <w:r w:rsidR="001B7FB1" w:rsidRPr="00160B33">
        <w:t>Fig. S1.</w:t>
      </w:r>
      <w:r w:rsidR="00AA2B21">
        <w:t>0</w:t>
      </w:r>
      <w:r w:rsidR="001B7FB1" w:rsidRPr="00160B33">
        <w:t>2)</w:t>
      </w:r>
      <w:r w:rsidR="00630AE5" w:rsidRPr="00160B33">
        <w:t xml:space="preserve"> but </w:t>
      </w:r>
      <w:r w:rsidR="00805988">
        <w:t>had no effect on</w:t>
      </w:r>
      <w:r w:rsidR="00630AE5" w:rsidRPr="00160B33">
        <w:t xml:space="preserve"> ∆NH₄⁺. </w:t>
      </w:r>
      <w:r w:rsidR="00B7637C" w:rsidRPr="00160B33">
        <w:t>T</w:t>
      </w:r>
      <w:r w:rsidR="00360246" w:rsidRPr="00160B33">
        <w:t>he</w:t>
      </w:r>
      <w:r w:rsidR="00965054" w:rsidRPr="00160B33">
        <w:t xml:space="preserve"> </w:t>
      </w:r>
      <w:r w:rsidR="00806D42" w:rsidRPr="00160B33">
        <w:t xml:space="preserve">negative interactions between animal biomass and both tide and kelp </w:t>
      </w:r>
      <w:r w:rsidR="003F3DBB" w:rsidRPr="00160B33">
        <w:t xml:space="preserve">biomass </w:t>
      </w:r>
      <w:r w:rsidR="00806D42" w:rsidRPr="00160B33">
        <w:t xml:space="preserve">suggest a potentially saturating relationship </w:t>
      </w:r>
      <w:r w:rsidR="00BA4AFF" w:rsidRPr="00160B33">
        <w:t xml:space="preserve">among </w:t>
      </w:r>
      <w:r w:rsidR="00806D42" w:rsidRPr="00160B33">
        <w:t>these variables.</w:t>
      </w:r>
      <w:r w:rsidR="00BE2765" w:rsidRPr="00160B33">
        <w:t xml:space="preserve"> W</w:t>
      </w:r>
      <w:r w:rsidR="006005D7" w:rsidRPr="00160B33">
        <w:t xml:space="preserve">hen animal biomass </w:t>
      </w:r>
      <w:r w:rsidR="00BE2765" w:rsidRPr="00160B33">
        <w:t>was</w:t>
      </w:r>
      <w:r w:rsidR="006005D7" w:rsidRPr="00160B33">
        <w:t xml:space="preserve"> low, increased kelp </w:t>
      </w:r>
      <w:r w:rsidR="00742266" w:rsidRPr="00160B33">
        <w:t xml:space="preserve">biomass </w:t>
      </w:r>
      <w:r w:rsidR="006005D7" w:rsidRPr="00160B33">
        <w:t xml:space="preserve">or </w:t>
      </w:r>
      <w:r w:rsidR="00246B2A" w:rsidRPr="00160B33">
        <w:t>tidal</w:t>
      </w:r>
      <w:r w:rsidR="00246B2A" w:rsidRPr="00184450">
        <w:t xml:space="preserve">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 xml:space="preserve">at </w:t>
      </w:r>
      <w:r w:rsidR="006005D7" w:rsidRPr="00184450">
        <w:lastRenderedPageBreak/>
        <w:t>high animal biomass, increasing kelp or flow ha</w:t>
      </w:r>
      <w:r w:rsidR="00BE2765" w:rsidRPr="00184450">
        <w:t>d</w:t>
      </w:r>
      <w:r w:rsidR="006005D7" w:rsidRPr="00184450">
        <w:t xml:space="preserve"> no effect. There may </w:t>
      </w:r>
      <w:r w:rsidR="00742266" w:rsidRPr="00184450">
        <w:t xml:space="preserve">therefore </w:t>
      </w:r>
      <w:r w:rsidR="006005D7" w:rsidRPr="00184450">
        <w:t xml:space="preserve">be a threshold 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05F41E7C"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 xml:space="preserve">laboratory conditions we confirmed that NH₄⁺ enrichment by animals declines with increasing flow </w:t>
      </w:r>
      <w:r w:rsidR="004B7CC5" w:rsidRPr="00160B33">
        <w:t xml:space="preserve">rates (Fig. </w:t>
      </w:r>
      <w:r w:rsidR="00AA2B21">
        <w:t>S1.03</w:t>
      </w:r>
      <w:r w:rsidR="004B7CC5" w:rsidRPr="00160B33">
        <w:t xml:space="preserve">). </w:t>
      </w:r>
      <w:r w:rsidR="0041334E" w:rsidRPr="00160B33">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w:t>
      </w:r>
      <w:del w:id="357" w:author="Em Lim" w:date="2025-07-31T14:22:00Z" w16du:dateUtc="2025-07-31T21:22:00Z">
        <w:r w:rsidR="0041334E" w:rsidRPr="00AE19DC" w:rsidDel="00AE19DC">
          <w:rPr>
            <w:highlight w:val="yellow"/>
            <w:rPrChange w:id="358" w:author="Em Lim" w:date="2025-07-31T14:22:00Z" w16du:dateUtc="2025-07-31T21:22:00Z">
              <w:rPr/>
            </w:rPrChange>
          </w:rPr>
          <w:delText xml:space="preserve">higher </w:delText>
        </w:r>
      </w:del>
      <w:ins w:id="359" w:author="Em Lim" w:date="2025-07-31T14:22:00Z" w16du:dateUtc="2025-07-31T21:22:00Z">
        <w:r w:rsidR="00AE19DC" w:rsidRPr="00AE19DC">
          <w:rPr>
            <w:highlight w:val="yellow"/>
            <w:rPrChange w:id="360" w:author="Em Lim" w:date="2025-07-31T14:22:00Z" w16du:dateUtc="2025-07-31T21:22:00Z">
              <w:rPr/>
            </w:rPrChange>
          </w:rPr>
          <w:t>greater</w:t>
        </w:r>
        <w:r w:rsidR="00AE19DC" w:rsidRPr="00184450">
          <w:t xml:space="preserve"> </w:t>
        </w:r>
      </w:ins>
      <w:r w:rsidR="0041334E" w:rsidRPr="00184450">
        <w:t>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792FF3A2"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w:t>
      </w:r>
      <w:del w:id="361" w:author="Em Lim" w:date="2025-07-31T14:23:00Z" w16du:dateUtc="2025-07-31T21:23:00Z">
        <w:r w:rsidR="00CC5E86" w:rsidRPr="00AE19DC" w:rsidDel="00AE19DC">
          <w:rPr>
            <w:highlight w:val="yellow"/>
            <w:rPrChange w:id="362" w:author="Em Lim" w:date="2025-07-31T14:23:00Z" w16du:dateUtc="2025-07-31T21:23:00Z">
              <w:rPr/>
            </w:rPrChange>
          </w:rPr>
          <w:delText xml:space="preserve">higher </w:delText>
        </w:r>
      </w:del>
      <w:ins w:id="363" w:author="Em Lim" w:date="2025-07-31T14:23:00Z" w16du:dateUtc="2025-07-31T21:23:00Z">
        <w:r w:rsidR="00AE19DC" w:rsidRPr="00AE19DC">
          <w:rPr>
            <w:highlight w:val="yellow"/>
            <w:rPrChange w:id="364" w:author="Em Lim" w:date="2025-07-31T14:23:00Z" w16du:dateUtc="2025-07-31T21:23:00Z">
              <w:rPr/>
            </w:rPrChange>
          </w:rPr>
          <w:t>greater</w:t>
        </w:r>
        <w:r w:rsidR="00AE19DC" w:rsidRPr="00184450">
          <w:t xml:space="preserve"> </w:t>
        </w:r>
      </w:ins>
      <w:r w:rsidR="00CC5E86" w:rsidRPr="00184450">
        <w:t xml:space="preserve">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51D5B440"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(Pawlowicz 2017). The meso-scale NH₄⁺ variability we documented may be one such local factor</w:t>
      </w:r>
      <w:r w:rsidR="00206979">
        <w:t xml:space="preserve">. </w:t>
      </w:r>
      <w:r w:rsidR="00150219" w:rsidRPr="00184450">
        <w:t>At a small scale,</w:t>
      </w:r>
      <w:r w:rsidR="006F4686" w:rsidRPr="00184450">
        <w:t xml:space="preserve"> nitrate from external </w:t>
      </w:r>
      <w:r w:rsidR="006F4686" w:rsidRPr="00184450">
        <w:lastRenderedPageBreak/>
        <w:t>sources (e.g.</w:t>
      </w:r>
      <w:r w:rsidR="00B3248A" w:rsidRPr="00184450">
        <w:t>,</w:t>
      </w:r>
      <w:r w:rsidR="006F4686" w:rsidRPr="00184450">
        <w:t xml:space="preserve"> upwelling and run-off) becomes depleted or unchanged as it </w:t>
      </w:r>
      <w:commentRangeStart w:id="365"/>
      <w:commentRangeStart w:id="366"/>
      <w:r w:rsidR="006F4686" w:rsidRPr="00184450">
        <w:t xml:space="preserve">flows </w:t>
      </w:r>
      <w:commentRangeEnd w:id="365"/>
      <w:r w:rsidR="00211133">
        <w:rPr>
          <w:rStyle w:val="CommentReference"/>
        </w:rPr>
        <w:commentReference w:id="365"/>
      </w:r>
      <w:commentRangeEnd w:id="366"/>
      <w:r w:rsidR="00280C8C">
        <w:rPr>
          <w:rStyle w:val="CommentReference"/>
        </w:rPr>
        <w:commentReference w:id="366"/>
      </w:r>
      <w:r w:rsidR="006F4686" w:rsidRPr="00184450">
        <w:t xml:space="preserve">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commentRangeStart w:id="367"/>
      <w:commentRangeStart w:id="368"/>
      <w:r w:rsidR="00150219" w:rsidRPr="00184450">
        <w:t>This</w:t>
      </w:r>
      <w:ins w:id="369" w:author="Em Lim" w:date="2025-07-31T16:30:00Z" w16du:dateUtc="2025-07-31T23:30:00Z">
        <w:r w:rsidR="00280C8C">
          <w:t xml:space="preserve"> </w:t>
        </w:r>
        <w:r w:rsidR="00280C8C" w:rsidRPr="00280C8C">
          <w:rPr>
            <w:highlight w:val="yellow"/>
            <w:rPrChange w:id="370" w:author="Em Lim" w:date="2025-07-31T16:30:00Z" w16du:dateUtc="2025-07-31T23:30:00Z">
              <w:rPr/>
            </w:rPrChange>
          </w:rPr>
          <w:t>process</w:t>
        </w:r>
      </w:ins>
      <w:r w:rsidR="006F4686" w:rsidRPr="00184450">
        <w:t xml:space="preserve"> </w:t>
      </w:r>
      <w:commentRangeEnd w:id="367"/>
      <w:r w:rsidR="00211133">
        <w:rPr>
          <w:rStyle w:val="CommentReference"/>
        </w:rPr>
        <w:commentReference w:id="367"/>
      </w:r>
      <w:commentRangeEnd w:id="368"/>
      <w:r w:rsidR="00280C8C">
        <w:rPr>
          <w:rStyle w:val="CommentReference"/>
        </w:rPr>
        <w:commentReference w:id="368"/>
      </w:r>
      <w:r w:rsidR="006F4686" w:rsidRPr="00184450">
        <w:t xml:space="preserve">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lastRenderedPageBreak/>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Bamfield Marine Sciences Center staff for their ongoing support. </w:t>
      </w:r>
      <w:r w:rsidR="003F3DBB" w:rsidRPr="00184450">
        <w:t xml:space="preserve">Thank you to Brittnie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Ero Foundation </w:t>
      </w:r>
      <w:r w:rsidR="0076247E" w:rsidRPr="00184450">
        <w:t>supports</w:t>
      </w:r>
      <w:r w:rsidR="0051389C" w:rsidRPr="00184450">
        <w:t xml:space="preserve"> FJ</w:t>
      </w:r>
      <w:r w:rsidR="0076247E" w:rsidRPr="00184450">
        <w:t xml:space="preserve"> (Liber Ero Chair)</w:t>
      </w:r>
      <w:r w:rsidR="00C108CB" w:rsidRPr="00184450">
        <w:t xml:space="preserve"> and </w:t>
      </w:r>
      <w:r w:rsidR="0076247E" w:rsidRPr="00184450">
        <w:t xml:space="preserve">KDC (Liber Ero </w:t>
      </w:r>
      <w:r w:rsidR="00D9681B" w:rsidRPr="00184450">
        <w:t>Fellow</w:t>
      </w:r>
      <w:r w:rsidR="0076247E" w:rsidRPr="00184450">
        <w:t xml:space="preserve">). </w:t>
      </w:r>
      <w:r w:rsidR="001D109F" w:rsidRPr="00184450">
        <w:t xml:space="preserve">MITACS and 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7"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lastRenderedPageBreak/>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6F4754F0" w14:textId="77777777" w:rsidR="000A1486" w:rsidRPr="000A1486" w:rsidRDefault="00EC101B" w:rsidP="000A1486">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0A1486" w:rsidRPr="000A1486">
        <w:rPr>
          <w:lang w:val="en-US"/>
        </w:rPr>
        <w:t xml:space="preserve">Ahn, O., R. J. Petrell, and P. J. Harrison. 1998. Ammonium and nitrate uptake by Laminaria saccharina and Nereocystis luetkeana originating from a salmon sea cage farm. Journal of Applied Phycology </w:t>
      </w:r>
      <w:r w:rsidR="000A1486" w:rsidRPr="000A1486">
        <w:rPr>
          <w:b/>
          <w:bCs/>
          <w:lang w:val="en-US"/>
        </w:rPr>
        <w:t>10</w:t>
      </w:r>
      <w:r w:rsidR="000A1486" w:rsidRPr="000A1486">
        <w:rPr>
          <w:lang w:val="en-US"/>
        </w:rPr>
        <w:t>: 333–340. doi:10.1023/A:1008092521651</w:t>
      </w:r>
    </w:p>
    <w:p w14:paraId="1E925E52" w14:textId="77777777" w:rsidR="000A1486" w:rsidRPr="000A1486" w:rsidRDefault="000A1486" w:rsidP="000A1486">
      <w:pPr>
        <w:pStyle w:val="Bibliography"/>
        <w:rPr>
          <w:lang w:val="en-US"/>
        </w:rPr>
      </w:pPr>
      <w:r w:rsidRPr="000A1486">
        <w:rPr>
          <w:lang w:val="en-US"/>
        </w:rPr>
        <w:t xml:space="preserve">Allgeier, J. E., D. E. Burkepile, and C. A. Layman. 2017. Animal pee in the sea: consumer-mediated nutrient dynamics in the world’s changing oceans. Glob Change Biol </w:t>
      </w:r>
      <w:r w:rsidRPr="000A1486">
        <w:rPr>
          <w:b/>
          <w:bCs/>
          <w:lang w:val="en-US"/>
        </w:rPr>
        <w:t>23</w:t>
      </w:r>
      <w:r w:rsidRPr="000A1486">
        <w:rPr>
          <w:lang w:val="en-US"/>
        </w:rPr>
        <w:t>: 2166–2178. doi:10.1111/gcb.13625</w:t>
      </w:r>
    </w:p>
    <w:p w14:paraId="70392F40" w14:textId="77777777" w:rsidR="000A1486" w:rsidRPr="000A1486" w:rsidRDefault="000A1486" w:rsidP="000A1486">
      <w:pPr>
        <w:pStyle w:val="Bibliography"/>
        <w:rPr>
          <w:lang w:val="en-US"/>
        </w:rPr>
      </w:pPr>
      <w:r w:rsidRPr="000A1486">
        <w:rPr>
          <w:lang w:val="en-US"/>
        </w:rPr>
        <w:t xml:space="preserve">Allgeier, J. E., C. A. Layman, P. J. Mumby, and A. D. Rosemond. 2014. Consistent nutrient storage and supply mediated by diverse fish communities in coral reef ecosystems. Global Change Biology </w:t>
      </w:r>
      <w:r w:rsidRPr="000A1486">
        <w:rPr>
          <w:b/>
          <w:bCs/>
          <w:lang w:val="en-US"/>
        </w:rPr>
        <w:t>20</w:t>
      </w:r>
      <w:r w:rsidRPr="000A1486">
        <w:rPr>
          <w:lang w:val="en-US"/>
        </w:rPr>
        <w:t>: 2459–2472. doi:10.1111/gcb.12566</w:t>
      </w:r>
    </w:p>
    <w:p w14:paraId="5CD6A4AE" w14:textId="77777777" w:rsidR="000A1486" w:rsidRPr="000A1486" w:rsidRDefault="000A1486" w:rsidP="000A1486">
      <w:pPr>
        <w:pStyle w:val="Bibliography"/>
        <w:rPr>
          <w:lang w:val="en-US"/>
        </w:rPr>
      </w:pPr>
      <w:r w:rsidRPr="000A1486">
        <w:rPr>
          <w:lang w:val="en-US"/>
        </w:rPr>
        <w:t xml:space="preserve">Allgeier, J. E., L. A. Yeager, and C. A. Layman. 2013. Consumers regulate nutrient limitation regimes and primary production in seagrass ecosystems. Ecology </w:t>
      </w:r>
      <w:r w:rsidRPr="000A1486">
        <w:rPr>
          <w:b/>
          <w:bCs/>
          <w:lang w:val="en-US"/>
        </w:rPr>
        <w:t>94</w:t>
      </w:r>
      <w:r w:rsidRPr="000A1486">
        <w:rPr>
          <w:lang w:val="en-US"/>
        </w:rPr>
        <w:t>: 521–529. doi:https://doi.org/10.1890/12-1122.1</w:t>
      </w:r>
    </w:p>
    <w:p w14:paraId="31789FC6" w14:textId="77777777" w:rsidR="000A1486" w:rsidRPr="000A1486" w:rsidRDefault="000A1486" w:rsidP="000A1486">
      <w:pPr>
        <w:pStyle w:val="Bibliography"/>
        <w:rPr>
          <w:lang w:val="en-US"/>
        </w:rPr>
      </w:pPr>
      <w:r w:rsidRPr="000A1486">
        <w:rPr>
          <w:lang w:val="en-US"/>
        </w:rPr>
        <w:t xml:space="preserve">Aquilino, K. M., M. E. S. Bracken, M. N. Faubel, and J. J. Stachowicz. 2009. Local-scale nutrient regeneration facilitates seaweed growth on wave-exposed rocky shores in an upwelling system. Limnol Oceanogr </w:t>
      </w:r>
      <w:r w:rsidRPr="000A1486">
        <w:rPr>
          <w:b/>
          <w:bCs/>
          <w:lang w:val="en-US"/>
        </w:rPr>
        <w:t>54</w:t>
      </w:r>
      <w:r w:rsidRPr="000A1486">
        <w:rPr>
          <w:lang w:val="en-US"/>
        </w:rPr>
        <w:t>: 309–317. doi:https://doi.org/10.4319/lo.2009.54.1.0309</w:t>
      </w:r>
    </w:p>
    <w:p w14:paraId="7B962C5E" w14:textId="77777777" w:rsidR="000A1486" w:rsidRPr="000A1486" w:rsidRDefault="000A1486" w:rsidP="000A1486">
      <w:pPr>
        <w:pStyle w:val="Bibliography"/>
        <w:rPr>
          <w:lang w:val="en-US"/>
        </w:rPr>
      </w:pPr>
      <w:r w:rsidRPr="000A1486">
        <w:rPr>
          <w:lang w:val="en-US"/>
        </w:rPr>
        <w:t xml:space="preserve">Archer, S. K. and others. 2015. Hot moments in spawning aggregations: implications for ecosystem-scale nutrient cycling. Coral Reefs </w:t>
      </w:r>
      <w:r w:rsidRPr="000A1486">
        <w:rPr>
          <w:b/>
          <w:bCs/>
          <w:lang w:val="en-US"/>
        </w:rPr>
        <w:t>34</w:t>
      </w:r>
      <w:r w:rsidRPr="000A1486">
        <w:rPr>
          <w:lang w:val="en-US"/>
        </w:rPr>
        <w:t>: 19–23. doi:10.1007/s00338-014-1208-4</w:t>
      </w:r>
    </w:p>
    <w:p w14:paraId="4B311041" w14:textId="77777777" w:rsidR="000A1486" w:rsidRPr="000A1486" w:rsidRDefault="000A1486" w:rsidP="000A1486">
      <w:pPr>
        <w:pStyle w:val="Bibliography"/>
        <w:rPr>
          <w:lang w:val="en-US"/>
        </w:rPr>
      </w:pPr>
      <w:r w:rsidRPr="000A1486">
        <w:rPr>
          <w:lang w:val="en-US"/>
        </w:rPr>
        <w:lastRenderedPageBreak/>
        <w:t xml:space="preserve">Arzul, G. 2001. Effect of marine animal excretions on differential growth of phytoplankton species. ICES J. Mar. Sci. </w:t>
      </w:r>
      <w:r w:rsidRPr="000A1486">
        <w:rPr>
          <w:b/>
          <w:bCs/>
          <w:lang w:val="en-US"/>
        </w:rPr>
        <w:t>58</w:t>
      </w:r>
      <w:r w:rsidRPr="000A1486">
        <w:rPr>
          <w:lang w:val="en-US"/>
        </w:rPr>
        <w:t>: 386–390. doi:10.1006/jmsc.2000.1038</w:t>
      </w:r>
    </w:p>
    <w:p w14:paraId="34495C10" w14:textId="77777777" w:rsidR="000A1486" w:rsidRPr="000A1486" w:rsidRDefault="000A1486" w:rsidP="000A1486">
      <w:pPr>
        <w:pStyle w:val="Bibliography"/>
        <w:rPr>
          <w:lang w:val="en-US"/>
        </w:rPr>
      </w:pPr>
      <w:r w:rsidRPr="000A1486">
        <w:rPr>
          <w:lang w:val="en-US"/>
        </w:rPr>
        <w:t xml:space="preserve">Attridge, C. M., K. D. Cox, B. Maher, S. Gross, E. G. Lim, K. R. Kattler, and I. M. Côté. 2024. Studying kelp forests of today to forecast ecosystems of the future. Fisheries </w:t>
      </w:r>
      <w:r w:rsidRPr="000A1486">
        <w:rPr>
          <w:b/>
          <w:bCs/>
          <w:lang w:val="en-US"/>
        </w:rPr>
        <w:t>49</w:t>
      </w:r>
      <w:r w:rsidRPr="000A1486">
        <w:rPr>
          <w:lang w:val="en-US"/>
        </w:rPr>
        <w:t>: 181–187. doi:10.1002/fsh.11065</w:t>
      </w:r>
    </w:p>
    <w:p w14:paraId="7D5DB277" w14:textId="77777777" w:rsidR="000A1486" w:rsidRPr="000A1486" w:rsidRDefault="000A1486" w:rsidP="000A1486">
      <w:pPr>
        <w:pStyle w:val="Bibliography"/>
        <w:rPr>
          <w:lang w:val="en-US"/>
        </w:rPr>
      </w:pPr>
      <w:r w:rsidRPr="000A1486">
        <w:rPr>
          <w:lang w:val="en-US"/>
        </w:rPr>
        <w:t xml:space="preserve">Båmstedt, U., and M. B. Martinussen. 2015. Ecology and behavior of Bolinopsis infundibulum (Ctenophora; Lobata) in the Northeast Atlantic. Hydrobiologia </w:t>
      </w:r>
      <w:r w:rsidRPr="000A1486">
        <w:rPr>
          <w:b/>
          <w:bCs/>
          <w:lang w:val="en-US"/>
        </w:rPr>
        <w:t>759</w:t>
      </w:r>
      <w:r w:rsidRPr="000A1486">
        <w:rPr>
          <w:lang w:val="en-US"/>
        </w:rPr>
        <w:t>: 3–14. doi:10.1007/s10750-015-2180-x</w:t>
      </w:r>
    </w:p>
    <w:p w14:paraId="0E948B93" w14:textId="77777777" w:rsidR="000A1486" w:rsidRPr="000A1486" w:rsidRDefault="000A1486" w:rsidP="000A1486">
      <w:pPr>
        <w:pStyle w:val="Bibliography"/>
        <w:rPr>
          <w:lang w:val="en-US"/>
        </w:rPr>
      </w:pPr>
      <w:r w:rsidRPr="000A1486">
        <w:rPr>
          <w:lang w:val="en-US"/>
        </w:rPr>
        <w:t xml:space="preserve">Benkwitt, C. E., S. K. Wilson, and N. A. J. Graham. 2019. Seabird nutrient subsidies alter patterns of algal abundance and fish biomass on coral reefs following a bleaching event. Glob Change Biol </w:t>
      </w:r>
      <w:r w:rsidRPr="000A1486">
        <w:rPr>
          <w:b/>
          <w:bCs/>
          <w:lang w:val="en-US"/>
        </w:rPr>
        <w:t>25</w:t>
      </w:r>
      <w:r w:rsidRPr="000A1486">
        <w:rPr>
          <w:lang w:val="en-US"/>
        </w:rPr>
        <w:t>: 2619–2632. doi:https://doi.org/10.1111/gcb.14643</w:t>
      </w:r>
    </w:p>
    <w:p w14:paraId="73BB421E" w14:textId="77777777" w:rsidR="000A1486" w:rsidRPr="000A1486" w:rsidRDefault="000A1486" w:rsidP="000A1486">
      <w:pPr>
        <w:pStyle w:val="Bibliography"/>
        <w:rPr>
          <w:lang w:val="en-US"/>
        </w:rPr>
      </w:pPr>
      <w:r w:rsidRPr="000A1486">
        <w:rPr>
          <w:lang w:val="en-US"/>
        </w:rPr>
        <w:t xml:space="preserve">Bracken, M. E. S. 2004. Invertebrate-mediated nutrient loading increases growth of an intertidal macroalga. J Phycol </w:t>
      </w:r>
      <w:r w:rsidRPr="000A1486">
        <w:rPr>
          <w:b/>
          <w:bCs/>
          <w:lang w:val="en-US"/>
        </w:rPr>
        <w:t>40</w:t>
      </w:r>
      <w:r w:rsidRPr="000A1486">
        <w:rPr>
          <w:lang w:val="en-US"/>
        </w:rPr>
        <w:t>: 1032–1041. doi:https://doi.org/10.1111/j.1529-8817.2004.03106.x</w:t>
      </w:r>
    </w:p>
    <w:p w14:paraId="71E4702E" w14:textId="77777777" w:rsidR="000A1486" w:rsidRPr="000A1486" w:rsidRDefault="000A1486" w:rsidP="000A1486">
      <w:pPr>
        <w:pStyle w:val="Bibliography"/>
        <w:rPr>
          <w:lang w:val="en-US"/>
        </w:rPr>
      </w:pPr>
      <w:r w:rsidRPr="000A1486">
        <w:rPr>
          <w:lang w:val="en-US"/>
        </w:rPr>
        <w:t xml:space="preserve">Bray, R. N., A. C. Miller, S. Johnson, P. R. Krause, D. L. Robertson, and A. M. Westcott. 1988. Ammonium excretion by macroinvertebrates and fishes on a subtidal rocky reef in southern California. Mar. Biol. </w:t>
      </w:r>
      <w:r w:rsidRPr="000A1486">
        <w:rPr>
          <w:b/>
          <w:bCs/>
          <w:lang w:val="en-US"/>
        </w:rPr>
        <w:t>100</w:t>
      </w:r>
      <w:r w:rsidRPr="000A1486">
        <w:rPr>
          <w:lang w:val="en-US"/>
        </w:rPr>
        <w:t>: 21–30. doi:10.1007/BF00392951</w:t>
      </w:r>
    </w:p>
    <w:p w14:paraId="63B09B81" w14:textId="77777777" w:rsidR="000A1486" w:rsidRPr="000A1486" w:rsidRDefault="000A1486" w:rsidP="000A1486">
      <w:pPr>
        <w:pStyle w:val="Bibliography"/>
        <w:rPr>
          <w:lang w:val="en-US"/>
        </w:rPr>
      </w:pPr>
      <w:r w:rsidRPr="000A1486">
        <w:rPr>
          <w:lang w:val="en-US"/>
        </w:rPr>
        <w:t xml:space="preserve">Broitman, B. R., S. A. Navarrete, F. Smith, and S. D. Gaines. 2001. Geographic variation of southeastern Pacific intertidal communities. Mar. Ecol. Prog. Ser. </w:t>
      </w:r>
      <w:r w:rsidRPr="000A1486">
        <w:rPr>
          <w:b/>
          <w:bCs/>
          <w:lang w:val="en-US"/>
        </w:rPr>
        <w:t>224</w:t>
      </w:r>
      <w:r w:rsidRPr="000A1486">
        <w:rPr>
          <w:lang w:val="en-US"/>
        </w:rPr>
        <w:t>: 21–34. doi:10.3354/meps224021</w:t>
      </w:r>
    </w:p>
    <w:p w14:paraId="094A9B61" w14:textId="77777777" w:rsidR="000A1486" w:rsidRPr="000A1486" w:rsidRDefault="000A1486" w:rsidP="000A1486">
      <w:pPr>
        <w:pStyle w:val="Bibliography"/>
        <w:rPr>
          <w:lang w:val="en-US"/>
        </w:rPr>
      </w:pPr>
      <w:r w:rsidRPr="000A1486">
        <w:rPr>
          <w:lang w:val="en-US"/>
        </w:rPr>
        <w:t xml:space="preserve">Brooks, M. E. and others. 2017. glmmTMB balances speed and flexibility among packages for zero-inflated generalized linear mixed modeling. The R Journal </w:t>
      </w:r>
      <w:r w:rsidRPr="000A1486">
        <w:rPr>
          <w:b/>
          <w:bCs/>
          <w:lang w:val="en-US"/>
        </w:rPr>
        <w:t>9</w:t>
      </w:r>
      <w:r w:rsidRPr="000A1486">
        <w:rPr>
          <w:lang w:val="en-US"/>
        </w:rPr>
        <w:t>: 378. doi:10.32614/RJ-2017-066</w:t>
      </w:r>
    </w:p>
    <w:p w14:paraId="0E3780DA" w14:textId="77777777" w:rsidR="000A1486" w:rsidRPr="000A1486" w:rsidRDefault="000A1486" w:rsidP="000A1486">
      <w:pPr>
        <w:pStyle w:val="Bibliography"/>
        <w:rPr>
          <w:lang w:val="en-US"/>
        </w:rPr>
      </w:pPr>
      <w:r w:rsidRPr="000A1486">
        <w:rPr>
          <w:lang w:val="en-US"/>
        </w:rPr>
        <w:lastRenderedPageBreak/>
        <w:t xml:space="preserve">Brzezinksi, M., D. Reed, S. Harrer, A. Rassweiler, J. Melack, B. Goodridge, and J. Dugan. 2013. Multiple sources and forms of nitrogen sustain year-round kelp growth on the inner continental shelf of the Santa Barbara Channel. Oceanog </w:t>
      </w:r>
      <w:r w:rsidRPr="000A1486">
        <w:rPr>
          <w:b/>
          <w:bCs/>
          <w:lang w:val="en-US"/>
        </w:rPr>
        <w:t>26</w:t>
      </w:r>
      <w:r w:rsidRPr="000A1486">
        <w:rPr>
          <w:lang w:val="en-US"/>
        </w:rPr>
        <w:t>: 114–123. doi:10.5670/oceanog.2013.53</w:t>
      </w:r>
    </w:p>
    <w:p w14:paraId="0256EFE9" w14:textId="77777777" w:rsidR="000A1486" w:rsidRPr="000A1486" w:rsidRDefault="000A1486" w:rsidP="000A1486">
      <w:pPr>
        <w:pStyle w:val="Bibliography"/>
        <w:rPr>
          <w:lang w:val="en-US"/>
        </w:rPr>
      </w:pPr>
      <w:r w:rsidRPr="000A1486">
        <w:rPr>
          <w:lang w:val="en-US"/>
        </w:rPr>
        <w:t xml:space="preserve">Cedeno, T. H., M. A. Brzezinski, R. J. Miller, and D. C. Reed. 2021. An evaluation of surge uptake capability in the giant kelp (Macrocystis pyrifera) in response to pulses of three different forms of nitrogen. Mar Biol </w:t>
      </w:r>
      <w:r w:rsidRPr="000A1486">
        <w:rPr>
          <w:b/>
          <w:bCs/>
          <w:lang w:val="en-US"/>
        </w:rPr>
        <w:t>168</w:t>
      </w:r>
      <w:r w:rsidRPr="000A1486">
        <w:rPr>
          <w:lang w:val="en-US"/>
        </w:rPr>
        <w:t>: 166. doi:10.1007/s00227-021-03975-z</w:t>
      </w:r>
    </w:p>
    <w:p w14:paraId="5C3E6069" w14:textId="77777777" w:rsidR="000A1486" w:rsidRPr="000A1486" w:rsidRDefault="000A1486" w:rsidP="000A1486">
      <w:pPr>
        <w:pStyle w:val="Bibliography"/>
        <w:rPr>
          <w:lang w:val="en-US"/>
        </w:rPr>
      </w:pPr>
      <w:r w:rsidRPr="000A1486">
        <w:rPr>
          <w:lang w:val="en-US"/>
        </w:rPr>
        <w:t xml:space="preserve">Dayton, P. K., M. J. Tegner, P. B. Edwards, and K. L. Riser. 1999. Temporal and spatial scales of kelp demography: The role of oceanographic climate. Ecol. Monogr. </w:t>
      </w:r>
      <w:r w:rsidRPr="000A1486">
        <w:rPr>
          <w:b/>
          <w:bCs/>
          <w:lang w:val="en-US"/>
        </w:rPr>
        <w:t>69</w:t>
      </w:r>
      <w:r w:rsidRPr="000A1486">
        <w:rPr>
          <w:lang w:val="en-US"/>
        </w:rPr>
        <w:t>: 219–250. doi:10.1890/0012-9615(1999)069[0219:TASSOK]2.0.CO;2</w:t>
      </w:r>
    </w:p>
    <w:p w14:paraId="600580C6" w14:textId="77777777" w:rsidR="000A1486" w:rsidRPr="000A1486" w:rsidRDefault="000A1486" w:rsidP="000A1486">
      <w:pPr>
        <w:pStyle w:val="Bibliography"/>
        <w:rPr>
          <w:lang w:val="en-US"/>
        </w:rPr>
      </w:pPr>
      <w:r w:rsidRPr="000A1486">
        <w:rPr>
          <w:lang w:val="en-US"/>
        </w:rPr>
        <w:t xml:space="preserve">Doughty, C. E. and others. 2016. Global nutrient transport in a world of giants. Proc Natl Acad Sci USA </w:t>
      </w:r>
      <w:r w:rsidRPr="000A1486">
        <w:rPr>
          <w:b/>
          <w:bCs/>
          <w:lang w:val="en-US"/>
        </w:rPr>
        <w:t>113</w:t>
      </w:r>
      <w:r w:rsidRPr="000A1486">
        <w:rPr>
          <w:lang w:val="en-US"/>
        </w:rPr>
        <w:t>: 868–873. doi:10.1073/pnas.1502549112</w:t>
      </w:r>
    </w:p>
    <w:p w14:paraId="4E2A1A99" w14:textId="77777777" w:rsidR="000A1486" w:rsidRPr="000A1486" w:rsidRDefault="000A1486" w:rsidP="000A1486">
      <w:pPr>
        <w:pStyle w:val="Bibliography"/>
        <w:rPr>
          <w:lang w:val="en-US"/>
        </w:rPr>
      </w:pPr>
      <w:r w:rsidRPr="000A1486">
        <w:rPr>
          <w:lang w:val="en-US"/>
        </w:rPr>
        <w:t xml:space="preserve">Druehl, L. D., P. J. Harrison, K. E. Lloyd, and P. A. Thompson. 1989. Phenotypic variation in N uptake by Laminaria groenlandica Rosenvinge (Laminariales, Phaeophyta). J. Exp. Mar. Bio. Ecol </w:t>
      </w:r>
      <w:r w:rsidRPr="000A1486">
        <w:rPr>
          <w:b/>
          <w:bCs/>
          <w:lang w:val="en-US"/>
        </w:rPr>
        <w:t>127</w:t>
      </w:r>
      <w:r w:rsidRPr="000A1486">
        <w:rPr>
          <w:lang w:val="en-US"/>
        </w:rPr>
        <w:t>: 155–164. doi:10.1016/0022-0981(89)90181-0</w:t>
      </w:r>
    </w:p>
    <w:p w14:paraId="404B4449" w14:textId="77777777" w:rsidR="000A1486" w:rsidRPr="000A1486" w:rsidRDefault="000A1486" w:rsidP="000A1486">
      <w:pPr>
        <w:pStyle w:val="Bibliography"/>
        <w:rPr>
          <w:lang w:val="en-US"/>
        </w:rPr>
      </w:pPr>
      <w:r w:rsidRPr="000A1486">
        <w:rPr>
          <w:lang w:val="en-US"/>
        </w:rPr>
        <w:t xml:space="preserve">Edgar, G. J. and others. 2020. Establishing the ecological basis for conservation of shallow marine life using Reef Life Survey. Biol. Conserv. </w:t>
      </w:r>
      <w:r w:rsidRPr="000A1486">
        <w:rPr>
          <w:b/>
          <w:bCs/>
          <w:lang w:val="en-US"/>
        </w:rPr>
        <w:t>252</w:t>
      </w:r>
      <w:r w:rsidRPr="000A1486">
        <w:rPr>
          <w:lang w:val="en-US"/>
        </w:rPr>
        <w:t>: 108855. doi:10.1016/j.biocon.2020.108855</w:t>
      </w:r>
    </w:p>
    <w:p w14:paraId="22878328" w14:textId="77777777" w:rsidR="000A1486" w:rsidRPr="000A1486" w:rsidRDefault="000A1486" w:rsidP="000A1486">
      <w:pPr>
        <w:pStyle w:val="Bibliography"/>
        <w:rPr>
          <w:lang w:val="en-US"/>
        </w:rPr>
      </w:pPr>
      <w:r w:rsidRPr="000A1486">
        <w:rPr>
          <w:lang w:val="en-US"/>
        </w:rPr>
        <w:t xml:space="preserve">Edgar, G., and R. Stuart-Smith. 2009. Ecological effects of marine protected areas on rocky reef communities—a continental-scale analysis. Mar. Ecol. Prog. Ser. </w:t>
      </w:r>
      <w:r w:rsidRPr="000A1486">
        <w:rPr>
          <w:b/>
          <w:bCs/>
          <w:lang w:val="en-US"/>
        </w:rPr>
        <w:t>388</w:t>
      </w:r>
      <w:r w:rsidRPr="000A1486">
        <w:rPr>
          <w:lang w:val="en-US"/>
        </w:rPr>
        <w:t>: 51–62. doi:10.3354/meps08149</w:t>
      </w:r>
    </w:p>
    <w:p w14:paraId="43BF58D1" w14:textId="77777777" w:rsidR="000A1486" w:rsidRPr="000A1486" w:rsidRDefault="000A1486" w:rsidP="000A1486">
      <w:pPr>
        <w:pStyle w:val="Bibliography"/>
        <w:rPr>
          <w:lang w:val="en-US"/>
        </w:rPr>
      </w:pPr>
      <w:r w:rsidRPr="000A1486">
        <w:rPr>
          <w:lang w:val="en-US"/>
        </w:rPr>
        <w:lastRenderedPageBreak/>
        <w:t xml:space="preserve">Fram, J. P., H. L. Stewart, M. A. Brzezinski, B. Gaylord, D. C. Reed, S. L. Williams, and S. MacIntyre. 2008. Physical pathways and utilization of nitrate supply to the giant kelp, Macrocystis pyrifera. Limnol Oceanogr </w:t>
      </w:r>
      <w:r w:rsidRPr="000A1486">
        <w:rPr>
          <w:b/>
          <w:bCs/>
          <w:lang w:val="en-US"/>
        </w:rPr>
        <w:t>53</w:t>
      </w:r>
      <w:r w:rsidRPr="000A1486">
        <w:rPr>
          <w:lang w:val="en-US"/>
        </w:rPr>
        <w:t>: 1589–1603. doi:10.4319/lo.2008.53.4.1589</w:t>
      </w:r>
    </w:p>
    <w:p w14:paraId="1EBF281D" w14:textId="77777777" w:rsidR="000A1486" w:rsidRPr="000A1486" w:rsidRDefault="000A1486" w:rsidP="000A1486">
      <w:pPr>
        <w:pStyle w:val="Bibliography"/>
        <w:rPr>
          <w:lang w:val="en-US"/>
        </w:rPr>
      </w:pPr>
      <w:r w:rsidRPr="000A1486">
        <w:rPr>
          <w:lang w:val="en-US"/>
        </w:rPr>
        <w:t xml:space="preserve">Francis, F. T., and I. M. Côté. 2018. Fish movement drives spatial and temporal patterns of nutrient provisioning on coral reef patches. Ecosphere </w:t>
      </w:r>
      <w:r w:rsidRPr="000A1486">
        <w:rPr>
          <w:b/>
          <w:bCs/>
          <w:lang w:val="en-US"/>
        </w:rPr>
        <w:t>9</w:t>
      </w:r>
      <w:r w:rsidRPr="000A1486">
        <w:rPr>
          <w:lang w:val="en-US"/>
        </w:rPr>
        <w:t>: e02225. doi:10.1002/ecs2.2225</w:t>
      </w:r>
    </w:p>
    <w:p w14:paraId="2672A060" w14:textId="77777777" w:rsidR="000A1486" w:rsidRPr="000A1486" w:rsidRDefault="000A1486" w:rsidP="000A1486">
      <w:pPr>
        <w:pStyle w:val="Bibliography"/>
        <w:rPr>
          <w:lang w:val="en-US"/>
        </w:rPr>
      </w:pPr>
      <w:r w:rsidRPr="000A1486">
        <w:rPr>
          <w:lang w:val="en-US"/>
        </w:rPr>
        <w:t xml:space="preserve">Froese, R., J. T. Thorson, and R. B. Reyes Jr. 2014. A Bayesian approach for estimating length-weight relationships in fishes. J. Appl. Ichthyol. </w:t>
      </w:r>
      <w:r w:rsidRPr="000A1486">
        <w:rPr>
          <w:b/>
          <w:bCs/>
          <w:lang w:val="en-US"/>
        </w:rPr>
        <w:t>30</w:t>
      </w:r>
      <w:r w:rsidRPr="000A1486">
        <w:rPr>
          <w:lang w:val="en-US"/>
        </w:rPr>
        <w:t>: 78–85. doi:10.1111/jai.12299</w:t>
      </w:r>
    </w:p>
    <w:p w14:paraId="167F536D" w14:textId="77777777" w:rsidR="000A1486" w:rsidRPr="000A1486" w:rsidRDefault="000A1486" w:rsidP="000A1486">
      <w:pPr>
        <w:pStyle w:val="Bibliography"/>
        <w:rPr>
          <w:lang w:val="en-US"/>
        </w:rPr>
      </w:pPr>
      <w:r w:rsidRPr="000A1486">
        <w:rPr>
          <w:lang w:val="en-US"/>
        </w:rPr>
        <w:t xml:space="preserve">Gaylord, B. and others. 2007. Spatial patterns of flow and their modification within and around a giant kelp forest. Limnol Oceanogr </w:t>
      </w:r>
      <w:r w:rsidRPr="000A1486">
        <w:rPr>
          <w:b/>
          <w:bCs/>
          <w:lang w:val="en-US"/>
        </w:rPr>
        <w:t>52</w:t>
      </w:r>
      <w:r w:rsidRPr="000A1486">
        <w:rPr>
          <w:lang w:val="en-US"/>
        </w:rPr>
        <w:t>: 1838–1852. doi:10.4319/lo.2007.52.5.1838</w:t>
      </w:r>
    </w:p>
    <w:p w14:paraId="2DB03A31" w14:textId="77777777" w:rsidR="000A1486" w:rsidRPr="000A1486" w:rsidRDefault="000A1486" w:rsidP="000A1486">
      <w:pPr>
        <w:pStyle w:val="Bibliography"/>
        <w:rPr>
          <w:lang w:val="en-US"/>
        </w:rPr>
      </w:pPr>
      <w:r w:rsidRPr="000A1486">
        <w:rPr>
          <w:lang w:val="en-US"/>
        </w:rPr>
        <w:t xml:space="preserve">Gruner, D. S. and others. 2008. A cross-system synthesis of consumer and nutrient resource control on producer biomass. Ecol Lett </w:t>
      </w:r>
      <w:r w:rsidRPr="000A1486">
        <w:rPr>
          <w:b/>
          <w:bCs/>
          <w:lang w:val="en-US"/>
        </w:rPr>
        <w:t>11</w:t>
      </w:r>
      <w:r w:rsidRPr="000A1486">
        <w:rPr>
          <w:lang w:val="en-US"/>
        </w:rPr>
        <w:t>: 740–755. doi:10.1111/j.1461-0248.2008.01192.x</w:t>
      </w:r>
    </w:p>
    <w:p w14:paraId="5CB5291D" w14:textId="77777777" w:rsidR="000A1486" w:rsidRPr="000A1486" w:rsidRDefault="000A1486" w:rsidP="000A1486">
      <w:pPr>
        <w:pStyle w:val="Bibliography"/>
        <w:rPr>
          <w:lang w:val="en-US"/>
        </w:rPr>
      </w:pPr>
      <w:r w:rsidRPr="000A1486">
        <w:rPr>
          <w:lang w:val="en-US"/>
        </w:rPr>
        <w:t>Hartig, F. 2022. DHARMa: Residual diagnostics for hierarchical (multi-level / mixed) regression models. R package version 0.4.6.</w:t>
      </w:r>
    </w:p>
    <w:p w14:paraId="2CF72A08" w14:textId="77777777" w:rsidR="000A1486" w:rsidRPr="000A1486" w:rsidRDefault="000A1486" w:rsidP="000A1486">
      <w:pPr>
        <w:pStyle w:val="Bibliography"/>
        <w:rPr>
          <w:lang w:val="en-US"/>
        </w:rPr>
      </w:pPr>
      <w:r w:rsidRPr="000A1486">
        <w:rPr>
          <w:lang w:val="en-US"/>
        </w:rPr>
        <w:t xml:space="preserve">Hines, A. H. 1982. Allometric constraints and variables of reproductive effort in brachyuran crabs. Mar. Biol. </w:t>
      </w:r>
      <w:r w:rsidRPr="000A1486">
        <w:rPr>
          <w:b/>
          <w:bCs/>
          <w:lang w:val="en-US"/>
        </w:rPr>
        <w:t>69</w:t>
      </w:r>
      <w:r w:rsidRPr="000A1486">
        <w:rPr>
          <w:lang w:val="en-US"/>
        </w:rPr>
        <w:t>: 309–320. doi:10.1007/BF00397496</w:t>
      </w:r>
    </w:p>
    <w:p w14:paraId="21144F59" w14:textId="77777777" w:rsidR="000A1486" w:rsidRPr="000A1486" w:rsidRDefault="000A1486" w:rsidP="000A1486">
      <w:pPr>
        <w:pStyle w:val="Bibliography"/>
        <w:rPr>
          <w:lang w:val="en-US"/>
        </w:rPr>
      </w:pPr>
      <w:r w:rsidRPr="000A1486">
        <w:rPr>
          <w:lang w:val="en-US"/>
        </w:rPr>
        <w:t xml:space="preserve">Holbrook, S. J., A. J. Brooks, R. J. Schmitt, and H. L. Stewart. 2008. Effects of sheltering fish on growth of their host corals. Mar Biol </w:t>
      </w:r>
      <w:r w:rsidRPr="000A1486">
        <w:rPr>
          <w:b/>
          <w:bCs/>
          <w:lang w:val="en-US"/>
        </w:rPr>
        <w:t>155</w:t>
      </w:r>
      <w:r w:rsidRPr="000A1486">
        <w:rPr>
          <w:lang w:val="en-US"/>
        </w:rPr>
        <w:t>: 521–530. doi:10.1007/s00227-008-1051-7</w:t>
      </w:r>
    </w:p>
    <w:p w14:paraId="2334C607" w14:textId="77777777" w:rsidR="000A1486" w:rsidRPr="000A1486" w:rsidRDefault="000A1486" w:rsidP="000A1486">
      <w:pPr>
        <w:pStyle w:val="Bibliography"/>
        <w:rPr>
          <w:lang w:val="en-US"/>
        </w:rPr>
      </w:pPr>
      <w:r w:rsidRPr="000A1486">
        <w:rPr>
          <w:lang w:val="en-US"/>
        </w:rPr>
        <w:t xml:space="preserve">Holmes, R. M., A. Aminot, R. Kerouel, B. A. Hooker, and B. J. Peterson. 1999. A simple and precise method for measuring ammonium in marine and freshwater ecosystems. Can. J. Fish. Aquat. Sci. </w:t>
      </w:r>
      <w:r w:rsidRPr="000A1486">
        <w:rPr>
          <w:b/>
          <w:bCs/>
          <w:lang w:val="en-US"/>
        </w:rPr>
        <w:t>56</w:t>
      </w:r>
      <w:r w:rsidRPr="000A1486">
        <w:rPr>
          <w:lang w:val="en-US"/>
        </w:rPr>
        <w:t>: 1801–1808. doi:https://doi.org/10.1139/f99-128</w:t>
      </w:r>
    </w:p>
    <w:p w14:paraId="3A9DB2F7" w14:textId="77777777" w:rsidR="000A1486" w:rsidRPr="000A1486" w:rsidRDefault="000A1486" w:rsidP="000A1486">
      <w:pPr>
        <w:pStyle w:val="Bibliography"/>
        <w:rPr>
          <w:lang w:val="en-US"/>
        </w:rPr>
      </w:pPr>
      <w:r w:rsidRPr="000A1486">
        <w:rPr>
          <w:lang w:val="en-US"/>
        </w:rPr>
        <w:t xml:space="preserve">Hurd, C. L., K. M. Durante, and P. J. Harrison. 2000. Influence of bryozoan colonization on the physiology of the kelp Macrocystis integrifolia (Laminariales, Phaeophyta) from </w:t>
      </w:r>
      <w:r w:rsidRPr="000A1486">
        <w:rPr>
          <w:lang w:val="en-US"/>
        </w:rPr>
        <w:lastRenderedPageBreak/>
        <w:t xml:space="preserve">nitrogen-rich and -poor sites in Barkley Sound, British Columbia, Canada. Phycologia </w:t>
      </w:r>
      <w:r w:rsidRPr="000A1486">
        <w:rPr>
          <w:b/>
          <w:bCs/>
          <w:lang w:val="en-US"/>
        </w:rPr>
        <w:t>39</w:t>
      </w:r>
      <w:r w:rsidRPr="000A1486">
        <w:rPr>
          <w:lang w:val="en-US"/>
        </w:rPr>
        <w:t>: 435–440. doi:10.2216/i0031-8884-39-5-435.1</w:t>
      </w:r>
    </w:p>
    <w:p w14:paraId="4EE77EF4" w14:textId="77777777" w:rsidR="000A1486" w:rsidRPr="000A1486" w:rsidRDefault="000A1486" w:rsidP="000A1486">
      <w:pPr>
        <w:pStyle w:val="Bibliography"/>
        <w:rPr>
          <w:lang w:val="en-US"/>
        </w:rPr>
      </w:pPr>
      <w:r w:rsidRPr="000A1486">
        <w:rPr>
          <w:lang w:val="en-US"/>
        </w:rPr>
        <w:t xml:space="preserve">Jackson, G. A., and C. D. Winant. 1983. Effect of a kelp forest on coastal currents. Continental Shelf Research </w:t>
      </w:r>
      <w:r w:rsidRPr="000A1486">
        <w:rPr>
          <w:b/>
          <w:bCs/>
          <w:lang w:val="en-US"/>
        </w:rPr>
        <w:t>2</w:t>
      </w:r>
      <w:r w:rsidRPr="000A1486">
        <w:rPr>
          <w:lang w:val="en-US"/>
        </w:rPr>
        <w:t>: 75–80. doi:10.1016/0278-4343(83)90023-7</w:t>
      </w:r>
    </w:p>
    <w:p w14:paraId="21FE2C96" w14:textId="77777777" w:rsidR="000A1486" w:rsidRPr="000A1486" w:rsidRDefault="000A1486" w:rsidP="000A1486">
      <w:pPr>
        <w:pStyle w:val="Bibliography"/>
        <w:rPr>
          <w:lang w:val="en-US"/>
        </w:rPr>
      </w:pPr>
      <w:r w:rsidRPr="000A1486">
        <w:rPr>
          <w:lang w:val="en-US"/>
        </w:rPr>
        <w:t xml:space="preserve">Layman, C. A., J. E. Allgeier, and C. G. Montaña. 2016. Mechanistic evidence of enhanced production on artificial reefs: A case study in a Bahamian seagrass ecosystem. Ecol Eng </w:t>
      </w:r>
      <w:r w:rsidRPr="000A1486">
        <w:rPr>
          <w:b/>
          <w:bCs/>
          <w:lang w:val="en-US"/>
        </w:rPr>
        <w:t>95</w:t>
      </w:r>
      <w:r w:rsidRPr="000A1486">
        <w:rPr>
          <w:lang w:val="en-US"/>
        </w:rPr>
        <w:t>: 574–579. doi:10.1016/j.ecoleng.2016.06.109</w:t>
      </w:r>
    </w:p>
    <w:p w14:paraId="2F013715" w14:textId="77777777" w:rsidR="000A1486" w:rsidRPr="000A1486" w:rsidRDefault="000A1486" w:rsidP="000A1486">
      <w:pPr>
        <w:pStyle w:val="Bibliography"/>
        <w:rPr>
          <w:lang w:val="en-US"/>
        </w:rPr>
      </w:pPr>
      <w:r w:rsidRPr="000A1486">
        <w:rPr>
          <w:lang w:val="en-US"/>
        </w:rPr>
        <w:t xml:space="preserve">Lee, L. C., J. C. Watson, R. Trebilco, and A. K. Salomon. 2016. Indirect effects and prey behavior mediate interactions between an endangered prey and recovering predator. Ecosphere </w:t>
      </w:r>
      <w:r w:rsidRPr="000A1486">
        <w:rPr>
          <w:b/>
          <w:bCs/>
          <w:lang w:val="en-US"/>
        </w:rPr>
        <w:t>7</w:t>
      </w:r>
      <w:r w:rsidRPr="000A1486">
        <w:rPr>
          <w:lang w:val="en-US"/>
        </w:rPr>
        <w:t>: e01604. doi:10.1002/ecs2.1604</w:t>
      </w:r>
    </w:p>
    <w:p w14:paraId="5CAAEA22" w14:textId="77777777" w:rsidR="000A1486" w:rsidRPr="000A1486" w:rsidRDefault="000A1486" w:rsidP="000A1486">
      <w:pPr>
        <w:pStyle w:val="Bibliography"/>
        <w:rPr>
          <w:lang w:val="en-US"/>
        </w:rPr>
      </w:pPr>
      <w:r w:rsidRPr="000A1486">
        <w:rPr>
          <w:lang w:val="en-US"/>
        </w:rPr>
        <w:t xml:space="preserve">Lees, L. E., S. N. Z. Jordan, and M. E. S. Bracken. 2024. Kelps may compensate for low nitrate availability by using regenerated forms of nitrogen, including urea and ammonium. J Phycol </w:t>
      </w:r>
      <w:r w:rsidRPr="000A1486">
        <w:rPr>
          <w:b/>
          <w:bCs/>
          <w:lang w:val="en-US"/>
        </w:rPr>
        <w:t>60</w:t>
      </w:r>
      <w:r w:rsidRPr="000A1486">
        <w:rPr>
          <w:lang w:val="en-US"/>
        </w:rPr>
        <w:t>: 768–777. doi:10.1111/jpy.13459</w:t>
      </w:r>
    </w:p>
    <w:p w14:paraId="23E4FB76" w14:textId="77777777" w:rsidR="000A1486" w:rsidRPr="000A1486" w:rsidRDefault="000A1486" w:rsidP="000A1486">
      <w:pPr>
        <w:pStyle w:val="Bibliography"/>
        <w:rPr>
          <w:lang w:val="en-US"/>
        </w:rPr>
      </w:pPr>
      <w:r w:rsidRPr="000A1486">
        <w:rPr>
          <w:lang w:val="en-US"/>
        </w:rPr>
        <w:t xml:space="preserve">Leibold, M. A. 1991. Biodiversity and nutrient enrichment in pond plankton communities. Evol. Ecol. Res </w:t>
      </w:r>
      <w:r w:rsidRPr="000A1486">
        <w:rPr>
          <w:b/>
          <w:bCs/>
          <w:lang w:val="en-US"/>
        </w:rPr>
        <w:t>1</w:t>
      </w:r>
      <w:r w:rsidRPr="000A1486">
        <w:rPr>
          <w:lang w:val="en-US"/>
        </w:rPr>
        <w:t>: 73–95.</w:t>
      </w:r>
    </w:p>
    <w:p w14:paraId="228FA0EE" w14:textId="77777777" w:rsidR="000A1486" w:rsidRPr="000A1486" w:rsidRDefault="000A1486" w:rsidP="000A1486">
      <w:pPr>
        <w:pStyle w:val="Bibliography"/>
        <w:rPr>
          <w:lang w:val="en-US"/>
        </w:rPr>
      </w:pPr>
      <w:r w:rsidRPr="000A1486">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A1486">
        <w:rPr>
          <w:b/>
          <w:bCs/>
          <w:lang w:val="en-US"/>
        </w:rPr>
        <w:t>10</w:t>
      </w:r>
      <w:r w:rsidRPr="000A1486">
        <w:rPr>
          <w:lang w:val="en-US"/>
        </w:rPr>
        <w:t>. doi:10.3389/fmars.2023.1007789</w:t>
      </w:r>
    </w:p>
    <w:p w14:paraId="7B1D93BD" w14:textId="77777777" w:rsidR="000A1486" w:rsidRPr="000A1486" w:rsidRDefault="000A1486" w:rsidP="000A1486">
      <w:pPr>
        <w:pStyle w:val="Bibliography"/>
        <w:rPr>
          <w:lang w:val="en-US"/>
        </w:rPr>
      </w:pPr>
      <w:r w:rsidRPr="000A1486">
        <w:rPr>
          <w:lang w:val="en-US"/>
        </w:rPr>
        <w:t>Lobban, C. S., and P. J. Harrison. 1994. Seaweed ecology and physiology, Cambridge University Press.</w:t>
      </w:r>
    </w:p>
    <w:p w14:paraId="38B9AC3A" w14:textId="77777777" w:rsidR="000A1486" w:rsidRPr="000A1486" w:rsidRDefault="000A1486" w:rsidP="000A1486">
      <w:pPr>
        <w:pStyle w:val="Bibliography"/>
        <w:rPr>
          <w:lang w:val="en-US"/>
        </w:rPr>
      </w:pPr>
      <w:r w:rsidRPr="000A1486">
        <w:rPr>
          <w:lang w:val="en-US"/>
        </w:rPr>
        <w:lastRenderedPageBreak/>
        <w:t xml:space="preserve">Lønborg, C. and others. 2021. Nutrient cycling in tropical and temperate coastal waters: Is latitude making a difference? Estuar. Coast. Shelf Sci. </w:t>
      </w:r>
      <w:r w:rsidRPr="000A1486">
        <w:rPr>
          <w:b/>
          <w:bCs/>
          <w:lang w:val="en-US"/>
        </w:rPr>
        <w:t>262</w:t>
      </w:r>
      <w:r w:rsidRPr="000A1486">
        <w:rPr>
          <w:lang w:val="en-US"/>
        </w:rPr>
        <w:t>: 107571. doi:10.1016/j.ecss.2021.107571</w:t>
      </w:r>
    </w:p>
    <w:p w14:paraId="4610FC92" w14:textId="77777777" w:rsidR="000A1486" w:rsidRPr="000A1486" w:rsidRDefault="000A1486" w:rsidP="000A1486">
      <w:pPr>
        <w:pStyle w:val="Bibliography"/>
        <w:rPr>
          <w:lang w:val="en-US"/>
        </w:rPr>
      </w:pPr>
      <w:r w:rsidRPr="000A1486">
        <w:rPr>
          <w:lang w:val="en-US"/>
        </w:rPr>
        <w:t xml:space="preserve">Lowman, H. E., M. E. Hirsch, M. A. Brzezinski, and J. M. Melack. 2023. Examining the potential of sandy marine sediments surrounding giant kelp forests to provide recycled nutrients for growth. J. Coast. Res. </w:t>
      </w:r>
      <w:r w:rsidRPr="000A1486">
        <w:rPr>
          <w:b/>
          <w:bCs/>
          <w:lang w:val="en-US"/>
        </w:rPr>
        <w:t>39</w:t>
      </w:r>
      <w:r w:rsidRPr="000A1486">
        <w:rPr>
          <w:lang w:val="en-US"/>
        </w:rPr>
        <w:t>: 442–454. doi:10.2112/JCOASTRES-D-22-00035.1</w:t>
      </w:r>
    </w:p>
    <w:p w14:paraId="14B63C2B" w14:textId="77777777" w:rsidR="000A1486" w:rsidRPr="000A1486" w:rsidRDefault="000A1486" w:rsidP="000A1486">
      <w:pPr>
        <w:pStyle w:val="Bibliography"/>
        <w:rPr>
          <w:lang w:val="en-US"/>
        </w:rPr>
      </w:pPr>
      <w:r w:rsidRPr="000A1486">
        <w:rPr>
          <w:lang w:val="en-US"/>
        </w:rPr>
        <w:t xml:space="preserve">MacDonald, B. A., R. J. Thompson, and N. F. Bourne. 1991. Growth and Reproductive Energetics of three Scallop Species from British Columbia ( </w:t>
      </w:r>
      <w:r w:rsidRPr="000A1486">
        <w:rPr>
          <w:i/>
          <w:iCs/>
          <w:lang w:val="en-US"/>
        </w:rPr>
        <w:t>Chlamys hastata</w:t>
      </w:r>
      <w:r w:rsidRPr="000A1486">
        <w:rPr>
          <w:lang w:val="en-US"/>
        </w:rPr>
        <w:t xml:space="preserve"> , </w:t>
      </w:r>
      <w:r w:rsidRPr="000A1486">
        <w:rPr>
          <w:i/>
          <w:iCs/>
          <w:lang w:val="en-US"/>
        </w:rPr>
        <w:t>Chlamys rubida</w:t>
      </w:r>
      <w:r w:rsidRPr="000A1486">
        <w:rPr>
          <w:lang w:val="en-US"/>
        </w:rPr>
        <w:t xml:space="preserve"> , and </w:t>
      </w:r>
      <w:r w:rsidRPr="000A1486">
        <w:rPr>
          <w:i/>
          <w:iCs/>
          <w:lang w:val="en-US"/>
        </w:rPr>
        <w:t>Crassadoma gigantea</w:t>
      </w:r>
      <w:r w:rsidRPr="000A1486">
        <w:rPr>
          <w:lang w:val="en-US"/>
        </w:rPr>
        <w:t xml:space="preserve"> ). Can. J. Fish. Aquat. Sci. </w:t>
      </w:r>
      <w:r w:rsidRPr="000A1486">
        <w:rPr>
          <w:b/>
          <w:bCs/>
          <w:lang w:val="en-US"/>
        </w:rPr>
        <w:t>48</w:t>
      </w:r>
      <w:r w:rsidRPr="000A1486">
        <w:rPr>
          <w:lang w:val="en-US"/>
        </w:rPr>
        <w:t>: 215–221. doi:10.1139/f91-029</w:t>
      </w:r>
    </w:p>
    <w:p w14:paraId="2E2EE9E8" w14:textId="77777777" w:rsidR="000A1486" w:rsidRPr="000A1486" w:rsidRDefault="000A1486" w:rsidP="000A1486">
      <w:pPr>
        <w:pStyle w:val="Bibliography"/>
        <w:rPr>
          <w:lang w:val="en-US"/>
        </w:rPr>
      </w:pPr>
      <w:r w:rsidRPr="000A1486">
        <w:rPr>
          <w:lang w:val="en-US"/>
        </w:rPr>
        <w:t xml:space="preserve">MacIsaac, J. J., and R. C. Dugdale. 1969. The kinetics of nitrate and ammonia uptake by natural populations of marine phytoplankton. Deep-Sea Res. Oceanogr. Abstr. </w:t>
      </w:r>
      <w:r w:rsidRPr="000A1486">
        <w:rPr>
          <w:b/>
          <w:bCs/>
          <w:lang w:val="en-US"/>
        </w:rPr>
        <w:t>16</w:t>
      </w:r>
      <w:r w:rsidRPr="000A1486">
        <w:rPr>
          <w:lang w:val="en-US"/>
        </w:rPr>
        <w:t>: 45–57. doi:10.1016/0011-7471(69)90049-7</w:t>
      </w:r>
    </w:p>
    <w:p w14:paraId="58D02A2B" w14:textId="77777777" w:rsidR="000A1486" w:rsidRPr="000A1486" w:rsidRDefault="000A1486" w:rsidP="000A1486">
      <w:pPr>
        <w:pStyle w:val="Bibliography"/>
        <w:rPr>
          <w:lang w:val="en-US"/>
        </w:rPr>
      </w:pPr>
      <w:r w:rsidRPr="000A1486">
        <w:rPr>
          <w:lang w:val="en-US"/>
        </w:rPr>
        <w:t xml:space="preserve">MacIsaac, J. J., and R. C. Dugdale. 1972. Interactions of light and inorganic nitrogen in controlling nitrogen uptake in the sea. Deep-Sea Res. Oceanogr. Abstr. </w:t>
      </w:r>
      <w:r w:rsidRPr="000A1486">
        <w:rPr>
          <w:b/>
          <w:bCs/>
          <w:lang w:val="en-US"/>
        </w:rPr>
        <w:t>19</w:t>
      </w:r>
      <w:r w:rsidRPr="000A1486">
        <w:rPr>
          <w:lang w:val="en-US"/>
        </w:rPr>
        <w:t>: 209–232. doi:10.1016/0011-7471(72)90032-0</w:t>
      </w:r>
    </w:p>
    <w:p w14:paraId="44EE9900" w14:textId="77777777" w:rsidR="000A1486" w:rsidRPr="000A1486" w:rsidRDefault="000A1486" w:rsidP="000A1486">
      <w:pPr>
        <w:pStyle w:val="Bibliography"/>
        <w:rPr>
          <w:lang w:val="en-US"/>
        </w:rPr>
      </w:pPr>
      <w:r w:rsidRPr="000A1486">
        <w:rPr>
          <w:lang w:val="en-US"/>
        </w:rPr>
        <w:t xml:space="preserve">McInturf, A. G., L. Pollack, L. H. Yang, and O. Spiegel. 2019. Vectors with autonomy: what distinguishes animal-mediated nutrient transport from abiotic vectors? Biological Reviews </w:t>
      </w:r>
      <w:r w:rsidRPr="000A1486">
        <w:rPr>
          <w:b/>
          <w:bCs/>
          <w:lang w:val="en-US"/>
        </w:rPr>
        <w:t>94</w:t>
      </w:r>
      <w:r w:rsidRPr="000A1486">
        <w:rPr>
          <w:lang w:val="en-US"/>
        </w:rPr>
        <w:t>: 1761–1773. doi:10.1111/brv.12525</w:t>
      </w:r>
    </w:p>
    <w:p w14:paraId="107065A0" w14:textId="77777777" w:rsidR="000A1486" w:rsidRPr="000A1486" w:rsidRDefault="000A1486" w:rsidP="000A1486">
      <w:pPr>
        <w:pStyle w:val="Bibliography"/>
        <w:rPr>
          <w:lang w:val="en-US"/>
        </w:rPr>
      </w:pPr>
      <w:r w:rsidRPr="000A1486">
        <w:rPr>
          <w:lang w:val="en-US"/>
        </w:rPr>
        <w:t xml:space="preserve">McKinney, R. A., S. M. Glatt, and S. R. Williams. 2004. Allometric length-weight relationships for benthic prey of aquatic wildlife in coastal marine habitats. Wildlife Biology </w:t>
      </w:r>
      <w:r w:rsidRPr="000A1486">
        <w:rPr>
          <w:b/>
          <w:bCs/>
          <w:lang w:val="en-US"/>
        </w:rPr>
        <w:t>10</w:t>
      </w:r>
      <w:r w:rsidRPr="000A1486">
        <w:rPr>
          <w:lang w:val="en-US"/>
        </w:rPr>
        <w:t>: 241–249. doi:10.2981/wlb.2004.029</w:t>
      </w:r>
    </w:p>
    <w:p w14:paraId="42F76FAF" w14:textId="77777777" w:rsidR="000A1486" w:rsidRPr="000A1486" w:rsidRDefault="000A1486" w:rsidP="000A1486">
      <w:pPr>
        <w:pStyle w:val="Bibliography"/>
        <w:rPr>
          <w:lang w:val="en-US"/>
        </w:rPr>
      </w:pPr>
      <w:r w:rsidRPr="000A1486">
        <w:rPr>
          <w:lang w:val="en-US"/>
        </w:rPr>
        <w:lastRenderedPageBreak/>
        <w:t xml:space="preserve">Menge, B. A. 1975. Brood or broadcast? The adaptive significance of different reproductive strategies in the two intertidal sea stars Leptasterias hexactis and Pisaster ochraceus. Mar. Biol. </w:t>
      </w:r>
      <w:r w:rsidRPr="000A1486">
        <w:rPr>
          <w:b/>
          <w:bCs/>
          <w:lang w:val="en-US"/>
        </w:rPr>
        <w:t>31</w:t>
      </w:r>
      <w:r w:rsidRPr="000A1486">
        <w:rPr>
          <w:lang w:val="en-US"/>
        </w:rPr>
        <w:t>: 87–100. doi:10.1007/BF00390651</w:t>
      </w:r>
    </w:p>
    <w:p w14:paraId="29846E22" w14:textId="77777777" w:rsidR="000A1486" w:rsidRPr="000A1486" w:rsidRDefault="000A1486" w:rsidP="000A1486">
      <w:pPr>
        <w:pStyle w:val="Bibliography"/>
        <w:rPr>
          <w:lang w:val="en-US"/>
        </w:rPr>
      </w:pPr>
      <w:r w:rsidRPr="000A1486">
        <w:rPr>
          <w:lang w:val="en-US"/>
        </w:rPr>
        <w:t xml:space="preserve">Menge, B. A. 1992. Community regulation: Under what conditions are bottom-up factors important on rocky shores? Ecology </w:t>
      </w:r>
      <w:r w:rsidRPr="000A1486">
        <w:rPr>
          <w:b/>
          <w:bCs/>
          <w:lang w:val="en-US"/>
        </w:rPr>
        <w:t>73</w:t>
      </w:r>
      <w:r w:rsidRPr="000A1486">
        <w:rPr>
          <w:lang w:val="en-US"/>
        </w:rPr>
        <w:t>: 755–765. doi:10.2307/1940155</w:t>
      </w:r>
    </w:p>
    <w:p w14:paraId="5881D4DC" w14:textId="77777777" w:rsidR="000A1486" w:rsidRPr="000A1486" w:rsidRDefault="000A1486" w:rsidP="000A1486">
      <w:pPr>
        <w:pStyle w:val="Bibliography"/>
        <w:rPr>
          <w:lang w:val="en-US"/>
        </w:rPr>
      </w:pPr>
      <w:r w:rsidRPr="000A1486">
        <w:rPr>
          <w:lang w:val="en-US"/>
        </w:rPr>
        <w:t xml:space="preserve">Menge, B. A., B. A. Daley, P. A. Wheeler, E. Dahlhoff, E. Sanford, and P. T. Strub. 1997. Benthic–pelagic links and rocky intertidal communities: Bottom-up effects on top-down control? Proc Natl Acad Sci USA </w:t>
      </w:r>
      <w:r w:rsidRPr="000A1486">
        <w:rPr>
          <w:b/>
          <w:bCs/>
          <w:lang w:val="en-US"/>
        </w:rPr>
        <w:t>94</w:t>
      </w:r>
      <w:r w:rsidRPr="000A1486">
        <w:rPr>
          <w:lang w:val="en-US"/>
        </w:rPr>
        <w:t>: 14530–14535. doi:10.1073/pnas.94.26.14530</w:t>
      </w:r>
    </w:p>
    <w:p w14:paraId="07CFD2D8" w14:textId="77777777" w:rsidR="000A1486" w:rsidRPr="000A1486" w:rsidRDefault="000A1486" w:rsidP="000A1486">
      <w:pPr>
        <w:pStyle w:val="Bibliography"/>
        <w:rPr>
          <w:lang w:val="en-US"/>
        </w:rPr>
      </w:pPr>
      <w:r w:rsidRPr="000A1486">
        <w:rPr>
          <w:lang w:val="en-US"/>
        </w:rPr>
        <w:t xml:space="preserve">Meyer, J. L., and E. T. Schultz. 1985. Migrating haemulid fishes as a source of nutrients and organic matter on coral reefs. Limnol Oceanogr </w:t>
      </w:r>
      <w:r w:rsidRPr="000A1486">
        <w:rPr>
          <w:b/>
          <w:bCs/>
          <w:lang w:val="en-US"/>
        </w:rPr>
        <w:t>30</w:t>
      </w:r>
      <w:r w:rsidRPr="000A1486">
        <w:rPr>
          <w:lang w:val="en-US"/>
        </w:rPr>
        <w:t>: 146–156.</w:t>
      </w:r>
    </w:p>
    <w:p w14:paraId="4AD8508E" w14:textId="77777777" w:rsidR="000A1486" w:rsidRPr="000A1486" w:rsidRDefault="000A1486" w:rsidP="000A1486">
      <w:pPr>
        <w:pStyle w:val="Bibliography"/>
        <w:rPr>
          <w:lang w:val="en-US"/>
        </w:rPr>
      </w:pPr>
      <w:r w:rsidRPr="000A1486">
        <w:rPr>
          <w:lang w:val="en-US"/>
        </w:rPr>
        <w:t xml:space="preserve">Meyer, J. L., E. T. Schultz, and G. S. Helfman. 1983. Fish schools: An asset to corals. Science </w:t>
      </w:r>
      <w:r w:rsidRPr="000A1486">
        <w:rPr>
          <w:b/>
          <w:bCs/>
          <w:lang w:val="en-US"/>
        </w:rPr>
        <w:t>220</w:t>
      </w:r>
      <w:r w:rsidRPr="000A1486">
        <w:rPr>
          <w:lang w:val="en-US"/>
        </w:rPr>
        <w:t>: 1047–1049. doi:10.1126/science.220.4601.1047</w:t>
      </w:r>
    </w:p>
    <w:p w14:paraId="6797383E" w14:textId="77777777" w:rsidR="000A1486" w:rsidRPr="000A1486" w:rsidRDefault="000A1486" w:rsidP="000A1486">
      <w:pPr>
        <w:pStyle w:val="Bibliography"/>
        <w:rPr>
          <w:lang w:val="en-US"/>
        </w:rPr>
      </w:pPr>
      <w:r w:rsidRPr="000A1486">
        <w:rPr>
          <w:lang w:val="en-US"/>
        </w:rPr>
        <w:t xml:space="preserve">Montgomery, E. M. 2014. Predicting crawling speed relative to mass in sea stars. Journal of Experimental Marine Biology and Ecology </w:t>
      </w:r>
      <w:r w:rsidRPr="000A1486">
        <w:rPr>
          <w:b/>
          <w:bCs/>
          <w:lang w:val="en-US"/>
        </w:rPr>
        <w:t>458</w:t>
      </w:r>
      <w:r w:rsidRPr="000A1486">
        <w:rPr>
          <w:lang w:val="en-US"/>
        </w:rPr>
        <w:t>: 27–33. doi:10.1016/j.jembe.2014.05.009</w:t>
      </w:r>
    </w:p>
    <w:p w14:paraId="2F558881" w14:textId="77777777" w:rsidR="000A1486" w:rsidRPr="000A1486" w:rsidRDefault="000A1486" w:rsidP="000A1486">
      <w:pPr>
        <w:pStyle w:val="Bibliography"/>
        <w:rPr>
          <w:lang w:val="en-US"/>
        </w:rPr>
      </w:pPr>
      <w:r w:rsidRPr="000A1486">
        <w:rPr>
          <w:lang w:val="en-US"/>
        </w:rPr>
        <w:t xml:space="preserve">Müller, J. and others. 2018. LiDAR-derived canopy structure supports the more-individuals hypothesis for arthropod diversity in temperate forests. Oikos </w:t>
      </w:r>
      <w:r w:rsidRPr="000A1486">
        <w:rPr>
          <w:b/>
          <w:bCs/>
          <w:lang w:val="en-US"/>
        </w:rPr>
        <w:t>127</w:t>
      </w:r>
      <w:r w:rsidRPr="000A1486">
        <w:rPr>
          <w:lang w:val="en-US"/>
        </w:rPr>
        <w:t>: 814–824. doi:10.1111/oik.04972</w:t>
      </w:r>
    </w:p>
    <w:p w14:paraId="7F627881" w14:textId="77777777" w:rsidR="000A1486" w:rsidRPr="000A1486" w:rsidRDefault="000A1486" w:rsidP="000A1486">
      <w:pPr>
        <w:pStyle w:val="Bibliography"/>
        <w:rPr>
          <w:lang w:val="en-US"/>
        </w:rPr>
      </w:pPr>
      <w:r w:rsidRPr="000A1486">
        <w:rPr>
          <w:lang w:val="en-US"/>
        </w:rPr>
        <w:t xml:space="preserve">Murie, K. A., and P. E. Bourdeau. 2020. Fragmented kelp forest canopies retain their ability to alter local seawater chemistry. Sci Rep </w:t>
      </w:r>
      <w:r w:rsidRPr="000A1486">
        <w:rPr>
          <w:b/>
          <w:bCs/>
          <w:lang w:val="en-US"/>
        </w:rPr>
        <w:t>10</w:t>
      </w:r>
      <w:r w:rsidRPr="000A1486">
        <w:rPr>
          <w:lang w:val="en-US"/>
        </w:rPr>
        <w:t>: 11939. doi:10.1038/s41598-020-68841-2</w:t>
      </w:r>
    </w:p>
    <w:p w14:paraId="7FB5DD2D" w14:textId="77777777" w:rsidR="000A1486" w:rsidRPr="000A1486" w:rsidRDefault="000A1486" w:rsidP="000A1486">
      <w:pPr>
        <w:pStyle w:val="Bibliography"/>
        <w:rPr>
          <w:lang w:val="en-US"/>
        </w:rPr>
      </w:pPr>
      <w:r w:rsidRPr="000A1486">
        <w:rPr>
          <w:lang w:val="en-US"/>
        </w:rPr>
        <w:t xml:space="preserve">Nielsen, K. J., and S. A. Navarrete. 2004. Mesoscale regulation comes from the bottom-up: intertidal interactions between consumers and upwelling. Ecol. Lett. </w:t>
      </w:r>
      <w:r w:rsidRPr="000A1486">
        <w:rPr>
          <w:b/>
          <w:bCs/>
          <w:lang w:val="en-US"/>
        </w:rPr>
        <w:t>7</w:t>
      </w:r>
      <w:r w:rsidRPr="000A1486">
        <w:rPr>
          <w:lang w:val="en-US"/>
        </w:rPr>
        <w:t>: 31–41. doi:10.1046/j.1461-0248.2003.00542.x</w:t>
      </w:r>
    </w:p>
    <w:p w14:paraId="7EF31256" w14:textId="77777777" w:rsidR="000A1486" w:rsidRPr="000A1486" w:rsidRDefault="000A1486" w:rsidP="000A1486">
      <w:pPr>
        <w:pStyle w:val="Bibliography"/>
        <w:rPr>
          <w:lang w:val="en-US"/>
        </w:rPr>
      </w:pPr>
      <w:r w:rsidRPr="000A1486">
        <w:rPr>
          <w:lang w:val="en-US"/>
        </w:rPr>
        <w:lastRenderedPageBreak/>
        <w:t xml:space="preserve">O’Clair, C. E., and S. D. Rice. 1985. Depression of feeding and growth rates of the seastar Evasterias troschelii during long-term exposure to the water-soluble fraction of crude oil. Mar. Biol. </w:t>
      </w:r>
      <w:r w:rsidRPr="000A1486">
        <w:rPr>
          <w:b/>
          <w:bCs/>
          <w:lang w:val="en-US"/>
        </w:rPr>
        <w:t>84</w:t>
      </w:r>
      <w:r w:rsidRPr="000A1486">
        <w:rPr>
          <w:lang w:val="en-US"/>
        </w:rPr>
        <w:t>: 331–340. doi:10.1007/BF00392503</w:t>
      </w:r>
    </w:p>
    <w:p w14:paraId="4E136B59" w14:textId="77777777" w:rsidR="000A1486" w:rsidRPr="000A1486" w:rsidRDefault="000A1486" w:rsidP="000A1486">
      <w:pPr>
        <w:pStyle w:val="Bibliography"/>
        <w:rPr>
          <w:lang w:val="en-US"/>
        </w:rPr>
      </w:pPr>
      <w:r w:rsidRPr="000A1486">
        <w:rPr>
          <w:lang w:val="en-US"/>
        </w:rPr>
        <w:t>Oksanen, J. and others. 2022. vegan: Community ecology package. R package version 2.6-4.</w:t>
      </w:r>
    </w:p>
    <w:p w14:paraId="5A0A03C8" w14:textId="77777777" w:rsidR="000A1486" w:rsidRPr="000A1486" w:rsidRDefault="000A1486" w:rsidP="000A1486">
      <w:pPr>
        <w:pStyle w:val="Bibliography"/>
        <w:rPr>
          <w:lang w:val="en-US"/>
        </w:rPr>
      </w:pPr>
      <w:r w:rsidRPr="000A1486">
        <w:rPr>
          <w:lang w:val="en-US"/>
        </w:rPr>
        <w:t>Osborn, S. A. 1995. Fecundity and embryonic development of Octopus rubescens Berry from Monterey Bay, California. Master of Science. San Jose State University.</w:t>
      </w:r>
    </w:p>
    <w:p w14:paraId="4D3FF050" w14:textId="77777777" w:rsidR="000A1486" w:rsidRPr="000A1486" w:rsidRDefault="000A1486" w:rsidP="000A1486">
      <w:pPr>
        <w:pStyle w:val="Bibliography"/>
        <w:rPr>
          <w:lang w:val="en-US"/>
        </w:rPr>
      </w:pPr>
      <w:r w:rsidRPr="000A1486">
        <w:rPr>
          <w:lang w:val="en-US"/>
        </w:rPr>
        <w:t xml:space="preserve">Paine, R. T. 1986. Benthic community—water column coupling during the 1982-1983 El Niño. Are community changes at high latitudes attributable to cause or coincidence?1. Limnol Oceanogr </w:t>
      </w:r>
      <w:r w:rsidRPr="000A1486">
        <w:rPr>
          <w:b/>
          <w:bCs/>
          <w:lang w:val="en-US"/>
        </w:rPr>
        <w:t>31</w:t>
      </w:r>
      <w:r w:rsidRPr="000A1486">
        <w:rPr>
          <w:lang w:val="en-US"/>
        </w:rPr>
        <w:t>: 351–360. doi:10.4319/lo.1986.31.2.0351</w:t>
      </w:r>
    </w:p>
    <w:p w14:paraId="28F3130B" w14:textId="77777777" w:rsidR="000A1486" w:rsidRPr="000A1486" w:rsidRDefault="000A1486" w:rsidP="000A1486">
      <w:pPr>
        <w:pStyle w:val="Bibliography"/>
        <w:rPr>
          <w:lang w:val="en-US"/>
        </w:rPr>
      </w:pPr>
      <w:r w:rsidRPr="000A1486">
        <w:rPr>
          <w:lang w:val="en-US"/>
        </w:rPr>
        <w:t>Palmer, A. R. 1982. GROWTH IN MARINE GASTROPODS: A NON-DESTRUCTIVE TECHNIQUE FOR INDEPENDENTLY MEASURING SHELL AND BODY WEIGHT.</w:t>
      </w:r>
    </w:p>
    <w:p w14:paraId="102E48A4" w14:textId="77777777" w:rsidR="000A1486" w:rsidRPr="000A1486" w:rsidRDefault="000A1486" w:rsidP="000A1486">
      <w:pPr>
        <w:pStyle w:val="Bibliography"/>
        <w:rPr>
          <w:lang w:val="en-US"/>
        </w:rPr>
      </w:pPr>
      <w:r w:rsidRPr="000A1486">
        <w:rPr>
          <w:lang w:val="en-US"/>
        </w:rPr>
        <w:t xml:space="preserve">Pawlowicz, R. 2017. Seasonal cycles, hypoxia, and renewal in a coastal fjord (Barkley Sound, British Columbia). Atmos.-Ocean </w:t>
      </w:r>
      <w:r w:rsidRPr="000A1486">
        <w:rPr>
          <w:b/>
          <w:bCs/>
          <w:lang w:val="en-US"/>
        </w:rPr>
        <w:t>55</w:t>
      </w:r>
      <w:r w:rsidRPr="000A1486">
        <w:rPr>
          <w:lang w:val="en-US"/>
        </w:rPr>
        <w:t>: 264–283. doi:10.1080/07055900.2017.1374240</w:t>
      </w:r>
    </w:p>
    <w:p w14:paraId="5AA58588" w14:textId="77777777" w:rsidR="000A1486" w:rsidRPr="000A1486" w:rsidRDefault="000A1486" w:rsidP="000A1486">
      <w:pPr>
        <w:pStyle w:val="Bibliography"/>
        <w:rPr>
          <w:lang w:val="en-US"/>
        </w:rPr>
      </w:pPr>
      <w:r w:rsidRPr="000A1486">
        <w:rPr>
          <w:lang w:val="en-US"/>
        </w:rPr>
        <w:t xml:space="preserve">Peters, J. R., D. C. Reed, and D. E. Burkepile. 2019. Climate and fishing drive regime shifts in consumer-mediated nutrient cycling in kelp forests. Glob Change Biol </w:t>
      </w:r>
      <w:r w:rsidRPr="000A1486">
        <w:rPr>
          <w:b/>
          <w:bCs/>
          <w:lang w:val="en-US"/>
        </w:rPr>
        <w:t>25</w:t>
      </w:r>
      <w:r w:rsidRPr="000A1486">
        <w:rPr>
          <w:lang w:val="en-US"/>
        </w:rPr>
        <w:t>: 3179–3192. doi:10.1111/gcb.14706</w:t>
      </w:r>
    </w:p>
    <w:p w14:paraId="1B0096F6" w14:textId="77777777" w:rsidR="000A1486" w:rsidRPr="000A1486" w:rsidRDefault="000A1486" w:rsidP="000A1486">
      <w:pPr>
        <w:pStyle w:val="Bibliography"/>
        <w:rPr>
          <w:lang w:val="en-US"/>
        </w:rPr>
      </w:pPr>
      <w:r w:rsidRPr="000A1486">
        <w:rPr>
          <w:lang w:val="en-US"/>
        </w:rPr>
        <w:t xml:space="preserve">Pfister, C. A., M. A. Altabet, and D. Post. 2014. Animal regeneration and microbial retention of nitrogen along coastal rocky shores. Ecology </w:t>
      </w:r>
      <w:r w:rsidRPr="000A1486">
        <w:rPr>
          <w:b/>
          <w:bCs/>
          <w:lang w:val="en-US"/>
        </w:rPr>
        <w:t>95</w:t>
      </w:r>
      <w:r w:rsidRPr="000A1486">
        <w:rPr>
          <w:lang w:val="en-US"/>
        </w:rPr>
        <w:t>: 2803–2814. doi:10.1890/13-1825.1</w:t>
      </w:r>
    </w:p>
    <w:p w14:paraId="00AC2C12" w14:textId="77777777" w:rsidR="000A1486" w:rsidRPr="000A1486" w:rsidRDefault="000A1486" w:rsidP="000A1486">
      <w:pPr>
        <w:pStyle w:val="Bibliography"/>
        <w:rPr>
          <w:lang w:val="en-US"/>
        </w:rPr>
      </w:pPr>
      <w:r w:rsidRPr="000A1486">
        <w:rPr>
          <w:lang w:val="en-US"/>
        </w:rPr>
        <w:t xml:space="preserve">Pfister, C. A., M. A. Altabet, and B. L. Weigel. 2019. Kelp beds and their local effects on seawater chemistry, productivity, and microbial communities. Ecology </w:t>
      </w:r>
      <w:r w:rsidRPr="000A1486">
        <w:rPr>
          <w:b/>
          <w:bCs/>
          <w:lang w:val="en-US"/>
        </w:rPr>
        <w:t>100</w:t>
      </w:r>
      <w:r w:rsidRPr="000A1486">
        <w:rPr>
          <w:lang w:val="en-US"/>
        </w:rPr>
        <w:t>: e02798. doi:https://doi.org/10.1002/ecy.2798</w:t>
      </w:r>
    </w:p>
    <w:p w14:paraId="682353B4" w14:textId="77777777" w:rsidR="000A1486" w:rsidRPr="000A1486" w:rsidRDefault="000A1486" w:rsidP="000A1486">
      <w:pPr>
        <w:pStyle w:val="Bibliography"/>
        <w:rPr>
          <w:lang w:val="en-US"/>
        </w:rPr>
      </w:pPr>
      <w:r w:rsidRPr="000A1486">
        <w:rPr>
          <w:lang w:val="en-US"/>
        </w:rPr>
        <w:lastRenderedPageBreak/>
        <w:t xml:space="preserve">Phillips, J. C., and C. L. Hurd. 2004. Kinetics of nitrate, ammonium, and urea uptake by four intertidal seaweeds from New Zealand. J Phycol </w:t>
      </w:r>
      <w:r w:rsidRPr="000A1486">
        <w:rPr>
          <w:b/>
          <w:bCs/>
          <w:lang w:val="en-US"/>
        </w:rPr>
        <w:t>40</w:t>
      </w:r>
      <w:r w:rsidRPr="000A1486">
        <w:rPr>
          <w:lang w:val="en-US"/>
        </w:rPr>
        <w:t>: 534–545. doi:10.1111/j.1529-8817.2004.03157.x</w:t>
      </w:r>
    </w:p>
    <w:p w14:paraId="2E4EFDD4" w14:textId="77777777" w:rsidR="000A1486" w:rsidRPr="000A1486" w:rsidRDefault="000A1486" w:rsidP="000A1486">
      <w:pPr>
        <w:pStyle w:val="Bibliography"/>
        <w:rPr>
          <w:lang w:val="en-US"/>
        </w:rPr>
      </w:pPr>
      <w:r w:rsidRPr="000A1486">
        <w:rPr>
          <w:lang w:val="en-US"/>
        </w:rPr>
        <w:t>Posit team. 2024. RStudio: Integrated Development Environment for R.</w:t>
      </w:r>
    </w:p>
    <w:p w14:paraId="276C805D" w14:textId="77777777" w:rsidR="000A1486" w:rsidRPr="000A1486" w:rsidRDefault="000A1486" w:rsidP="000A1486">
      <w:pPr>
        <w:pStyle w:val="Bibliography"/>
        <w:rPr>
          <w:lang w:val="en-US"/>
        </w:rPr>
      </w:pPr>
      <w:r w:rsidRPr="000A1486">
        <w:rPr>
          <w:lang w:val="en-US"/>
        </w:rPr>
        <w:t xml:space="preserve">Probyn, T. A., and A. R. O. Chapman. 1983. Summer growth of Chordaria flagelliformis (O.F. Muell.) C. Ag.: Physiological strategies in a nutrient stressed environment. J. Exp. Mar. Bio. Ecol </w:t>
      </w:r>
      <w:r w:rsidRPr="000A1486">
        <w:rPr>
          <w:b/>
          <w:bCs/>
          <w:lang w:val="en-US"/>
        </w:rPr>
        <w:t>73</w:t>
      </w:r>
      <w:r w:rsidRPr="000A1486">
        <w:rPr>
          <w:lang w:val="en-US"/>
        </w:rPr>
        <w:t>: 243–271. doi:10.1016/0022-0981(83)90050-3</w:t>
      </w:r>
    </w:p>
    <w:p w14:paraId="08853B2B" w14:textId="77777777" w:rsidR="000A1486" w:rsidRPr="000A1486" w:rsidRDefault="000A1486" w:rsidP="000A1486">
      <w:pPr>
        <w:pStyle w:val="Bibliography"/>
        <w:rPr>
          <w:lang w:val="en-US"/>
        </w:rPr>
      </w:pPr>
      <w:r w:rsidRPr="000A1486">
        <w:rPr>
          <w:lang w:val="en-US"/>
        </w:rPr>
        <w:t>R Core Team. 2024. R: A language and environment for statistical computing.</w:t>
      </w:r>
    </w:p>
    <w:p w14:paraId="7A3B89C1" w14:textId="77777777" w:rsidR="000A1486" w:rsidRPr="000A1486" w:rsidRDefault="000A1486" w:rsidP="000A1486">
      <w:pPr>
        <w:pStyle w:val="Bibliography"/>
        <w:rPr>
          <w:lang w:val="en-US"/>
        </w:rPr>
      </w:pPr>
      <w:r w:rsidRPr="000A1486">
        <w:rPr>
          <w:lang w:val="en-US"/>
        </w:rPr>
        <w:t xml:space="preserve">Roman, J., and J. J. McCarthy. 2010. The whale pump: Marine mammals enhance primary productivity in a coastal basin P. Roopnarine [ed.]. PLoS ONE </w:t>
      </w:r>
      <w:r w:rsidRPr="000A1486">
        <w:rPr>
          <w:b/>
          <w:bCs/>
          <w:lang w:val="en-US"/>
        </w:rPr>
        <w:t>5</w:t>
      </w:r>
      <w:r w:rsidRPr="000A1486">
        <w:rPr>
          <w:lang w:val="en-US"/>
        </w:rPr>
        <w:t>: e13255. doi:10.1371/journal.pone.0013255</w:t>
      </w:r>
    </w:p>
    <w:p w14:paraId="5920A69A" w14:textId="77777777" w:rsidR="000A1486" w:rsidRPr="000A1486" w:rsidRDefault="000A1486" w:rsidP="000A1486">
      <w:pPr>
        <w:pStyle w:val="Bibliography"/>
        <w:rPr>
          <w:lang w:val="en-US"/>
        </w:rPr>
      </w:pPr>
      <w:r w:rsidRPr="000A1486">
        <w:rPr>
          <w:lang w:val="en-US"/>
        </w:rPr>
        <w:t xml:space="preserve">Rosman, J. H., J. R. Koseff, S. G. Monismith, and J. Grover. 2007. A field investigation into the effects of a kelp forest (Macrocystis pyrifera) on coastal hydrodynamics and transport. J. Geophys. Res. Oceans </w:t>
      </w:r>
      <w:r w:rsidRPr="000A1486">
        <w:rPr>
          <w:b/>
          <w:bCs/>
          <w:lang w:val="en-US"/>
        </w:rPr>
        <w:t>112</w:t>
      </w:r>
      <w:r w:rsidRPr="000A1486">
        <w:rPr>
          <w:lang w:val="en-US"/>
        </w:rPr>
        <w:t>. doi:10.1029/2005JC003430</w:t>
      </w:r>
    </w:p>
    <w:p w14:paraId="54A43497" w14:textId="77777777" w:rsidR="000A1486" w:rsidRPr="000A1486" w:rsidRDefault="000A1486" w:rsidP="000A1486">
      <w:pPr>
        <w:pStyle w:val="Bibliography"/>
        <w:rPr>
          <w:lang w:val="en-US"/>
        </w:rPr>
      </w:pPr>
      <w:r w:rsidRPr="000A1486">
        <w:rPr>
          <w:lang w:val="en-US"/>
        </w:rPr>
        <w:t xml:space="preserve">Sanford, E. 2002. The feeding, growth, and energetics of two rocky intertidal predators (Pisaster ochraceus and Nucella canaliculata) under water temperatures simulating episodic upwelling. J. Exp. Mar. Biol. Ecol. </w:t>
      </w:r>
      <w:r w:rsidRPr="000A1486">
        <w:rPr>
          <w:b/>
          <w:bCs/>
          <w:lang w:val="en-US"/>
        </w:rPr>
        <w:t>273</w:t>
      </w:r>
      <w:r w:rsidRPr="000A1486">
        <w:rPr>
          <w:lang w:val="en-US"/>
        </w:rPr>
        <w:t>: 199–218. doi:10.1016/S0022-0981(02)00164-8</w:t>
      </w:r>
    </w:p>
    <w:p w14:paraId="3A826C1B" w14:textId="77777777" w:rsidR="000A1486" w:rsidRPr="000A1486" w:rsidRDefault="000A1486" w:rsidP="000A1486">
      <w:pPr>
        <w:pStyle w:val="Bibliography"/>
        <w:rPr>
          <w:lang w:val="en-US"/>
        </w:rPr>
      </w:pPr>
      <w:r w:rsidRPr="000A1486">
        <w:rPr>
          <w:lang w:val="en-US"/>
        </w:rPr>
        <w:t xml:space="preserve">Schuster, J. M., and A. E. Bates. 2023. The role of kelp availability and quality on the energetic state and thermal tolerance of sea urchin and gastropod grazers. Journal of Experimental Marine Biology and Ecology </w:t>
      </w:r>
      <w:r w:rsidRPr="000A1486">
        <w:rPr>
          <w:b/>
          <w:bCs/>
          <w:lang w:val="en-US"/>
        </w:rPr>
        <w:t>569</w:t>
      </w:r>
      <w:r w:rsidRPr="000A1486">
        <w:rPr>
          <w:lang w:val="en-US"/>
        </w:rPr>
        <w:t>: 151947. doi:10.1016/j.jembe.2023.151947</w:t>
      </w:r>
    </w:p>
    <w:p w14:paraId="387A2D30" w14:textId="77777777" w:rsidR="000A1486" w:rsidRPr="000A1486" w:rsidRDefault="000A1486" w:rsidP="000A1486">
      <w:pPr>
        <w:pStyle w:val="Bibliography"/>
        <w:rPr>
          <w:lang w:val="en-US"/>
        </w:rPr>
      </w:pPr>
      <w:r w:rsidRPr="000A1486">
        <w:rPr>
          <w:lang w:val="en-US"/>
        </w:rPr>
        <w:t xml:space="preserve">Sellers, A. J., B. Leung, and M. E. Torchin. 2020. Global meta-analysis of how marine upwelling affects herbivory. Glob. Ecol. Biogeogr. </w:t>
      </w:r>
      <w:r w:rsidRPr="000A1486">
        <w:rPr>
          <w:b/>
          <w:bCs/>
          <w:lang w:val="en-US"/>
        </w:rPr>
        <w:t>29</w:t>
      </w:r>
      <w:r w:rsidRPr="000A1486">
        <w:rPr>
          <w:lang w:val="en-US"/>
        </w:rPr>
        <w:t>: 370–383. doi:https://doi.org/10.1111/geb.13023</w:t>
      </w:r>
    </w:p>
    <w:p w14:paraId="42245B0F" w14:textId="77777777" w:rsidR="000A1486" w:rsidRPr="000A1486" w:rsidRDefault="000A1486" w:rsidP="000A1486">
      <w:pPr>
        <w:pStyle w:val="Bibliography"/>
        <w:rPr>
          <w:lang w:val="en-US"/>
        </w:rPr>
      </w:pPr>
      <w:r w:rsidRPr="000A1486">
        <w:rPr>
          <w:lang w:val="en-US"/>
        </w:rPr>
        <w:lastRenderedPageBreak/>
        <w:t xml:space="preserve">Shantz, A. A., M. C. Ladd, E. Schrack, and D. E. Burkepile. 2015. Fish-derived nutrient hotspots shape coral reef benthic communities. Ecol Appl </w:t>
      </w:r>
      <w:r w:rsidRPr="000A1486">
        <w:rPr>
          <w:b/>
          <w:bCs/>
          <w:lang w:val="en-US"/>
        </w:rPr>
        <w:t>25</w:t>
      </w:r>
      <w:r w:rsidRPr="000A1486">
        <w:rPr>
          <w:lang w:val="en-US"/>
        </w:rPr>
        <w:t>: 2142–2152. doi:10.1890/14-2209.1</w:t>
      </w:r>
    </w:p>
    <w:p w14:paraId="07C63960" w14:textId="77777777" w:rsidR="000A1486" w:rsidRPr="000A1486" w:rsidRDefault="000A1486" w:rsidP="000A1486">
      <w:pPr>
        <w:pStyle w:val="Bibliography"/>
        <w:rPr>
          <w:lang w:val="en-US"/>
        </w:rPr>
      </w:pPr>
      <w:r w:rsidRPr="000A1486">
        <w:rPr>
          <w:lang w:val="en-US"/>
        </w:rPr>
        <w:t>Shrestha, J., J. R. Peters, J. E. Caselle, and S. L. Hamilton. 2024. Marine protection and environmental forcing influence fish-derived nutrient cycling in kelp forests. Funct. Ecol. 1–15. doi:10.1111/1365-2435.14708</w:t>
      </w:r>
    </w:p>
    <w:p w14:paraId="5A93D311" w14:textId="77777777" w:rsidR="000A1486" w:rsidRPr="000A1486" w:rsidRDefault="000A1486" w:rsidP="000A1486">
      <w:pPr>
        <w:pStyle w:val="Bibliography"/>
        <w:rPr>
          <w:lang w:val="en-US"/>
        </w:rPr>
      </w:pPr>
      <w:r w:rsidRPr="000A1486">
        <w:rPr>
          <w:lang w:val="en-US"/>
        </w:rPr>
        <w:t xml:space="preserve">Starko, S. and others. 2024. Local and regional variation in kelp loss and stability across coastal British Columbia. Mar. Ecol. Prog. Ser. </w:t>
      </w:r>
      <w:r w:rsidRPr="000A1486">
        <w:rPr>
          <w:b/>
          <w:bCs/>
          <w:lang w:val="en-US"/>
        </w:rPr>
        <w:t>733</w:t>
      </w:r>
      <w:r w:rsidRPr="000A1486">
        <w:rPr>
          <w:lang w:val="en-US"/>
        </w:rPr>
        <w:t>: 1–26. doi:10.3354/meps14548</w:t>
      </w:r>
    </w:p>
    <w:p w14:paraId="7415200B" w14:textId="77777777" w:rsidR="000A1486" w:rsidRPr="000A1486" w:rsidRDefault="000A1486" w:rsidP="000A1486">
      <w:pPr>
        <w:pStyle w:val="Bibliography"/>
        <w:rPr>
          <w:lang w:val="en-US"/>
        </w:rPr>
      </w:pPr>
      <w:r w:rsidRPr="000A1486">
        <w:rPr>
          <w:lang w:val="en-US"/>
        </w:rPr>
        <w:t xml:space="preserve">Starko, S., C. J. Neufeld, L. Gendall, B. Timmer, L. Campbell, J. Yakimishyn, L. Druehl, and J. K. Baum. 2022. Microclimate predicts kelp forest extinction in the face of direct and indirect marine heatwave effects. Ecol Appl </w:t>
      </w:r>
      <w:r w:rsidRPr="000A1486">
        <w:rPr>
          <w:b/>
          <w:bCs/>
          <w:lang w:val="en-US"/>
        </w:rPr>
        <w:t>32</w:t>
      </w:r>
      <w:r w:rsidRPr="000A1486">
        <w:rPr>
          <w:lang w:val="en-US"/>
        </w:rPr>
        <w:t>: e2673. doi:10.1002/eap.2673</w:t>
      </w:r>
    </w:p>
    <w:p w14:paraId="697B4346" w14:textId="77777777" w:rsidR="000A1486" w:rsidRPr="000A1486" w:rsidRDefault="000A1486" w:rsidP="000A1486">
      <w:pPr>
        <w:pStyle w:val="Bibliography"/>
        <w:rPr>
          <w:lang w:val="en-US"/>
        </w:rPr>
      </w:pPr>
      <w:r w:rsidRPr="000A1486">
        <w:rPr>
          <w:lang w:val="en-US"/>
        </w:rPr>
        <w:t xml:space="preserve">Steneck, R. S., M. H. Graham, B. J. Bourque, D. Corbett, J. M. Erlandson, J. A. Estes, and M. J. Tegner. 2002. Kelp forest ecosystems: biodiversity, stability, resilience and future. Environ. Conserv. </w:t>
      </w:r>
      <w:r w:rsidRPr="000A1486">
        <w:rPr>
          <w:b/>
          <w:bCs/>
          <w:lang w:val="en-US"/>
        </w:rPr>
        <w:t>29</w:t>
      </w:r>
      <w:r w:rsidRPr="000A1486">
        <w:rPr>
          <w:lang w:val="en-US"/>
        </w:rPr>
        <w:t>: 436–459. doi:10.1017/S0376892902000322</w:t>
      </w:r>
    </w:p>
    <w:p w14:paraId="38D0C93E" w14:textId="77777777" w:rsidR="000A1486" w:rsidRPr="000A1486" w:rsidRDefault="000A1486" w:rsidP="000A1486">
      <w:pPr>
        <w:pStyle w:val="Bibliography"/>
        <w:rPr>
          <w:lang w:val="en-US"/>
        </w:rPr>
      </w:pPr>
      <w:r w:rsidRPr="000A1486">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A1486">
        <w:rPr>
          <w:b/>
          <w:bCs/>
          <w:lang w:val="en-US"/>
        </w:rPr>
        <w:t>375</w:t>
      </w:r>
      <w:r w:rsidRPr="000A1486">
        <w:rPr>
          <w:lang w:val="en-US"/>
        </w:rPr>
        <w:t>: 101–112. doi:10.3354/meps07752</w:t>
      </w:r>
    </w:p>
    <w:p w14:paraId="3CC5302E" w14:textId="77777777" w:rsidR="000A1486" w:rsidRPr="000A1486" w:rsidRDefault="000A1486" w:rsidP="000A1486">
      <w:pPr>
        <w:pStyle w:val="Bibliography"/>
        <w:rPr>
          <w:lang w:val="en-US"/>
        </w:rPr>
      </w:pPr>
      <w:r w:rsidRPr="000A1486">
        <w:rPr>
          <w:lang w:val="en-US"/>
        </w:rPr>
        <w:t xml:space="preserve">Stewart, N. L., B. Konar, and M. T. Tinker. 2015. Testing the nutritional-limitation, predator-avoidance, and storm-avoidance hypotheses for restricted sea otter habitat use in the Aleutian Islands, Alaska. Oecologia </w:t>
      </w:r>
      <w:r w:rsidRPr="000A1486">
        <w:rPr>
          <w:b/>
          <w:bCs/>
          <w:lang w:val="en-US"/>
        </w:rPr>
        <w:t>177</w:t>
      </w:r>
      <w:r w:rsidRPr="000A1486">
        <w:rPr>
          <w:lang w:val="en-US"/>
        </w:rPr>
        <w:t>: 645–655. doi:10.1007/s00442-014-3149-6</w:t>
      </w:r>
    </w:p>
    <w:p w14:paraId="73D63AAF" w14:textId="77777777" w:rsidR="000A1486" w:rsidRPr="000A1486" w:rsidRDefault="000A1486" w:rsidP="000A1486">
      <w:pPr>
        <w:pStyle w:val="Bibliography"/>
        <w:rPr>
          <w:lang w:val="en-US"/>
        </w:rPr>
      </w:pPr>
      <w:r w:rsidRPr="000A1486">
        <w:rPr>
          <w:lang w:val="en-US"/>
        </w:rPr>
        <w:t xml:space="preserve">Stillman, J. H., and G. N. Somero. 1996. Adaptation to Temperature Stress and Aerial Exposure in Congeneric Species of Intertidal Porcelain Crabs (Genus Petrolisthes): Correlation of </w:t>
      </w:r>
      <w:r w:rsidRPr="000A1486">
        <w:rPr>
          <w:lang w:val="en-US"/>
        </w:rPr>
        <w:lastRenderedPageBreak/>
        <w:t xml:space="preserve">Physiology, Biochemistry and Morphology With Vertical Distribution. Journal of Experimental Biology </w:t>
      </w:r>
      <w:r w:rsidRPr="000A1486">
        <w:rPr>
          <w:b/>
          <w:bCs/>
          <w:lang w:val="en-US"/>
        </w:rPr>
        <w:t>199</w:t>
      </w:r>
      <w:r w:rsidRPr="000A1486">
        <w:rPr>
          <w:lang w:val="en-US"/>
        </w:rPr>
        <w:t>: 1845–1855. doi:10.1242/jeb.199.8.1845</w:t>
      </w:r>
    </w:p>
    <w:p w14:paraId="7C9653F1" w14:textId="77777777" w:rsidR="000A1486" w:rsidRPr="000A1486" w:rsidRDefault="000A1486" w:rsidP="000A1486">
      <w:pPr>
        <w:pStyle w:val="Bibliography"/>
        <w:rPr>
          <w:lang w:val="en-US"/>
        </w:rPr>
      </w:pPr>
      <w:r w:rsidRPr="000A1486">
        <w:rPr>
          <w:lang w:val="en-US"/>
        </w:rPr>
        <w:t xml:space="preserve">Tanasichuk, R. 1998. Interannual variations in the population biology and productivity of Euphausia pacifica in Barkley Sound, Canada, with special reference to the 1992 and 1993 warm ocean years. Mar. Ecol. Prog. Ser. </w:t>
      </w:r>
      <w:r w:rsidRPr="000A1486">
        <w:rPr>
          <w:b/>
          <w:bCs/>
          <w:lang w:val="en-US"/>
        </w:rPr>
        <w:t>173</w:t>
      </w:r>
      <w:r w:rsidRPr="000A1486">
        <w:rPr>
          <w:lang w:val="en-US"/>
        </w:rPr>
        <w:t>: 163–180. doi:10.3354/meps173163</w:t>
      </w:r>
    </w:p>
    <w:p w14:paraId="2E1F34DF" w14:textId="77777777" w:rsidR="000A1486" w:rsidRPr="000A1486" w:rsidRDefault="000A1486" w:rsidP="000A1486">
      <w:pPr>
        <w:pStyle w:val="Bibliography"/>
        <w:rPr>
          <w:lang w:val="en-US"/>
        </w:rPr>
      </w:pPr>
      <w:r w:rsidRPr="000A1486">
        <w:rPr>
          <w:lang w:val="en-US"/>
        </w:rPr>
        <w:t xml:space="preserve">Taylor, B. W., C. F. Keep, R. O. Hall, B. J. Koch, L. M. Tronstad, A. S. Flecker, and A. J. Ulseth. 2007. Improving the fluorometric ammonium method: matrix effects, background fluorescence, and standard additions. J.N. Am. Benthol. Soc. </w:t>
      </w:r>
      <w:r w:rsidRPr="000A1486">
        <w:rPr>
          <w:b/>
          <w:bCs/>
          <w:lang w:val="en-US"/>
        </w:rPr>
        <w:t>26</w:t>
      </w:r>
      <w:r w:rsidRPr="000A1486">
        <w:rPr>
          <w:lang w:val="en-US"/>
        </w:rPr>
        <w:t>: 167–177. doi:10.1899/0887-3593(2007)26[167:ITFAMM]2.0.CO;2</w:t>
      </w:r>
    </w:p>
    <w:p w14:paraId="7E3C0D46" w14:textId="77777777" w:rsidR="000A1486" w:rsidRPr="000A1486" w:rsidRDefault="000A1486" w:rsidP="000A1486">
      <w:pPr>
        <w:pStyle w:val="Bibliography"/>
        <w:rPr>
          <w:lang w:val="en-US"/>
        </w:rPr>
      </w:pPr>
      <w:r w:rsidRPr="000A1486">
        <w:rPr>
          <w:lang w:val="en-US"/>
        </w:rPr>
        <w:t xml:space="preserve">Taylor, R., and T. A. V. Rees. 1998. Excretory products of mobile epifauna as a nitrogen source for seaweeds. Limnol Oceanogr </w:t>
      </w:r>
      <w:r w:rsidRPr="000A1486">
        <w:rPr>
          <w:b/>
          <w:bCs/>
          <w:lang w:val="en-US"/>
        </w:rPr>
        <w:t>43</w:t>
      </w:r>
      <w:r w:rsidRPr="000A1486">
        <w:rPr>
          <w:lang w:val="en-US"/>
        </w:rPr>
        <w:t>: 600–606. doi:10.4319/lo.1998.43.4.0600</w:t>
      </w:r>
    </w:p>
    <w:p w14:paraId="60D63475" w14:textId="77777777" w:rsidR="000A1486" w:rsidRPr="000A1486" w:rsidRDefault="000A1486" w:rsidP="000A1486">
      <w:pPr>
        <w:pStyle w:val="Bibliography"/>
        <w:rPr>
          <w:lang w:val="en-US"/>
        </w:rPr>
      </w:pPr>
      <w:r w:rsidRPr="000A1486">
        <w:rPr>
          <w:lang w:val="en-US"/>
        </w:rPr>
        <w:t xml:space="preserve">Tilman, G. D. 1984. Plant dominance along an experimental nutrient gradient. Ecology </w:t>
      </w:r>
      <w:r w:rsidRPr="000A1486">
        <w:rPr>
          <w:b/>
          <w:bCs/>
          <w:lang w:val="en-US"/>
        </w:rPr>
        <w:t>65</w:t>
      </w:r>
      <w:r w:rsidRPr="000A1486">
        <w:rPr>
          <w:lang w:val="en-US"/>
        </w:rPr>
        <w:t>: 1445–1453. doi:10.2307/1939125</w:t>
      </w:r>
    </w:p>
    <w:p w14:paraId="14A75A47" w14:textId="77777777" w:rsidR="000A1486" w:rsidRPr="000A1486" w:rsidRDefault="000A1486" w:rsidP="000A1486">
      <w:pPr>
        <w:pStyle w:val="Bibliography"/>
        <w:rPr>
          <w:lang w:val="en-US"/>
        </w:rPr>
      </w:pPr>
      <w:r w:rsidRPr="000A1486">
        <w:rPr>
          <w:lang w:val="en-US"/>
        </w:rPr>
        <w:t xml:space="preserve">Traiger, S. B. and others. 2022. Limited biogeochemical modification of surface waters by kelp forest canopies: Influence of kelp metabolism and site-specific hydrodynamics. Limnol Oceanogr </w:t>
      </w:r>
      <w:r w:rsidRPr="000A1486">
        <w:rPr>
          <w:b/>
          <w:bCs/>
          <w:lang w:val="en-US"/>
        </w:rPr>
        <w:t>67</w:t>
      </w:r>
      <w:r w:rsidRPr="000A1486">
        <w:rPr>
          <w:lang w:val="en-US"/>
        </w:rPr>
        <w:t>: 392–403. doi:10.1002/lno.11999</w:t>
      </w:r>
    </w:p>
    <w:p w14:paraId="733F0D3D" w14:textId="77777777" w:rsidR="000A1486" w:rsidRPr="000A1486" w:rsidRDefault="000A1486" w:rsidP="000A1486">
      <w:pPr>
        <w:pStyle w:val="Bibliography"/>
        <w:rPr>
          <w:lang w:val="en-US"/>
        </w:rPr>
      </w:pPr>
      <w:r w:rsidRPr="000A1486">
        <w:rPr>
          <w:lang w:val="en-US"/>
        </w:rPr>
        <w:t xml:space="preserve">Uthicke, S. 2001. Nutrient regeneration by abundant coral reef holothurians. J. Exp. Mar. Biol. Ecol. </w:t>
      </w:r>
      <w:r w:rsidRPr="000A1486">
        <w:rPr>
          <w:b/>
          <w:bCs/>
          <w:lang w:val="en-US"/>
        </w:rPr>
        <w:t>265</w:t>
      </w:r>
      <w:r w:rsidRPr="000A1486">
        <w:rPr>
          <w:lang w:val="en-US"/>
        </w:rPr>
        <w:t>: 153–170. doi:10.1016/S0022-0981(01)00329-X</w:t>
      </w:r>
    </w:p>
    <w:p w14:paraId="54EBC6E2" w14:textId="77777777" w:rsidR="000A1486" w:rsidRPr="000A1486" w:rsidRDefault="000A1486" w:rsidP="000A1486">
      <w:pPr>
        <w:pStyle w:val="Bibliography"/>
        <w:rPr>
          <w:lang w:val="en-US"/>
        </w:rPr>
      </w:pPr>
      <w:r w:rsidRPr="000A1486">
        <w:rPr>
          <w:lang w:val="en-US"/>
        </w:rPr>
        <w:t xml:space="preserve">Uthicke, S., and D. W. Klumpp. 1998. Microphytobenthos community production at a near-shore coral reef: seasonal variation and response to ammonium recycled by holothurians. Mar Ecol Prog Ser </w:t>
      </w:r>
      <w:r w:rsidRPr="000A1486">
        <w:rPr>
          <w:b/>
          <w:bCs/>
          <w:lang w:val="en-US"/>
        </w:rPr>
        <w:t>169</w:t>
      </w:r>
      <w:r w:rsidRPr="000A1486">
        <w:rPr>
          <w:lang w:val="en-US"/>
        </w:rPr>
        <w:t>: 1–11.</w:t>
      </w:r>
    </w:p>
    <w:p w14:paraId="7439B154" w14:textId="77777777" w:rsidR="000A1486" w:rsidRPr="000A1486" w:rsidRDefault="000A1486" w:rsidP="000A1486">
      <w:pPr>
        <w:pStyle w:val="Bibliography"/>
        <w:rPr>
          <w:lang w:val="en-US"/>
        </w:rPr>
      </w:pPr>
      <w:r w:rsidRPr="000A1486">
        <w:rPr>
          <w:lang w:val="en-US"/>
        </w:rPr>
        <w:t xml:space="preserve">Vanni, M. J. 2002. Nutrient cycling by animals in freshwater ecosystems. Annu Rev Ecol Syst </w:t>
      </w:r>
      <w:r w:rsidRPr="000A1486">
        <w:rPr>
          <w:b/>
          <w:bCs/>
          <w:lang w:val="en-US"/>
        </w:rPr>
        <w:t>33</w:t>
      </w:r>
      <w:r w:rsidRPr="000A1486">
        <w:rPr>
          <w:lang w:val="en-US"/>
        </w:rPr>
        <w:t>: 341–370. doi:10.1146/annurev.ecolsys.33.010802.150519</w:t>
      </w:r>
    </w:p>
    <w:p w14:paraId="6454CC90" w14:textId="77777777" w:rsidR="000A1486" w:rsidRPr="000A1486" w:rsidRDefault="000A1486" w:rsidP="000A1486">
      <w:pPr>
        <w:pStyle w:val="Bibliography"/>
        <w:rPr>
          <w:lang w:val="en-US"/>
        </w:rPr>
      </w:pPr>
      <w:r w:rsidRPr="000A1486">
        <w:rPr>
          <w:lang w:val="en-US"/>
        </w:rPr>
        <w:lastRenderedPageBreak/>
        <w:t xml:space="preserve">Vinther, H. F., and M. Holmer. 2008. Experimental test of biodeposition and ammonium excretion from blue mussels (Mytilus edulis) on eelgrass (Zostera marina) performance. J. Exp. Mar. Bio. Ecol </w:t>
      </w:r>
      <w:r w:rsidRPr="000A1486">
        <w:rPr>
          <w:b/>
          <w:bCs/>
          <w:lang w:val="en-US"/>
        </w:rPr>
        <w:t>364</w:t>
      </w:r>
      <w:r w:rsidRPr="000A1486">
        <w:rPr>
          <w:lang w:val="en-US"/>
        </w:rPr>
        <w:t>: 72–79. doi:10.1016/j.jembe.2008.07.003</w:t>
      </w:r>
    </w:p>
    <w:p w14:paraId="2438A37B" w14:textId="77777777" w:rsidR="000A1486" w:rsidRPr="000A1486" w:rsidRDefault="000A1486" w:rsidP="000A1486">
      <w:pPr>
        <w:pStyle w:val="Bibliography"/>
        <w:rPr>
          <w:lang w:val="en-US"/>
        </w:rPr>
      </w:pPr>
      <w:r w:rsidRPr="000A1486">
        <w:rPr>
          <w:lang w:val="en-US"/>
        </w:rPr>
        <w:t xml:space="preserve">West, E. J., K. A. Pitt, D. T. Welsh, K. Koop, and D. Rissik. 2009. Top-down and bottom-up influences of jellyfish on primary productivity and planktonic assemblages. Limnol Oceanogr </w:t>
      </w:r>
      <w:r w:rsidRPr="000A1486">
        <w:rPr>
          <w:b/>
          <w:bCs/>
          <w:lang w:val="en-US"/>
        </w:rPr>
        <w:t>54</w:t>
      </w:r>
      <w:r w:rsidRPr="000A1486">
        <w:rPr>
          <w:lang w:val="en-US"/>
        </w:rPr>
        <w:t>: 2058–2071. doi:https://doi.org/10.4319/lo.2009.54.6.2058</w:t>
      </w:r>
    </w:p>
    <w:p w14:paraId="2BE46021" w14:textId="77777777" w:rsidR="000A1486" w:rsidRPr="000A1486" w:rsidRDefault="000A1486" w:rsidP="000A1486">
      <w:pPr>
        <w:pStyle w:val="Bibliography"/>
        <w:rPr>
          <w:lang w:val="en-US"/>
        </w:rPr>
      </w:pPr>
      <w:r w:rsidRPr="000A1486">
        <w:rPr>
          <w:lang w:val="en-US"/>
        </w:rPr>
        <w:t xml:space="preserve">Wickham, H. and others. 2019. Welcome to the tidyverse. JOSS </w:t>
      </w:r>
      <w:r w:rsidRPr="000A1486">
        <w:rPr>
          <w:b/>
          <w:bCs/>
          <w:lang w:val="en-US"/>
        </w:rPr>
        <w:t>4</w:t>
      </w:r>
      <w:r w:rsidRPr="000A1486">
        <w:rPr>
          <w:lang w:val="en-US"/>
        </w:rPr>
        <w:t>: 1686. doi:10.21105/joss.01686</w:t>
      </w:r>
    </w:p>
    <w:p w14:paraId="73489F89" w14:textId="77777777" w:rsidR="000A1486" w:rsidRPr="000A1486" w:rsidRDefault="000A1486" w:rsidP="000A1486">
      <w:pPr>
        <w:pStyle w:val="Bibliography"/>
        <w:rPr>
          <w:lang w:val="en-US"/>
        </w:rPr>
      </w:pPr>
      <w:r w:rsidRPr="000A1486">
        <w:rPr>
          <w:lang w:val="en-US"/>
        </w:rPr>
        <w:t xml:space="preserve">Yee, D. A., and S. A. Juliano. 2007. Abundance matters: a field experiment testing the more individuals hypothesis for richness–productivity relationships. Oecologia </w:t>
      </w:r>
      <w:r w:rsidRPr="000A1486">
        <w:rPr>
          <w:b/>
          <w:bCs/>
          <w:lang w:val="en-US"/>
        </w:rPr>
        <w:t>153</w:t>
      </w:r>
      <w:r w:rsidRPr="000A1486">
        <w:rPr>
          <w:lang w:val="en-US"/>
        </w:rPr>
        <w:t>: 153–162. doi:10.1007/s00442-007-0707-1</w:t>
      </w:r>
    </w:p>
    <w:p w14:paraId="441D4AE6" w14:textId="77777777" w:rsidR="000A1486" w:rsidRPr="000A1486" w:rsidRDefault="000A1486" w:rsidP="000A1486">
      <w:pPr>
        <w:pStyle w:val="Bibliography"/>
        <w:rPr>
          <w:lang w:val="en-US"/>
        </w:rPr>
      </w:pPr>
      <w:r w:rsidRPr="000A1486">
        <w:rPr>
          <w:lang w:val="en-US"/>
        </w:rPr>
        <w:t xml:space="preserve">Zhang, Z., A. Campbell, and J. Lessard. 2007. MODELING NORTHERN ABALONE, HALIOTIS KAMTSCHATKANA, POPULATION STOCK AND RECRUITMENT IN BRITISH COLUMBIA. shre </w:t>
      </w:r>
      <w:r w:rsidRPr="000A1486">
        <w:rPr>
          <w:b/>
          <w:bCs/>
          <w:lang w:val="en-US"/>
        </w:rPr>
        <w:t>26</w:t>
      </w:r>
      <w:r w:rsidRPr="000A1486">
        <w:rPr>
          <w:lang w:val="en-US"/>
        </w:rPr>
        <w:t>: 1099–1107. doi:10.2983/0730-8000(2007)26[1099:MNAHKP]2.0.CO;2</w:t>
      </w:r>
    </w:p>
    <w:p w14:paraId="230090A7" w14:textId="29DB4AAF" w:rsidR="00CB6958" w:rsidRDefault="0061163F" w:rsidP="00C57147">
      <w:pPr>
        <w:spacing w:line="480" w:lineRule="auto"/>
      </w:pPr>
      <w:r w:rsidRPr="00C57147">
        <w:fldChar w:fldCharType="end"/>
      </w:r>
    </w:p>
    <w:p w14:paraId="21E00756" w14:textId="77777777" w:rsidR="00CB6958" w:rsidRDefault="00CB6958">
      <w:r>
        <w:br w:type="page"/>
      </w:r>
    </w:p>
    <w:p w14:paraId="2CDDC6C1" w14:textId="77777777" w:rsidR="00CB6958" w:rsidRDefault="00CB6958" w:rsidP="00CB6958">
      <w:pPr>
        <w:spacing w:line="480" w:lineRule="auto"/>
        <w:rPr>
          <w:b/>
          <w:bCs/>
        </w:rPr>
      </w:pPr>
      <w:r w:rsidRPr="00861362">
        <w:rPr>
          <w:b/>
          <w:bCs/>
        </w:rPr>
        <w:lastRenderedPageBreak/>
        <w:t>Supplemental Material for:</w:t>
      </w:r>
    </w:p>
    <w:p w14:paraId="531EA437" w14:textId="77777777" w:rsidR="00CB6958" w:rsidRPr="00861362" w:rsidRDefault="00CB6958" w:rsidP="00CB6958">
      <w:pPr>
        <w:spacing w:line="480" w:lineRule="auto"/>
        <w:rPr>
          <w:b/>
          <w:bCs/>
        </w:rPr>
      </w:pPr>
    </w:p>
    <w:p w14:paraId="598EC478" w14:textId="77777777" w:rsidR="00CB6958" w:rsidRPr="00861362" w:rsidRDefault="00CB6958" w:rsidP="00CB6958">
      <w:pPr>
        <w:spacing w:line="480" w:lineRule="auto"/>
        <w:rPr>
          <w:b/>
        </w:rPr>
      </w:pPr>
      <w:r w:rsidRPr="00861362">
        <w:rPr>
          <w:b/>
          <w:bCs/>
        </w:rPr>
        <w:t xml:space="preserve">Title: </w:t>
      </w:r>
      <w:r w:rsidRPr="00861362">
        <w:t>Spatial dynamics of animal-mediated nutrients in temperate waters</w:t>
      </w:r>
    </w:p>
    <w:p w14:paraId="55141E69" w14:textId="77777777" w:rsidR="00CB6958" w:rsidRPr="00C62ED3" w:rsidRDefault="00CB6958" w:rsidP="00CB6958">
      <w:pPr>
        <w:spacing w:line="480" w:lineRule="auto"/>
        <w:rPr>
          <w:b/>
        </w:rPr>
      </w:pPr>
      <w:r w:rsidRPr="00861362">
        <w:br/>
      </w:r>
      <w:r w:rsidRPr="00C62ED3">
        <w:rPr>
          <w:b/>
          <w:bCs/>
        </w:rPr>
        <w:t>Authors:</w:t>
      </w:r>
      <w:r w:rsidRPr="00C62ED3">
        <w:t xml:space="preserve"> Em G Lim</w:t>
      </w:r>
      <w:r w:rsidRPr="00C62ED3">
        <w:rPr>
          <w:vertAlign w:val="superscript"/>
        </w:rPr>
        <w:t>1,2*</w:t>
      </w:r>
      <w:r w:rsidRPr="00C62ED3">
        <w:t>, Claire M Attridge</w:t>
      </w:r>
      <w:r w:rsidRPr="00C62ED3">
        <w:rPr>
          <w:vertAlign w:val="superscript"/>
        </w:rPr>
        <w:t>1</w:t>
      </w:r>
      <w:r w:rsidRPr="00C62ED3">
        <w:t>, Kieran D Cox</w:t>
      </w:r>
      <w:r w:rsidRPr="00C62ED3">
        <w:rPr>
          <w:vertAlign w:val="superscript"/>
        </w:rPr>
        <w:t>1</w:t>
      </w:r>
      <w:r w:rsidRPr="00C62ED3">
        <w:t>, Jasmin M Schuster</w:t>
      </w:r>
      <w:r w:rsidRPr="00C62ED3">
        <w:rPr>
          <w:vertAlign w:val="superscript"/>
        </w:rPr>
        <w:t>2,3,4</w:t>
      </w:r>
      <w:r w:rsidRPr="00C62ED3">
        <w:t>, Kiara R Kattler</w:t>
      </w:r>
      <w:r w:rsidRPr="00C62ED3">
        <w:rPr>
          <w:vertAlign w:val="superscript"/>
        </w:rPr>
        <w:t>1§</w:t>
      </w:r>
      <w:r w:rsidRPr="00C62ED3">
        <w:t>, Emily J Leedham</w:t>
      </w:r>
      <w:r w:rsidRPr="00C62ED3">
        <w:rPr>
          <w:vertAlign w:val="superscript"/>
        </w:rPr>
        <w:t>1¶</w:t>
      </w:r>
      <w:r w:rsidRPr="00C62ED3">
        <w:t>, Bridget Maher</w:t>
      </w:r>
      <w:r w:rsidRPr="00C62ED3">
        <w:rPr>
          <w:vertAlign w:val="superscript"/>
        </w:rPr>
        <w:t>3</w:t>
      </w:r>
      <w:r w:rsidRPr="00C62ED3">
        <w:t>, Andrew L Bickell</w:t>
      </w:r>
      <w:r w:rsidRPr="00C62ED3">
        <w:rPr>
          <w:vertAlign w:val="superscript"/>
        </w:rPr>
        <w:t>1†</w:t>
      </w:r>
      <w:r w:rsidRPr="00C62ED3">
        <w:t>, Francis Juanes</w:t>
      </w:r>
      <w:r w:rsidRPr="00C62ED3">
        <w:rPr>
          <w:vertAlign w:val="superscript"/>
        </w:rPr>
        <w:t>3</w:t>
      </w:r>
      <w:r w:rsidRPr="00C62ED3">
        <w:t>, Isabelle M Côté</w:t>
      </w:r>
      <w:r w:rsidRPr="00C62ED3">
        <w:rPr>
          <w:vertAlign w:val="superscript"/>
        </w:rPr>
        <w:t>1</w:t>
      </w:r>
    </w:p>
    <w:p w14:paraId="7FDF94C8" w14:textId="77777777" w:rsidR="00CB6958" w:rsidRPr="00861362" w:rsidRDefault="00CB6958" w:rsidP="00CB6958">
      <w:pPr>
        <w:spacing w:line="480" w:lineRule="auto"/>
      </w:pPr>
    </w:p>
    <w:p w14:paraId="3F5BB96A" w14:textId="77777777" w:rsidR="00CB6958" w:rsidRPr="00C62ED3" w:rsidRDefault="00CB6958" w:rsidP="00CB6958">
      <w:pPr>
        <w:spacing w:line="480" w:lineRule="auto"/>
      </w:pPr>
      <w:r w:rsidRPr="00C62ED3">
        <w:rPr>
          <w:b/>
          <w:bCs/>
        </w:rPr>
        <w:t>Affiliations:</w:t>
      </w:r>
    </w:p>
    <w:p w14:paraId="3CE4DB9E" w14:textId="77777777" w:rsidR="00CB6958" w:rsidRPr="00C62ED3" w:rsidRDefault="00CB6958" w:rsidP="00CB6958">
      <w:pPr>
        <w:spacing w:line="480" w:lineRule="auto"/>
      </w:pPr>
      <w:r w:rsidRPr="00C62ED3">
        <w:rPr>
          <w:vertAlign w:val="superscript"/>
        </w:rPr>
        <w:t>1</w:t>
      </w:r>
      <w:r w:rsidRPr="00C62ED3">
        <w:t>Department of Biological Sciences, Simon Fraser University, Burnaby, British Columbia, Canada</w:t>
      </w:r>
    </w:p>
    <w:p w14:paraId="32CA1A82" w14:textId="77777777" w:rsidR="00CB6958" w:rsidRPr="00C62ED3" w:rsidRDefault="00CB6958" w:rsidP="00CB6958">
      <w:pPr>
        <w:spacing w:line="480" w:lineRule="auto"/>
      </w:pPr>
      <w:r w:rsidRPr="00C62ED3">
        <w:rPr>
          <w:vertAlign w:val="superscript"/>
        </w:rPr>
        <w:t>2</w:t>
      </w:r>
      <w:r w:rsidRPr="00C62ED3">
        <w:t>Bamfield Marine Sciences Center, Bamfield, British Columbia, Canada</w:t>
      </w:r>
    </w:p>
    <w:p w14:paraId="0E67CC77" w14:textId="77777777" w:rsidR="00CB6958" w:rsidRPr="00C62ED3" w:rsidRDefault="00CB6958" w:rsidP="00CB6958">
      <w:pPr>
        <w:spacing w:line="480" w:lineRule="auto"/>
      </w:pPr>
      <w:r w:rsidRPr="00C62ED3">
        <w:rPr>
          <w:vertAlign w:val="superscript"/>
        </w:rPr>
        <w:t>3</w:t>
      </w:r>
      <w:r w:rsidRPr="00C62ED3">
        <w:t>Department of Biology, University of Victoria, Victoria, British Columbia, Canada</w:t>
      </w:r>
    </w:p>
    <w:p w14:paraId="3F1B9F89" w14:textId="77777777" w:rsidR="00CB6958" w:rsidRPr="00C62ED3" w:rsidRDefault="00CB6958" w:rsidP="00CB6958">
      <w:pPr>
        <w:spacing w:line="480" w:lineRule="auto"/>
        <w:rPr>
          <w:color w:val="202124"/>
        </w:rPr>
      </w:pPr>
      <w:r w:rsidRPr="00C62ED3">
        <w:rPr>
          <w:vertAlign w:val="superscript"/>
        </w:rPr>
        <w:t>4</w:t>
      </w:r>
      <w:r w:rsidRPr="00C62ED3">
        <w:t xml:space="preserve">Hakai Institute, </w:t>
      </w:r>
      <w:r w:rsidRPr="00C62ED3">
        <w:rPr>
          <w:color w:val="202124"/>
        </w:rPr>
        <w:t>Campbell River, British Columbia, Canada</w:t>
      </w:r>
    </w:p>
    <w:p w14:paraId="21C42E5A" w14:textId="77777777" w:rsidR="00CB6958" w:rsidRPr="00C62ED3" w:rsidRDefault="00CB6958" w:rsidP="00CB6958">
      <w:pPr>
        <w:spacing w:line="480" w:lineRule="auto"/>
      </w:pPr>
      <w:r w:rsidRPr="00C62ED3">
        <w:rPr>
          <w:color w:val="1C1D1E"/>
          <w:shd w:val="clear" w:color="auto" w:fill="FFFFFF"/>
          <w:vertAlign w:val="superscript"/>
        </w:rPr>
        <w:t>§</w:t>
      </w:r>
      <w:r w:rsidRPr="00C62ED3">
        <w:rPr>
          <w:color w:val="1C1D1E"/>
          <w:shd w:val="clear" w:color="auto" w:fill="FFFFFF"/>
        </w:rPr>
        <w:t xml:space="preserve">Present address: </w:t>
      </w:r>
      <w:r w:rsidRPr="00C62ED3">
        <w:t>Department of Biological Sciences,</w:t>
      </w:r>
      <w:r w:rsidRPr="00C62ED3">
        <w:rPr>
          <w:vertAlign w:val="superscript"/>
        </w:rPr>
        <w:t xml:space="preserve"> </w:t>
      </w:r>
      <w:r w:rsidRPr="00C62ED3">
        <w:t>University of Alberta, Edmonton, Canada</w:t>
      </w:r>
    </w:p>
    <w:p w14:paraId="7E32F587" w14:textId="77777777" w:rsidR="00CB6958" w:rsidRPr="00C62ED3" w:rsidRDefault="00CB6958" w:rsidP="00CB6958">
      <w:pPr>
        <w:spacing w:line="480" w:lineRule="auto"/>
        <w:rPr>
          <w:color w:val="1C1D1E"/>
          <w:shd w:val="clear" w:color="auto" w:fill="FFFFFF"/>
        </w:rPr>
      </w:pPr>
      <w:r w:rsidRPr="00C62ED3">
        <w:rPr>
          <w:color w:val="1C1D1E"/>
          <w:shd w:val="clear" w:color="auto" w:fill="FFFFFF"/>
          <w:vertAlign w:val="superscript"/>
        </w:rPr>
        <w:t>¶</w:t>
      </w:r>
      <w:r w:rsidRPr="00C62ED3">
        <w:rPr>
          <w:color w:val="1C1D1E"/>
          <w:shd w:val="clear" w:color="auto" w:fill="FFFFFF"/>
        </w:rPr>
        <w:t xml:space="preserve">Present address: Institute of Marine Science, </w:t>
      </w:r>
      <w:proofErr w:type="spellStart"/>
      <w:r w:rsidRPr="00C62ED3">
        <w:rPr>
          <w:color w:val="1C1D1E"/>
          <w:shd w:val="clear" w:color="auto" w:fill="FFFFFF"/>
        </w:rPr>
        <w:t>Waipapa</w:t>
      </w:r>
      <w:proofErr w:type="spellEnd"/>
      <w:r w:rsidRPr="00C62ED3">
        <w:rPr>
          <w:color w:val="1C1D1E"/>
          <w:shd w:val="clear" w:color="auto" w:fill="FFFFFF"/>
        </w:rPr>
        <w:t xml:space="preserve"> </w:t>
      </w:r>
      <w:proofErr w:type="spellStart"/>
      <w:r w:rsidRPr="00C62ED3">
        <w:rPr>
          <w:color w:val="1C1D1E"/>
          <w:shd w:val="clear" w:color="auto" w:fill="FFFFFF"/>
        </w:rPr>
        <w:t>Taumata</w:t>
      </w:r>
      <w:proofErr w:type="spellEnd"/>
      <w:r w:rsidRPr="00C62ED3">
        <w:rPr>
          <w:color w:val="1C1D1E"/>
          <w:shd w:val="clear" w:color="auto" w:fill="FFFFFF"/>
        </w:rPr>
        <w:t xml:space="preserve"> Rau, The University of Auckland, New Zealand</w:t>
      </w:r>
    </w:p>
    <w:p w14:paraId="04023D26" w14:textId="77777777" w:rsidR="00CB6958" w:rsidRPr="00C62ED3" w:rsidRDefault="00CB6958" w:rsidP="00CB6958">
      <w:pPr>
        <w:spacing w:line="480" w:lineRule="auto"/>
      </w:pPr>
      <w:r w:rsidRPr="00C62ED3">
        <w:rPr>
          <w:color w:val="1C1D1E"/>
          <w:shd w:val="clear" w:color="auto" w:fill="FFFFFF"/>
          <w:vertAlign w:val="superscript"/>
        </w:rPr>
        <w:t>†</w:t>
      </w:r>
      <w:r w:rsidRPr="00C62ED3">
        <w:rPr>
          <w:color w:val="1C1D1E"/>
          <w:shd w:val="clear" w:color="auto" w:fill="FFFFFF"/>
        </w:rPr>
        <w:t xml:space="preserve">Present address: </w:t>
      </w:r>
      <w:r w:rsidRPr="00C62ED3">
        <w:t>Department of Biology, University of Victoria, British Columbia, Canada</w:t>
      </w:r>
    </w:p>
    <w:p w14:paraId="64F08D14" w14:textId="77777777" w:rsidR="00CB6958" w:rsidRPr="00C62ED3" w:rsidRDefault="00CB6958" w:rsidP="00CB6958">
      <w:pPr>
        <w:spacing w:line="480" w:lineRule="auto"/>
      </w:pPr>
      <w:r w:rsidRPr="00C62ED3">
        <w:br/>
        <w:t xml:space="preserve">*Corresponding author: Em Lim, </w:t>
      </w:r>
      <w:hyperlink r:id="rId18" w:history="1">
        <w:r w:rsidRPr="00C62ED3">
          <w:rPr>
            <w:color w:val="0563C1"/>
            <w:u w:val="single"/>
          </w:rPr>
          <w:t>em_lim@sfu.ca</w:t>
        </w:r>
      </w:hyperlink>
    </w:p>
    <w:p w14:paraId="7B6133E5" w14:textId="77777777" w:rsidR="00CB6958" w:rsidRPr="00861362" w:rsidRDefault="00CB6958" w:rsidP="00CB6958">
      <w:pPr>
        <w:spacing w:line="480" w:lineRule="auto"/>
        <w:rPr>
          <w:b/>
        </w:rPr>
      </w:pPr>
    </w:p>
    <w:p w14:paraId="5B10CD27" w14:textId="77777777" w:rsidR="00CB6958" w:rsidRPr="00861362" w:rsidRDefault="00CB6958" w:rsidP="00CB6958">
      <w:pPr>
        <w:spacing w:line="480" w:lineRule="auto"/>
        <w:rPr>
          <w:b/>
        </w:rPr>
      </w:pPr>
    </w:p>
    <w:p w14:paraId="2E9B3FD7" w14:textId="77777777" w:rsidR="00CB6958" w:rsidRDefault="00CB6958" w:rsidP="00CB6958">
      <w:pPr>
        <w:spacing w:line="480" w:lineRule="auto"/>
        <w:rPr>
          <w:b/>
        </w:rPr>
      </w:pPr>
      <w:r>
        <w:rPr>
          <w:b/>
        </w:rPr>
        <w:br w:type="page"/>
      </w:r>
    </w:p>
    <w:p w14:paraId="14ECD973" w14:textId="77777777" w:rsidR="00CB6958" w:rsidRPr="00861362" w:rsidRDefault="00CB6958" w:rsidP="00CB6958">
      <w:pPr>
        <w:spacing w:line="480" w:lineRule="auto"/>
        <w:rPr>
          <w:bCs/>
        </w:rPr>
      </w:pPr>
      <w:r w:rsidRPr="00861362">
        <w:rPr>
          <w:b/>
        </w:rPr>
        <w:lastRenderedPageBreak/>
        <w:t xml:space="preserve">Supplemental Material Section 1. </w:t>
      </w:r>
    </w:p>
    <w:p w14:paraId="5D5EC90C" w14:textId="77777777" w:rsidR="00CB6958" w:rsidRPr="00861362" w:rsidRDefault="00CB6958" w:rsidP="00CB6958">
      <w:pPr>
        <w:spacing w:line="480" w:lineRule="auto"/>
        <w:rPr>
          <w:b/>
        </w:rPr>
      </w:pPr>
      <w:r w:rsidRPr="00861362">
        <w:rPr>
          <w:b/>
          <w:noProof/>
        </w:rPr>
        <w:drawing>
          <wp:inline distT="0" distB="0" distL="0" distR="0" wp14:anchorId="5072E3E6" wp14:editId="629DDCEC">
            <wp:extent cx="4089400" cy="1944992"/>
            <wp:effectExtent l="0" t="0" r="0" b="0"/>
            <wp:docPr id="449147724" name="Picture 3" descr="A green hill with yellow dot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7724" name="Picture 3" descr="A green hill with yellow dots and a black text&#10;&#10;Description automatically generated"/>
                    <pic:cNvPicPr/>
                  </pic:nvPicPr>
                  <pic:blipFill rotWithShape="1">
                    <a:blip r:embed="rId19" cstate="print">
                      <a:extLst>
                        <a:ext uri="{28A0092B-C50C-407E-A947-70E740481C1C}">
                          <a14:useLocalDpi xmlns:a14="http://schemas.microsoft.com/office/drawing/2010/main" val="0"/>
                        </a:ext>
                      </a:extLst>
                    </a:blip>
                    <a:srcRect t="9913"/>
                    <a:stretch/>
                  </pic:blipFill>
                  <pic:spPr bwMode="auto">
                    <a:xfrm>
                      <a:off x="0" y="0"/>
                      <a:ext cx="4089400" cy="1944992"/>
                    </a:xfrm>
                    <a:prstGeom prst="rect">
                      <a:avLst/>
                    </a:prstGeom>
                    <a:ln>
                      <a:noFill/>
                    </a:ln>
                    <a:extLst>
                      <a:ext uri="{53640926-AAD7-44D8-BBD7-CCE9431645EC}">
                        <a14:shadowObscured xmlns:a14="http://schemas.microsoft.com/office/drawing/2010/main"/>
                      </a:ext>
                    </a:extLst>
                  </pic:spPr>
                </pic:pic>
              </a:graphicData>
            </a:graphic>
          </wp:inline>
        </w:drawing>
      </w:r>
    </w:p>
    <w:p w14:paraId="1853BB03" w14:textId="77777777" w:rsidR="00CB6958" w:rsidRPr="00861362" w:rsidRDefault="00CB6958" w:rsidP="00CB6958">
      <w:pPr>
        <w:spacing w:line="480" w:lineRule="auto"/>
      </w:pPr>
      <w:r w:rsidRPr="00861362">
        <w:rPr>
          <w:b/>
        </w:rPr>
        <w:t>Figure S1.</w:t>
      </w:r>
      <w:r>
        <w:rPr>
          <w:b/>
        </w:rPr>
        <w:t>0</w:t>
      </w:r>
      <w:r w:rsidRPr="00861362">
        <w:rPr>
          <w:b/>
        </w:rPr>
        <w:t xml:space="preserve">1. </w:t>
      </w:r>
      <w:r w:rsidRPr="00861362">
        <w:t xml:space="preserve">Schematic of methods used to survey biological communities adjacent to a kelp forest, kelp forest density, and NH₄⁺ inside vs outside the forest. </w:t>
      </w:r>
      <w:r w:rsidRPr="00861362">
        <w:rPr>
          <w:lang w:val="en-US"/>
        </w:rPr>
        <w:t xml:space="preserve">We first ran a 50 m Reef Life Survey transect parallel to the kelp forest </w:t>
      </w:r>
      <w:r w:rsidRPr="00861362">
        <w:t xml:space="preserve">(green shaded area) </w:t>
      </w:r>
      <w:r w:rsidRPr="00861362">
        <w:rPr>
          <w:lang w:val="en-US"/>
        </w:rPr>
        <w:t>and counted fishes in the water column within 5 m on either side of the transect (light blue shaded areas), and cryptic fishes and macroinvertebrates within 1 m on either side of the transect (darker blue shaded area). Next, we ran four 5 m long transects into the kelp forest, 5 m apart from each other, to assess kelp density and biomass within 0.5 m on either side of the transect (four perpendicular black lines). Finally, we took NH₄⁺ samples at the beginning and end of the first three kelp transects (yellow circles) to compare NH₄⁺ inside vs outside kelp forests.</w:t>
      </w:r>
    </w:p>
    <w:p w14:paraId="5F3A19E9" w14:textId="77777777" w:rsidR="00CB6958" w:rsidRPr="00861362" w:rsidRDefault="00CB6958" w:rsidP="00CB6958">
      <w:pPr>
        <w:spacing w:line="480" w:lineRule="auto"/>
      </w:pPr>
      <w:r w:rsidRPr="00861362">
        <w:br w:type="page"/>
      </w:r>
    </w:p>
    <w:p w14:paraId="5300E5D9" w14:textId="77777777" w:rsidR="00CB6958" w:rsidRPr="00861362" w:rsidRDefault="00CB6958" w:rsidP="00CB6958">
      <w:pPr>
        <w:spacing w:line="480" w:lineRule="auto"/>
      </w:pPr>
      <w:r>
        <w:rPr>
          <w:noProof/>
        </w:rPr>
        <w:lastRenderedPageBreak/>
        <w:drawing>
          <wp:inline distT="0" distB="0" distL="0" distR="0" wp14:anchorId="5D314464" wp14:editId="4619976E">
            <wp:extent cx="5943600" cy="3343275"/>
            <wp:effectExtent l="0" t="0" r="0" b="0"/>
            <wp:docPr id="1875396026" name="Picture 13" descr="A comparison of different types of m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96026" name="Picture 13" descr="A comparison of different types of mas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B190D2" w14:textId="43D90633" w:rsidR="00CB6958" w:rsidRDefault="00CB6958" w:rsidP="00CB6958">
      <w:pPr>
        <w:spacing w:line="480" w:lineRule="auto"/>
      </w:pPr>
      <w:r w:rsidRPr="00861362">
        <w:rPr>
          <w:b/>
          <w:bCs/>
        </w:rPr>
        <w:t>Figure S1.</w:t>
      </w:r>
      <w:r>
        <w:rPr>
          <w:b/>
          <w:bCs/>
        </w:rPr>
        <w:t>0</w:t>
      </w:r>
      <w:r w:rsidRPr="00861362">
        <w:rPr>
          <w:b/>
          <w:bCs/>
        </w:rPr>
        <w:t>2</w:t>
      </w:r>
      <w:r w:rsidRPr="00861362">
        <w:t xml:space="preserve">. Relationship between Shannon diversity and (a) kelp forest biomass and (b) animal biomass in kelp forests across 16 sites (small-scale) in Barkley Sound, British Columbia, Canada. Macro = </w:t>
      </w:r>
      <w:r w:rsidRPr="00861362">
        <w:rPr>
          <w:i/>
          <w:iCs/>
        </w:rPr>
        <w:t xml:space="preserve">Macrocystis </w:t>
      </w:r>
      <w:proofErr w:type="spellStart"/>
      <w:r w:rsidRPr="00861362">
        <w:rPr>
          <w:i/>
          <w:iCs/>
        </w:rPr>
        <w:t>pyrifera</w:t>
      </w:r>
      <w:proofErr w:type="spellEnd"/>
      <w:r w:rsidRPr="00861362">
        <w:t xml:space="preserve">, Nereo = </w:t>
      </w:r>
      <w:proofErr w:type="spellStart"/>
      <w:r w:rsidRPr="00861362">
        <w:rPr>
          <w:i/>
          <w:iCs/>
        </w:rPr>
        <w:t>Nereocystis</w:t>
      </w:r>
      <w:proofErr w:type="spellEnd"/>
      <w:r w:rsidRPr="00861362">
        <w:rPr>
          <w:i/>
          <w:iCs/>
        </w:rPr>
        <w:t xml:space="preserve"> </w:t>
      </w:r>
      <w:proofErr w:type="spellStart"/>
      <w:r w:rsidRPr="00861362">
        <w:rPr>
          <w:i/>
          <w:iCs/>
        </w:rPr>
        <w:t>luetkeana</w:t>
      </w:r>
      <w:proofErr w:type="spellEnd"/>
      <w:r w:rsidRPr="00861362">
        <w:t>, None = no kelp control.</w:t>
      </w:r>
    </w:p>
    <w:p w14:paraId="227028C6" w14:textId="243EF4EA" w:rsidR="00CB6958" w:rsidRPr="00861362" w:rsidRDefault="00CB6958" w:rsidP="00CB6958">
      <w:r>
        <w:br w:type="page"/>
      </w:r>
    </w:p>
    <w:p w14:paraId="4D0D7C5D" w14:textId="77777777" w:rsidR="00CB6958" w:rsidRPr="00861362" w:rsidRDefault="00CB6958" w:rsidP="00CB6958">
      <w:pPr>
        <w:spacing w:line="480" w:lineRule="auto"/>
        <w:rPr>
          <w:b/>
        </w:rPr>
      </w:pPr>
      <w:r>
        <w:rPr>
          <w:b/>
          <w:noProof/>
        </w:rPr>
        <w:lastRenderedPageBreak/>
        <w:drawing>
          <wp:inline distT="0" distB="0" distL="0" distR="0" wp14:anchorId="5ED32E67" wp14:editId="66A7FE48">
            <wp:extent cx="5943600" cy="3337560"/>
            <wp:effectExtent l="0" t="0" r="0" b="2540"/>
            <wp:docPr id="1583538002" name="Picture 2" descr="A diagram of a flow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8002" name="Picture 2" descr="A diagram of a flow ra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1968DED8" w14:textId="77777777" w:rsidR="00CB6958" w:rsidRPr="00861362" w:rsidRDefault="00CB6958" w:rsidP="00CB6958">
      <w:pPr>
        <w:spacing w:line="480" w:lineRule="auto"/>
        <w:rPr>
          <w:bCs/>
        </w:rPr>
      </w:pPr>
      <w:r w:rsidRPr="00861362">
        <w:rPr>
          <w:b/>
        </w:rPr>
        <w:t>Figure S1.</w:t>
      </w:r>
      <w:r>
        <w:rPr>
          <w:b/>
        </w:rPr>
        <w:t>0</w:t>
      </w:r>
      <w:r w:rsidRPr="00861362">
        <w:rPr>
          <w:b/>
        </w:rPr>
        <w:t xml:space="preserve">3. </w:t>
      </w:r>
      <w:r w:rsidRPr="00861362">
        <w:rPr>
          <w:bCs/>
        </w:rPr>
        <w:t>Change in ammonium in containers containing zero or four California sea cucumbers (</w:t>
      </w:r>
      <w:proofErr w:type="spellStart"/>
      <w:r w:rsidRPr="00861362">
        <w:rPr>
          <w:bCs/>
          <w:i/>
          <w:iCs/>
        </w:rPr>
        <w:t>Apostichopus</w:t>
      </w:r>
      <w:proofErr w:type="spellEnd"/>
      <w:r w:rsidRPr="00861362">
        <w:rPr>
          <w:bCs/>
          <w:i/>
          <w:iCs/>
        </w:rPr>
        <w:t xml:space="preserve"> californicus</w:t>
      </w:r>
      <w:r w:rsidRPr="00861362">
        <w:rPr>
          <w:bCs/>
        </w:rPr>
        <w:t xml:space="preserve">) relative to initial ammonium concentration after 24 hours in mesocosms with varying flow rates. Shaded areas indicate 95% confidence intervals, and raw data are plotted as points. While NH₄⁺ concentration remained the same across flow rates in the control mesocosms, sea cucumbers enriched NH₄⁺ concentration when flow was low. This enrichment declined as flow rate increased. </w:t>
      </w:r>
      <w:r w:rsidRPr="00861362">
        <w:rPr>
          <w:b/>
        </w:rPr>
        <w:br w:type="page"/>
      </w:r>
    </w:p>
    <w:p w14:paraId="6739BCE3" w14:textId="77777777" w:rsidR="00CB6958" w:rsidRPr="00861362" w:rsidRDefault="00CB6958" w:rsidP="00CB6958">
      <w:pPr>
        <w:spacing w:line="480" w:lineRule="auto"/>
      </w:pPr>
      <w:r w:rsidRPr="00861362">
        <w:rPr>
          <w:b/>
        </w:rPr>
        <w:lastRenderedPageBreak/>
        <w:t>Table S1.</w:t>
      </w:r>
      <w:r>
        <w:rPr>
          <w:b/>
        </w:rPr>
        <w:t>0</w:t>
      </w:r>
      <w:r w:rsidRPr="00861362">
        <w:rPr>
          <w:b/>
        </w:rPr>
        <w:t>1.</w:t>
      </w:r>
      <w:r w:rsidRPr="00861362">
        <w:t xml:space="preserve"> Rocky reef sites sampled using Reef Life Survey methods, with the associated coordinates and years each site was surveyed.</w:t>
      </w:r>
    </w:p>
    <w:tbl>
      <w:tblPr>
        <w:tblStyle w:val="Nikola"/>
        <w:tblW w:w="10065" w:type="dxa"/>
        <w:tblLook w:val="04A0" w:firstRow="1" w:lastRow="0" w:firstColumn="1" w:lastColumn="0" w:noHBand="0" w:noVBand="1"/>
      </w:tblPr>
      <w:tblGrid>
        <w:gridCol w:w="1276"/>
        <w:gridCol w:w="3544"/>
        <w:gridCol w:w="3119"/>
        <w:gridCol w:w="2126"/>
      </w:tblGrid>
      <w:tr w:rsidR="00CB6958" w:rsidRPr="00861362" w14:paraId="73BA37DE"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2D10480D" w14:textId="77777777" w:rsidR="00CB6958" w:rsidRPr="00861362" w:rsidRDefault="00CB6958" w:rsidP="00806FD8">
            <w:pPr>
              <w:jc w:val="left"/>
              <w:rPr>
                <w:b/>
                <w:color w:val="000000"/>
              </w:rPr>
            </w:pPr>
            <w:r w:rsidRPr="00861362">
              <w:rPr>
                <w:b/>
                <w:color w:val="000000"/>
              </w:rPr>
              <w:t>Site code</w:t>
            </w:r>
          </w:p>
        </w:tc>
        <w:tc>
          <w:tcPr>
            <w:tcW w:w="3544" w:type="dxa"/>
            <w:noWrap/>
            <w:hideMark/>
          </w:tcPr>
          <w:p w14:paraId="64A8F0AA" w14:textId="77777777" w:rsidR="00CB6958" w:rsidRPr="00861362" w:rsidRDefault="00CB6958" w:rsidP="00806FD8">
            <w:pPr>
              <w:jc w:val="left"/>
              <w:rPr>
                <w:b/>
                <w:color w:val="000000"/>
              </w:rPr>
            </w:pPr>
            <w:r w:rsidRPr="00861362">
              <w:rPr>
                <w:b/>
                <w:color w:val="000000"/>
              </w:rPr>
              <w:t>Site name</w:t>
            </w:r>
          </w:p>
        </w:tc>
        <w:tc>
          <w:tcPr>
            <w:tcW w:w="3119" w:type="dxa"/>
            <w:noWrap/>
            <w:hideMark/>
          </w:tcPr>
          <w:p w14:paraId="402590B6" w14:textId="77777777" w:rsidR="00CB6958" w:rsidRPr="00861362" w:rsidRDefault="00CB6958" w:rsidP="00806FD8">
            <w:pPr>
              <w:jc w:val="left"/>
              <w:rPr>
                <w:b/>
                <w:color w:val="000000"/>
              </w:rPr>
            </w:pPr>
            <w:r w:rsidRPr="00861362">
              <w:rPr>
                <w:b/>
                <w:color w:val="000000"/>
              </w:rPr>
              <w:t>Coordinates</w:t>
            </w:r>
          </w:p>
        </w:tc>
        <w:tc>
          <w:tcPr>
            <w:tcW w:w="2126" w:type="dxa"/>
          </w:tcPr>
          <w:p w14:paraId="7C2D5F9E" w14:textId="77777777" w:rsidR="00CB6958" w:rsidRPr="00861362" w:rsidRDefault="00CB6958" w:rsidP="00806FD8">
            <w:pPr>
              <w:jc w:val="left"/>
              <w:rPr>
                <w:b/>
                <w:color w:val="000000"/>
              </w:rPr>
            </w:pPr>
            <w:r w:rsidRPr="00861362">
              <w:rPr>
                <w:b/>
                <w:color w:val="000000"/>
              </w:rPr>
              <w:t>Years sampled</w:t>
            </w:r>
          </w:p>
        </w:tc>
      </w:tr>
      <w:tr w:rsidR="00CB6958" w:rsidRPr="00861362" w14:paraId="5123B5B4" w14:textId="77777777" w:rsidTr="00806FD8">
        <w:trPr>
          <w:trHeight w:val="320"/>
        </w:trPr>
        <w:tc>
          <w:tcPr>
            <w:tcW w:w="1276" w:type="dxa"/>
            <w:noWrap/>
            <w:hideMark/>
          </w:tcPr>
          <w:p w14:paraId="49FE2913" w14:textId="77777777" w:rsidR="00CB6958" w:rsidRPr="00861362" w:rsidRDefault="00CB6958" w:rsidP="00806FD8">
            <w:pPr>
              <w:jc w:val="left"/>
              <w:rPr>
                <w:color w:val="000000"/>
              </w:rPr>
            </w:pPr>
            <w:r w:rsidRPr="00861362">
              <w:rPr>
                <w:color w:val="000000"/>
              </w:rPr>
              <w:t>BMSC1</w:t>
            </w:r>
          </w:p>
        </w:tc>
        <w:tc>
          <w:tcPr>
            <w:tcW w:w="3544" w:type="dxa"/>
            <w:noWrap/>
            <w:hideMark/>
          </w:tcPr>
          <w:p w14:paraId="367A8742" w14:textId="77777777" w:rsidR="00CB6958" w:rsidRPr="00861362" w:rsidRDefault="00CB6958" w:rsidP="00806FD8">
            <w:pPr>
              <w:jc w:val="left"/>
              <w:rPr>
                <w:color w:val="000000"/>
              </w:rPr>
            </w:pPr>
            <w:r w:rsidRPr="00861362">
              <w:rPr>
                <w:color w:val="000000"/>
              </w:rPr>
              <w:t>Dodger Channel</w:t>
            </w:r>
          </w:p>
        </w:tc>
        <w:tc>
          <w:tcPr>
            <w:tcW w:w="3119" w:type="dxa"/>
            <w:noWrap/>
            <w:hideMark/>
          </w:tcPr>
          <w:p w14:paraId="15A3C226" w14:textId="77777777" w:rsidR="00CB6958" w:rsidRPr="00861362" w:rsidRDefault="00CB6958" w:rsidP="00806FD8">
            <w:pPr>
              <w:jc w:val="left"/>
              <w:rPr>
                <w:color w:val="000000"/>
              </w:rPr>
            </w:pPr>
            <w:r w:rsidRPr="00861362">
              <w:rPr>
                <w:color w:val="000000"/>
              </w:rPr>
              <w:t>48.82894897, -125.1975708</w:t>
            </w:r>
          </w:p>
        </w:tc>
        <w:tc>
          <w:tcPr>
            <w:tcW w:w="2126" w:type="dxa"/>
          </w:tcPr>
          <w:p w14:paraId="465BF71C" w14:textId="77777777" w:rsidR="00CB6958" w:rsidRPr="00861362" w:rsidRDefault="00CB6958" w:rsidP="00806FD8">
            <w:pPr>
              <w:jc w:val="left"/>
              <w:rPr>
                <w:color w:val="000000"/>
              </w:rPr>
            </w:pPr>
            <w:r w:rsidRPr="00861362">
              <w:rPr>
                <w:color w:val="000000"/>
              </w:rPr>
              <w:t>2021, 2022, 2023</w:t>
            </w:r>
          </w:p>
        </w:tc>
      </w:tr>
      <w:tr w:rsidR="00CB6958" w:rsidRPr="00861362" w14:paraId="7467E743" w14:textId="77777777" w:rsidTr="00806FD8">
        <w:trPr>
          <w:trHeight w:val="320"/>
        </w:trPr>
        <w:tc>
          <w:tcPr>
            <w:tcW w:w="1276" w:type="dxa"/>
            <w:noWrap/>
            <w:hideMark/>
          </w:tcPr>
          <w:p w14:paraId="61FE8DA2" w14:textId="77777777" w:rsidR="00CB6958" w:rsidRPr="00861362" w:rsidRDefault="00CB6958" w:rsidP="00806FD8">
            <w:pPr>
              <w:jc w:val="left"/>
              <w:rPr>
                <w:color w:val="000000"/>
              </w:rPr>
            </w:pPr>
            <w:r w:rsidRPr="00861362">
              <w:rPr>
                <w:color w:val="000000"/>
              </w:rPr>
              <w:t>BMSC2</w:t>
            </w:r>
          </w:p>
        </w:tc>
        <w:tc>
          <w:tcPr>
            <w:tcW w:w="3544" w:type="dxa"/>
            <w:noWrap/>
            <w:hideMark/>
          </w:tcPr>
          <w:p w14:paraId="7D8C787C" w14:textId="77777777" w:rsidR="00CB6958" w:rsidRPr="00861362" w:rsidRDefault="00CB6958" w:rsidP="00806FD8">
            <w:pPr>
              <w:jc w:val="left"/>
              <w:rPr>
                <w:color w:val="000000"/>
              </w:rPr>
            </w:pPr>
            <w:r w:rsidRPr="00861362">
              <w:rPr>
                <w:color w:val="000000"/>
              </w:rPr>
              <w:t>Kirby</w:t>
            </w:r>
          </w:p>
        </w:tc>
        <w:tc>
          <w:tcPr>
            <w:tcW w:w="3119" w:type="dxa"/>
            <w:noWrap/>
            <w:hideMark/>
          </w:tcPr>
          <w:p w14:paraId="10F717D3" w14:textId="77777777" w:rsidR="00CB6958" w:rsidRPr="00861362" w:rsidRDefault="00CB6958" w:rsidP="00806FD8">
            <w:pPr>
              <w:jc w:val="left"/>
              <w:rPr>
                <w:color w:val="000000"/>
              </w:rPr>
            </w:pPr>
            <w:r w:rsidRPr="00861362">
              <w:rPr>
                <w:color w:val="000000"/>
              </w:rPr>
              <w:t>48.85039902, -125.1987686</w:t>
            </w:r>
          </w:p>
        </w:tc>
        <w:tc>
          <w:tcPr>
            <w:tcW w:w="2126" w:type="dxa"/>
          </w:tcPr>
          <w:p w14:paraId="7259A6FB" w14:textId="77777777" w:rsidR="00CB6958" w:rsidRPr="00861362" w:rsidRDefault="00CB6958" w:rsidP="00806FD8">
            <w:pPr>
              <w:jc w:val="left"/>
              <w:rPr>
                <w:color w:val="000000"/>
              </w:rPr>
            </w:pPr>
            <w:r w:rsidRPr="00861362">
              <w:rPr>
                <w:color w:val="000000"/>
              </w:rPr>
              <w:t>2021, 2023</w:t>
            </w:r>
          </w:p>
        </w:tc>
      </w:tr>
      <w:tr w:rsidR="00CB6958" w:rsidRPr="00861362" w14:paraId="080B8402" w14:textId="77777777" w:rsidTr="00806FD8">
        <w:trPr>
          <w:trHeight w:val="320"/>
        </w:trPr>
        <w:tc>
          <w:tcPr>
            <w:tcW w:w="1276" w:type="dxa"/>
            <w:noWrap/>
            <w:hideMark/>
          </w:tcPr>
          <w:p w14:paraId="511FEDC0" w14:textId="77777777" w:rsidR="00CB6958" w:rsidRPr="00861362" w:rsidRDefault="00CB6958" w:rsidP="00806FD8">
            <w:pPr>
              <w:jc w:val="left"/>
              <w:rPr>
                <w:color w:val="000000"/>
              </w:rPr>
            </w:pPr>
            <w:r w:rsidRPr="00861362">
              <w:rPr>
                <w:color w:val="000000"/>
              </w:rPr>
              <w:t>BMSC3</w:t>
            </w:r>
          </w:p>
        </w:tc>
        <w:tc>
          <w:tcPr>
            <w:tcW w:w="3544" w:type="dxa"/>
            <w:noWrap/>
            <w:hideMark/>
          </w:tcPr>
          <w:p w14:paraId="50F0B4B1" w14:textId="77777777" w:rsidR="00CB6958" w:rsidRPr="00861362" w:rsidRDefault="00CB6958" w:rsidP="00806FD8">
            <w:pPr>
              <w:jc w:val="left"/>
              <w:rPr>
                <w:color w:val="000000"/>
              </w:rPr>
            </w:pPr>
            <w:proofErr w:type="spellStart"/>
            <w:r w:rsidRPr="00861362">
              <w:rPr>
                <w:color w:val="000000"/>
              </w:rPr>
              <w:t>Ohiat</w:t>
            </w:r>
            <w:proofErr w:type="spellEnd"/>
          </w:p>
        </w:tc>
        <w:tc>
          <w:tcPr>
            <w:tcW w:w="3119" w:type="dxa"/>
            <w:noWrap/>
            <w:hideMark/>
          </w:tcPr>
          <w:p w14:paraId="3D50D141" w14:textId="77777777" w:rsidR="00CB6958" w:rsidRPr="00861362" w:rsidRDefault="00CB6958" w:rsidP="00806FD8">
            <w:pPr>
              <w:jc w:val="left"/>
              <w:rPr>
                <w:color w:val="000000"/>
              </w:rPr>
            </w:pPr>
            <w:r w:rsidRPr="00861362">
              <w:rPr>
                <w:color w:val="000000"/>
              </w:rPr>
              <w:t>48.85558319, -125.1837997</w:t>
            </w:r>
          </w:p>
        </w:tc>
        <w:tc>
          <w:tcPr>
            <w:tcW w:w="2126" w:type="dxa"/>
          </w:tcPr>
          <w:p w14:paraId="6078741E" w14:textId="77777777" w:rsidR="00CB6958" w:rsidRPr="00861362" w:rsidRDefault="00CB6958" w:rsidP="00806FD8">
            <w:pPr>
              <w:jc w:val="left"/>
              <w:rPr>
                <w:color w:val="000000"/>
              </w:rPr>
            </w:pPr>
            <w:r w:rsidRPr="00861362">
              <w:rPr>
                <w:color w:val="000000"/>
              </w:rPr>
              <w:t>2021, 2022, 2023</w:t>
            </w:r>
          </w:p>
        </w:tc>
      </w:tr>
      <w:tr w:rsidR="00CB6958" w:rsidRPr="00861362" w14:paraId="73CE95E6" w14:textId="77777777" w:rsidTr="00806FD8">
        <w:trPr>
          <w:trHeight w:val="320"/>
        </w:trPr>
        <w:tc>
          <w:tcPr>
            <w:tcW w:w="1276" w:type="dxa"/>
            <w:noWrap/>
            <w:hideMark/>
          </w:tcPr>
          <w:p w14:paraId="3CD403CA" w14:textId="77777777" w:rsidR="00CB6958" w:rsidRPr="00861362" w:rsidRDefault="00CB6958" w:rsidP="00806FD8">
            <w:pPr>
              <w:jc w:val="left"/>
              <w:rPr>
                <w:color w:val="000000"/>
              </w:rPr>
            </w:pPr>
            <w:r w:rsidRPr="00861362">
              <w:rPr>
                <w:color w:val="000000"/>
              </w:rPr>
              <w:t>BMSC4</w:t>
            </w:r>
          </w:p>
        </w:tc>
        <w:tc>
          <w:tcPr>
            <w:tcW w:w="3544" w:type="dxa"/>
            <w:noWrap/>
            <w:hideMark/>
          </w:tcPr>
          <w:p w14:paraId="2CA225AA" w14:textId="77777777" w:rsidR="00CB6958" w:rsidRPr="00861362" w:rsidRDefault="00CB6958" w:rsidP="00806FD8">
            <w:pPr>
              <w:jc w:val="left"/>
              <w:rPr>
                <w:color w:val="000000"/>
              </w:rPr>
            </w:pPr>
            <w:r w:rsidRPr="00861362">
              <w:rPr>
                <w:color w:val="000000"/>
              </w:rPr>
              <w:t xml:space="preserve">Kii </w:t>
            </w:r>
            <w:proofErr w:type="spellStart"/>
            <w:r w:rsidRPr="00861362">
              <w:rPr>
                <w:color w:val="000000"/>
              </w:rPr>
              <w:t>xin</w:t>
            </w:r>
            <w:proofErr w:type="spellEnd"/>
          </w:p>
        </w:tc>
        <w:tc>
          <w:tcPr>
            <w:tcW w:w="3119" w:type="dxa"/>
            <w:noWrap/>
            <w:hideMark/>
          </w:tcPr>
          <w:p w14:paraId="638BB6F5" w14:textId="77777777" w:rsidR="00CB6958" w:rsidRPr="00861362" w:rsidRDefault="00CB6958" w:rsidP="00806FD8">
            <w:pPr>
              <w:jc w:val="left"/>
              <w:rPr>
                <w:color w:val="000000"/>
              </w:rPr>
            </w:pPr>
            <w:r w:rsidRPr="00861362">
              <w:rPr>
                <w:color w:val="000000"/>
              </w:rPr>
              <w:t>48.81511688, -125.1753311</w:t>
            </w:r>
          </w:p>
        </w:tc>
        <w:tc>
          <w:tcPr>
            <w:tcW w:w="2126" w:type="dxa"/>
          </w:tcPr>
          <w:p w14:paraId="01F6CACC" w14:textId="77777777" w:rsidR="00CB6958" w:rsidRPr="00861362" w:rsidRDefault="00CB6958" w:rsidP="00806FD8">
            <w:pPr>
              <w:jc w:val="left"/>
              <w:rPr>
                <w:color w:val="000000"/>
              </w:rPr>
            </w:pPr>
            <w:r w:rsidRPr="00861362">
              <w:rPr>
                <w:color w:val="000000"/>
              </w:rPr>
              <w:t>2021, 2023</w:t>
            </w:r>
          </w:p>
        </w:tc>
      </w:tr>
      <w:tr w:rsidR="00CB6958" w:rsidRPr="00861362" w14:paraId="07A57301" w14:textId="77777777" w:rsidTr="00806FD8">
        <w:trPr>
          <w:trHeight w:val="320"/>
        </w:trPr>
        <w:tc>
          <w:tcPr>
            <w:tcW w:w="1276" w:type="dxa"/>
            <w:noWrap/>
            <w:hideMark/>
          </w:tcPr>
          <w:p w14:paraId="575995B0" w14:textId="77777777" w:rsidR="00CB6958" w:rsidRPr="00861362" w:rsidRDefault="00CB6958" w:rsidP="00806FD8">
            <w:pPr>
              <w:jc w:val="left"/>
              <w:rPr>
                <w:color w:val="000000"/>
              </w:rPr>
            </w:pPr>
            <w:r w:rsidRPr="00861362">
              <w:rPr>
                <w:color w:val="000000"/>
              </w:rPr>
              <w:t>BMSC5</w:t>
            </w:r>
          </w:p>
        </w:tc>
        <w:tc>
          <w:tcPr>
            <w:tcW w:w="3544" w:type="dxa"/>
            <w:noWrap/>
            <w:hideMark/>
          </w:tcPr>
          <w:p w14:paraId="22D05862" w14:textId="77777777" w:rsidR="00CB6958" w:rsidRPr="00861362" w:rsidRDefault="00CB6958" w:rsidP="00806FD8">
            <w:pPr>
              <w:jc w:val="left"/>
              <w:rPr>
                <w:color w:val="000000"/>
              </w:rPr>
            </w:pPr>
            <w:r w:rsidRPr="00861362">
              <w:rPr>
                <w:color w:val="000000"/>
              </w:rPr>
              <w:t>Taylor Rock</w:t>
            </w:r>
          </w:p>
        </w:tc>
        <w:tc>
          <w:tcPr>
            <w:tcW w:w="3119" w:type="dxa"/>
            <w:noWrap/>
            <w:hideMark/>
          </w:tcPr>
          <w:p w14:paraId="2DDB5A1B" w14:textId="77777777" w:rsidR="00CB6958" w:rsidRPr="00861362" w:rsidRDefault="00CB6958" w:rsidP="00806FD8">
            <w:pPr>
              <w:jc w:val="left"/>
              <w:rPr>
                <w:color w:val="000000"/>
              </w:rPr>
            </w:pPr>
            <w:r w:rsidRPr="00861362">
              <w:rPr>
                <w:color w:val="000000"/>
              </w:rPr>
              <w:t>48.82733154, -125.1966019</w:t>
            </w:r>
          </w:p>
        </w:tc>
        <w:tc>
          <w:tcPr>
            <w:tcW w:w="2126" w:type="dxa"/>
          </w:tcPr>
          <w:p w14:paraId="531C819E" w14:textId="77777777" w:rsidR="00CB6958" w:rsidRPr="00861362" w:rsidRDefault="00CB6958" w:rsidP="00806FD8">
            <w:pPr>
              <w:jc w:val="left"/>
              <w:rPr>
                <w:color w:val="000000"/>
              </w:rPr>
            </w:pPr>
            <w:r w:rsidRPr="00861362">
              <w:rPr>
                <w:color w:val="000000"/>
              </w:rPr>
              <w:t>2021, 2022, 2023</w:t>
            </w:r>
          </w:p>
        </w:tc>
      </w:tr>
      <w:tr w:rsidR="00CB6958" w:rsidRPr="00861362" w14:paraId="3C3E0A0C" w14:textId="77777777" w:rsidTr="00806FD8">
        <w:trPr>
          <w:trHeight w:val="320"/>
        </w:trPr>
        <w:tc>
          <w:tcPr>
            <w:tcW w:w="1276" w:type="dxa"/>
            <w:noWrap/>
            <w:hideMark/>
          </w:tcPr>
          <w:p w14:paraId="7139905A" w14:textId="77777777" w:rsidR="00CB6958" w:rsidRPr="00861362" w:rsidRDefault="00CB6958" w:rsidP="00806FD8">
            <w:pPr>
              <w:jc w:val="left"/>
              <w:rPr>
                <w:color w:val="000000"/>
              </w:rPr>
            </w:pPr>
            <w:r w:rsidRPr="00861362">
              <w:rPr>
                <w:color w:val="000000"/>
              </w:rPr>
              <w:t>BMSC6</w:t>
            </w:r>
          </w:p>
        </w:tc>
        <w:tc>
          <w:tcPr>
            <w:tcW w:w="3544" w:type="dxa"/>
            <w:noWrap/>
            <w:hideMark/>
          </w:tcPr>
          <w:p w14:paraId="4863C63B" w14:textId="77777777" w:rsidR="00CB6958" w:rsidRPr="00861362" w:rsidRDefault="00CB6958" w:rsidP="00806FD8">
            <w:pPr>
              <w:jc w:val="left"/>
              <w:rPr>
                <w:color w:val="000000"/>
              </w:rPr>
            </w:pPr>
            <w:proofErr w:type="spellStart"/>
            <w:r w:rsidRPr="00861362">
              <w:rPr>
                <w:color w:val="000000"/>
              </w:rPr>
              <w:t>Baeria</w:t>
            </w:r>
            <w:proofErr w:type="spellEnd"/>
            <w:r w:rsidRPr="00861362">
              <w:rPr>
                <w:color w:val="000000"/>
              </w:rPr>
              <w:t xml:space="preserve"> Rocks South Island</w:t>
            </w:r>
          </w:p>
        </w:tc>
        <w:tc>
          <w:tcPr>
            <w:tcW w:w="3119" w:type="dxa"/>
            <w:noWrap/>
            <w:hideMark/>
          </w:tcPr>
          <w:p w14:paraId="36B890BD" w14:textId="77777777" w:rsidR="00CB6958" w:rsidRPr="00861362" w:rsidRDefault="00CB6958" w:rsidP="00806FD8">
            <w:pPr>
              <w:jc w:val="left"/>
              <w:rPr>
                <w:color w:val="000000"/>
              </w:rPr>
            </w:pPr>
            <w:r w:rsidRPr="00861362">
              <w:rPr>
                <w:color w:val="000000"/>
              </w:rPr>
              <w:t>48.95023346, -125.1555481</w:t>
            </w:r>
          </w:p>
        </w:tc>
        <w:tc>
          <w:tcPr>
            <w:tcW w:w="2126" w:type="dxa"/>
          </w:tcPr>
          <w:p w14:paraId="61956B30" w14:textId="77777777" w:rsidR="00CB6958" w:rsidRPr="00861362" w:rsidRDefault="00CB6958" w:rsidP="00806FD8">
            <w:pPr>
              <w:jc w:val="left"/>
              <w:rPr>
                <w:color w:val="000000"/>
              </w:rPr>
            </w:pPr>
            <w:r w:rsidRPr="00861362">
              <w:rPr>
                <w:color w:val="000000"/>
              </w:rPr>
              <w:t>2021, 2022, 2023</w:t>
            </w:r>
          </w:p>
        </w:tc>
      </w:tr>
      <w:tr w:rsidR="00CB6958" w:rsidRPr="00861362" w14:paraId="475ACD11" w14:textId="77777777" w:rsidTr="00806FD8">
        <w:trPr>
          <w:trHeight w:val="320"/>
        </w:trPr>
        <w:tc>
          <w:tcPr>
            <w:tcW w:w="1276" w:type="dxa"/>
            <w:noWrap/>
            <w:hideMark/>
          </w:tcPr>
          <w:p w14:paraId="331440A2" w14:textId="77777777" w:rsidR="00CB6958" w:rsidRPr="00861362" w:rsidRDefault="00CB6958" w:rsidP="00806FD8">
            <w:pPr>
              <w:jc w:val="left"/>
              <w:rPr>
                <w:color w:val="000000"/>
              </w:rPr>
            </w:pPr>
            <w:r w:rsidRPr="00861362">
              <w:rPr>
                <w:color w:val="000000"/>
              </w:rPr>
              <w:t>BMSC7</w:t>
            </w:r>
          </w:p>
        </w:tc>
        <w:tc>
          <w:tcPr>
            <w:tcW w:w="3544" w:type="dxa"/>
            <w:noWrap/>
            <w:hideMark/>
          </w:tcPr>
          <w:p w14:paraId="2B004B43" w14:textId="77777777" w:rsidR="00CB6958" w:rsidRPr="00861362" w:rsidRDefault="00CB6958" w:rsidP="00806FD8">
            <w:pPr>
              <w:jc w:val="left"/>
              <w:rPr>
                <w:color w:val="000000"/>
              </w:rPr>
            </w:pPr>
            <w:proofErr w:type="spellStart"/>
            <w:r w:rsidRPr="00861362">
              <w:rPr>
                <w:color w:val="000000"/>
              </w:rPr>
              <w:t>Baeria</w:t>
            </w:r>
            <w:proofErr w:type="spellEnd"/>
            <w:r w:rsidRPr="00861362">
              <w:rPr>
                <w:color w:val="000000"/>
              </w:rPr>
              <w:t xml:space="preserve"> Rocks N Island Southside</w:t>
            </w:r>
          </w:p>
        </w:tc>
        <w:tc>
          <w:tcPr>
            <w:tcW w:w="3119" w:type="dxa"/>
            <w:noWrap/>
            <w:hideMark/>
          </w:tcPr>
          <w:p w14:paraId="45541CF6" w14:textId="77777777" w:rsidR="00CB6958" w:rsidRPr="00861362" w:rsidRDefault="00CB6958" w:rsidP="00806FD8">
            <w:pPr>
              <w:jc w:val="left"/>
              <w:rPr>
                <w:color w:val="000000"/>
              </w:rPr>
            </w:pPr>
            <w:r w:rsidRPr="00861362">
              <w:rPr>
                <w:color w:val="000000"/>
              </w:rPr>
              <w:t>48.95464325, -125.1539917</w:t>
            </w:r>
          </w:p>
        </w:tc>
        <w:tc>
          <w:tcPr>
            <w:tcW w:w="2126" w:type="dxa"/>
          </w:tcPr>
          <w:p w14:paraId="46E7D81E" w14:textId="77777777" w:rsidR="00CB6958" w:rsidRPr="00861362" w:rsidRDefault="00CB6958" w:rsidP="00806FD8">
            <w:pPr>
              <w:jc w:val="left"/>
              <w:rPr>
                <w:color w:val="000000"/>
              </w:rPr>
            </w:pPr>
            <w:r w:rsidRPr="00861362">
              <w:rPr>
                <w:color w:val="000000"/>
              </w:rPr>
              <w:t>2021</w:t>
            </w:r>
          </w:p>
        </w:tc>
      </w:tr>
      <w:tr w:rsidR="00CB6958" w:rsidRPr="00861362" w14:paraId="2154FDDA" w14:textId="77777777" w:rsidTr="00806FD8">
        <w:trPr>
          <w:trHeight w:val="320"/>
        </w:trPr>
        <w:tc>
          <w:tcPr>
            <w:tcW w:w="1276" w:type="dxa"/>
            <w:noWrap/>
            <w:hideMark/>
          </w:tcPr>
          <w:p w14:paraId="0179DAAC" w14:textId="77777777" w:rsidR="00CB6958" w:rsidRPr="00861362" w:rsidRDefault="00CB6958" w:rsidP="00806FD8">
            <w:pPr>
              <w:jc w:val="left"/>
              <w:rPr>
                <w:color w:val="000000"/>
              </w:rPr>
            </w:pPr>
            <w:r w:rsidRPr="00861362">
              <w:rPr>
                <w:color w:val="000000"/>
              </w:rPr>
              <w:t>BMSC8</w:t>
            </w:r>
          </w:p>
        </w:tc>
        <w:tc>
          <w:tcPr>
            <w:tcW w:w="3544" w:type="dxa"/>
            <w:noWrap/>
            <w:hideMark/>
          </w:tcPr>
          <w:p w14:paraId="3AC6B5A0" w14:textId="77777777" w:rsidR="00CB6958" w:rsidRPr="00861362" w:rsidRDefault="00CB6958" w:rsidP="00806FD8">
            <w:pPr>
              <w:jc w:val="left"/>
              <w:rPr>
                <w:color w:val="000000"/>
              </w:rPr>
            </w:pPr>
            <w:proofErr w:type="spellStart"/>
            <w:r w:rsidRPr="00861362">
              <w:rPr>
                <w:color w:val="000000"/>
              </w:rPr>
              <w:t>Baeria</w:t>
            </w:r>
            <w:proofErr w:type="spellEnd"/>
            <w:r w:rsidRPr="00861362">
              <w:rPr>
                <w:color w:val="000000"/>
              </w:rPr>
              <w:t xml:space="preserve"> Rocks N Island Northside</w:t>
            </w:r>
          </w:p>
        </w:tc>
        <w:tc>
          <w:tcPr>
            <w:tcW w:w="3119" w:type="dxa"/>
            <w:noWrap/>
            <w:hideMark/>
          </w:tcPr>
          <w:p w14:paraId="74329D5B" w14:textId="77777777" w:rsidR="00CB6958" w:rsidRPr="00861362" w:rsidRDefault="00CB6958" w:rsidP="00806FD8">
            <w:pPr>
              <w:jc w:val="left"/>
              <w:rPr>
                <w:color w:val="000000"/>
              </w:rPr>
            </w:pPr>
            <w:r w:rsidRPr="00861362">
              <w:rPr>
                <w:color w:val="000000"/>
              </w:rPr>
              <w:t>48.95508194, -125.1533737</w:t>
            </w:r>
          </w:p>
        </w:tc>
        <w:tc>
          <w:tcPr>
            <w:tcW w:w="2126" w:type="dxa"/>
          </w:tcPr>
          <w:p w14:paraId="54CB9662" w14:textId="77777777" w:rsidR="00CB6958" w:rsidRPr="00861362" w:rsidRDefault="00CB6958" w:rsidP="00806FD8">
            <w:pPr>
              <w:jc w:val="left"/>
              <w:rPr>
                <w:color w:val="000000"/>
              </w:rPr>
            </w:pPr>
            <w:r w:rsidRPr="00861362">
              <w:rPr>
                <w:color w:val="000000"/>
              </w:rPr>
              <w:t>2021, 2022, 2023</w:t>
            </w:r>
          </w:p>
        </w:tc>
      </w:tr>
      <w:tr w:rsidR="00CB6958" w:rsidRPr="00861362" w14:paraId="37376098" w14:textId="77777777" w:rsidTr="00806FD8">
        <w:trPr>
          <w:trHeight w:val="320"/>
        </w:trPr>
        <w:tc>
          <w:tcPr>
            <w:tcW w:w="1276" w:type="dxa"/>
            <w:noWrap/>
            <w:hideMark/>
          </w:tcPr>
          <w:p w14:paraId="549B5C47" w14:textId="77777777" w:rsidR="00CB6958" w:rsidRPr="00861362" w:rsidRDefault="00CB6958" w:rsidP="00806FD8">
            <w:pPr>
              <w:jc w:val="left"/>
              <w:rPr>
                <w:color w:val="000000"/>
              </w:rPr>
            </w:pPr>
            <w:r w:rsidRPr="00861362">
              <w:rPr>
                <w:color w:val="000000"/>
              </w:rPr>
              <w:t>BMSC9</w:t>
            </w:r>
          </w:p>
        </w:tc>
        <w:tc>
          <w:tcPr>
            <w:tcW w:w="3544" w:type="dxa"/>
            <w:noWrap/>
            <w:hideMark/>
          </w:tcPr>
          <w:p w14:paraId="672FDF97" w14:textId="77777777" w:rsidR="00CB6958" w:rsidRPr="00861362" w:rsidRDefault="00CB6958" w:rsidP="00806FD8">
            <w:pPr>
              <w:jc w:val="left"/>
              <w:rPr>
                <w:color w:val="000000"/>
              </w:rPr>
            </w:pPr>
            <w:r w:rsidRPr="00861362">
              <w:rPr>
                <w:color w:val="000000"/>
              </w:rPr>
              <w:t>Eagle Bay</w:t>
            </w:r>
          </w:p>
        </w:tc>
        <w:tc>
          <w:tcPr>
            <w:tcW w:w="3119" w:type="dxa"/>
            <w:noWrap/>
            <w:hideMark/>
          </w:tcPr>
          <w:p w14:paraId="32A18EDB" w14:textId="77777777" w:rsidR="00CB6958" w:rsidRPr="00861362" w:rsidRDefault="00CB6958" w:rsidP="00806FD8">
            <w:pPr>
              <w:jc w:val="left"/>
              <w:rPr>
                <w:color w:val="000000"/>
              </w:rPr>
            </w:pPr>
            <w:r w:rsidRPr="00861362">
              <w:rPr>
                <w:color w:val="000000"/>
              </w:rPr>
              <w:t>48.83478928, -125.1470261</w:t>
            </w:r>
          </w:p>
        </w:tc>
        <w:tc>
          <w:tcPr>
            <w:tcW w:w="2126" w:type="dxa"/>
          </w:tcPr>
          <w:p w14:paraId="7AF229B8" w14:textId="77777777" w:rsidR="00CB6958" w:rsidRPr="00861362" w:rsidRDefault="00CB6958" w:rsidP="00806FD8">
            <w:pPr>
              <w:jc w:val="left"/>
              <w:rPr>
                <w:color w:val="000000"/>
              </w:rPr>
            </w:pPr>
            <w:r w:rsidRPr="00861362">
              <w:rPr>
                <w:color w:val="000000"/>
              </w:rPr>
              <w:t>2021, 2022, 2023</w:t>
            </w:r>
          </w:p>
        </w:tc>
      </w:tr>
      <w:tr w:rsidR="00CB6958" w:rsidRPr="00861362" w14:paraId="56FF1A66" w14:textId="77777777" w:rsidTr="00806FD8">
        <w:trPr>
          <w:trHeight w:val="320"/>
        </w:trPr>
        <w:tc>
          <w:tcPr>
            <w:tcW w:w="1276" w:type="dxa"/>
            <w:noWrap/>
            <w:hideMark/>
          </w:tcPr>
          <w:p w14:paraId="62817E82" w14:textId="77777777" w:rsidR="00CB6958" w:rsidRPr="00861362" w:rsidRDefault="00CB6958" w:rsidP="00806FD8">
            <w:pPr>
              <w:jc w:val="left"/>
              <w:rPr>
                <w:color w:val="000000"/>
              </w:rPr>
            </w:pPr>
            <w:r w:rsidRPr="00861362">
              <w:rPr>
                <w:color w:val="000000"/>
              </w:rPr>
              <w:t>BMSC10</w:t>
            </w:r>
          </w:p>
        </w:tc>
        <w:tc>
          <w:tcPr>
            <w:tcW w:w="3544" w:type="dxa"/>
            <w:noWrap/>
            <w:hideMark/>
          </w:tcPr>
          <w:p w14:paraId="1CDF3285" w14:textId="77777777" w:rsidR="00CB6958" w:rsidRPr="00861362" w:rsidRDefault="00CB6958" w:rsidP="00806FD8">
            <w:pPr>
              <w:jc w:val="left"/>
              <w:rPr>
                <w:color w:val="000000"/>
              </w:rPr>
            </w:pPr>
            <w:r w:rsidRPr="00861362">
              <w:rPr>
                <w:color w:val="000000"/>
              </w:rPr>
              <w:t>Ross Islets Slug Island</w:t>
            </w:r>
          </w:p>
        </w:tc>
        <w:tc>
          <w:tcPr>
            <w:tcW w:w="3119" w:type="dxa"/>
            <w:noWrap/>
            <w:hideMark/>
          </w:tcPr>
          <w:p w14:paraId="39A1E45F" w14:textId="77777777" w:rsidR="00CB6958" w:rsidRPr="00861362" w:rsidRDefault="00CB6958" w:rsidP="00806FD8">
            <w:pPr>
              <w:jc w:val="left"/>
              <w:rPr>
                <w:color w:val="000000"/>
              </w:rPr>
            </w:pPr>
            <w:r w:rsidRPr="00861362">
              <w:rPr>
                <w:color w:val="000000"/>
              </w:rPr>
              <w:t>48.87051773, -125.160347</w:t>
            </w:r>
          </w:p>
        </w:tc>
        <w:tc>
          <w:tcPr>
            <w:tcW w:w="2126" w:type="dxa"/>
          </w:tcPr>
          <w:p w14:paraId="12C2D201" w14:textId="77777777" w:rsidR="00CB6958" w:rsidRPr="00861362" w:rsidRDefault="00CB6958" w:rsidP="00806FD8">
            <w:pPr>
              <w:jc w:val="left"/>
              <w:rPr>
                <w:color w:val="000000"/>
              </w:rPr>
            </w:pPr>
            <w:r w:rsidRPr="00861362">
              <w:rPr>
                <w:color w:val="000000"/>
              </w:rPr>
              <w:t>2021, 2022, 2023</w:t>
            </w:r>
          </w:p>
        </w:tc>
      </w:tr>
      <w:tr w:rsidR="00CB6958" w:rsidRPr="00861362" w14:paraId="16AF18D7" w14:textId="77777777" w:rsidTr="00806FD8">
        <w:trPr>
          <w:trHeight w:val="320"/>
        </w:trPr>
        <w:tc>
          <w:tcPr>
            <w:tcW w:w="1276" w:type="dxa"/>
            <w:noWrap/>
            <w:hideMark/>
          </w:tcPr>
          <w:p w14:paraId="13A49113" w14:textId="77777777" w:rsidR="00CB6958" w:rsidRPr="00861362" w:rsidRDefault="00CB6958" w:rsidP="00806FD8">
            <w:pPr>
              <w:jc w:val="left"/>
              <w:rPr>
                <w:color w:val="000000"/>
              </w:rPr>
            </w:pPr>
            <w:r w:rsidRPr="00861362">
              <w:rPr>
                <w:color w:val="000000"/>
              </w:rPr>
              <w:t>BMSC11</w:t>
            </w:r>
          </w:p>
        </w:tc>
        <w:tc>
          <w:tcPr>
            <w:tcW w:w="3544" w:type="dxa"/>
            <w:noWrap/>
            <w:hideMark/>
          </w:tcPr>
          <w:p w14:paraId="2B5E4D76" w14:textId="77777777" w:rsidR="00CB6958" w:rsidRPr="00861362" w:rsidRDefault="00CB6958" w:rsidP="00806FD8">
            <w:pPr>
              <w:jc w:val="left"/>
              <w:rPr>
                <w:color w:val="000000"/>
              </w:rPr>
            </w:pPr>
            <w:r w:rsidRPr="00861362">
              <w:rPr>
                <w:color w:val="000000"/>
              </w:rPr>
              <w:t>Wizard Island South</w:t>
            </w:r>
          </w:p>
        </w:tc>
        <w:tc>
          <w:tcPr>
            <w:tcW w:w="3119" w:type="dxa"/>
            <w:noWrap/>
            <w:hideMark/>
          </w:tcPr>
          <w:p w14:paraId="5BCE6D40" w14:textId="77777777" w:rsidR="00CB6958" w:rsidRPr="00861362" w:rsidRDefault="00CB6958" w:rsidP="00806FD8">
            <w:pPr>
              <w:jc w:val="left"/>
              <w:rPr>
                <w:color w:val="000000"/>
              </w:rPr>
            </w:pPr>
            <w:r w:rsidRPr="00861362">
              <w:rPr>
                <w:color w:val="000000"/>
              </w:rPr>
              <w:t>48.85746765, -125.1582336</w:t>
            </w:r>
          </w:p>
        </w:tc>
        <w:tc>
          <w:tcPr>
            <w:tcW w:w="2126" w:type="dxa"/>
          </w:tcPr>
          <w:p w14:paraId="194211BC" w14:textId="77777777" w:rsidR="00CB6958" w:rsidRPr="00861362" w:rsidRDefault="00CB6958" w:rsidP="00806FD8">
            <w:pPr>
              <w:jc w:val="left"/>
              <w:rPr>
                <w:color w:val="000000"/>
              </w:rPr>
            </w:pPr>
            <w:r w:rsidRPr="00861362">
              <w:rPr>
                <w:color w:val="000000"/>
              </w:rPr>
              <w:t>2021, 2022, 2023</w:t>
            </w:r>
          </w:p>
        </w:tc>
      </w:tr>
      <w:tr w:rsidR="00CB6958" w:rsidRPr="00861362" w14:paraId="67B0443F" w14:textId="77777777" w:rsidTr="00806FD8">
        <w:trPr>
          <w:trHeight w:val="320"/>
        </w:trPr>
        <w:tc>
          <w:tcPr>
            <w:tcW w:w="1276" w:type="dxa"/>
            <w:noWrap/>
            <w:hideMark/>
          </w:tcPr>
          <w:p w14:paraId="5658A4C7" w14:textId="77777777" w:rsidR="00CB6958" w:rsidRPr="00861362" w:rsidRDefault="00CB6958" w:rsidP="00806FD8">
            <w:pPr>
              <w:jc w:val="left"/>
              <w:rPr>
                <w:color w:val="000000"/>
              </w:rPr>
            </w:pPr>
            <w:r w:rsidRPr="00861362">
              <w:rPr>
                <w:color w:val="000000"/>
              </w:rPr>
              <w:t>BMSC12</w:t>
            </w:r>
          </w:p>
        </w:tc>
        <w:tc>
          <w:tcPr>
            <w:tcW w:w="3544" w:type="dxa"/>
            <w:noWrap/>
            <w:hideMark/>
          </w:tcPr>
          <w:p w14:paraId="21B65ABC" w14:textId="77777777" w:rsidR="00CB6958" w:rsidRPr="00861362" w:rsidRDefault="00CB6958" w:rsidP="00806FD8">
            <w:pPr>
              <w:jc w:val="left"/>
              <w:rPr>
                <w:color w:val="000000"/>
              </w:rPr>
            </w:pPr>
            <w:r w:rsidRPr="00861362">
              <w:rPr>
                <w:color w:val="000000"/>
              </w:rPr>
              <w:t>Wizard Island North</w:t>
            </w:r>
          </w:p>
        </w:tc>
        <w:tc>
          <w:tcPr>
            <w:tcW w:w="3119" w:type="dxa"/>
            <w:noWrap/>
            <w:hideMark/>
          </w:tcPr>
          <w:p w14:paraId="6BC39C1C" w14:textId="77777777" w:rsidR="00CB6958" w:rsidRPr="00861362" w:rsidRDefault="00CB6958" w:rsidP="00806FD8">
            <w:pPr>
              <w:jc w:val="left"/>
              <w:rPr>
                <w:color w:val="000000"/>
              </w:rPr>
            </w:pPr>
            <w:r w:rsidRPr="00861362">
              <w:rPr>
                <w:color w:val="000000"/>
              </w:rPr>
              <w:t>48.858284, -125.1609192</w:t>
            </w:r>
          </w:p>
        </w:tc>
        <w:tc>
          <w:tcPr>
            <w:tcW w:w="2126" w:type="dxa"/>
          </w:tcPr>
          <w:p w14:paraId="4A48D8C1" w14:textId="77777777" w:rsidR="00CB6958" w:rsidRPr="00861362" w:rsidRDefault="00CB6958" w:rsidP="00806FD8">
            <w:pPr>
              <w:jc w:val="left"/>
              <w:rPr>
                <w:color w:val="000000"/>
              </w:rPr>
            </w:pPr>
            <w:r w:rsidRPr="00861362">
              <w:rPr>
                <w:color w:val="000000"/>
              </w:rPr>
              <w:t>2021, 2022, 2023</w:t>
            </w:r>
          </w:p>
        </w:tc>
      </w:tr>
      <w:tr w:rsidR="00CB6958" w:rsidRPr="00861362" w14:paraId="08B0DDEE" w14:textId="77777777" w:rsidTr="00806FD8">
        <w:trPr>
          <w:trHeight w:val="320"/>
        </w:trPr>
        <w:tc>
          <w:tcPr>
            <w:tcW w:w="1276" w:type="dxa"/>
            <w:noWrap/>
            <w:hideMark/>
          </w:tcPr>
          <w:p w14:paraId="70370072" w14:textId="77777777" w:rsidR="00CB6958" w:rsidRPr="00861362" w:rsidRDefault="00CB6958" w:rsidP="00806FD8">
            <w:pPr>
              <w:jc w:val="left"/>
              <w:rPr>
                <w:color w:val="000000"/>
              </w:rPr>
            </w:pPr>
            <w:r w:rsidRPr="00861362">
              <w:rPr>
                <w:color w:val="000000"/>
              </w:rPr>
              <w:t>BMSC13</w:t>
            </w:r>
          </w:p>
        </w:tc>
        <w:tc>
          <w:tcPr>
            <w:tcW w:w="3544" w:type="dxa"/>
            <w:noWrap/>
            <w:hideMark/>
          </w:tcPr>
          <w:p w14:paraId="09191445" w14:textId="77777777" w:rsidR="00CB6958" w:rsidRPr="00861362" w:rsidRDefault="00CB6958" w:rsidP="00806FD8">
            <w:pPr>
              <w:jc w:val="left"/>
              <w:rPr>
                <w:color w:val="000000"/>
              </w:rPr>
            </w:pPr>
            <w:r w:rsidRPr="00861362">
              <w:rPr>
                <w:color w:val="000000"/>
              </w:rPr>
              <w:t>Effingham West</w:t>
            </w:r>
          </w:p>
        </w:tc>
        <w:tc>
          <w:tcPr>
            <w:tcW w:w="3119" w:type="dxa"/>
            <w:noWrap/>
            <w:hideMark/>
          </w:tcPr>
          <w:p w14:paraId="222B627A" w14:textId="77777777" w:rsidR="00CB6958" w:rsidRPr="00861362" w:rsidRDefault="00CB6958" w:rsidP="00806FD8">
            <w:pPr>
              <w:jc w:val="left"/>
              <w:rPr>
                <w:color w:val="000000"/>
              </w:rPr>
            </w:pPr>
            <w:r w:rsidRPr="00861362">
              <w:rPr>
                <w:color w:val="000000"/>
              </w:rPr>
              <w:t>48.8650322, -125.3137207</w:t>
            </w:r>
          </w:p>
        </w:tc>
        <w:tc>
          <w:tcPr>
            <w:tcW w:w="2126" w:type="dxa"/>
          </w:tcPr>
          <w:p w14:paraId="756D99C4" w14:textId="77777777" w:rsidR="00CB6958" w:rsidRPr="00861362" w:rsidRDefault="00CB6958" w:rsidP="00806FD8">
            <w:pPr>
              <w:jc w:val="left"/>
              <w:rPr>
                <w:color w:val="000000"/>
              </w:rPr>
            </w:pPr>
            <w:r w:rsidRPr="00861362">
              <w:rPr>
                <w:color w:val="000000"/>
              </w:rPr>
              <w:t>2021, 2022</w:t>
            </w:r>
          </w:p>
        </w:tc>
      </w:tr>
      <w:tr w:rsidR="00CB6958" w:rsidRPr="00861362" w14:paraId="1227E899" w14:textId="77777777" w:rsidTr="00806FD8">
        <w:trPr>
          <w:trHeight w:val="320"/>
        </w:trPr>
        <w:tc>
          <w:tcPr>
            <w:tcW w:w="1276" w:type="dxa"/>
            <w:noWrap/>
            <w:hideMark/>
          </w:tcPr>
          <w:p w14:paraId="043EB254" w14:textId="77777777" w:rsidR="00CB6958" w:rsidRPr="00861362" w:rsidRDefault="00CB6958" w:rsidP="00806FD8">
            <w:pPr>
              <w:jc w:val="left"/>
              <w:rPr>
                <w:color w:val="000000"/>
              </w:rPr>
            </w:pPr>
            <w:r w:rsidRPr="00861362">
              <w:rPr>
                <w:color w:val="000000"/>
              </w:rPr>
              <w:t>BMSC14</w:t>
            </w:r>
          </w:p>
        </w:tc>
        <w:tc>
          <w:tcPr>
            <w:tcW w:w="3544" w:type="dxa"/>
            <w:noWrap/>
            <w:hideMark/>
          </w:tcPr>
          <w:p w14:paraId="744C0333" w14:textId="77777777" w:rsidR="00CB6958" w:rsidRPr="00861362" w:rsidRDefault="00CB6958" w:rsidP="00806FD8">
            <w:pPr>
              <w:jc w:val="left"/>
              <w:rPr>
                <w:color w:val="000000"/>
              </w:rPr>
            </w:pPr>
            <w:r w:rsidRPr="00861362">
              <w:rPr>
                <w:color w:val="000000"/>
              </w:rPr>
              <w:t>Effingham Archipelago</w:t>
            </w:r>
          </w:p>
        </w:tc>
        <w:tc>
          <w:tcPr>
            <w:tcW w:w="3119" w:type="dxa"/>
            <w:noWrap/>
            <w:hideMark/>
          </w:tcPr>
          <w:p w14:paraId="2323AEB2" w14:textId="77777777" w:rsidR="00CB6958" w:rsidRPr="00861362" w:rsidRDefault="00CB6958" w:rsidP="00806FD8">
            <w:pPr>
              <w:jc w:val="left"/>
              <w:rPr>
                <w:color w:val="000000"/>
              </w:rPr>
            </w:pPr>
            <w:r w:rsidRPr="00861362">
              <w:rPr>
                <w:color w:val="000000"/>
              </w:rPr>
              <w:t>48.87908173, -125.2974014</w:t>
            </w:r>
          </w:p>
        </w:tc>
        <w:tc>
          <w:tcPr>
            <w:tcW w:w="2126" w:type="dxa"/>
          </w:tcPr>
          <w:p w14:paraId="2AF19D2F" w14:textId="77777777" w:rsidR="00CB6958" w:rsidRPr="00861362" w:rsidRDefault="00CB6958" w:rsidP="00806FD8">
            <w:pPr>
              <w:jc w:val="left"/>
              <w:rPr>
                <w:color w:val="000000"/>
              </w:rPr>
            </w:pPr>
            <w:r w:rsidRPr="00861362">
              <w:rPr>
                <w:color w:val="000000"/>
              </w:rPr>
              <w:t>2021, 2022</w:t>
            </w:r>
          </w:p>
        </w:tc>
      </w:tr>
      <w:tr w:rsidR="00CB6958" w:rsidRPr="00861362" w14:paraId="09BA8049" w14:textId="77777777" w:rsidTr="00806FD8">
        <w:trPr>
          <w:trHeight w:val="320"/>
        </w:trPr>
        <w:tc>
          <w:tcPr>
            <w:tcW w:w="1276" w:type="dxa"/>
            <w:noWrap/>
            <w:hideMark/>
          </w:tcPr>
          <w:p w14:paraId="2012E4DD" w14:textId="77777777" w:rsidR="00CB6958" w:rsidRPr="00861362" w:rsidRDefault="00CB6958" w:rsidP="00806FD8">
            <w:pPr>
              <w:jc w:val="left"/>
              <w:rPr>
                <w:color w:val="000000"/>
              </w:rPr>
            </w:pPr>
            <w:r w:rsidRPr="00861362">
              <w:rPr>
                <w:color w:val="000000"/>
              </w:rPr>
              <w:t>BMSC15</w:t>
            </w:r>
          </w:p>
        </w:tc>
        <w:tc>
          <w:tcPr>
            <w:tcW w:w="3544" w:type="dxa"/>
            <w:noWrap/>
            <w:hideMark/>
          </w:tcPr>
          <w:p w14:paraId="0FE2BD5E" w14:textId="77777777" w:rsidR="00CB6958" w:rsidRPr="00861362" w:rsidRDefault="00CB6958" w:rsidP="00806FD8">
            <w:pPr>
              <w:jc w:val="left"/>
              <w:rPr>
                <w:color w:val="000000"/>
              </w:rPr>
            </w:pPr>
            <w:r w:rsidRPr="00861362">
              <w:rPr>
                <w:color w:val="000000"/>
              </w:rPr>
              <w:t>Raymond Kelp Rock</w:t>
            </w:r>
          </w:p>
        </w:tc>
        <w:tc>
          <w:tcPr>
            <w:tcW w:w="3119" w:type="dxa"/>
            <w:noWrap/>
            <w:hideMark/>
          </w:tcPr>
          <w:p w14:paraId="088772C7" w14:textId="77777777" w:rsidR="00CB6958" w:rsidRPr="00861362" w:rsidRDefault="00CB6958" w:rsidP="00806FD8">
            <w:pPr>
              <w:jc w:val="left"/>
              <w:rPr>
                <w:color w:val="000000"/>
              </w:rPr>
            </w:pPr>
            <w:r w:rsidRPr="00861362">
              <w:rPr>
                <w:color w:val="000000"/>
              </w:rPr>
              <w:t>48.88028336, -125.3128815</w:t>
            </w:r>
          </w:p>
        </w:tc>
        <w:tc>
          <w:tcPr>
            <w:tcW w:w="2126" w:type="dxa"/>
          </w:tcPr>
          <w:p w14:paraId="4F4AF58A" w14:textId="77777777" w:rsidR="00CB6958" w:rsidRPr="00861362" w:rsidRDefault="00CB6958" w:rsidP="00806FD8">
            <w:pPr>
              <w:jc w:val="left"/>
              <w:rPr>
                <w:color w:val="000000"/>
              </w:rPr>
            </w:pPr>
            <w:r w:rsidRPr="00861362">
              <w:rPr>
                <w:color w:val="000000"/>
              </w:rPr>
              <w:t>2021, 2022</w:t>
            </w:r>
          </w:p>
        </w:tc>
      </w:tr>
      <w:tr w:rsidR="00CB6958" w:rsidRPr="00861362" w14:paraId="5F8B4E60" w14:textId="77777777" w:rsidTr="00806FD8">
        <w:trPr>
          <w:trHeight w:val="320"/>
        </w:trPr>
        <w:tc>
          <w:tcPr>
            <w:tcW w:w="1276" w:type="dxa"/>
            <w:noWrap/>
            <w:hideMark/>
          </w:tcPr>
          <w:p w14:paraId="52D81921" w14:textId="77777777" w:rsidR="00CB6958" w:rsidRPr="00861362" w:rsidRDefault="00CB6958" w:rsidP="00806FD8">
            <w:pPr>
              <w:jc w:val="left"/>
              <w:rPr>
                <w:color w:val="000000"/>
              </w:rPr>
            </w:pPr>
            <w:r w:rsidRPr="00861362">
              <w:rPr>
                <w:color w:val="000000"/>
              </w:rPr>
              <w:t>BMSC16</w:t>
            </w:r>
          </w:p>
        </w:tc>
        <w:tc>
          <w:tcPr>
            <w:tcW w:w="3544" w:type="dxa"/>
            <w:noWrap/>
            <w:hideMark/>
          </w:tcPr>
          <w:p w14:paraId="4748F210" w14:textId="77777777" w:rsidR="00CB6958" w:rsidRPr="00861362" w:rsidRDefault="00CB6958" w:rsidP="00806FD8">
            <w:pPr>
              <w:jc w:val="left"/>
              <w:rPr>
                <w:color w:val="000000"/>
              </w:rPr>
            </w:pPr>
            <w:r w:rsidRPr="00861362">
              <w:rPr>
                <w:color w:val="000000"/>
              </w:rPr>
              <w:t>Faber Islets</w:t>
            </w:r>
          </w:p>
        </w:tc>
        <w:tc>
          <w:tcPr>
            <w:tcW w:w="3119" w:type="dxa"/>
            <w:noWrap/>
            <w:hideMark/>
          </w:tcPr>
          <w:p w14:paraId="547B18F1" w14:textId="77777777" w:rsidR="00CB6958" w:rsidRPr="00861362" w:rsidRDefault="00CB6958" w:rsidP="00806FD8">
            <w:pPr>
              <w:jc w:val="left"/>
              <w:rPr>
                <w:color w:val="000000"/>
              </w:rPr>
            </w:pPr>
            <w:r w:rsidRPr="00861362">
              <w:rPr>
                <w:color w:val="000000"/>
              </w:rPr>
              <w:t>48.89070129, -125.300499</w:t>
            </w:r>
          </w:p>
        </w:tc>
        <w:tc>
          <w:tcPr>
            <w:tcW w:w="2126" w:type="dxa"/>
          </w:tcPr>
          <w:p w14:paraId="1178BA2F" w14:textId="77777777" w:rsidR="00CB6958" w:rsidRPr="00861362" w:rsidRDefault="00CB6958" w:rsidP="00806FD8">
            <w:pPr>
              <w:jc w:val="left"/>
              <w:rPr>
                <w:color w:val="000000"/>
              </w:rPr>
            </w:pPr>
            <w:r w:rsidRPr="00861362">
              <w:rPr>
                <w:color w:val="000000"/>
              </w:rPr>
              <w:t>2021, 2022</w:t>
            </w:r>
          </w:p>
        </w:tc>
      </w:tr>
      <w:tr w:rsidR="00CB6958" w:rsidRPr="00861362" w14:paraId="79BD7F40" w14:textId="77777777" w:rsidTr="00806FD8">
        <w:trPr>
          <w:trHeight w:val="320"/>
        </w:trPr>
        <w:tc>
          <w:tcPr>
            <w:tcW w:w="1276" w:type="dxa"/>
            <w:noWrap/>
            <w:hideMark/>
          </w:tcPr>
          <w:p w14:paraId="7E4AA6A4" w14:textId="77777777" w:rsidR="00CB6958" w:rsidRPr="00861362" w:rsidRDefault="00CB6958" w:rsidP="00806FD8">
            <w:pPr>
              <w:jc w:val="left"/>
              <w:rPr>
                <w:color w:val="000000"/>
              </w:rPr>
            </w:pPr>
            <w:r w:rsidRPr="00861362">
              <w:rPr>
                <w:color w:val="000000"/>
              </w:rPr>
              <w:t>BMSC17</w:t>
            </w:r>
          </w:p>
        </w:tc>
        <w:tc>
          <w:tcPr>
            <w:tcW w:w="3544" w:type="dxa"/>
            <w:noWrap/>
            <w:hideMark/>
          </w:tcPr>
          <w:p w14:paraId="10E7E5C1" w14:textId="77777777" w:rsidR="00CB6958" w:rsidRPr="00861362" w:rsidRDefault="00CB6958" w:rsidP="00806FD8">
            <w:pPr>
              <w:jc w:val="left"/>
              <w:rPr>
                <w:color w:val="000000"/>
              </w:rPr>
            </w:pPr>
            <w:proofErr w:type="spellStart"/>
            <w:r w:rsidRPr="00861362">
              <w:rPr>
                <w:color w:val="000000"/>
              </w:rPr>
              <w:t>Wouwer</w:t>
            </w:r>
            <w:proofErr w:type="spellEnd"/>
            <w:r w:rsidRPr="00861362">
              <w:rPr>
                <w:color w:val="000000"/>
              </w:rPr>
              <w:t xml:space="preserve"> Channel</w:t>
            </w:r>
          </w:p>
        </w:tc>
        <w:tc>
          <w:tcPr>
            <w:tcW w:w="3119" w:type="dxa"/>
            <w:noWrap/>
            <w:hideMark/>
          </w:tcPr>
          <w:p w14:paraId="2B65E07A" w14:textId="77777777" w:rsidR="00CB6958" w:rsidRPr="00861362" w:rsidRDefault="00CB6958" w:rsidP="00806FD8">
            <w:pPr>
              <w:jc w:val="left"/>
              <w:rPr>
                <w:color w:val="000000"/>
              </w:rPr>
            </w:pPr>
            <w:r w:rsidRPr="00861362">
              <w:rPr>
                <w:color w:val="000000"/>
              </w:rPr>
              <w:t>48.86548233, -125.3614807</w:t>
            </w:r>
          </w:p>
        </w:tc>
        <w:tc>
          <w:tcPr>
            <w:tcW w:w="2126" w:type="dxa"/>
          </w:tcPr>
          <w:p w14:paraId="7E61671B" w14:textId="77777777" w:rsidR="00CB6958" w:rsidRPr="00861362" w:rsidRDefault="00CB6958" w:rsidP="00806FD8">
            <w:pPr>
              <w:jc w:val="left"/>
              <w:rPr>
                <w:color w:val="000000"/>
              </w:rPr>
            </w:pPr>
            <w:r w:rsidRPr="00861362">
              <w:rPr>
                <w:color w:val="000000"/>
              </w:rPr>
              <w:t>2021, 2022</w:t>
            </w:r>
          </w:p>
        </w:tc>
      </w:tr>
      <w:tr w:rsidR="00CB6958" w:rsidRPr="00861362" w14:paraId="7057A7F3" w14:textId="77777777" w:rsidTr="00806FD8">
        <w:trPr>
          <w:trHeight w:val="320"/>
        </w:trPr>
        <w:tc>
          <w:tcPr>
            <w:tcW w:w="1276" w:type="dxa"/>
            <w:noWrap/>
            <w:hideMark/>
          </w:tcPr>
          <w:p w14:paraId="75C7B19C" w14:textId="77777777" w:rsidR="00CB6958" w:rsidRPr="00861362" w:rsidRDefault="00CB6958" w:rsidP="00806FD8">
            <w:pPr>
              <w:jc w:val="left"/>
              <w:rPr>
                <w:color w:val="000000"/>
              </w:rPr>
            </w:pPr>
            <w:r w:rsidRPr="00861362">
              <w:rPr>
                <w:color w:val="000000"/>
              </w:rPr>
              <w:t>BMSC18</w:t>
            </w:r>
          </w:p>
        </w:tc>
        <w:tc>
          <w:tcPr>
            <w:tcW w:w="3544" w:type="dxa"/>
            <w:noWrap/>
            <w:hideMark/>
          </w:tcPr>
          <w:p w14:paraId="08F59527" w14:textId="77777777" w:rsidR="00CB6958" w:rsidRPr="00861362" w:rsidRDefault="00CB6958" w:rsidP="00806FD8">
            <w:pPr>
              <w:jc w:val="left"/>
              <w:rPr>
                <w:color w:val="000000"/>
              </w:rPr>
            </w:pPr>
            <w:proofErr w:type="spellStart"/>
            <w:r w:rsidRPr="00861362">
              <w:rPr>
                <w:color w:val="000000"/>
              </w:rPr>
              <w:t>Eussen</w:t>
            </w:r>
            <w:proofErr w:type="spellEnd"/>
            <w:r w:rsidRPr="00861362">
              <w:rPr>
                <w:color w:val="000000"/>
              </w:rPr>
              <w:t xml:space="preserve"> Rock</w:t>
            </w:r>
          </w:p>
        </w:tc>
        <w:tc>
          <w:tcPr>
            <w:tcW w:w="3119" w:type="dxa"/>
            <w:noWrap/>
            <w:hideMark/>
          </w:tcPr>
          <w:p w14:paraId="5067A6CC" w14:textId="77777777" w:rsidR="00CB6958" w:rsidRPr="00861362" w:rsidRDefault="00CB6958" w:rsidP="00806FD8">
            <w:pPr>
              <w:jc w:val="left"/>
              <w:rPr>
                <w:color w:val="000000"/>
              </w:rPr>
            </w:pPr>
            <w:r w:rsidRPr="00861362">
              <w:rPr>
                <w:color w:val="000000"/>
              </w:rPr>
              <w:t>48.91161728, -125.2670364</w:t>
            </w:r>
          </w:p>
        </w:tc>
        <w:tc>
          <w:tcPr>
            <w:tcW w:w="2126" w:type="dxa"/>
          </w:tcPr>
          <w:p w14:paraId="3376D1B4" w14:textId="77777777" w:rsidR="00CB6958" w:rsidRPr="00861362" w:rsidRDefault="00CB6958" w:rsidP="00806FD8">
            <w:pPr>
              <w:jc w:val="left"/>
              <w:rPr>
                <w:color w:val="000000"/>
              </w:rPr>
            </w:pPr>
            <w:r w:rsidRPr="00861362">
              <w:rPr>
                <w:color w:val="000000"/>
              </w:rPr>
              <w:t>2021, 2022</w:t>
            </w:r>
          </w:p>
        </w:tc>
      </w:tr>
      <w:tr w:rsidR="00CB6958" w:rsidRPr="00861362" w14:paraId="3FB7FBD4" w14:textId="77777777" w:rsidTr="00806FD8">
        <w:trPr>
          <w:trHeight w:val="320"/>
        </w:trPr>
        <w:tc>
          <w:tcPr>
            <w:tcW w:w="1276" w:type="dxa"/>
            <w:noWrap/>
            <w:hideMark/>
          </w:tcPr>
          <w:p w14:paraId="6DD31301" w14:textId="77777777" w:rsidR="00CB6958" w:rsidRPr="00861362" w:rsidRDefault="00CB6958" w:rsidP="00806FD8">
            <w:pPr>
              <w:jc w:val="left"/>
              <w:rPr>
                <w:color w:val="000000"/>
              </w:rPr>
            </w:pPr>
            <w:r w:rsidRPr="00861362">
              <w:rPr>
                <w:color w:val="000000"/>
              </w:rPr>
              <w:t>BMSC19</w:t>
            </w:r>
          </w:p>
        </w:tc>
        <w:tc>
          <w:tcPr>
            <w:tcW w:w="3544" w:type="dxa"/>
            <w:noWrap/>
            <w:hideMark/>
          </w:tcPr>
          <w:p w14:paraId="558D059F" w14:textId="77777777" w:rsidR="00CB6958" w:rsidRPr="00861362" w:rsidRDefault="00CB6958" w:rsidP="00806FD8">
            <w:pPr>
              <w:jc w:val="left"/>
              <w:rPr>
                <w:color w:val="000000"/>
              </w:rPr>
            </w:pPr>
            <w:r w:rsidRPr="00861362">
              <w:rPr>
                <w:color w:val="000000"/>
              </w:rPr>
              <w:t>Ed King SW Pyramid</w:t>
            </w:r>
          </w:p>
        </w:tc>
        <w:tc>
          <w:tcPr>
            <w:tcW w:w="3119" w:type="dxa"/>
            <w:noWrap/>
            <w:hideMark/>
          </w:tcPr>
          <w:p w14:paraId="1E1D9322" w14:textId="77777777" w:rsidR="00CB6958" w:rsidRPr="00861362" w:rsidRDefault="00CB6958" w:rsidP="00806FD8">
            <w:pPr>
              <w:jc w:val="left"/>
              <w:rPr>
                <w:color w:val="000000"/>
              </w:rPr>
            </w:pPr>
            <w:r w:rsidRPr="00861362">
              <w:rPr>
                <w:color w:val="000000"/>
              </w:rPr>
              <w:t>48.82860184, -125.2212982</w:t>
            </w:r>
          </w:p>
        </w:tc>
        <w:tc>
          <w:tcPr>
            <w:tcW w:w="2126" w:type="dxa"/>
          </w:tcPr>
          <w:p w14:paraId="6FA2482E" w14:textId="77777777" w:rsidR="00CB6958" w:rsidRPr="00861362" w:rsidRDefault="00CB6958" w:rsidP="00806FD8">
            <w:pPr>
              <w:jc w:val="left"/>
              <w:rPr>
                <w:color w:val="000000"/>
              </w:rPr>
            </w:pPr>
            <w:r w:rsidRPr="00861362">
              <w:rPr>
                <w:color w:val="000000"/>
              </w:rPr>
              <w:t>2021, 2022, 2023</w:t>
            </w:r>
          </w:p>
        </w:tc>
      </w:tr>
      <w:tr w:rsidR="00CB6958" w:rsidRPr="00861362" w14:paraId="40D50257" w14:textId="77777777" w:rsidTr="00806FD8">
        <w:trPr>
          <w:trHeight w:val="320"/>
        </w:trPr>
        <w:tc>
          <w:tcPr>
            <w:tcW w:w="1276" w:type="dxa"/>
            <w:noWrap/>
            <w:hideMark/>
          </w:tcPr>
          <w:p w14:paraId="1044DC3E" w14:textId="77777777" w:rsidR="00CB6958" w:rsidRPr="00861362" w:rsidRDefault="00CB6958" w:rsidP="00806FD8">
            <w:pPr>
              <w:jc w:val="left"/>
              <w:rPr>
                <w:color w:val="000000"/>
              </w:rPr>
            </w:pPr>
            <w:r w:rsidRPr="00861362">
              <w:rPr>
                <w:color w:val="000000"/>
              </w:rPr>
              <w:t>BMSC20</w:t>
            </w:r>
          </w:p>
        </w:tc>
        <w:tc>
          <w:tcPr>
            <w:tcW w:w="3544" w:type="dxa"/>
            <w:noWrap/>
            <w:hideMark/>
          </w:tcPr>
          <w:p w14:paraId="3CC20366" w14:textId="77777777" w:rsidR="00CB6958" w:rsidRPr="00861362" w:rsidRDefault="00CB6958" w:rsidP="00806FD8">
            <w:pPr>
              <w:jc w:val="left"/>
              <w:rPr>
                <w:color w:val="000000"/>
              </w:rPr>
            </w:pPr>
            <w:r w:rsidRPr="00861362">
              <w:rPr>
                <w:color w:val="000000"/>
              </w:rPr>
              <w:t>Ed King East</w:t>
            </w:r>
          </w:p>
        </w:tc>
        <w:tc>
          <w:tcPr>
            <w:tcW w:w="3119" w:type="dxa"/>
            <w:noWrap/>
            <w:hideMark/>
          </w:tcPr>
          <w:p w14:paraId="7A0947D4" w14:textId="77777777" w:rsidR="00CB6958" w:rsidRPr="00861362" w:rsidRDefault="00CB6958" w:rsidP="00806FD8">
            <w:pPr>
              <w:jc w:val="left"/>
              <w:rPr>
                <w:color w:val="000000"/>
              </w:rPr>
            </w:pPr>
            <w:r w:rsidRPr="00861362">
              <w:rPr>
                <w:color w:val="000000"/>
              </w:rPr>
              <w:t>48.83566666, -125.214798</w:t>
            </w:r>
          </w:p>
        </w:tc>
        <w:tc>
          <w:tcPr>
            <w:tcW w:w="2126" w:type="dxa"/>
          </w:tcPr>
          <w:p w14:paraId="51157FCF" w14:textId="77777777" w:rsidR="00CB6958" w:rsidRPr="00861362" w:rsidRDefault="00CB6958" w:rsidP="00806FD8">
            <w:pPr>
              <w:jc w:val="left"/>
              <w:rPr>
                <w:color w:val="000000"/>
              </w:rPr>
            </w:pPr>
            <w:r w:rsidRPr="00861362">
              <w:rPr>
                <w:color w:val="000000"/>
              </w:rPr>
              <w:t>2021, 2022, 2023</w:t>
            </w:r>
          </w:p>
        </w:tc>
      </w:tr>
      <w:tr w:rsidR="00CB6958" w:rsidRPr="00861362" w14:paraId="5E733BE3" w14:textId="77777777" w:rsidTr="00806FD8">
        <w:trPr>
          <w:trHeight w:val="320"/>
        </w:trPr>
        <w:tc>
          <w:tcPr>
            <w:tcW w:w="1276" w:type="dxa"/>
            <w:noWrap/>
            <w:hideMark/>
          </w:tcPr>
          <w:p w14:paraId="46C78ACA" w14:textId="77777777" w:rsidR="00CB6958" w:rsidRPr="00861362" w:rsidRDefault="00CB6958" w:rsidP="00806FD8">
            <w:pPr>
              <w:jc w:val="left"/>
              <w:rPr>
                <w:color w:val="000000"/>
              </w:rPr>
            </w:pPr>
            <w:r w:rsidRPr="00861362">
              <w:rPr>
                <w:color w:val="000000"/>
              </w:rPr>
              <w:t>BMSC21</w:t>
            </w:r>
          </w:p>
        </w:tc>
        <w:tc>
          <w:tcPr>
            <w:tcW w:w="3544" w:type="dxa"/>
            <w:noWrap/>
            <w:hideMark/>
          </w:tcPr>
          <w:p w14:paraId="70243049" w14:textId="77777777" w:rsidR="00CB6958" w:rsidRPr="00861362" w:rsidRDefault="00CB6958" w:rsidP="00806FD8">
            <w:pPr>
              <w:jc w:val="left"/>
              <w:rPr>
                <w:color w:val="000000"/>
              </w:rPr>
            </w:pPr>
            <w:r w:rsidRPr="00861362">
              <w:rPr>
                <w:color w:val="000000"/>
              </w:rPr>
              <w:t>Dixon SW</w:t>
            </w:r>
          </w:p>
        </w:tc>
        <w:tc>
          <w:tcPr>
            <w:tcW w:w="3119" w:type="dxa"/>
            <w:noWrap/>
            <w:hideMark/>
          </w:tcPr>
          <w:p w14:paraId="375D569B" w14:textId="77777777" w:rsidR="00CB6958" w:rsidRPr="00861362" w:rsidRDefault="00CB6958" w:rsidP="00806FD8">
            <w:pPr>
              <w:jc w:val="left"/>
              <w:rPr>
                <w:color w:val="000000"/>
              </w:rPr>
            </w:pPr>
            <w:r w:rsidRPr="00861362">
              <w:rPr>
                <w:color w:val="000000"/>
              </w:rPr>
              <w:t>48.85205078, -125.1235657</w:t>
            </w:r>
          </w:p>
        </w:tc>
        <w:tc>
          <w:tcPr>
            <w:tcW w:w="2126" w:type="dxa"/>
          </w:tcPr>
          <w:p w14:paraId="12D05C57" w14:textId="77777777" w:rsidR="00CB6958" w:rsidRPr="00861362" w:rsidRDefault="00CB6958" w:rsidP="00806FD8">
            <w:pPr>
              <w:jc w:val="left"/>
              <w:rPr>
                <w:color w:val="000000"/>
              </w:rPr>
            </w:pPr>
            <w:r w:rsidRPr="00861362">
              <w:rPr>
                <w:color w:val="000000"/>
              </w:rPr>
              <w:t>2021, 2022, 2023</w:t>
            </w:r>
          </w:p>
        </w:tc>
      </w:tr>
      <w:tr w:rsidR="00CB6958" w:rsidRPr="00861362" w14:paraId="1DAE02F7" w14:textId="77777777" w:rsidTr="00806FD8">
        <w:trPr>
          <w:trHeight w:val="320"/>
        </w:trPr>
        <w:tc>
          <w:tcPr>
            <w:tcW w:w="1276" w:type="dxa"/>
            <w:noWrap/>
            <w:hideMark/>
          </w:tcPr>
          <w:p w14:paraId="05CD5BD8" w14:textId="77777777" w:rsidR="00CB6958" w:rsidRPr="00861362" w:rsidRDefault="00CB6958" w:rsidP="00806FD8">
            <w:pPr>
              <w:jc w:val="left"/>
              <w:rPr>
                <w:color w:val="000000"/>
              </w:rPr>
            </w:pPr>
            <w:r w:rsidRPr="00861362">
              <w:rPr>
                <w:color w:val="000000"/>
              </w:rPr>
              <w:t>BMSC22</w:t>
            </w:r>
          </w:p>
        </w:tc>
        <w:tc>
          <w:tcPr>
            <w:tcW w:w="3544" w:type="dxa"/>
            <w:noWrap/>
            <w:hideMark/>
          </w:tcPr>
          <w:p w14:paraId="324921EB" w14:textId="77777777" w:rsidR="00CB6958" w:rsidRPr="00861362" w:rsidRDefault="00CB6958" w:rsidP="00806FD8">
            <w:pPr>
              <w:jc w:val="left"/>
              <w:rPr>
                <w:color w:val="000000"/>
              </w:rPr>
            </w:pPr>
            <w:r w:rsidRPr="00861362">
              <w:rPr>
                <w:color w:val="000000"/>
              </w:rPr>
              <w:t>Dixon Inside</w:t>
            </w:r>
          </w:p>
        </w:tc>
        <w:tc>
          <w:tcPr>
            <w:tcW w:w="3119" w:type="dxa"/>
            <w:noWrap/>
            <w:hideMark/>
          </w:tcPr>
          <w:p w14:paraId="3AA713E8" w14:textId="77777777" w:rsidR="00CB6958" w:rsidRPr="00861362" w:rsidRDefault="00CB6958" w:rsidP="00806FD8">
            <w:pPr>
              <w:jc w:val="left"/>
              <w:rPr>
                <w:color w:val="000000"/>
              </w:rPr>
            </w:pPr>
            <w:r w:rsidRPr="00861362">
              <w:rPr>
                <w:color w:val="000000"/>
              </w:rPr>
              <w:t>48.85426712, -125.1170349</w:t>
            </w:r>
          </w:p>
        </w:tc>
        <w:tc>
          <w:tcPr>
            <w:tcW w:w="2126" w:type="dxa"/>
          </w:tcPr>
          <w:p w14:paraId="36B37576" w14:textId="77777777" w:rsidR="00CB6958" w:rsidRPr="00861362" w:rsidRDefault="00CB6958" w:rsidP="00806FD8">
            <w:pPr>
              <w:jc w:val="left"/>
              <w:rPr>
                <w:color w:val="000000"/>
              </w:rPr>
            </w:pPr>
            <w:r w:rsidRPr="00861362">
              <w:rPr>
                <w:color w:val="000000"/>
              </w:rPr>
              <w:t>2021, 2022, 2023</w:t>
            </w:r>
          </w:p>
        </w:tc>
      </w:tr>
      <w:tr w:rsidR="00CB6958" w:rsidRPr="00861362" w14:paraId="40AE57FE" w14:textId="77777777" w:rsidTr="00806FD8">
        <w:trPr>
          <w:trHeight w:val="320"/>
        </w:trPr>
        <w:tc>
          <w:tcPr>
            <w:tcW w:w="1276" w:type="dxa"/>
            <w:noWrap/>
            <w:hideMark/>
          </w:tcPr>
          <w:p w14:paraId="37B48211" w14:textId="77777777" w:rsidR="00CB6958" w:rsidRPr="00861362" w:rsidRDefault="00CB6958" w:rsidP="00806FD8">
            <w:pPr>
              <w:jc w:val="left"/>
              <w:rPr>
                <w:color w:val="000000"/>
              </w:rPr>
            </w:pPr>
            <w:r w:rsidRPr="00861362">
              <w:rPr>
                <w:color w:val="000000"/>
              </w:rPr>
              <w:t>BMSC23</w:t>
            </w:r>
          </w:p>
        </w:tc>
        <w:tc>
          <w:tcPr>
            <w:tcW w:w="3544" w:type="dxa"/>
            <w:noWrap/>
            <w:hideMark/>
          </w:tcPr>
          <w:p w14:paraId="22EE92D4" w14:textId="77777777" w:rsidR="00CB6958" w:rsidRPr="00861362" w:rsidRDefault="00CB6958" w:rsidP="00806FD8">
            <w:pPr>
              <w:jc w:val="left"/>
              <w:rPr>
                <w:color w:val="000000"/>
              </w:rPr>
            </w:pPr>
            <w:r w:rsidRPr="00861362">
              <w:rPr>
                <w:color w:val="000000"/>
              </w:rPr>
              <w:t>Aguilar Point</w:t>
            </w:r>
          </w:p>
        </w:tc>
        <w:tc>
          <w:tcPr>
            <w:tcW w:w="3119" w:type="dxa"/>
            <w:noWrap/>
            <w:hideMark/>
          </w:tcPr>
          <w:p w14:paraId="3583A1E3" w14:textId="77777777" w:rsidR="00CB6958" w:rsidRPr="00861362" w:rsidRDefault="00CB6958" w:rsidP="00806FD8">
            <w:pPr>
              <w:jc w:val="left"/>
              <w:rPr>
                <w:color w:val="000000"/>
              </w:rPr>
            </w:pPr>
            <w:r w:rsidRPr="00861362">
              <w:rPr>
                <w:color w:val="000000"/>
              </w:rPr>
              <w:t>48.837589, -125.144145</w:t>
            </w:r>
          </w:p>
        </w:tc>
        <w:tc>
          <w:tcPr>
            <w:tcW w:w="2126" w:type="dxa"/>
          </w:tcPr>
          <w:p w14:paraId="15E65743" w14:textId="77777777" w:rsidR="00CB6958" w:rsidRPr="00861362" w:rsidRDefault="00CB6958" w:rsidP="00806FD8">
            <w:pPr>
              <w:jc w:val="left"/>
              <w:rPr>
                <w:color w:val="000000"/>
              </w:rPr>
            </w:pPr>
            <w:r w:rsidRPr="00861362">
              <w:rPr>
                <w:color w:val="000000"/>
              </w:rPr>
              <w:t>2022, 2023</w:t>
            </w:r>
          </w:p>
        </w:tc>
      </w:tr>
      <w:tr w:rsidR="00CB6958" w:rsidRPr="00861362" w14:paraId="1AA9AA65" w14:textId="77777777" w:rsidTr="00806FD8">
        <w:trPr>
          <w:trHeight w:val="320"/>
        </w:trPr>
        <w:tc>
          <w:tcPr>
            <w:tcW w:w="1276" w:type="dxa"/>
            <w:noWrap/>
            <w:hideMark/>
          </w:tcPr>
          <w:p w14:paraId="7B727D04" w14:textId="77777777" w:rsidR="00CB6958" w:rsidRPr="00861362" w:rsidRDefault="00CB6958" w:rsidP="00806FD8">
            <w:pPr>
              <w:jc w:val="left"/>
              <w:rPr>
                <w:color w:val="000000"/>
              </w:rPr>
            </w:pPr>
            <w:r w:rsidRPr="00861362">
              <w:rPr>
                <w:color w:val="000000"/>
              </w:rPr>
              <w:t>BMSC24</w:t>
            </w:r>
          </w:p>
        </w:tc>
        <w:tc>
          <w:tcPr>
            <w:tcW w:w="3544" w:type="dxa"/>
            <w:noWrap/>
            <w:hideMark/>
          </w:tcPr>
          <w:p w14:paraId="7233092C" w14:textId="77777777" w:rsidR="00CB6958" w:rsidRPr="00861362" w:rsidRDefault="00CB6958" w:rsidP="00806FD8">
            <w:pPr>
              <w:jc w:val="left"/>
              <w:rPr>
                <w:color w:val="000000"/>
              </w:rPr>
            </w:pPr>
            <w:r w:rsidRPr="00861362">
              <w:rPr>
                <w:color w:val="000000"/>
              </w:rPr>
              <w:t>Swiss Boy</w:t>
            </w:r>
          </w:p>
        </w:tc>
        <w:tc>
          <w:tcPr>
            <w:tcW w:w="3119" w:type="dxa"/>
            <w:noWrap/>
            <w:hideMark/>
          </w:tcPr>
          <w:p w14:paraId="2AF3CD74" w14:textId="77777777" w:rsidR="00CB6958" w:rsidRPr="00861362" w:rsidRDefault="00CB6958" w:rsidP="00806FD8">
            <w:pPr>
              <w:jc w:val="left"/>
              <w:rPr>
                <w:color w:val="000000"/>
              </w:rPr>
            </w:pPr>
            <w:r w:rsidRPr="00861362">
              <w:rPr>
                <w:color w:val="000000"/>
              </w:rPr>
              <w:t>48.916073, -125.131174</w:t>
            </w:r>
          </w:p>
        </w:tc>
        <w:tc>
          <w:tcPr>
            <w:tcW w:w="2126" w:type="dxa"/>
          </w:tcPr>
          <w:p w14:paraId="661DA757" w14:textId="77777777" w:rsidR="00CB6958" w:rsidRPr="00861362" w:rsidRDefault="00CB6958" w:rsidP="00806FD8">
            <w:pPr>
              <w:jc w:val="left"/>
              <w:rPr>
                <w:color w:val="000000"/>
              </w:rPr>
            </w:pPr>
            <w:r w:rsidRPr="00861362">
              <w:rPr>
                <w:color w:val="000000"/>
              </w:rPr>
              <w:t>2023</w:t>
            </w:r>
          </w:p>
        </w:tc>
      </w:tr>
      <w:tr w:rsidR="00CB6958" w:rsidRPr="00861362" w14:paraId="516C08A5" w14:textId="77777777" w:rsidTr="00806FD8">
        <w:trPr>
          <w:trHeight w:val="320"/>
        </w:trPr>
        <w:tc>
          <w:tcPr>
            <w:tcW w:w="1276" w:type="dxa"/>
            <w:noWrap/>
            <w:hideMark/>
          </w:tcPr>
          <w:p w14:paraId="79FAACD8" w14:textId="77777777" w:rsidR="00CB6958" w:rsidRPr="00861362" w:rsidRDefault="00CB6958" w:rsidP="00806FD8">
            <w:pPr>
              <w:jc w:val="left"/>
              <w:rPr>
                <w:color w:val="000000"/>
              </w:rPr>
            </w:pPr>
            <w:r w:rsidRPr="00861362">
              <w:rPr>
                <w:color w:val="000000"/>
              </w:rPr>
              <w:t>BMSC25</w:t>
            </w:r>
          </w:p>
        </w:tc>
        <w:tc>
          <w:tcPr>
            <w:tcW w:w="3544" w:type="dxa"/>
            <w:noWrap/>
            <w:hideMark/>
          </w:tcPr>
          <w:p w14:paraId="20C5D79A" w14:textId="77777777" w:rsidR="00CB6958" w:rsidRPr="00861362" w:rsidRDefault="00CB6958" w:rsidP="00806FD8">
            <w:pPr>
              <w:jc w:val="left"/>
              <w:rPr>
                <w:color w:val="000000"/>
              </w:rPr>
            </w:pPr>
            <w:r w:rsidRPr="00861362">
              <w:rPr>
                <w:color w:val="000000"/>
              </w:rPr>
              <w:t>Goby Town</w:t>
            </w:r>
          </w:p>
        </w:tc>
        <w:tc>
          <w:tcPr>
            <w:tcW w:w="3119" w:type="dxa"/>
            <w:noWrap/>
            <w:hideMark/>
          </w:tcPr>
          <w:p w14:paraId="60ECEF75" w14:textId="77777777" w:rsidR="00CB6958" w:rsidRPr="00861362" w:rsidRDefault="00CB6958" w:rsidP="00806FD8">
            <w:pPr>
              <w:jc w:val="left"/>
              <w:rPr>
                <w:color w:val="000000"/>
              </w:rPr>
            </w:pPr>
            <w:r w:rsidRPr="00861362">
              <w:rPr>
                <w:color w:val="000000"/>
              </w:rPr>
              <w:t>48.838595, -125.135015</w:t>
            </w:r>
          </w:p>
        </w:tc>
        <w:tc>
          <w:tcPr>
            <w:tcW w:w="2126" w:type="dxa"/>
          </w:tcPr>
          <w:p w14:paraId="7CAB4466" w14:textId="77777777" w:rsidR="00CB6958" w:rsidRPr="00861362" w:rsidRDefault="00CB6958" w:rsidP="00806FD8">
            <w:pPr>
              <w:jc w:val="left"/>
              <w:rPr>
                <w:color w:val="000000"/>
              </w:rPr>
            </w:pPr>
            <w:r w:rsidRPr="00861362">
              <w:rPr>
                <w:color w:val="000000"/>
              </w:rPr>
              <w:t>2023</w:t>
            </w:r>
          </w:p>
        </w:tc>
      </w:tr>
      <w:tr w:rsidR="00CB6958" w:rsidRPr="00861362" w14:paraId="74867440" w14:textId="77777777" w:rsidTr="00806FD8">
        <w:trPr>
          <w:trHeight w:val="320"/>
        </w:trPr>
        <w:tc>
          <w:tcPr>
            <w:tcW w:w="1276" w:type="dxa"/>
            <w:tcBorders>
              <w:bottom w:val="nil"/>
            </w:tcBorders>
            <w:noWrap/>
            <w:hideMark/>
          </w:tcPr>
          <w:p w14:paraId="38948B11" w14:textId="77777777" w:rsidR="00CB6958" w:rsidRPr="00861362" w:rsidRDefault="00CB6958" w:rsidP="00806FD8">
            <w:pPr>
              <w:jc w:val="left"/>
              <w:rPr>
                <w:color w:val="000000"/>
              </w:rPr>
            </w:pPr>
            <w:r w:rsidRPr="00861362">
              <w:rPr>
                <w:color w:val="000000"/>
              </w:rPr>
              <w:t>BMSC26</w:t>
            </w:r>
          </w:p>
        </w:tc>
        <w:tc>
          <w:tcPr>
            <w:tcW w:w="3544" w:type="dxa"/>
            <w:tcBorders>
              <w:bottom w:val="nil"/>
            </w:tcBorders>
            <w:noWrap/>
            <w:hideMark/>
          </w:tcPr>
          <w:p w14:paraId="35A7DEF2" w14:textId="77777777" w:rsidR="00CB6958" w:rsidRPr="00861362" w:rsidRDefault="00CB6958" w:rsidP="00806FD8">
            <w:pPr>
              <w:jc w:val="left"/>
              <w:rPr>
                <w:color w:val="000000"/>
              </w:rPr>
            </w:pPr>
            <w:r w:rsidRPr="00861362">
              <w:rPr>
                <w:color w:val="000000"/>
              </w:rPr>
              <w:t>Hosie South</w:t>
            </w:r>
          </w:p>
        </w:tc>
        <w:tc>
          <w:tcPr>
            <w:tcW w:w="3119" w:type="dxa"/>
            <w:tcBorders>
              <w:bottom w:val="nil"/>
            </w:tcBorders>
            <w:noWrap/>
            <w:hideMark/>
          </w:tcPr>
          <w:p w14:paraId="0420C69B" w14:textId="77777777" w:rsidR="00CB6958" w:rsidRPr="00861362" w:rsidRDefault="00CB6958" w:rsidP="00806FD8">
            <w:pPr>
              <w:jc w:val="left"/>
              <w:rPr>
                <w:color w:val="000000"/>
              </w:rPr>
            </w:pPr>
            <w:r w:rsidRPr="00861362">
              <w:rPr>
                <w:color w:val="000000"/>
              </w:rPr>
              <w:t>48.9071, -125.037017</w:t>
            </w:r>
          </w:p>
        </w:tc>
        <w:tc>
          <w:tcPr>
            <w:tcW w:w="2126" w:type="dxa"/>
            <w:tcBorders>
              <w:bottom w:val="nil"/>
            </w:tcBorders>
          </w:tcPr>
          <w:p w14:paraId="786FCFDE" w14:textId="77777777" w:rsidR="00CB6958" w:rsidRPr="00861362" w:rsidRDefault="00CB6958" w:rsidP="00806FD8">
            <w:pPr>
              <w:jc w:val="left"/>
              <w:rPr>
                <w:color w:val="000000"/>
              </w:rPr>
            </w:pPr>
            <w:r w:rsidRPr="00861362">
              <w:rPr>
                <w:color w:val="000000"/>
              </w:rPr>
              <w:t>2023</w:t>
            </w:r>
          </w:p>
        </w:tc>
      </w:tr>
      <w:tr w:rsidR="00CB6958" w:rsidRPr="00861362" w14:paraId="44C99DF6" w14:textId="77777777" w:rsidTr="00806FD8">
        <w:trPr>
          <w:trHeight w:val="320"/>
        </w:trPr>
        <w:tc>
          <w:tcPr>
            <w:tcW w:w="1276" w:type="dxa"/>
            <w:tcBorders>
              <w:top w:val="nil"/>
              <w:bottom w:val="single" w:sz="4" w:space="0" w:color="auto"/>
            </w:tcBorders>
            <w:noWrap/>
            <w:hideMark/>
          </w:tcPr>
          <w:p w14:paraId="6526BE26" w14:textId="77777777" w:rsidR="00CB6958" w:rsidRPr="00861362" w:rsidRDefault="00CB6958" w:rsidP="00806FD8">
            <w:pPr>
              <w:jc w:val="left"/>
              <w:rPr>
                <w:color w:val="000000"/>
              </w:rPr>
            </w:pPr>
            <w:r w:rsidRPr="00861362">
              <w:rPr>
                <w:color w:val="000000"/>
              </w:rPr>
              <w:t>BMSC27</w:t>
            </w:r>
          </w:p>
        </w:tc>
        <w:tc>
          <w:tcPr>
            <w:tcW w:w="3544" w:type="dxa"/>
            <w:tcBorders>
              <w:top w:val="nil"/>
              <w:bottom w:val="single" w:sz="4" w:space="0" w:color="auto"/>
            </w:tcBorders>
            <w:noWrap/>
            <w:hideMark/>
          </w:tcPr>
          <w:p w14:paraId="1A599E3C" w14:textId="77777777" w:rsidR="00CB6958" w:rsidRPr="00861362" w:rsidRDefault="00CB6958" w:rsidP="00806FD8">
            <w:pPr>
              <w:jc w:val="left"/>
              <w:rPr>
                <w:color w:val="000000"/>
              </w:rPr>
            </w:pPr>
            <w:r w:rsidRPr="00861362">
              <w:rPr>
                <w:color w:val="000000"/>
              </w:rPr>
              <w:t>San Jose North Island</w:t>
            </w:r>
          </w:p>
        </w:tc>
        <w:tc>
          <w:tcPr>
            <w:tcW w:w="3119" w:type="dxa"/>
            <w:tcBorders>
              <w:top w:val="nil"/>
              <w:bottom w:val="single" w:sz="4" w:space="0" w:color="auto"/>
            </w:tcBorders>
            <w:noWrap/>
            <w:hideMark/>
          </w:tcPr>
          <w:p w14:paraId="7B1822E2" w14:textId="77777777" w:rsidR="00CB6958" w:rsidRPr="00861362" w:rsidRDefault="00CB6958" w:rsidP="00806FD8">
            <w:pPr>
              <w:jc w:val="left"/>
              <w:rPr>
                <w:color w:val="000000"/>
              </w:rPr>
            </w:pPr>
            <w:r w:rsidRPr="00861362">
              <w:rPr>
                <w:color w:val="000000"/>
              </w:rPr>
              <w:t>48.901183, -125.060433</w:t>
            </w:r>
          </w:p>
        </w:tc>
        <w:tc>
          <w:tcPr>
            <w:tcW w:w="2126" w:type="dxa"/>
            <w:tcBorders>
              <w:top w:val="nil"/>
              <w:bottom w:val="single" w:sz="4" w:space="0" w:color="auto"/>
            </w:tcBorders>
          </w:tcPr>
          <w:p w14:paraId="67FF360E" w14:textId="77777777" w:rsidR="00CB6958" w:rsidRPr="00861362" w:rsidRDefault="00CB6958" w:rsidP="00806FD8">
            <w:pPr>
              <w:jc w:val="left"/>
              <w:rPr>
                <w:color w:val="000000"/>
              </w:rPr>
            </w:pPr>
            <w:r w:rsidRPr="00861362">
              <w:rPr>
                <w:color w:val="000000"/>
              </w:rPr>
              <w:t>2023</w:t>
            </w:r>
          </w:p>
        </w:tc>
      </w:tr>
    </w:tbl>
    <w:p w14:paraId="05BDCF45" w14:textId="77777777" w:rsidR="00CB6958" w:rsidRPr="00861362" w:rsidRDefault="00CB6958" w:rsidP="00CB6958"/>
    <w:p w14:paraId="5DC548EE" w14:textId="77777777" w:rsidR="00CB6958" w:rsidRPr="00861362" w:rsidRDefault="00CB6958" w:rsidP="00CB6958">
      <w:pPr>
        <w:rPr>
          <w:b/>
        </w:rPr>
      </w:pPr>
      <w:r w:rsidRPr="00861362">
        <w:rPr>
          <w:b/>
        </w:rPr>
        <w:br w:type="page"/>
      </w:r>
    </w:p>
    <w:p w14:paraId="748BBB82" w14:textId="77777777" w:rsidR="00CB6958" w:rsidRPr="00861362" w:rsidRDefault="00CB6958" w:rsidP="00CB6958">
      <w:pPr>
        <w:spacing w:line="480" w:lineRule="auto"/>
      </w:pPr>
      <w:r w:rsidRPr="00861362">
        <w:rPr>
          <w:b/>
        </w:rPr>
        <w:lastRenderedPageBreak/>
        <w:t>Table S1.</w:t>
      </w:r>
      <w:r>
        <w:rPr>
          <w:b/>
        </w:rPr>
        <w:t>0</w:t>
      </w:r>
      <w:r w:rsidRPr="00861362">
        <w:rPr>
          <w:b/>
        </w:rPr>
        <w:t>2.</w:t>
      </w:r>
      <w:r w:rsidRPr="00861362">
        <w:t xml:space="preserve"> Kelp forest site names, coordinates, survey dates and dominant kelp forest species. Macro = giant kelp (</w:t>
      </w:r>
      <w:r w:rsidRPr="00861362">
        <w:rPr>
          <w:i/>
          <w:iCs/>
        </w:rPr>
        <w:t xml:space="preserve">Macrocystis </w:t>
      </w:r>
      <w:proofErr w:type="spellStart"/>
      <w:r w:rsidRPr="00861362">
        <w:rPr>
          <w:i/>
          <w:iCs/>
        </w:rPr>
        <w:t>pyrifera</w:t>
      </w:r>
      <w:proofErr w:type="spellEnd"/>
      <w:r w:rsidRPr="00861362">
        <w:t>), Nereo = bull kelp (</w:t>
      </w:r>
      <w:proofErr w:type="spellStart"/>
      <w:r w:rsidRPr="00861362">
        <w:rPr>
          <w:i/>
          <w:iCs/>
        </w:rPr>
        <w:t>Nereocystis</w:t>
      </w:r>
      <w:proofErr w:type="spellEnd"/>
      <w:r w:rsidRPr="00861362">
        <w:rPr>
          <w:i/>
          <w:iCs/>
        </w:rPr>
        <w:t xml:space="preserve"> </w:t>
      </w:r>
      <w:proofErr w:type="spellStart"/>
      <w:r w:rsidRPr="00861362">
        <w:rPr>
          <w:i/>
          <w:iCs/>
        </w:rPr>
        <w:t>luetkeana</w:t>
      </w:r>
      <w:proofErr w:type="spellEnd"/>
      <w:r w:rsidRPr="00861362">
        <w:t>).</w:t>
      </w:r>
    </w:p>
    <w:tbl>
      <w:tblPr>
        <w:tblStyle w:val="Nikola"/>
        <w:tblW w:w="9360" w:type="dxa"/>
        <w:tblLook w:val="04A0" w:firstRow="1" w:lastRow="0" w:firstColumn="1" w:lastColumn="0" w:noHBand="0" w:noVBand="1"/>
      </w:tblPr>
      <w:tblGrid>
        <w:gridCol w:w="1300"/>
        <w:gridCol w:w="2669"/>
        <w:gridCol w:w="2835"/>
        <w:gridCol w:w="1536"/>
        <w:gridCol w:w="1020"/>
      </w:tblGrid>
      <w:tr w:rsidR="00CB6958" w:rsidRPr="00861362" w14:paraId="098E825D"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2FA55D65" w14:textId="77777777" w:rsidR="00CB6958" w:rsidRPr="00861362" w:rsidRDefault="00CB6958" w:rsidP="00806FD8">
            <w:pPr>
              <w:jc w:val="left"/>
              <w:rPr>
                <w:b/>
                <w:color w:val="000000"/>
              </w:rPr>
            </w:pPr>
            <w:r w:rsidRPr="00861362">
              <w:rPr>
                <w:b/>
                <w:color w:val="000000"/>
              </w:rPr>
              <w:t>Site code</w:t>
            </w:r>
          </w:p>
        </w:tc>
        <w:tc>
          <w:tcPr>
            <w:tcW w:w="2669" w:type="dxa"/>
            <w:noWrap/>
            <w:hideMark/>
          </w:tcPr>
          <w:p w14:paraId="75FCA635" w14:textId="77777777" w:rsidR="00CB6958" w:rsidRPr="00861362" w:rsidRDefault="00CB6958" w:rsidP="00806FD8">
            <w:pPr>
              <w:jc w:val="left"/>
              <w:rPr>
                <w:b/>
                <w:color w:val="000000"/>
              </w:rPr>
            </w:pPr>
            <w:r w:rsidRPr="00861362">
              <w:rPr>
                <w:b/>
                <w:color w:val="000000"/>
              </w:rPr>
              <w:t>Site name</w:t>
            </w:r>
          </w:p>
        </w:tc>
        <w:tc>
          <w:tcPr>
            <w:tcW w:w="2835" w:type="dxa"/>
            <w:noWrap/>
            <w:hideMark/>
          </w:tcPr>
          <w:p w14:paraId="78813A22" w14:textId="77777777" w:rsidR="00CB6958" w:rsidRPr="00861362" w:rsidRDefault="00CB6958" w:rsidP="00806FD8">
            <w:pPr>
              <w:jc w:val="left"/>
              <w:rPr>
                <w:b/>
                <w:color w:val="000000"/>
              </w:rPr>
            </w:pPr>
            <w:r w:rsidRPr="00861362">
              <w:rPr>
                <w:b/>
                <w:color w:val="000000"/>
              </w:rPr>
              <w:t>Coordinates</w:t>
            </w:r>
          </w:p>
        </w:tc>
        <w:tc>
          <w:tcPr>
            <w:tcW w:w="1536" w:type="dxa"/>
          </w:tcPr>
          <w:p w14:paraId="10A0265C" w14:textId="77777777" w:rsidR="00CB6958" w:rsidRPr="00861362" w:rsidRDefault="00CB6958" w:rsidP="00806FD8">
            <w:pPr>
              <w:jc w:val="left"/>
              <w:rPr>
                <w:b/>
                <w:color w:val="000000"/>
              </w:rPr>
            </w:pPr>
            <w:r w:rsidRPr="00861362">
              <w:rPr>
                <w:b/>
                <w:color w:val="000000"/>
              </w:rPr>
              <w:t>Date</w:t>
            </w:r>
          </w:p>
        </w:tc>
        <w:tc>
          <w:tcPr>
            <w:tcW w:w="1020" w:type="dxa"/>
          </w:tcPr>
          <w:p w14:paraId="6AEC6293" w14:textId="77777777" w:rsidR="00CB6958" w:rsidRPr="00861362" w:rsidRDefault="00CB6958" w:rsidP="00806FD8">
            <w:pPr>
              <w:jc w:val="left"/>
              <w:rPr>
                <w:b/>
                <w:color w:val="000000"/>
              </w:rPr>
            </w:pPr>
            <w:r w:rsidRPr="00861362">
              <w:rPr>
                <w:b/>
                <w:color w:val="000000"/>
              </w:rPr>
              <w:t>Kelp</w:t>
            </w:r>
          </w:p>
        </w:tc>
      </w:tr>
      <w:tr w:rsidR="00CB6958" w:rsidRPr="00861362" w14:paraId="7AC8BFF8" w14:textId="77777777" w:rsidTr="00806FD8">
        <w:trPr>
          <w:trHeight w:val="320"/>
        </w:trPr>
        <w:tc>
          <w:tcPr>
            <w:tcW w:w="1300" w:type="dxa"/>
            <w:noWrap/>
            <w:hideMark/>
          </w:tcPr>
          <w:p w14:paraId="3B2BDEE9" w14:textId="77777777" w:rsidR="00CB6958" w:rsidRPr="00861362" w:rsidRDefault="00CB6958" w:rsidP="00806FD8">
            <w:pPr>
              <w:jc w:val="left"/>
              <w:rPr>
                <w:color w:val="000000"/>
              </w:rPr>
            </w:pPr>
            <w:r w:rsidRPr="00861362">
              <w:rPr>
                <w:color w:val="000000"/>
              </w:rPr>
              <w:t>KCCA1</w:t>
            </w:r>
          </w:p>
        </w:tc>
        <w:tc>
          <w:tcPr>
            <w:tcW w:w="2669" w:type="dxa"/>
            <w:noWrap/>
            <w:hideMark/>
          </w:tcPr>
          <w:p w14:paraId="1D13622B" w14:textId="77777777" w:rsidR="00CB6958" w:rsidRPr="00861362" w:rsidRDefault="00CB6958" w:rsidP="00806FD8">
            <w:pPr>
              <w:jc w:val="left"/>
              <w:rPr>
                <w:color w:val="000000"/>
              </w:rPr>
            </w:pPr>
            <w:r w:rsidRPr="00861362">
              <w:rPr>
                <w:color w:val="000000"/>
              </w:rPr>
              <w:t>Ross Islet Slug Island</w:t>
            </w:r>
          </w:p>
        </w:tc>
        <w:tc>
          <w:tcPr>
            <w:tcW w:w="2835" w:type="dxa"/>
            <w:noWrap/>
            <w:hideMark/>
          </w:tcPr>
          <w:p w14:paraId="0BA9D714" w14:textId="77777777" w:rsidR="00CB6958" w:rsidRPr="00861362" w:rsidRDefault="00CB6958" w:rsidP="00806FD8">
            <w:pPr>
              <w:jc w:val="left"/>
              <w:rPr>
                <w:color w:val="000000"/>
              </w:rPr>
            </w:pPr>
            <w:r w:rsidRPr="00861362">
              <w:rPr>
                <w:color w:val="000000"/>
              </w:rPr>
              <w:t>48.87039, -125.1599</w:t>
            </w:r>
          </w:p>
        </w:tc>
        <w:tc>
          <w:tcPr>
            <w:tcW w:w="1536" w:type="dxa"/>
          </w:tcPr>
          <w:p w14:paraId="0DACCA5F" w14:textId="77777777" w:rsidR="00CB6958" w:rsidRPr="00861362" w:rsidRDefault="00CB6958" w:rsidP="00806FD8">
            <w:pPr>
              <w:rPr>
                <w:color w:val="000000"/>
              </w:rPr>
            </w:pPr>
            <w:r w:rsidRPr="00861362">
              <w:rPr>
                <w:color w:val="000000"/>
                <w:szCs w:val="22"/>
              </w:rPr>
              <w:t>2022-07-04</w:t>
            </w:r>
          </w:p>
        </w:tc>
        <w:tc>
          <w:tcPr>
            <w:tcW w:w="1020" w:type="dxa"/>
          </w:tcPr>
          <w:p w14:paraId="38DC6984"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5B1BE7D1" w14:textId="77777777" w:rsidTr="00806FD8">
        <w:trPr>
          <w:trHeight w:val="320"/>
        </w:trPr>
        <w:tc>
          <w:tcPr>
            <w:tcW w:w="1300" w:type="dxa"/>
            <w:noWrap/>
            <w:hideMark/>
          </w:tcPr>
          <w:p w14:paraId="02799731" w14:textId="77777777" w:rsidR="00CB6958" w:rsidRPr="00861362" w:rsidRDefault="00CB6958" w:rsidP="00806FD8">
            <w:pPr>
              <w:jc w:val="left"/>
              <w:rPr>
                <w:color w:val="000000"/>
              </w:rPr>
            </w:pPr>
            <w:r w:rsidRPr="00861362">
              <w:rPr>
                <w:color w:val="000000"/>
              </w:rPr>
              <w:t>KCCA2</w:t>
            </w:r>
          </w:p>
        </w:tc>
        <w:tc>
          <w:tcPr>
            <w:tcW w:w="2669" w:type="dxa"/>
            <w:noWrap/>
            <w:hideMark/>
          </w:tcPr>
          <w:p w14:paraId="0DA9DD4A" w14:textId="77777777" w:rsidR="00CB6958" w:rsidRPr="00861362" w:rsidRDefault="00CB6958" w:rsidP="00806FD8">
            <w:pPr>
              <w:jc w:val="left"/>
              <w:rPr>
                <w:color w:val="000000"/>
              </w:rPr>
            </w:pPr>
            <w:r w:rsidRPr="00861362">
              <w:rPr>
                <w:color w:val="000000"/>
              </w:rPr>
              <w:t>Between Scott &amp; Brady</w:t>
            </w:r>
          </w:p>
        </w:tc>
        <w:tc>
          <w:tcPr>
            <w:tcW w:w="2835" w:type="dxa"/>
            <w:noWrap/>
            <w:hideMark/>
          </w:tcPr>
          <w:p w14:paraId="489B12FC" w14:textId="77777777" w:rsidR="00CB6958" w:rsidRPr="00861362" w:rsidRDefault="00CB6958" w:rsidP="00806FD8">
            <w:pPr>
              <w:jc w:val="left"/>
              <w:rPr>
                <w:color w:val="000000"/>
              </w:rPr>
            </w:pPr>
            <w:r w:rsidRPr="00861362">
              <w:rPr>
                <w:color w:val="000000"/>
              </w:rPr>
              <w:t>48.83287, -125.1493</w:t>
            </w:r>
          </w:p>
        </w:tc>
        <w:tc>
          <w:tcPr>
            <w:tcW w:w="1536" w:type="dxa"/>
          </w:tcPr>
          <w:p w14:paraId="003439BF" w14:textId="77777777" w:rsidR="00CB6958" w:rsidRPr="00861362" w:rsidRDefault="00CB6958" w:rsidP="00806FD8">
            <w:pPr>
              <w:rPr>
                <w:color w:val="000000"/>
              </w:rPr>
            </w:pPr>
            <w:r w:rsidRPr="00861362">
              <w:rPr>
                <w:color w:val="000000"/>
                <w:szCs w:val="22"/>
              </w:rPr>
              <w:t>2022-07-05</w:t>
            </w:r>
          </w:p>
        </w:tc>
        <w:tc>
          <w:tcPr>
            <w:tcW w:w="1020" w:type="dxa"/>
          </w:tcPr>
          <w:p w14:paraId="6E9812F3"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5C182C30" w14:textId="77777777" w:rsidTr="00806FD8">
        <w:trPr>
          <w:trHeight w:val="320"/>
        </w:trPr>
        <w:tc>
          <w:tcPr>
            <w:tcW w:w="1300" w:type="dxa"/>
            <w:noWrap/>
            <w:hideMark/>
          </w:tcPr>
          <w:p w14:paraId="58992899" w14:textId="77777777" w:rsidR="00CB6958" w:rsidRPr="00861362" w:rsidRDefault="00CB6958" w:rsidP="00806FD8">
            <w:pPr>
              <w:jc w:val="left"/>
              <w:rPr>
                <w:color w:val="000000"/>
              </w:rPr>
            </w:pPr>
            <w:r w:rsidRPr="00861362">
              <w:rPr>
                <w:color w:val="000000"/>
              </w:rPr>
              <w:t>KCCA3</w:t>
            </w:r>
          </w:p>
        </w:tc>
        <w:tc>
          <w:tcPr>
            <w:tcW w:w="2669" w:type="dxa"/>
            <w:noWrap/>
            <w:hideMark/>
          </w:tcPr>
          <w:p w14:paraId="06B75019" w14:textId="77777777" w:rsidR="00CB6958" w:rsidRPr="00861362" w:rsidRDefault="00CB6958" w:rsidP="00806FD8">
            <w:pPr>
              <w:jc w:val="left"/>
              <w:rPr>
                <w:color w:val="000000"/>
              </w:rPr>
            </w:pPr>
            <w:r w:rsidRPr="00861362">
              <w:rPr>
                <w:color w:val="000000"/>
              </w:rPr>
              <w:t>Dodger Channel 1</w:t>
            </w:r>
          </w:p>
        </w:tc>
        <w:tc>
          <w:tcPr>
            <w:tcW w:w="2835" w:type="dxa"/>
            <w:noWrap/>
            <w:hideMark/>
          </w:tcPr>
          <w:p w14:paraId="418892BE" w14:textId="77777777" w:rsidR="00CB6958" w:rsidRPr="00861362" w:rsidRDefault="00CB6958" w:rsidP="00806FD8">
            <w:pPr>
              <w:jc w:val="left"/>
              <w:rPr>
                <w:color w:val="000000"/>
              </w:rPr>
            </w:pPr>
            <w:r w:rsidRPr="00861362">
              <w:rPr>
                <w:color w:val="000000"/>
              </w:rPr>
              <w:t>48.83072, -125.19439</w:t>
            </w:r>
          </w:p>
        </w:tc>
        <w:tc>
          <w:tcPr>
            <w:tcW w:w="1536" w:type="dxa"/>
          </w:tcPr>
          <w:p w14:paraId="2F725DB0" w14:textId="77777777" w:rsidR="00CB6958" w:rsidRPr="00861362" w:rsidRDefault="00CB6958" w:rsidP="00806FD8">
            <w:pPr>
              <w:rPr>
                <w:color w:val="000000"/>
              </w:rPr>
            </w:pPr>
            <w:r w:rsidRPr="00861362">
              <w:rPr>
                <w:color w:val="000000"/>
                <w:szCs w:val="22"/>
              </w:rPr>
              <w:t>2022-07-06</w:t>
            </w:r>
          </w:p>
        </w:tc>
        <w:tc>
          <w:tcPr>
            <w:tcW w:w="1020" w:type="dxa"/>
          </w:tcPr>
          <w:p w14:paraId="5180FA89"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496AED14" w14:textId="77777777" w:rsidTr="00806FD8">
        <w:trPr>
          <w:trHeight w:val="320"/>
        </w:trPr>
        <w:tc>
          <w:tcPr>
            <w:tcW w:w="1300" w:type="dxa"/>
            <w:noWrap/>
            <w:hideMark/>
          </w:tcPr>
          <w:p w14:paraId="26642626" w14:textId="77777777" w:rsidR="00CB6958" w:rsidRPr="00861362" w:rsidRDefault="00CB6958" w:rsidP="00806FD8">
            <w:pPr>
              <w:jc w:val="left"/>
              <w:rPr>
                <w:color w:val="000000"/>
              </w:rPr>
            </w:pPr>
            <w:r w:rsidRPr="00861362">
              <w:rPr>
                <w:color w:val="000000"/>
              </w:rPr>
              <w:t>KCCA4</w:t>
            </w:r>
          </w:p>
        </w:tc>
        <w:tc>
          <w:tcPr>
            <w:tcW w:w="2669" w:type="dxa"/>
            <w:noWrap/>
            <w:hideMark/>
          </w:tcPr>
          <w:p w14:paraId="6B184B2E" w14:textId="77777777" w:rsidR="00CB6958" w:rsidRPr="00861362" w:rsidRDefault="00CB6958" w:rsidP="00806FD8">
            <w:pPr>
              <w:jc w:val="left"/>
              <w:rPr>
                <w:color w:val="000000"/>
              </w:rPr>
            </w:pPr>
            <w:r w:rsidRPr="00861362">
              <w:rPr>
                <w:color w:val="000000"/>
              </w:rPr>
              <w:t>Flemming 112</w:t>
            </w:r>
          </w:p>
        </w:tc>
        <w:tc>
          <w:tcPr>
            <w:tcW w:w="2835" w:type="dxa"/>
            <w:noWrap/>
            <w:hideMark/>
          </w:tcPr>
          <w:p w14:paraId="1E091993" w14:textId="77777777" w:rsidR="00CB6958" w:rsidRPr="00861362" w:rsidRDefault="00CB6958" w:rsidP="00806FD8">
            <w:pPr>
              <w:jc w:val="left"/>
              <w:rPr>
                <w:color w:val="000000"/>
              </w:rPr>
            </w:pPr>
            <w:r w:rsidRPr="00861362">
              <w:rPr>
                <w:color w:val="000000"/>
              </w:rPr>
              <w:t>48.87868, -125.1434</w:t>
            </w:r>
          </w:p>
        </w:tc>
        <w:tc>
          <w:tcPr>
            <w:tcW w:w="1536" w:type="dxa"/>
          </w:tcPr>
          <w:p w14:paraId="5E26EB9A" w14:textId="77777777" w:rsidR="00CB6958" w:rsidRPr="00861362" w:rsidRDefault="00CB6958" w:rsidP="00806FD8">
            <w:pPr>
              <w:rPr>
                <w:color w:val="000000"/>
              </w:rPr>
            </w:pPr>
            <w:r w:rsidRPr="00861362">
              <w:rPr>
                <w:color w:val="000000"/>
                <w:szCs w:val="22"/>
              </w:rPr>
              <w:t>2022-07-07</w:t>
            </w:r>
          </w:p>
        </w:tc>
        <w:tc>
          <w:tcPr>
            <w:tcW w:w="1020" w:type="dxa"/>
          </w:tcPr>
          <w:p w14:paraId="16294C90"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1E567A21" w14:textId="77777777" w:rsidTr="00806FD8">
        <w:trPr>
          <w:trHeight w:val="320"/>
        </w:trPr>
        <w:tc>
          <w:tcPr>
            <w:tcW w:w="1300" w:type="dxa"/>
            <w:noWrap/>
            <w:hideMark/>
          </w:tcPr>
          <w:p w14:paraId="2615FE05" w14:textId="77777777" w:rsidR="00CB6958" w:rsidRPr="00861362" w:rsidRDefault="00CB6958" w:rsidP="00806FD8">
            <w:pPr>
              <w:jc w:val="left"/>
              <w:rPr>
                <w:color w:val="000000"/>
              </w:rPr>
            </w:pPr>
            <w:r w:rsidRPr="00861362">
              <w:rPr>
                <w:color w:val="000000"/>
              </w:rPr>
              <w:t>KCCA6</w:t>
            </w:r>
          </w:p>
        </w:tc>
        <w:tc>
          <w:tcPr>
            <w:tcW w:w="2669" w:type="dxa"/>
            <w:noWrap/>
            <w:hideMark/>
          </w:tcPr>
          <w:p w14:paraId="34BED2EB" w14:textId="77777777" w:rsidR="00CB6958" w:rsidRPr="00861362" w:rsidRDefault="00CB6958" w:rsidP="00806FD8">
            <w:pPr>
              <w:jc w:val="left"/>
              <w:rPr>
                <w:color w:val="000000"/>
              </w:rPr>
            </w:pPr>
            <w:r w:rsidRPr="00861362">
              <w:rPr>
                <w:color w:val="000000"/>
              </w:rPr>
              <w:t>Less Dangerous Bay</w:t>
            </w:r>
          </w:p>
        </w:tc>
        <w:tc>
          <w:tcPr>
            <w:tcW w:w="2835" w:type="dxa"/>
            <w:noWrap/>
            <w:hideMark/>
          </w:tcPr>
          <w:p w14:paraId="17AE57B1" w14:textId="77777777" w:rsidR="00CB6958" w:rsidRPr="00861362" w:rsidRDefault="00CB6958" w:rsidP="00806FD8">
            <w:pPr>
              <w:jc w:val="left"/>
              <w:rPr>
                <w:color w:val="000000"/>
              </w:rPr>
            </w:pPr>
            <w:r w:rsidRPr="00861362">
              <w:rPr>
                <w:color w:val="000000"/>
              </w:rPr>
              <w:t>48.87535, -125.0915</w:t>
            </w:r>
          </w:p>
        </w:tc>
        <w:tc>
          <w:tcPr>
            <w:tcW w:w="1536" w:type="dxa"/>
          </w:tcPr>
          <w:p w14:paraId="1666DE5F" w14:textId="77777777" w:rsidR="00CB6958" w:rsidRPr="00861362" w:rsidRDefault="00CB6958" w:rsidP="00806FD8">
            <w:pPr>
              <w:rPr>
                <w:color w:val="000000"/>
              </w:rPr>
            </w:pPr>
            <w:r w:rsidRPr="00861362">
              <w:rPr>
                <w:color w:val="000000"/>
                <w:szCs w:val="22"/>
              </w:rPr>
              <w:t>2022-07-24</w:t>
            </w:r>
          </w:p>
        </w:tc>
        <w:tc>
          <w:tcPr>
            <w:tcW w:w="1020" w:type="dxa"/>
          </w:tcPr>
          <w:p w14:paraId="036D976A" w14:textId="77777777" w:rsidR="00CB6958" w:rsidRPr="00861362" w:rsidRDefault="00CB6958" w:rsidP="00806FD8">
            <w:pPr>
              <w:jc w:val="left"/>
              <w:rPr>
                <w:color w:val="000000"/>
                <w:szCs w:val="22"/>
              </w:rPr>
            </w:pPr>
            <w:r w:rsidRPr="00861362">
              <w:rPr>
                <w:color w:val="000000"/>
                <w:szCs w:val="22"/>
              </w:rPr>
              <w:t>None</w:t>
            </w:r>
          </w:p>
        </w:tc>
      </w:tr>
      <w:tr w:rsidR="00CB6958" w:rsidRPr="00861362" w14:paraId="0C2CB3E8" w14:textId="77777777" w:rsidTr="00806FD8">
        <w:trPr>
          <w:trHeight w:val="320"/>
        </w:trPr>
        <w:tc>
          <w:tcPr>
            <w:tcW w:w="1300" w:type="dxa"/>
            <w:noWrap/>
            <w:hideMark/>
          </w:tcPr>
          <w:p w14:paraId="7697F570" w14:textId="77777777" w:rsidR="00CB6958" w:rsidRPr="00861362" w:rsidRDefault="00CB6958" w:rsidP="00806FD8">
            <w:pPr>
              <w:jc w:val="left"/>
              <w:rPr>
                <w:color w:val="000000"/>
              </w:rPr>
            </w:pPr>
            <w:r w:rsidRPr="00861362">
              <w:rPr>
                <w:color w:val="000000"/>
              </w:rPr>
              <w:t>KCCA7</w:t>
            </w:r>
          </w:p>
        </w:tc>
        <w:tc>
          <w:tcPr>
            <w:tcW w:w="2669" w:type="dxa"/>
            <w:noWrap/>
            <w:hideMark/>
          </w:tcPr>
          <w:p w14:paraId="3EAFC565" w14:textId="77777777" w:rsidR="00CB6958" w:rsidRPr="00861362" w:rsidRDefault="00CB6958" w:rsidP="00806FD8">
            <w:pPr>
              <w:jc w:val="left"/>
              <w:rPr>
                <w:color w:val="000000"/>
              </w:rPr>
            </w:pPr>
            <w:r w:rsidRPr="00861362">
              <w:rPr>
                <w:color w:val="000000"/>
              </w:rPr>
              <w:t>Ed King East Inside</w:t>
            </w:r>
          </w:p>
        </w:tc>
        <w:tc>
          <w:tcPr>
            <w:tcW w:w="2835" w:type="dxa"/>
            <w:noWrap/>
            <w:hideMark/>
          </w:tcPr>
          <w:p w14:paraId="78348955" w14:textId="77777777" w:rsidR="00CB6958" w:rsidRPr="00861362" w:rsidRDefault="00CB6958" w:rsidP="00806FD8">
            <w:pPr>
              <w:jc w:val="left"/>
              <w:rPr>
                <w:color w:val="000000"/>
              </w:rPr>
            </w:pPr>
            <w:r w:rsidRPr="00861362">
              <w:rPr>
                <w:color w:val="000000"/>
              </w:rPr>
              <w:t>48.83608, -125.2131</w:t>
            </w:r>
          </w:p>
        </w:tc>
        <w:tc>
          <w:tcPr>
            <w:tcW w:w="1536" w:type="dxa"/>
          </w:tcPr>
          <w:p w14:paraId="12857353" w14:textId="77777777" w:rsidR="00CB6958" w:rsidRPr="00861362" w:rsidRDefault="00CB6958" w:rsidP="00806FD8">
            <w:pPr>
              <w:rPr>
                <w:color w:val="000000"/>
              </w:rPr>
            </w:pPr>
            <w:r w:rsidRPr="00861362">
              <w:rPr>
                <w:color w:val="000000"/>
                <w:szCs w:val="22"/>
              </w:rPr>
              <w:t>2022-07-25</w:t>
            </w:r>
          </w:p>
        </w:tc>
        <w:tc>
          <w:tcPr>
            <w:tcW w:w="1020" w:type="dxa"/>
          </w:tcPr>
          <w:p w14:paraId="24A5EAC8"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3E937576" w14:textId="77777777" w:rsidTr="00806FD8">
        <w:trPr>
          <w:trHeight w:val="320"/>
        </w:trPr>
        <w:tc>
          <w:tcPr>
            <w:tcW w:w="1300" w:type="dxa"/>
            <w:noWrap/>
            <w:hideMark/>
          </w:tcPr>
          <w:p w14:paraId="29FE7611" w14:textId="77777777" w:rsidR="00CB6958" w:rsidRPr="00861362" w:rsidRDefault="00CB6958" w:rsidP="00806FD8">
            <w:pPr>
              <w:jc w:val="left"/>
              <w:rPr>
                <w:color w:val="000000"/>
              </w:rPr>
            </w:pPr>
            <w:r w:rsidRPr="00861362">
              <w:rPr>
                <w:color w:val="000000"/>
              </w:rPr>
              <w:t>KCCA9</w:t>
            </w:r>
          </w:p>
        </w:tc>
        <w:tc>
          <w:tcPr>
            <w:tcW w:w="2669" w:type="dxa"/>
            <w:noWrap/>
            <w:hideMark/>
          </w:tcPr>
          <w:p w14:paraId="22043927" w14:textId="77777777" w:rsidR="00CB6958" w:rsidRPr="00861362" w:rsidRDefault="00CB6958" w:rsidP="00806FD8">
            <w:pPr>
              <w:jc w:val="left"/>
              <w:rPr>
                <w:color w:val="000000"/>
              </w:rPr>
            </w:pPr>
            <w:r w:rsidRPr="00861362">
              <w:rPr>
                <w:color w:val="000000"/>
              </w:rPr>
              <w:t>Wizard Islet South</w:t>
            </w:r>
          </w:p>
        </w:tc>
        <w:tc>
          <w:tcPr>
            <w:tcW w:w="2835" w:type="dxa"/>
            <w:noWrap/>
            <w:hideMark/>
          </w:tcPr>
          <w:p w14:paraId="171151E1" w14:textId="77777777" w:rsidR="00CB6958" w:rsidRPr="00861362" w:rsidRDefault="00CB6958" w:rsidP="00806FD8">
            <w:pPr>
              <w:jc w:val="left"/>
              <w:rPr>
                <w:color w:val="000000"/>
              </w:rPr>
            </w:pPr>
            <w:r w:rsidRPr="00861362">
              <w:rPr>
                <w:color w:val="000000"/>
              </w:rPr>
              <w:t>48.85728, -125.1595</w:t>
            </w:r>
          </w:p>
        </w:tc>
        <w:tc>
          <w:tcPr>
            <w:tcW w:w="1536" w:type="dxa"/>
          </w:tcPr>
          <w:p w14:paraId="0E7EEDDF" w14:textId="77777777" w:rsidR="00CB6958" w:rsidRPr="00861362" w:rsidRDefault="00CB6958" w:rsidP="00806FD8">
            <w:pPr>
              <w:rPr>
                <w:color w:val="000000"/>
              </w:rPr>
            </w:pPr>
            <w:r w:rsidRPr="00861362">
              <w:rPr>
                <w:color w:val="000000"/>
                <w:szCs w:val="22"/>
              </w:rPr>
              <w:t>2022-07-27</w:t>
            </w:r>
          </w:p>
        </w:tc>
        <w:tc>
          <w:tcPr>
            <w:tcW w:w="1020" w:type="dxa"/>
          </w:tcPr>
          <w:p w14:paraId="36784247"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673D9296" w14:textId="77777777" w:rsidTr="00806FD8">
        <w:trPr>
          <w:trHeight w:val="320"/>
        </w:trPr>
        <w:tc>
          <w:tcPr>
            <w:tcW w:w="1300" w:type="dxa"/>
            <w:noWrap/>
            <w:hideMark/>
          </w:tcPr>
          <w:p w14:paraId="3A0DF746" w14:textId="77777777" w:rsidR="00CB6958" w:rsidRPr="00861362" w:rsidRDefault="00CB6958" w:rsidP="00806FD8">
            <w:pPr>
              <w:jc w:val="left"/>
              <w:rPr>
                <w:color w:val="000000"/>
              </w:rPr>
            </w:pPr>
            <w:r w:rsidRPr="00861362">
              <w:rPr>
                <w:color w:val="000000"/>
              </w:rPr>
              <w:t>KCCA12</w:t>
            </w:r>
          </w:p>
        </w:tc>
        <w:tc>
          <w:tcPr>
            <w:tcW w:w="2669" w:type="dxa"/>
            <w:noWrap/>
            <w:hideMark/>
          </w:tcPr>
          <w:p w14:paraId="44D4163D" w14:textId="77777777" w:rsidR="00CB6958" w:rsidRPr="00861362" w:rsidRDefault="00CB6958" w:rsidP="00806FD8">
            <w:pPr>
              <w:jc w:val="left"/>
              <w:rPr>
                <w:color w:val="000000"/>
              </w:rPr>
            </w:pPr>
            <w:r w:rsidRPr="00861362">
              <w:rPr>
                <w:color w:val="000000"/>
              </w:rPr>
              <w:t>North Helby Rock</w:t>
            </w:r>
          </w:p>
        </w:tc>
        <w:tc>
          <w:tcPr>
            <w:tcW w:w="2835" w:type="dxa"/>
            <w:noWrap/>
            <w:hideMark/>
          </w:tcPr>
          <w:p w14:paraId="17660BE3" w14:textId="77777777" w:rsidR="00CB6958" w:rsidRPr="00861362" w:rsidRDefault="00CB6958" w:rsidP="00806FD8">
            <w:pPr>
              <w:jc w:val="left"/>
              <w:rPr>
                <w:color w:val="000000"/>
              </w:rPr>
            </w:pPr>
            <w:r w:rsidRPr="00861362">
              <w:rPr>
                <w:color w:val="000000"/>
              </w:rPr>
              <w:t>48.85831, -125.1649</w:t>
            </w:r>
          </w:p>
        </w:tc>
        <w:tc>
          <w:tcPr>
            <w:tcW w:w="1536" w:type="dxa"/>
          </w:tcPr>
          <w:p w14:paraId="40E2C241" w14:textId="77777777" w:rsidR="00CB6958" w:rsidRPr="00861362" w:rsidRDefault="00CB6958" w:rsidP="00806FD8">
            <w:pPr>
              <w:rPr>
                <w:color w:val="000000"/>
              </w:rPr>
            </w:pPr>
            <w:r w:rsidRPr="00861362">
              <w:rPr>
                <w:color w:val="000000"/>
                <w:szCs w:val="22"/>
              </w:rPr>
              <w:t>2022-08-03</w:t>
            </w:r>
          </w:p>
        </w:tc>
        <w:tc>
          <w:tcPr>
            <w:tcW w:w="1020" w:type="dxa"/>
          </w:tcPr>
          <w:p w14:paraId="564319B2"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2E8FB577" w14:textId="77777777" w:rsidTr="00806FD8">
        <w:trPr>
          <w:trHeight w:val="320"/>
        </w:trPr>
        <w:tc>
          <w:tcPr>
            <w:tcW w:w="1300" w:type="dxa"/>
            <w:noWrap/>
            <w:hideMark/>
          </w:tcPr>
          <w:p w14:paraId="402D64ED" w14:textId="77777777" w:rsidR="00CB6958" w:rsidRPr="00861362" w:rsidRDefault="00CB6958" w:rsidP="00806FD8">
            <w:pPr>
              <w:jc w:val="left"/>
              <w:rPr>
                <w:color w:val="000000"/>
              </w:rPr>
            </w:pPr>
            <w:r w:rsidRPr="00861362">
              <w:rPr>
                <w:color w:val="000000"/>
              </w:rPr>
              <w:t>KCCA14</w:t>
            </w:r>
          </w:p>
        </w:tc>
        <w:tc>
          <w:tcPr>
            <w:tcW w:w="2669" w:type="dxa"/>
            <w:noWrap/>
            <w:hideMark/>
          </w:tcPr>
          <w:p w14:paraId="2885A92C" w14:textId="77777777" w:rsidR="00CB6958" w:rsidRPr="00861362" w:rsidRDefault="00CB6958" w:rsidP="00806FD8">
            <w:pPr>
              <w:jc w:val="left"/>
              <w:rPr>
                <w:color w:val="000000"/>
              </w:rPr>
            </w:pPr>
            <w:r w:rsidRPr="00861362">
              <w:rPr>
                <w:color w:val="000000"/>
              </w:rPr>
              <w:t>Danvers Danger Rock</w:t>
            </w:r>
          </w:p>
        </w:tc>
        <w:tc>
          <w:tcPr>
            <w:tcW w:w="2835" w:type="dxa"/>
            <w:noWrap/>
            <w:hideMark/>
          </w:tcPr>
          <w:p w14:paraId="2AB7C4FE" w14:textId="77777777" w:rsidR="00CB6958" w:rsidRPr="00861362" w:rsidRDefault="00CB6958" w:rsidP="00806FD8">
            <w:pPr>
              <w:jc w:val="left"/>
              <w:rPr>
                <w:color w:val="000000"/>
              </w:rPr>
            </w:pPr>
            <w:r w:rsidRPr="00861362">
              <w:rPr>
                <w:color w:val="000000"/>
              </w:rPr>
              <w:t>48.877, -125.0923</w:t>
            </w:r>
          </w:p>
        </w:tc>
        <w:tc>
          <w:tcPr>
            <w:tcW w:w="1536" w:type="dxa"/>
          </w:tcPr>
          <w:p w14:paraId="670D0D1A" w14:textId="77777777" w:rsidR="00CB6958" w:rsidRPr="00861362" w:rsidRDefault="00CB6958" w:rsidP="00806FD8">
            <w:pPr>
              <w:rPr>
                <w:color w:val="000000"/>
              </w:rPr>
            </w:pPr>
            <w:r w:rsidRPr="00861362">
              <w:rPr>
                <w:color w:val="000000"/>
                <w:szCs w:val="22"/>
              </w:rPr>
              <w:t>2022-08-06</w:t>
            </w:r>
          </w:p>
        </w:tc>
        <w:tc>
          <w:tcPr>
            <w:tcW w:w="1020" w:type="dxa"/>
          </w:tcPr>
          <w:p w14:paraId="7ABC8D90"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2F68688F" w14:textId="77777777" w:rsidTr="00806FD8">
        <w:trPr>
          <w:trHeight w:val="320"/>
        </w:trPr>
        <w:tc>
          <w:tcPr>
            <w:tcW w:w="1300" w:type="dxa"/>
            <w:noWrap/>
            <w:hideMark/>
          </w:tcPr>
          <w:p w14:paraId="5A315C23" w14:textId="77777777" w:rsidR="00CB6958" w:rsidRPr="00861362" w:rsidRDefault="00CB6958" w:rsidP="00806FD8">
            <w:pPr>
              <w:jc w:val="left"/>
              <w:rPr>
                <w:color w:val="000000"/>
              </w:rPr>
            </w:pPr>
            <w:r w:rsidRPr="00861362">
              <w:rPr>
                <w:color w:val="000000"/>
              </w:rPr>
              <w:t>KCCA15</w:t>
            </w:r>
          </w:p>
        </w:tc>
        <w:tc>
          <w:tcPr>
            <w:tcW w:w="2669" w:type="dxa"/>
            <w:noWrap/>
            <w:hideMark/>
          </w:tcPr>
          <w:p w14:paraId="32A8969D" w14:textId="77777777" w:rsidR="00CB6958" w:rsidRPr="00861362" w:rsidRDefault="00CB6958" w:rsidP="00806FD8">
            <w:pPr>
              <w:jc w:val="left"/>
              <w:rPr>
                <w:color w:val="000000"/>
              </w:rPr>
            </w:pPr>
            <w:r w:rsidRPr="00861362">
              <w:rPr>
                <w:color w:val="000000"/>
              </w:rPr>
              <w:t>Cable Beach</w:t>
            </w:r>
          </w:p>
        </w:tc>
        <w:tc>
          <w:tcPr>
            <w:tcW w:w="2835" w:type="dxa"/>
            <w:noWrap/>
            <w:hideMark/>
          </w:tcPr>
          <w:p w14:paraId="08A6CE18" w14:textId="77777777" w:rsidR="00CB6958" w:rsidRPr="00861362" w:rsidRDefault="00CB6958" w:rsidP="00806FD8">
            <w:pPr>
              <w:jc w:val="left"/>
              <w:rPr>
                <w:color w:val="000000"/>
              </w:rPr>
            </w:pPr>
            <w:r w:rsidRPr="00861362">
              <w:rPr>
                <w:color w:val="000000"/>
              </w:rPr>
              <w:t>48.82484, -125.16067</w:t>
            </w:r>
          </w:p>
        </w:tc>
        <w:tc>
          <w:tcPr>
            <w:tcW w:w="1536" w:type="dxa"/>
          </w:tcPr>
          <w:p w14:paraId="023D2605" w14:textId="77777777" w:rsidR="00CB6958" w:rsidRPr="00861362" w:rsidRDefault="00CB6958" w:rsidP="00806FD8">
            <w:pPr>
              <w:rPr>
                <w:color w:val="000000"/>
              </w:rPr>
            </w:pPr>
            <w:r w:rsidRPr="00861362">
              <w:rPr>
                <w:color w:val="000000"/>
                <w:szCs w:val="22"/>
              </w:rPr>
              <w:t>2022-08-07</w:t>
            </w:r>
          </w:p>
        </w:tc>
        <w:tc>
          <w:tcPr>
            <w:tcW w:w="1020" w:type="dxa"/>
          </w:tcPr>
          <w:p w14:paraId="7EE8433D"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2FBDAC53" w14:textId="77777777" w:rsidTr="00806FD8">
        <w:trPr>
          <w:trHeight w:val="320"/>
        </w:trPr>
        <w:tc>
          <w:tcPr>
            <w:tcW w:w="1300" w:type="dxa"/>
            <w:noWrap/>
            <w:hideMark/>
          </w:tcPr>
          <w:p w14:paraId="538007D8" w14:textId="77777777" w:rsidR="00CB6958" w:rsidRPr="00861362" w:rsidRDefault="00CB6958" w:rsidP="00806FD8">
            <w:pPr>
              <w:jc w:val="left"/>
              <w:rPr>
                <w:color w:val="000000"/>
              </w:rPr>
            </w:pPr>
            <w:r w:rsidRPr="00861362">
              <w:rPr>
                <w:color w:val="000000"/>
              </w:rPr>
              <w:t>KCCA16</w:t>
            </w:r>
          </w:p>
        </w:tc>
        <w:tc>
          <w:tcPr>
            <w:tcW w:w="2669" w:type="dxa"/>
            <w:noWrap/>
            <w:hideMark/>
          </w:tcPr>
          <w:p w14:paraId="71B9D7C3" w14:textId="77777777" w:rsidR="00CB6958" w:rsidRPr="00861362" w:rsidRDefault="00CB6958" w:rsidP="00806FD8">
            <w:pPr>
              <w:jc w:val="left"/>
              <w:rPr>
                <w:color w:val="000000"/>
              </w:rPr>
            </w:pPr>
            <w:proofErr w:type="spellStart"/>
            <w:r w:rsidRPr="00861362">
              <w:rPr>
                <w:color w:val="000000"/>
              </w:rPr>
              <w:t>Tzartus</w:t>
            </w:r>
            <w:proofErr w:type="spellEnd"/>
            <w:r w:rsidRPr="00861362">
              <w:rPr>
                <w:color w:val="000000"/>
              </w:rPr>
              <w:t xml:space="preserve"> 116</w:t>
            </w:r>
          </w:p>
        </w:tc>
        <w:tc>
          <w:tcPr>
            <w:tcW w:w="2835" w:type="dxa"/>
            <w:noWrap/>
            <w:hideMark/>
          </w:tcPr>
          <w:p w14:paraId="01973C12" w14:textId="77777777" w:rsidR="00CB6958" w:rsidRPr="00861362" w:rsidRDefault="00CB6958" w:rsidP="00806FD8">
            <w:pPr>
              <w:jc w:val="left"/>
              <w:rPr>
                <w:color w:val="000000"/>
              </w:rPr>
            </w:pPr>
            <w:r w:rsidRPr="00861362">
              <w:rPr>
                <w:color w:val="000000"/>
              </w:rPr>
              <w:t>48.90084, -125.0811</w:t>
            </w:r>
          </w:p>
        </w:tc>
        <w:tc>
          <w:tcPr>
            <w:tcW w:w="1536" w:type="dxa"/>
          </w:tcPr>
          <w:p w14:paraId="21E82521" w14:textId="77777777" w:rsidR="00CB6958" w:rsidRPr="00861362" w:rsidRDefault="00CB6958" w:rsidP="00806FD8">
            <w:pPr>
              <w:rPr>
                <w:color w:val="000000"/>
              </w:rPr>
            </w:pPr>
            <w:r w:rsidRPr="00861362">
              <w:rPr>
                <w:color w:val="000000"/>
                <w:szCs w:val="22"/>
              </w:rPr>
              <w:t>2022-08-18</w:t>
            </w:r>
          </w:p>
        </w:tc>
        <w:tc>
          <w:tcPr>
            <w:tcW w:w="1020" w:type="dxa"/>
          </w:tcPr>
          <w:p w14:paraId="61E52B5E"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1D638CE1" w14:textId="77777777" w:rsidTr="00806FD8">
        <w:trPr>
          <w:trHeight w:val="320"/>
        </w:trPr>
        <w:tc>
          <w:tcPr>
            <w:tcW w:w="1300" w:type="dxa"/>
            <w:noWrap/>
            <w:hideMark/>
          </w:tcPr>
          <w:p w14:paraId="1A88AEFE" w14:textId="77777777" w:rsidR="00CB6958" w:rsidRPr="00861362" w:rsidRDefault="00CB6958" w:rsidP="00806FD8">
            <w:pPr>
              <w:jc w:val="left"/>
              <w:rPr>
                <w:color w:val="000000"/>
              </w:rPr>
            </w:pPr>
            <w:r w:rsidRPr="00861362">
              <w:rPr>
                <w:color w:val="000000"/>
              </w:rPr>
              <w:t>KCCA17</w:t>
            </w:r>
          </w:p>
        </w:tc>
        <w:tc>
          <w:tcPr>
            <w:tcW w:w="2669" w:type="dxa"/>
            <w:noWrap/>
            <w:hideMark/>
          </w:tcPr>
          <w:p w14:paraId="08ADFAA7" w14:textId="77777777" w:rsidR="00CB6958" w:rsidRPr="00861362" w:rsidRDefault="00CB6958" w:rsidP="00806FD8">
            <w:pPr>
              <w:jc w:val="left"/>
              <w:rPr>
                <w:color w:val="000000"/>
              </w:rPr>
            </w:pPr>
            <w:r w:rsidRPr="00861362">
              <w:rPr>
                <w:color w:val="000000"/>
              </w:rPr>
              <w:t>Turf Island 2</w:t>
            </w:r>
          </w:p>
        </w:tc>
        <w:tc>
          <w:tcPr>
            <w:tcW w:w="2835" w:type="dxa"/>
            <w:noWrap/>
            <w:hideMark/>
          </w:tcPr>
          <w:p w14:paraId="15758ADF" w14:textId="77777777" w:rsidR="00CB6958" w:rsidRPr="00861362" w:rsidRDefault="00CB6958" w:rsidP="00806FD8">
            <w:pPr>
              <w:jc w:val="left"/>
              <w:rPr>
                <w:color w:val="000000"/>
              </w:rPr>
            </w:pPr>
            <w:r w:rsidRPr="00861362">
              <w:rPr>
                <w:color w:val="000000"/>
              </w:rPr>
              <w:t>48.884864, -125.146937</w:t>
            </w:r>
          </w:p>
        </w:tc>
        <w:tc>
          <w:tcPr>
            <w:tcW w:w="1536" w:type="dxa"/>
          </w:tcPr>
          <w:p w14:paraId="595D5B50" w14:textId="77777777" w:rsidR="00CB6958" w:rsidRPr="00861362" w:rsidRDefault="00CB6958" w:rsidP="00806FD8">
            <w:pPr>
              <w:rPr>
                <w:color w:val="000000"/>
              </w:rPr>
            </w:pPr>
            <w:r w:rsidRPr="00861362">
              <w:rPr>
                <w:color w:val="000000"/>
                <w:szCs w:val="22"/>
              </w:rPr>
              <w:t>2022-08-20</w:t>
            </w:r>
          </w:p>
        </w:tc>
        <w:tc>
          <w:tcPr>
            <w:tcW w:w="1020" w:type="dxa"/>
          </w:tcPr>
          <w:p w14:paraId="6D84DEC8"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38DE6991" w14:textId="77777777" w:rsidTr="00806FD8">
        <w:trPr>
          <w:trHeight w:val="320"/>
        </w:trPr>
        <w:tc>
          <w:tcPr>
            <w:tcW w:w="1300" w:type="dxa"/>
            <w:noWrap/>
            <w:hideMark/>
          </w:tcPr>
          <w:p w14:paraId="0F204EB6" w14:textId="77777777" w:rsidR="00CB6958" w:rsidRPr="00861362" w:rsidRDefault="00CB6958" w:rsidP="00806FD8">
            <w:pPr>
              <w:jc w:val="left"/>
              <w:rPr>
                <w:color w:val="000000"/>
              </w:rPr>
            </w:pPr>
            <w:r w:rsidRPr="00861362">
              <w:rPr>
                <w:color w:val="000000"/>
              </w:rPr>
              <w:t>KCCA18</w:t>
            </w:r>
          </w:p>
        </w:tc>
        <w:tc>
          <w:tcPr>
            <w:tcW w:w="2669" w:type="dxa"/>
            <w:noWrap/>
            <w:hideMark/>
          </w:tcPr>
          <w:p w14:paraId="65784DB8" w14:textId="77777777" w:rsidR="00CB6958" w:rsidRPr="00861362" w:rsidRDefault="00CB6958" w:rsidP="00806FD8">
            <w:pPr>
              <w:jc w:val="left"/>
              <w:rPr>
                <w:color w:val="000000"/>
              </w:rPr>
            </w:pPr>
            <w:r w:rsidRPr="00861362">
              <w:rPr>
                <w:color w:val="000000"/>
              </w:rPr>
              <w:t>Second Beach</w:t>
            </w:r>
          </w:p>
        </w:tc>
        <w:tc>
          <w:tcPr>
            <w:tcW w:w="2835" w:type="dxa"/>
            <w:noWrap/>
            <w:hideMark/>
          </w:tcPr>
          <w:p w14:paraId="534A6F1F" w14:textId="77777777" w:rsidR="00CB6958" w:rsidRPr="00861362" w:rsidRDefault="00CB6958" w:rsidP="00806FD8">
            <w:pPr>
              <w:jc w:val="left"/>
              <w:rPr>
                <w:color w:val="000000"/>
              </w:rPr>
            </w:pPr>
            <w:r w:rsidRPr="00861362">
              <w:rPr>
                <w:color w:val="000000"/>
              </w:rPr>
              <w:t>48.815969, -125.174</w:t>
            </w:r>
          </w:p>
        </w:tc>
        <w:tc>
          <w:tcPr>
            <w:tcW w:w="1536" w:type="dxa"/>
          </w:tcPr>
          <w:p w14:paraId="6995EBF3" w14:textId="77777777" w:rsidR="00CB6958" w:rsidRPr="00861362" w:rsidRDefault="00CB6958" w:rsidP="00806FD8">
            <w:pPr>
              <w:rPr>
                <w:color w:val="000000"/>
              </w:rPr>
            </w:pPr>
            <w:r w:rsidRPr="00861362">
              <w:rPr>
                <w:color w:val="000000"/>
                <w:szCs w:val="22"/>
              </w:rPr>
              <w:t>2022-08-21</w:t>
            </w:r>
          </w:p>
        </w:tc>
        <w:tc>
          <w:tcPr>
            <w:tcW w:w="1020" w:type="dxa"/>
          </w:tcPr>
          <w:p w14:paraId="3789B480"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44C5871A" w14:textId="77777777" w:rsidTr="00806FD8">
        <w:trPr>
          <w:trHeight w:val="320"/>
        </w:trPr>
        <w:tc>
          <w:tcPr>
            <w:tcW w:w="1300" w:type="dxa"/>
            <w:noWrap/>
            <w:hideMark/>
          </w:tcPr>
          <w:p w14:paraId="4784BC10" w14:textId="77777777" w:rsidR="00CB6958" w:rsidRPr="00861362" w:rsidRDefault="00CB6958" w:rsidP="00806FD8">
            <w:pPr>
              <w:jc w:val="left"/>
              <w:rPr>
                <w:color w:val="000000"/>
              </w:rPr>
            </w:pPr>
            <w:r w:rsidRPr="00861362">
              <w:rPr>
                <w:color w:val="000000"/>
              </w:rPr>
              <w:t>KCCA19</w:t>
            </w:r>
          </w:p>
        </w:tc>
        <w:tc>
          <w:tcPr>
            <w:tcW w:w="2669" w:type="dxa"/>
            <w:noWrap/>
            <w:hideMark/>
          </w:tcPr>
          <w:p w14:paraId="4A2F8A3A" w14:textId="77777777" w:rsidR="00CB6958" w:rsidRPr="00861362" w:rsidRDefault="00CB6958" w:rsidP="00806FD8">
            <w:pPr>
              <w:jc w:val="left"/>
              <w:rPr>
                <w:color w:val="000000"/>
              </w:rPr>
            </w:pPr>
            <w:r w:rsidRPr="00861362">
              <w:rPr>
                <w:color w:val="000000"/>
              </w:rPr>
              <w:t>Wizard Islet North</w:t>
            </w:r>
          </w:p>
        </w:tc>
        <w:tc>
          <w:tcPr>
            <w:tcW w:w="2835" w:type="dxa"/>
            <w:noWrap/>
            <w:hideMark/>
          </w:tcPr>
          <w:p w14:paraId="1CD6B9CD" w14:textId="77777777" w:rsidR="00CB6958" w:rsidRPr="00861362" w:rsidRDefault="00CB6958" w:rsidP="00806FD8">
            <w:pPr>
              <w:jc w:val="left"/>
              <w:rPr>
                <w:color w:val="000000"/>
              </w:rPr>
            </w:pPr>
            <w:r w:rsidRPr="00861362">
              <w:rPr>
                <w:color w:val="000000"/>
              </w:rPr>
              <w:t>48.85916, -125.15908</w:t>
            </w:r>
          </w:p>
        </w:tc>
        <w:tc>
          <w:tcPr>
            <w:tcW w:w="1536" w:type="dxa"/>
          </w:tcPr>
          <w:p w14:paraId="74A2A212" w14:textId="77777777" w:rsidR="00CB6958" w:rsidRPr="00861362" w:rsidRDefault="00CB6958" w:rsidP="00806FD8">
            <w:pPr>
              <w:rPr>
                <w:color w:val="000000"/>
              </w:rPr>
            </w:pPr>
            <w:r w:rsidRPr="00861362">
              <w:rPr>
                <w:color w:val="000000"/>
                <w:szCs w:val="22"/>
              </w:rPr>
              <w:t>2022-08-22</w:t>
            </w:r>
          </w:p>
        </w:tc>
        <w:tc>
          <w:tcPr>
            <w:tcW w:w="1020" w:type="dxa"/>
          </w:tcPr>
          <w:p w14:paraId="1E307A03" w14:textId="77777777" w:rsidR="00CB6958" w:rsidRPr="00861362" w:rsidRDefault="00CB6958" w:rsidP="00806FD8">
            <w:pPr>
              <w:jc w:val="left"/>
              <w:rPr>
                <w:color w:val="000000"/>
                <w:szCs w:val="22"/>
              </w:rPr>
            </w:pPr>
            <w:r w:rsidRPr="00861362">
              <w:rPr>
                <w:color w:val="000000"/>
                <w:szCs w:val="22"/>
              </w:rPr>
              <w:t>None</w:t>
            </w:r>
          </w:p>
        </w:tc>
      </w:tr>
      <w:tr w:rsidR="00CB6958" w:rsidRPr="00861362" w14:paraId="4A203C5F" w14:textId="77777777" w:rsidTr="00806FD8">
        <w:trPr>
          <w:trHeight w:val="320"/>
        </w:trPr>
        <w:tc>
          <w:tcPr>
            <w:tcW w:w="1300" w:type="dxa"/>
            <w:tcBorders>
              <w:bottom w:val="nil"/>
            </w:tcBorders>
            <w:noWrap/>
            <w:hideMark/>
          </w:tcPr>
          <w:p w14:paraId="68DCCB42" w14:textId="77777777" w:rsidR="00CB6958" w:rsidRPr="00861362" w:rsidRDefault="00CB6958" w:rsidP="00806FD8">
            <w:pPr>
              <w:jc w:val="left"/>
              <w:rPr>
                <w:color w:val="000000"/>
              </w:rPr>
            </w:pPr>
            <w:r w:rsidRPr="00861362">
              <w:rPr>
                <w:color w:val="000000"/>
              </w:rPr>
              <w:t>KCCA21</w:t>
            </w:r>
          </w:p>
        </w:tc>
        <w:tc>
          <w:tcPr>
            <w:tcW w:w="2669" w:type="dxa"/>
            <w:tcBorders>
              <w:bottom w:val="nil"/>
            </w:tcBorders>
            <w:noWrap/>
            <w:hideMark/>
          </w:tcPr>
          <w:p w14:paraId="796E8282" w14:textId="77777777" w:rsidR="00CB6958" w:rsidRPr="00861362" w:rsidRDefault="00CB6958" w:rsidP="00806FD8">
            <w:pPr>
              <w:jc w:val="left"/>
              <w:rPr>
                <w:color w:val="000000"/>
              </w:rPr>
            </w:pPr>
            <w:r w:rsidRPr="00861362">
              <w:rPr>
                <w:color w:val="000000"/>
              </w:rPr>
              <w:t>Bordelais Island</w:t>
            </w:r>
          </w:p>
        </w:tc>
        <w:tc>
          <w:tcPr>
            <w:tcW w:w="2835" w:type="dxa"/>
            <w:tcBorders>
              <w:bottom w:val="nil"/>
            </w:tcBorders>
            <w:noWrap/>
            <w:hideMark/>
          </w:tcPr>
          <w:p w14:paraId="1F91A5C5" w14:textId="77777777" w:rsidR="00CB6958" w:rsidRPr="00861362" w:rsidRDefault="00CB6958" w:rsidP="00806FD8">
            <w:pPr>
              <w:jc w:val="left"/>
              <w:rPr>
                <w:color w:val="000000"/>
              </w:rPr>
            </w:pPr>
            <w:r w:rsidRPr="00861362">
              <w:rPr>
                <w:color w:val="000000"/>
              </w:rPr>
              <w:t>48.81822, -125.2294516</w:t>
            </w:r>
          </w:p>
        </w:tc>
        <w:tc>
          <w:tcPr>
            <w:tcW w:w="1536" w:type="dxa"/>
            <w:tcBorders>
              <w:bottom w:val="nil"/>
            </w:tcBorders>
          </w:tcPr>
          <w:p w14:paraId="319149AA" w14:textId="77777777" w:rsidR="00CB6958" w:rsidRPr="00861362" w:rsidRDefault="00CB6958" w:rsidP="00806FD8">
            <w:pPr>
              <w:rPr>
                <w:color w:val="000000"/>
              </w:rPr>
            </w:pPr>
            <w:r w:rsidRPr="00861362">
              <w:rPr>
                <w:color w:val="000000"/>
                <w:szCs w:val="22"/>
              </w:rPr>
              <w:t>2022-09-01</w:t>
            </w:r>
          </w:p>
        </w:tc>
        <w:tc>
          <w:tcPr>
            <w:tcW w:w="1020" w:type="dxa"/>
            <w:tcBorders>
              <w:bottom w:val="nil"/>
            </w:tcBorders>
          </w:tcPr>
          <w:p w14:paraId="2DC3C318"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31C54C07" w14:textId="77777777" w:rsidTr="00806FD8">
        <w:trPr>
          <w:trHeight w:val="320"/>
        </w:trPr>
        <w:tc>
          <w:tcPr>
            <w:tcW w:w="1300" w:type="dxa"/>
            <w:tcBorders>
              <w:top w:val="nil"/>
              <w:bottom w:val="single" w:sz="4" w:space="0" w:color="auto"/>
            </w:tcBorders>
            <w:noWrap/>
            <w:hideMark/>
          </w:tcPr>
          <w:p w14:paraId="51B8DB62" w14:textId="77777777" w:rsidR="00CB6958" w:rsidRPr="00861362" w:rsidRDefault="00CB6958" w:rsidP="00806FD8">
            <w:pPr>
              <w:jc w:val="left"/>
              <w:rPr>
                <w:color w:val="000000"/>
              </w:rPr>
            </w:pPr>
            <w:r w:rsidRPr="00861362">
              <w:rPr>
                <w:color w:val="000000"/>
              </w:rPr>
              <w:t>KCCA22</w:t>
            </w:r>
          </w:p>
        </w:tc>
        <w:tc>
          <w:tcPr>
            <w:tcW w:w="2669" w:type="dxa"/>
            <w:tcBorders>
              <w:top w:val="nil"/>
              <w:bottom w:val="single" w:sz="4" w:space="0" w:color="auto"/>
            </w:tcBorders>
            <w:noWrap/>
            <w:hideMark/>
          </w:tcPr>
          <w:p w14:paraId="3BC51465" w14:textId="77777777" w:rsidR="00CB6958" w:rsidRPr="00861362" w:rsidRDefault="00CB6958" w:rsidP="00806FD8">
            <w:pPr>
              <w:jc w:val="left"/>
              <w:rPr>
                <w:color w:val="000000"/>
              </w:rPr>
            </w:pPr>
            <w:r w:rsidRPr="00861362">
              <w:rPr>
                <w:color w:val="000000"/>
              </w:rPr>
              <w:t>Taylor Rock</w:t>
            </w:r>
          </w:p>
        </w:tc>
        <w:tc>
          <w:tcPr>
            <w:tcW w:w="2835" w:type="dxa"/>
            <w:tcBorders>
              <w:top w:val="nil"/>
              <w:bottom w:val="single" w:sz="4" w:space="0" w:color="auto"/>
            </w:tcBorders>
            <w:noWrap/>
            <w:hideMark/>
          </w:tcPr>
          <w:p w14:paraId="12AC3FB6" w14:textId="77777777" w:rsidR="00CB6958" w:rsidRPr="00861362" w:rsidRDefault="00CB6958" w:rsidP="00806FD8">
            <w:pPr>
              <w:jc w:val="left"/>
              <w:rPr>
                <w:color w:val="000000"/>
              </w:rPr>
            </w:pPr>
            <w:r w:rsidRPr="00861362">
              <w:rPr>
                <w:color w:val="000000"/>
              </w:rPr>
              <w:t>48.82721, -125.19717</w:t>
            </w:r>
          </w:p>
        </w:tc>
        <w:tc>
          <w:tcPr>
            <w:tcW w:w="1536" w:type="dxa"/>
            <w:tcBorders>
              <w:top w:val="nil"/>
              <w:bottom w:val="single" w:sz="4" w:space="0" w:color="auto"/>
            </w:tcBorders>
          </w:tcPr>
          <w:p w14:paraId="7514D47F" w14:textId="77777777" w:rsidR="00CB6958" w:rsidRPr="00861362" w:rsidRDefault="00CB6958" w:rsidP="00806FD8">
            <w:pPr>
              <w:rPr>
                <w:color w:val="000000"/>
              </w:rPr>
            </w:pPr>
            <w:r w:rsidRPr="00861362">
              <w:rPr>
                <w:color w:val="000000"/>
                <w:szCs w:val="22"/>
              </w:rPr>
              <w:t>2022-09-05</w:t>
            </w:r>
          </w:p>
        </w:tc>
        <w:tc>
          <w:tcPr>
            <w:tcW w:w="1020" w:type="dxa"/>
            <w:tcBorders>
              <w:top w:val="nil"/>
              <w:bottom w:val="single" w:sz="4" w:space="0" w:color="auto"/>
            </w:tcBorders>
          </w:tcPr>
          <w:p w14:paraId="3B2912DC" w14:textId="77777777" w:rsidR="00CB6958" w:rsidRPr="00861362" w:rsidRDefault="00CB6958" w:rsidP="00806FD8">
            <w:pPr>
              <w:jc w:val="left"/>
              <w:rPr>
                <w:color w:val="000000"/>
                <w:szCs w:val="22"/>
              </w:rPr>
            </w:pPr>
            <w:r w:rsidRPr="00861362">
              <w:rPr>
                <w:color w:val="000000"/>
                <w:szCs w:val="22"/>
              </w:rPr>
              <w:t>Macro</w:t>
            </w:r>
          </w:p>
        </w:tc>
      </w:tr>
    </w:tbl>
    <w:p w14:paraId="790274AB" w14:textId="77777777" w:rsidR="00CB6958" w:rsidRPr="00861362" w:rsidRDefault="00CB6958" w:rsidP="00CB6958">
      <w:pPr>
        <w:spacing w:line="480" w:lineRule="auto"/>
      </w:pPr>
    </w:p>
    <w:p w14:paraId="6E42B2F0" w14:textId="77777777" w:rsidR="00CB6958" w:rsidRPr="00861362" w:rsidRDefault="00CB6958" w:rsidP="00CB6958">
      <w:r w:rsidRPr="00861362">
        <w:rPr>
          <w:b/>
        </w:rPr>
        <w:br w:type="page"/>
      </w:r>
    </w:p>
    <w:p w14:paraId="0FD793E8" w14:textId="77777777" w:rsidR="00CB6958" w:rsidRPr="00861362" w:rsidRDefault="00CB6958" w:rsidP="00CB6958">
      <w:pPr>
        <w:spacing w:line="480" w:lineRule="auto"/>
      </w:pPr>
      <w:r w:rsidRPr="00861362">
        <w:rPr>
          <w:b/>
        </w:rPr>
        <w:lastRenderedPageBreak/>
        <w:t>Table S1.</w:t>
      </w:r>
      <w:r>
        <w:rPr>
          <w:b/>
        </w:rPr>
        <w:t>0</w:t>
      </w:r>
      <w:r w:rsidRPr="00861362">
        <w:rPr>
          <w:b/>
        </w:rPr>
        <w:t>3</w:t>
      </w:r>
      <w:r w:rsidRPr="00861362">
        <w:t xml:space="preserve">. Wet weight estimates for each invertebrate species used to calculate total biomass for Reef Life Survey data. We used shell-free wet weight for species with large shells (e.g., hermit crabs, snails). When weight information was unavailable for a species, we used estimates from the closest relative or most similarly sized species available. For the three species we sized </w:t>
      </w:r>
      <w:r w:rsidRPr="00861362">
        <w:rPr>
          <w:iCs/>
        </w:rPr>
        <w:t>in situ</w:t>
      </w:r>
      <w:r w:rsidRPr="00861362">
        <w:t xml:space="preserve"> (</w:t>
      </w:r>
      <w:proofErr w:type="spellStart"/>
      <w:r w:rsidRPr="00861362">
        <w:rPr>
          <w:i/>
          <w:color w:val="000000"/>
        </w:rPr>
        <w:t>Pycnopodia</w:t>
      </w:r>
      <w:proofErr w:type="spellEnd"/>
      <w:r w:rsidRPr="00861362">
        <w:rPr>
          <w:i/>
          <w:color w:val="000000"/>
        </w:rPr>
        <w:t xml:space="preserve"> </w:t>
      </w:r>
      <w:proofErr w:type="spellStart"/>
      <w:r w:rsidRPr="00861362">
        <w:rPr>
          <w:i/>
          <w:color w:val="000000"/>
        </w:rPr>
        <w:t>helianthoides</w:t>
      </w:r>
      <w:proofErr w:type="spellEnd"/>
      <w:r w:rsidRPr="00861362">
        <w:rPr>
          <w:color w:val="000000"/>
        </w:rPr>
        <w:t xml:space="preserve">, </w:t>
      </w:r>
      <w:proofErr w:type="spellStart"/>
      <w:r w:rsidRPr="00861362">
        <w:rPr>
          <w:i/>
          <w:color w:val="000000"/>
        </w:rPr>
        <w:t>Crassadoma</w:t>
      </w:r>
      <w:proofErr w:type="spellEnd"/>
      <w:r w:rsidRPr="00861362">
        <w:rPr>
          <w:i/>
          <w:color w:val="000000"/>
        </w:rPr>
        <w:t xml:space="preserve"> gigantea</w:t>
      </w:r>
      <w:r w:rsidRPr="00861362">
        <w:rPr>
          <w:color w:val="000000"/>
        </w:rPr>
        <w:t xml:space="preserve">, and </w:t>
      </w:r>
      <w:r w:rsidRPr="00861362">
        <w:rPr>
          <w:i/>
          <w:color w:val="000000"/>
        </w:rPr>
        <w:t xml:space="preserve">Haliotis </w:t>
      </w:r>
      <w:proofErr w:type="spellStart"/>
      <w:r w:rsidRPr="00861362">
        <w:rPr>
          <w:i/>
          <w:color w:val="000000"/>
        </w:rPr>
        <w:t>kamtschatkana</w:t>
      </w:r>
      <w:proofErr w:type="spellEnd"/>
      <w:r w:rsidRPr="00861362">
        <w:rPr>
          <w:color w:val="000000"/>
        </w:rPr>
        <w:t xml:space="preserve">), we used published length-weight relationships to calculate wet weight from size. </w:t>
      </w:r>
    </w:p>
    <w:tbl>
      <w:tblPr>
        <w:tblStyle w:val="Nikola"/>
        <w:tblpPr w:leftFromText="180" w:rightFromText="180" w:vertAnchor="text" w:horzAnchor="margin" w:tblpXSpec="center" w:tblpY="414"/>
        <w:tblW w:w="9923" w:type="dxa"/>
        <w:tblLook w:val="04A0" w:firstRow="1" w:lastRow="0" w:firstColumn="1" w:lastColumn="0" w:noHBand="0" w:noVBand="1"/>
      </w:tblPr>
      <w:tblGrid>
        <w:gridCol w:w="3162"/>
        <w:gridCol w:w="1745"/>
        <w:gridCol w:w="5016"/>
      </w:tblGrid>
      <w:tr w:rsidR="00CB6958" w:rsidRPr="00861362" w14:paraId="6A032F1F"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5C51E25A" w14:textId="77777777" w:rsidR="00CB6958" w:rsidRPr="00861362" w:rsidRDefault="00CB6958" w:rsidP="00806FD8">
            <w:pPr>
              <w:jc w:val="left"/>
              <w:rPr>
                <w:b/>
                <w:bCs/>
                <w:color w:val="000000"/>
                <w:sz w:val="22"/>
                <w:szCs w:val="20"/>
              </w:rPr>
            </w:pPr>
            <w:r w:rsidRPr="00861362">
              <w:rPr>
                <w:b/>
                <w:bCs/>
                <w:color w:val="000000"/>
                <w:sz w:val="22"/>
                <w:szCs w:val="20"/>
              </w:rPr>
              <w:t>Species</w:t>
            </w:r>
          </w:p>
        </w:tc>
        <w:tc>
          <w:tcPr>
            <w:tcW w:w="1745" w:type="dxa"/>
            <w:tcBorders>
              <w:top w:val="single" w:sz="4" w:space="0" w:color="auto"/>
            </w:tcBorders>
            <w:noWrap/>
            <w:hideMark/>
          </w:tcPr>
          <w:p w14:paraId="4C6583F1" w14:textId="77777777" w:rsidR="00CB6958" w:rsidRPr="00861362" w:rsidRDefault="00CB6958" w:rsidP="00806FD8">
            <w:pPr>
              <w:jc w:val="left"/>
              <w:rPr>
                <w:b/>
                <w:bCs/>
                <w:color w:val="000000"/>
                <w:sz w:val="22"/>
                <w:szCs w:val="20"/>
              </w:rPr>
            </w:pPr>
            <w:r w:rsidRPr="00861362">
              <w:rPr>
                <w:b/>
                <w:bCs/>
                <w:color w:val="000000"/>
                <w:sz w:val="22"/>
                <w:szCs w:val="20"/>
              </w:rPr>
              <w:t>Weight (g)</w:t>
            </w:r>
          </w:p>
        </w:tc>
        <w:tc>
          <w:tcPr>
            <w:tcW w:w="5016" w:type="dxa"/>
            <w:tcBorders>
              <w:top w:val="single" w:sz="4" w:space="0" w:color="auto"/>
            </w:tcBorders>
            <w:noWrap/>
            <w:hideMark/>
          </w:tcPr>
          <w:p w14:paraId="6D8387F2" w14:textId="77777777" w:rsidR="00CB6958" w:rsidRPr="00861362" w:rsidRDefault="00CB6958" w:rsidP="00806FD8">
            <w:pPr>
              <w:jc w:val="left"/>
              <w:rPr>
                <w:b/>
                <w:bCs/>
                <w:color w:val="000000"/>
                <w:sz w:val="22"/>
                <w:szCs w:val="20"/>
              </w:rPr>
            </w:pPr>
            <w:r w:rsidRPr="00861362">
              <w:rPr>
                <w:b/>
                <w:bCs/>
                <w:color w:val="000000"/>
                <w:sz w:val="22"/>
                <w:szCs w:val="20"/>
              </w:rPr>
              <w:t>Source, proxy species if applicable</w:t>
            </w:r>
          </w:p>
        </w:tc>
      </w:tr>
      <w:tr w:rsidR="00CB6958" w:rsidRPr="00861362" w14:paraId="3655BDA1" w14:textId="77777777" w:rsidTr="00806FD8">
        <w:trPr>
          <w:trHeight w:val="320"/>
        </w:trPr>
        <w:tc>
          <w:tcPr>
            <w:tcW w:w="3162" w:type="dxa"/>
            <w:noWrap/>
            <w:hideMark/>
          </w:tcPr>
          <w:p w14:paraId="17339ACC" w14:textId="77777777" w:rsidR="00CB6958" w:rsidRPr="00861362" w:rsidRDefault="00CB6958" w:rsidP="00806FD8">
            <w:pPr>
              <w:jc w:val="left"/>
              <w:rPr>
                <w:i/>
                <w:color w:val="000000"/>
                <w:sz w:val="20"/>
                <w:szCs w:val="20"/>
              </w:rPr>
            </w:pPr>
            <w:r w:rsidRPr="00861362">
              <w:rPr>
                <w:i/>
                <w:color w:val="000000"/>
                <w:sz w:val="20"/>
                <w:szCs w:val="20"/>
              </w:rPr>
              <w:t xml:space="preserve">Cancer </w:t>
            </w:r>
            <w:proofErr w:type="spellStart"/>
            <w:r w:rsidRPr="00861362">
              <w:rPr>
                <w:i/>
                <w:color w:val="000000"/>
                <w:sz w:val="20"/>
                <w:szCs w:val="20"/>
              </w:rPr>
              <w:t>productus</w:t>
            </w:r>
            <w:proofErr w:type="spellEnd"/>
          </w:p>
        </w:tc>
        <w:tc>
          <w:tcPr>
            <w:tcW w:w="1745" w:type="dxa"/>
            <w:noWrap/>
            <w:hideMark/>
          </w:tcPr>
          <w:p w14:paraId="31C6321E" w14:textId="77777777" w:rsidR="00CB6958" w:rsidRPr="00861362" w:rsidRDefault="00CB6958" w:rsidP="00806FD8">
            <w:pPr>
              <w:jc w:val="left"/>
              <w:rPr>
                <w:color w:val="000000"/>
                <w:sz w:val="20"/>
                <w:szCs w:val="20"/>
              </w:rPr>
            </w:pPr>
            <w:r w:rsidRPr="00861362">
              <w:rPr>
                <w:color w:val="000000"/>
                <w:sz w:val="20"/>
                <w:szCs w:val="20"/>
              </w:rPr>
              <w:t>200</w:t>
            </w:r>
          </w:p>
        </w:tc>
        <w:tc>
          <w:tcPr>
            <w:tcW w:w="5016" w:type="dxa"/>
            <w:noWrap/>
            <w:hideMark/>
          </w:tcPr>
          <w:p w14:paraId="1B7D709B" w14:textId="77777777" w:rsidR="00CB6958" w:rsidRPr="00861362" w:rsidRDefault="00CB6958" w:rsidP="00806FD8">
            <w:pPr>
              <w:jc w:val="left"/>
              <w:rPr>
                <w:color w:val="000000"/>
                <w:sz w:val="20"/>
                <w:szCs w:val="20"/>
              </w:rPr>
            </w:pPr>
            <w:r w:rsidRPr="00861362">
              <w:rPr>
                <w:color w:val="000000"/>
                <w:sz w:val="20"/>
                <w:szCs w:val="20"/>
              </w:rPr>
              <w:t xml:space="preserve">E.G. Lim, </w:t>
            </w:r>
            <w:proofErr w:type="spellStart"/>
            <w:r w:rsidRPr="00861362">
              <w:rPr>
                <w:color w:val="000000"/>
                <w:sz w:val="20"/>
                <w:szCs w:val="20"/>
              </w:rPr>
              <w:t>unpubl</w:t>
            </w:r>
            <w:proofErr w:type="spellEnd"/>
            <w:r w:rsidRPr="00861362">
              <w:rPr>
                <w:color w:val="000000"/>
                <w:sz w:val="20"/>
                <w:szCs w:val="20"/>
              </w:rPr>
              <w:t>.</w:t>
            </w:r>
          </w:p>
        </w:tc>
      </w:tr>
      <w:tr w:rsidR="00CB6958" w:rsidRPr="00861362" w14:paraId="655B8AB1" w14:textId="77777777" w:rsidTr="00806FD8">
        <w:trPr>
          <w:trHeight w:val="320"/>
        </w:trPr>
        <w:tc>
          <w:tcPr>
            <w:tcW w:w="3162" w:type="dxa"/>
            <w:noWrap/>
            <w:hideMark/>
          </w:tcPr>
          <w:p w14:paraId="1258A2BB" w14:textId="77777777" w:rsidR="00CB6958" w:rsidRPr="00861362" w:rsidRDefault="00CB6958" w:rsidP="00806FD8">
            <w:pPr>
              <w:jc w:val="left"/>
              <w:rPr>
                <w:i/>
                <w:color w:val="000000"/>
                <w:sz w:val="20"/>
                <w:szCs w:val="20"/>
              </w:rPr>
            </w:pPr>
            <w:proofErr w:type="spellStart"/>
            <w:r w:rsidRPr="00861362">
              <w:rPr>
                <w:i/>
                <w:color w:val="000000"/>
                <w:sz w:val="20"/>
                <w:szCs w:val="20"/>
              </w:rPr>
              <w:t>Glebocarcinus</w:t>
            </w:r>
            <w:proofErr w:type="spellEnd"/>
            <w:r w:rsidRPr="00861362">
              <w:rPr>
                <w:i/>
                <w:color w:val="000000"/>
                <w:sz w:val="20"/>
                <w:szCs w:val="20"/>
              </w:rPr>
              <w:t xml:space="preserve"> </w:t>
            </w:r>
            <w:proofErr w:type="spellStart"/>
            <w:r w:rsidRPr="00861362">
              <w:rPr>
                <w:i/>
                <w:color w:val="000000"/>
                <w:sz w:val="20"/>
                <w:szCs w:val="20"/>
              </w:rPr>
              <w:t>oregonensis</w:t>
            </w:r>
            <w:proofErr w:type="spellEnd"/>
          </w:p>
        </w:tc>
        <w:tc>
          <w:tcPr>
            <w:tcW w:w="1745" w:type="dxa"/>
            <w:noWrap/>
            <w:hideMark/>
          </w:tcPr>
          <w:p w14:paraId="6D67A038"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3B7A7EB4" w14:textId="4F006C29"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{"citationID":"c2rALRPz","properties":{"formattedCitation":"(Hines 1982)","plainCitation":"(Hines 1982)","dontUpdate":true,"noteIndex":0},"citationItems":[{"id":4311,"uris":["http://zotero.org/users/local/idKDtb7T/items/932HJ4YE"],"itemData":{"id":4311,"type":"article-journal","abstract":"Allometric relationships of reproductive output were compared in 20 species from 7 families of brachyuran crabs from the east and west coasts of North America, using regression analysis of log reproductive parameters versus log body weight. Comparisons of crabs spanning 4 orders of magnitude in body weight indicated that female body size was the principal determinant of reproductive output: 95% of the variance in brood weight, 79% of the variance in the number of eggs per brood, 63% of the variance in annual brood weight, and 74% of the variance in annual fecundity were explained by body weight. Brood weight exhibited an isometric constraint to about 10% of body weight. Allometric limitations on space available for yolk accumulation in the body cavity appeared to be the main constraint on brood size. Ovum size increased significantly, but only slightly, with increasing body size. There was a significant trade-off between ovum size and the number of eggs per brood. There was no significant relationship between the number of broods per year and body size. The number of eggs per brood was significantly better than brood weight as a predictor of the number of broods produced per year by a species, indicating that demographic pressure on fecundity rather than energetic considerations is the primary selective mechanism influencing annual reproductive effort. Each of the 7 families of crabs exhibited trends toward distinct patterns for the suite of co-adapted reproductive traits. However, no interspecific reproductive patterns were apparent with respect to the variables of feeding type, salinity tolerance, habitat, and geographic range represented by the 20 species.","container-title":"Marine Biology","DOI":"10.1007/BF00397496","ISSN":"1432-1793","issue":"3","journalAbbreviation":"Mar. Biol.","language":"en","page":"309-320","source":"Springer Link","title":"Allometric constraints and variables of reproductive effort in brachyuran crabs","volume":"69","author":[{"family":"Hines","given":"A. H."}],"issued":{"date-parts":[["1982",8,1]]}}}],"schema":"https://github.com/citation-style-language/schema/raw/master/csl-citation.json"} </w:instrText>
            </w:r>
            <w:r>
              <w:rPr>
                <w:color w:val="000000"/>
                <w:sz w:val="20"/>
                <w:szCs w:val="20"/>
              </w:rPr>
              <w:fldChar w:fldCharType="separate"/>
            </w:r>
            <w:r>
              <w:rPr>
                <w:noProof/>
                <w:color w:val="000000"/>
                <w:sz w:val="20"/>
                <w:szCs w:val="20"/>
              </w:rPr>
              <w:t>Hines 1982</w:t>
            </w:r>
            <w:r>
              <w:rPr>
                <w:color w:val="000000"/>
                <w:sz w:val="20"/>
                <w:szCs w:val="20"/>
              </w:rPr>
              <w:fldChar w:fldCharType="end"/>
            </w:r>
            <w:r w:rsidRPr="00861362">
              <w:rPr>
                <w:color w:val="000000"/>
                <w:sz w:val="20"/>
                <w:szCs w:val="20"/>
              </w:rPr>
              <w:t>, small crabs</w:t>
            </w:r>
          </w:p>
        </w:tc>
      </w:tr>
      <w:tr w:rsidR="00CB6958" w:rsidRPr="00861362" w14:paraId="01BFEF49" w14:textId="77777777" w:rsidTr="00806FD8">
        <w:trPr>
          <w:trHeight w:val="320"/>
        </w:trPr>
        <w:tc>
          <w:tcPr>
            <w:tcW w:w="3162" w:type="dxa"/>
            <w:noWrap/>
            <w:hideMark/>
          </w:tcPr>
          <w:p w14:paraId="03E49733" w14:textId="77777777" w:rsidR="00CB6958" w:rsidRPr="00861362" w:rsidRDefault="00CB6958" w:rsidP="00806FD8">
            <w:pPr>
              <w:jc w:val="left"/>
              <w:rPr>
                <w:i/>
                <w:color w:val="000000"/>
                <w:sz w:val="20"/>
                <w:szCs w:val="20"/>
              </w:rPr>
            </w:pPr>
            <w:proofErr w:type="spellStart"/>
            <w:r w:rsidRPr="00861362">
              <w:rPr>
                <w:i/>
                <w:color w:val="000000"/>
                <w:sz w:val="20"/>
                <w:szCs w:val="20"/>
              </w:rPr>
              <w:t>Romaleon</w:t>
            </w:r>
            <w:proofErr w:type="spellEnd"/>
            <w:r w:rsidRPr="00861362">
              <w:rPr>
                <w:i/>
                <w:color w:val="000000"/>
                <w:sz w:val="20"/>
                <w:szCs w:val="20"/>
              </w:rPr>
              <w:t xml:space="preserve"> </w:t>
            </w:r>
            <w:proofErr w:type="spellStart"/>
            <w:r w:rsidRPr="00861362">
              <w:rPr>
                <w:i/>
                <w:color w:val="000000"/>
                <w:sz w:val="20"/>
                <w:szCs w:val="20"/>
              </w:rPr>
              <w:t>antennarium</w:t>
            </w:r>
            <w:proofErr w:type="spellEnd"/>
          </w:p>
        </w:tc>
        <w:tc>
          <w:tcPr>
            <w:tcW w:w="1745" w:type="dxa"/>
            <w:noWrap/>
            <w:hideMark/>
          </w:tcPr>
          <w:p w14:paraId="73892C68"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70798A6A"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70CB8E40" w14:textId="77777777" w:rsidTr="00806FD8">
        <w:trPr>
          <w:trHeight w:val="320"/>
        </w:trPr>
        <w:tc>
          <w:tcPr>
            <w:tcW w:w="3162" w:type="dxa"/>
            <w:noWrap/>
            <w:hideMark/>
          </w:tcPr>
          <w:p w14:paraId="3B4B70DA" w14:textId="77777777" w:rsidR="00CB6958" w:rsidRPr="00861362" w:rsidRDefault="00CB6958" w:rsidP="00806FD8">
            <w:pPr>
              <w:jc w:val="left"/>
              <w:rPr>
                <w:i/>
                <w:color w:val="000000"/>
                <w:sz w:val="20"/>
                <w:szCs w:val="20"/>
              </w:rPr>
            </w:pPr>
            <w:proofErr w:type="spellStart"/>
            <w:r w:rsidRPr="00861362">
              <w:rPr>
                <w:i/>
                <w:color w:val="000000"/>
                <w:sz w:val="20"/>
                <w:szCs w:val="20"/>
              </w:rPr>
              <w:t>Chorilia</w:t>
            </w:r>
            <w:proofErr w:type="spellEnd"/>
            <w:r w:rsidRPr="00861362">
              <w:rPr>
                <w:i/>
                <w:color w:val="000000"/>
                <w:sz w:val="20"/>
                <w:szCs w:val="20"/>
              </w:rPr>
              <w:t xml:space="preserve"> longipes</w:t>
            </w:r>
          </w:p>
        </w:tc>
        <w:tc>
          <w:tcPr>
            <w:tcW w:w="1745" w:type="dxa"/>
            <w:noWrap/>
            <w:hideMark/>
          </w:tcPr>
          <w:p w14:paraId="583530EA"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0BA26A10" w14:textId="77777777" w:rsidR="00CB6958" w:rsidRPr="00861362" w:rsidRDefault="00CB6958" w:rsidP="00806FD8">
            <w:pPr>
              <w:jc w:val="left"/>
              <w:rPr>
                <w:color w:val="000000"/>
                <w:sz w:val="20"/>
                <w:szCs w:val="20"/>
              </w:rPr>
            </w:pPr>
            <w:r w:rsidRPr="00861362">
              <w:rPr>
                <w:color w:val="000000"/>
                <w:sz w:val="20"/>
                <w:szCs w:val="20"/>
              </w:rPr>
              <w:t xml:space="preserve">Hines 1982, </w:t>
            </w: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r>
      <w:tr w:rsidR="00CB6958" w:rsidRPr="00861362" w14:paraId="1EF679E9" w14:textId="77777777" w:rsidTr="00806FD8">
        <w:trPr>
          <w:trHeight w:val="320"/>
        </w:trPr>
        <w:tc>
          <w:tcPr>
            <w:tcW w:w="3162" w:type="dxa"/>
            <w:noWrap/>
            <w:hideMark/>
          </w:tcPr>
          <w:p w14:paraId="4C1D0E0F"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foliata</w:t>
            </w:r>
            <w:proofErr w:type="spellEnd"/>
          </w:p>
        </w:tc>
        <w:tc>
          <w:tcPr>
            <w:tcW w:w="1745" w:type="dxa"/>
            <w:noWrap/>
            <w:hideMark/>
          </w:tcPr>
          <w:p w14:paraId="11B12301"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539890C3" w14:textId="77777777" w:rsidR="00CB6958" w:rsidRPr="00861362" w:rsidRDefault="00CB6958" w:rsidP="00806FD8">
            <w:pPr>
              <w:jc w:val="left"/>
              <w:rPr>
                <w:color w:val="000000"/>
                <w:sz w:val="20"/>
                <w:szCs w:val="20"/>
              </w:rPr>
            </w:pPr>
            <w:r w:rsidRPr="00861362">
              <w:rPr>
                <w:color w:val="000000"/>
                <w:sz w:val="20"/>
                <w:szCs w:val="20"/>
              </w:rPr>
              <w:t xml:space="preserve">Hines 1982, </w:t>
            </w: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r>
      <w:tr w:rsidR="00CB6958" w:rsidRPr="00861362" w14:paraId="0CB68D04" w14:textId="77777777" w:rsidTr="00806FD8">
        <w:trPr>
          <w:trHeight w:val="320"/>
        </w:trPr>
        <w:tc>
          <w:tcPr>
            <w:tcW w:w="3162" w:type="dxa"/>
            <w:noWrap/>
            <w:hideMark/>
          </w:tcPr>
          <w:p w14:paraId="70AF96CA"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gracilis</w:t>
            </w:r>
            <w:proofErr w:type="spellEnd"/>
          </w:p>
        </w:tc>
        <w:tc>
          <w:tcPr>
            <w:tcW w:w="1745" w:type="dxa"/>
            <w:noWrap/>
            <w:hideMark/>
          </w:tcPr>
          <w:p w14:paraId="1B38B799"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69E837EE" w14:textId="77777777" w:rsidR="00CB6958" w:rsidRPr="00861362" w:rsidRDefault="00CB6958" w:rsidP="00806FD8">
            <w:pPr>
              <w:jc w:val="left"/>
              <w:rPr>
                <w:color w:val="000000"/>
                <w:sz w:val="20"/>
                <w:szCs w:val="20"/>
              </w:rPr>
            </w:pPr>
            <w:r w:rsidRPr="00861362">
              <w:rPr>
                <w:color w:val="000000"/>
                <w:sz w:val="20"/>
                <w:szCs w:val="20"/>
              </w:rPr>
              <w:t xml:space="preserve">Hines 1982, </w:t>
            </w: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r>
      <w:tr w:rsidR="00CB6958" w:rsidRPr="00861362" w14:paraId="73A42C16" w14:textId="77777777" w:rsidTr="00806FD8">
        <w:trPr>
          <w:trHeight w:val="320"/>
        </w:trPr>
        <w:tc>
          <w:tcPr>
            <w:tcW w:w="3162" w:type="dxa"/>
            <w:noWrap/>
            <w:hideMark/>
          </w:tcPr>
          <w:p w14:paraId="524C86FA"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producta</w:t>
            </w:r>
            <w:proofErr w:type="spellEnd"/>
          </w:p>
        </w:tc>
        <w:tc>
          <w:tcPr>
            <w:tcW w:w="1745" w:type="dxa"/>
            <w:noWrap/>
            <w:hideMark/>
          </w:tcPr>
          <w:p w14:paraId="5CE30B52" w14:textId="77777777" w:rsidR="00CB6958" w:rsidRPr="00861362" w:rsidRDefault="00CB6958" w:rsidP="00806FD8">
            <w:pPr>
              <w:jc w:val="left"/>
              <w:rPr>
                <w:color w:val="000000"/>
                <w:sz w:val="20"/>
                <w:szCs w:val="20"/>
              </w:rPr>
            </w:pPr>
            <w:r w:rsidRPr="00861362">
              <w:rPr>
                <w:color w:val="000000"/>
                <w:sz w:val="20"/>
                <w:szCs w:val="20"/>
              </w:rPr>
              <w:t>46</w:t>
            </w:r>
          </w:p>
        </w:tc>
        <w:tc>
          <w:tcPr>
            <w:tcW w:w="5016" w:type="dxa"/>
            <w:noWrap/>
            <w:hideMark/>
          </w:tcPr>
          <w:p w14:paraId="0D363537"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55B05A9D" w14:textId="77777777" w:rsidTr="00806FD8">
        <w:trPr>
          <w:trHeight w:val="320"/>
        </w:trPr>
        <w:tc>
          <w:tcPr>
            <w:tcW w:w="3162" w:type="dxa"/>
            <w:noWrap/>
            <w:hideMark/>
          </w:tcPr>
          <w:p w14:paraId="7C3C2F2A" w14:textId="77777777" w:rsidR="00CB6958" w:rsidRPr="00861362" w:rsidRDefault="00CB6958" w:rsidP="00806FD8">
            <w:pPr>
              <w:jc w:val="left"/>
              <w:rPr>
                <w:i/>
                <w:color w:val="000000"/>
                <w:sz w:val="20"/>
                <w:szCs w:val="20"/>
              </w:rPr>
            </w:pPr>
            <w:proofErr w:type="spellStart"/>
            <w:r w:rsidRPr="00861362">
              <w:rPr>
                <w:i/>
                <w:color w:val="000000"/>
                <w:sz w:val="20"/>
                <w:szCs w:val="20"/>
              </w:rPr>
              <w:t>Pugettia</w:t>
            </w:r>
            <w:proofErr w:type="spellEnd"/>
            <w:r w:rsidRPr="00861362">
              <w:rPr>
                <w:i/>
                <w:color w:val="000000"/>
                <w:sz w:val="20"/>
                <w:szCs w:val="20"/>
              </w:rPr>
              <w:t xml:space="preserve"> </w:t>
            </w:r>
            <w:proofErr w:type="spellStart"/>
            <w:r w:rsidRPr="00861362">
              <w:rPr>
                <w:i/>
                <w:color w:val="000000"/>
                <w:sz w:val="20"/>
                <w:szCs w:val="20"/>
              </w:rPr>
              <w:t>richii</w:t>
            </w:r>
            <w:proofErr w:type="spellEnd"/>
          </w:p>
        </w:tc>
        <w:tc>
          <w:tcPr>
            <w:tcW w:w="1745" w:type="dxa"/>
            <w:noWrap/>
            <w:hideMark/>
          </w:tcPr>
          <w:p w14:paraId="2BEA631B"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59E8DE98"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1530EE54" w14:textId="77777777" w:rsidTr="00806FD8">
        <w:trPr>
          <w:trHeight w:val="320"/>
        </w:trPr>
        <w:tc>
          <w:tcPr>
            <w:tcW w:w="3162" w:type="dxa"/>
            <w:noWrap/>
            <w:hideMark/>
          </w:tcPr>
          <w:p w14:paraId="69911A5D" w14:textId="77777777" w:rsidR="00CB6958" w:rsidRPr="00861362" w:rsidRDefault="00CB6958" w:rsidP="00806FD8">
            <w:pPr>
              <w:jc w:val="left"/>
              <w:rPr>
                <w:i/>
                <w:color w:val="000000"/>
                <w:sz w:val="20"/>
                <w:szCs w:val="20"/>
              </w:rPr>
            </w:pPr>
            <w:proofErr w:type="spellStart"/>
            <w:r w:rsidRPr="00861362">
              <w:rPr>
                <w:i/>
                <w:color w:val="000000"/>
                <w:sz w:val="20"/>
                <w:szCs w:val="20"/>
              </w:rPr>
              <w:t>Scyra</w:t>
            </w:r>
            <w:proofErr w:type="spellEnd"/>
            <w:r w:rsidRPr="00861362">
              <w:rPr>
                <w:i/>
                <w:color w:val="000000"/>
                <w:sz w:val="20"/>
                <w:szCs w:val="20"/>
              </w:rPr>
              <w:t xml:space="preserve"> </w:t>
            </w:r>
            <w:proofErr w:type="spellStart"/>
            <w:r w:rsidRPr="00861362">
              <w:rPr>
                <w:i/>
                <w:color w:val="000000"/>
                <w:sz w:val="20"/>
                <w:szCs w:val="20"/>
              </w:rPr>
              <w:t>acutifrons</w:t>
            </w:r>
            <w:proofErr w:type="spellEnd"/>
          </w:p>
        </w:tc>
        <w:tc>
          <w:tcPr>
            <w:tcW w:w="1745" w:type="dxa"/>
            <w:noWrap/>
            <w:hideMark/>
          </w:tcPr>
          <w:p w14:paraId="7EAD601C" w14:textId="77777777" w:rsidR="00CB6958" w:rsidRPr="00861362" w:rsidRDefault="00CB6958" w:rsidP="00806FD8">
            <w:pPr>
              <w:jc w:val="left"/>
              <w:rPr>
                <w:color w:val="000000"/>
                <w:sz w:val="20"/>
                <w:szCs w:val="20"/>
              </w:rPr>
            </w:pPr>
            <w:r w:rsidRPr="00861362">
              <w:rPr>
                <w:color w:val="000000"/>
                <w:sz w:val="20"/>
                <w:szCs w:val="20"/>
              </w:rPr>
              <w:t>2</w:t>
            </w:r>
          </w:p>
        </w:tc>
        <w:tc>
          <w:tcPr>
            <w:tcW w:w="5016" w:type="dxa"/>
            <w:noWrap/>
            <w:hideMark/>
          </w:tcPr>
          <w:p w14:paraId="5C4D1BD0"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706A3D75" w14:textId="77777777" w:rsidTr="00806FD8">
        <w:trPr>
          <w:trHeight w:val="320"/>
        </w:trPr>
        <w:tc>
          <w:tcPr>
            <w:tcW w:w="3162" w:type="dxa"/>
            <w:noWrap/>
            <w:hideMark/>
          </w:tcPr>
          <w:p w14:paraId="1133D859" w14:textId="77777777" w:rsidR="00CB6958" w:rsidRPr="00861362" w:rsidRDefault="00CB6958" w:rsidP="00806FD8">
            <w:pPr>
              <w:jc w:val="left"/>
              <w:rPr>
                <w:i/>
                <w:color w:val="000000"/>
                <w:sz w:val="20"/>
                <w:szCs w:val="20"/>
              </w:rPr>
            </w:pPr>
            <w:proofErr w:type="spellStart"/>
            <w:r w:rsidRPr="00861362">
              <w:rPr>
                <w:i/>
                <w:color w:val="000000"/>
                <w:sz w:val="20"/>
                <w:szCs w:val="20"/>
              </w:rPr>
              <w:t>Scyra</w:t>
            </w:r>
            <w:proofErr w:type="spellEnd"/>
            <w:r w:rsidRPr="00861362">
              <w:rPr>
                <w:i/>
                <w:color w:val="000000"/>
                <w:sz w:val="20"/>
                <w:szCs w:val="20"/>
              </w:rPr>
              <w:t xml:space="preserve"> </w:t>
            </w:r>
            <w:r w:rsidRPr="00562DF0">
              <w:rPr>
                <w:iCs/>
                <w:color w:val="000000"/>
                <w:sz w:val="20"/>
                <w:szCs w:val="20"/>
                <w:rPrChange w:id="371" w:author="Isabelle Cote" w:date="2025-08-12T15:45:00Z" w16du:dateUtc="2025-08-12T22:45:00Z">
                  <w:rPr>
                    <w:i/>
                    <w:color w:val="000000"/>
                    <w:sz w:val="20"/>
                    <w:szCs w:val="20"/>
                  </w:rPr>
                </w:rPrChange>
              </w:rPr>
              <w:t>spp</w:t>
            </w:r>
            <w:r w:rsidRPr="00861362">
              <w:rPr>
                <w:i/>
                <w:color w:val="000000"/>
                <w:sz w:val="20"/>
                <w:szCs w:val="20"/>
              </w:rPr>
              <w:t>.</w:t>
            </w:r>
          </w:p>
        </w:tc>
        <w:tc>
          <w:tcPr>
            <w:tcW w:w="1745" w:type="dxa"/>
            <w:noWrap/>
            <w:hideMark/>
          </w:tcPr>
          <w:p w14:paraId="0CFF7AEB"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401B3FC5"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3354D740" w14:textId="77777777" w:rsidTr="00806FD8">
        <w:trPr>
          <w:trHeight w:val="320"/>
        </w:trPr>
        <w:tc>
          <w:tcPr>
            <w:tcW w:w="3162" w:type="dxa"/>
            <w:noWrap/>
            <w:hideMark/>
          </w:tcPr>
          <w:p w14:paraId="36C4A9FD" w14:textId="77777777" w:rsidR="00CB6958" w:rsidRPr="00861362" w:rsidRDefault="00CB6958" w:rsidP="00806FD8">
            <w:pPr>
              <w:jc w:val="left"/>
              <w:rPr>
                <w:i/>
                <w:color w:val="000000"/>
                <w:sz w:val="20"/>
                <w:szCs w:val="20"/>
              </w:rPr>
            </w:pPr>
            <w:proofErr w:type="spellStart"/>
            <w:r w:rsidRPr="00861362">
              <w:rPr>
                <w:i/>
                <w:color w:val="000000"/>
                <w:sz w:val="20"/>
                <w:szCs w:val="20"/>
              </w:rPr>
              <w:t>Cryptolithodes</w:t>
            </w:r>
            <w:proofErr w:type="spellEnd"/>
            <w:r w:rsidRPr="00861362">
              <w:rPr>
                <w:i/>
                <w:color w:val="000000"/>
                <w:sz w:val="20"/>
                <w:szCs w:val="20"/>
              </w:rPr>
              <w:t xml:space="preserve"> </w:t>
            </w:r>
            <w:proofErr w:type="spellStart"/>
            <w:r w:rsidRPr="00861362">
              <w:rPr>
                <w:i/>
                <w:color w:val="000000"/>
                <w:sz w:val="20"/>
                <w:szCs w:val="20"/>
              </w:rPr>
              <w:t>sitchensis</w:t>
            </w:r>
            <w:proofErr w:type="spellEnd"/>
          </w:p>
        </w:tc>
        <w:tc>
          <w:tcPr>
            <w:tcW w:w="1745" w:type="dxa"/>
            <w:noWrap/>
            <w:hideMark/>
          </w:tcPr>
          <w:p w14:paraId="31BA2BBF"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4E2D1A40"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2F1B092D" w14:textId="77777777" w:rsidTr="00806FD8">
        <w:trPr>
          <w:trHeight w:val="320"/>
        </w:trPr>
        <w:tc>
          <w:tcPr>
            <w:tcW w:w="3162" w:type="dxa"/>
            <w:noWrap/>
            <w:hideMark/>
          </w:tcPr>
          <w:p w14:paraId="58D28F76" w14:textId="77777777" w:rsidR="00CB6958" w:rsidRPr="00861362" w:rsidRDefault="00CB6958" w:rsidP="00806FD8">
            <w:pPr>
              <w:jc w:val="left"/>
              <w:rPr>
                <w:i/>
                <w:color w:val="000000"/>
                <w:sz w:val="20"/>
                <w:szCs w:val="20"/>
              </w:rPr>
            </w:pPr>
            <w:proofErr w:type="spellStart"/>
            <w:r w:rsidRPr="00861362">
              <w:rPr>
                <w:i/>
                <w:color w:val="000000"/>
                <w:sz w:val="20"/>
                <w:szCs w:val="20"/>
              </w:rPr>
              <w:t>Cryptolithodes</w:t>
            </w:r>
            <w:proofErr w:type="spellEnd"/>
            <w:r w:rsidRPr="00861362">
              <w:rPr>
                <w:i/>
                <w:color w:val="000000"/>
                <w:sz w:val="20"/>
                <w:szCs w:val="20"/>
              </w:rPr>
              <w:t xml:space="preserve"> typicus</w:t>
            </w:r>
          </w:p>
        </w:tc>
        <w:tc>
          <w:tcPr>
            <w:tcW w:w="1745" w:type="dxa"/>
            <w:noWrap/>
            <w:hideMark/>
          </w:tcPr>
          <w:p w14:paraId="20D67A36"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5F1B2303"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8122D" w14:paraId="08B229D6" w14:textId="77777777" w:rsidTr="00806FD8">
        <w:trPr>
          <w:trHeight w:val="320"/>
        </w:trPr>
        <w:tc>
          <w:tcPr>
            <w:tcW w:w="3162" w:type="dxa"/>
            <w:noWrap/>
            <w:hideMark/>
          </w:tcPr>
          <w:p w14:paraId="3B3BCA15" w14:textId="77777777" w:rsidR="00CB6958" w:rsidRPr="00861362" w:rsidRDefault="00CB6958" w:rsidP="00806FD8">
            <w:pPr>
              <w:jc w:val="left"/>
              <w:rPr>
                <w:i/>
                <w:color w:val="000000"/>
                <w:sz w:val="20"/>
                <w:szCs w:val="20"/>
              </w:rPr>
            </w:pPr>
            <w:proofErr w:type="spellStart"/>
            <w:r w:rsidRPr="00861362">
              <w:rPr>
                <w:i/>
                <w:color w:val="000000"/>
                <w:sz w:val="20"/>
                <w:szCs w:val="20"/>
              </w:rPr>
              <w:t>Hapalogaster</w:t>
            </w:r>
            <w:proofErr w:type="spellEnd"/>
            <w:r w:rsidRPr="00861362">
              <w:rPr>
                <w:i/>
                <w:color w:val="000000"/>
                <w:sz w:val="20"/>
                <w:szCs w:val="20"/>
              </w:rPr>
              <w:t xml:space="preserve"> </w:t>
            </w:r>
            <w:proofErr w:type="spellStart"/>
            <w:r w:rsidRPr="00861362">
              <w:rPr>
                <w:i/>
                <w:color w:val="000000"/>
                <w:sz w:val="20"/>
                <w:szCs w:val="20"/>
              </w:rPr>
              <w:t>mertensii</w:t>
            </w:r>
            <w:proofErr w:type="spellEnd"/>
          </w:p>
        </w:tc>
        <w:tc>
          <w:tcPr>
            <w:tcW w:w="1745" w:type="dxa"/>
            <w:noWrap/>
            <w:hideMark/>
          </w:tcPr>
          <w:p w14:paraId="7FC44D15"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28CE2D72" w14:textId="732D887C" w:rsidR="00CB6958" w:rsidRPr="00861362" w:rsidRDefault="00CB6958" w:rsidP="00806FD8">
            <w:pPr>
              <w:jc w:val="left"/>
              <w:rPr>
                <w:color w:val="000000"/>
                <w:sz w:val="20"/>
                <w:szCs w:val="20"/>
                <w:lang w:val="fr-FR"/>
              </w:rPr>
            </w:pPr>
            <w:r>
              <w:rPr>
                <w:color w:val="000000"/>
                <w:sz w:val="20"/>
                <w:szCs w:val="20"/>
                <w:lang w:val="fr-FR"/>
              </w:rPr>
              <w:fldChar w:fldCharType="begin"/>
            </w:r>
            <w:r w:rsidR="00745A78">
              <w:rPr>
                <w:color w:val="000000"/>
                <w:sz w:val="20"/>
                <w:szCs w:val="20"/>
                <w:lang w:val="fr-FR"/>
              </w:rPr>
              <w:instrText xml:space="preserve"> ADDIN ZOTERO_ITEM CSL_CITATION {"citationID":"mZS1K8Qj","properties":{"formattedCitation":"(Stewart et al. 2015)","plainCitation":"(Stewart et al. 2015)","dontUpdate":true,"noteIndex":0},"citationItems":[{"id":4577,"uris":["http://zotero.org/users/local/idKDtb7T/items/3BEYXRME"],"itemData":{"id":4577,"type":"article-journal","abstract":"Sea otters (Enhydra lutris) inhabiting the Aleutian Islands have stabilized at low abundance levels following a decline and currently exhibit restricted habitat-utilization patterns. Possible explanations for restricted habitat use by sea otters can be classified into two fundamentally different processes, bottom-up and top-down forcing. Bottom-up hypotheses argue that changes in the availability or nutritional quality of prey resources have led to the selective use of habitats that support the highest quality prey. In contrast, top-down hypotheses argue that increases in predation pressure from killer whales have led to the selective use of habitats that provide the most effective refuge from killer whale predation. A third hypothesis suggests that current restricted habitat use is based on a need for protection from storms. We tested all three hypotheses for restricted habitat use by comparing currently used and historically used sea otter foraging locations for: (1) prey availability and quality, (2) structural habitat complexity, and (3) exposure to prevailing storms. Our findings suggest that current use is based on physical habitat complexity and not on prey availability, prey quality, or protection from storms, providing further evidence for killer whale predation as a cause for restricted sea otter habitat use in the Aleutian Islands.","container-title":"Oecologia","DOI":"10.1007/s00442-014-3149-6","ISSN":"1432-1939","issue":"3","journalAbbreviation":"Oecologia","language":"en","page":"645-655","source":"Springer Link","title":"Testing the nutritional-limitation, predator-avoidance, and storm-avoidance hypotheses for restricted sea otter habitat use in the Aleutian Islands, Alaska","volume":"177","author":[{"family":"Stewart","given":"Nathan L."},{"family":"Konar","given":"Brenda"},{"family":"Tinker","given":"M. Tim"}],"issued":{"date-parts":[["2015",3,1]]}}}],"schema":"https://github.com/citation-style-language/schema/raw/master/csl-citation.json"} </w:instrText>
            </w:r>
            <w:r>
              <w:rPr>
                <w:color w:val="000000"/>
                <w:sz w:val="20"/>
                <w:szCs w:val="20"/>
                <w:lang w:val="fr-FR"/>
              </w:rPr>
              <w:fldChar w:fldCharType="separate"/>
            </w:r>
            <w:r>
              <w:rPr>
                <w:noProof/>
                <w:color w:val="000000"/>
                <w:sz w:val="20"/>
                <w:szCs w:val="20"/>
                <w:lang w:val="fr-FR"/>
              </w:rPr>
              <w:t>Stewart et al. 2015</w:t>
            </w:r>
            <w:r>
              <w:rPr>
                <w:color w:val="000000"/>
                <w:sz w:val="20"/>
                <w:szCs w:val="20"/>
                <w:lang w:val="fr-FR"/>
              </w:rPr>
              <w:fldChar w:fldCharType="end"/>
            </w:r>
            <w:r w:rsidRPr="00861362">
              <w:rPr>
                <w:color w:val="000000"/>
                <w:sz w:val="20"/>
                <w:szCs w:val="20"/>
                <w:lang w:val="fr-FR"/>
              </w:rPr>
              <w:t xml:space="preserve">, </w:t>
            </w:r>
            <w:proofErr w:type="spellStart"/>
            <w:r w:rsidRPr="00861362">
              <w:rPr>
                <w:i/>
                <w:color w:val="000000"/>
                <w:sz w:val="20"/>
                <w:szCs w:val="20"/>
                <w:lang w:val="fr-FR"/>
              </w:rPr>
              <w:t>Phyllolithodes</w:t>
            </w:r>
            <w:proofErr w:type="spellEnd"/>
            <w:r w:rsidRPr="00861362">
              <w:rPr>
                <w:i/>
                <w:color w:val="000000"/>
                <w:sz w:val="20"/>
                <w:szCs w:val="20"/>
                <w:lang w:val="fr-FR"/>
              </w:rPr>
              <w:t xml:space="preserve"> </w:t>
            </w:r>
            <w:proofErr w:type="spellStart"/>
            <w:r w:rsidRPr="00861362">
              <w:rPr>
                <w:i/>
                <w:color w:val="000000"/>
                <w:sz w:val="20"/>
                <w:szCs w:val="20"/>
                <w:lang w:val="fr-FR"/>
              </w:rPr>
              <w:t>papillosus</w:t>
            </w:r>
            <w:proofErr w:type="spellEnd"/>
          </w:p>
        </w:tc>
      </w:tr>
      <w:tr w:rsidR="00CB6958" w:rsidRPr="0088122D" w14:paraId="327DE2F4" w14:textId="77777777" w:rsidTr="00806FD8">
        <w:trPr>
          <w:trHeight w:val="320"/>
        </w:trPr>
        <w:tc>
          <w:tcPr>
            <w:tcW w:w="3162" w:type="dxa"/>
            <w:noWrap/>
            <w:hideMark/>
          </w:tcPr>
          <w:p w14:paraId="35FBABCB" w14:textId="77777777" w:rsidR="00CB6958" w:rsidRPr="00861362" w:rsidRDefault="00CB6958" w:rsidP="00806FD8">
            <w:pPr>
              <w:jc w:val="left"/>
              <w:rPr>
                <w:i/>
                <w:color w:val="000000"/>
                <w:sz w:val="20"/>
                <w:szCs w:val="20"/>
              </w:rPr>
            </w:pPr>
            <w:proofErr w:type="spellStart"/>
            <w:r w:rsidRPr="00861362">
              <w:rPr>
                <w:i/>
                <w:color w:val="000000"/>
                <w:sz w:val="20"/>
                <w:szCs w:val="20"/>
              </w:rPr>
              <w:t>Lopholithodes</w:t>
            </w:r>
            <w:proofErr w:type="spellEnd"/>
            <w:r w:rsidRPr="00861362">
              <w:rPr>
                <w:i/>
                <w:color w:val="000000"/>
                <w:sz w:val="20"/>
                <w:szCs w:val="20"/>
              </w:rPr>
              <w:t xml:space="preserve"> </w:t>
            </w:r>
            <w:proofErr w:type="spellStart"/>
            <w:r w:rsidRPr="00861362">
              <w:rPr>
                <w:i/>
                <w:color w:val="000000"/>
                <w:sz w:val="20"/>
                <w:szCs w:val="20"/>
              </w:rPr>
              <w:t>mandtii</w:t>
            </w:r>
            <w:proofErr w:type="spellEnd"/>
          </w:p>
        </w:tc>
        <w:tc>
          <w:tcPr>
            <w:tcW w:w="1745" w:type="dxa"/>
            <w:noWrap/>
            <w:hideMark/>
          </w:tcPr>
          <w:p w14:paraId="12FA554E"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28A73A8C" w14:textId="77777777" w:rsidR="00CB6958" w:rsidRPr="00861362" w:rsidRDefault="00CB6958" w:rsidP="00806FD8">
            <w:pPr>
              <w:jc w:val="left"/>
              <w:rPr>
                <w:color w:val="000000"/>
                <w:sz w:val="20"/>
                <w:szCs w:val="20"/>
                <w:lang w:val="fr-FR"/>
              </w:rPr>
            </w:pPr>
            <w:r w:rsidRPr="00861362">
              <w:rPr>
                <w:color w:val="000000"/>
                <w:sz w:val="20"/>
                <w:szCs w:val="20"/>
                <w:lang w:val="fr-FR"/>
              </w:rPr>
              <w:t>Stewart et al</w:t>
            </w:r>
            <w:r>
              <w:rPr>
                <w:color w:val="000000"/>
                <w:sz w:val="20"/>
                <w:szCs w:val="20"/>
                <w:lang w:val="fr-FR"/>
              </w:rPr>
              <w:t>.</w:t>
            </w:r>
            <w:r w:rsidRPr="00861362">
              <w:rPr>
                <w:color w:val="000000"/>
                <w:sz w:val="20"/>
                <w:szCs w:val="20"/>
                <w:lang w:val="fr-FR"/>
              </w:rPr>
              <w:t xml:space="preserve"> 2015, </w:t>
            </w:r>
            <w:proofErr w:type="spellStart"/>
            <w:r w:rsidRPr="00861362">
              <w:rPr>
                <w:i/>
                <w:color w:val="000000"/>
                <w:sz w:val="20"/>
                <w:szCs w:val="20"/>
                <w:lang w:val="fr-FR"/>
              </w:rPr>
              <w:t>Phyllolithodes</w:t>
            </w:r>
            <w:proofErr w:type="spellEnd"/>
            <w:r w:rsidRPr="00861362">
              <w:rPr>
                <w:i/>
                <w:color w:val="000000"/>
                <w:sz w:val="20"/>
                <w:szCs w:val="20"/>
                <w:lang w:val="fr-FR"/>
              </w:rPr>
              <w:t xml:space="preserve"> </w:t>
            </w:r>
            <w:proofErr w:type="spellStart"/>
            <w:r w:rsidRPr="00861362">
              <w:rPr>
                <w:i/>
                <w:color w:val="000000"/>
                <w:sz w:val="20"/>
                <w:szCs w:val="20"/>
                <w:lang w:val="fr-FR"/>
              </w:rPr>
              <w:t>papillosus</w:t>
            </w:r>
            <w:proofErr w:type="spellEnd"/>
          </w:p>
        </w:tc>
      </w:tr>
      <w:tr w:rsidR="00CB6958" w:rsidRPr="00861362" w14:paraId="2D659B63" w14:textId="77777777" w:rsidTr="00806FD8">
        <w:trPr>
          <w:trHeight w:val="320"/>
        </w:trPr>
        <w:tc>
          <w:tcPr>
            <w:tcW w:w="3162" w:type="dxa"/>
            <w:noWrap/>
            <w:hideMark/>
          </w:tcPr>
          <w:p w14:paraId="2278792B" w14:textId="77777777" w:rsidR="00CB6958" w:rsidRPr="00861362" w:rsidRDefault="00CB6958" w:rsidP="00806FD8">
            <w:pPr>
              <w:jc w:val="left"/>
              <w:rPr>
                <w:i/>
                <w:color w:val="000000"/>
                <w:sz w:val="20"/>
                <w:szCs w:val="20"/>
              </w:rPr>
            </w:pPr>
            <w:proofErr w:type="spellStart"/>
            <w:r w:rsidRPr="00861362">
              <w:rPr>
                <w:i/>
                <w:color w:val="000000"/>
                <w:sz w:val="20"/>
                <w:szCs w:val="20"/>
              </w:rPr>
              <w:t>Phyllolithodes</w:t>
            </w:r>
            <w:proofErr w:type="spellEnd"/>
            <w:r w:rsidRPr="00861362">
              <w:rPr>
                <w:i/>
                <w:color w:val="000000"/>
                <w:sz w:val="20"/>
                <w:szCs w:val="20"/>
              </w:rPr>
              <w:t xml:space="preserve"> </w:t>
            </w:r>
            <w:proofErr w:type="spellStart"/>
            <w:r w:rsidRPr="00861362">
              <w:rPr>
                <w:i/>
                <w:color w:val="000000"/>
                <w:sz w:val="20"/>
                <w:szCs w:val="20"/>
              </w:rPr>
              <w:t>papillosus</w:t>
            </w:r>
            <w:proofErr w:type="spellEnd"/>
          </w:p>
        </w:tc>
        <w:tc>
          <w:tcPr>
            <w:tcW w:w="1745" w:type="dxa"/>
            <w:noWrap/>
            <w:hideMark/>
          </w:tcPr>
          <w:p w14:paraId="02CD27E3"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137FEAF6"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w:t>
            </w:r>
          </w:p>
        </w:tc>
      </w:tr>
      <w:tr w:rsidR="00CB6958" w:rsidRPr="00861362" w14:paraId="7D7A2F5A" w14:textId="77777777" w:rsidTr="00806FD8">
        <w:trPr>
          <w:trHeight w:val="320"/>
        </w:trPr>
        <w:tc>
          <w:tcPr>
            <w:tcW w:w="3162" w:type="dxa"/>
            <w:noWrap/>
            <w:hideMark/>
          </w:tcPr>
          <w:p w14:paraId="2E070267" w14:textId="77777777" w:rsidR="00CB6958" w:rsidRPr="00861362" w:rsidRDefault="00CB6958" w:rsidP="00806FD8">
            <w:pPr>
              <w:jc w:val="left"/>
              <w:rPr>
                <w:i/>
                <w:color w:val="000000"/>
                <w:sz w:val="20"/>
                <w:szCs w:val="20"/>
              </w:rPr>
            </w:pPr>
            <w:proofErr w:type="spellStart"/>
            <w:r w:rsidRPr="00861362">
              <w:rPr>
                <w:i/>
                <w:color w:val="000000"/>
                <w:sz w:val="20"/>
                <w:szCs w:val="20"/>
              </w:rPr>
              <w:t>Oregonia</w:t>
            </w:r>
            <w:proofErr w:type="spellEnd"/>
            <w:r w:rsidRPr="00861362">
              <w:rPr>
                <w:i/>
                <w:color w:val="000000"/>
                <w:sz w:val="20"/>
                <w:szCs w:val="20"/>
              </w:rPr>
              <w:t xml:space="preserve"> </w:t>
            </w:r>
            <w:proofErr w:type="spellStart"/>
            <w:r w:rsidRPr="00861362">
              <w:rPr>
                <w:i/>
                <w:color w:val="000000"/>
                <w:sz w:val="20"/>
                <w:szCs w:val="20"/>
              </w:rPr>
              <w:t>gracilis</w:t>
            </w:r>
            <w:proofErr w:type="spellEnd"/>
          </w:p>
        </w:tc>
        <w:tc>
          <w:tcPr>
            <w:tcW w:w="1745" w:type="dxa"/>
            <w:noWrap/>
            <w:hideMark/>
          </w:tcPr>
          <w:p w14:paraId="5DF3F04C"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72568D5D"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2F5B7C81" w14:textId="77777777" w:rsidTr="00806FD8">
        <w:trPr>
          <w:trHeight w:val="320"/>
        </w:trPr>
        <w:tc>
          <w:tcPr>
            <w:tcW w:w="3162" w:type="dxa"/>
            <w:noWrap/>
            <w:hideMark/>
          </w:tcPr>
          <w:p w14:paraId="53779897" w14:textId="77777777" w:rsidR="00CB6958" w:rsidRPr="00861362" w:rsidRDefault="00CB6958" w:rsidP="00806FD8">
            <w:pPr>
              <w:jc w:val="left"/>
              <w:rPr>
                <w:i/>
                <w:color w:val="000000"/>
                <w:sz w:val="20"/>
                <w:szCs w:val="20"/>
              </w:rPr>
            </w:pPr>
            <w:proofErr w:type="spellStart"/>
            <w:r w:rsidRPr="00861362">
              <w:rPr>
                <w:i/>
                <w:color w:val="000000"/>
                <w:sz w:val="20"/>
                <w:szCs w:val="20"/>
              </w:rPr>
              <w:t>Paguroidea</w:t>
            </w:r>
            <w:proofErr w:type="spellEnd"/>
            <w:r w:rsidRPr="00861362">
              <w:rPr>
                <w:i/>
                <w:color w:val="000000"/>
                <w:sz w:val="20"/>
                <w:szCs w:val="20"/>
              </w:rPr>
              <w:t xml:space="preserve"> </w:t>
            </w:r>
            <w:r w:rsidRPr="00562DF0">
              <w:rPr>
                <w:iCs/>
                <w:color w:val="000000"/>
                <w:sz w:val="20"/>
                <w:szCs w:val="20"/>
                <w:rPrChange w:id="372" w:author="Isabelle Cote" w:date="2025-08-12T15:45:00Z" w16du:dateUtc="2025-08-12T22:45:00Z">
                  <w:rPr>
                    <w:i/>
                    <w:color w:val="000000"/>
                    <w:sz w:val="20"/>
                    <w:szCs w:val="20"/>
                  </w:rPr>
                </w:rPrChange>
              </w:rPr>
              <w:t>spp</w:t>
            </w:r>
            <w:r w:rsidRPr="00861362">
              <w:rPr>
                <w:i/>
                <w:color w:val="000000"/>
                <w:sz w:val="20"/>
                <w:szCs w:val="20"/>
              </w:rPr>
              <w:t>.</w:t>
            </w:r>
          </w:p>
        </w:tc>
        <w:tc>
          <w:tcPr>
            <w:tcW w:w="1745" w:type="dxa"/>
            <w:noWrap/>
            <w:hideMark/>
          </w:tcPr>
          <w:p w14:paraId="2E25AD4D"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767631A5" w14:textId="410B7628"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{"citationID":"lL99fzNT","properties":{"formattedCitation":"(McKinney et al. 2004)","plainCitation":"(McKinney et al. 2004)","dontUpdate":true,"noteIndex":0},"citationItems":[{"id":2558,"uris":["http://zotero.org/users/local/idKDtb7T/items/DEZB8VR5"],"itemData":{"id":2558,"type":"article-journal","abstract":"We developed models to estimate the soft tissue content of benthic marine invertebrates that are prey for aquatic wildlife. Allometric regression models of tissue wet weight with shell length for 10 species of benthic invertebrates had r2 values ranging from 0.29 for hermit crabs Pagurus longicarpus to 0.98 for green crabs Carcinus maenas. As a class, bivalves had the highest r2 values (0.84) and crustaceans the lowest (0.48). Energy and nutrient content of soft tissue is also presented for the 10 benthic species. The energy content was lowest in crabs, and ranged within 2.20–4.71 kcal g-1 dry weight. Fat content was highly variable (range: 3.5–16.0%), and protein content ranged within 43.1–68.1% and was highest for shrimp Palaemonetes pugio. Comparison between classes of organisms of the amount of soft tissue per unit shell length showed that crustaceans yield five times more soft tissue per unit shell length than bivalves, and four times more than gastropods. The models we present use simple measures, such as the length of shell or wet weight of the entire animal, to quantitatively estimate the amount of available soft tissue in benthic prey that are usually consumed in total (with shell and soft tissue intact) but for which only the soft tissue is used for nutritional gain. This information can be combined with energy and nutrient content data to calculate energy or nutrient based carrying capacities that can help assess available resources for shorebirds, waterfowl and marine mammals.","container-title":"Wildlife Biology","DOI":"10.2981/wlb.2004.029","ISSN":"1903-220X","issue":"4","language":"en","note":"_eprint: https://onlinelibrary.wiley.com/doi/pdf/10.2981/wlb.2004.029","page":"241-249","source":"Wiley Online Library","title":"Allometric length-weight relationships for benthic prey of aquatic wildlife in coastal marine habitats","volume":"10","author":[{"family":"McKinney","given":"Richard A."},{"family":"Glatt","given":"Sarah M."},{"family":"Williams","given":"Scott R."}],"issued":{"date-parts":[["2004"]]}}}],"schema":"https://github.com/citation-style-language/schema/raw/master/csl-citation.json"} </w:instrText>
            </w:r>
            <w:r>
              <w:rPr>
                <w:color w:val="000000"/>
                <w:sz w:val="20"/>
                <w:szCs w:val="20"/>
              </w:rPr>
              <w:fldChar w:fldCharType="separate"/>
            </w:r>
            <w:r>
              <w:rPr>
                <w:noProof/>
                <w:color w:val="000000"/>
                <w:sz w:val="20"/>
                <w:szCs w:val="20"/>
              </w:rPr>
              <w:t>McKinney et al. 2004</w:t>
            </w:r>
            <w:r>
              <w:rPr>
                <w:color w:val="000000"/>
                <w:sz w:val="20"/>
                <w:szCs w:val="20"/>
              </w:rPr>
              <w:fldChar w:fldCharType="end"/>
            </w:r>
            <w:r>
              <w:rPr>
                <w:color w:val="000000"/>
                <w:sz w:val="20"/>
                <w:szCs w:val="20"/>
              </w:rPr>
              <w:t>,</w:t>
            </w:r>
            <w:r w:rsidRPr="00861362">
              <w:rPr>
                <w:color w:val="000000"/>
                <w:sz w:val="20"/>
                <w:szCs w:val="20"/>
              </w:rPr>
              <w:t xml:space="preserve"> </w:t>
            </w:r>
            <w:proofErr w:type="spellStart"/>
            <w:r w:rsidRPr="00861362">
              <w:rPr>
                <w:color w:val="000000"/>
                <w:sz w:val="20"/>
                <w:szCs w:val="20"/>
              </w:rPr>
              <w:t>Paguroidea</w:t>
            </w:r>
            <w:proofErr w:type="spellEnd"/>
          </w:p>
        </w:tc>
      </w:tr>
      <w:tr w:rsidR="00CB6958" w:rsidRPr="00861362" w14:paraId="62A260C9" w14:textId="77777777" w:rsidTr="00806FD8">
        <w:trPr>
          <w:trHeight w:val="320"/>
        </w:trPr>
        <w:tc>
          <w:tcPr>
            <w:tcW w:w="3162" w:type="dxa"/>
            <w:noWrap/>
            <w:hideMark/>
          </w:tcPr>
          <w:p w14:paraId="63C43A8D" w14:textId="77777777" w:rsidR="00CB6958" w:rsidRPr="00861362" w:rsidRDefault="00CB6958" w:rsidP="00806FD8">
            <w:pPr>
              <w:jc w:val="left"/>
              <w:rPr>
                <w:i/>
                <w:color w:val="000000"/>
                <w:sz w:val="20"/>
                <w:szCs w:val="20"/>
              </w:rPr>
            </w:pPr>
            <w:r w:rsidRPr="00861362">
              <w:rPr>
                <w:i/>
                <w:color w:val="000000"/>
                <w:sz w:val="20"/>
                <w:szCs w:val="20"/>
              </w:rPr>
              <w:t xml:space="preserve">Pagurus </w:t>
            </w:r>
            <w:proofErr w:type="spellStart"/>
            <w:r w:rsidRPr="00861362">
              <w:rPr>
                <w:i/>
                <w:color w:val="000000"/>
                <w:sz w:val="20"/>
                <w:szCs w:val="20"/>
              </w:rPr>
              <w:t>beringanus</w:t>
            </w:r>
            <w:proofErr w:type="spellEnd"/>
          </w:p>
        </w:tc>
        <w:tc>
          <w:tcPr>
            <w:tcW w:w="1745" w:type="dxa"/>
            <w:noWrap/>
            <w:hideMark/>
          </w:tcPr>
          <w:p w14:paraId="7A071D51"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7DFCB46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color w:val="000000"/>
                <w:sz w:val="20"/>
                <w:szCs w:val="20"/>
              </w:rPr>
              <w:t>Paguroidea</w:t>
            </w:r>
            <w:proofErr w:type="spellEnd"/>
          </w:p>
        </w:tc>
      </w:tr>
      <w:tr w:rsidR="00CB6958" w:rsidRPr="00861362" w14:paraId="38F457E6" w14:textId="77777777" w:rsidTr="00806FD8">
        <w:trPr>
          <w:trHeight w:val="320"/>
        </w:trPr>
        <w:tc>
          <w:tcPr>
            <w:tcW w:w="3162" w:type="dxa"/>
            <w:noWrap/>
            <w:hideMark/>
          </w:tcPr>
          <w:p w14:paraId="0A67D8DD" w14:textId="77777777" w:rsidR="00CB6958" w:rsidRPr="00861362" w:rsidRDefault="00CB6958" w:rsidP="00806FD8">
            <w:pPr>
              <w:jc w:val="left"/>
              <w:rPr>
                <w:i/>
                <w:color w:val="000000"/>
                <w:sz w:val="20"/>
                <w:szCs w:val="20"/>
              </w:rPr>
            </w:pPr>
            <w:r w:rsidRPr="00861362">
              <w:rPr>
                <w:i/>
                <w:color w:val="000000"/>
                <w:sz w:val="20"/>
                <w:szCs w:val="20"/>
              </w:rPr>
              <w:t xml:space="preserve">Pagurus </w:t>
            </w:r>
            <w:proofErr w:type="spellStart"/>
            <w:r w:rsidRPr="00861362">
              <w:rPr>
                <w:i/>
                <w:color w:val="000000"/>
                <w:sz w:val="20"/>
                <w:szCs w:val="20"/>
              </w:rPr>
              <w:t>hemphilli</w:t>
            </w:r>
            <w:proofErr w:type="spellEnd"/>
          </w:p>
        </w:tc>
        <w:tc>
          <w:tcPr>
            <w:tcW w:w="1745" w:type="dxa"/>
            <w:noWrap/>
            <w:hideMark/>
          </w:tcPr>
          <w:p w14:paraId="4CF74198"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449C3D9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color w:val="000000"/>
                <w:sz w:val="20"/>
                <w:szCs w:val="20"/>
              </w:rPr>
              <w:t>Paguroidea</w:t>
            </w:r>
            <w:proofErr w:type="spellEnd"/>
          </w:p>
        </w:tc>
      </w:tr>
      <w:tr w:rsidR="00CB6958" w:rsidRPr="00861362" w14:paraId="6A60DB73" w14:textId="77777777" w:rsidTr="00806FD8">
        <w:trPr>
          <w:trHeight w:val="320"/>
        </w:trPr>
        <w:tc>
          <w:tcPr>
            <w:tcW w:w="3162" w:type="dxa"/>
            <w:noWrap/>
            <w:hideMark/>
          </w:tcPr>
          <w:p w14:paraId="10DCDE4F" w14:textId="77777777" w:rsidR="00CB6958" w:rsidRPr="00861362" w:rsidRDefault="00CB6958" w:rsidP="00806FD8">
            <w:pPr>
              <w:jc w:val="left"/>
              <w:rPr>
                <w:i/>
                <w:color w:val="000000"/>
                <w:sz w:val="20"/>
                <w:szCs w:val="20"/>
              </w:rPr>
            </w:pPr>
            <w:proofErr w:type="spellStart"/>
            <w:r w:rsidRPr="00861362">
              <w:rPr>
                <w:i/>
                <w:color w:val="000000"/>
                <w:sz w:val="20"/>
                <w:szCs w:val="20"/>
              </w:rPr>
              <w:t>Pandalus</w:t>
            </w:r>
            <w:proofErr w:type="spellEnd"/>
            <w:r w:rsidRPr="00861362">
              <w:rPr>
                <w:i/>
                <w:color w:val="000000"/>
                <w:sz w:val="20"/>
                <w:szCs w:val="20"/>
              </w:rPr>
              <w:t xml:space="preserve"> </w:t>
            </w:r>
            <w:proofErr w:type="spellStart"/>
            <w:r w:rsidRPr="00861362">
              <w:rPr>
                <w:i/>
                <w:color w:val="000000"/>
                <w:sz w:val="20"/>
                <w:szCs w:val="20"/>
              </w:rPr>
              <w:t>danae</w:t>
            </w:r>
            <w:proofErr w:type="spellEnd"/>
          </w:p>
        </w:tc>
        <w:tc>
          <w:tcPr>
            <w:tcW w:w="1745" w:type="dxa"/>
            <w:noWrap/>
            <w:hideMark/>
          </w:tcPr>
          <w:p w14:paraId="044948AE"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noWrap/>
            <w:hideMark/>
          </w:tcPr>
          <w:p w14:paraId="0A75F5B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28FFBF26" w14:textId="77777777" w:rsidTr="00806FD8">
        <w:trPr>
          <w:trHeight w:val="320"/>
        </w:trPr>
        <w:tc>
          <w:tcPr>
            <w:tcW w:w="3162" w:type="dxa"/>
            <w:tcBorders>
              <w:bottom w:val="nil"/>
            </w:tcBorders>
            <w:noWrap/>
            <w:hideMark/>
          </w:tcPr>
          <w:p w14:paraId="20CFC6C9" w14:textId="77777777" w:rsidR="00CB6958" w:rsidRPr="00861362" w:rsidRDefault="00CB6958" w:rsidP="00806FD8">
            <w:pPr>
              <w:jc w:val="left"/>
              <w:rPr>
                <w:i/>
                <w:color w:val="000000"/>
                <w:sz w:val="20"/>
                <w:szCs w:val="20"/>
              </w:rPr>
            </w:pPr>
            <w:proofErr w:type="spellStart"/>
            <w:r w:rsidRPr="00861362">
              <w:rPr>
                <w:i/>
                <w:color w:val="000000"/>
                <w:sz w:val="20"/>
                <w:szCs w:val="20"/>
              </w:rPr>
              <w:t>Pandalus</w:t>
            </w:r>
            <w:proofErr w:type="spellEnd"/>
            <w:r w:rsidRPr="00861362">
              <w:rPr>
                <w:i/>
                <w:color w:val="000000"/>
                <w:sz w:val="20"/>
                <w:szCs w:val="20"/>
              </w:rPr>
              <w:t xml:space="preserve"> </w:t>
            </w:r>
            <w:proofErr w:type="spellStart"/>
            <w:r w:rsidRPr="00861362">
              <w:rPr>
                <w:i/>
                <w:color w:val="000000"/>
                <w:sz w:val="20"/>
                <w:szCs w:val="20"/>
              </w:rPr>
              <w:t>gurneyi</w:t>
            </w:r>
            <w:proofErr w:type="spellEnd"/>
          </w:p>
        </w:tc>
        <w:tc>
          <w:tcPr>
            <w:tcW w:w="1745" w:type="dxa"/>
            <w:tcBorders>
              <w:bottom w:val="nil"/>
            </w:tcBorders>
            <w:noWrap/>
            <w:hideMark/>
          </w:tcPr>
          <w:p w14:paraId="5E09D819"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bottom w:val="nil"/>
            </w:tcBorders>
            <w:noWrap/>
            <w:hideMark/>
          </w:tcPr>
          <w:p w14:paraId="3AB4111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6FB1754D" w14:textId="77777777" w:rsidTr="00806FD8">
        <w:trPr>
          <w:trHeight w:val="320"/>
        </w:trPr>
        <w:tc>
          <w:tcPr>
            <w:tcW w:w="3162" w:type="dxa"/>
            <w:tcBorders>
              <w:top w:val="nil"/>
              <w:bottom w:val="nil"/>
            </w:tcBorders>
            <w:noWrap/>
            <w:hideMark/>
          </w:tcPr>
          <w:p w14:paraId="7654E5F3" w14:textId="77777777" w:rsidR="00CB6958" w:rsidRPr="00861362" w:rsidRDefault="00CB6958" w:rsidP="00806FD8">
            <w:pPr>
              <w:jc w:val="left"/>
              <w:rPr>
                <w:i/>
                <w:color w:val="000000"/>
                <w:sz w:val="20"/>
                <w:szCs w:val="20"/>
              </w:rPr>
            </w:pPr>
            <w:proofErr w:type="spellStart"/>
            <w:r w:rsidRPr="00861362">
              <w:rPr>
                <w:i/>
                <w:color w:val="000000"/>
                <w:sz w:val="20"/>
                <w:szCs w:val="20"/>
              </w:rPr>
              <w:t>Pandalus</w:t>
            </w:r>
            <w:proofErr w:type="spellEnd"/>
            <w:r w:rsidRPr="00861362">
              <w:rPr>
                <w:i/>
                <w:color w:val="000000"/>
                <w:sz w:val="20"/>
                <w:szCs w:val="20"/>
              </w:rPr>
              <w:t xml:space="preserve"> </w:t>
            </w:r>
            <w:r w:rsidRPr="00562DF0">
              <w:rPr>
                <w:iCs/>
                <w:color w:val="000000"/>
                <w:sz w:val="20"/>
                <w:szCs w:val="20"/>
                <w:rPrChange w:id="373" w:author="Isabelle Cote" w:date="2025-08-12T15:45:00Z" w16du:dateUtc="2025-08-12T22:45:00Z">
                  <w:rPr>
                    <w:i/>
                    <w:color w:val="000000"/>
                    <w:sz w:val="20"/>
                    <w:szCs w:val="20"/>
                  </w:rPr>
                </w:rPrChange>
              </w:rPr>
              <w:t>spp</w:t>
            </w:r>
            <w:r w:rsidRPr="00861362">
              <w:rPr>
                <w:i/>
                <w:color w:val="000000"/>
                <w:sz w:val="20"/>
                <w:szCs w:val="20"/>
              </w:rPr>
              <w:t>.</w:t>
            </w:r>
          </w:p>
        </w:tc>
        <w:tc>
          <w:tcPr>
            <w:tcW w:w="1745" w:type="dxa"/>
            <w:tcBorders>
              <w:top w:val="nil"/>
              <w:bottom w:val="nil"/>
            </w:tcBorders>
            <w:noWrap/>
            <w:hideMark/>
          </w:tcPr>
          <w:p w14:paraId="3206909E"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bottom w:val="nil"/>
            </w:tcBorders>
            <w:noWrap/>
            <w:hideMark/>
          </w:tcPr>
          <w:p w14:paraId="40E6C21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6F38BAC0" w14:textId="77777777" w:rsidTr="00806FD8">
        <w:trPr>
          <w:trHeight w:val="320"/>
        </w:trPr>
        <w:tc>
          <w:tcPr>
            <w:tcW w:w="3162" w:type="dxa"/>
            <w:tcBorders>
              <w:top w:val="nil"/>
            </w:tcBorders>
            <w:noWrap/>
            <w:hideMark/>
          </w:tcPr>
          <w:p w14:paraId="05EDEF9B" w14:textId="77777777" w:rsidR="00CB6958" w:rsidRPr="00861362" w:rsidRDefault="00CB6958" w:rsidP="00806FD8">
            <w:pPr>
              <w:jc w:val="left"/>
              <w:rPr>
                <w:i/>
                <w:color w:val="000000"/>
                <w:sz w:val="20"/>
                <w:szCs w:val="20"/>
              </w:rPr>
            </w:pPr>
            <w:proofErr w:type="spellStart"/>
            <w:r w:rsidRPr="00861362">
              <w:rPr>
                <w:i/>
                <w:color w:val="000000"/>
                <w:sz w:val="20"/>
                <w:szCs w:val="20"/>
              </w:rPr>
              <w:lastRenderedPageBreak/>
              <w:t>Pandulus</w:t>
            </w:r>
            <w:proofErr w:type="spellEnd"/>
            <w:r w:rsidRPr="00861362">
              <w:rPr>
                <w:i/>
                <w:color w:val="000000"/>
                <w:sz w:val="20"/>
                <w:szCs w:val="20"/>
              </w:rPr>
              <w:t xml:space="preserve"> spp.</w:t>
            </w:r>
          </w:p>
        </w:tc>
        <w:tc>
          <w:tcPr>
            <w:tcW w:w="1745" w:type="dxa"/>
            <w:tcBorders>
              <w:top w:val="nil"/>
            </w:tcBorders>
            <w:noWrap/>
            <w:hideMark/>
          </w:tcPr>
          <w:p w14:paraId="140DBEB0"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tcBorders>
            <w:noWrap/>
            <w:hideMark/>
          </w:tcPr>
          <w:p w14:paraId="6E59344F"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1D8BC184" w14:textId="77777777" w:rsidTr="00806FD8">
        <w:trPr>
          <w:trHeight w:val="320"/>
        </w:trPr>
        <w:tc>
          <w:tcPr>
            <w:tcW w:w="3162" w:type="dxa"/>
            <w:noWrap/>
            <w:hideMark/>
          </w:tcPr>
          <w:p w14:paraId="6E6141EC" w14:textId="77777777" w:rsidR="00CB6958" w:rsidRPr="00861362" w:rsidRDefault="00CB6958" w:rsidP="00806FD8">
            <w:pPr>
              <w:jc w:val="left"/>
              <w:rPr>
                <w:i/>
                <w:color w:val="000000"/>
                <w:sz w:val="20"/>
                <w:szCs w:val="20"/>
              </w:rPr>
            </w:pPr>
            <w:r w:rsidRPr="00861362">
              <w:rPr>
                <w:i/>
                <w:color w:val="000000"/>
                <w:sz w:val="20"/>
                <w:szCs w:val="20"/>
              </w:rPr>
              <w:t xml:space="preserve">Lophopanopeus </w:t>
            </w:r>
            <w:proofErr w:type="spellStart"/>
            <w:r w:rsidRPr="00861362">
              <w:rPr>
                <w:i/>
                <w:color w:val="000000"/>
                <w:sz w:val="20"/>
                <w:szCs w:val="20"/>
              </w:rPr>
              <w:t>bellus</w:t>
            </w:r>
            <w:proofErr w:type="spellEnd"/>
          </w:p>
        </w:tc>
        <w:tc>
          <w:tcPr>
            <w:tcW w:w="1745" w:type="dxa"/>
            <w:noWrap/>
            <w:hideMark/>
          </w:tcPr>
          <w:p w14:paraId="242AE369"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1C63038C"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0F8B1C18" w14:textId="77777777" w:rsidTr="00806FD8">
        <w:trPr>
          <w:trHeight w:val="320"/>
        </w:trPr>
        <w:tc>
          <w:tcPr>
            <w:tcW w:w="3162" w:type="dxa"/>
            <w:noWrap/>
            <w:hideMark/>
          </w:tcPr>
          <w:p w14:paraId="158BAC83" w14:textId="77777777" w:rsidR="00CB6958" w:rsidRPr="00861362" w:rsidRDefault="00CB6958" w:rsidP="00806FD8">
            <w:pPr>
              <w:jc w:val="left"/>
              <w:rPr>
                <w:i/>
                <w:color w:val="000000"/>
                <w:sz w:val="20"/>
                <w:szCs w:val="20"/>
              </w:rPr>
            </w:pPr>
            <w:proofErr w:type="spellStart"/>
            <w:r w:rsidRPr="00861362">
              <w:rPr>
                <w:i/>
                <w:color w:val="000000"/>
                <w:sz w:val="20"/>
                <w:szCs w:val="20"/>
              </w:rPr>
              <w:t>Pachycheles</w:t>
            </w:r>
            <w:proofErr w:type="spellEnd"/>
            <w:r w:rsidRPr="00861362">
              <w:rPr>
                <w:i/>
                <w:color w:val="000000"/>
                <w:sz w:val="20"/>
                <w:szCs w:val="20"/>
              </w:rPr>
              <w:t xml:space="preserve"> pubescens</w:t>
            </w:r>
          </w:p>
        </w:tc>
        <w:tc>
          <w:tcPr>
            <w:tcW w:w="1745" w:type="dxa"/>
            <w:noWrap/>
            <w:hideMark/>
          </w:tcPr>
          <w:p w14:paraId="2A65E2FA" w14:textId="77777777" w:rsidR="00CB6958" w:rsidRPr="00861362" w:rsidRDefault="00CB6958" w:rsidP="00806FD8">
            <w:pPr>
              <w:jc w:val="left"/>
              <w:rPr>
                <w:color w:val="000000"/>
                <w:sz w:val="20"/>
                <w:szCs w:val="20"/>
              </w:rPr>
            </w:pPr>
            <w:r w:rsidRPr="00861362">
              <w:rPr>
                <w:color w:val="000000"/>
                <w:sz w:val="20"/>
                <w:szCs w:val="20"/>
              </w:rPr>
              <w:t>4.25</w:t>
            </w:r>
          </w:p>
        </w:tc>
        <w:tc>
          <w:tcPr>
            <w:tcW w:w="5016" w:type="dxa"/>
            <w:noWrap/>
            <w:hideMark/>
          </w:tcPr>
          <w:p w14:paraId="21C14BF1" w14:textId="4F2BE8F8"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{"citationID":"Wm6vaj5c","properties":{"formattedCitation":"(Stillman and Somero 1996)","plainCitation":"(Stillman and Somero 1996)","dontUpdate":true,"noteIndex":0},"citationItems":[{"id":4598,"uris":["http://zotero.org/users/local/idKDtb7T/items/I6E45SSG"],"itemData":{"id":4598,"type":"article-journal","abstract":"We examined physiological and biochemical responses to temperature and aerial exposure in two species of intertidal porcelain crabs (genus Petrolisthes) that inhabit discrete vertical zones. On the shores of the Northeastern Pacific,P. cinctipes (Randall) occurs under rocks and in mussel beds in the mid to high intertidal zone and P. eriomerus (Stimpson) occurs under rocks in the low intertidal zone and subtidally to 80 m. Because of their different vertical distributions, these two species experience very different levels of abiotic stress. Individuals of P. cinctipes can be emersed during every low tide, but P. eriomerus is only emersed during the lowest spring tides and on most days is not emersed at all. Temperatures measured underneath rocks in the mid intertidal zone were as high as 31 °C, 15 °C higher than maximal temperatures measured under rocks in the low intertidal zone. In air, at 25 °C, large specimens of P. cinctipes were able to maintain a higher respiration rate than similarly sized P. eriomerus. No interspecific differences in the respiratory response to emersion were seen in small specimens. Examination of the response of heart rate to temperature revealed that P. cinctipes has a 5 °C higher Arrhenius break temperature (ABT, the temperature at which there is a discontinuity in the slope of an Arrhenius plot) than its congener (31.5 °C versus 26.6 °C). The heart rate of P. cinctipes recovered fully after exposure to cold (1.5 °C), but the heart rate of P. eriomerus did not recover after exposure to 2 °C or cooler. The ABT of heart rate in P. cinctipes was very close to maximal microhabitat temperatures; thus, individuals of this species may be living at or near their thermal tolerance limits. P. cinctipes were able to maintain aerobic metabolism during emersion, whereas P. eriomerus shifted to anaerobic metabolism. A pronounced accumulation of whole-body lactate was found in specimens of P. eriomerus incubated in air at 25 °C over a 5 h period, but not in P. cinctipes similarly treated. P. cinctipes possesses a membranous structure on the ventral merus of each walking leg, but this structure is not found in P. eriomerus. To test the function of the leg membrane, we measured the aerial respiration rates and the lactate accumulation of P. cinctipes with their leg membranes obscured. These individuals had significantly lower aerial respiration rates at 30 °C than control crabs. Crabs with leg membranes obscured also accumulated a considerable amount of lactate during a 5 h period of emersion at 28 °C, but control crabs showed no accumulation under the same conditions. These data suggest that the leg membrane functions as a respiratory structure. The results of this study illustrate that a suite of morphological, physiological and biochemical features allows P. cinctipes to live higher in the intertidal region than P. eriomerus.","container-title":"Journal of Experimental Biology","DOI":"10.1242/jeb.199.8.1845","ISSN":"0022-0949","issue":"8","journalAbbreviation":"Journal of Experimental Biology","page":"1845-1855","source":"Silverchair","title":"Adaptation to Temperature Stress and Aerial Exposure in Congeneric Species of Intertidal Porcelain Crabs (Genus Petrolisthes): Correlation of Physiology, Biochemistry and Morphology With Vertical Distribution","title-short":"Adaptation to Temperature Stress and Aerial Exposure in Congeneric Species of Intertidal Porcelain Crabs (Genus Petrolisthes)","volume":"199","author":[{"family":"Stillman","given":"Jonathon H."},{"family":"Somero","given":"George N."}],"issued":{"date-parts":[["1996",8,1]]}}}],"schema":"https://github.com/citation-style-language/schema/raw/master/csl-citation.json"} </w:instrText>
            </w:r>
            <w:r>
              <w:rPr>
                <w:color w:val="000000"/>
                <w:sz w:val="20"/>
                <w:szCs w:val="20"/>
              </w:rPr>
              <w:fldChar w:fldCharType="separate"/>
            </w:r>
            <w:r>
              <w:rPr>
                <w:noProof/>
                <w:color w:val="000000"/>
                <w:sz w:val="20"/>
                <w:szCs w:val="20"/>
              </w:rPr>
              <w:t>Stillman and Somero 1996</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Petrolisthes</w:t>
            </w:r>
            <w:proofErr w:type="spellEnd"/>
            <w:r w:rsidRPr="00861362">
              <w:rPr>
                <w:i/>
                <w:color w:val="000000"/>
                <w:sz w:val="20"/>
                <w:szCs w:val="20"/>
              </w:rPr>
              <w:t xml:space="preserve"> </w:t>
            </w:r>
            <w:r w:rsidRPr="00562DF0">
              <w:rPr>
                <w:iCs/>
                <w:color w:val="000000"/>
                <w:sz w:val="20"/>
                <w:szCs w:val="20"/>
                <w:rPrChange w:id="374"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1BD6A7D3" w14:textId="77777777" w:rsidTr="00806FD8">
        <w:trPr>
          <w:trHeight w:val="320"/>
        </w:trPr>
        <w:tc>
          <w:tcPr>
            <w:tcW w:w="3162" w:type="dxa"/>
            <w:noWrap/>
            <w:hideMark/>
          </w:tcPr>
          <w:p w14:paraId="66C17964" w14:textId="77777777" w:rsidR="00CB6958" w:rsidRPr="00861362" w:rsidRDefault="00CB6958" w:rsidP="00806FD8">
            <w:pPr>
              <w:jc w:val="left"/>
              <w:rPr>
                <w:i/>
                <w:color w:val="000000"/>
                <w:sz w:val="20"/>
                <w:szCs w:val="20"/>
              </w:rPr>
            </w:pPr>
            <w:proofErr w:type="spellStart"/>
            <w:r w:rsidRPr="00861362">
              <w:rPr>
                <w:i/>
                <w:color w:val="000000"/>
                <w:sz w:val="20"/>
                <w:szCs w:val="20"/>
              </w:rPr>
              <w:t>Petrolisthes</w:t>
            </w:r>
            <w:proofErr w:type="spellEnd"/>
            <w:r w:rsidRPr="00861362">
              <w:rPr>
                <w:i/>
                <w:color w:val="000000"/>
                <w:sz w:val="20"/>
                <w:szCs w:val="20"/>
              </w:rPr>
              <w:t xml:space="preserve"> </w:t>
            </w:r>
            <w:proofErr w:type="spellStart"/>
            <w:r w:rsidRPr="00861362">
              <w:rPr>
                <w:i/>
                <w:color w:val="000000"/>
                <w:sz w:val="20"/>
                <w:szCs w:val="20"/>
              </w:rPr>
              <w:t>eriomerus</w:t>
            </w:r>
            <w:proofErr w:type="spellEnd"/>
          </w:p>
        </w:tc>
        <w:tc>
          <w:tcPr>
            <w:tcW w:w="1745" w:type="dxa"/>
            <w:noWrap/>
            <w:hideMark/>
          </w:tcPr>
          <w:p w14:paraId="275AE5C5" w14:textId="77777777" w:rsidR="00CB6958" w:rsidRPr="00861362" w:rsidRDefault="00CB6958" w:rsidP="00806FD8">
            <w:pPr>
              <w:jc w:val="left"/>
              <w:rPr>
                <w:color w:val="000000"/>
                <w:sz w:val="20"/>
                <w:szCs w:val="20"/>
              </w:rPr>
            </w:pPr>
            <w:r w:rsidRPr="00861362">
              <w:rPr>
                <w:color w:val="000000"/>
                <w:sz w:val="20"/>
                <w:szCs w:val="20"/>
              </w:rPr>
              <w:t>4.25</w:t>
            </w:r>
          </w:p>
        </w:tc>
        <w:tc>
          <w:tcPr>
            <w:tcW w:w="5016" w:type="dxa"/>
            <w:noWrap/>
            <w:hideMark/>
          </w:tcPr>
          <w:p w14:paraId="652D7461" w14:textId="77777777" w:rsidR="00CB6958" w:rsidRPr="00861362" w:rsidRDefault="00CB6958" w:rsidP="00806FD8">
            <w:pPr>
              <w:jc w:val="left"/>
              <w:rPr>
                <w:color w:val="000000"/>
                <w:sz w:val="20"/>
                <w:szCs w:val="20"/>
              </w:rPr>
            </w:pPr>
            <w:r w:rsidRPr="00861362">
              <w:rPr>
                <w:color w:val="000000"/>
                <w:sz w:val="20"/>
                <w:szCs w:val="20"/>
              </w:rPr>
              <w:t xml:space="preserve">Stillman and Somero 1996, </w:t>
            </w:r>
            <w:proofErr w:type="spellStart"/>
            <w:r w:rsidRPr="00861362">
              <w:rPr>
                <w:i/>
                <w:color w:val="000000"/>
                <w:sz w:val="20"/>
                <w:szCs w:val="20"/>
              </w:rPr>
              <w:t>Petrolisthes</w:t>
            </w:r>
            <w:proofErr w:type="spellEnd"/>
            <w:r w:rsidRPr="00861362">
              <w:rPr>
                <w:i/>
                <w:color w:val="000000"/>
                <w:sz w:val="20"/>
                <w:szCs w:val="20"/>
              </w:rPr>
              <w:t xml:space="preserve"> </w:t>
            </w:r>
            <w:r w:rsidRPr="00562DF0">
              <w:rPr>
                <w:iCs/>
                <w:color w:val="000000"/>
                <w:sz w:val="20"/>
                <w:szCs w:val="20"/>
                <w:rPrChange w:id="375"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47E1465A" w14:textId="77777777" w:rsidTr="00806FD8">
        <w:trPr>
          <w:trHeight w:val="320"/>
        </w:trPr>
        <w:tc>
          <w:tcPr>
            <w:tcW w:w="3162" w:type="dxa"/>
            <w:tcBorders>
              <w:bottom w:val="nil"/>
            </w:tcBorders>
            <w:noWrap/>
            <w:hideMark/>
          </w:tcPr>
          <w:p w14:paraId="14F1036D" w14:textId="77777777" w:rsidR="00CB6958" w:rsidRPr="00861362" w:rsidRDefault="00CB6958" w:rsidP="00806FD8">
            <w:pPr>
              <w:jc w:val="left"/>
              <w:rPr>
                <w:i/>
                <w:color w:val="000000"/>
                <w:sz w:val="20"/>
                <w:szCs w:val="20"/>
              </w:rPr>
            </w:pPr>
            <w:proofErr w:type="spellStart"/>
            <w:r w:rsidRPr="00861362">
              <w:rPr>
                <w:i/>
                <w:color w:val="000000"/>
                <w:sz w:val="20"/>
                <w:szCs w:val="20"/>
              </w:rPr>
              <w:t>Heptacarpus</w:t>
            </w:r>
            <w:proofErr w:type="spellEnd"/>
            <w:r w:rsidRPr="00861362">
              <w:rPr>
                <w:i/>
                <w:color w:val="000000"/>
                <w:sz w:val="20"/>
                <w:szCs w:val="20"/>
              </w:rPr>
              <w:t xml:space="preserve"> stylus</w:t>
            </w:r>
          </w:p>
        </w:tc>
        <w:tc>
          <w:tcPr>
            <w:tcW w:w="1745" w:type="dxa"/>
            <w:tcBorders>
              <w:bottom w:val="nil"/>
            </w:tcBorders>
            <w:noWrap/>
            <w:hideMark/>
          </w:tcPr>
          <w:p w14:paraId="7D1D21CB"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bottom w:val="nil"/>
            </w:tcBorders>
            <w:noWrap/>
            <w:hideMark/>
          </w:tcPr>
          <w:p w14:paraId="61A66799"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7117B505" w14:textId="77777777" w:rsidTr="00806FD8">
        <w:trPr>
          <w:trHeight w:val="320"/>
        </w:trPr>
        <w:tc>
          <w:tcPr>
            <w:tcW w:w="3162" w:type="dxa"/>
            <w:tcBorders>
              <w:top w:val="nil"/>
              <w:bottom w:val="nil"/>
            </w:tcBorders>
            <w:noWrap/>
            <w:hideMark/>
          </w:tcPr>
          <w:p w14:paraId="2854C882" w14:textId="77777777" w:rsidR="00CB6958" w:rsidRPr="00861362" w:rsidRDefault="00CB6958" w:rsidP="00806FD8">
            <w:pPr>
              <w:jc w:val="left"/>
              <w:rPr>
                <w:color w:val="000000"/>
                <w:sz w:val="20"/>
                <w:szCs w:val="20"/>
              </w:rPr>
            </w:pPr>
            <w:r w:rsidRPr="00861362">
              <w:rPr>
                <w:color w:val="000000"/>
                <w:sz w:val="20"/>
                <w:szCs w:val="20"/>
              </w:rPr>
              <w:t>Brachyura spp.</w:t>
            </w:r>
          </w:p>
        </w:tc>
        <w:tc>
          <w:tcPr>
            <w:tcW w:w="1745" w:type="dxa"/>
            <w:tcBorders>
              <w:top w:val="nil"/>
              <w:bottom w:val="nil"/>
            </w:tcBorders>
            <w:noWrap/>
            <w:hideMark/>
          </w:tcPr>
          <w:p w14:paraId="579CE696"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tcBorders>
              <w:top w:val="nil"/>
              <w:bottom w:val="nil"/>
            </w:tcBorders>
            <w:noWrap/>
            <w:hideMark/>
          </w:tcPr>
          <w:p w14:paraId="3946EDA5"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11496092" w14:textId="77777777" w:rsidTr="00806FD8">
        <w:trPr>
          <w:trHeight w:val="320"/>
        </w:trPr>
        <w:tc>
          <w:tcPr>
            <w:tcW w:w="3162" w:type="dxa"/>
            <w:tcBorders>
              <w:top w:val="nil"/>
            </w:tcBorders>
            <w:noWrap/>
            <w:hideMark/>
          </w:tcPr>
          <w:p w14:paraId="3588781A" w14:textId="77777777" w:rsidR="00CB6958" w:rsidRPr="00861362" w:rsidRDefault="00CB6958" w:rsidP="00806FD8">
            <w:pPr>
              <w:jc w:val="left"/>
              <w:rPr>
                <w:color w:val="000000"/>
                <w:sz w:val="20"/>
                <w:szCs w:val="20"/>
              </w:rPr>
            </w:pPr>
            <w:r w:rsidRPr="00861362">
              <w:rPr>
                <w:color w:val="000000"/>
                <w:sz w:val="20"/>
                <w:szCs w:val="20"/>
              </w:rPr>
              <w:t>Unidentified shrimp</w:t>
            </w:r>
          </w:p>
        </w:tc>
        <w:tc>
          <w:tcPr>
            <w:tcW w:w="1745" w:type="dxa"/>
            <w:tcBorders>
              <w:top w:val="nil"/>
            </w:tcBorders>
            <w:noWrap/>
            <w:hideMark/>
          </w:tcPr>
          <w:p w14:paraId="4F745DE1"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tcBorders>
            <w:noWrap/>
            <w:hideMark/>
          </w:tcPr>
          <w:p w14:paraId="3E4251D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proofErr w:type="spellStart"/>
            <w:r w:rsidRPr="00861362">
              <w:rPr>
                <w:i/>
                <w:color w:val="000000"/>
                <w:sz w:val="20"/>
                <w:szCs w:val="20"/>
              </w:rPr>
              <w:t>Palaemonetes</w:t>
            </w:r>
            <w:proofErr w:type="spellEnd"/>
            <w:r w:rsidRPr="00861362">
              <w:rPr>
                <w:i/>
                <w:color w:val="000000"/>
                <w:sz w:val="20"/>
                <w:szCs w:val="20"/>
              </w:rPr>
              <w:t xml:space="preserve"> pugio</w:t>
            </w:r>
          </w:p>
        </w:tc>
      </w:tr>
      <w:tr w:rsidR="00CB6958" w:rsidRPr="00861362" w14:paraId="4929EBF7" w14:textId="77777777" w:rsidTr="00806FD8">
        <w:trPr>
          <w:trHeight w:val="320"/>
        </w:trPr>
        <w:tc>
          <w:tcPr>
            <w:tcW w:w="3162" w:type="dxa"/>
            <w:noWrap/>
            <w:hideMark/>
          </w:tcPr>
          <w:p w14:paraId="470A89DF" w14:textId="77777777" w:rsidR="00CB6958" w:rsidRPr="00861362" w:rsidRDefault="00CB6958" w:rsidP="00806FD8">
            <w:pPr>
              <w:jc w:val="left"/>
              <w:rPr>
                <w:i/>
                <w:color w:val="000000"/>
                <w:sz w:val="20"/>
                <w:szCs w:val="20"/>
              </w:rPr>
            </w:pPr>
            <w:proofErr w:type="spellStart"/>
            <w:r w:rsidRPr="00861362">
              <w:rPr>
                <w:i/>
                <w:color w:val="000000"/>
                <w:sz w:val="20"/>
                <w:szCs w:val="20"/>
              </w:rPr>
              <w:t>Polyorchis</w:t>
            </w:r>
            <w:proofErr w:type="spellEnd"/>
            <w:r w:rsidRPr="00861362">
              <w:rPr>
                <w:i/>
                <w:color w:val="000000"/>
                <w:sz w:val="20"/>
                <w:szCs w:val="20"/>
              </w:rPr>
              <w:t xml:space="preserve"> </w:t>
            </w:r>
            <w:proofErr w:type="spellStart"/>
            <w:r w:rsidRPr="00861362">
              <w:rPr>
                <w:i/>
                <w:color w:val="000000"/>
                <w:sz w:val="20"/>
                <w:szCs w:val="20"/>
              </w:rPr>
              <w:t>penicillatus</w:t>
            </w:r>
            <w:proofErr w:type="spellEnd"/>
          </w:p>
        </w:tc>
        <w:tc>
          <w:tcPr>
            <w:tcW w:w="1745" w:type="dxa"/>
            <w:noWrap/>
            <w:hideMark/>
          </w:tcPr>
          <w:p w14:paraId="7A57F8C4"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1BEF5F5B"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{"citationID":"fQXuxtPo","properties":{"formattedCitation":"(B\\uc0\\u229{}mstedt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Bolinopsis</w:t>
            </w:r>
            <w:proofErr w:type="spellEnd"/>
            <w:r w:rsidRPr="00861362">
              <w:rPr>
                <w:i/>
                <w:color w:val="000000"/>
                <w:sz w:val="20"/>
                <w:szCs w:val="20"/>
              </w:rPr>
              <w:t xml:space="preserve"> infundibulum</w:t>
            </w:r>
          </w:p>
        </w:tc>
      </w:tr>
      <w:tr w:rsidR="00CB6958" w:rsidRPr="00861362" w14:paraId="5E33FB51" w14:textId="77777777" w:rsidTr="00806FD8">
        <w:trPr>
          <w:trHeight w:val="320"/>
        </w:trPr>
        <w:tc>
          <w:tcPr>
            <w:tcW w:w="3162" w:type="dxa"/>
            <w:noWrap/>
            <w:hideMark/>
          </w:tcPr>
          <w:p w14:paraId="684E4EA0" w14:textId="77777777" w:rsidR="00CB6958" w:rsidRPr="00861362" w:rsidRDefault="00CB6958" w:rsidP="00806FD8">
            <w:pPr>
              <w:jc w:val="left"/>
              <w:rPr>
                <w:i/>
                <w:color w:val="000000"/>
                <w:sz w:val="20"/>
                <w:szCs w:val="20"/>
              </w:rPr>
            </w:pPr>
            <w:proofErr w:type="spellStart"/>
            <w:r w:rsidRPr="00861362">
              <w:rPr>
                <w:i/>
                <w:color w:val="000000"/>
                <w:sz w:val="20"/>
                <w:szCs w:val="20"/>
              </w:rPr>
              <w:t>Mitrocoma</w:t>
            </w:r>
            <w:proofErr w:type="spellEnd"/>
            <w:r w:rsidRPr="00861362">
              <w:rPr>
                <w:i/>
                <w:color w:val="000000"/>
                <w:sz w:val="20"/>
                <w:szCs w:val="20"/>
              </w:rPr>
              <w:t xml:space="preserve"> </w:t>
            </w:r>
            <w:proofErr w:type="spellStart"/>
            <w:r w:rsidRPr="00861362">
              <w:rPr>
                <w:i/>
                <w:color w:val="000000"/>
                <w:sz w:val="20"/>
                <w:szCs w:val="20"/>
              </w:rPr>
              <w:t>cellularia</w:t>
            </w:r>
            <w:proofErr w:type="spellEnd"/>
          </w:p>
        </w:tc>
        <w:tc>
          <w:tcPr>
            <w:tcW w:w="1745" w:type="dxa"/>
            <w:noWrap/>
            <w:hideMark/>
          </w:tcPr>
          <w:p w14:paraId="1F2B3F8C"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59319528"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{"citationID":"If25Vshg","properties":{"formattedCitation":"(B\\uc0\\u229{}mstedt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Bolinopsis</w:t>
            </w:r>
            <w:proofErr w:type="spellEnd"/>
            <w:r w:rsidRPr="00861362">
              <w:rPr>
                <w:i/>
                <w:color w:val="000000"/>
                <w:sz w:val="20"/>
                <w:szCs w:val="20"/>
              </w:rPr>
              <w:t xml:space="preserve"> infundibulum</w:t>
            </w:r>
          </w:p>
        </w:tc>
      </w:tr>
      <w:tr w:rsidR="00CB6958" w:rsidRPr="00861362" w14:paraId="61CDFDD9" w14:textId="77777777" w:rsidTr="00806FD8">
        <w:trPr>
          <w:trHeight w:val="320"/>
        </w:trPr>
        <w:tc>
          <w:tcPr>
            <w:tcW w:w="3162" w:type="dxa"/>
            <w:noWrap/>
            <w:hideMark/>
          </w:tcPr>
          <w:p w14:paraId="0B3D3FD3" w14:textId="77777777" w:rsidR="00CB6958" w:rsidRPr="00861362" w:rsidRDefault="00CB6958" w:rsidP="00806FD8">
            <w:pPr>
              <w:jc w:val="left"/>
              <w:rPr>
                <w:i/>
                <w:color w:val="000000"/>
                <w:sz w:val="20"/>
                <w:szCs w:val="20"/>
              </w:rPr>
            </w:pPr>
            <w:proofErr w:type="spellStart"/>
            <w:r w:rsidRPr="00861362">
              <w:rPr>
                <w:i/>
                <w:color w:val="000000"/>
                <w:sz w:val="20"/>
                <w:szCs w:val="20"/>
              </w:rPr>
              <w:t>Pleurobrachia</w:t>
            </w:r>
            <w:proofErr w:type="spellEnd"/>
            <w:r w:rsidRPr="00861362">
              <w:rPr>
                <w:i/>
                <w:color w:val="000000"/>
                <w:sz w:val="20"/>
                <w:szCs w:val="20"/>
              </w:rPr>
              <w:t xml:space="preserve"> </w:t>
            </w:r>
            <w:proofErr w:type="spellStart"/>
            <w:r w:rsidRPr="00861362">
              <w:rPr>
                <w:i/>
                <w:color w:val="000000"/>
                <w:sz w:val="20"/>
                <w:szCs w:val="20"/>
              </w:rPr>
              <w:t>bachei</w:t>
            </w:r>
            <w:proofErr w:type="spellEnd"/>
          </w:p>
        </w:tc>
        <w:tc>
          <w:tcPr>
            <w:tcW w:w="1745" w:type="dxa"/>
            <w:noWrap/>
            <w:hideMark/>
          </w:tcPr>
          <w:p w14:paraId="47C63C9F"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1B1077BB"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{"citationID":"ShOGXAe1","properties":{"formattedCitation":"(B\\uc0\\u229{}mstedt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Bolinopsis</w:t>
            </w:r>
            <w:proofErr w:type="spellEnd"/>
            <w:r w:rsidRPr="00861362">
              <w:rPr>
                <w:i/>
                <w:color w:val="000000"/>
                <w:sz w:val="20"/>
                <w:szCs w:val="20"/>
              </w:rPr>
              <w:t xml:space="preserve"> infundibulum</w:t>
            </w:r>
          </w:p>
        </w:tc>
      </w:tr>
      <w:tr w:rsidR="00CB6958" w:rsidRPr="00861362" w14:paraId="339917EA" w14:textId="77777777" w:rsidTr="00806FD8">
        <w:trPr>
          <w:trHeight w:val="320"/>
        </w:trPr>
        <w:tc>
          <w:tcPr>
            <w:tcW w:w="3162" w:type="dxa"/>
            <w:noWrap/>
            <w:hideMark/>
          </w:tcPr>
          <w:p w14:paraId="36906186" w14:textId="77777777" w:rsidR="00CB6958" w:rsidRPr="00861362" w:rsidRDefault="00CB6958" w:rsidP="00806FD8">
            <w:pPr>
              <w:jc w:val="left"/>
              <w:rPr>
                <w:i/>
                <w:color w:val="000000"/>
                <w:sz w:val="20"/>
                <w:szCs w:val="20"/>
              </w:rPr>
            </w:pPr>
            <w:proofErr w:type="spellStart"/>
            <w:r w:rsidRPr="00861362">
              <w:rPr>
                <w:i/>
                <w:color w:val="000000"/>
                <w:sz w:val="20"/>
                <w:szCs w:val="20"/>
              </w:rPr>
              <w:t>Bolinopsis</w:t>
            </w:r>
            <w:proofErr w:type="spellEnd"/>
            <w:r w:rsidRPr="00861362">
              <w:rPr>
                <w:i/>
                <w:color w:val="000000"/>
                <w:sz w:val="20"/>
                <w:szCs w:val="20"/>
              </w:rPr>
              <w:t xml:space="preserve"> infundibulum</w:t>
            </w:r>
          </w:p>
        </w:tc>
        <w:tc>
          <w:tcPr>
            <w:tcW w:w="1745" w:type="dxa"/>
            <w:noWrap/>
            <w:hideMark/>
          </w:tcPr>
          <w:p w14:paraId="5BFA168A"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243F833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{"citationID":"vqi8ljfD","properties":{"formattedCitation":"(B\\uc0\\u229{}mstedt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p>
        </w:tc>
      </w:tr>
      <w:tr w:rsidR="00CB6958" w:rsidRPr="00861362" w14:paraId="64042CFC" w14:textId="77777777" w:rsidTr="00806FD8">
        <w:trPr>
          <w:trHeight w:val="320"/>
        </w:trPr>
        <w:tc>
          <w:tcPr>
            <w:tcW w:w="3162" w:type="dxa"/>
            <w:noWrap/>
            <w:hideMark/>
          </w:tcPr>
          <w:p w14:paraId="1337446D" w14:textId="77777777" w:rsidR="00CB6958" w:rsidRPr="00861362" w:rsidRDefault="00CB6958" w:rsidP="00806FD8">
            <w:pPr>
              <w:jc w:val="left"/>
              <w:rPr>
                <w:i/>
                <w:color w:val="000000"/>
                <w:sz w:val="20"/>
                <w:szCs w:val="20"/>
              </w:rPr>
            </w:pPr>
            <w:proofErr w:type="spellStart"/>
            <w:r w:rsidRPr="00861362">
              <w:rPr>
                <w:i/>
                <w:color w:val="000000"/>
                <w:sz w:val="20"/>
                <w:szCs w:val="20"/>
              </w:rPr>
              <w:t>Evasterias</w:t>
            </w:r>
            <w:proofErr w:type="spellEnd"/>
            <w:r w:rsidRPr="00861362">
              <w:rPr>
                <w:i/>
                <w:color w:val="000000"/>
                <w:sz w:val="20"/>
                <w:szCs w:val="20"/>
              </w:rPr>
              <w:t xml:space="preserve"> </w:t>
            </w:r>
            <w:proofErr w:type="spellStart"/>
            <w:r w:rsidRPr="00861362">
              <w:rPr>
                <w:i/>
                <w:color w:val="000000"/>
                <w:sz w:val="20"/>
                <w:szCs w:val="20"/>
              </w:rPr>
              <w:t>troschelii</w:t>
            </w:r>
            <w:proofErr w:type="spellEnd"/>
          </w:p>
        </w:tc>
        <w:tc>
          <w:tcPr>
            <w:tcW w:w="1745" w:type="dxa"/>
            <w:noWrap/>
            <w:hideMark/>
          </w:tcPr>
          <w:p w14:paraId="4A48C9F6"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6578BD5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{"citationID":"ygUpQfud","properties":{"formattedCitation":"(O\\uc0\\u8217{}Clair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p>
        </w:tc>
      </w:tr>
      <w:tr w:rsidR="00CB6958" w:rsidRPr="00861362" w14:paraId="175D09AC" w14:textId="77777777" w:rsidTr="00806FD8">
        <w:trPr>
          <w:trHeight w:val="320"/>
        </w:trPr>
        <w:tc>
          <w:tcPr>
            <w:tcW w:w="3162" w:type="dxa"/>
            <w:noWrap/>
            <w:hideMark/>
          </w:tcPr>
          <w:p w14:paraId="0F3EA7DA" w14:textId="77777777" w:rsidR="00CB6958" w:rsidRPr="00861362" w:rsidRDefault="00CB6958" w:rsidP="00806FD8">
            <w:pPr>
              <w:jc w:val="left"/>
              <w:rPr>
                <w:i/>
                <w:color w:val="000000"/>
                <w:sz w:val="20"/>
                <w:szCs w:val="20"/>
              </w:rPr>
            </w:pPr>
            <w:proofErr w:type="spellStart"/>
            <w:r w:rsidRPr="00861362">
              <w:rPr>
                <w:i/>
                <w:color w:val="000000"/>
                <w:sz w:val="20"/>
                <w:szCs w:val="20"/>
              </w:rPr>
              <w:t>Leptasterias</w:t>
            </w:r>
            <w:proofErr w:type="spellEnd"/>
            <w:r w:rsidRPr="00861362">
              <w:rPr>
                <w:i/>
                <w:color w:val="000000"/>
                <w:sz w:val="20"/>
                <w:szCs w:val="20"/>
              </w:rPr>
              <w:t xml:space="preserve"> </w:t>
            </w:r>
            <w:proofErr w:type="spellStart"/>
            <w:r w:rsidRPr="00861362">
              <w:rPr>
                <w:i/>
                <w:color w:val="000000"/>
                <w:sz w:val="20"/>
                <w:szCs w:val="20"/>
              </w:rPr>
              <w:t>hexactis</w:t>
            </w:r>
            <w:proofErr w:type="spellEnd"/>
          </w:p>
        </w:tc>
        <w:tc>
          <w:tcPr>
            <w:tcW w:w="1745" w:type="dxa"/>
            <w:noWrap/>
            <w:hideMark/>
          </w:tcPr>
          <w:p w14:paraId="71BA03AD" w14:textId="77777777" w:rsidR="00CB6958" w:rsidRPr="00861362" w:rsidRDefault="00CB6958" w:rsidP="00806FD8">
            <w:pPr>
              <w:jc w:val="left"/>
              <w:rPr>
                <w:color w:val="000000"/>
                <w:sz w:val="20"/>
                <w:szCs w:val="20"/>
              </w:rPr>
            </w:pPr>
            <w:r w:rsidRPr="00861362">
              <w:rPr>
                <w:color w:val="000000"/>
                <w:sz w:val="20"/>
                <w:szCs w:val="20"/>
              </w:rPr>
              <w:t>5.5</w:t>
            </w:r>
          </w:p>
        </w:tc>
        <w:tc>
          <w:tcPr>
            <w:tcW w:w="5016" w:type="dxa"/>
            <w:noWrap/>
            <w:hideMark/>
          </w:tcPr>
          <w:p w14:paraId="082BE782" w14:textId="2509E2C2"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{"citationID":"0Mh55nW1","properties":{"formattedCitation":"(Menge 1975)","plainCitation":"(Menge 1975)","dontUpdate":true,"noteIndex":0},"citationItems":[{"id":4301,"uris":["http://zotero.org/users/local/idKDtb7T/items/HJPMT4EW"],"itemData":{"id":4301,"type":"article-journal","abstract":"This paper considers the adaptive significance of two different reproductive methods in two co-occurring, competing sea stars. The smaller (3 to 8 g mean wet weight) Leptasterias hexactis broods relatively few, large young in the winter, while the large (300 to 650 g mean wet weight) Pisaster ochraceus broadcasts relatively many, small eggs each spring. L. hexactis matures at a small size (2 g wet weight) in about 2 years, and P. ochraceus matures at a larger size (70 to 90 g wet weight) in about 5 years (Menge, 1974). As in many broadcasting asteroids, gonad and storage organ indices of P. ochraceus are inversely related over time, and maximum storage-organ index correlates with the summer feeding maximum (Mauzey, 1966). In contrast, both organ indices of L. hexactis and feeding increase and are positively correlated until early autumn, when feeding activity begins to decline. At this time the male gonad index continues to rise, and the storage-organ index drops. In contrast, both organ indices of females rise. Spawning occurs from November to January. Thereafter storage-organ indices decline in females, presumably because females draw upon energy reserves while brooding; storage-organ indices rise in males, presumably because males do not brood and can feed if food is available. The primary cause for the differences between annual reproductive cycles of P. ochraceus and L. hexactis is suggested to be patterns of food availability for the released young (planktonic food for the broadcasted young of P. ochraceus and benthic prey for the brooded young of L. hexactis. Estimates of pre-maturity survival and post-maturity longevity indicate that the probability of survival per individual of young P. ochraceus is vastly lower than that of L. hexactis. However, once mature, P. ochraceus has a much longer expected lifespan. Brooding is suggested to be a coadaptive consequence of competition-induced small size. Assuming planktonic mortality rates in this environment are roughly constant across broadcasting species, I suggest that a small broadcasting species could not produce enough offspring in its expected lifespan to replace itself. This hypothesis is partly supported by some simple simulations. Broadcasting is suggested to permit rapid location and utilization of spatially and temporally unpredictable, but highly desirable, resources by allowing rapid and widespread dispersal. Brooders presumably cannot disperse rapidly and must rely on more reliable, but perhaps less desirable, resources. Factors affecting reproductive patterns in marine invertebrates include (1) food availability for both adults and offspring, (2) planktonic mortality rates, (3) interactions between species and latitudinal changes in these factors, and (4) various physical factors. This paper suggests that competition and predation can have an important effect on the evolution of reproductive methods, a possibility heretofore largely ignored. Although several similar examples of co-occurring species' pairs which differ in reproductive method and size are available, the role of adult interactions is unknown in these examples.","container-title":"Marine Biology","DOI":"10.1007/BF00390651","ISSN":"1432-1793","issue":"1","journalAbbreviation":"Mar. Biol.","language":"en","page":"87-100","source":"Springer Link","title":"Brood or broadcast? The adaptive significance of different reproductive strategies in the two intertidal sea stars Leptasterias hexactis and Pisaster ochraceus","title-short":"Brood or broadcast?","volume":"31","author":[{"family":"Menge","given":"Bruce A."}],"issued":{"date-parts":[["1975",6,1]]}}}],"schema":"https://github.com/citation-style-language/schema/raw/master/csl-citation.json"} </w:instrText>
            </w:r>
            <w:r>
              <w:rPr>
                <w:color w:val="000000"/>
                <w:sz w:val="20"/>
                <w:szCs w:val="20"/>
              </w:rPr>
              <w:fldChar w:fldCharType="separate"/>
            </w:r>
            <w:r>
              <w:rPr>
                <w:noProof/>
                <w:color w:val="000000"/>
                <w:sz w:val="20"/>
                <w:szCs w:val="20"/>
              </w:rPr>
              <w:t>Menge 1975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Leptasterias</w:t>
            </w:r>
            <w:proofErr w:type="spellEnd"/>
            <w:r w:rsidRPr="00861362">
              <w:rPr>
                <w:i/>
                <w:color w:val="000000"/>
                <w:sz w:val="20"/>
                <w:szCs w:val="20"/>
              </w:rPr>
              <w:t xml:space="preserve"> </w:t>
            </w:r>
            <w:r w:rsidRPr="00562DF0">
              <w:rPr>
                <w:iCs/>
                <w:color w:val="000000"/>
                <w:sz w:val="20"/>
                <w:szCs w:val="20"/>
                <w:rPrChange w:id="376" w:author="Isabelle Cote" w:date="2025-08-12T15:45:00Z" w16du:dateUtc="2025-08-12T22:45:00Z">
                  <w:rPr>
                    <w:i/>
                    <w:color w:val="000000"/>
                    <w:sz w:val="20"/>
                    <w:szCs w:val="20"/>
                  </w:rPr>
                </w:rPrChange>
              </w:rPr>
              <w:t>spp</w:t>
            </w:r>
            <w:r w:rsidRPr="00861362">
              <w:rPr>
                <w:i/>
                <w:color w:val="000000"/>
                <w:sz w:val="20"/>
                <w:szCs w:val="20"/>
              </w:rPr>
              <w:t>.</w:t>
            </w:r>
          </w:p>
        </w:tc>
      </w:tr>
      <w:tr w:rsidR="00CB6958" w:rsidRPr="00861362" w14:paraId="0EB9ADB0" w14:textId="77777777" w:rsidTr="00806FD8">
        <w:trPr>
          <w:trHeight w:val="320"/>
        </w:trPr>
        <w:tc>
          <w:tcPr>
            <w:tcW w:w="3162" w:type="dxa"/>
            <w:noWrap/>
            <w:hideMark/>
          </w:tcPr>
          <w:p w14:paraId="6748BBBC" w14:textId="77777777" w:rsidR="00CB6958" w:rsidRPr="00861362" w:rsidRDefault="00CB6958" w:rsidP="00806FD8">
            <w:pPr>
              <w:jc w:val="left"/>
              <w:rPr>
                <w:i/>
                <w:color w:val="000000"/>
                <w:sz w:val="20"/>
                <w:szCs w:val="20"/>
              </w:rPr>
            </w:pPr>
            <w:proofErr w:type="spellStart"/>
            <w:r w:rsidRPr="00861362">
              <w:rPr>
                <w:i/>
                <w:color w:val="000000"/>
                <w:sz w:val="20"/>
                <w:szCs w:val="20"/>
              </w:rPr>
              <w:t>Leptasterias</w:t>
            </w:r>
            <w:proofErr w:type="spellEnd"/>
            <w:r w:rsidRPr="00861362">
              <w:rPr>
                <w:i/>
                <w:color w:val="000000"/>
                <w:sz w:val="20"/>
                <w:szCs w:val="20"/>
              </w:rPr>
              <w:t xml:space="preserve"> </w:t>
            </w:r>
            <w:r w:rsidRPr="00562DF0">
              <w:rPr>
                <w:iCs/>
                <w:color w:val="000000"/>
                <w:sz w:val="20"/>
                <w:szCs w:val="20"/>
                <w:rPrChange w:id="377" w:author="Isabelle Cote" w:date="2025-08-12T15:45:00Z" w16du:dateUtc="2025-08-12T22:45:00Z">
                  <w:rPr>
                    <w:i/>
                    <w:color w:val="000000"/>
                    <w:sz w:val="20"/>
                    <w:szCs w:val="20"/>
                  </w:rPr>
                </w:rPrChange>
              </w:rPr>
              <w:t>spp</w:t>
            </w:r>
            <w:r w:rsidRPr="00861362">
              <w:rPr>
                <w:i/>
                <w:color w:val="000000"/>
                <w:sz w:val="20"/>
                <w:szCs w:val="20"/>
              </w:rPr>
              <w:t>.</w:t>
            </w:r>
          </w:p>
        </w:tc>
        <w:tc>
          <w:tcPr>
            <w:tcW w:w="1745" w:type="dxa"/>
            <w:noWrap/>
            <w:hideMark/>
          </w:tcPr>
          <w:p w14:paraId="6C571A99" w14:textId="77777777" w:rsidR="00CB6958" w:rsidRPr="00861362" w:rsidRDefault="00CB6958" w:rsidP="00806FD8">
            <w:pPr>
              <w:jc w:val="left"/>
              <w:rPr>
                <w:color w:val="000000"/>
                <w:sz w:val="20"/>
                <w:szCs w:val="20"/>
              </w:rPr>
            </w:pPr>
            <w:r w:rsidRPr="00861362">
              <w:rPr>
                <w:color w:val="000000"/>
                <w:sz w:val="20"/>
                <w:szCs w:val="20"/>
              </w:rPr>
              <w:t>5.5</w:t>
            </w:r>
          </w:p>
        </w:tc>
        <w:tc>
          <w:tcPr>
            <w:tcW w:w="5016" w:type="dxa"/>
            <w:noWrap/>
            <w:hideMark/>
          </w:tcPr>
          <w:p w14:paraId="64A450B9" w14:textId="77777777" w:rsidR="00CB6958" w:rsidRPr="00861362" w:rsidRDefault="00CB6958" w:rsidP="00806FD8">
            <w:pPr>
              <w:jc w:val="left"/>
              <w:rPr>
                <w:color w:val="000000"/>
                <w:sz w:val="20"/>
                <w:szCs w:val="20"/>
              </w:rPr>
            </w:pPr>
            <w:r w:rsidRPr="00861362">
              <w:rPr>
                <w:color w:val="000000"/>
                <w:sz w:val="20"/>
                <w:szCs w:val="20"/>
              </w:rPr>
              <w:t xml:space="preserve">Menge 1975, </w:t>
            </w:r>
            <w:proofErr w:type="spellStart"/>
            <w:r w:rsidRPr="00861362">
              <w:rPr>
                <w:i/>
                <w:color w:val="000000"/>
                <w:sz w:val="20"/>
                <w:szCs w:val="20"/>
              </w:rPr>
              <w:t>Leptasterias</w:t>
            </w:r>
            <w:proofErr w:type="spellEnd"/>
            <w:r w:rsidRPr="00861362">
              <w:rPr>
                <w:i/>
                <w:color w:val="000000"/>
                <w:sz w:val="20"/>
                <w:szCs w:val="20"/>
              </w:rPr>
              <w:t xml:space="preserve"> </w:t>
            </w:r>
            <w:r w:rsidRPr="00562DF0">
              <w:rPr>
                <w:iCs/>
                <w:color w:val="000000"/>
                <w:sz w:val="20"/>
                <w:szCs w:val="20"/>
                <w:rPrChange w:id="378" w:author="Isabelle Cote" w:date="2025-08-12T15:45:00Z" w16du:dateUtc="2025-08-12T22:45:00Z">
                  <w:rPr>
                    <w:i/>
                    <w:color w:val="000000"/>
                    <w:sz w:val="20"/>
                    <w:szCs w:val="20"/>
                  </w:rPr>
                </w:rPrChange>
              </w:rPr>
              <w:t>spp</w:t>
            </w:r>
            <w:r w:rsidRPr="00861362">
              <w:rPr>
                <w:i/>
                <w:color w:val="000000"/>
                <w:sz w:val="20"/>
                <w:szCs w:val="20"/>
              </w:rPr>
              <w:t>.</w:t>
            </w:r>
          </w:p>
        </w:tc>
      </w:tr>
      <w:tr w:rsidR="00CB6958" w:rsidRPr="00861362" w14:paraId="0B33B5E5" w14:textId="77777777" w:rsidTr="00806FD8">
        <w:trPr>
          <w:trHeight w:val="320"/>
        </w:trPr>
        <w:tc>
          <w:tcPr>
            <w:tcW w:w="3162" w:type="dxa"/>
            <w:noWrap/>
            <w:hideMark/>
          </w:tcPr>
          <w:p w14:paraId="044902AC" w14:textId="77777777" w:rsidR="00CB6958" w:rsidRPr="00861362" w:rsidRDefault="00CB6958" w:rsidP="00806FD8">
            <w:pPr>
              <w:jc w:val="left"/>
              <w:rPr>
                <w:i/>
                <w:color w:val="000000"/>
                <w:sz w:val="20"/>
                <w:szCs w:val="20"/>
              </w:rPr>
            </w:pPr>
            <w:proofErr w:type="spellStart"/>
            <w:r w:rsidRPr="00861362">
              <w:rPr>
                <w:i/>
                <w:color w:val="000000"/>
                <w:sz w:val="20"/>
                <w:szCs w:val="20"/>
              </w:rPr>
              <w:t>Orthasterias</w:t>
            </w:r>
            <w:proofErr w:type="spellEnd"/>
            <w:r w:rsidRPr="00861362">
              <w:rPr>
                <w:i/>
                <w:color w:val="000000"/>
                <w:sz w:val="20"/>
                <w:szCs w:val="20"/>
              </w:rPr>
              <w:t xml:space="preserve"> </w:t>
            </w:r>
            <w:proofErr w:type="spellStart"/>
            <w:r w:rsidRPr="00861362">
              <w:rPr>
                <w:i/>
                <w:color w:val="000000"/>
                <w:sz w:val="20"/>
                <w:szCs w:val="20"/>
              </w:rPr>
              <w:t>koehleri</w:t>
            </w:r>
            <w:proofErr w:type="spellEnd"/>
          </w:p>
        </w:tc>
        <w:tc>
          <w:tcPr>
            <w:tcW w:w="1745" w:type="dxa"/>
            <w:noWrap/>
            <w:hideMark/>
          </w:tcPr>
          <w:p w14:paraId="7FF829C4"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6E6747A0"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{"citationID":"uTwE5Rta","properties":{"formattedCitation":"(O\\uc0\\u8217{}Clair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Evasterias</w:t>
            </w:r>
            <w:proofErr w:type="spellEnd"/>
            <w:r w:rsidRPr="00861362">
              <w:rPr>
                <w:i/>
                <w:color w:val="000000"/>
                <w:sz w:val="20"/>
                <w:szCs w:val="20"/>
              </w:rPr>
              <w:t xml:space="preserve"> </w:t>
            </w:r>
            <w:proofErr w:type="spellStart"/>
            <w:r w:rsidRPr="00861362">
              <w:rPr>
                <w:i/>
                <w:color w:val="000000"/>
                <w:sz w:val="20"/>
                <w:szCs w:val="20"/>
              </w:rPr>
              <w:t>troschelii</w:t>
            </w:r>
            <w:proofErr w:type="spellEnd"/>
          </w:p>
        </w:tc>
      </w:tr>
      <w:tr w:rsidR="00CB6958" w:rsidRPr="00861362" w14:paraId="7C5C368A" w14:textId="77777777" w:rsidTr="00806FD8">
        <w:trPr>
          <w:trHeight w:val="320"/>
        </w:trPr>
        <w:tc>
          <w:tcPr>
            <w:tcW w:w="3162" w:type="dxa"/>
            <w:noWrap/>
            <w:hideMark/>
          </w:tcPr>
          <w:p w14:paraId="59D5D3E7" w14:textId="77777777" w:rsidR="00CB6958" w:rsidRPr="00861362" w:rsidRDefault="00CB6958" w:rsidP="00806FD8">
            <w:pPr>
              <w:jc w:val="left"/>
              <w:rPr>
                <w:i/>
                <w:color w:val="000000"/>
                <w:sz w:val="20"/>
                <w:szCs w:val="20"/>
              </w:rPr>
            </w:pPr>
            <w:r w:rsidRPr="00861362">
              <w:rPr>
                <w:i/>
                <w:color w:val="000000"/>
                <w:sz w:val="20"/>
                <w:szCs w:val="20"/>
              </w:rPr>
              <w:t xml:space="preserve">Pisaster </w:t>
            </w:r>
            <w:proofErr w:type="spellStart"/>
            <w:r w:rsidRPr="00861362">
              <w:rPr>
                <w:i/>
                <w:color w:val="000000"/>
                <w:sz w:val="20"/>
                <w:szCs w:val="20"/>
              </w:rPr>
              <w:t>brevispinus</w:t>
            </w:r>
            <w:proofErr w:type="spellEnd"/>
          </w:p>
        </w:tc>
        <w:tc>
          <w:tcPr>
            <w:tcW w:w="1745" w:type="dxa"/>
            <w:noWrap/>
            <w:hideMark/>
          </w:tcPr>
          <w:p w14:paraId="7B2F2A38" w14:textId="77777777" w:rsidR="00CB6958" w:rsidRPr="00861362" w:rsidRDefault="00CB6958" w:rsidP="00806FD8">
            <w:pPr>
              <w:jc w:val="left"/>
              <w:rPr>
                <w:color w:val="000000"/>
                <w:sz w:val="20"/>
                <w:szCs w:val="20"/>
              </w:rPr>
            </w:pPr>
            <w:r w:rsidRPr="00861362">
              <w:rPr>
                <w:color w:val="000000"/>
                <w:sz w:val="20"/>
                <w:szCs w:val="20"/>
              </w:rPr>
              <w:t>146.18</w:t>
            </w:r>
          </w:p>
        </w:tc>
        <w:tc>
          <w:tcPr>
            <w:tcW w:w="5016" w:type="dxa"/>
            <w:noWrap/>
            <w:hideMark/>
          </w:tcPr>
          <w:p w14:paraId="5B73965C" w14:textId="77777777" w:rsidR="00CB6958" w:rsidRPr="00861362" w:rsidRDefault="00CB6958" w:rsidP="00806FD8">
            <w:pPr>
              <w:jc w:val="left"/>
              <w:rPr>
                <w:color w:val="000000"/>
                <w:sz w:val="20"/>
                <w:szCs w:val="20"/>
                <w:lang w:val="fr-FR"/>
              </w:rPr>
            </w:pPr>
            <w:r>
              <w:rPr>
                <w:color w:val="000000"/>
                <w:sz w:val="20"/>
                <w:szCs w:val="20"/>
                <w:lang w:val="fr-FR"/>
              </w:rPr>
              <w:fldChar w:fldCharType="begin"/>
            </w:r>
            <w:r>
              <w:rPr>
                <w:color w:val="000000"/>
                <w:sz w:val="20"/>
                <w:szCs w:val="20"/>
                <w:lang w:val="fr-FR"/>
              </w:rPr>
              <w:instrText xml:space="preserve"> ADDIN ZOTERO_ITEM CSL_CITATION {"citationID":"9Cvo3KqB","properties":{"formattedCitation":"(Peters et al. 2019)","plainCitation":"(Peters et al. 2019)","dontUpdate":true,"noteIndex":0},"citationItems":[{"id":1356,"uris":["http://zotero.org/users/local/idKDtb7T/items/3XYW6EBY"],"itemData":{"id":1356,"type":"article-journal","abstract":"Globally, anthropogenic pressures are reducing the abundances of marine species and altering ecosystems through modification of trophic interactions. Yet, consumer declines also disrupt important bottom-up processes, like nutrient recycling, which are critical for ecosystem functioning. Consumer-mediated nutrient dynamics (CND) is now considered a major biogeochemical component of most ecosystems, but lacking long-term studies, it is difficult to predict how CND will respond to accelerating disturbances in the wake of global change. To aid such predictions, we coupled empirical ammonium excretion rates with an 18-year time series of the standing biomass of common benthic macroinvertebrates in southern California kelp forests. This time series of excretion rates encompassed an extended period of extreme ocean warming, disease outbreaks, and the abolishment of fishing at two of our study sites, allowing us to assess kelp forest CND across a wide range of environmental conditions. At their peak, reef invertebrates supplied an average of 18.3 ± 3.0 µmol NH4+ m−2 hr−1 to kelp forests when sea stars were regionally abundant, but dropped to 3.5 ± 1.0 µmol NH4+ m−2 hr−1 following their mass mortality due to disease during a prolonged period of extreme warming. However, a coincident increase in the abundance of the California spiny lobster, Palinurus interupptus (Randall, 1840), likely in response to both reduced fishing and a warmer ocean, compensated for much of the recycled ammonium lost to sea star mortality. Both lobsters and sea stars are widely recognized as key predators that can profoundly influence community structure in benthic marine systems. Our study is the first to demonstrate their importance in nutrient cycling, thus expanding their roles in the ecosystem. Climate change is increasing the frequency and severity of warming events, and rising human populations are intensifying fishing pressure in coastal ecosystems worldwide. Our study documents how these projected global changes can drive regime shifts in CND and fundamentally alter a critical ecosystem function.","container-title":"Global Change Biology","DOI":"10.1111/gcb.14706","ISSN":"1365-2486","issue":"9","journalAbbreviation":"Glob Change Biol","language":"en","license":"© 2019 John Wiley &amp; Sons Ltd","note":"_eprint: https://onlinelibrary.wiley.com/doi/pdf/10.1111/gcb.14706","page":"3179-3192","source":"Wiley Online Library","title":"Climate and fishing drive regime shifts in consumer-mediated nutrient cycling in kelp forests","volume":"25","author":[{"family":"Peters","given":"Joseph R."},{"family":"Reed","given":"Daniel C."},{"family":"Burkepile","given":"Deron E."}],"issued":{"date-parts":[["2019"]]}}}],"schema":"https://github.com/citation-style-language/schema/raw/master/csl-citation.json"} </w:instrText>
            </w:r>
            <w:r>
              <w:rPr>
                <w:color w:val="000000"/>
                <w:sz w:val="20"/>
                <w:szCs w:val="20"/>
                <w:lang w:val="fr-FR"/>
              </w:rPr>
              <w:fldChar w:fldCharType="separate"/>
            </w:r>
            <w:r>
              <w:rPr>
                <w:noProof/>
                <w:color w:val="000000"/>
                <w:sz w:val="20"/>
                <w:szCs w:val="20"/>
                <w:lang w:val="fr-FR"/>
              </w:rPr>
              <w:t>Peters et al. 2019</w:t>
            </w:r>
            <w:r>
              <w:rPr>
                <w:color w:val="000000"/>
                <w:sz w:val="20"/>
                <w:szCs w:val="20"/>
                <w:lang w:val="fr-FR"/>
              </w:rPr>
              <w:fldChar w:fldCharType="end"/>
            </w:r>
            <w:r w:rsidRPr="00861362">
              <w:rPr>
                <w:color w:val="000000"/>
                <w:sz w:val="20"/>
                <w:szCs w:val="20"/>
                <w:lang w:val="fr-FR"/>
              </w:rPr>
              <w:t xml:space="preserve">, </w:t>
            </w:r>
            <w:proofErr w:type="spellStart"/>
            <w:r w:rsidRPr="00562DF0">
              <w:rPr>
                <w:i/>
                <w:iCs/>
                <w:color w:val="000000"/>
                <w:sz w:val="20"/>
                <w:szCs w:val="20"/>
                <w:lang w:val="fr-FR"/>
                <w:rPrChange w:id="379" w:author="Isabelle Cote" w:date="2025-08-12T15:45:00Z" w16du:dateUtc="2025-08-12T22:45:00Z">
                  <w:rPr>
                    <w:color w:val="000000"/>
                    <w:sz w:val="20"/>
                    <w:szCs w:val="20"/>
                    <w:lang w:val="fr-FR"/>
                  </w:rPr>
                </w:rPrChange>
              </w:rPr>
              <w:t>Pisaster</w:t>
            </w:r>
            <w:proofErr w:type="spellEnd"/>
            <w:r w:rsidRPr="00562DF0">
              <w:rPr>
                <w:i/>
                <w:iCs/>
                <w:color w:val="000000"/>
                <w:sz w:val="20"/>
                <w:szCs w:val="20"/>
                <w:lang w:val="fr-FR"/>
                <w:rPrChange w:id="380" w:author="Isabelle Cote" w:date="2025-08-12T15:45:00Z" w16du:dateUtc="2025-08-12T22:45:00Z">
                  <w:rPr>
                    <w:color w:val="000000"/>
                    <w:sz w:val="20"/>
                    <w:szCs w:val="20"/>
                    <w:lang w:val="fr-FR"/>
                  </w:rPr>
                </w:rPrChange>
              </w:rPr>
              <w:t xml:space="preserve"> </w:t>
            </w:r>
            <w:proofErr w:type="spellStart"/>
            <w:r w:rsidRPr="00562DF0">
              <w:rPr>
                <w:i/>
                <w:iCs/>
                <w:color w:val="000000"/>
                <w:sz w:val="20"/>
                <w:szCs w:val="20"/>
                <w:lang w:val="fr-FR"/>
                <w:rPrChange w:id="381" w:author="Isabelle Cote" w:date="2025-08-12T15:45:00Z" w16du:dateUtc="2025-08-12T22:45:00Z">
                  <w:rPr>
                    <w:color w:val="000000"/>
                    <w:sz w:val="20"/>
                    <w:szCs w:val="20"/>
                    <w:lang w:val="fr-FR"/>
                  </w:rPr>
                </w:rPrChange>
              </w:rPr>
              <w:t>giganteus</w:t>
            </w:r>
            <w:proofErr w:type="spellEnd"/>
          </w:p>
        </w:tc>
      </w:tr>
      <w:tr w:rsidR="00CB6958" w:rsidRPr="00861362" w14:paraId="253F3824" w14:textId="77777777" w:rsidTr="00806FD8">
        <w:trPr>
          <w:trHeight w:val="320"/>
        </w:trPr>
        <w:tc>
          <w:tcPr>
            <w:tcW w:w="3162" w:type="dxa"/>
            <w:noWrap/>
            <w:hideMark/>
          </w:tcPr>
          <w:p w14:paraId="78A53448" w14:textId="77777777" w:rsidR="00CB6958" w:rsidRPr="00861362" w:rsidRDefault="00CB6958" w:rsidP="00806FD8">
            <w:pPr>
              <w:jc w:val="left"/>
              <w:rPr>
                <w:i/>
                <w:color w:val="000000"/>
                <w:sz w:val="20"/>
                <w:szCs w:val="20"/>
              </w:rPr>
            </w:pPr>
            <w:r w:rsidRPr="00861362">
              <w:rPr>
                <w:i/>
                <w:color w:val="000000"/>
                <w:sz w:val="20"/>
                <w:szCs w:val="20"/>
              </w:rPr>
              <w:t>Pisaster ochraceus</w:t>
            </w:r>
          </w:p>
        </w:tc>
        <w:tc>
          <w:tcPr>
            <w:tcW w:w="1745" w:type="dxa"/>
            <w:noWrap/>
            <w:hideMark/>
          </w:tcPr>
          <w:p w14:paraId="74D39A6D" w14:textId="77777777" w:rsidR="00CB6958" w:rsidRPr="00861362" w:rsidRDefault="00CB6958" w:rsidP="00806FD8">
            <w:pPr>
              <w:jc w:val="left"/>
              <w:rPr>
                <w:color w:val="000000"/>
                <w:sz w:val="20"/>
                <w:szCs w:val="20"/>
              </w:rPr>
            </w:pPr>
            <w:r w:rsidRPr="00861362">
              <w:rPr>
                <w:color w:val="000000"/>
                <w:sz w:val="20"/>
                <w:szCs w:val="20"/>
              </w:rPr>
              <w:t>128</w:t>
            </w:r>
          </w:p>
        </w:tc>
        <w:tc>
          <w:tcPr>
            <w:tcW w:w="5016" w:type="dxa"/>
            <w:noWrap/>
            <w:hideMark/>
          </w:tcPr>
          <w:p w14:paraId="74D83391" w14:textId="0D01DF39"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{"citationID":"g7drkRTO","properties":{"formattedCitation":"(Sanford 2002)","plainCitation":"(Sanford 2002)","dontUpdate":true,"noteIndex":0},"citationItems":[{"id":4297,"uris":["http://zotero.org/users/local/idKDtb7T/items/8QSFR2S9"],"itemData":{"id":4297,"type":"article-journal","abstract":"Although most upwelling regions are marked by strong fluctuations in water temperature, few studies have examined how episodic cold-water events affect the physiology and ecology of benthic marine invertebrates. I tested the hypothesis that upwelling-related variation in water temperature regulates the feeding, growth, and energetics of two rocky intertidal predators, the sea star Pisaster ochraceus (Brandt, 1835) and the whelk Nucella canaliculata (Duclos, 1832). Sea stars and whelks were maintained in laboratory tanks at a constant 9 °C, a constant 12 °C, and a treatment that simulated the Oregon coast upwelling regime by cycling between 14-day periods of 12 and 9 °C. Early in the experiments, sea stars and whelks held at 9 °C consumed about 30% fewer mussels (Mytilus trossulus) than those in warmer tanks. Despite lower consumption by whelks in colder tanks, 9 and 12 °C individuals attained the same final size. Similarly, sea stars in 9 °C tanks showed greater growth per gram of mussel tissue consumed than individuals held at 12 °C. These results suggest that reduced consumption under colder conditions was balanced by reduced metabolic costs. Moreover, there appeared to be an energetic advantage to living in the temperature regime characteristic of intermittent upwelling. Sea stars alternately exposed to 12 and 9 °C had a significantly higher growth rate, conversion efficiency, and storage of reserves in the pyloric caeca than individuals in the constant 12 °C tanks. Whelks maintained under fluctuating temperatures tended to grow faster than those held at constant 12 or 9 °C, although this trend was not statistically significant (p=0.069). These results suggest that benthic consumers experiencing cyclic temperatures may feed intensely during periods of warmer water while benefiting from reduced metabolic costs during cold-water intrusions. Because the fecundity of Pisaster and Nucella is a function of energy stored during the upwelling season, interannual variability in upwelling patterns could alter the reproductive output of these species.","container-title":"Journal of Experimental Marine Biology and Ecology","DOI":"10.1016/S0022-0981(02)00164-8","ISSN":"0022-0981","issue":"2","journalAbbreviation":"J. Exp. Mar. Biol. Ecol.","page":"199-218","source":"ScienceDirect","title":"The feeding, growth, and energetics of two rocky intertidal predators (Pisaster ochraceus and Nucella canaliculata) under water temperatures simulating episodic upwelling","volume":"273","author":[{"family":"Sanford","given":"Eric"}],"issued":{"date-parts":[["2002",7,17]]}}}],"schema":"https://github.com/citation-style-language/schema/raw/master/csl-citation.json"} </w:instrText>
            </w:r>
            <w:r>
              <w:rPr>
                <w:color w:val="000000"/>
                <w:sz w:val="20"/>
                <w:szCs w:val="20"/>
              </w:rPr>
              <w:fldChar w:fldCharType="separate"/>
            </w:r>
            <w:r>
              <w:rPr>
                <w:noProof/>
                <w:color w:val="000000"/>
                <w:sz w:val="20"/>
                <w:szCs w:val="20"/>
              </w:rPr>
              <w:t>Sanford 2002</w:t>
            </w:r>
            <w:r>
              <w:rPr>
                <w:color w:val="000000"/>
                <w:sz w:val="20"/>
                <w:szCs w:val="20"/>
              </w:rPr>
              <w:fldChar w:fldCharType="end"/>
            </w:r>
          </w:p>
        </w:tc>
      </w:tr>
      <w:tr w:rsidR="00CB6958" w:rsidRPr="00861362" w14:paraId="66B9909F" w14:textId="77777777" w:rsidTr="00806FD8">
        <w:trPr>
          <w:trHeight w:val="320"/>
        </w:trPr>
        <w:tc>
          <w:tcPr>
            <w:tcW w:w="3162" w:type="dxa"/>
            <w:noWrap/>
            <w:hideMark/>
          </w:tcPr>
          <w:p w14:paraId="0559774D" w14:textId="77777777" w:rsidR="00CB6958" w:rsidRPr="00861362" w:rsidRDefault="00CB6958" w:rsidP="00806FD8">
            <w:pPr>
              <w:jc w:val="left"/>
              <w:rPr>
                <w:i/>
                <w:color w:val="000000"/>
                <w:sz w:val="20"/>
                <w:szCs w:val="20"/>
              </w:rPr>
            </w:pPr>
            <w:proofErr w:type="spellStart"/>
            <w:r w:rsidRPr="00861362">
              <w:rPr>
                <w:i/>
                <w:color w:val="000000"/>
                <w:sz w:val="20"/>
                <w:szCs w:val="20"/>
              </w:rPr>
              <w:t>Pycnopodia</w:t>
            </w:r>
            <w:proofErr w:type="spellEnd"/>
            <w:r w:rsidRPr="00861362">
              <w:rPr>
                <w:i/>
                <w:color w:val="000000"/>
                <w:sz w:val="20"/>
                <w:szCs w:val="20"/>
              </w:rPr>
              <w:t xml:space="preserve"> </w:t>
            </w:r>
            <w:proofErr w:type="spellStart"/>
            <w:r w:rsidRPr="00861362">
              <w:rPr>
                <w:i/>
                <w:color w:val="000000"/>
                <w:sz w:val="20"/>
                <w:szCs w:val="20"/>
              </w:rPr>
              <w:t>helianthoides</w:t>
            </w:r>
            <w:proofErr w:type="spellEnd"/>
          </w:p>
        </w:tc>
        <w:tc>
          <w:tcPr>
            <w:tcW w:w="1745" w:type="dxa"/>
            <w:noWrap/>
            <w:hideMark/>
          </w:tcPr>
          <w:p w14:paraId="54427D9E" w14:textId="77777777" w:rsidR="00CB6958" w:rsidRPr="00861362" w:rsidRDefault="00CB6958" w:rsidP="00806FD8">
            <w:pPr>
              <w:jc w:val="left"/>
              <w:rPr>
                <w:color w:val="000000"/>
                <w:sz w:val="20"/>
                <w:szCs w:val="20"/>
              </w:rPr>
            </w:pPr>
            <w:r w:rsidRPr="00861362">
              <w:rPr>
                <w:color w:val="000000"/>
                <w:sz w:val="20"/>
                <w:szCs w:val="20"/>
              </w:rPr>
              <w:t>0.018*size^3.13</w:t>
            </w:r>
          </w:p>
        </w:tc>
        <w:tc>
          <w:tcPr>
            <w:tcW w:w="5016" w:type="dxa"/>
            <w:noWrap/>
            <w:hideMark/>
          </w:tcPr>
          <w:p w14:paraId="15D9FC87" w14:textId="249F0CFF"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{"citationID":"Yib57RAg","properties":{"formattedCitation":"(Lee et al. 2016)","plainCitation":"(Lee et al. 2016)","dontUpdate":true,"noteIndex":0},"citationItems":[{"id":4597,"uris":["http://zotero.org/users/local/idKDtb7T/items/44JKULUK"],"itemData":{"id":4597,"type":"article-journal","abstract":"Managing for simultaneous recovery of interacting species, particularly top predators and their prey, is a longstanding challenge in applied ecology and conservation. The effects of sea otters (Enhydra lutris kenyoni) on abalone (Haliotis spp.) is a salient example along North America’s west coast where sea otters are recovering from 18th- and 19th-century fur trade while efforts are being made to recover abalone from more recent overﬁshing. To understand the direct and indirect effects of sea otters on northern abalone (H. kamtschatkana) and the relative inﬂuence of biotic and abiotic conditions, we surveyed subtidal rocky reef sites varying in otter occupation time in three regions of British Columbia, Canada. Sites occupied by sea otters for over 30 years had 16 times lower densities of exposed abalone than sites where otters have yet to recover (0.46 Æ 0.08/20 m2 vs. 7.56 Æ 0.98/20 m2), but they also had higher densities of cryptic abalone (2.17 Æ 1.31/20 m2 vs. 1.31 Æ 0.20/20 m2). Abalone densities were greater in deeper vs. shallower habitats at sites with sea otters compared to sites without otters. Sea otter effects on exposed abalone density were three times greater in magnitude than those of any other factor, whereas substrate and wave exposure effects on cryptic abalone were six times greater than those of sea otters. While higher substrate complexity may beneﬁt abalone by providing refugia from sea otter predation, laboratory experiments revealed that it may also lead to higher capture efﬁciency by sunﬂower stars (Pycnopodia helianthoides), a ubiquitous mesopredator, compared to habitat with lower complexity. Sea otter recovery indirectly beneﬁtted abalone by decreasing biomass of predatory sunﬂower stars and competitive grazing sea urchins, while increasing stipe density and depth of kelp that provides food and protective habitat. Importantly, abalone persisted in the face of sea otter recovery, albeit at lower densities of smaller and more cryptic individuals. We provide empirical evidence of how complex ecological interactions inﬂuence the effects of recovering predators on their recovering prey. This ecosystem-based understanding can inform conservation trade-offs when balancing multifaceted ecological, cultural, and socio-economic objectives for species at risk.","container-title":"Ecosphere","DOI":"10.1002/ecs2.1604","ISSN":"2150-8925, 2150-8925","issue":"12","journalAbbreviation":"Ecosphere","language":"en","page":"e01604","source":"DOI.org (Crossref)","title":"Indirect effects and prey behavior mediate interactions between an endangered prey and recovering predator","volume":"7","author":[{"family":"Lee","given":"L. C."},{"family":"Watson","given":"J. C."},{"family":"Trebilco","given":"R."},{"family":"Salomon","given":"A. K."}],"issued":{"date-parts":[["2016",12]]}}}],"schema":"https://github.com/citation-style-language/schema/raw/master/csl-citation.json"} </w:instrText>
            </w:r>
            <w:r>
              <w:rPr>
                <w:color w:val="000000"/>
                <w:sz w:val="20"/>
                <w:szCs w:val="20"/>
              </w:rPr>
              <w:fldChar w:fldCharType="separate"/>
            </w:r>
            <w:r>
              <w:rPr>
                <w:noProof/>
                <w:color w:val="000000"/>
                <w:sz w:val="20"/>
                <w:szCs w:val="20"/>
              </w:rPr>
              <w:t>Lee et al. 2016</w:t>
            </w:r>
            <w:r>
              <w:rPr>
                <w:color w:val="000000"/>
                <w:sz w:val="20"/>
                <w:szCs w:val="20"/>
              </w:rPr>
              <w:fldChar w:fldCharType="end"/>
            </w:r>
          </w:p>
        </w:tc>
      </w:tr>
      <w:tr w:rsidR="00CB6958" w:rsidRPr="00861362" w14:paraId="4C850623" w14:textId="77777777" w:rsidTr="00806FD8">
        <w:trPr>
          <w:trHeight w:val="320"/>
        </w:trPr>
        <w:tc>
          <w:tcPr>
            <w:tcW w:w="3162" w:type="dxa"/>
            <w:noWrap/>
            <w:hideMark/>
          </w:tcPr>
          <w:p w14:paraId="77EE0BD6" w14:textId="77777777" w:rsidR="00CB6958" w:rsidRPr="00861362" w:rsidRDefault="00CB6958" w:rsidP="00806FD8">
            <w:pPr>
              <w:jc w:val="left"/>
              <w:rPr>
                <w:i/>
                <w:color w:val="000000"/>
                <w:sz w:val="20"/>
                <w:szCs w:val="20"/>
              </w:rPr>
            </w:pPr>
            <w:proofErr w:type="spellStart"/>
            <w:r w:rsidRPr="00861362">
              <w:rPr>
                <w:i/>
                <w:color w:val="000000"/>
                <w:sz w:val="20"/>
                <w:szCs w:val="20"/>
              </w:rPr>
              <w:t>Stylasterias</w:t>
            </w:r>
            <w:proofErr w:type="spellEnd"/>
            <w:r w:rsidRPr="00861362">
              <w:rPr>
                <w:i/>
                <w:color w:val="000000"/>
                <w:sz w:val="20"/>
                <w:szCs w:val="20"/>
              </w:rPr>
              <w:t xml:space="preserve"> </w:t>
            </w:r>
            <w:proofErr w:type="spellStart"/>
            <w:r w:rsidRPr="00861362">
              <w:rPr>
                <w:i/>
                <w:color w:val="000000"/>
                <w:sz w:val="20"/>
                <w:szCs w:val="20"/>
              </w:rPr>
              <w:t>forreri</w:t>
            </w:r>
            <w:proofErr w:type="spellEnd"/>
          </w:p>
        </w:tc>
        <w:tc>
          <w:tcPr>
            <w:tcW w:w="1745" w:type="dxa"/>
            <w:noWrap/>
            <w:hideMark/>
          </w:tcPr>
          <w:p w14:paraId="0248F60D"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4413F40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{"citationID":"wxeC0YVn","properties":{"formattedCitation":"(O\\uc0\\u8217{}Clair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Evasterias</w:t>
            </w:r>
            <w:proofErr w:type="spellEnd"/>
            <w:r w:rsidRPr="00861362">
              <w:rPr>
                <w:i/>
                <w:color w:val="000000"/>
                <w:sz w:val="20"/>
                <w:szCs w:val="20"/>
              </w:rPr>
              <w:t xml:space="preserve"> </w:t>
            </w:r>
            <w:proofErr w:type="spellStart"/>
            <w:r w:rsidRPr="00861362">
              <w:rPr>
                <w:i/>
                <w:color w:val="000000"/>
                <w:sz w:val="20"/>
                <w:szCs w:val="20"/>
              </w:rPr>
              <w:t>troschelii</w:t>
            </w:r>
            <w:proofErr w:type="spellEnd"/>
          </w:p>
        </w:tc>
      </w:tr>
      <w:tr w:rsidR="00CB6958" w:rsidRPr="00861362" w14:paraId="42DF06AD" w14:textId="77777777" w:rsidTr="00806FD8">
        <w:trPr>
          <w:trHeight w:val="320"/>
        </w:trPr>
        <w:tc>
          <w:tcPr>
            <w:tcW w:w="3162" w:type="dxa"/>
            <w:noWrap/>
            <w:hideMark/>
          </w:tcPr>
          <w:p w14:paraId="26493E8A" w14:textId="77777777" w:rsidR="00CB6958" w:rsidRPr="00861362" w:rsidRDefault="00CB6958" w:rsidP="00806FD8">
            <w:pPr>
              <w:jc w:val="left"/>
              <w:rPr>
                <w:i/>
                <w:color w:val="000000"/>
                <w:sz w:val="20"/>
                <w:szCs w:val="20"/>
              </w:rPr>
            </w:pPr>
            <w:proofErr w:type="spellStart"/>
            <w:r w:rsidRPr="00861362">
              <w:rPr>
                <w:i/>
                <w:color w:val="000000"/>
                <w:sz w:val="20"/>
                <w:szCs w:val="20"/>
              </w:rPr>
              <w:t>Patiria</w:t>
            </w:r>
            <w:proofErr w:type="spellEnd"/>
            <w:r w:rsidRPr="00861362">
              <w:rPr>
                <w:i/>
                <w:color w:val="000000"/>
                <w:sz w:val="20"/>
                <w:szCs w:val="20"/>
              </w:rPr>
              <w:t xml:space="preserve"> miniata</w:t>
            </w:r>
          </w:p>
        </w:tc>
        <w:tc>
          <w:tcPr>
            <w:tcW w:w="1745" w:type="dxa"/>
            <w:noWrap/>
            <w:hideMark/>
          </w:tcPr>
          <w:p w14:paraId="62F0F518" w14:textId="77777777" w:rsidR="00CB6958" w:rsidRPr="00861362" w:rsidRDefault="00CB6958" w:rsidP="00806FD8">
            <w:pPr>
              <w:jc w:val="left"/>
              <w:rPr>
                <w:color w:val="000000"/>
                <w:sz w:val="20"/>
                <w:szCs w:val="20"/>
              </w:rPr>
            </w:pPr>
            <w:r w:rsidRPr="00861362">
              <w:rPr>
                <w:color w:val="000000"/>
                <w:sz w:val="20"/>
                <w:szCs w:val="20"/>
              </w:rPr>
              <w:t>26.97</w:t>
            </w:r>
          </w:p>
        </w:tc>
        <w:tc>
          <w:tcPr>
            <w:tcW w:w="5016" w:type="dxa"/>
            <w:noWrap/>
            <w:hideMark/>
          </w:tcPr>
          <w:p w14:paraId="50F78610" w14:textId="77777777" w:rsidR="00CB6958" w:rsidRPr="00861362" w:rsidRDefault="00CB6958" w:rsidP="00806FD8">
            <w:pPr>
              <w:jc w:val="left"/>
              <w:rPr>
                <w:color w:val="000000"/>
                <w:sz w:val="20"/>
                <w:szCs w:val="20"/>
              </w:rPr>
            </w:pPr>
            <w:r>
              <w:rPr>
                <w:color w:val="000000"/>
                <w:sz w:val="20"/>
                <w:szCs w:val="20"/>
                <w:lang w:val="fr-FR"/>
              </w:rPr>
              <w:fldChar w:fldCharType="begin"/>
            </w:r>
            <w:r>
              <w:rPr>
                <w:color w:val="000000"/>
                <w:sz w:val="20"/>
                <w:szCs w:val="20"/>
                <w:lang w:val="fr-FR"/>
              </w:rPr>
              <w:instrText xml:space="preserve"> ADDIN ZOTERO_ITEM CSL_CITATION {"citationID":"woBCm4iV","properties":{"formattedCitation":"(Peters et al. 2019)","plainCitation":"(Peters et al. 2019)","dontUpdate":true,"noteIndex":0},"citationItems":[{"id":1356,"uris":["http://zotero.org/users/local/idKDtb7T/items/3XYW6EBY"],"itemData":{"id":1356,"type":"article-journal","abstract":"Globally, anthropogenic pressures are reducing the abundances of marine species and altering ecosystems through modification of trophic interactions. Yet, consumer declines also disrupt important bottom-up processes, like nutrient recycling, which are critical for ecosystem functioning. Consumer-mediated nutrient dynamics (CND) is now considered a major biogeochemical component of most ecosystems, but lacking long-term studies, it is difficult to predict how CND will respond to accelerating disturbances in the wake of global change. To aid such predictions, we coupled empirical ammonium excretion rates with an 18-year time series of the standing biomass of common benthic macroinvertebrates in southern California kelp forests. This time series of excretion rates encompassed an extended period of extreme ocean warming, disease outbreaks, and the abolishment of fishing at two of our study sites, allowing us to assess kelp forest CND across a wide range of environmental conditions. At their peak, reef invertebrates supplied an average of 18.3 ± 3.0 µmol NH4+ m−2 hr−1 to kelp forests when sea stars were regionally abundant, but dropped to 3.5 ± 1.0 µmol NH4+ m−2 hr−1 following their mass mortality due to disease during a prolonged period of extreme warming. However, a coincident increase in the </w:instrText>
            </w:r>
            <w:r w:rsidRPr="0088122D">
              <w:rPr>
                <w:color w:val="000000"/>
                <w:sz w:val="20"/>
                <w:szCs w:val="20"/>
                <w:lang w:val="en-US"/>
                <w:rPrChange w:id="382" w:author="Isabelle Cote" w:date="2025-08-12T08:54:00Z" w16du:dateUtc="2025-08-12T15:54:00Z">
                  <w:rPr>
                    <w:color w:val="000000"/>
                    <w:sz w:val="20"/>
                    <w:szCs w:val="20"/>
                    <w:lang w:val="fr-FR"/>
                  </w:rPr>
                </w:rPrChange>
              </w:rPr>
              <w:instrText xml:space="preserve">abundance of the California spiny lobster, Palinurus interupptus (Randall, 1840), likely in response to both reduced fishing and a warmer ocean, compensated for much of the recycled ammonium lost to sea star mortality. Both lobsters and sea stars are widely recognized as key predators that can profoundly influence community structure in benthic marine systems. Our study is the first to demonstrate their importance in nutrient cycling, thus expanding their roles in the ecosystem. Climate change is increasing the frequency and severity of warming events, and rising human populations are intensifying fishing pressure in coastal ecosystems worldwide. Our study documents how these projected global changes can drive regime shifts in CND and fundamentally alter a critical ecosystem function.","container-title":"Global Change Biology","DOI":"10.1111/gcb.14706","ISSN":"1365-2486","issue":"9","journalAbbreviation":"Glob Change Biol","language":"en","license":"© 2019 John Wiley &amp; Sons Ltd","note":"_eprint: https://onlinelibrary.wiley.com/doi/pdf/10.1111/gcb.14706","page":"3179-3192","source":"Wiley Online Library","title":"Climate and fishing drive regime shifts in consumer-mediated nutrient cycling in kelp forests","volume":"25","author":[{"family":"Peters","given":"Joseph R."},{"family":"Reed","given":"Daniel C."},{"family":"Burkepile","given":"Deron E."}],"issued":{"date-parts":[["2019"]]}}}],"schema":"https://github.com/citation-style-language/schema/raw/master/csl-citation.json"} </w:instrText>
            </w:r>
            <w:r>
              <w:rPr>
                <w:color w:val="000000"/>
                <w:sz w:val="20"/>
                <w:szCs w:val="20"/>
                <w:lang w:val="fr-FR"/>
              </w:rPr>
              <w:fldChar w:fldCharType="separate"/>
            </w:r>
            <w:r w:rsidRPr="0088122D">
              <w:rPr>
                <w:noProof/>
                <w:color w:val="000000"/>
                <w:sz w:val="20"/>
                <w:szCs w:val="20"/>
                <w:lang w:val="en-US"/>
                <w:rPrChange w:id="383" w:author="Isabelle Cote" w:date="2025-08-12T08:54:00Z" w16du:dateUtc="2025-08-12T15:54:00Z">
                  <w:rPr>
                    <w:noProof/>
                    <w:color w:val="000000"/>
                    <w:sz w:val="20"/>
                    <w:szCs w:val="20"/>
                    <w:lang w:val="fr-FR"/>
                  </w:rPr>
                </w:rPrChange>
              </w:rPr>
              <w:t>Peters et al. 2019</w:t>
            </w:r>
            <w:r>
              <w:rPr>
                <w:color w:val="000000"/>
                <w:sz w:val="20"/>
                <w:szCs w:val="20"/>
                <w:lang w:val="fr-FR"/>
              </w:rPr>
              <w:fldChar w:fldCharType="end"/>
            </w:r>
          </w:p>
        </w:tc>
      </w:tr>
      <w:tr w:rsidR="00CB6958" w:rsidRPr="00861362" w14:paraId="402B8DBF" w14:textId="77777777" w:rsidTr="00806FD8">
        <w:trPr>
          <w:trHeight w:val="320"/>
        </w:trPr>
        <w:tc>
          <w:tcPr>
            <w:tcW w:w="3162" w:type="dxa"/>
            <w:noWrap/>
            <w:hideMark/>
          </w:tcPr>
          <w:p w14:paraId="01100626" w14:textId="77777777" w:rsidR="00CB6958" w:rsidRPr="00861362" w:rsidRDefault="00CB6958" w:rsidP="00806FD8">
            <w:pPr>
              <w:jc w:val="left"/>
              <w:rPr>
                <w:i/>
                <w:color w:val="000000"/>
                <w:sz w:val="20"/>
                <w:szCs w:val="20"/>
              </w:rPr>
            </w:pPr>
            <w:proofErr w:type="spellStart"/>
            <w:r w:rsidRPr="00861362">
              <w:rPr>
                <w:i/>
                <w:color w:val="000000"/>
                <w:sz w:val="20"/>
                <w:szCs w:val="20"/>
              </w:rPr>
              <w:t>Henricia</w:t>
            </w:r>
            <w:proofErr w:type="spellEnd"/>
            <w:r w:rsidRPr="00861362">
              <w:rPr>
                <w:i/>
                <w:color w:val="000000"/>
                <w:sz w:val="20"/>
                <w:szCs w:val="20"/>
              </w:rPr>
              <w:t xml:space="preserve"> pumila</w:t>
            </w:r>
          </w:p>
        </w:tc>
        <w:tc>
          <w:tcPr>
            <w:tcW w:w="1745" w:type="dxa"/>
            <w:noWrap/>
            <w:hideMark/>
          </w:tcPr>
          <w:p w14:paraId="5EC8977A"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5067FB96" w14:textId="77777777" w:rsidR="00CB6958" w:rsidRPr="00861362" w:rsidRDefault="00CB6958" w:rsidP="00806FD8">
            <w:pPr>
              <w:jc w:val="left"/>
              <w:rPr>
                <w:color w:val="000000"/>
                <w:sz w:val="20"/>
                <w:szCs w:val="20"/>
              </w:rPr>
            </w:pPr>
            <w:r w:rsidRPr="00861362">
              <w:rPr>
                <w:color w:val="000000"/>
                <w:sz w:val="20"/>
                <w:szCs w:val="20"/>
              </w:rPr>
              <w:t xml:space="preserve">Menge 1975, </w:t>
            </w:r>
            <w:proofErr w:type="spellStart"/>
            <w:r w:rsidRPr="00861362">
              <w:rPr>
                <w:i/>
                <w:color w:val="000000"/>
                <w:sz w:val="20"/>
                <w:szCs w:val="20"/>
              </w:rPr>
              <w:t>Henricia</w:t>
            </w:r>
            <w:proofErr w:type="spellEnd"/>
            <w:r w:rsidRPr="00861362">
              <w:rPr>
                <w:i/>
                <w:color w:val="000000"/>
                <w:sz w:val="20"/>
                <w:szCs w:val="20"/>
              </w:rPr>
              <w:t xml:space="preserve"> </w:t>
            </w:r>
            <w:r w:rsidRPr="00562DF0">
              <w:rPr>
                <w:iCs/>
                <w:color w:val="000000"/>
                <w:sz w:val="20"/>
                <w:szCs w:val="20"/>
                <w:rPrChange w:id="384" w:author="Isabelle Cote" w:date="2025-08-12T15:46:00Z" w16du:dateUtc="2025-08-12T22:46:00Z">
                  <w:rPr>
                    <w:i/>
                    <w:color w:val="000000"/>
                    <w:sz w:val="20"/>
                    <w:szCs w:val="20"/>
                  </w:rPr>
                </w:rPrChange>
              </w:rPr>
              <w:t>spp</w:t>
            </w:r>
            <w:r w:rsidRPr="00861362">
              <w:rPr>
                <w:color w:val="000000"/>
                <w:sz w:val="20"/>
                <w:szCs w:val="20"/>
              </w:rPr>
              <w:t>.</w:t>
            </w:r>
          </w:p>
        </w:tc>
      </w:tr>
      <w:tr w:rsidR="00CB6958" w:rsidRPr="00861362" w14:paraId="2C26AA62" w14:textId="77777777" w:rsidTr="00806FD8">
        <w:trPr>
          <w:trHeight w:val="320"/>
        </w:trPr>
        <w:tc>
          <w:tcPr>
            <w:tcW w:w="3162" w:type="dxa"/>
            <w:noWrap/>
            <w:hideMark/>
          </w:tcPr>
          <w:p w14:paraId="61E9B393" w14:textId="77777777" w:rsidR="00CB6958" w:rsidRPr="00861362" w:rsidRDefault="00CB6958" w:rsidP="00806FD8">
            <w:pPr>
              <w:jc w:val="left"/>
              <w:rPr>
                <w:i/>
                <w:color w:val="000000"/>
                <w:sz w:val="20"/>
                <w:szCs w:val="20"/>
              </w:rPr>
            </w:pPr>
            <w:proofErr w:type="spellStart"/>
            <w:r w:rsidRPr="00861362">
              <w:rPr>
                <w:i/>
                <w:color w:val="000000"/>
                <w:sz w:val="20"/>
                <w:szCs w:val="20"/>
              </w:rPr>
              <w:t>Henricia</w:t>
            </w:r>
            <w:proofErr w:type="spellEnd"/>
            <w:r w:rsidRPr="00861362">
              <w:rPr>
                <w:i/>
                <w:color w:val="000000"/>
                <w:sz w:val="20"/>
                <w:szCs w:val="20"/>
              </w:rPr>
              <w:t xml:space="preserve"> </w:t>
            </w:r>
            <w:r w:rsidRPr="00562DF0">
              <w:rPr>
                <w:iCs/>
                <w:color w:val="000000"/>
                <w:sz w:val="20"/>
                <w:szCs w:val="20"/>
                <w:rPrChange w:id="385" w:author="Isabelle Cote" w:date="2025-08-12T15:46:00Z" w16du:dateUtc="2025-08-12T22:46:00Z">
                  <w:rPr>
                    <w:i/>
                    <w:color w:val="000000"/>
                    <w:sz w:val="20"/>
                    <w:szCs w:val="20"/>
                  </w:rPr>
                </w:rPrChange>
              </w:rPr>
              <w:t>spp</w:t>
            </w:r>
            <w:r w:rsidRPr="00861362">
              <w:rPr>
                <w:i/>
                <w:color w:val="000000"/>
                <w:sz w:val="20"/>
                <w:szCs w:val="20"/>
              </w:rPr>
              <w:t>.</w:t>
            </w:r>
          </w:p>
        </w:tc>
        <w:tc>
          <w:tcPr>
            <w:tcW w:w="1745" w:type="dxa"/>
            <w:noWrap/>
            <w:hideMark/>
          </w:tcPr>
          <w:p w14:paraId="5D9AEA6A"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1B1FC073" w14:textId="77777777" w:rsidR="00CB6958" w:rsidRPr="00861362" w:rsidRDefault="00CB6958" w:rsidP="00806FD8">
            <w:pPr>
              <w:jc w:val="left"/>
              <w:rPr>
                <w:color w:val="000000"/>
                <w:sz w:val="20"/>
                <w:szCs w:val="20"/>
              </w:rPr>
            </w:pPr>
            <w:r w:rsidRPr="00861362">
              <w:rPr>
                <w:color w:val="000000"/>
                <w:sz w:val="20"/>
                <w:szCs w:val="20"/>
              </w:rPr>
              <w:t>Menge 1975</w:t>
            </w:r>
          </w:p>
        </w:tc>
      </w:tr>
      <w:tr w:rsidR="00CB6958" w:rsidRPr="00861362" w14:paraId="2E35DAC8" w14:textId="77777777" w:rsidTr="00806FD8">
        <w:trPr>
          <w:trHeight w:val="320"/>
        </w:trPr>
        <w:tc>
          <w:tcPr>
            <w:tcW w:w="3162" w:type="dxa"/>
            <w:noWrap/>
            <w:hideMark/>
          </w:tcPr>
          <w:p w14:paraId="62634AB1" w14:textId="77777777" w:rsidR="00CB6958" w:rsidRPr="00861362" w:rsidRDefault="00CB6958" w:rsidP="00806FD8">
            <w:pPr>
              <w:jc w:val="left"/>
              <w:rPr>
                <w:i/>
                <w:color w:val="000000"/>
                <w:sz w:val="20"/>
                <w:szCs w:val="20"/>
              </w:rPr>
            </w:pPr>
            <w:proofErr w:type="spellStart"/>
            <w:r w:rsidRPr="00861362">
              <w:rPr>
                <w:i/>
                <w:color w:val="000000"/>
                <w:sz w:val="20"/>
                <w:szCs w:val="20"/>
              </w:rPr>
              <w:t>Dermasterias</w:t>
            </w:r>
            <w:proofErr w:type="spellEnd"/>
            <w:r w:rsidRPr="00861362">
              <w:rPr>
                <w:i/>
                <w:color w:val="000000"/>
                <w:sz w:val="20"/>
                <w:szCs w:val="20"/>
              </w:rPr>
              <w:t xml:space="preserve"> imbricata</w:t>
            </w:r>
          </w:p>
        </w:tc>
        <w:tc>
          <w:tcPr>
            <w:tcW w:w="1745" w:type="dxa"/>
            <w:noWrap/>
            <w:hideMark/>
          </w:tcPr>
          <w:p w14:paraId="16354105" w14:textId="77777777" w:rsidR="00CB6958" w:rsidRPr="00861362" w:rsidRDefault="00CB6958" w:rsidP="00806FD8">
            <w:pPr>
              <w:jc w:val="left"/>
              <w:rPr>
                <w:color w:val="000000"/>
                <w:sz w:val="20"/>
                <w:szCs w:val="20"/>
              </w:rPr>
            </w:pPr>
            <w:r w:rsidRPr="00861362">
              <w:rPr>
                <w:color w:val="000000"/>
                <w:sz w:val="20"/>
                <w:szCs w:val="20"/>
              </w:rPr>
              <w:t>92</w:t>
            </w:r>
          </w:p>
        </w:tc>
        <w:tc>
          <w:tcPr>
            <w:tcW w:w="5016" w:type="dxa"/>
            <w:noWrap/>
            <w:hideMark/>
          </w:tcPr>
          <w:p w14:paraId="140C12B1" w14:textId="1D50A778"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{"citationID":"nUJcf9OD","properties":{"formattedCitation":"(Montgomery 2014)","plainCitation":"(Montgomery 2014)","dontUpdate":true,"noteIndex":0},"citationItems":[{"id":4594,"uris":["http://zotero.org/users/local/idKDtb7T/items/6AJEGIJR"],"itemData":{"id":4594,"type":"article-journal","abstract":"Larger animals typically move faster than smaller individuals of the same species. This relationship is highly conserved across many diverse groups of vertebrates with varied modes of locomotion. But the relationship between body size and locomotion speed is much less clear among invertebrate taxa — the Asteroidea (sea stars) in particular. One sea star species crawls faster at larger body sizes, three species show no correlation between body size and crawling speed, and another sea star species actually crawls slower at larger body sizes. To further examine these unusual patterns of locomotion in sea stars, the relationship between body size and crawling speed was quantified in three unstudied species of Northeast Pacific sea star: Pycnopodia helianthoides, Solaster stimpsoni, and Dermasterias imbricata. The two multi-armed species P. helianthoides and S. stimpsoni followed the general trend: larger individuals crawled faster. But the five-armed D. imbricata crawled slower, like the previously reported five-armed star Patiria miniata. Arm number and scaling differences among species are not sufficient to explain why some sea star species crawl faster at larger body sizes. But two shape ratios relating arm length, arm width, and oral disk diameter may enable predictions of the relationship between body size and crawling speed in unstudied sea star species. Crawling speed differences within and among species could have implications for predator–prey dynamics as well as feeding mode.","container-title":"Journal of Experimental Marine Biology and Ecology","DOI":"10.1016/j.jembe.2014.05.009","ISSN":"0022-0981","journalAbbreviation":"Journal of Experimental Marine Biology and Ecology","page":"27-33","source":"ScienceDirect","title":"Predicting crawling speed relative to mass in sea stars","volume":"458","author":[{"family":"Montgomery","given":"E. M."}],"issued":{"date-parts":[["2014",9,1]]}}}],"schema":"https://github.com/citation-style-language/schema/raw/master/csl-citation.json"} </w:instrText>
            </w:r>
            <w:r>
              <w:rPr>
                <w:color w:val="000000"/>
                <w:sz w:val="20"/>
                <w:szCs w:val="20"/>
              </w:rPr>
              <w:fldChar w:fldCharType="separate"/>
            </w:r>
            <w:r>
              <w:rPr>
                <w:noProof/>
                <w:color w:val="000000"/>
                <w:sz w:val="20"/>
                <w:szCs w:val="20"/>
              </w:rPr>
              <w:t>Montgomery 2014</w:t>
            </w:r>
            <w:r>
              <w:rPr>
                <w:color w:val="000000"/>
                <w:sz w:val="20"/>
                <w:szCs w:val="20"/>
              </w:rPr>
              <w:fldChar w:fldCharType="end"/>
            </w:r>
          </w:p>
        </w:tc>
      </w:tr>
      <w:tr w:rsidR="00CB6958" w:rsidRPr="00861362" w14:paraId="73407B72" w14:textId="77777777" w:rsidTr="00806FD8">
        <w:trPr>
          <w:trHeight w:val="320"/>
        </w:trPr>
        <w:tc>
          <w:tcPr>
            <w:tcW w:w="3162" w:type="dxa"/>
            <w:noWrap/>
            <w:hideMark/>
          </w:tcPr>
          <w:p w14:paraId="6316F343" w14:textId="77777777" w:rsidR="00CB6958" w:rsidRPr="00861362" w:rsidRDefault="00CB6958" w:rsidP="00806FD8">
            <w:pPr>
              <w:jc w:val="left"/>
              <w:rPr>
                <w:i/>
                <w:color w:val="000000"/>
                <w:sz w:val="20"/>
                <w:szCs w:val="20"/>
              </w:rPr>
            </w:pPr>
            <w:proofErr w:type="spellStart"/>
            <w:r w:rsidRPr="00861362">
              <w:rPr>
                <w:i/>
                <w:color w:val="000000"/>
                <w:sz w:val="20"/>
                <w:szCs w:val="20"/>
              </w:rPr>
              <w:t>Mediaster</w:t>
            </w:r>
            <w:proofErr w:type="spellEnd"/>
            <w:r w:rsidRPr="00861362">
              <w:rPr>
                <w:i/>
                <w:color w:val="000000"/>
                <w:sz w:val="20"/>
                <w:szCs w:val="20"/>
              </w:rPr>
              <w:t xml:space="preserve"> </w:t>
            </w:r>
            <w:proofErr w:type="spellStart"/>
            <w:r w:rsidRPr="00861362">
              <w:rPr>
                <w:i/>
                <w:color w:val="000000"/>
                <w:sz w:val="20"/>
                <w:szCs w:val="20"/>
              </w:rPr>
              <w:t>aequalis</w:t>
            </w:r>
            <w:proofErr w:type="spellEnd"/>
          </w:p>
        </w:tc>
        <w:tc>
          <w:tcPr>
            <w:tcW w:w="1745" w:type="dxa"/>
            <w:noWrap/>
            <w:hideMark/>
          </w:tcPr>
          <w:p w14:paraId="027F2B8F"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63B6B4BC" w14:textId="77777777" w:rsidR="00CB6958" w:rsidRPr="00861362" w:rsidRDefault="00CB6958" w:rsidP="00806FD8">
            <w:pPr>
              <w:jc w:val="left"/>
              <w:rPr>
                <w:color w:val="000000"/>
                <w:sz w:val="20"/>
                <w:szCs w:val="20"/>
              </w:rPr>
            </w:pPr>
            <w:r w:rsidRPr="00861362">
              <w:rPr>
                <w:color w:val="000000"/>
                <w:sz w:val="20"/>
                <w:szCs w:val="20"/>
              </w:rPr>
              <w:t xml:space="preserve">Menge 1975, </w:t>
            </w:r>
            <w:proofErr w:type="spellStart"/>
            <w:r w:rsidRPr="00861362">
              <w:rPr>
                <w:i/>
                <w:color w:val="000000"/>
                <w:sz w:val="20"/>
                <w:szCs w:val="20"/>
              </w:rPr>
              <w:t>Henricia</w:t>
            </w:r>
            <w:proofErr w:type="spellEnd"/>
            <w:r w:rsidRPr="00861362">
              <w:rPr>
                <w:i/>
                <w:color w:val="000000"/>
                <w:sz w:val="20"/>
                <w:szCs w:val="20"/>
              </w:rPr>
              <w:t xml:space="preserve"> spp</w:t>
            </w:r>
            <w:r w:rsidRPr="00861362">
              <w:rPr>
                <w:color w:val="000000"/>
                <w:sz w:val="20"/>
                <w:szCs w:val="20"/>
              </w:rPr>
              <w:t>.</w:t>
            </w:r>
          </w:p>
        </w:tc>
      </w:tr>
      <w:tr w:rsidR="00CB6958" w:rsidRPr="00861362" w14:paraId="30258EC3" w14:textId="77777777" w:rsidTr="00806FD8">
        <w:trPr>
          <w:trHeight w:val="320"/>
        </w:trPr>
        <w:tc>
          <w:tcPr>
            <w:tcW w:w="3162" w:type="dxa"/>
            <w:noWrap/>
            <w:hideMark/>
          </w:tcPr>
          <w:p w14:paraId="0BCCAB85" w14:textId="77777777" w:rsidR="00CB6958" w:rsidRPr="00861362" w:rsidRDefault="00CB6958" w:rsidP="00806FD8">
            <w:pPr>
              <w:jc w:val="left"/>
              <w:rPr>
                <w:i/>
                <w:color w:val="000000"/>
                <w:sz w:val="20"/>
                <w:szCs w:val="20"/>
              </w:rPr>
            </w:pPr>
            <w:proofErr w:type="spellStart"/>
            <w:r w:rsidRPr="00861362">
              <w:rPr>
                <w:i/>
                <w:color w:val="000000"/>
                <w:sz w:val="20"/>
                <w:szCs w:val="20"/>
              </w:rPr>
              <w:t>Solaster</w:t>
            </w:r>
            <w:proofErr w:type="spellEnd"/>
            <w:r w:rsidRPr="00861362">
              <w:rPr>
                <w:i/>
                <w:color w:val="000000"/>
                <w:sz w:val="20"/>
                <w:szCs w:val="20"/>
              </w:rPr>
              <w:t xml:space="preserve"> </w:t>
            </w:r>
            <w:proofErr w:type="spellStart"/>
            <w:r w:rsidRPr="00861362">
              <w:rPr>
                <w:i/>
                <w:color w:val="000000"/>
                <w:sz w:val="20"/>
                <w:szCs w:val="20"/>
              </w:rPr>
              <w:t>dawsoni</w:t>
            </w:r>
            <w:proofErr w:type="spellEnd"/>
          </w:p>
        </w:tc>
        <w:tc>
          <w:tcPr>
            <w:tcW w:w="1745" w:type="dxa"/>
            <w:noWrap/>
            <w:hideMark/>
          </w:tcPr>
          <w:p w14:paraId="45DCBE65" w14:textId="77777777" w:rsidR="00CB6958" w:rsidRPr="00861362" w:rsidRDefault="00CB6958" w:rsidP="00806FD8">
            <w:pPr>
              <w:jc w:val="left"/>
              <w:rPr>
                <w:color w:val="000000"/>
                <w:sz w:val="20"/>
                <w:szCs w:val="20"/>
              </w:rPr>
            </w:pPr>
            <w:r w:rsidRPr="00861362">
              <w:rPr>
                <w:color w:val="000000"/>
                <w:sz w:val="20"/>
                <w:szCs w:val="20"/>
              </w:rPr>
              <w:t>486</w:t>
            </w:r>
          </w:p>
        </w:tc>
        <w:tc>
          <w:tcPr>
            <w:tcW w:w="5016" w:type="dxa"/>
            <w:noWrap/>
            <w:hideMark/>
          </w:tcPr>
          <w:p w14:paraId="4081018F" w14:textId="77777777" w:rsidR="00CB6958" w:rsidRPr="00861362" w:rsidRDefault="00CB6958" w:rsidP="00806FD8">
            <w:pPr>
              <w:jc w:val="left"/>
              <w:rPr>
                <w:color w:val="000000"/>
                <w:sz w:val="20"/>
                <w:szCs w:val="20"/>
              </w:rPr>
            </w:pPr>
            <w:r w:rsidRPr="00861362">
              <w:rPr>
                <w:color w:val="000000"/>
                <w:sz w:val="20"/>
                <w:szCs w:val="20"/>
              </w:rPr>
              <w:t xml:space="preserve">Montgomery 2014, </w:t>
            </w:r>
            <w:proofErr w:type="spellStart"/>
            <w:r w:rsidRPr="00861362">
              <w:rPr>
                <w:i/>
                <w:color w:val="000000"/>
                <w:sz w:val="20"/>
                <w:szCs w:val="20"/>
              </w:rPr>
              <w:t>Solaster</w:t>
            </w:r>
            <w:proofErr w:type="spellEnd"/>
            <w:r w:rsidRPr="00861362">
              <w:rPr>
                <w:i/>
                <w:color w:val="000000"/>
                <w:sz w:val="20"/>
                <w:szCs w:val="20"/>
              </w:rPr>
              <w:t xml:space="preserve"> </w:t>
            </w:r>
            <w:proofErr w:type="spellStart"/>
            <w:r w:rsidRPr="00861362">
              <w:rPr>
                <w:i/>
                <w:color w:val="000000"/>
                <w:sz w:val="20"/>
                <w:szCs w:val="20"/>
              </w:rPr>
              <w:t>stimpsoni</w:t>
            </w:r>
            <w:proofErr w:type="spellEnd"/>
          </w:p>
        </w:tc>
      </w:tr>
      <w:tr w:rsidR="00CB6958" w:rsidRPr="00861362" w14:paraId="65E5C720" w14:textId="77777777" w:rsidTr="00806FD8">
        <w:trPr>
          <w:trHeight w:val="320"/>
        </w:trPr>
        <w:tc>
          <w:tcPr>
            <w:tcW w:w="3162" w:type="dxa"/>
            <w:noWrap/>
            <w:hideMark/>
          </w:tcPr>
          <w:p w14:paraId="2BE29114" w14:textId="77777777" w:rsidR="00CB6958" w:rsidRPr="00861362" w:rsidRDefault="00CB6958" w:rsidP="00806FD8">
            <w:pPr>
              <w:jc w:val="left"/>
              <w:rPr>
                <w:i/>
                <w:color w:val="000000"/>
                <w:sz w:val="20"/>
                <w:szCs w:val="20"/>
              </w:rPr>
            </w:pPr>
            <w:proofErr w:type="spellStart"/>
            <w:r w:rsidRPr="00861362">
              <w:rPr>
                <w:i/>
                <w:color w:val="000000"/>
                <w:sz w:val="20"/>
                <w:szCs w:val="20"/>
              </w:rPr>
              <w:t>Solaster</w:t>
            </w:r>
            <w:proofErr w:type="spellEnd"/>
            <w:r w:rsidRPr="00861362">
              <w:rPr>
                <w:i/>
                <w:color w:val="000000"/>
                <w:sz w:val="20"/>
                <w:szCs w:val="20"/>
              </w:rPr>
              <w:t xml:space="preserve"> </w:t>
            </w:r>
            <w:proofErr w:type="spellStart"/>
            <w:r w:rsidRPr="00861362">
              <w:rPr>
                <w:i/>
                <w:color w:val="000000"/>
                <w:sz w:val="20"/>
                <w:szCs w:val="20"/>
              </w:rPr>
              <w:t>stimpsoni</w:t>
            </w:r>
            <w:proofErr w:type="spellEnd"/>
          </w:p>
        </w:tc>
        <w:tc>
          <w:tcPr>
            <w:tcW w:w="1745" w:type="dxa"/>
            <w:noWrap/>
            <w:hideMark/>
          </w:tcPr>
          <w:p w14:paraId="2DE4759F" w14:textId="77777777" w:rsidR="00CB6958" w:rsidRPr="00861362" w:rsidRDefault="00CB6958" w:rsidP="00806FD8">
            <w:pPr>
              <w:jc w:val="left"/>
              <w:rPr>
                <w:color w:val="000000"/>
                <w:sz w:val="20"/>
                <w:szCs w:val="20"/>
              </w:rPr>
            </w:pPr>
            <w:r w:rsidRPr="00861362">
              <w:rPr>
                <w:color w:val="000000"/>
                <w:sz w:val="20"/>
                <w:szCs w:val="20"/>
              </w:rPr>
              <w:t>486</w:t>
            </w:r>
          </w:p>
        </w:tc>
        <w:tc>
          <w:tcPr>
            <w:tcW w:w="5016" w:type="dxa"/>
            <w:noWrap/>
            <w:hideMark/>
          </w:tcPr>
          <w:p w14:paraId="308127EF" w14:textId="77777777" w:rsidR="00CB6958" w:rsidRPr="00861362" w:rsidRDefault="00CB6958" w:rsidP="00806FD8">
            <w:pPr>
              <w:jc w:val="left"/>
              <w:rPr>
                <w:color w:val="000000"/>
                <w:sz w:val="20"/>
                <w:szCs w:val="20"/>
              </w:rPr>
            </w:pPr>
            <w:r w:rsidRPr="00861362">
              <w:rPr>
                <w:color w:val="000000"/>
                <w:sz w:val="20"/>
                <w:szCs w:val="20"/>
              </w:rPr>
              <w:t>Montgomery 2014</w:t>
            </w:r>
          </w:p>
        </w:tc>
      </w:tr>
      <w:tr w:rsidR="00CB6958" w:rsidRPr="00861362" w14:paraId="3E4BEEE7" w14:textId="77777777" w:rsidTr="00806FD8">
        <w:trPr>
          <w:trHeight w:val="320"/>
        </w:trPr>
        <w:tc>
          <w:tcPr>
            <w:tcW w:w="3162" w:type="dxa"/>
            <w:noWrap/>
            <w:hideMark/>
          </w:tcPr>
          <w:p w14:paraId="3B150585" w14:textId="77777777" w:rsidR="00CB6958" w:rsidRPr="00861362" w:rsidRDefault="00CB6958" w:rsidP="00806FD8">
            <w:pPr>
              <w:jc w:val="left"/>
              <w:rPr>
                <w:i/>
                <w:color w:val="000000"/>
                <w:sz w:val="20"/>
                <w:szCs w:val="20"/>
              </w:rPr>
            </w:pPr>
            <w:proofErr w:type="spellStart"/>
            <w:r w:rsidRPr="00861362">
              <w:rPr>
                <w:i/>
                <w:color w:val="000000"/>
                <w:sz w:val="20"/>
                <w:szCs w:val="20"/>
              </w:rPr>
              <w:t>Pteraster</w:t>
            </w:r>
            <w:proofErr w:type="spellEnd"/>
            <w:r w:rsidRPr="00861362">
              <w:rPr>
                <w:i/>
                <w:color w:val="000000"/>
                <w:sz w:val="20"/>
                <w:szCs w:val="20"/>
              </w:rPr>
              <w:t xml:space="preserve"> </w:t>
            </w:r>
            <w:proofErr w:type="spellStart"/>
            <w:r w:rsidRPr="00861362">
              <w:rPr>
                <w:i/>
                <w:color w:val="000000"/>
                <w:sz w:val="20"/>
                <w:szCs w:val="20"/>
              </w:rPr>
              <w:t>tesselatus</w:t>
            </w:r>
            <w:proofErr w:type="spellEnd"/>
          </w:p>
        </w:tc>
        <w:tc>
          <w:tcPr>
            <w:tcW w:w="1745" w:type="dxa"/>
            <w:noWrap/>
            <w:hideMark/>
          </w:tcPr>
          <w:p w14:paraId="30819290"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75E07095" w14:textId="77777777" w:rsidR="00CB6958" w:rsidRPr="00861362" w:rsidRDefault="00CB6958" w:rsidP="00806FD8">
            <w:pPr>
              <w:jc w:val="left"/>
              <w:rPr>
                <w:color w:val="000000"/>
                <w:sz w:val="20"/>
                <w:szCs w:val="20"/>
              </w:rPr>
            </w:pPr>
            <w:r w:rsidRPr="00861362">
              <w:rPr>
                <w:color w:val="000000"/>
                <w:sz w:val="20"/>
                <w:szCs w:val="20"/>
              </w:rPr>
              <w:t xml:space="preserve">Menge 1975, </w:t>
            </w:r>
            <w:proofErr w:type="spellStart"/>
            <w:r w:rsidRPr="00861362">
              <w:rPr>
                <w:i/>
                <w:color w:val="000000"/>
                <w:sz w:val="20"/>
                <w:szCs w:val="20"/>
              </w:rPr>
              <w:t>Henricia</w:t>
            </w:r>
            <w:proofErr w:type="spellEnd"/>
            <w:r w:rsidRPr="00861362">
              <w:rPr>
                <w:i/>
                <w:color w:val="000000"/>
                <w:sz w:val="20"/>
                <w:szCs w:val="20"/>
              </w:rPr>
              <w:t xml:space="preserve"> </w:t>
            </w:r>
            <w:r w:rsidRPr="00562DF0">
              <w:rPr>
                <w:iCs/>
                <w:color w:val="000000"/>
                <w:sz w:val="20"/>
                <w:szCs w:val="20"/>
                <w:rPrChange w:id="386"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5ADDD6C4" w14:textId="77777777" w:rsidTr="00806FD8">
        <w:trPr>
          <w:trHeight w:val="320"/>
        </w:trPr>
        <w:tc>
          <w:tcPr>
            <w:tcW w:w="3162" w:type="dxa"/>
            <w:noWrap/>
            <w:hideMark/>
          </w:tcPr>
          <w:p w14:paraId="0218E79E" w14:textId="77777777" w:rsidR="00CB6958" w:rsidRPr="00861362" w:rsidRDefault="00CB6958" w:rsidP="00806FD8">
            <w:pPr>
              <w:jc w:val="left"/>
              <w:rPr>
                <w:i/>
                <w:color w:val="000000"/>
                <w:sz w:val="20"/>
                <w:szCs w:val="20"/>
              </w:rPr>
            </w:pPr>
            <w:proofErr w:type="spellStart"/>
            <w:r w:rsidRPr="00861362">
              <w:rPr>
                <w:i/>
                <w:color w:val="000000"/>
                <w:sz w:val="20"/>
                <w:szCs w:val="20"/>
              </w:rPr>
              <w:t>Mesocentrotus</w:t>
            </w:r>
            <w:proofErr w:type="spellEnd"/>
            <w:r w:rsidRPr="00861362">
              <w:rPr>
                <w:i/>
                <w:color w:val="000000"/>
                <w:sz w:val="20"/>
                <w:szCs w:val="20"/>
              </w:rPr>
              <w:t xml:space="preserve"> </w:t>
            </w:r>
            <w:proofErr w:type="spellStart"/>
            <w:r w:rsidRPr="00861362">
              <w:rPr>
                <w:i/>
                <w:color w:val="000000"/>
                <w:sz w:val="20"/>
                <w:szCs w:val="20"/>
              </w:rPr>
              <w:t>franciscanus</w:t>
            </w:r>
            <w:proofErr w:type="spellEnd"/>
          </w:p>
        </w:tc>
        <w:tc>
          <w:tcPr>
            <w:tcW w:w="1745" w:type="dxa"/>
            <w:noWrap/>
            <w:hideMark/>
          </w:tcPr>
          <w:p w14:paraId="107A47C2" w14:textId="77777777" w:rsidR="00CB6958" w:rsidRPr="00861362" w:rsidRDefault="00CB6958" w:rsidP="00806FD8">
            <w:pPr>
              <w:jc w:val="left"/>
              <w:rPr>
                <w:color w:val="000000"/>
                <w:sz w:val="20"/>
                <w:szCs w:val="20"/>
              </w:rPr>
            </w:pPr>
            <w:r w:rsidRPr="00861362">
              <w:rPr>
                <w:color w:val="000000"/>
                <w:sz w:val="20"/>
                <w:szCs w:val="20"/>
              </w:rPr>
              <w:t>29.51</w:t>
            </w:r>
          </w:p>
        </w:tc>
        <w:tc>
          <w:tcPr>
            <w:tcW w:w="5016" w:type="dxa"/>
            <w:noWrap/>
            <w:hideMark/>
          </w:tcPr>
          <w:p w14:paraId="3E1F892A" w14:textId="1EF9DEE9"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{"citationID":"Tn58fFbR","properties":{"formattedCitation":"(Schuster and Bates 2023)","plainCitation":"(Schuster and Bates 2023)","dontUpdate":true,"noteIndex":0},"citationItems":[{"id":4592,"uris":["http://zotero.org/users/local/idKDtb7T/items/N8AC88DS"],"itemData":{"id":4592,"type":"article-journal","abstract":"Widespread decline in underwater forests, formed by kelps and other macroalgae, is occurring in all oceans. Loss of the vulnerable surface canopy typically leads to alternate rocky reef states dominated by substrate-near, understory vegetation, or reefs without any large fleshy macroalgae such as sea urchin barrens. Such alternate reef states represent a major shift in food availability and quality, and may impact kelp-preferring grazers forced to rely on less nutritious foods. Here we investigate the physiological responses of grazers to changes in food quality and quantity. We quantify the mass-independent oxygen consumption (ṀO2), as a proxy of whole-organism physiology, of four grazing invertebrate species (two sea urchins: Mesocentrotus franciscanus and Strongylocentrotus purpuratus; and two gastropods: Pomaulax gibberosus and Tegula pulligo) provisioned with one of three diet treatments over seven weeks: 1) higher quality, canopy kelp, 2) lower quality, substrate-near kelp, or 3) restricted: no kelp. We further test for differences in the heat resistance of four grazers using an acute, near-lethal heat exposure after completion of the provisioning period. Food restrictions had the strongest influence on oxygen consumption in the two urchins (mass-independent ṀO2 was reduced by 26–78%). By contrast, the two gastropod grazers did not display metabolic depression under food restrictions. Although kelp restrictions had clear physiological consequences in sea urchins, overall, the type of kelp provisioned (Macrocystis and Saccharina) did not relate to oxygen consumption after seven weeks. While heat resistance was also similar across food treatments, unfed individuals showed a slight tendency for lower heat tolerance compared to fed individuals. These results suggest a weak coupling between heat resistance and food quality and quantity, at least for these species and at short time spans. Our work highlights the importance of diet diversity and metabolic depression as strategies to cope with the energetic costs of warming.","container-title":"Journal of Experimental Marine Biology and Ecology","DOI":"10.1016/j.jembe.2023.151947","ISSN":"0022-0981","journalAbbreviation":"Journal of Experimental Marine Biology and Ecology","page":"151947","source":"ScienceDirect","title":"The role of kelp availability and quality on the energetic state and thermal tolerance of sea urchin and gastropod grazers","volume":"569","author":[{"family":"Schuster","given":"Jasmin M."},{"family":"Bates","given":"Amanda E."}],"issued":{"date-parts":[["2023",12,1]]}}}],"schema":"https://github.com/citation-style-language/schema/raw/master/csl-citation.json"} </w:instrText>
            </w:r>
            <w:r>
              <w:rPr>
                <w:color w:val="000000"/>
                <w:sz w:val="20"/>
                <w:szCs w:val="20"/>
              </w:rPr>
              <w:fldChar w:fldCharType="separate"/>
            </w:r>
            <w:r>
              <w:rPr>
                <w:noProof/>
                <w:color w:val="000000"/>
                <w:sz w:val="20"/>
                <w:szCs w:val="20"/>
              </w:rPr>
              <w:t>Schuster and Bates 2023</w:t>
            </w:r>
            <w:r>
              <w:rPr>
                <w:color w:val="000000"/>
                <w:sz w:val="20"/>
                <w:szCs w:val="20"/>
              </w:rPr>
              <w:fldChar w:fldCharType="end"/>
            </w:r>
          </w:p>
        </w:tc>
      </w:tr>
      <w:tr w:rsidR="00CB6958" w:rsidRPr="00861362" w14:paraId="12376EE9" w14:textId="77777777" w:rsidTr="00806FD8">
        <w:trPr>
          <w:trHeight w:val="320"/>
        </w:trPr>
        <w:tc>
          <w:tcPr>
            <w:tcW w:w="3162" w:type="dxa"/>
            <w:noWrap/>
            <w:hideMark/>
          </w:tcPr>
          <w:p w14:paraId="0B84F420" w14:textId="77777777" w:rsidR="00CB6958" w:rsidRPr="00861362" w:rsidRDefault="00CB6958" w:rsidP="00806FD8">
            <w:pPr>
              <w:jc w:val="left"/>
              <w:rPr>
                <w:i/>
                <w:color w:val="000000"/>
                <w:sz w:val="20"/>
                <w:szCs w:val="20"/>
              </w:rPr>
            </w:pPr>
            <w:r w:rsidRPr="00861362">
              <w:rPr>
                <w:i/>
                <w:color w:val="000000"/>
                <w:sz w:val="20"/>
                <w:szCs w:val="20"/>
              </w:rPr>
              <w:t xml:space="preserve">Strongylocentrotus </w:t>
            </w:r>
            <w:proofErr w:type="spellStart"/>
            <w:r w:rsidRPr="00861362">
              <w:rPr>
                <w:i/>
                <w:color w:val="000000"/>
                <w:sz w:val="20"/>
                <w:szCs w:val="20"/>
              </w:rPr>
              <w:t>droebachiensis</w:t>
            </w:r>
            <w:proofErr w:type="spellEnd"/>
          </w:p>
        </w:tc>
        <w:tc>
          <w:tcPr>
            <w:tcW w:w="1745" w:type="dxa"/>
            <w:noWrap/>
            <w:hideMark/>
          </w:tcPr>
          <w:p w14:paraId="069617B7" w14:textId="77777777" w:rsidR="00CB6958" w:rsidRPr="00861362" w:rsidRDefault="00CB6958" w:rsidP="00806FD8">
            <w:pPr>
              <w:jc w:val="left"/>
              <w:rPr>
                <w:color w:val="000000"/>
                <w:sz w:val="20"/>
                <w:szCs w:val="20"/>
              </w:rPr>
            </w:pPr>
            <w:r w:rsidRPr="00861362">
              <w:rPr>
                <w:color w:val="000000"/>
                <w:sz w:val="20"/>
                <w:szCs w:val="20"/>
              </w:rPr>
              <w:t>20</w:t>
            </w:r>
          </w:p>
        </w:tc>
        <w:tc>
          <w:tcPr>
            <w:tcW w:w="5016" w:type="dxa"/>
            <w:noWrap/>
            <w:hideMark/>
          </w:tcPr>
          <w:p w14:paraId="471881C6"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 </w:t>
            </w:r>
            <w:r w:rsidRPr="00861362">
              <w:rPr>
                <w:i/>
                <w:color w:val="000000"/>
                <w:sz w:val="20"/>
                <w:szCs w:val="20"/>
              </w:rPr>
              <w:t xml:space="preserve">Strongylocentrotus </w:t>
            </w:r>
            <w:proofErr w:type="spellStart"/>
            <w:r w:rsidRPr="00861362">
              <w:rPr>
                <w:i/>
                <w:color w:val="000000"/>
                <w:sz w:val="20"/>
                <w:szCs w:val="20"/>
              </w:rPr>
              <w:t>polyacanthus</w:t>
            </w:r>
            <w:proofErr w:type="spellEnd"/>
          </w:p>
        </w:tc>
      </w:tr>
      <w:tr w:rsidR="00CB6958" w:rsidRPr="00861362" w14:paraId="2D345E2E" w14:textId="77777777" w:rsidTr="00806FD8">
        <w:trPr>
          <w:trHeight w:val="320"/>
        </w:trPr>
        <w:tc>
          <w:tcPr>
            <w:tcW w:w="3162" w:type="dxa"/>
            <w:noWrap/>
            <w:hideMark/>
          </w:tcPr>
          <w:p w14:paraId="73A69C49" w14:textId="77777777" w:rsidR="00CB6958" w:rsidRPr="00861362" w:rsidRDefault="00CB6958" w:rsidP="00806FD8">
            <w:pPr>
              <w:jc w:val="left"/>
              <w:rPr>
                <w:i/>
                <w:color w:val="000000"/>
                <w:sz w:val="20"/>
                <w:szCs w:val="20"/>
              </w:rPr>
            </w:pPr>
            <w:r w:rsidRPr="00861362">
              <w:rPr>
                <w:i/>
                <w:color w:val="000000"/>
                <w:sz w:val="20"/>
                <w:szCs w:val="20"/>
              </w:rPr>
              <w:t xml:space="preserve">Strongylocentrotus </w:t>
            </w:r>
            <w:proofErr w:type="spellStart"/>
            <w:r w:rsidRPr="00861362">
              <w:rPr>
                <w:i/>
                <w:color w:val="000000"/>
                <w:sz w:val="20"/>
                <w:szCs w:val="20"/>
              </w:rPr>
              <w:t>purpuratus</w:t>
            </w:r>
            <w:proofErr w:type="spellEnd"/>
          </w:p>
        </w:tc>
        <w:tc>
          <w:tcPr>
            <w:tcW w:w="1745" w:type="dxa"/>
            <w:noWrap/>
            <w:hideMark/>
          </w:tcPr>
          <w:p w14:paraId="59C68CD6" w14:textId="77777777" w:rsidR="00CB6958" w:rsidRPr="00861362" w:rsidRDefault="00CB6958" w:rsidP="00806FD8">
            <w:pPr>
              <w:jc w:val="left"/>
              <w:rPr>
                <w:color w:val="000000"/>
                <w:sz w:val="20"/>
                <w:szCs w:val="20"/>
              </w:rPr>
            </w:pPr>
            <w:r w:rsidRPr="00861362">
              <w:rPr>
                <w:color w:val="000000"/>
                <w:sz w:val="20"/>
                <w:szCs w:val="20"/>
              </w:rPr>
              <w:t>20</w:t>
            </w:r>
          </w:p>
        </w:tc>
        <w:tc>
          <w:tcPr>
            <w:tcW w:w="5016" w:type="dxa"/>
            <w:noWrap/>
            <w:hideMark/>
          </w:tcPr>
          <w:p w14:paraId="3115D25F"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 </w:t>
            </w:r>
            <w:r w:rsidRPr="00861362">
              <w:rPr>
                <w:i/>
                <w:color w:val="000000"/>
                <w:sz w:val="20"/>
                <w:szCs w:val="20"/>
              </w:rPr>
              <w:t xml:space="preserve">Strongylocentrotus </w:t>
            </w:r>
            <w:proofErr w:type="spellStart"/>
            <w:r w:rsidRPr="00861362">
              <w:rPr>
                <w:i/>
                <w:color w:val="000000"/>
                <w:sz w:val="20"/>
                <w:szCs w:val="20"/>
              </w:rPr>
              <w:t>polyacanthus</w:t>
            </w:r>
            <w:proofErr w:type="spellEnd"/>
          </w:p>
        </w:tc>
      </w:tr>
      <w:tr w:rsidR="00CB6958" w:rsidRPr="0088122D" w14:paraId="02E2C87A" w14:textId="77777777" w:rsidTr="00806FD8">
        <w:trPr>
          <w:trHeight w:val="320"/>
        </w:trPr>
        <w:tc>
          <w:tcPr>
            <w:tcW w:w="3162" w:type="dxa"/>
            <w:noWrap/>
            <w:hideMark/>
          </w:tcPr>
          <w:p w14:paraId="4D0DD21E" w14:textId="77777777" w:rsidR="00CB6958" w:rsidRPr="00861362" w:rsidRDefault="00CB6958" w:rsidP="00806FD8">
            <w:pPr>
              <w:jc w:val="left"/>
              <w:rPr>
                <w:i/>
                <w:color w:val="000000"/>
                <w:sz w:val="20"/>
                <w:szCs w:val="20"/>
              </w:rPr>
            </w:pPr>
            <w:proofErr w:type="spellStart"/>
            <w:r w:rsidRPr="00861362">
              <w:rPr>
                <w:i/>
                <w:color w:val="000000"/>
                <w:sz w:val="20"/>
                <w:szCs w:val="20"/>
              </w:rPr>
              <w:t>Apostichopus</w:t>
            </w:r>
            <w:proofErr w:type="spellEnd"/>
            <w:r w:rsidRPr="00861362">
              <w:rPr>
                <w:i/>
                <w:color w:val="000000"/>
                <w:sz w:val="20"/>
                <w:szCs w:val="20"/>
              </w:rPr>
              <w:t xml:space="preserve"> californicus</w:t>
            </w:r>
          </w:p>
        </w:tc>
        <w:tc>
          <w:tcPr>
            <w:tcW w:w="1745" w:type="dxa"/>
            <w:noWrap/>
            <w:hideMark/>
          </w:tcPr>
          <w:p w14:paraId="2642A6B6" w14:textId="77777777" w:rsidR="00CB6958" w:rsidRPr="00861362" w:rsidRDefault="00CB6958" w:rsidP="00806FD8">
            <w:pPr>
              <w:jc w:val="left"/>
              <w:rPr>
                <w:color w:val="000000"/>
                <w:sz w:val="20"/>
                <w:szCs w:val="20"/>
              </w:rPr>
            </w:pPr>
            <w:r w:rsidRPr="00861362">
              <w:rPr>
                <w:color w:val="000000"/>
                <w:sz w:val="20"/>
                <w:szCs w:val="20"/>
              </w:rPr>
              <w:t>319.31</w:t>
            </w:r>
          </w:p>
        </w:tc>
        <w:tc>
          <w:tcPr>
            <w:tcW w:w="5016" w:type="dxa"/>
            <w:noWrap/>
            <w:hideMark/>
          </w:tcPr>
          <w:p w14:paraId="6602577A" w14:textId="77777777" w:rsidR="00CB6958" w:rsidRPr="00861362" w:rsidRDefault="00CB6958" w:rsidP="00806FD8">
            <w:pPr>
              <w:jc w:val="left"/>
              <w:rPr>
                <w:color w:val="000000"/>
                <w:sz w:val="20"/>
                <w:szCs w:val="20"/>
                <w:lang w:val="fr-FR"/>
              </w:rPr>
            </w:pPr>
            <w:r w:rsidRPr="00861362">
              <w:rPr>
                <w:color w:val="000000"/>
                <w:sz w:val="20"/>
                <w:szCs w:val="20"/>
                <w:lang w:val="fr-FR"/>
              </w:rPr>
              <w:t>Peters et al</w:t>
            </w:r>
            <w:r>
              <w:rPr>
                <w:color w:val="000000"/>
                <w:sz w:val="20"/>
                <w:szCs w:val="20"/>
                <w:lang w:val="fr-FR"/>
              </w:rPr>
              <w:t>.</w:t>
            </w:r>
            <w:r w:rsidRPr="00861362">
              <w:rPr>
                <w:color w:val="000000"/>
                <w:sz w:val="20"/>
                <w:szCs w:val="20"/>
                <w:lang w:val="fr-FR"/>
              </w:rPr>
              <w:t xml:space="preserve"> 2019, </w:t>
            </w:r>
            <w:proofErr w:type="spellStart"/>
            <w:r w:rsidRPr="00861362">
              <w:rPr>
                <w:i/>
                <w:color w:val="000000"/>
                <w:sz w:val="20"/>
                <w:szCs w:val="20"/>
                <w:lang w:val="fr-FR"/>
              </w:rPr>
              <w:t>Apostichopus</w:t>
            </w:r>
            <w:proofErr w:type="spellEnd"/>
            <w:r w:rsidRPr="00861362">
              <w:rPr>
                <w:i/>
                <w:color w:val="000000"/>
                <w:sz w:val="20"/>
                <w:szCs w:val="20"/>
                <w:lang w:val="fr-FR"/>
              </w:rPr>
              <w:t xml:space="preserve"> </w:t>
            </w:r>
            <w:proofErr w:type="spellStart"/>
            <w:r w:rsidRPr="00861362">
              <w:rPr>
                <w:i/>
                <w:color w:val="000000"/>
                <w:sz w:val="20"/>
                <w:szCs w:val="20"/>
                <w:lang w:val="fr-FR"/>
              </w:rPr>
              <w:t>parvimensis</w:t>
            </w:r>
            <w:proofErr w:type="spellEnd"/>
          </w:p>
        </w:tc>
      </w:tr>
      <w:tr w:rsidR="00CB6958" w:rsidRPr="0088122D" w14:paraId="337DBD30" w14:textId="77777777" w:rsidTr="00806FD8">
        <w:trPr>
          <w:trHeight w:val="320"/>
        </w:trPr>
        <w:tc>
          <w:tcPr>
            <w:tcW w:w="3162" w:type="dxa"/>
            <w:tcBorders>
              <w:bottom w:val="nil"/>
            </w:tcBorders>
            <w:noWrap/>
            <w:hideMark/>
          </w:tcPr>
          <w:p w14:paraId="5131AC0A" w14:textId="77777777" w:rsidR="00CB6958" w:rsidRPr="00861362" w:rsidRDefault="00CB6958" w:rsidP="00806FD8">
            <w:pPr>
              <w:jc w:val="left"/>
              <w:rPr>
                <w:i/>
                <w:color w:val="000000"/>
                <w:sz w:val="20"/>
                <w:szCs w:val="20"/>
              </w:rPr>
            </w:pPr>
            <w:r w:rsidRPr="00861362">
              <w:rPr>
                <w:i/>
                <w:color w:val="000000"/>
                <w:sz w:val="20"/>
                <w:szCs w:val="20"/>
              </w:rPr>
              <w:t>Chlamys hastata</w:t>
            </w:r>
          </w:p>
        </w:tc>
        <w:tc>
          <w:tcPr>
            <w:tcW w:w="1745" w:type="dxa"/>
            <w:tcBorders>
              <w:bottom w:val="nil"/>
            </w:tcBorders>
            <w:noWrap/>
            <w:hideMark/>
          </w:tcPr>
          <w:p w14:paraId="79A1CC8E" w14:textId="77777777" w:rsidR="00CB6958" w:rsidRPr="00861362" w:rsidRDefault="00CB6958" w:rsidP="00806FD8">
            <w:pPr>
              <w:jc w:val="left"/>
              <w:rPr>
                <w:color w:val="000000"/>
                <w:sz w:val="20"/>
                <w:szCs w:val="20"/>
              </w:rPr>
            </w:pPr>
            <w:r w:rsidRPr="00861362">
              <w:rPr>
                <w:color w:val="000000"/>
                <w:sz w:val="20"/>
                <w:szCs w:val="20"/>
              </w:rPr>
              <w:t>2.5</w:t>
            </w:r>
          </w:p>
        </w:tc>
        <w:tc>
          <w:tcPr>
            <w:tcW w:w="5016" w:type="dxa"/>
            <w:tcBorders>
              <w:bottom w:val="nil"/>
            </w:tcBorders>
            <w:noWrap/>
            <w:hideMark/>
          </w:tcPr>
          <w:p w14:paraId="4F315B05" w14:textId="09B763D1" w:rsidR="00CB6958" w:rsidRPr="0088122D" w:rsidRDefault="00CB6958" w:rsidP="00806FD8">
            <w:pPr>
              <w:jc w:val="left"/>
              <w:rPr>
                <w:color w:val="000000"/>
                <w:sz w:val="20"/>
                <w:szCs w:val="20"/>
                <w:lang w:val="fr-FR"/>
                <w:rPrChange w:id="387" w:author="Isabelle Cote" w:date="2025-08-12T08:54:00Z" w16du:dateUtc="2025-08-12T15:54:00Z">
                  <w:rPr>
                    <w:color w:val="000000"/>
                    <w:sz w:val="20"/>
                    <w:szCs w:val="20"/>
                  </w:rPr>
                </w:rPrChange>
              </w:rPr>
            </w:pPr>
            <w:r>
              <w:rPr>
                <w:color w:val="000000"/>
                <w:sz w:val="20"/>
                <w:szCs w:val="20"/>
              </w:rPr>
              <w:fldChar w:fldCharType="begin"/>
            </w:r>
            <w:r w:rsidRPr="0088122D">
              <w:rPr>
                <w:color w:val="000000"/>
                <w:sz w:val="20"/>
                <w:szCs w:val="20"/>
                <w:lang w:val="fr-FR"/>
                <w:rPrChange w:id="388" w:author="Isabelle Cote" w:date="2025-08-12T08:54:00Z" w16du:dateUtc="2025-08-12T15:54:00Z">
                  <w:rPr>
                    <w:color w:val="000000"/>
                    <w:sz w:val="20"/>
                    <w:szCs w:val="20"/>
                  </w:rPr>
                </w:rPrChange>
              </w:rPr>
              <w:instrText xml:space="preserve"> ADDIN ZOTERO_ITEM CSL_CITATION {"citationID":"pQfJuyVS","properties":{"formattedCitation":"(MacDonald et al. 1991)","plainCitation":"(MacDonald et al. 1991)","dontUpdate":true,"noteIndex":0},"citationItems":[{"id":4306,"uris":["http://zotero.org/users/local/idKDtb7T/items/I3UTHWF9"],"itemData":{"id":4306,"type":"article-journal","abstract":"Three scallop species from British Columbia display different strategies for partitioning available energy between somatic tissue growth and gamete production as they increase in age. The spiny scallop Chlamys hastata and the pink scallop Chlamys rubida only live about 6 yr and rarely exceed 80 mm in shell height whereas the rock scallop Crassadoma gigantea may reach 170 mm in height and live for 20 yr or more. Growth, reproductive output, and reproductive effort at any given age are higher in Chlamys hastata than in the smaller Chlamys rubida. Somatic growth in Crassadoma gigantea ceases completely in the final years, but in the short-lived species Chlamys hastata and Chlamys rubida, individuals continue to grow until they die. In long-lived pectinids the emphasis often shifts from somatic growth to gamete production before the midpoint of the life cycle, and our observations on Crassadoma gigantea are consistent with this trend. Short-lived species, however, invest relatively less in reproduction; in our study, reproductive output in Chlamys rubida did not exceed 40% of nonrespired assimilation (net production), and reproductive effort in Chlamys hastata did not reach 50% until the final year of life.","container-title":"Canadian Journal of Fisheries and Aquatic Sciences","DOI":"10.1139/f91-029","ISSN":"0706-652X, 1205-7533","issue":"2","journalAbbreviation":"Can. J. Fish. Aquat. Sci.","language":"en","page":"215-221","source":"DOI.org (Crossref)","title":"Growth and Reproductive Energetics of three Scallop Species from British Columbia ( &lt;i&gt;Chlamys hastata&lt;/i&gt; , &lt;i&gt;Chlamys rubida&lt;/i&gt; , and &lt;i&gt;Crassadoma gigantea&lt;/i&gt; )","volume":"48","author":[{"family":"MacDonald","given":"B. A."},{"family":"Thompson","given":"R. J."},{"family":"Bourne","given":"N. F."}],"issued":{"date-parts":[["1991",2,1]]}}}],"schema":"https://github.com/citation-style-language/schema/raw/master/csl-citation.json"} </w:instrText>
            </w:r>
            <w:r>
              <w:rPr>
                <w:color w:val="000000"/>
                <w:sz w:val="20"/>
                <w:szCs w:val="20"/>
              </w:rPr>
              <w:fldChar w:fldCharType="separate"/>
            </w:r>
            <w:r w:rsidRPr="0088122D">
              <w:rPr>
                <w:noProof/>
                <w:color w:val="000000"/>
                <w:sz w:val="20"/>
                <w:szCs w:val="20"/>
                <w:lang w:val="fr-FR"/>
                <w:rPrChange w:id="389" w:author="Isabelle Cote" w:date="2025-08-12T08:54:00Z" w16du:dateUtc="2025-08-12T15:54:00Z">
                  <w:rPr>
                    <w:noProof/>
                    <w:color w:val="000000"/>
                    <w:sz w:val="20"/>
                    <w:szCs w:val="20"/>
                  </w:rPr>
                </w:rPrChange>
              </w:rPr>
              <w:t>MacDonald et al. 1991</w:t>
            </w:r>
            <w:r>
              <w:rPr>
                <w:color w:val="000000"/>
                <w:sz w:val="20"/>
                <w:szCs w:val="20"/>
              </w:rPr>
              <w:fldChar w:fldCharType="end"/>
            </w:r>
            <w:r w:rsidRPr="0088122D">
              <w:rPr>
                <w:color w:val="000000"/>
                <w:sz w:val="20"/>
                <w:szCs w:val="20"/>
                <w:lang w:val="fr-FR"/>
                <w:rPrChange w:id="390" w:author="Isabelle Cote" w:date="2025-08-12T08:54:00Z" w16du:dateUtc="2025-08-12T15:54:00Z">
                  <w:rPr>
                    <w:color w:val="000000"/>
                    <w:sz w:val="20"/>
                    <w:szCs w:val="20"/>
                  </w:rPr>
                </w:rPrChange>
              </w:rPr>
              <w:t xml:space="preserve">, </w:t>
            </w:r>
            <w:r w:rsidRPr="0088122D">
              <w:rPr>
                <w:i/>
                <w:color w:val="000000"/>
                <w:sz w:val="20"/>
                <w:szCs w:val="20"/>
                <w:lang w:val="fr-FR"/>
                <w:rPrChange w:id="391" w:author="Isabelle Cote" w:date="2025-08-12T08:54:00Z" w16du:dateUtc="2025-08-12T15:54:00Z">
                  <w:rPr>
                    <w:i/>
                    <w:color w:val="000000"/>
                    <w:sz w:val="20"/>
                    <w:szCs w:val="20"/>
                  </w:rPr>
                </w:rPrChange>
              </w:rPr>
              <w:t xml:space="preserve">Chlamys </w:t>
            </w:r>
            <w:proofErr w:type="spellStart"/>
            <w:r w:rsidRPr="00562DF0">
              <w:rPr>
                <w:iCs/>
                <w:color w:val="000000"/>
                <w:sz w:val="20"/>
                <w:szCs w:val="20"/>
                <w:lang w:val="fr-FR"/>
                <w:rPrChange w:id="392" w:author="Isabelle Cote" w:date="2025-08-12T15:46:00Z" w16du:dateUtc="2025-08-12T22:46:00Z">
                  <w:rPr>
                    <w:i/>
                    <w:color w:val="000000"/>
                    <w:sz w:val="20"/>
                    <w:szCs w:val="20"/>
                  </w:rPr>
                </w:rPrChange>
              </w:rPr>
              <w:t>spp</w:t>
            </w:r>
            <w:proofErr w:type="spellEnd"/>
            <w:ins w:id="393" w:author="Isabelle Cote" w:date="2025-08-12T15:46:00Z" w16du:dateUtc="2025-08-12T22:46:00Z">
              <w:r w:rsidR="00562DF0">
                <w:rPr>
                  <w:i/>
                  <w:color w:val="000000"/>
                  <w:sz w:val="20"/>
                  <w:szCs w:val="20"/>
                  <w:lang w:val="fr-FR"/>
                </w:rPr>
                <w:t>.</w:t>
              </w:r>
            </w:ins>
            <w:del w:id="394" w:author="Isabelle Cote" w:date="2025-08-12T15:46:00Z" w16du:dateUtc="2025-08-12T22:46:00Z">
              <w:r w:rsidRPr="0088122D" w:rsidDel="00562DF0">
                <w:rPr>
                  <w:i/>
                  <w:color w:val="000000"/>
                  <w:sz w:val="20"/>
                  <w:szCs w:val="20"/>
                  <w:lang w:val="fr-FR"/>
                  <w:rPrChange w:id="395" w:author="Isabelle Cote" w:date="2025-08-12T08:54:00Z" w16du:dateUtc="2025-08-12T15:54:00Z">
                    <w:rPr>
                      <w:i/>
                      <w:color w:val="000000"/>
                      <w:sz w:val="20"/>
                      <w:szCs w:val="20"/>
                    </w:rPr>
                  </w:rPrChange>
                </w:rPr>
                <w:delText>.</w:delText>
              </w:r>
            </w:del>
          </w:p>
        </w:tc>
      </w:tr>
      <w:tr w:rsidR="00CB6958" w:rsidRPr="00861362" w14:paraId="79EFFAD4" w14:textId="77777777" w:rsidTr="00806FD8">
        <w:trPr>
          <w:trHeight w:val="320"/>
        </w:trPr>
        <w:tc>
          <w:tcPr>
            <w:tcW w:w="3162" w:type="dxa"/>
            <w:tcBorders>
              <w:top w:val="nil"/>
              <w:bottom w:val="nil"/>
            </w:tcBorders>
            <w:noWrap/>
            <w:hideMark/>
          </w:tcPr>
          <w:p w14:paraId="79CFA344" w14:textId="77777777" w:rsidR="00CB6958" w:rsidRPr="00861362" w:rsidRDefault="00CB6958" w:rsidP="00806FD8">
            <w:pPr>
              <w:jc w:val="left"/>
              <w:rPr>
                <w:i/>
                <w:color w:val="000000"/>
                <w:sz w:val="20"/>
                <w:szCs w:val="20"/>
              </w:rPr>
            </w:pPr>
            <w:proofErr w:type="spellStart"/>
            <w:r w:rsidRPr="00861362">
              <w:rPr>
                <w:i/>
                <w:color w:val="000000"/>
                <w:sz w:val="20"/>
                <w:szCs w:val="20"/>
              </w:rPr>
              <w:t>Crassadoma</w:t>
            </w:r>
            <w:proofErr w:type="spellEnd"/>
            <w:r w:rsidRPr="00861362">
              <w:rPr>
                <w:i/>
                <w:color w:val="000000"/>
                <w:sz w:val="20"/>
                <w:szCs w:val="20"/>
              </w:rPr>
              <w:t xml:space="preserve"> gigantea</w:t>
            </w:r>
          </w:p>
        </w:tc>
        <w:tc>
          <w:tcPr>
            <w:tcW w:w="1745" w:type="dxa"/>
            <w:tcBorders>
              <w:top w:val="nil"/>
              <w:bottom w:val="nil"/>
            </w:tcBorders>
            <w:noWrap/>
            <w:hideMark/>
          </w:tcPr>
          <w:p w14:paraId="2DB756D3" w14:textId="77777777" w:rsidR="00CB6958" w:rsidRPr="00861362" w:rsidRDefault="00CB6958" w:rsidP="00806FD8">
            <w:pPr>
              <w:jc w:val="left"/>
              <w:rPr>
                <w:color w:val="000000"/>
                <w:sz w:val="20"/>
                <w:szCs w:val="20"/>
              </w:rPr>
            </w:pPr>
            <w:r w:rsidRPr="00861362">
              <w:rPr>
                <w:color w:val="000000"/>
                <w:sz w:val="20"/>
                <w:szCs w:val="20"/>
              </w:rPr>
              <w:t>0.038*size^2.39</w:t>
            </w:r>
          </w:p>
        </w:tc>
        <w:tc>
          <w:tcPr>
            <w:tcW w:w="5016" w:type="dxa"/>
            <w:tcBorders>
              <w:top w:val="nil"/>
              <w:bottom w:val="nil"/>
            </w:tcBorders>
            <w:noWrap/>
            <w:hideMark/>
          </w:tcPr>
          <w:p w14:paraId="6D8A9E83"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{"citationID":"heP0DbgF","properties":{"formattedCitation":"(MacDonald et al. 1991)","plainCitation":"(MacDonald et al. 1991)","dontUpdate":true,"noteIndex":0},"citationItems":[{"id":4306,"uris":["http://zotero.org/users/local/idKDtb7T/items/I3UTHWF9"],"itemData":{"id":4306,"type":"article-journal","abstract":"Three scallop species from British Columbia display different strategies for partitioning available energy between somatic tissue growth and gamete production as they increase in age. The spiny scallop Chlamys hastata and the pink scallop Chlamys rubida only live about 6 yr and rarely exceed 80 mm in shell height whereas the rock scallop Crassadoma gigantea may reach 170 mm in height and live for 20 yr or more. Growth, reproductive output, and reproductive effort at any given age are higher in Chlamys hastata than in the smaller Chlamys rubida. Somatic growth in Crassadoma gigantea ceases completely in the final years, but in the short-lived species Chlamys hastata and Chlamys rubida, individuals continue to grow until they die. In long-lived pectinids the emphasis often shifts from somatic growth to gamete production before the midpoint of the life cycle, and our observations on Crassadoma gigantea are consistent with this trend. Short-lived species, however, invest relatively less in reproduction; in our study, reproductive output in Chlamys rubida did not exceed 40% of nonrespired assimilation (net production), and reproductive effort in Chlamys hastata did not reach 50% until the final year of life.","container-title":"Canadian Journal of Fisheries and Aquatic Sciences","DOI":"10.1139/f91-029","ISSN":"0706-652X, 1205-7533","issue":"2","journalAbbreviation":"Can. J. Fish. Aquat. Sci.","language":"en","page":"215-221","source":"DOI.org (Crossref)","title":"Growth and Reproductive Energetics of three Scallop Species from British Columbia ( &lt;i&gt;Chlamys hastata&lt;/i&gt; , &lt;i&gt;Chlamys rubida&lt;/i&gt; , and &lt;i&gt;Crassadoma gigantea&lt;/i&gt; )","volume":"48","author":[{"family":"MacDonald","given":"B. A."},{"family":"Thompson","given":"R. J."},{"family":"Bourne","given":"N. F."}],"issued":{"date-parts":[["1991",2,1]]}}}],"schema":"https://github.com/citation-style-language/schema/raw/master/csl-citation.json"} </w:instrText>
            </w:r>
            <w:r>
              <w:rPr>
                <w:color w:val="000000"/>
                <w:sz w:val="20"/>
                <w:szCs w:val="20"/>
              </w:rPr>
              <w:fldChar w:fldCharType="separate"/>
            </w:r>
            <w:r>
              <w:rPr>
                <w:noProof/>
                <w:color w:val="000000"/>
                <w:sz w:val="20"/>
                <w:szCs w:val="20"/>
              </w:rPr>
              <w:t>MacDonald et al. 1991</w:t>
            </w:r>
            <w:r>
              <w:rPr>
                <w:color w:val="000000"/>
                <w:sz w:val="20"/>
                <w:szCs w:val="20"/>
              </w:rPr>
              <w:fldChar w:fldCharType="end"/>
            </w:r>
          </w:p>
        </w:tc>
      </w:tr>
      <w:tr w:rsidR="00CB6958" w:rsidRPr="00861362" w14:paraId="1AE2377C" w14:textId="77777777" w:rsidTr="00806FD8">
        <w:trPr>
          <w:trHeight w:val="320"/>
        </w:trPr>
        <w:tc>
          <w:tcPr>
            <w:tcW w:w="3162" w:type="dxa"/>
            <w:tcBorders>
              <w:top w:val="nil"/>
            </w:tcBorders>
            <w:noWrap/>
            <w:hideMark/>
          </w:tcPr>
          <w:p w14:paraId="06767ECC" w14:textId="77777777" w:rsidR="00CB6958" w:rsidRPr="00861362" w:rsidRDefault="00CB6958" w:rsidP="00806FD8">
            <w:pPr>
              <w:jc w:val="left"/>
              <w:rPr>
                <w:i/>
                <w:color w:val="000000"/>
                <w:sz w:val="20"/>
                <w:szCs w:val="20"/>
              </w:rPr>
            </w:pPr>
            <w:proofErr w:type="spellStart"/>
            <w:r w:rsidRPr="00861362">
              <w:rPr>
                <w:i/>
                <w:color w:val="000000"/>
                <w:sz w:val="20"/>
                <w:szCs w:val="20"/>
              </w:rPr>
              <w:lastRenderedPageBreak/>
              <w:t>Enteroctopus</w:t>
            </w:r>
            <w:proofErr w:type="spellEnd"/>
            <w:r w:rsidRPr="00861362">
              <w:rPr>
                <w:i/>
                <w:color w:val="000000"/>
                <w:sz w:val="20"/>
                <w:szCs w:val="20"/>
              </w:rPr>
              <w:t xml:space="preserve"> </w:t>
            </w:r>
            <w:proofErr w:type="spellStart"/>
            <w:r w:rsidRPr="00861362">
              <w:rPr>
                <w:i/>
                <w:color w:val="000000"/>
                <w:sz w:val="20"/>
                <w:szCs w:val="20"/>
              </w:rPr>
              <w:t>dofleini</w:t>
            </w:r>
            <w:proofErr w:type="spellEnd"/>
          </w:p>
        </w:tc>
        <w:tc>
          <w:tcPr>
            <w:tcW w:w="1745" w:type="dxa"/>
            <w:tcBorders>
              <w:top w:val="nil"/>
            </w:tcBorders>
            <w:noWrap/>
            <w:hideMark/>
          </w:tcPr>
          <w:p w14:paraId="0AEAFB41" w14:textId="77777777" w:rsidR="00CB6958" w:rsidRPr="00861362" w:rsidRDefault="00CB6958" w:rsidP="00806FD8">
            <w:pPr>
              <w:jc w:val="left"/>
              <w:rPr>
                <w:color w:val="000000"/>
                <w:sz w:val="20"/>
                <w:szCs w:val="20"/>
              </w:rPr>
            </w:pPr>
            <w:r w:rsidRPr="00861362">
              <w:rPr>
                <w:color w:val="000000"/>
                <w:sz w:val="20"/>
                <w:szCs w:val="20"/>
              </w:rPr>
              <w:t>137.5</w:t>
            </w:r>
          </w:p>
        </w:tc>
        <w:tc>
          <w:tcPr>
            <w:tcW w:w="5016" w:type="dxa"/>
            <w:tcBorders>
              <w:top w:val="nil"/>
            </w:tcBorders>
            <w:noWrap/>
            <w:hideMark/>
          </w:tcPr>
          <w:p w14:paraId="73B5A75B" w14:textId="32ACA996"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{"citationID":"E0RG7PqW","properties":{"formattedCitation":"(Osborn 1995)","plainCitation":"(Osborn 1995)","dontUpdate":true,"noteIndex":0},"citationItems":[{"id":4591,"uris":["http://zotero.org/users/local/idKDtb7T/items/4ULINX96"],"itemData":{"id":4591,"type":"thesis","event-place":"San Jose, CA, USA","genre":"Master of Science","note":"DOI: 10.31979/etd.7xt8-yjr2","publisher":"San Jose State University","publisher-place":"San Jose, CA, USA","source":"DOI.org (Crossref)","title":"Fecundity and embryonic development of Octopus rubescens Berry from Monterey Bay, California","URL":"https://scholarworks.sjsu.edu/etd_theses/1170","author":[{"family":"Osborn","given":"Steven A"}],"accessed":{"date-parts":[["2024",2,19]]},"issued":{"date-parts":[["1995",1,1]]}}}],"schema":"https://github.com/citation-style-language/schema/raw/master/csl-citation.json"} </w:instrText>
            </w:r>
            <w:r>
              <w:rPr>
                <w:color w:val="000000"/>
                <w:sz w:val="20"/>
                <w:szCs w:val="20"/>
              </w:rPr>
              <w:fldChar w:fldCharType="separate"/>
            </w:r>
            <w:r>
              <w:rPr>
                <w:noProof/>
                <w:color w:val="000000"/>
                <w:sz w:val="20"/>
                <w:szCs w:val="20"/>
              </w:rPr>
              <w:t>Osborn 1995</w:t>
            </w:r>
            <w:r>
              <w:rPr>
                <w:color w:val="000000"/>
                <w:sz w:val="20"/>
                <w:szCs w:val="20"/>
              </w:rPr>
              <w:fldChar w:fldCharType="end"/>
            </w:r>
            <w:r w:rsidRPr="00861362">
              <w:rPr>
                <w:color w:val="000000"/>
                <w:sz w:val="20"/>
                <w:szCs w:val="20"/>
              </w:rPr>
              <w:t xml:space="preserve">, </w:t>
            </w:r>
            <w:r w:rsidRPr="00861362">
              <w:rPr>
                <w:i/>
                <w:color w:val="000000"/>
                <w:sz w:val="20"/>
                <w:szCs w:val="20"/>
              </w:rPr>
              <w:t xml:space="preserve">Octopus </w:t>
            </w:r>
            <w:proofErr w:type="spellStart"/>
            <w:r w:rsidRPr="00861362">
              <w:rPr>
                <w:i/>
                <w:color w:val="000000"/>
                <w:sz w:val="20"/>
                <w:szCs w:val="20"/>
              </w:rPr>
              <w:t>rubescens</w:t>
            </w:r>
            <w:proofErr w:type="spellEnd"/>
          </w:p>
        </w:tc>
      </w:tr>
      <w:tr w:rsidR="00CB6958" w:rsidRPr="00861362" w14:paraId="76BFB86C" w14:textId="77777777" w:rsidTr="00806FD8">
        <w:trPr>
          <w:trHeight w:val="320"/>
        </w:trPr>
        <w:tc>
          <w:tcPr>
            <w:tcW w:w="3162" w:type="dxa"/>
            <w:noWrap/>
            <w:hideMark/>
          </w:tcPr>
          <w:p w14:paraId="73775966" w14:textId="77777777" w:rsidR="00CB6958" w:rsidRPr="00861362" w:rsidRDefault="00CB6958" w:rsidP="00806FD8">
            <w:pPr>
              <w:jc w:val="left"/>
              <w:rPr>
                <w:i/>
                <w:color w:val="000000"/>
                <w:sz w:val="20"/>
                <w:szCs w:val="20"/>
              </w:rPr>
            </w:pPr>
            <w:r w:rsidRPr="00861362">
              <w:rPr>
                <w:i/>
                <w:color w:val="000000"/>
                <w:sz w:val="20"/>
                <w:szCs w:val="20"/>
              </w:rPr>
              <w:t xml:space="preserve">Octopus </w:t>
            </w:r>
            <w:proofErr w:type="spellStart"/>
            <w:r w:rsidRPr="00861362">
              <w:rPr>
                <w:i/>
                <w:color w:val="000000"/>
                <w:sz w:val="20"/>
                <w:szCs w:val="20"/>
              </w:rPr>
              <w:t>rubescens</w:t>
            </w:r>
            <w:proofErr w:type="spellEnd"/>
          </w:p>
        </w:tc>
        <w:tc>
          <w:tcPr>
            <w:tcW w:w="1745" w:type="dxa"/>
            <w:noWrap/>
            <w:hideMark/>
          </w:tcPr>
          <w:p w14:paraId="44AD9797" w14:textId="77777777" w:rsidR="00CB6958" w:rsidRPr="00861362" w:rsidRDefault="00CB6958" w:rsidP="00806FD8">
            <w:pPr>
              <w:jc w:val="left"/>
              <w:rPr>
                <w:color w:val="000000"/>
                <w:sz w:val="20"/>
                <w:szCs w:val="20"/>
              </w:rPr>
            </w:pPr>
            <w:r w:rsidRPr="00861362">
              <w:rPr>
                <w:color w:val="000000"/>
                <w:sz w:val="20"/>
                <w:szCs w:val="20"/>
              </w:rPr>
              <w:t>80</w:t>
            </w:r>
          </w:p>
        </w:tc>
        <w:tc>
          <w:tcPr>
            <w:tcW w:w="5016" w:type="dxa"/>
            <w:noWrap/>
            <w:hideMark/>
          </w:tcPr>
          <w:p w14:paraId="529D4728" w14:textId="77777777" w:rsidR="00CB6958" w:rsidRPr="00861362" w:rsidRDefault="00CB6958" w:rsidP="00806FD8">
            <w:pPr>
              <w:jc w:val="left"/>
              <w:rPr>
                <w:color w:val="000000"/>
                <w:sz w:val="20"/>
                <w:szCs w:val="20"/>
              </w:rPr>
            </w:pPr>
            <w:r w:rsidRPr="00861362">
              <w:rPr>
                <w:color w:val="000000"/>
                <w:sz w:val="20"/>
                <w:szCs w:val="20"/>
              </w:rPr>
              <w:t>Osborn 1995</w:t>
            </w:r>
          </w:p>
        </w:tc>
      </w:tr>
      <w:tr w:rsidR="00CB6958" w:rsidRPr="00861362" w14:paraId="65B6B8D5" w14:textId="77777777" w:rsidTr="00806FD8">
        <w:trPr>
          <w:trHeight w:val="320"/>
        </w:trPr>
        <w:tc>
          <w:tcPr>
            <w:tcW w:w="3162" w:type="dxa"/>
            <w:noWrap/>
            <w:hideMark/>
          </w:tcPr>
          <w:p w14:paraId="341300D8" w14:textId="77777777" w:rsidR="00CB6958" w:rsidRPr="00861362" w:rsidRDefault="00CB6958" w:rsidP="00806FD8">
            <w:pPr>
              <w:jc w:val="left"/>
              <w:rPr>
                <w:i/>
                <w:color w:val="000000"/>
                <w:sz w:val="20"/>
                <w:szCs w:val="20"/>
              </w:rPr>
            </w:pPr>
            <w:r w:rsidRPr="00861362">
              <w:rPr>
                <w:i/>
                <w:color w:val="000000"/>
                <w:sz w:val="20"/>
                <w:szCs w:val="20"/>
              </w:rPr>
              <w:t xml:space="preserve">Opalia </w:t>
            </w:r>
            <w:proofErr w:type="spellStart"/>
            <w:r w:rsidRPr="00861362">
              <w:rPr>
                <w:i/>
                <w:color w:val="000000"/>
                <w:sz w:val="20"/>
                <w:szCs w:val="20"/>
              </w:rPr>
              <w:t>wroblewskyi</w:t>
            </w:r>
            <w:proofErr w:type="spellEnd"/>
          </w:p>
        </w:tc>
        <w:tc>
          <w:tcPr>
            <w:tcW w:w="1745" w:type="dxa"/>
            <w:noWrap/>
            <w:hideMark/>
          </w:tcPr>
          <w:p w14:paraId="581430D0"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19A18D4E" w14:textId="0F02CD84"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{"citationID":"gOTOtUiS","properties":{"formattedCitation":"(Palmer 1982)","plainCitation":"(Palmer 1982)","dontUpdate":true,"noteIndex":0},"citationItems":[{"id":4291,"uris":["http://zotero.org/users/local/idKDtb7T/items/J89Y9FQ9"],"itemData":{"id":4291,"type":"article-journal","language":"en","source":"Zotero","title":"GROWTH IN MARINE GASTROPODS: A NON-DESTRUCTIVE TECHNIQUE FOR INDEPENDENTLY MEASURING SHELL AND BODY WEIGHT","author":[{"family":"Palmer","given":"A Richard"}],"issued":{"date-parts":[["1982"]]}}}],"schema":"https://github.com/citation-style-language/schema/raw/master/csl-citation.json"} </w:instrText>
            </w:r>
            <w:r>
              <w:rPr>
                <w:color w:val="000000"/>
                <w:sz w:val="20"/>
                <w:szCs w:val="20"/>
              </w:rPr>
              <w:fldChar w:fldCharType="separate"/>
            </w:r>
            <w:r>
              <w:rPr>
                <w:noProof/>
                <w:color w:val="000000"/>
                <w:sz w:val="20"/>
                <w:szCs w:val="20"/>
              </w:rPr>
              <w:t>Palmer 1982</w:t>
            </w:r>
            <w:r>
              <w:rPr>
                <w:color w:val="000000"/>
                <w:sz w:val="20"/>
                <w:szCs w:val="20"/>
              </w:rPr>
              <w:fldChar w:fldCharType="end"/>
            </w:r>
            <w:r w:rsidRPr="00861362">
              <w:rPr>
                <w:color w:val="000000"/>
                <w:sz w:val="20"/>
                <w:szCs w:val="20"/>
              </w:rPr>
              <w:t xml:space="preserve">,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96"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547CA884" w14:textId="77777777" w:rsidTr="00806FD8">
        <w:trPr>
          <w:trHeight w:val="320"/>
        </w:trPr>
        <w:tc>
          <w:tcPr>
            <w:tcW w:w="3162" w:type="dxa"/>
            <w:noWrap/>
            <w:hideMark/>
          </w:tcPr>
          <w:p w14:paraId="2DDDB8DE" w14:textId="77777777" w:rsidR="00CB6958" w:rsidRPr="00861362" w:rsidRDefault="00CB6958" w:rsidP="00806FD8">
            <w:pPr>
              <w:jc w:val="left"/>
              <w:rPr>
                <w:i/>
                <w:color w:val="000000"/>
                <w:sz w:val="20"/>
                <w:szCs w:val="20"/>
              </w:rPr>
            </w:pPr>
            <w:r w:rsidRPr="00861362">
              <w:rPr>
                <w:i/>
                <w:color w:val="000000"/>
                <w:sz w:val="20"/>
                <w:szCs w:val="20"/>
              </w:rPr>
              <w:t>Diodora aspera</w:t>
            </w:r>
          </w:p>
        </w:tc>
        <w:tc>
          <w:tcPr>
            <w:tcW w:w="1745" w:type="dxa"/>
            <w:noWrap/>
            <w:hideMark/>
          </w:tcPr>
          <w:p w14:paraId="2E09EF4C"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4E2DF77F"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97"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463A9BA1" w14:textId="77777777" w:rsidTr="00806FD8">
        <w:trPr>
          <w:trHeight w:val="320"/>
        </w:trPr>
        <w:tc>
          <w:tcPr>
            <w:tcW w:w="3162" w:type="dxa"/>
            <w:tcBorders>
              <w:bottom w:val="nil"/>
            </w:tcBorders>
            <w:noWrap/>
            <w:hideMark/>
          </w:tcPr>
          <w:p w14:paraId="4D59A093" w14:textId="77777777" w:rsidR="00CB6958" w:rsidRPr="00861362" w:rsidRDefault="00CB6958" w:rsidP="00806FD8">
            <w:pPr>
              <w:jc w:val="left"/>
              <w:rPr>
                <w:i/>
                <w:color w:val="000000"/>
                <w:sz w:val="20"/>
                <w:szCs w:val="20"/>
              </w:rPr>
            </w:pPr>
            <w:proofErr w:type="spellStart"/>
            <w:r w:rsidRPr="00861362">
              <w:rPr>
                <w:i/>
                <w:color w:val="000000"/>
                <w:sz w:val="20"/>
                <w:szCs w:val="20"/>
              </w:rPr>
              <w:t>Megathura</w:t>
            </w:r>
            <w:proofErr w:type="spellEnd"/>
            <w:r w:rsidRPr="00861362">
              <w:rPr>
                <w:i/>
                <w:color w:val="000000"/>
                <w:sz w:val="20"/>
                <w:szCs w:val="20"/>
              </w:rPr>
              <w:t xml:space="preserve"> </w:t>
            </w:r>
            <w:proofErr w:type="spellStart"/>
            <w:r w:rsidRPr="00861362">
              <w:rPr>
                <w:i/>
                <w:color w:val="000000"/>
                <w:sz w:val="20"/>
                <w:szCs w:val="20"/>
              </w:rPr>
              <w:t>crenulata</w:t>
            </w:r>
            <w:proofErr w:type="spellEnd"/>
          </w:p>
        </w:tc>
        <w:tc>
          <w:tcPr>
            <w:tcW w:w="1745" w:type="dxa"/>
            <w:tcBorders>
              <w:bottom w:val="nil"/>
            </w:tcBorders>
            <w:noWrap/>
            <w:hideMark/>
          </w:tcPr>
          <w:p w14:paraId="02721254"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bottom w:val="nil"/>
            </w:tcBorders>
            <w:noWrap/>
            <w:hideMark/>
          </w:tcPr>
          <w:p w14:paraId="6D35DBB5"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98"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2A2CD8D8" w14:textId="77777777" w:rsidTr="00806FD8">
        <w:trPr>
          <w:trHeight w:val="320"/>
        </w:trPr>
        <w:tc>
          <w:tcPr>
            <w:tcW w:w="3162" w:type="dxa"/>
            <w:tcBorders>
              <w:top w:val="nil"/>
              <w:bottom w:val="nil"/>
            </w:tcBorders>
            <w:noWrap/>
            <w:hideMark/>
          </w:tcPr>
          <w:p w14:paraId="5171370B" w14:textId="77777777" w:rsidR="00CB6958" w:rsidRPr="00861362" w:rsidRDefault="00CB6958" w:rsidP="00806FD8">
            <w:pPr>
              <w:jc w:val="left"/>
              <w:rPr>
                <w:i/>
                <w:color w:val="000000"/>
                <w:sz w:val="20"/>
                <w:szCs w:val="20"/>
              </w:rPr>
            </w:pPr>
            <w:r w:rsidRPr="00861362">
              <w:rPr>
                <w:i/>
                <w:color w:val="000000"/>
                <w:sz w:val="20"/>
                <w:szCs w:val="20"/>
              </w:rPr>
              <w:t xml:space="preserve">Haliotis </w:t>
            </w:r>
            <w:proofErr w:type="spellStart"/>
            <w:r w:rsidRPr="00861362">
              <w:rPr>
                <w:i/>
                <w:color w:val="000000"/>
                <w:sz w:val="20"/>
                <w:szCs w:val="20"/>
              </w:rPr>
              <w:t>kamtschatkana</w:t>
            </w:r>
            <w:proofErr w:type="spellEnd"/>
          </w:p>
        </w:tc>
        <w:tc>
          <w:tcPr>
            <w:tcW w:w="1745" w:type="dxa"/>
            <w:tcBorders>
              <w:top w:val="nil"/>
              <w:bottom w:val="nil"/>
            </w:tcBorders>
            <w:noWrap/>
            <w:hideMark/>
          </w:tcPr>
          <w:p w14:paraId="7F598CBD" w14:textId="77777777" w:rsidR="00CB6958" w:rsidRPr="00861362" w:rsidRDefault="00CB6958" w:rsidP="00806FD8">
            <w:pPr>
              <w:jc w:val="left"/>
              <w:rPr>
                <w:color w:val="000000"/>
                <w:sz w:val="20"/>
                <w:szCs w:val="20"/>
              </w:rPr>
            </w:pPr>
            <w:r w:rsidRPr="00861362">
              <w:rPr>
                <w:color w:val="000000"/>
                <w:sz w:val="20"/>
                <w:szCs w:val="20"/>
              </w:rPr>
              <w:t>0.00058*size^3.2</w:t>
            </w:r>
          </w:p>
        </w:tc>
        <w:tc>
          <w:tcPr>
            <w:tcW w:w="5016" w:type="dxa"/>
            <w:tcBorders>
              <w:top w:val="nil"/>
              <w:bottom w:val="nil"/>
            </w:tcBorders>
            <w:noWrap/>
            <w:hideMark/>
          </w:tcPr>
          <w:p w14:paraId="29793682" w14:textId="214B5013" w:rsidR="00CB6958" w:rsidRPr="00861362" w:rsidRDefault="00CB6958" w:rsidP="00806FD8">
            <w:pPr>
              <w:jc w:val="left"/>
              <w:rPr>
                <w:color w:val="000000"/>
                <w:sz w:val="20"/>
                <w:szCs w:val="20"/>
              </w:rPr>
            </w:pPr>
            <w:r>
              <w:rPr>
                <w:color w:val="000000"/>
                <w:sz w:val="20"/>
                <w:szCs w:val="20"/>
              </w:rPr>
              <w:fldChar w:fldCharType="begin"/>
            </w:r>
            <w:r w:rsidR="00745A78">
              <w:rPr>
                <w:color w:val="000000"/>
                <w:sz w:val="20"/>
                <w:szCs w:val="20"/>
              </w:rPr>
              <w:instrText xml:space="preserve"> ADDIN ZOTERO_ITEM CSL_CITATION {"citationID":"gkz1e21e","properties":{"formattedCitation":"(Zhang et al. 2007)","plainCitation":"(Zhang et al. 2007)","dontUpdate":true,"noteIndex":0},"citationItems":[{"id":4288,"uris":["http://zotero.org/users/local/idKDtb7T/items/IUJU2PM5"],"itemData":{"id":4288,"type":"article-journal","abstract":"The northern abalone, Haliotis kamtschatkana, fisheries in British Columbia (BC) were closed in 1990 because of substantial declines in the stock biomass. Abalone biomass has remained low since the fishery closure. We used abalone survey data and established growth models to study the stock-recruitment (SR) relationships, estimate mortality rates, and simulate population growth trajectories at various mortality levels for abalone populations in the Queen Charlotte Islands and the Central Coast of BC. The fitted SR curves were flat and near linear, indicating a lack of productivity in the abalone populations. At low spawning stock biomass (&lt;0.05 kg/m2) the SR relationships appeared to be density independent. Annual mortality rates (Z) were estimated to be 0.29–0.36, which included natural mortality and poaching rates. Simulation studies showed that abalone population growth was sensitive to mortality rates. The abalone populations would be sustainable with Z around 0.25, and would increase or decrease with lower or higher Z, respectively. To rebuild the northern abalone populations, measures need to be taken to minimize or eliminate poaching to reduce mortality rates.","container-title":"Journal of Shellfish Research","DOI":"10.2983/0730-8000(2007)26[1099:MNAHKP]2.0.CO;2","ISSN":"0730-8000, 1943-6319","issue":"4","journalAbbreviation":"shre","note":"publisher: National Shellfisheries Association","page":"1099-1107","source":"bioone.org","title":"MODELING NORTHERN ABALONE, HALIOTIS KAMTSCHATKANA, POPULATION STOCK AND RECRUITMENT IN BRITISH COLUMBIA","volume":"26","author":[{"family":"Zhang","given":"Zane"},{"family":"Campbell","given":"Alan"},{"family":"Lessard","given":"Joanne"}],"issued":{"date-parts":[["2007",12]]}}}],"schema":"https://github.com/citation-style-language/schema/raw/master/csl-citation.json"} </w:instrText>
            </w:r>
            <w:r>
              <w:rPr>
                <w:color w:val="000000"/>
                <w:sz w:val="20"/>
                <w:szCs w:val="20"/>
              </w:rPr>
              <w:fldChar w:fldCharType="separate"/>
            </w:r>
            <w:r>
              <w:rPr>
                <w:noProof/>
                <w:color w:val="000000"/>
                <w:sz w:val="20"/>
                <w:szCs w:val="20"/>
              </w:rPr>
              <w:t>Zhang et al. 2007</w:t>
            </w:r>
            <w:r>
              <w:rPr>
                <w:color w:val="000000"/>
                <w:sz w:val="20"/>
                <w:szCs w:val="20"/>
              </w:rPr>
              <w:fldChar w:fldCharType="end"/>
            </w:r>
          </w:p>
        </w:tc>
      </w:tr>
      <w:tr w:rsidR="00CB6958" w:rsidRPr="00861362" w14:paraId="178C236E" w14:textId="77777777" w:rsidTr="00806FD8">
        <w:trPr>
          <w:trHeight w:val="320"/>
        </w:trPr>
        <w:tc>
          <w:tcPr>
            <w:tcW w:w="3162" w:type="dxa"/>
            <w:tcBorders>
              <w:top w:val="nil"/>
            </w:tcBorders>
            <w:noWrap/>
            <w:hideMark/>
          </w:tcPr>
          <w:p w14:paraId="1587921D" w14:textId="77777777" w:rsidR="00CB6958" w:rsidRPr="00861362" w:rsidRDefault="00CB6958" w:rsidP="00806FD8">
            <w:pPr>
              <w:jc w:val="left"/>
              <w:rPr>
                <w:i/>
                <w:color w:val="000000"/>
                <w:sz w:val="20"/>
                <w:szCs w:val="20"/>
              </w:rPr>
            </w:pPr>
            <w:proofErr w:type="spellStart"/>
            <w:r w:rsidRPr="00861362">
              <w:rPr>
                <w:i/>
                <w:color w:val="000000"/>
                <w:sz w:val="20"/>
                <w:szCs w:val="20"/>
              </w:rPr>
              <w:t>Neverita</w:t>
            </w:r>
            <w:proofErr w:type="spellEnd"/>
            <w:r w:rsidRPr="00861362">
              <w:rPr>
                <w:i/>
                <w:color w:val="000000"/>
                <w:sz w:val="20"/>
                <w:szCs w:val="20"/>
              </w:rPr>
              <w:t xml:space="preserve"> </w:t>
            </w:r>
            <w:proofErr w:type="spellStart"/>
            <w:r w:rsidRPr="00861362">
              <w:rPr>
                <w:i/>
                <w:color w:val="000000"/>
                <w:sz w:val="20"/>
                <w:szCs w:val="20"/>
              </w:rPr>
              <w:t>lewisii</w:t>
            </w:r>
            <w:proofErr w:type="spellEnd"/>
          </w:p>
        </w:tc>
        <w:tc>
          <w:tcPr>
            <w:tcW w:w="1745" w:type="dxa"/>
            <w:tcBorders>
              <w:top w:val="nil"/>
            </w:tcBorders>
            <w:noWrap/>
            <w:hideMark/>
          </w:tcPr>
          <w:p w14:paraId="0CFD2C7E"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top w:val="nil"/>
            </w:tcBorders>
            <w:noWrap/>
            <w:hideMark/>
          </w:tcPr>
          <w:p w14:paraId="67A09BF6"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399"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224FACC0" w14:textId="77777777" w:rsidTr="00806FD8">
        <w:trPr>
          <w:trHeight w:val="320"/>
        </w:trPr>
        <w:tc>
          <w:tcPr>
            <w:tcW w:w="3162" w:type="dxa"/>
            <w:noWrap/>
            <w:hideMark/>
          </w:tcPr>
          <w:p w14:paraId="7637FE7C" w14:textId="77777777" w:rsidR="00CB6958" w:rsidRPr="00861362" w:rsidRDefault="00CB6958" w:rsidP="00806FD8">
            <w:pPr>
              <w:jc w:val="left"/>
              <w:rPr>
                <w:i/>
                <w:color w:val="000000"/>
                <w:sz w:val="20"/>
                <w:szCs w:val="20"/>
              </w:rPr>
            </w:pPr>
            <w:proofErr w:type="spellStart"/>
            <w:r w:rsidRPr="00861362">
              <w:rPr>
                <w:i/>
                <w:color w:val="000000"/>
                <w:sz w:val="20"/>
                <w:szCs w:val="20"/>
              </w:rPr>
              <w:t>Ceratostoma</w:t>
            </w:r>
            <w:proofErr w:type="spellEnd"/>
            <w:r w:rsidRPr="00861362">
              <w:rPr>
                <w:i/>
                <w:color w:val="000000"/>
                <w:sz w:val="20"/>
                <w:szCs w:val="20"/>
              </w:rPr>
              <w:t xml:space="preserve"> </w:t>
            </w:r>
            <w:proofErr w:type="spellStart"/>
            <w:r w:rsidRPr="00861362">
              <w:rPr>
                <w:i/>
                <w:color w:val="000000"/>
                <w:sz w:val="20"/>
                <w:szCs w:val="20"/>
              </w:rPr>
              <w:t>foliatum</w:t>
            </w:r>
            <w:proofErr w:type="spellEnd"/>
          </w:p>
        </w:tc>
        <w:tc>
          <w:tcPr>
            <w:tcW w:w="1745" w:type="dxa"/>
            <w:noWrap/>
            <w:hideMark/>
          </w:tcPr>
          <w:p w14:paraId="5D2ADED8"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50B3F1CA"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400" w:author="Isabelle Cote" w:date="2025-08-12T15:46:00Z" w16du:dateUtc="2025-08-12T22:46:00Z">
                  <w:rPr>
                    <w:i/>
                    <w:color w:val="000000"/>
                    <w:sz w:val="20"/>
                    <w:szCs w:val="20"/>
                  </w:rPr>
                </w:rPrChange>
              </w:rPr>
              <w:t>spp</w:t>
            </w:r>
            <w:r w:rsidRPr="00861362">
              <w:rPr>
                <w:i/>
                <w:color w:val="000000"/>
                <w:sz w:val="20"/>
                <w:szCs w:val="20"/>
              </w:rPr>
              <w:t>.</w:t>
            </w:r>
          </w:p>
        </w:tc>
      </w:tr>
      <w:tr w:rsidR="00CB6958" w:rsidRPr="00861362" w14:paraId="5BB0BBD1" w14:textId="77777777" w:rsidTr="00806FD8">
        <w:trPr>
          <w:trHeight w:val="320"/>
        </w:trPr>
        <w:tc>
          <w:tcPr>
            <w:tcW w:w="3162" w:type="dxa"/>
            <w:noWrap/>
            <w:hideMark/>
          </w:tcPr>
          <w:p w14:paraId="65A2F779" w14:textId="77777777" w:rsidR="00CB6958" w:rsidRPr="00861362" w:rsidRDefault="00CB6958" w:rsidP="00806FD8">
            <w:pPr>
              <w:jc w:val="left"/>
              <w:rPr>
                <w:i/>
                <w:color w:val="000000"/>
                <w:sz w:val="20"/>
                <w:szCs w:val="20"/>
              </w:rPr>
            </w:pPr>
            <w:proofErr w:type="spellStart"/>
            <w:r w:rsidRPr="00861362">
              <w:rPr>
                <w:i/>
                <w:color w:val="000000"/>
                <w:sz w:val="20"/>
                <w:szCs w:val="20"/>
              </w:rPr>
              <w:t>Nucella</w:t>
            </w:r>
            <w:proofErr w:type="spellEnd"/>
            <w:r w:rsidRPr="00861362">
              <w:rPr>
                <w:i/>
                <w:color w:val="000000"/>
                <w:sz w:val="20"/>
                <w:szCs w:val="20"/>
              </w:rPr>
              <w:t xml:space="preserve"> </w:t>
            </w:r>
            <w:proofErr w:type="spellStart"/>
            <w:r w:rsidRPr="00861362">
              <w:rPr>
                <w:i/>
                <w:color w:val="000000"/>
                <w:sz w:val="20"/>
                <w:szCs w:val="20"/>
              </w:rPr>
              <w:t>lamellosa</w:t>
            </w:r>
            <w:proofErr w:type="spellEnd"/>
          </w:p>
        </w:tc>
        <w:tc>
          <w:tcPr>
            <w:tcW w:w="1745" w:type="dxa"/>
            <w:noWrap/>
            <w:hideMark/>
          </w:tcPr>
          <w:p w14:paraId="37FCBFDD"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76595221"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401"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2CD174DC" w14:textId="77777777" w:rsidTr="00806FD8">
        <w:trPr>
          <w:trHeight w:val="320"/>
        </w:trPr>
        <w:tc>
          <w:tcPr>
            <w:tcW w:w="3162" w:type="dxa"/>
            <w:noWrap/>
            <w:hideMark/>
          </w:tcPr>
          <w:p w14:paraId="2622161F" w14:textId="77777777" w:rsidR="00CB6958" w:rsidRPr="00861362" w:rsidRDefault="00CB6958" w:rsidP="00806FD8">
            <w:pPr>
              <w:jc w:val="left"/>
              <w:rPr>
                <w:i/>
                <w:color w:val="000000"/>
                <w:sz w:val="20"/>
                <w:szCs w:val="20"/>
              </w:rPr>
            </w:pPr>
            <w:r w:rsidRPr="00861362">
              <w:rPr>
                <w:i/>
                <w:color w:val="000000"/>
                <w:sz w:val="20"/>
                <w:szCs w:val="20"/>
              </w:rPr>
              <w:t>Armina californica</w:t>
            </w:r>
          </w:p>
        </w:tc>
        <w:tc>
          <w:tcPr>
            <w:tcW w:w="1745" w:type="dxa"/>
            <w:noWrap/>
            <w:hideMark/>
          </w:tcPr>
          <w:p w14:paraId="04B76AE6"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0B8C9F8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932FA41" w14:textId="77777777" w:rsidTr="00806FD8">
        <w:trPr>
          <w:trHeight w:val="320"/>
        </w:trPr>
        <w:tc>
          <w:tcPr>
            <w:tcW w:w="3162" w:type="dxa"/>
            <w:noWrap/>
            <w:hideMark/>
          </w:tcPr>
          <w:p w14:paraId="7A7CDBD5" w14:textId="77777777" w:rsidR="00CB6958" w:rsidRPr="00861362" w:rsidRDefault="00CB6958" w:rsidP="00806FD8">
            <w:pPr>
              <w:jc w:val="left"/>
              <w:rPr>
                <w:i/>
                <w:color w:val="000000"/>
                <w:sz w:val="20"/>
                <w:szCs w:val="20"/>
              </w:rPr>
            </w:pPr>
            <w:proofErr w:type="spellStart"/>
            <w:r w:rsidRPr="00861362">
              <w:rPr>
                <w:i/>
                <w:color w:val="000000"/>
                <w:sz w:val="20"/>
                <w:szCs w:val="20"/>
              </w:rPr>
              <w:t>Cadlina</w:t>
            </w:r>
            <w:proofErr w:type="spellEnd"/>
            <w:r w:rsidRPr="00861362">
              <w:rPr>
                <w:i/>
                <w:color w:val="000000"/>
                <w:sz w:val="20"/>
                <w:szCs w:val="20"/>
              </w:rPr>
              <w:t xml:space="preserve"> </w:t>
            </w:r>
            <w:proofErr w:type="spellStart"/>
            <w:r w:rsidRPr="00861362">
              <w:rPr>
                <w:i/>
                <w:color w:val="000000"/>
                <w:sz w:val="20"/>
                <w:szCs w:val="20"/>
              </w:rPr>
              <w:t>luteomarginata</w:t>
            </w:r>
            <w:proofErr w:type="spellEnd"/>
          </w:p>
        </w:tc>
        <w:tc>
          <w:tcPr>
            <w:tcW w:w="1745" w:type="dxa"/>
            <w:noWrap/>
            <w:hideMark/>
          </w:tcPr>
          <w:p w14:paraId="230A784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3B45BCF"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F57CC03" w14:textId="77777777" w:rsidTr="00806FD8">
        <w:trPr>
          <w:trHeight w:val="320"/>
        </w:trPr>
        <w:tc>
          <w:tcPr>
            <w:tcW w:w="3162" w:type="dxa"/>
            <w:noWrap/>
            <w:hideMark/>
          </w:tcPr>
          <w:p w14:paraId="53B75239" w14:textId="77777777" w:rsidR="00CB6958" w:rsidRPr="00861362" w:rsidRDefault="00CB6958" w:rsidP="00806FD8">
            <w:pPr>
              <w:jc w:val="left"/>
              <w:rPr>
                <w:i/>
                <w:color w:val="000000"/>
                <w:sz w:val="20"/>
                <w:szCs w:val="20"/>
              </w:rPr>
            </w:pPr>
            <w:proofErr w:type="spellStart"/>
            <w:r w:rsidRPr="00861362">
              <w:rPr>
                <w:i/>
                <w:color w:val="000000"/>
                <w:sz w:val="20"/>
                <w:szCs w:val="20"/>
              </w:rPr>
              <w:t>Cadlina</w:t>
            </w:r>
            <w:proofErr w:type="spellEnd"/>
            <w:r w:rsidRPr="00861362">
              <w:rPr>
                <w:i/>
                <w:color w:val="000000"/>
                <w:sz w:val="20"/>
                <w:szCs w:val="20"/>
              </w:rPr>
              <w:t xml:space="preserve"> modesta</w:t>
            </w:r>
          </w:p>
        </w:tc>
        <w:tc>
          <w:tcPr>
            <w:tcW w:w="1745" w:type="dxa"/>
            <w:noWrap/>
            <w:hideMark/>
          </w:tcPr>
          <w:p w14:paraId="3ADA40E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1F8C2D8"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A8B39C3" w14:textId="77777777" w:rsidTr="00806FD8">
        <w:trPr>
          <w:trHeight w:val="320"/>
        </w:trPr>
        <w:tc>
          <w:tcPr>
            <w:tcW w:w="3162" w:type="dxa"/>
            <w:noWrap/>
            <w:hideMark/>
          </w:tcPr>
          <w:p w14:paraId="063A4604" w14:textId="77777777" w:rsidR="00CB6958" w:rsidRPr="00861362" w:rsidRDefault="00CB6958" w:rsidP="00806FD8">
            <w:pPr>
              <w:jc w:val="left"/>
              <w:rPr>
                <w:i/>
                <w:color w:val="000000"/>
                <w:sz w:val="20"/>
                <w:szCs w:val="20"/>
              </w:rPr>
            </w:pPr>
            <w:proofErr w:type="spellStart"/>
            <w:r w:rsidRPr="00861362">
              <w:rPr>
                <w:i/>
                <w:color w:val="000000"/>
                <w:sz w:val="20"/>
                <w:szCs w:val="20"/>
              </w:rPr>
              <w:t>Cadlina</w:t>
            </w:r>
            <w:proofErr w:type="spellEnd"/>
            <w:r w:rsidRPr="00861362">
              <w:rPr>
                <w:i/>
                <w:color w:val="000000"/>
                <w:sz w:val="20"/>
                <w:szCs w:val="20"/>
              </w:rPr>
              <w:t xml:space="preserve"> </w:t>
            </w:r>
            <w:proofErr w:type="spellStart"/>
            <w:r w:rsidRPr="00861362">
              <w:rPr>
                <w:i/>
                <w:color w:val="000000"/>
                <w:sz w:val="20"/>
                <w:szCs w:val="20"/>
              </w:rPr>
              <w:t>sylviaearleae</w:t>
            </w:r>
            <w:proofErr w:type="spellEnd"/>
          </w:p>
        </w:tc>
        <w:tc>
          <w:tcPr>
            <w:tcW w:w="1745" w:type="dxa"/>
            <w:noWrap/>
            <w:hideMark/>
          </w:tcPr>
          <w:p w14:paraId="049CC06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0C8DE4B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59374D6" w14:textId="77777777" w:rsidTr="00806FD8">
        <w:trPr>
          <w:trHeight w:val="320"/>
        </w:trPr>
        <w:tc>
          <w:tcPr>
            <w:tcW w:w="3162" w:type="dxa"/>
            <w:noWrap/>
            <w:hideMark/>
          </w:tcPr>
          <w:p w14:paraId="0A33B10E" w14:textId="77777777" w:rsidR="00CB6958" w:rsidRPr="00861362" w:rsidRDefault="00CB6958" w:rsidP="00806FD8">
            <w:pPr>
              <w:jc w:val="left"/>
              <w:rPr>
                <w:i/>
                <w:color w:val="000000"/>
                <w:sz w:val="20"/>
                <w:szCs w:val="20"/>
              </w:rPr>
            </w:pPr>
            <w:proofErr w:type="spellStart"/>
            <w:r w:rsidRPr="00861362">
              <w:rPr>
                <w:i/>
                <w:color w:val="000000"/>
                <w:sz w:val="20"/>
                <w:szCs w:val="20"/>
              </w:rPr>
              <w:t>Coryphella</w:t>
            </w:r>
            <w:proofErr w:type="spellEnd"/>
            <w:r w:rsidRPr="00861362">
              <w:rPr>
                <w:i/>
                <w:color w:val="000000"/>
                <w:sz w:val="20"/>
                <w:szCs w:val="20"/>
              </w:rPr>
              <w:t xml:space="preserve"> verrucosa</w:t>
            </w:r>
          </w:p>
        </w:tc>
        <w:tc>
          <w:tcPr>
            <w:tcW w:w="1745" w:type="dxa"/>
            <w:noWrap/>
            <w:hideMark/>
          </w:tcPr>
          <w:p w14:paraId="7C1C16F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CA8DF8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9F11945" w14:textId="77777777" w:rsidTr="00806FD8">
        <w:trPr>
          <w:trHeight w:val="320"/>
        </w:trPr>
        <w:tc>
          <w:tcPr>
            <w:tcW w:w="3162" w:type="dxa"/>
            <w:noWrap/>
            <w:hideMark/>
          </w:tcPr>
          <w:p w14:paraId="14F62430" w14:textId="77777777" w:rsidR="00CB6958" w:rsidRPr="00861362" w:rsidRDefault="00CB6958" w:rsidP="00806FD8">
            <w:pPr>
              <w:jc w:val="left"/>
              <w:rPr>
                <w:i/>
                <w:color w:val="000000"/>
                <w:sz w:val="20"/>
                <w:szCs w:val="20"/>
              </w:rPr>
            </w:pPr>
            <w:proofErr w:type="spellStart"/>
            <w:r w:rsidRPr="00861362">
              <w:rPr>
                <w:i/>
                <w:color w:val="000000"/>
                <w:sz w:val="20"/>
                <w:szCs w:val="20"/>
              </w:rPr>
              <w:t>Dendronotus</w:t>
            </w:r>
            <w:proofErr w:type="spellEnd"/>
            <w:r w:rsidRPr="00861362">
              <w:rPr>
                <w:i/>
                <w:color w:val="000000"/>
                <w:sz w:val="20"/>
                <w:szCs w:val="20"/>
              </w:rPr>
              <w:t xml:space="preserve"> iris</w:t>
            </w:r>
          </w:p>
        </w:tc>
        <w:tc>
          <w:tcPr>
            <w:tcW w:w="1745" w:type="dxa"/>
            <w:noWrap/>
            <w:hideMark/>
          </w:tcPr>
          <w:p w14:paraId="41D7153D"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35689C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D9181AF" w14:textId="77777777" w:rsidTr="00806FD8">
        <w:trPr>
          <w:trHeight w:val="320"/>
        </w:trPr>
        <w:tc>
          <w:tcPr>
            <w:tcW w:w="3162" w:type="dxa"/>
            <w:noWrap/>
            <w:hideMark/>
          </w:tcPr>
          <w:p w14:paraId="116354E5" w14:textId="77777777" w:rsidR="00CB6958" w:rsidRPr="00861362" w:rsidRDefault="00CB6958" w:rsidP="00806FD8">
            <w:pPr>
              <w:jc w:val="left"/>
              <w:rPr>
                <w:i/>
                <w:color w:val="000000"/>
                <w:sz w:val="20"/>
                <w:szCs w:val="20"/>
              </w:rPr>
            </w:pPr>
            <w:r w:rsidRPr="00861362">
              <w:rPr>
                <w:i/>
                <w:color w:val="000000"/>
                <w:sz w:val="20"/>
                <w:szCs w:val="20"/>
              </w:rPr>
              <w:t xml:space="preserve">Dirona </w:t>
            </w:r>
            <w:proofErr w:type="spellStart"/>
            <w:r w:rsidRPr="00861362">
              <w:rPr>
                <w:i/>
                <w:color w:val="000000"/>
                <w:sz w:val="20"/>
                <w:szCs w:val="20"/>
              </w:rPr>
              <w:t>albolineata</w:t>
            </w:r>
            <w:proofErr w:type="spellEnd"/>
          </w:p>
        </w:tc>
        <w:tc>
          <w:tcPr>
            <w:tcW w:w="1745" w:type="dxa"/>
            <w:noWrap/>
            <w:hideMark/>
          </w:tcPr>
          <w:p w14:paraId="2ABC8D1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E7D722A"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9E69A0F" w14:textId="77777777" w:rsidTr="00806FD8">
        <w:trPr>
          <w:trHeight w:val="320"/>
        </w:trPr>
        <w:tc>
          <w:tcPr>
            <w:tcW w:w="3162" w:type="dxa"/>
            <w:noWrap/>
            <w:hideMark/>
          </w:tcPr>
          <w:p w14:paraId="6228FAE7" w14:textId="77777777" w:rsidR="00CB6958" w:rsidRPr="00861362" w:rsidRDefault="00CB6958" w:rsidP="00806FD8">
            <w:pPr>
              <w:jc w:val="left"/>
              <w:rPr>
                <w:i/>
                <w:color w:val="000000"/>
                <w:sz w:val="20"/>
                <w:szCs w:val="20"/>
              </w:rPr>
            </w:pPr>
            <w:r w:rsidRPr="00861362">
              <w:rPr>
                <w:i/>
                <w:color w:val="000000"/>
                <w:sz w:val="20"/>
                <w:szCs w:val="20"/>
              </w:rPr>
              <w:t>Dirona pellucida</w:t>
            </w:r>
          </w:p>
        </w:tc>
        <w:tc>
          <w:tcPr>
            <w:tcW w:w="1745" w:type="dxa"/>
            <w:noWrap/>
            <w:hideMark/>
          </w:tcPr>
          <w:p w14:paraId="592E521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10F7AC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50F2D56" w14:textId="77777777" w:rsidTr="00806FD8">
        <w:trPr>
          <w:trHeight w:val="320"/>
        </w:trPr>
        <w:tc>
          <w:tcPr>
            <w:tcW w:w="3162" w:type="dxa"/>
            <w:noWrap/>
            <w:hideMark/>
          </w:tcPr>
          <w:p w14:paraId="0EB102E6" w14:textId="77777777" w:rsidR="00CB6958" w:rsidRPr="00861362" w:rsidRDefault="00CB6958" w:rsidP="00806FD8">
            <w:pPr>
              <w:jc w:val="left"/>
              <w:rPr>
                <w:i/>
                <w:color w:val="000000"/>
                <w:sz w:val="20"/>
                <w:szCs w:val="20"/>
              </w:rPr>
            </w:pPr>
            <w:proofErr w:type="spellStart"/>
            <w:r w:rsidRPr="00861362">
              <w:rPr>
                <w:i/>
                <w:color w:val="000000"/>
                <w:sz w:val="20"/>
                <w:szCs w:val="20"/>
              </w:rPr>
              <w:t>Diaulula</w:t>
            </w:r>
            <w:proofErr w:type="spellEnd"/>
            <w:r w:rsidRPr="00861362">
              <w:rPr>
                <w:i/>
                <w:color w:val="000000"/>
                <w:sz w:val="20"/>
                <w:szCs w:val="20"/>
              </w:rPr>
              <w:t xml:space="preserve"> </w:t>
            </w:r>
            <w:proofErr w:type="spellStart"/>
            <w:r w:rsidRPr="00861362">
              <w:rPr>
                <w:i/>
                <w:color w:val="000000"/>
                <w:sz w:val="20"/>
                <w:szCs w:val="20"/>
              </w:rPr>
              <w:t>odonoghuei</w:t>
            </w:r>
            <w:proofErr w:type="spellEnd"/>
          </w:p>
        </w:tc>
        <w:tc>
          <w:tcPr>
            <w:tcW w:w="1745" w:type="dxa"/>
            <w:noWrap/>
            <w:hideMark/>
          </w:tcPr>
          <w:p w14:paraId="37C8F60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3393B839"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9164916" w14:textId="77777777" w:rsidTr="00806FD8">
        <w:trPr>
          <w:trHeight w:val="320"/>
        </w:trPr>
        <w:tc>
          <w:tcPr>
            <w:tcW w:w="3162" w:type="dxa"/>
            <w:noWrap/>
            <w:hideMark/>
          </w:tcPr>
          <w:p w14:paraId="724B12C8" w14:textId="77777777" w:rsidR="00CB6958" w:rsidRPr="00861362" w:rsidRDefault="00CB6958" w:rsidP="00806FD8">
            <w:pPr>
              <w:jc w:val="left"/>
              <w:rPr>
                <w:i/>
                <w:color w:val="000000"/>
                <w:sz w:val="20"/>
                <w:szCs w:val="20"/>
              </w:rPr>
            </w:pPr>
            <w:proofErr w:type="spellStart"/>
            <w:r w:rsidRPr="00861362">
              <w:rPr>
                <w:i/>
                <w:color w:val="000000"/>
                <w:sz w:val="20"/>
                <w:szCs w:val="20"/>
              </w:rPr>
              <w:t>Diaulula</w:t>
            </w:r>
            <w:proofErr w:type="spellEnd"/>
            <w:r w:rsidRPr="00861362">
              <w:rPr>
                <w:i/>
                <w:color w:val="000000"/>
                <w:sz w:val="20"/>
                <w:szCs w:val="20"/>
              </w:rPr>
              <w:t xml:space="preserve"> </w:t>
            </w:r>
            <w:proofErr w:type="spellStart"/>
            <w:r w:rsidRPr="00861362">
              <w:rPr>
                <w:i/>
                <w:color w:val="000000"/>
                <w:sz w:val="20"/>
                <w:szCs w:val="20"/>
              </w:rPr>
              <w:t>sandiegensis</w:t>
            </w:r>
            <w:proofErr w:type="spellEnd"/>
          </w:p>
        </w:tc>
        <w:tc>
          <w:tcPr>
            <w:tcW w:w="1745" w:type="dxa"/>
            <w:noWrap/>
            <w:hideMark/>
          </w:tcPr>
          <w:p w14:paraId="451C7AF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0A7312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66B7BF83" w14:textId="77777777" w:rsidTr="00806FD8">
        <w:trPr>
          <w:trHeight w:val="320"/>
        </w:trPr>
        <w:tc>
          <w:tcPr>
            <w:tcW w:w="3162" w:type="dxa"/>
            <w:noWrap/>
            <w:hideMark/>
          </w:tcPr>
          <w:p w14:paraId="46FEC49B" w14:textId="77777777" w:rsidR="00CB6958" w:rsidRPr="00861362" w:rsidRDefault="00CB6958" w:rsidP="00806FD8">
            <w:pPr>
              <w:jc w:val="left"/>
              <w:rPr>
                <w:i/>
                <w:color w:val="000000"/>
                <w:sz w:val="20"/>
                <w:szCs w:val="20"/>
              </w:rPr>
            </w:pPr>
            <w:proofErr w:type="spellStart"/>
            <w:r w:rsidRPr="00861362">
              <w:rPr>
                <w:i/>
                <w:color w:val="000000"/>
                <w:sz w:val="20"/>
                <w:szCs w:val="20"/>
              </w:rPr>
              <w:t>Peltodoris</w:t>
            </w:r>
            <w:proofErr w:type="spellEnd"/>
            <w:r w:rsidRPr="00861362">
              <w:rPr>
                <w:i/>
                <w:color w:val="000000"/>
                <w:sz w:val="20"/>
                <w:szCs w:val="20"/>
              </w:rPr>
              <w:t xml:space="preserve"> nobilis</w:t>
            </w:r>
          </w:p>
        </w:tc>
        <w:tc>
          <w:tcPr>
            <w:tcW w:w="1745" w:type="dxa"/>
            <w:noWrap/>
            <w:hideMark/>
          </w:tcPr>
          <w:p w14:paraId="36C9529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471398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81C496E" w14:textId="77777777" w:rsidTr="00806FD8">
        <w:trPr>
          <w:trHeight w:val="320"/>
        </w:trPr>
        <w:tc>
          <w:tcPr>
            <w:tcW w:w="3162" w:type="dxa"/>
            <w:noWrap/>
            <w:hideMark/>
          </w:tcPr>
          <w:p w14:paraId="323AE087" w14:textId="77777777" w:rsidR="00CB6958" w:rsidRPr="00861362" w:rsidRDefault="00CB6958" w:rsidP="00806FD8">
            <w:pPr>
              <w:jc w:val="left"/>
              <w:rPr>
                <w:i/>
                <w:color w:val="000000"/>
                <w:sz w:val="20"/>
                <w:szCs w:val="20"/>
              </w:rPr>
            </w:pPr>
            <w:r w:rsidRPr="00861362">
              <w:rPr>
                <w:i/>
                <w:color w:val="000000"/>
                <w:sz w:val="20"/>
                <w:szCs w:val="20"/>
              </w:rPr>
              <w:t xml:space="preserve">Doris </w:t>
            </w:r>
            <w:proofErr w:type="spellStart"/>
            <w:r w:rsidRPr="00861362">
              <w:rPr>
                <w:i/>
                <w:color w:val="000000"/>
                <w:sz w:val="20"/>
                <w:szCs w:val="20"/>
              </w:rPr>
              <w:t>montereyensis</w:t>
            </w:r>
            <w:proofErr w:type="spellEnd"/>
          </w:p>
        </w:tc>
        <w:tc>
          <w:tcPr>
            <w:tcW w:w="1745" w:type="dxa"/>
            <w:noWrap/>
            <w:hideMark/>
          </w:tcPr>
          <w:p w14:paraId="17C47004"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609FC2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E1F4847" w14:textId="77777777" w:rsidTr="00806FD8">
        <w:trPr>
          <w:trHeight w:val="320"/>
        </w:trPr>
        <w:tc>
          <w:tcPr>
            <w:tcW w:w="3162" w:type="dxa"/>
            <w:noWrap/>
            <w:hideMark/>
          </w:tcPr>
          <w:p w14:paraId="6039B6D5" w14:textId="77777777" w:rsidR="00CB6958" w:rsidRPr="00861362" w:rsidRDefault="00CB6958" w:rsidP="00806FD8">
            <w:pPr>
              <w:jc w:val="left"/>
              <w:rPr>
                <w:i/>
                <w:color w:val="000000"/>
                <w:sz w:val="20"/>
                <w:szCs w:val="20"/>
              </w:rPr>
            </w:pPr>
            <w:r w:rsidRPr="00861362">
              <w:rPr>
                <w:i/>
                <w:color w:val="000000"/>
                <w:sz w:val="20"/>
                <w:szCs w:val="20"/>
              </w:rPr>
              <w:t xml:space="preserve">Doris </w:t>
            </w:r>
            <w:proofErr w:type="spellStart"/>
            <w:r w:rsidRPr="00861362">
              <w:rPr>
                <w:i/>
                <w:color w:val="000000"/>
                <w:sz w:val="20"/>
                <w:szCs w:val="20"/>
              </w:rPr>
              <w:t>odhneri</w:t>
            </w:r>
            <w:proofErr w:type="spellEnd"/>
          </w:p>
        </w:tc>
        <w:tc>
          <w:tcPr>
            <w:tcW w:w="1745" w:type="dxa"/>
            <w:noWrap/>
            <w:hideMark/>
          </w:tcPr>
          <w:p w14:paraId="2127FA39"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5B72551"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7503399" w14:textId="77777777" w:rsidTr="00806FD8">
        <w:trPr>
          <w:trHeight w:val="320"/>
        </w:trPr>
        <w:tc>
          <w:tcPr>
            <w:tcW w:w="3162" w:type="dxa"/>
            <w:noWrap/>
            <w:hideMark/>
          </w:tcPr>
          <w:p w14:paraId="012499F3" w14:textId="77777777" w:rsidR="00CB6958" w:rsidRPr="00861362" w:rsidRDefault="00CB6958" w:rsidP="00806FD8">
            <w:pPr>
              <w:jc w:val="left"/>
              <w:rPr>
                <w:i/>
                <w:color w:val="000000"/>
                <w:sz w:val="20"/>
                <w:szCs w:val="20"/>
              </w:rPr>
            </w:pPr>
            <w:proofErr w:type="spellStart"/>
            <w:r w:rsidRPr="00861362">
              <w:rPr>
                <w:i/>
                <w:color w:val="000000"/>
                <w:sz w:val="20"/>
                <w:szCs w:val="20"/>
              </w:rPr>
              <w:t>Antiopella</w:t>
            </w:r>
            <w:proofErr w:type="spellEnd"/>
            <w:r w:rsidRPr="00861362">
              <w:rPr>
                <w:i/>
                <w:color w:val="000000"/>
                <w:sz w:val="20"/>
                <w:szCs w:val="20"/>
              </w:rPr>
              <w:t xml:space="preserve"> </w:t>
            </w:r>
            <w:proofErr w:type="spellStart"/>
            <w:r w:rsidRPr="00861362">
              <w:rPr>
                <w:i/>
                <w:color w:val="000000"/>
                <w:sz w:val="20"/>
                <w:szCs w:val="20"/>
              </w:rPr>
              <w:t>fusca</w:t>
            </w:r>
            <w:proofErr w:type="spellEnd"/>
          </w:p>
        </w:tc>
        <w:tc>
          <w:tcPr>
            <w:tcW w:w="1745" w:type="dxa"/>
            <w:noWrap/>
            <w:hideMark/>
          </w:tcPr>
          <w:p w14:paraId="74329DB2"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4D8AC2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CA4F905" w14:textId="77777777" w:rsidTr="00806FD8">
        <w:trPr>
          <w:trHeight w:val="320"/>
        </w:trPr>
        <w:tc>
          <w:tcPr>
            <w:tcW w:w="3162" w:type="dxa"/>
            <w:noWrap/>
            <w:hideMark/>
          </w:tcPr>
          <w:p w14:paraId="7AD8449A" w14:textId="77777777" w:rsidR="00CB6958" w:rsidRPr="00861362" w:rsidRDefault="00CB6958" w:rsidP="00806FD8">
            <w:pPr>
              <w:jc w:val="left"/>
              <w:rPr>
                <w:i/>
                <w:color w:val="000000"/>
                <w:sz w:val="20"/>
                <w:szCs w:val="20"/>
              </w:rPr>
            </w:pPr>
            <w:proofErr w:type="spellStart"/>
            <w:r w:rsidRPr="00861362">
              <w:rPr>
                <w:i/>
                <w:color w:val="000000"/>
                <w:sz w:val="20"/>
                <w:szCs w:val="20"/>
              </w:rPr>
              <w:t>Hermissenda</w:t>
            </w:r>
            <w:proofErr w:type="spellEnd"/>
            <w:r w:rsidRPr="00861362">
              <w:rPr>
                <w:i/>
                <w:color w:val="000000"/>
                <w:sz w:val="20"/>
                <w:szCs w:val="20"/>
              </w:rPr>
              <w:t xml:space="preserve"> </w:t>
            </w:r>
            <w:proofErr w:type="spellStart"/>
            <w:r w:rsidRPr="00861362">
              <w:rPr>
                <w:i/>
                <w:color w:val="000000"/>
                <w:sz w:val="20"/>
                <w:szCs w:val="20"/>
              </w:rPr>
              <w:t>crassicornis</w:t>
            </w:r>
            <w:proofErr w:type="spellEnd"/>
          </w:p>
        </w:tc>
        <w:tc>
          <w:tcPr>
            <w:tcW w:w="1745" w:type="dxa"/>
            <w:noWrap/>
            <w:hideMark/>
          </w:tcPr>
          <w:p w14:paraId="55CCC7D9"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2C1BAC1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0F42B640" w14:textId="77777777" w:rsidTr="00806FD8">
        <w:trPr>
          <w:trHeight w:val="320"/>
        </w:trPr>
        <w:tc>
          <w:tcPr>
            <w:tcW w:w="3162" w:type="dxa"/>
            <w:noWrap/>
            <w:hideMark/>
          </w:tcPr>
          <w:p w14:paraId="1FF1FD6D" w14:textId="77777777" w:rsidR="00CB6958" w:rsidRPr="00861362" w:rsidRDefault="00CB6958" w:rsidP="00806FD8">
            <w:pPr>
              <w:jc w:val="left"/>
              <w:rPr>
                <w:i/>
                <w:color w:val="000000"/>
                <w:sz w:val="20"/>
                <w:szCs w:val="20"/>
              </w:rPr>
            </w:pPr>
            <w:proofErr w:type="spellStart"/>
            <w:r w:rsidRPr="00861362">
              <w:rPr>
                <w:i/>
                <w:color w:val="000000"/>
                <w:sz w:val="20"/>
                <w:szCs w:val="20"/>
              </w:rPr>
              <w:t>Acanthodoris</w:t>
            </w:r>
            <w:proofErr w:type="spellEnd"/>
            <w:r w:rsidRPr="00861362">
              <w:rPr>
                <w:i/>
                <w:color w:val="000000"/>
                <w:sz w:val="20"/>
                <w:szCs w:val="20"/>
              </w:rPr>
              <w:t xml:space="preserve"> </w:t>
            </w:r>
            <w:proofErr w:type="spellStart"/>
            <w:r w:rsidRPr="00861362">
              <w:rPr>
                <w:i/>
                <w:color w:val="000000"/>
                <w:sz w:val="20"/>
                <w:szCs w:val="20"/>
              </w:rPr>
              <w:t>hudsoni</w:t>
            </w:r>
            <w:proofErr w:type="spellEnd"/>
          </w:p>
        </w:tc>
        <w:tc>
          <w:tcPr>
            <w:tcW w:w="1745" w:type="dxa"/>
            <w:noWrap/>
            <w:hideMark/>
          </w:tcPr>
          <w:p w14:paraId="2193F27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3C8F3E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73BDCDF" w14:textId="77777777" w:rsidTr="00806FD8">
        <w:trPr>
          <w:trHeight w:val="320"/>
        </w:trPr>
        <w:tc>
          <w:tcPr>
            <w:tcW w:w="3162" w:type="dxa"/>
            <w:noWrap/>
            <w:hideMark/>
          </w:tcPr>
          <w:p w14:paraId="0D565EFD" w14:textId="77777777" w:rsidR="00CB6958" w:rsidRPr="00861362" w:rsidRDefault="00CB6958" w:rsidP="00806FD8">
            <w:pPr>
              <w:jc w:val="left"/>
              <w:rPr>
                <w:i/>
                <w:color w:val="000000"/>
                <w:sz w:val="20"/>
                <w:szCs w:val="20"/>
              </w:rPr>
            </w:pPr>
            <w:proofErr w:type="spellStart"/>
            <w:r w:rsidRPr="00861362">
              <w:rPr>
                <w:i/>
                <w:color w:val="000000"/>
                <w:sz w:val="20"/>
                <w:szCs w:val="20"/>
              </w:rPr>
              <w:t>Acanthodoris</w:t>
            </w:r>
            <w:proofErr w:type="spellEnd"/>
            <w:r w:rsidRPr="00861362">
              <w:rPr>
                <w:i/>
                <w:color w:val="000000"/>
                <w:sz w:val="20"/>
                <w:szCs w:val="20"/>
              </w:rPr>
              <w:t xml:space="preserve"> </w:t>
            </w:r>
            <w:proofErr w:type="spellStart"/>
            <w:r w:rsidRPr="00861362">
              <w:rPr>
                <w:i/>
                <w:color w:val="000000"/>
                <w:sz w:val="20"/>
                <w:szCs w:val="20"/>
              </w:rPr>
              <w:t>nanaimoensis</w:t>
            </w:r>
            <w:proofErr w:type="spellEnd"/>
          </w:p>
        </w:tc>
        <w:tc>
          <w:tcPr>
            <w:tcW w:w="1745" w:type="dxa"/>
            <w:noWrap/>
            <w:hideMark/>
          </w:tcPr>
          <w:p w14:paraId="4586CA0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F02532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3A8C48E" w14:textId="77777777" w:rsidTr="00806FD8">
        <w:trPr>
          <w:trHeight w:val="320"/>
        </w:trPr>
        <w:tc>
          <w:tcPr>
            <w:tcW w:w="3162" w:type="dxa"/>
            <w:noWrap/>
            <w:hideMark/>
          </w:tcPr>
          <w:p w14:paraId="4E954694" w14:textId="77777777" w:rsidR="00CB6958" w:rsidRPr="00861362" w:rsidRDefault="00CB6958" w:rsidP="00806FD8">
            <w:pPr>
              <w:jc w:val="left"/>
              <w:rPr>
                <w:i/>
                <w:color w:val="000000"/>
                <w:sz w:val="20"/>
                <w:szCs w:val="20"/>
              </w:rPr>
            </w:pPr>
            <w:proofErr w:type="spellStart"/>
            <w:r w:rsidRPr="00861362">
              <w:rPr>
                <w:i/>
                <w:color w:val="000000"/>
                <w:sz w:val="20"/>
                <w:szCs w:val="20"/>
              </w:rPr>
              <w:t>Onchidoris</w:t>
            </w:r>
            <w:proofErr w:type="spellEnd"/>
            <w:r w:rsidRPr="00861362">
              <w:rPr>
                <w:i/>
                <w:color w:val="000000"/>
                <w:sz w:val="20"/>
                <w:szCs w:val="20"/>
              </w:rPr>
              <w:t xml:space="preserve"> </w:t>
            </w:r>
            <w:proofErr w:type="spellStart"/>
            <w:r w:rsidRPr="00861362">
              <w:rPr>
                <w:i/>
                <w:color w:val="000000"/>
                <w:sz w:val="20"/>
                <w:szCs w:val="20"/>
              </w:rPr>
              <w:t>bilamellata</w:t>
            </w:r>
            <w:proofErr w:type="spellEnd"/>
          </w:p>
        </w:tc>
        <w:tc>
          <w:tcPr>
            <w:tcW w:w="1745" w:type="dxa"/>
            <w:noWrap/>
            <w:hideMark/>
          </w:tcPr>
          <w:p w14:paraId="4FC1877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E75AE33"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0171925" w14:textId="77777777" w:rsidTr="00806FD8">
        <w:trPr>
          <w:trHeight w:val="320"/>
        </w:trPr>
        <w:tc>
          <w:tcPr>
            <w:tcW w:w="3162" w:type="dxa"/>
            <w:noWrap/>
            <w:hideMark/>
          </w:tcPr>
          <w:p w14:paraId="4C892FE3" w14:textId="77777777" w:rsidR="00CB6958" w:rsidRPr="00861362" w:rsidRDefault="00CB6958" w:rsidP="00806FD8">
            <w:pPr>
              <w:jc w:val="left"/>
              <w:rPr>
                <w:i/>
                <w:color w:val="000000"/>
                <w:sz w:val="20"/>
                <w:szCs w:val="20"/>
              </w:rPr>
            </w:pPr>
            <w:proofErr w:type="spellStart"/>
            <w:r w:rsidRPr="00861362">
              <w:rPr>
                <w:i/>
                <w:color w:val="000000"/>
                <w:sz w:val="20"/>
                <w:szCs w:val="20"/>
              </w:rPr>
              <w:t>Limacia</w:t>
            </w:r>
            <w:proofErr w:type="spellEnd"/>
            <w:r w:rsidRPr="00861362">
              <w:rPr>
                <w:i/>
                <w:color w:val="000000"/>
                <w:sz w:val="20"/>
                <w:szCs w:val="20"/>
              </w:rPr>
              <w:t xml:space="preserve"> </w:t>
            </w:r>
            <w:proofErr w:type="spellStart"/>
            <w:r w:rsidRPr="00861362">
              <w:rPr>
                <w:i/>
                <w:color w:val="000000"/>
                <w:sz w:val="20"/>
                <w:szCs w:val="20"/>
              </w:rPr>
              <w:t>cockerelli</w:t>
            </w:r>
            <w:proofErr w:type="spellEnd"/>
          </w:p>
        </w:tc>
        <w:tc>
          <w:tcPr>
            <w:tcW w:w="1745" w:type="dxa"/>
            <w:noWrap/>
            <w:hideMark/>
          </w:tcPr>
          <w:p w14:paraId="45FEE91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F3FDD3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8637360" w14:textId="77777777" w:rsidTr="00806FD8">
        <w:trPr>
          <w:trHeight w:val="320"/>
        </w:trPr>
        <w:tc>
          <w:tcPr>
            <w:tcW w:w="3162" w:type="dxa"/>
            <w:noWrap/>
            <w:hideMark/>
          </w:tcPr>
          <w:p w14:paraId="012C6BD3" w14:textId="77777777" w:rsidR="00CB6958" w:rsidRPr="00861362" w:rsidRDefault="00CB6958" w:rsidP="00806FD8">
            <w:pPr>
              <w:jc w:val="left"/>
              <w:rPr>
                <w:i/>
                <w:color w:val="000000"/>
                <w:sz w:val="20"/>
                <w:szCs w:val="20"/>
              </w:rPr>
            </w:pPr>
            <w:proofErr w:type="spellStart"/>
            <w:r w:rsidRPr="00861362">
              <w:rPr>
                <w:i/>
                <w:color w:val="000000"/>
                <w:sz w:val="20"/>
                <w:szCs w:val="20"/>
              </w:rPr>
              <w:t>Polycera</w:t>
            </w:r>
            <w:proofErr w:type="spellEnd"/>
            <w:r w:rsidRPr="00861362">
              <w:rPr>
                <w:i/>
                <w:color w:val="000000"/>
                <w:sz w:val="20"/>
                <w:szCs w:val="20"/>
              </w:rPr>
              <w:t xml:space="preserve"> tricolor</w:t>
            </w:r>
          </w:p>
        </w:tc>
        <w:tc>
          <w:tcPr>
            <w:tcW w:w="1745" w:type="dxa"/>
            <w:noWrap/>
            <w:hideMark/>
          </w:tcPr>
          <w:p w14:paraId="203126C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8A9E283"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215673D" w14:textId="77777777" w:rsidTr="00806FD8">
        <w:trPr>
          <w:trHeight w:val="320"/>
        </w:trPr>
        <w:tc>
          <w:tcPr>
            <w:tcW w:w="3162" w:type="dxa"/>
            <w:noWrap/>
            <w:hideMark/>
          </w:tcPr>
          <w:p w14:paraId="2A4DF96A" w14:textId="77777777" w:rsidR="00CB6958" w:rsidRPr="00861362" w:rsidRDefault="00CB6958" w:rsidP="00806FD8">
            <w:pPr>
              <w:jc w:val="left"/>
              <w:rPr>
                <w:i/>
                <w:color w:val="000000"/>
                <w:sz w:val="20"/>
                <w:szCs w:val="20"/>
              </w:rPr>
            </w:pPr>
            <w:proofErr w:type="spellStart"/>
            <w:r w:rsidRPr="00861362">
              <w:rPr>
                <w:i/>
                <w:color w:val="000000"/>
                <w:sz w:val="20"/>
                <w:szCs w:val="20"/>
              </w:rPr>
              <w:t>Triopha</w:t>
            </w:r>
            <w:proofErr w:type="spellEnd"/>
            <w:r w:rsidRPr="00861362">
              <w:rPr>
                <w:i/>
                <w:color w:val="000000"/>
                <w:sz w:val="20"/>
                <w:szCs w:val="20"/>
              </w:rPr>
              <w:t xml:space="preserve"> </w:t>
            </w:r>
            <w:proofErr w:type="spellStart"/>
            <w:r w:rsidRPr="00861362">
              <w:rPr>
                <w:i/>
                <w:color w:val="000000"/>
                <w:sz w:val="20"/>
                <w:szCs w:val="20"/>
              </w:rPr>
              <w:t>catalinae</w:t>
            </w:r>
            <w:proofErr w:type="spellEnd"/>
          </w:p>
        </w:tc>
        <w:tc>
          <w:tcPr>
            <w:tcW w:w="1745" w:type="dxa"/>
            <w:noWrap/>
            <w:hideMark/>
          </w:tcPr>
          <w:p w14:paraId="0C6616F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38C2287"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C9AF392" w14:textId="77777777" w:rsidTr="00806FD8">
        <w:trPr>
          <w:trHeight w:val="320"/>
        </w:trPr>
        <w:tc>
          <w:tcPr>
            <w:tcW w:w="3162" w:type="dxa"/>
            <w:noWrap/>
            <w:hideMark/>
          </w:tcPr>
          <w:p w14:paraId="3A2672F7" w14:textId="77777777" w:rsidR="00CB6958" w:rsidRPr="00861362" w:rsidRDefault="00CB6958" w:rsidP="00806FD8">
            <w:pPr>
              <w:jc w:val="left"/>
              <w:rPr>
                <w:i/>
                <w:color w:val="000000"/>
                <w:sz w:val="20"/>
                <w:szCs w:val="20"/>
              </w:rPr>
            </w:pPr>
            <w:proofErr w:type="spellStart"/>
            <w:r w:rsidRPr="00861362">
              <w:rPr>
                <w:i/>
                <w:color w:val="000000"/>
                <w:sz w:val="20"/>
                <w:szCs w:val="20"/>
              </w:rPr>
              <w:t>Triopha</w:t>
            </w:r>
            <w:proofErr w:type="spellEnd"/>
            <w:r w:rsidRPr="00861362">
              <w:rPr>
                <w:i/>
                <w:color w:val="000000"/>
                <w:sz w:val="20"/>
                <w:szCs w:val="20"/>
              </w:rPr>
              <w:t xml:space="preserve"> modesta</w:t>
            </w:r>
          </w:p>
        </w:tc>
        <w:tc>
          <w:tcPr>
            <w:tcW w:w="1745" w:type="dxa"/>
            <w:noWrap/>
            <w:hideMark/>
          </w:tcPr>
          <w:p w14:paraId="70154578"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B170154"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BEEF161" w14:textId="77777777" w:rsidTr="00806FD8">
        <w:trPr>
          <w:trHeight w:val="320"/>
        </w:trPr>
        <w:tc>
          <w:tcPr>
            <w:tcW w:w="3162" w:type="dxa"/>
            <w:tcBorders>
              <w:bottom w:val="nil"/>
            </w:tcBorders>
            <w:noWrap/>
            <w:hideMark/>
          </w:tcPr>
          <w:p w14:paraId="1F7EEBDA" w14:textId="77777777" w:rsidR="00CB6958" w:rsidRPr="00861362" w:rsidRDefault="00CB6958" w:rsidP="00806FD8">
            <w:pPr>
              <w:jc w:val="left"/>
              <w:rPr>
                <w:i/>
                <w:color w:val="000000"/>
                <w:sz w:val="20"/>
                <w:szCs w:val="20"/>
              </w:rPr>
            </w:pPr>
            <w:proofErr w:type="spellStart"/>
            <w:r w:rsidRPr="00861362">
              <w:rPr>
                <w:i/>
                <w:color w:val="000000"/>
                <w:sz w:val="20"/>
                <w:szCs w:val="20"/>
              </w:rPr>
              <w:t>Triopha</w:t>
            </w:r>
            <w:proofErr w:type="spellEnd"/>
            <w:r w:rsidRPr="00861362">
              <w:rPr>
                <w:i/>
                <w:color w:val="000000"/>
                <w:sz w:val="20"/>
                <w:szCs w:val="20"/>
              </w:rPr>
              <w:t xml:space="preserve"> </w:t>
            </w:r>
            <w:r w:rsidRPr="00562DF0">
              <w:rPr>
                <w:iCs/>
                <w:color w:val="000000"/>
                <w:sz w:val="20"/>
                <w:szCs w:val="20"/>
                <w:rPrChange w:id="402" w:author="Isabelle Cote" w:date="2025-08-12T15:47:00Z" w16du:dateUtc="2025-08-12T22:47:00Z">
                  <w:rPr>
                    <w:i/>
                    <w:color w:val="000000"/>
                    <w:sz w:val="20"/>
                    <w:szCs w:val="20"/>
                  </w:rPr>
                </w:rPrChange>
              </w:rPr>
              <w:t>spp</w:t>
            </w:r>
            <w:r w:rsidRPr="00861362">
              <w:rPr>
                <w:i/>
                <w:color w:val="000000"/>
                <w:sz w:val="20"/>
                <w:szCs w:val="20"/>
              </w:rPr>
              <w:t>.</w:t>
            </w:r>
          </w:p>
        </w:tc>
        <w:tc>
          <w:tcPr>
            <w:tcW w:w="1745" w:type="dxa"/>
            <w:tcBorders>
              <w:bottom w:val="nil"/>
            </w:tcBorders>
            <w:noWrap/>
            <w:hideMark/>
          </w:tcPr>
          <w:p w14:paraId="632ACC6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bottom w:val="nil"/>
            </w:tcBorders>
            <w:noWrap/>
            <w:hideMark/>
          </w:tcPr>
          <w:p w14:paraId="7BF187A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4B5965C" w14:textId="77777777" w:rsidTr="00806FD8">
        <w:trPr>
          <w:trHeight w:val="320"/>
        </w:trPr>
        <w:tc>
          <w:tcPr>
            <w:tcW w:w="3162" w:type="dxa"/>
            <w:tcBorders>
              <w:top w:val="nil"/>
              <w:bottom w:val="nil"/>
            </w:tcBorders>
            <w:noWrap/>
            <w:hideMark/>
          </w:tcPr>
          <w:p w14:paraId="18AF07E8" w14:textId="77777777" w:rsidR="00CB6958" w:rsidRPr="00861362" w:rsidRDefault="00CB6958" w:rsidP="00806FD8">
            <w:pPr>
              <w:jc w:val="left"/>
              <w:rPr>
                <w:i/>
                <w:color w:val="000000"/>
                <w:sz w:val="20"/>
                <w:szCs w:val="20"/>
              </w:rPr>
            </w:pPr>
            <w:proofErr w:type="spellStart"/>
            <w:r w:rsidRPr="00861362">
              <w:rPr>
                <w:i/>
                <w:color w:val="000000"/>
                <w:sz w:val="20"/>
                <w:szCs w:val="20"/>
              </w:rPr>
              <w:t>Melibe</w:t>
            </w:r>
            <w:proofErr w:type="spellEnd"/>
            <w:r w:rsidRPr="00861362">
              <w:rPr>
                <w:i/>
                <w:color w:val="000000"/>
                <w:sz w:val="20"/>
                <w:szCs w:val="20"/>
              </w:rPr>
              <w:t xml:space="preserve"> leonina</w:t>
            </w:r>
          </w:p>
        </w:tc>
        <w:tc>
          <w:tcPr>
            <w:tcW w:w="1745" w:type="dxa"/>
            <w:tcBorders>
              <w:top w:val="nil"/>
              <w:bottom w:val="nil"/>
            </w:tcBorders>
            <w:noWrap/>
            <w:hideMark/>
          </w:tcPr>
          <w:p w14:paraId="0DCF17E4"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bottom w:val="nil"/>
            </w:tcBorders>
            <w:noWrap/>
            <w:hideMark/>
          </w:tcPr>
          <w:p w14:paraId="5CD439A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2ED98BF" w14:textId="77777777" w:rsidTr="00806FD8">
        <w:trPr>
          <w:trHeight w:val="320"/>
        </w:trPr>
        <w:tc>
          <w:tcPr>
            <w:tcW w:w="3162" w:type="dxa"/>
            <w:tcBorders>
              <w:top w:val="nil"/>
            </w:tcBorders>
            <w:noWrap/>
            <w:hideMark/>
          </w:tcPr>
          <w:p w14:paraId="55563291" w14:textId="77777777" w:rsidR="00CB6958" w:rsidRPr="00861362" w:rsidRDefault="00CB6958" w:rsidP="00806FD8">
            <w:pPr>
              <w:jc w:val="left"/>
              <w:rPr>
                <w:i/>
                <w:color w:val="000000"/>
                <w:sz w:val="20"/>
                <w:szCs w:val="20"/>
              </w:rPr>
            </w:pPr>
            <w:proofErr w:type="spellStart"/>
            <w:r w:rsidRPr="00861362">
              <w:rPr>
                <w:i/>
                <w:color w:val="000000"/>
                <w:sz w:val="20"/>
                <w:szCs w:val="20"/>
              </w:rPr>
              <w:lastRenderedPageBreak/>
              <w:t>Tritonia</w:t>
            </w:r>
            <w:proofErr w:type="spellEnd"/>
            <w:r w:rsidRPr="00861362">
              <w:rPr>
                <w:i/>
                <w:color w:val="000000"/>
                <w:sz w:val="20"/>
                <w:szCs w:val="20"/>
              </w:rPr>
              <w:t xml:space="preserve"> </w:t>
            </w:r>
            <w:proofErr w:type="spellStart"/>
            <w:r w:rsidRPr="00861362">
              <w:rPr>
                <w:i/>
                <w:color w:val="000000"/>
                <w:sz w:val="20"/>
                <w:szCs w:val="20"/>
              </w:rPr>
              <w:t>festiva</w:t>
            </w:r>
            <w:proofErr w:type="spellEnd"/>
          </w:p>
        </w:tc>
        <w:tc>
          <w:tcPr>
            <w:tcW w:w="1745" w:type="dxa"/>
            <w:tcBorders>
              <w:top w:val="nil"/>
            </w:tcBorders>
            <w:noWrap/>
            <w:hideMark/>
          </w:tcPr>
          <w:p w14:paraId="66DEDB2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tcBorders>
            <w:noWrap/>
            <w:hideMark/>
          </w:tcPr>
          <w:p w14:paraId="0E89AE3A"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05E9ABCC" w14:textId="77777777" w:rsidTr="00806FD8">
        <w:trPr>
          <w:trHeight w:val="320"/>
        </w:trPr>
        <w:tc>
          <w:tcPr>
            <w:tcW w:w="3162" w:type="dxa"/>
            <w:noWrap/>
            <w:hideMark/>
          </w:tcPr>
          <w:p w14:paraId="0009C1A4" w14:textId="77777777" w:rsidR="00CB6958" w:rsidRPr="00861362" w:rsidRDefault="00CB6958" w:rsidP="00806FD8">
            <w:pPr>
              <w:jc w:val="left"/>
              <w:rPr>
                <w:i/>
                <w:color w:val="000000"/>
                <w:sz w:val="20"/>
                <w:szCs w:val="20"/>
              </w:rPr>
            </w:pPr>
            <w:proofErr w:type="spellStart"/>
            <w:r w:rsidRPr="00861362">
              <w:rPr>
                <w:i/>
                <w:color w:val="000000"/>
                <w:sz w:val="20"/>
                <w:szCs w:val="20"/>
              </w:rPr>
              <w:t>Acmaea</w:t>
            </w:r>
            <w:proofErr w:type="spellEnd"/>
            <w:r w:rsidRPr="00861362">
              <w:rPr>
                <w:i/>
                <w:color w:val="000000"/>
                <w:sz w:val="20"/>
                <w:szCs w:val="20"/>
              </w:rPr>
              <w:t xml:space="preserve"> </w:t>
            </w:r>
            <w:proofErr w:type="spellStart"/>
            <w:r w:rsidRPr="00861362">
              <w:rPr>
                <w:i/>
                <w:color w:val="000000"/>
                <w:sz w:val="20"/>
                <w:szCs w:val="20"/>
              </w:rPr>
              <w:t>mitra</w:t>
            </w:r>
            <w:proofErr w:type="spellEnd"/>
          </w:p>
        </w:tc>
        <w:tc>
          <w:tcPr>
            <w:tcW w:w="1745" w:type="dxa"/>
            <w:noWrap/>
            <w:hideMark/>
          </w:tcPr>
          <w:p w14:paraId="1156536C"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37CB1B78"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403"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4D03CA46" w14:textId="77777777" w:rsidTr="00806FD8">
        <w:trPr>
          <w:trHeight w:val="320"/>
        </w:trPr>
        <w:tc>
          <w:tcPr>
            <w:tcW w:w="3162" w:type="dxa"/>
            <w:noWrap/>
            <w:hideMark/>
          </w:tcPr>
          <w:p w14:paraId="70707345" w14:textId="77777777" w:rsidR="00CB6958" w:rsidRPr="00861362" w:rsidRDefault="00CB6958" w:rsidP="00806FD8">
            <w:pPr>
              <w:jc w:val="left"/>
              <w:rPr>
                <w:i/>
                <w:color w:val="000000"/>
                <w:sz w:val="20"/>
                <w:szCs w:val="20"/>
              </w:rPr>
            </w:pPr>
            <w:proofErr w:type="spellStart"/>
            <w:r w:rsidRPr="00861362">
              <w:rPr>
                <w:i/>
                <w:color w:val="000000"/>
                <w:sz w:val="20"/>
                <w:szCs w:val="20"/>
              </w:rPr>
              <w:t>Lottia</w:t>
            </w:r>
            <w:proofErr w:type="spellEnd"/>
            <w:r w:rsidRPr="00861362">
              <w:rPr>
                <w:i/>
                <w:color w:val="000000"/>
                <w:sz w:val="20"/>
                <w:szCs w:val="20"/>
              </w:rPr>
              <w:t xml:space="preserve"> scutum</w:t>
            </w:r>
          </w:p>
        </w:tc>
        <w:tc>
          <w:tcPr>
            <w:tcW w:w="1745" w:type="dxa"/>
            <w:noWrap/>
            <w:hideMark/>
          </w:tcPr>
          <w:p w14:paraId="250306D1"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00295739"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404"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400287A5" w14:textId="77777777" w:rsidTr="00806FD8">
        <w:trPr>
          <w:trHeight w:val="320"/>
        </w:trPr>
        <w:tc>
          <w:tcPr>
            <w:tcW w:w="3162" w:type="dxa"/>
            <w:noWrap/>
            <w:hideMark/>
          </w:tcPr>
          <w:p w14:paraId="2573AB7C" w14:textId="77777777" w:rsidR="00CB6958" w:rsidRPr="00861362" w:rsidRDefault="00CB6958" w:rsidP="00806FD8">
            <w:pPr>
              <w:jc w:val="left"/>
              <w:rPr>
                <w:i/>
                <w:color w:val="000000"/>
                <w:sz w:val="20"/>
                <w:szCs w:val="20"/>
              </w:rPr>
            </w:pPr>
            <w:r w:rsidRPr="00861362">
              <w:rPr>
                <w:i/>
                <w:color w:val="000000"/>
                <w:sz w:val="20"/>
                <w:szCs w:val="20"/>
              </w:rPr>
              <w:t xml:space="preserve">Berthella </w:t>
            </w:r>
            <w:proofErr w:type="spellStart"/>
            <w:r w:rsidRPr="00861362">
              <w:rPr>
                <w:i/>
                <w:color w:val="000000"/>
                <w:sz w:val="20"/>
                <w:szCs w:val="20"/>
              </w:rPr>
              <w:t>chacei</w:t>
            </w:r>
            <w:proofErr w:type="spellEnd"/>
          </w:p>
        </w:tc>
        <w:tc>
          <w:tcPr>
            <w:tcW w:w="1745" w:type="dxa"/>
            <w:noWrap/>
            <w:hideMark/>
          </w:tcPr>
          <w:p w14:paraId="618683EB"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007FC057"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405"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167BC825" w14:textId="77777777" w:rsidTr="00806FD8">
        <w:trPr>
          <w:trHeight w:val="320"/>
        </w:trPr>
        <w:tc>
          <w:tcPr>
            <w:tcW w:w="3162" w:type="dxa"/>
            <w:tcBorders>
              <w:bottom w:val="nil"/>
            </w:tcBorders>
            <w:noWrap/>
            <w:hideMark/>
          </w:tcPr>
          <w:p w14:paraId="3C1AAE11" w14:textId="77777777" w:rsidR="00CB6958" w:rsidRPr="00861362" w:rsidRDefault="00CB6958" w:rsidP="00806FD8">
            <w:pPr>
              <w:jc w:val="left"/>
              <w:rPr>
                <w:i/>
                <w:color w:val="000000"/>
                <w:sz w:val="20"/>
                <w:szCs w:val="20"/>
              </w:rPr>
            </w:pPr>
            <w:proofErr w:type="spellStart"/>
            <w:r w:rsidRPr="00861362">
              <w:rPr>
                <w:i/>
                <w:color w:val="000000"/>
                <w:sz w:val="20"/>
                <w:szCs w:val="20"/>
              </w:rPr>
              <w:t>Calliostoma</w:t>
            </w:r>
            <w:proofErr w:type="spellEnd"/>
            <w:r w:rsidRPr="00861362">
              <w:rPr>
                <w:i/>
                <w:color w:val="000000"/>
                <w:sz w:val="20"/>
                <w:szCs w:val="20"/>
              </w:rPr>
              <w:t xml:space="preserve"> </w:t>
            </w:r>
            <w:proofErr w:type="spellStart"/>
            <w:r w:rsidRPr="00861362">
              <w:rPr>
                <w:i/>
                <w:color w:val="000000"/>
                <w:sz w:val="20"/>
                <w:szCs w:val="20"/>
              </w:rPr>
              <w:t>ligatum</w:t>
            </w:r>
            <w:proofErr w:type="spellEnd"/>
          </w:p>
        </w:tc>
        <w:tc>
          <w:tcPr>
            <w:tcW w:w="1745" w:type="dxa"/>
            <w:tcBorders>
              <w:bottom w:val="nil"/>
            </w:tcBorders>
            <w:noWrap/>
            <w:hideMark/>
          </w:tcPr>
          <w:p w14:paraId="6694A168"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bottom w:val="nil"/>
            </w:tcBorders>
            <w:noWrap/>
            <w:hideMark/>
          </w:tcPr>
          <w:p w14:paraId="6F010DD0"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406"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4E4FDFF6" w14:textId="77777777" w:rsidTr="00806FD8">
        <w:trPr>
          <w:trHeight w:val="320"/>
        </w:trPr>
        <w:tc>
          <w:tcPr>
            <w:tcW w:w="3162" w:type="dxa"/>
            <w:tcBorders>
              <w:top w:val="nil"/>
              <w:bottom w:val="nil"/>
            </w:tcBorders>
            <w:noWrap/>
            <w:hideMark/>
          </w:tcPr>
          <w:p w14:paraId="25B9F65B" w14:textId="77777777" w:rsidR="00CB6958" w:rsidRPr="00861362" w:rsidRDefault="00CB6958" w:rsidP="00806FD8">
            <w:pPr>
              <w:jc w:val="left"/>
              <w:rPr>
                <w:i/>
                <w:color w:val="000000"/>
                <w:sz w:val="20"/>
                <w:szCs w:val="20"/>
              </w:rPr>
            </w:pPr>
            <w:r w:rsidRPr="00861362">
              <w:rPr>
                <w:i/>
                <w:color w:val="000000"/>
                <w:sz w:val="20"/>
                <w:szCs w:val="20"/>
              </w:rPr>
              <w:t xml:space="preserve">Tegula </w:t>
            </w:r>
            <w:proofErr w:type="spellStart"/>
            <w:r w:rsidRPr="00861362">
              <w:rPr>
                <w:i/>
                <w:color w:val="000000"/>
                <w:sz w:val="20"/>
                <w:szCs w:val="20"/>
              </w:rPr>
              <w:t>funebralis</w:t>
            </w:r>
            <w:proofErr w:type="spellEnd"/>
          </w:p>
        </w:tc>
        <w:tc>
          <w:tcPr>
            <w:tcW w:w="1745" w:type="dxa"/>
            <w:tcBorders>
              <w:top w:val="nil"/>
              <w:bottom w:val="nil"/>
            </w:tcBorders>
            <w:noWrap/>
            <w:hideMark/>
          </w:tcPr>
          <w:p w14:paraId="6A2CBC66"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top w:val="nil"/>
              <w:bottom w:val="nil"/>
            </w:tcBorders>
            <w:noWrap/>
            <w:hideMark/>
          </w:tcPr>
          <w:p w14:paraId="51448FDD" w14:textId="77777777" w:rsidR="00CB6958" w:rsidRPr="00861362" w:rsidRDefault="00CB6958" w:rsidP="00806FD8">
            <w:pPr>
              <w:jc w:val="left"/>
              <w:rPr>
                <w:color w:val="000000"/>
                <w:sz w:val="20"/>
                <w:szCs w:val="20"/>
              </w:rPr>
            </w:pPr>
            <w:r w:rsidRPr="00861362">
              <w:rPr>
                <w:color w:val="000000"/>
                <w:sz w:val="20"/>
                <w:szCs w:val="20"/>
              </w:rPr>
              <w:t xml:space="preserve">Palmer 1982, </w:t>
            </w:r>
            <w:proofErr w:type="spellStart"/>
            <w:r w:rsidRPr="00861362">
              <w:rPr>
                <w:i/>
                <w:color w:val="000000"/>
                <w:sz w:val="20"/>
                <w:szCs w:val="20"/>
              </w:rPr>
              <w:t>Nucella</w:t>
            </w:r>
            <w:proofErr w:type="spellEnd"/>
            <w:r w:rsidRPr="00861362">
              <w:rPr>
                <w:i/>
                <w:color w:val="000000"/>
                <w:sz w:val="20"/>
                <w:szCs w:val="20"/>
              </w:rPr>
              <w:t xml:space="preserve"> </w:t>
            </w:r>
            <w:r w:rsidRPr="00562DF0">
              <w:rPr>
                <w:iCs/>
                <w:color w:val="000000"/>
                <w:sz w:val="20"/>
                <w:szCs w:val="20"/>
                <w:rPrChange w:id="407" w:author="Isabelle Cote" w:date="2025-08-12T15:47:00Z" w16du:dateUtc="2025-08-12T22:47:00Z">
                  <w:rPr>
                    <w:i/>
                    <w:color w:val="000000"/>
                    <w:sz w:val="20"/>
                    <w:szCs w:val="20"/>
                  </w:rPr>
                </w:rPrChange>
              </w:rPr>
              <w:t>spp</w:t>
            </w:r>
            <w:r w:rsidRPr="00861362">
              <w:rPr>
                <w:i/>
                <w:color w:val="000000"/>
                <w:sz w:val="20"/>
                <w:szCs w:val="20"/>
              </w:rPr>
              <w:t>.</w:t>
            </w:r>
          </w:p>
        </w:tc>
      </w:tr>
      <w:tr w:rsidR="00CB6958" w:rsidRPr="00861362" w14:paraId="4F8FC9D8" w14:textId="77777777" w:rsidTr="00806FD8">
        <w:trPr>
          <w:trHeight w:val="320"/>
        </w:trPr>
        <w:tc>
          <w:tcPr>
            <w:tcW w:w="3162" w:type="dxa"/>
            <w:tcBorders>
              <w:top w:val="nil"/>
              <w:bottom w:val="nil"/>
            </w:tcBorders>
            <w:noWrap/>
            <w:hideMark/>
          </w:tcPr>
          <w:p w14:paraId="694FAF90" w14:textId="77777777" w:rsidR="00CB6958" w:rsidRPr="00861362" w:rsidRDefault="00CB6958" w:rsidP="00806FD8">
            <w:pPr>
              <w:jc w:val="left"/>
              <w:rPr>
                <w:i/>
                <w:color w:val="000000"/>
                <w:sz w:val="20"/>
                <w:szCs w:val="20"/>
              </w:rPr>
            </w:pPr>
            <w:proofErr w:type="spellStart"/>
            <w:r w:rsidRPr="00861362">
              <w:rPr>
                <w:i/>
                <w:color w:val="000000"/>
                <w:sz w:val="20"/>
                <w:szCs w:val="20"/>
              </w:rPr>
              <w:t>Pomaulax</w:t>
            </w:r>
            <w:proofErr w:type="spellEnd"/>
            <w:r w:rsidRPr="00861362">
              <w:rPr>
                <w:i/>
                <w:color w:val="000000"/>
                <w:sz w:val="20"/>
                <w:szCs w:val="20"/>
              </w:rPr>
              <w:t xml:space="preserve"> </w:t>
            </w:r>
            <w:proofErr w:type="spellStart"/>
            <w:r w:rsidRPr="00861362">
              <w:rPr>
                <w:i/>
                <w:color w:val="000000"/>
                <w:sz w:val="20"/>
                <w:szCs w:val="20"/>
              </w:rPr>
              <w:t>gibberosus</w:t>
            </w:r>
            <w:proofErr w:type="spellEnd"/>
          </w:p>
        </w:tc>
        <w:tc>
          <w:tcPr>
            <w:tcW w:w="1745" w:type="dxa"/>
            <w:tcBorders>
              <w:top w:val="nil"/>
              <w:bottom w:val="nil"/>
            </w:tcBorders>
            <w:noWrap/>
            <w:hideMark/>
          </w:tcPr>
          <w:p w14:paraId="310F274B" w14:textId="77777777" w:rsidR="00CB6958" w:rsidRPr="00861362" w:rsidRDefault="00CB6958" w:rsidP="00806FD8">
            <w:pPr>
              <w:jc w:val="left"/>
              <w:rPr>
                <w:color w:val="000000"/>
                <w:sz w:val="20"/>
                <w:szCs w:val="20"/>
              </w:rPr>
            </w:pPr>
            <w:r w:rsidRPr="00861362">
              <w:rPr>
                <w:color w:val="000000"/>
                <w:sz w:val="20"/>
                <w:szCs w:val="20"/>
              </w:rPr>
              <w:t>31</w:t>
            </w:r>
          </w:p>
        </w:tc>
        <w:tc>
          <w:tcPr>
            <w:tcW w:w="5016" w:type="dxa"/>
            <w:tcBorders>
              <w:top w:val="nil"/>
              <w:bottom w:val="nil"/>
            </w:tcBorders>
            <w:noWrap/>
            <w:hideMark/>
          </w:tcPr>
          <w:p w14:paraId="2D632504" w14:textId="77777777" w:rsidR="00CB6958" w:rsidRPr="00861362" w:rsidRDefault="00CB6958" w:rsidP="00806FD8">
            <w:pPr>
              <w:jc w:val="left"/>
              <w:rPr>
                <w:color w:val="000000"/>
                <w:sz w:val="20"/>
                <w:szCs w:val="20"/>
              </w:rPr>
            </w:pPr>
            <w:r w:rsidRPr="00861362">
              <w:rPr>
                <w:color w:val="000000"/>
                <w:sz w:val="20"/>
                <w:szCs w:val="20"/>
              </w:rPr>
              <w:t>Schuster and Bates 2023</w:t>
            </w:r>
          </w:p>
        </w:tc>
      </w:tr>
      <w:tr w:rsidR="00CB6958" w:rsidRPr="00861362" w14:paraId="0CBEE3AD" w14:textId="77777777" w:rsidTr="00806FD8">
        <w:trPr>
          <w:trHeight w:val="320"/>
        </w:trPr>
        <w:tc>
          <w:tcPr>
            <w:tcW w:w="3162" w:type="dxa"/>
            <w:tcBorders>
              <w:top w:val="nil"/>
              <w:bottom w:val="single" w:sz="4" w:space="0" w:color="auto"/>
            </w:tcBorders>
            <w:noWrap/>
            <w:hideMark/>
          </w:tcPr>
          <w:p w14:paraId="5A3F3092" w14:textId="77777777" w:rsidR="00CB6958" w:rsidRPr="00861362" w:rsidRDefault="00CB6958" w:rsidP="00806FD8">
            <w:pPr>
              <w:jc w:val="left"/>
              <w:rPr>
                <w:i/>
                <w:color w:val="000000"/>
                <w:sz w:val="20"/>
                <w:szCs w:val="20"/>
              </w:rPr>
            </w:pPr>
            <w:proofErr w:type="spellStart"/>
            <w:r w:rsidRPr="00861362">
              <w:rPr>
                <w:i/>
                <w:color w:val="000000"/>
                <w:sz w:val="20"/>
                <w:szCs w:val="20"/>
              </w:rPr>
              <w:t>Eurylepta</w:t>
            </w:r>
            <w:proofErr w:type="spellEnd"/>
            <w:r w:rsidRPr="00861362">
              <w:rPr>
                <w:i/>
                <w:color w:val="000000"/>
                <w:sz w:val="20"/>
                <w:szCs w:val="20"/>
              </w:rPr>
              <w:t xml:space="preserve"> </w:t>
            </w:r>
            <w:proofErr w:type="spellStart"/>
            <w:r w:rsidRPr="00861362">
              <w:rPr>
                <w:i/>
                <w:color w:val="000000"/>
                <w:sz w:val="20"/>
                <w:szCs w:val="20"/>
              </w:rPr>
              <w:t>leoparda</w:t>
            </w:r>
            <w:proofErr w:type="spellEnd"/>
          </w:p>
        </w:tc>
        <w:tc>
          <w:tcPr>
            <w:tcW w:w="1745" w:type="dxa"/>
            <w:tcBorders>
              <w:top w:val="nil"/>
              <w:bottom w:val="single" w:sz="4" w:space="0" w:color="auto"/>
            </w:tcBorders>
            <w:noWrap/>
            <w:hideMark/>
          </w:tcPr>
          <w:p w14:paraId="4537275B"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bottom w:val="single" w:sz="4" w:space="0" w:color="auto"/>
            </w:tcBorders>
            <w:noWrap/>
            <w:hideMark/>
          </w:tcPr>
          <w:p w14:paraId="6FEDB17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bl>
    <w:p w14:paraId="0286628D" w14:textId="77777777" w:rsidR="00CB6958" w:rsidRDefault="00CB6958" w:rsidP="00CB6958">
      <w:pPr>
        <w:spacing w:line="480" w:lineRule="auto"/>
        <w:rPr>
          <w:b/>
        </w:rPr>
      </w:pPr>
    </w:p>
    <w:p w14:paraId="470FF8B1" w14:textId="77777777" w:rsidR="00CB6958" w:rsidRDefault="00CB6958" w:rsidP="00CB6958">
      <w:pPr>
        <w:spacing w:line="480" w:lineRule="auto"/>
        <w:rPr>
          <w:b/>
        </w:rPr>
      </w:pPr>
    </w:p>
    <w:p w14:paraId="787F6927" w14:textId="0A694663" w:rsidR="00CB6958" w:rsidRPr="00861362" w:rsidRDefault="00CB6958" w:rsidP="00CB6958">
      <w:pPr>
        <w:spacing w:line="480" w:lineRule="auto"/>
      </w:pPr>
      <w:r w:rsidRPr="00861362">
        <w:rPr>
          <w:b/>
        </w:rPr>
        <w:t>Table S1.</w:t>
      </w:r>
      <w:r>
        <w:rPr>
          <w:b/>
        </w:rPr>
        <w:t>0</w:t>
      </w:r>
      <w:r w:rsidRPr="00861362">
        <w:rPr>
          <w:b/>
        </w:rPr>
        <w:t>4</w:t>
      </w:r>
      <w:r w:rsidRPr="00861362">
        <w:t>. Akaike’s Information Criterion (AIC) values calculated for each model of ammonium concentration in relation to animal abundance (AA) or animal biomass (AB), Shannon diversity (SHD) or Simpson diversity (SID), tid</w:t>
      </w:r>
      <w:ins w:id="408" w:author="Isabelle Cote" w:date="2025-08-12T14:07:00Z" w16du:dateUtc="2025-08-12T21:07:00Z">
        <w:r w:rsidR="00D87C1E">
          <w:t>al</w:t>
        </w:r>
      </w:ins>
      <w:del w:id="409" w:author="Isabelle Cote" w:date="2025-08-12T14:07:00Z" w16du:dateUtc="2025-08-12T21:07:00Z">
        <w:r w:rsidRPr="00861362" w:rsidDel="00D87C1E">
          <w:delText>e</w:delText>
        </w:r>
      </w:del>
      <w:r w:rsidRPr="00861362">
        <w:t xml:space="preserve"> exchange rate (T), depth (D), and an interaction term. RE = random effect of both site and year. k is the number of parameters in the model. The model with the lowest AIC score is the “best” model; ΔAIC is the difference in AIC score between a given model and the “best” model; AIC weight represents the 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CB6958" w:rsidRPr="00861362" w14:paraId="797A0B14" w14:textId="77777777" w:rsidTr="00806FD8">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4AF1E445" w14:textId="77777777" w:rsidR="00CB6958" w:rsidRPr="00861362" w:rsidDel="006534E2" w:rsidRDefault="00CB6958" w:rsidP="00806FD8">
            <w:pPr>
              <w:spacing w:line="360" w:lineRule="auto"/>
              <w:jc w:val="left"/>
              <w:rPr>
                <w:b/>
              </w:rPr>
            </w:pPr>
            <w:r w:rsidRPr="00861362">
              <w:rPr>
                <w:b/>
              </w:rPr>
              <w:t>Predictors</w:t>
            </w:r>
          </w:p>
        </w:tc>
        <w:tc>
          <w:tcPr>
            <w:tcW w:w="1276" w:type="dxa"/>
            <w:tcBorders>
              <w:top w:val="single" w:sz="4" w:space="0" w:color="auto"/>
              <w:left w:val="nil"/>
              <w:right w:val="nil"/>
            </w:tcBorders>
          </w:tcPr>
          <w:p w14:paraId="3CCF1970" w14:textId="77777777" w:rsidR="00CB6958" w:rsidRPr="00861362" w:rsidRDefault="00CB6958" w:rsidP="00806FD8">
            <w:pPr>
              <w:spacing w:line="360" w:lineRule="auto"/>
              <w:jc w:val="left"/>
              <w:rPr>
                <w:b/>
              </w:rPr>
            </w:pPr>
            <w:r w:rsidRPr="00861362">
              <w:rPr>
                <w:b/>
              </w:rPr>
              <w:t>k</w:t>
            </w:r>
          </w:p>
        </w:tc>
        <w:tc>
          <w:tcPr>
            <w:tcW w:w="1275" w:type="dxa"/>
            <w:tcBorders>
              <w:top w:val="single" w:sz="4" w:space="0" w:color="auto"/>
              <w:left w:val="nil"/>
              <w:right w:val="nil"/>
            </w:tcBorders>
          </w:tcPr>
          <w:p w14:paraId="700FA684" w14:textId="77777777" w:rsidR="00CB6958" w:rsidRPr="00861362" w:rsidRDefault="00CB6958" w:rsidP="00806FD8">
            <w:pPr>
              <w:spacing w:line="360" w:lineRule="auto"/>
              <w:jc w:val="left"/>
              <w:rPr>
                <w:b/>
              </w:rPr>
            </w:pPr>
            <w:r w:rsidRPr="00861362">
              <w:rPr>
                <w:b/>
              </w:rPr>
              <w:t>AIC</w:t>
            </w:r>
          </w:p>
        </w:tc>
        <w:tc>
          <w:tcPr>
            <w:tcW w:w="1560" w:type="dxa"/>
            <w:tcBorders>
              <w:top w:val="single" w:sz="4" w:space="0" w:color="auto"/>
              <w:left w:val="nil"/>
              <w:right w:val="nil"/>
            </w:tcBorders>
          </w:tcPr>
          <w:p w14:paraId="23740513" w14:textId="77777777" w:rsidR="00CB6958" w:rsidRPr="00861362" w:rsidRDefault="00CB6958" w:rsidP="00806FD8">
            <w:pPr>
              <w:spacing w:line="360" w:lineRule="auto"/>
              <w:jc w:val="left"/>
              <w:rPr>
                <w:b/>
              </w:rPr>
            </w:pPr>
            <w:r w:rsidRPr="00861362">
              <w:rPr>
                <w:b/>
              </w:rPr>
              <w:t>ΔAIC</w:t>
            </w:r>
          </w:p>
        </w:tc>
        <w:tc>
          <w:tcPr>
            <w:tcW w:w="1701" w:type="dxa"/>
            <w:tcBorders>
              <w:top w:val="single" w:sz="4" w:space="0" w:color="auto"/>
              <w:left w:val="nil"/>
            </w:tcBorders>
          </w:tcPr>
          <w:p w14:paraId="34F36BC4" w14:textId="77777777" w:rsidR="00CB6958" w:rsidRPr="00861362" w:rsidRDefault="00CB6958" w:rsidP="00806FD8">
            <w:pPr>
              <w:spacing w:line="360" w:lineRule="auto"/>
              <w:jc w:val="left"/>
              <w:rPr>
                <w:b/>
              </w:rPr>
            </w:pPr>
            <w:r w:rsidRPr="00861362">
              <w:rPr>
                <w:b/>
              </w:rPr>
              <w:t>AIC weight</w:t>
            </w:r>
          </w:p>
        </w:tc>
      </w:tr>
      <w:tr w:rsidR="00CB6958" w:rsidRPr="00861362" w14:paraId="579A4DF7" w14:textId="77777777" w:rsidTr="00806FD8">
        <w:tc>
          <w:tcPr>
            <w:tcW w:w="3686" w:type="dxa"/>
            <w:tcBorders>
              <w:right w:val="nil"/>
            </w:tcBorders>
          </w:tcPr>
          <w:p w14:paraId="5A07E60A" w14:textId="77777777" w:rsidR="00CB6958" w:rsidRPr="00861362" w:rsidRDefault="00CB6958" w:rsidP="00806FD8">
            <w:pPr>
              <w:spacing w:line="360" w:lineRule="auto"/>
              <w:jc w:val="left"/>
              <w:rPr>
                <w:lang w:val="fr-FR"/>
              </w:rPr>
            </w:pPr>
            <w:r w:rsidRPr="00861362">
              <w:rPr>
                <w:lang w:val="fr-FR"/>
              </w:rPr>
              <w:t xml:space="preserve">AA + SHD + T + D + </w:t>
            </w:r>
            <w:proofErr w:type="gramStart"/>
            <w:r w:rsidRPr="00861362">
              <w:rPr>
                <w:lang w:val="fr-FR"/>
              </w:rPr>
              <w:t>AA:T</w:t>
            </w:r>
            <w:proofErr w:type="gramEnd"/>
            <w:r w:rsidRPr="00861362">
              <w:rPr>
                <w:lang w:val="fr-FR"/>
              </w:rPr>
              <w:t xml:space="preserve"> + RE</w:t>
            </w:r>
          </w:p>
        </w:tc>
        <w:tc>
          <w:tcPr>
            <w:tcW w:w="1276" w:type="dxa"/>
            <w:tcBorders>
              <w:left w:val="nil"/>
              <w:right w:val="nil"/>
            </w:tcBorders>
            <w:vAlign w:val="bottom"/>
          </w:tcPr>
          <w:p w14:paraId="7C10FD7F" w14:textId="77777777" w:rsidR="00CB6958" w:rsidRPr="00861362" w:rsidRDefault="00CB6958" w:rsidP="00806FD8">
            <w:pPr>
              <w:spacing w:line="360" w:lineRule="auto"/>
              <w:jc w:val="left"/>
            </w:pPr>
            <w:r w:rsidRPr="00861362">
              <w:rPr>
                <w:color w:val="000000"/>
              </w:rPr>
              <w:t>9</w:t>
            </w:r>
          </w:p>
        </w:tc>
        <w:tc>
          <w:tcPr>
            <w:tcW w:w="1275" w:type="dxa"/>
            <w:tcBorders>
              <w:left w:val="nil"/>
              <w:right w:val="nil"/>
            </w:tcBorders>
            <w:vAlign w:val="bottom"/>
          </w:tcPr>
          <w:p w14:paraId="32D9F89C" w14:textId="77777777" w:rsidR="00CB6958" w:rsidRPr="00861362" w:rsidRDefault="00CB6958" w:rsidP="00806FD8">
            <w:pPr>
              <w:spacing w:line="360" w:lineRule="auto"/>
              <w:jc w:val="left"/>
            </w:pPr>
            <w:r w:rsidRPr="00861362">
              <w:rPr>
                <w:color w:val="000000"/>
              </w:rPr>
              <w:t>45.60</w:t>
            </w:r>
          </w:p>
        </w:tc>
        <w:tc>
          <w:tcPr>
            <w:tcW w:w="1560" w:type="dxa"/>
            <w:tcBorders>
              <w:left w:val="nil"/>
              <w:right w:val="nil"/>
            </w:tcBorders>
            <w:vAlign w:val="bottom"/>
          </w:tcPr>
          <w:p w14:paraId="6F233BBB" w14:textId="77777777" w:rsidR="00CB6958" w:rsidRPr="00861362" w:rsidRDefault="00CB6958" w:rsidP="00806FD8">
            <w:pPr>
              <w:spacing w:line="360" w:lineRule="auto"/>
              <w:jc w:val="left"/>
            </w:pPr>
            <w:r w:rsidRPr="00861362">
              <w:rPr>
                <w:color w:val="000000"/>
              </w:rPr>
              <w:t>0.00</w:t>
            </w:r>
          </w:p>
        </w:tc>
        <w:tc>
          <w:tcPr>
            <w:tcW w:w="1701" w:type="dxa"/>
            <w:tcBorders>
              <w:left w:val="nil"/>
            </w:tcBorders>
            <w:vAlign w:val="bottom"/>
          </w:tcPr>
          <w:p w14:paraId="35B76494" w14:textId="77777777" w:rsidR="00CB6958" w:rsidRPr="00861362" w:rsidRDefault="00CB6958" w:rsidP="00806FD8">
            <w:pPr>
              <w:spacing w:line="360" w:lineRule="auto"/>
              <w:jc w:val="left"/>
            </w:pPr>
            <w:r w:rsidRPr="00861362">
              <w:rPr>
                <w:color w:val="000000"/>
              </w:rPr>
              <w:t>0.50</w:t>
            </w:r>
          </w:p>
        </w:tc>
      </w:tr>
      <w:tr w:rsidR="00CB6958" w:rsidRPr="00861362" w14:paraId="3F1A4E45" w14:textId="77777777" w:rsidTr="00806FD8">
        <w:tc>
          <w:tcPr>
            <w:tcW w:w="3686" w:type="dxa"/>
            <w:tcBorders>
              <w:bottom w:val="nil"/>
              <w:right w:val="nil"/>
            </w:tcBorders>
          </w:tcPr>
          <w:p w14:paraId="55ADF284" w14:textId="77777777" w:rsidR="00CB6958" w:rsidRPr="00861362" w:rsidRDefault="00CB6958" w:rsidP="00806FD8">
            <w:pPr>
              <w:spacing w:line="360" w:lineRule="auto"/>
              <w:jc w:val="left"/>
              <w:rPr>
                <w:lang w:val="fr-FR"/>
              </w:rPr>
            </w:pPr>
            <w:r w:rsidRPr="00861362">
              <w:rPr>
                <w:lang w:val="fr-FR"/>
              </w:rPr>
              <w:t xml:space="preserve">AA + SID + T + D + </w:t>
            </w:r>
            <w:proofErr w:type="gramStart"/>
            <w:r w:rsidRPr="00861362">
              <w:rPr>
                <w:lang w:val="fr-FR"/>
              </w:rPr>
              <w:t>AA:T</w:t>
            </w:r>
            <w:proofErr w:type="gramEnd"/>
            <w:r w:rsidRPr="00861362">
              <w:rPr>
                <w:lang w:val="fr-FR"/>
              </w:rPr>
              <w:t xml:space="preserve"> + RE</w:t>
            </w:r>
          </w:p>
        </w:tc>
        <w:tc>
          <w:tcPr>
            <w:tcW w:w="1276" w:type="dxa"/>
            <w:tcBorders>
              <w:left w:val="nil"/>
              <w:bottom w:val="nil"/>
              <w:right w:val="nil"/>
            </w:tcBorders>
            <w:vAlign w:val="bottom"/>
          </w:tcPr>
          <w:p w14:paraId="0D3DA07A" w14:textId="77777777" w:rsidR="00CB6958" w:rsidRPr="00861362" w:rsidRDefault="00CB6958" w:rsidP="00806FD8">
            <w:pPr>
              <w:spacing w:line="360" w:lineRule="auto"/>
              <w:jc w:val="left"/>
            </w:pPr>
            <w:r w:rsidRPr="00861362">
              <w:rPr>
                <w:color w:val="000000"/>
              </w:rPr>
              <w:t>9</w:t>
            </w:r>
          </w:p>
        </w:tc>
        <w:tc>
          <w:tcPr>
            <w:tcW w:w="1275" w:type="dxa"/>
            <w:tcBorders>
              <w:left w:val="nil"/>
              <w:bottom w:val="nil"/>
              <w:right w:val="nil"/>
            </w:tcBorders>
            <w:vAlign w:val="bottom"/>
          </w:tcPr>
          <w:p w14:paraId="104218BA" w14:textId="77777777" w:rsidR="00CB6958" w:rsidRPr="00861362" w:rsidRDefault="00CB6958" w:rsidP="00806FD8">
            <w:pPr>
              <w:spacing w:line="360" w:lineRule="auto"/>
              <w:jc w:val="left"/>
            </w:pPr>
            <w:r w:rsidRPr="00861362">
              <w:rPr>
                <w:color w:val="000000"/>
              </w:rPr>
              <w:t>46.09</w:t>
            </w:r>
          </w:p>
        </w:tc>
        <w:tc>
          <w:tcPr>
            <w:tcW w:w="1560" w:type="dxa"/>
            <w:tcBorders>
              <w:left w:val="nil"/>
              <w:bottom w:val="nil"/>
              <w:right w:val="nil"/>
            </w:tcBorders>
            <w:vAlign w:val="bottom"/>
          </w:tcPr>
          <w:p w14:paraId="52BB5815" w14:textId="77777777" w:rsidR="00CB6958" w:rsidRPr="00861362" w:rsidRDefault="00CB6958" w:rsidP="00806FD8">
            <w:pPr>
              <w:spacing w:line="360" w:lineRule="auto"/>
              <w:jc w:val="left"/>
            </w:pPr>
            <w:r w:rsidRPr="00861362">
              <w:rPr>
                <w:color w:val="000000"/>
              </w:rPr>
              <w:t>0.50</w:t>
            </w:r>
          </w:p>
        </w:tc>
        <w:tc>
          <w:tcPr>
            <w:tcW w:w="1701" w:type="dxa"/>
            <w:tcBorders>
              <w:left w:val="nil"/>
              <w:bottom w:val="nil"/>
            </w:tcBorders>
            <w:vAlign w:val="bottom"/>
          </w:tcPr>
          <w:p w14:paraId="782F0687" w14:textId="77777777" w:rsidR="00CB6958" w:rsidRPr="00861362" w:rsidRDefault="00CB6958" w:rsidP="00806FD8">
            <w:pPr>
              <w:spacing w:line="360" w:lineRule="auto"/>
              <w:jc w:val="left"/>
            </w:pPr>
            <w:r w:rsidRPr="00861362">
              <w:rPr>
                <w:color w:val="000000"/>
              </w:rPr>
              <w:t>0.39</w:t>
            </w:r>
          </w:p>
        </w:tc>
      </w:tr>
      <w:tr w:rsidR="00CB6958" w:rsidRPr="00861362" w14:paraId="5FDD8AB3" w14:textId="77777777" w:rsidTr="00806FD8">
        <w:tc>
          <w:tcPr>
            <w:tcW w:w="3686" w:type="dxa"/>
            <w:tcBorders>
              <w:top w:val="nil"/>
              <w:bottom w:val="nil"/>
              <w:right w:val="nil"/>
            </w:tcBorders>
          </w:tcPr>
          <w:p w14:paraId="6F399630" w14:textId="77777777" w:rsidR="00CB6958" w:rsidRPr="00861362" w:rsidRDefault="00CB6958" w:rsidP="00806FD8">
            <w:pPr>
              <w:spacing w:line="360" w:lineRule="auto"/>
              <w:jc w:val="left"/>
              <w:rPr>
                <w:lang w:val="fr-FR"/>
              </w:rPr>
            </w:pPr>
            <w:r w:rsidRPr="00861362">
              <w:rPr>
                <w:lang w:val="fr-FR"/>
              </w:rPr>
              <w:t xml:space="preserve">AB + SHD + T + D + </w:t>
            </w:r>
            <w:proofErr w:type="gramStart"/>
            <w:r w:rsidRPr="00861362">
              <w:rPr>
                <w:lang w:val="fr-FR"/>
              </w:rPr>
              <w:t>AB:T</w:t>
            </w:r>
            <w:proofErr w:type="gramEnd"/>
            <w:r w:rsidRPr="00861362">
              <w:rPr>
                <w:lang w:val="fr-FR"/>
              </w:rPr>
              <w:t xml:space="preserve"> + RE</w:t>
            </w:r>
          </w:p>
        </w:tc>
        <w:tc>
          <w:tcPr>
            <w:tcW w:w="1276" w:type="dxa"/>
            <w:tcBorders>
              <w:top w:val="nil"/>
              <w:left w:val="nil"/>
              <w:bottom w:val="nil"/>
              <w:right w:val="nil"/>
            </w:tcBorders>
            <w:vAlign w:val="bottom"/>
          </w:tcPr>
          <w:p w14:paraId="0F43A993" w14:textId="77777777" w:rsidR="00CB6958" w:rsidRPr="00861362" w:rsidRDefault="00CB6958" w:rsidP="00806FD8">
            <w:pPr>
              <w:spacing w:line="360" w:lineRule="auto"/>
              <w:jc w:val="left"/>
            </w:pPr>
            <w:r w:rsidRPr="00861362">
              <w:rPr>
                <w:color w:val="000000"/>
              </w:rPr>
              <w:t>9</w:t>
            </w:r>
          </w:p>
        </w:tc>
        <w:tc>
          <w:tcPr>
            <w:tcW w:w="1275" w:type="dxa"/>
            <w:tcBorders>
              <w:top w:val="nil"/>
              <w:left w:val="nil"/>
              <w:bottom w:val="nil"/>
              <w:right w:val="nil"/>
            </w:tcBorders>
            <w:vAlign w:val="bottom"/>
          </w:tcPr>
          <w:p w14:paraId="31CD22BA" w14:textId="77777777" w:rsidR="00CB6958" w:rsidRPr="00861362" w:rsidRDefault="00CB6958" w:rsidP="00806FD8">
            <w:pPr>
              <w:spacing w:line="360" w:lineRule="auto"/>
              <w:jc w:val="left"/>
            </w:pPr>
            <w:r w:rsidRPr="00861362">
              <w:rPr>
                <w:color w:val="000000"/>
              </w:rPr>
              <w:t>49.70</w:t>
            </w:r>
          </w:p>
        </w:tc>
        <w:tc>
          <w:tcPr>
            <w:tcW w:w="1560" w:type="dxa"/>
            <w:tcBorders>
              <w:top w:val="nil"/>
              <w:left w:val="nil"/>
              <w:bottom w:val="nil"/>
              <w:right w:val="nil"/>
            </w:tcBorders>
            <w:vAlign w:val="bottom"/>
          </w:tcPr>
          <w:p w14:paraId="25BA077F" w14:textId="77777777" w:rsidR="00CB6958" w:rsidRPr="00861362" w:rsidRDefault="00CB6958" w:rsidP="00806FD8">
            <w:pPr>
              <w:spacing w:line="360" w:lineRule="auto"/>
              <w:jc w:val="left"/>
            </w:pPr>
            <w:r w:rsidRPr="00861362">
              <w:rPr>
                <w:color w:val="000000"/>
              </w:rPr>
              <w:t>4.10</w:t>
            </w:r>
          </w:p>
        </w:tc>
        <w:tc>
          <w:tcPr>
            <w:tcW w:w="1701" w:type="dxa"/>
            <w:tcBorders>
              <w:top w:val="nil"/>
              <w:left w:val="nil"/>
              <w:bottom w:val="nil"/>
            </w:tcBorders>
            <w:vAlign w:val="bottom"/>
          </w:tcPr>
          <w:p w14:paraId="6CBE6960" w14:textId="77777777" w:rsidR="00CB6958" w:rsidRPr="00861362" w:rsidRDefault="00CB6958" w:rsidP="00806FD8">
            <w:pPr>
              <w:spacing w:line="360" w:lineRule="auto"/>
              <w:jc w:val="left"/>
            </w:pPr>
            <w:r w:rsidRPr="00861362">
              <w:rPr>
                <w:color w:val="000000"/>
              </w:rPr>
              <w:t>0.06</w:t>
            </w:r>
          </w:p>
        </w:tc>
      </w:tr>
      <w:tr w:rsidR="00CB6958" w:rsidRPr="00861362" w14:paraId="7D3FD79A" w14:textId="77777777" w:rsidTr="00806FD8">
        <w:tc>
          <w:tcPr>
            <w:tcW w:w="3686" w:type="dxa"/>
            <w:tcBorders>
              <w:top w:val="nil"/>
              <w:bottom w:val="single" w:sz="4" w:space="0" w:color="auto"/>
              <w:right w:val="nil"/>
            </w:tcBorders>
          </w:tcPr>
          <w:p w14:paraId="511ED469" w14:textId="77777777" w:rsidR="00CB6958" w:rsidRPr="00861362" w:rsidRDefault="00CB6958" w:rsidP="00806FD8">
            <w:pPr>
              <w:spacing w:line="360" w:lineRule="auto"/>
              <w:jc w:val="left"/>
              <w:rPr>
                <w:lang w:val="fr-FR"/>
              </w:rPr>
            </w:pPr>
            <w:r w:rsidRPr="00861362">
              <w:rPr>
                <w:lang w:val="fr-FR"/>
              </w:rPr>
              <w:t xml:space="preserve">AB + SID + T + D + </w:t>
            </w:r>
            <w:proofErr w:type="gramStart"/>
            <w:r w:rsidRPr="00861362">
              <w:rPr>
                <w:lang w:val="fr-FR"/>
              </w:rPr>
              <w:t>AB:T</w:t>
            </w:r>
            <w:proofErr w:type="gramEnd"/>
            <w:r w:rsidRPr="00861362">
              <w:rPr>
                <w:lang w:val="fr-FR"/>
              </w:rPr>
              <w:t xml:space="preserve"> + RE</w:t>
            </w:r>
          </w:p>
        </w:tc>
        <w:tc>
          <w:tcPr>
            <w:tcW w:w="1276" w:type="dxa"/>
            <w:tcBorders>
              <w:top w:val="nil"/>
              <w:left w:val="nil"/>
              <w:bottom w:val="single" w:sz="4" w:space="0" w:color="auto"/>
              <w:right w:val="nil"/>
            </w:tcBorders>
            <w:vAlign w:val="bottom"/>
          </w:tcPr>
          <w:p w14:paraId="26C7A2C1" w14:textId="77777777" w:rsidR="00CB6958" w:rsidRPr="00861362" w:rsidRDefault="00CB6958" w:rsidP="00806FD8">
            <w:pPr>
              <w:spacing w:line="360" w:lineRule="auto"/>
              <w:jc w:val="left"/>
            </w:pPr>
            <w:r w:rsidRPr="00861362">
              <w:rPr>
                <w:color w:val="000000"/>
              </w:rPr>
              <w:t>9</w:t>
            </w:r>
          </w:p>
        </w:tc>
        <w:tc>
          <w:tcPr>
            <w:tcW w:w="1275" w:type="dxa"/>
            <w:tcBorders>
              <w:top w:val="nil"/>
              <w:left w:val="nil"/>
              <w:bottom w:val="single" w:sz="4" w:space="0" w:color="auto"/>
              <w:right w:val="nil"/>
            </w:tcBorders>
            <w:vAlign w:val="bottom"/>
          </w:tcPr>
          <w:p w14:paraId="53BB7B16" w14:textId="77777777" w:rsidR="00CB6958" w:rsidRPr="00861362" w:rsidRDefault="00CB6958" w:rsidP="00806FD8">
            <w:pPr>
              <w:spacing w:line="360" w:lineRule="auto"/>
              <w:jc w:val="left"/>
            </w:pPr>
            <w:r w:rsidRPr="00861362">
              <w:rPr>
                <w:color w:val="000000"/>
              </w:rPr>
              <w:t>49.98</w:t>
            </w:r>
          </w:p>
        </w:tc>
        <w:tc>
          <w:tcPr>
            <w:tcW w:w="1560" w:type="dxa"/>
            <w:tcBorders>
              <w:top w:val="nil"/>
              <w:left w:val="nil"/>
              <w:bottom w:val="single" w:sz="4" w:space="0" w:color="auto"/>
              <w:right w:val="nil"/>
            </w:tcBorders>
            <w:vAlign w:val="bottom"/>
          </w:tcPr>
          <w:p w14:paraId="5A6DE4F1" w14:textId="77777777" w:rsidR="00CB6958" w:rsidRPr="00861362" w:rsidRDefault="00CB6958" w:rsidP="00806FD8">
            <w:pPr>
              <w:spacing w:line="360" w:lineRule="auto"/>
              <w:jc w:val="left"/>
            </w:pPr>
            <w:r w:rsidRPr="00861362">
              <w:rPr>
                <w:color w:val="000000"/>
              </w:rPr>
              <w:t>4.38</w:t>
            </w:r>
          </w:p>
        </w:tc>
        <w:tc>
          <w:tcPr>
            <w:tcW w:w="1701" w:type="dxa"/>
            <w:tcBorders>
              <w:top w:val="nil"/>
              <w:left w:val="nil"/>
              <w:bottom w:val="single" w:sz="4" w:space="0" w:color="auto"/>
            </w:tcBorders>
            <w:vAlign w:val="bottom"/>
          </w:tcPr>
          <w:p w14:paraId="44F4C53F" w14:textId="77777777" w:rsidR="00CB6958" w:rsidRPr="00861362" w:rsidRDefault="00CB6958" w:rsidP="00806FD8">
            <w:pPr>
              <w:spacing w:line="360" w:lineRule="auto"/>
              <w:jc w:val="left"/>
            </w:pPr>
            <w:r w:rsidRPr="00861362">
              <w:rPr>
                <w:color w:val="000000"/>
              </w:rPr>
              <w:t>0.06</w:t>
            </w:r>
          </w:p>
        </w:tc>
      </w:tr>
    </w:tbl>
    <w:p w14:paraId="153F275C" w14:textId="77777777" w:rsidR="00CB6958" w:rsidRPr="00861362" w:rsidRDefault="00CB6958" w:rsidP="00CB6958">
      <w:pPr>
        <w:spacing w:line="480" w:lineRule="auto"/>
      </w:pPr>
    </w:p>
    <w:p w14:paraId="32D5A401" w14:textId="77777777" w:rsidR="00CB6958" w:rsidRDefault="00CB6958" w:rsidP="00CB6958">
      <w:pPr>
        <w:rPr>
          <w:b/>
        </w:rPr>
      </w:pPr>
      <w:r>
        <w:rPr>
          <w:b/>
        </w:rPr>
        <w:br w:type="page"/>
      </w:r>
    </w:p>
    <w:p w14:paraId="49017AF4" w14:textId="43C2877E" w:rsidR="00CB6958" w:rsidRPr="00747EF0" w:rsidRDefault="00CB6958" w:rsidP="00CB6958">
      <w:pPr>
        <w:spacing w:line="480" w:lineRule="auto"/>
        <w:rPr>
          <w:b/>
        </w:rPr>
      </w:pPr>
      <w:r w:rsidRPr="00861362">
        <w:rPr>
          <w:b/>
        </w:rPr>
        <w:lastRenderedPageBreak/>
        <w:t>Table S1.</w:t>
      </w:r>
      <w:r>
        <w:rPr>
          <w:b/>
        </w:rPr>
        <w:t>0</w:t>
      </w:r>
      <w:r w:rsidRPr="00861362">
        <w:rPr>
          <w:b/>
        </w:rPr>
        <w:t>5</w:t>
      </w:r>
      <w:r w:rsidRPr="00861362">
        <w:t>. Akaike’s Information Criterion (AIC) values calculated for each model of delta ammonium concentration in vs outside kelp forests in relation to animal abundance (AA) or animal biomass (AB), Shannon diversity (SHD) or Simpson diversity (SID), kelp species (KS), kelp biomass (KB), tid</w:t>
      </w:r>
      <w:del w:id="410" w:author="Isabelle Cote" w:date="2025-08-12T14:08:00Z" w16du:dateUtc="2025-08-12T21:08:00Z">
        <w:r w:rsidRPr="00861362" w:rsidDel="00D87C1E">
          <w:delText>e</w:delText>
        </w:r>
      </w:del>
      <w:ins w:id="411" w:author="Isabelle Cote" w:date="2025-08-12T14:08:00Z" w16du:dateUtc="2025-08-12T21:08:00Z">
        <w:r w:rsidR="00D87C1E">
          <w:t>al</w:t>
        </w:r>
      </w:ins>
      <w:r w:rsidRPr="00861362">
        <w:t xml:space="preserve"> exchange rate (T), depth (D), and three interaction terms. RE = random effect of site. k is the number of parameters in the model. The model with the lowest AIC score is the “best” model; ΔAIC is the difference in AIC score between a given model and the “best” model; AIC weight represents the 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CB6958" w:rsidRPr="00861362" w14:paraId="7E17CD45" w14:textId="77777777" w:rsidTr="00806FD8">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8D6AC25" w14:textId="77777777" w:rsidR="00CB6958" w:rsidRPr="00861362" w:rsidDel="006534E2" w:rsidRDefault="00CB6958" w:rsidP="00806FD8">
            <w:pPr>
              <w:spacing w:line="360" w:lineRule="auto"/>
              <w:jc w:val="left"/>
              <w:rPr>
                <w:b/>
              </w:rPr>
            </w:pPr>
            <w:r w:rsidRPr="00861362">
              <w:rPr>
                <w:b/>
              </w:rPr>
              <w:t>Predictors</w:t>
            </w:r>
          </w:p>
        </w:tc>
        <w:tc>
          <w:tcPr>
            <w:tcW w:w="580" w:type="dxa"/>
            <w:tcBorders>
              <w:top w:val="single" w:sz="4" w:space="0" w:color="auto"/>
              <w:left w:val="nil"/>
              <w:right w:val="nil"/>
            </w:tcBorders>
          </w:tcPr>
          <w:p w14:paraId="3E96E88D" w14:textId="77777777" w:rsidR="00CB6958" w:rsidRPr="00861362" w:rsidRDefault="00CB6958" w:rsidP="00806FD8">
            <w:pPr>
              <w:spacing w:line="360" w:lineRule="auto"/>
              <w:jc w:val="left"/>
              <w:rPr>
                <w:b/>
              </w:rPr>
            </w:pPr>
            <w:r w:rsidRPr="00861362">
              <w:rPr>
                <w:b/>
              </w:rPr>
              <w:t>k</w:t>
            </w:r>
          </w:p>
        </w:tc>
        <w:tc>
          <w:tcPr>
            <w:tcW w:w="989" w:type="dxa"/>
            <w:tcBorders>
              <w:top w:val="single" w:sz="4" w:space="0" w:color="auto"/>
              <w:left w:val="nil"/>
              <w:right w:val="nil"/>
            </w:tcBorders>
          </w:tcPr>
          <w:p w14:paraId="3E642C49" w14:textId="77777777" w:rsidR="00CB6958" w:rsidRPr="00861362" w:rsidRDefault="00CB6958" w:rsidP="00806FD8">
            <w:pPr>
              <w:spacing w:line="360" w:lineRule="auto"/>
              <w:jc w:val="left"/>
              <w:rPr>
                <w:b/>
              </w:rPr>
            </w:pPr>
            <w:r w:rsidRPr="00861362">
              <w:rPr>
                <w:b/>
              </w:rPr>
              <w:t>AIC</w:t>
            </w:r>
          </w:p>
        </w:tc>
        <w:tc>
          <w:tcPr>
            <w:tcW w:w="990" w:type="dxa"/>
            <w:tcBorders>
              <w:top w:val="single" w:sz="4" w:space="0" w:color="auto"/>
              <w:left w:val="nil"/>
              <w:right w:val="nil"/>
            </w:tcBorders>
          </w:tcPr>
          <w:p w14:paraId="2403B5CD" w14:textId="77777777" w:rsidR="00CB6958" w:rsidRPr="00861362" w:rsidRDefault="00CB6958" w:rsidP="00806FD8">
            <w:pPr>
              <w:spacing w:line="360" w:lineRule="auto"/>
              <w:jc w:val="left"/>
              <w:rPr>
                <w:b/>
              </w:rPr>
            </w:pPr>
            <w:r w:rsidRPr="00861362">
              <w:rPr>
                <w:b/>
              </w:rPr>
              <w:t>ΔAIC</w:t>
            </w:r>
          </w:p>
        </w:tc>
        <w:tc>
          <w:tcPr>
            <w:tcW w:w="1544" w:type="dxa"/>
            <w:tcBorders>
              <w:top w:val="single" w:sz="4" w:space="0" w:color="auto"/>
              <w:left w:val="nil"/>
            </w:tcBorders>
          </w:tcPr>
          <w:p w14:paraId="3D6245AD" w14:textId="77777777" w:rsidR="00CB6958" w:rsidRPr="00861362" w:rsidRDefault="00CB6958" w:rsidP="00806FD8">
            <w:pPr>
              <w:spacing w:line="360" w:lineRule="auto"/>
              <w:jc w:val="left"/>
              <w:rPr>
                <w:b/>
              </w:rPr>
            </w:pPr>
            <w:r w:rsidRPr="00861362">
              <w:rPr>
                <w:b/>
              </w:rPr>
              <w:t>AIC weight</w:t>
            </w:r>
          </w:p>
        </w:tc>
      </w:tr>
      <w:tr w:rsidR="00CB6958" w:rsidRPr="00861362" w14:paraId="4DC5546D" w14:textId="77777777" w:rsidTr="00806FD8">
        <w:tc>
          <w:tcPr>
            <w:tcW w:w="6671" w:type="dxa"/>
            <w:tcBorders>
              <w:right w:val="nil"/>
            </w:tcBorders>
          </w:tcPr>
          <w:p w14:paraId="722ABE95" w14:textId="77777777" w:rsidR="00CB6958" w:rsidRPr="00861362" w:rsidRDefault="00CB6958" w:rsidP="00806FD8">
            <w:pPr>
              <w:spacing w:line="360" w:lineRule="auto"/>
              <w:jc w:val="left"/>
              <w:rPr>
                <w:lang w:val="fr-FR"/>
              </w:rPr>
            </w:pPr>
            <w:r w:rsidRPr="00861362">
              <w:rPr>
                <w:lang w:val="fr-FR"/>
              </w:rPr>
              <w:t>AB + SHD + KS + KB + T + D + AB</w:t>
            </w:r>
            <w:proofErr w:type="gramStart"/>
            <w:r w:rsidRPr="00861362">
              <w:rPr>
                <w:lang w:val="fr-FR"/>
              </w:rPr>
              <w:t> :T</w:t>
            </w:r>
            <w:proofErr w:type="gramEnd"/>
            <w:r w:rsidRPr="00861362">
              <w:rPr>
                <w:lang w:val="fr-FR"/>
              </w:rPr>
              <w:t xml:space="preserve"> + AB</w:t>
            </w:r>
            <w:proofErr w:type="gramStart"/>
            <w:r w:rsidRPr="00861362">
              <w:rPr>
                <w:lang w:val="fr-FR"/>
              </w:rPr>
              <w:t> :KB</w:t>
            </w:r>
            <w:proofErr w:type="gramEnd"/>
            <w:r w:rsidRPr="00861362">
              <w:rPr>
                <w:lang w:val="fr-FR"/>
              </w:rPr>
              <w:t xml:space="preserve"> + </w:t>
            </w:r>
            <w:proofErr w:type="gramStart"/>
            <w:r w:rsidRPr="00861362">
              <w:rPr>
                <w:lang w:val="fr-FR"/>
              </w:rPr>
              <w:t>KB:T</w:t>
            </w:r>
            <w:proofErr w:type="gramEnd"/>
            <w:r w:rsidRPr="00861362">
              <w:rPr>
                <w:lang w:val="fr-FR"/>
              </w:rPr>
              <w:t xml:space="preserve"> + RE</w:t>
            </w:r>
          </w:p>
        </w:tc>
        <w:tc>
          <w:tcPr>
            <w:tcW w:w="580" w:type="dxa"/>
            <w:tcBorders>
              <w:left w:val="nil"/>
              <w:right w:val="nil"/>
            </w:tcBorders>
            <w:vAlign w:val="bottom"/>
          </w:tcPr>
          <w:p w14:paraId="6CDE5755" w14:textId="77777777" w:rsidR="00CB6958" w:rsidRPr="00861362" w:rsidRDefault="00CB6958" w:rsidP="00806FD8">
            <w:pPr>
              <w:spacing w:line="360" w:lineRule="auto"/>
              <w:jc w:val="left"/>
            </w:pPr>
            <w:r w:rsidRPr="00861362">
              <w:rPr>
                <w:color w:val="000000"/>
                <w:szCs w:val="22"/>
              </w:rPr>
              <w:t>13</w:t>
            </w:r>
          </w:p>
        </w:tc>
        <w:tc>
          <w:tcPr>
            <w:tcW w:w="989" w:type="dxa"/>
            <w:tcBorders>
              <w:left w:val="nil"/>
              <w:right w:val="nil"/>
            </w:tcBorders>
            <w:vAlign w:val="bottom"/>
          </w:tcPr>
          <w:p w14:paraId="28C945CD" w14:textId="77777777" w:rsidR="00CB6958" w:rsidRPr="00861362" w:rsidRDefault="00CB6958" w:rsidP="00806FD8">
            <w:pPr>
              <w:spacing w:line="360" w:lineRule="auto"/>
              <w:jc w:val="left"/>
            </w:pPr>
            <w:r w:rsidRPr="00454772">
              <w:rPr>
                <w:color w:val="000000"/>
                <w:szCs w:val="22"/>
              </w:rPr>
              <w:t>-33.16</w:t>
            </w:r>
          </w:p>
        </w:tc>
        <w:tc>
          <w:tcPr>
            <w:tcW w:w="990" w:type="dxa"/>
            <w:tcBorders>
              <w:left w:val="nil"/>
              <w:right w:val="nil"/>
            </w:tcBorders>
            <w:vAlign w:val="bottom"/>
          </w:tcPr>
          <w:p w14:paraId="4C878EEE" w14:textId="77777777" w:rsidR="00CB6958" w:rsidRPr="00861362" w:rsidRDefault="00CB6958" w:rsidP="00806FD8">
            <w:pPr>
              <w:spacing w:line="360" w:lineRule="auto"/>
              <w:jc w:val="left"/>
            </w:pPr>
            <w:r w:rsidRPr="00861362">
              <w:rPr>
                <w:color w:val="000000"/>
                <w:szCs w:val="22"/>
              </w:rPr>
              <w:t>0.00</w:t>
            </w:r>
          </w:p>
        </w:tc>
        <w:tc>
          <w:tcPr>
            <w:tcW w:w="1544" w:type="dxa"/>
            <w:tcBorders>
              <w:left w:val="nil"/>
            </w:tcBorders>
            <w:vAlign w:val="bottom"/>
          </w:tcPr>
          <w:p w14:paraId="078328EA" w14:textId="77777777" w:rsidR="00CB6958" w:rsidRPr="00861362" w:rsidRDefault="00CB6958" w:rsidP="00806FD8">
            <w:pPr>
              <w:spacing w:line="360" w:lineRule="auto"/>
              <w:jc w:val="left"/>
            </w:pPr>
            <w:r w:rsidRPr="00861362">
              <w:rPr>
                <w:color w:val="000000"/>
                <w:szCs w:val="22"/>
              </w:rPr>
              <w:t>0.3</w:t>
            </w:r>
            <w:r>
              <w:rPr>
                <w:color w:val="000000"/>
                <w:szCs w:val="22"/>
              </w:rPr>
              <w:t>0</w:t>
            </w:r>
          </w:p>
        </w:tc>
      </w:tr>
      <w:tr w:rsidR="00CB6958" w:rsidRPr="00861362" w14:paraId="153FD0BB" w14:textId="77777777" w:rsidTr="00806FD8">
        <w:tc>
          <w:tcPr>
            <w:tcW w:w="6671" w:type="dxa"/>
            <w:tcBorders>
              <w:bottom w:val="nil"/>
              <w:right w:val="nil"/>
            </w:tcBorders>
          </w:tcPr>
          <w:p w14:paraId="2644B503" w14:textId="77777777" w:rsidR="00CB6958" w:rsidRPr="00861362" w:rsidRDefault="00CB6958" w:rsidP="00806FD8">
            <w:pPr>
              <w:spacing w:line="360" w:lineRule="auto"/>
              <w:jc w:val="left"/>
              <w:rPr>
                <w:lang w:val="fr-FR"/>
              </w:rPr>
            </w:pPr>
            <w:r w:rsidRPr="00861362">
              <w:rPr>
                <w:lang w:val="fr-FR"/>
              </w:rPr>
              <w:t xml:space="preserve">AA + SHD + KS + KB + T + D + </w:t>
            </w:r>
            <w:proofErr w:type="gramStart"/>
            <w:r w:rsidRPr="00861362">
              <w:rPr>
                <w:lang w:val="fr-FR"/>
              </w:rPr>
              <w:t>AA:T</w:t>
            </w:r>
            <w:proofErr w:type="gramEnd"/>
            <w:r w:rsidRPr="00861362">
              <w:rPr>
                <w:lang w:val="fr-FR"/>
              </w:rPr>
              <w:t xml:space="preserve"> + </w:t>
            </w:r>
            <w:proofErr w:type="gramStart"/>
            <w:r w:rsidRPr="00861362">
              <w:rPr>
                <w:lang w:val="fr-FR"/>
              </w:rPr>
              <w:t>AA:KB</w:t>
            </w:r>
            <w:proofErr w:type="gramEnd"/>
            <w:r w:rsidRPr="00861362">
              <w:rPr>
                <w:lang w:val="fr-FR"/>
              </w:rPr>
              <w:t xml:space="preserve"> + </w:t>
            </w:r>
            <w:proofErr w:type="gramStart"/>
            <w:r w:rsidRPr="00861362">
              <w:rPr>
                <w:lang w:val="fr-FR"/>
              </w:rPr>
              <w:t>KB:T</w:t>
            </w:r>
            <w:proofErr w:type="gramEnd"/>
            <w:r w:rsidRPr="00861362">
              <w:rPr>
                <w:lang w:val="fr-FR"/>
              </w:rPr>
              <w:t xml:space="preserve"> + RE</w:t>
            </w:r>
          </w:p>
        </w:tc>
        <w:tc>
          <w:tcPr>
            <w:tcW w:w="580" w:type="dxa"/>
            <w:tcBorders>
              <w:left w:val="nil"/>
              <w:bottom w:val="nil"/>
              <w:right w:val="nil"/>
            </w:tcBorders>
            <w:vAlign w:val="bottom"/>
          </w:tcPr>
          <w:p w14:paraId="34E0FEA5" w14:textId="77777777" w:rsidR="00CB6958" w:rsidRPr="00861362" w:rsidRDefault="00CB6958" w:rsidP="00806FD8">
            <w:pPr>
              <w:spacing w:line="360" w:lineRule="auto"/>
              <w:jc w:val="left"/>
            </w:pPr>
            <w:r w:rsidRPr="00861362">
              <w:rPr>
                <w:color w:val="000000"/>
                <w:szCs w:val="22"/>
              </w:rPr>
              <w:t>13</w:t>
            </w:r>
          </w:p>
        </w:tc>
        <w:tc>
          <w:tcPr>
            <w:tcW w:w="989" w:type="dxa"/>
            <w:tcBorders>
              <w:left w:val="nil"/>
              <w:bottom w:val="nil"/>
              <w:right w:val="nil"/>
            </w:tcBorders>
            <w:vAlign w:val="bottom"/>
          </w:tcPr>
          <w:p w14:paraId="3695CF84" w14:textId="77777777" w:rsidR="00CB6958" w:rsidRPr="00861362" w:rsidRDefault="00CB6958" w:rsidP="00806FD8">
            <w:pPr>
              <w:spacing w:line="360" w:lineRule="auto"/>
              <w:jc w:val="left"/>
            </w:pPr>
            <w:r w:rsidRPr="00454772">
              <w:t>-32.89</w:t>
            </w:r>
          </w:p>
        </w:tc>
        <w:tc>
          <w:tcPr>
            <w:tcW w:w="990" w:type="dxa"/>
            <w:tcBorders>
              <w:left w:val="nil"/>
              <w:bottom w:val="nil"/>
              <w:right w:val="nil"/>
            </w:tcBorders>
            <w:vAlign w:val="bottom"/>
          </w:tcPr>
          <w:p w14:paraId="2C46D10C" w14:textId="77777777" w:rsidR="00CB6958" w:rsidRPr="00861362" w:rsidRDefault="00CB6958" w:rsidP="00806FD8">
            <w:pPr>
              <w:spacing w:line="360" w:lineRule="auto"/>
              <w:jc w:val="left"/>
            </w:pPr>
            <w:r w:rsidRPr="00861362">
              <w:t>0.2</w:t>
            </w:r>
            <w:r>
              <w:t>7</w:t>
            </w:r>
          </w:p>
        </w:tc>
        <w:tc>
          <w:tcPr>
            <w:tcW w:w="1544" w:type="dxa"/>
            <w:tcBorders>
              <w:left w:val="nil"/>
              <w:bottom w:val="nil"/>
            </w:tcBorders>
            <w:vAlign w:val="bottom"/>
          </w:tcPr>
          <w:p w14:paraId="33CE87E3" w14:textId="77777777" w:rsidR="00CB6958" w:rsidRPr="00861362" w:rsidRDefault="00CB6958" w:rsidP="00806FD8">
            <w:pPr>
              <w:spacing w:line="360" w:lineRule="auto"/>
              <w:jc w:val="left"/>
            </w:pPr>
            <w:r w:rsidRPr="00861362">
              <w:rPr>
                <w:color w:val="000000"/>
                <w:szCs w:val="22"/>
              </w:rPr>
              <w:t>0.</w:t>
            </w:r>
            <w:r>
              <w:rPr>
                <w:color w:val="000000"/>
                <w:szCs w:val="22"/>
              </w:rPr>
              <w:t>26</w:t>
            </w:r>
          </w:p>
        </w:tc>
      </w:tr>
      <w:tr w:rsidR="00CB6958" w:rsidRPr="00861362" w14:paraId="5947CA6A" w14:textId="77777777" w:rsidTr="00806FD8">
        <w:tc>
          <w:tcPr>
            <w:tcW w:w="6671" w:type="dxa"/>
            <w:tcBorders>
              <w:top w:val="nil"/>
              <w:bottom w:val="nil"/>
              <w:right w:val="nil"/>
            </w:tcBorders>
          </w:tcPr>
          <w:p w14:paraId="4C37516D" w14:textId="77777777" w:rsidR="00CB6958" w:rsidRPr="00861362" w:rsidRDefault="00CB6958" w:rsidP="00806FD8">
            <w:pPr>
              <w:spacing w:line="360" w:lineRule="auto"/>
              <w:jc w:val="left"/>
              <w:rPr>
                <w:lang w:val="fr-FR"/>
              </w:rPr>
            </w:pPr>
            <w:r w:rsidRPr="00861362">
              <w:rPr>
                <w:lang w:val="fr-FR"/>
              </w:rPr>
              <w:t xml:space="preserve">AA + SID + KS + KB + T + D + </w:t>
            </w:r>
            <w:proofErr w:type="gramStart"/>
            <w:r w:rsidRPr="00861362">
              <w:rPr>
                <w:lang w:val="fr-FR"/>
              </w:rPr>
              <w:t>AA:T</w:t>
            </w:r>
            <w:proofErr w:type="gramEnd"/>
            <w:r w:rsidRPr="00861362">
              <w:rPr>
                <w:lang w:val="fr-FR"/>
              </w:rPr>
              <w:t xml:space="preserve"> + </w:t>
            </w:r>
            <w:proofErr w:type="gramStart"/>
            <w:r w:rsidRPr="00861362">
              <w:rPr>
                <w:lang w:val="fr-FR"/>
              </w:rPr>
              <w:t>AA:KB</w:t>
            </w:r>
            <w:proofErr w:type="gramEnd"/>
            <w:r w:rsidRPr="00861362">
              <w:rPr>
                <w:lang w:val="fr-FR"/>
              </w:rPr>
              <w:t xml:space="preserve"> + </w:t>
            </w:r>
            <w:proofErr w:type="gramStart"/>
            <w:r w:rsidRPr="00861362">
              <w:rPr>
                <w:lang w:val="fr-FR"/>
              </w:rPr>
              <w:t>KB:T</w:t>
            </w:r>
            <w:proofErr w:type="gramEnd"/>
            <w:r w:rsidRPr="00861362">
              <w:rPr>
                <w:lang w:val="fr-FR"/>
              </w:rPr>
              <w:t xml:space="preserve"> + RE</w:t>
            </w:r>
          </w:p>
        </w:tc>
        <w:tc>
          <w:tcPr>
            <w:tcW w:w="580" w:type="dxa"/>
            <w:tcBorders>
              <w:top w:val="nil"/>
              <w:left w:val="nil"/>
              <w:bottom w:val="nil"/>
              <w:right w:val="nil"/>
            </w:tcBorders>
            <w:vAlign w:val="bottom"/>
          </w:tcPr>
          <w:p w14:paraId="013BA4FC" w14:textId="77777777" w:rsidR="00CB6958" w:rsidRPr="00861362" w:rsidRDefault="00CB6958" w:rsidP="00806FD8">
            <w:pPr>
              <w:spacing w:line="360" w:lineRule="auto"/>
              <w:jc w:val="left"/>
            </w:pPr>
            <w:r w:rsidRPr="00861362">
              <w:rPr>
                <w:color w:val="000000"/>
                <w:szCs w:val="22"/>
              </w:rPr>
              <w:t>13</w:t>
            </w:r>
          </w:p>
        </w:tc>
        <w:tc>
          <w:tcPr>
            <w:tcW w:w="989" w:type="dxa"/>
            <w:tcBorders>
              <w:top w:val="nil"/>
              <w:left w:val="nil"/>
              <w:bottom w:val="nil"/>
              <w:right w:val="nil"/>
            </w:tcBorders>
            <w:vAlign w:val="bottom"/>
          </w:tcPr>
          <w:p w14:paraId="6834F79D" w14:textId="77777777" w:rsidR="00CB6958" w:rsidRPr="00861362" w:rsidRDefault="00CB6958" w:rsidP="00806FD8">
            <w:pPr>
              <w:spacing w:line="360" w:lineRule="auto"/>
              <w:jc w:val="left"/>
            </w:pPr>
            <w:r w:rsidRPr="00454772">
              <w:rPr>
                <w:color w:val="000000"/>
                <w:szCs w:val="22"/>
              </w:rPr>
              <w:t>-32.80</w:t>
            </w:r>
          </w:p>
        </w:tc>
        <w:tc>
          <w:tcPr>
            <w:tcW w:w="990" w:type="dxa"/>
            <w:tcBorders>
              <w:top w:val="nil"/>
              <w:left w:val="nil"/>
              <w:bottom w:val="nil"/>
              <w:right w:val="nil"/>
            </w:tcBorders>
            <w:vAlign w:val="bottom"/>
          </w:tcPr>
          <w:p w14:paraId="530C3859" w14:textId="77777777" w:rsidR="00CB6958" w:rsidRPr="00861362" w:rsidRDefault="00CB6958" w:rsidP="00806FD8">
            <w:pPr>
              <w:spacing w:line="360" w:lineRule="auto"/>
              <w:jc w:val="left"/>
            </w:pPr>
            <w:r w:rsidRPr="00861362">
              <w:t>0.</w:t>
            </w:r>
            <w:r>
              <w:t>3</w:t>
            </w:r>
            <w:r w:rsidRPr="00861362">
              <w:t>6</w:t>
            </w:r>
          </w:p>
        </w:tc>
        <w:tc>
          <w:tcPr>
            <w:tcW w:w="1544" w:type="dxa"/>
            <w:tcBorders>
              <w:top w:val="nil"/>
              <w:left w:val="nil"/>
              <w:bottom w:val="nil"/>
            </w:tcBorders>
            <w:vAlign w:val="bottom"/>
          </w:tcPr>
          <w:p w14:paraId="16DA8C5F" w14:textId="77777777" w:rsidR="00CB6958" w:rsidRPr="00861362" w:rsidRDefault="00CB6958" w:rsidP="00806FD8">
            <w:pPr>
              <w:spacing w:line="360" w:lineRule="auto"/>
              <w:jc w:val="left"/>
            </w:pPr>
            <w:r w:rsidRPr="00861362">
              <w:rPr>
                <w:color w:val="000000"/>
                <w:szCs w:val="22"/>
              </w:rPr>
              <w:t>0.2</w:t>
            </w:r>
            <w:r>
              <w:rPr>
                <w:color w:val="000000"/>
                <w:szCs w:val="22"/>
              </w:rPr>
              <w:t>5</w:t>
            </w:r>
          </w:p>
        </w:tc>
      </w:tr>
      <w:tr w:rsidR="00CB6958" w:rsidRPr="00861362" w14:paraId="3750C0B6" w14:textId="77777777" w:rsidTr="00806FD8">
        <w:tc>
          <w:tcPr>
            <w:tcW w:w="6671" w:type="dxa"/>
            <w:tcBorders>
              <w:top w:val="nil"/>
              <w:bottom w:val="single" w:sz="4" w:space="0" w:color="auto"/>
              <w:right w:val="nil"/>
            </w:tcBorders>
          </w:tcPr>
          <w:p w14:paraId="322D1D4D" w14:textId="77777777" w:rsidR="00CB6958" w:rsidRPr="00861362" w:rsidRDefault="00CB6958" w:rsidP="00806FD8">
            <w:pPr>
              <w:spacing w:line="360" w:lineRule="auto"/>
              <w:jc w:val="left"/>
              <w:rPr>
                <w:lang w:val="fr-FR"/>
              </w:rPr>
            </w:pPr>
            <w:r w:rsidRPr="00861362">
              <w:rPr>
                <w:lang w:val="fr-FR"/>
              </w:rPr>
              <w:t xml:space="preserve">AB + SID + KS + KB + T + D + </w:t>
            </w:r>
            <w:proofErr w:type="gramStart"/>
            <w:r w:rsidRPr="00861362">
              <w:rPr>
                <w:lang w:val="fr-FR"/>
              </w:rPr>
              <w:t>AB:T</w:t>
            </w:r>
            <w:proofErr w:type="gramEnd"/>
            <w:r w:rsidRPr="00861362">
              <w:rPr>
                <w:lang w:val="fr-FR"/>
              </w:rPr>
              <w:t xml:space="preserve"> + </w:t>
            </w:r>
            <w:proofErr w:type="gramStart"/>
            <w:r w:rsidRPr="00861362">
              <w:rPr>
                <w:lang w:val="fr-FR"/>
              </w:rPr>
              <w:t>AB:KB</w:t>
            </w:r>
            <w:proofErr w:type="gramEnd"/>
            <w:r w:rsidRPr="00861362">
              <w:rPr>
                <w:lang w:val="fr-FR"/>
              </w:rPr>
              <w:t xml:space="preserve"> + </w:t>
            </w:r>
            <w:proofErr w:type="gramStart"/>
            <w:r w:rsidRPr="00861362">
              <w:rPr>
                <w:lang w:val="fr-FR"/>
              </w:rPr>
              <w:t>KB:T</w:t>
            </w:r>
            <w:proofErr w:type="gramEnd"/>
            <w:r w:rsidRPr="00861362">
              <w:rPr>
                <w:lang w:val="fr-FR"/>
              </w:rPr>
              <w:t xml:space="preserve"> + RE</w:t>
            </w:r>
          </w:p>
        </w:tc>
        <w:tc>
          <w:tcPr>
            <w:tcW w:w="580" w:type="dxa"/>
            <w:tcBorders>
              <w:top w:val="nil"/>
              <w:left w:val="nil"/>
              <w:bottom w:val="single" w:sz="4" w:space="0" w:color="auto"/>
              <w:right w:val="nil"/>
            </w:tcBorders>
            <w:vAlign w:val="bottom"/>
          </w:tcPr>
          <w:p w14:paraId="07C9CFD1" w14:textId="77777777" w:rsidR="00CB6958" w:rsidRPr="00861362" w:rsidRDefault="00CB6958" w:rsidP="00806FD8">
            <w:pPr>
              <w:spacing w:line="360" w:lineRule="auto"/>
              <w:jc w:val="left"/>
            </w:pPr>
            <w:r w:rsidRPr="00861362">
              <w:rPr>
                <w:color w:val="000000"/>
                <w:szCs w:val="22"/>
              </w:rPr>
              <w:t>13</w:t>
            </w:r>
          </w:p>
        </w:tc>
        <w:tc>
          <w:tcPr>
            <w:tcW w:w="989" w:type="dxa"/>
            <w:tcBorders>
              <w:top w:val="nil"/>
              <w:left w:val="nil"/>
              <w:bottom w:val="single" w:sz="4" w:space="0" w:color="auto"/>
              <w:right w:val="nil"/>
            </w:tcBorders>
            <w:vAlign w:val="bottom"/>
          </w:tcPr>
          <w:p w14:paraId="64364B48" w14:textId="77777777" w:rsidR="00CB6958" w:rsidRPr="00861362" w:rsidRDefault="00CB6958" w:rsidP="00806FD8">
            <w:pPr>
              <w:spacing w:line="360" w:lineRule="auto"/>
              <w:jc w:val="left"/>
            </w:pPr>
            <w:r w:rsidRPr="00454772">
              <w:rPr>
                <w:color w:val="000000"/>
                <w:szCs w:val="22"/>
              </w:rPr>
              <w:t>-32.38</w:t>
            </w:r>
          </w:p>
        </w:tc>
        <w:tc>
          <w:tcPr>
            <w:tcW w:w="990" w:type="dxa"/>
            <w:tcBorders>
              <w:top w:val="nil"/>
              <w:left w:val="nil"/>
              <w:bottom w:val="single" w:sz="4" w:space="0" w:color="auto"/>
              <w:right w:val="nil"/>
            </w:tcBorders>
            <w:vAlign w:val="bottom"/>
          </w:tcPr>
          <w:p w14:paraId="11F2F881" w14:textId="77777777" w:rsidR="00CB6958" w:rsidRPr="00861362" w:rsidRDefault="00CB6958" w:rsidP="00806FD8">
            <w:pPr>
              <w:spacing w:line="360" w:lineRule="auto"/>
              <w:jc w:val="left"/>
            </w:pPr>
            <w:r>
              <w:t>0</w:t>
            </w:r>
            <w:r w:rsidRPr="00861362">
              <w:t>.7</w:t>
            </w:r>
            <w:r>
              <w:t>8</w:t>
            </w:r>
          </w:p>
        </w:tc>
        <w:tc>
          <w:tcPr>
            <w:tcW w:w="1544" w:type="dxa"/>
            <w:tcBorders>
              <w:top w:val="nil"/>
              <w:left w:val="nil"/>
              <w:bottom w:val="single" w:sz="4" w:space="0" w:color="auto"/>
            </w:tcBorders>
            <w:vAlign w:val="bottom"/>
          </w:tcPr>
          <w:p w14:paraId="31341D31" w14:textId="77777777" w:rsidR="00CB6958" w:rsidRPr="00861362" w:rsidRDefault="00CB6958" w:rsidP="00806FD8">
            <w:pPr>
              <w:spacing w:line="360" w:lineRule="auto"/>
              <w:jc w:val="left"/>
            </w:pPr>
            <w:r w:rsidRPr="00861362">
              <w:rPr>
                <w:color w:val="000000"/>
                <w:szCs w:val="22"/>
              </w:rPr>
              <w:t>0.</w:t>
            </w:r>
            <w:r>
              <w:rPr>
                <w:color w:val="000000"/>
                <w:szCs w:val="22"/>
              </w:rPr>
              <w:t>20</w:t>
            </w:r>
          </w:p>
        </w:tc>
      </w:tr>
    </w:tbl>
    <w:p w14:paraId="2FFDCCC7" w14:textId="77777777" w:rsidR="00CB6958" w:rsidRPr="00861362" w:rsidRDefault="00CB6958" w:rsidP="00CB6958">
      <w:pPr>
        <w:spacing w:line="480" w:lineRule="auto"/>
        <w:rPr>
          <w:b/>
        </w:rPr>
      </w:pPr>
    </w:p>
    <w:p w14:paraId="36A5ACC9" w14:textId="77777777" w:rsidR="00CB6958" w:rsidRPr="00861362" w:rsidRDefault="00CB6958" w:rsidP="00CB6958">
      <w:pPr>
        <w:spacing w:line="480" w:lineRule="auto"/>
        <w:rPr>
          <w:b/>
        </w:rPr>
      </w:pPr>
    </w:p>
    <w:p w14:paraId="0CE2613B" w14:textId="77777777" w:rsidR="00CB6958" w:rsidRPr="00861362" w:rsidRDefault="00CB6958" w:rsidP="00CB6958">
      <w:pPr>
        <w:spacing w:line="480" w:lineRule="auto"/>
      </w:pPr>
      <w:r w:rsidRPr="00861362">
        <w:rPr>
          <w:b/>
          <w:bCs/>
        </w:rPr>
        <w:t>Table S1.</w:t>
      </w:r>
      <w:r>
        <w:rPr>
          <w:b/>
          <w:bCs/>
        </w:rPr>
        <w:t>0</w:t>
      </w:r>
      <w:r w:rsidRPr="00861362">
        <w:rPr>
          <w:b/>
          <w:bCs/>
        </w:rPr>
        <w:t>6.</w:t>
      </w:r>
      <w:r w:rsidRPr="00861362">
        <w:t xml:space="preserve"> Excretion rate model to determine log transformed NH₄⁺ excretion rate (</w:t>
      </w:r>
      <w:proofErr w:type="spellStart"/>
      <w:r w:rsidRPr="00861362">
        <w:t>uM</w:t>
      </w:r>
      <w:proofErr w:type="spellEnd"/>
      <w:r w:rsidRPr="00861362">
        <w:t>/hour/L) for California sea cucumbers (</w:t>
      </w:r>
      <w:proofErr w:type="spellStart"/>
      <w:r w:rsidRPr="00861362">
        <w:rPr>
          <w:i/>
          <w:iCs/>
        </w:rPr>
        <w:t>Apostichopus</w:t>
      </w:r>
      <w:proofErr w:type="spellEnd"/>
      <w:r w:rsidRPr="00861362">
        <w:rPr>
          <w:i/>
          <w:iCs/>
        </w:rPr>
        <w:t xml:space="preserve"> californicus</w:t>
      </w:r>
      <w:r w:rsidRPr="00861362">
        <w:t xml:space="preserve">) based on size index: </w:t>
      </w:r>
      <w:r w:rsidRPr="00861362">
        <w:rPr>
          <w:color w:val="000000"/>
        </w:rPr>
        <w:t>sqrt(length*girth)</w:t>
      </w:r>
      <w:r w:rsidRPr="00861362">
        <w:t>. Adjusted R-squared for this model is 0.39.</w:t>
      </w:r>
    </w:p>
    <w:tbl>
      <w:tblPr>
        <w:tblStyle w:val="Nikola"/>
        <w:tblW w:w="7780" w:type="dxa"/>
        <w:tblLook w:val="04A0" w:firstRow="1" w:lastRow="0" w:firstColumn="1" w:lastColumn="0" w:noHBand="0" w:noVBand="1"/>
      </w:tblPr>
      <w:tblGrid>
        <w:gridCol w:w="2580"/>
        <w:gridCol w:w="1300"/>
        <w:gridCol w:w="1507"/>
        <w:gridCol w:w="1093"/>
        <w:gridCol w:w="1300"/>
      </w:tblGrid>
      <w:tr w:rsidR="00CB6958" w:rsidRPr="00861362" w14:paraId="7BF28942"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3B8CF7A" w14:textId="77777777" w:rsidR="00CB6958" w:rsidRPr="00861362" w:rsidRDefault="00CB6958" w:rsidP="00806FD8">
            <w:pPr>
              <w:jc w:val="left"/>
              <w:rPr>
                <w:b/>
                <w:bCs/>
              </w:rPr>
            </w:pPr>
          </w:p>
        </w:tc>
        <w:tc>
          <w:tcPr>
            <w:tcW w:w="1300" w:type="dxa"/>
            <w:noWrap/>
            <w:hideMark/>
          </w:tcPr>
          <w:p w14:paraId="43FC5A41"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431F4EC6"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231DCFA2" w14:textId="77777777" w:rsidR="00CB6958" w:rsidRPr="00861362" w:rsidRDefault="00CB6958" w:rsidP="00806FD8">
            <w:pPr>
              <w:jc w:val="left"/>
              <w:rPr>
                <w:b/>
                <w:bCs/>
                <w:color w:val="000000"/>
              </w:rPr>
            </w:pPr>
            <w:r w:rsidRPr="00861362">
              <w:rPr>
                <w:b/>
                <w:bCs/>
                <w:color w:val="000000"/>
              </w:rPr>
              <w:t>t value</w:t>
            </w:r>
          </w:p>
        </w:tc>
        <w:tc>
          <w:tcPr>
            <w:tcW w:w="1300" w:type="dxa"/>
            <w:noWrap/>
            <w:hideMark/>
          </w:tcPr>
          <w:p w14:paraId="49B33B30" w14:textId="77777777" w:rsidR="00CB6958" w:rsidRPr="00861362" w:rsidRDefault="00CB6958" w:rsidP="00806FD8">
            <w:pPr>
              <w:jc w:val="left"/>
              <w:rPr>
                <w:b/>
                <w:bCs/>
                <w:color w:val="000000"/>
              </w:rPr>
            </w:pPr>
            <w:r w:rsidRPr="00861362">
              <w:rPr>
                <w:b/>
                <w:bCs/>
                <w:color w:val="000000"/>
              </w:rPr>
              <w:t>p value</w:t>
            </w:r>
          </w:p>
        </w:tc>
      </w:tr>
      <w:tr w:rsidR="00CB6958" w:rsidRPr="00861362" w14:paraId="0CF3C813" w14:textId="77777777" w:rsidTr="00806FD8">
        <w:trPr>
          <w:trHeight w:val="320"/>
        </w:trPr>
        <w:tc>
          <w:tcPr>
            <w:tcW w:w="2580" w:type="dxa"/>
            <w:noWrap/>
            <w:hideMark/>
          </w:tcPr>
          <w:p w14:paraId="2288AD9A" w14:textId="77777777" w:rsidR="00CB6958" w:rsidRPr="00861362" w:rsidRDefault="00CB6958" w:rsidP="00806FD8">
            <w:pPr>
              <w:jc w:val="left"/>
              <w:rPr>
                <w:color w:val="000000"/>
              </w:rPr>
            </w:pPr>
            <w:r w:rsidRPr="00861362">
              <w:rPr>
                <w:color w:val="000000"/>
              </w:rPr>
              <w:t>Intercept</w:t>
            </w:r>
          </w:p>
        </w:tc>
        <w:tc>
          <w:tcPr>
            <w:tcW w:w="1300" w:type="dxa"/>
            <w:noWrap/>
            <w:hideMark/>
          </w:tcPr>
          <w:p w14:paraId="7078B3C0" w14:textId="77777777" w:rsidR="00CB6958" w:rsidRPr="00861362" w:rsidRDefault="00CB6958" w:rsidP="00806FD8">
            <w:pPr>
              <w:jc w:val="left"/>
              <w:rPr>
                <w:color w:val="000000"/>
              </w:rPr>
            </w:pPr>
            <w:r w:rsidRPr="00861362">
              <w:rPr>
                <w:color w:val="000000"/>
              </w:rPr>
              <w:t>1.40</w:t>
            </w:r>
          </w:p>
        </w:tc>
        <w:tc>
          <w:tcPr>
            <w:tcW w:w="1507" w:type="dxa"/>
            <w:noWrap/>
            <w:hideMark/>
          </w:tcPr>
          <w:p w14:paraId="6194BF8A" w14:textId="77777777" w:rsidR="00CB6958" w:rsidRPr="00861362" w:rsidRDefault="00CB6958" w:rsidP="00806FD8">
            <w:pPr>
              <w:jc w:val="left"/>
              <w:rPr>
                <w:color w:val="000000"/>
              </w:rPr>
            </w:pPr>
            <w:r w:rsidRPr="00861362">
              <w:rPr>
                <w:color w:val="000000"/>
              </w:rPr>
              <w:t>0.22</w:t>
            </w:r>
          </w:p>
        </w:tc>
        <w:tc>
          <w:tcPr>
            <w:tcW w:w="1093" w:type="dxa"/>
            <w:noWrap/>
            <w:hideMark/>
          </w:tcPr>
          <w:p w14:paraId="2284F577" w14:textId="77777777" w:rsidR="00CB6958" w:rsidRPr="00861362" w:rsidRDefault="00CB6958" w:rsidP="00806FD8">
            <w:pPr>
              <w:jc w:val="left"/>
              <w:rPr>
                <w:color w:val="000000"/>
              </w:rPr>
            </w:pPr>
            <w:r w:rsidRPr="00861362">
              <w:rPr>
                <w:color w:val="000000"/>
              </w:rPr>
              <w:t>6.23</w:t>
            </w:r>
          </w:p>
        </w:tc>
        <w:tc>
          <w:tcPr>
            <w:tcW w:w="1300" w:type="dxa"/>
            <w:noWrap/>
            <w:hideMark/>
          </w:tcPr>
          <w:p w14:paraId="61C99206" w14:textId="77777777" w:rsidR="00CB6958" w:rsidRPr="00861362" w:rsidRDefault="00CB6958" w:rsidP="00806FD8">
            <w:pPr>
              <w:jc w:val="left"/>
              <w:rPr>
                <w:color w:val="000000"/>
              </w:rPr>
            </w:pPr>
            <w:r w:rsidRPr="00861362">
              <w:rPr>
                <w:color w:val="000000"/>
              </w:rPr>
              <w:t>&lt; 0.001</w:t>
            </w:r>
          </w:p>
        </w:tc>
      </w:tr>
      <w:tr w:rsidR="00CB6958" w:rsidRPr="00861362" w14:paraId="778F9EEB" w14:textId="77777777" w:rsidTr="00806FD8">
        <w:trPr>
          <w:trHeight w:val="320"/>
        </w:trPr>
        <w:tc>
          <w:tcPr>
            <w:tcW w:w="2580" w:type="dxa"/>
            <w:noWrap/>
            <w:hideMark/>
          </w:tcPr>
          <w:p w14:paraId="7F4F36D9" w14:textId="77777777" w:rsidR="00CB6958" w:rsidRPr="00861362" w:rsidRDefault="00CB6958" w:rsidP="00806FD8">
            <w:pPr>
              <w:jc w:val="left"/>
              <w:rPr>
                <w:color w:val="000000"/>
              </w:rPr>
            </w:pPr>
            <w:r w:rsidRPr="00861362">
              <w:rPr>
                <w:color w:val="000000"/>
              </w:rPr>
              <w:t>Size index</w:t>
            </w:r>
          </w:p>
        </w:tc>
        <w:tc>
          <w:tcPr>
            <w:tcW w:w="1300" w:type="dxa"/>
            <w:noWrap/>
            <w:hideMark/>
          </w:tcPr>
          <w:p w14:paraId="1CF81AA5" w14:textId="77777777" w:rsidR="00CB6958" w:rsidRPr="00861362" w:rsidRDefault="00CB6958" w:rsidP="00806FD8">
            <w:pPr>
              <w:jc w:val="left"/>
              <w:rPr>
                <w:color w:val="000000"/>
              </w:rPr>
            </w:pPr>
            <w:r w:rsidRPr="00861362">
              <w:rPr>
                <w:color w:val="000000"/>
              </w:rPr>
              <w:t>0.05</w:t>
            </w:r>
          </w:p>
        </w:tc>
        <w:tc>
          <w:tcPr>
            <w:tcW w:w="1507" w:type="dxa"/>
            <w:noWrap/>
            <w:hideMark/>
          </w:tcPr>
          <w:p w14:paraId="7522F07F" w14:textId="77777777" w:rsidR="00CB6958" w:rsidRPr="00861362" w:rsidRDefault="00CB6958" w:rsidP="00806FD8">
            <w:pPr>
              <w:jc w:val="left"/>
              <w:rPr>
                <w:color w:val="000000"/>
              </w:rPr>
            </w:pPr>
            <w:r w:rsidRPr="00861362">
              <w:rPr>
                <w:color w:val="000000"/>
              </w:rPr>
              <w:t>0.009</w:t>
            </w:r>
          </w:p>
        </w:tc>
        <w:tc>
          <w:tcPr>
            <w:tcW w:w="1093" w:type="dxa"/>
            <w:noWrap/>
            <w:hideMark/>
          </w:tcPr>
          <w:p w14:paraId="5871400E" w14:textId="77777777" w:rsidR="00CB6958" w:rsidRPr="00861362" w:rsidRDefault="00CB6958" w:rsidP="00806FD8">
            <w:pPr>
              <w:jc w:val="left"/>
              <w:rPr>
                <w:color w:val="000000"/>
              </w:rPr>
            </w:pPr>
            <w:r w:rsidRPr="00861362">
              <w:rPr>
                <w:color w:val="000000"/>
              </w:rPr>
              <w:t>5.52</w:t>
            </w:r>
          </w:p>
        </w:tc>
        <w:tc>
          <w:tcPr>
            <w:tcW w:w="1300" w:type="dxa"/>
            <w:noWrap/>
            <w:hideMark/>
          </w:tcPr>
          <w:p w14:paraId="0BB345F6" w14:textId="77777777" w:rsidR="00CB6958" w:rsidRPr="00861362" w:rsidRDefault="00CB6958" w:rsidP="00806FD8">
            <w:pPr>
              <w:jc w:val="left"/>
              <w:rPr>
                <w:color w:val="000000"/>
              </w:rPr>
            </w:pPr>
            <w:r w:rsidRPr="00861362">
              <w:rPr>
                <w:color w:val="000000"/>
              </w:rPr>
              <w:t>&lt; 0.001</w:t>
            </w:r>
          </w:p>
        </w:tc>
      </w:tr>
    </w:tbl>
    <w:p w14:paraId="5BD0922F" w14:textId="77777777" w:rsidR="00CB6958" w:rsidRPr="00861362" w:rsidRDefault="00CB6958" w:rsidP="00CB6958">
      <w:pPr>
        <w:spacing w:line="480" w:lineRule="auto"/>
      </w:pPr>
    </w:p>
    <w:p w14:paraId="6B84F5CE" w14:textId="77777777" w:rsidR="00CB6958" w:rsidRDefault="00CB6958" w:rsidP="00CB6958">
      <w:pPr>
        <w:rPr>
          <w:b/>
          <w:bCs/>
        </w:rPr>
      </w:pPr>
      <w:r>
        <w:rPr>
          <w:b/>
          <w:bCs/>
        </w:rPr>
        <w:br w:type="page"/>
      </w:r>
    </w:p>
    <w:p w14:paraId="66D6CCC8" w14:textId="77777777" w:rsidR="00CB6958" w:rsidRPr="00861362" w:rsidRDefault="00CB6958" w:rsidP="00CB6958">
      <w:pPr>
        <w:spacing w:line="480" w:lineRule="auto"/>
      </w:pPr>
      <w:r w:rsidRPr="00861362">
        <w:rPr>
          <w:b/>
          <w:bCs/>
        </w:rPr>
        <w:lastRenderedPageBreak/>
        <w:t>Table S1.</w:t>
      </w:r>
      <w:r>
        <w:rPr>
          <w:b/>
          <w:bCs/>
        </w:rPr>
        <w:t>0</w:t>
      </w:r>
      <w:r w:rsidRPr="00861362">
        <w:rPr>
          <w:b/>
          <w:bCs/>
        </w:rPr>
        <w:t>7.</w:t>
      </w:r>
      <w:r w:rsidRPr="00861362">
        <w:t xml:space="preserve"> Excretion rate model to determine log transformed NH₄⁺ excretion rate (</w:t>
      </w:r>
      <w:proofErr w:type="spellStart"/>
      <w:r w:rsidRPr="00861362">
        <w:t>uM</w:t>
      </w:r>
      <w:proofErr w:type="spellEnd"/>
      <w:r w:rsidRPr="00861362">
        <w:t>/hour/L) for red rock crabs (</w:t>
      </w:r>
      <w:r w:rsidRPr="00861362">
        <w:rPr>
          <w:i/>
          <w:iCs/>
        </w:rPr>
        <w:t xml:space="preserve">Cancer </w:t>
      </w:r>
      <w:proofErr w:type="spellStart"/>
      <w:r w:rsidRPr="00861362">
        <w:rPr>
          <w:i/>
          <w:iCs/>
        </w:rPr>
        <w:t>productus</w:t>
      </w:r>
      <w:proofErr w:type="spellEnd"/>
      <w:r w:rsidRPr="00861362">
        <w:t>) based on carapace width (mm). Adjusted R-squared for this model is 0.82.</w:t>
      </w:r>
    </w:p>
    <w:tbl>
      <w:tblPr>
        <w:tblStyle w:val="Nikola"/>
        <w:tblW w:w="7780" w:type="dxa"/>
        <w:tblLook w:val="04A0" w:firstRow="1" w:lastRow="0" w:firstColumn="1" w:lastColumn="0" w:noHBand="0" w:noVBand="1"/>
      </w:tblPr>
      <w:tblGrid>
        <w:gridCol w:w="2580"/>
        <w:gridCol w:w="1300"/>
        <w:gridCol w:w="1507"/>
        <w:gridCol w:w="1093"/>
        <w:gridCol w:w="1300"/>
      </w:tblGrid>
      <w:tr w:rsidR="00CB6958" w:rsidRPr="00861362" w14:paraId="1A342187"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97AF28A" w14:textId="77777777" w:rsidR="00CB6958" w:rsidRPr="00861362" w:rsidRDefault="00CB6958" w:rsidP="00806FD8">
            <w:pPr>
              <w:jc w:val="left"/>
              <w:rPr>
                <w:b/>
                <w:bCs/>
              </w:rPr>
            </w:pPr>
          </w:p>
        </w:tc>
        <w:tc>
          <w:tcPr>
            <w:tcW w:w="1300" w:type="dxa"/>
            <w:noWrap/>
            <w:hideMark/>
          </w:tcPr>
          <w:p w14:paraId="5CB788D3"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0808E7B0"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58AD0707" w14:textId="77777777" w:rsidR="00CB6958" w:rsidRPr="00861362" w:rsidRDefault="00CB6958" w:rsidP="00806FD8">
            <w:pPr>
              <w:jc w:val="left"/>
              <w:rPr>
                <w:b/>
                <w:bCs/>
                <w:color w:val="000000"/>
              </w:rPr>
            </w:pPr>
            <w:r w:rsidRPr="00861362">
              <w:rPr>
                <w:b/>
                <w:bCs/>
                <w:color w:val="000000"/>
              </w:rPr>
              <w:t>t value</w:t>
            </w:r>
          </w:p>
        </w:tc>
        <w:tc>
          <w:tcPr>
            <w:tcW w:w="1300" w:type="dxa"/>
            <w:noWrap/>
            <w:hideMark/>
          </w:tcPr>
          <w:p w14:paraId="00F38B50" w14:textId="77777777" w:rsidR="00CB6958" w:rsidRPr="00861362" w:rsidRDefault="00CB6958" w:rsidP="00806FD8">
            <w:pPr>
              <w:jc w:val="left"/>
              <w:rPr>
                <w:b/>
                <w:bCs/>
                <w:color w:val="000000"/>
              </w:rPr>
            </w:pPr>
            <w:r w:rsidRPr="00861362">
              <w:rPr>
                <w:b/>
                <w:bCs/>
                <w:color w:val="000000"/>
              </w:rPr>
              <w:t>p value</w:t>
            </w:r>
          </w:p>
        </w:tc>
      </w:tr>
      <w:tr w:rsidR="00CB6958" w:rsidRPr="00861362" w14:paraId="1F2CBB28" w14:textId="77777777" w:rsidTr="00806FD8">
        <w:trPr>
          <w:trHeight w:val="320"/>
        </w:trPr>
        <w:tc>
          <w:tcPr>
            <w:tcW w:w="2580" w:type="dxa"/>
            <w:noWrap/>
            <w:hideMark/>
          </w:tcPr>
          <w:p w14:paraId="5CF70AFD" w14:textId="77777777" w:rsidR="00CB6958" w:rsidRPr="00861362" w:rsidRDefault="00CB6958" w:rsidP="00806FD8">
            <w:pPr>
              <w:jc w:val="left"/>
              <w:rPr>
                <w:color w:val="000000"/>
              </w:rPr>
            </w:pPr>
            <w:r w:rsidRPr="00861362">
              <w:rPr>
                <w:color w:val="000000"/>
              </w:rPr>
              <w:t>Intercept</w:t>
            </w:r>
          </w:p>
        </w:tc>
        <w:tc>
          <w:tcPr>
            <w:tcW w:w="1300" w:type="dxa"/>
            <w:noWrap/>
            <w:hideMark/>
          </w:tcPr>
          <w:p w14:paraId="0C6D742D" w14:textId="77777777" w:rsidR="00CB6958" w:rsidRPr="00861362" w:rsidRDefault="00CB6958" w:rsidP="00806FD8">
            <w:pPr>
              <w:jc w:val="left"/>
              <w:rPr>
                <w:color w:val="000000"/>
              </w:rPr>
            </w:pPr>
            <w:r w:rsidRPr="00861362">
              <w:rPr>
                <w:color w:val="000000"/>
              </w:rPr>
              <w:t>1.22</w:t>
            </w:r>
          </w:p>
        </w:tc>
        <w:tc>
          <w:tcPr>
            <w:tcW w:w="1507" w:type="dxa"/>
            <w:noWrap/>
            <w:hideMark/>
          </w:tcPr>
          <w:p w14:paraId="5E0E9F90" w14:textId="77777777" w:rsidR="00CB6958" w:rsidRPr="00861362" w:rsidRDefault="00CB6958" w:rsidP="00806FD8">
            <w:pPr>
              <w:jc w:val="left"/>
              <w:rPr>
                <w:color w:val="000000"/>
              </w:rPr>
            </w:pPr>
            <w:r w:rsidRPr="00861362">
              <w:rPr>
                <w:color w:val="000000"/>
              </w:rPr>
              <w:t>0.32</w:t>
            </w:r>
          </w:p>
        </w:tc>
        <w:tc>
          <w:tcPr>
            <w:tcW w:w="1093" w:type="dxa"/>
            <w:noWrap/>
            <w:hideMark/>
          </w:tcPr>
          <w:p w14:paraId="720C4082" w14:textId="77777777" w:rsidR="00CB6958" w:rsidRPr="00861362" w:rsidRDefault="00CB6958" w:rsidP="00806FD8">
            <w:pPr>
              <w:jc w:val="left"/>
              <w:rPr>
                <w:color w:val="000000"/>
              </w:rPr>
            </w:pPr>
            <w:r w:rsidRPr="00861362">
              <w:rPr>
                <w:color w:val="000000"/>
              </w:rPr>
              <w:t>3.76</w:t>
            </w:r>
          </w:p>
        </w:tc>
        <w:tc>
          <w:tcPr>
            <w:tcW w:w="1300" w:type="dxa"/>
            <w:noWrap/>
            <w:hideMark/>
          </w:tcPr>
          <w:p w14:paraId="5B13BC54" w14:textId="77777777" w:rsidR="00CB6958" w:rsidRPr="00861362" w:rsidRDefault="00CB6958" w:rsidP="00806FD8">
            <w:pPr>
              <w:jc w:val="left"/>
              <w:rPr>
                <w:color w:val="000000"/>
              </w:rPr>
            </w:pPr>
            <w:r w:rsidRPr="00861362">
              <w:rPr>
                <w:color w:val="000000"/>
              </w:rPr>
              <w:t>0.002</w:t>
            </w:r>
          </w:p>
        </w:tc>
      </w:tr>
      <w:tr w:rsidR="00CB6958" w:rsidRPr="00861362" w14:paraId="3E365AA9" w14:textId="77777777" w:rsidTr="00806FD8">
        <w:trPr>
          <w:trHeight w:val="320"/>
        </w:trPr>
        <w:tc>
          <w:tcPr>
            <w:tcW w:w="2580" w:type="dxa"/>
            <w:noWrap/>
            <w:hideMark/>
          </w:tcPr>
          <w:p w14:paraId="1214C2CE" w14:textId="77777777" w:rsidR="00CB6958" w:rsidRPr="00861362" w:rsidRDefault="00CB6958" w:rsidP="00806FD8">
            <w:pPr>
              <w:jc w:val="left"/>
              <w:rPr>
                <w:color w:val="000000"/>
              </w:rPr>
            </w:pPr>
            <w:r w:rsidRPr="00861362">
              <w:rPr>
                <w:color w:val="000000"/>
              </w:rPr>
              <w:t>Carapace</w:t>
            </w:r>
          </w:p>
        </w:tc>
        <w:tc>
          <w:tcPr>
            <w:tcW w:w="1300" w:type="dxa"/>
            <w:noWrap/>
            <w:hideMark/>
          </w:tcPr>
          <w:p w14:paraId="41820113" w14:textId="77777777" w:rsidR="00CB6958" w:rsidRPr="00861362" w:rsidRDefault="00CB6958" w:rsidP="00806FD8">
            <w:pPr>
              <w:jc w:val="left"/>
              <w:rPr>
                <w:color w:val="000000"/>
              </w:rPr>
            </w:pPr>
            <w:r w:rsidRPr="00861362">
              <w:rPr>
                <w:color w:val="000000"/>
              </w:rPr>
              <w:t>0.02</w:t>
            </w:r>
          </w:p>
        </w:tc>
        <w:tc>
          <w:tcPr>
            <w:tcW w:w="1507" w:type="dxa"/>
            <w:noWrap/>
            <w:hideMark/>
          </w:tcPr>
          <w:p w14:paraId="336FFE22" w14:textId="77777777" w:rsidR="00CB6958" w:rsidRPr="00861362" w:rsidRDefault="00CB6958" w:rsidP="00806FD8">
            <w:pPr>
              <w:jc w:val="left"/>
              <w:rPr>
                <w:color w:val="000000"/>
              </w:rPr>
            </w:pPr>
            <w:r w:rsidRPr="00861362">
              <w:rPr>
                <w:color w:val="000000"/>
              </w:rPr>
              <w:t>0.003</w:t>
            </w:r>
          </w:p>
        </w:tc>
        <w:tc>
          <w:tcPr>
            <w:tcW w:w="1093" w:type="dxa"/>
            <w:noWrap/>
            <w:hideMark/>
          </w:tcPr>
          <w:p w14:paraId="6A753C16" w14:textId="77777777" w:rsidR="00CB6958" w:rsidRPr="00861362" w:rsidRDefault="00CB6958" w:rsidP="00806FD8">
            <w:pPr>
              <w:jc w:val="left"/>
              <w:rPr>
                <w:color w:val="000000"/>
              </w:rPr>
            </w:pPr>
            <w:r w:rsidRPr="00861362">
              <w:rPr>
                <w:color w:val="000000"/>
              </w:rPr>
              <w:t>8.73</w:t>
            </w:r>
          </w:p>
        </w:tc>
        <w:tc>
          <w:tcPr>
            <w:tcW w:w="1300" w:type="dxa"/>
            <w:noWrap/>
            <w:hideMark/>
          </w:tcPr>
          <w:p w14:paraId="2E8EFAC0" w14:textId="77777777" w:rsidR="00CB6958" w:rsidRPr="00861362" w:rsidRDefault="00CB6958" w:rsidP="00806FD8">
            <w:pPr>
              <w:jc w:val="left"/>
              <w:rPr>
                <w:color w:val="000000"/>
              </w:rPr>
            </w:pPr>
            <w:r w:rsidRPr="00861362">
              <w:rPr>
                <w:color w:val="000000"/>
              </w:rPr>
              <w:t>&lt; 0.001</w:t>
            </w:r>
          </w:p>
        </w:tc>
      </w:tr>
    </w:tbl>
    <w:p w14:paraId="4640E71A" w14:textId="77777777" w:rsidR="00CB6958" w:rsidRPr="00861362" w:rsidRDefault="00CB6958" w:rsidP="00CB6958">
      <w:pPr>
        <w:spacing w:line="480" w:lineRule="auto"/>
        <w:rPr>
          <w:b/>
        </w:rPr>
      </w:pPr>
    </w:p>
    <w:p w14:paraId="42EEA4E4" w14:textId="77777777" w:rsidR="00CB6958" w:rsidRDefault="00CB6958" w:rsidP="00CB6958">
      <w:pPr>
        <w:spacing w:line="480" w:lineRule="auto"/>
        <w:rPr>
          <w:b/>
        </w:rPr>
      </w:pPr>
    </w:p>
    <w:p w14:paraId="58388D80" w14:textId="77777777" w:rsidR="00CB6958" w:rsidRDefault="00CB6958" w:rsidP="00CB6958">
      <w:pPr>
        <w:spacing w:line="480" w:lineRule="auto"/>
        <w:rPr>
          <w:bCs/>
        </w:rPr>
      </w:pPr>
      <w:r>
        <w:rPr>
          <w:b/>
        </w:rPr>
        <w:t>Table S1.08.</w:t>
      </w:r>
      <w:r>
        <w:rPr>
          <w:bCs/>
        </w:rPr>
        <w:t xml:space="preserve"> Meso-scale linear mixed-effect model describing drivers of among-site variability in ammonium concentration. </w:t>
      </w:r>
      <w:r w:rsidRPr="008F7E10">
        <w:rPr>
          <w:bCs/>
        </w:rPr>
        <w:t xml:space="preserve">The </w:t>
      </w:r>
      <w:r>
        <w:rPr>
          <w:bCs/>
        </w:rPr>
        <w:t>model was constructed with a</w:t>
      </w:r>
      <w:r w:rsidRPr="008F7E10">
        <w:rPr>
          <w:bCs/>
        </w:rPr>
        <w:t xml:space="preserve"> gamma distribution (link = ‘log’), so coefficients are presented in log space. Continuous predictors were centred and scaled to compare effect sizes between predictors with varying units.</w:t>
      </w:r>
    </w:p>
    <w:tbl>
      <w:tblPr>
        <w:tblStyle w:val="Nikola"/>
        <w:tblW w:w="0" w:type="auto"/>
        <w:tblLook w:val="04A0" w:firstRow="1" w:lastRow="0" w:firstColumn="1" w:lastColumn="0" w:noHBand="0" w:noVBand="1"/>
      </w:tblPr>
      <w:tblGrid>
        <w:gridCol w:w="2992"/>
        <w:gridCol w:w="1480"/>
        <w:gridCol w:w="1480"/>
        <w:gridCol w:w="1300"/>
        <w:gridCol w:w="1300"/>
      </w:tblGrid>
      <w:tr w:rsidR="00CB6958" w:rsidRPr="008F7E10" w14:paraId="256E73D3"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992" w:type="dxa"/>
            <w:noWrap/>
            <w:hideMark/>
          </w:tcPr>
          <w:p w14:paraId="0C995D11" w14:textId="77777777" w:rsidR="00CB6958" w:rsidRPr="008F7E10" w:rsidRDefault="00CB6958" w:rsidP="00806FD8">
            <w:pPr>
              <w:rPr>
                <w:bCs/>
              </w:rPr>
            </w:pPr>
          </w:p>
        </w:tc>
        <w:tc>
          <w:tcPr>
            <w:tcW w:w="1480" w:type="dxa"/>
            <w:noWrap/>
            <w:hideMark/>
          </w:tcPr>
          <w:p w14:paraId="7294086D" w14:textId="77777777" w:rsidR="00CB6958" w:rsidRPr="00140FE6" w:rsidRDefault="00CB6958" w:rsidP="00806FD8">
            <w:pPr>
              <w:jc w:val="left"/>
              <w:rPr>
                <w:b/>
              </w:rPr>
            </w:pPr>
            <w:r w:rsidRPr="00140FE6">
              <w:rPr>
                <w:b/>
              </w:rPr>
              <w:t>Estimate</w:t>
            </w:r>
          </w:p>
        </w:tc>
        <w:tc>
          <w:tcPr>
            <w:tcW w:w="1480" w:type="dxa"/>
            <w:noWrap/>
            <w:hideMark/>
          </w:tcPr>
          <w:p w14:paraId="341420BB" w14:textId="77777777" w:rsidR="00CB6958" w:rsidRPr="00140FE6" w:rsidRDefault="00CB6958" w:rsidP="00806FD8">
            <w:pPr>
              <w:jc w:val="left"/>
              <w:rPr>
                <w:b/>
              </w:rPr>
            </w:pPr>
            <w:r w:rsidRPr="00140FE6">
              <w:rPr>
                <w:b/>
              </w:rPr>
              <w:t xml:space="preserve">Std. </w:t>
            </w:r>
            <w:r>
              <w:rPr>
                <w:b/>
              </w:rPr>
              <w:t>e</w:t>
            </w:r>
            <w:r w:rsidRPr="00140FE6">
              <w:rPr>
                <w:b/>
              </w:rPr>
              <w:t>rror</w:t>
            </w:r>
          </w:p>
        </w:tc>
        <w:tc>
          <w:tcPr>
            <w:tcW w:w="1300" w:type="dxa"/>
            <w:noWrap/>
            <w:hideMark/>
          </w:tcPr>
          <w:p w14:paraId="03386567" w14:textId="77777777" w:rsidR="00CB6958" w:rsidRPr="00140FE6" w:rsidRDefault="00CB6958" w:rsidP="00806FD8">
            <w:pPr>
              <w:jc w:val="left"/>
              <w:rPr>
                <w:b/>
              </w:rPr>
            </w:pPr>
            <w:r w:rsidRPr="00140FE6">
              <w:rPr>
                <w:b/>
              </w:rPr>
              <w:t>z value</w:t>
            </w:r>
          </w:p>
        </w:tc>
        <w:tc>
          <w:tcPr>
            <w:tcW w:w="1300" w:type="dxa"/>
            <w:noWrap/>
            <w:hideMark/>
          </w:tcPr>
          <w:p w14:paraId="2596CE20" w14:textId="77777777" w:rsidR="00CB6958" w:rsidRPr="00140FE6" w:rsidRDefault="00CB6958" w:rsidP="00806FD8">
            <w:pPr>
              <w:jc w:val="left"/>
              <w:rPr>
                <w:b/>
              </w:rPr>
            </w:pPr>
            <w:r w:rsidRPr="00140FE6">
              <w:rPr>
                <w:b/>
              </w:rPr>
              <w:t>p value</w:t>
            </w:r>
          </w:p>
        </w:tc>
      </w:tr>
      <w:tr w:rsidR="00CB6958" w:rsidRPr="008F7E10" w14:paraId="591E7363" w14:textId="77777777" w:rsidTr="00806FD8">
        <w:trPr>
          <w:trHeight w:val="320"/>
        </w:trPr>
        <w:tc>
          <w:tcPr>
            <w:tcW w:w="2992" w:type="dxa"/>
            <w:noWrap/>
            <w:hideMark/>
          </w:tcPr>
          <w:p w14:paraId="195E3A19" w14:textId="77777777" w:rsidR="00CB6958" w:rsidRPr="008F7E10" w:rsidRDefault="00CB6958" w:rsidP="00806FD8">
            <w:pPr>
              <w:jc w:val="left"/>
              <w:rPr>
                <w:bCs/>
              </w:rPr>
            </w:pPr>
            <w:r w:rsidRPr="008F7E10">
              <w:rPr>
                <w:bCs/>
              </w:rPr>
              <w:t>Intercept</w:t>
            </w:r>
          </w:p>
        </w:tc>
        <w:tc>
          <w:tcPr>
            <w:tcW w:w="1480" w:type="dxa"/>
            <w:noWrap/>
            <w:hideMark/>
          </w:tcPr>
          <w:p w14:paraId="4EE79FC2" w14:textId="77777777" w:rsidR="00CB6958" w:rsidRPr="008F7E10" w:rsidRDefault="00CB6958" w:rsidP="00806FD8">
            <w:pPr>
              <w:jc w:val="left"/>
              <w:rPr>
                <w:bCs/>
              </w:rPr>
            </w:pPr>
            <w:r w:rsidRPr="008F7E10">
              <w:rPr>
                <w:color w:val="000000"/>
              </w:rPr>
              <w:t>-0.61</w:t>
            </w:r>
          </w:p>
        </w:tc>
        <w:tc>
          <w:tcPr>
            <w:tcW w:w="1480" w:type="dxa"/>
            <w:noWrap/>
            <w:hideMark/>
          </w:tcPr>
          <w:p w14:paraId="26E8A4AD" w14:textId="77777777" w:rsidR="00CB6958" w:rsidRPr="008F7E10" w:rsidRDefault="00CB6958" w:rsidP="00806FD8">
            <w:pPr>
              <w:jc w:val="left"/>
              <w:rPr>
                <w:bCs/>
              </w:rPr>
            </w:pPr>
            <w:r w:rsidRPr="008F7E10">
              <w:rPr>
                <w:color w:val="000000"/>
              </w:rPr>
              <w:t>0.25</w:t>
            </w:r>
          </w:p>
        </w:tc>
        <w:tc>
          <w:tcPr>
            <w:tcW w:w="1300" w:type="dxa"/>
            <w:noWrap/>
            <w:hideMark/>
          </w:tcPr>
          <w:p w14:paraId="46025A76" w14:textId="77777777" w:rsidR="00CB6958" w:rsidRPr="008F7E10" w:rsidRDefault="00CB6958" w:rsidP="00806FD8">
            <w:pPr>
              <w:jc w:val="left"/>
              <w:rPr>
                <w:bCs/>
              </w:rPr>
            </w:pPr>
            <w:r w:rsidRPr="008F7E10">
              <w:rPr>
                <w:color w:val="000000"/>
              </w:rPr>
              <w:t>-2.48</w:t>
            </w:r>
          </w:p>
        </w:tc>
        <w:tc>
          <w:tcPr>
            <w:tcW w:w="1300" w:type="dxa"/>
            <w:noWrap/>
            <w:hideMark/>
          </w:tcPr>
          <w:p w14:paraId="635543FF" w14:textId="77777777" w:rsidR="00CB6958" w:rsidRPr="008F7E10" w:rsidRDefault="00CB6958" w:rsidP="00806FD8">
            <w:pPr>
              <w:jc w:val="left"/>
              <w:rPr>
                <w:bCs/>
              </w:rPr>
            </w:pPr>
            <w:r w:rsidRPr="008F7E10">
              <w:rPr>
                <w:color w:val="000000"/>
              </w:rPr>
              <w:t>0.01</w:t>
            </w:r>
          </w:p>
        </w:tc>
      </w:tr>
      <w:tr w:rsidR="00CB6958" w:rsidRPr="008F7E10" w14:paraId="34F306BA" w14:textId="77777777" w:rsidTr="00806FD8">
        <w:trPr>
          <w:trHeight w:val="320"/>
        </w:trPr>
        <w:tc>
          <w:tcPr>
            <w:tcW w:w="2992" w:type="dxa"/>
            <w:noWrap/>
            <w:hideMark/>
          </w:tcPr>
          <w:p w14:paraId="003D906F" w14:textId="77777777" w:rsidR="00CB6958" w:rsidRPr="008F7E10" w:rsidRDefault="00CB6958" w:rsidP="00806FD8">
            <w:pPr>
              <w:jc w:val="left"/>
              <w:rPr>
                <w:bCs/>
              </w:rPr>
            </w:pPr>
            <w:r>
              <w:rPr>
                <w:bCs/>
              </w:rPr>
              <w:t>A</w:t>
            </w:r>
            <w:r w:rsidRPr="008F7E10">
              <w:rPr>
                <w:bCs/>
              </w:rPr>
              <w:t>bundance</w:t>
            </w:r>
          </w:p>
        </w:tc>
        <w:tc>
          <w:tcPr>
            <w:tcW w:w="1480" w:type="dxa"/>
            <w:noWrap/>
            <w:hideMark/>
          </w:tcPr>
          <w:p w14:paraId="54DAA247" w14:textId="77777777" w:rsidR="00CB6958" w:rsidRPr="008F7E10" w:rsidRDefault="00CB6958" w:rsidP="00806FD8">
            <w:pPr>
              <w:jc w:val="left"/>
              <w:rPr>
                <w:bCs/>
              </w:rPr>
            </w:pPr>
            <w:r w:rsidRPr="008F7E10">
              <w:rPr>
                <w:color w:val="000000"/>
              </w:rPr>
              <w:t>-0.07</w:t>
            </w:r>
          </w:p>
        </w:tc>
        <w:tc>
          <w:tcPr>
            <w:tcW w:w="1480" w:type="dxa"/>
            <w:noWrap/>
            <w:hideMark/>
          </w:tcPr>
          <w:p w14:paraId="62906139" w14:textId="77777777" w:rsidR="00CB6958" w:rsidRPr="008F7E10" w:rsidRDefault="00CB6958" w:rsidP="00806FD8">
            <w:pPr>
              <w:jc w:val="left"/>
              <w:rPr>
                <w:bCs/>
              </w:rPr>
            </w:pPr>
            <w:r w:rsidRPr="008F7E10">
              <w:rPr>
                <w:color w:val="000000"/>
              </w:rPr>
              <w:t>0.12</w:t>
            </w:r>
          </w:p>
        </w:tc>
        <w:tc>
          <w:tcPr>
            <w:tcW w:w="1300" w:type="dxa"/>
            <w:noWrap/>
            <w:hideMark/>
          </w:tcPr>
          <w:p w14:paraId="57EEB15B" w14:textId="77777777" w:rsidR="00CB6958" w:rsidRPr="008F7E10" w:rsidRDefault="00CB6958" w:rsidP="00806FD8">
            <w:pPr>
              <w:jc w:val="left"/>
              <w:rPr>
                <w:bCs/>
              </w:rPr>
            </w:pPr>
            <w:r w:rsidRPr="008F7E10">
              <w:rPr>
                <w:color w:val="000000"/>
              </w:rPr>
              <w:t>-0.55</w:t>
            </w:r>
          </w:p>
        </w:tc>
        <w:tc>
          <w:tcPr>
            <w:tcW w:w="1300" w:type="dxa"/>
            <w:noWrap/>
            <w:hideMark/>
          </w:tcPr>
          <w:p w14:paraId="7B16CE3D" w14:textId="77777777" w:rsidR="00CB6958" w:rsidRPr="008F7E10" w:rsidRDefault="00CB6958" w:rsidP="00806FD8">
            <w:pPr>
              <w:jc w:val="left"/>
              <w:rPr>
                <w:bCs/>
              </w:rPr>
            </w:pPr>
            <w:r w:rsidRPr="008F7E10">
              <w:rPr>
                <w:color w:val="000000"/>
              </w:rPr>
              <w:t>0.58</w:t>
            </w:r>
          </w:p>
        </w:tc>
      </w:tr>
      <w:tr w:rsidR="00CB6958" w:rsidRPr="008F7E10" w14:paraId="33F04EB4" w14:textId="77777777" w:rsidTr="00806FD8">
        <w:trPr>
          <w:trHeight w:val="320"/>
        </w:trPr>
        <w:tc>
          <w:tcPr>
            <w:tcW w:w="2992" w:type="dxa"/>
            <w:noWrap/>
            <w:hideMark/>
          </w:tcPr>
          <w:p w14:paraId="6A55DE1E" w14:textId="37524276" w:rsidR="00CB6958" w:rsidRPr="008F7E10" w:rsidRDefault="00CB6958" w:rsidP="00806FD8">
            <w:pPr>
              <w:jc w:val="left"/>
              <w:rPr>
                <w:bCs/>
              </w:rPr>
            </w:pPr>
            <w:r>
              <w:rPr>
                <w:bCs/>
              </w:rPr>
              <w:t>T</w:t>
            </w:r>
            <w:r w:rsidRPr="008F7E10">
              <w:rPr>
                <w:bCs/>
              </w:rPr>
              <w:t>id</w:t>
            </w:r>
            <w:del w:id="412" w:author="Isabelle Cote" w:date="2025-08-12T14:08:00Z" w16du:dateUtc="2025-08-12T21:08:00Z">
              <w:r w:rsidRPr="008F7E10" w:rsidDel="00D87C1E">
                <w:rPr>
                  <w:bCs/>
                </w:rPr>
                <w:delText>e</w:delText>
              </w:r>
            </w:del>
            <w:ins w:id="413" w:author="Isabelle Cote" w:date="2025-08-12T14:08:00Z" w16du:dateUtc="2025-08-12T21:08:00Z">
              <w:r w:rsidR="00D87C1E">
                <w:rPr>
                  <w:bCs/>
                </w:rPr>
                <w:t>al</w:t>
              </w:r>
            </w:ins>
            <w:r>
              <w:rPr>
                <w:bCs/>
              </w:rPr>
              <w:t xml:space="preserve"> exchange</w:t>
            </w:r>
          </w:p>
        </w:tc>
        <w:tc>
          <w:tcPr>
            <w:tcW w:w="1480" w:type="dxa"/>
            <w:noWrap/>
            <w:hideMark/>
          </w:tcPr>
          <w:p w14:paraId="7B3708D9" w14:textId="77777777" w:rsidR="00CB6958" w:rsidRPr="008F7E10" w:rsidRDefault="00CB6958" w:rsidP="00806FD8">
            <w:pPr>
              <w:jc w:val="left"/>
              <w:rPr>
                <w:bCs/>
              </w:rPr>
            </w:pPr>
            <w:r w:rsidRPr="008F7E10">
              <w:rPr>
                <w:color w:val="000000"/>
              </w:rPr>
              <w:t>0.00</w:t>
            </w:r>
          </w:p>
        </w:tc>
        <w:tc>
          <w:tcPr>
            <w:tcW w:w="1480" w:type="dxa"/>
            <w:noWrap/>
            <w:hideMark/>
          </w:tcPr>
          <w:p w14:paraId="095B78E0" w14:textId="77777777" w:rsidR="00CB6958" w:rsidRPr="008F7E10" w:rsidRDefault="00CB6958" w:rsidP="00806FD8">
            <w:pPr>
              <w:jc w:val="left"/>
              <w:rPr>
                <w:bCs/>
              </w:rPr>
            </w:pPr>
            <w:r w:rsidRPr="008F7E10">
              <w:rPr>
                <w:color w:val="000000"/>
              </w:rPr>
              <w:t>0.08</w:t>
            </w:r>
          </w:p>
        </w:tc>
        <w:tc>
          <w:tcPr>
            <w:tcW w:w="1300" w:type="dxa"/>
            <w:noWrap/>
            <w:hideMark/>
          </w:tcPr>
          <w:p w14:paraId="1538EF96" w14:textId="77777777" w:rsidR="00CB6958" w:rsidRPr="008F7E10" w:rsidRDefault="00CB6958" w:rsidP="00806FD8">
            <w:pPr>
              <w:jc w:val="left"/>
              <w:rPr>
                <w:bCs/>
              </w:rPr>
            </w:pPr>
            <w:r w:rsidRPr="008F7E10">
              <w:rPr>
                <w:color w:val="000000"/>
              </w:rPr>
              <w:t>0.00</w:t>
            </w:r>
          </w:p>
        </w:tc>
        <w:tc>
          <w:tcPr>
            <w:tcW w:w="1300" w:type="dxa"/>
            <w:noWrap/>
            <w:hideMark/>
          </w:tcPr>
          <w:p w14:paraId="444C0889" w14:textId="77777777" w:rsidR="00CB6958" w:rsidRPr="008F7E10" w:rsidRDefault="00CB6958" w:rsidP="00806FD8">
            <w:pPr>
              <w:jc w:val="left"/>
              <w:rPr>
                <w:bCs/>
              </w:rPr>
            </w:pPr>
            <w:r w:rsidRPr="008F7E10">
              <w:rPr>
                <w:color w:val="000000"/>
              </w:rPr>
              <w:t>1.00</w:t>
            </w:r>
          </w:p>
        </w:tc>
      </w:tr>
      <w:tr w:rsidR="00CB6958" w:rsidRPr="008F7E10" w14:paraId="39AAE2DB" w14:textId="77777777" w:rsidTr="00806FD8">
        <w:trPr>
          <w:trHeight w:val="320"/>
        </w:trPr>
        <w:tc>
          <w:tcPr>
            <w:tcW w:w="2992" w:type="dxa"/>
            <w:noWrap/>
            <w:hideMark/>
          </w:tcPr>
          <w:p w14:paraId="25082E8D" w14:textId="77777777" w:rsidR="00CB6958" w:rsidRPr="008F7E10" w:rsidRDefault="00CB6958" w:rsidP="00806FD8">
            <w:pPr>
              <w:jc w:val="left"/>
              <w:rPr>
                <w:bCs/>
              </w:rPr>
            </w:pPr>
            <w:r>
              <w:rPr>
                <w:bCs/>
              </w:rPr>
              <w:t>Biodiversity</w:t>
            </w:r>
          </w:p>
        </w:tc>
        <w:tc>
          <w:tcPr>
            <w:tcW w:w="1480" w:type="dxa"/>
            <w:noWrap/>
            <w:hideMark/>
          </w:tcPr>
          <w:p w14:paraId="45EEA4EC" w14:textId="77777777" w:rsidR="00CB6958" w:rsidRPr="008F7E10" w:rsidRDefault="00CB6958" w:rsidP="00806FD8">
            <w:pPr>
              <w:jc w:val="left"/>
              <w:rPr>
                <w:bCs/>
              </w:rPr>
            </w:pPr>
            <w:r w:rsidRPr="008F7E10">
              <w:rPr>
                <w:color w:val="000000"/>
              </w:rPr>
              <w:t>-0.10</w:t>
            </w:r>
          </w:p>
        </w:tc>
        <w:tc>
          <w:tcPr>
            <w:tcW w:w="1480" w:type="dxa"/>
            <w:noWrap/>
            <w:hideMark/>
          </w:tcPr>
          <w:p w14:paraId="6F39D96F" w14:textId="77777777" w:rsidR="00CB6958" w:rsidRPr="008F7E10" w:rsidRDefault="00CB6958" w:rsidP="00806FD8">
            <w:pPr>
              <w:jc w:val="left"/>
              <w:rPr>
                <w:bCs/>
              </w:rPr>
            </w:pPr>
            <w:r w:rsidRPr="008F7E10">
              <w:rPr>
                <w:color w:val="000000"/>
              </w:rPr>
              <w:t>0.12</w:t>
            </w:r>
          </w:p>
        </w:tc>
        <w:tc>
          <w:tcPr>
            <w:tcW w:w="1300" w:type="dxa"/>
            <w:noWrap/>
            <w:hideMark/>
          </w:tcPr>
          <w:p w14:paraId="19576027" w14:textId="77777777" w:rsidR="00CB6958" w:rsidRPr="008F7E10" w:rsidRDefault="00CB6958" w:rsidP="00806FD8">
            <w:pPr>
              <w:jc w:val="left"/>
              <w:rPr>
                <w:bCs/>
              </w:rPr>
            </w:pPr>
            <w:r w:rsidRPr="008F7E10">
              <w:rPr>
                <w:color w:val="000000"/>
              </w:rPr>
              <w:t>-0.80</w:t>
            </w:r>
          </w:p>
        </w:tc>
        <w:tc>
          <w:tcPr>
            <w:tcW w:w="1300" w:type="dxa"/>
            <w:noWrap/>
            <w:hideMark/>
          </w:tcPr>
          <w:p w14:paraId="48107024" w14:textId="77777777" w:rsidR="00CB6958" w:rsidRPr="008F7E10" w:rsidRDefault="00CB6958" w:rsidP="00806FD8">
            <w:pPr>
              <w:jc w:val="left"/>
              <w:rPr>
                <w:bCs/>
              </w:rPr>
            </w:pPr>
            <w:r w:rsidRPr="008F7E10">
              <w:rPr>
                <w:color w:val="000000"/>
              </w:rPr>
              <w:t>0.42</w:t>
            </w:r>
          </w:p>
        </w:tc>
      </w:tr>
      <w:tr w:rsidR="00CB6958" w:rsidRPr="008F7E10" w14:paraId="2BAD7454" w14:textId="77777777" w:rsidTr="00806FD8">
        <w:trPr>
          <w:trHeight w:val="320"/>
        </w:trPr>
        <w:tc>
          <w:tcPr>
            <w:tcW w:w="2992" w:type="dxa"/>
            <w:noWrap/>
            <w:hideMark/>
          </w:tcPr>
          <w:p w14:paraId="6BCDB3DD" w14:textId="77777777" w:rsidR="00CB6958" w:rsidRPr="008F7E10" w:rsidRDefault="00CB6958" w:rsidP="00806FD8">
            <w:pPr>
              <w:jc w:val="left"/>
              <w:rPr>
                <w:bCs/>
              </w:rPr>
            </w:pPr>
            <w:r>
              <w:rPr>
                <w:bCs/>
              </w:rPr>
              <w:t>D</w:t>
            </w:r>
            <w:r w:rsidRPr="008F7E10">
              <w:rPr>
                <w:bCs/>
              </w:rPr>
              <w:t>epth</w:t>
            </w:r>
          </w:p>
        </w:tc>
        <w:tc>
          <w:tcPr>
            <w:tcW w:w="1480" w:type="dxa"/>
            <w:noWrap/>
            <w:hideMark/>
          </w:tcPr>
          <w:p w14:paraId="4D7A09FD" w14:textId="77777777" w:rsidR="00CB6958" w:rsidRPr="008F7E10" w:rsidRDefault="00CB6958" w:rsidP="00806FD8">
            <w:pPr>
              <w:jc w:val="left"/>
              <w:rPr>
                <w:bCs/>
              </w:rPr>
            </w:pPr>
            <w:r w:rsidRPr="008F7E10">
              <w:rPr>
                <w:color w:val="000000"/>
              </w:rPr>
              <w:t>0.05</w:t>
            </w:r>
          </w:p>
        </w:tc>
        <w:tc>
          <w:tcPr>
            <w:tcW w:w="1480" w:type="dxa"/>
            <w:noWrap/>
            <w:hideMark/>
          </w:tcPr>
          <w:p w14:paraId="5DDE0D8B" w14:textId="77777777" w:rsidR="00CB6958" w:rsidRPr="008F7E10" w:rsidRDefault="00CB6958" w:rsidP="00806FD8">
            <w:pPr>
              <w:jc w:val="left"/>
              <w:rPr>
                <w:bCs/>
              </w:rPr>
            </w:pPr>
            <w:r w:rsidRPr="008F7E10">
              <w:rPr>
                <w:color w:val="000000"/>
              </w:rPr>
              <w:t>0.09</w:t>
            </w:r>
          </w:p>
        </w:tc>
        <w:tc>
          <w:tcPr>
            <w:tcW w:w="1300" w:type="dxa"/>
            <w:noWrap/>
            <w:hideMark/>
          </w:tcPr>
          <w:p w14:paraId="2ABA7726" w14:textId="77777777" w:rsidR="00CB6958" w:rsidRPr="008F7E10" w:rsidRDefault="00CB6958" w:rsidP="00806FD8">
            <w:pPr>
              <w:jc w:val="left"/>
              <w:rPr>
                <w:bCs/>
              </w:rPr>
            </w:pPr>
            <w:r w:rsidRPr="008F7E10">
              <w:rPr>
                <w:color w:val="000000"/>
              </w:rPr>
              <w:t>0.51</w:t>
            </w:r>
          </w:p>
        </w:tc>
        <w:tc>
          <w:tcPr>
            <w:tcW w:w="1300" w:type="dxa"/>
            <w:noWrap/>
            <w:hideMark/>
          </w:tcPr>
          <w:p w14:paraId="4E79A4A0" w14:textId="77777777" w:rsidR="00CB6958" w:rsidRPr="008F7E10" w:rsidRDefault="00CB6958" w:rsidP="00806FD8">
            <w:pPr>
              <w:jc w:val="left"/>
              <w:rPr>
                <w:bCs/>
              </w:rPr>
            </w:pPr>
            <w:r w:rsidRPr="008F7E10">
              <w:rPr>
                <w:color w:val="000000"/>
              </w:rPr>
              <w:t>0.61</w:t>
            </w:r>
          </w:p>
        </w:tc>
      </w:tr>
      <w:tr w:rsidR="00CB6958" w:rsidRPr="008F7E10" w14:paraId="7FEDB8EC" w14:textId="77777777" w:rsidTr="00806FD8">
        <w:trPr>
          <w:trHeight w:val="320"/>
        </w:trPr>
        <w:tc>
          <w:tcPr>
            <w:tcW w:w="2992" w:type="dxa"/>
            <w:noWrap/>
            <w:hideMark/>
          </w:tcPr>
          <w:p w14:paraId="38548B10" w14:textId="77777777" w:rsidR="00CB6958" w:rsidRPr="008F7E10" w:rsidRDefault="00CB6958" w:rsidP="00806FD8">
            <w:pPr>
              <w:jc w:val="left"/>
              <w:rPr>
                <w:bCs/>
              </w:rPr>
            </w:pPr>
            <w:proofErr w:type="spellStart"/>
            <w:proofErr w:type="gramStart"/>
            <w:r>
              <w:rPr>
                <w:bCs/>
              </w:rPr>
              <w:t>A</w:t>
            </w:r>
            <w:r w:rsidRPr="008F7E10">
              <w:rPr>
                <w:bCs/>
              </w:rPr>
              <w:t>bundance:tide</w:t>
            </w:r>
            <w:proofErr w:type="spellEnd"/>
            <w:proofErr w:type="gramEnd"/>
          </w:p>
        </w:tc>
        <w:tc>
          <w:tcPr>
            <w:tcW w:w="1480" w:type="dxa"/>
            <w:noWrap/>
            <w:hideMark/>
          </w:tcPr>
          <w:p w14:paraId="1E67C8C5" w14:textId="77777777" w:rsidR="00CB6958" w:rsidRPr="008F7E10" w:rsidRDefault="00CB6958" w:rsidP="00806FD8">
            <w:pPr>
              <w:jc w:val="left"/>
              <w:rPr>
                <w:bCs/>
              </w:rPr>
            </w:pPr>
            <w:r w:rsidRPr="008F7E10">
              <w:rPr>
                <w:color w:val="000000"/>
              </w:rPr>
              <w:t>-0.25</w:t>
            </w:r>
          </w:p>
        </w:tc>
        <w:tc>
          <w:tcPr>
            <w:tcW w:w="1480" w:type="dxa"/>
            <w:noWrap/>
            <w:hideMark/>
          </w:tcPr>
          <w:p w14:paraId="0E8DECE2" w14:textId="77777777" w:rsidR="00CB6958" w:rsidRPr="008F7E10" w:rsidRDefault="00CB6958" w:rsidP="00806FD8">
            <w:pPr>
              <w:jc w:val="left"/>
              <w:rPr>
                <w:bCs/>
              </w:rPr>
            </w:pPr>
            <w:r w:rsidRPr="008F7E10">
              <w:rPr>
                <w:color w:val="000000"/>
              </w:rPr>
              <w:t>0.10</w:t>
            </w:r>
          </w:p>
        </w:tc>
        <w:tc>
          <w:tcPr>
            <w:tcW w:w="1300" w:type="dxa"/>
            <w:noWrap/>
            <w:hideMark/>
          </w:tcPr>
          <w:p w14:paraId="75C5603B" w14:textId="77777777" w:rsidR="00CB6958" w:rsidRPr="008F7E10" w:rsidRDefault="00CB6958" w:rsidP="00806FD8">
            <w:pPr>
              <w:jc w:val="left"/>
              <w:rPr>
                <w:bCs/>
              </w:rPr>
            </w:pPr>
            <w:r w:rsidRPr="008F7E10">
              <w:rPr>
                <w:color w:val="000000"/>
              </w:rPr>
              <w:t>-2.54</w:t>
            </w:r>
          </w:p>
        </w:tc>
        <w:tc>
          <w:tcPr>
            <w:tcW w:w="1300" w:type="dxa"/>
            <w:noWrap/>
            <w:hideMark/>
          </w:tcPr>
          <w:p w14:paraId="3009B83D" w14:textId="77777777" w:rsidR="00CB6958" w:rsidRPr="008F7E10" w:rsidRDefault="00CB6958" w:rsidP="00806FD8">
            <w:pPr>
              <w:jc w:val="left"/>
              <w:rPr>
                <w:bCs/>
              </w:rPr>
            </w:pPr>
            <w:r w:rsidRPr="008F7E10">
              <w:rPr>
                <w:color w:val="000000"/>
              </w:rPr>
              <w:t>0.01</w:t>
            </w:r>
          </w:p>
        </w:tc>
      </w:tr>
    </w:tbl>
    <w:p w14:paraId="5DDC41D9" w14:textId="77777777" w:rsidR="00CB6958" w:rsidRDefault="00CB6958" w:rsidP="00CB6958">
      <w:pPr>
        <w:spacing w:line="480" w:lineRule="auto"/>
        <w:rPr>
          <w:bCs/>
        </w:rPr>
      </w:pPr>
    </w:p>
    <w:p w14:paraId="65D7154B" w14:textId="77777777" w:rsidR="00CB6958" w:rsidRDefault="00CB6958" w:rsidP="00CB6958">
      <w:pPr>
        <w:rPr>
          <w:b/>
        </w:rPr>
      </w:pPr>
      <w:r>
        <w:rPr>
          <w:b/>
        </w:rPr>
        <w:br w:type="page"/>
      </w:r>
    </w:p>
    <w:p w14:paraId="0758DAEE" w14:textId="77777777" w:rsidR="00CB6958" w:rsidRPr="00140FE6" w:rsidRDefault="00CB6958" w:rsidP="00CB6958">
      <w:pPr>
        <w:spacing w:line="480" w:lineRule="auto"/>
      </w:pPr>
      <w:r w:rsidRPr="007A639B">
        <w:rPr>
          <w:b/>
        </w:rPr>
        <w:lastRenderedPageBreak/>
        <w:t>Table S1.</w:t>
      </w:r>
      <w:r>
        <w:rPr>
          <w:b/>
        </w:rPr>
        <w:t>0</w:t>
      </w:r>
      <w:r w:rsidRPr="007A639B">
        <w:rPr>
          <w:b/>
        </w:rPr>
        <w:t>9</w:t>
      </w:r>
      <w:r>
        <w:rPr>
          <w:bCs/>
        </w:rPr>
        <w:t xml:space="preserve">. Small-scale linear mixed effect model describing drivers of ammonium concentration inside – outside kelp forests. </w:t>
      </w:r>
      <w:r w:rsidRPr="008F7E10">
        <w:rPr>
          <w:bCs/>
        </w:rPr>
        <w:t>Continuous predictors were centred and scaled</w:t>
      </w:r>
      <w:r>
        <w:rPr>
          <w:bCs/>
        </w:rPr>
        <w:t xml:space="preserve">. Kelp species is a categorical predictor with three levels: </w:t>
      </w:r>
      <w:r>
        <w:t>m</w:t>
      </w:r>
      <w:r w:rsidRPr="00861362">
        <w:t xml:space="preserve">acro = </w:t>
      </w:r>
      <w:r w:rsidRPr="00861362">
        <w:rPr>
          <w:i/>
          <w:iCs/>
        </w:rPr>
        <w:t xml:space="preserve">Macrocystis </w:t>
      </w:r>
      <w:proofErr w:type="spellStart"/>
      <w:r w:rsidRPr="00861362">
        <w:rPr>
          <w:i/>
          <w:iCs/>
        </w:rPr>
        <w:t>pyrifera</w:t>
      </w:r>
      <w:proofErr w:type="spellEnd"/>
      <w:r>
        <w:rPr>
          <w:i/>
          <w:iCs/>
        </w:rPr>
        <w:t xml:space="preserve"> </w:t>
      </w:r>
      <w:r>
        <w:t>(intercept level)</w:t>
      </w:r>
      <w:r w:rsidRPr="00861362">
        <w:t xml:space="preserve">, </w:t>
      </w:r>
      <w:proofErr w:type="spellStart"/>
      <w:r>
        <w:t>n</w:t>
      </w:r>
      <w:r w:rsidRPr="00861362">
        <w:t>ereo</w:t>
      </w:r>
      <w:proofErr w:type="spellEnd"/>
      <w:r w:rsidRPr="00861362">
        <w:t xml:space="preserve"> = </w:t>
      </w:r>
      <w:proofErr w:type="spellStart"/>
      <w:r w:rsidRPr="00861362">
        <w:rPr>
          <w:i/>
          <w:iCs/>
        </w:rPr>
        <w:t>Nereocystis</w:t>
      </w:r>
      <w:proofErr w:type="spellEnd"/>
      <w:r w:rsidRPr="00861362">
        <w:rPr>
          <w:i/>
          <w:iCs/>
        </w:rPr>
        <w:t xml:space="preserve"> </w:t>
      </w:r>
      <w:proofErr w:type="spellStart"/>
      <w:r w:rsidRPr="00861362">
        <w:rPr>
          <w:i/>
          <w:iCs/>
        </w:rPr>
        <w:t>luetkeana</w:t>
      </w:r>
      <w:proofErr w:type="spellEnd"/>
      <w:r w:rsidRPr="00861362">
        <w:t xml:space="preserve">, </w:t>
      </w:r>
      <w:r>
        <w:t>n</w:t>
      </w:r>
      <w:r w:rsidRPr="00861362">
        <w:t>one = no kelp control.</w:t>
      </w:r>
    </w:p>
    <w:tbl>
      <w:tblPr>
        <w:tblStyle w:val="Nikola"/>
        <w:tblW w:w="0" w:type="auto"/>
        <w:tblLook w:val="04A0" w:firstRow="1" w:lastRow="0" w:firstColumn="1" w:lastColumn="0" w:noHBand="0" w:noVBand="1"/>
      </w:tblPr>
      <w:tblGrid>
        <w:gridCol w:w="1985"/>
        <w:gridCol w:w="1559"/>
        <w:gridCol w:w="1701"/>
        <w:gridCol w:w="1475"/>
        <w:gridCol w:w="1640"/>
      </w:tblGrid>
      <w:tr w:rsidR="00CB6958" w:rsidRPr="00140FE6" w14:paraId="352DEA4B"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985" w:type="dxa"/>
            <w:noWrap/>
            <w:hideMark/>
          </w:tcPr>
          <w:p w14:paraId="76D39986" w14:textId="77777777" w:rsidR="00CB6958" w:rsidRPr="00C62CA7" w:rsidRDefault="00CB6958" w:rsidP="00806FD8">
            <w:pPr>
              <w:rPr>
                <w:bCs/>
              </w:rPr>
            </w:pPr>
          </w:p>
        </w:tc>
        <w:tc>
          <w:tcPr>
            <w:tcW w:w="1559" w:type="dxa"/>
            <w:noWrap/>
            <w:hideMark/>
          </w:tcPr>
          <w:p w14:paraId="2EB5AB4F" w14:textId="77777777" w:rsidR="00CB6958" w:rsidRPr="00C62CA7" w:rsidRDefault="00CB6958" w:rsidP="00806FD8">
            <w:pPr>
              <w:jc w:val="left"/>
              <w:rPr>
                <w:b/>
              </w:rPr>
            </w:pPr>
            <w:r w:rsidRPr="00C62CA7">
              <w:rPr>
                <w:b/>
              </w:rPr>
              <w:t>Estimate</w:t>
            </w:r>
          </w:p>
        </w:tc>
        <w:tc>
          <w:tcPr>
            <w:tcW w:w="1701" w:type="dxa"/>
            <w:noWrap/>
            <w:hideMark/>
          </w:tcPr>
          <w:p w14:paraId="0A79B252" w14:textId="77777777" w:rsidR="00CB6958" w:rsidRPr="00C62CA7" w:rsidRDefault="00CB6958" w:rsidP="00806FD8">
            <w:pPr>
              <w:jc w:val="left"/>
              <w:rPr>
                <w:b/>
              </w:rPr>
            </w:pPr>
            <w:r w:rsidRPr="00C62CA7">
              <w:rPr>
                <w:b/>
              </w:rPr>
              <w:t>Std. error</w:t>
            </w:r>
          </w:p>
        </w:tc>
        <w:tc>
          <w:tcPr>
            <w:tcW w:w="1475" w:type="dxa"/>
            <w:noWrap/>
            <w:hideMark/>
          </w:tcPr>
          <w:p w14:paraId="79BAA53D" w14:textId="77777777" w:rsidR="00CB6958" w:rsidRPr="00C62CA7" w:rsidRDefault="00CB6958" w:rsidP="00806FD8">
            <w:pPr>
              <w:jc w:val="left"/>
              <w:rPr>
                <w:b/>
              </w:rPr>
            </w:pPr>
            <w:r w:rsidRPr="00C62CA7">
              <w:rPr>
                <w:b/>
              </w:rPr>
              <w:t>z value</w:t>
            </w:r>
          </w:p>
        </w:tc>
        <w:tc>
          <w:tcPr>
            <w:tcW w:w="1640" w:type="dxa"/>
            <w:noWrap/>
            <w:hideMark/>
          </w:tcPr>
          <w:p w14:paraId="086210DF" w14:textId="77777777" w:rsidR="00CB6958" w:rsidRPr="00C62CA7" w:rsidRDefault="00CB6958" w:rsidP="00806FD8">
            <w:pPr>
              <w:jc w:val="left"/>
              <w:rPr>
                <w:b/>
              </w:rPr>
            </w:pPr>
            <w:r w:rsidRPr="00C62CA7">
              <w:rPr>
                <w:b/>
              </w:rPr>
              <w:t>p value</w:t>
            </w:r>
          </w:p>
        </w:tc>
      </w:tr>
      <w:tr w:rsidR="00CB6958" w:rsidRPr="00140FE6" w14:paraId="457EB9AC" w14:textId="77777777" w:rsidTr="00806FD8">
        <w:trPr>
          <w:trHeight w:val="320"/>
        </w:trPr>
        <w:tc>
          <w:tcPr>
            <w:tcW w:w="1985" w:type="dxa"/>
            <w:noWrap/>
            <w:hideMark/>
          </w:tcPr>
          <w:p w14:paraId="3D820A53" w14:textId="77777777" w:rsidR="00CB6958" w:rsidRPr="00C62CA7" w:rsidRDefault="00CB6958" w:rsidP="00806FD8">
            <w:pPr>
              <w:jc w:val="left"/>
              <w:rPr>
                <w:bCs/>
              </w:rPr>
            </w:pPr>
            <w:r w:rsidRPr="00C62CA7">
              <w:rPr>
                <w:bCs/>
              </w:rPr>
              <w:t>Intercept</w:t>
            </w:r>
          </w:p>
        </w:tc>
        <w:tc>
          <w:tcPr>
            <w:tcW w:w="1559" w:type="dxa"/>
            <w:noWrap/>
            <w:vAlign w:val="top"/>
            <w:hideMark/>
          </w:tcPr>
          <w:p w14:paraId="40D2EC24" w14:textId="77777777" w:rsidR="00CB6958" w:rsidRPr="00C62CA7" w:rsidRDefault="00CB6958" w:rsidP="00806FD8">
            <w:pPr>
              <w:jc w:val="left"/>
              <w:rPr>
                <w:bCs/>
              </w:rPr>
            </w:pPr>
            <w:r w:rsidRPr="00C62CA7">
              <w:t>0.16</w:t>
            </w:r>
          </w:p>
        </w:tc>
        <w:tc>
          <w:tcPr>
            <w:tcW w:w="1701" w:type="dxa"/>
            <w:noWrap/>
            <w:vAlign w:val="top"/>
            <w:hideMark/>
          </w:tcPr>
          <w:p w14:paraId="76BA00AF" w14:textId="77777777" w:rsidR="00CB6958" w:rsidRPr="00C62CA7" w:rsidRDefault="00CB6958" w:rsidP="00806FD8">
            <w:pPr>
              <w:jc w:val="left"/>
              <w:rPr>
                <w:bCs/>
              </w:rPr>
            </w:pPr>
            <w:r w:rsidRPr="00C62CA7">
              <w:t>0.03</w:t>
            </w:r>
          </w:p>
        </w:tc>
        <w:tc>
          <w:tcPr>
            <w:tcW w:w="1475" w:type="dxa"/>
            <w:noWrap/>
            <w:vAlign w:val="top"/>
            <w:hideMark/>
          </w:tcPr>
          <w:p w14:paraId="58B93115" w14:textId="77777777" w:rsidR="00CB6958" w:rsidRPr="00C62CA7" w:rsidRDefault="00CB6958" w:rsidP="00806FD8">
            <w:pPr>
              <w:jc w:val="left"/>
              <w:rPr>
                <w:bCs/>
              </w:rPr>
            </w:pPr>
            <w:r w:rsidRPr="00C62CA7">
              <w:t>5.91</w:t>
            </w:r>
          </w:p>
        </w:tc>
        <w:tc>
          <w:tcPr>
            <w:tcW w:w="1640" w:type="dxa"/>
            <w:noWrap/>
            <w:vAlign w:val="top"/>
            <w:hideMark/>
          </w:tcPr>
          <w:p w14:paraId="539CE80A" w14:textId="77777777" w:rsidR="00CB6958" w:rsidRPr="00C62CA7" w:rsidRDefault="00CB6958" w:rsidP="00806FD8">
            <w:pPr>
              <w:jc w:val="left"/>
              <w:rPr>
                <w:bCs/>
              </w:rPr>
            </w:pPr>
            <w:r w:rsidRPr="00C62CA7">
              <w:t>&lt;</w:t>
            </w:r>
            <w:r>
              <w:t xml:space="preserve"> </w:t>
            </w:r>
            <w:r w:rsidRPr="00C62CA7">
              <w:t>0.001</w:t>
            </w:r>
          </w:p>
        </w:tc>
      </w:tr>
      <w:tr w:rsidR="00CB6958" w:rsidRPr="00140FE6" w14:paraId="736E8F06" w14:textId="77777777" w:rsidTr="00806FD8">
        <w:trPr>
          <w:trHeight w:val="320"/>
        </w:trPr>
        <w:tc>
          <w:tcPr>
            <w:tcW w:w="1985" w:type="dxa"/>
            <w:noWrap/>
            <w:hideMark/>
          </w:tcPr>
          <w:p w14:paraId="29A5E6DC" w14:textId="77777777" w:rsidR="00CB6958" w:rsidRPr="00C62CA7" w:rsidRDefault="00CB6958" w:rsidP="00806FD8">
            <w:pPr>
              <w:jc w:val="left"/>
              <w:rPr>
                <w:bCs/>
              </w:rPr>
            </w:pPr>
            <w:r w:rsidRPr="00C62CA7">
              <w:rPr>
                <w:bCs/>
              </w:rPr>
              <w:t xml:space="preserve">Kelp </w:t>
            </w:r>
            <w:proofErr w:type="spellStart"/>
            <w:r w:rsidRPr="00C62CA7">
              <w:rPr>
                <w:bCs/>
              </w:rPr>
              <w:t>nereo</w:t>
            </w:r>
            <w:proofErr w:type="spellEnd"/>
          </w:p>
        </w:tc>
        <w:tc>
          <w:tcPr>
            <w:tcW w:w="1559" w:type="dxa"/>
            <w:noWrap/>
            <w:vAlign w:val="top"/>
            <w:hideMark/>
          </w:tcPr>
          <w:p w14:paraId="5C96448F" w14:textId="77777777" w:rsidR="00CB6958" w:rsidRPr="00C62CA7" w:rsidRDefault="00CB6958" w:rsidP="00806FD8">
            <w:pPr>
              <w:jc w:val="left"/>
              <w:rPr>
                <w:bCs/>
              </w:rPr>
            </w:pPr>
            <w:r w:rsidRPr="00C62CA7">
              <w:t>0.24</w:t>
            </w:r>
          </w:p>
        </w:tc>
        <w:tc>
          <w:tcPr>
            <w:tcW w:w="1701" w:type="dxa"/>
            <w:noWrap/>
            <w:vAlign w:val="top"/>
            <w:hideMark/>
          </w:tcPr>
          <w:p w14:paraId="0BD11C76" w14:textId="77777777" w:rsidR="00CB6958" w:rsidRPr="00C62CA7" w:rsidRDefault="00CB6958" w:rsidP="00806FD8">
            <w:pPr>
              <w:jc w:val="left"/>
              <w:rPr>
                <w:bCs/>
              </w:rPr>
            </w:pPr>
            <w:r w:rsidRPr="00C62CA7">
              <w:t>0.07</w:t>
            </w:r>
          </w:p>
        </w:tc>
        <w:tc>
          <w:tcPr>
            <w:tcW w:w="1475" w:type="dxa"/>
            <w:noWrap/>
            <w:vAlign w:val="top"/>
            <w:hideMark/>
          </w:tcPr>
          <w:p w14:paraId="703D8DAA" w14:textId="77777777" w:rsidR="00CB6958" w:rsidRPr="00C62CA7" w:rsidRDefault="00CB6958" w:rsidP="00806FD8">
            <w:pPr>
              <w:jc w:val="left"/>
              <w:rPr>
                <w:bCs/>
              </w:rPr>
            </w:pPr>
            <w:r w:rsidRPr="00C62CA7">
              <w:t>3.64</w:t>
            </w:r>
          </w:p>
        </w:tc>
        <w:tc>
          <w:tcPr>
            <w:tcW w:w="1640" w:type="dxa"/>
            <w:noWrap/>
            <w:vAlign w:val="top"/>
            <w:hideMark/>
          </w:tcPr>
          <w:p w14:paraId="0470B8CF" w14:textId="77777777" w:rsidR="00CB6958" w:rsidRPr="00C62CA7" w:rsidRDefault="00CB6958" w:rsidP="00806FD8">
            <w:pPr>
              <w:jc w:val="left"/>
              <w:rPr>
                <w:bCs/>
              </w:rPr>
            </w:pPr>
            <w:r w:rsidRPr="00C62CA7">
              <w:t>&lt;</w:t>
            </w:r>
            <w:r>
              <w:t xml:space="preserve"> </w:t>
            </w:r>
            <w:r w:rsidRPr="00C62CA7">
              <w:t>0.001</w:t>
            </w:r>
          </w:p>
        </w:tc>
      </w:tr>
      <w:tr w:rsidR="00CB6958" w:rsidRPr="00140FE6" w14:paraId="2AD6EFD6" w14:textId="77777777" w:rsidTr="00806FD8">
        <w:trPr>
          <w:trHeight w:val="320"/>
        </w:trPr>
        <w:tc>
          <w:tcPr>
            <w:tcW w:w="1985" w:type="dxa"/>
            <w:noWrap/>
            <w:hideMark/>
          </w:tcPr>
          <w:p w14:paraId="7371D15D" w14:textId="77777777" w:rsidR="00CB6958" w:rsidRPr="00C62CA7" w:rsidRDefault="00CB6958" w:rsidP="00806FD8">
            <w:pPr>
              <w:jc w:val="left"/>
              <w:rPr>
                <w:bCs/>
              </w:rPr>
            </w:pPr>
            <w:r w:rsidRPr="00C62CA7">
              <w:rPr>
                <w:bCs/>
              </w:rPr>
              <w:t>Kelp none</w:t>
            </w:r>
          </w:p>
        </w:tc>
        <w:tc>
          <w:tcPr>
            <w:tcW w:w="1559" w:type="dxa"/>
            <w:noWrap/>
            <w:vAlign w:val="top"/>
            <w:hideMark/>
          </w:tcPr>
          <w:p w14:paraId="7079C41C" w14:textId="77777777" w:rsidR="00CB6958" w:rsidRPr="00C62CA7" w:rsidRDefault="00CB6958" w:rsidP="00806FD8">
            <w:pPr>
              <w:jc w:val="left"/>
              <w:rPr>
                <w:bCs/>
              </w:rPr>
            </w:pPr>
            <w:r w:rsidRPr="00C62CA7">
              <w:t>-0.40</w:t>
            </w:r>
          </w:p>
        </w:tc>
        <w:tc>
          <w:tcPr>
            <w:tcW w:w="1701" w:type="dxa"/>
            <w:noWrap/>
            <w:vAlign w:val="top"/>
            <w:hideMark/>
          </w:tcPr>
          <w:p w14:paraId="0A655299" w14:textId="77777777" w:rsidR="00CB6958" w:rsidRPr="00C62CA7" w:rsidRDefault="00CB6958" w:rsidP="00806FD8">
            <w:pPr>
              <w:jc w:val="left"/>
              <w:rPr>
                <w:bCs/>
              </w:rPr>
            </w:pPr>
            <w:r w:rsidRPr="00C62CA7">
              <w:t>0.10</w:t>
            </w:r>
          </w:p>
        </w:tc>
        <w:tc>
          <w:tcPr>
            <w:tcW w:w="1475" w:type="dxa"/>
            <w:noWrap/>
            <w:vAlign w:val="top"/>
            <w:hideMark/>
          </w:tcPr>
          <w:p w14:paraId="6C1E64C3" w14:textId="77777777" w:rsidR="00CB6958" w:rsidRPr="00C62CA7" w:rsidRDefault="00CB6958" w:rsidP="00806FD8">
            <w:pPr>
              <w:jc w:val="left"/>
              <w:rPr>
                <w:bCs/>
              </w:rPr>
            </w:pPr>
            <w:r w:rsidRPr="00C62CA7">
              <w:t>-4.13</w:t>
            </w:r>
          </w:p>
        </w:tc>
        <w:tc>
          <w:tcPr>
            <w:tcW w:w="1640" w:type="dxa"/>
            <w:noWrap/>
            <w:vAlign w:val="top"/>
            <w:hideMark/>
          </w:tcPr>
          <w:p w14:paraId="650C7AFC" w14:textId="77777777" w:rsidR="00CB6958" w:rsidRPr="00C62CA7" w:rsidRDefault="00CB6958" w:rsidP="00806FD8">
            <w:pPr>
              <w:jc w:val="left"/>
              <w:rPr>
                <w:bCs/>
              </w:rPr>
            </w:pPr>
            <w:r w:rsidRPr="00C62CA7">
              <w:t>&lt;</w:t>
            </w:r>
            <w:r>
              <w:t xml:space="preserve"> </w:t>
            </w:r>
            <w:r w:rsidRPr="00C62CA7">
              <w:t>0.001</w:t>
            </w:r>
          </w:p>
        </w:tc>
      </w:tr>
      <w:tr w:rsidR="00CB6958" w:rsidRPr="00140FE6" w14:paraId="223C59D8" w14:textId="77777777" w:rsidTr="00806FD8">
        <w:trPr>
          <w:trHeight w:val="320"/>
        </w:trPr>
        <w:tc>
          <w:tcPr>
            <w:tcW w:w="1985" w:type="dxa"/>
            <w:noWrap/>
            <w:hideMark/>
          </w:tcPr>
          <w:p w14:paraId="12BBB9DD" w14:textId="77777777" w:rsidR="00CB6958" w:rsidRPr="00C62CA7" w:rsidRDefault="00CB6958" w:rsidP="00806FD8">
            <w:pPr>
              <w:jc w:val="left"/>
              <w:rPr>
                <w:bCs/>
              </w:rPr>
            </w:pPr>
            <w:r w:rsidRPr="00C62CA7">
              <w:rPr>
                <w:bCs/>
              </w:rPr>
              <w:t>Kelp biomass</w:t>
            </w:r>
          </w:p>
        </w:tc>
        <w:tc>
          <w:tcPr>
            <w:tcW w:w="1559" w:type="dxa"/>
            <w:noWrap/>
            <w:vAlign w:val="top"/>
            <w:hideMark/>
          </w:tcPr>
          <w:p w14:paraId="46D613F3" w14:textId="77777777" w:rsidR="00CB6958" w:rsidRPr="00C62CA7" w:rsidRDefault="00CB6958" w:rsidP="00806FD8">
            <w:pPr>
              <w:jc w:val="left"/>
              <w:rPr>
                <w:bCs/>
              </w:rPr>
            </w:pPr>
            <w:r w:rsidRPr="00C62CA7">
              <w:t>0.29</w:t>
            </w:r>
          </w:p>
        </w:tc>
        <w:tc>
          <w:tcPr>
            <w:tcW w:w="1701" w:type="dxa"/>
            <w:noWrap/>
            <w:vAlign w:val="top"/>
            <w:hideMark/>
          </w:tcPr>
          <w:p w14:paraId="1DC821C1" w14:textId="77777777" w:rsidR="00CB6958" w:rsidRPr="00C62CA7" w:rsidRDefault="00CB6958" w:rsidP="00806FD8">
            <w:pPr>
              <w:jc w:val="left"/>
              <w:rPr>
                <w:bCs/>
              </w:rPr>
            </w:pPr>
            <w:r w:rsidRPr="00C62CA7">
              <w:t>0.05</w:t>
            </w:r>
          </w:p>
        </w:tc>
        <w:tc>
          <w:tcPr>
            <w:tcW w:w="1475" w:type="dxa"/>
            <w:noWrap/>
            <w:vAlign w:val="top"/>
            <w:hideMark/>
          </w:tcPr>
          <w:p w14:paraId="21C39FBD" w14:textId="77777777" w:rsidR="00CB6958" w:rsidRPr="00C62CA7" w:rsidRDefault="00CB6958" w:rsidP="00806FD8">
            <w:pPr>
              <w:jc w:val="left"/>
              <w:rPr>
                <w:bCs/>
              </w:rPr>
            </w:pPr>
            <w:r w:rsidRPr="00C62CA7">
              <w:t>5.95</w:t>
            </w:r>
          </w:p>
        </w:tc>
        <w:tc>
          <w:tcPr>
            <w:tcW w:w="1640" w:type="dxa"/>
            <w:noWrap/>
            <w:vAlign w:val="top"/>
            <w:hideMark/>
          </w:tcPr>
          <w:p w14:paraId="68D3D918" w14:textId="77777777" w:rsidR="00CB6958" w:rsidRPr="00C62CA7" w:rsidRDefault="00CB6958" w:rsidP="00806FD8">
            <w:pPr>
              <w:jc w:val="left"/>
              <w:rPr>
                <w:bCs/>
              </w:rPr>
            </w:pPr>
            <w:r w:rsidRPr="00C62CA7">
              <w:t>&lt;</w:t>
            </w:r>
            <w:r>
              <w:t xml:space="preserve"> </w:t>
            </w:r>
            <w:r w:rsidRPr="00C62CA7">
              <w:t>0.001</w:t>
            </w:r>
          </w:p>
        </w:tc>
      </w:tr>
      <w:tr w:rsidR="00CB6958" w:rsidRPr="00140FE6" w14:paraId="127F6C6C" w14:textId="77777777" w:rsidTr="00806FD8">
        <w:trPr>
          <w:trHeight w:val="320"/>
        </w:trPr>
        <w:tc>
          <w:tcPr>
            <w:tcW w:w="1985" w:type="dxa"/>
            <w:noWrap/>
            <w:hideMark/>
          </w:tcPr>
          <w:p w14:paraId="004F6B12" w14:textId="3BF0F4A8" w:rsidR="00CB6958" w:rsidRPr="00C62CA7" w:rsidRDefault="00CB6958" w:rsidP="00806FD8">
            <w:pPr>
              <w:jc w:val="left"/>
              <w:rPr>
                <w:bCs/>
              </w:rPr>
            </w:pPr>
            <w:r w:rsidRPr="00C62CA7">
              <w:rPr>
                <w:bCs/>
              </w:rPr>
              <w:t>Tid</w:t>
            </w:r>
            <w:del w:id="414" w:author="Isabelle Cote" w:date="2025-08-12T14:08:00Z" w16du:dateUtc="2025-08-12T21:08:00Z">
              <w:r w:rsidRPr="00C62CA7" w:rsidDel="00D87C1E">
                <w:rPr>
                  <w:bCs/>
                </w:rPr>
                <w:delText>e</w:delText>
              </w:r>
            </w:del>
            <w:ins w:id="415" w:author="Isabelle Cote" w:date="2025-08-12T14:08:00Z" w16du:dateUtc="2025-08-12T21:08:00Z">
              <w:r w:rsidR="00D87C1E">
                <w:rPr>
                  <w:bCs/>
                </w:rPr>
                <w:t>al</w:t>
              </w:r>
            </w:ins>
            <w:r w:rsidRPr="00C62CA7">
              <w:rPr>
                <w:bCs/>
              </w:rPr>
              <w:t xml:space="preserve"> exchange</w:t>
            </w:r>
          </w:p>
        </w:tc>
        <w:tc>
          <w:tcPr>
            <w:tcW w:w="1559" w:type="dxa"/>
            <w:noWrap/>
            <w:vAlign w:val="top"/>
            <w:hideMark/>
          </w:tcPr>
          <w:p w14:paraId="01CB3C7A" w14:textId="77777777" w:rsidR="00CB6958" w:rsidRPr="00C62CA7" w:rsidRDefault="00CB6958" w:rsidP="00806FD8">
            <w:pPr>
              <w:jc w:val="left"/>
              <w:rPr>
                <w:bCs/>
              </w:rPr>
            </w:pPr>
            <w:r w:rsidRPr="00C62CA7">
              <w:t>0.06</w:t>
            </w:r>
          </w:p>
        </w:tc>
        <w:tc>
          <w:tcPr>
            <w:tcW w:w="1701" w:type="dxa"/>
            <w:noWrap/>
            <w:vAlign w:val="top"/>
            <w:hideMark/>
          </w:tcPr>
          <w:p w14:paraId="6CDBCADE" w14:textId="77777777" w:rsidR="00CB6958" w:rsidRPr="00C62CA7" w:rsidRDefault="00CB6958" w:rsidP="00806FD8">
            <w:pPr>
              <w:jc w:val="left"/>
              <w:rPr>
                <w:bCs/>
              </w:rPr>
            </w:pPr>
            <w:r w:rsidRPr="00C62CA7">
              <w:t>0.02</w:t>
            </w:r>
          </w:p>
        </w:tc>
        <w:tc>
          <w:tcPr>
            <w:tcW w:w="1475" w:type="dxa"/>
            <w:noWrap/>
            <w:vAlign w:val="top"/>
            <w:hideMark/>
          </w:tcPr>
          <w:p w14:paraId="470297DA" w14:textId="77777777" w:rsidR="00CB6958" w:rsidRPr="00C62CA7" w:rsidRDefault="00CB6958" w:rsidP="00806FD8">
            <w:pPr>
              <w:jc w:val="left"/>
              <w:rPr>
                <w:bCs/>
              </w:rPr>
            </w:pPr>
            <w:r w:rsidRPr="00C62CA7">
              <w:t>2.25</w:t>
            </w:r>
          </w:p>
        </w:tc>
        <w:tc>
          <w:tcPr>
            <w:tcW w:w="1640" w:type="dxa"/>
            <w:noWrap/>
            <w:vAlign w:val="top"/>
            <w:hideMark/>
          </w:tcPr>
          <w:p w14:paraId="498871B8" w14:textId="77777777" w:rsidR="00CB6958" w:rsidRPr="00C62CA7" w:rsidRDefault="00CB6958" w:rsidP="00806FD8">
            <w:pPr>
              <w:jc w:val="left"/>
              <w:rPr>
                <w:bCs/>
              </w:rPr>
            </w:pPr>
            <w:r w:rsidRPr="00C62CA7">
              <w:t>0.02</w:t>
            </w:r>
          </w:p>
        </w:tc>
      </w:tr>
      <w:tr w:rsidR="00CB6958" w:rsidRPr="00140FE6" w14:paraId="0DFCB45B" w14:textId="77777777" w:rsidTr="00806FD8">
        <w:trPr>
          <w:trHeight w:val="320"/>
        </w:trPr>
        <w:tc>
          <w:tcPr>
            <w:tcW w:w="1985" w:type="dxa"/>
            <w:noWrap/>
            <w:hideMark/>
          </w:tcPr>
          <w:p w14:paraId="3D6F3723" w14:textId="77777777" w:rsidR="00CB6958" w:rsidRPr="00C62CA7" w:rsidRDefault="00CB6958" w:rsidP="00806FD8">
            <w:pPr>
              <w:jc w:val="left"/>
              <w:rPr>
                <w:bCs/>
              </w:rPr>
            </w:pPr>
            <w:r w:rsidRPr="00C62CA7">
              <w:rPr>
                <w:bCs/>
              </w:rPr>
              <w:t>Animal biomass</w:t>
            </w:r>
          </w:p>
        </w:tc>
        <w:tc>
          <w:tcPr>
            <w:tcW w:w="1559" w:type="dxa"/>
            <w:noWrap/>
            <w:vAlign w:val="top"/>
            <w:hideMark/>
          </w:tcPr>
          <w:p w14:paraId="6EA313A0" w14:textId="77777777" w:rsidR="00CB6958" w:rsidRPr="00C62CA7" w:rsidRDefault="00CB6958" w:rsidP="00806FD8">
            <w:pPr>
              <w:jc w:val="left"/>
              <w:rPr>
                <w:bCs/>
              </w:rPr>
            </w:pPr>
            <w:r w:rsidRPr="00C62CA7">
              <w:t>0.05</w:t>
            </w:r>
          </w:p>
        </w:tc>
        <w:tc>
          <w:tcPr>
            <w:tcW w:w="1701" w:type="dxa"/>
            <w:noWrap/>
            <w:vAlign w:val="top"/>
            <w:hideMark/>
          </w:tcPr>
          <w:p w14:paraId="0134E022" w14:textId="77777777" w:rsidR="00CB6958" w:rsidRPr="00C62CA7" w:rsidRDefault="00CB6958" w:rsidP="00806FD8">
            <w:pPr>
              <w:jc w:val="left"/>
              <w:rPr>
                <w:bCs/>
              </w:rPr>
            </w:pPr>
            <w:r w:rsidRPr="00C62CA7">
              <w:t>0.03</w:t>
            </w:r>
          </w:p>
        </w:tc>
        <w:tc>
          <w:tcPr>
            <w:tcW w:w="1475" w:type="dxa"/>
            <w:noWrap/>
            <w:vAlign w:val="top"/>
            <w:hideMark/>
          </w:tcPr>
          <w:p w14:paraId="64872754" w14:textId="77777777" w:rsidR="00CB6958" w:rsidRPr="00C62CA7" w:rsidRDefault="00CB6958" w:rsidP="00806FD8">
            <w:pPr>
              <w:jc w:val="left"/>
              <w:rPr>
                <w:bCs/>
              </w:rPr>
            </w:pPr>
            <w:r w:rsidRPr="00C62CA7">
              <w:t>1.64</w:t>
            </w:r>
          </w:p>
        </w:tc>
        <w:tc>
          <w:tcPr>
            <w:tcW w:w="1640" w:type="dxa"/>
            <w:noWrap/>
            <w:vAlign w:val="top"/>
            <w:hideMark/>
          </w:tcPr>
          <w:p w14:paraId="2FFCBD73" w14:textId="77777777" w:rsidR="00CB6958" w:rsidRPr="00C62CA7" w:rsidRDefault="00CB6958" w:rsidP="00806FD8">
            <w:pPr>
              <w:jc w:val="left"/>
              <w:rPr>
                <w:bCs/>
              </w:rPr>
            </w:pPr>
            <w:r w:rsidRPr="00C62CA7">
              <w:t>0.10</w:t>
            </w:r>
          </w:p>
        </w:tc>
      </w:tr>
      <w:tr w:rsidR="00CB6958" w:rsidRPr="00140FE6" w14:paraId="765D3083" w14:textId="77777777" w:rsidTr="00806FD8">
        <w:trPr>
          <w:trHeight w:val="320"/>
        </w:trPr>
        <w:tc>
          <w:tcPr>
            <w:tcW w:w="1985" w:type="dxa"/>
            <w:noWrap/>
            <w:hideMark/>
          </w:tcPr>
          <w:p w14:paraId="329FB6CA" w14:textId="77777777" w:rsidR="00CB6958" w:rsidRPr="00C62CA7" w:rsidRDefault="00CB6958" w:rsidP="00806FD8">
            <w:pPr>
              <w:jc w:val="left"/>
              <w:rPr>
                <w:bCs/>
              </w:rPr>
            </w:pPr>
            <w:r w:rsidRPr="00C62CA7">
              <w:rPr>
                <w:bCs/>
              </w:rPr>
              <w:t>Biodiversity</w:t>
            </w:r>
          </w:p>
        </w:tc>
        <w:tc>
          <w:tcPr>
            <w:tcW w:w="1559" w:type="dxa"/>
            <w:noWrap/>
            <w:vAlign w:val="top"/>
            <w:hideMark/>
          </w:tcPr>
          <w:p w14:paraId="343431E9" w14:textId="77777777" w:rsidR="00CB6958" w:rsidRPr="00C62CA7" w:rsidRDefault="00CB6958" w:rsidP="00806FD8">
            <w:pPr>
              <w:jc w:val="left"/>
              <w:rPr>
                <w:bCs/>
              </w:rPr>
            </w:pPr>
            <w:r w:rsidRPr="00C62CA7">
              <w:t>-0.03</w:t>
            </w:r>
          </w:p>
        </w:tc>
        <w:tc>
          <w:tcPr>
            <w:tcW w:w="1701" w:type="dxa"/>
            <w:noWrap/>
            <w:vAlign w:val="top"/>
            <w:hideMark/>
          </w:tcPr>
          <w:p w14:paraId="516B78E8" w14:textId="77777777" w:rsidR="00CB6958" w:rsidRPr="00C62CA7" w:rsidRDefault="00CB6958" w:rsidP="00806FD8">
            <w:pPr>
              <w:jc w:val="left"/>
              <w:rPr>
                <w:bCs/>
              </w:rPr>
            </w:pPr>
            <w:r w:rsidRPr="00C62CA7">
              <w:t>0.02</w:t>
            </w:r>
          </w:p>
        </w:tc>
        <w:tc>
          <w:tcPr>
            <w:tcW w:w="1475" w:type="dxa"/>
            <w:noWrap/>
            <w:vAlign w:val="top"/>
            <w:hideMark/>
          </w:tcPr>
          <w:p w14:paraId="230A3E24" w14:textId="77777777" w:rsidR="00CB6958" w:rsidRPr="00C62CA7" w:rsidRDefault="00CB6958" w:rsidP="00806FD8">
            <w:pPr>
              <w:jc w:val="left"/>
              <w:rPr>
                <w:bCs/>
              </w:rPr>
            </w:pPr>
            <w:r w:rsidRPr="00C62CA7">
              <w:t>-1.20</w:t>
            </w:r>
          </w:p>
        </w:tc>
        <w:tc>
          <w:tcPr>
            <w:tcW w:w="1640" w:type="dxa"/>
            <w:noWrap/>
            <w:vAlign w:val="top"/>
            <w:hideMark/>
          </w:tcPr>
          <w:p w14:paraId="5AFEA718" w14:textId="77777777" w:rsidR="00CB6958" w:rsidRPr="00C62CA7" w:rsidRDefault="00CB6958" w:rsidP="00806FD8">
            <w:pPr>
              <w:jc w:val="left"/>
              <w:rPr>
                <w:bCs/>
              </w:rPr>
            </w:pPr>
            <w:r w:rsidRPr="00C62CA7">
              <w:t>0.23</w:t>
            </w:r>
          </w:p>
        </w:tc>
      </w:tr>
      <w:tr w:rsidR="00CB6958" w:rsidRPr="00140FE6" w14:paraId="5FA929DC" w14:textId="77777777" w:rsidTr="00806FD8">
        <w:trPr>
          <w:trHeight w:val="320"/>
        </w:trPr>
        <w:tc>
          <w:tcPr>
            <w:tcW w:w="1985" w:type="dxa"/>
            <w:noWrap/>
            <w:hideMark/>
          </w:tcPr>
          <w:p w14:paraId="701B07E6" w14:textId="77777777" w:rsidR="00CB6958" w:rsidRPr="00C62CA7" w:rsidRDefault="00CB6958" w:rsidP="00806FD8">
            <w:pPr>
              <w:jc w:val="left"/>
              <w:rPr>
                <w:bCs/>
              </w:rPr>
            </w:pPr>
            <w:r w:rsidRPr="00C62CA7">
              <w:rPr>
                <w:bCs/>
              </w:rPr>
              <w:t>Depth</w:t>
            </w:r>
          </w:p>
        </w:tc>
        <w:tc>
          <w:tcPr>
            <w:tcW w:w="1559" w:type="dxa"/>
            <w:noWrap/>
            <w:vAlign w:val="top"/>
            <w:hideMark/>
          </w:tcPr>
          <w:p w14:paraId="580AFB90" w14:textId="77777777" w:rsidR="00CB6958" w:rsidRPr="00C62CA7" w:rsidRDefault="00CB6958" w:rsidP="00806FD8">
            <w:pPr>
              <w:jc w:val="left"/>
              <w:rPr>
                <w:bCs/>
              </w:rPr>
            </w:pPr>
            <w:r w:rsidRPr="00C62CA7">
              <w:t>0.04</w:t>
            </w:r>
          </w:p>
        </w:tc>
        <w:tc>
          <w:tcPr>
            <w:tcW w:w="1701" w:type="dxa"/>
            <w:noWrap/>
            <w:vAlign w:val="top"/>
            <w:hideMark/>
          </w:tcPr>
          <w:p w14:paraId="3861AAA4" w14:textId="77777777" w:rsidR="00CB6958" w:rsidRPr="00C62CA7" w:rsidRDefault="00CB6958" w:rsidP="00806FD8">
            <w:pPr>
              <w:jc w:val="left"/>
              <w:rPr>
                <w:bCs/>
              </w:rPr>
            </w:pPr>
            <w:r w:rsidRPr="00C62CA7">
              <w:t>0.03</w:t>
            </w:r>
          </w:p>
        </w:tc>
        <w:tc>
          <w:tcPr>
            <w:tcW w:w="1475" w:type="dxa"/>
            <w:noWrap/>
            <w:vAlign w:val="top"/>
            <w:hideMark/>
          </w:tcPr>
          <w:p w14:paraId="15DC1B90" w14:textId="77777777" w:rsidR="00CB6958" w:rsidRPr="00C62CA7" w:rsidRDefault="00CB6958" w:rsidP="00806FD8">
            <w:pPr>
              <w:jc w:val="left"/>
              <w:rPr>
                <w:bCs/>
              </w:rPr>
            </w:pPr>
            <w:r w:rsidRPr="00C62CA7">
              <w:t>1.31</w:t>
            </w:r>
          </w:p>
        </w:tc>
        <w:tc>
          <w:tcPr>
            <w:tcW w:w="1640" w:type="dxa"/>
            <w:noWrap/>
            <w:vAlign w:val="top"/>
            <w:hideMark/>
          </w:tcPr>
          <w:p w14:paraId="381A2FD1" w14:textId="77777777" w:rsidR="00CB6958" w:rsidRPr="00C62CA7" w:rsidRDefault="00CB6958" w:rsidP="00806FD8">
            <w:pPr>
              <w:jc w:val="left"/>
              <w:rPr>
                <w:bCs/>
              </w:rPr>
            </w:pPr>
            <w:r w:rsidRPr="00C62CA7">
              <w:t>0.19</w:t>
            </w:r>
          </w:p>
        </w:tc>
      </w:tr>
      <w:tr w:rsidR="00CB6958" w:rsidRPr="00140FE6" w14:paraId="2E8FFE4B" w14:textId="77777777" w:rsidTr="00806FD8">
        <w:trPr>
          <w:trHeight w:val="320"/>
        </w:trPr>
        <w:tc>
          <w:tcPr>
            <w:tcW w:w="1985" w:type="dxa"/>
            <w:noWrap/>
            <w:hideMark/>
          </w:tcPr>
          <w:p w14:paraId="77B7BAF4" w14:textId="77777777" w:rsidR="00CB6958" w:rsidRPr="00C62CA7" w:rsidRDefault="00CB6958" w:rsidP="00806FD8">
            <w:pPr>
              <w:jc w:val="left"/>
              <w:rPr>
                <w:bCs/>
              </w:rPr>
            </w:pPr>
            <w:proofErr w:type="spellStart"/>
            <w:proofErr w:type="gramStart"/>
            <w:r w:rsidRPr="00C62CA7">
              <w:rPr>
                <w:bCs/>
              </w:rPr>
              <w:t>Kelp:tide</w:t>
            </w:r>
            <w:proofErr w:type="spellEnd"/>
            <w:proofErr w:type="gramEnd"/>
          </w:p>
        </w:tc>
        <w:tc>
          <w:tcPr>
            <w:tcW w:w="1559" w:type="dxa"/>
            <w:noWrap/>
            <w:vAlign w:val="top"/>
            <w:hideMark/>
          </w:tcPr>
          <w:p w14:paraId="5E8C2145" w14:textId="77777777" w:rsidR="00CB6958" w:rsidRPr="00C62CA7" w:rsidRDefault="00CB6958" w:rsidP="00806FD8">
            <w:pPr>
              <w:jc w:val="left"/>
              <w:rPr>
                <w:bCs/>
              </w:rPr>
            </w:pPr>
            <w:r w:rsidRPr="00C62CA7">
              <w:t>0.29</w:t>
            </w:r>
          </w:p>
        </w:tc>
        <w:tc>
          <w:tcPr>
            <w:tcW w:w="1701" w:type="dxa"/>
            <w:noWrap/>
            <w:vAlign w:val="top"/>
            <w:hideMark/>
          </w:tcPr>
          <w:p w14:paraId="40E52CDB" w14:textId="77777777" w:rsidR="00CB6958" w:rsidRPr="00C62CA7" w:rsidRDefault="00CB6958" w:rsidP="00806FD8">
            <w:pPr>
              <w:jc w:val="left"/>
              <w:rPr>
                <w:bCs/>
              </w:rPr>
            </w:pPr>
            <w:r w:rsidRPr="00C62CA7">
              <w:t>0.08</w:t>
            </w:r>
          </w:p>
        </w:tc>
        <w:tc>
          <w:tcPr>
            <w:tcW w:w="1475" w:type="dxa"/>
            <w:noWrap/>
            <w:vAlign w:val="top"/>
            <w:hideMark/>
          </w:tcPr>
          <w:p w14:paraId="32F6B0C4" w14:textId="77777777" w:rsidR="00CB6958" w:rsidRPr="00C62CA7" w:rsidRDefault="00CB6958" w:rsidP="00806FD8">
            <w:pPr>
              <w:jc w:val="left"/>
              <w:rPr>
                <w:bCs/>
              </w:rPr>
            </w:pPr>
            <w:r w:rsidRPr="00C62CA7">
              <w:t>3.85</w:t>
            </w:r>
          </w:p>
        </w:tc>
        <w:tc>
          <w:tcPr>
            <w:tcW w:w="1640" w:type="dxa"/>
            <w:noWrap/>
            <w:vAlign w:val="top"/>
            <w:hideMark/>
          </w:tcPr>
          <w:p w14:paraId="3CE81590" w14:textId="77777777" w:rsidR="00CB6958" w:rsidRPr="00C62CA7" w:rsidRDefault="00CB6958" w:rsidP="00806FD8">
            <w:pPr>
              <w:jc w:val="left"/>
              <w:rPr>
                <w:bCs/>
              </w:rPr>
            </w:pPr>
            <w:r w:rsidRPr="00C62CA7">
              <w:t>&lt;</w:t>
            </w:r>
            <w:r>
              <w:t xml:space="preserve"> </w:t>
            </w:r>
            <w:r w:rsidRPr="00C62CA7">
              <w:t>0.001</w:t>
            </w:r>
          </w:p>
        </w:tc>
      </w:tr>
      <w:tr w:rsidR="00CB6958" w:rsidRPr="00140FE6" w14:paraId="0A3A504E" w14:textId="77777777" w:rsidTr="00806FD8">
        <w:trPr>
          <w:trHeight w:val="320"/>
        </w:trPr>
        <w:tc>
          <w:tcPr>
            <w:tcW w:w="1985" w:type="dxa"/>
            <w:noWrap/>
            <w:hideMark/>
          </w:tcPr>
          <w:p w14:paraId="651B59F0" w14:textId="77777777" w:rsidR="00CB6958" w:rsidRPr="00C62CA7" w:rsidRDefault="00CB6958" w:rsidP="00806FD8">
            <w:pPr>
              <w:jc w:val="left"/>
              <w:rPr>
                <w:bCs/>
              </w:rPr>
            </w:pPr>
            <w:proofErr w:type="spellStart"/>
            <w:proofErr w:type="gramStart"/>
            <w:r w:rsidRPr="00C62CA7">
              <w:rPr>
                <w:bCs/>
              </w:rPr>
              <w:t>Kelp:animals</w:t>
            </w:r>
            <w:proofErr w:type="spellEnd"/>
            <w:proofErr w:type="gramEnd"/>
          </w:p>
        </w:tc>
        <w:tc>
          <w:tcPr>
            <w:tcW w:w="1559" w:type="dxa"/>
            <w:noWrap/>
            <w:vAlign w:val="top"/>
            <w:hideMark/>
          </w:tcPr>
          <w:p w14:paraId="65562C18" w14:textId="77777777" w:rsidR="00CB6958" w:rsidRPr="00C62CA7" w:rsidRDefault="00CB6958" w:rsidP="00806FD8">
            <w:pPr>
              <w:jc w:val="left"/>
              <w:rPr>
                <w:bCs/>
              </w:rPr>
            </w:pPr>
            <w:r w:rsidRPr="00C62CA7">
              <w:t>-0.05</w:t>
            </w:r>
          </w:p>
        </w:tc>
        <w:tc>
          <w:tcPr>
            <w:tcW w:w="1701" w:type="dxa"/>
            <w:noWrap/>
            <w:vAlign w:val="top"/>
            <w:hideMark/>
          </w:tcPr>
          <w:p w14:paraId="35E681BE" w14:textId="77777777" w:rsidR="00CB6958" w:rsidRPr="00C62CA7" w:rsidRDefault="00CB6958" w:rsidP="00806FD8">
            <w:pPr>
              <w:jc w:val="left"/>
              <w:rPr>
                <w:bCs/>
              </w:rPr>
            </w:pPr>
            <w:r w:rsidRPr="00C62CA7">
              <w:t>0.02</w:t>
            </w:r>
          </w:p>
        </w:tc>
        <w:tc>
          <w:tcPr>
            <w:tcW w:w="1475" w:type="dxa"/>
            <w:noWrap/>
            <w:vAlign w:val="top"/>
            <w:hideMark/>
          </w:tcPr>
          <w:p w14:paraId="670C1483" w14:textId="77777777" w:rsidR="00CB6958" w:rsidRPr="00C62CA7" w:rsidRDefault="00CB6958" w:rsidP="00806FD8">
            <w:pPr>
              <w:jc w:val="left"/>
              <w:rPr>
                <w:bCs/>
              </w:rPr>
            </w:pPr>
            <w:r w:rsidRPr="00C62CA7">
              <w:t>-2.08</w:t>
            </w:r>
          </w:p>
        </w:tc>
        <w:tc>
          <w:tcPr>
            <w:tcW w:w="1640" w:type="dxa"/>
            <w:noWrap/>
            <w:vAlign w:val="top"/>
            <w:hideMark/>
          </w:tcPr>
          <w:p w14:paraId="557BD229" w14:textId="77777777" w:rsidR="00CB6958" w:rsidRPr="00C62CA7" w:rsidRDefault="00CB6958" w:rsidP="00806FD8">
            <w:pPr>
              <w:jc w:val="left"/>
              <w:rPr>
                <w:bCs/>
              </w:rPr>
            </w:pPr>
            <w:r w:rsidRPr="00C62CA7">
              <w:t>0.04</w:t>
            </w:r>
          </w:p>
        </w:tc>
      </w:tr>
      <w:tr w:rsidR="00CB6958" w:rsidRPr="00140FE6" w14:paraId="2F78B235" w14:textId="77777777" w:rsidTr="00806FD8">
        <w:trPr>
          <w:trHeight w:val="320"/>
        </w:trPr>
        <w:tc>
          <w:tcPr>
            <w:tcW w:w="1985" w:type="dxa"/>
            <w:noWrap/>
            <w:hideMark/>
          </w:tcPr>
          <w:p w14:paraId="7A2778E7" w14:textId="77777777" w:rsidR="00CB6958" w:rsidRPr="00C62CA7" w:rsidRDefault="00CB6958" w:rsidP="00806FD8">
            <w:pPr>
              <w:jc w:val="left"/>
              <w:rPr>
                <w:bCs/>
              </w:rPr>
            </w:pPr>
            <w:proofErr w:type="spellStart"/>
            <w:proofErr w:type="gramStart"/>
            <w:r w:rsidRPr="00C62CA7">
              <w:rPr>
                <w:bCs/>
              </w:rPr>
              <w:t>Tide:animals</w:t>
            </w:r>
            <w:proofErr w:type="spellEnd"/>
            <w:proofErr w:type="gramEnd"/>
          </w:p>
        </w:tc>
        <w:tc>
          <w:tcPr>
            <w:tcW w:w="1559" w:type="dxa"/>
            <w:noWrap/>
            <w:vAlign w:val="top"/>
            <w:hideMark/>
          </w:tcPr>
          <w:p w14:paraId="57563B70" w14:textId="77777777" w:rsidR="00CB6958" w:rsidRPr="00C62CA7" w:rsidRDefault="00CB6958" w:rsidP="00806FD8">
            <w:pPr>
              <w:jc w:val="left"/>
              <w:rPr>
                <w:bCs/>
              </w:rPr>
            </w:pPr>
            <w:r w:rsidRPr="00C62CA7">
              <w:t>-0.13</w:t>
            </w:r>
          </w:p>
        </w:tc>
        <w:tc>
          <w:tcPr>
            <w:tcW w:w="1701" w:type="dxa"/>
            <w:noWrap/>
            <w:vAlign w:val="top"/>
            <w:hideMark/>
          </w:tcPr>
          <w:p w14:paraId="22332BC1" w14:textId="77777777" w:rsidR="00CB6958" w:rsidRPr="00C62CA7" w:rsidRDefault="00CB6958" w:rsidP="00806FD8">
            <w:pPr>
              <w:jc w:val="left"/>
              <w:rPr>
                <w:bCs/>
              </w:rPr>
            </w:pPr>
            <w:r w:rsidRPr="00C62CA7">
              <w:t>0.04</w:t>
            </w:r>
          </w:p>
        </w:tc>
        <w:tc>
          <w:tcPr>
            <w:tcW w:w="1475" w:type="dxa"/>
            <w:noWrap/>
            <w:vAlign w:val="top"/>
            <w:hideMark/>
          </w:tcPr>
          <w:p w14:paraId="20224C74" w14:textId="77777777" w:rsidR="00CB6958" w:rsidRPr="00C62CA7" w:rsidRDefault="00CB6958" w:rsidP="00806FD8">
            <w:pPr>
              <w:jc w:val="left"/>
              <w:rPr>
                <w:bCs/>
              </w:rPr>
            </w:pPr>
            <w:r w:rsidRPr="00C62CA7">
              <w:t>-3.19</w:t>
            </w:r>
          </w:p>
        </w:tc>
        <w:tc>
          <w:tcPr>
            <w:tcW w:w="1640" w:type="dxa"/>
            <w:noWrap/>
            <w:vAlign w:val="top"/>
            <w:hideMark/>
          </w:tcPr>
          <w:p w14:paraId="5EDBC09A" w14:textId="77777777" w:rsidR="00CB6958" w:rsidRPr="00C62CA7" w:rsidRDefault="00CB6958" w:rsidP="00806FD8">
            <w:pPr>
              <w:jc w:val="left"/>
              <w:rPr>
                <w:bCs/>
              </w:rPr>
            </w:pPr>
            <w:r w:rsidRPr="00C62CA7">
              <w:t>0.001</w:t>
            </w:r>
          </w:p>
        </w:tc>
      </w:tr>
    </w:tbl>
    <w:p w14:paraId="44596210" w14:textId="77777777" w:rsidR="00CB6958" w:rsidRDefault="00CB6958" w:rsidP="00CB6958">
      <w:pPr>
        <w:spacing w:line="480" w:lineRule="auto"/>
        <w:rPr>
          <w:bCs/>
        </w:rPr>
      </w:pPr>
    </w:p>
    <w:p w14:paraId="3413CC3E" w14:textId="77777777" w:rsidR="00CB6958" w:rsidRDefault="00CB6958" w:rsidP="00CB6958">
      <w:pPr>
        <w:rPr>
          <w:bCs/>
        </w:rPr>
      </w:pPr>
      <w:r>
        <w:rPr>
          <w:bCs/>
        </w:rPr>
        <w:br w:type="page"/>
      </w:r>
    </w:p>
    <w:p w14:paraId="768F247C" w14:textId="77777777" w:rsidR="00CB6958" w:rsidRDefault="00CB6958" w:rsidP="00CB6958">
      <w:pPr>
        <w:spacing w:line="480" w:lineRule="auto"/>
        <w:rPr>
          <w:bCs/>
        </w:rPr>
      </w:pPr>
      <w:r w:rsidRPr="00DA1F54">
        <w:rPr>
          <w:b/>
        </w:rPr>
        <w:lastRenderedPageBreak/>
        <w:t>Table S1.10</w:t>
      </w:r>
      <w:r>
        <w:rPr>
          <w:bCs/>
        </w:rPr>
        <w:t>. Fine-scale linear model describing ammonium variation between cages with 0, 1, or 2 California sea cucumbers (</w:t>
      </w:r>
      <w:proofErr w:type="spellStart"/>
      <w:r w:rsidRPr="00DA1F54">
        <w:rPr>
          <w:bCs/>
          <w:i/>
          <w:iCs/>
        </w:rPr>
        <w:t>Apostichopus</w:t>
      </w:r>
      <w:proofErr w:type="spellEnd"/>
      <w:r w:rsidRPr="00DA1F54">
        <w:rPr>
          <w:bCs/>
          <w:i/>
          <w:iCs/>
        </w:rPr>
        <w:t xml:space="preserve"> californicus</w:t>
      </w:r>
      <w:r>
        <w:rPr>
          <w:bCs/>
          <w:i/>
          <w:iCs/>
        </w:rPr>
        <w:t>)</w:t>
      </w:r>
      <w:r>
        <w:rPr>
          <w:bCs/>
        </w:rPr>
        <w:t xml:space="preserve">. </w:t>
      </w:r>
    </w:p>
    <w:tbl>
      <w:tblPr>
        <w:tblStyle w:val="Nikola"/>
        <w:tblW w:w="7274" w:type="dxa"/>
        <w:tblLook w:val="04A0" w:firstRow="1" w:lastRow="0" w:firstColumn="1" w:lastColumn="0" w:noHBand="0" w:noVBand="1"/>
      </w:tblPr>
      <w:tblGrid>
        <w:gridCol w:w="2127"/>
        <w:gridCol w:w="1247"/>
        <w:gridCol w:w="1446"/>
        <w:gridCol w:w="1276"/>
        <w:gridCol w:w="1178"/>
      </w:tblGrid>
      <w:tr w:rsidR="00CB6958" w:rsidRPr="00DA1F54" w14:paraId="5991F812"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127" w:type="dxa"/>
            <w:noWrap/>
            <w:hideMark/>
          </w:tcPr>
          <w:p w14:paraId="6C77B190" w14:textId="77777777" w:rsidR="00CB6958" w:rsidRPr="00DA1F54" w:rsidRDefault="00CB6958" w:rsidP="00806FD8"/>
        </w:tc>
        <w:tc>
          <w:tcPr>
            <w:tcW w:w="1247" w:type="dxa"/>
            <w:noWrap/>
            <w:hideMark/>
          </w:tcPr>
          <w:p w14:paraId="46E3DF91" w14:textId="77777777" w:rsidR="00CB6958" w:rsidRPr="00DA1F54" w:rsidRDefault="00CB6958" w:rsidP="00806FD8">
            <w:pPr>
              <w:jc w:val="both"/>
              <w:rPr>
                <w:b/>
                <w:bCs/>
                <w:color w:val="000000"/>
              </w:rPr>
            </w:pPr>
            <w:r w:rsidRPr="00DA1F54">
              <w:rPr>
                <w:b/>
                <w:bCs/>
                <w:color w:val="000000"/>
              </w:rPr>
              <w:t>Estimate</w:t>
            </w:r>
          </w:p>
        </w:tc>
        <w:tc>
          <w:tcPr>
            <w:tcW w:w="1446" w:type="dxa"/>
            <w:noWrap/>
            <w:hideMark/>
          </w:tcPr>
          <w:p w14:paraId="2F049A10" w14:textId="77777777" w:rsidR="00CB6958" w:rsidRPr="00DA1F54" w:rsidRDefault="00CB6958" w:rsidP="00806FD8">
            <w:pPr>
              <w:jc w:val="left"/>
              <w:rPr>
                <w:b/>
                <w:bCs/>
                <w:color w:val="000000"/>
              </w:rPr>
            </w:pPr>
            <w:r w:rsidRPr="00DA1F54">
              <w:rPr>
                <w:b/>
                <w:bCs/>
                <w:color w:val="000000"/>
              </w:rPr>
              <w:t>Std. error</w:t>
            </w:r>
          </w:p>
        </w:tc>
        <w:tc>
          <w:tcPr>
            <w:tcW w:w="1276" w:type="dxa"/>
            <w:noWrap/>
            <w:hideMark/>
          </w:tcPr>
          <w:p w14:paraId="5E97303A" w14:textId="77777777" w:rsidR="00CB6958" w:rsidRPr="00DA1F54" w:rsidRDefault="00CB6958" w:rsidP="00806FD8">
            <w:pPr>
              <w:jc w:val="both"/>
              <w:rPr>
                <w:b/>
                <w:bCs/>
                <w:color w:val="000000"/>
              </w:rPr>
            </w:pPr>
            <w:r w:rsidRPr="00DA1F54">
              <w:rPr>
                <w:b/>
                <w:bCs/>
                <w:color w:val="000000"/>
              </w:rPr>
              <w:t>z value</w:t>
            </w:r>
          </w:p>
        </w:tc>
        <w:tc>
          <w:tcPr>
            <w:tcW w:w="1178" w:type="dxa"/>
            <w:noWrap/>
            <w:hideMark/>
          </w:tcPr>
          <w:p w14:paraId="692207CB" w14:textId="77777777" w:rsidR="00CB6958" w:rsidRPr="00DA1F54" w:rsidRDefault="00CB6958" w:rsidP="00806FD8">
            <w:pPr>
              <w:jc w:val="both"/>
              <w:rPr>
                <w:b/>
                <w:bCs/>
                <w:color w:val="000000"/>
              </w:rPr>
            </w:pPr>
            <w:r w:rsidRPr="00DA1F54">
              <w:rPr>
                <w:b/>
                <w:bCs/>
                <w:color w:val="000000"/>
              </w:rPr>
              <w:t>p value</w:t>
            </w:r>
          </w:p>
        </w:tc>
      </w:tr>
      <w:tr w:rsidR="00CB6958" w:rsidRPr="00DA1F54" w14:paraId="2A2FD85F" w14:textId="77777777" w:rsidTr="00806FD8">
        <w:trPr>
          <w:trHeight w:val="320"/>
        </w:trPr>
        <w:tc>
          <w:tcPr>
            <w:tcW w:w="2127" w:type="dxa"/>
            <w:noWrap/>
            <w:hideMark/>
          </w:tcPr>
          <w:p w14:paraId="4FE6B802" w14:textId="77777777" w:rsidR="00CB6958" w:rsidRPr="00DA1F54" w:rsidRDefault="00CB6958" w:rsidP="00806FD8">
            <w:pPr>
              <w:jc w:val="left"/>
              <w:rPr>
                <w:color w:val="000000"/>
              </w:rPr>
            </w:pPr>
            <w:r w:rsidRPr="00DA1F54">
              <w:rPr>
                <w:color w:val="000000"/>
              </w:rPr>
              <w:t>Intercept</w:t>
            </w:r>
          </w:p>
        </w:tc>
        <w:tc>
          <w:tcPr>
            <w:tcW w:w="1247" w:type="dxa"/>
            <w:noWrap/>
            <w:hideMark/>
          </w:tcPr>
          <w:p w14:paraId="612E0D06" w14:textId="77777777" w:rsidR="00CB6958" w:rsidRPr="00DA1F54" w:rsidRDefault="00CB6958" w:rsidP="00806FD8">
            <w:pPr>
              <w:jc w:val="both"/>
              <w:rPr>
                <w:color w:val="000000"/>
              </w:rPr>
            </w:pPr>
            <w:r w:rsidRPr="00DA1F54">
              <w:rPr>
                <w:color w:val="000000"/>
              </w:rPr>
              <w:t>0.91</w:t>
            </w:r>
          </w:p>
        </w:tc>
        <w:tc>
          <w:tcPr>
            <w:tcW w:w="1446" w:type="dxa"/>
            <w:noWrap/>
            <w:hideMark/>
          </w:tcPr>
          <w:p w14:paraId="3EB69963" w14:textId="77777777" w:rsidR="00CB6958" w:rsidRPr="00DA1F54" w:rsidRDefault="00CB6958" w:rsidP="00806FD8">
            <w:pPr>
              <w:jc w:val="left"/>
              <w:rPr>
                <w:color w:val="000000"/>
              </w:rPr>
            </w:pPr>
            <w:r w:rsidRPr="00DA1F54">
              <w:rPr>
                <w:color w:val="000000"/>
              </w:rPr>
              <w:t>0.07</w:t>
            </w:r>
          </w:p>
        </w:tc>
        <w:tc>
          <w:tcPr>
            <w:tcW w:w="1276" w:type="dxa"/>
            <w:noWrap/>
            <w:hideMark/>
          </w:tcPr>
          <w:p w14:paraId="7E274E9E" w14:textId="77777777" w:rsidR="00CB6958" w:rsidRPr="00DA1F54" w:rsidRDefault="00CB6958" w:rsidP="00806FD8">
            <w:pPr>
              <w:jc w:val="left"/>
              <w:rPr>
                <w:color w:val="000000"/>
              </w:rPr>
            </w:pPr>
            <w:r w:rsidRPr="00DA1F54">
              <w:rPr>
                <w:color w:val="000000"/>
              </w:rPr>
              <w:t>12.43</w:t>
            </w:r>
          </w:p>
        </w:tc>
        <w:tc>
          <w:tcPr>
            <w:tcW w:w="1178" w:type="dxa"/>
            <w:noWrap/>
            <w:hideMark/>
          </w:tcPr>
          <w:p w14:paraId="44FFF391" w14:textId="77777777" w:rsidR="00CB6958" w:rsidRPr="00DA1F54" w:rsidRDefault="00CB6958" w:rsidP="00806FD8">
            <w:pPr>
              <w:jc w:val="left"/>
              <w:rPr>
                <w:color w:val="000000"/>
              </w:rPr>
            </w:pPr>
            <w:r w:rsidRPr="00DA1F54">
              <w:rPr>
                <w:color w:val="000000"/>
              </w:rPr>
              <w:t>&lt; 0.001</w:t>
            </w:r>
          </w:p>
        </w:tc>
      </w:tr>
      <w:tr w:rsidR="00CB6958" w:rsidRPr="00DA1F54" w14:paraId="370731A6" w14:textId="77777777" w:rsidTr="00806FD8">
        <w:trPr>
          <w:trHeight w:val="320"/>
        </w:trPr>
        <w:tc>
          <w:tcPr>
            <w:tcW w:w="2127" w:type="dxa"/>
            <w:noWrap/>
            <w:hideMark/>
          </w:tcPr>
          <w:p w14:paraId="088C6E0F" w14:textId="77777777" w:rsidR="00CB6958" w:rsidRPr="00DA1F54" w:rsidRDefault="00CB6958" w:rsidP="00806FD8">
            <w:pPr>
              <w:jc w:val="left"/>
              <w:rPr>
                <w:color w:val="000000"/>
              </w:rPr>
            </w:pPr>
            <w:r w:rsidRPr="00DA1F54">
              <w:rPr>
                <w:color w:val="000000"/>
              </w:rPr>
              <w:t>Cukes</w:t>
            </w:r>
            <w:r>
              <w:rPr>
                <w:color w:val="000000"/>
              </w:rPr>
              <w:t xml:space="preserve"> - one</w:t>
            </w:r>
          </w:p>
        </w:tc>
        <w:tc>
          <w:tcPr>
            <w:tcW w:w="1247" w:type="dxa"/>
            <w:noWrap/>
            <w:hideMark/>
          </w:tcPr>
          <w:p w14:paraId="0E66FC1C" w14:textId="77777777" w:rsidR="00CB6958" w:rsidRPr="00DA1F54" w:rsidRDefault="00CB6958" w:rsidP="00806FD8">
            <w:pPr>
              <w:jc w:val="both"/>
              <w:rPr>
                <w:color w:val="000000"/>
              </w:rPr>
            </w:pPr>
            <w:r w:rsidRPr="00DA1F54">
              <w:rPr>
                <w:color w:val="000000"/>
              </w:rPr>
              <w:t>0.03</w:t>
            </w:r>
          </w:p>
        </w:tc>
        <w:tc>
          <w:tcPr>
            <w:tcW w:w="1446" w:type="dxa"/>
            <w:noWrap/>
            <w:hideMark/>
          </w:tcPr>
          <w:p w14:paraId="1FE27CAA" w14:textId="77777777" w:rsidR="00CB6958" w:rsidRPr="00DA1F54" w:rsidRDefault="00CB6958" w:rsidP="00806FD8">
            <w:pPr>
              <w:jc w:val="left"/>
              <w:rPr>
                <w:color w:val="000000"/>
              </w:rPr>
            </w:pPr>
            <w:r w:rsidRPr="00DA1F54">
              <w:rPr>
                <w:color w:val="000000"/>
              </w:rPr>
              <w:t>0.10</w:t>
            </w:r>
          </w:p>
        </w:tc>
        <w:tc>
          <w:tcPr>
            <w:tcW w:w="1276" w:type="dxa"/>
            <w:noWrap/>
            <w:hideMark/>
          </w:tcPr>
          <w:p w14:paraId="4ED54BF7" w14:textId="77777777" w:rsidR="00CB6958" w:rsidRPr="00DA1F54" w:rsidRDefault="00CB6958" w:rsidP="00806FD8">
            <w:pPr>
              <w:jc w:val="left"/>
              <w:rPr>
                <w:color w:val="000000"/>
              </w:rPr>
            </w:pPr>
            <w:r w:rsidRPr="00DA1F54">
              <w:rPr>
                <w:color w:val="000000"/>
              </w:rPr>
              <w:t>0.31</w:t>
            </w:r>
          </w:p>
        </w:tc>
        <w:tc>
          <w:tcPr>
            <w:tcW w:w="1178" w:type="dxa"/>
            <w:noWrap/>
            <w:hideMark/>
          </w:tcPr>
          <w:p w14:paraId="67D02423" w14:textId="77777777" w:rsidR="00CB6958" w:rsidRPr="00DA1F54" w:rsidRDefault="00CB6958" w:rsidP="00806FD8">
            <w:pPr>
              <w:jc w:val="left"/>
              <w:rPr>
                <w:color w:val="000000"/>
              </w:rPr>
            </w:pPr>
            <w:r w:rsidRPr="00DA1F54">
              <w:rPr>
                <w:color w:val="000000"/>
              </w:rPr>
              <w:t>0.76</w:t>
            </w:r>
          </w:p>
        </w:tc>
      </w:tr>
      <w:tr w:rsidR="00CB6958" w:rsidRPr="00DA1F54" w14:paraId="5F02CC9D" w14:textId="77777777" w:rsidTr="00806FD8">
        <w:trPr>
          <w:trHeight w:val="320"/>
        </w:trPr>
        <w:tc>
          <w:tcPr>
            <w:tcW w:w="2127" w:type="dxa"/>
            <w:noWrap/>
            <w:hideMark/>
          </w:tcPr>
          <w:p w14:paraId="2A088C77" w14:textId="77777777" w:rsidR="00CB6958" w:rsidRPr="00DA1F54" w:rsidRDefault="00CB6958" w:rsidP="00806FD8">
            <w:pPr>
              <w:jc w:val="left"/>
              <w:rPr>
                <w:color w:val="000000"/>
              </w:rPr>
            </w:pPr>
            <w:r w:rsidRPr="00DA1F54">
              <w:rPr>
                <w:color w:val="000000"/>
              </w:rPr>
              <w:t>Cukes</w:t>
            </w:r>
            <w:r>
              <w:rPr>
                <w:color w:val="000000"/>
              </w:rPr>
              <w:t xml:space="preserve"> </w:t>
            </w:r>
            <w:r w:rsidRPr="00DA1F54">
              <w:rPr>
                <w:color w:val="000000"/>
              </w:rPr>
              <w:t>-</w:t>
            </w:r>
            <w:r>
              <w:rPr>
                <w:color w:val="000000"/>
              </w:rPr>
              <w:t xml:space="preserve"> two</w:t>
            </w:r>
          </w:p>
        </w:tc>
        <w:tc>
          <w:tcPr>
            <w:tcW w:w="1247" w:type="dxa"/>
            <w:noWrap/>
            <w:hideMark/>
          </w:tcPr>
          <w:p w14:paraId="25017EEF" w14:textId="77777777" w:rsidR="00CB6958" w:rsidRPr="00DA1F54" w:rsidRDefault="00CB6958" w:rsidP="00806FD8">
            <w:pPr>
              <w:jc w:val="both"/>
              <w:rPr>
                <w:color w:val="000000"/>
              </w:rPr>
            </w:pPr>
            <w:r w:rsidRPr="00DA1F54">
              <w:rPr>
                <w:color w:val="000000"/>
              </w:rPr>
              <w:t>0.00</w:t>
            </w:r>
          </w:p>
        </w:tc>
        <w:tc>
          <w:tcPr>
            <w:tcW w:w="1446" w:type="dxa"/>
            <w:noWrap/>
            <w:hideMark/>
          </w:tcPr>
          <w:p w14:paraId="456F5829" w14:textId="77777777" w:rsidR="00CB6958" w:rsidRPr="00DA1F54" w:rsidRDefault="00CB6958" w:rsidP="00806FD8">
            <w:pPr>
              <w:jc w:val="left"/>
              <w:rPr>
                <w:color w:val="000000"/>
              </w:rPr>
            </w:pPr>
            <w:r w:rsidRPr="00DA1F54">
              <w:rPr>
                <w:color w:val="000000"/>
              </w:rPr>
              <w:t>0.10</w:t>
            </w:r>
          </w:p>
        </w:tc>
        <w:tc>
          <w:tcPr>
            <w:tcW w:w="1276" w:type="dxa"/>
            <w:noWrap/>
            <w:hideMark/>
          </w:tcPr>
          <w:p w14:paraId="5B9605B8" w14:textId="77777777" w:rsidR="00CB6958" w:rsidRPr="00DA1F54" w:rsidRDefault="00CB6958" w:rsidP="00806FD8">
            <w:pPr>
              <w:jc w:val="left"/>
              <w:rPr>
                <w:color w:val="000000"/>
              </w:rPr>
            </w:pPr>
            <w:r w:rsidRPr="00DA1F54">
              <w:rPr>
                <w:color w:val="000000"/>
              </w:rPr>
              <w:t>0.01</w:t>
            </w:r>
          </w:p>
        </w:tc>
        <w:tc>
          <w:tcPr>
            <w:tcW w:w="1178" w:type="dxa"/>
            <w:noWrap/>
            <w:hideMark/>
          </w:tcPr>
          <w:p w14:paraId="2566421B" w14:textId="77777777" w:rsidR="00CB6958" w:rsidRPr="00DA1F54" w:rsidRDefault="00CB6958" w:rsidP="00806FD8">
            <w:pPr>
              <w:jc w:val="left"/>
              <w:rPr>
                <w:color w:val="000000"/>
              </w:rPr>
            </w:pPr>
            <w:r w:rsidRPr="00DA1F54">
              <w:rPr>
                <w:color w:val="000000"/>
              </w:rPr>
              <w:t>0.99</w:t>
            </w:r>
          </w:p>
        </w:tc>
      </w:tr>
      <w:tr w:rsidR="00CB6958" w:rsidRPr="00DA1F54" w14:paraId="2379183A" w14:textId="77777777" w:rsidTr="00806FD8">
        <w:trPr>
          <w:trHeight w:val="320"/>
        </w:trPr>
        <w:tc>
          <w:tcPr>
            <w:tcW w:w="2127" w:type="dxa"/>
            <w:noWrap/>
            <w:hideMark/>
          </w:tcPr>
          <w:p w14:paraId="097095D4" w14:textId="77777777" w:rsidR="00CB6958" w:rsidRPr="00DA1F54" w:rsidRDefault="00CB6958" w:rsidP="00806FD8">
            <w:pPr>
              <w:jc w:val="left"/>
              <w:rPr>
                <w:color w:val="000000"/>
              </w:rPr>
            </w:pPr>
            <w:r w:rsidRPr="00DA1F54">
              <w:rPr>
                <w:color w:val="000000"/>
              </w:rPr>
              <w:t>Depth</w:t>
            </w:r>
          </w:p>
        </w:tc>
        <w:tc>
          <w:tcPr>
            <w:tcW w:w="1247" w:type="dxa"/>
            <w:noWrap/>
            <w:hideMark/>
          </w:tcPr>
          <w:p w14:paraId="3F30A3FB" w14:textId="77777777" w:rsidR="00CB6958" w:rsidRPr="00DA1F54" w:rsidRDefault="00CB6958" w:rsidP="00806FD8">
            <w:pPr>
              <w:jc w:val="both"/>
              <w:rPr>
                <w:color w:val="000000"/>
              </w:rPr>
            </w:pPr>
            <w:r w:rsidRPr="00DA1F54">
              <w:rPr>
                <w:color w:val="000000"/>
              </w:rPr>
              <w:t>0.38</w:t>
            </w:r>
          </w:p>
        </w:tc>
        <w:tc>
          <w:tcPr>
            <w:tcW w:w="1446" w:type="dxa"/>
            <w:noWrap/>
            <w:hideMark/>
          </w:tcPr>
          <w:p w14:paraId="480FB657" w14:textId="77777777" w:rsidR="00CB6958" w:rsidRPr="00DA1F54" w:rsidRDefault="00CB6958" w:rsidP="00806FD8">
            <w:pPr>
              <w:jc w:val="left"/>
              <w:rPr>
                <w:color w:val="000000"/>
              </w:rPr>
            </w:pPr>
            <w:r w:rsidRPr="00DA1F54">
              <w:rPr>
                <w:color w:val="000000"/>
              </w:rPr>
              <w:t>0.05</w:t>
            </w:r>
          </w:p>
        </w:tc>
        <w:tc>
          <w:tcPr>
            <w:tcW w:w="1276" w:type="dxa"/>
            <w:noWrap/>
            <w:hideMark/>
          </w:tcPr>
          <w:p w14:paraId="1DD2FF80" w14:textId="77777777" w:rsidR="00CB6958" w:rsidRPr="00DA1F54" w:rsidRDefault="00CB6958" w:rsidP="00806FD8">
            <w:pPr>
              <w:jc w:val="left"/>
              <w:rPr>
                <w:color w:val="000000"/>
              </w:rPr>
            </w:pPr>
            <w:r w:rsidRPr="00DA1F54">
              <w:rPr>
                <w:color w:val="000000"/>
              </w:rPr>
              <w:t>8.07</w:t>
            </w:r>
          </w:p>
        </w:tc>
        <w:tc>
          <w:tcPr>
            <w:tcW w:w="1178" w:type="dxa"/>
            <w:noWrap/>
            <w:hideMark/>
          </w:tcPr>
          <w:p w14:paraId="42A08773" w14:textId="77777777" w:rsidR="00CB6958" w:rsidRPr="00DA1F54" w:rsidRDefault="00CB6958" w:rsidP="00806FD8">
            <w:pPr>
              <w:jc w:val="left"/>
              <w:rPr>
                <w:color w:val="000000"/>
              </w:rPr>
            </w:pPr>
            <w:r w:rsidRPr="00DA1F54">
              <w:rPr>
                <w:color w:val="000000"/>
              </w:rPr>
              <w:t>&lt; 0.001</w:t>
            </w:r>
          </w:p>
        </w:tc>
      </w:tr>
    </w:tbl>
    <w:p w14:paraId="77A32D8D" w14:textId="77777777" w:rsidR="00CB6958" w:rsidRDefault="00CB6958" w:rsidP="00CB6958">
      <w:pPr>
        <w:spacing w:line="480" w:lineRule="auto"/>
        <w:rPr>
          <w:bCs/>
        </w:rPr>
      </w:pPr>
    </w:p>
    <w:p w14:paraId="5D117740" w14:textId="77777777" w:rsidR="00CB6958" w:rsidRPr="00DA1F54" w:rsidRDefault="00CB6958" w:rsidP="00CB6958">
      <w:pPr>
        <w:spacing w:line="480" w:lineRule="auto"/>
        <w:rPr>
          <w:bCs/>
        </w:rPr>
      </w:pPr>
    </w:p>
    <w:p w14:paraId="4A177B2D" w14:textId="77777777" w:rsidR="00CB6958" w:rsidRDefault="00CB6958" w:rsidP="00CB6958">
      <w:pPr>
        <w:spacing w:line="480" w:lineRule="auto"/>
        <w:rPr>
          <w:bCs/>
        </w:rPr>
      </w:pPr>
      <w:r>
        <w:rPr>
          <w:b/>
        </w:rPr>
        <w:t xml:space="preserve">Table S1.11. </w:t>
      </w:r>
      <w:r>
        <w:rPr>
          <w:bCs/>
        </w:rPr>
        <w:t>Fine-scale model describing ammonium variation between cages with zero, medium, or large red rock crabs (</w:t>
      </w:r>
      <w:r>
        <w:rPr>
          <w:bCs/>
          <w:i/>
          <w:iCs/>
        </w:rPr>
        <w:t xml:space="preserve">Cancer </w:t>
      </w:r>
      <w:proofErr w:type="spellStart"/>
      <w:r>
        <w:rPr>
          <w:bCs/>
          <w:i/>
          <w:iCs/>
        </w:rPr>
        <w:t>productus</w:t>
      </w:r>
      <w:proofErr w:type="spellEnd"/>
      <w:r>
        <w:rPr>
          <w:bCs/>
        </w:rPr>
        <w:t>).</w:t>
      </w:r>
      <w:r w:rsidRPr="00B12153">
        <w:rPr>
          <w:bCs/>
        </w:rPr>
        <w:t xml:space="preserve"> </w:t>
      </w:r>
      <w:r w:rsidRPr="008F7E10">
        <w:rPr>
          <w:bCs/>
        </w:rPr>
        <w:t xml:space="preserve">The </w:t>
      </w:r>
      <w:r>
        <w:rPr>
          <w:bCs/>
        </w:rPr>
        <w:t>model was constructed with a</w:t>
      </w:r>
      <w:r w:rsidRPr="008F7E10">
        <w:rPr>
          <w:bCs/>
        </w:rPr>
        <w:t xml:space="preserve"> gamma distribution (link = ‘log’), so coefficients are presented in log space.</w:t>
      </w:r>
    </w:p>
    <w:tbl>
      <w:tblPr>
        <w:tblStyle w:val="Nikola"/>
        <w:tblW w:w="7230" w:type="dxa"/>
        <w:tblLook w:val="04A0" w:firstRow="1" w:lastRow="0" w:firstColumn="1" w:lastColumn="0" w:noHBand="0" w:noVBand="1"/>
      </w:tblPr>
      <w:tblGrid>
        <w:gridCol w:w="2127"/>
        <w:gridCol w:w="1275"/>
        <w:gridCol w:w="1418"/>
        <w:gridCol w:w="1319"/>
        <w:gridCol w:w="1091"/>
      </w:tblGrid>
      <w:tr w:rsidR="00CB6958" w:rsidRPr="00213F7E" w14:paraId="47DE4DC6"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127" w:type="dxa"/>
            <w:noWrap/>
            <w:hideMark/>
          </w:tcPr>
          <w:p w14:paraId="01DD380E" w14:textId="77777777" w:rsidR="00CB6958" w:rsidRPr="00213F7E" w:rsidRDefault="00CB6958" w:rsidP="00806FD8">
            <w:pPr>
              <w:rPr>
                <w:b/>
              </w:rPr>
            </w:pPr>
          </w:p>
        </w:tc>
        <w:tc>
          <w:tcPr>
            <w:tcW w:w="1275" w:type="dxa"/>
            <w:noWrap/>
            <w:hideMark/>
          </w:tcPr>
          <w:p w14:paraId="1EBC283C" w14:textId="77777777" w:rsidR="00CB6958" w:rsidRPr="00213F7E" w:rsidRDefault="00CB6958" w:rsidP="00806FD8">
            <w:pPr>
              <w:jc w:val="left"/>
              <w:rPr>
                <w:b/>
              </w:rPr>
            </w:pPr>
            <w:r w:rsidRPr="00213F7E">
              <w:rPr>
                <w:b/>
              </w:rPr>
              <w:t>Estimate</w:t>
            </w:r>
          </w:p>
        </w:tc>
        <w:tc>
          <w:tcPr>
            <w:tcW w:w="1418" w:type="dxa"/>
            <w:noWrap/>
            <w:hideMark/>
          </w:tcPr>
          <w:p w14:paraId="336053A7" w14:textId="77777777" w:rsidR="00CB6958" w:rsidRPr="00213F7E" w:rsidRDefault="00CB6958" w:rsidP="00806FD8">
            <w:pPr>
              <w:jc w:val="left"/>
              <w:rPr>
                <w:b/>
              </w:rPr>
            </w:pPr>
            <w:r w:rsidRPr="00213F7E">
              <w:rPr>
                <w:b/>
              </w:rPr>
              <w:t>Std. error</w:t>
            </w:r>
          </w:p>
        </w:tc>
        <w:tc>
          <w:tcPr>
            <w:tcW w:w="1319" w:type="dxa"/>
            <w:noWrap/>
            <w:hideMark/>
          </w:tcPr>
          <w:p w14:paraId="1175ED96" w14:textId="77777777" w:rsidR="00CB6958" w:rsidRPr="00213F7E" w:rsidRDefault="00CB6958" w:rsidP="00806FD8">
            <w:pPr>
              <w:jc w:val="left"/>
              <w:rPr>
                <w:b/>
              </w:rPr>
            </w:pPr>
            <w:r w:rsidRPr="00213F7E">
              <w:rPr>
                <w:b/>
              </w:rPr>
              <w:t>z value</w:t>
            </w:r>
          </w:p>
        </w:tc>
        <w:tc>
          <w:tcPr>
            <w:tcW w:w="1091" w:type="dxa"/>
            <w:noWrap/>
            <w:hideMark/>
          </w:tcPr>
          <w:p w14:paraId="742844A4" w14:textId="77777777" w:rsidR="00CB6958" w:rsidRPr="00213F7E" w:rsidRDefault="00CB6958" w:rsidP="00806FD8">
            <w:pPr>
              <w:jc w:val="left"/>
              <w:rPr>
                <w:b/>
              </w:rPr>
            </w:pPr>
            <w:r w:rsidRPr="00213F7E">
              <w:rPr>
                <w:b/>
              </w:rPr>
              <w:t>p value</w:t>
            </w:r>
          </w:p>
        </w:tc>
      </w:tr>
      <w:tr w:rsidR="00CB6958" w:rsidRPr="00213F7E" w14:paraId="34A4DA1E" w14:textId="77777777" w:rsidTr="00806FD8">
        <w:trPr>
          <w:trHeight w:val="320"/>
        </w:trPr>
        <w:tc>
          <w:tcPr>
            <w:tcW w:w="2127" w:type="dxa"/>
            <w:noWrap/>
            <w:hideMark/>
          </w:tcPr>
          <w:p w14:paraId="365A8B0F" w14:textId="77777777" w:rsidR="00CB6958" w:rsidRPr="00213F7E" w:rsidRDefault="00CB6958" w:rsidP="00C970A3">
            <w:pPr>
              <w:jc w:val="left"/>
              <w:rPr>
                <w:bCs/>
              </w:rPr>
              <w:pPrChange w:id="416" w:author="Isabelle Cote" w:date="2025-08-12T15:48:00Z" w16du:dateUtc="2025-08-12T22:48:00Z">
                <w:pPr/>
              </w:pPrChange>
            </w:pPr>
            <w:r w:rsidRPr="00213F7E">
              <w:rPr>
                <w:bCs/>
              </w:rPr>
              <w:t>Intercept</w:t>
            </w:r>
          </w:p>
        </w:tc>
        <w:tc>
          <w:tcPr>
            <w:tcW w:w="1275" w:type="dxa"/>
            <w:noWrap/>
            <w:hideMark/>
          </w:tcPr>
          <w:p w14:paraId="4A958807" w14:textId="77777777" w:rsidR="00CB6958" w:rsidRPr="00213F7E" w:rsidRDefault="00CB6958" w:rsidP="00806FD8">
            <w:pPr>
              <w:jc w:val="left"/>
              <w:rPr>
                <w:bCs/>
              </w:rPr>
            </w:pPr>
            <w:r w:rsidRPr="00213F7E">
              <w:rPr>
                <w:bCs/>
              </w:rPr>
              <w:t>-1.78</w:t>
            </w:r>
          </w:p>
        </w:tc>
        <w:tc>
          <w:tcPr>
            <w:tcW w:w="1418" w:type="dxa"/>
            <w:noWrap/>
            <w:hideMark/>
          </w:tcPr>
          <w:p w14:paraId="65905C9E" w14:textId="77777777" w:rsidR="00CB6958" w:rsidRPr="00213F7E" w:rsidRDefault="00CB6958" w:rsidP="00806FD8">
            <w:pPr>
              <w:jc w:val="left"/>
              <w:rPr>
                <w:bCs/>
              </w:rPr>
            </w:pPr>
            <w:r w:rsidRPr="00213F7E">
              <w:rPr>
                <w:bCs/>
              </w:rPr>
              <w:t>0.25</w:t>
            </w:r>
          </w:p>
        </w:tc>
        <w:tc>
          <w:tcPr>
            <w:tcW w:w="1319" w:type="dxa"/>
            <w:noWrap/>
            <w:hideMark/>
          </w:tcPr>
          <w:p w14:paraId="6E3DFEB3" w14:textId="77777777" w:rsidR="00CB6958" w:rsidRPr="00213F7E" w:rsidRDefault="00CB6958" w:rsidP="00806FD8">
            <w:pPr>
              <w:jc w:val="left"/>
              <w:rPr>
                <w:bCs/>
              </w:rPr>
            </w:pPr>
            <w:r w:rsidRPr="00213F7E">
              <w:rPr>
                <w:bCs/>
              </w:rPr>
              <w:t>-7.25</w:t>
            </w:r>
          </w:p>
        </w:tc>
        <w:tc>
          <w:tcPr>
            <w:tcW w:w="1091" w:type="dxa"/>
            <w:noWrap/>
            <w:hideMark/>
          </w:tcPr>
          <w:p w14:paraId="5B61090B" w14:textId="77777777" w:rsidR="00CB6958" w:rsidRPr="00213F7E" w:rsidRDefault="00CB6958" w:rsidP="00806FD8">
            <w:pPr>
              <w:jc w:val="left"/>
              <w:rPr>
                <w:bCs/>
              </w:rPr>
            </w:pPr>
            <w:r w:rsidRPr="00213F7E">
              <w:rPr>
                <w:bCs/>
              </w:rPr>
              <w:t>&lt; 0.001</w:t>
            </w:r>
          </w:p>
        </w:tc>
      </w:tr>
      <w:tr w:rsidR="00CB6958" w:rsidRPr="00213F7E" w14:paraId="060B4D04" w14:textId="77777777" w:rsidTr="00806FD8">
        <w:trPr>
          <w:trHeight w:val="320"/>
        </w:trPr>
        <w:tc>
          <w:tcPr>
            <w:tcW w:w="2127" w:type="dxa"/>
            <w:noWrap/>
            <w:hideMark/>
          </w:tcPr>
          <w:p w14:paraId="335072B0" w14:textId="77777777" w:rsidR="00CB6958" w:rsidRPr="00213F7E" w:rsidRDefault="00CB6958" w:rsidP="00C970A3">
            <w:pPr>
              <w:jc w:val="left"/>
              <w:rPr>
                <w:bCs/>
              </w:rPr>
              <w:pPrChange w:id="417" w:author="Isabelle Cote" w:date="2025-08-12T15:48:00Z" w16du:dateUtc="2025-08-12T22:48:00Z">
                <w:pPr/>
              </w:pPrChange>
            </w:pPr>
            <w:r>
              <w:rPr>
                <w:bCs/>
              </w:rPr>
              <w:t>Crabs - medium</w:t>
            </w:r>
          </w:p>
        </w:tc>
        <w:tc>
          <w:tcPr>
            <w:tcW w:w="1275" w:type="dxa"/>
            <w:noWrap/>
            <w:hideMark/>
          </w:tcPr>
          <w:p w14:paraId="304C8FD9" w14:textId="77777777" w:rsidR="00CB6958" w:rsidRPr="00213F7E" w:rsidRDefault="00CB6958" w:rsidP="00806FD8">
            <w:pPr>
              <w:jc w:val="left"/>
              <w:rPr>
                <w:bCs/>
              </w:rPr>
            </w:pPr>
            <w:r w:rsidRPr="00213F7E">
              <w:rPr>
                <w:bCs/>
              </w:rPr>
              <w:t>2.20</w:t>
            </w:r>
          </w:p>
        </w:tc>
        <w:tc>
          <w:tcPr>
            <w:tcW w:w="1418" w:type="dxa"/>
            <w:noWrap/>
            <w:hideMark/>
          </w:tcPr>
          <w:p w14:paraId="04373D5F" w14:textId="77777777" w:rsidR="00CB6958" w:rsidRPr="00213F7E" w:rsidRDefault="00CB6958" w:rsidP="00806FD8">
            <w:pPr>
              <w:jc w:val="left"/>
              <w:rPr>
                <w:bCs/>
              </w:rPr>
            </w:pPr>
            <w:r w:rsidRPr="00213F7E">
              <w:rPr>
                <w:bCs/>
              </w:rPr>
              <w:t>0.26</w:t>
            </w:r>
          </w:p>
        </w:tc>
        <w:tc>
          <w:tcPr>
            <w:tcW w:w="1319" w:type="dxa"/>
            <w:noWrap/>
            <w:hideMark/>
          </w:tcPr>
          <w:p w14:paraId="563A0834" w14:textId="77777777" w:rsidR="00CB6958" w:rsidRPr="00213F7E" w:rsidRDefault="00CB6958" w:rsidP="00806FD8">
            <w:pPr>
              <w:jc w:val="left"/>
              <w:rPr>
                <w:bCs/>
              </w:rPr>
            </w:pPr>
            <w:r w:rsidRPr="00213F7E">
              <w:rPr>
                <w:bCs/>
              </w:rPr>
              <w:t>8.48</w:t>
            </w:r>
          </w:p>
        </w:tc>
        <w:tc>
          <w:tcPr>
            <w:tcW w:w="1091" w:type="dxa"/>
            <w:noWrap/>
            <w:hideMark/>
          </w:tcPr>
          <w:p w14:paraId="0B59908E" w14:textId="77777777" w:rsidR="00CB6958" w:rsidRPr="00213F7E" w:rsidRDefault="00CB6958" w:rsidP="00806FD8">
            <w:pPr>
              <w:jc w:val="left"/>
              <w:rPr>
                <w:bCs/>
              </w:rPr>
            </w:pPr>
            <w:r w:rsidRPr="00213F7E">
              <w:rPr>
                <w:bCs/>
              </w:rPr>
              <w:t>&lt; 0.001</w:t>
            </w:r>
          </w:p>
        </w:tc>
      </w:tr>
      <w:tr w:rsidR="00CB6958" w:rsidRPr="00213F7E" w14:paraId="20E89AEB" w14:textId="77777777" w:rsidTr="00806FD8">
        <w:trPr>
          <w:trHeight w:val="320"/>
        </w:trPr>
        <w:tc>
          <w:tcPr>
            <w:tcW w:w="2127" w:type="dxa"/>
            <w:noWrap/>
            <w:hideMark/>
          </w:tcPr>
          <w:p w14:paraId="7A96331E" w14:textId="77777777" w:rsidR="00CB6958" w:rsidRPr="00213F7E" w:rsidRDefault="00CB6958" w:rsidP="00C970A3">
            <w:pPr>
              <w:jc w:val="left"/>
              <w:rPr>
                <w:bCs/>
              </w:rPr>
              <w:pPrChange w:id="418" w:author="Isabelle Cote" w:date="2025-08-12T15:48:00Z" w16du:dateUtc="2025-08-12T22:48:00Z">
                <w:pPr/>
              </w:pPrChange>
            </w:pPr>
            <w:r>
              <w:rPr>
                <w:bCs/>
              </w:rPr>
              <w:t>Crabs - large</w:t>
            </w:r>
          </w:p>
        </w:tc>
        <w:tc>
          <w:tcPr>
            <w:tcW w:w="1275" w:type="dxa"/>
            <w:noWrap/>
            <w:hideMark/>
          </w:tcPr>
          <w:p w14:paraId="6F340D97" w14:textId="77777777" w:rsidR="00CB6958" w:rsidRPr="00213F7E" w:rsidRDefault="00CB6958" w:rsidP="00806FD8">
            <w:pPr>
              <w:jc w:val="left"/>
              <w:rPr>
                <w:bCs/>
              </w:rPr>
            </w:pPr>
            <w:r w:rsidRPr="00213F7E">
              <w:rPr>
                <w:bCs/>
              </w:rPr>
              <w:t>2.61</w:t>
            </w:r>
          </w:p>
        </w:tc>
        <w:tc>
          <w:tcPr>
            <w:tcW w:w="1418" w:type="dxa"/>
            <w:noWrap/>
            <w:hideMark/>
          </w:tcPr>
          <w:p w14:paraId="3AFA5843" w14:textId="77777777" w:rsidR="00CB6958" w:rsidRPr="00213F7E" w:rsidRDefault="00CB6958" w:rsidP="00806FD8">
            <w:pPr>
              <w:jc w:val="left"/>
              <w:rPr>
                <w:bCs/>
              </w:rPr>
            </w:pPr>
            <w:r w:rsidRPr="00213F7E">
              <w:rPr>
                <w:bCs/>
              </w:rPr>
              <w:t>0.27</w:t>
            </w:r>
          </w:p>
        </w:tc>
        <w:tc>
          <w:tcPr>
            <w:tcW w:w="1319" w:type="dxa"/>
            <w:noWrap/>
            <w:hideMark/>
          </w:tcPr>
          <w:p w14:paraId="3118C64D" w14:textId="77777777" w:rsidR="00CB6958" w:rsidRPr="00213F7E" w:rsidRDefault="00CB6958" w:rsidP="00806FD8">
            <w:pPr>
              <w:jc w:val="left"/>
              <w:rPr>
                <w:bCs/>
              </w:rPr>
            </w:pPr>
            <w:r w:rsidRPr="00213F7E">
              <w:rPr>
                <w:bCs/>
              </w:rPr>
              <w:t>9.83</w:t>
            </w:r>
          </w:p>
        </w:tc>
        <w:tc>
          <w:tcPr>
            <w:tcW w:w="1091" w:type="dxa"/>
            <w:noWrap/>
            <w:hideMark/>
          </w:tcPr>
          <w:p w14:paraId="1E7C4826" w14:textId="77777777" w:rsidR="00CB6958" w:rsidRPr="00213F7E" w:rsidRDefault="00CB6958" w:rsidP="00806FD8">
            <w:pPr>
              <w:jc w:val="left"/>
              <w:rPr>
                <w:bCs/>
              </w:rPr>
            </w:pPr>
            <w:r w:rsidRPr="00213F7E">
              <w:rPr>
                <w:bCs/>
              </w:rPr>
              <w:t>&lt; 0.001</w:t>
            </w:r>
          </w:p>
        </w:tc>
      </w:tr>
    </w:tbl>
    <w:p w14:paraId="58F192FA" w14:textId="2A34C3E4" w:rsidR="00CB6958" w:rsidRDefault="00CB6958" w:rsidP="00322F15">
      <w:pPr>
        <w:spacing w:line="480" w:lineRule="auto"/>
        <w:rPr>
          <w:b/>
        </w:rPr>
      </w:pPr>
      <w:r w:rsidRPr="00213F7E">
        <w:rPr>
          <w:b/>
        </w:rPr>
        <w:t xml:space="preserve"> </w:t>
      </w:r>
    </w:p>
    <w:p w14:paraId="41DD4EBA" w14:textId="77777777" w:rsidR="00322F15" w:rsidRDefault="00322F15" w:rsidP="00322F15">
      <w:pPr>
        <w:spacing w:line="480" w:lineRule="auto"/>
        <w:rPr>
          <w:b/>
        </w:rPr>
      </w:pPr>
    </w:p>
    <w:p w14:paraId="6FC904EC" w14:textId="77777777" w:rsidR="00CB6958" w:rsidRDefault="00CB6958" w:rsidP="00CB6958">
      <w:pPr>
        <w:spacing w:line="360" w:lineRule="auto"/>
        <w:rPr>
          <w:b/>
        </w:rPr>
      </w:pPr>
      <w:r>
        <w:rPr>
          <w:b/>
        </w:rPr>
        <w:t>References</w:t>
      </w:r>
    </w:p>
    <w:p w14:paraId="32A68D5E" w14:textId="77777777" w:rsidR="000A1486" w:rsidRPr="000A1486" w:rsidRDefault="00CB6958" w:rsidP="000A1486">
      <w:pPr>
        <w:pStyle w:val="Bibliography"/>
        <w:rPr>
          <w:lang w:val="en-US"/>
        </w:rPr>
      </w:pPr>
      <w:r>
        <w:rPr>
          <w:b/>
        </w:rPr>
        <w:fldChar w:fldCharType="begin"/>
      </w:r>
      <w:r>
        <w:rPr>
          <w:b/>
        </w:rPr>
        <w:instrText xml:space="preserve"> ADDIN ZOTERO_BIBL {"uncited":[],"omitted":[],"custom":[]} CSL_BIBLIOGRAPHY </w:instrText>
      </w:r>
      <w:r>
        <w:rPr>
          <w:b/>
        </w:rPr>
        <w:fldChar w:fldCharType="separate"/>
      </w:r>
      <w:r w:rsidR="000A1486" w:rsidRPr="000A1486">
        <w:rPr>
          <w:lang w:val="en-US"/>
        </w:rPr>
        <w:t xml:space="preserve">Ahn, O., R. J. Petrell, and P. J. Harrison. 1998. Ammonium and nitrate uptake by Laminaria saccharina and Nereocystis luetkeana originating from a salmon sea cage farm. Journal of Applied Phycology </w:t>
      </w:r>
      <w:r w:rsidR="000A1486" w:rsidRPr="000A1486">
        <w:rPr>
          <w:b/>
          <w:bCs/>
          <w:lang w:val="en-US"/>
        </w:rPr>
        <w:t>10</w:t>
      </w:r>
      <w:r w:rsidR="000A1486" w:rsidRPr="000A1486">
        <w:rPr>
          <w:lang w:val="en-US"/>
        </w:rPr>
        <w:t>: 333–340. doi:10.1023/A:1008092521651</w:t>
      </w:r>
    </w:p>
    <w:p w14:paraId="3A8A143C" w14:textId="77777777" w:rsidR="000A1486" w:rsidRPr="000A1486" w:rsidRDefault="000A1486" w:rsidP="000A1486">
      <w:pPr>
        <w:pStyle w:val="Bibliography"/>
        <w:rPr>
          <w:lang w:val="en-US"/>
        </w:rPr>
      </w:pPr>
      <w:r w:rsidRPr="000A1486">
        <w:rPr>
          <w:lang w:val="en-US"/>
        </w:rPr>
        <w:t xml:space="preserve">Allgeier, J. E., D. E. Burkepile, and C. A. Layman. 2017. Animal pee in the sea: consumer-mediated nutrient dynamics in the world’s changing oceans. Glob Change Biol </w:t>
      </w:r>
      <w:r w:rsidRPr="000A1486">
        <w:rPr>
          <w:b/>
          <w:bCs/>
          <w:lang w:val="en-US"/>
        </w:rPr>
        <w:t>23</w:t>
      </w:r>
      <w:r w:rsidRPr="000A1486">
        <w:rPr>
          <w:lang w:val="en-US"/>
        </w:rPr>
        <w:t>: 2166–2178. doi:10.1111/gcb.13625</w:t>
      </w:r>
    </w:p>
    <w:p w14:paraId="5E370767" w14:textId="77777777" w:rsidR="000A1486" w:rsidRPr="000A1486" w:rsidRDefault="000A1486" w:rsidP="000A1486">
      <w:pPr>
        <w:pStyle w:val="Bibliography"/>
        <w:rPr>
          <w:lang w:val="en-US"/>
        </w:rPr>
      </w:pPr>
      <w:r w:rsidRPr="000A1486">
        <w:rPr>
          <w:lang w:val="en-US"/>
        </w:rPr>
        <w:lastRenderedPageBreak/>
        <w:t xml:space="preserve">Allgeier, J. E., C. A. Layman, P. J. Mumby, and A. D. Rosemond. 2014. Consistent nutrient storage and supply mediated by diverse fish communities in coral reef ecosystems. Global Change Biology </w:t>
      </w:r>
      <w:r w:rsidRPr="000A1486">
        <w:rPr>
          <w:b/>
          <w:bCs/>
          <w:lang w:val="en-US"/>
        </w:rPr>
        <w:t>20</w:t>
      </w:r>
      <w:r w:rsidRPr="000A1486">
        <w:rPr>
          <w:lang w:val="en-US"/>
        </w:rPr>
        <w:t>: 2459–2472. doi:10.1111/gcb.12566</w:t>
      </w:r>
    </w:p>
    <w:p w14:paraId="0023F0CF" w14:textId="77777777" w:rsidR="000A1486" w:rsidRPr="000A1486" w:rsidRDefault="000A1486" w:rsidP="000A1486">
      <w:pPr>
        <w:pStyle w:val="Bibliography"/>
        <w:rPr>
          <w:lang w:val="en-US"/>
        </w:rPr>
      </w:pPr>
      <w:r w:rsidRPr="000A1486">
        <w:rPr>
          <w:lang w:val="en-US"/>
        </w:rPr>
        <w:t xml:space="preserve">Allgeier, J. E., L. A. Yeager, and C. A. Layman. 2013. Consumers regulate nutrient limitation regimes and primary production in seagrass ecosystems. Ecology </w:t>
      </w:r>
      <w:r w:rsidRPr="000A1486">
        <w:rPr>
          <w:b/>
          <w:bCs/>
          <w:lang w:val="en-US"/>
        </w:rPr>
        <w:t>94</w:t>
      </w:r>
      <w:r w:rsidRPr="000A1486">
        <w:rPr>
          <w:lang w:val="en-US"/>
        </w:rPr>
        <w:t>: 521–529. doi:https://doi.org/10.1890/12-1122.1</w:t>
      </w:r>
    </w:p>
    <w:p w14:paraId="7DD9E85F" w14:textId="77777777" w:rsidR="000A1486" w:rsidRPr="000A1486" w:rsidRDefault="000A1486" w:rsidP="000A1486">
      <w:pPr>
        <w:pStyle w:val="Bibliography"/>
        <w:rPr>
          <w:lang w:val="en-US"/>
        </w:rPr>
      </w:pPr>
      <w:r w:rsidRPr="000A1486">
        <w:rPr>
          <w:lang w:val="en-US"/>
        </w:rPr>
        <w:t xml:space="preserve">Aquilino, K. M., M. E. S. Bracken, M. N. Faubel, and J. J. Stachowicz. 2009. Local-scale nutrient regeneration facilitates seaweed growth on wave-exposed rocky shores in an upwelling system. Limnol Oceanogr </w:t>
      </w:r>
      <w:r w:rsidRPr="000A1486">
        <w:rPr>
          <w:b/>
          <w:bCs/>
          <w:lang w:val="en-US"/>
        </w:rPr>
        <w:t>54</w:t>
      </w:r>
      <w:r w:rsidRPr="000A1486">
        <w:rPr>
          <w:lang w:val="en-US"/>
        </w:rPr>
        <w:t>: 309–317. doi:https://doi.org/10.4319/lo.2009.54.1.0309</w:t>
      </w:r>
    </w:p>
    <w:p w14:paraId="2BB4870A" w14:textId="77777777" w:rsidR="000A1486" w:rsidRPr="000A1486" w:rsidRDefault="000A1486" w:rsidP="000A1486">
      <w:pPr>
        <w:pStyle w:val="Bibliography"/>
        <w:rPr>
          <w:lang w:val="en-US"/>
        </w:rPr>
      </w:pPr>
      <w:r w:rsidRPr="000A1486">
        <w:rPr>
          <w:lang w:val="en-US"/>
        </w:rPr>
        <w:t xml:space="preserve">Archer, S. K. and others. 2015. Hot moments in spawning aggregations: implications for ecosystem-scale nutrient cycling. Coral Reefs </w:t>
      </w:r>
      <w:r w:rsidRPr="000A1486">
        <w:rPr>
          <w:b/>
          <w:bCs/>
          <w:lang w:val="en-US"/>
        </w:rPr>
        <w:t>34</w:t>
      </w:r>
      <w:r w:rsidRPr="000A1486">
        <w:rPr>
          <w:lang w:val="en-US"/>
        </w:rPr>
        <w:t>: 19–23. doi:10.1007/s00338-014-1208-4</w:t>
      </w:r>
    </w:p>
    <w:p w14:paraId="47AD5C87" w14:textId="77777777" w:rsidR="000A1486" w:rsidRPr="000A1486" w:rsidRDefault="000A1486" w:rsidP="000A1486">
      <w:pPr>
        <w:pStyle w:val="Bibliography"/>
        <w:rPr>
          <w:lang w:val="en-US"/>
        </w:rPr>
      </w:pPr>
      <w:r w:rsidRPr="000A1486">
        <w:rPr>
          <w:lang w:val="en-US"/>
        </w:rPr>
        <w:t xml:space="preserve">Arzul, G. 2001. Effect of marine animal excretions on differential growth of phytoplankton species. ICES J. Mar. Sci. </w:t>
      </w:r>
      <w:r w:rsidRPr="000A1486">
        <w:rPr>
          <w:b/>
          <w:bCs/>
          <w:lang w:val="en-US"/>
        </w:rPr>
        <w:t>58</w:t>
      </w:r>
      <w:r w:rsidRPr="000A1486">
        <w:rPr>
          <w:lang w:val="en-US"/>
        </w:rPr>
        <w:t>: 386–390. doi:10.1006/jmsc.2000.1038</w:t>
      </w:r>
    </w:p>
    <w:p w14:paraId="60C39556" w14:textId="77777777" w:rsidR="000A1486" w:rsidRPr="000A1486" w:rsidRDefault="000A1486" w:rsidP="000A1486">
      <w:pPr>
        <w:pStyle w:val="Bibliography"/>
        <w:rPr>
          <w:lang w:val="en-US"/>
        </w:rPr>
      </w:pPr>
      <w:r w:rsidRPr="000A1486">
        <w:rPr>
          <w:lang w:val="en-US"/>
        </w:rPr>
        <w:t xml:space="preserve">Attridge, C. M., K. D. Cox, B. Maher, S. Gross, E. G. Lim, K. R. Kattler, and I. M. Côté. 2024. Studying kelp forests of today to forecast ecosystems of the future. Fisheries </w:t>
      </w:r>
      <w:r w:rsidRPr="000A1486">
        <w:rPr>
          <w:b/>
          <w:bCs/>
          <w:lang w:val="en-US"/>
        </w:rPr>
        <w:t>49</w:t>
      </w:r>
      <w:r w:rsidRPr="000A1486">
        <w:rPr>
          <w:lang w:val="en-US"/>
        </w:rPr>
        <w:t>: 181–187. doi:10.1002/fsh.11065</w:t>
      </w:r>
    </w:p>
    <w:p w14:paraId="4A44EC78" w14:textId="77777777" w:rsidR="000A1486" w:rsidRPr="000A1486" w:rsidRDefault="000A1486" w:rsidP="000A1486">
      <w:pPr>
        <w:pStyle w:val="Bibliography"/>
        <w:rPr>
          <w:lang w:val="en-US"/>
        </w:rPr>
      </w:pPr>
      <w:r w:rsidRPr="000A1486">
        <w:rPr>
          <w:lang w:val="en-US"/>
        </w:rPr>
        <w:t xml:space="preserve">Båmstedt, U., and M. B. Martinussen. 2015. Ecology and behavior of Bolinopsis infundibulum (Ctenophora; Lobata) in the Northeast Atlantic. Hydrobiologia </w:t>
      </w:r>
      <w:r w:rsidRPr="000A1486">
        <w:rPr>
          <w:b/>
          <w:bCs/>
          <w:lang w:val="en-US"/>
        </w:rPr>
        <w:t>759</w:t>
      </w:r>
      <w:r w:rsidRPr="000A1486">
        <w:rPr>
          <w:lang w:val="en-US"/>
        </w:rPr>
        <w:t>: 3–14. doi:10.1007/s10750-015-2180-x</w:t>
      </w:r>
    </w:p>
    <w:p w14:paraId="51308478" w14:textId="77777777" w:rsidR="000A1486" w:rsidRPr="000A1486" w:rsidRDefault="000A1486" w:rsidP="000A1486">
      <w:pPr>
        <w:pStyle w:val="Bibliography"/>
        <w:rPr>
          <w:lang w:val="en-US"/>
        </w:rPr>
      </w:pPr>
      <w:r w:rsidRPr="000A1486">
        <w:rPr>
          <w:lang w:val="en-US"/>
        </w:rPr>
        <w:lastRenderedPageBreak/>
        <w:t xml:space="preserve">Benkwitt, C. E., S. K. Wilson, and N. A. J. Graham. 2019. Seabird nutrient subsidies alter patterns of algal abundance and fish biomass on coral reefs following a bleaching event. Glob Change Biol </w:t>
      </w:r>
      <w:r w:rsidRPr="000A1486">
        <w:rPr>
          <w:b/>
          <w:bCs/>
          <w:lang w:val="en-US"/>
        </w:rPr>
        <w:t>25</w:t>
      </w:r>
      <w:r w:rsidRPr="000A1486">
        <w:rPr>
          <w:lang w:val="en-US"/>
        </w:rPr>
        <w:t>: 2619–2632. doi:https://doi.org/10.1111/gcb.14643</w:t>
      </w:r>
    </w:p>
    <w:p w14:paraId="4D56D75E" w14:textId="77777777" w:rsidR="000A1486" w:rsidRPr="000A1486" w:rsidRDefault="000A1486" w:rsidP="000A1486">
      <w:pPr>
        <w:pStyle w:val="Bibliography"/>
        <w:rPr>
          <w:lang w:val="en-US"/>
        </w:rPr>
      </w:pPr>
      <w:r w:rsidRPr="000A1486">
        <w:rPr>
          <w:lang w:val="en-US"/>
        </w:rPr>
        <w:t xml:space="preserve">Bracken, M. E. S. 2004. Invertebrate-mediated nutrient loading increases growth of an intertidal macroalga. J Phycol </w:t>
      </w:r>
      <w:r w:rsidRPr="000A1486">
        <w:rPr>
          <w:b/>
          <w:bCs/>
          <w:lang w:val="en-US"/>
        </w:rPr>
        <w:t>40</w:t>
      </w:r>
      <w:r w:rsidRPr="000A1486">
        <w:rPr>
          <w:lang w:val="en-US"/>
        </w:rPr>
        <w:t>: 1032–1041. doi:https://doi.org/10.1111/j.1529-8817.2004.03106.x</w:t>
      </w:r>
    </w:p>
    <w:p w14:paraId="179120F2" w14:textId="77777777" w:rsidR="000A1486" w:rsidRPr="000A1486" w:rsidRDefault="000A1486" w:rsidP="000A1486">
      <w:pPr>
        <w:pStyle w:val="Bibliography"/>
        <w:rPr>
          <w:lang w:val="en-US"/>
        </w:rPr>
      </w:pPr>
      <w:r w:rsidRPr="000A1486">
        <w:rPr>
          <w:lang w:val="en-US"/>
        </w:rPr>
        <w:t xml:space="preserve">Bray, R. N., A. C. Miller, S. Johnson, P. R. Krause, D. L. Robertson, and A. M. Westcott. 1988. Ammonium excretion by macroinvertebrates and fishes on a subtidal rocky reef in southern California. Mar. Biol. </w:t>
      </w:r>
      <w:r w:rsidRPr="000A1486">
        <w:rPr>
          <w:b/>
          <w:bCs/>
          <w:lang w:val="en-US"/>
        </w:rPr>
        <w:t>100</w:t>
      </w:r>
      <w:r w:rsidRPr="000A1486">
        <w:rPr>
          <w:lang w:val="en-US"/>
        </w:rPr>
        <w:t>: 21–30. doi:10.1007/BF00392951</w:t>
      </w:r>
    </w:p>
    <w:p w14:paraId="35A997B1" w14:textId="77777777" w:rsidR="000A1486" w:rsidRPr="000A1486" w:rsidRDefault="000A1486" w:rsidP="000A1486">
      <w:pPr>
        <w:pStyle w:val="Bibliography"/>
        <w:rPr>
          <w:lang w:val="en-US"/>
        </w:rPr>
      </w:pPr>
      <w:r w:rsidRPr="000A1486">
        <w:rPr>
          <w:lang w:val="en-US"/>
        </w:rPr>
        <w:t xml:space="preserve">Broitman, B. R., S. A. Navarrete, F. Smith, and S. D. Gaines. 2001. Geographic variation of southeastern Pacific intertidal communities. Mar. Ecol. Prog. Ser. </w:t>
      </w:r>
      <w:r w:rsidRPr="000A1486">
        <w:rPr>
          <w:b/>
          <w:bCs/>
          <w:lang w:val="en-US"/>
        </w:rPr>
        <w:t>224</w:t>
      </w:r>
      <w:r w:rsidRPr="000A1486">
        <w:rPr>
          <w:lang w:val="en-US"/>
        </w:rPr>
        <w:t>: 21–34. doi:10.3354/meps224021</w:t>
      </w:r>
    </w:p>
    <w:p w14:paraId="462D287C" w14:textId="77777777" w:rsidR="000A1486" w:rsidRPr="000A1486" w:rsidRDefault="000A1486" w:rsidP="000A1486">
      <w:pPr>
        <w:pStyle w:val="Bibliography"/>
        <w:rPr>
          <w:lang w:val="en-US"/>
        </w:rPr>
      </w:pPr>
      <w:r w:rsidRPr="000A1486">
        <w:rPr>
          <w:lang w:val="en-US"/>
        </w:rPr>
        <w:t xml:space="preserve">Brooks, M. E. and others. 2017. glmmTMB balances speed and flexibility among packages for zero-inflated generalized linear mixed modeling. The R Journal </w:t>
      </w:r>
      <w:r w:rsidRPr="000A1486">
        <w:rPr>
          <w:b/>
          <w:bCs/>
          <w:lang w:val="en-US"/>
        </w:rPr>
        <w:t>9</w:t>
      </w:r>
      <w:r w:rsidRPr="000A1486">
        <w:rPr>
          <w:lang w:val="en-US"/>
        </w:rPr>
        <w:t>: 378. doi:10.32614/RJ-2017-066</w:t>
      </w:r>
    </w:p>
    <w:p w14:paraId="4D76E5F4" w14:textId="77777777" w:rsidR="000A1486" w:rsidRPr="000A1486" w:rsidRDefault="000A1486" w:rsidP="000A1486">
      <w:pPr>
        <w:pStyle w:val="Bibliography"/>
        <w:rPr>
          <w:lang w:val="en-US"/>
        </w:rPr>
      </w:pPr>
      <w:r w:rsidRPr="000A1486">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0A1486">
        <w:rPr>
          <w:b/>
          <w:bCs/>
          <w:lang w:val="en-US"/>
        </w:rPr>
        <w:t>26</w:t>
      </w:r>
      <w:r w:rsidRPr="000A1486">
        <w:rPr>
          <w:lang w:val="en-US"/>
        </w:rPr>
        <w:t>: 114–123. doi:10.5670/oceanog.2013.53</w:t>
      </w:r>
    </w:p>
    <w:p w14:paraId="6560915D" w14:textId="77777777" w:rsidR="000A1486" w:rsidRPr="000A1486" w:rsidRDefault="000A1486" w:rsidP="000A1486">
      <w:pPr>
        <w:pStyle w:val="Bibliography"/>
        <w:rPr>
          <w:lang w:val="en-US"/>
        </w:rPr>
      </w:pPr>
      <w:r w:rsidRPr="000A1486">
        <w:rPr>
          <w:lang w:val="en-US"/>
        </w:rPr>
        <w:t xml:space="preserve">Cedeno, T. H., M. A. Brzezinski, R. J. Miller, and D. C. Reed. 2021. An evaluation of surge uptake capability in the giant kelp (Macrocystis pyrifera) in response to pulses of three different forms of nitrogen. Mar Biol </w:t>
      </w:r>
      <w:r w:rsidRPr="000A1486">
        <w:rPr>
          <w:b/>
          <w:bCs/>
          <w:lang w:val="en-US"/>
        </w:rPr>
        <w:t>168</w:t>
      </w:r>
      <w:r w:rsidRPr="000A1486">
        <w:rPr>
          <w:lang w:val="en-US"/>
        </w:rPr>
        <w:t>: 166. doi:10.1007/s00227-021-03975-z</w:t>
      </w:r>
    </w:p>
    <w:p w14:paraId="44B580D1" w14:textId="77777777" w:rsidR="000A1486" w:rsidRPr="000A1486" w:rsidRDefault="000A1486" w:rsidP="000A1486">
      <w:pPr>
        <w:pStyle w:val="Bibliography"/>
        <w:rPr>
          <w:lang w:val="en-US"/>
        </w:rPr>
      </w:pPr>
      <w:r w:rsidRPr="000A1486">
        <w:rPr>
          <w:lang w:val="en-US"/>
        </w:rPr>
        <w:lastRenderedPageBreak/>
        <w:t xml:space="preserve">Dayton, P. K., M. J. Tegner, P. B. Edwards, and K. L. Riser. 1999. Temporal and spatial scales of kelp demography: The role of oceanographic climate. Ecol. Monogr. </w:t>
      </w:r>
      <w:r w:rsidRPr="000A1486">
        <w:rPr>
          <w:b/>
          <w:bCs/>
          <w:lang w:val="en-US"/>
        </w:rPr>
        <w:t>69</w:t>
      </w:r>
      <w:r w:rsidRPr="000A1486">
        <w:rPr>
          <w:lang w:val="en-US"/>
        </w:rPr>
        <w:t>: 219–250. doi:10.1890/0012-9615(1999)069[0219:TASSOK]2.0.CO;2</w:t>
      </w:r>
    </w:p>
    <w:p w14:paraId="021B9836" w14:textId="77777777" w:rsidR="000A1486" w:rsidRPr="000A1486" w:rsidRDefault="000A1486" w:rsidP="000A1486">
      <w:pPr>
        <w:pStyle w:val="Bibliography"/>
        <w:rPr>
          <w:lang w:val="en-US"/>
        </w:rPr>
      </w:pPr>
      <w:r w:rsidRPr="000A1486">
        <w:rPr>
          <w:lang w:val="en-US"/>
        </w:rPr>
        <w:t xml:space="preserve">Doughty, C. E. and others. 2016. Global nutrient transport in a world of giants. Proc Natl Acad Sci USA </w:t>
      </w:r>
      <w:r w:rsidRPr="000A1486">
        <w:rPr>
          <w:b/>
          <w:bCs/>
          <w:lang w:val="en-US"/>
        </w:rPr>
        <w:t>113</w:t>
      </w:r>
      <w:r w:rsidRPr="000A1486">
        <w:rPr>
          <w:lang w:val="en-US"/>
        </w:rPr>
        <w:t>: 868–873. doi:10.1073/pnas.1502549112</w:t>
      </w:r>
    </w:p>
    <w:p w14:paraId="77AB11A0" w14:textId="77777777" w:rsidR="000A1486" w:rsidRPr="000A1486" w:rsidRDefault="000A1486" w:rsidP="000A1486">
      <w:pPr>
        <w:pStyle w:val="Bibliography"/>
        <w:rPr>
          <w:lang w:val="en-US"/>
        </w:rPr>
      </w:pPr>
      <w:r w:rsidRPr="000A1486">
        <w:rPr>
          <w:lang w:val="en-US"/>
        </w:rPr>
        <w:t xml:space="preserve">Druehl, L. D., P. J. Harrison, K. E. Lloyd, and P. A. Thompson. 1989. Phenotypic variation in N uptake by Laminaria groenlandica Rosenvinge (Laminariales, Phaeophyta). J. Exp. Mar. Bio. Ecol </w:t>
      </w:r>
      <w:r w:rsidRPr="000A1486">
        <w:rPr>
          <w:b/>
          <w:bCs/>
          <w:lang w:val="en-US"/>
        </w:rPr>
        <w:t>127</w:t>
      </w:r>
      <w:r w:rsidRPr="000A1486">
        <w:rPr>
          <w:lang w:val="en-US"/>
        </w:rPr>
        <w:t>: 155–164. doi:10.1016/0022-0981(89)90181-0</w:t>
      </w:r>
    </w:p>
    <w:p w14:paraId="78D0284D" w14:textId="77777777" w:rsidR="000A1486" w:rsidRPr="000A1486" w:rsidRDefault="000A1486" w:rsidP="000A1486">
      <w:pPr>
        <w:pStyle w:val="Bibliography"/>
        <w:rPr>
          <w:lang w:val="en-US"/>
        </w:rPr>
      </w:pPr>
      <w:r w:rsidRPr="000A1486">
        <w:rPr>
          <w:lang w:val="en-US"/>
        </w:rPr>
        <w:t xml:space="preserve">Edgar, G. J. and others. 2020. Establishing the ecological basis for conservation of shallow marine life using Reef Life Survey. Biol. Conserv. </w:t>
      </w:r>
      <w:r w:rsidRPr="000A1486">
        <w:rPr>
          <w:b/>
          <w:bCs/>
          <w:lang w:val="en-US"/>
        </w:rPr>
        <w:t>252</w:t>
      </w:r>
      <w:r w:rsidRPr="000A1486">
        <w:rPr>
          <w:lang w:val="en-US"/>
        </w:rPr>
        <w:t>: 108855. doi:10.1016/j.biocon.2020.108855</w:t>
      </w:r>
    </w:p>
    <w:p w14:paraId="64A7086F" w14:textId="77777777" w:rsidR="000A1486" w:rsidRPr="000A1486" w:rsidRDefault="000A1486" w:rsidP="000A1486">
      <w:pPr>
        <w:pStyle w:val="Bibliography"/>
        <w:rPr>
          <w:lang w:val="en-US"/>
        </w:rPr>
      </w:pPr>
      <w:r w:rsidRPr="000A1486">
        <w:rPr>
          <w:lang w:val="en-US"/>
        </w:rPr>
        <w:t xml:space="preserve">Edgar, G., and R. Stuart-Smith. 2009. Ecological effects of marine protected areas on rocky reef communities—a continental-scale analysis. Mar. Ecol. Prog. Ser. </w:t>
      </w:r>
      <w:r w:rsidRPr="000A1486">
        <w:rPr>
          <w:b/>
          <w:bCs/>
          <w:lang w:val="en-US"/>
        </w:rPr>
        <w:t>388</w:t>
      </w:r>
      <w:r w:rsidRPr="000A1486">
        <w:rPr>
          <w:lang w:val="en-US"/>
        </w:rPr>
        <w:t>: 51–62. doi:10.3354/meps08149</w:t>
      </w:r>
    </w:p>
    <w:p w14:paraId="76FB6AE7" w14:textId="77777777" w:rsidR="000A1486" w:rsidRPr="000A1486" w:rsidRDefault="000A1486" w:rsidP="000A1486">
      <w:pPr>
        <w:pStyle w:val="Bibliography"/>
        <w:rPr>
          <w:lang w:val="en-US"/>
        </w:rPr>
      </w:pPr>
      <w:r w:rsidRPr="000A1486">
        <w:rPr>
          <w:lang w:val="en-US"/>
        </w:rPr>
        <w:t xml:space="preserve">Fram, J. P., H. L. Stewart, M. A. Brzezinski, B. Gaylord, D. C. Reed, S. L. Williams, and S. MacIntyre. 2008. Physical pathways and utilization of nitrate supply to the giant kelp, Macrocystis pyrifera. Limnol Oceanogr </w:t>
      </w:r>
      <w:r w:rsidRPr="000A1486">
        <w:rPr>
          <w:b/>
          <w:bCs/>
          <w:lang w:val="en-US"/>
        </w:rPr>
        <w:t>53</w:t>
      </w:r>
      <w:r w:rsidRPr="000A1486">
        <w:rPr>
          <w:lang w:val="en-US"/>
        </w:rPr>
        <w:t>: 1589–1603. doi:10.4319/lo.2008.53.4.1589</w:t>
      </w:r>
    </w:p>
    <w:p w14:paraId="2641254B" w14:textId="77777777" w:rsidR="000A1486" w:rsidRPr="000A1486" w:rsidRDefault="000A1486" w:rsidP="000A1486">
      <w:pPr>
        <w:pStyle w:val="Bibliography"/>
        <w:rPr>
          <w:lang w:val="en-US"/>
        </w:rPr>
      </w:pPr>
      <w:r w:rsidRPr="000A1486">
        <w:rPr>
          <w:lang w:val="en-US"/>
        </w:rPr>
        <w:t xml:space="preserve">Francis, F. T., and I. M. Côté. 2018. Fish movement drives spatial and temporal patterns of nutrient provisioning on coral reef patches. Ecosphere </w:t>
      </w:r>
      <w:r w:rsidRPr="000A1486">
        <w:rPr>
          <w:b/>
          <w:bCs/>
          <w:lang w:val="en-US"/>
        </w:rPr>
        <w:t>9</w:t>
      </w:r>
      <w:r w:rsidRPr="000A1486">
        <w:rPr>
          <w:lang w:val="en-US"/>
        </w:rPr>
        <w:t>: e02225. doi:10.1002/ecs2.2225</w:t>
      </w:r>
    </w:p>
    <w:p w14:paraId="2C406E03" w14:textId="77777777" w:rsidR="000A1486" w:rsidRPr="000A1486" w:rsidRDefault="000A1486" w:rsidP="000A1486">
      <w:pPr>
        <w:pStyle w:val="Bibliography"/>
        <w:rPr>
          <w:lang w:val="en-US"/>
        </w:rPr>
      </w:pPr>
      <w:r w:rsidRPr="000A1486">
        <w:rPr>
          <w:lang w:val="en-US"/>
        </w:rPr>
        <w:t xml:space="preserve">Froese, R., J. T. Thorson, and R. B. Reyes Jr. 2014. A Bayesian approach for estimating length-weight relationships in fishes. J. Appl. Ichthyol. </w:t>
      </w:r>
      <w:r w:rsidRPr="000A1486">
        <w:rPr>
          <w:b/>
          <w:bCs/>
          <w:lang w:val="en-US"/>
        </w:rPr>
        <w:t>30</w:t>
      </w:r>
      <w:r w:rsidRPr="000A1486">
        <w:rPr>
          <w:lang w:val="en-US"/>
        </w:rPr>
        <w:t>: 78–85. doi:10.1111/jai.12299</w:t>
      </w:r>
    </w:p>
    <w:p w14:paraId="3EC932AB" w14:textId="77777777" w:rsidR="000A1486" w:rsidRPr="000A1486" w:rsidRDefault="000A1486" w:rsidP="000A1486">
      <w:pPr>
        <w:pStyle w:val="Bibliography"/>
        <w:rPr>
          <w:lang w:val="en-US"/>
        </w:rPr>
      </w:pPr>
      <w:r w:rsidRPr="000A1486">
        <w:rPr>
          <w:lang w:val="en-US"/>
        </w:rPr>
        <w:t xml:space="preserve">Gaylord, B. and others. 2007. Spatial patterns of flow and their modification within and around a giant kelp forest. Limnol Oceanogr </w:t>
      </w:r>
      <w:r w:rsidRPr="000A1486">
        <w:rPr>
          <w:b/>
          <w:bCs/>
          <w:lang w:val="en-US"/>
        </w:rPr>
        <w:t>52</w:t>
      </w:r>
      <w:r w:rsidRPr="000A1486">
        <w:rPr>
          <w:lang w:val="en-US"/>
        </w:rPr>
        <w:t>: 1838–1852. doi:10.4319/lo.2007.52.5.1838</w:t>
      </w:r>
    </w:p>
    <w:p w14:paraId="47A9B232" w14:textId="77777777" w:rsidR="000A1486" w:rsidRPr="000A1486" w:rsidRDefault="000A1486" w:rsidP="000A1486">
      <w:pPr>
        <w:pStyle w:val="Bibliography"/>
        <w:rPr>
          <w:lang w:val="en-US"/>
        </w:rPr>
      </w:pPr>
      <w:r w:rsidRPr="000A1486">
        <w:rPr>
          <w:lang w:val="en-US"/>
        </w:rPr>
        <w:lastRenderedPageBreak/>
        <w:t xml:space="preserve">Gruner, D. S. and others. 2008. A cross-system synthesis of consumer and nutrient resource control on producer biomass. Ecol Lett </w:t>
      </w:r>
      <w:r w:rsidRPr="000A1486">
        <w:rPr>
          <w:b/>
          <w:bCs/>
          <w:lang w:val="en-US"/>
        </w:rPr>
        <w:t>11</w:t>
      </w:r>
      <w:r w:rsidRPr="000A1486">
        <w:rPr>
          <w:lang w:val="en-US"/>
        </w:rPr>
        <w:t>: 740–755. doi:10.1111/j.1461-0248.2008.01192.x</w:t>
      </w:r>
    </w:p>
    <w:p w14:paraId="54260D77" w14:textId="77777777" w:rsidR="000A1486" w:rsidRPr="000A1486" w:rsidRDefault="000A1486" w:rsidP="000A1486">
      <w:pPr>
        <w:pStyle w:val="Bibliography"/>
        <w:rPr>
          <w:lang w:val="en-US"/>
        </w:rPr>
      </w:pPr>
      <w:r w:rsidRPr="000A1486">
        <w:rPr>
          <w:lang w:val="en-US"/>
        </w:rPr>
        <w:t>Hartig, F. 2022. DHARMa: Residual diagnostics for hierarchical (multi-level / mixed) regression models. R package version 0.4.6.</w:t>
      </w:r>
    </w:p>
    <w:p w14:paraId="52DF7E3F" w14:textId="77777777" w:rsidR="000A1486" w:rsidRPr="000A1486" w:rsidRDefault="000A1486" w:rsidP="000A1486">
      <w:pPr>
        <w:pStyle w:val="Bibliography"/>
        <w:rPr>
          <w:lang w:val="en-US"/>
        </w:rPr>
      </w:pPr>
      <w:r w:rsidRPr="000A1486">
        <w:rPr>
          <w:lang w:val="en-US"/>
        </w:rPr>
        <w:t xml:space="preserve">Hines, A. H. 1982. Allometric constraints and variables of reproductive effort in brachyuran crabs. Mar. Biol. </w:t>
      </w:r>
      <w:r w:rsidRPr="000A1486">
        <w:rPr>
          <w:b/>
          <w:bCs/>
          <w:lang w:val="en-US"/>
        </w:rPr>
        <w:t>69</w:t>
      </w:r>
      <w:r w:rsidRPr="000A1486">
        <w:rPr>
          <w:lang w:val="en-US"/>
        </w:rPr>
        <w:t>: 309–320. doi:10.1007/BF00397496</w:t>
      </w:r>
    </w:p>
    <w:p w14:paraId="62FB25EE" w14:textId="77777777" w:rsidR="000A1486" w:rsidRPr="000A1486" w:rsidRDefault="000A1486" w:rsidP="000A1486">
      <w:pPr>
        <w:pStyle w:val="Bibliography"/>
        <w:rPr>
          <w:lang w:val="en-US"/>
        </w:rPr>
      </w:pPr>
      <w:r w:rsidRPr="000A1486">
        <w:rPr>
          <w:lang w:val="en-US"/>
        </w:rPr>
        <w:t xml:space="preserve">Holbrook, S. J., A. J. Brooks, R. J. Schmitt, and H. L. Stewart. 2008. Effects of sheltering fish on growth of their host corals. Mar Biol </w:t>
      </w:r>
      <w:r w:rsidRPr="000A1486">
        <w:rPr>
          <w:b/>
          <w:bCs/>
          <w:lang w:val="en-US"/>
        </w:rPr>
        <w:t>155</w:t>
      </w:r>
      <w:r w:rsidRPr="000A1486">
        <w:rPr>
          <w:lang w:val="en-US"/>
        </w:rPr>
        <w:t>: 521–530. doi:10.1007/s00227-008-1051-7</w:t>
      </w:r>
    </w:p>
    <w:p w14:paraId="57EAFCA4" w14:textId="77777777" w:rsidR="000A1486" w:rsidRPr="000A1486" w:rsidRDefault="000A1486" w:rsidP="000A1486">
      <w:pPr>
        <w:pStyle w:val="Bibliography"/>
        <w:rPr>
          <w:lang w:val="en-US"/>
        </w:rPr>
      </w:pPr>
      <w:r w:rsidRPr="000A1486">
        <w:rPr>
          <w:lang w:val="en-US"/>
        </w:rPr>
        <w:t xml:space="preserve">Holmes, R. M., A. Aminot, R. Kerouel, B. A. Hooker, and B. J. Peterson. 1999. A simple and precise method for measuring ammonium in marine and freshwater ecosystems. Can. J. Fish. Aquat. Sci. </w:t>
      </w:r>
      <w:r w:rsidRPr="000A1486">
        <w:rPr>
          <w:b/>
          <w:bCs/>
          <w:lang w:val="en-US"/>
        </w:rPr>
        <w:t>56</w:t>
      </w:r>
      <w:r w:rsidRPr="000A1486">
        <w:rPr>
          <w:lang w:val="en-US"/>
        </w:rPr>
        <w:t>: 1801–1808. doi:https://doi.org/10.1139/f99-128</w:t>
      </w:r>
    </w:p>
    <w:p w14:paraId="6CEB0FF8" w14:textId="77777777" w:rsidR="000A1486" w:rsidRPr="000A1486" w:rsidRDefault="000A1486" w:rsidP="000A1486">
      <w:pPr>
        <w:pStyle w:val="Bibliography"/>
        <w:rPr>
          <w:lang w:val="en-US"/>
        </w:rPr>
      </w:pPr>
      <w:r w:rsidRPr="000A1486">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0A1486">
        <w:rPr>
          <w:b/>
          <w:bCs/>
          <w:lang w:val="en-US"/>
        </w:rPr>
        <w:t>39</w:t>
      </w:r>
      <w:r w:rsidRPr="000A1486">
        <w:rPr>
          <w:lang w:val="en-US"/>
        </w:rPr>
        <w:t>: 435–440. doi:10.2216/i0031-8884-39-5-435.1</w:t>
      </w:r>
    </w:p>
    <w:p w14:paraId="10D0889E" w14:textId="77777777" w:rsidR="000A1486" w:rsidRPr="000A1486" w:rsidRDefault="000A1486" w:rsidP="000A1486">
      <w:pPr>
        <w:pStyle w:val="Bibliography"/>
        <w:rPr>
          <w:lang w:val="en-US"/>
        </w:rPr>
      </w:pPr>
      <w:r w:rsidRPr="000A1486">
        <w:rPr>
          <w:lang w:val="en-US"/>
        </w:rPr>
        <w:t xml:space="preserve">Jackson, G. A., and C. D. Winant. 1983. Effect of a kelp forest on coastal currents. Continental Shelf Research </w:t>
      </w:r>
      <w:r w:rsidRPr="000A1486">
        <w:rPr>
          <w:b/>
          <w:bCs/>
          <w:lang w:val="en-US"/>
        </w:rPr>
        <w:t>2</w:t>
      </w:r>
      <w:r w:rsidRPr="000A1486">
        <w:rPr>
          <w:lang w:val="en-US"/>
        </w:rPr>
        <w:t>: 75–80. doi:10.1016/0278-4343(83)90023-7</w:t>
      </w:r>
    </w:p>
    <w:p w14:paraId="2B15E20D" w14:textId="77777777" w:rsidR="000A1486" w:rsidRPr="000A1486" w:rsidRDefault="000A1486" w:rsidP="000A1486">
      <w:pPr>
        <w:pStyle w:val="Bibliography"/>
        <w:rPr>
          <w:lang w:val="en-US"/>
        </w:rPr>
      </w:pPr>
      <w:r w:rsidRPr="000A1486">
        <w:rPr>
          <w:lang w:val="en-US"/>
        </w:rPr>
        <w:t xml:space="preserve">Layman, C. A., J. E. Allgeier, and C. G. Montaña. 2016. Mechanistic evidence of enhanced production on artificial reefs: A case study in a Bahamian seagrass ecosystem. Ecol Eng </w:t>
      </w:r>
      <w:r w:rsidRPr="000A1486">
        <w:rPr>
          <w:b/>
          <w:bCs/>
          <w:lang w:val="en-US"/>
        </w:rPr>
        <w:t>95</w:t>
      </w:r>
      <w:r w:rsidRPr="000A1486">
        <w:rPr>
          <w:lang w:val="en-US"/>
        </w:rPr>
        <w:t>: 574–579. doi:10.1016/j.ecoleng.2016.06.109</w:t>
      </w:r>
    </w:p>
    <w:p w14:paraId="018DDF99" w14:textId="77777777" w:rsidR="000A1486" w:rsidRPr="000A1486" w:rsidRDefault="000A1486" w:rsidP="000A1486">
      <w:pPr>
        <w:pStyle w:val="Bibliography"/>
        <w:rPr>
          <w:lang w:val="en-US"/>
        </w:rPr>
      </w:pPr>
      <w:r w:rsidRPr="000A1486">
        <w:rPr>
          <w:lang w:val="en-US"/>
        </w:rPr>
        <w:lastRenderedPageBreak/>
        <w:t xml:space="preserve">Lee, L. C., J. C. Watson, R. Trebilco, and A. K. Salomon. 2016. Indirect effects and prey behavior mediate interactions between an endangered prey and recovering predator. Ecosphere </w:t>
      </w:r>
      <w:r w:rsidRPr="000A1486">
        <w:rPr>
          <w:b/>
          <w:bCs/>
          <w:lang w:val="en-US"/>
        </w:rPr>
        <w:t>7</w:t>
      </w:r>
      <w:r w:rsidRPr="000A1486">
        <w:rPr>
          <w:lang w:val="en-US"/>
        </w:rPr>
        <w:t>: e01604. doi:10.1002/ecs2.1604</w:t>
      </w:r>
    </w:p>
    <w:p w14:paraId="3AC7A003" w14:textId="77777777" w:rsidR="000A1486" w:rsidRPr="000A1486" w:rsidRDefault="000A1486" w:rsidP="000A1486">
      <w:pPr>
        <w:pStyle w:val="Bibliography"/>
        <w:rPr>
          <w:lang w:val="en-US"/>
        </w:rPr>
      </w:pPr>
      <w:r w:rsidRPr="000A1486">
        <w:rPr>
          <w:lang w:val="en-US"/>
        </w:rPr>
        <w:t xml:space="preserve">Lees, L. E., S. N. Z. Jordan, and M. E. S. Bracken. 2024. Kelps may compensate for low nitrate availability by using regenerated forms of nitrogen, including urea and ammonium. J Phycol </w:t>
      </w:r>
      <w:r w:rsidRPr="000A1486">
        <w:rPr>
          <w:b/>
          <w:bCs/>
          <w:lang w:val="en-US"/>
        </w:rPr>
        <w:t>60</w:t>
      </w:r>
      <w:r w:rsidRPr="000A1486">
        <w:rPr>
          <w:lang w:val="en-US"/>
        </w:rPr>
        <w:t>: 768–777. doi:10.1111/jpy.13459</w:t>
      </w:r>
    </w:p>
    <w:p w14:paraId="17526C1C" w14:textId="77777777" w:rsidR="000A1486" w:rsidRPr="000A1486" w:rsidRDefault="000A1486" w:rsidP="000A1486">
      <w:pPr>
        <w:pStyle w:val="Bibliography"/>
        <w:rPr>
          <w:lang w:val="en-US"/>
        </w:rPr>
      </w:pPr>
      <w:r w:rsidRPr="000A1486">
        <w:rPr>
          <w:lang w:val="en-US"/>
        </w:rPr>
        <w:t xml:space="preserve">Leibold, M. A. 1991. Biodiversity and nutrient enrichment in pond plankton communities. Evol. Ecol. Res </w:t>
      </w:r>
      <w:r w:rsidRPr="000A1486">
        <w:rPr>
          <w:b/>
          <w:bCs/>
          <w:lang w:val="en-US"/>
        </w:rPr>
        <w:t>1</w:t>
      </w:r>
      <w:r w:rsidRPr="000A1486">
        <w:rPr>
          <w:lang w:val="en-US"/>
        </w:rPr>
        <w:t>: 73–95.</w:t>
      </w:r>
    </w:p>
    <w:p w14:paraId="500A2505" w14:textId="77777777" w:rsidR="000A1486" w:rsidRPr="000A1486" w:rsidRDefault="000A1486" w:rsidP="000A1486">
      <w:pPr>
        <w:pStyle w:val="Bibliography"/>
        <w:rPr>
          <w:lang w:val="en-US"/>
        </w:rPr>
      </w:pPr>
      <w:r w:rsidRPr="000A1486">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A1486">
        <w:rPr>
          <w:b/>
          <w:bCs/>
          <w:lang w:val="en-US"/>
        </w:rPr>
        <w:t>10</w:t>
      </w:r>
      <w:r w:rsidRPr="000A1486">
        <w:rPr>
          <w:lang w:val="en-US"/>
        </w:rPr>
        <w:t>. doi:10.3389/fmars.2023.1007789</w:t>
      </w:r>
    </w:p>
    <w:p w14:paraId="303B0928" w14:textId="77777777" w:rsidR="000A1486" w:rsidRPr="000A1486" w:rsidRDefault="000A1486" w:rsidP="000A1486">
      <w:pPr>
        <w:pStyle w:val="Bibliography"/>
        <w:rPr>
          <w:lang w:val="en-US"/>
        </w:rPr>
      </w:pPr>
      <w:r w:rsidRPr="000A1486">
        <w:rPr>
          <w:lang w:val="en-US"/>
        </w:rPr>
        <w:t>Lobban, C. S., and P. J. Harrison. 1994. Seaweed ecology and physiology, Cambridge University Press.</w:t>
      </w:r>
    </w:p>
    <w:p w14:paraId="63DB234A" w14:textId="77777777" w:rsidR="000A1486" w:rsidRPr="000A1486" w:rsidRDefault="000A1486" w:rsidP="000A1486">
      <w:pPr>
        <w:pStyle w:val="Bibliography"/>
        <w:rPr>
          <w:lang w:val="en-US"/>
        </w:rPr>
      </w:pPr>
      <w:r w:rsidRPr="000A1486">
        <w:rPr>
          <w:lang w:val="en-US"/>
        </w:rPr>
        <w:t xml:space="preserve">Lønborg, C. and others. 2021. Nutrient cycling in tropical and temperate coastal waters: Is latitude making a difference? Estuar. Coast. Shelf Sci. </w:t>
      </w:r>
      <w:r w:rsidRPr="000A1486">
        <w:rPr>
          <w:b/>
          <w:bCs/>
          <w:lang w:val="en-US"/>
        </w:rPr>
        <w:t>262</w:t>
      </w:r>
      <w:r w:rsidRPr="000A1486">
        <w:rPr>
          <w:lang w:val="en-US"/>
        </w:rPr>
        <w:t>: 107571. doi:10.1016/j.ecss.2021.107571</w:t>
      </w:r>
    </w:p>
    <w:p w14:paraId="68E5ACF7" w14:textId="77777777" w:rsidR="000A1486" w:rsidRPr="000A1486" w:rsidRDefault="000A1486" w:rsidP="000A1486">
      <w:pPr>
        <w:pStyle w:val="Bibliography"/>
        <w:rPr>
          <w:lang w:val="en-US"/>
        </w:rPr>
      </w:pPr>
      <w:r w:rsidRPr="000A1486">
        <w:rPr>
          <w:lang w:val="en-US"/>
        </w:rPr>
        <w:t xml:space="preserve">Lowman, H. E., M. E. Hirsch, M. A. Brzezinski, and J. M. Melack. 2023. Examining the potential of sandy marine sediments surrounding giant kelp forests to provide recycled nutrients for growth. J. Coast. Res. </w:t>
      </w:r>
      <w:r w:rsidRPr="000A1486">
        <w:rPr>
          <w:b/>
          <w:bCs/>
          <w:lang w:val="en-US"/>
        </w:rPr>
        <w:t>39</w:t>
      </w:r>
      <w:r w:rsidRPr="000A1486">
        <w:rPr>
          <w:lang w:val="en-US"/>
        </w:rPr>
        <w:t>: 442–454. doi:10.2112/JCOASTRES-D-22-00035.1</w:t>
      </w:r>
    </w:p>
    <w:p w14:paraId="4E296CD3" w14:textId="77777777" w:rsidR="000A1486" w:rsidRPr="000A1486" w:rsidRDefault="000A1486" w:rsidP="000A1486">
      <w:pPr>
        <w:pStyle w:val="Bibliography"/>
        <w:rPr>
          <w:lang w:val="en-US"/>
        </w:rPr>
      </w:pPr>
      <w:r w:rsidRPr="000A1486">
        <w:rPr>
          <w:lang w:val="en-US"/>
        </w:rPr>
        <w:t xml:space="preserve">MacDonald, B. A., R. J. Thompson, and N. F. Bourne. 1991. Growth and Reproductive Energetics of three Scallop Species from British Columbia ( </w:t>
      </w:r>
      <w:r w:rsidRPr="000A1486">
        <w:rPr>
          <w:i/>
          <w:iCs/>
          <w:lang w:val="en-US"/>
        </w:rPr>
        <w:t>Chlamys hastata</w:t>
      </w:r>
      <w:r w:rsidRPr="000A1486">
        <w:rPr>
          <w:lang w:val="en-US"/>
        </w:rPr>
        <w:t xml:space="preserve"> , </w:t>
      </w:r>
      <w:r w:rsidRPr="000A1486">
        <w:rPr>
          <w:i/>
          <w:iCs/>
          <w:lang w:val="en-US"/>
        </w:rPr>
        <w:t xml:space="preserve">Chlamys </w:t>
      </w:r>
      <w:r w:rsidRPr="000A1486">
        <w:rPr>
          <w:i/>
          <w:iCs/>
          <w:lang w:val="en-US"/>
        </w:rPr>
        <w:lastRenderedPageBreak/>
        <w:t>rubida</w:t>
      </w:r>
      <w:r w:rsidRPr="000A1486">
        <w:rPr>
          <w:lang w:val="en-US"/>
        </w:rPr>
        <w:t xml:space="preserve"> , and </w:t>
      </w:r>
      <w:r w:rsidRPr="000A1486">
        <w:rPr>
          <w:i/>
          <w:iCs/>
          <w:lang w:val="en-US"/>
        </w:rPr>
        <w:t>Crassadoma gigantea</w:t>
      </w:r>
      <w:r w:rsidRPr="000A1486">
        <w:rPr>
          <w:lang w:val="en-US"/>
        </w:rPr>
        <w:t xml:space="preserve"> ). Can. J. Fish. Aquat. Sci. </w:t>
      </w:r>
      <w:r w:rsidRPr="000A1486">
        <w:rPr>
          <w:b/>
          <w:bCs/>
          <w:lang w:val="en-US"/>
        </w:rPr>
        <w:t>48</w:t>
      </w:r>
      <w:r w:rsidRPr="000A1486">
        <w:rPr>
          <w:lang w:val="en-US"/>
        </w:rPr>
        <w:t>: 215–221. doi:10.1139/f91-029</w:t>
      </w:r>
    </w:p>
    <w:p w14:paraId="2640C67A" w14:textId="77777777" w:rsidR="000A1486" w:rsidRPr="000A1486" w:rsidRDefault="000A1486" w:rsidP="000A1486">
      <w:pPr>
        <w:pStyle w:val="Bibliography"/>
        <w:rPr>
          <w:lang w:val="en-US"/>
        </w:rPr>
      </w:pPr>
      <w:r w:rsidRPr="000A1486">
        <w:rPr>
          <w:lang w:val="en-US"/>
        </w:rPr>
        <w:t xml:space="preserve">MacIsaac, J. J., and R. C. Dugdale. 1969. The kinetics of nitrate and ammonia uptake by natural populations of marine phytoplankton. Deep-Sea Res. Oceanogr. Abstr. </w:t>
      </w:r>
      <w:r w:rsidRPr="000A1486">
        <w:rPr>
          <w:b/>
          <w:bCs/>
          <w:lang w:val="en-US"/>
        </w:rPr>
        <w:t>16</w:t>
      </w:r>
      <w:r w:rsidRPr="000A1486">
        <w:rPr>
          <w:lang w:val="en-US"/>
        </w:rPr>
        <w:t>: 45–57. doi:10.1016/0011-7471(69)90049-7</w:t>
      </w:r>
    </w:p>
    <w:p w14:paraId="1E0AF869" w14:textId="77777777" w:rsidR="000A1486" w:rsidRPr="000A1486" w:rsidRDefault="000A1486" w:rsidP="000A1486">
      <w:pPr>
        <w:pStyle w:val="Bibliography"/>
        <w:rPr>
          <w:lang w:val="en-US"/>
        </w:rPr>
      </w:pPr>
      <w:r w:rsidRPr="000A1486">
        <w:rPr>
          <w:lang w:val="en-US"/>
        </w:rPr>
        <w:t xml:space="preserve">MacIsaac, J. J., and R. C. Dugdale. 1972. Interactions of light and inorganic nitrogen in controlling nitrogen uptake in the sea. Deep-Sea Res. Oceanogr. Abstr. </w:t>
      </w:r>
      <w:r w:rsidRPr="000A1486">
        <w:rPr>
          <w:b/>
          <w:bCs/>
          <w:lang w:val="en-US"/>
        </w:rPr>
        <w:t>19</w:t>
      </w:r>
      <w:r w:rsidRPr="000A1486">
        <w:rPr>
          <w:lang w:val="en-US"/>
        </w:rPr>
        <w:t>: 209–232. doi:10.1016/0011-7471(72)90032-0</w:t>
      </w:r>
    </w:p>
    <w:p w14:paraId="25E88F91" w14:textId="77777777" w:rsidR="000A1486" w:rsidRPr="000A1486" w:rsidRDefault="000A1486" w:rsidP="000A1486">
      <w:pPr>
        <w:pStyle w:val="Bibliography"/>
        <w:rPr>
          <w:lang w:val="en-US"/>
        </w:rPr>
      </w:pPr>
      <w:r w:rsidRPr="000A1486">
        <w:rPr>
          <w:lang w:val="en-US"/>
        </w:rPr>
        <w:t xml:space="preserve">McInturf, A. G., L. Pollack, L. H. Yang, and O. Spiegel. 2019. Vectors with autonomy: what distinguishes animal-mediated nutrient transport from abiotic vectors? Biological Reviews </w:t>
      </w:r>
      <w:r w:rsidRPr="000A1486">
        <w:rPr>
          <w:b/>
          <w:bCs/>
          <w:lang w:val="en-US"/>
        </w:rPr>
        <w:t>94</w:t>
      </w:r>
      <w:r w:rsidRPr="000A1486">
        <w:rPr>
          <w:lang w:val="en-US"/>
        </w:rPr>
        <w:t>: 1761–1773. doi:10.1111/brv.12525</w:t>
      </w:r>
    </w:p>
    <w:p w14:paraId="65D862B9" w14:textId="77777777" w:rsidR="000A1486" w:rsidRPr="000A1486" w:rsidRDefault="000A1486" w:rsidP="000A1486">
      <w:pPr>
        <w:pStyle w:val="Bibliography"/>
        <w:rPr>
          <w:lang w:val="en-US"/>
        </w:rPr>
      </w:pPr>
      <w:r w:rsidRPr="000A1486">
        <w:rPr>
          <w:lang w:val="en-US"/>
        </w:rPr>
        <w:t xml:space="preserve">McKinney, R. A., S. M. Glatt, and S. R. Williams. 2004. Allometric length-weight relationships for benthic prey of aquatic wildlife in coastal marine habitats. Wildlife Biology </w:t>
      </w:r>
      <w:r w:rsidRPr="000A1486">
        <w:rPr>
          <w:b/>
          <w:bCs/>
          <w:lang w:val="en-US"/>
        </w:rPr>
        <w:t>10</w:t>
      </w:r>
      <w:r w:rsidRPr="000A1486">
        <w:rPr>
          <w:lang w:val="en-US"/>
        </w:rPr>
        <w:t>: 241–249. doi:10.2981/wlb.2004.029</w:t>
      </w:r>
    </w:p>
    <w:p w14:paraId="39504420" w14:textId="77777777" w:rsidR="000A1486" w:rsidRPr="000A1486" w:rsidRDefault="000A1486" w:rsidP="000A1486">
      <w:pPr>
        <w:pStyle w:val="Bibliography"/>
        <w:rPr>
          <w:lang w:val="en-US"/>
        </w:rPr>
      </w:pPr>
      <w:r w:rsidRPr="000A1486">
        <w:rPr>
          <w:lang w:val="en-US"/>
        </w:rPr>
        <w:t xml:space="preserve">Menge, B. A. 1975. Brood or broadcast? The adaptive significance of different reproductive strategies in the two intertidal sea stars Leptasterias hexactis and Pisaster ochraceus. Mar. Biol. </w:t>
      </w:r>
      <w:r w:rsidRPr="000A1486">
        <w:rPr>
          <w:b/>
          <w:bCs/>
          <w:lang w:val="en-US"/>
        </w:rPr>
        <w:t>31</w:t>
      </w:r>
      <w:r w:rsidRPr="000A1486">
        <w:rPr>
          <w:lang w:val="en-US"/>
        </w:rPr>
        <w:t>: 87–100. doi:10.1007/BF00390651</w:t>
      </w:r>
    </w:p>
    <w:p w14:paraId="57524F33" w14:textId="77777777" w:rsidR="000A1486" w:rsidRPr="000A1486" w:rsidRDefault="000A1486" w:rsidP="000A1486">
      <w:pPr>
        <w:pStyle w:val="Bibliography"/>
        <w:rPr>
          <w:lang w:val="en-US"/>
        </w:rPr>
      </w:pPr>
      <w:r w:rsidRPr="000A1486">
        <w:rPr>
          <w:lang w:val="en-US"/>
        </w:rPr>
        <w:t xml:space="preserve">Menge, B. A. 1992. Community regulation: Under what conditions are bottom-up factors important on rocky shores? Ecology </w:t>
      </w:r>
      <w:r w:rsidRPr="000A1486">
        <w:rPr>
          <w:b/>
          <w:bCs/>
          <w:lang w:val="en-US"/>
        </w:rPr>
        <w:t>73</w:t>
      </w:r>
      <w:r w:rsidRPr="000A1486">
        <w:rPr>
          <w:lang w:val="en-US"/>
        </w:rPr>
        <w:t>: 755–765. doi:10.2307/1940155</w:t>
      </w:r>
    </w:p>
    <w:p w14:paraId="0BB52DA0" w14:textId="77777777" w:rsidR="000A1486" w:rsidRPr="000A1486" w:rsidRDefault="000A1486" w:rsidP="000A1486">
      <w:pPr>
        <w:pStyle w:val="Bibliography"/>
        <w:rPr>
          <w:lang w:val="en-US"/>
        </w:rPr>
      </w:pPr>
      <w:r w:rsidRPr="000A1486">
        <w:rPr>
          <w:lang w:val="en-US"/>
        </w:rPr>
        <w:t xml:space="preserve">Menge, B. A., B. A. Daley, P. A. Wheeler, E. Dahlhoff, E. Sanford, and P. T. Strub. 1997. Benthic–pelagic links and rocky intertidal communities: Bottom-up effects on top-down control? Proc Natl Acad Sci USA </w:t>
      </w:r>
      <w:r w:rsidRPr="000A1486">
        <w:rPr>
          <w:b/>
          <w:bCs/>
          <w:lang w:val="en-US"/>
        </w:rPr>
        <w:t>94</w:t>
      </w:r>
      <w:r w:rsidRPr="000A1486">
        <w:rPr>
          <w:lang w:val="en-US"/>
        </w:rPr>
        <w:t>: 14530–14535. doi:10.1073/pnas.94.26.14530</w:t>
      </w:r>
    </w:p>
    <w:p w14:paraId="40A3FB49" w14:textId="77777777" w:rsidR="000A1486" w:rsidRPr="000A1486" w:rsidRDefault="000A1486" w:rsidP="000A1486">
      <w:pPr>
        <w:pStyle w:val="Bibliography"/>
        <w:rPr>
          <w:lang w:val="en-US"/>
        </w:rPr>
      </w:pPr>
      <w:r w:rsidRPr="000A1486">
        <w:rPr>
          <w:lang w:val="en-US"/>
        </w:rPr>
        <w:lastRenderedPageBreak/>
        <w:t xml:space="preserve">Meyer, J. L., and E. T. Schultz. 1985. Migrating haemulid fishes as a source of nutrients and organic matter on coral reefs. Limnol Oceanogr </w:t>
      </w:r>
      <w:r w:rsidRPr="000A1486">
        <w:rPr>
          <w:b/>
          <w:bCs/>
          <w:lang w:val="en-US"/>
        </w:rPr>
        <w:t>30</w:t>
      </w:r>
      <w:r w:rsidRPr="000A1486">
        <w:rPr>
          <w:lang w:val="en-US"/>
        </w:rPr>
        <w:t>: 146–156.</w:t>
      </w:r>
    </w:p>
    <w:p w14:paraId="6DEC0725" w14:textId="77777777" w:rsidR="000A1486" w:rsidRPr="000A1486" w:rsidRDefault="000A1486" w:rsidP="000A1486">
      <w:pPr>
        <w:pStyle w:val="Bibliography"/>
        <w:rPr>
          <w:lang w:val="en-US"/>
        </w:rPr>
      </w:pPr>
      <w:r w:rsidRPr="000A1486">
        <w:rPr>
          <w:lang w:val="en-US"/>
        </w:rPr>
        <w:t xml:space="preserve">Meyer, J. L., E. T. Schultz, and G. S. Helfman. 1983. Fish schools: An asset to corals. Science </w:t>
      </w:r>
      <w:r w:rsidRPr="000A1486">
        <w:rPr>
          <w:b/>
          <w:bCs/>
          <w:lang w:val="en-US"/>
        </w:rPr>
        <w:t>220</w:t>
      </w:r>
      <w:r w:rsidRPr="000A1486">
        <w:rPr>
          <w:lang w:val="en-US"/>
        </w:rPr>
        <w:t>: 1047–1049. doi:10.1126/science.220.4601.1047</w:t>
      </w:r>
    </w:p>
    <w:p w14:paraId="12DAF84D" w14:textId="77777777" w:rsidR="000A1486" w:rsidRPr="000A1486" w:rsidRDefault="000A1486" w:rsidP="000A1486">
      <w:pPr>
        <w:pStyle w:val="Bibliography"/>
        <w:rPr>
          <w:lang w:val="en-US"/>
        </w:rPr>
      </w:pPr>
      <w:r w:rsidRPr="000A1486">
        <w:rPr>
          <w:lang w:val="en-US"/>
        </w:rPr>
        <w:t xml:space="preserve">Montgomery, E. M. 2014. Predicting crawling speed relative to mass in sea stars. Journal of Experimental Marine Biology and Ecology </w:t>
      </w:r>
      <w:r w:rsidRPr="000A1486">
        <w:rPr>
          <w:b/>
          <w:bCs/>
          <w:lang w:val="en-US"/>
        </w:rPr>
        <w:t>458</w:t>
      </w:r>
      <w:r w:rsidRPr="000A1486">
        <w:rPr>
          <w:lang w:val="en-US"/>
        </w:rPr>
        <w:t>: 27–33. doi:10.1016/j.jembe.2014.05.009</w:t>
      </w:r>
    </w:p>
    <w:p w14:paraId="75745DFD" w14:textId="77777777" w:rsidR="000A1486" w:rsidRPr="000A1486" w:rsidRDefault="000A1486" w:rsidP="000A1486">
      <w:pPr>
        <w:pStyle w:val="Bibliography"/>
        <w:rPr>
          <w:lang w:val="en-US"/>
        </w:rPr>
      </w:pPr>
      <w:r w:rsidRPr="000A1486">
        <w:rPr>
          <w:lang w:val="en-US"/>
        </w:rPr>
        <w:t xml:space="preserve">Müller, J. and others. 2018. LiDAR-derived canopy structure supports the more-individuals hypothesis for arthropod diversity in temperate forests. Oikos </w:t>
      </w:r>
      <w:r w:rsidRPr="000A1486">
        <w:rPr>
          <w:b/>
          <w:bCs/>
          <w:lang w:val="en-US"/>
        </w:rPr>
        <w:t>127</w:t>
      </w:r>
      <w:r w:rsidRPr="000A1486">
        <w:rPr>
          <w:lang w:val="en-US"/>
        </w:rPr>
        <w:t>: 814–824. doi:10.1111/oik.04972</w:t>
      </w:r>
    </w:p>
    <w:p w14:paraId="0C469FB6" w14:textId="77777777" w:rsidR="000A1486" w:rsidRPr="000A1486" w:rsidRDefault="000A1486" w:rsidP="000A1486">
      <w:pPr>
        <w:pStyle w:val="Bibliography"/>
        <w:rPr>
          <w:lang w:val="en-US"/>
        </w:rPr>
      </w:pPr>
      <w:r w:rsidRPr="000A1486">
        <w:rPr>
          <w:lang w:val="en-US"/>
        </w:rPr>
        <w:t xml:space="preserve">Murie, K. A., and P. E. Bourdeau. 2020. Fragmented kelp forest canopies retain their ability to alter local seawater chemistry. Sci Rep </w:t>
      </w:r>
      <w:r w:rsidRPr="000A1486">
        <w:rPr>
          <w:b/>
          <w:bCs/>
          <w:lang w:val="en-US"/>
        </w:rPr>
        <w:t>10</w:t>
      </w:r>
      <w:r w:rsidRPr="000A1486">
        <w:rPr>
          <w:lang w:val="en-US"/>
        </w:rPr>
        <w:t>: 11939. doi:10.1038/s41598-020-68841-2</w:t>
      </w:r>
    </w:p>
    <w:p w14:paraId="0C69B2B5" w14:textId="77777777" w:rsidR="000A1486" w:rsidRPr="000A1486" w:rsidRDefault="000A1486" w:rsidP="000A1486">
      <w:pPr>
        <w:pStyle w:val="Bibliography"/>
        <w:rPr>
          <w:lang w:val="en-US"/>
        </w:rPr>
      </w:pPr>
      <w:r w:rsidRPr="000A1486">
        <w:rPr>
          <w:lang w:val="en-US"/>
        </w:rPr>
        <w:t xml:space="preserve">Nielsen, K. J., and S. A. Navarrete. 2004. Mesoscale regulation comes from the bottom-up: intertidal interactions between consumers and upwelling. Ecol. Lett. </w:t>
      </w:r>
      <w:r w:rsidRPr="000A1486">
        <w:rPr>
          <w:b/>
          <w:bCs/>
          <w:lang w:val="en-US"/>
        </w:rPr>
        <w:t>7</w:t>
      </w:r>
      <w:r w:rsidRPr="000A1486">
        <w:rPr>
          <w:lang w:val="en-US"/>
        </w:rPr>
        <w:t>: 31–41. doi:10.1046/j.1461-0248.2003.00542.x</w:t>
      </w:r>
    </w:p>
    <w:p w14:paraId="4DF975F6" w14:textId="77777777" w:rsidR="000A1486" w:rsidRPr="000A1486" w:rsidRDefault="000A1486" w:rsidP="000A1486">
      <w:pPr>
        <w:pStyle w:val="Bibliography"/>
        <w:rPr>
          <w:lang w:val="en-US"/>
        </w:rPr>
      </w:pPr>
      <w:r w:rsidRPr="000A1486">
        <w:rPr>
          <w:lang w:val="en-US"/>
        </w:rPr>
        <w:t xml:space="preserve">O’Clair, C. E., and S. D. Rice. 1985. Depression of feeding and growth rates of the seastar Evasterias troschelii during long-term exposure to the water-soluble fraction of crude oil. Mar. Biol. </w:t>
      </w:r>
      <w:r w:rsidRPr="000A1486">
        <w:rPr>
          <w:b/>
          <w:bCs/>
          <w:lang w:val="en-US"/>
        </w:rPr>
        <w:t>84</w:t>
      </w:r>
      <w:r w:rsidRPr="000A1486">
        <w:rPr>
          <w:lang w:val="en-US"/>
        </w:rPr>
        <w:t>: 331–340. doi:10.1007/BF00392503</w:t>
      </w:r>
    </w:p>
    <w:p w14:paraId="762F3EA6" w14:textId="77777777" w:rsidR="000A1486" w:rsidRPr="000A1486" w:rsidRDefault="000A1486" w:rsidP="000A1486">
      <w:pPr>
        <w:pStyle w:val="Bibliography"/>
        <w:rPr>
          <w:lang w:val="en-US"/>
        </w:rPr>
      </w:pPr>
      <w:r w:rsidRPr="000A1486">
        <w:rPr>
          <w:lang w:val="en-US"/>
        </w:rPr>
        <w:t>Oksanen, J. and others. 2022. vegan: Community ecology package. R package version 2.6-4.</w:t>
      </w:r>
    </w:p>
    <w:p w14:paraId="0D834FCF" w14:textId="77777777" w:rsidR="000A1486" w:rsidRPr="000A1486" w:rsidRDefault="000A1486" w:rsidP="000A1486">
      <w:pPr>
        <w:pStyle w:val="Bibliography"/>
        <w:rPr>
          <w:lang w:val="en-US"/>
        </w:rPr>
      </w:pPr>
      <w:r w:rsidRPr="000A1486">
        <w:rPr>
          <w:lang w:val="en-US"/>
        </w:rPr>
        <w:t>Osborn, S. A. 1995. Fecundity and embryonic development of Octopus rubescens Berry from Monterey Bay, California. Master of Science. San Jose State University.</w:t>
      </w:r>
    </w:p>
    <w:p w14:paraId="01996217" w14:textId="77777777" w:rsidR="000A1486" w:rsidRPr="000A1486" w:rsidRDefault="000A1486" w:rsidP="000A1486">
      <w:pPr>
        <w:pStyle w:val="Bibliography"/>
        <w:rPr>
          <w:lang w:val="en-US"/>
        </w:rPr>
      </w:pPr>
      <w:r w:rsidRPr="000A1486">
        <w:rPr>
          <w:lang w:val="en-US"/>
        </w:rPr>
        <w:t xml:space="preserve">Paine, R. T. 1986. Benthic community—water column coupling during the 1982-1983 El Niño. Are community changes at high latitudes attributable to cause or coincidence?1. Limnol Oceanogr </w:t>
      </w:r>
      <w:r w:rsidRPr="000A1486">
        <w:rPr>
          <w:b/>
          <w:bCs/>
          <w:lang w:val="en-US"/>
        </w:rPr>
        <w:t>31</w:t>
      </w:r>
      <w:r w:rsidRPr="000A1486">
        <w:rPr>
          <w:lang w:val="en-US"/>
        </w:rPr>
        <w:t>: 351–360. doi:10.4319/lo.1986.31.2.0351</w:t>
      </w:r>
    </w:p>
    <w:p w14:paraId="7454AE12" w14:textId="77777777" w:rsidR="000A1486" w:rsidRPr="000A1486" w:rsidRDefault="000A1486" w:rsidP="000A1486">
      <w:pPr>
        <w:pStyle w:val="Bibliography"/>
        <w:rPr>
          <w:lang w:val="en-US"/>
        </w:rPr>
      </w:pPr>
      <w:r w:rsidRPr="000A1486">
        <w:rPr>
          <w:lang w:val="en-US"/>
        </w:rPr>
        <w:lastRenderedPageBreak/>
        <w:t>Palmer, A. R. 1982. GROWTH IN MARINE GASTROPODS: A NON-DESTRUCTIVE TECHNIQUE FOR INDEPENDENTLY MEASURING SHELL AND BODY WEIGHT.</w:t>
      </w:r>
    </w:p>
    <w:p w14:paraId="6FA6DEB3" w14:textId="77777777" w:rsidR="000A1486" w:rsidRPr="000A1486" w:rsidRDefault="000A1486" w:rsidP="000A1486">
      <w:pPr>
        <w:pStyle w:val="Bibliography"/>
        <w:rPr>
          <w:lang w:val="en-US"/>
        </w:rPr>
      </w:pPr>
      <w:r w:rsidRPr="000A1486">
        <w:rPr>
          <w:lang w:val="en-US"/>
        </w:rPr>
        <w:t xml:space="preserve">Pawlowicz, R. 2017. Seasonal cycles, hypoxia, and renewal in a coastal fjord (Barkley Sound, British Columbia). Atmos.-Ocean </w:t>
      </w:r>
      <w:r w:rsidRPr="000A1486">
        <w:rPr>
          <w:b/>
          <w:bCs/>
          <w:lang w:val="en-US"/>
        </w:rPr>
        <w:t>55</w:t>
      </w:r>
      <w:r w:rsidRPr="000A1486">
        <w:rPr>
          <w:lang w:val="en-US"/>
        </w:rPr>
        <w:t>: 264–283. doi:10.1080/07055900.2017.1374240</w:t>
      </w:r>
    </w:p>
    <w:p w14:paraId="6FBA6F7D" w14:textId="77777777" w:rsidR="000A1486" w:rsidRPr="000A1486" w:rsidRDefault="000A1486" w:rsidP="000A1486">
      <w:pPr>
        <w:pStyle w:val="Bibliography"/>
        <w:rPr>
          <w:lang w:val="en-US"/>
        </w:rPr>
      </w:pPr>
      <w:r w:rsidRPr="000A1486">
        <w:rPr>
          <w:lang w:val="en-US"/>
        </w:rPr>
        <w:t xml:space="preserve">Peters, J. R., D. C. Reed, and D. E. Burkepile. 2019. Climate and fishing drive regime shifts in consumer-mediated nutrient cycling in kelp forests. Glob Change Biol </w:t>
      </w:r>
      <w:r w:rsidRPr="000A1486">
        <w:rPr>
          <w:b/>
          <w:bCs/>
          <w:lang w:val="en-US"/>
        </w:rPr>
        <w:t>25</w:t>
      </w:r>
      <w:r w:rsidRPr="000A1486">
        <w:rPr>
          <w:lang w:val="en-US"/>
        </w:rPr>
        <w:t>: 3179–3192. doi:10.1111/gcb.14706</w:t>
      </w:r>
    </w:p>
    <w:p w14:paraId="5E53EEFE" w14:textId="77777777" w:rsidR="000A1486" w:rsidRPr="000A1486" w:rsidRDefault="000A1486" w:rsidP="000A1486">
      <w:pPr>
        <w:pStyle w:val="Bibliography"/>
        <w:rPr>
          <w:lang w:val="en-US"/>
        </w:rPr>
      </w:pPr>
      <w:r w:rsidRPr="000A1486">
        <w:rPr>
          <w:lang w:val="en-US"/>
        </w:rPr>
        <w:t xml:space="preserve">Pfister, C. A., M. A. Altabet, and D. Post. 2014. Animal regeneration and microbial retention of nitrogen along coastal rocky shores. Ecology </w:t>
      </w:r>
      <w:r w:rsidRPr="000A1486">
        <w:rPr>
          <w:b/>
          <w:bCs/>
          <w:lang w:val="en-US"/>
        </w:rPr>
        <w:t>95</w:t>
      </w:r>
      <w:r w:rsidRPr="000A1486">
        <w:rPr>
          <w:lang w:val="en-US"/>
        </w:rPr>
        <w:t>: 2803–2814. doi:10.1890/13-1825.1</w:t>
      </w:r>
    </w:p>
    <w:p w14:paraId="5504655B" w14:textId="77777777" w:rsidR="000A1486" w:rsidRPr="000A1486" w:rsidRDefault="000A1486" w:rsidP="000A1486">
      <w:pPr>
        <w:pStyle w:val="Bibliography"/>
        <w:rPr>
          <w:lang w:val="en-US"/>
        </w:rPr>
      </w:pPr>
      <w:r w:rsidRPr="000A1486">
        <w:rPr>
          <w:lang w:val="en-US"/>
        </w:rPr>
        <w:t xml:space="preserve">Pfister, C. A., M. A. Altabet, and B. L. Weigel. 2019. Kelp beds and their local effects on seawater chemistry, productivity, and microbial communities. Ecology </w:t>
      </w:r>
      <w:r w:rsidRPr="000A1486">
        <w:rPr>
          <w:b/>
          <w:bCs/>
          <w:lang w:val="en-US"/>
        </w:rPr>
        <w:t>100</w:t>
      </w:r>
      <w:r w:rsidRPr="000A1486">
        <w:rPr>
          <w:lang w:val="en-US"/>
        </w:rPr>
        <w:t>: e02798. doi:https://doi.org/10.1002/ecy.2798</w:t>
      </w:r>
    </w:p>
    <w:p w14:paraId="24B14128" w14:textId="77777777" w:rsidR="000A1486" w:rsidRPr="000A1486" w:rsidRDefault="000A1486" w:rsidP="000A1486">
      <w:pPr>
        <w:pStyle w:val="Bibliography"/>
        <w:rPr>
          <w:lang w:val="en-US"/>
        </w:rPr>
      </w:pPr>
      <w:r w:rsidRPr="000A1486">
        <w:rPr>
          <w:lang w:val="en-US"/>
        </w:rPr>
        <w:t xml:space="preserve">Phillips, J. C., and C. L. Hurd. 2004. Kinetics of nitrate, ammonium, and urea uptake by four intertidal seaweeds from New Zealand. J Phycol </w:t>
      </w:r>
      <w:r w:rsidRPr="000A1486">
        <w:rPr>
          <w:b/>
          <w:bCs/>
          <w:lang w:val="en-US"/>
        </w:rPr>
        <w:t>40</w:t>
      </w:r>
      <w:r w:rsidRPr="000A1486">
        <w:rPr>
          <w:lang w:val="en-US"/>
        </w:rPr>
        <w:t>: 534–545. doi:10.1111/j.1529-8817.2004.03157.x</w:t>
      </w:r>
    </w:p>
    <w:p w14:paraId="3F1D60FD" w14:textId="77777777" w:rsidR="000A1486" w:rsidRPr="000A1486" w:rsidRDefault="000A1486" w:rsidP="000A1486">
      <w:pPr>
        <w:pStyle w:val="Bibliography"/>
        <w:rPr>
          <w:lang w:val="en-US"/>
        </w:rPr>
      </w:pPr>
      <w:r w:rsidRPr="000A1486">
        <w:rPr>
          <w:lang w:val="en-US"/>
        </w:rPr>
        <w:t>Posit team. 2024. RStudio: Integrated Development Environment for R.</w:t>
      </w:r>
    </w:p>
    <w:p w14:paraId="651EB25C" w14:textId="77777777" w:rsidR="000A1486" w:rsidRPr="000A1486" w:rsidRDefault="000A1486" w:rsidP="000A1486">
      <w:pPr>
        <w:pStyle w:val="Bibliography"/>
        <w:rPr>
          <w:lang w:val="en-US"/>
        </w:rPr>
      </w:pPr>
      <w:r w:rsidRPr="000A1486">
        <w:rPr>
          <w:lang w:val="en-US"/>
        </w:rPr>
        <w:t xml:space="preserve">Probyn, T. A., and A. R. O. Chapman. 1983. Summer growth of Chordaria flagelliformis (O.F. Muell.) C. Ag.: Physiological strategies in a nutrient stressed environment. J. Exp. Mar. Bio. Ecol </w:t>
      </w:r>
      <w:r w:rsidRPr="000A1486">
        <w:rPr>
          <w:b/>
          <w:bCs/>
          <w:lang w:val="en-US"/>
        </w:rPr>
        <w:t>73</w:t>
      </w:r>
      <w:r w:rsidRPr="000A1486">
        <w:rPr>
          <w:lang w:val="en-US"/>
        </w:rPr>
        <w:t>: 243–271. doi:10.1016/0022-0981(83)90050-3</w:t>
      </w:r>
    </w:p>
    <w:p w14:paraId="65AD5534" w14:textId="77777777" w:rsidR="000A1486" w:rsidRPr="000A1486" w:rsidRDefault="000A1486" w:rsidP="000A1486">
      <w:pPr>
        <w:pStyle w:val="Bibliography"/>
        <w:rPr>
          <w:lang w:val="en-US"/>
        </w:rPr>
      </w:pPr>
      <w:r w:rsidRPr="000A1486">
        <w:rPr>
          <w:lang w:val="en-US"/>
        </w:rPr>
        <w:t>R Core Team. 2024. R: A language and environment for statistical computing.</w:t>
      </w:r>
    </w:p>
    <w:p w14:paraId="45AA874E" w14:textId="77777777" w:rsidR="000A1486" w:rsidRPr="000A1486" w:rsidRDefault="000A1486" w:rsidP="000A1486">
      <w:pPr>
        <w:pStyle w:val="Bibliography"/>
        <w:rPr>
          <w:lang w:val="en-US"/>
        </w:rPr>
      </w:pPr>
      <w:r w:rsidRPr="000A1486">
        <w:rPr>
          <w:lang w:val="en-US"/>
        </w:rPr>
        <w:t xml:space="preserve">Roman, J., and J. J. McCarthy. 2010. The whale pump: Marine mammals enhance primary productivity in a coastal basin P. Roopnarine [ed.]. PLoS ONE </w:t>
      </w:r>
      <w:r w:rsidRPr="000A1486">
        <w:rPr>
          <w:b/>
          <w:bCs/>
          <w:lang w:val="en-US"/>
        </w:rPr>
        <w:t>5</w:t>
      </w:r>
      <w:r w:rsidRPr="000A1486">
        <w:rPr>
          <w:lang w:val="en-US"/>
        </w:rPr>
        <w:t>: e13255. doi:10.1371/journal.pone.0013255</w:t>
      </w:r>
    </w:p>
    <w:p w14:paraId="3A1585E4" w14:textId="77777777" w:rsidR="000A1486" w:rsidRPr="000A1486" w:rsidRDefault="000A1486" w:rsidP="000A1486">
      <w:pPr>
        <w:pStyle w:val="Bibliography"/>
        <w:rPr>
          <w:lang w:val="en-US"/>
        </w:rPr>
      </w:pPr>
      <w:r w:rsidRPr="000A1486">
        <w:rPr>
          <w:lang w:val="en-US"/>
        </w:rPr>
        <w:lastRenderedPageBreak/>
        <w:t xml:space="preserve">Rosman, J. H., J. R. Koseff, S. G. Monismith, and J. Grover. 2007. A field investigation into the effects of a kelp forest (Macrocystis pyrifera) on coastal hydrodynamics and transport. J. Geophys. Res. Oceans </w:t>
      </w:r>
      <w:r w:rsidRPr="000A1486">
        <w:rPr>
          <w:b/>
          <w:bCs/>
          <w:lang w:val="en-US"/>
        </w:rPr>
        <w:t>112</w:t>
      </w:r>
      <w:r w:rsidRPr="000A1486">
        <w:rPr>
          <w:lang w:val="en-US"/>
        </w:rPr>
        <w:t>. doi:10.1029/2005JC003430</w:t>
      </w:r>
    </w:p>
    <w:p w14:paraId="66BE4B66" w14:textId="77777777" w:rsidR="000A1486" w:rsidRPr="000A1486" w:rsidRDefault="000A1486" w:rsidP="000A1486">
      <w:pPr>
        <w:pStyle w:val="Bibliography"/>
        <w:rPr>
          <w:lang w:val="en-US"/>
        </w:rPr>
      </w:pPr>
      <w:r w:rsidRPr="000A1486">
        <w:rPr>
          <w:lang w:val="en-US"/>
        </w:rPr>
        <w:t xml:space="preserve">Sanford, E. 2002. The feeding, growth, and energetics of two rocky intertidal predators (Pisaster ochraceus and Nucella canaliculata) under water temperatures simulating episodic upwelling. J. Exp. Mar. Biol. Ecol. </w:t>
      </w:r>
      <w:r w:rsidRPr="000A1486">
        <w:rPr>
          <w:b/>
          <w:bCs/>
          <w:lang w:val="en-US"/>
        </w:rPr>
        <w:t>273</w:t>
      </w:r>
      <w:r w:rsidRPr="000A1486">
        <w:rPr>
          <w:lang w:val="en-US"/>
        </w:rPr>
        <w:t>: 199–218. doi:10.1016/S0022-0981(02)00164-8</w:t>
      </w:r>
    </w:p>
    <w:p w14:paraId="2D5F8483" w14:textId="77777777" w:rsidR="000A1486" w:rsidRPr="000A1486" w:rsidRDefault="000A1486" w:rsidP="000A1486">
      <w:pPr>
        <w:pStyle w:val="Bibliography"/>
        <w:rPr>
          <w:lang w:val="en-US"/>
        </w:rPr>
      </w:pPr>
      <w:r w:rsidRPr="000A1486">
        <w:rPr>
          <w:lang w:val="en-US"/>
        </w:rPr>
        <w:t xml:space="preserve">Schuster, J. M., and A. E. Bates. 2023. The role of kelp availability and quality on the energetic state and thermal tolerance of sea urchin and gastropod grazers. Journal of Experimental Marine Biology and Ecology </w:t>
      </w:r>
      <w:r w:rsidRPr="000A1486">
        <w:rPr>
          <w:b/>
          <w:bCs/>
          <w:lang w:val="en-US"/>
        </w:rPr>
        <w:t>569</w:t>
      </w:r>
      <w:r w:rsidRPr="000A1486">
        <w:rPr>
          <w:lang w:val="en-US"/>
        </w:rPr>
        <w:t>: 151947. doi:10.1016/j.jembe.2023.151947</w:t>
      </w:r>
    </w:p>
    <w:p w14:paraId="446B641D" w14:textId="77777777" w:rsidR="000A1486" w:rsidRPr="000A1486" w:rsidRDefault="000A1486" w:rsidP="000A1486">
      <w:pPr>
        <w:pStyle w:val="Bibliography"/>
        <w:rPr>
          <w:lang w:val="en-US"/>
        </w:rPr>
      </w:pPr>
      <w:r w:rsidRPr="000A1486">
        <w:rPr>
          <w:lang w:val="en-US"/>
        </w:rPr>
        <w:t xml:space="preserve">Sellers, A. J., B. Leung, and M. E. Torchin. 2020. Global meta-analysis of how marine upwelling affects herbivory. Glob. Ecol. Biogeogr. </w:t>
      </w:r>
      <w:r w:rsidRPr="000A1486">
        <w:rPr>
          <w:b/>
          <w:bCs/>
          <w:lang w:val="en-US"/>
        </w:rPr>
        <w:t>29</w:t>
      </w:r>
      <w:r w:rsidRPr="000A1486">
        <w:rPr>
          <w:lang w:val="en-US"/>
        </w:rPr>
        <w:t>: 370–383. doi:https://doi.org/10.1111/geb.13023</w:t>
      </w:r>
    </w:p>
    <w:p w14:paraId="66EC9429" w14:textId="77777777" w:rsidR="000A1486" w:rsidRPr="000A1486" w:rsidRDefault="000A1486" w:rsidP="000A1486">
      <w:pPr>
        <w:pStyle w:val="Bibliography"/>
        <w:rPr>
          <w:lang w:val="en-US"/>
        </w:rPr>
      </w:pPr>
      <w:r w:rsidRPr="000A1486">
        <w:rPr>
          <w:lang w:val="en-US"/>
        </w:rPr>
        <w:t xml:space="preserve">Shantz, A. A., M. C. Ladd, E. Schrack, and D. E. Burkepile. 2015. Fish-derived nutrient hotspots shape coral reef benthic communities. Ecol Appl </w:t>
      </w:r>
      <w:r w:rsidRPr="000A1486">
        <w:rPr>
          <w:b/>
          <w:bCs/>
          <w:lang w:val="en-US"/>
        </w:rPr>
        <w:t>25</w:t>
      </w:r>
      <w:r w:rsidRPr="000A1486">
        <w:rPr>
          <w:lang w:val="en-US"/>
        </w:rPr>
        <w:t>: 2142–2152. doi:10.1890/14-2209.1</w:t>
      </w:r>
    </w:p>
    <w:p w14:paraId="1CFCCAC1" w14:textId="77777777" w:rsidR="000A1486" w:rsidRPr="000A1486" w:rsidRDefault="000A1486" w:rsidP="000A1486">
      <w:pPr>
        <w:pStyle w:val="Bibliography"/>
        <w:rPr>
          <w:lang w:val="en-US"/>
        </w:rPr>
      </w:pPr>
      <w:r w:rsidRPr="000A1486">
        <w:rPr>
          <w:lang w:val="en-US"/>
        </w:rPr>
        <w:t>Shrestha, J., J. R. Peters, J. E. Caselle, and S. L. Hamilton. 2024. Marine protection and environmental forcing influence fish-derived nutrient cycling in kelp forests. Funct. Ecol. 1–15. doi:10.1111/1365-2435.14708</w:t>
      </w:r>
    </w:p>
    <w:p w14:paraId="28FB0A22" w14:textId="77777777" w:rsidR="000A1486" w:rsidRPr="000A1486" w:rsidRDefault="000A1486" w:rsidP="000A1486">
      <w:pPr>
        <w:pStyle w:val="Bibliography"/>
        <w:rPr>
          <w:lang w:val="en-US"/>
        </w:rPr>
      </w:pPr>
      <w:r w:rsidRPr="000A1486">
        <w:rPr>
          <w:lang w:val="en-US"/>
        </w:rPr>
        <w:t xml:space="preserve">Starko, S. and others. 2024. Local and regional variation in kelp loss and stability across coastal British Columbia. Mar. Ecol. Prog. Ser. </w:t>
      </w:r>
      <w:r w:rsidRPr="000A1486">
        <w:rPr>
          <w:b/>
          <w:bCs/>
          <w:lang w:val="en-US"/>
        </w:rPr>
        <w:t>733</w:t>
      </w:r>
      <w:r w:rsidRPr="000A1486">
        <w:rPr>
          <w:lang w:val="en-US"/>
        </w:rPr>
        <w:t>: 1–26. doi:10.3354/meps14548</w:t>
      </w:r>
    </w:p>
    <w:p w14:paraId="41C080C9" w14:textId="77777777" w:rsidR="000A1486" w:rsidRPr="000A1486" w:rsidRDefault="000A1486" w:rsidP="000A1486">
      <w:pPr>
        <w:pStyle w:val="Bibliography"/>
        <w:rPr>
          <w:lang w:val="en-US"/>
        </w:rPr>
      </w:pPr>
      <w:r w:rsidRPr="000A1486">
        <w:rPr>
          <w:lang w:val="en-US"/>
        </w:rPr>
        <w:t xml:space="preserve">Starko, S., C. J. Neufeld, L. Gendall, B. Timmer, L. Campbell, J. Yakimishyn, L. Druehl, and J. K. Baum. 2022. Microclimate predicts kelp forest extinction in the face of direct and indirect marine heatwave effects. Ecol Appl </w:t>
      </w:r>
      <w:r w:rsidRPr="000A1486">
        <w:rPr>
          <w:b/>
          <w:bCs/>
          <w:lang w:val="en-US"/>
        </w:rPr>
        <w:t>32</w:t>
      </w:r>
      <w:r w:rsidRPr="000A1486">
        <w:rPr>
          <w:lang w:val="en-US"/>
        </w:rPr>
        <w:t>: e2673. doi:10.1002/eap.2673</w:t>
      </w:r>
    </w:p>
    <w:p w14:paraId="11196EF9" w14:textId="77777777" w:rsidR="000A1486" w:rsidRPr="000A1486" w:rsidRDefault="000A1486" w:rsidP="000A1486">
      <w:pPr>
        <w:pStyle w:val="Bibliography"/>
        <w:rPr>
          <w:lang w:val="en-US"/>
        </w:rPr>
      </w:pPr>
      <w:r w:rsidRPr="000A1486">
        <w:rPr>
          <w:lang w:val="en-US"/>
        </w:rPr>
        <w:lastRenderedPageBreak/>
        <w:t xml:space="preserve">Steneck, R. S., M. H. Graham, B. J. Bourque, D. Corbett, J. M. Erlandson, J. A. Estes, and M. J. Tegner. 2002. Kelp forest ecosystems: biodiversity, stability, resilience and future. Environ. Conserv. </w:t>
      </w:r>
      <w:r w:rsidRPr="000A1486">
        <w:rPr>
          <w:b/>
          <w:bCs/>
          <w:lang w:val="en-US"/>
        </w:rPr>
        <w:t>29</w:t>
      </w:r>
      <w:r w:rsidRPr="000A1486">
        <w:rPr>
          <w:lang w:val="en-US"/>
        </w:rPr>
        <w:t>: 436–459. doi:10.1017/S0376892902000322</w:t>
      </w:r>
    </w:p>
    <w:p w14:paraId="17C2F2AB" w14:textId="77777777" w:rsidR="000A1486" w:rsidRPr="000A1486" w:rsidRDefault="000A1486" w:rsidP="000A1486">
      <w:pPr>
        <w:pStyle w:val="Bibliography"/>
        <w:rPr>
          <w:lang w:val="en-US"/>
        </w:rPr>
      </w:pPr>
      <w:r w:rsidRPr="000A1486">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A1486">
        <w:rPr>
          <w:b/>
          <w:bCs/>
          <w:lang w:val="en-US"/>
        </w:rPr>
        <w:t>375</w:t>
      </w:r>
      <w:r w:rsidRPr="000A1486">
        <w:rPr>
          <w:lang w:val="en-US"/>
        </w:rPr>
        <w:t>: 101–112. doi:10.3354/meps07752</w:t>
      </w:r>
    </w:p>
    <w:p w14:paraId="2CE4440B" w14:textId="77777777" w:rsidR="000A1486" w:rsidRPr="000A1486" w:rsidRDefault="000A1486" w:rsidP="000A1486">
      <w:pPr>
        <w:pStyle w:val="Bibliography"/>
        <w:rPr>
          <w:lang w:val="en-US"/>
        </w:rPr>
      </w:pPr>
      <w:r w:rsidRPr="000A1486">
        <w:rPr>
          <w:lang w:val="en-US"/>
        </w:rPr>
        <w:t xml:space="preserve">Stewart, N. L., B. Konar, and M. T. Tinker. 2015. Testing the nutritional-limitation, predator-avoidance, and storm-avoidance hypotheses for restricted sea otter habitat use in the Aleutian Islands, Alaska. Oecologia </w:t>
      </w:r>
      <w:r w:rsidRPr="000A1486">
        <w:rPr>
          <w:b/>
          <w:bCs/>
          <w:lang w:val="en-US"/>
        </w:rPr>
        <w:t>177</w:t>
      </w:r>
      <w:r w:rsidRPr="000A1486">
        <w:rPr>
          <w:lang w:val="en-US"/>
        </w:rPr>
        <w:t>: 645–655. doi:10.1007/s00442-014-3149-6</w:t>
      </w:r>
    </w:p>
    <w:p w14:paraId="4C131D22" w14:textId="77777777" w:rsidR="000A1486" w:rsidRPr="000A1486" w:rsidRDefault="000A1486" w:rsidP="000A1486">
      <w:pPr>
        <w:pStyle w:val="Bibliography"/>
        <w:rPr>
          <w:lang w:val="en-US"/>
        </w:rPr>
      </w:pPr>
      <w:r w:rsidRPr="000A1486">
        <w:rPr>
          <w:lang w:val="en-US"/>
        </w:rPr>
        <w:t xml:space="preserve">Stillman, J. H., and G. N. Somero. 1996. Adaptation to Temperature Stress and Aerial Exposure in Congeneric Species of Intertidal Porcelain Crabs (Genus Petrolisthes): Correlation of Physiology, Biochemistry and Morphology With Vertical Distribution. Journal of Experimental Biology </w:t>
      </w:r>
      <w:r w:rsidRPr="000A1486">
        <w:rPr>
          <w:b/>
          <w:bCs/>
          <w:lang w:val="en-US"/>
        </w:rPr>
        <w:t>199</w:t>
      </w:r>
      <w:r w:rsidRPr="000A1486">
        <w:rPr>
          <w:lang w:val="en-US"/>
        </w:rPr>
        <w:t>: 1845–1855. doi:10.1242/jeb.199.8.1845</w:t>
      </w:r>
    </w:p>
    <w:p w14:paraId="1451719A" w14:textId="77777777" w:rsidR="000A1486" w:rsidRPr="000A1486" w:rsidRDefault="000A1486" w:rsidP="000A1486">
      <w:pPr>
        <w:pStyle w:val="Bibliography"/>
        <w:rPr>
          <w:lang w:val="en-US"/>
        </w:rPr>
      </w:pPr>
      <w:r w:rsidRPr="000A1486">
        <w:rPr>
          <w:lang w:val="en-US"/>
        </w:rPr>
        <w:t xml:space="preserve">Tanasichuk, R. 1998. Interannual variations in the population biology and productivity of Euphausia pacifica in Barkley Sound, Canada, with special reference to the 1992 and 1993 warm ocean years. Mar. Ecol. Prog. Ser. </w:t>
      </w:r>
      <w:r w:rsidRPr="000A1486">
        <w:rPr>
          <w:b/>
          <w:bCs/>
          <w:lang w:val="en-US"/>
        </w:rPr>
        <w:t>173</w:t>
      </w:r>
      <w:r w:rsidRPr="000A1486">
        <w:rPr>
          <w:lang w:val="en-US"/>
        </w:rPr>
        <w:t>: 163–180. doi:10.3354/meps173163</w:t>
      </w:r>
    </w:p>
    <w:p w14:paraId="137FE908" w14:textId="77777777" w:rsidR="000A1486" w:rsidRPr="000A1486" w:rsidRDefault="000A1486" w:rsidP="000A1486">
      <w:pPr>
        <w:pStyle w:val="Bibliography"/>
        <w:rPr>
          <w:lang w:val="en-US"/>
        </w:rPr>
      </w:pPr>
      <w:r w:rsidRPr="000A1486">
        <w:rPr>
          <w:lang w:val="en-US"/>
        </w:rPr>
        <w:t xml:space="preserve">Taylor, B. W., C. F. Keep, R. O. Hall, B. J. Koch, L. M. Tronstad, A. S. Flecker, and A. J. Ulseth. 2007. Improving the fluorometric ammonium method: matrix effects, background fluorescence, and standard additions. J.N. Am. Benthol. Soc. </w:t>
      </w:r>
      <w:r w:rsidRPr="000A1486">
        <w:rPr>
          <w:b/>
          <w:bCs/>
          <w:lang w:val="en-US"/>
        </w:rPr>
        <w:t>26</w:t>
      </w:r>
      <w:r w:rsidRPr="000A1486">
        <w:rPr>
          <w:lang w:val="en-US"/>
        </w:rPr>
        <w:t>: 167–177. doi:10.1899/0887-3593(2007)26[167:ITFAMM]2.0.CO;2</w:t>
      </w:r>
    </w:p>
    <w:p w14:paraId="2D1B8158" w14:textId="77777777" w:rsidR="000A1486" w:rsidRPr="000A1486" w:rsidRDefault="000A1486" w:rsidP="000A1486">
      <w:pPr>
        <w:pStyle w:val="Bibliography"/>
        <w:rPr>
          <w:lang w:val="en-US"/>
        </w:rPr>
      </w:pPr>
      <w:r w:rsidRPr="000A1486">
        <w:rPr>
          <w:lang w:val="en-US"/>
        </w:rPr>
        <w:t xml:space="preserve">Taylor, R., and T. A. V. Rees. 1998. Excretory products of mobile epifauna as a nitrogen source for seaweeds. Limnol Oceanogr </w:t>
      </w:r>
      <w:r w:rsidRPr="000A1486">
        <w:rPr>
          <w:b/>
          <w:bCs/>
          <w:lang w:val="en-US"/>
        </w:rPr>
        <w:t>43</w:t>
      </w:r>
      <w:r w:rsidRPr="000A1486">
        <w:rPr>
          <w:lang w:val="en-US"/>
        </w:rPr>
        <w:t>: 600–606. doi:10.4319/lo.1998.43.4.0600</w:t>
      </w:r>
    </w:p>
    <w:p w14:paraId="133DD19B" w14:textId="77777777" w:rsidR="000A1486" w:rsidRPr="000A1486" w:rsidRDefault="000A1486" w:rsidP="000A1486">
      <w:pPr>
        <w:pStyle w:val="Bibliography"/>
        <w:rPr>
          <w:lang w:val="en-US"/>
        </w:rPr>
      </w:pPr>
      <w:r w:rsidRPr="000A1486">
        <w:rPr>
          <w:lang w:val="en-US"/>
        </w:rPr>
        <w:lastRenderedPageBreak/>
        <w:t xml:space="preserve">Tilman, G. D. 1984. Plant dominance along an experimental nutrient gradient. Ecology </w:t>
      </w:r>
      <w:r w:rsidRPr="000A1486">
        <w:rPr>
          <w:b/>
          <w:bCs/>
          <w:lang w:val="en-US"/>
        </w:rPr>
        <w:t>65</w:t>
      </w:r>
      <w:r w:rsidRPr="000A1486">
        <w:rPr>
          <w:lang w:val="en-US"/>
        </w:rPr>
        <w:t>: 1445–1453. doi:10.2307/1939125</w:t>
      </w:r>
    </w:p>
    <w:p w14:paraId="459EE978" w14:textId="77777777" w:rsidR="000A1486" w:rsidRPr="000A1486" w:rsidRDefault="000A1486" w:rsidP="000A1486">
      <w:pPr>
        <w:pStyle w:val="Bibliography"/>
        <w:rPr>
          <w:lang w:val="en-US"/>
        </w:rPr>
      </w:pPr>
      <w:r w:rsidRPr="000A1486">
        <w:rPr>
          <w:lang w:val="en-US"/>
        </w:rPr>
        <w:t xml:space="preserve">Traiger, S. B. and others. 2022. Limited biogeochemical modification of surface waters by kelp forest canopies: Influence of kelp metabolism and site-specific hydrodynamics. Limnol Oceanogr </w:t>
      </w:r>
      <w:r w:rsidRPr="000A1486">
        <w:rPr>
          <w:b/>
          <w:bCs/>
          <w:lang w:val="en-US"/>
        </w:rPr>
        <w:t>67</w:t>
      </w:r>
      <w:r w:rsidRPr="000A1486">
        <w:rPr>
          <w:lang w:val="en-US"/>
        </w:rPr>
        <w:t>: 392–403. doi:10.1002/lno.11999</w:t>
      </w:r>
    </w:p>
    <w:p w14:paraId="7C6F8957" w14:textId="77777777" w:rsidR="000A1486" w:rsidRPr="000A1486" w:rsidRDefault="000A1486" w:rsidP="000A1486">
      <w:pPr>
        <w:pStyle w:val="Bibliography"/>
        <w:rPr>
          <w:lang w:val="en-US"/>
        </w:rPr>
      </w:pPr>
      <w:r w:rsidRPr="000A1486">
        <w:rPr>
          <w:lang w:val="en-US"/>
        </w:rPr>
        <w:t xml:space="preserve">Uthicke, S. 2001. Nutrient regeneration by abundant coral reef holothurians. J. Exp. Mar. Biol. Ecol. </w:t>
      </w:r>
      <w:r w:rsidRPr="000A1486">
        <w:rPr>
          <w:b/>
          <w:bCs/>
          <w:lang w:val="en-US"/>
        </w:rPr>
        <w:t>265</w:t>
      </w:r>
      <w:r w:rsidRPr="000A1486">
        <w:rPr>
          <w:lang w:val="en-US"/>
        </w:rPr>
        <w:t>: 153–170. doi:10.1016/S0022-0981(01)00329-X</w:t>
      </w:r>
    </w:p>
    <w:p w14:paraId="5DF4CC42" w14:textId="77777777" w:rsidR="000A1486" w:rsidRPr="000A1486" w:rsidRDefault="000A1486" w:rsidP="000A1486">
      <w:pPr>
        <w:pStyle w:val="Bibliography"/>
        <w:rPr>
          <w:lang w:val="en-US"/>
        </w:rPr>
      </w:pPr>
      <w:r w:rsidRPr="000A1486">
        <w:rPr>
          <w:lang w:val="en-US"/>
        </w:rPr>
        <w:t xml:space="preserve">Uthicke, S., and D. W. Klumpp. 1998. Microphytobenthos community production at a near-shore coral reef: seasonal variation and response to ammonium recycled by holothurians. Mar Ecol Prog Ser </w:t>
      </w:r>
      <w:r w:rsidRPr="000A1486">
        <w:rPr>
          <w:b/>
          <w:bCs/>
          <w:lang w:val="en-US"/>
        </w:rPr>
        <w:t>169</w:t>
      </w:r>
      <w:r w:rsidRPr="000A1486">
        <w:rPr>
          <w:lang w:val="en-US"/>
        </w:rPr>
        <w:t>: 1–11.</w:t>
      </w:r>
    </w:p>
    <w:p w14:paraId="134CF159" w14:textId="77777777" w:rsidR="000A1486" w:rsidRPr="000A1486" w:rsidRDefault="000A1486" w:rsidP="000A1486">
      <w:pPr>
        <w:pStyle w:val="Bibliography"/>
        <w:rPr>
          <w:lang w:val="en-US"/>
        </w:rPr>
      </w:pPr>
      <w:r w:rsidRPr="000A1486">
        <w:rPr>
          <w:lang w:val="en-US"/>
        </w:rPr>
        <w:t xml:space="preserve">Vanni, M. J. 2002. Nutrient cycling by animals in freshwater ecosystems. Annu Rev Ecol Syst </w:t>
      </w:r>
      <w:r w:rsidRPr="000A1486">
        <w:rPr>
          <w:b/>
          <w:bCs/>
          <w:lang w:val="en-US"/>
        </w:rPr>
        <w:t>33</w:t>
      </w:r>
      <w:r w:rsidRPr="000A1486">
        <w:rPr>
          <w:lang w:val="en-US"/>
        </w:rPr>
        <w:t>: 341–370. doi:10.1146/annurev.ecolsys.33.010802.150519</w:t>
      </w:r>
    </w:p>
    <w:p w14:paraId="09D38FFE" w14:textId="77777777" w:rsidR="000A1486" w:rsidRPr="000A1486" w:rsidRDefault="000A1486" w:rsidP="000A1486">
      <w:pPr>
        <w:pStyle w:val="Bibliography"/>
        <w:rPr>
          <w:lang w:val="en-US"/>
        </w:rPr>
      </w:pPr>
      <w:r w:rsidRPr="000A1486">
        <w:rPr>
          <w:lang w:val="en-US"/>
        </w:rPr>
        <w:t xml:space="preserve">Vinther, H. F., and M. Holmer. 2008. Experimental test of biodeposition and ammonium excretion from blue mussels (Mytilus edulis) on eelgrass (Zostera marina) performance. J. Exp. Mar. Bio. Ecol </w:t>
      </w:r>
      <w:r w:rsidRPr="000A1486">
        <w:rPr>
          <w:b/>
          <w:bCs/>
          <w:lang w:val="en-US"/>
        </w:rPr>
        <w:t>364</w:t>
      </w:r>
      <w:r w:rsidRPr="000A1486">
        <w:rPr>
          <w:lang w:val="en-US"/>
        </w:rPr>
        <w:t>: 72–79. doi:10.1016/j.jembe.2008.07.003</w:t>
      </w:r>
    </w:p>
    <w:p w14:paraId="1447C0A5" w14:textId="77777777" w:rsidR="000A1486" w:rsidRPr="000A1486" w:rsidRDefault="000A1486" w:rsidP="000A1486">
      <w:pPr>
        <w:pStyle w:val="Bibliography"/>
        <w:rPr>
          <w:lang w:val="en-US"/>
        </w:rPr>
      </w:pPr>
      <w:r w:rsidRPr="000A1486">
        <w:rPr>
          <w:lang w:val="en-US"/>
        </w:rPr>
        <w:t xml:space="preserve">West, E. J., K. A. Pitt, D. T. Welsh, K. Koop, and D. Rissik. 2009. Top-down and bottom-up influences of jellyfish on primary productivity and planktonic assemblages. Limnol Oceanogr </w:t>
      </w:r>
      <w:r w:rsidRPr="000A1486">
        <w:rPr>
          <w:b/>
          <w:bCs/>
          <w:lang w:val="en-US"/>
        </w:rPr>
        <w:t>54</w:t>
      </w:r>
      <w:r w:rsidRPr="000A1486">
        <w:rPr>
          <w:lang w:val="en-US"/>
        </w:rPr>
        <w:t>: 2058–2071. doi:https://doi.org/10.4319/lo.2009.54.6.2058</w:t>
      </w:r>
    </w:p>
    <w:p w14:paraId="1FB6245A" w14:textId="77777777" w:rsidR="000A1486" w:rsidRPr="000A1486" w:rsidRDefault="000A1486" w:rsidP="000A1486">
      <w:pPr>
        <w:pStyle w:val="Bibliography"/>
        <w:rPr>
          <w:lang w:val="en-US"/>
        </w:rPr>
      </w:pPr>
      <w:r w:rsidRPr="000A1486">
        <w:rPr>
          <w:lang w:val="en-US"/>
        </w:rPr>
        <w:t xml:space="preserve">Wickham, H. and others. 2019. Welcome to the tidyverse. JOSS </w:t>
      </w:r>
      <w:r w:rsidRPr="000A1486">
        <w:rPr>
          <w:b/>
          <w:bCs/>
          <w:lang w:val="en-US"/>
        </w:rPr>
        <w:t>4</w:t>
      </w:r>
      <w:r w:rsidRPr="000A1486">
        <w:rPr>
          <w:lang w:val="en-US"/>
        </w:rPr>
        <w:t>: 1686. doi:10.21105/joss.01686</w:t>
      </w:r>
    </w:p>
    <w:p w14:paraId="299D6331" w14:textId="77777777" w:rsidR="000A1486" w:rsidRPr="000A1486" w:rsidRDefault="000A1486" w:rsidP="000A1486">
      <w:pPr>
        <w:pStyle w:val="Bibliography"/>
        <w:rPr>
          <w:lang w:val="en-US"/>
        </w:rPr>
      </w:pPr>
      <w:r w:rsidRPr="000A1486">
        <w:rPr>
          <w:lang w:val="en-US"/>
        </w:rPr>
        <w:t xml:space="preserve">Yee, D. A., and S. A. Juliano. 2007. Abundance matters: a field experiment testing the more individuals hypothesis for richness–productivity relationships. Oecologia </w:t>
      </w:r>
      <w:r w:rsidRPr="000A1486">
        <w:rPr>
          <w:b/>
          <w:bCs/>
          <w:lang w:val="en-US"/>
        </w:rPr>
        <w:t>153</w:t>
      </w:r>
      <w:r w:rsidRPr="000A1486">
        <w:rPr>
          <w:lang w:val="en-US"/>
        </w:rPr>
        <w:t>: 153–162. doi:10.1007/s00442-007-0707-1</w:t>
      </w:r>
    </w:p>
    <w:p w14:paraId="15F3281E" w14:textId="77777777" w:rsidR="000A1486" w:rsidRPr="000A1486" w:rsidRDefault="000A1486" w:rsidP="000A1486">
      <w:pPr>
        <w:pStyle w:val="Bibliography"/>
        <w:rPr>
          <w:lang w:val="en-US"/>
        </w:rPr>
      </w:pPr>
      <w:r w:rsidRPr="000A1486">
        <w:rPr>
          <w:lang w:val="en-US"/>
        </w:rPr>
        <w:lastRenderedPageBreak/>
        <w:t xml:space="preserve">Zhang, Z., A. Campbell, and J. Lessard. 2007. MODELING NORTHERN ABALONE, HALIOTIS KAMTSCHATKANA, POPULATION STOCK AND RECRUITMENT IN BRITISH COLUMBIA. shre </w:t>
      </w:r>
      <w:r w:rsidRPr="000A1486">
        <w:rPr>
          <w:b/>
          <w:bCs/>
          <w:lang w:val="en-US"/>
        </w:rPr>
        <w:t>26</w:t>
      </w:r>
      <w:r w:rsidRPr="000A1486">
        <w:rPr>
          <w:lang w:val="en-US"/>
        </w:rPr>
        <w:t>: 1099–1107. doi:10.2983/0730-8000(2007)26[1099:MNAHKP]2.0.CO;2</w:t>
      </w:r>
    </w:p>
    <w:p w14:paraId="168BFD4B" w14:textId="54C92C60" w:rsidR="00CB6958" w:rsidRPr="00861362" w:rsidRDefault="00CB6958" w:rsidP="00CB6958">
      <w:pPr>
        <w:rPr>
          <w:b/>
        </w:rPr>
      </w:pPr>
      <w:r>
        <w:rPr>
          <w:b/>
        </w:rPr>
        <w:fldChar w:fldCharType="end"/>
      </w:r>
      <w:del w:id="419" w:author="Em Lim" w:date="2025-07-31T17:49:00Z" w16du:dateUtc="2025-08-01T00:49:00Z">
        <w:r w:rsidRPr="00861362" w:rsidDel="000A1486">
          <w:rPr>
            <w:b/>
          </w:rPr>
          <w:br w:type="page"/>
        </w:r>
      </w:del>
    </w:p>
    <w:p w14:paraId="1380EA82" w14:textId="60C3689F" w:rsidR="00CB6958" w:rsidRPr="00861362" w:rsidDel="000A1486" w:rsidRDefault="00CB6958" w:rsidP="00CB6958">
      <w:pPr>
        <w:spacing w:line="480" w:lineRule="auto"/>
        <w:rPr>
          <w:del w:id="420" w:author="Em Lim" w:date="2025-07-31T17:49:00Z" w16du:dateUtc="2025-08-01T00:49:00Z"/>
          <w:bCs/>
        </w:rPr>
      </w:pPr>
      <w:del w:id="421" w:author="Em Lim" w:date="2025-07-31T17:49:00Z" w16du:dateUtc="2025-08-01T00:49:00Z">
        <w:r w:rsidRPr="00861362" w:rsidDel="000A1486">
          <w:rPr>
            <w:b/>
          </w:rPr>
          <w:delText xml:space="preserve">Electronic Supplement Part 2. </w:delText>
        </w:r>
        <w:r w:rsidRPr="00861362" w:rsidDel="000A1486">
          <w:rPr>
            <w:bCs/>
          </w:rPr>
          <w:delText>Effect of individual families of fishes and invertebrates on meso-scale (among-site) and small-scale (within-site) variation in ammonium.</w:delText>
        </w:r>
      </w:del>
    </w:p>
    <w:p w14:paraId="53B142E9" w14:textId="43918CFA" w:rsidR="00CB6958" w:rsidRPr="00861362" w:rsidDel="000A1486" w:rsidRDefault="00CB6958" w:rsidP="00CB6958">
      <w:pPr>
        <w:spacing w:line="480" w:lineRule="auto"/>
        <w:rPr>
          <w:del w:id="422" w:author="Em Lim" w:date="2025-07-31T17:49:00Z" w16du:dateUtc="2025-08-01T00:49:00Z"/>
          <w:bCs/>
        </w:rPr>
      </w:pPr>
    </w:p>
    <w:p w14:paraId="5260BBA3" w14:textId="6C93A2AC" w:rsidR="00CB6958" w:rsidRPr="00861362" w:rsidDel="000A1486" w:rsidRDefault="00CB6958" w:rsidP="00CB6958">
      <w:pPr>
        <w:spacing w:line="480" w:lineRule="auto"/>
        <w:rPr>
          <w:del w:id="423" w:author="Em Lim" w:date="2025-07-31T17:49:00Z" w16du:dateUtc="2025-08-01T00:49:00Z"/>
          <w:b/>
          <w:bCs/>
        </w:rPr>
      </w:pPr>
      <w:del w:id="424" w:author="Em Lim" w:date="2025-07-31T17:49:00Z" w16du:dateUtc="2025-08-01T00:49:00Z">
        <w:r w:rsidRPr="00861362" w:rsidDel="000A1486">
          <w:rPr>
            <w:b/>
            <w:bCs/>
          </w:rPr>
          <w:delText>Regional (meso-scale) variation</w:delText>
        </w:r>
      </w:del>
    </w:p>
    <w:p w14:paraId="640B31A2" w14:textId="64CE2267" w:rsidR="00CB6958" w:rsidRPr="00861362" w:rsidDel="000A1486" w:rsidRDefault="00CB6958" w:rsidP="00CB6958">
      <w:pPr>
        <w:spacing w:line="480" w:lineRule="auto"/>
        <w:rPr>
          <w:del w:id="425" w:author="Em Lim" w:date="2025-07-31T17:49:00Z" w16du:dateUtc="2025-08-01T00:49:00Z"/>
        </w:rPr>
      </w:pPr>
      <w:del w:id="426" w:author="Em Lim" w:date="2025-07-31T17:49:00Z" w16du:dateUtc="2025-08-01T00:49:00Z">
        <w:r w:rsidRPr="00861362" w:rsidDel="000A1486">
          <w:delText xml:space="preserve">We further explored the effect of animals on variation in NH₄⁺ concentration among rocky reef sites by considering only the abundance of one animal family at a time. For each of the top 15 most abundant families observed on our surveys, we constructed an GLMM identical to the top model shown in Table S4, using only the abundance of that family (NH₄⁺ regressed against family abundance, tide exchange, an interaction between family abundance and tide, Shannon diversity, survey depth, with a random effect of site and year and a gamma distribution). Here, we present the three fish families (Hexagrammidae, Gobiidae, and Sebastidae) and three invertebrate families (Muricidae, Asteriidae, and Acmaeidae) with the highest </w:delText>
        </w:r>
        <w:r w:rsidRPr="00E061EB" w:rsidDel="000A1486">
          <w:rPr>
            <w:i/>
            <w:iCs/>
          </w:rPr>
          <w:delText>R</w:delText>
        </w:r>
        <w:r w:rsidRPr="00E061EB" w:rsidDel="000A1486">
          <w:rPr>
            <w:i/>
            <w:iCs/>
            <w:vertAlign w:val="superscript"/>
          </w:rPr>
          <w:delText>2</w:delText>
        </w:r>
        <w:r w:rsidRPr="00861362" w:rsidDel="000A1486">
          <w:delText xml:space="preserve"> values. These six families constitute 17% of the total abundance.</w:delText>
        </w:r>
      </w:del>
    </w:p>
    <w:p w14:paraId="1C7BF064" w14:textId="530AB4DD" w:rsidR="00CB6958" w:rsidRPr="00861362" w:rsidDel="000A1486" w:rsidRDefault="00CB6958" w:rsidP="00CB6958">
      <w:pPr>
        <w:rPr>
          <w:del w:id="427" w:author="Em Lim" w:date="2025-07-31T17:49:00Z" w16du:dateUtc="2025-08-01T00:49:00Z"/>
          <w:b/>
        </w:rPr>
      </w:pPr>
    </w:p>
    <w:p w14:paraId="59C1EC51" w14:textId="42268BB8" w:rsidR="00CB6958" w:rsidRPr="00861362" w:rsidDel="000A1486" w:rsidRDefault="00CB6958" w:rsidP="00CB6958">
      <w:pPr>
        <w:spacing w:line="480" w:lineRule="auto"/>
        <w:ind w:firstLine="720"/>
        <w:rPr>
          <w:del w:id="428" w:author="Em Lim" w:date="2025-07-31T17:49:00Z" w16du:dateUtc="2025-08-01T00:49:00Z"/>
          <w:color w:val="000000"/>
        </w:rPr>
      </w:pPr>
      <w:del w:id="429" w:author="Em Lim" w:date="2025-07-31T17:49:00Z" w16du:dateUtc="2025-08-01T00:49:00Z">
        <w:r w:rsidRPr="00861362" w:rsidDel="000A1486">
          <w:delText>We found evidence of a positive relationship between NH₄⁺ concentration and the abundance of greenlings (Hexagrammidae, GLMM, p = 0.03, Fig. S2.</w:delText>
        </w:r>
        <w:r w:rsidDel="000A1486">
          <w:delText>0</w:delText>
        </w:r>
        <w:r w:rsidRPr="00861362" w:rsidDel="000A1486">
          <w:delText>1), weak evidence of an interaction between greenling abundance and tide (p = 0.09), but no evidence for an effect of any other predictors (p &gt; 0.10). We also found evidence of a positive relationship between NH₄⁺ concentration and the abundance of whitecap limpets (Acmaeidae, GLMM, p = 0.03), but no evidence of an effect of any other predictors (p &gt; 0.40). We found no evidence of an effect of any predictors on NH₄⁺ concentration in the models for the families Sebastidae, Gobiidae, Asteriidae, or Muricidae (p &gt; 0.10).</w:delText>
        </w:r>
        <w:r w:rsidRPr="00861362" w:rsidDel="000A1486">
          <w:rPr>
            <w:color w:val="000000"/>
          </w:rPr>
          <w:delText xml:space="preserve"> Full model outputs are available in Table S2.</w:delText>
        </w:r>
        <w:r w:rsidDel="000A1486">
          <w:rPr>
            <w:color w:val="000000"/>
          </w:rPr>
          <w:delText>0</w:delText>
        </w:r>
        <w:r w:rsidRPr="00861362" w:rsidDel="000A1486">
          <w:rPr>
            <w:color w:val="000000"/>
          </w:rPr>
          <w:delText>1.</w:delText>
        </w:r>
      </w:del>
    </w:p>
    <w:p w14:paraId="7F93BDE8" w14:textId="5BCAEC0E" w:rsidR="00CB6958" w:rsidRPr="00861362" w:rsidDel="000A1486" w:rsidRDefault="00CB6958" w:rsidP="00CB6958">
      <w:pPr>
        <w:spacing w:line="480" w:lineRule="auto"/>
        <w:rPr>
          <w:del w:id="430" w:author="Em Lim" w:date="2025-07-31T17:49:00Z" w16du:dateUtc="2025-08-01T00:49:00Z"/>
          <w:color w:val="000000"/>
        </w:rPr>
      </w:pPr>
    </w:p>
    <w:p w14:paraId="61E96F5B" w14:textId="2218DDBB" w:rsidR="00CB6958" w:rsidRPr="00861362" w:rsidDel="000A1486" w:rsidRDefault="00CB6958" w:rsidP="00CB6958">
      <w:pPr>
        <w:rPr>
          <w:del w:id="431" w:author="Em Lim" w:date="2025-07-31T17:49:00Z" w16du:dateUtc="2025-08-01T00:49:00Z"/>
          <w:b/>
        </w:rPr>
      </w:pPr>
      <w:del w:id="432" w:author="Em Lim" w:date="2025-07-31T17:49:00Z" w16du:dateUtc="2025-08-01T00:49:00Z">
        <w:r w:rsidRPr="00861362" w:rsidDel="000A1486">
          <w:rPr>
            <w:b/>
          </w:rPr>
          <w:br w:type="page"/>
        </w:r>
      </w:del>
    </w:p>
    <w:p w14:paraId="5361DC7C" w14:textId="7A2C2278" w:rsidR="00CB6958" w:rsidRPr="00861362" w:rsidDel="000A1486" w:rsidRDefault="00CB6958" w:rsidP="00CB6958">
      <w:pPr>
        <w:rPr>
          <w:del w:id="433" w:author="Em Lim" w:date="2025-07-31T17:49:00Z" w16du:dateUtc="2025-08-01T00:49:00Z"/>
          <w:b/>
        </w:rPr>
      </w:pPr>
      <w:del w:id="434" w:author="Em Lim" w:date="2025-07-31T17:49:00Z" w16du:dateUtc="2025-08-01T00:49:00Z">
        <w:r w:rsidDel="000A1486">
          <w:rPr>
            <w:b/>
            <w:noProof/>
          </w:rPr>
          <w:drawing>
            <wp:inline distT="0" distB="0" distL="0" distR="0" wp14:anchorId="55D2FA54" wp14:editId="19DA511E">
              <wp:extent cx="5943600" cy="3343275"/>
              <wp:effectExtent l="0" t="0" r="0" b="0"/>
              <wp:docPr id="338756030" name="Picture 10"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6030" name="Picture 10" descr="A graph of different types of number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del>
    </w:p>
    <w:p w14:paraId="6C54667F" w14:textId="73902DC0" w:rsidR="00CB6958" w:rsidRPr="00861362" w:rsidDel="000A1486" w:rsidRDefault="00CB6958" w:rsidP="00CB6958">
      <w:pPr>
        <w:spacing w:line="480" w:lineRule="auto"/>
        <w:rPr>
          <w:del w:id="435" w:author="Em Lim" w:date="2025-07-31T17:49:00Z" w16du:dateUtc="2025-08-01T00:49:00Z"/>
        </w:rPr>
      </w:pPr>
      <w:del w:id="436" w:author="Em Lim" w:date="2025-07-31T17:49:00Z" w16du:dateUtc="2025-08-01T00:49:00Z">
        <w:r w:rsidRPr="00861362" w:rsidDel="000A1486">
          <w:rPr>
            <w:b/>
          </w:rPr>
          <w:delText>Figure S2.</w:delText>
        </w:r>
        <w:r w:rsidDel="000A1486">
          <w:rPr>
            <w:b/>
          </w:rPr>
          <w:delText>0</w:delText>
        </w:r>
        <w:r w:rsidRPr="00861362" w:rsidDel="000A1486">
          <w:rPr>
            <w:b/>
          </w:rPr>
          <w:delText xml:space="preserve">1. </w:delText>
        </w:r>
        <w:r w:rsidRPr="00861362" w:rsidDel="000A1486">
          <w:delText xml:space="preserve">Model-generated predictions of ammonium concentrations in relation to abundance across rocky reef sites for the 6 animal families with the highest </w:delText>
        </w:r>
        <w:r w:rsidRPr="00E061EB" w:rsidDel="000A1486">
          <w:rPr>
            <w:i/>
            <w:iCs/>
          </w:rPr>
          <w:delText>R</w:delText>
        </w:r>
        <w:r w:rsidRPr="00E061EB" w:rsidDel="000A1486">
          <w:rPr>
            <w:i/>
            <w:iCs/>
            <w:vertAlign w:val="superscript"/>
          </w:rPr>
          <w:delText>2</w:delText>
        </w:r>
        <w:r w:rsidRPr="00861362" w:rsidDel="000A1486">
          <w:delText xml:space="preserve">. </w:delText>
        </w:r>
      </w:del>
    </w:p>
    <w:p w14:paraId="7CED1416" w14:textId="7D381FA0" w:rsidR="00CB6958" w:rsidRPr="00861362" w:rsidDel="000A1486" w:rsidRDefault="00CB6958" w:rsidP="00CB6958">
      <w:pPr>
        <w:rPr>
          <w:del w:id="437" w:author="Em Lim" w:date="2025-07-31T17:49:00Z" w16du:dateUtc="2025-08-01T00:49:00Z"/>
        </w:rPr>
      </w:pPr>
    </w:p>
    <w:p w14:paraId="2E289D3C" w14:textId="7C0EE125" w:rsidR="00CB6958" w:rsidRPr="00861362" w:rsidDel="000A1486" w:rsidRDefault="00CB6958" w:rsidP="00CB6958">
      <w:pPr>
        <w:spacing w:line="480" w:lineRule="auto"/>
        <w:rPr>
          <w:del w:id="438" w:author="Em Lim" w:date="2025-07-31T17:49:00Z" w16du:dateUtc="2025-08-01T00:49:00Z"/>
        </w:rPr>
      </w:pPr>
      <w:del w:id="439" w:author="Em Lim" w:date="2025-07-31T17:49:00Z" w16du:dateUtc="2025-08-01T00:49:00Z">
        <w:r w:rsidRPr="00861362" w:rsidDel="000A1486">
          <w:rPr>
            <w:b/>
          </w:rPr>
          <w:delText>Table S2.</w:delText>
        </w:r>
        <w:r w:rsidDel="000A1486">
          <w:rPr>
            <w:b/>
          </w:rPr>
          <w:delText>0</w:delText>
        </w:r>
        <w:r w:rsidRPr="00861362" w:rsidDel="000A1486">
          <w:rPr>
            <w:b/>
          </w:rPr>
          <w:delText>1.</w:delText>
        </w:r>
        <w:r w:rsidRPr="00861362" w:rsidDel="000A1486">
          <w:delText xml:space="preserve"> Model summaries from the meso-scale (among-site) models including only the biomass of one family (indicated in the top left cell) for each model.</w:delText>
        </w:r>
      </w:del>
    </w:p>
    <w:p w14:paraId="6724C968" w14:textId="61E03709" w:rsidR="00CB6958" w:rsidRPr="00861362" w:rsidDel="000A1486" w:rsidRDefault="00CB6958" w:rsidP="00CB6958">
      <w:pPr>
        <w:pStyle w:val="HTMLPreformatted"/>
        <w:shd w:val="clear" w:color="auto" w:fill="FFFFFF"/>
        <w:wordWrap w:val="0"/>
        <w:rPr>
          <w:del w:id="440" w:author="Em Lim" w:date="2025-07-31T17:49:00Z" w16du:dateUtc="2025-08-01T00:49:00Z"/>
          <w:rStyle w:val="gnvwddmdl3b"/>
          <w:rFonts w:ascii="Times New Roman" w:hAnsi="Times New Roman" w:cs="Times New Roman"/>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42829827" w14:textId="18A4A08E" w:rsidTr="00806FD8">
        <w:trPr>
          <w:cnfStyle w:val="100000000000" w:firstRow="1" w:lastRow="0" w:firstColumn="0" w:lastColumn="0" w:oddVBand="0" w:evenVBand="0" w:oddHBand="0" w:evenHBand="0" w:firstRowFirstColumn="0" w:firstRowLastColumn="0" w:lastRowFirstColumn="0" w:lastRowLastColumn="0"/>
          <w:trHeight w:val="320"/>
          <w:del w:id="441" w:author="Em Lim" w:date="2025-07-31T17:49:00Z"/>
        </w:trPr>
        <w:tc>
          <w:tcPr>
            <w:tcW w:w="3261" w:type="dxa"/>
            <w:noWrap/>
            <w:hideMark/>
          </w:tcPr>
          <w:p w14:paraId="094F86FB" w14:textId="21B335F4" w:rsidR="00CB6958" w:rsidRPr="00861362" w:rsidDel="000A1486" w:rsidRDefault="00CB6958" w:rsidP="00806FD8">
            <w:pPr>
              <w:jc w:val="left"/>
              <w:rPr>
                <w:del w:id="442" w:author="Em Lim" w:date="2025-07-31T17:49:00Z" w16du:dateUtc="2025-08-01T00:49:00Z"/>
                <w:b/>
                <w:bCs/>
              </w:rPr>
            </w:pPr>
            <w:del w:id="443" w:author="Em Lim" w:date="2025-07-31T17:49:00Z" w16du:dateUtc="2025-08-01T00:49:00Z">
              <w:r w:rsidRPr="00861362" w:rsidDel="000A1486">
                <w:rPr>
                  <w:b/>
                  <w:bCs/>
                </w:rPr>
                <w:delText xml:space="preserve">Sebastidae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0.67)</w:delText>
              </w:r>
            </w:del>
          </w:p>
        </w:tc>
        <w:tc>
          <w:tcPr>
            <w:tcW w:w="619" w:type="dxa"/>
            <w:noWrap/>
            <w:hideMark/>
          </w:tcPr>
          <w:p w14:paraId="4AFA09C0" w14:textId="1F1D70F2" w:rsidR="00CB6958" w:rsidRPr="00861362" w:rsidDel="000A1486" w:rsidRDefault="00CB6958" w:rsidP="00806FD8">
            <w:pPr>
              <w:jc w:val="left"/>
              <w:rPr>
                <w:del w:id="444" w:author="Em Lim" w:date="2025-07-31T17:49:00Z" w16du:dateUtc="2025-08-01T00:49:00Z"/>
                <w:b/>
                <w:bCs/>
                <w:color w:val="000000"/>
              </w:rPr>
            </w:pPr>
            <w:del w:id="445" w:author="Em Lim" w:date="2025-07-31T17:49:00Z" w16du:dateUtc="2025-08-01T00:49:00Z">
              <w:r w:rsidRPr="00861362" w:rsidDel="000A1486">
                <w:rPr>
                  <w:b/>
                  <w:bCs/>
                  <w:color w:val="000000"/>
                </w:rPr>
                <w:delText>Estimate</w:delText>
              </w:r>
            </w:del>
          </w:p>
        </w:tc>
        <w:tc>
          <w:tcPr>
            <w:tcW w:w="1507" w:type="dxa"/>
            <w:noWrap/>
            <w:hideMark/>
          </w:tcPr>
          <w:p w14:paraId="7554D7EC" w14:textId="7DCC116C" w:rsidR="00CB6958" w:rsidRPr="00861362" w:rsidDel="000A1486" w:rsidRDefault="00CB6958" w:rsidP="00806FD8">
            <w:pPr>
              <w:jc w:val="left"/>
              <w:rPr>
                <w:del w:id="446" w:author="Em Lim" w:date="2025-07-31T17:49:00Z" w16du:dateUtc="2025-08-01T00:49:00Z"/>
                <w:b/>
                <w:bCs/>
                <w:color w:val="000000"/>
              </w:rPr>
            </w:pPr>
            <w:del w:id="447" w:author="Em Lim" w:date="2025-07-31T17:49:00Z" w16du:dateUtc="2025-08-01T00:49:00Z">
              <w:r w:rsidRPr="00861362" w:rsidDel="000A1486">
                <w:rPr>
                  <w:b/>
                  <w:bCs/>
                  <w:color w:val="000000"/>
                </w:rPr>
                <w:delText>Std. error</w:delText>
              </w:r>
            </w:del>
          </w:p>
        </w:tc>
        <w:tc>
          <w:tcPr>
            <w:tcW w:w="1093" w:type="dxa"/>
            <w:noWrap/>
            <w:hideMark/>
          </w:tcPr>
          <w:p w14:paraId="52EC7C62" w14:textId="67247EAC" w:rsidR="00CB6958" w:rsidRPr="00861362" w:rsidDel="000A1486" w:rsidRDefault="00CB6958" w:rsidP="00806FD8">
            <w:pPr>
              <w:jc w:val="left"/>
              <w:rPr>
                <w:del w:id="448" w:author="Em Lim" w:date="2025-07-31T17:49:00Z" w16du:dateUtc="2025-08-01T00:49:00Z"/>
                <w:b/>
                <w:bCs/>
                <w:color w:val="000000"/>
              </w:rPr>
            </w:pPr>
            <w:del w:id="449" w:author="Em Lim" w:date="2025-07-31T17:49:00Z" w16du:dateUtc="2025-08-01T00:49:00Z">
              <w:r w:rsidRPr="00861362" w:rsidDel="000A1486">
                <w:rPr>
                  <w:b/>
                  <w:bCs/>
                  <w:color w:val="000000"/>
                </w:rPr>
                <w:delText>z-value</w:delText>
              </w:r>
            </w:del>
          </w:p>
        </w:tc>
        <w:tc>
          <w:tcPr>
            <w:tcW w:w="1300" w:type="dxa"/>
            <w:noWrap/>
            <w:hideMark/>
          </w:tcPr>
          <w:p w14:paraId="556C9AFC" w14:textId="26B8BFD9" w:rsidR="00CB6958" w:rsidRPr="00861362" w:rsidDel="000A1486" w:rsidRDefault="00CB6958" w:rsidP="00806FD8">
            <w:pPr>
              <w:jc w:val="left"/>
              <w:rPr>
                <w:del w:id="450" w:author="Em Lim" w:date="2025-07-31T17:49:00Z" w16du:dateUtc="2025-08-01T00:49:00Z"/>
                <w:b/>
                <w:bCs/>
                <w:color w:val="000000"/>
              </w:rPr>
            </w:pPr>
            <w:del w:id="451" w:author="Em Lim" w:date="2025-07-31T17:49:00Z" w16du:dateUtc="2025-08-01T00:49:00Z">
              <w:r w:rsidRPr="00861362" w:rsidDel="000A1486">
                <w:rPr>
                  <w:b/>
                  <w:bCs/>
                  <w:color w:val="000000"/>
                </w:rPr>
                <w:delText>p-value</w:delText>
              </w:r>
            </w:del>
          </w:p>
        </w:tc>
      </w:tr>
      <w:tr w:rsidR="00CB6958" w:rsidRPr="00861362" w:rsidDel="000A1486" w14:paraId="61FE4AFC" w14:textId="70F7D4C6" w:rsidTr="00806FD8">
        <w:trPr>
          <w:trHeight w:val="320"/>
          <w:del w:id="452" w:author="Em Lim" w:date="2025-07-31T17:49:00Z"/>
        </w:trPr>
        <w:tc>
          <w:tcPr>
            <w:tcW w:w="3261" w:type="dxa"/>
            <w:noWrap/>
            <w:hideMark/>
          </w:tcPr>
          <w:p w14:paraId="2713EB82" w14:textId="47EDC53F" w:rsidR="00CB6958" w:rsidRPr="00861362" w:rsidDel="000A1486" w:rsidRDefault="00CB6958" w:rsidP="00806FD8">
            <w:pPr>
              <w:jc w:val="left"/>
              <w:rPr>
                <w:del w:id="453" w:author="Em Lim" w:date="2025-07-31T17:49:00Z" w16du:dateUtc="2025-08-01T00:49:00Z"/>
                <w:color w:val="000000"/>
              </w:rPr>
            </w:pPr>
            <w:del w:id="454" w:author="Em Lim" w:date="2025-07-31T17:49:00Z" w16du:dateUtc="2025-08-01T00:49:00Z">
              <w:r w:rsidRPr="00861362" w:rsidDel="000A1486">
                <w:rPr>
                  <w:color w:val="000000"/>
                </w:rPr>
                <w:delText>Intercept</w:delText>
              </w:r>
            </w:del>
          </w:p>
        </w:tc>
        <w:tc>
          <w:tcPr>
            <w:tcW w:w="619" w:type="dxa"/>
            <w:noWrap/>
            <w:hideMark/>
          </w:tcPr>
          <w:p w14:paraId="423E9DD0" w14:textId="4291A6E5" w:rsidR="00CB6958" w:rsidRPr="00861362" w:rsidDel="000A1486" w:rsidRDefault="00CB6958" w:rsidP="00806FD8">
            <w:pPr>
              <w:jc w:val="left"/>
              <w:rPr>
                <w:del w:id="455" w:author="Em Lim" w:date="2025-07-31T17:49:00Z" w16du:dateUtc="2025-08-01T00:49:00Z"/>
                <w:color w:val="000000"/>
              </w:rPr>
            </w:pPr>
            <w:del w:id="456" w:author="Em Lim" w:date="2025-07-31T17:49:00Z" w16du:dateUtc="2025-08-01T00:49:00Z">
              <w:r w:rsidRPr="00861362" w:rsidDel="000A1486">
                <w:rPr>
                  <w:color w:val="000000"/>
                </w:rPr>
                <w:delText>0.13</w:delText>
              </w:r>
            </w:del>
          </w:p>
        </w:tc>
        <w:tc>
          <w:tcPr>
            <w:tcW w:w="1507" w:type="dxa"/>
            <w:noWrap/>
            <w:hideMark/>
          </w:tcPr>
          <w:p w14:paraId="77390841" w14:textId="211A3DFA" w:rsidR="00CB6958" w:rsidRPr="00861362" w:rsidDel="000A1486" w:rsidRDefault="00CB6958" w:rsidP="00806FD8">
            <w:pPr>
              <w:jc w:val="left"/>
              <w:rPr>
                <w:del w:id="457" w:author="Em Lim" w:date="2025-07-31T17:49:00Z" w16du:dateUtc="2025-08-01T00:49:00Z"/>
                <w:color w:val="000000"/>
              </w:rPr>
            </w:pPr>
            <w:del w:id="458" w:author="Em Lim" w:date="2025-07-31T17:49:00Z" w16du:dateUtc="2025-08-01T00:49:00Z">
              <w:r w:rsidRPr="00861362" w:rsidDel="000A1486">
                <w:rPr>
                  <w:color w:val="000000"/>
                </w:rPr>
                <w:delText>1.23</w:delText>
              </w:r>
            </w:del>
          </w:p>
        </w:tc>
        <w:tc>
          <w:tcPr>
            <w:tcW w:w="1093" w:type="dxa"/>
            <w:noWrap/>
            <w:hideMark/>
          </w:tcPr>
          <w:p w14:paraId="61FEA1B1" w14:textId="51DF31DD" w:rsidR="00CB6958" w:rsidRPr="00861362" w:rsidDel="000A1486" w:rsidRDefault="00CB6958" w:rsidP="00806FD8">
            <w:pPr>
              <w:jc w:val="left"/>
              <w:rPr>
                <w:del w:id="459" w:author="Em Lim" w:date="2025-07-31T17:49:00Z" w16du:dateUtc="2025-08-01T00:49:00Z"/>
                <w:color w:val="000000"/>
              </w:rPr>
            </w:pPr>
            <w:del w:id="460" w:author="Em Lim" w:date="2025-07-31T17:49:00Z" w16du:dateUtc="2025-08-01T00:49:00Z">
              <w:r w:rsidRPr="00861362" w:rsidDel="000A1486">
                <w:rPr>
                  <w:color w:val="000000"/>
                </w:rPr>
                <w:delText>0.11</w:delText>
              </w:r>
            </w:del>
          </w:p>
        </w:tc>
        <w:tc>
          <w:tcPr>
            <w:tcW w:w="1300" w:type="dxa"/>
            <w:noWrap/>
            <w:hideMark/>
          </w:tcPr>
          <w:p w14:paraId="008DFBB7" w14:textId="6A94FE97" w:rsidR="00CB6958" w:rsidRPr="00861362" w:rsidDel="000A1486" w:rsidRDefault="00CB6958" w:rsidP="00806FD8">
            <w:pPr>
              <w:jc w:val="left"/>
              <w:rPr>
                <w:del w:id="461" w:author="Em Lim" w:date="2025-07-31T17:49:00Z" w16du:dateUtc="2025-08-01T00:49:00Z"/>
                <w:color w:val="000000"/>
              </w:rPr>
            </w:pPr>
            <w:del w:id="462" w:author="Em Lim" w:date="2025-07-31T17:49:00Z" w16du:dateUtc="2025-08-01T00:49:00Z">
              <w:r w:rsidRPr="00861362" w:rsidDel="000A1486">
                <w:rPr>
                  <w:color w:val="000000"/>
                </w:rPr>
                <w:delText>0.91</w:delText>
              </w:r>
            </w:del>
          </w:p>
        </w:tc>
      </w:tr>
      <w:tr w:rsidR="00CB6958" w:rsidRPr="00861362" w:rsidDel="000A1486" w14:paraId="1D3A0DA6" w14:textId="72A0C9E6" w:rsidTr="00806FD8">
        <w:trPr>
          <w:trHeight w:val="320"/>
          <w:del w:id="463" w:author="Em Lim" w:date="2025-07-31T17:49:00Z"/>
        </w:trPr>
        <w:tc>
          <w:tcPr>
            <w:tcW w:w="3261" w:type="dxa"/>
            <w:noWrap/>
            <w:hideMark/>
          </w:tcPr>
          <w:p w14:paraId="738F8587" w14:textId="22231D55" w:rsidR="00CB6958" w:rsidRPr="00861362" w:rsidDel="000A1486" w:rsidRDefault="00CB6958" w:rsidP="00806FD8">
            <w:pPr>
              <w:jc w:val="left"/>
              <w:rPr>
                <w:del w:id="464" w:author="Em Lim" w:date="2025-07-31T17:49:00Z" w16du:dateUtc="2025-08-01T00:49:00Z"/>
                <w:color w:val="000000"/>
              </w:rPr>
            </w:pPr>
            <w:del w:id="465" w:author="Em Lim" w:date="2025-07-31T17:49:00Z" w16du:dateUtc="2025-08-01T00:49:00Z">
              <w:r w:rsidRPr="00861362" w:rsidDel="000A1486">
                <w:rPr>
                  <w:color w:val="000000"/>
                </w:rPr>
                <w:delText>Abundance</w:delText>
              </w:r>
            </w:del>
          </w:p>
        </w:tc>
        <w:tc>
          <w:tcPr>
            <w:tcW w:w="619" w:type="dxa"/>
            <w:noWrap/>
            <w:hideMark/>
          </w:tcPr>
          <w:p w14:paraId="64028B7E" w14:textId="18C494C8" w:rsidR="00CB6958" w:rsidRPr="00861362" w:rsidDel="000A1486" w:rsidRDefault="00CB6958" w:rsidP="00806FD8">
            <w:pPr>
              <w:jc w:val="left"/>
              <w:rPr>
                <w:del w:id="466" w:author="Em Lim" w:date="2025-07-31T17:49:00Z" w16du:dateUtc="2025-08-01T00:49:00Z"/>
                <w:color w:val="000000"/>
              </w:rPr>
            </w:pPr>
            <w:del w:id="467" w:author="Em Lim" w:date="2025-07-31T17:49:00Z" w16du:dateUtc="2025-08-01T00:49:00Z">
              <w:r w:rsidRPr="00861362" w:rsidDel="000A1486">
                <w:rPr>
                  <w:color w:val="000000"/>
                </w:rPr>
                <w:delText>1.98</w:delText>
              </w:r>
            </w:del>
          </w:p>
        </w:tc>
        <w:tc>
          <w:tcPr>
            <w:tcW w:w="1507" w:type="dxa"/>
            <w:noWrap/>
            <w:hideMark/>
          </w:tcPr>
          <w:p w14:paraId="50AE5FED" w14:textId="5214F33A" w:rsidR="00CB6958" w:rsidRPr="00861362" w:rsidDel="000A1486" w:rsidRDefault="00CB6958" w:rsidP="00806FD8">
            <w:pPr>
              <w:jc w:val="left"/>
              <w:rPr>
                <w:del w:id="468" w:author="Em Lim" w:date="2025-07-31T17:49:00Z" w16du:dateUtc="2025-08-01T00:49:00Z"/>
                <w:color w:val="000000"/>
              </w:rPr>
            </w:pPr>
            <w:del w:id="469" w:author="Em Lim" w:date="2025-07-31T17:49:00Z" w16du:dateUtc="2025-08-01T00:49:00Z">
              <w:r w:rsidRPr="00861362" w:rsidDel="000A1486">
                <w:rPr>
                  <w:color w:val="000000"/>
                </w:rPr>
                <w:delText>3.22</w:delText>
              </w:r>
            </w:del>
          </w:p>
        </w:tc>
        <w:tc>
          <w:tcPr>
            <w:tcW w:w="1093" w:type="dxa"/>
            <w:noWrap/>
            <w:hideMark/>
          </w:tcPr>
          <w:p w14:paraId="4CA2EA4D" w14:textId="59F9F918" w:rsidR="00CB6958" w:rsidRPr="00861362" w:rsidDel="000A1486" w:rsidRDefault="00CB6958" w:rsidP="00806FD8">
            <w:pPr>
              <w:jc w:val="left"/>
              <w:rPr>
                <w:del w:id="470" w:author="Em Lim" w:date="2025-07-31T17:49:00Z" w16du:dateUtc="2025-08-01T00:49:00Z"/>
                <w:color w:val="000000"/>
              </w:rPr>
            </w:pPr>
            <w:del w:id="471" w:author="Em Lim" w:date="2025-07-31T17:49:00Z" w16du:dateUtc="2025-08-01T00:49:00Z">
              <w:r w:rsidRPr="00861362" w:rsidDel="000A1486">
                <w:rPr>
                  <w:color w:val="000000"/>
                </w:rPr>
                <w:delText>0.61</w:delText>
              </w:r>
            </w:del>
          </w:p>
        </w:tc>
        <w:tc>
          <w:tcPr>
            <w:tcW w:w="1300" w:type="dxa"/>
            <w:noWrap/>
            <w:hideMark/>
          </w:tcPr>
          <w:p w14:paraId="210378B2" w14:textId="5AAB246A" w:rsidR="00CB6958" w:rsidRPr="00861362" w:rsidDel="000A1486" w:rsidRDefault="00CB6958" w:rsidP="00806FD8">
            <w:pPr>
              <w:jc w:val="left"/>
              <w:rPr>
                <w:del w:id="472" w:author="Em Lim" w:date="2025-07-31T17:49:00Z" w16du:dateUtc="2025-08-01T00:49:00Z"/>
                <w:color w:val="000000"/>
              </w:rPr>
            </w:pPr>
            <w:del w:id="473" w:author="Em Lim" w:date="2025-07-31T17:49:00Z" w16du:dateUtc="2025-08-01T00:49:00Z">
              <w:r w:rsidRPr="00861362" w:rsidDel="000A1486">
                <w:rPr>
                  <w:color w:val="000000"/>
                </w:rPr>
                <w:delText>0.54</w:delText>
              </w:r>
            </w:del>
          </w:p>
        </w:tc>
      </w:tr>
      <w:tr w:rsidR="00CB6958" w:rsidRPr="00861362" w:rsidDel="000A1486" w14:paraId="3710F017" w14:textId="0FB1EA16" w:rsidTr="00806FD8">
        <w:trPr>
          <w:trHeight w:val="320"/>
          <w:del w:id="474" w:author="Em Lim" w:date="2025-07-31T17:49:00Z"/>
        </w:trPr>
        <w:tc>
          <w:tcPr>
            <w:tcW w:w="3261" w:type="dxa"/>
            <w:noWrap/>
            <w:hideMark/>
          </w:tcPr>
          <w:p w14:paraId="572A49A2" w14:textId="33A94528" w:rsidR="00CB6958" w:rsidRPr="00861362" w:rsidDel="000A1486" w:rsidRDefault="00CB6958" w:rsidP="00806FD8">
            <w:pPr>
              <w:jc w:val="left"/>
              <w:rPr>
                <w:del w:id="475" w:author="Em Lim" w:date="2025-07-31T17:49:00Z" w16du:dateUtc="2025-08-01T00:49:00Z"/>
                <w:color w:val="000000"/>
              </w:rPr>
            </w:pPr>
            <w:del w:id="476" w:author="Em Lim" w:date="2025-07-31T17:49:00Z" w16du:dateUtc="2025-08-01T00:49:00Z">
              <w:r w:rsidRPr="00861362" w:rsidDel="000A1486">
                <w:rPr>
                  <w:color w:val="000000"/>
                </w:rPr>
                <w:delText>Tide exchange</w:delText>
              </w:r>
            </w:del>
          </w:p>
        </w:tc>
        <w:tc>
          <w:tcPr>
            <w:tcW w:w="619" w:type="dxa"/>
            <w:noWrap/>
            <w:hideMark/>
          </w:tcPr>
          <w:p w14:paraId="0C57ABC3" w14:textId="3F09DCA0" w:rsidR="00CB6958" w:rsidRPr="00861362" w:rsidDel="000A1486" w:rsidRDefault="00CB6958" w:rsidP="00806FD8">
            <w:pPr>
              <w:jc w:val="left"/>
              <w:rPr>
                <w:del w:id="477" w:author="Em Lim" w:date="2025-07-31T17:49:00Z" w16du:dateUtc="2025-08-01T00:49:00Z"/>
                <w:color w:val="000000"/>
              </w:rPr>
            </w:pPr>
            <w:del w:id="478" w:author="Em Lim" w:date="2025-07-31T17:49:00Z" w16du:dateUtc="2025-08-01T00:49:00Z">
              <w:r w:rsidRPr="00861362" w:rsidDel="000A1486">
                <w:rPr>
                  <w:color w:val="000000"/>
                </w:rPr>
                <w:delText>-0.53</w:delText>
              </w:r>
            </w:del>
          </w:p>
        </w:tc>
        <w:tc>
          <w:tcPr>
            <w:tcW w:w="1507" w:type="dxa"/>
            <w:noWrap/>
            <w:hideMark/>
          </w:tcPr>
          <w:p w14:paraId="1A651E80" w14:textId="58170386" w:rsidR="00CB6958" w:rsidRPr="00861362" w:rsidDel="000A1486" w:rsidRDefault="00CB6958" w:rsidP="00806FD8">
            <w:pPr>
              <w:jc w:val="left"/>
              <w:rPr>
                <w:del w:id="479" w:author="Em Lim" w:date="2025-07-31T17:49:00Z" w16du:dateUtc="2025-08-01T00:49:00Z"/>
                <w:color w:val="000000"/>
              </w:rPr>
            </w:pPr>
            <w:del w:id="480" w:author="Em Lim" w:date="2025-07-31T17:49:00Z" w16du:dateUtc="2025-08-01T00:49:00Z">
              <w:r w:rsidRPr="00861362" w:rsidDel="000A1486">
                <w:rPr>
                  <w:color w:val="000000"/>
                </w:rPr>
                <w:delText>1.00</w:delText>
              </w:r>
            </w:del>
          </w:p>
        </w:tc>
        <w:tc>
          <w:tcPr>
            <w:tcW w:w="1093" w:type="dxa"/>
            <w:noWrap/>
            <w:hideMark/>
          </w:tcPr>
          <w:p w14:paraId="344FD2FE" w14:textId="3F0101FD" w:rsidR="00CB6958" w:rsidRPr="00861362" w:rsidDel="000A1486" w:rsidRDefault="00CB6958" w:rsidP="00806FD8">
            <w:pPr>
              <w:jc w:val="left"/>
              <w:rPr>
                <w:del w:id="481" w:author="Em Lim" w:date="2025-07-31T17:49:00Z" w16du:dateUtc="2025-08-01T00:49:00Z"/>
                <w:color w:val="000000"/>
              </w:rPr>
            </w:pPr>
            <w:del w:id="482" w:author="Em Lim" w:date="2025-07-31T17:49:00Z" w16du:dateUtc="2025-08-01T00:49:00Z">
              <w:r w:rsidRPr="00861362" w:rsidDel="000A1486">
                <w:rPr>
                  <w:color w:val="000000"/>
                </w:rPr>
                <w:delText>-0.53</w:delText>
              </w:r>
            </w:del>
          </w:p>
        </w:tc>
        <w:tc>
          <w:tcPr>
            <w:tcW w:w="1300" w:type="dxa"/>
            <w:noWrap/>
            <w:hideMark/>
          </w:tcPr>
          <w:p w14:paraId="755E207A" w14:textId="775B96B7" w:rsidR="00CB6958" w:rsidRPr="00861362" w:rsidDel="000A1486" w:rsidRDefault="00CB6958" w:rsidP="00806FD8">
            <w:pPr>
              <w:jc w:val="left"/>
              <w:rPr>
                <w:del w:id="483" w:author="Em Lim" w:date="2025-07-31T17:49:00Z" w16du:dateUtc="2025-08-01T00:49:00Z"/>
                <w:color w:val="000000"/>
              </w:rPr>
            </w:pPr>
            <w:del w:id="484" w:author="Em Lim" w:date="2025-07-31T17:49:00Z" w16du:dateUtc="2025-08-01T00:49:00Z">
              <w:r w:rsidRPr="00861362" w:rsidDel="000A1486">
                <w:rPr>
                  <w:color w:val="000000"/>
                </w:rPr>
                <w:delText>0.60</w:delText>
              </w:r>
            </w:del>
          </w:p>
        </w:tc>
      </w:tr>
      <w:tr w:rsidR="00CB6958" w:rsidRPr="00861362" w:rsidDel="000A1486" w14:paraId="6E346CEE" w14:textId="01E69A1E" w:rsidTr="00806FD8">
        <w:trPr>
          <w:trHeight w:val="320"/>
          <w:del w:id="485" w:author="Em Lim" w:date="2025-07-31T17:49:00Z"/>
        </w:trPr>
        <w:tc>
          <w:tcPr>
            <w:tcW w:w="3261" w:type="dxa"/>
            <w:noWrap/>
            <w:hideMark/>
          </w:tcPr>
          <w:p w14:paraId="1FD7814B" w14:textId="14299406" w:rsidR="00CB6958" w:rsidRPr="00861362" w:rsidDel="000A1486" w:rsidRDefault="00CB6958" w:rsidP="00806FD8">
            <w:pPr>
              <w:jc w:val="left"/>
              <w:rPr>
                <w:del w:id="486" w:author="Em Lim" w:date="2025-07-31T17:49:00Z" w16du:dateUtc="2025-08-01T00:49:00Z"/>
                <w:color w:val="000000"/>
              </w:rPr>
            </w:pPr>
            <w:del w:id="487" w:author="Em Lim" w:date="2025-07-31T17:49:00Z" w16du:dateUtc="2025-08-01T00:49:00Z">
              <w:r w:rsidRPr="00861362" w:rsidDel="000A1486">
                <w:rPr>
                  <w:color w:val="000000"/>
                </w:rPr>
                <w:delText>Biodiversity</w:delText>
              </w:r>
            </w:del>
          </w:p>
        </w:tc>
        <w:tc>
          <w:tcPr>
            <w:tcW w:w="619" w:type="dxa"/>
            <w:noWrap/>
            <w:hideMark/>
          </w:tcPr>
          <w:p w14:paraId="2987D30B" w14:textId="69A6E5D1" w:rsidR="00CB6958" w:rsidRPr="00861362" w:rsidDel="000A1486" w:rsidRDefault="00CB6958" w:rsidP="00806FD8">
            <w:pPr>
              <w:jc w:val="left"/>
              <w:rPr>
                <w:del w:id="488" w:author="Em Lim" w:date="2025-07-31T17:49:00Z" w16du:dateUtc="2025-08-01T00:49:00Z"/>
                <w:color w:val="000000"/>
              </w:rPr>
            </w:pPr>
            <w:del w:id="489" w:author="Em Lim" w:date="2025-07-31T17:49:00Z" w16du:dateUtc="2025-08-01T00:49:00Z">
              <w:r w:rsidRPr="00861362" w:rsidDel="000A1486">
                <w:rPr>
                  <w:color w:val="000000"/>
                </w:rPr>
                <w:delText>-0.10</w:delText>
              </w:r>
            </w:del>
          </w:p>
        </w:tc>
        <w:tc>
          <w:tcPr>
            <w:tcW w:w="1507" w:type="dxa"/>
            <w:noWrap/>
            <w:hideMark/>
          </w:tcPr>
          <w:p w14:paraId="5AB81AB2" w14:textId="138C6502" w:rsidR="00CB6958" w:rsidRPr="00861362" w:rsidDel="000A1486" w:rsidRDefault="00CB6958" w:rsidP="00806FD8">
            <w:pPr>
              <w:jc w:val="left"/>
              <w:rPr>
                <w:del w:id="490" w:author="Em Lim" w:date="2025-07-31T17:49:00Z" w16du:dateUtc="2025-08-01T00:49:00Z"/>
                <w:color w:val="000000"/>
              </w:rPr>
            </w:pPr>
            <w:del w:id="491" w:author="Em Lim" w:date="2025-07-31T17:49:00Z" w16du:dateUtc="2025-08-01T00:49:00Z">
              <w:r w:rsidRPr="00861362" w:rsidDel="000A1486">
                <w:rPr>
                  <w:color w:val="000000"/>
                </w:rPr>
                <w:delText>0.13</w:delText>
              </w:r>
            </w:del>
          </w:p>
        </w:tc>
        <w:tc>
          <w:tcPr>
            <w:tcW w:w="1093" w:type="dxa"/>
            <w:noWrap/>
            <w:hideMark/>
          </w:tcPr>
          <w:p w14:paraId="63E5065D" w14:textId="3AF28306" w:rsidR="00CB6958" w:rsidRPr="00861362" w:rsidDel="000A1486" w:rsidRDefault="00CB6958" w:rsidP="00806FD8">
            <w:pPr>
              <w:jc w:val="left"/>
              <w:rPr>
                <w:del w:id="492" w:author="Em Lim" w:date="2025-07-31T17:49:00Z" w16du:dateUtc="2025-08-01T00:49:00Z"/>
                <w:color w:val="000000"/>
              </w:rPr>
            </w:pPr>
            <w:del w:id="493" w:author="Em Lim" w:date="2025-07-31T17:49:00Z" w16du:dateUtc="2025-08-01T00:49:00Z">
              <w:r w:rsidRPr="00861362" w:rsidDel="000A1486">
                <w:rPr>
                  <w:color w:val="000000"/>
                </w:rPr>
                <w:delText>-0.75</w:delText>
              </w:r>
            </w:del>
          </w:p>
        </w:tc>
        <w:tc>
          <w:tcPr>
            <w:tcW w:w="1300" w:type="dxa"/>
            <w:noWrap/>
            <w:hideMark/>
          </w:tcPr>
          <w:p w14:paraId="6432069C" w14:textId="0989AE0B" w:rsidR="00CB6958" w:rsidRPr="00861362" w:rsidDel="000A1486" w:rsidRDefault="00CB6958" w:rsidP="00806FD8">
            <w:pPr>
              <w:jc w:val="left"/>
              <w:rPr>
                <w:del w:id="494" w:author="Em Lim" w:date="2025-07-31T17:49:00Z" w16du:dateUtc="2025-08-01T00:49:00Z"/>
                <w:color w:val="000000"/>
              </w:rPr>
            </w:pPr>
            <w:del w:id="495" w:author="Em Lim" w:date="2025-07-31T17:49:00Z" w16du:dateUtc="2025-08-01T00:49:00Z">
              <w:r w:rsidRPr="00861362" w:rsidDel="000A1486">
                <w:rPr>
                  <w:color w:val="000000"/>
                </w:rPr>
                <w:delText>0.45</w:delText>
              </w:r>
            </w:del>
          </w:p>
        </w:tc>
      </w:tr>
      <w:tr w:rsidR="00CB6958" w:rsidRPr="00861362" w:rsidDel="000A1486" w14:paraId="1D5AC9CF" w14:textId="433F219A" w:rsidTr="00806FD8">
        <w:trPr>
          <w:trHeight w:val="320"/>
          <w:del w:id="496" w:author="Em Lim" w:date="2025-07-31T17:49:00Z"/>
        </w:trPr>
        <w:tc>
          <w:tcPr>
            <w:tcW w:w="3261" w:type="dxa"/>
            <w:noWrap/>
            <w:hideMark/>
          </w:tcPr>
          <w:p w14:paraId="6C43D3A1" w14:textId="1F1D445B" w:rsidR="00CB6958" w:rsidRPr="00861362" w:rsidDel="000A1486" w:rsidRDefault="00CB6958" w:rsidP="00806FD8">
            <w:pPr>
              <w:jc w:val="left"/>
              <w:rPr>
                <w:del w:id="497" w:author="Em Lim" w:date="2025-07-31T17:49:00Z" w16du:dateUtc="2025-08-01T00:49:00Z"/>
                <w:color w:val="000000"/>
              </w:rPr>
            </w:pPr>
            <w:del w:id="498" w:author="Em Lim" w:date="2025-07-31T17:49:00Z" w16du:dateUtc="2025-08-01T00:49:00Z">
              <w:r w:rsidRPr="00861362" w:rsidDel="000A1486">
                <w:rPr>
                  <w:color w:val="000000"/>
                </w:rPr>
                <w:delText>Depth</w:delText>
              </w:r>
            </w:del>
          </w:p>
        </w:tc>
        <w:tc>
          <w:tcPr>
            <w:tcW w:w="619" w:type="dxa"/>
            <w:noWrap/>
            <w:hideMark/>
          </w:tcPr>
          <w:p w14:paraId="011ABA5C" w14:textId="2592B234" w:rsidR="00CB6958" w:rsidRPr="00861362" w:rsidDel="000A1486" w:rsidRDefault="00CB6958" w:rsidP="00806FD8">
            <w:pPr>
              <w:jc w:val="left"/>
              <w:rPr>
                <w:del w:id="499" w:author="Em Lim" w:date="2025-07-31T17:49:00Z" w16du:dateUtc="2025-08-01T00:49:00Z"/>
                <w:color w:val="000000"/>
              </w:rPr>
            </w:pPr>
            <w:del w:id="500" w:author="Em Lim" w:date="2025-07-31T17:49:00Z" w16du:dateUtc="2025-08-01T00:49:00Z">
              <w:r w:rsidRPr="00861362" w:rsidDel="000A1486">
                <w:rPr>
                  <w:color w:val="000000"/>
                </w:rPr>
                <w:delText>-0.02</w:delText>
              </w:r>
            </w:del>
          </w:p>
        </w:tc>
        <w:tc>
          <w:tcPr>
            <w:tcW w:w="1507" w:type="dxa"/>
            <w:noWrap/>
            <w:hideMark/>
          </w:tcPr>
          <w:p w14:paraId="796BFA10" w14:textId="1D2DD265" w:rsidR="00CB6958" w:rsidRPr="00861362" w:rsidDel="000A1486" w:rsidRDefault="00CB6958" w:rsidP="00806FD8">
            <w:pPr>
              <w:jc w:val="left"/>
              <w:rPr>
                <w:del w:id="501" w:author="Em Lim" w:date="2025-07-31T17:49:00Z" w16du:dateUtc="2025-08-01T00:49:00Z"/>
                <w:color w:val="000000"/>
              </w:rPr>
            </w:pPr>
            <w:del w:id="502" w:author="Em Lim" w:date="2025-07-31T17:49:00Z" w16du:dateUtc="2025-08-01T00:49:00Z">
              <w:r w:rsidRPr="00861362" w:rsidDel="000A1486">
                <w:rPr>
                  <w:color w:val="000000"/>
                </w:rPr>
                <w:delText>0.13</w:delText>
              </w:r>
            </w:del>
          </w:p>
        </w:tc>
        <w:tc>
          <w:tcPr>
            <w:tcW w:w="1093" w:type="dxa"/>
            <w:noWrap/>
            <w:hideMark/>
          </w:tcPr>
          <w:p w14:paraId="3E65432E" w14:textId="00C145C1" w:rsidR="00CB6958" w:rsidRPr="00861362" w:rsidDel="000A1486" w:rsidRDefault="00CB6958" w:rsidP="00806FD8">
            <w:pPr>
              <w:jc w:val="left"/>
              <w:rPr>
                <w:del w:id="503" w:author="Em Lim" w:date="2025-07-31T17:49:00Z" w16du:dateUtc="2025-08-01T00:49:00Z"/>
                <w:color w:val="000000"/>
              </w:rPr>
            </w:pPr>
            <w:del w:id="504" w:author="Em Lim" w:date="2025-07-31T17:49:00Z" w16du:dateUtc="2025-08-01T00:49:00Z">
              <w:r w:rsidRPr="00861362" w:rsidDel="000A1486">
                <w:rPr>
                  <w:color w:val="000000"/>
                </w:rPr>
                <w:delText>-0.18</w:delText>
              </w:r>
            </w:del>
          </w:p>
        </w:tc>
        <w:tc>
          <w:tcPr>
            <w:tcW w:w="1300" w:type="dxa"/>
            <w:noWrap/>
            <w:hideMark/>
          </w:tcPr>
          <w:p w14:paraId="4DCF1B65" w14:textId="69B79795" w:rsidR="00CB6958" w:rsidRPr="00861362" w:rsidDel="000A1486" w:rsidRDefault="00CB6958" w:rsidP="00806FD8">
            <w:pPr>
              <w:jc w:val="left"/>
              <w:rPr>
                <w:del w:id="505" w:author="Em Lim" w:date="2025-07-31T17:49:00Z" w16du:dateUtc="2025-08-01T00:49:00Z"/>
                <w:color w:val="000000"/>
              </w:rPr>
            </w:pPr>
            <w:del w:id="506" w:author="Em Lim" w:date="2025-07-31T17:49:00Z" w16du:dateUtc="2025-08-01T00:49:00Z">
              <w:r w:rsidRPr="00861362" w:rsidDel="000A1486">
                <w:rPr>
                  <w:color w:val="000000"/>
                </w:rPr>
                <w:delText>0.86</w:delText>
              </w:r>
            </w:del>
          </w:p>
        </w:tc>
      </w:tr>
      <w:tr w:rsidR="00CB6958" w:rsidRPr="00861362" w:rsidDel="000A1486" w14:paraId="5DDA250C" w14:textId="2467F05A" w:rsidTr="00806FD8">
        <w:trPr>
          <w:trHeight w:val="320"/>
          <w:del w:id="507" w:author="Em Lim" w:date="2025-07-31T17:49:00Z"/>
        </w:trPr>
        <w:tc>
          <w:tcPr>
            <w:tcW w:w="3261" w:type="dxa"/>
            <w:noWrap/>
            <w:hideMark/>
          </w:tcPr>
          <w:p w14:paraId="3EFCD50E" w14:textId="22460FC7" w:rsidR="00CB6958" w:rsidRPr="00861362" w:rsidDel="000A1486" w:rsidRDefault="00CB6958" w:rsidP="00806FD8">
            <w:pPr>
              <w:jc w:val="left"/>
              <w:rPr>
                <w:del w:id="508" w:author="Em Lim" w:date="2025-07-31T17:49:00Z" w16du:dateUtc="2025-08-01T00:49:00Z"/>
                <w:color w:val="000000"/>
              </w:rPr>
            </w:pPr>
            <w:del w:id="509"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04863F2C" w14:textId="1E1BBBF9" w:rsidR="00CB6958" w:rsidRPr="00861362" w:rsidDel="000A1486" w:rsidRDefault="00CB6958" w:rsidP="00806FD8">
            <w:pPr>
              <w:jc w:val="left"/>
              <w:rPr>
                <w:del w:id="510" w:author="Em Lim" w:date="2025-07-31T17:49:00Z" w16du:dateUtc="2025-08-01T00:49:00Z"/>
                <w:color w:val="000000"/>
              </w:rPr>
            </w:pPr>
            <w:del w:id="511" w:author="Em Lim" w:date="2025-07-31T17:49:00Z" w16du:dateUtc="2025-08-01T00:49:00Z">
              <w:r w:rsidRPr="00861362" w:rsidDel="000A1486">
                <w:rPr>
                  <w:color w:val="000000"/>
                </w:rPr>
                <w:delText>-1.79</w:delText>
              </w:r>
            </w:del>
          </w:p>
        </w:tc>
        <w:tc>
          <w:tcPr>
            <w:tcW w:w="1507" w:type="dxa"/>
            <w:noWrap/>
            <w:hideMark/>
          </w:tcPr>
          <w:p w14:paraId="2D324098" w14:textId="0A8B8D89" w:rsidR="00CB6958" w:rsidRPr="00861362" w:rsidDel="000A1486" w:rsidRDefault="00CB6958" w:rsidP="00806FD8">
            <w:pPr>
              <w:jc w:val="left"/>
              <w:rPr>
                <w:del w:id="512" w:author="Em Lim" w:date="2025-07-31T17:49:00Z" w16du:dateUtc="2025-08-01T00:49:00Z"/>
                <w:color w:val="000000"/>
              </w:rPr>
            </w:pPr>
            <w:del w:id="513" w:author="Em Lim" w:date="2025-07-31T17:49:00Z" w16du:dateUtc="2025-08-01T00:49:00Z">
              <w:r w:rsidRPr="00861362" w:rsidDel="000A1486">
                <w:rPr>
                  <w:color w:val="000000"/>
                </w:rPr>
                <w:delText>2.82</w:delText>
              </w:r>
            </w:del>
          </w:p>
        </w:tc>
        <w:tc>
          <w:tcPr>
            <w:tcW w:w="1093" w:type="dxa"/>
            <w:noWrap/>
            <w:hideMark/>
          </w:tcPr>
          <w:p w14:paraId="7BE4D73D" w14:textId="65B530A5" w:rsidR="00CB6958" w:rsidRPr="00861362" w:rsidDel="000A1486" w:rsidRDefault="00CB6958" w:rsidP="00806FD8">
            <w:pPr>
              <w:jc w:val="left"/>
              <w:rPr>
                <w:del w:id="514" w:author="Em Lim" w:date="2025-07-31T17:49:00Z" w16du:dateUtc="2025-08-01T00:49:00Z"/>
                <w:color w:val="000000"/>
              </w:rPr>
            </w:pPr>
            <w:del w:id="515" w:author="Em Lim" w:date="2025-07-31T17:49:00Z" w16du:dateUtc="2025-08-01T00:49:00Z">
              <w:r w:rsidRPr="00861362" w:rsidDel="000A1486">
                <w:rPr>
                  <w:color w:val="000000"/>
                </w:rPr>
                <w:delText>-0.63</w:delText>
              </w:r>
            </w:del>
          </w:p>
        </w:tc>
        <w:tc>
          <w:tcPr>
            <w:tcW w:w="1300" w:type="dxa"/>
            <w:noWrap/>
            <w:hideMark/>
          </w:tcPr>
          <w:p w14:paraId="15223F11" w14:textId="7D724903" w:rsidR="00CB6958" w:rsidRPr="00861362" w:rsidDel="000A1486" w:rsidRDefault="00CB6958" w:rsidP="00806FD8">
            <w:pPr>
              <w:jc w:val="left"/>
              <w:rPr>
                <w:del w:id="516" w:author="Em Lim" w:date="2025-07-31T17:49:00Z" w16du:dateUtc="2025-08-01T00:49:00Z"/>
                <w:color w:val="000000"/>
              </w:rPr>
            </w:pPr>
            <w:del w:id="517" w:author="Em Lim" w:date="2025-07-31T17:49:00Z" w16du:dateUtc="2025-08-01T00:49:00Z">
              <w:r w:rsidRPr="00861362" w:rsidDel="000A1486">
                <w:rPr>
                  <w:color w:val="000000"/>
                </w:rPr>
                <w:delText>0.53</w:delText>
              </w:r>
            </w:del>
          </w:p>
        </w:tc>
      </w:tr>
    </w:tbl>
    <w:p w14:paraId="14CC2E34" w14:textId="427C74B4" w:rsidR="00CB6958" w:rsidRPr="00861362" w:rsidDel="000A1486" w:rsidRDefault="00CB6958" w:rsidP="00CB6958">
      <w:pPr>
        <w:rPr>
          <w:del w:id="518" w:author="Em Lim" w:date="2025-07-31T17:49:00Z" w16du:dateUtc="2025-08-01T00:49:00Z"/>
        </w:rPr>
      </w:pPr>
    </w:p>
    <w:p w14:paraId="7815497E" w14:textId="00ADE177" w:rsidR="00CB6958" w:rsidRPr="00657643" w:rsidDel="000A1486" w:rsidRDefault="00CB6958" w:rsidP="00CB6958">
      <w:pPr>
        <w:rPr>
          <w:del w:id="519" w:author="Em Lim" w:date="2025-07-31T17:49:00Z" w16du:dateUtc="2025-08-01T00:49:00Z"/>
          <w:rStyle w:val="gnvwddmdl3b"/>
          <w:color w:val="000000"/>
          <w:sz w:val="18"/>
          <w:szCs w:val="18"/>
          <w:bdr w:val="none" w:sz="0" w:space="0" w:color="auto" w:frame="1"/>
        </w:rPr>
      </w:pPr>
      <w:del w:id="520" w:author="Em Lim" w:date="2025-07-31T17:49:00Z" w16du:dateUtc="2025-08-01T00:49:00Z">
        <w:r w:rsidDel="000A1486">
          <w:rPr>
            <w:rStyle w:val="gnvwddmdl3b"/>
            <w:color w:val="000000"/>
            <w:sz w:val="18"/>
            <w:szCs w:val="18"/>
            <w:bdr w:val="none" w:sz="0" w:space="0" w:color="auto" w:frame="1"/>
          </w:rPr>
          <w:br w:type="page"/>
        </w:r>
      </w:del>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522610DA" w14:textId="72506EF5" w:rsidTr="00806FD8">
        <w:trPr>
          <w:cnfStyle w:val="100000000000" w:firstRow="1" w:lastRow="0" w:firstColumn="0" w:lastColumn="0" w:oddVBand="0" w:evenVBand="0" w:oddHBand="0" w:evenHBand="0" w:firstRowFirstColumn="0" w:firstRowLastColumn="0" w:lastRowFirstColumn="0" w:lastRowLastColumn="0"/>
          <w:trHeight w:val="320"/>
          <w:del w:id="521" w:author="Em Lim" w:date="2025-07-31T17:49:00Z"/>
        </w:trPr>
        <w:tc>
          <w:tcPr>
            <w:tcW w:w="3261" w:type="dxa"/>
            <w:noWrap/>
            <w:hideMark/>
          </w:tcPr>
          <w:p w14:paraId="63B16759" w14:textId="7787A0C5" w:rsidR="00CB6958" w:rsidRPr="00861362" w:rsidDel="000A1486" w:rsidRDefault="00CB6958" w:rsidP="00806FD8">
            <w:pPr>
              <w:jc w:val="left"/>
              <w:rPr>
                <w:del w:id="522" w:author="Em Lim" w:date="2025-07-31T17:49:00Z" w16du:dateUtc="2025-08-01T00:49:00Z"/>
                <w:b/>
                <w:bCs/>
              </w:rPr>
            </w:pPr>
            <w:del w:id="523" w:author="Em Lim" w:date="2025-07-31T17:49:00Z" w16du:dateUtc="2025-08-01T00:49:00Z">
              <w:r w:rsidRPr="00861362" w:rsidDel="000A1486">
                <w:rPr>
                  <w:b/>
                  <w:bCs/>
                </w:rPr>
                <w:delText xml:space="preserve">Muricidae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0.54)</w:delText>
              </w:r>
            </w:del>
          </w:p>
        </w:tc>
        <w:tc>
          <w:tcPr>
            <w:tcW w:w="619" w:type="dxa"/>
            <w:noWrap/>
            <w:hideMark/>
          </w:tcPr>
          <w:p w14:paraId="27D6B5D9" w14:textId="20A74E64" w:rsidR="00CB6958" w:rsidRPr="00861362" w:rsidDel="000A1486" w:rsidRDefault="00CB6958" w:rsidP="00806FD8">
            <w:pPr>
              <w:jc w:val="left"/>
              <w:rPr>
                <w:del w:id="524" w:author="Em Lim" w:date="2025-07-31T17:49:00Z" w16du:dateUtc="2025-08-01T00:49:00Z"/>
                <w:b/>
                <w:bCs/>
                <w:color w:val="000000"/>
              </w:rPr>
            </w:pPr>
            <w:del w:id="525" w:author="Em Lim" w:date="2025-07-31T17:49:00Z" w16du:dateUtc="2025-08-01T00:49:00Z">
              <w:r w:rsidRPr="00861362" w:rsidDel="000A1486">
                <w:rPr>
                  <w:b/>
                  <w:bCs/>
                  <w:color w:val="000000"/>
                </w:rPr>
                <w:delText>Estimate</w:delText>
              </w:r>
            </w:del>
          </w:p>
        </w:tc>
        <w:tc>
          <w:tcPr>
            <w:tcW w:w="1507" w:type="dxa"/>
            <w:noWrap/>
            <w:hideMark/>
          </w:tcPr>
          <w:p w14:paraId="730B0A9D" w14:textId="6E0BF4A1" w:rsidR="00CB6958" w:rsidRPr="00861362" w:rsidDel="000A1486" w:rsidRDefault="00CB6958" w:rsidP="00806FD8">
            <w:pPr>
              <w:jc w:val="left"/>
              <w:rPr>
                <w:del w:id="526" w:author="Em Lim" w:date="2025-07-31T17:49:00Z" w16du:dateUtc="2025-08-01T00:49:00Z"/>
                <w:b/>
                <w:bCs/>
                <w:color w:val="000000"/>
              </w:rPr>
            </w:pPr>
            <w:del w:id="527" w:author="Em Lim" w:date="2025-07-31T17:49:00Z" w16du:dateUtc="2025-08-01T00:49:00Z">
              <w:r w:rsidRPr="00861362" w:rsidDel="000A1486">
                <w:rPr>
                  <w:b/>
                  <w:bCs/>
                  <w:color w:val="000000"/>
                </w:rPr>
                <w:delText>Std. error</w:delText>
              </w:r>
            </w:del>
          </w:p>
        </w:tc>
        <w:tc>
          <w:tcPr>
            <w:tcW w:w="1093" w:type="dxa"/>
            <w:noWrap/>
            <w:hideMark/>
          </w:tcPr>
          <w:p w14:paraId="09A31F80" w14:textId="3F43FEFC" w:rsidR="00CB6958" w:rsidRPr="00861362" w:rsidDel="000A1486" w:rsidRDefault="00CB6958" w:rsidP="00806FD8">
            <w:pPr>
              <w:jc w:val="left"/>
              <w:rPr>
                <w:del w:id="528" w:author="Em Lim" w:date="2025-07-31T17:49:00Z" w16du:dateUtc="2025-08-01T00:49:00Z"/>
                <w:b/>
                <w:bCs/>
                <w:color w:val="000000"/>
              </w:rPr>
            </w:pPr>
            <w:del w:id="529" w:author="Em Lim" w:date="2025-07-31T17:49:00Z" w16du:dateUtc="2025-08-01T00:49:00Z">
              <w:r w:rsidRPr="00861362" w:rsidDel="000A1486">
                <w:rPr>
                  <w:b/>
                  <w:bCs/>
                  <w:color w:val="000000"/>
                </w:rPr>
                <w:delText>z value</w:delText>
              </w:r>
            </w:del>
          </w:p>
        </w:tc>
        <w:tc>
          <w:tcPr>
            <w:tcW w:w="1300" w:type="dxa"/>
            <w:noWrap/>
            <w:hideMark/>
          </w:tcPr>
          <w:p w14:paraId="51FC2BB8" w14:textId="5F704D40" w:rsidR="00CB6958" w:rsidRPr="00861362" w:rsidDel="000A1486" w:rsidRDefault="00CB6958" w:rsidP="00806FD8">
            <w:pPr>
              <w:jc w:val="left"/>
              <w:rPr>
                <w:del w:id="530" w:author="Em Lim" w:date="2025-07-31T17:49:00Z" w16du:dateUtc="2025-08-01T00:49:00Z"/>
                <w:b/>
                <w:bCs/>
                <w:color w:val="000000"/>
              </w:rPr>
            </w:pPr>
            <w:del w:id="531" w:author="Em Lim" w:date="2025-07-31T17:49:00Z" w16du:dateUtc="2025-08-01T00:49:00Z">
              <w:r w:rsidRPr="00861362" w:rsidDel="000A1486">
                <w:rPr>
                  <w:b/>
                  <w:bCs/>
                  <w:color w:val="000000"/>
                </w:rPr>
                <w:delText>p value</w:delText>
              </w:r>
            </w:del>
          </w:p>
        </w:tc>
      </w:tr>
      <w:tr w:rsidR="00CB6958" w:rsidRPr="00861362" w:rsidDel="000A1486" w14:paraId="4D8B2711" w14:textId="1C7436C7" w:rsidTr="00806FD8">
        <w:trPr>
          <w:trHeight w:val="320"/>
          <w:del w:id="532" w:author="Em Lim" w:date="2025-07-31T17:49:00Z"/>
        </w:trPr>
        <w:tc>
          <w:tcPr>
            <w:tcW w:w="3261" w:type="dxa"/>
            <w:noWrap/>
            <w:hideMark/>
          </w:tcPr>
          <w:p w14:paraId="19616153" w14:textId="0F54B6E7" w:rsidR="00CB6958" w:rsidRPr="00861362" w:rsidDel="000A1486" w:rsidRDefault="00CB6958" w:rsidP="00806FD8">
            <w:pPr>
              <w:jc w:val="left"/>
              <w:rPr>
                <w:del w:id="533" w:author="Em Lim" w:date="2025-07-31T17:49:00Z" w16du:dateUtc="2025-08-01T00:49:00Z"/>
                <w:color w:val="000000"/>
              </w:rPr>
            </w:pPr>
            <w:del w:id="534" w:author="Em Lim" w:date="2025-07-31T17:49:00Z" w16du:dateUtc="2025-08-01T00:49:00Z">
              <w:r w:rsidRPr="00861362" w:rsidDel="000A1486">
                <w:rPr>
                  <w:color w:val="000000"/>
                </w:rPr>
                <w:delText>Intercept</w:delText>
              </w:r>
            </w:del>
          </w:p>
        </w:tc>
        <w:tc>
          <w:tcPr>
            <w:tcW w:w="619" w:type="dxa"/>
            <w:noWrap/>
            <w:hideMark/>
          </w:tcPr>
          <w:p w14:paraId="47DF76BB" w14:textId="62274559" w:rsidR="00CB6958" w:rsidRPr="00861362" w:rsidDel="000A1486" w:rsidRDefault="00CB6958" w:rsidP="00806FD8">
            <w:pPr>
              <w:jc w:val="left"/>
              <w:rPr>
                <w:del w:id="535" w:author="Em Lim" w:date="2025-07-31T17:49:00Z" w16du:dateUtc="2025-08-01T00:49:00Z"/>
                <w:color w:val="000000"/>
              </w:rPr>
            </w:pPr>
            <w:del w:id="536" w:author="Em Lim" w:date="2025-07-31T17:49:00Z" w16du:dateUtc="2025-08-01T00:49:00Z">
              <w:r w:rsidRPr="00861362" w:rsidDel="000A1486">
                <w:rPr>
                  <w:color w:val="000000"/>
                </w:rPr>
                <w:delText>-0.43</w:delText>
              </w:r>
            </w:del>
          </w:p>
        </w:tc>
        <w:tc>
          <w:tcPr>
            <w:tcW w:w="1507" w:type="dxa"/>
            <w:noWrap/>
            <w:hideMark/>
          </w:tcPr>
          <w:p w14:paraId="62DACC02" w14:textId="64B8B5E6" w:rsidR="00CB6958" w:rsidRPr="00861362" w:rsidDel="000A1486" w:rsidRDefault="00CB6958" w:rsidP="00806FD8">
            <w:pPr>
              <w:jc w:val="left"/>
              <w:rPr>
                <w:del w:id="537" w:author="Em Lim" w:date="2025-07-31T17:49:00Z" w16du:dateUtc="2025-08-01T00:49:00Z"/>
                <w:color w:val="000000"/>
              </w:rPr>
            </w:pPr>
            <w:del w:id="538" w:author="Em Lim" w:date="2025-07-31T17:49:00Z" w16du:dateUtc="2025-08-01T00:49:00Z">
              <w:r w:rsidRPr="00861362" w:rsidDel="000A1486">
                <w:rPr>
                  <w:color w:val="000000"/>
                </w:rPr>
                <w:delText>0.33</w:delText>
              </w:r>
            </w:del>
          </w:p>
        </w:tc>
        <w:tc>
          <w:tcPr>
            <w:tcW w:w="1093" w:type="dxa"/>
            <w:noWrap/>
            <w:hideMark/>
          </w:tcPr>
          <w:p w14:paraId="7ED14E07" w14:textId="01CAFDE8" w:rsidR="00CB6958" w:rsidRPr="00861362" w:rsidDel="000A1486" w:rsidRDefault="00CB6958" w:rsidP="00806FD8">
            <w:pPr>
              <w:jc w:val="left"/>
              <w:rPr>
                <w:del w:id="539" w:author="Em Lim" w:date="2025-07-31T17:49:00Z" w16du:dateUtc="2025-08-01T00:49:00Z"/>
                <w:color w:val="000000"/>
              </w:rPr>
            </w:pPr>
            <w:del w:id="540" w:author="Em Lim" w:date="2025-07-31T17:49:00Z" w16du:dateUtc="2025-08-01T00:49:00Z">
              <w:r w:rsidRPr="00861362" w:rsidDel="000A1486">
                <w:rPr>
                  <w:color w:val="000000"/>
                </w:rPr>
                <w:delText>-1.30</w:delText>
              </w:r>
            </w:del>
          </w:p>
        </w:tc>
        <w:tc>
          <w:tcPr>
            <w:tcW w:w="1300" w:type="dxa"/>
            <w:noWrap/>
            <w:hideMark/>
          </w:tcPr>
          <w:p w14:paraId="3EAB5290" w14:textId="0F612279" w:rsidR="00CB6958" w:rsidRPr="00861362" w:rsidDel="000A1486" w:rsidRDefault="00CB6958" w:rsidP="00806FD8">
            <w:pPr>
              <w:jc w:val="left"/>
              <w:rPr>
                <w:del w:id="541" w:author="Em Lim" w:date="2025-07-31T17:49:00Z" w16du:dateUtc="2025-08-01T00:49:00Z"/>
                <w:color w:val="000000"/>
              </w:rPr>
            </w:pPr>
            <w:del w:id="542" w:author="Em Lim" w:date="2025-07-31T17:49:00Z" w16du:dateUtc="2025-08-01T00:49:00Z">
              <w:r w:rsidRPr="00861362" w:rsidDel="000A1486">
                <w:rPr>
                  <w:color w:val="000000"/>
                </w:rPr>
                <w:delText>0.19</w:delText>
              </w:r>
            </w:del>
          </w:p>
        </w:tc>
      </w:tr>
      <w:tr w:rsidR="00CB6958" w:rsidRPr="00861362" w:rsidDel="000A1486" w14:paraId="6F65CAEE" w14:textId="3AD39C7D" w:rsidTr="00806FD8">
        <w:trPr>
          <w:trHeight w:val="320"/>
          <w:del w:id="543" w:author="Em Lim" w:date="2025-07-31T17:49:00Z"/>
        </w:trPr>
        <w:tc>
          <w:tcPr>
            <w:tcW w:w="3261" w:type="dxa"/>
            <w:noWrap/>
            <w:hideMark/>
          </w:tcPr>
          <w:p w14:paraId="6E669F53" w14:textId="39D84750" w:rsidR="00CB6958" w:rsidRPr="00861362" w:rsidDel="000A1486" w:rsidRDefault="00CB6958" w:rsidP="00806FD8">
            <w:pPr>
              <w:jc w:val="left"/>
              <w:rPr>
                <w:del w:id="544" w:author="Em Lim" w:date="2025-07-31T17:49:00Z" w16du:dateUtc="2025-08-01T00:49:00Z"/>
                <w:color w:val="000000"/>
              </w:rPr>
            </w:pPr>
            <w:del w:id="545" w:author="Em Lim" w:date="2025-07-31T17:49:00Z" w16du:dateUtc="2025-08-01T00:49:00Z">
              <w:r w:rsidRPr="00861362" w:rsidDel="000A1486">
                <w:rPr>
                  <w:color w:val="000000"/>
                </w:rPr>
                <w:delText>Abundance</w:delText>
              </w:r>
            </w:del>
          </w:p>
        </w:tc>
        <w:tc>
          <w:tcPr>
            <w:tcW w:w="619" w:type="dxa"/>
            <w:noWrap/>
            <w:hideMark/>
          </w:tcPr>
          <w:p w14:paraId="71FB1F6C" w14:textId="3137237B" w:rsidR="00CB6958" w:rsidRPr="00861362" w:rsidDel="000A1486" w:rsidRDefault="00CB6958" w:rsidP="00806FD8">
            <w:pPr>
              <w:jc w:val="left"/>
              <w:rPr>
                <w:del w:id="546" w:author="Em Lim" w:date="2025-07-31T17:49:00Z" w16du:dateUtc="2025-08-01T00:49:00Z"/>
                <w:color w:val="000000"/>
              </w:rPr>
            </w:pPr>
            <w:del w:id="547" w:author="Em Lim" w:date="2025-07-31T17:49:00Z" w16du:dateUtc="2025-08-01T00:49:00Z">
              <w:r w:rsidRPr="00861362" w:rsidDel="000A1486">
                <w:rPr>
                  <w:color w:val="000000"/>
                </w:rPr>
                <w:delText>0.79</w:delText>
              </w:r>
            </w:del>
          </w:p>
        </w:tc>
        <w:tc>
          <w:tcPr>
            <w:tcW w:w="1507" w:type="dxa"/>
            <w:noWrap/>
            <w:hideMark/>
          </w:tcPr>
          <w:p w14:paraId="49F15E35" w14:textId="1052693A" w:rsidR="00CB6958" w:rsidRPr="00861362" w:rsidDel="000A1486" w:rsidRDefault="00CB6958" w:rsidP="00806FD8">
            <w:pPr>
              <w:jc w:val="left"/>
              <w:rPr>
                <w:del w:id="548" w:author="Em Lim" w:date="2025-07-31T17:49:00Z" w16du:dateUtc="2025-08-01T00:49:00Z"/>
                <w:color w:val="000000"/>
              </w:rPr>
            </w:pPr>
            <w:del w:id="549" w:author="Em Lim" w:date="2025-07-31T17:49:00Z" w16du:dateUtc="2025-08-01T00:49:00Z">
              <w:r w:rsidRPr="00861362" w:rsidDel="000A1486">
                <w:rPr>
                  <w:color w:val="000000"/>
                </w:rPr>
                <w:delText>0.51</w:delText>
              </w:r>
            </w:del>
          </w:p>
        </w:tc>
        <w:tc>
          <w:tcPr>
            <w:tcW w:w="1093" w:type="dxa"/>
            <w:noWrap/>
            <w:hideMark/>
          </w:tcPr>
          <w:p w14:paraId="4BB7E75A" w14:textId="1D49396C" w:rsidR="00CB6958" w:rsidRPr="00861362" w:rsidDel="000A1486" w:rsidRDefault="00CB6958" w:rsidP="00806FD8">
            <w:pPr>
              <w:jc w:val="left"/>
              <w:rPr>
                <w:del w:id="550" w:author="Em Lim" w:date="2025-07-31T17:49:00Z" w16du:dateUtc="2025-08-01T00:49:00Z"/>
                <w:color w:val="000000"/>
              </w:rPr>
            </w:pPr>
            <w:del w:id="551" w:author="Em Lim" w:date="2025-07-31T17:49:00Z" w16du:dateUtc="2025-08-01T00:49:00Z">
              <w:r w:rsidRPr="00861362" w:rsidDel="000A1486">
                <w:rPr>
                  <w:color w:val="000000"/>
                </w:rPr>
                <w:delText>1.55</w:delText>
              </w:r>
            </w:del>
          </w:p>
        </w:tc>
        <w:tc>
          <w:tcPr>
            <w:tcW w:w="1300" w:type="dxa"/>
            <w:noWrap/>
            <w:hideMark/>
          </w:tcPr>
          <w:p w14:paraId="69334833" w14:textId="55E12EF7" w:rsidR="00CB6958" w:rsidRPr="00861362" w:rsidDel="000A1486" w:rsidRDefault="00CB6958" w:rsidP="00806FD8">
            <w:pPr>
              <w:jc w:val="left"/>
              <w:rPr>
                <w:del w:id="552" w:author="Em Lim" w:date="2025-07-31T17:49:00Z" w16du:dateUtc="2025-08-01T00:49:00Z"/>
                <w:color w:val="000000"/>
              </w:rPr>
            </w:pPr>
            <w:del w:id="553" w:author="Em Lim" w:date="2025-07-31T17:49:00Z" w16du:dateUtc="2025-08-01T00:49:00Z">
              <w:r w:rsidRPr="00861362" w:rsidDel="000A1486">
                <w:rPr>
                  <w:color w:val="000000"/>
                </w:rPr>
                <w:delText>0.12</w:delText>
              </w:r>
            </w:del>
          </w:p>
        </w:tc>
      </w:tr>
      <w:tr w:rsidR="00CB6958" w:rsidRPr="00861362" w:rsidDel="000A1486" w14:paraId="1A50F2CE" w14:textId="385C1722" w:rsidTr="00806FD8">
        <w:trPr>
          <w:trHeight w:val="320"/>
          <w:del w:id="554" w:author="Em Lim" w:date="2025-07-31T17:49:00Z"/>
        </w:trPr>
        <w:tc>
          <w:tcPr>
            <w:tcW w:w="3261" w:type="dxa"/>
            <w:noWrap/>
            <w:hideMark/>
          </w:tcPr>
          <w:p w14:paraId="2F26F6B6" w14:textId="708F6D7E" w:rsidR="00CB6958" w:rsidRPr="00861362" w:rsidDel="000A1486" w:rsidRDefault="00CB6958" w:rsidP="00806FD8">
            <w:pPr>
              <w:jc w:val="left"/>
              <w:rPr>
                <w:del w:id="555" w:author="Em Lim" w:date="2025-07-31T17:49:00Z" w16du:dateUtc="2025-08-01T00:49:00Z"/>
                <w:color w:val="000000"/>
              </w:rPr>
            </w:pPr>
            <w:del w:id="556" w:author="Em Lim" w:date="2025-07-31T17:49:00Z" w16du:dateUtc="2025-08-01T00:49:00Z">
              <w:r w:rsidRPr="00861362" w:rsidDel="000A1486">
                <w:rPr>
                  <w:color w:val="000000"/>
                </w:rPr>
                <w:delText>Tide exchange</w:delText>
              </w:r>
            </w:del>
          </w:p>
        </w:tc>
        <w:tc>
          <w:tcPr>
            <w:tcW w:w="619" w:type="dxa"/>
            <w:noWrap/>
            <w:hideMark/>
          </w:tcPr>
          <w:p w14:paraId="04D36D53" w14:textId="4773A3E1" w:rsidR="00CB6958" w:rsidRPr="00861362" w:rsidDel="000A1486" w:rsidRDefault="00CB6958" w:rsidP="00806FD8">
            <w:pPr>
              <w:jc w:val="left"/>
              <w:rPr>
                <w:del w:id="557" w:author="Em Lim" w:date="2025-07-31T17:49:00Z" w16du:dateUtc="2025-08-01T00:49:00Z"/>
                <w:color w:val="000000"/>
              </w:rPr>
            </w:pPr>
            <w:del w:id="558" w:author="Em Lim" w:date="2025-07-31T17:49:00Z" w16du:dateUtc="2025-08-01T00:49:00Z">
              <w:r w:rsidRPr="00861362" w:rsidDel="000A1486">
                <w:rPr>
                  <w:color w:val="000000"/>
                </w:rPr>
                <w:delText>0.05</w:delText>
              </w:r>
            </w:del>
          </w:p>
        </w:tc>
        <w:tc>
          <w:tcPr>
            <w:tcW w:w="1507" w:type="dxa"/>
            <w:noWrap/>
            <w:hideMark/>
          </w:tcPr>
          <w:p w14:paraId="3E15CE63" w14:textId="7A28CDC5" w:rsidR="00CB6958" w:rsidRPr="00861362" w:rsidDel="000A1486" w:rsidRDefault="00CB6958" w:rsidP="00806FD8">
            <w:pPr>
              <w:jc w:val="left"/>
              <w:rPr>
                <w:del w:id="559" w:author="Em Lim" w:date="2025-07-31T17:49:00Z" w16du:dateUtc="2025-08-01T00:49:00Z"/>
                <w:color w:val="000000"/>
              </w:rPr>
            </w:pPr>
            <w:del w:id="560" w:author="Em Lim" w:date="2025-07-31T17:49:00Z" w16du:dateUtc="2025-08-01T00:49:00Z">
              <w:r w:rsidRPr="00861362" w:rsidDel="000A1486">
                <w:rPr>
                  <w:color w:val="000000"/>
                </w:rPr>
                <w:delText>0.12</w:delText>
              </w:r>
            </w:del>
          </w:p>
        </w:tc>
        <w:tc>
          <w:tcPr>
            <w:tcW w:w="1093" w:type="dxa"/>
            <w:noWrap/>
            <w:hideMark/>
          </w:tcPr>
          <w:p w14:paraId="659B7F82" w14:textId="472F6C8E" w:rsidR="00CB6958" w:rsidRPr="00861362" w:rsidDel="000A1486" w:rsidRDefault="00CB6958" w:rsidP="00806FD8">
            <w:pPr>
              <w:jc w:val="left"/>
              <w:rPr>
                <w:del w:id="561" w:author="Em Lim" w:date="2025-07-31T17:49:00Z" w16du:dateUtc="2025-08-01T00:49:00Z"/>
                <w:color w:val="000000"/>
              </w:rPr>
            </w:pPr>
            <w:del w:id="562" w:author="Em Lim" w:date="2025-07-31T17:49:00Z" w16du:dateUtc="2025-08-01T00:49:00Z">
              <w:r w:rsidRPr="00861362" w:rsidDel="000A1486">
                <w:rPr>
                  <w:color w:val="000000"/>
                </w:rPr>
                <w:delText>0.44</w:delText>
              </w:r>
            </w:del>
          </w:p>
        </w:tc>
        <w:tc>
          <w:tcPr>
            <w:tcW w:w="1300" w:type="dxa"/>
            <w:noWrap/>
            <w:hideMark/>
          </w:tcPr>
          <w:p w14:paraId="19778C60" w14:textId="0321879C" w:rsidR="00CB6958" w:rsidRPr="00861362" w:rsidDel="000A1486" w:rsidRDefault="00CB6958" w:rsidP="00806FD8">
            <w:pPr>
              <w:jc w:val="left"/>
              <w:rPr>
                <w:del w:id="563" w:author="Em Lim" w:date="2025-07-31T17:49:00Z" w16du:dateUtc="2025-08-01T00:49:00Z"/>
                <w:color w:val="000000"/>
              </w:rPr>
            </w:pPr>
            <w:del w:id="564" w:author="Em Lim" w:date="2025-07-31T17:49:00Z" w16du:dateUtc="2025-08-01T00:49:00Z">
              <w:r w:rsidRPr="00861362" w:rsidDel="000A1486">
                <w:rPr>
                  <w:color w:val="000000"/>
                </w:rPr>
                <w:delText>0.66</w:delText>
              </w:r>
            </w:del>
          </w:p>
        </w:tc>
      </w:tr>
      <w:tr w:rsidR="00CB6958" w:rsidRPr="00861362" w:rsidDel="000A1486" w14:paraId="05E253F7" w14:textId="079A97A1" w:rsidTr="00806FD8">
        <w:trPr>
          <w:trHeight w:val="320"/>
          <w:del w:id="565" w:author="Em Lim" w:date="2025-07-31T17:49:00Z"/>
        </w:trPr>
        <w:tc>
          <w:tcPr>
            <w:tcW w:w="3261" w:type="dxa"/>
            <w:noWrap/>
            <w:hideMark/>
          </w:tcPr>
          <w:p w14:paraId="2E7F7798" w14:textId="7ECCF297" w:rsidR="00CB6958" w:rsidRPr="00861362" w:rsidDel="000A1486" w:rsidRDefault="00CB6958" w:rsidP="00806FD8">
            <w:pPr>
              <w:jc w:val="left"/>
              <w:rPr>
                <w:del w:id="566" w:author="Em Lim" w:date="2025-07-31T17:49:00Z" w16du:dateUtc="2025-08-01T00:49:00Z"/>
                <w:color w:val="000000"/>
              </w:rPr>
            </w:pPr>
            <w:del w:id="567" w:author="Em Lim" w:date="2025-07-31T17:49:00Z" w16du:dateUtc="2025-08-01T00:49:00Z">
              <w:r w:rsidRPr="00861362" w:rsidDel="000A1486">
                <w:rPr>
                  <w:color w:val="000000"/>
                </w:rPr>
                <w:delText>Biodiversity</w:delText>
              </w:r>
            </w:del>
          </w:p>
        </w:tc>
        <w:tc>
          <w:tcPr>
            <w:tcW w:w="619" w:type="dxa"/>
            <w:noWrap/>
            <w:hideMark/>
          </w:tcPr>
          <w:p w14:paraId="6B1BC2E1" w14:textId="298C51E0" w:rsidR="00CB6958" w:rsidRPr="00861362" w:rsidDel="000A1486" w:rsidRDefault="00CB6958" w:rsidP="00806FD8">
            <w:pPr>
              <w:jc w:val="left"/>
              <w:rPr>
                <w:del w:id="568" w:author="Em Lim" w:date="2025-07-31T17:49:00Z" w16du:dateUtc="2025-08-01T00:49:00Z"/>
                <w:color w:val="000000"/>
              </w:rPr>
            </w:pPr>
            <w:del w:id="569" w:author="Em Lim" w:date="2025-07-31T17:49:00Z" w16du:dateUtc="2025-08-01T00:49:00Z">
              <w:r w:rsidRPr="00861362" w:rsidDel="000A1486">
                <w:rPr>
                  <w:color w:val="000000"/>
                </w:rPr>
                <w:delText>0.00</w:delText>
              </w:r>
            </w:del>
          </w:p>
        </w:tc>
        <w:tc>
          <w:tcPr>
            <w:tcW w:w="1507" w:type="dxa"/>
            <w:noWrap/>
            <w:hideMark/>
          </w:tcPr>
          <w:p w14:paraId="23102894" w14:textId="04F1E5FA" w:rsidR="00CB6958" w:rsidRPr="00861362" w:rsidDel="000A1486" w:rsidRDefault="00CB6958" w:rsidP="00806FD8">
            <w:pPr>
              <w:jc w:val="left"/>
              <w:rPr>
                <w:del w:id="570" w:author="Em Lim" w:date="2025-07-31T17:49:00Z" w16du:dateUtc="2025-08-01T00:49:00Z"/>
                <w:color w:val="000000"/>
              </w:rPr>
            </w:pPr>
            <w:del w:id="571" w:author="Em Lim" w:date="2025-07-31T17:49:00Z" w16du:dateUtc="2025-08-01T00:49:00Z">
              <w:r w:rsidRPr="00861362" w:rsidDel="000A1486">
                <w:rPr>
                  <w:color w:val="000000"/>
                </w:rPr>
                <w:delText>0.10</w:delText>
              </w:r>
            </w:del>
          </w:p>
        </w:tc>
        <w:tc>
          <w:tcPr>
            <w:tcW w:w="1093" w:type="dxa"/>
            <w:noWrap/>
            <w:hideMark/>
          </w:tcPr>
          <w:p w14:paraId="3DF16C64" w14:textId="3F327F50" w:rsidR="00CB6958" w:rsidRPr="00861362" w:rsidDel="000A1486" w:rsidRDefault="00CB6958" w:rsidP="00806FD8">
            <w:pPr>
              <w:jc w:val="left"/>
              <w:rPr>
                <w:del w:id="572" w:author="Em Lim" w:date="2025-07-31T17:49:00Z" w16du:dateUtc="2025-08-01T00:49:00Z"/>
                <w:color w:val="000000"/>
              </w:rPr>
            </w:pPr>
            <w:del w:id="573" w:author="Em Lim" w:date="2025-07-31T17:49:00Z" w16du:dateUtc="2025-08-01T00:49:00Z">
              <w:r w:rsidRPr="00861362" w:rsidDel="000A1486">
                <w:rPr>
                  <w:color w:val="000000"/>
                </w:rPr>
                <w:delText>-0.04</w:delText>
              </w:r>
            </w:del>
          </w:p>
        </w:tc>
        <w:tc>
          <w:tcPr>
            <w:tcW w:w="1300" w:type="dxa"/>
            <w:noWrap/>
            <w:hideMark/>
          </w:tcPr>
          <w:p w14:paraId="71D7FBC3" w14:textId="4728E9B5" w:rsidR="00CB6958" w:rsidRPr="00861362" w:rsidDel="000A1486" w:rsidRDefault="00CB6958" w:rsidP="00806FD8">
            <w:pPr>
              <w:jc w:val="left"/>
              <w:rPr>
                <w:del w:id="574" w:author="Em Lim" w:date="2025-07-31T17:49:00Z" w16du:dateUtc="2025-08-01T00:49:00Z"/>
                <w:color w:val="000000"/>
              </w:rPr>
            </w:pPr>
            <w:del w:id="575" w:author="Em Lim" w:date="2025-07-31T17:49:00Z" w16du:dateUtc="2025-08-01T00:49:00Z">
              <w:r w:rsidRPr="00861362" w:rsidDel="000A1486">
                <w:rPr>
                  <w:color w:val="000000"/>
                </w:rPr>
                <w:delText>0.97</w:delText>
              </w:r>
            </w:del>
          </w:p>
        </w:tc>
      </w:tr>
      <w:tr w:rsidR="00CB6958" w:rsidRPr="00861362" w:rsidDel="000A1486" w14:paraId="759576FA" w14:textId="22B34A2D" w:rsidTr="00806FD8">
        <w:trPr>
          <w:trHeight w:val="320"/>
          <w:del w:id="576" w:author="Em Lim" w:date="2025-07-31T17:49:00Z"/>
        </w:trPr>
        <w:tc>
          <w:tcPr>
            <w:tcW w:w="3261" w:type="dxa"/>
            <w:noWrap/>
            <w:hideMark/>
          </w:tcPr>
          <w:p w14:paraId="56BBE267" w14:textId="3124D263" w:rsidR="00CB6958" w:rsidRPr="00861362" w:rsidDel="000A1486" w:rsidRDefault="00CB6958" w:rsidP="00806FD8">
            <w:pPr>
              <w:jc w:val="left"/>
              <w:rPr>
                <w:del w:id="577" w:author="Em Lim" w:date="2025-07-31T17:49:00Z" w16du:dateUtc="2025-08-01T00:49:00Z"/>
                <w:color w:val="000000"/>
              </w:rPr>
            </w:pPr>
            <w:del w:id="578" w:author="Em Lim" w:date="2025-07-31T17:49:00Z" w16du:dateUtc="2025-08-01T00:49:00Z">
              <w:r w:rsidRPr="00861362" w:rsidDel="000A1486">
                <w:rPr>
                  <w:color w:val="000000"/>
                </w:rPr>
                <w:delText>Depth</w:delText>
              </w:r>
            </w:del>
          </w:p>
        </w:tc>
        <w:tc>
          <w:tcPr>
            <w:tcW w:w="619" w:type="dxa"/>
            <w:noWrap/>
            <w:hideMark/>
          </w:tcPr>
          <w:p w14:paraId="00E961B0" w14:textId="01F0B37B" w:rsidR="00CB6958" w:rsidRPr="00861362" w:rsidDel="000A1486" w:rsidRDefault="00CB6958" w:rsidP="00806FD8">
            <w:pPr>
              <w:jc w:val="left"/>
              <w:rPr>
                <w:del w:id="579" w:author="Em Lim" w:date="2025-07-31T17:49:00Z" w16du:dateUtc="2025-08-01T00:49:00Z"/>
                <w:color w:val="000000"/>
              </w:rPr>
            </w:pPr>
            <w:del w:id="580" w:author="Em Lim" w:date="2025-07-31T17:49:00Z" w16du:dateUtc="2025-08-01T00:49:00Z">
              <w:r w:rsidRPr="00861362" w:rsidDel="000A1486">
                <w:rPr>
                  <w:color w:val="000000"/>
                </w:rPr>
                <w:delText>0.04</w:delText>
              </w:r>
            </w:del>
          </w:p>
        </w:tc>
        <w:tc>
          <w:tcPr>
            <w:tcW w:w="1507" w:type="dxa"/>
            <w:noWrap/>
            <w:hideMark/>
          </w:tcPr>
          <w:p w14:paraId="14554F5E" w14:textId="593636BA" w:rsidR="00CB6958" w:rsidRPr="00861362" w:rsidDel="000A1486" w:rsidRDefault="00CB6958" w:rsidP="00806FD8">
            <w:pPr>
              <w:jc w:val="left"/>
              <w:rPr>
                <w:del w:id="581" w:author="Em Lim" w:date="2025-07-31T17:49:00Z" w16du:dateUtc="2025-08-01T00:49:00Z"/>
                <w:color w:val="000000"/>
              </w:rPr>
            </w:pPr>
            <w:del w:id="582" w:author="Em Lim" w:date="2025-07-31T17:49:00Z" w16du:dateUtc="2025-08-01T00:49:00Z">
              <w:r w:rsidRPr="00861362" w:rsidDel="000A1486">
                <w:rPr>
                  <w:color w:val="000000"/>
                </w:rPr>
                <w:delText>0.09</w:delText>
              </w:r>
            </w:del>
          </w:p>
        </w:tc>
        <w:tc>
          <w:tcPr>
            <w:tcW w:w="1093" w:type="dxa"/>
            <w:noWrap/>
            <w:hideMark/>
          </w:tcPr>
          <w:p w14:paraId="27D285FE" w14:textId="60A3631A" w:rsidR="00CB6958" w:rsidRPr="00861362" w:rsidDel="000A1486" w:rsidRDefault="00CB6958" w:rsidP="00806FD8">
            <w:pPr>
              <w:jc w:val="left"/>
              <w:rPr>
                <w:del w:id="583" w:author="Em Lim" w:date="2025-07-31T17:49:00Z" w16du:dateUtc="2025-08-01T00:49:00Z"/>
                <w:color w:val="000000"/>
              </w:rPr>
            </w:pPr>
            <w:del w:id="584" w:author="Em Lim" w:date="2025-07-31T17:49:00Z" w16du:dateUtc="2025-08-01T00:49:00Z">
              <w:r w:rsidRPr="00861362" w:rsidDel="000A1486">
                <w:rPr>
                  <w:color w:val="000000"/>
                </w:rPr>
                <w:delText>0.43</w:delText>
              </w:r>
            </w:del>
          </w:p>
        </w:tc>
        <w:tc>
          <w:tcPr>
            <w:tcW w:w="1300" w:type="dxa"/>
            <w:noWrap/>
            <w:hideMark/>
          </w:tcPr>
          <w:p w14:paraId="526B3322" w14:textId="4EF18620" w:rsidR="00CB6958" w:rsidRPr="00861362" w:rsidDel="000A1486" w:rsidRDefault="00CB6958" w:rsidP="00806FD8">
            <w:pPr>
              <w:jc w:val="left"/>
              <w:rPr>
                <w:del w:id="585" w:author="Em Lim" w:date="2025-07-31T17:49:00Z" w16du:dateUtc="2025-08-01T00:49:00Z"/>
                <w:color w:val="000000"/>
              </w:rPr>
            </w:pPr>
            <w:del w:id="586" w:author="Em Lim" w:date="2025-07-31T17:49:00Z" w16du:dateUtc="2025-08-01T00:49:00Z">
              <w:r w:rsidRPr="00861362" w:rsidDel="000A1486">
                <w:rPr>
                  <w:color w:val="000000"/>
                </w:rPr>
                <w:delText>0.67</w:delText>
              </w:r>
            </w:del>
          </w:p>
        </w:tc>
      </w:tr>
      <w:tr w:rsidR="00CB6958" w:rsidRPr="00861362" w:rsidDel="000A1486" w14:paraId="56B97EBB" w14:textId="47E192BC" w:rsidTr="00806FD8">
        <w:trPr>
          <w:trHeight w:val="320"/>
          <w:del w:id="587" w:author="Em Lim" w:date="2025-07-31T17:49:00Z"/>
        </w:trPr>
        <w:tc>
          <w:tcPr>
            <w:tcW w:w="3261" w:type="dxa"/>
            <w:noWrap/>
            <w:hideMark/>
          </w:tcPr>
          <w:p w14:paraId="02025254" w14:textId="37C80218" w:rsidR="00CB6958" w:rsidRPr="00861362" w:rsidDel="000A1486" w:rsidRDefault="00CB6958" w:rsidP="00806FD8">
            <w:pPr>
              <w:jc w:val="left"/>
              <w:rPr>
                <w:del w:id="588" w:author="Em Lim" w:date="2025-07-31T17:49:00Z" w16du:dateUtc="2025-08-01T00:49:00Z"/>
                <w:color w:val="000000"/>
              </w:rPr>
            </w:pPr>
            <w:del w:id="589"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2E1D1D95" w14:textId="55ECCBB7" w:rsidR="00CB6958" w:rsidRPr="00861362" w:rsidDel="000A1486" w:rsidRDefault="00CB6958" w:rsidP="00806FD8">
            <w:pPr>
              <w:jc w:val="left"/>
              <w:rPr>
                <w:del w:id="590" w:author="Em Lim" w:date="2025-07-31T17:49:00Z" w16du:dateUtc="2025-08-01T00:49:00Z"/>
                <w:color w:val="000000"/>
              </w:rPr>
            </w:pPr>
            <w:del w:id="591" w:author="Em Lim" w:date="2025-07-31T17:49:00Z" w16du:dateUtc="2025-08-01T00:49:00Z">
              <w:r w:rsidRPr="00861362" w:rsidDel="000A1486">
                <w:rPr>
                  <w:color w:val="000000"/>
                </w:rPr>
                <w:delText>0.12</w:delText>
              </w:r>
            </w:del>
          </w:p>
        </w:tc>
        <w:tc>
          <w:tcPr>
            <w:tcW w:w="1507" w:type="dxa"/>
            <w:noWrap/>
            <w:hideMark/>
          </w:tcPr>
          <w:p w14:paraId="2E04B865" w14:textId="2F9E5B56" w:rsidR="00CB6958" w:rsidRPr="00861362" w:rsidDel="000A1486" w:rsidRDefault="00CB6958" w:rsidP="00806FD8">
            <w:pPr>
              <w:jc w:val="left"/>
              <w:rPr>
                <w:del w:id="592" w:author="Em Lim" w:date="2025-07-31T17:49:00Z" w16du:dateUtc="2025-08-01T00:49:00Z"/>
                <w:color w:val="000000"/>
              </w:rPr>
            </w:pPr>
            <w:del w:id="593" w:author="Em Lim" w:date="2025-07-31T17:49:00Z" w16du:dateUtc="2025-08-01T00:49:00Z">
              <w:r w:rsidRPr="00861362" w:rsidDel="000A1486">
                <w:rPr>
                  <w:color w:val="000000"/>
                </w:rPr>
                <w:delText>0.55</w:delText>
              </w:r>
            </w:del>
          </w:p>
        </w:tc>
        <w:tc>
          <w:tcPr>
            <w:tcW w:w="1093" w:type="dxa"/>
            <w:noWrap/>
            <w:hideMark/>
          </w:tcPr>
          <w:p w14:paraId="0622CE51" w14:textId="73363EC0" w:rsidR="00CB6958" w:rsidRPr="00861362" w:rsidDel="000A1486" w:rsidRDefault="00CB6958" w:rsidP="00806FD8">
            <w:pPr>
              <w:jc w:val="left"/>
              <w:rPr>
                <w:del w:id="594" w:author="Em Lim" w:date="2025-07-31T17:49:00Z" w16du:dateUtc="2025-08-01T00:49:00Z"/>
                <w:color w:val="000000"/>
              </w:rPr>
            </w:pPr>
            <w:del w:id="595" w:author="Em Lim" w:date="2025-07-31T17:49:00Z" w16du:dateUtc="2025-08-01T00:49:00Z">
              <w:r w:rsidRPr="00861362" w:rsidDel="000A1486">
                <w:rPr>
                  <w:color w:val="000000"/>
                </w:rPr>
                <w:delText>0.22</w:delText>
              </w:r>
            </w:del>
          </w:p>
        </w:tc>
        <w:tc>
          <w:tcPr>
            <w:tcW w:w="1300" w:type="dxa"/>
            <w:noWrap/>
            <w:hideMark/>
          </w:tcPr>
          <w:p w14:paraId="0051A1D1" w14:textId="70715BF4" w:rsidR="00CB6958" w:rsidRPr="00861362" w:rsidDel="000A1486" w:rsidRDefault="00CB6958" w:rsidP="00806FD8">
            <w:pPr>
              <w:jc w:val="left"/>
              <w:rPr>
                <w:del w:id="596" w:author="Em Lim" w:date="2025-07-31T17:49:00Z" w16du:dateUtc="2025-08-01T00:49:00Z"/>
                <w:color w:val="000000"/>
              </w:rPr>
            </w:pPr>
            <w:del w:id="597" w:author="Em Lim" w:date="2025-07-31T17:49:00Z" w16du:dateUtc="2025-08-01T00:49:00Z">
              <w:r w:rsidRPr="00861362" w:rsidDel="000A1486">
                <w:rPr>
                  <w:color w:val="000000"/>
                </w:rPr>
                <w:delText>0.83</w:delText>
              </w:r>
            </w:del>
          </w:p>
        </w:tc>
      </w:tr>
    </w:tbl>
    <w:p w14:paraId="253FA16E" w14:textId="33C700B4" w:rsidR="00CB6958" w:rsidRPr="00861362" w:rsidDel="000A1486" w:rsidRDefault="00CB6958" w:rsidP="00CB6958">
      <w:pPr>
        <w:rPr>
          <w:del w:id="598" w:author="Em Lim" w:date="2025-07-31T17:49:00Z" w16du:dateUtc="2025-08-01T00:49:00Z"/>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5797BDA9" w14:textId="6E596931" w:rsidTr="00806FD8">
        <w:trPr>
          <w:cnfStyle w:val="100000000000" w:firstRow="1" w:lastRow="0" w:firstColumn="0" w:lastColumn="0" w:oddVBand="0" w:evenVBand="0" w:oddHBand="0" w:evenHBand="0" w:firstRowFirstColumn="0" w:firstRowLastColumn="0" w:lastRowFirstColumn="0" w:lastRowLastColumn="0"/>
          <w:trHeight w:val="320"/>
          <w:del w:id="599" w:author="Em Lim" w:date="2025-07-31T17:49:00Z"/>
        </w:trPr>
        <w:tc>
          <w:tcPr>
            <w:tcW w:w="3261" w:type="dxa"/>
            <w:noWrap/>
            <w:hideMark/>
          </w:tcPr>
          <w:p w14:paraId="1520C47E" w14:textId="246F25F1" w:rsidR="00CB6958" w:rsidRPr="00861362" w:rsidDel="000A1486" w:rsidRDefault="00CB6958" w:rsidP="00806FD8">
            <w:pPr>
              <w:jc w:val="left"/>
              <w:rPr>
                <w:del w:id="600" w:author="Em Lim" w:date="2025-07-31T17:49:00Z" w16du:dateUtc="2025-08-01T00:49:00Z"/>
                <w:b/>
                <w:bCs/>
                <w:color w:val="000000"/>
              </w:rPr>
            </w:pPr>
            <w:del w:id="601" w:author="Em Lim" w:date="2025-07-31T17:49:00Z" w16du:dateUtc="2025-08-01T00:49:00Z">
              <w:r w:rsidRPr="00861362" w:rsidDel="000A1486">
                <w:rPr>
                  <w:b/>
                  <w:bCs/>
                  <w:color w:val="000000"/>
                </w:rPr>
                <w:delText xml:space="preserve">Asterinidae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0.651)</w:delText>
              </w:r>
            </w:del>
          </w:p>
        </w:tc>
        <w:tc>
          <w:tcPr>
            <w:tcW w:w="619" w:type="dxa"/>
            <w:noWrap/>
            <w:hideMark/>
          </w:tcPr>
          <w:p w14:paraId="251ECCD9" w14:textId="014AB95E" w:rsidR="00CB6958" w:rsidRPr="00861362" w:rsidDel="000A1486" w:rsidRDefault="00CB6958" w:rsidP="00806FD8">
            <w:pPr>
              <w:jc w:val="left"/>
              <w:rPr>
                <w:del w:id="602" w:author="Em Lim" w:date="2025-07-31T17:49:00Z" w16du:dateUtc="2025-08-01T00:49:00Z"/>
                <w:b/>
                <w:bCs/>
                <w:color w:val="000000"/>
              </w:rPr>
            </w:pPr>
            <w:del w:id="603" w:author="Em Lim" w:date="2025-07-31T17:49:00Z" w16du:dateUtc="2025-08-01T00:49:00Z">
              <w:r w:rsidRPr="00861362" w:rsidDel="000A1486">
                <w:rPr>
                  <w:b/>
                  <w:bCs/>
                  <w:color w:val="000000"/>
                </w:rPr>
                <w:delText>Estimate</w:delText>
              </w:r>
            </w:del>
          </w:p>
        </w:tc>
        <w:tc>
          <w:tcPr>
            <w:tcW w:w="1507" w:type="dxa"/>
            <w:noWrap/>
            <w:hideMark/>
          </w:tcPr>
          <w:p w14:paraId="29A567B7" w14:textId="20A5EC71" w:rsidR="00CB6958" w:rsidRPr="00861362" w:rsidDel="000A1486" w:rsidRDefault="00CB6958" w:rsidP="00806FD8">
            <w:pPr>
              <w:jc w:val="left"/>
              <w:rPr>
                <w:del w:id="604" w:author="Em Lim" w:date="2025-07-31T17:49:00Z" w16du:dateUtc="2025-08-01T00:49:00Z"/>
                <w:b/>
                <w:bCs/>
                <w:color w:val="000000"/>
              </w:rPr>
            </w:pPr>
            <w:del w:id="605" w:author="Em Lim" w:date="2025-07-31T17:49:00Z" w16du:dateUtc="2025-08-01T00:49:00Z">
              <w:r w:rsidRPr="00861362" w:rsidDel="000A1486">
                <w:rPr>
                  <w:b/>
                  <w:bCs/>
                  <w:color w:val="000000"/>
                </w:rPr>
                <w:delText>Std. error</w:delText>
              </w:r>
            </w:del>
          </w:p>
        </w:tc>
        <w:tc>
          <w:tcPr>
            <w:tcW w:w="1093" w:type="dxa"/>
            <w:noWrap/>
            <w:hideMark/>
          </w:tcPr>
          <w:p w14:paraId="4988AAE0" w14:textId="12D8E71B" w:rsidR="00CB6958" w:rsidRPr="00861362" w:rsidDel="000A1486" w:rsidRDefault="00CB6958" w:rsidP="00806FD8">
            <w:pPr>
              <w:jc w:val="left"/>
              <w:rPr>
                <w:del w:id="606" w:author="Em Lim" w:date="2025-07-31T17:49:00Z" w16du:dateUtc="2025-08-01T00:49:00Z"/>
                <w:b/>
                <w:bCs/>
                <w:color w:val="000000"/>
              </w:rPr>
            </w:pPr>
            <w:del w:id="607" w:author="Em Lim" w:date="2025-07-31T17:49:00Z" w16du:dateUtc="2025-08-01T00:49:00Z">
              <w:r w:rsidRPr="00861362" w:rsidDel="000A1486">
                <w:rPr>
                  <w:b/>
                  <w:bCs/>
                  <w:color w:val="000000"/>
                </w:rPr>
                <w:delText>z value</w:delText>
              </w:r>
            </w:del>
          </w:p>
        </w:tc>
        <w:tc>
          <w:tcPr>
            <w:tcW w:w="1300" w:type="dxa"/>
            <w:noWrap/>
            <w:hideMark/>
          </w:tcPr>
          <w:p w14:paraId="1B103396" w14:textId="378E6F87" w:rsidR="00CB6958" w:rsidRPr="00861362" w:rsidDel="000A1486" w:rsidRDefault="00CB6958" w:rsidP="00806FD8">
            <w:pPr>
              <w:jc w:val="left"/>
              <w:rPr>
                <w:del w:id="608" w:author="Em Lim" w:date="2025-07-31T17:49:00Z" w16du:dateUtc="2025-08-01T00:49:00Z"/>
                <w:b/>
                <w:bCs/>
                <w:color w:val="000000"/>
              </w:rPr>
            </w:pPr>
            <w:del w:id="609" w:author="Em Lim" w:date="2025-07-31T17:49:00Z" w16du:dateUtc="2025-08-01T00:49:00Z">
              <w:r w:rsidRPr="00861362" w:rsidDel="000A1486">
                <w:rPr>
                  <w:b/>
                  <w:bCs/>
                  <w:color w:val="000000"/>
                </w:rPr>
                <w:delText>p value</w:delText>
              </w:r>
            </w:del>
          </w:p>
        </w:tc>
      </w:tr>
      <w:tr w:rsidR="00CB6958" w:rsidRPr="00861362" w:rsidDel="000A1486" w14:paraId="587F0079" w14:textId="48D07193" w:rsidTr="00806FD8">
        <w:trPr>
          <w:trHeight w:val="320"/>
          <w:del w:id="610" w:author="Em Lim" w:date="2025-07-31T17:49:00Z"/>
        </w:trPr>
        <w:tc>
          <w:tcPr>
            <w:tcW w:w="3261" w:type="dxa"/>
            <w:noWrap/>
            <w:hideMark/>
          </w:tcPr>
          <w:p w14:paraId="7353D0C3" w14:textId="7128A457" w:rsidR="00CB6958" w:rsidRPr="00861362" w:rsidDel="000A1486" w:rsidRDefault="00CB6958" w:rsidP="00806FD8">
            <w:pPr>
              <w:jc w:val="left"/>
              <w:rPr>
                <w:del w:id="611" w:author="Em Lim" w:date="2025-07-31T17:49:00Z" w16du:dateUtc="2025-08-01T00:49:00Z"/>
                <w:color w:val="000000"/>
              </w:rPr>
            </w:pPr>
            <w:del w:id="612" w:author="Em Lim" w:date="2025-07-31T17:49:00Z" w16du:dateUtc="2025-08-01T00:49:00Z">
              <w:r w:rsidRPr="00861362" w:rsidDel="000A1486">
                <w:rPr>
                  <w:color w:val="000000"/>
                </w:rPr>
                <w:delText>Intercept</w:delText>
              </w:r>
            </w:del>
          </w:p>
        </w:tc>
        <w:tc>
          <w:tcPr>
            <w:tcW w:w="619" w:type="dxa"/>
            <w:noWrap/>
            <w:hideMark/>
          </w:tcPr>
          <w:p w14:paraId="717CB6E8" w14:textId="0305CD37" w:rsidR="00CB6958" w:rsidRPr="00861362" w:rsidDel="000A1486" w:rsidRDefault="00CB6958" w:rsidP="00806FD8">
            <w:pPr>
              <w:jc w:val="left"/>
              <w:rPr>
                <w:del w:id="613" w:author="Em Lim" w:date="2025-07-31T17:49:00Z" w16du:dateUtc="2025-08-01T00:49:00Z"/>
                <w:color w:val="000000"/>
              </w:rPr>
            </w:pPr>
            <w:del w:id="614" w:author="Em Lim" w:date="2025-07-31T17:49:00Z" w16du:dateUtc="2025-08-01T00:49:00Z">
              <w:r w:rsidRPr="00861362" w:rsidDel="000A1486">
                <w:rPr>
                  <w:color w:val="000000"/>
                </w:rPr>
                <w:delText>-0.58</w:delText>
              </w:r>
            </w:del>
          </w:p>
        </w:tc>
        <w:tc>
          <w:tcPr>
            <w:tcW w:w="1507" w:type="dxa"/>
            <w:noWrap/>
            <w:hideMark/>
          </w:tcPr>
          <w:p w14:paraId="5881DC0A" w14:textId="2710CB92" w:rsidR="00CB6958" w:rsidRPr="00861362" w:rsidDel="000A1486" w:rsidRDefault="00CB6958" w:rsidP="00806FD8">
            <w:pPr>
              <w:jc w:val="left"/>
              <w:rPr>
                <w:del w:id="615" w:author="Em Lim" w:date="2025-07-31T17:49:00Z" w16du:dateUtc="2025-08-01T00:49:00Z"/>
                <w:color w:val="000000"/>
              </w:rPr>
            </w:pPr>
            <w:del w:id="616" w:author="Em Lim" w:date="2025-07-31T17:49:00Z" w16du:dateUtc="2025-08-01T00:49:00Z">
              <w:r w:rsidRPr="00861362" w:rsidDel="000A1486">
                <w:rPr>
                  <w:color w:val="000000"/>
                </w:rPr>
                <w:delText>0.26</w:delText>
              </w:r>
            </w:del>
          </w:p>
        </w:tc>
        <w:tc>
          <w:tcPr>
            <w:tcW w:w="1093" w:type="dxa"/>
            <w:noWrap/>
            <w:hideMark/>
          </w:tcPr>
          <w:p w14:paraId="08E34BEB" w14:textId="21D8E80E" w:rsidR="00CB6958" w:rsidRPr="00861362" w:rsidDel="000A1486" w:rsidRDefault="00CB6958" w:rsidP="00806FD8">
            <w:pPr>
              <w:jc w:val="left"/>
              <w:rPr>
                <w:del w:id="617" w:author="Em Lim" w:date="2025-07-31T17:49:00Z" w16du:dateUtc="2025-08-01T00:49:00Z"/>
                <w:color w:val="000000"/>
              </w:rPr>
            </w:pPr>
            <w:del w:id="618" w:author="Em Lim" w:date="2025-07-31T17:49:00Z" w16du:dateUtc="2025-08-01T00:49:00Z">
              <w:r w:rsidRPr="00861362" w:rsidDel="000A1486">
                <w:rPr>
                  <w:color w:val="000000"/>
                </w:rPr>
                <w:delText>-2.28</w:delText>
              </w:r>
            </w:del>
          </w:p>
        </w:tc>
        <w:tc>
          <w:tcPr>
            <w:tcW w:w="1300" w:type="dxa"/>
            <w:noWrap/>
            <w:hideMark/>
          </w:tcPr>
          <w:p w14:paraId="12E43983" w14:textId="73B383B3" w:rsidR="00CB6958" w:rsidRPr="00861362" w:rsidDel="000A1486" w:rsidRDefault="00CB6958" w:rsidP="00806FD8">
            <w:pPr>
              <w:jc w:val="left"/>
              <w:rPr>
                <w:del w:id="619" w:author="Em Lim" w:date="2025-07-31T17:49:00Z" w16du:dateUtc="2025-08-01T00:49:00Z"/>
                <w:color w:val="000000"/>
              </w:rPr>
            </w:pPr>
            <w:del w:id="620" w:author="Em Lim" w:date="2025-07-31T17:49:00Z" w16du:dateUtc="2025-08-01T00:49:00Z">
              <w:r w:rsidRPr="00861362" w:rsidDel="000A1486">
                <w:rPr>
                  <w:color w:val="000000"/>
                </w:rPr>
                <w:delText>0.02</w:delText>
              </w:r>
            </w:del>
          </w:p>
        </w:tc>
      </w:tr>
      <w:tr w:rsidR="00CB6958" w:rsidRPr="00861362" w:rsidDel="000A1486" w14:paraId="44DDC023" w14:textId="4339EFCA" w:rsidTr="00806FD8">
        <w:trPr>
          <w:trHeight w:val="320"/>
          <w:del w:id="621" w:author="Em Lim" w:date="2025-07-31T17:49:00Z"/>
        </w:trPr>
        <w:tc>
          <w:tcPr>
            <w:tcW w:w="3261" w:type="dxa"/>
            <w:noWrap/>
            <w:hideMark/>
          </w:tcPr>
          <w:p w14:paraId="1B421067" w14:textId="7FE1ED5A" w:rsidR="00CB6958" w:rsidRPr="00861362" w:rsidDel="000A1486" w:rsidRDefault="00CB6958" w:rsidP="00806FD8">
            <w:pPr>
              <w:jc w:val="left"/>
              <w:rPr>
                <w:del w:id="622" w:author="Em Lim" w:date="2025-07-31T17:49:00Z" w16du:dateUtc="2025-08-01T00:49:00Z"/>
                <w:color w:val="000000"/>
              </w:rPr>
            </w:pPr>
            <w:del w:id="623" w:author="Em Lim" w:date="2025-07-31T17:49:00Z" w16du:dateUtc="2025-08-01T00:49:00Z">
              <w:r w:rsidRPr="00861362" w:rsidDel="000A1486">
                <w:rPr>
                  <w:color w:val="000000"/>
                </w:rPr>
                <w:delText>Abundance</w:delText>
              </w:r>
            </w:del>
          </w:p>
        </w:tc>
        <w:tc>
          <w:tcPr>
            <w:tcW w:w="619" w:type="dxa"/>
            <w:noWrap/>
            <w:hideMark/>
          </w:tcPr>
          <w:p w14:paraId="507C0F37" w14:textId="66F7884E" w:rsidR="00CB6958" w:rsidRPr="00861362" w:rsidDel="000A1486" w:rsidRDefault="00CB6958" w:rsidP="00806FD8">
            <w:pPr>
              <w:jc w:val="left"/>
              <w:rPr>
                <w:del w:id="624" w:author="Em Lim" w:date="2025-07-31T17:49:00Z" w16du:dateUtc="2025-08-01T00:49:00Z"/>
                <w:color w:val="000000"/>
              </w:rPr>
            </w:pPr>
            <w:del w:id="625" w:author="Em Lim" w:date="2025-07-31T17:49:00Z" w16du:dateUtc="2025-08-01T00:49:00Z">
              <w:r w:rsidRPr="00861362" w:rsidDel="000A1486">
                <w:rPr>
                  <w:color w:val="000000"/>
                </w:rPr>
                <w:delText>0.21</w:delText>
              </w:r>
            </w:del>
          </w:p>
        </w:tc>
        <w:tc>
          <w:tcPr>
            <w:tcW w:w="1507" w:type="dxa"/>
            <w:noWrap/>
            <w:hideMark/>
          </w:tcPr>
          <w:p w14:paraId="42609BFA" w14:textId="27C293F1" w:rsidR="00CB6958" w:rsidRPr="00861362" w:rsidDel="000A1486" w:rsidRDefault="00CB6958" w:rsidP="00806FD8">
            <w:pPr>
              <w:jc w:val="left"/>
              <w:rPr>
                <w:del w:id="626" w:author="Em Lim" w:date="2025-07-31T17:49:00Z" w16du:dateUtc="2025-08-01T00:49:00Z"/>
                <w:color w:val="000000"/>
              </w:rPr>
            </w:pPr>
            <w:del w:id="627" w:author="Em Lim" w:date="2025-07-31T17:49:00Z" w16du:dateUtc="2025-08-01T00:49:00Z">
              <w:r w:rsidRPr="00861362" w:rsidDel="000A1486">
                <w:rPr>
                  <w:color w:val="000000"/>
                </w:rPr>
                <w:delText>0.26</w:delText>
              </w:r>
            </w:del>
          </w:p>
        </w:tc>
        <w:tc>
          <w:tcPr>
            <w:tcW w:w="1093" w:type="dxa"/>
            <w:noWrap/>
            <w:hideMark/>
          </w:tcPr>
          <w:p w14:paraId="0F4CAE59" w14:textId="4B82D802" w:rsidR="00CB6958" w:rsidRPr="00861362" w:rsidDel="000A1486" w:rsidRDefault="00CB6958" w:rsidP="00806FD8">
            <w:pPr>
              <w:jc w:val="left"/>
              <w:rPr>
                <w:del w:id="628" w:author="Em Lim" w:date="2025-07-31T17:49:00Z" w16du:dateUtc="2025-08-01T00:49:00Z"/>
                <w:color w:val="000000"/>
              </w:rPr>
            </w:pPr>
            <w:del w:id="629" w:author="Em Lim" w:date="2025-07-31T17:49:00Z" w16du:dateUtc="2025-08-01T00:49:00Z">
              <w:r w:rsidRPr="00861362" w:rsidDel="000A1486">
                <w:rPr>
                  <w:color w:val="000000"/>
                </w:rPr>
                <w:delText>0.80</w:delText>
              </w:r>
            </w:del>
          </w:p>
        </w:tc>
        <w:tc>
          <w:tcPr>
            <w:tcW w:w="1300" w:type="dxa"/>
            <w:noWrap/>
            <w:hideMark/>
          </w:tcPr>
          <w:p w14:paraId="0BC94EB9" w14:textId="6F985D23" w:rsidR="00CB6958" w:rsidRPr="00861362" w:rsidDel="000A1486" w:rsidRDefault="00CB6958" w:rsidP="00806FD8">
            <w:pPr>
              <w:jc w:val="left"/>
              <w:rPr>
                <w:del w:id="630" w:author="Em Lim" w:date="2025-07-31T17:49:00Z" w16du:dateUtc="2025-08-01T00:49:00Z"/>
                <w:color w:val="000000"/>
              </w:rPr>
            </w:pPr>
            <w:del w:id="631" w:author="Em Lim" w:date="2025-07-31T17:49:00Z" w16du:dateUtc="2025-08-01T00:49:00Z">
              <w:r w:rsidRPr="00861362" w:rsidDel="000A1486">
                <w:rPr>
                  <w:color w:val="000000"/>
                </w:rPr>
                <w:delText>0.42</w:delText>
              </w:r>
            </w:del>
          </w:p>
        </w:tc>
      </w:tr>
      <w:tr w:rsidR="00CB6958" w:rsidRPr="00861362" w:rsidDel="000A1486" w14:paraId="53D2B615" w14:textId="60DE4A29" w:rsidTr="00806FD8">
        <w:trPr>
          <w:trHeight w:val="320"/>
          <w:del w:id="632" w:author="Em Lim" w:date="2025-07-31T17:49:00Z"/>
        </w:trPr>
        <w:tc>
          <w:tcPr>
            <w:tcW w:w="3261" w:type="dxa"/>
            <w:noWrap/>
            <w:hideMark/>
          </w:tcPr>
          <w:p w14:paraId="0A20C9A6" w14:textId="4103F277" w:rsidR="00CB6958" w:rsidRPr="00861362" w:rsidDel="000A1486" w:rsidRDefault="00CB6958" w:rsidP="00806FD8">
            <w:pPr>
              <w:jc w:val="left"/>
              <w:rPr>
                <w:del w:id="633" w:author="Em Lim" w:date="2025-07-31T17:49:00Z" w16du:dateUtc="2025-08-01T00:49:00Z"/>
                <w:color w:val="000000"/>
              </w:rPr>
            </w:pPr>
            <w:del w:id="634" w:author="Em Lim" w:date="2025-07-31T17:49:00Z" w16du:dateUtc="2025-08-01T00:49:00Z">
              <w:r w:rsidRPr="00861362" w:rsidDel="000A1486">
                <w:rPr>
                  <w:color w:val="000000"/>
                </w:rPr>
                <w:delText>Tide exchange</w:delText>
              </w:r>
            </w:del>
          </w:p>
        </w:tc>
        <w:tc>
          <w:tcPr>
            <w:tcW w:w="619" w:type="dxa"/>
            <w:noWrap/>
            <w:hideMark/>
          </w:tcPr>
          <w:p w14:paraId="26E48AFF" w14:textId="03C1BDF2" w:rsidR="00CB6958" w:rsidRPr="00861362" w:rsidDel="000A1486" w:rsidRDefault="00CB6958" w:rsidP="00806FD8">
            <w:pPr>
              <w:jc w:val="left"/>
              <w:rPr>
                <w:del w:id="635" w:author="Em Lim" w:date="2025-07-31T17:49:00Z" w16du:dateUtc="2025-08-01T00:49:00Z"/>
                <w:color w:val="000000"/>
              </w:rPr>
            </w:pPr>
            <w:del w:id="636" w:author="Em Lim" w:date="2025-07-31T17:49:00Z" w16du:dateUtc="2025-08-01T00:49:00Z">
              <w:r w:rsidRPr="00861362" w:rsidDel="000A1486">
                <w:rPr>
                  <w:color w:val="000000"/>
                </w:rPr>
                <w:delText>0.12</w:delText>
              </w:r>
            </w:del>
          </w:p>
        </w:tc>
        <w:tc>
          <w:tcPr>
            <w:tcW w:w="1507" w:type="dxa"/>
            <w:noWrap/>
            <w:hideMark/>
          </w:tcPr>
          <w:p w14:paraId="28B51A20" w14:textId="3C504F5E" w:rsidR="00CB6958" w:rsidRPr="00861362" w:rsidDel="000A1486" w:rsidRDefault="00CB6958" w:rsidP="00806FD8">
            <w:pPr>
              <w:jc w:val="left"/>
              <w:rPr>
                <w:del w:id="637" w:author="Em Lim" w:date="2025-07-31T17:49:00Z" w16du:dateUtc="2025-08-01T00:49:00Z"/>
                <w:color w:val="000000"/>
              </w:rPr>
            </w:pPr>
            <w:del w:id="638" w:author="Em Lim" w:date="2025-07-31T17:49:00Z" w16du:dateUtc="2025-08-01T00:49:00Z">
              <w:r w:rsidRPr="00861362" w:rsidDel="000A1486">
                <w:rPr>
                  <w:color w:val="000000"/>
                </w:rPr>
                <w:delText>0.07</w:delText>
              </w:r>
            </w:del>
          </w:p>
        </w:tc>
        <w:tc>
          <w:tcPr>
            <w:tcW w:w="1093" w:type="dxa"/>
            <w:noWrap/>
            <w:hideMark/>
          </w:tcPr>
          <w:p w14:paraId="46B80E06" w14:textId="0821A93E" w:rsidR="00CB6958" w:rsidRPr="00861362" w:rsidDel="000A1486" w:rsidRDefault="00CB6958" w:rsidP="00806FD8">
            <w:pPr>
              <w:jc w:val="left"/>
              <w:rPr>
                <w:del w:id="639" w:author="Em Lim" w:date="2025-07-31T17:49:00Z" w16du:dateUtc="2025-08-01T00:49:00Z"/>
                <w:color w:val="000000"/>
              </w:rPr>
            </w:pPr>
            <w:del w:id="640" w:author="Em Lim" w:date="2025-07-31T17:49:00Z" w16du:dateUtc="2025-08-01T00:49:00Z">
              <w:r w:rsidRPr="00861362" w:rsidDel="000A1486">
                <w:rPr>
                  <w:color w:val="000000"/>
                </w:rPr>
                <w:delText>1.80</w:delText>
              </w:r>
            </w:del>
          </w:p>
        </w:tc>
        <w:tc>
          <w:tcPr>
            <w:tcW w:w="1300" w:type="dxa"/>
            <w:noWrap/>
            <w:hideMark/>
          </w:tcPr>
          <w:p w14:paraId="1DFED233" w14:textId="0AC273BA" w:rsidR="00CB6958" w:rsidRPr="00861362" w:rsidDel="000A1486" w:rsidRDefault="00CB6958" w:rsidP="00806FD8">
            <w:pPr>
              <w:jc w:val="left"/>
              <w:rPr>
                <w:del w:id="641" w:author="Em Lim" w:date="2025-07-31T17:49:00Z" w16du:dateUtc="2025-08-01T00:49:00Z"/>
                <w:color w:val="000000"/>
              </w:rPr>
            </w:pPr>
            <w:del w:id="642" w:author="Em Lim" w:date="2025-07-31T17:49:00Z" w16du:dateUtc="2025-08-01T00:49:00Z">
              <w:r w:rsidRPr="00861362" w:rsidDel="000A1486">
                <w:rPr>
                  <w:color w:val="000000"/>
                </w:rPr>
                <w:delText>0.07</w:delText>
              </w:r>
            </w:del>
          </w:p>
        </w:tc>
      </w:tr>
      <w:tr w:rsidR="00CB6958" w:rsidRPr="00861362" w:rsidDel="000A1486" w14:paraId="4F43D3BD" w14:textId="129C63FB" w:rsidTr="00806FD8">
        <w:trPr>
          <w:trHeight w:val="320"/>
          <w:del w:id="643" w:author="Em Lim" w:date="2025-07-31T17:49:00Z"/>
        </w:trPr>
        <w:tc>
          <w:tcPr>
            <w:tcW w:w="3261" w:type="dxa"/>
            <w:noWrap/>
            <w:hideMark/>
          </w:tcPr>
          <w:p w14:paraId="55A02F60" w14:textId="25886B7A" w:rsidR="00CB6958" w:rsidRPr="00861362" w:rsidDel="000A1486" w:rsidRDefault="00CB6958" w:rsidP="00806FD8">
            <w:pPr>
              <w:jc w:val="left"/>
              <w:rPr>
                <w:del w:id="644" w:author="Em Lim" w:date="2025-07-31T17:49:00Z" w16du:dateUtc="2025-08-01T00:49:00Z"/>
                <w:color w:val="000000"/>
              </w:rPr>
            </w:pPr>
            <w:del w:id="645" w:author="Em Lim" w:date="2025-07-31T17:49:00Z" w16du:dateUtc="2025-08-01T00:49:00Z">
              <w:r w:rsidRPr="00861362" w:rsidDel="000A1486">
                <w:rPr>
                  <w:color w:val="000000"/>
                </w:rPr>
                <w:delText>Biodiversity</w:delText>
              </w:r>
            </w:del>
          </w:p>
        </w:tc>
        <w:tc>
          <w:tcPr>
            <w:tcW w:w="619" w:type="dxa"/>
            <w:noWrap/>
            <w:hideMark/>
          </w:tcPr>
          <w:p w14:paraId="7D46575A" w14:textId="16644C45" w:rsidR="00CB6958" w:rsidRPr="00861362" w:rsidDel="000A1486" w:rsidRDefault="00CB6958" w:rsidP="00806FD8">
            <w:pPr>
              <w:jc w:val="left"/>
              <w:rPr>
                <w:del w:id="646" w:author="Em Lim" w:date="2025-07-31T17:49:00Z" w16du:dateUtc="2025-08-01T00:49:00Z"/>
                <w:color w:val="000000"/>
              </w:rPr>
            </w:pPr>
            <w:del w:id="647" w:author="Em Lim" w:date="2025-07-31T17:49:00Z" w16du:dateUtc="2025-08-01T00:49:00Z">
              <w:r w:rsidRPr="00861362" w:rsidDel="000A1486">
                <w:rPr>
                  <w:color w:val="000000"/>
                </w:rPr>
                <w:delText>-0.12</w:delText>
              </w:r>
            </w:del>
          </w:p>
        </w:tc>
        <w:tc>
          <w:tcPr>
            <w:tcW w:w="1507" w:type="dxa"/>
            <w:noWrap/>
            <w:hideMark/>
          </w:tcPr>
          <w:p w14:paraId="0E9223F7" w14:textId="35C3528B" w:rsidR="00CB6958" w:rsidRPr="00861362" w:rsidDel="000A1486" w:rsidRDefault="00CB6958" w:rsidP="00806FD8">
            <w:pPr>
              <w:jc w:val="left"/>
              <w:rPr>
                <w:del w:id="648" w:author="Em Lim" w:date="2025-07-31T17:49:00Z" w16du:dateUtc="2025-08-01T00:49:00Z"/>
                <w:color w:val="000000"/>
              </w:rPr>
            </w:pPr>
            <w:del w:id="649" w:author="Em Lim" w:date="2025-07-31T17:49:00Z" w16du:dateUtc="2025-08-01T00:49:00Z">
              <w:r w:rsidRPr="00861362" w:rsidDel="000A1486">
                <w:rPr>
                  <w:color w:val="000000"/>
                </w:rPr>
                <w:delText>0.09</w:delText>
              </w:r>
            </w:del>
          </w:p>
        </w:tc>
        <w:tc>
          <w:tcPr>
            <w:tcW w:w="1093" w:type="dxa"/>
            <w:noWrap/>
            <w:hideMark/>
          </w:tcPr>
          <w:p w14:paraId="177A6F68" w14:textId="0E65890A" w:rsidR="00CB6958" w:rsidRPr="00861362" w:rsidDel="000A1486" w:rsidRDefault="00CB6958" w:rsidP="00806FD8">
            <w:pPr>
              <w:jc w:val="left"/>
              <w:rPr>
                <w:del w:id="650" w:author="Em Lim" w:date="2025-07-31T17:49:00Z" w16du:dateUtc="2025-08-01T00:49:00Z"/>
                <w:color w:val="000000"/>
              </w:rPr>
            </w:pPr>
            <w:del w:id="651" w:author="Em Lim" w:date="2025-07-31T17:49:00Z" w16du:dateUtc="2025-08-01T00:49:00Z">
              <w:r w:rsidRPr="00861362" w:rsidDel="000A1486">
                <w:rPr>
                  <w:color w:val="000000"/>
                </w:rPr>
                <w:delText>-1.29</w:delText>
              </w:r>
            </w:del>
          </w:p>
        </w:tc>
        <w:tc>
          <w:tcPr>
            <w:tcW w:w="1300" w:type="dxa"/>
            <w:noWrap/>
            <w:hideMark/>
          </w:tcPr>
          <w:p w14:paraId="4F10B6DB" w14:textId="04502B5E" w:rsidR="00CB6958" w:rsidRPr="00861362" w:rsidDel="000A1486" w:rsidRDefault="00CB6958" w:rsidP="00806FD8">
            <w:pPr>
              <w:jc w:val="left"/>
              <w:rPr>
                <w:del w:id="652" w:author="Em Lim" w:date="2025-07-31T17:49:00Z" w16du:dateUtc="2025-08-01T00:49:00Z"/>
                <w:color w:val="000000"/>
              </w:rPr>
            </w:pPr>
            <w:del w:id="653" w:author="Em Lim" w:date="2025-07-31T17:49:00Z" w16du:dateUtc="2025-08-01T00:49:00Z">
              <w:r w:rsidRPr="00861362" w:rsidDel="000A1486">
                <w:rPr>
                  <w:color w:val="000000"/>
                </w:rPr>
                <w:delText>0.20</w:delText>
              </w:r>
            </w:del>
          </w:p>
        </w:tc>
      </w:tr>
      <w:tr w:rsidR="00CB6958" w:rsidRPr="00861362" w:rsidDel="000A1486" w14:paraId="438E78B9" w14:textId="06E6A0CF" w:rsidTr="00806FD8">
        <w:trPr>
          <w:trHeight w:val="320"/>
          <w:del w:id="654" w:author="Em Lim" w:date="2025-07-31T17:49:00Z"/>
        </w:trPr>
        <w:tc>
          <w:tcPr>
            <w:tcW w:w="3261" w:type="dxa"/>
            <w:noWrap/>
            <w:hideMark/>
          </w:tcPr>
          <w:p w14:paraId="781ECDE0" w14:textId="66332D47" w:rsidR="00CB6958" w:rsidRPr="00861362" w:rsidDel="000A1486" w:rsidRDefault="00CB6958" w:rsidP="00806FD8">
            <w:pPr>
              <w:jc w:val="left"/>
              <w:rPr>
                <w:del w:id="655" w:author="Em Lim" w:date="2025-07-31T17:49:00Z" w16du:dateUtc="2025-08-01T00:49:00Z"/>
                <w:color w:val="000000"/>
              </w:rPr>
            </w:pPr>
            <w:del w:id="656" w:author="Em Lim" w:date="2025-07-31T17:49:00Z" w16du:dateUtc="2025-08-01T00:49:00Z">
              <w:r w:rsidRPr="00861362" w:rsidDel="000A1486">
                <w:rPr>
                  <w:color w:val="000000"/>
                </w:rPr>
                <w:delText>Depth</w:delText>
              </w:r>
            </w:del>
          </w:p>
        </w:tc>
        <w:tc>
          <w:tcPr>
            <w:tcW w:w="619" w:type="dxa"/>
            <w:noWrap/>
            <w:hideMark/>
          </w:tcPr>
          <w:p w14:paraId="50CD10DF" w14:textId="0929F073" w:rsidR="00CB6958" w:rsidRPr="00861362" w:rsidDel="000A1486" w:rsidRDefault="00CB6958" w:rsidP="00806FD8">
            <w:pPr>
              <w:jc w:val="left"/>
              <w:rPr>
                <w:del w:id="657" w:author="Em Lim" w:date="2025-07-31T17:49:00Z" w16du:dateUtc="2025-08-01T00:49:00Z"/>
                <w:color w:val="000000"/>
              </w:rPr>
            </w:pPr>
            <w:del w:id="658" w:author="Em Lim" w:date="2025-07-31T17:49:00Z" w16du:dateUtc="2025-08-01T00:49:00Z">
              <w:r w:rsidRPr="00861362" w:rsidDel="000A1486">
                <w:rPr>
                  <w:color w:val="000000"/>
                </w:rPr>
                <w:delText>0.06</w:delText>
              </w:r>
            </w:del>
          </w:p>
        </w:tc>
        <w:tc>
          <w:tcPr>
            <w:tcW w:w="1507" w:type="dxa"/>
            <w:noWrap/>
            <w:hideMark/>
          </w:tcPr>
          <w:p w14:paraId="660D16A6" w14:textId="1E34B64C" w:rsidR="00CB6958" w:rsidRPr="00861362" w:rsidDel="000A1486" w:rsidRDefault="00CB6958" w:rsidP="00806FD8">
            <w:pPr>
              <w:jc w:val="left"/>
              <w:rPr>
                <w:del w:id="659" w:author="Em Lim" w:date="2025-07-31T17:49:00Z" w16du:dateUtc="2025-08-01T00:49:00Z"/>
                <w:color w:val="000000"/>
              </w:rPr>
            </w:pPr>
            <w:del w:id="660" w:author="Em Lim" w:date="2025-07-31T17:49:00Z" w16du:dateUtc="2025-08-01T00:49:00Z">
              <w:r w:rsidRPr="00861362" w:rsidDel="000A1486">
                <w:rPr>
                  <w:color w:val="000000"/>
                </w:rPr>
                <w:delText>0.09</w:delText>
              </w:r>
            </w:del>
          </w:p>
        </w:tc>
        <w:tc>
          <w:tcPr>
            <w:tcW w:w="1093" w:type="dxa"/>
            <w:noWrap/>
            <w:hideMark/>
          </w:tcPr>
          <w:p w14:paraId="1F2ABDC4" w14:textId="73CFE995" w:rsidR="00CB6958" w:rsidRPr="00861362" w:rsidDel="000A1486" w:rsidRDefault="00CB6958" w:rsidP="00806FD8">
            <w:pPr>
              <w:jc w:val="left"/>
              <w:rPr>
                <w:del w:id="661" w:author="Em Lim" w:date="2025-07-31T17:49:00Z" w16du:dateUtc="2025-08-01T00:49:00Z"/>
                <w:color w:val="000000"/>
              </w:rPr>
            </w:pPr>
            <w:del w:id="662" w:author="Em Lim" w:date="2025-07-31T17:49:00Z" w16du:dateUtc="2025-08-01T00:49:00Z">
              <w:r w:rsidRPr="00861362" w:rsidDel="000A1486">
                <w:rPr>
                  <w:color w:val="000000"/>
                </w:rPr>
                <w:delText>0.62</w:delText>
              </w:r>
            </w:del>
          </w:p>
        </w:tc>
        <w:tc>
          <w:tcPr>
            <w:tcW w:w="1300" w:type="dxa"/>
            <w:noWrap/>
            <w:hideMark/>
          </w:tcPr>
          <w:p w14:paraId="45BECB6A" w14:textId="76AA8614" w:rsidR="00CB6958" w:rsidRPr="00861362" w:rsidDel="000A1486" w:rsidRDefault="00CB6958" w:rsidP="00806FD8">
            <w:pPr>
              <w:jc w:val="left"/>
              <w:rPr>
                <w:del w:id="663" w:author="Em Lim" w:date="2025-07-31T17:49:00Z" w16du:dateUtc="2025-08-01T00:49:00Z"/>
                <w:color w:val="000000"/>
              </w:rPr>
            </w:pPr>
            <w:del w:id="664" w:author="Em Lim" w:date="2025-07-31T17:49:00Z" w16du:dateUtc="2025-08-01T00:49:00Z">
              <w:r w:rsidRPr="00861362" w:rsidDel="000A1486">
                <w:rPr>
                  <w:color w:val="000000"/>
                </w:rPr>
                <w:delText>0.54</w:delText>
              </w:r>
            </w:del>
          </w:p>
        </w:tc>
      </w:tr>
      <w:tr w:rsidR="00CB6958" w:rsidRPr="00861362" w:rsidDel="000A1486" w14:paraId="365C1E88" w14:textId="3FA0236E" w:rsidTr="00806FD8">
        <w:trPr>
          <w:trHeight w:val="320"/>
          <w:del w:id="665" w:author="Em Lim" w:date="2025-07-31T17:49:00Z"/>
        </w:trPr>
        <w:tc>
          <w:tcPr>
            <w:tcW w:w="3261" w:type="dxa"/>
            <w:noWrap/>
            <w:hideMark/>
          </w:tcPr>
          <w:p w14:paraId="4BBA3B88" w14:textId="5D45084E" w:rsidR="00CB6958" w:rsidRPr="00861362" w:rsidDel="000A1486" w:rsidRDefault="00CB6958" w:rsidP="00806FD8">
            <w:pPr>
              <w:jc w:val="left"/>
              <w:rPr>
                <w:del w:id="666" w:author="Em Lim" w:date="2025-07-31T17:49:00Z" w16du:dateUtc="2025-08-01T00:49:00Z"/>
                <w:color w:val="000000"/>
              </w:rPr>
            </w:pPr>
            <w:del w:id="667"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428AA094" w14:textId="43F09EDC" w:rsidR="00CB6958" w:rsidRPr="00861362" w:rsidDel="000A1486" w:rsidRDefault="00CB6958" w:rsidP="00806FD8">
            <w:pPr>
              <w:jc w:val="left"/>
              <w:rPr>
                <w:del w:id="668" w:author="Em Lim" w:date="2025-07-31T17:49:00Z" w16du:dateUtc="2025-08-01T00:49:00Z"/>
                <w:color w:val="000000"/>
              </w:rPr>
            </w:pPr>
            <w:del w:id="669" w:author="Em Lim" w:date="2025-07-31T17:49:00Z" w16du:dateUtc="2025-08-01T00:49:00Z">
              <w:r w:rsidRPr="00861362" w:rsidDel="000A1486">
                <w:rPr>
                  <w:color w:val="000000"/>
                </w:rPr>
                <w:delText>0.07</w:delText>
              </w:r>
            </w:del>
          </w:p>
        </w:tc>
        <w:tc>
          <w:tcPr>
            <w:tcW w:w="1507" w:type="dxa"/>
            <w:noWrap/>
            <w:hideMark/>
          </w:tcPr>
          <w:p w14:paraId="5B3F353E" w14:textId="28DF6910" w:rsidR="00CB6958" w:rsidRPr="00861362" w:rsidDel="000A1486" w:rsidRDefault="00CB6958" w:rsidP="00806FD8">
            <w:pPr>
              <w:jc w:val="left"/>
              <w:rPr>
                <w:del w:id="670" w:author="Em Lim" w:date="2025-07-31T17:49:00Z" w16du:dateUtc="2025-08-01T00:49:00Z"/>
                <w:color w:val="000000"/>
              </w:rPr>
            </w:pPr>
            <w:del w:id="671" w:author="Em Lim" w:date="2025-07-31T17:49:00Z" w16du:dateUtc="2025-08-01T00:49:00Z">
              <w:r w:rsidRPr="00861362" w:rsidDel="000A1486">
                <w:rPr>
                  <w:color w:val="000000"/>
                </w:rPr>
                <w:delText>0.27</w:delText>
              </w:r>
            </w:del>
          </w:p>
        </w:tc>
        <w:tc>
          <w:tcPr>
            <w:tcW w:w="1093" w:type="dxa"/>
            <w:noWrap/>
            <w:hideMark/>
          </w:tcPr>
          <w:p w14:paraId="22EA5F72" w14:textId="0E43A286" w:rsidR="00CB6958" w:rsidRPr="00861362" w:rsidDel="000A1486" w:rsidRDefault="00CB6958" w:rsidP="00806FD8">
            <w:pPr>
              <w:jc w:val="left"/>
              <w:rPr>
                <w:del w:id="672" w:author="Em Lim" w:date="2025-07-31T17:49:00Z" w16du:dateUtc="2025-08-01T00:49:00Z"/>
                <w:color w:val="000000"/>
              </w:rPr>
            </w:pPr>
            <w:del w:id="673" w:author="Em Lim" w:date="2025-07-31T17:49:00Z" w16du:dateUtc="2025-08-01T00:49:00Z">
              <w:r w:rsidRPr="00861362" w:rsidDel="000A1486">
                <w:rPr>
                  <w:color w:val="000000"/>
                </w:rPr>
                <w:delText>0.26</w:delText>
              </w:r>
            </w:del>
          </w:p>
        </w:tc>
        <w:tc>
          <w:tcPr>
            <w:tcW w:w="1300" w:type="dxa"/>
            <w:noWrap/>
            <w:hideMark/>
          </w:tcPr>
          <w:p w14:paraId="145C5CAD" w14:textId="5255C62A" w:rsidR="00CB6958" w:rsidRPr="00861362" w:rsidDel="000A1486" w:rsidRDefault="00CB6958" w:rsidP="00806FD8">
            <w:pPr>
              <w:jc w:val="left"/>
              <w:rPr>
                <w:del w:id="674" w:author="Em Lim" w:date="2025-07-31T17:49:00Z" w16du:dateUtc="2025-08-01T00:49:00Z"/>
                <w:color w:val="000000"/>
              </w:rPr>
            </w:pPr>
            <w:del w:id="675" w:author="Em Lim" w:date="2025-07-31T17:49:00Z" w16du:dateUtc="2025-08-01T00:49:00Z">
              <w:r w:rsidRPr="00861362" w:rsidDel="000A1486">
                <w:rPr>
                  <w:color w:val="000000"/>
                </w:rPr>
                <w:delText>0.80</w:delText>
              </w:r>
            </w:del>
          </w:p>
        </w:tc>
      </w:tr>
    </w:tbl>
    <w:p w14:paraId="070C1E67" w14:textId="7D7C1B8F" w:rsidR="00CB6958" w:rsidRPr="00861362" w:rsidDel="000A1486" w:rsidRDefault="00CB6958" w:rsidP="00CB6958">
      <w:pPr>
        <w:pStyle w:val="HTMLPreformatted"/>
        <w:shd w:val="clear" w:color="auto" w:fill="FFFFFF"/>
        <w:wordWrap w:val="0"/>
        <w:rPr>
          <w:del w:id="676" w:author="Em Lim" w:date="2025-07-31T17:49:00Z" w16du:dateUtc="2025-08-01T00:49:00Z"/>
          <w:rStyle w:val="gnvwddmdl3b"/>
          <w:rFonts w:ascii="Times New Roman" w:hAnsi="Times New Roman" w:cs="Times New Roman"/>
          <w:color w:val="000000"/>
          <w:sz w:val="18"/>
          <w:szCs w:val="18"/>
          <w:bdr w:val="none" w:sz="0" w:space="0" w:color="auto" w:frame="1"/>
        </w:rPr>
      </w:pPr>
    </w:p>
    <w:p w14:paraId="76F70478" w14:textId="1D3A2CAB" w:rsidR="00CB6958" w:rsidRPr="00861362" w:rsidDel="000A1486" w:rsidRDefault="00CB6958" w:rsidP="00CB6958">
      <w:pPr>
        <w:pStyle w:val="HTMLPreformatted"/>
        <w:shd w:val="clear" w:color="auto" w:fill="FFFFFF"/>
        <w:wordWrap w:val="0"/>
        <w:rPr>
          <w:del w:id="677" w:author="Em Lim" w:date="2025-07-31T17:49:00Z" w16du:dateUtc="2025-08-01T00:49:00Z"/>
          <w:rStyle w:val="gnvwddmdl3b"/>
          <w:rFonts w:ascii="Times New Roman" w:hAnsi="Times New Roman" w:cs="Times New Roman"/>
          <w:color w:val="000000"/>
          <w:sz w:val="18"/>
          <w:szCs w:val="18"/>
          <w:bdr w:val="none" w:sz="0" w:space="0" w:color="auto" w:frame="1"/>
        </w:rPr>
      </w:pPr>
    </w:p>
    <w:tbl>
      <w:tblPr>
        <w:tblStyle w:val="Nikola"/>
        <w:tblW w:w="8408" w:type="dxa"/>
        <w:tblLook w:val="04A0" w:firstRow="1" w:lastRow="0" w:firstColumn="1" w:lastColumn="0" w:noHBand="0" w:noVBand="1"/>
        <w:tblPrChange w:id="678" w:author="Em Lim" w:date="2025-07-31T17:49:00Z" w16du:dateUtc="2025-08-01T00:49:00Z">
          <w:tblPr>
            <w:tblStyle w:val="Nikola"/>
            <w:tblW w:w="7780" w:type="dxa"/>
            <w:tblLook w:val="04A0" w:firstRow="1" w:lastRow="0" w:firstColumn="1" w:lastColumn="0" w:noHBand="0" w:noVBand="1"/>
          </w:tblPr>
        </w:tblPrChange>
      </w:tblPr>
      <w:tblGrid>
        <w:gridCol w:w="2891"/>
        <w:gridCol w:w="1761"/>
        <w:gridCol w:w="1252"/>
        <w:gridCol w:w="1252"/>
        <w:gridCol w:w="1252"/>
        <w:tblGridChange w:id="679">
          <w:tblGrid>
            <w:gridCol w:w="2891"/>
            <w:gridCol w:w="370"/>
            <w:gridCol w:w="1247"/>
            <w:gridCol w:w="144"/>
            <w:gridCol w:w="1252"/>
            <w:gridCol w:w="111"/>
            <w:gridCol w:w="1093"/>
            <w:gridCol w:w="48"/>
            <w:gridCol w:w="1252"/>
          </w:tblGrid>
        </w:tblGridChange>
      </w:tblGrid>
      <w:tr w:rsidR="00CB6958" w:rsidRPr="00861362" w:rsidDel="000A1486" w14:paraId="484AD511" w14:textId="788D17A5" w:rsidTr="000A1486">
        <w:trPr>
          <w:cnfStyle w:val="100000000000" w:firstRow="1" w:lastRow="0" w:firstColumn="0" w:lastColumn="0" w:oddVBand="0" w:evenVBand="0" w:oddHBand="0" w:evenHBand="0" w:firstRowFirstColumn="0" w:firstRowLastColumn="0" w:lastRowFirstColumn="0" w:lastRowLastColumn="0"/>
          <w:trHeight w:val="320"/>
          <w:del w:id="680" w:author="Em Lim" w:date="2025-07-31T17:49:00Z"/>
          <w:trPrChange w:id="681" w:author="Em Lim" w:date="2025-07-31T17:49:00Z" w16du:dateUtc="2025-08-01T00:49:00Z">
            <w:trPr>
              <w:trHeight w:val="320"/>
            </w:trPr>
          </w:trPrChange>
        </w:trPr>
        <w:tc>
          <w:tcPr>
            <w:tcW w:w="0" w:type="dxa"/>
            <w:noWrap/>
            <w:hideMark/>
            <w:tcPrChange w:id="682" w:author="Em Lim" w:date="2025-07-31T17:49:00Z" w16du:dateUtc="2025-08-01T00:49:00Z">
              <w:tcPr>
                <w:tcW w:w="3261" w:type="dxa"/>
                <w:gridSpan w:val="2"/>
                <w:noWrap/>
                <w:hideMark/>
              </w:tcPr>
            </w:tcPrChange>
          </w:tcPr>
          <w:p w14:paraId="7D73727D" w14:textId="2F2B8F24"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683" w:author="Em Lim" w:date="2025-07-31T17:49:00Z" w16du:dateUtc="2025-08-01T00:49:00Z"/>
                <w:b/>
                <w:bCs/>
              </w:rPr>
            </w:pPr>
            <w:del w:id="684" w:author="Em Lim" w:date="2025-07-31T17:49:00Z" w16du:dateUtc="2025-08-01T00:49:00Z">
              <w:r w:rsidRPr="00861362" w:rsidDel="000A1486">
                <w:rPr>
                  <w:b/>
                  <w:bCs/>
                </w:rPr>
                <w:delText xml:space="preserve">Hexagrammidae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0.47)</w:delText>
              </w:r>
            </w:del>
          </w:p>
        </w:tc>
        <w:tc>
          <w:tcPr>
            <w:tcW w:w="1247" w:type="dxa"/>
            <w:noWrap/>
            <w:hideMark/>
            <w:tcPrChange w:id="685" w:author="Em Lim" w:date="2025-07-31T17:49:00Z" w16du:dateUtc="2025-08-01T00:49:00Z">
              <w:tcPr>
                <w:tcW w:w="619" w:type="dxa"/>
                <w:noWrap/>
                <w:hideMark/>
              </w:tcPr>
            </w:tcPrChange>
          </w:tcPr>
          <w:p w14:paraId="50FC3233" w14:textId="0918728E"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686" w:author="Em Lim" w:date="2025-07-31T17:49:00Z" w16du:dateUtc="2025-08-01T00:49:00Z"/>
                <w:b/>
                <w:bCs/>
                <w:color w:val="000000"/>
              </w:rPr>
            </w:pPr>
            <w:del w:id="687" w:author="Em Lim" w:date="2025-07-31T17:49:00Z" w16du:dateUtc="2025-08-01T00:49:00Z">
              <w:r w:rsidRPr="00861362" w:rsidDel="000A1486">
                <w:rPr>
                  <w:b/>
                  <w:bCs/>
                  <w:color w:val="000000"/>
                </w:rPr>
                <w:delText>Estimate</w:delText>
              </w:r>
            </w:del>
          </w:p>
        </w:tc>
        <w:tc>
          <w:tcPr>
            <w:tcW w:w="0" w:type="dxa"/>
            <w:noWrap/>
            <w:hideMark/>
            <w:tcPrChange w:id="688" w:author="Em Lim" w:date="2025-07-31T17:49:00Z" w16du:dateUtc="2025-08-01T00:49:00Z">
              <w:tcPr>
                <w:tcW w:w="1507" w:type="dxa"/>
                <w:gridSpan w:val="3"/>
                <w:noWrap/>
                <w:hideMark/>
              </w:tcPr>
            </w:tcPrChange>
          </w:tcPr>
          <w:p w14:paraId="761EB40D" w14:textId="408642AA"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689" w:author="Em Lim" w:date="2025-07-31T17:49:00Z" w16du:dateUtc="2025-08-01T00:49:00Z"/>
                <w:b/>
                <w:bCs/>
                <w:color w:val="000000"/>
              </w:rPr>
            </w:pPr>
            <w:del w:id="690" w:author="Em Lim" w:date="2025-07-31T17:49:00Z" w16du:dateUtc="2025-08-01T00:49:00Z">
              <w:r w:rsidRPr="00861362" w:rsidDel="000A1486">
                <w:rPr>
                  <w:b/>
                  <w:bCs/>
                  <w:color w:val="000000"/>
                </w:rPr>
                <w:delText>Std. error</w:delText>
              </w:r>
            </w:del>
          </w:p>
        </w:tc>
        <w:tc>
          <w:tcPr>
            <w:tcW w:w="0" w:type="dxa"/>
            <w:noWrap/>
            <w:hideMark/>
            <w:tcPrChange w:id="691" w:author="Em Lim" w:date="2025-07-31T17:49:00Z" w16du:dateUtc="2025-08-01T00:49:00Z">
              <w:tcPr>
                <w:tcW w:w="1093" w:type="dxa"/>
                <w:noWrap/>
                <w:hideMark/>
              </w:tcPr>
            </w:tcPrChange>
          </w:tcPr>
          <w:p w14:paraId="12EE5BA6" w14:textId="2F68CE0A"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692" w:author="Em Lim" w:date="2025-07-31T17:49:00Z" w16du:dateUtc="2025-08-01T00:49:00Z"/>
                <w:b/>
                <w:bCs/>
                <w:color w:val="000000"/>
              </w:rPr>
            </w:pPr>
            <w:del w:id="693" w:author="Em Lim" w:date="2025-07-31T17:49:00Z" w16du:dateUtc="2025-08-01T00:49:00Z">
              <w:r w:rsidRPr="00861362" w:rsidDel="000A1486">
                <w:rPr>
                  <w:b/>
                  <w:bCs/>
                  <w:color w:val="000000"/>
                </w:rPr>
                <w:delText>z value</w:delText>
              </w:r>
            </w:del>
          </w:p>
        </w:tc>
        <w:tc>
          <w:tcPr>
            <w:tcW w:w="0" w:type="dxa"/>
            <w:noWrap/>
            <w:hideMark/>
            <w:tcPrChange w:id="694" w:author="Em Lim" w:date="2025-07-31T17:49:00Z" w16du:dateUtc="2025-08-01T00:49:00Z">
              <w:tcPr>
                <w:tcW w:w="1300" w:type="dxa"/>
                <w:gridSpan w:val="2"/>
                <w:noWrap/>
                <w:hideMark/>
              </w:tcPr>
            </w:tcPrChange>
          </w:tcPr>
          <w:p w14:paraId="5D3EAB9F" w14:textId="5910E77A" w:rsidR="00CB6958" w:rsidRPr="00861362" w:rsidDel="000A1486" w:rsidRDefault="00CB6958" w:rsidP="00806FD8">
            <w:pPr>
              <w:jc w:val="left"/>
              <w:cnfStyle w:val="100000000000" w:firstRow="1" w:lastRow="0" w:firstColumn="0" w:lastColumn="0" w:oddVBand="0" w:evenVBand="0" w:oddHBand="0" w:evenHBand="0" w:firstRowFirstColumn="0" w:firstRowLastColumn="0" w:lastRowFirstColumn="0" w:lastRowLastColumn="0"/>
              <w:rPr>
                <w:del w:id="695" w:author="Em Lim" w:date="2025-07-31T17:49:00Z" w16du:dateUtc="2025-08-01T00:49:00Z"/>
                <w:b/>
                <w:bCs/>
                <w:color w:val="000000"/>
              </w:rPr>
            </w:pPr>
            <w:del w:id="696" w:author="Em Lim" w:date="2025-07-31T17:49:00Z" w16du:dateUtc="2025-08-01T00:49:00Z">
              <w:r w:rsidRPr="00861362" w:rsidDel="000A1486">
                <w:rPr>
                  <w:b/>
                  <w:bCs/>
                  <w:color w:val="000000"/>
                </w:rPr>
                <w:delText>p value</w:delText>
              </w:r>
            </w:del>
          </w:p>
        </w:tc>
      </w:tr>
      <w:tr w:rsidR="00CB6958" w:rsidRPr="00861362" w:rsidDel="000A1486" w14:paraId="5988F4D0" w14:textId="1569D7B0" w:rsidTr="000A1486">
        <w:trPr>
          <w:trHeight w:val="320"/>
          <w:del w:id="697" w:author="Em Lim" w:date="2025-07-31T17:49:00Z"/>
          <w:trPrChange w:id="698" w:author="Em Lim" w:date="2025-07-31T17:49:00Z" w16du:dateUtc="2025-08-01T00:49:00Z">
            <w:trPr>
              <w:trHeight w:val="320"/>
            </w:trPr>
          </w:trPrChange>
        </w:trPr>
        <w:tc>
          <w:tcPr>
            <w:tcW w:w="0" w:type="dxa"/>
            <w:noWrap/>
            <w:hideMark/>
            <w:tcPrChange w:id="699" w:author="Em Lim" w:date="2025-07-31T17:49:00Z" w16du:dateUtc="2025-08-01T00:49:00Z">
              <w:tcPr>
                <w:tcW w:w="3261" w:type="dxa"/>
                <w:gridSpan w:val="2"/>
                <w:noWrap/>
                <w:hideMark/>
              </w:tcPr>
            </w:tcPrChange>
          </w:tcPr>
          <w:p w14:paraId="79DCD300" w14:textId="0C640FC3" w:rsidR="00CB6958" w:rsidRPr="00861362" w:rsidDel="000A1486" w:rsidRDefault="00CB6958" w:rsidP="00806FD8">
            <w:pPr>
              <w:jc w:val="left"/>
              <w:rPr>
                <w:del w:id="700" w:author="Em Lim" w:date="2025-07-31T17:49:00Z" w16du:dateUtc="2025-08-01T00:49:00Z"/>
                <w:color w:val="000000"/>
              </w:rPr>
            </w:pPr>
            <w:del w:id="701" w:author="Em Lim" w:date="2025-07-31T17:49:00Z" w16du:dateUtc="2025-08-01T00:49:00Z">
              <w:r w:rsidRPr="00861362" w:rsidDel="000A1486">
                <w:rPr>
                  <w:color w:val="000000"/>
                </w:rPr>
                <w:delText>Intercept</w:delText>
              </w:r>
            </w:del>
          </w:p>
        </w:tc>
        <w:tc>
          <w:tcPr>
            <w:tcW w:w="1247" w:type="dxa"/>
            <w:noWrap/>
            <w:hideMark/>
            <w:tcPrChange w:id="702" w:author="Em Lim" w:date="2025-07-31T17:49:00Z" w16du:dateUtc="2025-08-01T00:49:00Z">
              <w:tcPr>
                <w:tcW w:w="619" w:type="dxa"/>
                <w:noWrap/>
                <w:hideMark/>
              </w:tcPr>
            </w:tcPrChange>
          </w:tcPr>
          <w:p w14:paraId="2797A16F" w14:textId="7D5D53D4" w:rsidR="00CB6958" w:rsidRPr="00861362" w:rsidDel="000A1486" w:rsidRDefault="00CB6958" w:rsidP="00806FD8">
            <w:pPr>
              <w:jc w:val="left"/>
              <w:rPr>
                <w:del w:id="703" w:author="Em Lim" w:date="2025-07-31T17:49:00Z" w16du:dateUtc="2025-08-01T00:49:00Z"/>
                <w:color w:val="000000"/>
              </w:rPr>
            </w:pPr>
            <w:del w:id="704" w:author="Em Lim" w:date="2025-07-31T17:49:00Z" w16du:dateUtc="2025-08-01T00:49:00Z">
              <w:r w:rsidRPr="00861362" w:rsidDel="000A1486">
                <w:rPr>
                  <w:color w:val="000000"/>
                </w:rPr>
                <w:delText>4.96</w:delText>
              </w:r>
            </w:del>
          </w:p>
        </w:tc>
        <w:tc>
          <w:tcPr>
            <w:tcW w:w="0" w:type="dxa"/>
            <w:noWrap/>
            <w:hideMark/>
            <w:tcPrChange w:id="705" w:author="Em Lim" w:date="2025-07-31T17:49:00Z" w16du:dateUtc="2025-08-01T00:49:00Z">
              <w:tcPr>
                <w:tcW w:w="1507" w:type="dxa"/>
                <w:gridSpan w:val="3"/>
                <w:noWrap/>
                <w:hideMark/>
              </w:tcPr>
            </w:tcPrChange>
          </w:tcPr>
          <w:p w14:paraId="7F18F184" w14:textId="5DF396D1" w:rsidR="00CB6958" w:rsidRPr="00861362" w:rsidDel="000A1486" w:rsidRDefault="00CB6958" w:rsidP="00806FD8">
            <w:pPr>
              <w:jc w:val="left"/>
              <w:rPr>
                <w:del w:id="706" w:author="Em Lim" w:date="2025-07-31T17:49:00Z" w16du:dateUtc="2025-08-01T00:49:00Z"/>
                <w:color w:val="000000"/>
              </w:rPr>
            </w:pPr>
            <w:del w:id="707" w:author="Em Lim" w:date="2025-07-31T17:49:00Z" w16du:dateUtc="2025-08-01T00:49:00Z">
              <w:r w:rsidRPr="00861362" w:rsidDel="000A1486">
                <w:rPr>
                  <w:color w:val="000000"/>
                </w:rPr>
                <w:delText>2.54</w:delText>
              </w:r>
            </w:del>
          </w:p>
        </w:tc>
        <w:tc>
          <w:tcPr>
            <w:tcW w:w="0" w:type="dxa"/>
            <w:noWrap/>
            <w:hideMark/>
            <w:tcPrChange w:id="708" w:author="Em Lim" w:date="2025-07-31T17:49:00Z" w16du:dateUtc="2025-08-01T00:49:00Z">
              <w:tcPr>
                <w:tcW w:w="1093" w:type="dxa"/>
                <w:noWrap/>
                <w:hideMark/>
              </w:tcPr>
            </w:tcPrChange>
          </w:tcPr>
          <w:p w14:paraId="7AF65F1E" w14:textId="107C1763" w:rsidR="00CB6958" w:rsidRPr="00861362" w:rsidDel="000A1486" w:rsidRDefault="00CB6958" w:rsidP="00806FD8">
            <w:pPr>
              <w:jc w:val="left"/>
              <w:rPr>
                <w:del w:id="709" w:author="Em Lim" w:date="2025-07-31T17:49:00Z" w16du:dateUtc="2025-08-01T00:49:00Z"/>
                <w:color w:val="000000"/>
              </w:rPr>
            </w:pPr>
            <w:del w:id="710" w:author="Em Lim" w:date="2025-07-31T17:49:00Z" w16du:dateUtc="2025-08-01T00:49:00Z">
              <w:r w:rsidRPr="00861362" w:rsidDel="000A1486">
                <w:rPr>
                  <w:color w:val="000000"/>
                </w:rPr>
                <w:delText>1.95</w:delText>
              </w:r>
            </w:del>
          </w:p>
        </w:tc>
        <w:tc>
          <w:tcPr>
            <w:tcW w:w="0" w:type="dxa"/>
            <w:noWrap/>
            <w:hideMark/>
            <w:tcPrChange w:id="711" w:author="Em Lim" w:date="2025-07-31T17:49:00Z" w16du:dateUtc="2025-08-01T00:49:00Z">
              <w:tcPr>
                <w:tcW w:w="1300" w:type="dxa"/>
                <w:gridSpan w:val="2"/>
                <w:noWrap/>
                <w:hideMark/>
              </w:tcPr>
            </w:tcPrChange>
          </w:tcPr>
          <w:p w14:paraId="58AC0000" w14:textId="453ECDCC" w:rsidR="00CB6958" w:rsidRPr="00861362" w:rsidDel="000A1486" w:rsidRDefault="00CB6958" w:rsidP="00806FD8">
            <w:pPr>
              <w:jc w:val="left"/>
              <w:rPr>
                <w:del w:id="712" w:author="Em Lim" w:date="2025-07-31T17:49:00Z" w16du:dateUtc="2025-08-01T00:49:00Z"/>
                <w:color w:val="000000"/>
              </w:rPr>
            </w:pPr>
            <w:del w:id="713" w:author="Em Lim" w:date="2025-07-31T17:49:00Z" w16du:dateUtc="2025-08-01T00:49:00Z">
              <w:r w:rsidRPr="00861362" w:rsidDel="000A1486">
                <w:rPr>
                  <w:color w:val="000000"/>
                </w:rPr>
                <w:delText>0.05</w:delText>
              </w:r>
            </w:del>
          </w:p>
        </w:tc>
      </w:tr>
      <w:tr w:rsidR="00CB6958" w:rsidRPr="00861362" w:rsidDel="000A1486" w14:paraId="22A2EFF1" w14:textId="195D01C6" w:rsidTr="000A1486">
        <w:trPr>
          <w:trHeight w:val="320"/>
          <w:del w:id="714" w:author="Em Lim" w:date="2025-07-31T17:49:00Z"/>
          <w:trPrChange w:id="715" w:author="Em Lim" w:date="2025-07-31T17:49:00Z" w16du:dateUtc="2025-08-01T00:49:00Z">
            <w:trPr>
              <w:trHeight w:val="320"/>
            </w:trPr>
          </w:trPrChange>
        </w:trPr>
        <w:tc>
          <w:tcPr>
            <w:tcW w:w="0" w:type="dxa"/>
            <w:noWrap/>
            <w:hideMark/>
            <w:tcPrChange w:id="716" w:author="Em Lim" w:date="2025-07-31T17:49:00Z" w16du:dateUtc="2025-08-01T00:49:00Z">
              <w:tcPr>
                <w:tcW w:w="3261" w:type="dxa"/>
                <w:gridSpan w:val="2"/>
                <w:noWrap/>
                <w:hideMark/>
              </w:tcPr>
            </w:tcPrChange>
          </w:tcPr>
          <w:p w14:paraId="7624B038" w14:textId="259E8005" w:rsidR="00CB6958" w:rsidRPr="00861362" w:rsidDel="000A1486" w:rsidRDefault="00CB6958" w:rsidP="00806FD8">
            <w:pPr>
              <w:jc w:val="left"/>
              <w:rPr>
                <w:del w:id="717" w:author="Em Lim" w:date="2025-07-31T17:49:00Z" w16du:dateUtc="2025-08-01T00:49:00Z"/>
                <w:color w:val="000000"/>
              </w:rPr>
            </w:pPr>
            <w:del w:id="718" w:author="Em Lim" w:date="2025-07-31T17:49:00Z" w16du:dateUtc="2025-08-01T00:49:00Z">
              <w:r w:rsidRPr="00861362" w:rsidDel="000A1486">
                <w:rPr>
                  <w:color w:val="000000"/>
                </w:rPr>
                <w:delText>Abundance</w:delText>
              </w:r>
            </w:del>
          </w:p>
        </w:tc>
        <w:tc>
          <w:tcPr>
            <w:tcW w:w="1247" w:type="dxa"/>
            <w:noWrap/>
            <w:hideMark/>
            <w:tcPrChange w:id="719" w:author="Em Lim" w:date="2025-07-31T17:49:00Z" w16du:dateUtc="2025-08-01T00:49:00Z">
              <w:tcPr>
                <w:tcW w:w="619" w:type="dxa"/>
                <w:noWrap/>
                <w:hideMark/>
              </w:tcPr>
            </w:tcPrChange>
          </w:tcPr>
          <w:p w14:paraId="78893A51" w14:textId="019115C7" w:rsidR="00CB6958" w:rsidRPr="00861362" w:rsidDel="000A1486" w:rsidRDefault="00CB6958" w:rsidP="00806FD8">
            <w:pPr>
              <w:jc w:val="left"/>
              <w:rPr>
                <w:del w:id="720" w:author="Em Lim" w:date="2025-07-31T17:49:00Z" w16du:dateUtc="2025-08-01T00:49:00Z"/>
                <w:color w:val="000000"/>
              </w:rPr>
            </w:pPr>
            <w:del w:id="721" w:author="Em Lim" w:date="2025-07-31T17:49:00Z" w16du:dateUtc="2025-08-01T00:49:00Z">
              <w:r w:rsidRPr="00861362" w:rsidDel="000A1486">
                <w:rPr>
                  <w:color w:val="000000"/>
                </w:rPr>
                <w:delText>14.67</w:delText>
              </w:r>
            </w:del>
          </w:p>
        </w:tc>
        <w:tc>
          <w:tcPr>
            <w:tcW w:w="0" w:type="dxa"/>
            <w:noWrap/>
            <w:hideMark/>
            <w:tcPrChange w:id="722" w:author="Em Lim" w:date="2025-07-31T17:49:00Z" w16du:dateUtc="2025-08-01T00:49:00Z">
              <w:tcPr>
                <w:tcW w:w="1507" w:type="dxa"/>
                <w:gridSpan w:val="3"/>
                <w:noWrap/>
                <w:hideMark/>
              </w:tcPr>
            </w:tcPrChange>
          </w:tcPr>
          <w:p w14:paraId="438F3DDF" w14:textId="4A15F8A3" w:rsidR="00CB6958" w:rsidRPr="00861362" w:rsidDel="000A1486" w:rsidRDefault="00CB6958" w:rsidP="00806FD8">
            <w:pPr>
              <w:jc w:val="left"/>
              <w:rPr>
                <w:del w:id="723" w:author="Em Lim" w:date="2025-07-31T17:49:00Z" w16du:dateUtc="2025-08-01T00:49:00Z"/>
                <w:color w:val="000000"/>
              </w:rPr>
            </w:pPr>
            <w:del w:id="724" w:author="Em Lim" w:date="2025-07-31T17:49:00Z" w16du:dateUtc="2025-08-01T00:49:00Z">
              <w:r w:rsidRPr="00861362" w:rsidDel="000A1486">
                <w:rPr>
                  <w:color w:val="000000"/>
                </w:rPr>
                <w:delText>6.69</w:delText>
              </w:r>
            </w:del>
          </w:p>
        </w:tc>
        <w:tc>
          <w:tcPr>
            <w:tcW w:w="0" w:type="dxa"/>
            <w:noWrap/>
            <w:hideMark/>
            <w:tcPrChange w:id="725" w:author="Em Lim" w:date="2025-07-31T17:49:00Z" w16du:dateUtc="2025-08-01T00:49:00Z">
              <w:tcPr>
                <w:tcW w:w="1093" w:type="dxa"/>
                <w:noWrap/>
                <w:hideMark/>
              </w:tcPr>
            </w:tcPrChange>
          </w:tcPr>
          <w:p w14:paraId="69456502" w14:textId="6DC8B33E" w:rsidR="00CB6958" w:rsidRPr="00861362" w:rsidDel="000A1486" w:rsidRDefault="00CB6958" w:rsidP="00806FD8">
            <w:pPr>
              <w:jc w:val="left"/>
              <w:rPr>
                <w:del w:id="726" w:author="Em Lim" w:date="2025-07-31T17:49:00Z" w16du:dateUtc="2025-08-01T00:49:00Z"/>
                <w:color w:val="000000"/>
              </w:rPr>
            </w:pPr>
            <w:del w:id="727" w:author="Em Lim" w:date="2025-07-31T17:49:00Z" w16du:dateUtc="2025-08-01T00:49:00Z">
              <w:r w:rsidRPr="00861362" w:rsidDel="000A1486">
                <w:rPr>
                  <w:color w:val="000000"/>
                </w:rPr>
                <w:delText>2.19</w:delText>
              </w:r>
            </w:del>
          </w:p>
        </w:tc>
        <w:tc>
          <w:tcPr>
            <w:tcW w:w="0" w:type="dxa"/>
            <w:noWrap/>
            <w:hideMark/>
            <w:tcPrChange w:id="728" w:author="Em Lim" w:date="2025-07-31T17:49:00Z" w16du:dateUtc="2025-08-01T00:49:00Z">
              <w:tcPr>
                <w:tcW w:w="1300" w:type="dxa"/>
                <w:gridSpan w:val="2"/>
                <w:noWrap/>
                <w:hideMark/>
              </w:tcPr>
            </w:tcPrChange>
          </w:tcPr>
          <w:p w14:paraId="2640E521" w14:textId="2CC84071" w:rsidR="00CB6958" w:rsidRPr="00861362" w:rsidDel="000A1486" w:rsidRDefault="00CB6958" w:rsidP="00806FD8">
            <w:pPr>
              <w:jc w:val="left"/>
              <w:rPr>
                <w:del w:id="729" w:author="Em Lim" w:date="2025-07-31T17:49:00Z" w16du:dateUtc="2025-08-01T00:49:00Z"/>
                <w:color w:val="000000"/>
              </w:rPr>
            </w:pPr>
            <w:del w:id="730" w:author="Em Lim" w:date="2025-07-31T17:49:00Z" w16du:dateUtc="2025-08-01T00:49:00Z">
              <w:r w:rsidRPr="00861362" w:rsidDel="000A1486">
                <w:rPr>
                  <w:color w:val="000000"/>
                </w:rPr>
                <w:delText>0.03</w:delText>
              </w:r>
            </w:del>
          </w:p>
        </w:tc>
      </w:tr>
      <w:tr w:rsidR="00CB6958" w:rsidRPr="00861362" w:rsidDel="000A1486" w14:paraId="135FBE55" w14:textId="5156DB2A" w:rsidTr="000A1486">
        <w:trPr>
          <w:trHeight w:val="320"/>
          <w:del w:id="731" w:author="Em Lim" w:date="2025-07-31T17:49:00Z"/>
          <w:trPrChange w:id="732" w:author="Em Lim" w:date="2025-07-31T17:49:00Z" w16du:dateUtc="2025-08-01T00:49:00Z">
            <w:trPr>
              <w:trHeight w:val="320"/>
            </w:trPr>
          </w:trPrChange>
        </w:trPr>
        <w:tc>
          <w:tcPr>
            <w:tcW w:w="0" w:type="dxa"/>
            <w:noWrap/>
            <w:hideMark/>
            <w:tcPrChange w:id="733" w:author="Em Lim" w:date="2025-07-31T17:49:00Z" w16du:dateUtc="2025-08-01T00:49:00Z">
              <w:tcPr>
                <w:tcW w:w="3261" w:type="dxa"/>
                <w:gridSpan w:val="2"/>
                <w:noWrap/>
                <w:hideMark/>
              </w:tcPr>
            </w:tcPrChange>
          </w:tcPr>
          <w:p w14:paraId="5FDBB8EE" w14:textId="196B9047" w:rsidR="00CB6958" w:rsidRPr="00861362" w:rsidDel="000A1486" w:rsidRDefault="00CB6958" w:rsidP="00806FD8">
            <w:pPr>
              <w:jc w:val="left"/>
              <w:rPr>
                <w:del w:id="734" w:author="Em Lim" w:date="2025-07-31T17:49:00Z" w16du:dateUtc="2025-08-01T00:49:00Z"/>
                <w:color w:val="000000"/>
              </w:rPr>
            </w:pPr>
            <w:del w:id="735" w:author="Em Lim" w:date="2025-07-31T17:49:00Z" w16du:dateUtc="2025-08-01T00:49:00Z">
              <w:r w:rsidRPr="00861362" w:rsidDel="000A1486">
                <w:rPr>
                  <w:color w:val="000000"/>
                </w:rPr>
                <w:delText>Tide exchange</w:delText>
              </w:r>
            </w:del>
          </w:p>
        </w:tc>
        <w:tc>
          <w:tcPr>
            <w:tcW w:w="1247" w:type="dxa"/>
            <w:noWrap/>
            <w:hideMark/>
            <w:tcPrChange w:id="736" w:author="Em Lim" w:date="2025-07-31T17:49:00Z" w16du:dateUtc="2025-08-01T00:49:00Z">
              <w:tcPr>
                <w:tcW w:w="619" w:type="dxa"/>
                <w:noWrap/>
                <w:hideMark/>
              </w:tcPr>
            </w:tcPrChange>
          </w:tcPr>
          <w:p w14:paraId="0B526E23" w14:textId="3CAC60C9" w:rsidR="00CB6958" w:rsidRPr="00861362" w:rsidDel="000A1486" w:rsidRDefault="00CB6958" w:rsidP="00806FD8">
            <w:pPr>
              <w:jc w:val="left"/>
              <w:rPr>
                <w:del w:id="737" w:author="Em Lim" w:date="2025-07-31T17:49:00Z" w16du:dateUtc="2025-08-01T00:49:00Z"/>
                <w:color w:val="000000"/>
              </w:rPr>
            </w:pPr>
            <w:del w:id="738" w:author="Em Lim" w:date="2025-07-31T17:49:00Z" w16du:dateUtc="2025-08-01T00:49:00Z">
              <w:r w:rsidRPr="00861362" w:rsidDel="000A1486">
                <w:rPr>
                  <w:color w:val="000000"/>
                </w:rPr>
                <w:delText>-3.35</w:delText>
              </w:r>
            </w:del>
          </w:p>
        </w:tc>
        <w:tc>
          <w:tcPr>
            <w:tcW w:w="0" w:type="dxa"/>
            <w:noWrap/>
            <w:hideMark/>
            <w:tcPrChange w:id="739" w:author="Em Lim" w:date="2025-07-31T17:49:00Z" w16du:dateUtc="2025-08-01T00:49:00Z">
              <w:tcPr>
                <w:tcW w:w="1507" w:type="dxa"/>
                <w:gridSpan w:val="3"/>
                <w:noWrap/>
                <w:hideMark/>
              </w:tcPr>
            </w:tcPrChange>
          </w:tcPr>
          <w:p w14:paraId="7457E8DD" w14:textId="5EE2D7D6" w:rsidR="00CB6958" w:rsidRPr="00861362" w:rsidDel="000A1486" w:rsidRDefault="00CB6958" w:rsidP="00806FD8">
            <w:pPr>
              <w:jc w:val="left"/>
              <w:rPr>
                <w:del w:id="740" w:author="Em Lim" w:date="2025-07-31T17:49:00Z" w16du:dateUtc="2025-08-01T00:49:00Z"/>
                <w:color w:val="000000"/>
              </w:rPr>
            </w:pPr>
            <w:del w:id="741" w:author="Em Lim" w:date="2025-07-31T17:49:00Z" w16du:dateUtc="2025-08-01T00:49:00Z">
              <w:r w:rsidRPr="00861362" w:rsidDel="000A1486">
                <w:rPr>
                  <w:color w:val="000000"/>
                </w:rPr>
                <w:delText>2.01</w:delText>
              </w:r>
            </w:del>
          </w:p>
        </w:tc>
        <w:tc>
          <w:tcPr>
            <w:tcW w:w="0" w:type="dxa"/>
            <w:noWrap/>
            <w:hideMark/>
            <w:tcPrChange w:id="742" w:author="Em Lim" w:date="2025-07-31T17:49:00Z" w16du:dateUtc="2025-08-01T00:49:00Z">
              <w:tcPr>
                <w:tcW w:w="1093" w:type="dxa"/>
                <w:noWrap/>
                <w:hideMark/>
              </w:tcPr>
            </w:tcPrChange>
          </w:tcPr>
          <w:p w14:paraId="6B8D504E" w14:textId="09D87506" w:rsidR="00CB6958" w:rsidRPr="00861362" w:rsidDel="000A1486" w:rsidRDefault="00CB6958" w:rsidP="00806FD8">
            <w:pPr>
              <w:jc w:val="left"/>
              <w:rPr>
                <w:del w:id="743" w:author="Em Lim" w:date="2025-07-31T17:49:00Z" w16du:dateUtc="2025-08-01T00:49:00Z"/>
                <w:color w:val="000000"/>
              </w:rPr>
            </w:pPr>
            <w:del w:id="744" w:author="Em Lim" w:date="2025-07-31T17:49:00Z" w16du:dateUtc="2025-08-01T00:49:00Z">
              <w:r w:rsidRPr="00861362" w:rsidDel="000A1486">
                <w:rPr>
                  <w:color w:val="000000"/>
                </w:rPr>
                <w:delText>-1.67</w:delText>
              </w:r>
            </w:del>
          </w:p>
        </w:tc>
        <w:tc>
          <w:tcPr>
            <w:tcW w:w="0" w:type="dxa"/>
            <w:noWrap/>
            <w:hideMark/>
            <w:tcPrChange w:id="745" w:author="Em Lim" w:date="2025-07-31T17:49:00Z" w16du:dateUtc="2025-08-01T00:49:00Z">
              <w:tcPr>
                <w:tcW w:w="1300" w:type="dxa"/>
                <w:gridSpan w:val="2"/>
                <w:noWrap/>
                <w:hideMark/>
              </w:tcPr>
            </w:tcPrChange>
          </w:tcPr>
          <w:p w14:paraId="274EC170" w14:textId="4A8E54C5" w:rsidR="00CB6958" w:rsidRPr="00861362" w:rsidDel="000A1486" w:rsidRDefault="00CB6958" w:rsidP="00806FD8">
            <w:pPr>
              <w:jc w:val="left"/>
              <w:rPr>
                <w:del w:id="746" w:author="Em Lim" w:date="2025-07-31T17:49:00Z" w16du:dateUtc="2025-08-01T00:49:00Z"/>
                <w:color w:val="000000"/>
              </w:rPr>
            </w:pPr>
            <w:del w:id="747" w:author="Em Lim" w:date="2025-07-31T17:49:00Z" w16du:dateUtc="2025-08-01T00:49:00Z">
              <w:r w:rsidRPr="00861362" w:rsidDel="000A1486">
                <w:rPr>
                  <w:color w:val="000000"/>
                </w:rPr>
                <w:delText>0.10</w:delText>
              </w:r>
            </w:del>
          </w:p>
        </w:tc>
      </w:tr>
      <w:tr w:rsidR="00CB6958" w:rsidRPr="00861362" w:rsidDel="000A1486" w14:paraId="3FA17858" w14:textId="5B15E25F" w:rsidTr="000A1486">
        <w:trPr>
          <w:trHeight w:val="320"/>
          <w:del w:id="748" w:author="Em Lim" w:date="2025-07-31T17:49:00Z"/>
          <w:trPrChange w:id="749" w:author="Em Lim" w:date="2025-07-31T17:49:00Z" w16du:dateUtc="2025-08-01T00:49:00Z">
            <w:trPr>
              <w:trHeight w:val="320"/>
            </w:trPr>
          </w:trPrChange>
        </w:trPr>
        <w:tc>
          <w:tcPr>
            <w:tcW w:w="0" w:type="dxa"/>
            <w:noWrap/>
            <w:hideMark/>
            <w:tcPrChange w:id="750" w:author="Em Lim" w:date="2025-07-31T17:49:00Z" w16du:dateUtc="2025-08-01T00:49:00Z">
              <w:tcPr>
                <w:tcW w:w="3261" w:type="dxa"/>
                <w:gridSpan w:val="2"/>
                <w:noWrap/>
                <w:hideMark/>
              </w:tcPr>
            </w:tcPrChange>
          </w:tcPr>
          <w:p w14:paraId="5B1571C8" w14:textId="2947618F" w:rsidR="00CB6958" w:rsidRPr="00861362" w:rsidDel="000A1486" w:rsidRDefault="00CB6958" w:rsidP="00806FD8">
            <w:pPr>
              <w:jc w:val="left"/>
              <w:rPr>
                <w:del w:id="751" w:author="Em Lim" w:date="2025-07-31T17:49:00Z" w16du:dateUtc="2025-08-01T00:49:00Z"/>
                <w:color w:val="000000"/>
              </w:rPr>
            </w:pPr>
            <w:del w:id="752" w:author="Em Lim" w:date="2025-07-31T17:49:00Z" w16du:dateUtc="2025-08-01T00:49:00Z">
              <w:r w:rsidRPr="00861362" w:rsidDel="000A1486">
                <w:rPr>
                  <w:color w:val="000000"/>
                </w:rPr>
                <w:delText>Biodiversity</w:delText>
              </w:r>
            </w:del>
          </w:p>
        </w:tc>
        <w:tc>
          <w:tcPr>
            <w:tcW w:w="1247" w:type="dxa"/>
            <w:noWrap/>
            <w:hideMark/>
            <w:tcPrChange w:id="753" w:author="Em Lim" w:date="2025-07-31T17:49:00Z" w16du:dateUtc="2025-08-01T00:49:00Z">
              <w:tcPr>
                <w:tcW w:w="619" w:type="dxa"/>
                <w:noWrap/>
                <w:hideMark/>
              </w:tcPr>
            </w:tcPrChange>
          </w:tcPr>
          <w:p w14:paraId="60BAFA9E" w14:textId="05A64405" w:rsidR="00CB6958" w:rsidRPr="00861362" w:rsidDel="000A1486" w:rsidRDefault="00CB6958" w:rsidP="00806FD8">
            <w:pPr>
              <w:jc w:val="left"/>
              <w:rPr>
                <w:del w:id="754" w:author="Em Lim" w:date="2025-07-31T17:49:00Z" w16du:dateUtc="2025-08-01T00:49:00Z"/>
                <w:color w:val="000000"/>
              </w:rPr>
            </w:pPr>
            <w:del w:id="755" w:author="Em Lim" w:date="2025-07-31T17:49:00Z" w16du:dateUtc="2025-08-01T00:49:00Z">
              <w:r w:rsidRPr="00861362" w:rsidDel="000A1486">
                <w:rPr>
                  <w:color w:val="000000"/>
                </w:rPr>
                <w:delText>0.01</w:delText>
              </w:r>
            </w:del>
          </w:p>
        </w:tc>
        <w:tc>
          <w:tcPr>
            <w:tcW w:w="0" w:type="dxa"/>
            <w:noWrap/>
            <w:hideMark/>
            <w:tcPrChange w:id="756" w:author="Em Lim" w:date="2025-07-31T17:49:00Z" w16du:dateUtc="2025-08-01T00:49:00Z">
              <w:tcPr>
                <w:tcW w:w="1507" w:type="dxa"/>
                <w:gridSpan w:val="3"/>
                <w:noWrap/>
                <w:hideMark/>
              </w:tcPr>
            </w:tcPrChange>
          </w:tcPr>
          <w:p w14:paraId="002D6DFF" w14:textId="58312C69" w:rsidR="00CB6958" w:rsidRPr="00861362" w:rsidDel="000A1486" w:rsidRDefault="00CB6958" w:rsidP="00806FD8">
            <w:pPr>
              <w:jc w:val="left"/>
              <w:rPr>
                <w:del w:id="757" w:author="Em Lim" w:date="2025-07-31T17:49:00Z" w16du:dateUtc="2025-08-01T00:49:00Z"/>
                <w:color w:val="000000"/>
              </w:rPr>
            </w:pPr>
            <w:del w:id="758" w:author="Em Lim" w:date="2025-07-31T17:49:00Z" w16du:dateUtc="2025-08-01T00:49:00Z">
              <w:r w:rsidRPr="00861362" w:rsidDel="000A1486">
                <w:rPr>
                  <w:color w:val="000000"/>
                </w:rPr>
                <w:delText>0.09</w:delText>
              </w:r>
            </w:del>
          </w:p>
        </w:tc>
        <w:tc>
          <w:tcPr>
            <w:tcW w:w="0" w:type="dxa"/>
            <w:noWrap/>
            <w:hideMark/>
            <w:tcPrChange w:id="759" w:author="Em Lim" w:date="2025-07-31T17:49:00Z" w16du:dateUtc="2025-08-01T00:49:00Z">
              <w:tcPr>
                <w:tcW w:w="1093" w:type="dxa"/>
                <w:noWrap/>
                <w:hideMark/>
              </w:tcPr>
            </w:tcPrChange>
          </w:tcPr>
          <w:p w14:paraId="69E18702" w14:textId="14CCCB13" w:rsidR="00CB6958" w:rsidRPr="00861362" w:rsidDel="000A1486" w:rsidRDefault="00CB6958" w:rsidP="00806FD8">
            <w:pPr>
              <w:jc w:val="left"/>
              <w:rPr>
                <w:del w:id="760" w:author="Em Lim" w:date="2025-07-31T17:49:00Z" w16du:dateUtc="2025-08-01T00:49:00Z"/>
                <w:color w:val="000000"/>
              </w:rPr>
            </w:pPr>
            <w:del w:id="761" w:author="Em Lim" w:date="2025-07-31T17:49:00Z" w16du:dateUtc="2025-08-01T00:49:00Z">
              <w:r w:rsidRPr="00861362" w:rsidDel="000A1486">
                <w:rPr>
                  <w:color w:val="000000"/>
                </w:rPr>
                <w:delText>0.11</w:delText>
              </w:r>
            </w:del>
          </w:p>
        </w:tc>
        <w:tc>
          <w:tcPr>
            <w:tcW w:w="0" w:type="dxa"/>
            <w:noWrap/>
            <w:hideMark/>
            <w:tcPrChange w:id="762" w:author="Em Lim" w:date="2025-07-31T17:49:00Z" w16du:dateUtc="2025-08-01T00:49:00Z">
              <w:tcPr>
                <w:tcW w:w="1300" w:type="dxa"/>
                <w:gridSpan w:val="2"/>
                <w:noWrap/>
                <w:hideMark/>
              </w:tcPr>
            </w:tcPrChange>
          </w:tcPr>
          <w:p w14:paraId="0C053A7D" w14:textId="38D4E9B0" w:rsidR="00CB6958" w:rsidRPr="00861362" w:rsidDel="000A1486" w:rsidRDefault="00CB6958" w:rsidP="00806FD8">
            <w:pPr>
              <w:jc w:val="left"/>
              <w:rPr>
                <w:del w:id="763" w:author="Em Lim" w:date="2025-07-31T17:49:00Z" w16du:dateUtc="2025-08-01T00:49:00Z"/>
                <w:color w:val="000000"/>
              </w:rPr>
            </w:pPr>
            <w:del w:id="764" w:author="Em Lim" w:date="2025-07-31T17:49:00Z" w16du:dateUtc="2025-08-01T00:49:00Z">
              <w:r w:rsidRPr="00861362" w:rsidDel="000A1486">
                <w:rPr>
                  <w:color w:val="000000"/>
                </w:rPr>
                <w:delText>0.91</w:delText>
              </w:r>
            </w:del>
          </w:p>
        </w:tc>
      </w:tr>
      <w:tr w:rsidR="00CB6958" w:rsidRPr="00861362" w:rsidDel="000A1486" w14:paraId="26027CCF" w14:textId="54360CCE" w:rsidTr="000A1486">
        <w:trPr>
          <w:trHeight w:val="320"/>
          <w:del w:id="765" w:author="Em Lim" w:date="2025-07-31T17:49:00Z"/>
          <w:trPrChange w:id="766" w:author="Em Lim" w:date="2025-07-31T17:49:00Z" w16du:dateUtc="2025-08-01T00:49:00Z">
            <w:trPr>
              <w:trHeight w:val="320"/>
            </w:trPr>
          </w:trPrChange>
        </w:trPr>
        <w:tc>
          <w:tcPr>
            <w:tcW w:w="0" w:type="dxa"/>
            <w:noWrap/>
            <w:hideMark/>
            <w:tcPrChange w:id="767" w:author="Em Lim" w:date="2025-07-31T17:49:00Z" w16du:dateUtc="2025-08-01T00:49:00Z">
              <w:tcPr>
                <w:tcW w:w="3261" w:type="dxa"/>
                <w:gridSpan w:val="2"/>
                <w:noWrap/>
                <w:hideMark/>
              </w:tcPr>
            </w:tcPrChange>
          </w:tcPr>
          <w:p w14:paraId="3092A4E2" w14:textId="46263CDF" w:rsidR="00CB6958" w:rsidRPr="00861362" w:rsidDel="000A1486" w:rsidRDefault="00CB6958" w:rsidP="00806FD8">
            <w:pPr>
              <w:jc w:val="left"/>
              <w:rPr>
                <w:del w:id="768" w:author="Em Lim" w:date="2025-07-31T17:49:00Z" w16du:dateUtc="2025-08-01T00:49:00Z"/>
                <w:color w:val="000000"/>
              </w:rPr>
            </w:pPr>
            <w:del w:id="769" w:author="Em Lim" w:date="2025-07-31T17:49:00Z" w16du:dateUtc="2025-08-01T00:49:00Z">
              <w:r w:rsidRPr="00861362" w:rsidDel="000A1486">
                <w:rPr>
                  <w:color w:val="000000"/>
                </w:rPr>
                <w:delText>Depth</w:delText>
              </w:r>
            </w:del>
          </w:p>
        </w:tc>
        <w:tc>
          <w:tcPr>
            <w:tcW w:w="1247" w:type="dxa"/>
            <w:noWrap/>
            <w:hideMark/>
            <w:tcPrChange w:id="770" w:author="Em Lim" w:date="2025-07-31T17:49:00Z" w16du:dateUtc="2025-08-01T00:49:00Z">
              <w:tcPr>
                <w:tcW w:w="619" w:type="dxa"/>
                <w:noWrap/>
                <w:hideMark/>
              </w:tcPr>
            </w:tcPrChange>
          </w:tcPr>
          <w:p w14:paraId="04CC2E93" w14:textId="6C5C81BE" w:rsidR="00CB6958" w:rsidRPr="00861362" w:rsidDel="000A1486" w:rsidRDefault="00CB6958" w:rsidP="00806FD8">
            <w:pPr>
              <w:jc w:val="left"/>
              <w:rPr>
                <w:del w:id="771" w:author="Em Lim" w:date="2025-07-31T17:49:00Z" w16du:dateUtc="2025-08-01T00:49:00Z"/>
                <w:color w:val="000000"/>
              </w:rPr>
            </w:pPr>
            <w:del w:id="772" w:author="Em Lim" w:date="2025-07-31T17:49:00Z" w16du:dateUtc="2025-08-01T00:49:00Z">
              <w:r w:rsidRPr="00861362" w:rsidDel="000A1486">
                <w:rPr>
                  <w:color w:val="000000"/>
                </w:rPr>
                <w:delText>0.02</w:delText>
              </w:r>
            </w:del>
          </w:p>
        </w:tc>
        <w:tc>
          <w:tcPr>
            <w:tcW w:w="0" w:type="dxa"/>
            <w:noWrap/>
            <w:hideMark/>
            <w:tcPrChange w:id="773" w:author="Em Lim" w:date="2025-07-31T17:49:00Z" w16du:dateUtc="2025-08-01T00:49:00Z">
              <w:tcPr>
                <w:tcW w:w="1507" w:type="dxa"/>
                <w:gridSpan w:val="3"/>
                <w:noWrap/>
                <w:hideMark/>
              </w:tcPr>
            </w:tcPrChange>
          </w:tcPr>
          <w:p w14:paraId="282360EC" w14:textId="3E8AD15F" w:rsidR="00CB6958" w:rsidRPr="00861362" w:rsidDel="000A1486" w:rsidRDefault="00CB6958" w:rsidP="00806FD8">
            <w:pPr>
              <w:jc w:val="left"/>
              <w:rPr>
                <w:del w:id="774" w:author="Em Lim" w:date="2025-07-31T17:49:00Z" w16du:dateUtc="2025-08-01T00:49:00Z"/>
                <w:color w:val="000000"/>
              </w:rPr>
            </w:pPr>
            <w:del w:id="775" w:author="Em Lim" w:date="2025-07-31T17:49:00Z" w16du:dateUtc="2025-08-01T00:49:00Z">
              <w:r w:rsidRPr="00861362" w:rsidDel="000A1486">
                <w:rPr>
                  <w:color w:val="000000"/>
                </w:rPr>
                <w:delText>0.09</w:delText>
              </w:r>
            </w:del>
          </w:p>
        </w:tc>
        <w:tc>
          <w:tcPr>
            <w:tcW w:w="0" w:type="dxa"/>
            <w:noWrap/>
            <w:hideMark/>
            <w:tcPrChange w:id="776" w:author="Em Lim" w:date="2025-07-31T17:49:00Z" w16du:dateUtc="2025-08-01T00:49:00Z">
              <w:tcPr>
                <w:tcW w:w="1093" w:type="dxa"/>
                <w:noWrap/>
                <w:hideMark/>
              </w:tcPr>
            </w:tcPrChange>
          </w:tcPr>
          <w:p w14:paraId="7049F4F4" w14:textId="7F0A8AAA" w:rsidR="00CB6958" w:rsidRPr="00861362" w:rsidDel="000A1486" w:rsidRDefault="00CB6958" w:rsidP="00806FD8">
            <w:pPr>
              <w:jc w:val="left"/>
              <w:rPr>
                <w:del w:id="777" w:author="Em Lim" w:date="2025-07-31T17:49:00Z" w16du:dateUtc="2025-08-01T00:49:00Z"/>
                <w:color w:val="000000"/>
              </w:rPr>
            </w:pPr>
            <w:del w:id="778" w:author="Em Lim" w:date="2025-07-31T17:49:00Z" w16du:dateUtc="2025-08-01T00:49:00Z">
              <w:r w:rsidRPr="00861362" w:rsidDel="000A1486">
                <w:rPr>
                  <w:color w:val="000000"/>
                </w:rPr>
                <w:delText>0.25</w:delText>
              </w:r>
            </w:del>
          </w:p>
        </w:tc>
        <w:tc>
          <w:tcPr>
            <w:tcW w:w="0" w:type="dxa"/>
            <w:noWrap/>
            <w:hideMark/>
            <w:tcPrChange w:id="779" w:author="Em Lim" w:date="2025-07-31T17:49:00Z" w16du:dateUtc="2025-08-01T00:49:00Z">
              <w:tcPr>
                <w:tcW w:w="1300" w:type="dxa"/>
                <w:gridSpan w:val="2"/>
                <w:noWrap/>
                <w:hideMark/>
              </w:tcPr>
            </w:tcPrChange>
          </w:tcPr>
          <w:p w14:paraId="60472FD2" w14:textId="2D8EA3FE" w:rsidR="00CB6958" w:rsidRPr="00861362" w:rsidDel="000A1486" w:rsidRDefault="00CB6958" w:rsidP="00806FD8">
            <w:pPr>
              <w:jc w:val="left"/>
              <w:rPr>
                <w:del w:id="780" w:author="Em Lim" w:date="2025-07-31T17:49:00Z" w16du:dateUtc="2025-08-01T00:49:00Z"/>
                <w:color w:val="000000"/>
              </w:rPr>
            </w:pPr>
            <w:del w:id="781" w:author="Em Lim" w:date="2025-07-31T17:49:00Z" w16du:dateUtc="2025-08-01T00:49:00Z">
              <w:r w:rsidRPr="00861362" w:rsidDel="000A1486">
                <w:rPr>
                  <w:color w:val="000000"/>
                </w:rPr>
                <w:delText>0.81</w:delText>
              </w:r>
            </w:del>
          </w:p>
        </w:tc>
      </w:tr>
      <w:tr w:rsidR="00CB6958" w:rsidRPr="00861362" w:rsidDel="000A1486" w14:paraId="17FEC926" w14:textId="071E0ECA" w:rsidTr="000A1486">
        <w:trPr>
          <w:trHeight w:val="320"/>
          <w:del w:id="782" w:author="Em Lim" w:date="2025-07-31T17:49:00Z"/>
          <w:trPrChange w:id="783" w:author="Em Lim" w:date="2025-07-31T17:49:00Z" w16du:dateUtc="2025-08-01T00:49:00Z">
            <w:trPr>
              <w:trHeight w:val="320"/>
            </w:trPr>
          </w:trPrChange>
        </w:trPr>
        <w:tc>
          <w:tcPr>
            <w:tcW w:w="0" w:type="dxa"/>
            <w:noWrap/>
            <w:hideMark/>
            <w:tcPrChange w:id="784" w:author="Em Lim" w:date="2025-07-31T17:49:00Z" w16du:dateUtc="2025-08-01T00:49:00Z">
              <w:tcPr>
                <w:tcW w:w="3261" w:type="dxa"/>
                <w:gridSpan w:val="2"/>
                <w:noWrap/>
                <w:hideMark/>
              </w:tcPr>
            </w:tcPrChange>
          </w:tcPr>
          <w:p w14:paraId="487ACBCB" w14:textId="0DB40574" w:rsidR="00CB6958" w:rsidRPr="00861362" w:rsidDel="000A1486" w:rsidRDefault="00CB6958" w:rsidP="00806FD8">
            <w:pPr>
              <w:jc w:val="left"/>
              <w:rPr>
                <w:del w:id="785" w:author="Em Lim" w:date="2025-07-31T17:49:00Z" w16du:dateUtc="2025-08-01T00:49:00Z"/>
                <w:color w:val="000000"/>
              </w:rPr>
            </w:pPr>
            <w:del w:id="786"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1247" w:type="dxa"/>
            <w:noWrap/>
            <w:hideMark/>
            <w:tcPrChange w:id="787" w:author="Em Lim" w:date="2025-07-31T17:49:00Z" w16du:dateUtc="2025-08-01T00:49:00Z">
              <w:tcPr>
                <w:tcW w:w="619" w:type="dxa"/>
                <w:noWrap/>
                <w:hideMark/>
              </w:tcPr>
            </w:tcPrChange>
          </w:tcPr>
          <w:p w14:paraId="29E9063C" w14:textId="5366B3FB" w:rsidR="00CB6958" w:rsidRPr="00861362" w:rsidDel="000A1486" w:rsidRDefault="00CB6958" w:rsidP="00806FD8">
            <w:pPr>
              <w:jc w:val="left"/>
              <w:rPr>
                <w:del w:id="788" w:author="Em Lim" w:date="2025-07-31T17:49:00Z" w16du:dateUtc="2025-08-01T00:49:00Z"/>
                <w:color w:val="000000"/>
              </w:rPr>
            </w:pPr>
            <w:del w:id="789" w:author="Em Lim" w:date="2025-07-31T17:49:00Z" w16du:dateUtc="2025-08-01T00:49:00Z">
              <w:r w:rsidRPr="00861362" w:rsidDel="000A1486">
                <w:rPr>
                  <w:color w:val="000000"/>
                </w:rPr>
                <w:delText>-9.01</w:delText>
              </w:r>
            </w:del>
          </w:p>
        </w:tc>
        <w:tc>
          <w:tcPr>
            <w:tcW w:w="0" w:type="dxa"/>
            <w:noWrap/>
            <w:hideMark/>
            <w:tcPrChange w:id="790" w:author="Em Lim" w:date="2025-07-31T17:49:00Z" w16du:dateUtc="2025-08-01T00:49:00Z">
              <w:tcPr>
                <w:tcW w:w="1507" w:type="dxa"/>
                <w:gridSpan w:val="3"/>
                <w:noWrap/>
                <w:hideMark/>
              </w:tcPr>
            </w:tcPrChange>
          </w:tcPr>
          <w:p w14:paraId="6BA0FD51" w14:textId="55B0F406" w:rsidR="00CB6958" w:rsidRPr="00861362" w:rsidDel="000A1486" w:rsidRDefault="00CB6958" w:rsidP="00806FD8">
            <w:pPr>
              <w:jc w:val="left"/>
              <w:rPr>
                <w:del w:id="791" w:author="Em Lim" w:date="2025-07-31T17:49:00Z" w16du:dateUtc="2025-08-01T00:49:00Z"/>
                <w:color w:val="000000"/>
              </w:rPr>
            </w:pPr>
            <w:del w:id="792" w:author="Em Lim" w:date="2025-07-31T17:49:00Z" w16du:dateUtc="2025-08-01T00:49:00Z">
              <w:r w:rsidRPr="00861362" w:rsidDel="000A1486">
                <w:rPr>
                  <w:color w:val="000000"/>
                </w:rPr>
                <w:delText>5.35</w:delText>
              </w:r>
            </w:del>
          </w:p>
        </w:tc>
        <w:tc>
          <w:tcPr>
            <w:tcW w:w="0" w:type="dxa"/>
            <w:noWrap/>
            <w:hideMark/>
            <w:tcPrChange w:id="793" w:author="Em Lim" w:date="2025-07-31T17:49:00Z" w16du:dateUtc="2025-08-01T00:49:00Z">
              <w:tcPr>
                <w:tcW w:w="1093" w:type="dxa"/>
                <w:noWrap/>
                <w:hideMark/>
              </w:tcPr>
            </w:tcPrChange>
          </w:tcPr>
          <w:p w14:paraId="1A22FE3F" w14:textId="709D3120" w:rsidR="00CB6958" w:rsidRPr="00861362" w:rsidDel="000A1486" w:rsidRDefault="00CB6958" w:rsidP="00806FD8">
            <w:pPr>
              <w:jc w:val="left"/>
              <w:rPr>
                <w:del w:id="794" w:author="Em Lim" w:date="2025-07-31T17:49:00Z" w16du:dateUtc="2025-08-01T00:49:00Z"/>
                <w:color w:val="000000"/>
              </w:rPr>
            </w:pPr>
            <w:del w:id="795" w:author="Em Lim" w:date="2025-07-31T17:49:00Z" w16du:dateUtc="2025-08-01T00:49:00Z">
              <w:r w:rsidRPr="00861362" w:rsidDel="000A1486">
                <w:rPr>
                  <w:color w:val="000000"/>
                </w:rPr>
                <w:delText>-1.68</w:delText>
              </w:r>
            </w:del>
          </w:p>
        </w:tc>
        <w:tc>
          <w:tcPr>
            <w:tcW w:w="0" w:type="dxa"/>
            <w:noWrap/>
            <w:hideMark/>
            <w:tcPrChange w:id="796" w:author="Em Lim" w:date="2025-07-31T17:49:00Z" w16du:dateUtc="2025-08-01T00:49:00Z">
              <w:tcPr>
                <w:tcW w:w="1300" w:type="dxa"/>
                <w:gridSpan w:val="2"/>
                <w:noWrap/>
                <w:hideMark/>
              </w:tcPr>
            </w:tcPrChange>
          </w:tcPr>
          <w:p w14:paraId="4B806711" w14:textId="1A63F0EA" w:rsidR="00CB6958" w:rsidRPr="00861362" w:rsidDel="000A1486" w:rsidRDefault="00CB6958" w:rsidP="00806FD8">
            <w:pPr>
              <w:jc w:val="left"/>
              <w:rPr>
                <w:del w:id="797" w:author="Em Lim" w:date="2025-07-31T17:49:00Z" w16du:dateUtc="2025-08-01T00:49:00Z"/>
                <w:color w:val="000000"/>
              </w:rPr>
            </w:pPr>
            <w:del w:id="798" w:author="Em Lim" w:date="2025-07-31T17:49:00Z" w16du:dateUtc="2025-08-01T00:49:00Z">
              <w:r w:rsidRPr="00861362" w:rsidDel="000A1486">
                <w:rPr>
                  <w:color w:val="000000"/>
                </w:rPr>
                <w:delText>0.09</w:delText>
              </w:r>
            </w:del>
          </w:p>
        </w:tc>
      </w:tr>
    </w:tbl>
    <w:p w14:paraId="247785B5" w14:textId="2729FD54" w:rsidR="00CB6958" w:rsidRPr="00861362" w:rsidDel="000A1486" w:rsidRDefault="00CB6958" w:rsidP="00CB6958">
      <w:pPr>
        <w:pStyle w:val="HTMLPreformatted"/>
        <w:shd w:val="clear" w:color="auto" w:fill="FFFFFF"/>
        <w:wordWrap w:val="0"/>
        <w:rPr>
          <w:del w:id="799" w:author="Em Lim" w:date="2025-07-31T17:49:00Z" w16du:dateUtc="2025-08-01T00:49:00Z"/>
          <w:rStyle w:val="gnvwddmdl3b"/>
          <w:rFonts w:ascii="Times New Roman" w:hAnsi="Times New Roman" w:cs="Times New Roman"/>
          <w:color w:val="000000"/>
          <w:sz w:val="18"/>
          <w:szCs w:val="18"/>
          <w:bdr w:val="none" w:sz="0" w:space="0" w:color="auto" w:frame="1"/>
        </w:rPr>
      </w:pPr>
    </w:p>
    <w:p w14:paraId="18512E7F" w14:textId="10E83DDC" w:rsidR="00CB6958" w:rsidRPr="00861362" w:rsidDel="000A1486" w:rsidRDefault="00CB6958" w:rsidP="00CB6958">
      <w:pPr>
        <w:pStyle w:val="HTMLPreformatted"/>
        <w:shd w:val="clear" w:color="auto" w:fill="FFFFFF"/>
        <w:wordWrap w:val="0"/>
        <w:rPr>
          <w:del w:id="800" w:author="Em Lim" w:date="2025-07-31T17:49:00Z" w16du:dateUtc="2025-08-01T00:49:00Z"/>
          <w:rFonts w:ascii="Times New Roman" w:hAnsi="Times New Roman" w:cs="Times New Roman"/>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2DF1572B" w14:textId="11F5AF75" w:rsidTr="00806FD8">
        <w:trPr>
          <w:cnfStyle w:val="100000000000" w:firstRow="1" w:lastRow="0" w:firstColumn="0" w:lastColumn="0" w:oddVBand="0" w:evenVBand="0" w:oddHBand="0" w:evenHBand="0" w:firstRowFirstColumn="0" w:firstRowLastColumn="0" w:lastRowFirstColumn="0" w:lastRowLastColumn="0"/>
          <w:trHeight w:val="320"/>
          <w:del w:id="801" w:author="Em Lim" w:date="2025-07-31T17:49:00Z"/>
        </w:trPr>
        <w:tc>
          <w:tcPr>
            <w:tcW w:w="3261" w:type="dxa"/>
            <w:noWrap/>
            <w:hideMark/>
          </w:tcPr>
          <w:p w14:paraId="7D718B62" w14:textId="1A5D05AA" w:rsidR="00CB6958" w:rsidRPr="00861362" w:rsidDel="000A1486" w:rsidRDefault="00CB6958" w:rsidP="00806FD8">
            <w:pPr>
              <w:jc w:val="left"/>
              <w:rPr>
                <w:del w:id="802" w:author="Em Lim" w:date="2025-07-31T17:49:00Z" w16du:dateUtc="2025-08-01T00:49:00Z"/>
                <w:b/>
                <w:bCs/>
              </w:rPr>
            </w:pPr>
            <w:del w:id="803" w:author="Em Lim" w:date="2025-07-31T17:49:00Z" w16du:dateUtc="2025-08-01T00:49:00Z">
              <w:r w:rsidRPr="00861362" w:rsidDel="000A1486">
                <w:rPr>
                  <w:b/>
                  <w:bCs/>
                </w:rPr>
                <w:delText xml:space="preserve">Acmaeidae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0.46)</w:delText>
              </w:r>
            </w:del>
          </w:p>
        </w:tc>
        <w:tc>
          <w:tcPr>
            <w:tcW w:w="619" w:type="dxa"/>
            <w:noWrap/>
            <w:hideMark/>
          </w:tcPr>
          <w:p w14:paraId="07FD3939" w14:textId="3CA13DE0" w:rsidR="00CB6958" w:rsidRPr="00861362" w:rsidDel="000A1486" w:rsidRDefault="00CB6958" w:rsidP="00806FD8">
            <w:pPr>
              <w:jc w:val="left"/>
              <w:rPr>
                <w:del w:id="804" w:author="Em Lim" w:date="2025-07-31T17:49:00Z" w16du:dateUtc="2025-08-01T00:49:00Z"/>
                <w:b/>
                <w:bCs/>
                <w:color w:val="000000"/>
              </w:rPr>
            </w:pPr>
            <w:del w:id="805" w:author="Em Lim" w:date="2025-07-31T17:49:00Z" w16du:dateUtc="2025-08-01T00:49:00Z">
              <w:r w:rsidRPr="00861362" w:rsidDel="000A1486">
                <w:rPr>
                  <w:b/>
                  <w:bCs/>
                  <w:color w:val="000000"/>
                </w:rPr>
                <w:delText>Estimate</w:delText>
              </w:r>
            </w:del>
          </w:p>
        </w:tc>
        <w:tc>
          <w:tcPr>
            <w:tcW w:w="1507" w:type="dxa"/>
            <w:noWrap/>
            <w:hideMark/>
          </w:tcPr>
          <w:p w14:paraId="1888F489" w14:textId="064D9577" w:rsidR="00CB6958" w:rsidRPr="00861362" w:rsidDel="000A1486" w:rsidRDefault="00CB6958" w:rsidP="00806FD8">
            <w:pPr>
              <w:jc w:val="left"/>
              <w:rPr>
                <w:del w:id="806" w:author="Em Lim" w:date="2025-07-31T17:49:00Z" w16du:dateUtc="2025-08-01T00:49:00Z"/>
                <w:b/>
                <w:bCs/>
                <w:color w:val="000000"/>
              </w:rPr>
            </w:pPr>
            <w:del w:id="807" w:author="Em Lim" w:date="2025-07-31T17:49:00Z" w16du:dateUtc="2025-08-01T00:49:00Z">
              <w:r w:rsidRPr="00861362" w:rsidDel="000A1486">
                <w:rPr>
                  <w:b/>
                  <w:bCs/>
                  <w:color w:val="000000"/>
                </w:rPr>
                <w:delText>Std. error</w:delText>
              </w:r>
            </w:del>
          </w:p>
        </w:tc>
        <w:tc>
          <w:tcPr>
            <w:tcW w:w="1093" w:type="dxa"/>
            <w:noWrap/>
            <w:hideMark/>
          </w:tcPr>
          <w:p w14:paraId="5919E16B" w14:textId="652EB5D5" w:rsidR="00CB6958" w:rsidRPr="00861362" w:rsidDel="000A1486" w:rsidRDefault="00CB6958" w:rsidP="00806FD8">
            <w:pPr>
              <w:jc w:val="left"/>
              <w:rPr>
                <w:del w:id="808" w:author="Em Lim" w:date="2025-07-31T17:49:00Z" w16du:dateUtc="2025-08-01T00:49:00Z"/>
                <w:b/>
                <w:bCs/>
                <w:color w:val="000000"/>
              </w:rPr>
            </w:pPr>
            <w:del w:id="809" w:author="Em Lim" w:date="2025-07-31T17:49:00Z" w16du:dateUtc="2025-08-01T00:49:00Z">
              <w:r w:rsidRPr="00861362" w:rsidDel="000A1486">
                <w:rPr>
                  <w:b/>
                  <w:bCs/>
                  <w:color w:val="000000"/>
                </w:rPr>
                <w:delText>z value</w:delText>
              </w:r>
            </w:del>
          </w:p>
        </w:tc>
        <w:tc>
          <w:tcPr>
            <w:tcW w:w="1300" w:type="dxa"/>
            <w:noWrap/>
            <w:hideMark/>
          </w:tcPr>
          <w:p w14:paraId="50E9A1CF" w14:textId="1D2AE73C" w:rsidR="00CB6958" w:rsidRPr="00861362" w:rsidDel="000A1486" w:rsidRDefault="00CB6958" w:rsidP="00806FD8">
            <w:pPr>
              <w:jc w:val="left"/>
              <w:rPr>
                <w:del w:id="810" w:author="Em Lim" w:date="2025-07-31T17:49:00Z" w16du:dateUtc="2025-08-01T00:49:00Z"/>
                <w:b/>
                <w:bCs/>
                <w:color w:val="000000"/>
              </w:rPr>
            </w:pPr>
            <w:del w:id="811" w:author="Em Lim" w:date="2025-07-31T17:49:00Z" w16du:dateUtc="2025-08-01T00:49:00Z">
              <w:r w:rsidRPr="00861362" w:rsidDel="000A1486">
                <w:rPr>
                  <w:b/>
                  <w:bCs/>
                  <w:color w:val="000000"/>
                </w:rPr>
                <w:delText>p value</w:delText>
              </w:r>
            </w:del>
          </w:p>
        </w:tc>
      </w:tr>
      <w:tr w:rsidR="00CB6958" w:rsidRPr="00861362" w:rsidDel="000A1486" w14:paraId="3A60C513" w14:textId="2920111F" w:rsidTr="00806FD8">
        <w:trPr>
          <w:trHeight w:val="320"/>
          <w:del w:id="812" w:author="Em Lim" w:date="2025-07-31T17:49:00Z"/>
        </w:trPr>
        <w:tc>
          <w:tcPr>
            <w:tcW w:w="3261" w:type="dxa"/>
            <w:noWrap/>
            <w:hideMark/>
          </w:tcPr>
          <w:p w14:paraId="1EA9E5B7" w14:textId="00AFD1D9" w:rsidR="00CB6958" w:rsidRPr="00861362" w:rsidDel="000A1486" w:rsidRDefault="00CB6958" w:rsidP="00806FD8">
            <w:pPr>
              <w:jc w:val="left"/>
              <w:rPr>
                <w:del w:id="813" w:author="Em Lim" w:date="2025-07-31T17:49:00Z" w16du:dateUtc="2025-08-01T00:49:00Z"/>
                <w:color w:val="000000"/>
              </w:rPr>
            </w:pPr>
            <w:del w:id="814" w:author="Em Lim" w:date="2025-07-31T17:49:00Z" w16du:dateUtc="2025-08-01T00:49:00Z">
              <w:r w:rsidRPr="00861362" w:rsidDel="000A1486">
                <w:rPr>
                  <w:color w:val="000000"/>
                </w:rPr>
                <w:delText>Intercept</w:delText>
              </w:r>
            </w:del>
          </w:p>
        </w:tc>
        <w:tc>
          <w:tcPr>
            <w:tcW w:w="619" w:type="dxa"/>
            <w:noWrap/>
            <w:hideMark/>
          </w:tcPr>
          <w:p w14:paraId="76DE4FD4" w14:textId="78506C4F" w:rsidR="00CB6958" w:rsidRPr="00861362" w:rsidDel="000A1486" w:rsidRDefault="00CB6958" w:rsidP="00806FD8">
            <w:pPr>
              <w:jc w:val="left"/>
              <w:rPr>
                <w:del w:id="815" w:author="Em Lim" w:date="2025-07-31T17:49:00Z" w16du:dateUtc="2025-08-01T00:49:00Z"/>
                <w:color w:val="000000"/>
              </w:rPr>
            </w:pPr>
            <w:del w:id="816" w:author="Em Lim" w:date="2025-07-31T17:49:00Z" w16du:dateUtc="2025-08-01T00:49:00Z">
              <w:r w:rsidRPr="00861362" w:rsidDel="000A1486">
                <w:rPr>
                  <w:color w:val="000000"/>
                </w:rPr>
                <w:delText>-0.19</w:delText>
              </w:r>
            </w:del>
          </w:p>
        </w:tc>
        <w:tc>
          <w:tcPr>
            <w:tcW w:w="1507" w:type="dxa"/>
            <w:noWrap/>
            <w:hideMark/>
          </w:tcPr>
          <w:p w14:paraId="49A97A9E" w14:textId="0A9E1EEA" w:rsidR="00CB6958" w:rsidRPr="00861362" w:rsidDel="000A1486" w:rsidRDefault="00CB6958" w:rsidP="00806FD8">
            <w:pPr>
              <w:jc w:val="left"/>
              <w:rPr>
                <w:del w:id="817" w:author="Em Lim" w:date="2025-07-31T17:49:00Z" w16du:dateUtc="2025-08-01T00:49:00Z"/>
                <w:color w:val="000000"/>
              </w:rPr>
            </w:pPr>
            <w:del w:id="818" w:author="Em Lim" w:date="2025-07-31T17:49:00Z" w16du:dateUtc="2025-08-01T00:49:00Z">
              <w:r w:rsidRPr="00861362" w:rsidDel="000A1486">
                <w:rPr>
                  <w:color w:val="000000"/>
                </w:rPr>
                <w:delText>0.33</w:delText>
              </w:r>
            </w:del>
          </w:p>
        </w:tc>
        <w:tc>
          <w:tcPr>
            <w:tcW w:w="1093" w:type="dxa"/>
            <w:noWrap/>
            <w:hideMark/>
          </w:tcPr>
          <w:p w14:paraId="05D1C9F5" w14:textId="077B419C" w:rsidR="00CB6958" w:rsidRPr="00861362" w:rsidDel="000A1486" w:rsidRDefault="00CB6958" w:rsidP="00806FD8">
            <w:pPr>
              <w:jc w:val="left"/>
              <w:rPr>
                <w:del w:id="819" w:author="Em Lim" w:date="2025-07-31T17:49:00Z" w16du:dateUtc="2025-08-01T00:49:00Z"/>
                <w:color w:val="000000"/>
              </w:rPr>
            </w:pPr>
            <w:del w:id="820" w:author="Em Lim" w:date="2025-07-31T17:49:00Z" w16du:dateUtc="2025-08-01T00:49:00Z">
              <w:r w:rsidRPr="00861362" w:rsidDel="000A1486">
                <w:rPr>
                  <w:color w:val="000000"/>
                </w:rPr>
                <w:delText>-0.59</w:delText>
              </w:r>
            </w:del>
          </w:p>
        </w:tc>
        <w:tc>
          <w:tcPr>
            <w:tcW w:w="1300" w:type="dxa"/>
            <w:noWrap/>
            <w:hideMark/>
          </w:tcPr>
          <w:p w14:paraId="5C3D6537" w14:textId="30618B0C" w:rsidR="00CB6958" w:rsidRPr="00861362" w:rsidDel="000A1486" w:rsidRDefault="00CB6958" w:rsidP="00806FD8">
            <w:pPr>
              <w:jc w:val="left"/>
              <w:rPr>
                <w:del w:id="821" w:author="Em Lim" w:date="2025-07-31T17:49:00Z" w16du:dateUtc="2025-08-01T00:49:00Z"/>
                <w:color w:val="000000"/>
              </w:rPr>
            </w:pPr>
            <w:del w:id="822" w:author="Em Lim" w:date="2025-07-31T17:49:00Z" w16du:dateUtc="2025-08-01T00:49:00Z">
              <w:r w:rsidRPr="00861362" w:rsidDel="000A1486">
                <w:rPr>
                  <w:color w:val="000000"/>
                </w:rPr>
                <w:delText>0.56</w:delText>
              </w:r>
            </w:del>
          </w:p>
        </w:tc>
      </w:tr>
      <w:tr w:rsidR="00CB6958" w:rsidRPr="00861362" w:rsidDel="000A1486" w14:paraId="257DBD08" w14:textId="52FED344" w:rsidTr="00806FD8">
        <w:trPr>
          <w:trHeight w:val="320"/>
          <w:del w:id="823" w:author="Em Lim" w:date="2025-07-31T17:49:00Z"/>
        </w:trPr>
        <w:tc>
          <w:tcPr>
            <w:tcW w:w="3261" w:type="dxa"/>
            <w:noWrap/>
            <w:hideMark/>
          </w:tcPr>
          <w:p w14:paraId="2D75386E" w14:textId="29DE8E39" w:rsidR="00CB6958" w:rsidRPr="00861362" w:rsidDel="000A1486" w:rsidRDefault="00CB6958" w:rsidP="00806FD8">
            <w:pPr>
              <w:jc w:val="left"/>
              <w:rPr>
                <w:del w:id="824" w:author="Em Lim" w:date="2025-07-31T17:49:00Z" w16du:dateUtc="2025-08-01T00:49:00Z"/>
                <w:color w:val="000000"/>
              </w:rPr>
            </w:pPr>
            <w:del w:id="825" w:author="Em Lim" w:date="2025-07-31T17:49:00Z" w16du:dateUtc="2025-08-01T00:49:00Z">
              <w:r w:rsidRPr="00861362" w:rsidDel="000A1486">
                <w:rPr>
                  <w:color w:val="000000"/>
                </w:rPr>
                <w:delText>Abundance</w:delText>
              </w:r>
            </w:del>
          </w:p>
        </w:tc>
        <w:tc>
          <w:tcPr>
            <w:tcW w:w="619" w:type="dxa"/>
            <w:noWrap/>
            <w:hideMark/>
          </w:tcPr>
          <w:p w14:paraId="0502953A" w14:textId="3A08BB72" w:rsidR="00CB6958" w:rsidRPr="00861362" w:rsidDel="000A1486" w:rsidRDefault="00CB6958" w:rsidP="00806FD8">
            <w:pPr>
              <w:jc w:val="left"/>
              <w:rPr>
                <w:del w:id="826" w:author="Em Lim" w:date="2025-07-31T17:49:00Z" w16du:dateUtc="2025-08-01T00:49:00Z"/>
                <w:color w:val="000000"/>
              </w:rPr>
            </w:pPr>
            <w:del w:id="827" w:author="Em Lim" w:date="2025-07-31T17:49:00Z" w16du:dateUtc="2025-08-01T00:49:00Z">
              <w:r w:rsidRPr="00861362" w:rsidDel="000A1486">
                <w:rPr>
                  <w:color w:val="000000"/>
                </w:rPr>
                <w:delText>1.42</w:delText>
              </w:r>
            </w:del>
          </w:p>
        </w:tc>
        <w:tc>
          <w:tcPr>
            <w:tcW w:w="1507" w:type="dxa"/>
            <w:noWrap/>
            <w:hideMark/>
          </w:tcPr>
          <w:p w14:paraId="4F238D90" w14:textId="6BF5F0D4" w:rsidR="00CB6958" w:rsidRPr="00861362" w:rsidDel="000A1486" w:rsidRDefault="00CB6958" w:rsidP="00806FD8">
            <w:pPr>
              <w:jc w:val="left"/>
              <w:rPr>
                <w:del w:id="828" w:author="Em Lim" w:date="2025-07-31T17:49:00Z" w16du:dateUtc="2025-08-01T00:49:00Z"/>
                <w:color w:val="000000"/>
              </w:rPr>
            </w:pPr>
            <w:del w:id="829" w:author="Em Lim" w:date="2025-07-31T17:49:00Z" w16du:dateUtc="2025-08-01T00:49:00Z">
              <w:r w:rsidRPr="00861362" w:rsidDel="000A1486">
                <w:rPr>
                  <w:color w:val="000000"/>
                </w:rPr>
                <w:delText>0.67</w:delText>
              </w:r>
            </w:del>
          </w:p>
        </w:tc>
        <w:tc>
          <w:tcPr>
            <w:tcW w:w="1093" w:type="dxa"/>
            <w:noWrap/>
            <w:hideMark/>
          </w:tcPr>
          <w:p w14:paraId="21FAAFB2" w14:textId="05227FA1" w:rsidR="00CB6958" w:rsidRPr="00861362" w:rsidDel="000A1486" w:rsidRDefault="00CB6958" w:rsidP="00806FD8">
            <w:pPr>
              <w:jc w:val="left"/>
              <w:rPr>
                <w:del w:id="830" w:author="Em Lim" w:date="2025-07-31T17:49:00Z" w16du:dateUtc="2025-08-01T00:49:00Z"/>
                <w:color w:val="000000"/>
              </w:rPr>
            </w:pPr>
            <w:del w:id="831" w:author="Em Lim" w:date="2025-07-31T17:49:00Z" w16du:dateUtc="2025-08-01T00:49:00Z">
              <w:r w:rsidRPr="00861362" w:rsidDel="000A1486">
                <w:rPr>
                  <w:color w:val="000000"/>
                </w:rPr>
                <w:delText>2.13</w:delText>
              </w:r>
            </w:del>
          </w:p>
        </w:tc>
        <w:tc>
          <w:tcPr>
            <w:tcW w:w="1300" w:type="dxa"/>
            <w:noWrap/>
            <w:hideMark/>
          </w:tcPr>
          <w:p w14:paraId="29330619" w14:textId="313B8234" w:rsidR="00CB6958" w:rsidRPr="00861362" w:rsidDel="000A1486" w:rsidRDefault="00CB6958" w:rsidP="00806FD8">
            <w:pPr>
              <w:jc w:val="left"/>
              <w:rPr>
                <w:del w:id="832" w:author="Em Lim" w:date="2025-07-31T17:49:00Z" w16du:dateUtc="2025-08-01T00:49:00Z"/>
                <w:color w:val="000000"/>
              </w:rPr>
            </w:pPr>
            <w:del w:id="833" w:author="Em Lim" w:date="2025-07-31T17:49:00Z" w16du:dateUtc="2025-08-01T00:49:00Z">
              <w:r w:rsidRPr="00861362" w:rsidDel="000A1486">
                <w:rPr>
                  <w:color w:val="000000"/>
                </w:rPr>
                <w:delText>0.03</w:delText>
              </w:r>
            </w:del>
          </w:p>
        </w:tc>
      </w:tr>
      <w:tr w:rsidR="00CB6958" w:rsidRPr="00861362" w:rsidDel="000A1486" w14:paraId="78A420E7" w14:textId="15DAFACF" w:rsidTr="00806FD8">
        <w:trPr>
          <w:trHeight w:val="320"/>
          <w:del w:id="834" w:author="Em Lim" w:date="2025-07-31T17:49:00Z"/>
        </w:trPr>
        <w:tc>
          <w:tcPr>
            <w:tcW w:w="3261" w:type="dxa"/>
            <w:noWrap/>
            <w:hideMark/>
          </w:tcPr>
          <w:p w14:paraId="63C9AE7A" w14:textId="72AEBE3A" w:rsidR="00CB6958" w:rsidRPr="00861362" w:rsidDel="000A1486" w:rsidRDefault="00CB6958" w:rsidP="00806FD8">
            <w:pPr>
              <w:jc w:val="left"/>
              <w:rPr>
                <w:del w:id="835" w:author="Em Lim" w:date="2025-07-31T17:49:00Z" w16du:dateUtc="2025-08-01T00:49:00Z"/>
                <w:color w:val="000000"/>
              </w:rPr>
            </w:pPr>
            <w:del w:id="836" w:author="Em Lim" w:date="2025-07-31T17:49:00Z" w16du:dateUtc="2025-08-01T00:49:00Z">
              <w:r w:rsidRPr="00861362" w:rsidDel="000A1486">
                <w:rPr>
                  <w:color w:val="000000"/>
                </w:rPr>
                <w:delText>Tide exchange</w:delText>
              </w:r>
            </w:del>
          </w:p>
        </w:tc>
        <w:tc>
          <w:tcPr>
            <w:tcW w:w="619" w:type="dxa"/>
            <w:noWrap/>
            <w:hideMark/>
          </w:tcPr>
          <w:p w14:paraId="4B375E9A" w14:textId="77DD7F70" w:rsidR="00CB6958" w:rsidRPr="00861362" w:rsidDel="000A1486" w:rsidRDefault="00CB6958" w:rsidP="00806FD8">
            <w:pPr>
              <w:jc w:val="left"/>
              <w:rPr>
                <w:del w:id="837" w:author="Em Lim" w:date="2025-07-31T17:49:00Z" w16du:dateUtc="2025-08-01T00:49:00Z"/>
                <w:color w:val="000000"/>
              </w:rPr>
            </w:pPr>
            <w:del w:id="838" w:author="Em Lim" w:date="2025-07-31T17:49:00Z" w16du:dateUtc="2025-08-01T00:49:00Z">
              <w:r w:rsidRPr="00861362" w:rsidDel="000A1486">
                <w:rPr>
                  <w:color w:val="000000"/>
                </w:rPr>
                <w:delText>0.03</w:delText>
              </w:r>
            </w:del>
          </w:p>
        </w:tc>
        <w:tc>
          <w:tcPr>
            <w:tcW w:w="1507" w:type="dxa"/>
            <w:noWrap/>
            <w:hideMark/>
          </w:tcPr>
          <w:p w14:paraId="26352372" w14:textId="43B5CE83" w:rsidR="00CB6958" w:rsidRPr="00861362" w:rsidDel="000A1486" w:rsidRDefault="00CB6958" w:rsidP="00806FD8">
            <w:pPr>
              <w:jc w:val="left"/>
              <w:rPr>
                <w:del w:id="839" w:author="Em Lim" w:date="2025-07-31T17:49:00Z" w16du:dateUtc="2025-08-01T00:49:00Z"/>
                <w:color w:val="000000"/>
              </w:rPr>
            </w:pPr>
            <w:del w:id="840" w:author="Em Lim" w:date="2025-07-31T17:49:00Z" w16du:dateUtc="2025-08-01T00:49:00Z">
              <w:r w:rsidRPr="00861362" w:rsidDel="000A1486">
                <w:rPr>
                  <w:color w:val="000000"/>
                </w:rPr>
                <w:delText>0.16</w:delText>
              </w:r>
            </w:del>
          </w:p>
        </w:tc>
        <w:tc>
          <w:tcPr>
            <w:tcW w:w="1093" w:type="dxa"/>
            <w:noWrap/>
            <w:hideMark/>
          </w:tcPr>
          <w:p w14:paraId="5F9D9CA9" w14:textId="5BBBE93F" w:rsidR="00CB6958" w:rsidRPr="00861362" w:rsidDel="000A1486" w:rsidRDefault="00CB6958" w:rsidP="00806FD8">
            <w:pPr>
              <w:jc w:val="left"/>
              <w:rPr>
                <w:del w:id="841" w:author="Em Lim" w:date="2025-07-31T17:49:00Z" w16du:dateUtc="2025-08-01T00:49:00Z"/>
                <w:color w:val="000000"/>
              </w:rPr>
            </w:pPr>
            <w:del w:id="842" w:author="Em Lim" w:date="2025-07-31T17:49:00Z" w16du:dateUtc="2025-08-01T00:49:00Z">
              <w:r w:rsidRPr="00861362" w:rsidDel="000A1486">
                <w:rPr>
                  <w:color w:val="000000"/>
                </w:rPr>
                <w:delText>0.21</w:delText>
              </w:r>
            </w:del>
          </w:p>
        </w:tc>
        <w:tc>
          <w:tcPr>
            <w:tcW w:w="1300" w:type="dxa"/>
            <w:noWrap/>
            <w:hideMark/>
          </w:tcPr>
          <w:p w14:paraId="3C8FEDD7" w14:textId="5A875BD6" w:rsidR="00CB6958" w:rsidRPr="00861362" w:rsidDel="000A1486" w:rsidRDefault="00CB6958" w:rsidP="00806FD8">
            <w:pPr>
              <w:jc w:val="left"/>
              <w:rPr>
                <w:del w:id="843" w:author="Em Lim" w:date="2025-07-31T17:49:00Z" w16du:dateUtc="2025-08-01T00:49:00Z"/>
                <w:color w:val="000000"/>
              </w:rPr>
            </w:pPr>
            <w:del w:id="844" w:author="Em Lim" w:date="2025-07-31T17:49:00Z" w16du:dateUtc="2025-08-01T00:49:00Z">
              <w:r w:rsidRPr="00861362" w:rsidDel="000A1486">
                <w:rPr>
                  <w:color w:val="000000"/>
                </w:rPr>
                <w:delText>0.84</w:delText>
              </w:r>
            </w:del>
          </w:p>
        </w:tc>
      </w:tr>
      <w:tr w:rsidR="00CB6958" w:rsidRPr="00861362" w:rsidDel="000A1486" w14:paraId="11A0250E" w14:textId="69437DD6" w:rsidTr="00806FD8">
        <w:trPr>
          <w:trHeight w:val="320"/>
          <w:del w:id="845" w:author="Em Lim" w:date="2025-07-31T17:49:00Z"/>
        </w:trPr>
        <w:tc>
          <w:tcPr>
            <w:tcW w:w="3261" w:type="dxa"/>
            <w:noWrap/>
            <w:hideMark/>
          </w:tcPr>
          <w:p w14:paraId="4B8F28EA" w14:textId="52C18A89" w:rsidR="00CB6958" w:rsidRPr="00861362" w:rsidDel="000A1486" w:rsidRDefault="00CB6958" w:rsidP="00806FD8">
            <w:pPr>
              <w:jc w:val="left"/>
              <w:rPr>
                <w:del w:id="846" w:author="Em Lim" w:date="2025-07-31T17:49:00Z" w16du:dateUtc="2025-08-01T00:49:00Z"/>
                <w:color w:val="000000"/>
              </w:rPr>
            </w:pPr>
            <w:del w:id="847" w:author="Em Lim" w:date="2025-07-31T17:49:00Z" w16du:dateUtc="2025-08-01T00:49:00Z">
              <w:r w:rsidRPr="00861362" w:rsidDel="000A1486">
                <w:rPr>
                  <w:color w:val="000000"/>
                </w:rPr>
                <w:delText>Biodiversity</w:delText>
              </w:r>
            </w:del>
          </w:p>
        </w:tc>
        <w:tc>
          <w:tcPr>
            <w:tcW w:w="619" w:type="dxa"/>
            <w:noWrap/>
            <w:hideMark/>
          </w:tcPr>
          <w:p w14:paraId="4E218188" w14:textId="3BEF5B73" w:rsidR="00CB6958" w:rsidRPr="00861362" w:rsidDel="000A1486" w:rsidRDefault="00CB6958" w:rsidP="00806FD8">
            <w:pPr>
              <w:jc w:val="left"/>
              <w:rPr>
                <w:del w:id="848" w:author="Em Lim" w:date="2025-07-31T17:49:00Z" w16du:dateUtc="2025-08-01T00:49:00Z"/>
                <w:color w:val="000000"/>
              </w:rPr>
            </w:pPr>
            <w:del w:id="849" w:author="Em Lim" w:date="2025-07-31T17:49:00Z" w16du:dateUtc="2025-08-01T00:49:00Z">
              <w:r w:rsidRPr="00861362" w:rsidDel="000A1486">
                <w:rPr>
                  <w:color w:val="000000"/>
                </w:rPr>
                <w:delText>-0.01</w:delText>
              </w:r>
            </w:del>
          </w:p>
        </w:tc>
        <w:tc>
          <w:tcPr>
            <w:tcW w:w="1507" w:type="dxa"/>
            <w:noWrap/>
            <w:hideMark/>
          </w:tcPr>
          <w:p w14:paraId="76732727" w14:textId="1675D143" w:rsidR="00CB6958" w:rsidRPr="00861362" w:rsidDel="000A1486" w:rsidRDefault="00CB6958" w:rsidP="00806FD8">
            <w:pPr>
              <w:jc w:val="left"/>
              <w:rPr>
                <w:del w:id="850" w:author="Em Lim" w:date="2025-07-31T17:49:00Z" w16du:dateUtc="2025-08-01T00:49:00Z"/>
                <w:color w:val="000000"/>
              </w:rPr>
            </w:pPr>
            <w:del w:id="851" w:author="Em Lim" w:date="2025-07-31T17:49:00Z" w16du:dateUtc="2025-08-01T00:49:00Z">
              <w:r w:rsidRPr="00861362" w:rsidDel="000A1486">
                <w:rPr>
                  <w:color w:val="000000"/>
                </w:rPr>
                <w:delText>0.09</w:delText>
              </w:r>
            </w:del>
          </w:p>
        </w:tc>
        <w:tc>
          <w:tcPr>
            <w:tcW w:w="1093" w:type="dxa"/>
            <w:noWrap/>
            <w:hideMark/>
          </w:tcPr>
          <w:p w14:paraId="3AB200D3" w14:textId="6213C586" w:rsidR="00CB6958" w:rsidRPr="00861362" w:rsidDel="000A1486" w:rsidRDefault="00CB6958" w:rsidP="00806FD8">
            <w:pPr>
              <w:jc w:val="left"/>
              <w:rPr>
                <w:del w:id="852" w:author="Em Lim" w:date="2025-07-31T17:49:00Z" w16du:dateUtc="2025-08-01T00:49:00Z"/>
                <w:color w:val="000000"/>
              </w:rPr>
            </w:pPr>
            <w:del w:id="853" w:author="Em Lim" w:date="2025-07-31T17:49:00Z" w16du:dateUtc="2025-08-01T00:49:00Z">
              <w:r w:rsidRPr="00861362" w:rsidDel="000A1486">
                <w:rPr>
                  <w:color w:val="000000"/>
                </w:rPr>
                <w:delText>-0.09</w:delText>
              </w:r>
            </w:del>
          </w:p>
        </w:tc>
        <w:tc>
          <w:tcPr>
            <w:tcW w:w="1300" w:type="dxa"/>
            <w:noWrap/>
            <w:hideMark/>
          </w:tcPr>
          <w:p w14:paraId="59D669A8" w14:textId="70618BF7" w:rsidR="00CB6958" w:rsidRPr="00861362" w:rsidDel="000A1486" w:rsidRDefault="00CB6958" w:rsidP="00806FD8">
            <w:pPr>
              <w:jc w:val="left"/>
              <w:rPr>
                <w:del w:id="854" w:author="Em Lim" w:date="2025-07-31T17:49:00Z" w16du:dateUtc="2025-08-01T00:49:00Z"/>
                <w:color w:val="000000"/>
              </w:rPr>
            </w:pPr>
            <w:del w:id="855" w:author="Em Lim" w:date="2025-07-31T17:49:00Z" w16du:dateUtc="2025-08-01T00:49:00Z">
              <w:r w:rsidRPr="00861362" w:rsidDel="000A1486">
                <w:rPr>
                  <w:color w:val="000000"/>
                </w:rPr>
                <w:delText>0.93</w:delText>
              </w:r>
            </w:del>
          </w:p>
        </w:tc>
      </w:tr>
      <w:tr w:rsidR="00CB6958" w:rsidRPr="00861362" w:rsidDel="000A1486" w14:paraId="4697330B" w14:textId="414C4C53" w:rsidTr="00806FD8">
        <w:trPr>
          <w:trHeight w:val="320"/>
          <w:del w:id="856" w:author="Em Lim" w:date="2025-07-31T17:49:00Z"/>
        </w:trPr>
        <w:tc>
          <w:tcPr>
            <w:tcW w:w="3261" w:type="dxa"/>
            <w:noWrap/>
            <w:hideMark/>
          </w:tcPr>
          <w:p w14:paraId="47BA4774" w14:textId="64208CD4" w:rsidR="00CB6958" w:rsidRPr="00861362" w:rsidDel="000A1486" w:rsidRDefault="00CB6958" w:rsidP="00806FD8">
            <w:pPr>
              <w:jc w:val="left"/>
              <w:rPr>
                <w:del w:id="857" w:author="Em Lim" w:date="2025-07-31T17:49:00Z" w16du:dateUtc="2025-08-01T00:49:00Z"/>
                <w:color w:val="000000"/>
              </w:rPr>
            </w:pPr>
            <w:del w:id="858" w:author="Em Lim" w:date="2025-07-31T17:49:00Z" w16du:dateUtc="2025-08-01T00:49:00Z">
              <w:r w:rsidRPr="00861362" w:rsidDel="000A1486">
                <w:rPr>
                  <w:color w:val="000000"/>
                </w:rPr>
                <w:delText>Depth</w:delText>
              </w:r>
            </w:del>
          </w:p>
        </w:tc>
        <w:tc>
          <w:tcPr>
            <w:tcW w:w="619" w:type="dxa"/>
            <w:noWrap/>
            <w:hideMark/>
          </w:tcPr>
          <w:p w14:paraId="5053FDEA" w14:textId="381377EE" w:rsidR="00CB6958" w:rsidRPr="00861362" w:rsidDel="000A1486" w:rsidRDefault="00CB6958" w:rsidP="00806FD8">
            <w:pPr>
              <w:jc w:val="left"/>
              <w:rPr>
                <w:del w:id="859" w:author="Em Lim" w:date="2025-07-31T17:49:00Z" w16du:dateUtc="2025-08-01T00:49:00Z"/>
                <w:color w:val="000000"/>
              </w:rPr>
            </w:pPr>
            <w:del w:id="860" w:author="Em Lim" w:date="2025-07-31T17:49:00Z" w16du:dateUtc="2025-08-01T00:49:00Z">
              <w:r w:rsidRPr="00861362" w:rsidDel="000A1486">
                <w:rPr>
                  <w:color w:val="000000"/>
                </w:rPr>
                <w:delText>0.00</w:delText>
              </w:r>
            </w:del>
          </w:p>
        </w:tc>
        <w:tc>
          <w:tcPr>
            <w:tcW w:w="1507" w:type="dxa"/>
            <w:noWrap/>
            <w:hideMark/>
          </w:tcPr>
          <w:p w14:paraId="4140CC81" w14:textId="5EDB39FD" w:rsidR="00CB6958" w:rsidRPr="00861362" w:rsidDel="000A1486" w:rsidRDefault="00CB6958" w:rsidP="00806FD8">
            <w:pPr>
              <w:jc w:val="left"/>
              <w:rPr>
                <w:del w:id="861" w:author="Em Lim" w:date="2025-07-31T17:49:00Z" w16du:dateUtc="2025-08-01T00:49:00Z"/>
                <w:color w:val="000000"/>
              </w:rPr>
            </w:pPr>
            <w:del w:id="862" w:author="Em Lim" w:date="2025-07-31T17:49:00Z" w16du:dateUtc="2025-08-01T00:49:00Z">
              <w:r w:rsidRPr="00861362" w:rsidDel="000A1486">
                <w:rPr>
                  <w:color w:val="000000"/>
                </w:rPr>
                <w:delText>0.09</w:delText>
              </w:r>
            </w:del>
          </w:p>
        </w:tc>
        <w:tc>
          <w:tcPr>
            <w:tcW w:w="1093" w:type="dxa"/>
            <w:noWrap/>
            <w:hideMark/>
          </w:tcPr>
          <w:p w14:paraId="6DF24A2D" w14:textId="60736767" w:rsidR="00CB6958" w:rsidRPr="00861362" w:rsidDel="000A1486" w:rsidRDefault="00CB6958" w:rsidP="00806FD8">
            <w:pPr>
              <w:jc w:val="left"/>
              <w:rPr>
                <w:del w:id="863" w:author="Em Lim" w:date="2025-07-31T17:49:00Z" w16du:dateUtc="2025-08-01T00:49:00Z"/>
                <w:color w:val="000000"/>
              </w:rPr>
            </w:pPr>
            <w:del w:id="864" w:author="Em Lim" w:date="2025-07-31T17:49:00Z" w16du:dateUtc="2025-08-01T00:49:00Z">
              <w:r w:rsidRPr="00861362" w:rsidDel="000A1486">
                <w:rPr>
                  <w:color w:val="000000"/>
                </w:rPr>
                <w:delText>0.05</w:delText>
              </w:r>
            </w:del>
          </w:p>
        </w:tc>
        <w:tc>
          <w:tcPr>
            <w:tcW w:w="1300" w:type="dxa"/>
            <w:noWrap/>
            <w:hideMark/>
          </w:tcPr>
          <w:p w14:paraId="03148DF9" w14:textId="6FBD03EB" w:rsidR="00CB6958" w:rsidRPr="00861362" w:rsidDel="000A1486" w:rsidRDefault="00CB6958" w:rsidP="00806FD8">
            <w:pPr>
              <w:jc w:val="left"/>
              <w:rPr>
                <w:del w:id="865" w:author="Em Lim" w:date="2025-07-31T17:49:00Z" w16du:dateUtc="2025-08-01T00:49:00Z"/>
                <w:color w:val="000000"/>
              </w:rPr>
            </w:pPr>
            <w:del w:id="866" w:author="Em Lim" w:date="2025-07-31T17:49:00Z" w16du:dateUtc="2025-08-01T00:49:00Z">
              <w:r w:rsidRPr="00861362" w:rsidDel="000A1486">
                <w:rPr>
                  <w:color w:val="000000"/>
                </w:rPr>
                <w:delText>0.96</w:delText>
              </w:r>
            </w:del>
          </w:p>
        </w:tc>
      </w:tr>
      <w:tr w:rsidR="00CB6958" w:rsidRPr="00861362" w:rsidDel="000A1486" w14:paraId="0A745D8F" w14:textId="291F4F6C" w:rsidTr="00806FD8">
        <w:trPr>
          <w:trHeight w:val="320"/>
          <w:del w:id="867" w:author="Em Lim" w:date="2025-07-31T17:49:00Z"/>
        </w:trPr>
        <w:tc>
          <w:tcPr>
            <w:tcW w:w="3261" w:type="dxa"/>
            <w:noWrap/>
            <w:hideMark/>
          </w:tcPr>
          <w:p w14:paraId="318DFF92" w14:textId="4390ACD8" w:rsidR="00CB6958" w:rsidRPr="00861362" w:rsidDel="000A1486" w:rsidRDefault="00CB6958" w:rsidP="00806FD8">
            <w:pPr>
              <w:jc w:val="left"/>
              <w:rPr>
                <w:del w:id="868" w:author="Em Lim" w:date="2025-07-31T17:49:00Z" w16du:dateUtc="2025-08-01T00:49:00Z"/>
                <w:color w:val="000000"/>
              </w:rPr>
            </w:pPr>
            <w:del w:id="869"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2F9254F7" w14:textId="61E47B4C" w:rsidR="00CB6958" w:rsidRPr="00861362" w:rsidDel="000A1486" w:rsidRDefault="00CB6958" w:rsidP="00806FD8">
            <w:pPr>
              <w:jc w:val="left"/>
              <w:rPr>
                <w:del w:id="870" w:author="Em Lim" w:date="2025-07-31T17:49:00Z" w16du:dateUtc="2025-08-01T00:49:00Z"/>
                <w:color w:val="000000"/>
              </w:rPr>
            </w:pPr>
            <w:del w:id="871" w:author="Em Lim" w:date="2025-07-31T17:49:00Z" w16du:dateUtc="2025-08-01T00:49:00Z">
              <w:r w:rsidRPr="00861362" w:rsidDel="000A1486">
                <w:rPr>
                  <w:color w:val="000000"/>
                </w:rPr>
                <w:delText>-0.16</w:delText>
              </w:r>
            </w:del>
          </w:p>
        </w:tc>
        <w:tc>
          <w:tcPr>
            <w:tcW w:w="1507" w:type="dxa"/>
            <w:noWrap/>
            <w:hideMark/>
          </w:tcPr>
          <w:p w14:paraId="1BD241CD" w14:textId="60D3D3E8" w:rsidR="00CB6958" w:rsidRPr="00861362" w:rsidDel="000A1486" w:rsidRDefault="00CB6958" w:rsidP="00806FD8">
            <w:pPr>
              <w:jc w:val="left"/>
              <w:rPr>
                <w:del w:id="872" w:author="Em Lim" w:date="2025-07-31T17:49:00Z" w16du:dateUtc="2025-08-01T00:49:00Z"/>
                <w:color w:val="000000"/>
              </w:rPr>
            </w:pPr>
            <w:del w:id="873" w:author="Em Lim" w:date="2025-07-31T17:49:00Z" w16du:dateUtc="2025-08-01T00:49:00Z">
              <w:r w:rsidRPr="00861362" w:rsidDel="000A1486">
                <w:rPr>
                  <w:color w:val="000000"/>
                </w:rPr>
                <w:delText>0.58</w:delText>
              </w:r>
            </w:del>
          </w:p>
        </w:tc>
        <w:tc>
          <w:tcPr>
            <w:tcW w:w="1093" w:type="dxa"/>
            <w:noWrap/>
            <w:hideMark/>
          </w:tcPr>
          <w:p w14:paraId="6C33268B" w14:textId="65E065CA" w:rsidR="00CB6958" w:rsidRPr="00861362" w:rsidDel="000A1486" w:rsidRDefault="00CB6958" w:rsidP="00806FD8">
            <w:pPr>
              <w:jc w:val="left"/>
              <w:rPr>
                <w:del w:id="874" w:author="Em Lim" w:date="2025-07-31T17:49:00Z" w16du:dateUtc="2025-08-01T00:49:00Z"/>
                <w:color w:val="000000"/>
              </w:rPr>
            </w:pPr>
            <w:del w:id="875" w:author="Em Lim" w:date="2025-07-31T17:49:00Z" w16du:dateUtc="2025-08-01T00:49:00Z">
              <w:r w:rsidRPr="00861362" w:rsidDel="000A1486">
                <w:rPr>
                  <w:color w:val="000000"/>
                </w:rPr>
                <w:delText>-0.28</w:delText>
              </w:r>
            </w:del>
          </w:p>
        </w:tc>
        <w:tc>
          <w:tcPr>
            <w:tcW w:w="1300" w:type="dxa"/>
            <w:noWrap/>
            <w:hideMark/>
          </w:tcPr>
          <w:p w14:paraId="015A90DF" w14:textId="66B782BC" w:rsidR="00CB6958" w:rsidRPr="00861362" w:rsidDel="000A1486" w:rsidRDefault="00CB6958" w:rsidP="00806FD8">
            <w:pPr>
              <w:jc w:val="left"/>
              <w:rPr>
                <w:del w:id="876" w:author="Em Lim" w:date="2025-07-31T17:49:00Z" w16du:dateUtc="2025-08-01T00:49:00Z"/>
                <w:color w:val="000000"/>
              </w:rPr>
            </w:pPr>
            <w:del w:id="877" w:author="Em Lim" w:date="2025-07-31T17:49:00Z" w16du:dateUtc="2025-08-01T00:49:00Z">
              <w:r w:rsidRPr="00861362" w:rsidDel="000A1486">
                <w:rPr>
                  <w:color w:val="000000"/>
                </w:rPr>
                <w:delText>0.78</w:delText>
              </w:r>
            </w:del>
          </w:p>
        </w:tc>
      </w:tr>
    </w:tbl>
    <w:p w14:paraId="2D35E050" w14:textId="3136B601" w:rsidR="00CB6958" w:rsidRPr="00861362" w:rsidDel="000A1486" w:rsidRDefault="00CB6958" w:rsidP="00CB6958">
      <w:pPr>
        <w:rPr>
          <w:del w:id="878" w:author="Em Lim" w:date="2025-07-31T17:49:00Z" w16du:dateUtc="2025-08-01T00:49:00Z"/>
        </w:rPr>
      </w:pPr>
    </w:p>
    <w:p w14:paraId="06EB263C" w14:textId="3AB09C02" w:rsidR="00CB6958" w:rsidRPr="00657643" w:rsidDel="000A1486" w:rsidRDefault="00CB6958">
      <w:pPr>
        <w:rPr>
          <w:del w:id="879" w:author="Em Lim" w:date="2025-07-31T17:49:00Z" w16du:dateUtc="2025-08-01T00:49:00Z"/>
          <w:color w:val="000000"/>
          <w:sz w:val="18"/>
          <w:szCs w:val="18"/>
        </w:rPr>
      </w:pPr>
      <w:del w:id="880" w:author="Em Lim" w:date="2025-07-31T17:49:00Z" w16du:dateUtc="2025-08-01T00:49:00Z">
        <w:r w:rsidDel="000A1486">
          <w:rPr>
            <w:color w:val="000000"/>
            <w:sz w:val="18"/>
            <w:szCs w:val="18"/>
          </w:rPr>
          <w:br w:type="page"/>
        </w:r>
      </w:del>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rsidDel="000A1486" w14:paraId="15E11271" w14:textId="13A3732E" w:rsidTr="00806FD8">
        <w:trPr>
          <w:cnfStyle w:val="100000000000" w:firstRow="1" w:lastRow="0" w:firstColumn="0" w:lastColumn="0" w:oddVBand="0" w:evenVBand="0" w:oddHBand="0" w:evenHBand="0" w:firstRowFirstColumn="0" w:firstRowLastColumn="0" w:lastRowFirstColumn="0" w:lastRowLastColumn="0"/>
          <w:trHeight w:val="320"/>
          <w:del w:id="881" w:author="Em Lim" w:date="2025-07-31T17:49:00Z"/>
        </w:trPr>
        <w:tc>
          <w:tcPr>
            <w:tcW w:w="3261" w:type="dxa"/>
            <w:noWrap/>
            <w:hideMark/>
          </w:tcPr>
          <w:p w14:paraId="06267A5E" w14:textId="3266FE4F" w:rsidR="00CB6958" w:rsidRPr="00861362" w:rsidDel="000A1486" w:rsidRDefault="00CB6958">
            <w:pPr>
              <w:rPr>
                <w:del w:id="882" w:author="Em Lim" w:date="2025-07-31T17:49:00Z" w16du:dateUtc="2025-08-01T00:49:00Z"/>
                <w:b/>
                <w:bCs/>
              </w:rPr>
              <w:pPrChange w:id="883" w:author="Em Lim" w:date="2025-07-31T17:49:00Z" w16du:dateUtc="2025-08-01T00:49:00Z">
                <w:pPr>
                  <w:jc w:val="left"/>
                </w:pPr>
              </w:pPrChange>
            </w:pPr>
            <w:del w:id="884" w:author="Em Lim" w:date="2025-07-31T17:49:00Z" w16du:dateUtc="2025-08-01T00:49:00Z">
              <w:r w:rsidRPr="00861362" w:rsidDel="000A1486">
                <w:rPr>
                  <w:b/>
                  <w:bCs/>
                </w:rPr>
                <w:delText xml:space="preserve">Gobiidae </w:delText>
              </w:r>
              <w:r w:rsidRPr="00861362" w:rsidDel="000A1486">
                <w:delText>(</w:delText>
              </w:r>
              <w:r w:rsidRPr="00E061EB" w:rsidDel="000A1486">
                <w:rPr>
                  <w:i/>
                  <w:iCs/>
                </w:rPr>
                <w:delText>R</w:delText>
              </w:r>
              <w:r w:rsidRPr="00E061EB" w:rsidDel="000A1486">
                <w:rPr>
                  <w:i/>
                  <w:iCs/>
                  <w:vertAlign w:val="superscript"/>
                </w:rPr>
                <w:delText>2</w:delText>
              </w:r>
              <w:r w:rsidRPr="00861362" w:rsidDel="000A1486">
                <w:delText xml:space="preserve"> = 0.44)</w:delText>
              </w:r>
            </w:del>
          </w:p>
        </w:tc>
        <w:tc>
          <w:tcPr>
            <w:tcW w:w="619" w:type="dxa"/>
            <w:noWrap/>
            <w:hideMark/>
          </w:tcPr>
          <w:p w14:paraId="0D312A93" w14:textId="39B9F388" w:rsidR="00CB6958" w:rsidRPr="00861362" w:rsidDel="000A1486" w:rsidRDefault="00CB6958">
            <w:pPr>
              <w:rPr>
                <w:del w:id="885" w:author="Em Lim" w:date="2025-07-31T17:49:00Z" w16du:dateUtc="2025-08-01T00:49:00Z"/>
                <w:b/>
                <w:bCs/>
                <w:color w:val="000000"/>
              </w:rPr>
              <w:pPrChange w:id="886" w:author="Em Lim" w:date="2025-07-31T17:49:00Z" w16du:dateUtc="2025-08-01T00:49:00Z">
                <w:pPr>
                  <w:jc w:val="left"/>
                </w:pPr>
              </w:pPrChange>
            </w:pPr>
            <w:del w:id="887" w:author="Em Lim" w:date="2025-07-31T17:49:00Z" w16du:dateUtc="2025-08-01T00:49:00Z">
              <w:r w:rsidRPr="00861362" w:rsidDel="000A1486">
                <w:rPr>
                  <w:b/>
                  <w:bCs/>
                  <w:color w:val="000000"/>
                </w:rPr>
                <w:delText>Estimate</w:delText>
              </w:r>
            </w:del>
          </w:p>
        </w:tc>
        <w:tc>
          <w:tcPr>
            <w:tcW w:w="1507" w:type="dxa"/>
            <w:noWrap/>
            <w:hideMark/>
          </w:tcPr>
          <w:p w14:paraId="323B10FF" w14:textId="4D853A3B" w:rsidR="00CB6958" w:rsidRPr="00861362" w:rsidDel="000A1486" w:rsidRDefault="00CB6958">
            <w:pPr>
              <w:rPr>
                <w:del w:id="888" w:author="Em Lim" w:date="2025-07-31T17:49:00Z" w16du:dateUtc="2025-08-01T00:49:00Z"/>
                <w:b/>
                <w:bCs/>
                <w:color w:val="000000"/>
              </w:rPr>
              <w:pPrChange w:id="889" w:author="Em Lim" w:date="2025-07-31T17:49:00Z" w16du:dateUtc="2025-08-01T00:49:00Z">
                <w:pPr>
                  <w:jc w:val="left"/>
                </w:pPr>
              </w:pPrChange>
            </w:pPr>
            <w:del w:id="890" w:author="Em Lim" w:date="2025-07-31T17:49:00Z" w16du:dateUtc="2025-08-01T00:49:00Z">
              <w:r w:rsidRPr="00861362" w:rsidDel="000A1486">
                <w:rPr>
                  <w:b/>
                  <w:bCs/>
                  <w:color w:val="000000"/>
                </w:rPr>
                <w:delText>Std. error</w:delText>
              </w:r>
            </w:del>
          </w:p>
        </w:tc>
        <w:tc>
          <w:tcPr>
            <w:tcW w:w="1093" w:type="dxa"/>
            <w:noWrap/>
            <w:hideMark/>
          </w:tcPr>
          <w:p w14:paraId="1F07E2B0" w14:textId="29FBA27B" w:rsidR="00CB6958" w:rsidRPr="00861362" w:rsidDel="000A1486" w:rsidRDefault="00CB6958">
            <w:pPr>
              <w:rPr>
                <w:del w:id="891" w:author="Em Lim" w:date="2025-07-31T17:49:00Z" w16du:dateUtc="2025-08-01T00:49:00Z"/>
                <w:b/>
                <w:bCs/>
                <w:color w:val="000000"/>
              </w:rPr>
              <w:pPrChange w:id="892" w:author="Em Lim" w:date="2025-07-31T17:49:00Z" w16du:dateUtc="2025-08-01T00:49:00Z">
                <w:pPr>
                  <w:jc w:val="left"/>
                </w:pPr>
              </w:pPrChange>
            </w:pPr>
            <w:del w:id="893" w:author="Em Lim" w:date="2025-07-31T17:49:00Z" w16du:dateUtc="2025-08-01T00:49:00Z">
              <w:r w:rsidRPr="00861362" w:rsidDel="000A1486">
                <w:rPr>
                  <w:b/>
                  <w:bCs/>
                  <w:color w:val="000000"/>
                </w:rPr>
                <w:delText>z value</w:delText>
              </w:r>
            </w:del>
          </w:p>
        </w:tc>
        <w:tc>
          <w:tcPr>
            <w:tcW w:w="1300" w:type="dxa"/>
            <w:noWrap/>
            <w:hideMark/>
          </w:tcPr>
          <w:p w14:paraId="0C90462E" w14:textId="353D81A5" w:rsidR="00CB6958" w:rsidRPr="00861362" w:rsidDel="000A1486" w:rsidRDefault="00CB6958">
            <w:pPr>
              <w:rPr>
                <w:del w:id="894" w:author="Em Lim" w:date="2025-07-31T17:49:00Z" w16du:dateUtc="2025-08-01T00:49:00Z"/>
                <w:b/>
                <w:bCs/>
                <w:color w:val="000000"/>
              </w:rPr>
              <w:pPrChange w:id="895" w:author="Em Lim" w:date="2025-07-31T17:49:00Z" w16du:dateUtc="2025-08-01T00:49:00Z">
                <w:pPr>
                  <w:jc w:val="left"/>
                </w:pPr>
              </w:pPrChange>
            </w:pPr>
            <w:del w:id="896" w:author="Em Lim" w:date="2025-07-31T17:49:00Z" w16du:dateUtc="2025-08-01T00:49:00Z">
              <w:r w:rsidRPr="00861362" w:rsidDel="000A1486">
                <w:rPr>
                  <w:b/>
                  <w:bCs/>
                  <w:color w:val="000000"/>
                </w:rPr>
                <w:delText>p value</w:delText>
              </w:r>
            </w:del>
          </w:p>
        </w:tc>
      </w:tr>
      <w:tr w:rsidR="00CB6958" w:rsidRPr="00861362" w:rsidDel="000A1486" w14:paraId="74DE3415" w14:textId="1BF33E8E" w:rsidTr="00806FD8">
        <w:trPr>
          <w:trHeight w:val="320"/>
          <w:del w:id="897" w:author="Em Lim" w:date="2025-07-31T17:49:00Z"/>
        </w:trPr>
        <w:tc>
          <w:tcPr>
            <w:tcW w:w="3261" w:type="dxa"/>
            <w:noWrap/>
            <w:hideMark/>
          </w:tcPr>
          <w:p w14:paraId="768D2BF6" w14:textId="4170FE68" w:rsidR="00CB6958" w:rsidRPr="00861362" w:rsidDel="000A1486" w:rsidRDefault="00CB6958">
            <w:pPr>
              <w:rPr>
                <w:del w:id="898" w:author="Em Lim" w:date="2025-07-31T17:49:00Z" w16du:dateUtc="2025-08-01T00:49:00Z"/>
                <w:color w:val="000000"/>
              </w:rPr>
              <w:pPrChange w:id="899" w:author="Em Lim" w:date="2025-07-31T17:49:00Z" w16du:dateUtc="2025-08-01T00:49:00Z">
                <w:pPr>
                  <w:jc w:val="left"/>
                </w:pPr>
              </w:pPrChange>
            </w:pPr>
            <w:del w:id="900" w:author="Em Lim" w:date="2025-07-31T17:49:00Z" w16du:dateUtc="2025-08-01T00:49:00Z">
              <w:r w:rsidRPr="00861362" w:rsidDel="000A1486">
                <w:rPr>
                  <w:color w:val="000000"/>
                </w:rPr>
                <w:delText>Intercept</w:delText>
              </w:r>
            </w:del>
          </w:p>
        </w:tc>
        <w:tc>
          <w:tcPr>
            <w:tcW w:w="619" w:type="dxa"/>
            <w:noWrap/>
            <w:hideMark/>
          </w:tcPr>
          <w:p w14:paraId="20DC79B0" w14:textId="7C3ED13F" w:rsidR="00CB6958" w:rsidRPr="00861362" w:rsidDel="000A1486" w:rsidRDefault="00CB6958">
            <w:pPr>
              <w:rPr>
                <w:del w:id="901" w:author="Em Lim" w:date="2025-07-31T17:49:00Z" w16du:dateUtc="2025-08-01T00:49:00Z"/>
                <w:color w:val="000000"/>
              </w:rPr>
              <w:pPrChange w:id="902" w:author="Em Lim" w:date="2025-07-31T17:49:00Z" w16du:dateUtc="2025-08-01T00:49:00Z">
                <w:pPr>
                  <w:jc w:val="left"/>
                </w:pPr>
              </w:pPrChange>
            </w:pPr>
            <w:del w:id="903" w:author="Em Lim" w:date="2025-07-31T17:49:00Z" w16du:dateUtc="2025-08-01T00:49:00Z">
              <w:r w:rsidRPr="00861362" w:rsidDel="000A1486">
                <w:rPr>
                  <w:color w:val="000000"/>
                </w:rPr>
                <w:delText>-0.64</w:delText>
              </w:r>
            </w:del>
          </w:p>
        </w:tc>
        <w:tc>
          <w:tcPr>
            <w:tcW w:w="1507" w:type="dxa"/>
            <w:noWrap/>
            <w:hideMark/>
          </w:tcPr>
          <w:p w14:paraId="453513A7" w14:textId="2500DA11" w:rsidR="00CB6958" w:rsidRPr="00861362" w:rsidDel="000A1486" w:rsidRDefault="00CB6958">
            <w:pPr>
              <w:rPr>
                <w:del w:id="904" w:author="Em Lim" w:date="2025-07-31T17:49:00Z" w16du:dateUtc="2025-08-01T00:49:00Z"/>
                <w:color w:val="000000"/>
              </w:rPr>
              <w:pPrChange w:id="905" w:author="Em Lim" w:date="2025-07-31T17:49:00Z" w16du:dateUtc="2025-08-01T00:49:00Z">
                <w:pPr>
                  <w:jc w:val="left"/>
                </w:pPr>
              </w:pPrChange>
            </w:pPr>
            <w:del w:id="906" w:author="Em Lim" w:date="2025-07-31T17:49:00Z" w16du:dateUtc="2025-08-01T00:49:00Z">
              <w:r w:rsidRPr="00861362" w:rsidDel="000A1486">
                <w:rPr>
                  <w:color w:val="000000"/>
                </w:rPr>
                <w:delText>0.29</w:delText>
              </w:r>
            </w:del>
          </w:p>
        </w:tc>
        <w:tc>
          <w:tcPr>
            <w:tcW w:w="1093" w:type="dxa"/>
            <w:noWrap/>
            <w:hideMark/>
          </w:tcPr>
          <w:p w14:paraId="203FC8C8" w14:textId="0C894D16" w:rsidR="00CB6958" w:rsidRPr="00861362" w:rsidDel="000A1486" w:rsidRDefault="00CB6958">
            <w:pPr>
              <w:rPr>
                <w:del w:id="907" w:author="Em Lim" w:date="2025-07-31T17:49:00Z" w16du:dateUtc="2025-08-01T00:49:00Z"/>
                <w:color w:val="000000"/>
              </w:rPr>
              <w:pPrChange w:id="908" w:author="Em Lim" w:date="2025-07-31T17:49:00Z" w16du:dateUtc="2025-08-01T00:49:00Z">
                <w:pPr>
                  <w:jc w:val="left"/>
                </w:pPr>
              </w:pPrChange>
            </w:pPr>
            <w:del w:id="909" w:author="Em Lim" w:date="2025-07-31T17:49:00Z" w16du:dateUtc="2025-08-01T00:49:00Z">
              <w:r w:rsidRPr="00861362" w:rsidDel="000A1486">
                <w:rPr>
                  <w:color w:val="000000"/>
                </w:rPr>
                <w:delText>-2.19</w:delText>
              </w:r>
            </w:del>
          </w:p>
        </w:tc>
        <w:tc>
          <w:tcPr>
            <w:tcW w:w="1300" w:type="dxa"/>
            <w:noWrap/>
            <w:hideMark/>
          </w:tcPr>
          <w:p w14:paraId="4A0675B3" w14:textId="79ED3410" w:rsidR="00CB6958" w:rsidRPr="00861362" w:rsidDel="000A1486" w:rsidRDefault="00CB6958">
            <w:pPr>
              <w:rPr>
                <w:del w:id="910" w:author="Em Lim" w:date="2025-07-31T17:49:00Z" w16du:dateUtc="2025-08-01T00:49:00Z"/>
                <w:color w:val="000000"/>
              </w:rPr>
              <w:pPrChange w:id="911" w:author="Em Lim" w:date="2025-07-31T17:49:00Z" w16du:dateUtc="2025-08-01T00:49:00Z">
                <w:pPr>
                  <w:jc w:val="left"/>
                </w:pPr>
              </w:pPrChange>
            </w:pPr>
            <w:del w:id="912" w:author="Em Lim" w:date="2025-07-31T17:49:00Z" w16du:dateUtc="2025-08-01T00:49:00Z">
              <w:r w:rsidRPr="00861362" w:rsidDel="000A1486">
                <w:rPr>
                  <w:color w:val="000000"/>
                </w:rPr>
                <w:delText>0.03</w:delText>
              </w:r>
            </w:del>
          </w:p>
        </w:tc>
      </w:tr>
      <w:tr w:rsidR="00CB6958" w:rsidRPr="00861362" w:rsidDel="000A1486" w14:paraId="457DE70F" w14:textId="7212BF82" w:rsidTr="00806FD8">
        <w:trPr>
          <w:trHeight w:val="320"/>
          <w:del w:id="913" w:author="Em Lim" w:date="2025-07-31T17:49:00Z"/>
        </w:trPr>
        <w:tc>
          <w:tcPr>
            <w:tcW w:w="3261" w:type="dxa"/>
            <w:noWrap/>
            <w:hideMark/>
          </w:tcPr>
          <w:p w14:paraId="0B810497" w14:textId="4A6554BE" w:rsidR="00CB6958" w:rsidRPr="00861362" w:rsidDel="000A1486" w:rsidRDefault="00CB6958">
            <w:pPr>
              <w:rPr>
                <w:del w:id="914" w:author="Em Lim" w:date="2025-07-31T17:49:00Z" w16du:dateUtc="2025-08-01T00:49:00Z"/>
                <w:color w:val="000000"/>
              </w:rPr>
              <w:pPrChange w:id="915" w:author="Em Lim" w:date="2025-07-31T17:49:00Z" w16du:dateUtc="2025-08-01T00:49:00Z">
                <w:pPr>
                  <w:jc w:val="left"/>
                </w:pPr>
              </w:pPrChange>
            </w:pPr>
            <w:del w:id="916" w:author="Em Lim" w:date="2025-07-31T17:49:00Z" w16du:dateUtc="2025-08-01T00:49:00Z">
              <w:r w:rsidRPr="00861362" w:rsidDel="000A1486">
                <w:rPr>
                  <w:color w:val="000000"/>
                </w:rPr>
                <w:delText>Abundance</w:delText>
              </w:r>
            </w:del>
          </w:p>
        </w:tc>
        <w:tc>
          <w:tcPr>
            <w:tcW w:w="619" w:type="dxa"/>
            <w:noWrap/>
            <w:hideMark/>
          </w:tcPr>
          <w:p w14:paraId="6F99CB2D" w14:textId="011AA083" w:rsidR="00CB6958" w:rsidRPr="00861362" w:rsidDel="000A1486" w:rsidRDefault="00CB6958">
            <w:pPr>
              <w:rPr>
                <w:del w:id="917" w:author="Em Lim" w:date="2025-07-31T17:49:00Z" w16du:dateUtc="2025-08-01T00:49:00Z"/>
                <w:color w:val="000000"/>
              </w:rPr>
              <w:pPrChange w:id="918" w:author="Em Lim" w:date="2025-07-31T17:49:00Z" w16du:dateUtc="2025-08-01T00:49:00Z">
                <w:pPr>
                  <w:jc w:val="left"/>
                </w:pPr>
              </w:pPrChange>
            </w:pPr>
            <w:del w:id="919" w:author="Em Lim" w:date="2025-07-31T17:49:00Z" w16du:dateUtc="2025-08-01T00:49:00Z">
              <w:r w:rsidRPr="00861362" w:rsidDel="000A1486">
                <w:rPr>
                  <w:color w:val="000000"/>
                </w:rPr>
                <w:delText>0.17</w:delText>
              </w:r>
            </w:del>
          </w:p>
        </w:tc>
        <w:tc>
          <w:tcPr>
            <w:tcW w:w="1507" w:type="dxa"/>
            <w:noWrap/>
            <w:hideMark/>
          </w:tcPr>
          <w:p w14:paraId="7A1471A2" w14:textId="2765AB02" w:rsidR="00CB6958" w:rsidRPr="00861362" w:rsidDel="000A1486" w:rsidRDefault="00CB6958">
            <w:pPr>
              <w:rPr>
                <w:del w:id="920" w:author="Em Lim" w:date="2025-07-31T17:49:00Z" w16du:dateUtc="2025-08-01T00:49:00Z"/>
                <w:color w:val="000000"/>
              </w:rPr>
              <w:pPrChange w:id="921" w:author="Em Lim" w:date="2025-07-31T17:49:00Z" w16du:dateUtc="2025-08-01T00:49:00Z">
                <w:pPr>
                  <w:jc w:val="left"/>
                </w:pPr>
              </w:pPrChange>
            </w:pPr>
            <w:del w:id="922" w:author="Em Lim" w:date="2025-07-31T17:49:00Z" w16du:dateUtc="2025-08-01T00:49:00Z">
              <w:r w:rsidRPr="00861362" w:rsidDel="000A1486">
                <w:rPr>
                  <w:color w:val="000000"/>
                </w:rPr>
                <w:delText>0.23</w:delText>
              </w:r>
            </w:del>
          </w:p>
        </w:tc>
        <w:tc>
          <w:tcPr>
            <w:tcW w:w="1093" w:type="dxa"/>
            <w:noWrap/>
            <w:hideMark/>
          </w:tcPr>
          <w:p w14:paraId="7D585074" w14:textId="721905F4" w:rsidR="00CB6958" w:rsidRPr="00861362" w:rsidDel="000A1486" w:rsidRDefault="00CB6958">
            <w:pPr>
              <w:rPr>
                <w:del w:id="923" w:author="Em Lim" w:date="2025-07-31T17:49:00Z" w16du:dateUtc="2025-08-01T00:49:00Z"/>
                <w:color w:val="000000"/>
              </w:rPr>
              <w:pPrChange w:id="924" w:author="Em Lim" w:date="2025-07-31T17:49:00Z" w16du:dateUtc="2025-08-01T00:49:00Z">
                <w:pPr>
                  <w:jc w:val="left"/>
                </w:pPr>
              </w:pPrChange>
            </w:pPr>
            <w:del w:id="925" w:author="Em Lim" w:date="2025-07-31T17:49:00Z" w16du:dateUtc="2025-08-01T00:49:00Z">
              <w:r w:rsidRPr="00861362" w:rsidDel="000A1486">
                <w:rPr>
                  <w:color w:val="000000"/>
                </w:rPr>
                <w:delText>0.75</w:delText>
              </w:r>
            </w:del>
          </w:p>
        </w:tc>
        <w:tc>
          <w:tcPr>
            <w:tcW w:w="1300" w:type="dxa"/>
            <w:noWrap/>
            <w:hideMark/>
          </w:tcPr>
          <w:p w14:paraId="4013750A" w14:textId="1F4696C5" w:rsidR="00CB6958" w:rsidRPr="00861362" w:rsidDel="000A1486" w:rsidRDefault="00CB6958">
            <w:pPr>
              <w:rPr>
                <w:del w:id="926" w:author="Em Lim" w:date="2025-07-31T17:49:00Z" w16du:dateUtc="2025-08-01T00:49:00Z"/>
                <w:color w:val="000000"/>
              </w:rPr>
              <w:pPrChange w:id="927" w:author="Em Lim" w:date="2025-07-31T17:49:00Z" w16du:dateUtc="2025-08-01T00:49:00Z">
                <w:pPr>
                  <w:jc w:val="left"/>
                </w:pPr>
              </w:pPrChange>
            </w:pPr>
            <w:del w:id="928" w:author="Em Lim" w:date="2025-07-31T17:49:00Z" w16du:dateUtc="2025-08-01T00:49:00Z">
              <w:r w:rsidRPr="00861362" w:rsidDel="000A1486">
                <w:rPr>
                  <w:color w:val="000000"/>
                </w:rPr>
                <w:delText>0.45</w:delText>
              </w:r>
            </w:del>
          </w:p>
        </w:tc>
      </w:tr>
      <w:tr w:rsidR="00CB6958" w:rsidRPr="00861362" w:rsidDel="000A1486" w14:paraId="691DA7E1" w14:textId="7DA35A44" w:rsidTr="00806FD8">
        <w:trPr>
          <w:trHeight w:val="320"/>
          <w:del w:id="929" w:author="Em Lim" w:date="2025-07-31T17:49:00Z"/>
        </w:trPr>
        <w:tc>
          <w:tcPr>
            <w:tcW w:w="3261" w:type="dxa"/>
            <w:noWrap/>
            <w:hideMark/>
          </w:tcPr>
          <w:p w14:paraId="0A160FE8" w14:textId="2CF3213B" w:rsidR="00CB6958" w:rsidRPr="00861362" w:rsidDel="000A1486" w:rsidRDefault="00CB6958">
            <w:pPr>
              <w:rPr>
                <w:del w:id="930" w:author="Em Lim" w:date="2025-07-31T17:49:00Z" w16du:dateUtc="2025-08-01T00:49:00Z"/>
                <w:color w:val="000000"/>
              </w:rPr>
              <w:pPrChange w:id="931" w:author="Em Lim" w:date="2025-07-31T17:49:00Z" w16du:dateUtc="2025-08-01T00:49:00Z">
                <w:pPr>
                  <w:jc w:val="left"/>
                </w:pPr>
              </w:pPrChange>
            </w:pPr>
            <w:del w:id="932" w:author="Em Lim" w:date="2025-07-31T17:49:00Z" w16du:dateUtc="2025-08-01T00:49:00Z">
              <w:r w:rsidRPr="00861362" w:rsidDel="000A1486">
                <w:rPr>
                  <w:color w:val="000000"/>
                </w:rPr>
                <w:delText>Tide exchange</w:delText>
              </w:r>
            </w:del>
          </w:p>
        </w:tc>
        <w:tc>
          <w:tcPr>
            <w:tcW w:w="619" w:type="dxa"/>
            <w:noWrap/>
            <w:hideMark/>
          </w:tcPr>
          <w:p w14:paraId="0B6CE883" w14:textId="1366A645" w:rsidR="00CB6958" w:rsidRPr="00861362" w:rsidDel="000A1486" w:rsidRDefault="00CB6958">
            <w:pPr>
              <w:rPr>
                <w:del w:id="933" w:author="Em Lim" w:date="2025-07-31T17:49:00Z" w16du:dateUtc="2025-08-01T00:49:00Z"/>
                <w:color w:val="000000"/>
              </w:rPr>
              <w:pPrChange w:id="934" w:author="Em Lim" w:date="2025-07-31T17:49:00Z" w16du:dateUtc="2025-08-01T00:49:00Z">
                <w:pPr>
                  <w:jc w:val="left"/>
                </w:pPr>
              </w:pPrChange>
            </w:pPr>
            <w:del w:id="935" w:author="Em Lim" w:date="2025-07-31T17:49:00Z" w16du:dateUtc="2025-08-01T00:49:00Z">
              <w:r w:rsidRPr="00861362" w:rsidDel="000A1486">
                <w:rPr>
                  <w:color w:val="000000"/>
                </w:rPr>
                <w:delText>0.04</w:delText>
              </w:r>
            </w:del>
          </w:p>
        </w:tc>
        <w:tc>
          <w:tcPr>
            <w:tcW w:w="1507" w:type="dxa"/>
            <w:noWrap/>
            <w:hideMark/>
          </w:tcPr>
          <w:p w14:paraId="6C20AA07" w14:textId="3BE08125" w:rsidR="00CB6958" w:rsidRPr="00861362" w:rsidDel="000A1486" w:rsidRDefault="00CB6958">
            <w:pPr>
              <w:rPr>
                <w:del w:id="936" w:author="Em Lim" w:date="2025-07-31T17:49:00Z" w16du:dateUtc="2025-08-01T00:49:00Z"/>
                <w:color w:val="000000"/>
              </w:rPr>
              <w:pPrChange w:id="937" w:author="Em Lim" w:date="2025-07-31T17:49:00Z" w16du:dateUtc="2025-08-01T00:49:00Z">
                <w:pPr>
                  <w:jc w:val="left"/>
                </w:pPr>
              </w:pPrChange>
            </w:pPr>
            <w:del w:id="938" w:author="Em Lim" w:date="2025-07-31T17:49:00Z" w16du:dateUtc="2025-08-01T00:49:00Z">
              <w:r w:rsidRPr="00861362" w:rsidDel="000A1486">
                <w:rPr>
                  <w:color w:val="000000"/>
                </w:rPr>
                <w:delText>0.07</w:delText>
              </w:r>
            </w:del>
          </w:p>
        </w:tc>
        <w:tc>
          <w:tcPr>
            <w:tcW w:w="1093" w:type="dxa"/>
            <w:noWrap/>
            <w:hideMark/>
          </w:tcPr>
          <w:p w14:paraId="3C27B07A" w14:textId="2A2A59A7" w:rsidR="00CB6958" w:rsidRPr="00861362" w:rsidDel="000A1486" w:rsidRDefault="00CB6958">
            <w:pPr>
              <w:rPr>
                <w:del w:id="939" w:author="Em Lim" w:date="2025-07-31T17:49:00Z" w16du:dateUtc="2025-08-01T00:49:00Z"/>
                <w:color w:val="000000"/>
              </w:rPr>
              <w:pPrChange w:id="940" w:author="Em Lim" w:date="2025-07-31T17:49:00Z" w16du:dateUtc="2025-08-01T00:49:00Z">
                <w:pPr>
                  <w:jc w:val="left"/>
                </w:pPr>
              </w:pPrChange>
            </w:pPr>
            <w:del w:id="941" w:author="Em Lim" w:date="2025-07-31T17:49:00Z" w16du:dateUtc="2025-08-01T00:49:00Z">
              <w:r w:rsidRPr="00861362" w:rsidDel="000A1486">
                <w:rPr>
                  <w:color w:val="000000"/>
                </w:rPr>
                <w:delText>0.52</w:delText>
              </w:r>
            </w:del>
          </w:p>
        </w:tc>
        <w:tc>
          <w:tcPr>
            <w:tcW w:w="1300" w:type="dxa"/>
            <w:noWrap/>
            <w:hideMark/>
          </w:tcPr>
          <w:p w14:paraId="59A9FB61" w14:textId="5B9EFED7" w:rsidR="00CB6958" w:rsidRPr="00861362" w:rsidDel="000A1486" w:rsidRDefault="00CB6958">
            <w:pPr>
              <w:rPr>
                <w:del w:id="942" w:author="Em Lim" w:date="2025-07-31T17:49:00Z" w16du:dateUtc="2025-08-01T00:49:00Z"/>
                <w:color w:val="000000"/>
              </w:rPr>
              <w:pPrChange w:id="943" w:author="Em Lim" w:date="2025-07-31T17:49:00Z" w16du:dateUtc="2025-08-01T00:49:00Z">
                <w:pPr>
                  <w:jc w:val="left"/>
                </w:pPr>
              </w:pPrChange>
            </w:pPr>
            <w:del w:id="944" w:author="Em Lim" w:date="2025-07-31T17:49:00Z" w16du:dateUtc="2025-08-01T00:49:00Z">
              <w:r w:rsidRPr="00861362" w:rsidDel="000A1486">
                <w:rPr>
                  <w:color w:val="000000"/>
                </w:rPr>
                <w:delText>0.61</w:delText>
              </w:r>
            </w:del>
          </w:p>
        </w:tc>
      </w:tr>
      <w:tr w:rsidR="00CB6958" w:rsidRPr="00861362" w:rsidDel="000A1486" w14:paraId="21A7630A" w14:textId="1F6FAA70" w:rsidTr="00806FD8">
        <w:trPr>
          <w:trHeight w:val="320"/>
          <w:del w:id="945" w:author="Em Lim" w:date="2025-07-31T17:49:00Z"/>
        </w:trPr>
        <w:tc>
          <w:tcPr>
            <w:tcW w:w="3261" w:type="dxa"/>
            <w:noWrap/>
            <w:hideMark/>
          </w:tcPr>
          <w:p w14:paraId="31BE554E" w14:textId="45171691" w:rsidR="00CB6958" w:rsidRPr="00861362" w:rsidDel="000A1486" w:rsidRDefault="00CB6958">
            <w:pPr>
              <w:rPr>
                <w:del w:id="946" w:author="Em Lim" w:date="2025-07-31T17:49:00Z" w16du:dateUtc="2025-08-01T00:49:00Z"/>
                <w:color w:val="000000"/>
              </w:rPr>
              <w:pPrChange w:id="947" w:author="Em Lim" w:date="2025-07-31T17:49:00Z" w16du:dateUtc="2025-08-01T00:49:00Z">
                <w:pPr>
                  <w:jc w:val="left"/>
                </w:pPr>
              </w:pPrChange>
            </w:pPr>
            <w:del w:id="948" w:author="Em Lim" w:date="2025-07-31T17:49:00Z" w16du:dateUtc="2025-08-01T00:49:00Z">
              <w:r w:rsidRPr="00861362" w:rsidDel="000A1486">
                <w:rPr>
                  <w:color w:val="000000"/>
                </w:rPr>
                <w:delText>Biodiversity</w:delText>
              </w:r>
            </w:del>
          </w:p>
        </w:tc>
        <w:tc>
          <w:tcPr>
            <w:tcW w:w="619" w:type="dxa"/>
            <w:noWrap/>
            <w:hideMark/>
          </w:tcPr>
          <w:p w14:paraId="6DDB60C2" w14:textId="4E14D778" w:rsidR="00CB6958" w:rsidRPr="00861362" w:rsidDel="000A1486" w:rsidRDefault="00CB6958">
            <w:pPr>
              <w:rPr>
                <w:del w:id="949" w:author="Em Lim" w:date="2025-07-31T17:49:00Z" w16du:dateUtc="2025-08-01T00:49:00Z"/>
                <w:color w:val="000000"/>
              </w:rPr>
              <w:pPrChange w:id="950" w:author="Em Lim" w:date="2025-07-31T17:49:00Z" w16du:dateUtc="2025-08-01T00:49:00Z">
                <w:pPr>
                  <w:jc w:val="left"/>
                </w:pPr>
              </w:pPrChange>
            </w:pPr>
            <w:del w:id="951" w:author="Em Lim" w:date="2025-07-31T17:49:00Z" w16du:dateUtc="2025-08-01T00:49:00Z">
              <w:r w:rsidRPr="00861362" w:rsidDel="000A1486">
                <w:rPr>
                  <w:color w:val="000000"/>
                </w:rPr>
                <w:delText>-0.01</w:delText>
              </w:r>
            </w:del>
          </w:p>
        </w:tc>
        <w:tc>
          <w:tcPr>
            <w:tcW w:w="1507" w:type="dxa"/>
            <w:noWrap/>
            <w:hideMark/>
          </w:tcPr>
          <w:p w14:paraId="141BE100" w14:textId="2265AB3E" w:rsidR="00CB6958" w:rsidRPr="00861362" w:rsidDel="000A1486" w:rsidRDefault="00CB6958">
            <w:pPr>
              <w:rPr>
                <w:del w:id="952" w:author="Em Lim" w:date="2025-07-31T17:49:00Z" w16du:dateUtc="2025-08-01T00:49:00Z"/>
                <w:color w:val="000000"/>
              </w:rPr>
              <w:pPrChange w:id="953" w:author="Em Lim" w:date="2025-07-31T17:49:00Z" w16du:dateUtc="2025-08-01T00:49:00Z">
                <w:pPr>
                  <w:jc w:val="left"/>
                </w:pPr>
              </w:pPrChange>
            </w:pPr>
            <w:del w:id="954" w:author="Em Lim" w:date="2025-07-31T17:49:00Z" w16du:dateUtc="2025-08-01T00:49:00Z">
              <w:r w:rsidRPr="00861362" w:rsidDel="000A1486">
                <w:rPr>
                  <w:color w:val="000000"/>
                </w:rPr>
                <w:delText>0.10</w:delText>
              </w:r>
            </w:del>
          </w:p>
        </w:tc>
        <w:tc>
          <w:tcPr>
            <w:tcW w:w="1093" w:type="dxa"/>
            <w:noWrap/>
            <w:hideMark/>
          </w:tcPr>
          <w:p w14:paraId="0C936D7B" w14:textId="5BD61A69" w:rsidR="00CB6958" w:rsidRPr="00861362" w:rsidDel="000A1486" w:rsidRDefault="00CB6958">
            <w:pPr>
              <w:rPr>
                <w:del w:id="955" w:author="Em Lim" w:date="2025-07-31T17:49:00Z" w16du:dateUtc="2025-08-01T00:49:00Z"/>
                <w:color w:val="000000"/>
              </w:rPr>
              <w:pPrChange w:id="956" w:author="Em Lim" w:date="2025-07-31T17:49:00Z" w16du:dateUtc="2025-08-01T00:49:00Z">
                <w:pPr>
                  <w:jc w:val="left"/>
                </w:pPr>
              </w:pPrChange>
            </w:pPr>
            <w:del w:id="957" w:author="Em Lim" w:date="2025-07-31T17:49:00Z" w16du:dateUtc="2025-08-01T00:49:00Z">
              <w:r w:rsidRPr="00861362" w:rsidDel="000A1486">
                <w:rPr>
                  <w:color w:val="000000"/>
                </w:rPr>
                <w:delText>-0.11</w:delText>
              </w:r>
            </w:del>
          </w:p>
        </w:tc>
        <w:tc>
          <w:tcPr>
            <w:tcW w:w="1300" w:type="dxa"/>
            <w:noWrap/>
            <w:hideMark/>
          </w:tcPr>
          <w:p w14:paraId="0EDBCF2B" w14:textId="49716D01" w:rsidR="00CB6958" w:rsidRPr="00861362" w:rsidDel="000A1486" w:rsidRDefault="00CB6958">
            <w:pPr>
              <w:rPr>
                <w:del w:id="958" w:author="Em Lim" w:date="2025-07-31T17:49:00Z" w16du:dateUtc="2025-08-01T00:49:00Z"/>
                <w:color w:val="000000"/>
              </w:rPr>
              <w:pPrChange w:id="959" w:author="Em Lim" w:date="2025-07-31T17:49:00Z" w16du:dateUtc="2025-08-01T00:49:00Z">
                <w:pPr>
                  <w:jc w:val="left"/>
                </w:pPr>
              </w:pPrChange>
            </w:pPr>
            <w:del w:id="960" w:author="Em Lim" w:date="2025-07-31T17:49:00Z" w16du:dateUtc="2025-08-01T00:49:00Z">
              <w:r w:rsidRPr="00861362" w:rsidDel="000A1486">
                <w:rPr>
                  <w:color w:val="000000"/>
                </w:rPr>
                <w:delText>0.91</w:delText>
              </w:r>
            </w:del>
          </w:p>
        </w:tc>
      </w:tr>
      <w:tr w:rsidR="00CB6958" w:rsidRPr="00861362" w:rsidDel="000A1486" w14:paraId="4F91893D" w14:textId="06A022D8" w:rsidTr="00806FD8">
        <w:trPr>
          <w:trHeight w:val="320"/>
          <w:del w:id="961" w:author="Em Lim" w:date="2025-07-31T17:49:00Z"/>
        </w:trPr>
        <w:tc>
          <w:tcPr>
            <w:tcW w:w="3261" w:type="dxa"/>
            <w:noWrap/>
            <w:hideMark/>
          </w:tcPr>
          <w:p w14:paraId="2D8F35E0" w14:textId="4D9E5D8E" w:rsidR="00CB6958" w:rsidRPr="00861362" w:rsidDel="000A1486" w:rsidRDefault="00CB6958">
            <w:pPr>
              <w:rPr>
                <w:del w:id="962" w:author="Em Lim" w:date="2025-07-31T17:49:00Z" w16du:dateUtc="2025-08-01T00:49:00Z"/>
                <w:color w:val="000000"/>
              </w:rPr>
              <w:pPrChange w:id="963" w:author="Em Lim" w:date="2025-07-31T17:49:00Z" w16du:dateUtc="2025-08-01T00:49:00Z">
                <w:pPr>
                  <w:jc w:val="left"/>
                </w:pPr>
              </w:pPrChange>
            </w:pPr>
            <w:del w:id="964" w:author="Em Lim" w:date="2025-07-31T17:49:00Z" w16du:dateUtc="2025-08-01T00:49:00Z">
              <w:r w:rsidRPr="00861362" w:rsidDel="000A1486">
                <w:rPr>
                  <w:color w:val="000000"/>
                </w:rPr>
                <w:delText>Depth</w:delText>
              </w:r>
            </w:del>
          </w:p>
        </w:tc>
        <w:tc>
          <w:tcPr>
            <w:tcW w:w="619" w:type="dxa"/>
            <w:noWrap/>
            <w:hideMark/>
          </w:tcPr>
          <w:p w14:paraId="6A12918A" w14:textId="4615CD05" w:rsidR="00CB6958" w:rsidRPr="00861362" w:rsidDel="000A1486" w:rsidRDefault="00CB6958">
            <w:pPr>
              <w:rPr>
                <w:del w:id="965" w:author="Em Lim" w:date="2025-07-31T17:49:00Z" w16du:dateUtc="2025-08-01T00:49:00Z"/>
                <w:color w:val="000000"/>
              </w:rPr>
              <w:pPrChange w:id="966" w:author="Em Lim" w:date="2025-07-31T17:49:00Z" w16du:dateUtc="2025-08-01T00:49:00Z">
                <w:pPr>
                  <w:jc w:val="left"/>
                </w:pPr>
              </w:pPrChange>
            </w:pPr>
            <w:del w:id="967" w:author="Em Lim" w:date="2025-07-31T17:49:00Z" w16du:dateUtc="2025-08-01T00:49:00Z">
              <w:r w:rsidRPr="00861362" w:rsidDel="000A1486">
                <w:rPr>
                  <w:color w:val="000000"/>
                </w:rPr>
                <w:delText>-0.06</w:delText>
              </w:r>
            </w:del>
          </w:p>
        </w:tc>
        <w:tc>
          <w:tcPr>
            <w:tcW w:w="1507" w:type="dxa"/>
            <w:noWrap/>
            <w:hideMark/>
          </w:tcPr>
          <w:p w14:paraId="656639B1" w14:textId="06DBE1DA" w:rsidR="00CB6958" w:rsidRPr="00861362" w:rsidDel="000A1486" w:rsidRDefault="00CB6958">
            <w:pPr>
              <w:rPr>
                <w:del w:id="968" w:author="Em Lim" w:date="2025-07-31T17:49:00Z" w16du:dateUtc="2025-08-01T00:49:00Z"/>
                <w:color w:val="000000"/>
              </w:rPr>
              <w:pPrChange w:id="969" w:author="Em Lim" w:date="2025-07-31T17:49:00Z" w16du:dateUtc="2025-08-01T00:49:00Z">
                <w:pPr>
                  <w:jc w:val="left"/>
                </w:pPr>
              </w:pPrChange>
            </w:pPr>
            <w:del w:id="970" w:author="Em Lim" w:date="2025-07-31T17:49:00Z" w16du:dateUtc="2025-08-01T00:49:00Z">
              <w:r w:rsidRPr="00861362" w:rsidDel="000A1486">
                <w:rPr>
                  <w:color w:val="000000"/>
                </w:rPr>
                <w:delText>0.11</w:delText>
              </w:r>
            </w:del>
          </w:p>
        </w:tc>
        <w:tc>
          <w:tcPr>
            <w:tcW w:w="1093" w:type="dxa"/>
            <w:noWrap/>
            <w:hideMark/>
          </w:tcPr>
          <w:p w14:paraId="1DC01DFC" w14:textId="4F0873A1" w:rsidR="00CB6958" w:rsidRPr="00861362" w:rsidDel="000A1486" w:rsidRDefault="00CB6958">
            <w:pPr>
              <w:rPr>
                <w:del w:id="971" w:author="Em Lim" w:date="2025-07-31T17:49:00Z" w16du:dateUtc="2025-08-01T00:49:00Z"/>
                <w:color w:val="000000"/>
              </w:rPr>
              <w:pPrChange w:id="972" w:author="Em Lim" w:date="2025-07-31T17:49:00Z" w16du:dateUtc="2025-08-01T00:49:00Z">
                <w:pPr>
                  <w:jc w:val="left"/>
                </w:pPr>
              </w:pPrChange>
            </w:pPr>
            <w:del w:id="973" w:author="Em Lim" w:date="2025-07-31T17:49:00Z" w16du:dateUtc="2025-08-01T00:49:00Z">
              <w:r w:rsidRPr="00861362" w:rsidDel="000A1486">
                <w:rPr>
                  <w:color w:val="000000"/>
                </w:rPr>
                <w:delText>-0.55</w:delText>
              </w:r>
            </w:del>
          </w:p>
        </w:tc>
        <w:tc>
          <w:tcPr>
            <w:tcW w:w="1300" w:type="dxa"/>
            <w:noWrap/>
            <w:hideMark/>
          </w:tcPr>
          <w:p w14:paraId="6E4B087D" w14:textId="0AD77495" w:rsidR="00CB6958" w:rsidRPr="00861362" w:rsidDel="000A1486" w:rsidRDefault="00CB6958">
            <w:pPr>
              <w:rPr>
                <w:del w:id="974" w:author="Em Lim" w:date="2025-07-31T17:49:00Z" w16du:dateUtc="2025-08-01T00:49:00Z"/>
                <w:color w:val="000000"/>
              </w:rPr>
              <w:pPrChange w:id="975" w:author="Em Lim" w:date="2025-07-31T17:49:00Z" w16du:dateUtc="2025-08-01T00:49:00Z">
                <w:pPr>
                  <w:jc w:val="left"/>
                </w:pPr>
              </w:pPrChange>
            </w:pPr>
            <w:del w:id="976" w:author="Em Lim" w:date="2025-07-31T17:49:00Z" w16du:dateUtc="2025-08-01T00:49:00Z">
              <w:r w:rsidRPr="00861362" w:rsidDel="000A1486">
                <w:rPr>
                  <w:color w:val="000000"/>
                </w:rPr>
                <w:delText>0.58</w:delText>
              </w:r>
            </w:del>
          </w:p>
        </w:tc>
      </w:tr>
      <w:tr w:rsidR="00CB6958" w:rsidRPr="00861362" w:rsidDel="000A1486" w14:paraId="6E6A9F1D" w14:textId="3C6E0F25" w:rsidTr="00806FD8">
        <w:trPr>
          <w:trHeight w:val="320"/>
          <w:del w:id="977" w:author="Em Lim" w:date="2025-07-31T17:49:00Z"/>
        </w:trPr>
        <w:tc>
          <w:tcPr>
            <w:tcW w:w="3261" w:type="dxa"/>
            <w:noWrap/>
            <w:hideMark/>
          </w:tcPr>
          <w:p w14:paraId="1D4ABD4F" w14:textId="3C00D725" w:rsidR="00CB6958" w:rsidRPr="00861362" w:rsidDel="000A1486" w:rsidRDefault="00CB6958">
            <w:pPr>
              <w:rPr>
                <w:del w:id="978" w:author="Em Lim" w:date="2025-07-31T17:49:00Z" w16du:dateUtc="2025-08-01T00:49:00Z"/>
                <w:color w:val="000000"/>
              </w:rPr>
              <w:pPrChange w:id="979" w:author="Em Lim" w:date="2025-07-31T17:49:00Z" w16du:dateUtc="2025-08-01T00:49:00Z">
                <w:pPr>
                  <w:jc w:val="left"/>
                </w:pPr>
              </w:pPrChange>
            </w:pPr>
            <w:del w:id="980" w:author="Em Lim" w:date="2025-07-31T17:49:00Z" w16du:dateUtc="2025-08-01T00:49:00Z">
              <w:r w:rsidRPr="00861362" w:rsidDel="000A1486">
                <w:rPr>
                  <w:color w:val="000000"/>
                </w:rPr>
                <w:delText>Abundance:</w:delText>
              </w:r>
              <w:r w:rsidDel="000A1486">
                <w:rPr>
                  <w:color w:val="000000"/>
                </w:rPr>
                <w:delText>t</w:delText>
              </w:r>
              <w:r w:rsidRPr="00861362" w:rsidDel="000A1486">
                <w:rPr>
                  <w:color w:val="000000"/>
                </w:rPr>
                <w:delText>ide</w:delText>
              </w:r>
            </w:del>
          </w:p>
        </w:tc>
        <w:tc>
          <w:tcPr>
            <w:tcW w:w="619" w:type="dxa"/>
            <w:noWrap/>
            <w:hideMark/>
          </w:tcPr>
          <w:p w14:paraId="574D3280" w14:textId="4E36D233" w:rsidR="00CB6958" w:rsidRPr="00861362" w:rsidDel="000A1486" w:rsidRDefault="00CB6958">
            <w:pPr>
              <w:rPr>
                <w:del w:id="981" w:author="Em Lim" w:date="2025-07-31T17:49:00Z" w16du:dateUtc="2025-08-01T00:49:00Z"/>
                <w:color w:val="000000"/>
              </w:rPr>
              <w:pPrChange w:id="982" w:author="Em Lim" w:date="2025-07-31T17:49:00Z" w16du:dateUtc="2025-08-01T00:49:00Z">
                <w:pPr>
                  <w:jc w:val="left"/>
                </w:pPr>
              </w:pPrChange>
            </w:pPr>
            <w:del w:id="983" w:author="Em Lim" w:date="2025-07-31T17:49:00Z" w16du:dateUtc="2025-08-01T00:49:00Z">
              <w:r w:rsidRPr="00861362" w:rsidDel="000A1486">
                <w:rPr>
                  <w:color w:val="000000"/>
                </w:rPr>
                <w:delText>0.13</w:delText>
              </w:r>
            </w:del>
          </w:p>
        </w:tc>
        <w:tc>
          <w:tcPr>
            <w:tcW w:w="1507" w:type="dxa"/>
            <w:noWrap/>
            <w:hideMark/>
          </w:tcPr>
          <w:p w14:paraId="4797382F" w14:textId="0F9FC9EE" w:rsidR="00CB6958" w:rsidRPr="00861362" w:rsidDel="000A1486" w:rsidRDefault="00CB6958">
            <w:pPr>
              <w:rPr>
                <w:del w:id="984" w:author="Em Lim" w:date="2025-07-31T17:49:00Z" w16du:dateUtc="2025-08-01T00:49:00Z"/>
                <w:color w:val="000000"/>
              </w:rPr>
              <w:pPrChange w:id="985" w:author="Em Lim" w:date="2025-07-31T17:49:00Z" w16du:dateUtc="2025-08-01T00:49:00Z">
                <w:pPr>
                  <w:jc w:val="left"/>
                </w:pPr>
              </w:pPrChange>
            </w:pPr>
            <w:del w:id="986" w:author="Em Lim" w:date="2025-07-31T17:49:00Z" w16du:dateUtc="2025-08-01T00:49:00Z">
              <w:r w:rsidRPr="00861362" w:rsidDel="000A1486">
                <w:rPr>
                  <w:color w:val="000000"/>
                </w:rPr>
                <w:delText>0.17</w:delText>
              </w:r>
            </w:del>
          </w:p>
        </w:tc>
        <w:tc>
          <w:tcPr>
            <w:tcW w:w="1093" w:type="dxa"/>
            <w:noWrap/>
            <w:hideMark/>
          </w:tcPr>
          <w:p w14:paraId="0F533B31" w14:textId="5F5E60D8" w:rsidR="00CB6958" w:rsidRPr="00861362" w:rsidDel="000A1486" w:rsidRDefault="00CB6958">
            <w:pPr>
              <w:rPr>
                <w:del w:id="987" w:author="Em Lim" w:date="2025-07-31T17:49:00Z" w16du:dateUtc="2025-08-01T00:49:00Z"/>
                <w:color w:val="000000"/>
              </w:rPr>
              <w:pPrChange w:id="988" w:author="Em Lim" w:date="2025-07-31T17:49:00Z" w16du:dateUtc="2025-08-01T00:49:00Z">
                <w:pPr>
                  <w:jc w:val="left"/>
                </w:pPr>
              </w:pPrChange>
            </w:pPr>
            <w:del w:id="989" w:author="Em Lim" w:date="2025-07-31T17:49:00Z" w16du:dateUtc="2025-08-01T00:49:00Z">
              <w:r w:rsidRPr="00861362" w:rsidDel="000A1486">
                <w:rPr>
                  <w:color w:val="000000"/>
                </w:rPr>
                <w:delText>0.80</w:delText>
              </w:r>
            </w:del>
          </w:p>
        </w:tc>
        <w:tc>
          <w:tcPr>
            <w:tcW w:w="1300" w:type="dxa"/>
            <w:noWrap/>
            <w:hideMark/>
          </w:tcPr>
          <w:p w14:paraId="071291A8" w14:textId="630B1D40" w:rsidR="00CB6958" w:rsidRPr="00861362" w:rsidDel="000A1486" w:rsidRDefault="00CB6958">
            <w:pPr>
              <w:rPr>
                <w:del w:id="990" w:author="Em Lim" w:date="2025-07-31T17:49:00Z" w16du:dateUtc="2025-08-01T00:49:00Z"/>
                <w:color w:val="000000"/>
              </w:rPr>
              <w:pPrChange w:id="991" w:author="Em Lim" w:date="2025-07-31T17:49:00Z" w16du:dateUtc="2025-08-01T00:49:00Z">
                <w:pPr>
                  <w:jc w:val="left"/>
                </w:pPr>
              </w:pPrChange>
            </w:pPr>
            <w:del w:id="992" w:author="Em Lim" w:date="2025-07-31T17:49:00Z" w16du:dateUtc="2025-08-01T00:49:00Z">
              <w:r w:rsidRPr="00861362" w:rsidDel="000A1486">
                <w:rPr>
                  <w:color w:val="000000"/>
                </w:rPr>
                <w:delText>0.43</w:delText>
              </w:r>
            </w:del>
          </w:p>
        </w:tc>
      </w:tr>
    </w:tbl>
    <w:p w14:paraId="0B670783" w14:textId="6547D1AF" w:rsidR="00CB6958" w:rsidRPr="00861362" w:rsidDel="000A1486" w:rsidRDefault="00CB6958">
      <w:pPr>
        <w:rPr>
          <w:del w:id="993" w:author="Em Lim" w:date="2025-07-31T17:49:00Z" w16du:dateUtc="2025-08-01T00:49:00Z"/>
          <w:b/>
          <w:bCs/>
          <w:iCs/>
        </w:rPr>
        <w:pPrChange w:id="994" w:author="Em Lim" w:date="2025-07-31T17:49:00Z" w16du:dateUtc="2025-08-01T00:49:00Z">
          <w:pPr>
            <w:spacing w:line="480" w:lineRule="auto"/>
          </w:pPr>
        </w:pPrChange>
      </w:pPr>
    </w:p>
    <w:p w14:paraId="0A97D654" w14:textId="436E1F07" w:rsidR="00CB6958" w:rsidRPr="00861362" w:rsidDel="000A1486" w:rsidRDefault="00CB6958">
      <w:pPr>
        <w:rPr>
          <w:del w:id="995" w:author="Em Lim" w:date="2025-07-31T17:49:00Z" w16du:dateUtc="2025-08-01T00:49:00Z"/>
          <w:b/>
          <w:bCs/>
          <w:iCs/>
        </w:rPr>
        <w:pPrChange w:id="996" w:author="Em Lim" w:date="2025-07-31T17:49:00Z" w16du:dateUtc="2025-08-01T00:49:00Z">
          <w:pPr>
            <w:spacing w:line="480" w:lineRule="auto"/>
          </w:pPr>
        </w:pPrChange>
      </w:pPr>
      <w:del w:id="997" w:author="Em Lim" w:date="2025-07-31T17:49:00Z" w16du:dateUtc="2025-08-01T00:49:00Z">
        <w:r w:rsidRPr="00861362" w:rsidDel="000A1486">
          <w:rPr>
            <w:b/>
            <w:bCs/>
            <w:iCs/>
          </w:rPr>
          <w:delText>Within-site (small-scale) variation</w:delText>
        </w:r>
      </w:del>
    </w:p>
    <w:p w14:paraId="7E060EA8" w14:textId="25FA4404" w:rsidR="00CB6958" w:rsidRPr="00861362" w:rsidDel="000A1486" w:rsidRDefault="00CB6958">
      <w:pPr>
        <w:rPr>
          <w:del w:id="998" w:author="Em Lim" w:date="2025-07-31T17:49:00Z" w16du:dateUtc="2025-08-01T00:49:00Z"/>
          <w:color w:val="000000"/>
        </w:rPr>
        <w:pPrChange w:id="999" w:author="Em Lim" w:date="2025-07-31T17:49:00Z" w16du:dateUtc="2025-08-01T00:49:00Z">
          <w:pPr>
            <w:spacing w:line="480" w:lineRule="auto"/>
          </w:pPr>
        </w:pPrChange>
      </w:pPr>
      <w:del w:id="1000" w:author="Em Lim" w:date="2025-07-31T17:49:00Z" w16du:dateUtc="2025-08-01T00:49:00Z">
        <w:r w:rsidRPr="00861362" w:rsidDel="000A1486">
          <w:delText xml:space="preserve">As above, we further explored the effect of animals on </w:delText>
        </w:r>
        <w:r w:rsidRPr="00861362" w:rsidDel="000A1486">
          <w:rPr>
            <w:color w:val="000000"/>
          </w:rPr>
          <w:delText xml:space="preserve">∆NH₄⁺ – the difference in NH₄⁺ concentration between inside and outside kelp forests – </w:delText>
        </w:r>
        <w:r w:rsidRPr="00861362" w:rsidDel="000A1486">
          <w:delText xml:space="preserve">by rerunning the top LMM in Table S5 with the biomass of only one animal family at a time. We ran models for the 15 most abundant families, but only present the three fish families (Gobiidae, Cottidae, and </w:delText>
        </w:r>
        <w:r w:rsidRPr="00E57366" w:rsidDel="000A1486">
          <w:delText>Hexagrammidae</w:delText>
        </w:r>
        <w:r w:rsidRPr="00861362" w:rsidDel="000A1486">
          <w:delText xml:space="preserve">) and three invertebrate families (Echinasteridae, Strongylocentrotidae, and </w:delText>
        </w:r>
        <w:r w:rsidRPr="00E57366" w:rsidDel="000A1486">
          <w:delText>Turbinidae</w:delText>
        </w:r>
        <w:r w:rsidRPr="00861362" w:rsidDel="000A1486">
          <w:delText xml:space="preserve">) with the highest </w:delText>
        </w:r>
        <w:r w:rsidRPr="00E061EB" w:rsidDel="000A1486">
          <w:rPr>
            <w:i/>
            <w:iCs/>
          </w:rPr>
          <w:delText>R</w:delText>
        </w:r>
        <w:r w:rsidRPr="00E061EB" w:rsidDel="000A1486">
          <w:rPr>
            <w:i/>
            <w:iCs/>
            <w:vertAlign w:val="superscript"/>
          </w:rPr>
          <w:delText>2</w:delText>
        </w:r>
        <w:r w:rsidRPr="00861362" w:rsidDel="000A1486">
          <w:delText xml:space="preserve"> values. These six families contribute almost half (4</w:delText>
        </w:r>
        <w:r w:rsidDel="000A1486">
          <w:delText>4</w:delText>
        </w:r>
        <w:r w:rsidRPr="00861362" w:rsidDel="000A1486">
          <w:delText>%) of the total biomass observed on the surveys.</w:delText>
        </w:r>
      </w:del>
    </w:p>
    <w:p w14:paraId="496D416F" w14:textId="0F692F00" w:rsidR="00CB6958" w:rsidRPr="00184450" w:rsidDel="000A1486" w:rsidRDefault="00CB6958">
      <w:pPr>
        <w:rPr>
          <w:del w:id="1001" w:author="Em Lim" w:date="2025-07-31T17:49:00Z" w16du:dateUtc="2025-08-01T00:49:00Z"/>
        </w:rPr>
        <w:pPrChange w:id="1002" w:author="Em Lim" w:date="2025-07-31T17:49:00Z" w16du:dateUtc="2025-08-01T00:49:00Z">
          <w:pPr>
            <w:spacing w:line="480" w:lineRule="auto"/>
            <w:ind w:firstLine="720"/>
          </w:pPr>
        </w:pPrChange>
      </w:pPr>
      <w:del w:id="1003" w:author="Em Lim" w:date="2025-07-31T17:49:00Z" w16du:dateUtc="2025-08-01T00:49:00Z">
        <w:r w:rsidRPr="00861362" w:rsidDel="000A1486">
          <w:delText xml:space="preserve">We found a negative relationship between </w:delText>
        </w:r>
        <w:r w:rsidRPr="00861362" w:rsidDel="000A1486">
          <w:rPr>
            <w:color w:val="000000"/>
          </w:rPr>
          <w:delText xml:space="preserve">∆NH₄⁺ and </w:delText>
        </w:r>
        <w:r w:rsidRPr="00861362" w:rsidDel="000A1486">
          <w:delText xml:space="preserve">the biomass of gobies (Gobiidae) and evidence of </w:delText>
        </w:r>
        <w:r w:rsidDel="000A1486">
          <w:delText xml:space="preserve">a </w:delText>
        </w:r>
        <w:r w:rsidRPr="00861362" w:rsidDel="000A1486">
          <w:delText>positive tide:goby biomass interaction (LMM, p &lt; 0.00</w:delText>
        </w:r>
        <w:r w:rsidDel="000A1486">
          <w:delText>1</w:delText>
        </w:r>
        <w:r w:rsidRPr="00861362" w:rsidDel="000A1486">
          <w:delText>, Fig. S2.</w:delText>
        </w:r>
        <w:r w:rsidDel="000A1486">
          <w:delText>0</w:delText>
        </w:r>
        <w:r w:rsidRPr="00861362" w:rsidDel="000A1486">
          <w:delText xml:space="preserve">2). </w:delText>
        </w:r>
        <w:r w:rsidRPr="00861362" w:rsidDel="000A1486">
          <w:rPr>
            <w:color w:val="000000"/>
          </w:rPr>
          <w:delText xml:space="preserve">∆NH₄⁺ was positively correlated with </w:delText>
        </w:r>
        <w:r w:rsidRPr="00861362" w:rsidDel="000A1486">
          <w:delText>the biomass of sculpins (Cottidae; p = 0.0</w:delText>
        </w:r>
        <w:r w:rsidDel="000A1486">
          <w:delText>3</w:delText>
        </w:r>
        <w:r w:rsidRPr="00861362" w:rsidDel="000A1486">
          <w:delText xml:space="preserve">) and </w:delText>
        </w:r>
        <w:r w:rsidDel="000A1486">
          <w:delText>greenlings</w:delText>
        </w:r>
        <w:r w:rsidRPr="00861362" w:rsidDel="000A1486">
          <w:delText xml:space="preserve"> (</w:delText>
        </w:r>
        <w:r w:rsidRPr="00E57366" w:rsidDel="000A1486">
          <w:delText>Hexagrammidae</w:delText>
        </w:r>
        <w:r w:rsidRPr="00861362" w:rsidDel="000A1486">
          <w:delText xml:space="preserve">; p </w:delText>
        </w:r>
        <w:r w:rsidDel="000A1486">
          <w:delText>&lt;</w:delText>
        </w:r>
        <w:r w:rsidRPr="00861362" w:rsidDel="000A1486">
          <w:delText xml:space="preserve"> 0.00</w:delText>
        </w:r>
        <w:r w:rsidDel="000A1486">
          <w:delText>1</w:delText>
        </w:r>
        <w:r w:rsidRPr="00861362" w:rsidDel="000A1486">
          <w:delText>), but no interactions with biomass were significant (p &gt; 0.</w:delText>
        </w:r>
        <w:r w:rsidDel="000A1486">
          <w:delText>32</w:delText>
        </w:r>
        <w:r w:rsidRPr="00861362" w:rsidDel="000A1486">
          <w:delText xml:space="preserve">). Sea stars in the family Echinasteridae displayed a positive relationship with </w:delText>
        </w:r>
        <w:r w:rsidRPr="00861362" w:rsidDel="000A1486">
          <w:rPr>
            <w:color w:val="000000"/>
          </w:rPr>
          <w:delText>∆NH₄⁺, a negative kelp:sea star biomass interaction, and a positive tide:sea star biomass interaction (p &lt; 0.0</w:delText>
        </w:r>
        <w:r w:rsidDel="000A1486">
          <w:rPr>
            <w:color w:val="000000"/>
          </w:rPr>
          <w:delText>1</w:delText>
        </w:r>
        <w:r w:rsidRPr="00861362" w:rsidDel="000A1486">
          <w:rPr>
            <w:color w:val="000000"/>
          </w:rPr>
          <w:delText xml:space="preserve">). We found evidence for a smaller but still positive relationship between the biomass of urchins in the family Strongylocentrotidae and </w:delText>
        </w:r>
        <w:r w:rsidDel="000A1486">
          <w:rPr>
            <w:color w:val="000000"/>
          </w:rPr>
          <w:delText>snails</w:delText>
        </w:r>
        <w:r w:rsidRPr="00861362" w:rsidDel="000A1486">
          <w:rPr>
            <w:color w:val="000000"/>
          </w:rPr>
          <w:delText xml:space="preserve"> in the family </w:delText>
        </w:r>
        <w:r w:rsidRPr="00E57366" w:rsidDel="000A1486">
          <w:rPr>
            <w:color w:val="000000"/>
          </w:rPr>
          <w:delText xml:space="preserve">Turbinidae </w:delText>
        </w:r>
        <w:r w:rsidRPr="00861362" w:rsidDel="000A1486">
          <w:rPr>
            <w:color w:val="000000"/>
          </w:rPr>
          <w:delText>and ∆NH₄⁺ (p &lt; 0.0</w:delText>
        </w:r>
        <w:r w:rsidDel="000A1486">
          <w:rPr>
            <w:color w:val="000000"/>
          </w:rPr>
          <w:delText>2</w:delText>
        </w:r>
        <w:r w:rsidRPr="00861362" w:rsidDel="000A1486">
          <w:rPr>
            <w:color w:val="000000"/>
          </w:rPr>
          <w:delText>), but no interactions with biomass were significant (p &gt; 0.</w:delText>
        </w:r>
        <w:r w:rsidDel="000A1486">
          <w:rPr>
            <w:color w:val="000000"/>
          </w:rPr>
          <w:delText>26</w:delText>
        </w:r>
        <w:r w:rsidRPr="00861362" w:rsidDel="000A1486">
          <w:rPr>
            <w:color w:val="000000"/>
          </w:rPr>
          <w:delText>). Full model outputs are available in Table S2.</w:delText>
        </w:r>
        <w:r w:rsidDel="000A1486">
          <w:rPr>
            <w:color w:val="000000"/>
          </w:rPr>
          <w:delText>0</w:delText>
        </w:r>
        <w:r w:rsidRPr="00861362" w:rsidDel="000A1486">
          <w:rPr>
            <w:color w:val="000000"/>
          </w:rPr>
          <w:delText>2.</w:delText>
        </w:r>
      </w:del>
    </w:p>
    <w:p w14:paraId="7F7429A5" w14:textId="09FCB432" w:rsidR="00CB6958" w:rsidRPr="00184450" w:rsidDel="000A1486" w:rsidRDefault="00CB6958" w:rsidP="00CB6958">
      <w:pPr>
        <w:rPr>
          <w:del w:id="1004" w:author="Em Lim" w:date="2025-07-31T17:49:00Z" w16du:dateUtc="2025-08-01T00:49:00Z"/>
        </w:rPr>
      </w:pPr>
      <w:del w:id="1005" w:author="Em Lim" w:date="2025-07-31T17:49:00Z" w16du:dateUtc="2025-08-01T00:49:00Z">
        <w:r w:rsidDel="000A1486">
          <w:rPr>
            <w:noProof/>
          </w:rPr>
          <w:drawing>
            <wp:inline distT="0" distB="0" distL="0" distR="0" wp14:anchorId="6766B540" wp14:editId="6A4451C8">
              <wp:extent cx="5943600" cy="3343275"/>
              <wp:effectExtent l="0" t="0" r="0" b="0"/>
              <wp:docPr id="1974586092" name="Picture 5" descr="A graph of different types of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86092" name="Picture 5" descr="A graph of different types of mas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del>
    </w:p>
    <w:p w14:paraId="266E957B" w14:textId="73D61E02" w:rsidR="00CB6958" w:rsidRPr="00184450" w:rsidDel="000A1486" w:rsidRDefault="00CB6958" w:rsidP="00CB6958">
      <w:pPr>
        <w:spacing w:line="480" w:lineRule="auto"/>
        <w:rPr>
          <w:del w:id="1006" w:author="Em Lim" w:date="2025-07-31T17:49:00Z" w16du:dateUtc="2025-08-01T00:49:00Z"/>
        </w:rPr>
      </w:pPr>
      <w:del w:id="1007" w:author="Em Lim" w:date="2025-07-31T17:49:00Z" w16du:dateUtc="2025-08-01T00:49:00Z">
        <w:r w:rsidRPr="00184450" w:rsidDel="000A1486">
          <w:rPr>
            <w:b/>
          </w:rPr>
          <w:delText>Figure S2.</w:delText>
        </w:r>
        <w:r w:rsidDel="000A1486">
          <w:rPr>
            <w:b/>
          </w:rPr>
          <w:delText>0</w:delText>
        </w:r>
        <w:r w:rsidRPr="00184450" w:rsidDel="000A1486">
          <w:rPr>
            <w:b/>
          </w:rPr>
          <w:delText xml:space="preserve">2. </w:delText>
        </w:r>
        <w:r w:rsidRPr="00184450" w:rsidDel="000A1486">
          <w:delText xml:space="preserve">Model-generated predictions of difference in ammonium concentrations between inside and outside kelp forests in relation to animal biomass for the 6 animal families with the highest </w:delText>
        </w:r>
        <w:r w:rsidRPr="00E061EB" w:rsidDel="000A1486">
          <w:rPr>
            <w:i/>
            <w:iCs/>
          </w:rPr>
          <w:delText>R</w:delText>
        </w:r>
        <w:r w:rsidRPr="00E061EB" w:rsidDel="000A1486">
          <w:rPr>
            <w:i/>
            <w:iCs/>
            <w:vertAlign w:val="superscript"/>
          </w:rPr>
          <w:delText>2</w:delText>
        </w:r>
        <w:r w:rsidRPr="00184450" w:rsidDel="000A1486">
          <w:delText>.</w:delText>
        </w:r>
      </w:del>
    </w:p>
    <w:p w14:paraId="7B6950CB" w14:textId="784A17E0" w:rsidR="00CB6958" w:rsidRPr="00184450" w:rsidDel="000A1486" w:rsidRDefault="00CB6958" w:rsidP="00CB6958">
      <w:pPr>
        <w:spacing w:line="480" w:lineRule="auto"/>
        <w:rPr>
          <w:del w:id="1008" w:author="Em Lim" w:date="2025-07-31T17:49:00Z" w16du:dateUtc="2025-08-01T00:49:00Z"/>
          <w:b/>
        </w:rPr>
      </w:pPr>
    </w:p>
    <w:p w14:paraId="124D7608" w14:textId="33F6ED4A" w:rsidR="00CB6958" w:rsidDel="000A1486" w:rsidRDefault="00CB6958" w:rsidP="00CB6958">
      <w:pPr>
        <w:rPr>
          <w:del w:id="1009" w:author="Em Lim" w:date="2025-07-31T17:49:00Z" w16du:dateUtc="2025-08-01T00:49:00Z"/>
          <w:b/>
        </w:rPr>
      </w:pPr>
      <w:del w:id="1010" w:author="Em Lim" w:date="2025-07-31T17:49:00Z" w16du:dateUtc="2025-08-01T00:49:00Z">
        <w:r w:rsidDel="000A1486">
          <w:rPr>
            <w:b/>
          </w:rPr>
          <w:br w:type="page"/>
        </w:r>
      </w:del>
    </w:p>
    <w:p w14:paraId="40B5D52B" w14:textId="4DE8AFEC" w:rsidR="00CB6958" w:rsidRPr="004938E4" w:rsidDel="000A1486" w:rsidRDefault="00CB6958" w:rsidP="00CB6958">
      <w:pPr>
        <w:spacing w:line="480" w:lineRule="auto"/>
        <w:rPr>
          <w:del w:id="1011" w:author="Em Lim" w:date="2025-07-31T17:49:00Z" w16du:dateUtc="2025-08-01T00:49:00Z"/>
          <w:b/>
        </w:rPr>
      </w:pPr>
      <w:del w:id="1012" w:author="Em Lim" w:date="2025-07-31T17:49:00Z" w16du:dateUtc="2025-08-01T00:49:00Z">
        <w:r w:rsidRPr="004938E4" w:rsidDel="000A1486">
          <w:rPr>
            <w:b/>
          </w:rPr>
          <w:delText>Table S2.02.</w:delText>
        </w:r>
        <w:r w:rsidRPr="004938E4" w:rsidDel="000A1486">
          <w:delText xml:space="preserve"> Model summaries from the small scale (within-site) models including only the biomass of one family (indicated in the top left cell) for each model.</w:delText>
        </w:r>
      </w:del>
    </w:p>
    <w:p w14:paraId="1ABF984F" w14:textId="72B1C6C0" w:rsidR="00CB6958" w:rsidRPr="004938E4" w:rsidDel="000A1486" w:rsidRDefault="00CB6958" w:rsidP="00CB6958">
      <w:pPr>
        <w:pStyle w:val="HTMLPreformatted"/>
        <w:shd w:val="clear" w:color="auto" w:fill="FFFFFF"/>
        <w:wordWrap w:val="0"/>
        <w:rPr>
          <w:del w:id="1013" w:author="Em Lim" w:date="2025-07-31T17:49:00Z" w16du:dateUtc="2025-08-01T00:49:00Z"/>
          <w:rFonts w:ascii="Times New Roman" w:hAnsi="Times New Roman" w:cs="Times New Roman"/>
          <w:color w:val="000000"/>
          <w:sz w:val="24"/>
          <w:szCs w:val="24"/>
          <w:u w:val="single"/>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3F71401C" w14:textId="66050E0E" w:rsidTr="00806FD8">
        <w:trPr>
          <w:cnfStyle w:val="100000000000" w:firstRow="1" w:lastRow="0" w:firstColumn="0" w:lastColumn="0" w:oddVBand="0" w:evenVBand="0" w:oddHBand="0" w:evenHBand="0" w:firstRowFirstColumn="0" w:firstRowLastColumn="0" w:lastRowFirstColumn="0" w:lastRowLastColumn="0"/>
          <w:trHeight w:val="320"/>
          <w:del w:id="1014" w:author="Em Lim" w:date="2025-07-31T17:49:00Z"/>
        </w:trPr>
        <w:tc>
          <w:tcPr>
            <w:tcW w:w="3686" w:type="dxa"/>
            <w:noWrap/>
            <w:hideMark/>
          </w:tcPr>
          <w:p w14:paraId="4342BF54" w14:textId="37A4D018" w:rsidR="00CB6958" w:rsidRPr="004938E4" w:rsidDel="000A1486" w:rsidRDefault="00CB6958" w:rsidP="00806FD8">
            <w:pPr>
              <w:jc w:val="left"/>
              <w:rPr>
                <w:del w:id="1015" w:author="Em Lim" w:date="2025-07-31T17:49:00Z" w16du:dateUtc="2025-08-01T00:49:00Z"/>
                <w:b/>
                <w:bCs/>
              </w:rPr>
            </w:pPr>
            <w:del w:id="1016" w:author="Em Lim" w:date="2025-07-31T17:49:00Z" w16du:dateUtc="2025-08-01T00:49:00Z">
              <w:r w:rsidRPr="004938E4" w:rsidDel="000A1486">
                <w:rPr>
                  <w:b/>
                  <w:bCs/>
                </w:rPr>
                <w:delText xml:space="preserve">Echinasteridae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0.96)</w:delText>
              </w:r>
            </w:del>
          </w:p>
        </w:tc>
        <w:tc>
          <w:tcPr>
            <w:tcW w:w="1247" w:type="dxa"/>
            <w:noWrap/>
            <w:hideMark/>
          </w:tcPr>
          <w:p w14:paraId="72B2CEEE" w14:textId="6D752B56" w:rsidR="00CB6958" w:rsidRPr="004938E4" w:rsidDel="000A1486" w:rsidRDefault="00CB6958" w:rsidP="00806FD8">
            <w:pPr>
              <w:jc w:val="left"/>
              <w:rPr>
                <w:del w:id="1017" w:author="Em Lim" w:date="2025-07-31T17:49:00Z" w16du:dateUtc="2025-08-01T00:49:00Z"/>
                <w:b/>
                <w:bCs/>
                <w:color w:val="000000"/>
              </w:rPr>
            </w:pPr>
            <w:del w:id="1018" w:author="Em Lim" w:date="2025-07-31T17:49:00Z" w16du:dateUtc="2025-08-01T00:49:00Z">
              <w:r w:rsidRPr="004938E4" w:rsidDel="000A1486">
                <w:rPr>
                  <w:b/>
                  <w:bCs/>
                  <w:color w:val="000000"/>
                </w:rPr>
                <w:delText>Estimate</w:delText>
              </w:r>
            </w:del>
          </w:p>
        </w:tc>
        <w:tc>
          <w:tcPr>
            <w:tcW w:w="1507" w:type="dxa"/>
            <w:noWrap/>
            <w:hideMark/>
          </w:tcPr>
          <w:p w14:paraId="50B9835C" w14:textId="5043149D" w:rsidR="00CB6958" w:rsidRPr="004938E4" w:rsidDel="000A1486" w:rsidRDefault="00CB6958" w:rsidP="00806FD8">
            <w:pPr>
              <w:jc w:val="left"/>
              <w:rPr>
                <w:del w:id="1019" w:author="Em Lim" w:date="2025-07-31T17:49:00Z" w16du:dateUtc="2025-08-01T00:49:00Z"/>
                <w:b/>
                <w:bCs/>
                <w:color w:val="000000"/>
              </w:rPr>
            </w:pPr>
            <w:del w:id="1020" w:author="Em Lim" w:date="2025-07-31T17:49:00Z" w16du:dateUtc="2025-08-01T00:49:00Z">
              <w:r w:rsidRPr="004938E4" w:rsidDel="000A1486">
                <w:rPr>
                  <w:b/>
                  <w:bCs/>
                  <w:color w:val="000000"/>
                </w:rPr>
                <w:delText>Std. error</w:delText>
              </w:r>
            </w:del>
          </w:p>
        </w:tc>
        <w:tc>
          <w:tcPr>
            <w:tcW w:w="1093" w:type="dxa"/>
            <w:noWrap/>
            <w:hideMark/>
          </w:tcPr>
          <w:p w14:paraId="77F146D9" w14:textId="55478935" w:rsidR="00CB6958" w:rsidRPr="004938E4" w:rsidDel="000A1486" w:rsidRDefault="00CB6958" w:rsidP="00806FD8">
            <w:pPr>
              <w:jc w:val="left"/>
              <w:rPr>
                <w:del w:id="1021" w:author="Em Lim" w:date="2025-07-31T17:49:00Z" w16du:dateUtc="2025-08-01T00:49:00Z"/>
                <w:b/>
                <w:bCs/>
                <w:color w:val="000000"/>
              </w:rPr>
            </w:pPr>
            <w:del w:id="1022" w:author="Em Lim" w:date="2025-07-31T17:49:00Z" w16du:dateUtc="2025-08-01T00:49:00Z">
              <w:r w:rsidRPr="004938E4" w:rsidDel="000A1486">
                <w:rPr>
                  <w:b/>
                  <w:bCs/>
                  <w:color w:val="000000"/>
                </w:rPr>
                <w:delText>z value</w:delText>
              </w:r>
            </w:del>
          </w:p>
        </w:tc>
        <w:tc>
          <w:tcPr>
            <w:tcW w:w="1300" w:type="dxa"/>
            <w:noWrap/>
            <w:hideMark/>
          </w:tcPr>
          <w:p w14:paraId="7E37D848" w14:textId="06E6F9AD" w:rsidR="00CB6958" w:rsidRPr="004938E4" w:rsidDel="000A1486" w:rsidRDefault="00CB6958" w:rsidP="00806FD8">
            <w:pPr>
              <w:jc w:val="left"/>
              <w:rPr>
                <w:del w:id="1023" w:author="Em Lim" w:date="2025-07-31T17:49:00Z" w16du:dateUtc="2025-08-01T00:49:00Z"/>
                <w:b/>
                <w:bCs/>
                <w:color w:val="000000"/>
              </w:rPr>
            </w:pPr>
            <w:del w:id="1024" w:author="Em Lim" w:date="2025-07-31T17:49:00Z" w16du:dateUtc="2025-08-01T00:49:00Z">
              <w:r w:rsidRPr="004938E4" w:rsidDel="000A1486">
                <w:rPr>
                  <w:b/>
                  <w:bCs/>
                  <w:color w:val="000000"/>
                </w:rPr>
                <w:delText>p value</w:delText>
              </w:r>
            </w:del>
          </w:p>
        </w:tc>
      </w:tr>
      <w:tr w:rsidR="00CB6958" w:rsidRPr="004938E4" w:rsidDel="000A1486" w14:paraId="09910182" w14:textId="4E487E7F" w:rsidTr="00806FD8">
        <w:trPr>
          <w:trHeight w:val="320"/>
          <w:del w:id="1025" w:author="Em Lim" w:date="2025-07-31T17:49:00Z"/>
        </w:trPr>
        <w:tc>
          <w:tcPr>
            <w:tcW w:w="3686" w:type="dxa"/>
            <w:noWrap/>
            <w:hideMark/>
          </w:tcPr>
          <w:p w14:paraId="76B5590C" w14:textId="6FCF72A5" w:rsidR="00CB6958" w:rsidRPr="004938E4" w:rsidDel="000A1486" w:rsidRDefault="00CB6958" w:rsidP="00806FD8">
            <w:pPr>
              <w:jc w:val="left"/>
              <w:rPr>
                <w:del w:id="1026" w:author="Em Lim" w:date="2025-07-31T17:49:00Z" w16du:dateUtc="2025-08-01T00:49:00Z"/>
                <w:color w:val="000000"/>
              </w:rPr>
            </w:pPr>
            <w:del w:id="1027" w:author="Em Lim" w:date="2025-07-31T17:49:00Z" w16du:dateUtc="2025-08-01T00:49:00Z">
              <w:r w:rsidRPr="004938E4" w:rsidDel="000A1486">
                <w:rPr>
                  <w:color w:val="000000"/>
                </w:rPr>
                <w:delText>Intercept</w:delText>
              </w:r>
            </w:del>
          </w:p>
        </w:tc>
        <w:tc>
          <w:tcPr>
            <w:tcW w:w="1247" w:type="dxa"/>
            <w:noWrap/>
            <w:vAlign w:val="top"/>
            <w:hideMark/>
          </w:tcPr>
          <w:p w14:paraId="26260A43" w14:textId="0EFD81BF" w:rsidR="00CB6958" w:rsidRPr="004938E4" w:rsidDel="000A1486" w:rsidRDefault="00CB6958" w:rsidP="00806FD8">
            <w:pPr>
              <w:jc w:val="left"/>
              <w:rPr>
                <w:del w:id="1028" w:author="Em Lim" w:date="2025-07-31T17:49:00Z" w16du:dateUtc="2025-08-01T00:49:00Z"/>
                <w:color w:val="000000"/>
              </w:rPr>
            </w:pPr>
            <w:del w:id="1029" w:author="Em Lim" w:date="2025-07-31T17:49:00Z" w16du:dateUtc="2025-08-01T00:49:00Z">
              <w:r w:rsidRPr="004938E4" w:rsidDel="000A1486">
                <w:delText>2.59</w:delText>
              </w:r>
            </w:del>
          </w:p>
        </w:tc>
        <w:tc>
          <w:tcPr>
            <w:tcW w:w="1507" w:type="dxa"/>
            <w:noWrap/>
            <w:vAlign w:val="top"/>
            <w:hideMark/>
          </w:tcPr>
          <w:p w14:paraId="1C646B35" w14:textId="472E2842" w:rsidR="00CB6958" w:rsidRPr="004938E4" w:rsidDel="000A1486" w:rsidRDefault="00CB6958" w:rsidP="00806FD8">
            <w:pPr>
              <w:jc w:val="left"/>
              <w:rPr>
                <w:del w:id="1030" w:author="Em Lim" w:date="2025-07-31T17:49:00Z" w16du:dateUtc="2025-08-01T00:49:00Z"/>
                <w:color w:val="000000"/>
              </w:rPr>
            </w:pPr>
            <w:del w:id="1031" w:author="Em Lim" w:date="2025-07-31T17:49:00Z" w16du:dateUtc="2025-08-01T00:49:00Z">
              <w:r w:rsidRPr="004938E4" w:rsidDel="000A1486">
                <w:delText>0.93</w:delText>
              </w:r>
            </w:del>
          </w:p>
        </w:tc>
        <w:tc>
          <w:tcPr>
            <w:tcW w:w="1093" w:type="dxa"/>
            <w:noWrap/>
            <w:vAlign w:val="top"/>
            <w:hideMark/>
          </w:tcPr>
          <w:p w14:paraId="537192F0" w14:textId="2383FA9B" w:rsidR="00CB6958" w:rsidRPr="004938E4" w:rsidDel="000A1486" w:rsidRDefault="00CB6958" w:rsidP="00806FD8">
            <w:pPr>
              <w:jc w:val="left"/>
              <w:rPr>
                <w:del w:id="1032" w:author="Em Lim" w:date="2025-07-31T17:49:00Z" w16du:dateUtc="2025-08-01T00:49:00Z"/>
                <w:color w:val="000000"/>
              </w:rPr>
            </w:pPr>
            <w:del w:id="1033" w:author="Em Lim" w:date="2025-07-31T17:49:00Z" w16du:dateUtc="2025-08-01T00:49:00Z">
              <w:r w:rsidRPr="004938E4" w:rsidDel="000A1486">
                <w:delText>2.79</w:delText>
              </w:r>
            </w:del>
          </w:p>
        </w:tc>
        <w:tc>
          <w:tcPr>
            <w:tcW w:w="1300" w:type="dxa"/>
            <w:noWrap/>
            <w:vAlign w:val="top"/>
            <w:hideMark/>
          </w:tcPr>
          <w:p w14:paraId="471EF45A" w14:textId="26DED971" w:rsidR="00CB6958" w:rsidRPr="004938E4" w:rsidDel="000A1486" w:rsidRDefault="00CB6958" w:rsidP="00806FD8">
            <w:pPr>
              <w:jc w:val="left"/>
              <w:rPr>
                <w:del w:id="1034" w:author="Em Lim" w:date="2025-07-31T17:49:00Z" w16du:dateUtc="2025-08-01T00:49:00Z"/>
                <w:color w:val="000000"/>
              </w:rPr>
            </w:pPr>
            <w:del w:id="1035" w:author="Em Lim" w:date="2025-07-31T17:49:00Z" w16du:dateUtc="2025-08-01T00:49:00Z">
              <w:r w:rsidRPr="004938E4" w:rsidDel="000A1486">
                <w:delText>0.01</w:delText>
              </w:r>
            </w:del>
          </w:p>
        </w:tc>
      </w:tr>
      <w:tr w:rsidR="00CB6958" w:rsidRPr="004938E4" w:rsidDel="000A1486" w14:paraId="72419DFC" w14:textId="141CBC47" w:rsidTr="00806FD8">
        <w:trPr>
          <w:trHeight w:val="320"/>
          <w:del w:id="1036" w:author="Em Lim" w:date="2025-07-31T17:49:00Z"/>
        </w:trPr>
        <w:tc>
          <w:tcPr>
            <w:tcW w:w="3686" w:type="dxa"/>
            <w:noWrap/>
            <w:hideMark/>
          </w:tcPr>
          <w:p w14:paraId="1AF37F6B" w14:textId="2D4688B4" w:rsidR="00CB6958" w:rsidRPr="004938E4" w:rsidDel="000A1486" w:rsidRDefault="00CB6958" w:rsidP="00806FD8">
            <w:pPr>
              <w:jc w:val="left"/>
              <w:rPr>
                <w:del w:id="1037" w:author="Em Lim" w:date="2025-07-31T17:49:00Z" w16du:dateUtc="2025-08-01T00:49:00Z"/>
                <w:color w:val="000000"/>
              </w:rPr>
            </w:pPr>
            <w:del w:id="1038" w:author="Em Lim" w:date="2025-07-31T17:49:00Z" w16du:dateUtc="2025-08-01T00:49:00Z">
              <w:r w:rsidRPr="004938E4" w:rsidDel="000A1486">
                <w:rPr>
                  <w:color w:val="000000"/>
                </w:rPr>
                <w:delText>Kelp - nereo</w:delText>
              </w:r>
            </w:del>
          </w:p>
        </w:tc>
        <w:tc>
          <w:tcPr>
            <w:tcW w:w="1247" w:type="dxa"/>
            <w:noWrap/>
            <w:vAlign w:val="top"/>
            <w:hideMark/>
          </w:tcPr>
          <w:p w14:paraId="0A6BDF47" w14:textId="7663723A" w:rsidR="00CB6958" w:rsidRPr="004938E4" w:rsidDel="000A1486" w:rsidRDefault="00CB6958" w:rsidP="00806FD8">
            <w:pPr>
              <w:jc w:val="left"/>
              <w:rPr>
                <w:del w:id="1039" w:author="Em Lim" w:date="2025-07-31T17:49:00Z" w16du:dateUtc="2025-08-01T00:49:00Z"/>
                <w:color w:val="000000"/>
              </w:rPr>
            </w:pPr>
            <w:del w:id="1040" w:author="Em Lim" w:date="2025-07-31T17:49:00Z" w16du:dateUtc="2025-08-01T00:49:00Z">
              <w:r w:rsidRPr="004938E4" w:rsidDel="000A1486">
                <w:delText>0.26</w:delText>
              </w:r>
            </w:del>
          </w:p>
        </w:tc>
        <w:tc>
          <w:tcPr>
            <w:tcW w:w="1507" w:type="dxa"/>
            <w:noWrap/>
            <w:vAlign w:val="top"/>
            <w:hideMark/>
          </w:tcPr>
          <w:p w14:paraId="67614B22" w14:textId="15B132DF" w:rsidR="00CB6958" w:rsidRPr="004938E4" w:rsidDel="000A1486" w:rsidRDefault="00CB6958" w:rsidP="00806FD8">
            <w:pPr>
              <w:jc w:val="left"/>
              <w:rPr>
                <w:del w:id="1041" w:author="Em Lim" w:date="2025-07-31T17:49:00Z" w16du:dateUtc="2025-08-01T00:49:00Z"/>
                <w:color w:val="000000"/>
              </w:rPr>
            </w:pPr>
            <w:del w:id="1042" w:author="Em Lim" w:date="2025-07-31T17:49:00Z" w16du:dateUtc="2025-08-01T00:49:00Z">
              <w:r w:rsidRPr="004938E4" w:rsidDel="000A1486">
                <w:delText>0.05</w:delText>
              </w:r>
            </w:del>
          </w:p>
        </w:tc>
        <w:tc>
          <w:tcPr>
            <w:tcW w:w="1093" w:type="dxa"/>
            <w:noWrap/>
            <w:vAlign w:val="top"/>
            <w:hideMark/>
          </w:tcPr>
          <w:p w14:paraId="1A8C34DD" w14:textId="7D6CBD69" w:rsidR="00CB6958" w:rsidRPr="004938E4" w:rsidDel="000A1486" w:rsidRDefault="00CB6958" w:rsidP="00806FD8">
            <w:pPr>
              <w:jc w:val="left"/>
              <w:rPr>
                <w:del w:id="1043" w:author="Em Lim" w:date="2025-07-31T17:49:00Z" w16du:dateUtc="2025-08-01T00:49:00Z"/>
                <w:color w:val="000000"/>
              </w:rPr>
            </w:pPr>
            <w:del w:id="1044" w:author="Em Lim" w:date="2025-07-31T17:49:00Z" w16du:dateUtc="2025-08-01T00:49:00Z">
              <w:r w:rsidRPr="004938E4" w:rsidDel="000A1486">
                <w:delText>5.52</w:delText>
              </w:r>
            </w:del>
          </w:p>
        </w:tc>
        <w:tc>
          <w:tcPr>
            <w:tcW w:w="1300" w:type="dxa"/>
            <w:noWrap/>
            <w:vAlign w:val="top"/>
            <w:hideMark/>
          </w:tcPr>
          <w:p w14:paraId="0FD4D024" w14:textId="7F41A325" w:rsidR="00CB6958" w:rsidRPr="004938E4" w:rsidDel="000A1486" w:rsidRDefault="00CB6958" w:rsidP="00806FD8">
            <w:pPr>
              <w:jc w:val="left"/>
              <w:rPr>
                <w:del w:id="1045" w:author="Em Lim" w:date="2025-07-31T17:49:00Z" w16du:dateUtc="2025-08-01T00:49:00Z"/>
                <w:color w:val="000000"/>
              </w:rPr>
            </w:pPr>
            <w:del w:id="1046" w:author="Em Lim" w:date="2025-07-31T17:49:00Z" w16du:dateUtc="2025-08-01T00:49:00Z">
              <w:r w:rsidRPr="004938E4" w:rsidDel="000A1486">
                <w:delText>&lt; 0.001</w:delText>
              </w:r>
            </w:del>
          </w:p>
        </w:tc>
      </w:tr>
      <w:tr w:rsidR="00CB6958" w:rsidRPr="004938E4" w:rsidDel="000A1486" w14:paraId="2328DFB5" w14:textId="7D13A43A" w:rsidTr="00806FD8">
        <w:trPr>
          <w:trHeight w:val="320"/>
          <w:del w:id="1047" w:author="Em Lim" w:date="2025-07-31T17:49:00Z"/>
        </w:trPr>
        <w:tc>
          <w:tcPr>
            <w:tcW w:w="3686" w:type="dxa"/>
            <w:noWrap/>
            <w:hideMark/>
          </w:tcPr>
          <w:p w14:paraId="5A56D37E" w14:textId="30D708B8" w:rsidR="00CB6958" w:rsidRPr="004938E4" w:rsidDel="000A1486" w:rsidRDefault="00CB6958" w:rsidP="00806FD8">
            <w:pPr>
              <w:jc w:val="left"/>
              <w:rPr>
                <w:del w:id="1048" w:author="Em Lim" w:date="2025-07-31T17:49:00Z" w16du:dateUtc="2025-08-01T00:49:00Z"/>
                <w:color w:val="000000"/>
              </w:rPr>
            </w:pPr>
            <w:del w:id="1049" w:author="Em Lim" w:date="2025-07-31T17:49:00Z" w16du:dateUtc="2025-08-01T00:49:00Z">
              <w:r w:rsidRPr="004938E4" w:rsidDel="000A1486">
                <w:rPr>
                  <w:color w:val="000000"/>
                </w:rPr>
                <w:delText>Kelp - none</w:delText>
              </w:r>
            </w:del>
          </w:p>
        </w:tc>
        <w:tc>
          <w:tcPr>
            <w:tcW w:w="1247" w:type="dxa"/>
            <w:noWrap/>
            <w:vAlign w:val="top"/>
            <w:hideMark/>
          </w:tcPr>
          <w:p w14:paraId="4FFC67DB" w14:textId="09D8180B" w:rsidR="00CB6958" w:rsidRPr="004938E4" w:rsidDel="000A1486" w:rsidRDefault="00CB6958" w:rsidP="00806FD8">
            <w:pPr>
              <w:jc w:val="left"/>
              <w:rPr>
                <w:del w:id="1050" w:author="Em Lim" w:date="2025-07-31T17:49:00Z" w16du:dateUtc="2025-08-01T00:49:00Z"/>
                <w:color w:val="000000"/>
              </w:rPr>
            </w:pPr>
            <w:del w:id="1051" w:author="Em Lim" w:date="2025-07-31T17:49:00Z" w16du:dateUtc="2025-08-01T00:49:00Z">
              <w:r w:rsidRPr="004938E4" w:rsidDel="000A1486">
                <w:delText>-0.06</w:delText>
              </w:r>
            </w:del>
          </w:p>
        </w:tc>
        <w:tc>
          <w:tcPr>
            <w:tcW w:w="1507" w:type="dxa"/>
            <w:noWrap/>
            <w:vAlign w:val="top"/>
            <w:hideMark/>
          </w:tcPr>
          <w:p w14:paraId="212929A8" w14:textId="3E9D4D3B" w:rsidR="00CB6958" w:rsidRPr="004938E4" w:rsidDel="000A1486" w:rsidRDefault="00CB6958" w:rsidP="00806FD8">
            <w:pPr>
              <w:jc w:val="left"/>
              <w:rPr>
                <w:del w:id="1052" w:author="Em Lim" w:date="2025-07-31T17:49:00Z" w16du:dateUtc="2025-08-01T00:49:00Z"/>
                <w:color w:val="000000"/>
              </w:rPr>
            </w:pPr>
            <w:del w:id="1053" w:author="Em Lim" w:date="2025-07-31T17:49:00Z" w16du:dateUtc="2025-08-01T00:49:00Z">
              <w:r w:rsidRPr="004938E4" w:rsidDel="000A1486">
                <w:delText>0.09</w:delText>
              </w:r>
            </w:del>
          </w:p>
        </w:tc>
        <w:tc>
          <w:tcPr>
            <w:tcW w:w="1093" w:type="dxa"/>
            <w:noWrap/>
            <w:vAlign w:val="top"/>
            <w:hideMark/>
          </w:tcPr>
          <w:p w14:paraId="432FD77D" w14:textId="67E11960" w:rsidR="00CB6958" w:rsidRPr="004938E4" w:rsidDel="000A1486" w:rsidRDefault="00CB6958" w:rsidP="00806FD8">
            <w:pPr>
              <w:jc w:val="left"/>
              <w:rPr>
                <w:del w:id="1054" w:author="Em Lim" w:date="2025-07-31T17:49:00Z" w16du:dateUtc="2025-08-01T00:49:00Z"/>
                <w:color w:val="000000"/>
              </w:rPr>
            </w:pPr>
            <w:del w:id="1055" w:author="Em Lim" w:date="2025-07-31T17:49:00Z" w16du:dateUtc="2025-08-01T00:49:00Z">
              <w:r w:rsidRPr="004938E4" w:rsidDel="000A1486">
                <w:delText>-0.60</w:delText>
              </w:r>
            </w:del>
          </w:p>
        </w:tc>
        <w:tc>
          <w:tcPr>
            <w:tcW w:w="1300" w:type="dxa"/>
            <w:noWrap/>
            <w:vAlign w:val="top"/>
            <w:hideMark/>
          </w:tcPr>
          <w:p w14:paraId="1D6ABEDD" w14:textId="6A1D31FD" w:rsidR="00CB6958" w:rsidRPr="004938E4" w:rsidDel="000A1486" w:rsidRDefault="00CB6958" w:rsidP="00806FD8">
            <w:pPr>
              <w:jc w:val="left"/>
              <w:rPr>
                <w:del w:id="1056" w:author="Em Lim" w:date="2025-07-31T17:49:00Z" w16du:dateUtc="2025-08-01T00:49:00Z"/>
                <w:color w:val="000000"/>
              </w:rPr>
            </w:pPr>
            <w:del w:id="1057" w:author="Em Lim" w:date="2025-07-31T17:49:00Z" w16du:dateUtc="2025-08-01T00:49:00Z">
              <w:r w:rsidRPr="004938E4" w:rsidDel="000A1486">
                <w:delText>0.55</w:delText>
              </w:r>
            </w:del>
          </w:p>
        </w:tc>
      </w:tr>
      <w:tr w:rsidR="00CB6958" w:rsidRPr="004938E4" w:rsidDel="000A1486" w14:paraId="40516ADD" w14:textId="7C1DF9A4" w:rsidTr="00806FD8">
        <w:trPr>
          <w:trHeight w:val="320"/>
          <w:del w:id="1058" w:author="Em Lim" w:date="2025-07-31T17:49:00Z"/>
        </w:trPr>
        <w:tc>
          <w:tcPr>
            <w:tcW w:w="3686" w:type="dxa"/>
            <w:noWrap/>
            <w:hideMark/>
          </w:tcPr>
          <w:p w14:paraId="721AD7CD" w14:textId="3AD27F32" w:rsidR="00CB6958" w:rsidRPr="004938E4" w:rsidDel="000A1486" w:rsidRDefault="00CB6958" w:rsidP="00806FD8">
            <w:pPr>
              <w:jc w:val="left"/>
              <w:rPr>
                <w:del w:id="1059" w:author="Em Lim" w:date="2025-07-31T17:49:00Z" w16du:dateUtc="2025-08-01T00:49:00Z"/>
                <w:color w:val="000000"/>
              </w:rPr>
            </w:pPr>
            <w:del w:id="1060" w:author="Em Lim" w:date="2025-07-31T17:49:00Z" w16du:dateUtc="2025-08-01T00:49:00Z">
              <w:r w:rsidRPr="004938E4" w:rsidDel="000A1486">
                <w:rPr>
                  <w:color w:val="000000"/>
                </w:rPr>
                <w:delText>Kelp biomass</w:delText>
              </w:r>
            </w:del>
          </w:p>
        </w:tc>
        <w:tc>
          <w:tcPr>
            <w:tcW w:w="1247" w:type="dxa"/>
            <w:noWrap/>
            <w:vAlign w:val="top"/>
            <w:hideMark/>
          </w:tcPr>
          <w:p w14:paraId="0AD5C465" w14:textId="4FE85742" w:rsidR="00CB6958" w:rsidRPr="004938E4" w:rsidDel="000A1486" w:rsidRDefault="00CB6958" w:rsidP="00806FD8">
            <w:pPr>
              <w:jc w:val="left"/>
              <w:rPr>
                <w:del w:id="1061" w:author="Em Lim" w:date="2025-07-31T17:49:00Z" w16du:dateUtc="2025-08-01T00:49:00Z"/>
                <w:color w:val="000000"/>
              </w:rPr>
            </w:pPr>
            <w:del w:id="1062" w:author="Em Lim" w:date="2025-07-31T17:49:00Z" w16du:dateUtc="2025-08-01T00:49:00Z">
              <w:r w:rsidRPr="004938E4" w:rsidDel="000A1486">
                <w:delText>-3.47</w:delText>
              </w:r>
            </w:del>
          </w:p>
        </w:tc>
        <w:tc>
          <w:tcPr>
            <w:tcW w:w="1507" w:type="dxa"/>
            <w:noWrap/>
            <w:vAlign w:val="top"/>
            <w:hideMark/>
          </w:tcPr>
          <w:p w14:paraId="45DBFFFA" w14:textId="0077A35D" w:rsidR="00CB6958" w:rsidRPr="004938E4" w:rsidDel="000A1486" w:rsidRDefault="00CB6958" w:rsidP="00806FD8">
            <w:pPr>
              <w:jc w:val="left"/>
              <w:rPr>
                <w:del w:id="1063" w:author="Em Lim" w:date="2025-07-31T17:49:00Z" w16du:dateUtc="2025-08-01T00:49:00Z"/>
                <w:color w:val="000000"/>
              </w:rPr>
            </w:pPr>
            <w:del w:id="1064" w:author="Em Lim" w:date="2025-07-31T17:49:00Z" w16du:dateUtc="2025-08-01T00:49:00Z">
              <w:r w:rsidRPr="004938E4" w:rsidDel="000A1486">
                <w:delText>1.21</w:delText>
              </w:r>
            </w:del>
          </w:p>
        </w:tc>
        <w:tc>
          <w:tcPr>
            <w:tcW w:w="1093" w:type="dxa"/>
            <w:noWrap/>
            <w:vAlign w:val="top"/>
            <w:hideMark/>
          </w:tcPr>
          <w:p w14:paraId="23F7F6E2" w14:textId="32FA7385" w:rsidR="00CB6958" w:rsidRPr="004938E4" w:rsidDel="000A1486" w:rsidRDefault="00CB6958" w:rsidP="00806FD8">
            <w:pPr>
              <w:jc w:val="left"/>
              <w:rPr>
                <w:del w:id="1065" w:author="Em Lim" w:date="2025-07-31T17:49:00Z" w16du:dateUtc="2025-08-01T00:49:00Z"/>
                <w:color w:val="000000"/>
              </w:rPr>
            </w:pPr>
            <w:del w:id="1066" w:author="Em Lim" w:date="2025-07-31T17:49:00Z" w16du:dateUtc="2025-08-01T00:49:00Z">
              <w:r w:rsidRPr="004938E4" w:rsidDel="000A1486">
                <w:delText>-2.87</w:delText>
              </w:r>
            </w:del>
          </w:p>
        </w:tc>
        <w:tc>
          <w:tcPr>
            <w:tcW w:w="1300" w:type="dxa"/>
            <w:noWrap/>
            <w:vAlign w:val="top"/>
            <w:hideMark/>
          </w:tcPr>
          <w:p w14:paraId="7AC70681" w14:textId="0AFF3842" w:rsidR="00CB6958" w:rsidRPr="004938E4" w:rsidDel="000A1486" w:rsidRDefault="00CB6958" w:rsidP="00806FD8">
            <w:pPr>
              <w:jc w:val="left"/>
              <w:rPr>
                <w:del w:id="1067" w:author="Em Lim" w:date="2025-07-31T17:49:00Z" w16du:dateUtc="2025-08-01T00:49:00Z"/>
                <w:color w:val="000000"/>
              </w:rPr>
            </w:pPr>
            <w:del w:id="1068" w:author="Em Lim" w:date="2025-07-31T17:49:00Z" w16du:dateUtc="2025-08-01T00:49:00Z">
              <w:r w:rsidRPr="004938E4" w:rsidDel="000A1486">
                <w:delText>0.004</w:delText>
              </w:r>
            </w:del>
          </w:p>
        </w:tc>
      </w:tr>
      <w:tr w:rsidR="00CB6958" w:rsidRPr="004938E4" w:rsidDel="000A1486" w14:paraId="75367CC6" w14:textId="5C9DB581" w:rsidTr="00806FD8">
        <w:trPr>
          <w:trHeight w:val="320"/>
          <w:del w:id="1069" w:author="Em Lim" w:date="2025-07-31T17:49:00Z"/>
        </w:trPr>
        <w:tc>
          <w:tcPr>
            <w:tcW w:w="3686" w:type="dxa"/>
            <w:noWrap/>
            <w:hideMark/>
          </w:tcPr>
          <w:p w14:paraId="0E7D7EA0" w14:textId="64127415" w:rsidR="00CB6958" w:rsidRPr="004938E4" w:rsidDel="000A1486" w:rsidRDefault="00CB6958" w:rsidP="00806FD8">
            <w:pPr>
              <w:jc w:val="left"/>
              <w:rPr>
                <w:del w:id="1070" w:author="Em Lim" w:date="2025-07-31T17:49:00Z" w16du:dateUtc="2025-08-01T00:49:00Z"/>
                <w:color w:val="000000"/>
              </w:rPr>
            </w:pPr>
            <w:del w:id="1071" w:author="Em Lim" w:date="2025-07-31T17:49:00Z" w16du:dateUtc="2025-08-01T00:49:00Z">
              <w:r w:rsidRPr="004938E4" w:rsidDel="000A1486">
                <w:rPr>
                  <w:color w:val="000000"/>
                </w:rPr>
                <w:delText>Tide exchange</w:delText>
              </w:r>
            </w:del>
          </w:p>
        </w:tc>
        <w:tc>
          <w:tcPr>
            <w:tcW w:w="1247" w:type="dxa"/>
            <w:noWrap/>
            <w:vAlign w:val="top"/>
            <w:hideMark/>
          </w:tcPr>
          <w:p w14:paraId="7F6F6789" w14:textId="0E0EE296" w:rsidR="00CB6958" w:rsidRPr="004938E4" w:rsidDel="000A1486" w:rsidRDefault="00CB6958" w:rsidP="00806FD8">
            <w:pPr>
              <w:jc w:val="left"/>
              <w:rPr>
                <w:del w:id="1072" w:author="Em Lim" w:date="2025-07-31T17:49:00Z" w16du:dateUtc="2025-08-01T00:49:00Z"/>
                <w:color w:val="000000"/>
              </w:rPr>
            </w:pPr>
            <w:del w:id="1073" w:author="Em Lim" w:date="2025-07-31T17:49:00Z" w16du:dateUtc="2025-08-01T00:49:00Z">
              <w:r w:rsidRPr="004938E4" w:rsidDel="000A1486">
                <w:delText>3.06</w:delText>
              </w:r>
            </w:del>
          </w:p>
        </w:tc>
        <w:tc>
          <w:tcPr>
            <w:tcW w:w="1507" w:type="dxa"/>
            <w:noWrap/>
            <w:vAlign w:val="top"/>
            <w:hideMark/>
          </w:tcPr>
          <w:p w14:paraId="6FE3E170" w14:textId="5797BF94" w:rsidR="00CB6958" w:rsidRPr="004938E4" w:rsidDel="000A1486" w:rsidRDefault="00CB6958" w:rsidP="00806FD8">
            <w:pPr>
              <w:jc w:val="left"/>
              <w:rPr>
                <w:del w:id="1074" w:author="Em Lim" w:date="2025-07-31T17:49:00Z" w16du:dateUtc="2025-08-01T00:49:00Z"/>
                <w:color w:val="000000"/>
              </w:rPr>
            </w:pPr>
            <w:del w:id="1075" w:author="Em Lim" w:date="2025-07-31T17:49:00Z" w16du:dateUtc="2025-08-01T00:49:00Z">
              <w:r w:rsidRPr="004938E4" w:rsidDel="000A1486">
                <w:delText>1.02</w:delText>
              </w:r>
            </w:del>
          </w:p>
        </w:tc>
        <w:tc>
          <w:tcPr>
            <w:tcW w:w="1093" w:type="dxa"/>
            <w:noWrap/>
            <w:vAlign w:val="top"/>
            <w:hideMark/>
          </w:tcPr>
          <w:p w14:paraId="144C6A78" w14:textId="7B9930C0" w:rsidR="00CB6958" w:rsidRPr="004938E4" w:rsidDel="000A1486" w:rsidRDefault="00CB6958" w:rsidP="00806FD8">
            <w:pPr>
              <w:jc w:val="left"/>
              <w:rPr>
                <w:del w:id="1076" w:author="Em Lim" w:date="2025-07-31T17:49:00Z" w16du:dateUtc="2025-08-01T00:49:00Z"/>
                <w:color w:val="000000"/>
              </w:rPr>
            </w:pPr>
            <w:del w:id="1077" w:author="Em Lim" w:date="2025-07-31T17:49:00Z" w16du:dateUtc="2025-08-01T00:49:00Z">
              <w:r w:rsidRPr="004938E4" w:rsidDel="000A1486">
                <w:delText>3.01</w:delText>
              </w:r>
            </w:del>
          </w:p>
        </w:tc>
        <w:tc>
          <w:tcPr>
            <w:tcW w:w="1300" w:type="dxa"/>
            <w:noWrap/>
            <w:vAlign w:val="top"/>
            <w:hideMark/>
          </w:tcPr>
          <w:p w14:paraId="529D3CE8" w14:textId="1EA93688" w:rsidR="00CB6958" w:rsidRPr="004938E4" w:rsidDel="000A1486" w:rsidRDefault="00CB6958" w:rsidP="00806FD8">
            <w:pPr>
              <w:jc w:val="left"/>
              <w:rPr>
                <w:del w:id="1078" w:author="Em Lim" w:date="2025-07-31T17:49:00Z" w16du:dateUtc="2025-08-01T00:49:00Z"/>
                <w:color w:val="000000"/>
              </w:rPr>
            </w:pPr>
            <w:del w:id="1079" w:author="Em Lim" w:date="2025-07-31T17:49:00Z" w16du:dateUtc="2025-08-01T00:49:00Z">
              <w:r w:rsidRPr="004938E4" w:rsidDel="000A1486">
                <w:delText>0.003</w:delText>
              </w:r>
            </w:del>
          </w:p>
        </w:tc>
      </w:tr>
      <w:tr w:rsidR="00CB6958" w:rsidRPr="004938E4" w:rsidDel="000A1486" w14:paraId="68475319" w14:textId="25DCDF0B" w:rsidTr="00806FD8">
        <w:trPr>
          <w:trHeight w:val="320"/>
          <w:del w:id="1080" w:author="Em Lim" w:date="2025-07-31T17:49:00Z"/>
        </w:trPr>
        <w:tc>
          <w:tcPr>
            <w:tcW w:w="3686" w:type="dxa"/>
            <w:noWrap/>
            <w:hideMark/>
          </w:tcPr>
          <w:p w14:paraId="465DB8BB" w14:textId="6EF5547D" w:rsidR="00CB6958" w:rsidRPr="004938E4" w:rsidDel="000A1486" w:rsidRDefault="00CB6958" w:rsidP="00806FD8">
            <w:pPr>
              <w:jc w:val="left"/>
              <w:rPr>
                <w:del w:id="1081" w:author="Em Lim" w:date="2025-07-31T17:49:00Z" w16du:dateUtc="2025-08-01T00:49:00Z"/>
                <w:color w:val="000000"/>
              </w:rPr>
            </w:pPr>
            <w:del w:id="1082" w:author="Em Lim" w:date="2025-07-31T17:49:00Z" w16du:dateUtc="2025-08-01T00:49:00Z">
              <w:r w:rsidRPr="004938E4" w:rsidDel="000A1486">
                <w:rPr>
                  <w:color w:val="000000"/>
                </w:rPr>
                <w:delText>Animal biomass</w:delText>
              </w:r>
            </w:del>
          </w:p>
        </w:tc>
        <w:tc>
          <w:tcPr>
            <w:tcW w:w="1247" w:type="dxa"/>
            <w:noWrap/>
            <w:vAlign w:val="top"/>
            <w:hideMark/>
          </w:tcPr>
          <w:p w14:paraId="1484C111" w14:textId="1549B933" w:rsidR="00CB6958" w:rsidRPr="004938E4" w:rsidDel="000A1486" w:rsidRDefault="00CB6958" w:rsidP="00806FD8">
            <w:pPr>
              <w:jc w:val="left"/>
              <w:rPr>
                <w:del w:id="1083" w:author="Em Lim" w:date="2025-07-31T17:49:00Z" w16du:dateUtc="2025-08-01T00:49:00Z"/>
                <w:color w:val="000000"/>
              </w:rPr>
            </w:pPr>
            <w:del w:id="1084" w:author="Em Lim" w:date="2025-07-31T17:49:00Z" w16du:dateUtc="2025-08-01T00:49:00Z">
              <w:r w:rsidRPr="004938E4" w:rsidDel="000A1486">
                <w:delText>5.87</w:delText>
              </w:r>
            </w:del>
          </w:p>
        </w:tc>
        <w:tc>
          <w:tcPr>
            <w:tcW w:w="1507" w:type="dxa"/>
            <w:noWrap/>
            <w:vAlign w:val="top"/>
            <w:hideMark/>
          </w:tcPr>
          <w:p w14:paraId="43EF6891" w14:textId="2217CF9D" w:rsidR="00CB6958" w:rsidRPr="004938E4" w:rsidDel="000A1486" w:rsidRDefault="00CB6958" w:rsidP="00806FD8">
            <w:pPr>
              <w:jc w:val="left"/>
              <w:rPr>
                <w:del w:id="1085" w:author="Em Lim" w:date="2025-07-31T17:49:00Z" w16du:dateUtc="2025-08-01T00:49:00Z"/>
                <w:color w:val="000000"/>
              </w:rPr>
            </w:pPr>
            <w:del w:id="1086" w:author="Em Lim" w:date="2025-07-31T17:49:00Z" w16du:dateUtc="2025-08-01T00:49:00Z">
              <w:r w:rsidRPr="004938E4" w:rsidDel="000A1486">
                <w:delText>2.19</w:delText>
              </w:r>
            </w:del>
          </w:p>
        </w:tc>
        <w:tc>
          <w:tcPr>
            <w:tcW w:w="1093" w:type="dxa"/>
            <w:noWrap/>
            <w:vAlign w:val="top"/>
            <w:hideMark/>
          </w:tcPr>
          <w:p w14:paraId="528B4FC7" w14:textId="260D36DA" w:rsidR="00CB6958" w:rsidRPr="004938E4" w:rsidDel="000A1486" w:rsidRDefault="00CB6958" w:rsidP="00806FD8">
            <w:pPr>
              <w:jc w:val="left"/>
              <w:rPr>
                <w:del w:id="1087" w:author="Em Lim" w:date="2025-07-31T17:49:00Z" w16du:dateUtc="2025-08-01T00:49:00Z"/>
                <w:color w:val="000000"/>
              </w:rPr>
            </w:pPr>
            <w:del w:id="1088" w:author="Em Lim" w:date="2025-07-31T17:49:00Z" w16du:dateUtc="2025-08-01T00:49:00Z">
              <w:r w:rsidRPr="004938E4" w:rsidDel="000A1486">
                <w:delText>2.68</w:delText>
              </w:r>
            </w:del>
          </w:p>
        </w:tc>
        <w:tc>
          <w:tcPr>
            <w:tcW w:w="1300" w:type="dxa"/>
            <w:noWrap/>
            <w:vAlign w:val="top"/>
            <w:hideMark/>
          </w:tcPr>
          <w:p w14:paraId="45805B9C" w14:textId="25681AE7" w:rsidR="00CB6958" w:rsidRPr="004938E4" w:rsidDel="000A1486" w:rsidRDefault="00CB6958" w:rsidP="00806FD8">
            <w:pPr>
              <w:jc w:val="left"/>
              <w:rPr>
                <w:del w:id="1089" w:author="Em Lim" w:date="2025-07-31T17:49:00Z" w16du:dateUtc="2025-08-01T00:49:00Z"/>
                <w:color w:val="000000"/>
              </w:rPr>
            </w:pPr>
            <w:del w:id="1090" w:author="Em Lim" w:date="2025-07-31T17:49:00Z" w16du:dateUtc="2025-08-01T00:49:00Z">
              <w:r w:rsidRPr="004938E4" w:rsidDel="000A1486">
                <w:delText>0.01</w:delText>
              </w:r>
            </w:del>
          </w:p>
        </w:tc>
      </w:tr>
      <w:tr w:rsidR="00CB6958" w:rsidRPr="004938E4" w:rsidDel="000A1486" w14:paraId="65F599C1" w14:textId="1E9755B2" w:rsidTr="00806FD8">
        <w:trPr>
          <w:trHeight w:val="320"/>
          <w:del w:id="1091" w:author="Em Lim" w:date="2025-07-31T17:49:00Z"/>
        </w:trPr>
        <w:tc>
          <w:tcPr>
            <w:tcW w:w="3686" w:type="dxa"/>
            <w:noWrap/>
            <w:hideMark/>
          </w:tcPr>
          <w:p w14:paraId="134BE7B6" w14:textId="380F9EC9" w:rsidR="00CB6958" w:rsidRPr="004938E4" w:rsidDel="000A1486" w:rsidRDefault="00CB6958" w:rsidP="00806FD8">
            <w:pPr>
              <w:jc w:val="left"/>
              <w:rPr>
                <w:del w:id="1092" w:author="Em Lim" w:date="2025-07-31T17:49:00Z" w16du:dateUtc="2025-08-01T00:49:00Z"/>
                <w:color w:val="000000"/>
              </w:rPr>
            </w:pPr>
            <w:del w:id="1093" w:author="Em Lim" w:date="2025-07-31T17:49:00Z" w16du:dateUtc="2025-08-01T00:49:00Z">
              <w:r w:rsidRPr="004938E4" w:rsidDel="000A1486">
                <w:rPr>
                  <w:color w:val="000000"/>
                </w:rPr>
                <w:delText>Biodiversity</w:delText>
              </w:r>
            </w:del>
          </w:p>
        </w:tc>
        <w:tc>
          <w:tcPr>
            <w:tcW w:w="1247" w:type="dxa"/>
            <w:noWrap/>
            <w:vAlign w:val="top"/>
            <w:hideMark/>
          </w:tcPr>
          <w:p w14:paraId="6204EDBC" w14:textId="4A041E44" w:rsidR="00CB6958" w:rsidRPr="004938E4" w:rsidDel="000A1486" w:rsidRDefault="00CB6958" w:rsidP="00806FD8">
            <w:pPr>
              <w:jc w:val="left"/>
              <w:rPr>
                <w:del w:id="1094" w:author="Em Lim" w:date="2025-07-31T17:49:00Z" w16du:dateUtc="2025-08-01T00:49:00Z"/>
                <w:color w:val="000000"/>
              </w:rPr>
            </w:pPr>
            <w:del w:id="1095" w:author="Em Lim" w:date="2025-07-31T17:49:00Z" w16du:dateUtc="2025-08-01T00:49:00Z">
              <w:r w:rsidRPr="004938E4" w:rsidDel="000A1486">
                <w:delText>-0.09</w:delText>
              </w:r>
            </w:del>
          </w:p>
        </w:tc>
        <w:tc>
          <w:tcPr>
            <w:tcW w:w="1507" w:type="dxa"/>
            <w:noWrap/>
            <w:vAlign w:val="top"/>
            <w:hideMark/>
          </w:tcPr>
          <w:p w14:paraId="72211D1C" w14:textId="6507F111" w:rsidR="00CB6958" w:rsidRPr="004938E4" w:rsidDel="000A1486" w:rsidRDefault="00CB6958" w:rsidP="00806FD8">
            <w:pPr>
              <w:jc w:val="left"/>
              <w:rPr>
                <w:del w:id="1096" w:author="Em Lim" w:date="2025-07-31T17:49:00Z" w16du:dateUtc="2025-08-01T00:49:00Z"/>
                <w:color w:val="000000"/>
              </w:rPr>
            </w:pPr>
            <w:del w:id="1097" w:author="Em Lim" w:date="2025-07-31T17:49:00Z" w16du:dateUtc="2025-08-01T00:49:00Z">
              <w:r w:rsidRPr="004938E4" w:rsidDel="000A1486">
                <w:delText>0.03</w:delText>
              </w:r>
            </w:del>
          </w:p>
        </w:tc>
        <w:tc>
          <w:tcPr>
            <w:tcW w:w="1093" w:type="dxa"/>
            <w:noWrap/>
            <w:vAlign w:val="top"/>
            <w:hideMark/>
          </w:tcPr>
          <w:p w14:paraId="7B66B6E0" w14:textId="39DB5C24" w:rsidR="00CB6958" w:rsidRPr="004938E4" w:rsidDel="000A1486" w:rsidRDefault="00CB6958" w:rsidP="00806FD8">
            <w:pPr>
              <w:jc w:val="left"/>
              <w:rPr>
                <w:del w:id="1098" w:author="Em Lim" w:date="2025-07-31T17:49:00Z" w16du:dateUtc="2025-08-01T00:49:00Z"/>
                <w:color w:val="000000"/>
              </w:rPr>
            </w:pPr>
            <w:del w:id="1099" w:author="Em Lim" w:date="2025-07-31T17:49:00Z" w16du:dateUtc="2025-08-01T00:49:00Z">
              <w:r w:rsidRPr="004938E4" w:rsidDel="000A1486">
                <w:delText>-3.41</w:delText>
              </w:r>
            </w:del>
          </w:p>
        </w:tc>
        <w:tc>
          <w:tcPr>
            <w:tcW w:w="1300" w:type="dxa"/>
            <w:noWrap/>
            <w:vAlign w:val="top"/>
            <w:hideMark/>
          </w:tcPr>
          <w:p w14:paraId="2E82AB62" w14:textId="28995D26" w:rsidR="00CB6958" w:rsidRPr="004938E4" w:rsidDel="000A1486" w:rsidRDefault="00CB6958" w:rsidP="00806FD8">
            <w:pPr>
              <w:jc w:val="left"/>
              <w:rPr>
                <w:del w:id="1100" w:author="Em Lim" w:date="2025-07-31T17:49:00Z" w16du:dateUtc="2025-08-01T00:49:00Z"/>
                <w:color w:val="000000"/>
              </w:rPr>
            </w:pPr>
            <w:del w:id="1101" w:author="Em Lim" w:date="2025-07-31T17:49:00Z" w16du:dateUtc="2025-08-01T00:49:00Z">
              <w:r w:rsidRPr="004938E4" w:rsidDel="000A1486">
                <w:delText>&lt; 0.001</w:delText>
              </w:r>
            </w:del>
          </w:p>
        </w:tc>
      </w:tr>
      <w:tr w:rsidR="00CB6958" w:rsidRPr="004938E4" w:rsidDel="000A1486" w14:paraId="0C7E2D03" w14:textId="5E2FF0A3" w:rsidTr="00806FD8">
        <w:trPr>
          <w:trHeight w:val="320"/>
          <w:del w:id="1102" w:author="Em Lim" w:date="2025-07-31T17:49:00Z"/>
        </w:trPr>
        <w:tc>
          <w:tcPr>
            <w:tcW w:w="3686" w:type="dxa"/>
            <w:noWrap/>
            <w:hideMark/>
          </w:tcPr>
          <w:p w14:paraId="1A186213" w14:textId="7C189DE4" w:rsidR="00CB6958" w:rsidRPr="004938E4" w:rsidDel="000A1486" w:rsidRDefault="00CB6958" w:rsidP="00806FD8">
            <w:pPr>
              <w:jc w:val="left"/>
              <w:rPr>
                <w:del w:id="1103" w:author="Em Lim" w:date="2025-07-31T17:49:00Z" w16du:dateUtc="2025-08-01T00:49:00Z"/>
                <w:color w:val="000000"/>
              </w:rPr>
            </w:pPr>
            <w:del w:id="1104" w:author="Em Lim" w:date="2025-07-31T17:49:00Z" w16du:dateUtc="2025-08-01T00:49:00Z">
              <w:r w:rsidRPr="004938E4" w:rsidDel="000A1486">
                <w:rPr>
                  <w:color w:val="000000"/>
                </w:rPr>
                <w:delText>Depth</w:delText>
              </w:r>
            </w:del>
          </w:p>
        </w:tc>
        <w:tc>
          <w:tcPr>
            <w:tcW w:w="1247" w:type="dxa"/>
            <w:noWrap/>
            <w:vAlign w:val="top"/>
            <w:hideMark/>
          </w:tcPr>
          <w:p w14:paraId="34772807" w14:textId="38DA9392" w:rsidR="00CB6958" w:rsidRPr="004938E4" w:rsidDel="000A1486" w:rsidRDefault="00CB6958" w:rsidP="00806FD8">
            <w:pPr>
              <w:jc w:val="left"/>
              <w:rPr>
                <w:del w:id="1105" w:author="Em Lim" w:date="2025-07-31T17:49:00Z" w16du:dateUtc="2025-08-01T00:49:00Z"/>
                <w:color w:val="000000"/>
              </w:rPr>
            </w:pPr>
            <w:del w:id="1106" w:author="Em Lim" w:date="2025-07-31T17:49:00Z" w16du:dateUtc="2025-08-01T00:49:00Z">
              <w:r w:rsidRPr="004938E4" w:rsidDel="000A1486">
                <w:delText>0.03</w:delText>
              </w:r>
            </w:del>
          </w:p>
        </w:tc>
        <w:tc>
          <w:tcPr>
            <w:tcW w:w="1507" w:type="dxa"/>
            <w:noWrap/>
            <w:vAlign w:val="top"/>
            <w:hideMark/>
          </w:tcPr>
          <w:p w14:paraId="5A476610" w14:textId="4E3BDE85" w:rsidR="00CB6958" w:rsidRPr="004938E4" w:rsidDel="000A1486" w:rsidRDefault="00CB6958" w:rsidP="00806FD8">
            <w:pPr>
              <w:jc w:val="left"/>
              <w:rPr>
                <w:del w:id="1107" w:author="Em Lim" w:date="2025-07-31T17:49:00Z" w16du:dateUtc="2025-08-01T00:49:00Z"/>
                <w:color w:val="000000"/>
              </w:rPr>
            </w:pPr>
            <w:del w:id="1108" w:author="Em Lim" w:date="2025-07-31T17:49:00Z" w16du:dateUtc="2025-08-01T00:49:00Z">
              <w:r w:rsidRPr="004938E4" w:rsidDel="000A1486">
                <w:delText>0.02</w:delText>
              </w:r>
            </w:del>
          </w:p>
        </w:tc>
        <w:tc>
          <w:tcPr>
            <w:tcW w:w="1093" w:type="dxa"/>
            <w:noWrap/>
            <w:vAlign w:val="top"/>
            <w:hideMark/>
          </w:tcPr>
          <w:p w14:paraId="002365A2" w14:textId="1813C95E" w:rsidR="00CB6958" w:rsidRPr="004938E4" w:rsidDel="000A1486" w:rsidRDefault="00CB6958" w:rsidP="00806FD8">
            <w:pPr>
              <w:jc w:val="left"/>
              <w:rPr>
                <w:del w:id="1109" w:author="Em Lim" w:date="2025-07-31T17:49:00Z" w16du:dateUtc="2025-08-01T00:49:00Z"/>
                <w:color w:val="000000"/>
              </w:rPr>
            </w:pPr>
            <w:del w:id="1110" w:author="Em Lim" w:date="2025-07-31T17:49:00Z" w16du:dateUtc="2025-08-01T00:49:00Z">
              <w:r w:rsidRPr="004938E4" w:rsidDel="000A1486">
                <w:delText>1.02</w:delText>
              </w:r>
            </w:del>
          </w:p>
        </w:tc>
        <w:tc>
          <w:tcPr>
            <w:tcW w:w="1300" w:type="dxa"/>
            <w:noWrap/>
            <w:vAlign w:val="top"/>
            <w:hideMark/>
          </w:tcPr>
          <w:p w14:paraId="68FEA7F4" w14:textId="67D47F99" w:rsidR="00CB6958" w:rsidRPr="004938E4" w:rsidDel="000A1486" w:rsidRDefault="00CB6958" w:rsidP="00806FD8">
            <w:pPr>
              <w:jc w:val="left"/>
              <w:rPr>
                <w:del w:id="1111" w:author="Em Lim" w:date="2025-07-31T17:49:00Z" w16du:dateUtc="2025-08-01T00:49:00Z"/>
                <w:color w:val="000000"/>
              </w:rPr>
            </w:pPr>
            <w:del w:id="1112" w:author="Em Lim" w:date="2025-07-31T17:49:00Z" w16du:dateUtc="2025-08-01T00:49:00Z">
              <w:r w:rsidRPr="004938E4" w:rsidDel="000A1486">
                <w:delText>0.31</w:delText>
              </w:r>
            </w:del>
          </w:p>
        </w:tc>
      </w:tr>
      <w:tr w:rsidR="00CB6958" w:rsidRPr="004938E4" w:rsidDel="000A1486" w14:paraId="46A3EFCB" w14:textId="1885D3A7" w:rsidTr="00806FD8">
        <w:trPr>
          <w:trHeight w:val="320"/>
          <w:del w:id="1113" w:author="Em Lim" w:date="2025-07-31T17:49:00Z"/>
        </w:trPr>
        <w:tc>
          <w:tcPr>
            <w:tcW w:w="3686" w:type="dxa"/>
            <w:noWrap/>
            <w:hideMark/>
          </w:tcPr>
          <w:p w14:paraId="5F918722" w14:textId="6CEDAC98" w:rsidR="00CB6958" w:rsidRPr="004938E4" w:rsidDel="000A1486" w:rsidRDefault="00CB6958" w:rsidP="00806FD8">
            <w:pPr>
              <w:jc w:val="left"/>
              <w:rPr>
                <w:del w:id="1114" w:author="Em Lim" w:date="2025-07-31T17:49:00Z" w16du:dateUtc="2025-08-01T00:49:00Z"/>
                <w:color w:val="000000"/>
              </w:rPr>
            </w:pPr>
            <w:del w:id="1115" w:author="Em Lim" w:date="2025-07-31T17:49:00Z" w16du:dateUtc="2025-08-01T00:49:00Z">
              <w:r w:rsidRPr="004938E4" w:rsidDel="000A1486">
                <w:rPr>
                  <w:color w:val="000000"/>
                </w:rPr>
                <w:delText>Kelp:tide</w:delText>
              </w:r>
            </w:del>
          </w:p>
        </w:tc>
        <w:tc>
          <w:tcPr>
            <w:tcW w:w="1247" w:type="dxa"/>
            <w:noWrap/>
            <w:vAlign w:val="top"/>
            <w:hideMark/>
          </w:tcPr>
          <w:p w14:paraId="6CFA0249" w14:textId="1669F893" w:rsidR="00CB6958" w:rsidRPr="004938E4" w:rsidDel="000A1486" w:rsidRDefault="00CB6958" w:rsidP="00806FD8">
            <w:pPr>
              <w:jc w:val="left"/>
              <w:rPr>
                <w:del w:id="1116" w:author="Em Lim" w:date="2025-07-31T17:49:00Z" w16du:dateUtc="2025-08-01T00:49:00Z"/>
                <w:color w:val="000000"/>
              </w:rPr>
            </w:pPr>
            <w:del w:id="1117" w:author="Em Lim" w:date="2025-07-31T17:49:00Z" w16du:dateUtc="2025-08-01T00:49:00Z">
              <w:r w:rsidRPr="004938E4" w:rsidDel="000A1486">
                <w:delText>0.20</w:delText>
              </w:r>
            </w:del>
          </w:p>
        </w:tc>
        <w:tc>
          <w:tcPr>
            <w:tcW w:w="1507" w:type="dxa"/>
            <w:noWrap/>
            <w:vAlign w:val="top"/>
            <w:hideMark/>
          </w:tcPr>
          <w:p w14:paraId="4E3689AE" w14:textId="7D18435F" w:rsidR="00CB6958" w:rsidRPr="004938E4" w:rsidDel="000A1486" w:rsidRDefault="00CB6958" w:rsidP="00806FD8">
            <w:pPr>
              <w:jc w:val="left"/>
              <w:rPr>
                <w:del w:id="1118" w:author="Em Lim" w:date="2025-07-31T17:49:00Z" w16du:dateUtc="2025-08-01T00:49:00Z"/>
                <w:color w:val="000000"/>
              </w:rPr>
            </w:pPr>
            <w:del w:id="1119" w:author="Em Lim" w:date="2025-07-31T17:49:00Z" w16du:dateUtc="2025-08-01T00:49:00Z">
              <w:r w:rsidRPr="004938E4" w:rsidDel="000A1486">
                <w:delText>0.05</w:delText>
              </w:r>
            </w:del>
          </w:p>
        </w:tc>
        <w:tc>
          <w:tcPr>
            <w:tcW w:w="1093" w:type="dxa"/>
            <w:noWrap/>
            <w:vAlign w:val="top"/>
            <w:hideMark/>
          </w:tcPr>
          <w:p w14:paraId="1D4CA5EA" w14:textId="1B8FFB37" w:rsidR="00CB6958" w:rsidRPr="004938E4" w:rsidDel="000A1486" w:rsidRDefault="00CB6958" w:rsidP="00806FD8">
            <w:pPr>
              <w:jc w:val="left"/>
              <w:rPr>
                <w:del w:id="1120" w:author="Em Lim" w:date="2025-07-31T17:49:00Z" w16du:dateUtc="2025-08-01T00:49:00Z"/>
                <w:color w:val="000000"/>
              </w:rPr>
            </w:pPr>
            <w:del w:id="1121" w:author="Em Lim" w:date="2025-07-31T17:49:00Z" w16du:dateUtc="2025-08-01T00:49:00Z">
              <w:r w:rsidRPr="004938E4" w:rsidDel="000A1486">
                <w:delText>3.91</w:delText>
              </w:r>
            </w:del>
          </w:p>
        </w:tc>
        <w:tc>
          <w:tcPr>
            <w:tcW w:w="1300" w:type="dxa"/>
            <w:noWrap/>
            <w:vAlign w:val="top"/>
            <w:hideMark/>
          </w:tcPr>
          <w:p w14:paraId="2085C359" w14:textId="45563D98" w:rsidR="00CB6958" w:rsidRPr="004938E4" w:rsidDel="000A1486" w:rsidRDefault="00CB6958" w:rsidP="00806FD8">
            <w:pPr>
              <w:jc w:val="left"/>
              <w:rPr>
                <w:del w:id="1122" w:author="Em Lim" w:date="2025-07-31T17:49:00Z" w16du:dateUtc="2025-08-01T00:49:00Z"/>
                <w:color w:val="000000"/>
              </w:rPr>
            </w:pPr>
            <w:del w:id="1123" w:author="Em Lim" w:date="2025-07-31T17:49:00Z" w16du:dateUtc="2025-08-01T00:49:00Z">
              <w:r w:rsidRPr="004938E4" w:rsidDel="000A1486">
                <w:delText>&lt; 0.001</w:delText>
              </w:r>
            </w:del>
          </w:p>
        </w:tc>
      </w:tr>
      <w:tr w:rsidR="00CB6958" w:rsidRPr="004938E4" w:rsidDel="000A1486" w14:paraId="203D4B5B" w14:textId="0365DD22" w:rsidTr="00806FD8">
        <w:trPr>
          <w:trHeight w:val="320"/>
          <w:del w:id="1124" w:author="Em Lim" w:date="2025-07-31T17:49:00Z"/>
        </w:trPr>
        <w:tc>
          <w:tcPr>
            <w:tcW w:w="3686" w:type="dxa"/>
            <w:noWrap/>
            <w:hideMark/>
          </w:tcPr>
          <w:p w14:paraId="1A331D02" w14:textId="0C7337A9" w:rsidR="00CB6958" w:rsidRPr="004938E4" w:rsidDel="000A1486" w:rsidRDefault="00CB6958" w:rsidP="00806FD8">
            <w:pPr>
              <w:jc w:val="left"/>
              <w:rPr>
                <w:del w:id="1125" w:author="Em Lim" w:date="2025-07-31T17:49:00Z" w16du:dateUtc="2025-08-01T00:49:00Z"/>
                <w:color w:val="000000"/>
              </w:rPr>
            </w:pPr>
            <w:del w:id="1126" w:author="Em Lim" w:date="2025-07-31T17:49:00Z" w16du:dateUtc="2025-08-01T00:49:00Z">
              <w:r w:rsidRPr="004938E4" w:rsidDel="000A1486">
                <w:rPr>
                  <w:color w:val="000000"/>
                </w:rPr>
                <w:delText>Kelp:animals</w:delText>
              </w:r>
            </w:del>
          </w:p>
        </w:tc>
        <w:tc>
          <w:tcPr>
            <w:tcW w:w="1247" w:type="dxa"/>
            <w:noWrap/>
            <w:vAlign w:val="top"/>
            <w:hideMark/>
          </w:tcPr>
          <w:p w14:paraId="35EC9C89" w14:textId="7BA5FD2C" w:rsidR="00CB6958" w:rsidRPr="004938E4" w:rsidDel="000A1486" w:rsidRDefault="00CB6958" w:rsidP="00806FD8">
            <w:pPr>
              <w:jc w:val="left"/>
              <w:rPr>
                <w:del w:id="1127" w:author="Em Lim" w:date="2025-07-31T17:49:00Z" w16du:dateUtc="2025-08-01T00:49:00Z"/>
                <w:color w:val="000000"/>
              </w:rPr>
            </w:pPr>
            <w:del w:id="1128" w:author="Em Lim" w:date="2025-07-31T17:49:00Z" w16du:dateUtc="2025-08-01T00:49:00Z">
              <w:r w:rsidRPr="004938E4" w:rsidDel="000A1486">
                <w:delText>-9.20</w:delText>
              </w:r>
            </w:del>
          </w:p>
        </w:tc>
        <w:tc>
          <w:tcPr>
            <w:tcW w:w="1507" w:type="dxa"/>
            <w:noWrap/>
            <w:vAlign w:val="top"/>
            <w:hideMark/>
          </w:tcPr>
          <w:p w14:paraId="513E0032" w14:textId="3D3B077B" w:rsidR="00CB6958" w:rsidRPr="004938E4" w:rsidDel="000A1486" w:rsidRDefault="00CB6958" w:rsidP="00806FD8">
            <w:pPr>
              <w:jc w:val="left"/>
              <w:rPr>
                <w:del w:id="1129" w:author="Em Lim" w:date="2025-07-31T17:49:00Z" w16du:dateUtc="2025-08-01T00:49:00Z"/>
                <w:color w:val="000000"/>
              </w:rPr>
            </w:pPr>
            <w:del w:id="1130" w:author="Em Lim" w:date="2025-07-31T17:49:00Z" w16du:dateUtc="2025-08-01T00:49:00Z">
              <w:r w:rsidRPr="004938E4" w:rsidDel="000A1486">
                <w:delText>2.92</w:delText>
              </w:r>
            </w:del>
          </w:p>
        </w:tc>
        <w:tc>
          <w:tcPr>
            <w:tcW w:w="1093" w:type="dxa"/>
            <w:noWrap/>
            <w:vAlign w:val="top"/>
            <w:hideMark/>
          </w:tcPr>
          <w:p w14:paraId="529A627E" w14:textId="7B5565FA" w:rsidR="00CB6958" w:rsidRPr="004938E4" w:rsidDel="000A1486" w:rsidRDefault="00CB6958" w:rsidP="00806FD8">
            <w:pPr>
              <w:jc w:val="left"/>
              <w:rPr>
                <w:del w:id="1131" w:author="Em Lim" w:date="2025-07-31T17:49:00Z" w16du:dateUtc="2025-08-01T00:49:00Z"/>
                <w:color w:val="000000"/>
              </w:rPr>
            </w:pPr>
            <w:del w:id="1132" w:author="Em Lim" w:date="2025-07-31T17:49:00Z" w16du:dateUtc="2025-08-01T00:49:00Z">
              <w:r w:rsidRPr="004938E4" w:rsidDel="000A1486">
                <w:delText>-3.15</w:delText>
              </w:r>
            </w:del>
          </w:p>
        </w:tc>
        <w:tc>
          <w:tcPr>
            <w:tcW w:w="1300" w:type="dxa"/>
            <w:noWrap/>
            <w:vAlign w:val="top"/>
            <w:hideMark/>
          </w:tcPr>
          <w:p w14:paraId="07C15DEF" w14:textId="35E3E8C7" w:rsidR="00CB6958" w:rsidRPr="004938E4" w:rsidDel="000A1486" w:rsidRDefault="00CB6958" w:rsidP="00806FD8">
            <w:pPr>
              <w:jc w:val="left"/>
              <w:rPr>
                <w:del w:id="1133" w:author="Em Lim" w:date="2025-07-31T17:49:00Z" w16du:dateUtc="2025-08-01T00:49:00Z"/>
                <w:color w:val="000000"/>
              </w:rPr>
            </w:pPr>
            <w:del w:id="1134" w:author="Em Lim" w:date="2025-07-31T17:49:00Z" w16du:dateUtc="2025-08-01T00:49:00Z">
              <w:r w:rsidRPr="004938E4" w:rsidDel="000A1486">
                <w:delText>0.002</w:delText>
              </w:r>
            </w:del>
          </w:p>
        </w:tc>
      </w:tr>
      <w:tr w:rsidR="00CB6958" w:rsidRPr="004938E4" w:rsidDel="000A1486" w14:paraId="2583A0C0" w14:textId="1D023DDE" w:rsidTr="00806FD8">
        <w:trPr>
          <w:trHeight w:val="320"/>
          <w:del w:id="1135" w:author="Em Lim" w:date="2025-07-31T17:49:00Z"/>
        </w:trPr>
        <w:tc>
          <w:tcPr>
            <w:tcW w:w="3686" w:type="dxa"/>
            <w:noWrap/>
            <w:hideMark/>
          </w:tcPr>
          <w:p w14:paraId="6A809801" w14:textId="570B5922" w:rsidR="00CB6958" w:rsidRPr="004938E4" w:rsidDel="000A1486" w:rsidRDefault="00CB6958" w:rsidP="00806FD8">
            <w:pPr>
              <w:jc w:val="left"/>
              <w:rPr>
                <w:del w:id="1136" w:author="Em Lim" w:date="2025-07-31T17:49:00Z" w16du:dateUtc="2025-08-01T00:49:00Z"/>
                <w:color w:val="000000"/>
              </w:rPr>
            </w:pPr>
            <w:del w:id="1137" w:author="Em Lim" w:date="2025-07-31T17:49:00Z" w16du:dateUtc="2025-08-01T00:49:00Z">
              <w:r w:rsidRPr="004938E4" w:rsidDel="000A1486">
                <w:rPr>
                  <w:color w:val="000000"/>
                </w:rPr>
                <w:delText>Tide:animals</w:delText>
              </w:r>
            </w:del>
          </w:p>
        </w:tc>
        <w:tc>
          <w:tcPr>
            <w:tcW w:w="1247" w:type="dxa"/>
            <w:noWrap/>
            <w:vAlign w:val="top"/>
            <w:hideMark/>
          </w:tcPr>
          <w:p w14:paraId="6254562C" w14:textId="3E28062D" w:rsidR="00CB6958" w:rsidRPr="004938E4" w:rsidDel="000A1486" w:rsidRDefault="00CB6958" w:rsidP="00806FD8">
            <w:pPr>
              <w:jc w:val="left"/>
              <w:rPr>
                <w:del w:id="1138" w:author="Em Lim" w:date="2025-07-31T17:49:00Z" w16du:dateUtc="2025-08-01T00:49:00Z"/>
                <w:color w:val="000000"/>
              </w:rPr>
            </w:pPr>
            <w:del w:id="1139" w:author="Em Lim" w:date="2025-07-31T17:49:00Z" w16du:dateUtc="2025-08-01T00:49:00Z">
              <w:r w:rsidRPr="004938E4" w:rsidDel="000A1486">
                <w:delText>7.02</w:delText>
              </w:r>
            </w:del>
          </w:p>
        </w:tc>
        <w:tc>
          <w:tcPr>
            <w:tcW w:w="1507" w:type="dxa"/>
            <w:noWrap/>
            <w:vAlign w:val="top"/>
            <w:hideMark/>
          </w:tcPr>
          <w:p w14:paraId="587AC0D5" w14:textId="2AEB1026" w:rsidR="00CB6958" w:rsidRPr="004938E4" w:rsidDel="000A1486" w:rsidRDefault="00CB6958" w:rsidP="00806FD8">
            <w:pPr>
              <w:jc w:val="left"/>
              <w:rPr>
                <w:del w:id="1140" w:author="Em Lim" w:date="2025-07-31T17:49:00Z" w16du:dateUtc="2025-08-01T00:49:00Z"/>
                <w:color w:val="000000"/>
              </w:rPr>
            </w:pPr>
            <w:del w:id="1141" w:author="Em Lim" w:date="2025-07-31T17:49:00Z" w16du:dateUtc="2025-08-01T00:49:00Z">
              <w:r w:rsidRPr="004938E4" w:rsidDel="000A1486">
                <w:delText>2.39</w:delText>
              </w:r>
            </w:del>
          </w:p>
        </w:tc>
        <w:tc>
          <w:tcPr>
            <w:tcW w:w="1093" w:type="dxa"/>
            <w:noWrap/>
            <w:vAlign w:val="top"/>
            <w:hideMark/>
          </w:tcPr>
          <w:p w14:paraId="784485F7" w14:textId="5D9069DF" w:rsidR="00CB6958" w:rsidRPr="004938E4" w:rsidDel="000A1486" w:rsidRDefault="00CB6958" w:rsidP="00806FD8">
            <w:pPr>
              <w:jc w:val="left"/>
              <w:rPr>
                <w:del w:id="1142" w:author="Em Lim" w:date="2025-07-31T17:49:00Z" w16du:dateUtc="2025-08-01T00:49:00Z"/>
                <w:color w:val="000000"/>
              </w:rPr>
            </w:pPr>
            <w:del w:id="1143" w:author="Em Lim" w:date="2025-07-31T17:49:00Z" w16du:dateUtc="2025-08-01T00:49:00Z">
              <w:r w:rsidRPr="004938E4" w:rsidDel="000A1486">
                <w:delText>2.93</w:delText>
              </w:r>
            </w:del>
          </w:p>
        </w:tc>
        <w:tc>
          <w:tcPr>
            <w:tcW w:w="1300" w:type="dxa"/>
            <w:noWrap/>
            <w:vAlign w:val="top"/>
            <w:hideMark/>
          </w:tcPr>
          <w:p w14:paraId="77D445B8" w14:textId="47CCF5E5" w:rsidR="00CB6958" w:rsidRPr="004938E4" w:rsidDel="000A1486" w:rsidRDefault="00CB6958" w:rsidP="00806FD8">
            <w:pPr>
              <w:jc w:val="left"/>
              <w:rPr>
                <w:del w:id="1144" w:author="Em Lim" w:date="2025-07-31T17:49:00Z" w16du:dateUtc="2025-08-01T00:49:00Z"/>
                <w:color w:val="000000"/>
              </w:rPr>
            </w:pPr>
            <w:del w:id="1145" w:author="Em Lim" w:date="2025-07-31T17:49:00Z" w16du:dateUtc="2025-08-01T00:49:00Z">
              <w:r w:rsidRPr="004938E4" w:rsidDel="000A1486">
                <w:delText>0.003</w:delText>
              </w:r>
            </w:del>
          </w:p>
        </w:tc>
      </w:tr>
    </w:tbl>
    <w:p w14:paraId="45BAB7CC" w14:textId="7A0C21CC" w:rsidR="00CB6958" w:rsidRPr="004938E4" w:rsidDel="000A1486" w:rsidRDefault="00CB6958" w:rsidP="00CB6958">
      <w:pPr>
        <w:rPr>
          <w:del w:id="1146" w:author="Em Lim" w:date="2025-07-31T17:49:00Z" w16du:dateUtc="2025-08-01T00:49:00Z"/>
          <w:rStyle w:val="gnvwddmdl3b"/>
        </w:rPr>
      </w:pPr>
    </w:p>
    <w:p w14:paraId="2729E2FB" w14:textId="3E797922" w:rsidR="00CB6958" w:rsidRPr="004938E4" w:rsidDel="000A1486" w:rsidRDefault="00CB6958" w:rsidP="00CB6958">
      <w:pPr>
        <w:rPr>
          <w:del w:id="1147" w:author="Em Lim" w:date="2025-07-31T17:49:00Z" w16du:dateUtc="2025-08-01T00:49:00Z"/>
          <w:rStyle w:val="gnvwddmdl3b"/>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2F833DCB" w14:textId="68799F20" w:rsidTr="00806FD8">
        <w:trPr>
          <w:cnfStyle w:val="100000000000" w:firstRow="1" w:lastRow="0" w:firstColumn="0" w:lastColumn="0" w:oddVBand="0" w:evenVBand="0" w:oddHBand="0" w:evenHBand="0" w:firstRowFirstColumn="0" w:firstRowLastColumn="0" w:lastRowFirstColumn="0" w:lastRowLastColumn="0"/>
          <w:trHeight w:val="320"/>
          <w:del w:id="1148" w:author="Em Lim" w:date="2025-07-31T17:49:00Z"/>
        </w:trPr>
        <w:tc>
          <w:tcPr>
            <w:tcW w:w="3686" w:type="dxa"/>
            <w:noWrap/>
            <w:hideMark/>
          </w:tcPr>
          <w:p w14:paraId="0CF570CF" w14:textId="371B1C52" w:rsidR="00CB6958" w:rsidRPr="004938E4" w:rsidDel="000A1486" w:rsidRDefault="00CB6958" w:rsidP="00806FD8">
            <w:pPr>
              <w:jc w:val="left"/>
              <w:rPr>
                <w:del w:id="1149" w:author="Em Lim" w:date="2025-07-31T17:49:00Z" w16du:dateUtc="2025-08-01T00:49:00Z"/>
                <w:b/>
                <w:bCs/>
              </w:rPr>
            </w:pPr>
            <w:del w:id="1150" w:author="Em Lim" w:date="2025-07-31T17:49:00Z" w16du:dateUtc="2025-08-01T00:49:00Z">
              <w:r w:rsidRPr="004938E4" w:rsidDel="000A1486">
                <w:rPr>
                  <w:b/>
                  <w:bCs/>
                </w:rPr>
                <w:delText xml:space="preserve">Gobiidae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0.92)</w:delText>
              </w:r>
            </w:del>
          </w:p>
        </w:tc>
        <w:tc>
          <w:tcPr>
            <w:tcW w:w="1247" w:type="dxa"/>
            <w:noWrap/>
            <w:hideMark/>
          </w:tcPr>
          <w:p w14:paraId="3EF55C76" w14:textId="5A25DF65" w:rsidR="00CB6958" w:rsidRPr="004938E4" w:rsidDel="000A1486" w:rsidRDefault="00CB6958" w:rsidP="00806FD8">
            <w:pPr>
              <w:jc w:val="left"/>
              <w:rPr>
                <w:del w:id="1151" w:author="Em Lim" w:date="2025-07-31T17:49:00Z" w16du:dateUtc="2025-08-01T00:49:00Z"/>
                <w:b/>
                <w:bCs/>
                <w:color w:val="000000"/>
              </w:rPr>
            </w:pPr>
            <w:del w:id="1152" w:author="Em Lim" w:date="2025-07-31T17:49:00Z" w16du:dateUtc="2025-08-01T00:49:00Z">
              <w:r w:rsidRPr="004938E4" w:rsidDel="000A1486">
                <w:rPr>
                  <w:b/>
                  <w:bCs/>
                  <w:color w:val="000000"/>
                </w:rPr>
                <w:delText>Estimate</w:delText>
              </w:r>
            </w:del>
          </w:p>
        </w:tc>
        <w:tc>
          <w:tcPr>
            <w:tcW w:w="1507" w:type="dxa"/>
            <w:noWrap/>
            <w:hideMark/>
          </w:tcPr>
          <w:p w14:paraId="65E8FB99" w14:textId="3C96B91C" w:rsidR="00CB6958" w:rsidRPr="004938E4" w:rsidDel="000A1486" w:rsidRDefault="00CB6958" w:rsidP="00806FD8">
            <w:pPr>
              <w:jc w:val="left"/>
              <w:rPr>
                <w:del w:id="1153" w:author="Em Lim" w:date="2025-07-31T17:49:00Z" w16du:dateUtc="2025-08-01T00:49:00Z"/>
                <w:b/>
                <w:bCs/>
                <w:color w:val="000000"/>
              </w:rPr>
            </w:pPr>
            <w:del w:id="1154" w:author="Em Lim" w:date="2025-07-31T17:49:00Z" w16du:dateUtc="2025-08-01T00:49:00Z">
              <w:r w:rsidRPr="004938E4" w:rsidDel="000A1486">
                <w:rPr>
                  <w:b/>
                  <w:bCs/>
                  <w:color w:val="000000"/>
                </w:rPr>
                <w:delText>Std. error</w:delText>
              </w:r>
            </w:del>
          </w:p>
        </w:tc>
        <w:tc>
          <w:tcPr>
            <w:tcW w:w="1093" w:type="dxa"/>
            <w:noWrap/>
            <w:hideMark/>
          </w:tcPr>
          <w:p w14:paraId="36090987" w14:textId="5785A6AD" w:rsidR="00CB6958" w:rsidRPr="004938E4" w:rsidDel="000A1486" w:rsidRDefault="00CB6958" w:rsidP="00806FD8">
            <w:pPr>
              <w:jc w:val="left"/>
              <w:rPr>
                <w:del w:id="1155" w:author="Em Lim" w:date="2025-07-31T17:49:00Z" w16du:dateUtc="2025-08-01T00:49:00Z"/>
                <w:b/>
                <w:bCs/>
                <w:color w:val="000000"/>
              </w:rPr>
            </w:pPr>
            <w:del w:id="1156" w:author="Em Lim" w:date="2025-07-31T17:49:00Z" w16du:dateUtc="2025-08-01T00:49:00Z">
              <w:r w:rsidRPr="004938E4" w:rsidDel="000A1486">
                <w:rPr>
                  <w:b/>
                  <w:bCs/>
                  <w:color w:val="000000"/>
                </w:rPr>
                <w:delText>z value</w:delText>
              </w:r>
            </w:del>
          </w:p>
        </w:tc>
        <w:tc>
          <w:tcPr>
            <w:tcW w:w="1300" w:type="dxa"/>
            <w:noWrap/>
            <w:hideMark/>
          </w:tcPr>
          <w:p w14:paraId="13BF5DEE" w14:textId="7785F0F3" w:rsidR="00CB6958" w:rsidRPr="004938E4" w:rsidDel="000A1486" w:rsidRDefault="00CB6958" w:rsidP="00806FD8">
            <w:pPr>
              <w:jc w:val="left"/>
              <w:rPr>
                <w:del w:id="1157" w:author="Em Lim" w:date="2025-07-31T17:49:00Z" w16du:dateUtc="2025-08-01T00:49:00Z"/>
                <w:b/>
                <w:bCs/>
                <w:color w:val="000000"/>
              </w:rPr>
            </w:pPr>
            <w:del w:id="1158" w:author="Em Lim" w:date="2025-07-31T17:49:00Z" w16du:dateUtc="2025-08-01T00:49:00Z">
              <w:r w:rsidRPr="004938E4" w:rsidDel="000A1486">
                <w:rPr>
                  <w:b/>
                  <w:bCs/>
                  <w:color w:val="000000"/>
                </w:rPr>
                <w:delText>p value</w:delText>
              </w:r>
            </w:del>
          </w:p>
        </w:tc>
      </w:tr>
      <w:tr w:rsidR="00CB6958" w:rsidRPr="004938E4" w:rsidDel="000A1486" w14:paraId="7DADC4CA" w14:textId="3022923A" w:rsidTr="00806FD8">
        <w:trPr>
          <w:trHeight w:val="320"/>
          <w:del w:id="1159" w:author="Em Lim" w:date="2025-07-31T17:49:00Z"/>
        </w:trPr>
        <w:tc>
          <w:tcPr>
            <w:tcW w:w="3686" w:type="dxa"/>
            <w:noWrap/>
            <w:hideMark/>
          </w:tcPr>
          <w:p w14:paraId="58E64F6A" w14:textId="02312B8B" w:rsidR="00CB6958" w:rsidRPr="004938E4" w:rsidDel="000A1486" w:rsidRDefault="00CB6958" w:rsidP="00806FD8">
            <w:pPr>
              <w:jc w:val="left"/>
              <w:rPr>
                <w:del w:id="1160" w:author="Em Lim" w:date="2025-07-31T17:49:00Z" w16du:dateUtc="2025-08-01T00:49:00Z"/>
                <w:color w:val="000000"/>
              </w:rPr>
            </w:pPr>
            <w:del w:id="1161" w:author="Em Lim" w:date="2025-07-31T17:49:00Z" w16du:dateUtc="2025-08-01T00:49:00Z">
              <w:r w:rsidRPr="004938E4" w:rsidDel="000A1486">
                <w:rPr>
                  <w:color w:val="000000"/>
                </w:rPr>
                <w:delText>Intercept</w:delText>
              </w:r>
            </w:del>
          </w:p>
        </w:tc>
        <w:tc>
          <w:tcPr>
            <w:tcW w:w="1247" w:type="dxa"/>
            <w:noWrap/>
            <w:vAlign w:val="bottom"/>
            <w:hideMark/>
          </w:tcPr>
          <w:p w14:paraId="168177F7" w14:textId="0BE36334" w:rsidR="00CB6958" w:rsidRPr="004938E4" w:rsidDel="000A1486" w:rsidRDefault="00CB6958" w:rsidP="00806FD8">
            <w:pPr>
              <w:jc w:val="left"/>
              <w:rPr>
                <w:del w:id="1162" w:author="Em Lim" w:date="2025-07-31T17:49:00Z" w16du:dateUtc="2025-08-01T00:49:00Z"/>
                <w:color w:val="000000"/>
              </w:rPr>
            </w:pPr>
            <w:del w:id="1163" w:author="Em Lim" w:date="2025-07-31T17:49:00Z" w16du:dateUtc="2025-08-01T00:49:00Z">
              <w:r w:rsidRPr="004938E4" w:rsidDel="000A1486">
                <w:rPr>
                  <w:color w:val="000000"/>
                </w:rPr>
                <w:delText>-0.74</w:delText>
              </w:r>
            </w:del>
          </w:p>
        </w:tc>
        <w:tc>
          <w:tcPr>
            <w:tcW w:w="1507" w:type="dxa"/>
            <w:noWrap/>
            <w:vAlign w:val="bottom"/>
            <w:hideMark/>
          </w:tcPr>
          <w:p w14:paraId="7FE40C21" w14:textId="0DFD530A" w:rsidR="00CB6958" w:rsidRPr="004938E4" w:rsidDel="000A1486" w:rsidRDefault="00CB6958" w:rsidP="00806FD8">
            <w:pPr>
              <w:jc w:val="left"/>
              <w:rPr>
                <w:del w:id="1164" w:author="Em Lim" w:date="2025-07-31T17:49:00Z" w16du:dateUtc="2025-08-01T00:49:00Z"/>
                <w:color w:val="000000"/>
              </w:rPr>
            </w:pPr>
            <w:del w:id="1165" w:author="Em Lim" w:date="2025-07-31T17:49:00Z" w16du:dateUtc="2025-08-01T00:49:00Z">
              <w:r w:rsidRPr="004938E4" w:rsidDel="000A1486">
                <w:rPr>
                  <w:color w:val="000000"/>
                </w:rPr>
                <w:delText>0.27</w:delText>
              </w:r>
            </w:del>
          </w:p>
        </w:tc>
        <w:tc>
          <w:tcPr>
            <w:tcW w:w="1093" w:type="dxa"/>
            <w:noWrap/>
            <w:vAlign w:val="bottom"/>
            <w:hideMark/>
          </w:tcPr>
          <w:p w14:paraId="6AB2402D" w14:textId="7CB3366A" w:rsidR="00CB6958" w:rsidRPr="004938E4" w:rsidDel="000A1486" w:rsidRDefault="00CB6958" w:rsidP="00806FD8">
            <w:pPr>
              <w:jc w:val="left"/>
              <w:rPr>
                <w:del w:id="1166" w:author="Em Lim" w:date="2025-07-31T17:49:00Z" w16du:dateUtc="2025-08-01T00:49:00Z"/>
                <w:color w:val="000000"/>
              </w:rPr>
            </w:pPr>
            <w:del w:id="1167" w:author="Em Lim" w:date="2025-07-31T17:49:00Z" w16du:dateUtc="2025-08-01T00:49:00Z">
              <w:r w:rsidRPr="004938E4" w:rsidDel="000A1486">
                <w:rPr>
                  <w:color w:val="000000"/>
                </w:rPr>
                <w:delText>-2.72</w:delText>
              </w:r>
            </w:del>
          </w:p>
        </w:tc>
        <w:tc>
          <w:tcPr>
            <w:tcW w:w="1300" w:type="dxa"/>
            <w:noWrap/>
            <w:vAlign w:val="bottom"/>
            <w:hideMark/>
          </w:tcPr>
          <w:p w14:paraId="5354F7A8" w14:textId="3F1BFF6B" w:rsidR="00CB6958" w:rsidRPr="004938E4" w:rsidDel="000A1486" w:rsidRDefault="00CB6958" w:rsidP="00806FD8">
            <w:pPr>
              <w:jc w:val="left"/>
              <w:rPr>
                <w:del w:id="1168" w:author="Em Lim" w:date="2025-07-31T17:49:00Z" w16du:dateUtc="2025-08-01T00:49:00Z"/>
                <w:color w:val="000000"/>
              </w:rPr>
            </w:pPr>
            <w:del w:id="1169" w:author="Em Lim" w:date="2025-07-31T17:49:00Z" w16du:dateUtc="2025-08-01T00:49:00Z">
              <w:r w:rsidRPr="004938E4" w:rsidDel="000A1486">
                <w:rPr>
                  <w:color w:val="000000"/>
                </w:rPr>
                <w:delText>0.01</w:delText>
              </w:r>
            </w:del>
          </w:p>
        </w:tc>
      </w:tr>
      <w:tr w:rsidR="00CB6958" w:rsidRPr="004938E4" w:rsidDel="000A1486" w14:paraId="52F5446A" w14:textId="6FB2D186" w:rsidTr="00806FD8">
        <w:trPr>
          <w:trHeight w:val="320"/>
          <w:del w:id="1170" w:author="Em Lim" w:date="2025-07-31T17:49:00Z"/>
        </w:trPr>
        <w:tc>
          <w:tcPr>
            <w:tcW w:w="3686" w:type="dxa"/>
            <w:noWrap/>
            <w:hideMark/>
          </w:tcPr>
          <w:p w14:paraId="0E6374A5" w14:textId="61D272CF" w:rsidR="00CB6958" w:rsidRPr="004938E4" w:rsidDel="000A1486" w:rsidRDefault="00CB6958" w:rsidP="00806FD8">
            <w:pPr>
              <w:jc w:val="left"/>
              <w:rPr>
                <w:del w:id="1171" w:author="Em Lim" w:date="2025-07-31T17:49:00Z" w16du:dateUtc="2025-08-01T00:49:00Z"/>
                <w:color w:val="000000"/>
              </w:rPr>
            </w:pPr>
            <w:del w:id="1172" w:author="Em Lim" w:date="2025-07-31T17:49:00Z" w16du:dateUtc="2025-08-01T00:49:00Z">
              <w:r w:rsidRPr="004938E4" w:rsidDel="000A1486">
                <w:rPr>
                  <w:color w:val="000000"/>
                </w:rPr>
                <w:delText>Kelp - none</w:delText>
              </w:r>
            </w:del>
          </w:p>
        </w:tc>
        <w:tc>
          <w:tcPr>
            <w:tcW w:w="1247" w:type="dxa"/>
            <w:noWrap/>
            <w:vAlign w:val="bottom"/>
            <w:hideMark/>
          </w:tcPr>
          <w:p w14:paraId="187E89C7" w14:textId="39805F28" w:rsidR="00CB6958" w:rsidRPr="004938E4" w:rsidDel="000A1486" w:rsidRDefault="00CB6958" w:rsidP="00806FD8">
            <w:pPr>
              <w:jc w:val="left"/>
              <w:rPr>
                <w:del w:id="1173" w:author="Em Lim" w:date="2025-07-31T17:49:00Z" w16du:dateUtc="2025-08-01T00:49:00Z"/>
                <w:color w:val="000000"/>
              </w:rPr>
            </w:pPr>
            <w:del w:id="1174" w:author="Em Lim" w:date="2025-07-31T17:49:00Z" w16du:dateUtc="2025-08-01T00:49:00Z">
              <w:r w:rsidRPr="004938E4" w:rsidDel="000A1486">
                <w:rPr>
                  <w:color w:val="000000"/>
                </w:rPr>
                <w:delText>0.81</w:delText>
              </w:r>
            </w:del>
          </w:p>
        </w:tc>
        <w:tc>
          <w:tcPr>
            <w:tcW w:w="1507" w:type="dxa"/>
            <w:noWrap/>
            <w:vAlign w:val="bottom"/>
            <w:hideMark/>
          </w:tcPr>
          <w:p w14:paraId="497854BC" w14:textId="088F8D18" w:rsidR="00CB6958" w:rsidRPr="004938E4" w:rsidDel="000A1486" w:rsidRDefault="00CB6958" w:rsidP="00806FD8">
            <w:pPr>
              <w:jc w:val="left"/>
              <w:rPr>
                <w:del w:id="1175" w:author="Em Lim" w:date="2025-07-31T17:49:00Z" w16du:dateUtc="2025-08-01T00:49:00Z"/>
                <w:color w:val="000000"/>
              </w:rPr>
            </w:pPr>
            <w:del w:id="1176" w:author="Em Lim" w:date="2025-07-31T17:49:00Z" w16du:dateUtc="2025-08-01T00:49:00Z">
              <w:r w:rsidRPr="004938E4" w:rsidDel="000A1486">
                <w:rPr>
                  <w:color w:val="000000"/>
                </w:rPr>
                <w:delText>0.35</w:delText>
              </w:r>
            </w:del>
          </w:p>
        </w:tc>
        <w:tc>
          <w:tcPr>
            <w:tcW w:w="1093" w:type="dxa"/>
            <w:noWrap/>
            <w:vAlign w:val="bottom"/>
            <w:hideMark/>
          </w:tcPr>
          <w:p w14:paraId="2857880A" w14:textId="433EB384" w:rsidR="00CB6958" w:rsidRPr="004938E4" w:rsidDel="000A1486" w:rsidRDefault="00CB6958" w:rsidP="00806FD8">
            <w:pPr>
              <w:jc w:val="left"/>
              <w:rPr>
                <w:del w:id="1177" w:author="Em Lim" w:date="2025-07-31T17:49:00Z" w16du:dateUtc="2025-08-01T00:49:00Z"/>
                <w:color w:val="000000"/>
              </w:rPr>
            </w:pPr>
            <w:del w:id="1178" w:author="Em Lim" w:date="2025-07-31T17:49:00Z" w16du:dateUtc="2025-08-01T00:49:00Z">
              <w:r w:rsidRPr="004938E4" w:rsidDel="000A1486">
                <w:rPr>
                  <w:color w:val="000000"/>
                </w:rPr>
                <w:delText>2.29</w:delText>
              </w:r>
            </w:del>
          </w:p>
        </w:tc>
        <w:tc>
          <w:tcPr>
            <w:tcW w:w="1300" w:type="dxa"/>
            <w:noWrap/>
            <w:vAlign w:val="bottom"/>
            <w:hideMark/>
          </w:tcPr>
          <w:p w14:paraId="410AB602" w14:textId="70DD2A76" w:rsidR="00CB6958" w:rsidRPr="004938E4" w:rsidDel="000A1486" w:rsidRDefault="00CB6958" w:rsidP="00806FD8">
            <w:pPr>
              <w:jc w:val="left"/>
              <w:rPr>
                <w:del w:id="1179" w:author="Em Lim" w:date="2025-07-31T17:49:00Z" w16du:dateUtc="2025-08-01T00:49:00Z"/>
                <w:color w:val="000000"/>
              </w:rPr>
            </w:pPr>
            <w:del w:id="1180" w:author="Em Lim" w:date="2025-07-31T17:49:00Z" w16du:dateUtc="2025-08-01T00:49:00Z">
              <w:r w:rsidRPr="004938E4" w:rsidDel="000A1486">
                <w:rPr>
                  <w:color w:val="000000"/>
                </w:rPr>
                <w:delText>0.02</w:delText>
              </w:r>
            </w:del>
          </w:p>
        </w:tc>
      </w:tr>
      <w:tr w:rsidR="00CB6958" w:rsidRPr="004938E4" w:rsidDel="000A1486" w14:paraId="42A80A19" w14:textId="0D0D2248" w:rsidTr="00806FD8">
        <w:trPr>
          <w:trHeight w:val="320"/>
          <w:del w:id="1181" w:author="Em Lim" w:date="2025-07-31T17:49:00Z"/>
        </w:trPr>
        <w:tc>
          <w:tcPr>
            <w:tcW w:w="3686" w:type="dxa"/>
            <w:noWrap/>
            <w:hideMark/>
          </w:tcPr>
          <w:p w14:paraId="264E809C" w14:textId="01EFFA1E" w:rsidR="00CB6958" w:rsidRPr="004938E4" w:rsidDel="000A1486" w:rsidRDefault="00CB6958" w:rsidP="00806FD8">
            <w:pPr>
              <w:jc w:val="left"/>
              <w:rPr>
                <w:del w:id="1182" w:author="Em Lim" w:date="2025-07-31T17:49:00Z" w16du:dateUtc="2025-08-01T00:49:00Z"/>
                <w:color w:val="000000"/>
              </w:rPr>
            </w:pPr>
            <w:del w:id="1183" w:author="Em Lim" w:date="2025-07-31T17:49:00Z" w16du:dateUtc="2025-08-01T00:49:00Z">
              <w:r w:rsidRPr="004938E4" w:rsidDel="000A1486">
                <w:rPr>
                  <w:color w:val="000000"/>
                </w:rPr>
                <w:delText>Kelp biomass</w:delText>
              </w:r>
            </w:del>
          </w:p>
        </w:tc>
        <w:tc>
          <w:tcPr>
            <w:tcW w:w="1247" w:type="dxa"/>
            <w:noWrap/>
            <w:vAlign w:val="bottom"/>
            <w:hideMark/>
          </w:tcPr>
          <w:p w14:paraId="2CA89BF1" w14:textId="336D97F1" w:rsidR="00CB6958" w:rsidRPr="004938E4" w:rsidDel="000A1486" w:rsidRDefault="00CB6958" w:rsidP="00806FD8">
            <w:pPr>
              <w:jc w:val="left"/>
              <w:rPr>
                <w:del w:id="1184" w:author="Em Lim" w:date="2025-07-31T17:49:00Z" w16du:dateUtc="2025-08-01T00:49:00Z"/>
                <w:color w:val="000000"/>
              </w:rPr>
            </w:pPr>
            <w:del w:id="1185" w:author="Em Lim" w:date="2025-07-31T17:49:00Z" w16du:dateUtc="2025-08-01T00:49:00Z">
              <w:r w:rsidRPr="004938E4" w:rsidDel="000A1486">
                <w:rPr>
                  <w:color w:val="000000"/>
                </w:rPr>
                <w:delText>0.70</w:delText>
              </w:r>
            </w:del>
          </w:p>
        </w:tc>
        <w:tc>
          <w:tcPr>
            <w:tcW w:w="1507" w:type="dxa"/>
            <w:noWrap/>
            <w:vAlign w:val="bottom"/>
            <w:hideMark/>
          </w:tcPr>
          <w:p w14:paraId="5B733A06" w14:textId="2F7881A5" w:rsidR="00CB6958" w:rsidRPr="004938E4" w:rsidDel="000A1486" w:rsidRDefault="00CB6958" w:rsidP="00806FD8">
            <w:pPr>
              <w:jc w:val="left"/>
              <w:rPr>
                <w:del w:id="1186" w:author="Em Lim" w:date="2025-07-31T17:49:00Z" w16du:dateUtc="2025-08-01T00:49:00Z"/>
                <w:color w:val="000000"/>
              </w:rPr>
            </w:pPr>
            <w:del w:id="1187" w:author="Em Lim" w:date="2025-07-31T17:49:00Z" w16du:dateUtc="2025-08-01T00:49:00Z">
              <w:r w:rsidRPr="004938E4" w:rsidDel="000A1486">
                <w:rPr>
                  <w:color w:val="000000"/>
                </w:rPr>
                <w:delText>0.42</w:delText>
              </w:r>
            </w:del>
          </w:p>
        </w:tc>
        <w:tc>
          <w:tcPr>
            <w:tcW w:w="1093" w:type="dxa"/>
            <w:noWrap/>
            <w:vAlign w:val="bottom"/>
            <w:hideMark/>
          </w:tcPr>
          <w:p w14:paraId="6E85F156" w14:textId="05109644" w:rsidR="00CB6958" w:rsidRPr="004938E4" w:rsidDel="000A1486" w:rsidRDefault="00CB6958" w:rsidP="00806FD8">
            <w:pPr>
              <w:jc w:val="left"/>
              <w:rPr>
                <w:del w:id="1188" w:author="Em Lim" w:date="2025-07-31T17:49:00Z" w16du:dateUtc="2025-08-01T00:49:00Z"/>
                <w:color w:val="000000"/>
              </w:rPr>
            </w:pPr>
            <w:del w:id="1189" w:author="Em Lim" w:date="2025-07-31T17:49:00Z" w16du:dateUtc="2025-08-01T00:49:00Z">
              <w:r w:rsidRPr="004938E4" w:rsidDel="000A1486">
                <w:rPr>
                  <w:color w:val="000000"/>
                </w:rPr>
                <w:delText>1.67</w:delText>
              </w:r>
            </w:del>
          </w:p>
        </w:tc>
        <w:tc>
          <w:tcPr>
            <w:tcW w:w="1300" w:type="dxa"/>
            <w:noWrap/>
            <w:vAlign w:val="bottom"/>
            <w:hideMark/>
          </w:tcPr>
          <w:p w14:paraId="2388656F" w14:textId="7C1A03B5" w:rsidR="00CB6958" w:rsidRPr="004938E4" w:rsidDel="000A1486" w:rsidRDefault="00CB6958" w:rsidP="00806FD8">
            <w:pPr>
              <w:jc w:val="left"/>
              <w:rPr>
                <w:del w:id="1190" w:author="Em Lim" w:date="2025-07-31T17:49:00Z" w16du:dateUtc="2025-08-01T00:49:00Z"/>
                <w:color w:val="000000"/>
              </w:rPr>
            </w:pPr>
            <w:del w:id="1191" w:author="Em Lim" w:date="2025-07-31T17:49:00Z" w16du:dateUtc="2025-08-01T00:49:00Z">
              <w:r w:rsidRPr="004938E4" w:rsidDel="000A1486">
                <w:rPr>
                  <w:color w:val="000000"/>
                </w:rPr>
                <w:delText>0.09</w:delText>
              </w:r>
            </w:del>
          </w:p>
        </w:tc>
      </w:tr>
      <w:tr w:rsidR="00CB6958" w:rsidRPr="004938E4" w:rsidDel="000A1486" w14:paraId="3FD44910" w14:textId="66B55133" w:rsidTr="00806FD8">
        <w:trPr>
          <w:trHeight w:val="320"/>
          <w:del w:id="1192" w:author="Em Lim" w:date="2025-07-31T17:49:00Z"/>
        </w:trPr>
        <w:tc>
          <w:tcPr>
            <w:tcW w:w="3686" w:type="dxa"/>
            <w:noWrap/>
            <w:hideMark/>
          </w:tcPr>
          <w:p w14:paraId="43983274" w14:textId="3CAB4A49" w:rsidR="00CB6958" w:rsidRPr="004938E4" w:rsidDel="000A1486" w:rsidRDefault="00CB6958" w:rsidP="00806FD8">
            <w:pPr>
              <w:jc w:val="left"/>
              <w:rPr>
                <w:del w:id="1193" w:author="Em Lim" w:date="2025-07-31T17:49:00Z" w16du:dateUtc="2025-08-01T00:49:00Z"/>
                <w:color w:val="000000"/>
              </w:rPr>
            </w:pPr>
            <w:del w:id="1194" w:author="Em Lim" w:date="2025-07-31T17:49:00Z" w16du:dateUtc="2025-08-01T00:49:00Z">
              <w:r w:rsidRPr="004938E4" w:rsidDel="000A1486">
                <w:rPr>
                  <w:color w:val="000000"/>
                </w:rPr>
                <w:delText>Tide exchange</w:delText>
              </w:r>
            </w:del>
          </w:p>
        </w:tc>
        <w:tc>
          <w:tcPr>
            <w:tcW w:w="1247" w:type="dxa"/>
            <w:noWrap/>
            <w:vAlign w:val="bottom"/>
            <w:hideMark/>
          </w:tcPr>
          <w:p w14:paraId="40D47005" w14:textId="483EDE14" w:rsidR="00CB6958" w:rsidRPr="004938E4" w:rsidDel="000A1486" w:rsidRDefault="00CB6958" w:rsidP="00806FD8">
            <w:pPr>
              <w:jc w:val="left"/>
              <w:rPr>
                <w:del w:id="1195" w:author="Em Lim" w:date="2025-07-31T17:49:00Z" w16du:dateUtc="2025-08-01T00:49:00Z"/>
                <w:color w:val="000000"/>
              </w:rPr>
            </w:pPr>
            <w:del w:id="1196" w:author="Em Lim" w:date="2025-07-31T17:49:00Z" w16du:dateUtc="2025-08-01T00:49:00Z">
              <w:r w:rsidRPr="004938E4" w:rsidDel="000A1486">
                <w:rPr>
                  <w:color w:val="000000"/>
                </w:rPr>
                <w:delText>4.71</w:delText>
              </w:r>
            </w:del>
          </w:p>
        </w:tc>
        <w:tc>
          <w:tcPr>
            <w:tcW w:w="1507" w:type="dxa"/>
            <w:noWrap/>
            <w:vAlign w:val="bottom"/>
            <w:hideMark/>
          </w:tcPr>
          <w:p w14:paraId="30DA4E87" w14:textId="0E148E73" w:rsidR="00CB6958" w:rsidRPr="004938E4" w:rsidDel="000A1486" w:rsidRDefault="00CB6958" w:rsidP="00806FD8">
            <w:pPr>
              <w:jc w:val="left"/>
              <w:rPr>
                <w:del w:id="1197" w:author="Em Lim" w:date="2025-07-31T17:49:00Z" w16du:dateUtc="2025-08-01T00:49:00Z"/>
                <w:color w:val="000000"/>
              </w:rPr>
            </w:pPr>
            <w:del w:id="1198" w:author="Em Lim" w:date="2025-07-31T17:49:00Z" w16du:dateUtc="2025-08-01T00:49:00Z">
              <w:r w:rsidRPr="004938E4" w:rsidDel="000A1486">
                <w:rPr>
                  <w:color w:val="000000"/>
                </w:rPr>
                <w:delText>1.00</w:delText>
              </w:r>
            </w:del>
          </w:p>
        </w:tc>
        <w:tc>
          <w:tcPr>
            <w:tcW w:w="1093" w:type="dxa"/>
            <w:noWrap/>
            <w:vAlign w:val="bottom"/>
            <w:hideMark/>
          </w:tcPr>
          <w:p w14:paraId="42035B4C" w14:textId="16CDF93B" w:rsidR="00CB6958" w:rsidRPr="004938E4" w:rsidDel="000A1486" w:rsidRDefault="00CB6958" w:rsidP="00806FD8">
            <w:pPr>
              <w:jc w:val="left"/>
              <w:rPr>
                <w:del w:id="1199" w:author="Em Lim" w:date="2025-07-31T17:49:00Z" w16du:dateUtc="2025-08-01T00:49:00Z"/>
                <w:color w:val="000000"/>
              </w:rPr>
            </w:pPr>
            <w:del w:id="1200" w:author="Em Lim" w:date="2025-07-31T17:49:00Z" w16du:dateUtc="2025-08-01T00:49:00Z">
              <w:r w:rsidRPr="004938E4" w:rsidDel="000A1486">
                <w:rPr>
                  <w:color w:val="000000"/>
                </w:rPr>
                <w:delText>4.70</w:delText>
              </w:r>
            </w:del>
          </w:p>
        </w:tc>
        <w:tc>
          <w:tcPr>
            <w:tcW w:w="1300" w:type="dxa"/>
            <w:noWrap/>
            <w:vAlign w:val="bottom"/>
            <w:hideMark/>
          </w:tcPr>
          <w:p w14:paraId="15D24CAD" w14:textId="67313B1A" w:rsidR="00CB6958" w:rsidRPr="004938E4" w:rsidDel="000A1486" w:rsidRDefault="00CB6958" w:rsidP="00806FD8">
            <w:pPr>
              <w:jc w:val="left"/>
              <w:rPr>
                <w:del w:id="1201" w:author="Em Lim" w:date="2025-07-31T17:49:00Z" w16du:dateUtc="2025-08-01T00:49:00Z"/>
                <w:color w:val="000000"/>
              </w:rPr>
            </w:pPr>
            <w:del w:id="1202" w:author="Em Lim" w:date="2025-07-31T17:49:00Z" w16du:dateUtc="2025-08-01T00:49:00Z">
              <w:r w:rsidRPr="004938E4" w:rsidDel="000A1486">
                <w:rPr>
                  <w:color w:val="000000"/>
                </w:rPr>
                <w:delText>&lt; 0.001</w:delText>
              </w:r>
            </w:del>
          </w:p>
        </w:tc>
      </w:tr>
      <w:tr w:rsidR="00CB6958" w:rsidRPr="004938E4" w:rsidDel="000A1486" w14:paraId="0F76F69D" w14:textId="425EA4E7" w:rsidTr="00806FD8">
        <w:trPr>
          <w:trHeight w:val="320"/>
          <w:del w:id="1203" w:author="Em Lim" w:date="2025-07-31T17:49:00Z"/>
        </w:trPr>
        <w:tc>
          <w:tcPr>
            <w:tcW w:w="3686" w:type="dxa"/>
            <w:noWrap/>
            <w:hideMark/>
          </w:tcPr>
          <w:p w14:paraId="4E03B7D7" w14:textId="6EE58A3D" w:rsidR="00CB6958" w:rsidRPr="004938E4" w:rsidDel="000A1486" w:rsidRDefault="00CB6958" w:rsidP="00806FD8">
            <w:pPr>
              <w:jc w:val="left"/>
              <w:rPr>
                <w:del w:id="1204" w:author="Em Lim" w:date="2025-07-31T17:49:00Z" w16du:dateUtc="2025-08-01T00:49:00Z"/>
                <w:color w:val="000000"/>
              </w:rPr>
            </w:pPr>
            <w:del w:id="1205" w:author="Em Lim" w:date="2025-07-31T17:49:00Z" w16du:dateUtc="2025-08-01T00:49:00Z">
              <w:r w:rsidRPr="004938E4" w:rsidDel="000A1486">
                <w:rPr>
                  <w:color w:val="000000"/>
                </w:rPr>
                <w:delText>Animal biomass</w:delText>
              </w:r>
            </w:del>
          </w:p>
        </w:tc>
        <w:tc>
          <w:tcPr>
            <w:tcW w:w="1247" w:type="dxa"/>
            <w:noWrap/>
            <w:vAlign w:val="bottom"/>
            <w:hideMark/>
          </w:tcPr>
          <w:p w14:paraId="7FB08273" w14:textId="36468140" w:rsidR="00CB6958" w:rsidRPr="004938E4" w:rsidDel="000A1486" w:rsidRDefault="00CB6958" w:rsidP="00806FD8">
            <w:pPr>
              <w:jc w:val="left"/>
              <w:rPr>
                <w:del w:id="1206" w:author="Em Lim" w:date="2025-07-31T17:49:00Z" w16du:dateUtc="2025-08-01T00:49:00Z"/>
                <w:color w:val="000000"/>
              </w:rPr>
            </w:pPr>
            <w:del w:id="1207" w:author="Em Lim" w:date="2025-07-31T17:49:00Z" w16du:dateUtc="2025-08-01T00:49:00Z">
              <w:r w:rsidRPr="004938E4" w:rsidDel="000A1486">
                <w:rPr>
                  <w:color w:val="000000"/>
                </w:rPr>
                <w:delText>-2.17</w:delText>
              </w:r>
            </w:del>
          </w:p>
        </w:tc>
        <w:tc>
          <w:tcPr>
            <w:tcW w:w="1507" w:type="dxa"/>
            <w:noWrap/>
            <w:vAlign w:val="bottom"/>
            <w:hideMark/>
          </w:tcPr>
          <w:p w14:paraId="318983B1" w14:textId="2CD58539" w:rsidR="00CB6958" w:rsidRPr="004938E4" w:rsidDel="000A1486" w:rsidRDefault="00CB6958" w:rsidP="00806FD8">
            <w:pPr>
              <w:jc w:val="left"/>
              <w:rPr>
                <w:del w:id="1208" w:author="Em Lim" w:date="2025-07-31T17:49:00Z" w16du:dateUtc="2025-08-01T00:49:00Z"/>
                <w:color w:val="000000"/>
              </w:rPr>
            </w:pPr>
            <w:del w:id="1209" w:author="Em Lim" w:date="2025-07-31T17:49:00Z" w16du:dateUtc="2025-08-01T00:49:00Z">
              <w:r w:rsidRPr="004938E4" w:rsidDel="000A1486">
                <w:rPr>
                  <w:color w:val="000000"/>
                </w:rPr>
                <w:delText>0.66</w:delText>
              </w:r>
            </w:del>
          </w:p>
        </w:tc>
        <w:tc>
          <w:tcPr>
            <w:tcW w:w="1093" w:type="dxa"/>
            <w:noWrap/>
            <w:vAlign w:val="bottom"/>
            <w:hideMark/>
          </w:tcPr>
          <w:p w14:paraId="038DF831" w14:textId="2FD21654" w:rsidR="00CB6958" w:rsidRPr="004938E4" w:rsidDel="000A1486" w:rsidRDefault="00CB6958" w:rsidP="00806FD8">
            <w:pPr>
              <w:jc w:val="left"/>
              <w:rPr>
                <w:del w:id="1210" w:author="Em Lim" w:date="2025-07-31T17:49:00Z" w16du:dateUtc="2025-08-01T00:49:00Z"/>
                <w:color w:val="000000"/>
              </w:rPr>
            </w:pPr>
            <w:del w:id="1211" w:author="Em Lim" w:date="2025-07-31T17:49:00Z" w16du:dateUtc="2025-08-01T00:49:00Z">
              <w:r w:rsidRPr="004938E4" w:rsidDel="000A1486">
                <w:rPr>
                  <w:color w:val="000000"/>
                </w:rPr>
                <w:delText>-3.28</w:delText>
              </w:r>
            </w:del>
          </w:p>
        </w:tc>
        <w:tc>
          <w:tcPr>
            <w:tcW w:w="1300" w:type="dxa"/>
            <w:noWrap/>
            <w:vAlign w:val="bottom"/>
            <w:hideMark/>
          </w:tcPr>
          <w:p w14:paraId="78772FF0" w14:textId="4618D98C" w:rsidR="00CB6958" w:rsidRPr="004938E4" w:rsidDel="000A1486" w:rsidRDefault="00CB6958" w:rsidP="00806FD8">
            <w:pPr>
              <w:jc w:val="left"/>
              <w:rPr>
                <w:del w:id="1212" w:author="Em Lim" w:date="2025-07-31T17:49:00Z" w16du:dateUtc="2025-08-01T00:49:00Z"/>
                <w:color w:val="000000"/>
              </w:rPr>
            </w:pPr>
            <w:del w:id="1213" w:author="Em Lim" w:date="2025-07-31T17:49:00Z" w16du:dateUtc="2025-08-01T00:49:00Z">
              <w:r w:rsidRPr="004938E4" w:rsidDel="000A1486">
                <w:rPr>
                  <w:color w:val="000000"/>
                </w:rPr>
                <w:delText>0.001</w:delText>
              </w:r>
            </w:del>
          </w:p>
        </w:tc>
      </w:tr>
      <w:tr w:rsidR="00CB6958" w:rsidRPr="004938E4" w:rsidDel="000A1486" w14:paraId="57D86624" w14:textId="4C381EEB" w:rsidTr="00806FD8">
        <w:trPr>
          <w:trHeight w:val="320"/>
          <w:del w:id="1214" w:author="Em Lim" w:date="2025-07-31T17:49:00Z"/>
        </w:trPr>
        <w:tc>
          <w:tcPr>
            <w:tcW w:w="3686" w:type="dxa"/>
            <w:noWrap/>
            <w:hideMark/>
          </w:tcPr>
          <w:p w14:paraId="61DF9237" w14:textId="5F63786A" w:rsidR="00CB6958" w:rsidRPr="004938E4" w:rsidDel="000A1486" w:rsidRDefault="00CB6958" w:rsidP="00806FD8">
            <w:pPr>
              <w:jc w:val="left"/>
              <w:rPr>
                <w:del w:id="1215" w:author="Em Lim" w:date="2025-07-31T17:49:00Z" w16du:dateUtc="2025-08-01T00:49:00Z"/>
                <w:color w:val="000000"/>
              </w:rPr>
            </w:pPr>
            <w:del w:id="1216" w:author="Em Lim" w:date="2025-07-31T17:49:00Z" w16du:dateUtc="2025-08-01T00:49:00Z">
              <w:r w:rsidRPr="004938E4" w:rsidDel="000A1486">
                <w:rPr>
                  <w:color w:val="000000"/>
                </w:rPr>
                <w:delText>Biodiversity</w:delText>
              </w:r>
            </w:del>
          </w:p>
        </w:tc>
        <w:tc>
          <w:tcPr>
            <w:tcW w:w="1247" w:type="dxa"/>
            <w:noWrap/>
            <w:vAlign w:val="bottom"/>
            <w:hideMark/>
          </w:tcPr>
          <w:p w14:paraId="58F93620" w14:textId="158E0739" w:rsidR="00CB6958" w:rsidRPr="004938E4" w:rsidDel="000A1486" w:rsidRDefault="00CB6958" w:rsidP="00806FD8">
            <w:pPr>
              <w:jc w:val="left"/>
              <w:rPr>
                <w:del w:id="1217" w:author="Em Lim" w:date="2025-07-31T17:49:00Z" w16du:dateUtc="2025-08-01T00:49:00Z"/>
                <w:color w:val="000000"/>
              </w:rPr>
            </w:pPr>
            <w:del w:id="1218" w:author="Em Lim" w:date="2025-07-31T17:49:00Z" w16du:dateUtc="2025-08-01T00:49:00Z">
              <w:r w:rsidRPr="004938E4" w:rsidDel="000A1486">
                <w:rPr>
                  <w:color w:val="000000"/>
                </w:rPr>
                <w:delText>0.13</w:delText>
              </w:r>
            </w:del>
          </w:p>
        </w:tc>
        <w:tc>
          <w:tcPr>
            <w:tcW w:w="1507" w:type="dxa"/>
            <w:noWrap/>
            <w:vAlign w:val="bottom"/>
            <w:hideMark/>
          </w:tcPr>
          <w:p w14:paraId="6B9E43E9" w14:textId="19C200D8" w:rsidR="00CB6958" w:rsidRPr="004938E4" w:rsidDel="000A1486" w:rsidRDefault="00CB6958" w:rsidP="00806FD8">
            <w:pPr>
              <w:jc w:val="left"/>
              <w:rPr>
                <w:del w:id="1219" w:author="Em Lim" w:date="2025-07-31T17:49:00Z" w16du:dateUtc="2025-08-01T00:49:00Z"/>
                <w:color w:val="000000"/>
              </w:rPr>
            </w:pPr>
            <w:del w:id="1220" w:author="Em Lim" w:date="2025-07-31T17:49:00Z" w16du:dateUtc="2025-08-01T00:49:00Z">
              <w:r w:rsidRPr="004938E4" w:rsidDel="000A1486">
                <w:rPr>
                  <w:color w:val="000000"/>
                </w:rPr>
                <w:delText>0.04</w:delText>
              </w:r>
            </w:del>
          </w:p>
        </w:tc>
        <w:tc>
          <w:tcPr>
            <w:tcW w:w="1093" w:type="dxa"/>
            <w:noWrap/>
            <w:vAlign w:val="bottom"/>
            <w:hideMark/>
          </w:tcPr>
          <w:p w14:paraId="31A03D21" w14:textId="1FC412F1" w:rsidR="00CB6958" w:rsidRPr="004938E4" w:rsidDel="000A1486" w:rsidRDefault="00CB6958" w:rsidP="00806FD8">
            <w:pPr>
              <w:jc w:val="left"/>
              <w:rPr>
                <w:del w:id="1221" w:author="Em Lim" w:date="2025-07-31T17:49:00Z" w16du:dateUtc="2025-08-01T00:49:00Z"/>
                <w:color w:val="000000"/>
              </w:rPr>
            </w:pPr>
            <w:del w:id="1222" w:author="Em Lim" w:date="2025-07-31T17:49:00Z" w16du:dateUtc="2025-08-01T00:49:00Z">
              <w:r w:rsidRPr="004938E4" w:rsidDel="000A1486">
                <w:rPr>
                  <w:color w:val="000000"/>
                </w:rPr>
                <w:delText>3.45</w:delText>
              </w:r>
            </w:del>
          </w:p>
        </w:tc>
        <w:tc>
          <w:tcPr>
            <w:tcW w:w="1300" w:type="dxa"/>
            <w:noWrap/>
            <w:vAlign w:val="bottom"/>
            <w:hideMark/>
          </w:tcPr>
          <w:p w14:paraId="6B55DBA6" w14:textId="5AFD8DDC" w:rsidR="00CB6958" w:rsidRPr="004938E4" w:rsidDel="000A1486" w:rsidRDefault="00CB6958" w:rsidP="00806FD8">
            <w:pPr>
              <w:jc w:val="left"/>
              <w:rPr>
                <w:del w:id="1223" w:author="Em Lim" w:date="2025-07-31T17:49:00Z" w16du:dateUtc="2025-08-01T00:49:00Z"/>
                <w:color w:val="000000"/>
              </w:rPr>
            </w:pPr>
            <w:del w:id="1224" w:author="Em Lim" w:date="2025-07-31T17:49:00Z" w16du:dateUtc="2025-08-01T00:49:00Z">
              <w:r w:rsidRPr="004938E4" w:rsidDel="000A1486">
                <w:rPr>
                  <w:color w:val="000000"/>
                </w:rPr>
                <w:delText>0.001</w:delText>
              </w:r>
            </w:del>
          </w:p>
        </w:tc>
      </w:tr>
      <w:tr w:rsidR="00CB6958" w:rsidRPr="004938E4" w:rsidDel="000A1486" w14:paraId="763E2285" w14:textId="7168AD14" w:rsidTr="00806FD8">
        <w:trPr>
          <w:trHeight w:val="320"/>
          <w:del w:id="1225" w:author="Em Lim" w:date="2025-07-31T17:49:00Z"/>
        </w:trPr>
        <w:tc>
          <w:tcPr>
            <w:tcW w:w="3686" w:type="dxa"/>
            <w:noWrap/>
            <w:hideMark/>
          </w:tcPr>
          <w:p w14:paraId="23D35011" w14:textId="44413B91" w:rsidR="00CB6958" w:rsidRPr="004938E4" w:rsidDel="000A1486" w:rsidRDefault="00CB6958" w:rsidP="00806FD8">
            <w:pPr>
              <w:jc w:val="left"/>
              <w:rPr>
                <w:del w:id="1226" w:author="Em Lim" w:date="2025-07-31T17:49:00Z" w16du:dateUtc="2025-08-01T00:49:00Z"/>
                <w:color w:val="000000"/>
              </w:rPr>
            </w:pPr>
            <w:del w:id="1227" w:author="Em Lim" w:date="2025-07-31T17:49:00Z" w16du:dateUtc="2025-08-01T00:49:00Z">
              <w:r w:rsidRPr="004938E4" w:rsidDel="000A1486">
                <w:rPr>
                  <w:color w:val="000000"/>
                </w:rPr>
                <w:delText>Depth</w:delText>
              </w:r>
            </w:del>
          </w:p>
        </w:tc>
        <w:tc>
          <w:tcPr>
            <w:tcW w:w="1247" w:type="dxa"/>
            <w:noWrap/>
            <w:vAlign w:val="bottom"/>
            <w:hideMark/>
          </w:tcPr>
          <w:p w14:paraId="7CB35F9C" w14:textId="5F4BDB28" w:rsidR="00CB6958" w:rsidRPr="004938E4" w:rsidDel="000A1486" w:rsidRDefault="00CB6958" w:rsidP="00806FD8">
            <w:pPr>
              <w:jc w:val="left"/>
              <w:rPr>
                <w:del w:id="1228" w:author="Em Lim" w:date="2025-07-31T17:49:00Z" w16du:dateUtc="2025-08-01T00:49:00Z"/>
                <w:color w:val="000000"/>
              </w:rPr>
            </w:pPr>
            <w:del w:id="1229" w:author="Em Lim" w:date="2025-07-31T17:49:00Z" w16du:dateUtc="2025-08-01T00:49:00Z">
              <w:r w:rsidRPr="004938E4" w:rsidDel="000A1486">
                <w:rPr>
                  <w:color w:val="000000"/>
                </w:rPr>
                <w:delText>0.002</w:delText>
              </w:r>
            </w:del>
          </w:p>
        </w:tc>
        <w:tc>
          <w:tcPr>
            <w:tcW w:w="1507" w:type="dxa"/>
            <w:noWrap/>
            <w:vAlign w:val="bottom"/>
            <w:hideMark/>
          </w:tcPr>
          <w:p w14:paraId="0867CFCC" w14:textId="76276ED6" w:rsidR="00CB6958" w:rsidRPr="004938E4" w:rsidDel="000A1486" w:rsidRDefault="00CB6958" w:rsidP="00806FD8">
            <w:pPr>
              <w:jc w:val="left"/>
              <w:rPr>
                <w:del w:id="1230" w:author="Em Lim" w:date="2025-07-31T17:49:00Z" w16du:dateUtc="2025-08-01T00:49:00Z"/>
                <w:color w:val="000000"/>
              </w:rPr>
            </w:pPr>
            <w:del w:id="1231" w:author="Em Lim" w:date="2025-07-31T17:49:00Z" w16du:dateUtc="2025-08-01T00:49:00Z">
              <w:r w:rsidRPr="004938E4" w:rsidDel="000A1486">
                <w:rPr>
                  <w:color w:val="000000"/>
                </w:rPr>
                <w:delText>0.03</w:delText>
              </w:r>
            </w:del>
          </w:p>
        </w:tc>
        <w:tc>
          <w:tcPr>
            <w:tcW w:w="1093" w:type="dxa"/>
            <w:noWrap/>
            <w:vAlign w:val="bottom"/>
            <w:hideMark/>
          </w:tcPr>
          <w:p w14:paraId="119B7CC9" w14:textId="1AC688C1" w:rsidR="00CB6958" w:rsidRPr="004938E4" w:rsidDel="000A1486" w:rsidRDefault="00CB6958" w:rsidP="00806FD8">
            <w:pPr>
              <w:jc w:val="left"/>
              <w:rPr>
                <w:del w:id="1232" w:author="Em Lim" w:date="2025-07-31T17:49:00Z" w16du:dateUtc="2025-08-01T00:49:00Z"/>
                <w:color w:val="000000"/>
              </w:rPr>
            </w:pPr>
            <w:del w:id="1233" w:author="Em Lim" w:date="2025-07-31T17:49:00Z" w16du:dateUtc="2025-08-01T00:49:00Z">
              <w:r w:rsidRPr="004938E4" w:rsidDel="000A1486">
                <w:rPr>
                  <w:color w:val="000000"/>
                </w:rPr>
                <w:delText>0.07</w:delText>
              </w:r>
            </w:del>
          </w:p>
        </w:tc>
        <w:tc>
          <w:tcPr>
            <w:tcW w:w="1300" w:type="dxa"/>
            <w:noWrap/>
            <w:vAlign w:val="bottom"/>
            <w:hideMark/>
          </w:tcPr>
          <w:p w14:paraId="150EDCED" w14:textId="39D9BE5C" w:rsidR="00CB6958" w:rsidRPr="004938E4" w:rsidDel="000A1486" w:rsidRDefault="00CB6958" w:rsidP="00806FD8">
            <w:pPr>
              <w:jc w:val="left"/>
              <w:rPr>
                <w:del w:id="1234" w:author="Em Lim" w:date="2025-07-31T17:49:00Z" w16du:dateUtc="2025-08-01T00:49:00Z"/>
                <w:color w:val="000000"/>
              </w:rPr>
            </w:pPr>
            <w:del w:id="1235" w:author="Em Lim" w:date="2025-07-31T17:49:00Z" w16du:dateUtc="2025-08-01T00:49:00Z">
              <w:r w:rsidRPr="004938E4" w:rsidDel="000A1486">
                <w:rPr>
                  <w:color w:val="000000"/>
                </w:rPr>
                <w:delText>0.94</w:delText>
              </w:r>
            </w:del>
          </w:p>
        </w:tc>
      </w:tr>
      <w:tr w:rsidR="00CB6958" w:rsidRPr="004938E4" w:rsidDel="000A1486" w14:paraId="19086F71" w14:textId="242CD2B1" w:rsidTr="00806FD8">
        <w:trPr>
          <w:trHeight w:val="320"/>
          <w:del w:id="1236" w:author="Em Lim" w:date="2025-07-31T17:49:00Z"/>
        </w:trPr>
        <w:tc>
          <w:tcPr>
            <w:tcW w:w="3686" w:type="dxa"/>
            <w:noWrap/>
            <w:hideMark/>
          </w:tcPr>
          <w:p w14:paraId="48BF51E2" w14:textId="35FC01FB" w:rsidR="00CB6958" w:rsidRPr="004938E4" w:rsidDel="000A1486" w:rsidRDefault="00CB6958" w:rsidP="00806FD8">
            <w:pPr>
              <w:jc w:val="left"/>
              <w:rPr>
                <w:del w:id="1237" w:author="Em Lim" w:date="2025-07-31T17:49:00Z" w16du:dateUtc="2025-08-01T00:49:00Z"/>
                <w:color w:val="000000"/>
              </w:rPr>
            </w:pPr>
            <w:del w:id="1238" w:author="Em Lim" w:date="2025-07-31T17:49:00Z" w16du:dateUtc="2025-08-01T00:49:00Z">
              <w:r w:rsidRPr="004938E4" w:rsidDel="000A1486">
                <w:rPr>
                  <w:color w:val="000000"/>
                </w:rPr>
                <w:delText>Kelp:tide</w:delText>
              </w:r>
            </w:del>
          </w:p>
        </w:tc>
        <w:tc>
          <w:tcPr>
            <w:tcW w:w="1247" w:type="dxa"/>
            <w:noWrap/>
            <w:vAlign w:val="bottom"/>
            <w:hideMark/>
          </w:tcPr>
          <w:p w14:paraId="6EB537D2" w14:textId="2511C51C" w:rsidR="00CB6958" w:rsidRPr="004938E4" w:rsidDel="000A1486" w:rsidRDefault="00CB6958" w:rsidP="00806FD8">
            <w:pPr>
              <w:jc w:val="left"/>
              <w:rPr>
                <w:del w:id="1239" w:author="Em Lim" w:date="2025-07-31T17:49:00Z" w16du:dateUtc="2025-08-01T00:49:00Z"/>
                <w:color w:val="000000"/>
              </w:rPr>
            </w:pPr>
            <w:del w:id="1240" w:author="Em Lim" w:date="2025-07-31T17:49:00Z" w16du:dateUtc="2025-08-01T00:49:00Z">
              <w:r w:rsidRPr="004938E4" w:rsidDel="000A1486">
                <w:rPr>
                  <w:color w:val="000000"/>
                </w:rPr>
                <w:delText>0.12</w:delText>
              </w:r>
            </w:del>
          </w:p>
        </w:tc>
        <w:tc>
          <w:tcPr>
            <w:tcW w:w="1507" w:type="dxa"/>
            <w:noWrap/>
            <w:vAlign w:val="bottom"/>
            <w:hideMark/>
          </w:tcPr>
          <w:p w14:paraId="392B62A2" w14:textId="28241F09" w:rsidR="00CB6958" w:rsidRPr="004938E4" w:rsidDel="000A1486" w:rsidRDefault="00CB6958" w:rsidP="00806FD8">
            <w:pPr>
              <w:jc w:val="left"/>
              <w:rPr>
                <w:del w:id="1241" w:author="Em Lim" w:date="2025-07-31T17:49:00Z" w16du:dateUtc="2025-08-01T00:49:00Z"/>
                <w:color w:val="000000"/>
              </w:rPr>
            </w:pPr>
            <w:del w:id="1242" w:author="Em Lim" w:date="2025-07-31T17:49:00Z" w16du:dateUtc="2025-08-01T00:49:00Z">
              <w:r w:rsidRPr="004938E4" w:rsidDel="000A1486">
                <w:rPr>
                  <w:color w:val="000000"/>
                </w:rPr>
                <w:delText>0.09</w:delText>
              </w:r>
            </w:del>
          </w:p>
        </w:tc>
        <w:tc>
          <w:tcPr>
            <w:tcW w:w="1093" w:type="dxa"/>
            <w:noWrap/>
            <w:vAlign w:val="bottom"/>
            <w:hideMark/>
          </w:tcPr>
          <w:p w14:paraId="5073B78B" w14:textId="5A8F4767" w:rsidR="00CB6958" w:rsidRPr="004938E4" w:rsidDel="000A1486" w:rsidRDefault="00CB6958" w:rsidP="00806FD8">
            <w:pPr>
              <w:jc w:val="left"/>
              <w:rPr>
                <w:del w:id="1243" w:author="Em Lim" w:date="2025-07-31T17:49:00Z" w16du:dateUtc="2025-08-01T00:49:00Z"/>
                <w:color w:val="000000"/>
              </w:rPr>
            </w:pPr>
            <w:del w:id="1244" w:author="Em Lim" w:date="2025-07-31T17:49:00Z" w16du:dateUtc="2025-08-01T00:49:00Z">
              <w:r w:rsidRPr="004938E4" w:rsidDel="000A1486">
                <w:rPr>
                  <w:color w:val="000000"/>
                </w:rPr>
                <w:delText>1.31</w:delText>
              </w:r>
            </w:del>
          </w:p>
        </w:tc>
        <w:tc>
          <w:tcPr>
            <w:tcW w:w="1300" w:type="dxa"/>
            <w:noWrap/>
            <w:vAlign w:val="bottom"/>
            <w:hideMark/>
          </w:tcPr>
          <w:p w14:paraId="02552F69" w14:textId="059AF16F" w:rsidR="00CB6958" w:rsidRPr="004938E4" w:rsidDel="000A1486" w:rsidRDefault="00CB6958" w:rsidP="00806FD8">
            <w:pPr>
              <w:jc w:val="left"/>
              <w:rPr>
                <w:del w:id="1245" w:author="Em Lim" w:date="2025-07-31T17:49:00Z" w16du:dateUtc="2025-08-01T00:49:00Z"/>
                <w:color w:val="000000"/>
              </w:rPr>
            </w:pPr>
            <w:del w:id="1246" w:author="Em Lim" w:date="2025-07-31T17:49:00Z" w16du:dateUtc="2025-08-01T00:49:00Z">
              <w:r w:rsidRPr="004938E4" w:rsidDel="000A1486">
                <w:rPr>
                  <w:color w:val="000000"/>
                </w:rPr>
                <w:delText>0.19</w:delText>
              </w:r>
            </w:del>
          </w:p>
        </w:tc>
      </w:tr>
      <w:tr w:rsidR="00CB6958" w:rsidRPr="004938E4" w:rsidDel="000A1486" w14:paraId="76861883" w14:textId="6E24A3B0" w:rsidTr="00806FD8">
        <w:trPr>
          <w:trHeight w:val="320"/>
          <w:del w:id="1247" w:author="Em Lim" w:date="2025-07-31T17:49:00Z"/>
        </w:trPr>
        <w:tc>
          <w:tcPr>
            <w:tcW w:w="3686" w:type="dxa"/>
            <w:noWrap/>
            <w:hideMark/>
          </w:tcPr>
          <w:p w14:paraId="73A8008A" w14:textId="7B540A56" w:rsidR="00CB6958" w:rsidRPr="004938E4" w:rsidDel="000A1486" w:rsidRDefault="00CB6958" w:rsidP="00806FD8">
            <w:pPr>
              <w:jc w:val="left"/>
              <w:rPr>
                <w:del w:id="1248" w:author="Em Lim" w:date="2025-07-31T17:49:00Z" w16du:dateUtc="2025-08-01T00:49:00Z"/>
                <w:color w:val="000000"/>
              </w:rPr>
            </w:pPr>
            <w:del w:id="1249" w:author="Em Lim" w:date="2025-07-31T17:49:00Z" w16du:dateUtc="2025-08-01T00:49:00Z">
              <w:r w:rsidRPr="004938E4" w:rsidDel="000A1486">
                <w:rPr>
                  <w:color w:val="000000"/>
                </w:rPr>
                <w:delText>Kelp:animals</w:delText>
              </w:r>
            </w:del>
          </w:p>
        </w:tc>
        <w:tc>
          <w:tcPr>
            <w:tcW w:w="1247" w:type="dxa"/>
            <w:noWrap/>
            <w:vAlign w:val="bottom"/>
            <w:hideMark/>
          </w:tcPr>
          <w:p w14:paraId="0F29B1B6" w14:textId="1F4512CE" w:rsidR="00CB6958" w:rsidRPr="004938E4" w:rsidDel="000A1486" w:rsidRDefault="00CB6958" w:rsidP="00806FD8">
            <w:pPr>
              <w:jc w:val="left"/>
              <w:rPr>
                <w:del w:id="1250" w:author="Em Lim" w:date="2025-07-31T17:49:00Z" w16du:dateUtc="2025-08-01T00:49:00Z"/>
                <w:color w:val="000000"/>
              </w:rPr>
            </w:pPr>
            <w:del w:id="1251" w:author="Em Lim" w:date="2025-07-31T17:49:00Z" w16du:dateUtc="2025-08-01T00:49:00Z">
              <w:r w:rsidRPr="004938E4" w:rsidDel="000A1486">
                <w:rPr>
                  <w:color w:val="000000"/>
                </w:rPr>
                <w:delText>1.74</w:delText>
              </w:r>
            </w:del>
          </w:p>
        </w:tc>
        <w:tc>
          <w:tcPr>
            <w:tcW w:w="1507" w:type="dxa"/>
            <w:noWrap/>
            <w:vAlign w:val="bottom"/>
            <w:hideMark/>
          </w:tcPr>
          <w:p w14:paraId="4D934518" w14:textId="6CD5C6F2" w:rsidR="00CB6958" w:rsidRPr="004938E4" w:rsidDel="000A1486" w:rsidRDefault="00CB6958" w:rsidP="00806FD8">
            <w:pPr>
              <w:jc w:val="left"/>
              <w:rPr>
                <w:del w:id="1252" w:author="Em Lim" w:date="2025-07-31T17:49:00Z" w16du:dateUtc="2025-08-01T00:49:00Z"/>
                <w:color w:val="000000"/>
              </w:rPr>
            </w:pPr>
            <w:del w:id="1253" w:author="Em Lim" w:date="2025-07-31T17:49:00Z" w16du:dateUtc="2025-08-01T00:49:00Z">
              <w:r w:rsidRPr="004938E4" w:rsidDel="000A1486">
                <w:rPr>
                  <w:color w:val="000000"/>
                </w:rPr>
                <w:delText>1.05</w:delText>
              </w:r>
            </w:del>
          </w:p>
        </w:tc>
        <w:tc>
          <w:tcPr>
            <w:tcW w:w="1093" w:type="dxa"/>
            <w:noWrap/>
            <w:vAlign w:val="bottom"/>
            <w:hideMark/>
          </w:tcPr>
          <w:p w14:paraId="25CE897B" w14:textId="4A833830" w:rsidR="00CB6958" w:rsidRPr="004938E4" w:rsidDel="000A1486" w:rsidRDefault="00CB6958" w:rsidP="00806FD8">
            <w:pPr>
              <w:jc w:val="left"/>
              <w:rPr>
                <w:del w:id="1254" w:author="Em Lim" w:date="2025-07-31T17:49:00Z" w16du:dateUtc="2025-08-01T00:49:00Z"/>
                <w:color w:val="000000"/>
              </w:rPr>
            </w:pPr>
            <w:del w:id="1255" w:author="Em Lim" w:date="2025-07-31T17:49:00Z" w16du:dateUtc="2025-08-01T00:49:00Z">
              <w:r w:rsidRPr="004938E4" w:rsidDel="000A1486">
                <w:rPr>
                  <w:color w:val="000000"/>
                </w:rPr>
                <w:delText>1.66</w:delText>
              </w:r>
            </w:del>
          </w:p>
        </w:tc>
        <w:tc>
          <w:tcPr>
            <w:tcW w:w="1300" w:type="dxa"/>
            <w:noWrap/>
            <w:vAlign w:val="bottom"/>
            <w:hideMark/>
          </w:tcPr>
          <w:p w14:paraId="7F7CEC67" w14:textId="1201E7C1" w:rsidR="00CB6958" w:rsidRPr="004938E4" w:rsidDel="000A1486" w:rsidRDefault="00CB6958" w:rsidP="00806FD8">
            <w:pPr>
              <w:jc w:val="left"/>
              <w:rPr>
                <w:del w:id="1256" w:author="Em Lim" w:date="2025-07-31T17:49:00Z" w16du:dateUtc="2025-08-01T00:49:00Z"/>
                <w:color w:val="000000"/>
              </w:rPr>
            </w:pPr>
            <w:del w:id="1257" w:author="Em Lim" w:date="2025-07-31T17:49:00Z" w16du:dateUtc="2025-08-01T00:49:00Z">
              <w:r w:rsidRPr="004938E4" w:rsidDel="000A1486">
                <w:rPr>
                  <w:color w:val="000000"/>
                </w:rPr>
                <w:delText>0.10</w:delText>
              </w:r>
            </w:del>
          </w:p>
        </w:tc>
      </w:tr>
      <w:tr w:rsidR="00CB6958" w:rsidRPr="004938E4" w:rsidDel="000A1486" w14:paraId="0CEEEAC2" w14:textId="7D441E73" w:rsidTr="00806FD8">
        <w:trPr>
          <w:trHeight w:val="320"/>
          <w:del w:id="1258" w:author="Em Lim" w:date="2025-07-31T17:49:00Z"/>
        </w:trPr>
        <w:tc>
          <w:tcPr>
            <w:tcW w:w="3686" w:type="dxa"/>
            <w:noWrap/>
            <w:hideMark/>
          </w:tcPr>
          <w:p w14:paraId="1167456A" w14:textId="72A469E0" w:rsidR="00CB6958" w:rsidRPr="004938E4" w:rsidDel="000A1486" w:rsidRDefault="00CB6958" w:rsidP="00806FD8">
            <w:pPr>
              <w:jc w:val="left"/>
              <w:rPr>
                <w:del w:id="1259" w:author="Em Lim" w:date="2025-07-31T17:49:00Z" w16du:dateUtc="2025-08-01T00:49:00Z"/>
                <w:color w:val="000000"/>
              </w:rPr>
            </w:pPr>
            <w:del w:id="1260" w:author="Em Lim" w:date="2025-07-31T17:49:00Z" w16du:dateUtc="2025-08-01T00:49:00Z">
              <w:r w:rsidRPr="004938E4" w:rsidDel="000A1486">
                <w:rPr>
                  <w:color w:val="000000"/>
                </w:rPr>
                <w:delText>Tide:animals</w:delText>
              </w:r>
            </w:del>
          </w:p>
        </w:tc>
        <w:tc>
          <w:tcPr>
            <w:tcW w:w="1247" w:type="dxa"/>
            <w:noWrap/>
            <w:vAlign w:val="bottom"/>
            <w:hideMark/>
          </w:tcPr>
          <w:p w14:paraId="41DEB5AB" w14:textId="210C737B" w:rsidR="00CB6958" w:rsidRPr="004938E4" w:rsidDel="000A1486" w:rsidRDefault="00CB6958" w:rsidP="00806FD8">
            <w:pPr>
              <w:jc w:val="left"/>
              <w:rPr>
                <w:del w:id="1261" w:author="Em Lim" w:date="2025-07-31T17:49:00Z" w16du:dateUtc="2025-08-01T00:49:00Z"/>
                <w:color w:val="000000"/>
              </w:rPr>
            </w:pPr>
            <w:del w:id="1262" w:author="Em Lim" w:date="2025-07-31T17:49:00Z" w16du:dateUtc="2025-08-01T00:49:00Z">
              <w:r w:rsidRPr="004938E4" w:rsidDel="000A1486">
                <w:rPr>
                  <w:color w:val="000000"/>
                </w:rPr>
                <w:delText>12.00</w:delText>
              </w:r>
            </w:del>
          </w:p>
        </w:tc>
        <w:tc>
          <w:tcPr>
            <w:tcW w:w="1507" w:type="dxa"/>
            <w:noWrap/>
            <w:vAlign w:val="bottom"/>
            <w:hideMark/>
          </w:tcPr>
          <w:p w14:paraId="17EC49E0" w14:textId="093A8C1C" w:rsidR="00CB6958" w:rsidRPr="004938E4" w:rsidDel="000A1486" w:rsidRDefault="00CB6958" w:rsidP="00806FD8">
            <w:pPr>
              <w:jc w:val="left"/>
              <w:rPr>
                <w:del w:id="1263" w:author="Em Lim" w:date="2025-07-31T17:49:00Z" w16du:dateUtc="2025-08-01T00:49:00Z"/>
                <w:color w:val="000000"/>
              </w:rPr>
            </w:pPr>
            <w:del w:id="1264" w:author="Em Lim" w:date="2025-07-31T17:49:00Z" w16du:dateUtc="2025-08-01T00:49:00Z">
              <w:r w:rsidRPr="004938E4" w:rsidDel="000A1486">
                <w:rPr>
                  <w:color w:val="000000"/>
                </w:rPr>
                <w:delText>2.53</w:delText>
              </w:r>
            </w:del>
          </w:p>
        </w:tc>
        <w:tc>
          <w:tcPr>
            <w:tcW w:w="1093" w:type="dxa"/>
            <w:noWrap/>
            <w:vAlign w:val="bottom"/>
            <w:hideMark/>
          </w:tcPr>
          <w:p w14:paraId="5EDAC74D" w14:textId="5C1CABAF" w:rsidR="00CB6958" w:rsidRPr="004938E4" w:rsidDel="000A1486" w:rsidRDefault="00CB6958" w:rsidP="00806FD8">
            <w:pPr>
              <w:jc w:val="left"/>
              <w:rPr>
                <w:del w:id="1265" w:author="Em Lim" w:date="2025-07-31T17:49:00Z" w16du:dateUtc="2025-08-01T00:49:00Z"/>
                <w:color w:val="000000"/>
              </w:rPr>
            </w:pPr>
            <w:del w:id="1266" w:author="Em Lim" w:date="2025-07-31T17:49:00Z" w16du:dateUtc="2025-08-01T00:49:00Z">
              <w:r w:rsidRPr="004938E4" w:rsidDel="000A1486">
                <w:rPr>
                  <w:color w:val="000000"/>
                </w:rPr>
                <w:delText>4.74</w:delText>
              </w:r>
            </w:del>
          </w:p>
        </w:tc>
        <w:tc>
          <w:tcPr>
            <w:tcW w:w="1300" w:type="dxa"/>
            <w:noWrap/>
            <w:vAlign w:val="bottom"/>
            <w:hideMark/>
          </w:tcPr>
          <w:p w14:paraId="0A1CC645" w14:textId="0FCE6D4F" w:rsidR="00CB6958" w:rsidRPr="004938E4" w:rsidDel="000A1486" w:rsidRDefault="00CB6958" w:rsidP="00806FD8">
            <w:pPr>
              <w:jc w:val="left"/>
              <w:rPr>
                <w:del w:id="1267" w:author="Em Lim" w:date="2025-07-31T17:49:00Z" w16du:dateUtc="2025-08-01T00:49:00Z"/>
                <w:color w:val="000000"/>
              </w:rPr>
            </w:pPr>
            <w:del w:id="1268" w:author="Em Lim" w:date="2025-07-31T17:49:00Z" w16du:dateUtc="2025-08-01T00:49:00Z">
              <w:r w:rsidRPr="004938E4" w:rsidDel="000A1486">
                <w:rPr>
                  <w:color w:val="000000"/>
                </w:rPr>
                <w:delText>&lt; 0.001</w:delText>
              </w:r>
            </w:del>
          </w:p>
        </w:tc>
      </w:tr>
    </w:tbl>
    <w:p w14:paraId="44B0D5F7" w14:textId="39512F2B" w:rsidR="00CB6958" w:rsidRPr="004938E4" w:rsidDel="000A1486" w:rsidRDefault="00CB6958" w:rsidP="00CB6958">
      <w:pPr>
        <w:rPr>
          <w:del w:id="1269" w:author="Em Lim" w:date="2025-07-31T17:49:00Z" w16du:dateUtc="2025-08-01T00:49:00Z"/>
          <w:color w:val="000000"/>
        </w:rPr>
      </w:pPr>
    </w:p>
    <w:p w14:paraId="4F0D3521" w14:textId="32E125F7" w:rsidR="00CB6958" w:rsidRPr="004938E4" w:rsidDel="000A1486" w:rsidRDefault="00CB6958">
      <w:pPr>
        <w:rPr>
          <w:del w:id="1270" w:author="Em Lim" w:date="2025-07-31T17:49:00Z" w16du:dateUtc="2025-08-01T00:49:00Z"/>
          <w:color w:val="000000"/>
        </w:rPr>
      </w:pPr>
      <w:del w:id="1271" w:author="Em Lim" w:date="2025-07-31T17:49:00Z" w16du:dateUtc="2025-08-01T00:49:00Z">
        <w:r w:rsidRPr="004938E4" w:rsidDel="000A1486">
          <w:rPr>
            <w:color w:val="000000"/>
          </w:rPr>
          <w:br w:type="page"/>
        </w:r>
      </w:del>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6C98310A" w14:textId="4B26FF23" w:rsidTr="00806FD8">
        <w:trPr>
          <w:cnfStyle w:val="100000000000" w:firstRow="1" w:lastRow="0" w:firstColumn="0" w:lastColumn="0" w:oddVBand="0" w:evenVBand="0" w:oddHBand="0" w:evenHBand="0" w:firstRowFirstColumn="0" w:firstRowLastColumn="0" w:lastRowFirstColumn="0" w:lastRowLastColumn="0"/>
          <w:trHeight w:val="320"/>
          <w:del w:id="1272" w:author="Em Lim" w:date="2025-07-31T17:49:00Z"/>
        </w:trPr>
        <w:tc>
          <w:tcPr>
            <w:tcW w:w="3686" w:type="dxa"/>
            <w:noWrap/>
            <w:hideMark/>
          </w:tcPr>
          <w:p w14:paraId="48BC0901" w14:textId="782981C0" w:rsidR="00CB6958" w:rsidRPr="004938E4" w:rsidDel="000A1486" w:rsidRDefault="00CB6958">
            <w:pPr>
              <w:rPr>
                <w:del w:id="1273" w:author="Em Lim" w:date="2025-07-31T17:49:00Z" w16du:dateUtc="2025-08-01T00:49:00Z"/>
                <w:b/>
                <w:bCs/>
              </w:rPr>
              <w:pPrChange w:id="1274" w:author="Em Lim" w:date="2025-07-31T17:49:00Z" w16du:dateUtc="2025-08-01T00:49:00Z">
                <w:pPr>
                  <w:jc w:val="left"/>
                </w:pPr>
              </w:pPrChange>
            </w:pPr>
            <w:del w:id="1275" w:author="Em Lim" w:date="2025-07-31T17:49:00Z" w16du:dateUtc="2025-08-01T00:49:00Z">
              <w:r w:rsidRPr="004938E4" w:rsidDel="000A1486">
                <w:rPr>
                  <w:b/>
                  <w:bCs/>
                </w:rPr>
                <w:delText xml:space="preserve">Cottidae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0.91)</w:delText>
              </w:r>
            </w:del>
          </w:p>
        </w:tc>
        <w:tc>
          <w:tcPr>
            <w:tcW w:w="1247" w:type="dxa"/>
            <w:noWrap/>
            <w:hideMark/>
          </w:tcPr>
          <w:p w14:paraId="70B25948" w14:textId="64C066CE" w:rsidR="00CB6958" w:rsidRPr="004938E4" w:rsidDel="000A1486" w:rsidRDefault="00CB6958">
            <w:pPr>
              <w:rPr>
                <w:del w:id="1276" w:author="Em Lim" w:date="2025-07-31T17:49:00Z" w16du:dateUtc="2025-08-01T00:49:00Z"/>
                <w:b/>
                <w:bCs/>
                <w:color w:val="000000"/>
              </w:rPr>
              <w:pPrChange w:id="1277" w:author="Em Lim" w:date="2025-07-31T17:49:00Z" w16du:dateUtc="2025-08-01T00:49:00Z">
                <w:pPr>
                  <w:jc w:val="left"/>
                </w:pPr>
              </w:pPrChange>
            </w:pPr>
            <w:del w:id="1278" w:author="Em Lim" w:date="2025-07-31T17:49:00Z" w16du:dateUtc="2025-08-01T00:49:00Z">
              <w:r w:rsidRPr="004938E4" w:rsidDel="000A1486">
                <w:rPr>
                  <w:b/>
                  <w:bCs/>
                  <w:color w:val="000000"/>
                </w:rPr>
                <w:delText>Estimate</w:delText>
              </w:r>
            </w:del>
          </w:p>
        </w:tc>
        <w:tc>
          <w:tcPr>
            <w:tcW w:w="1507" w:type="dxa"/>
            <w:noWrap/>
            <w:hideMark/>
          </w:tcPr>
          <w:p w14:paraId="05180AE8" w14:textId="3A0C919F" w:rsidR="00CB6958" w:rsidRPr="004938E4" w:rsidDel="000A1486" w:rsidRDefault="00CB6958">
            <w:pPr>
              <w:rPr>
                <w:del w:id="1279" w:author="Em Lim" w:date="2025-07-31T17:49:00Z" w16du:dateUtc="2025-08-01T00:49:00Z"/>
                <w:b/>
                <w:bCs/>
                <w:color w:val="000000"/>
              </w:rPr>
              <w:pPrChange w:id="1280" w:author="Em Lim" w:date="2025-07-31T17:49:00Z" w16du:dateUtc="2025-08-01T00:49:00Z">
                <w:pPr>
                  <w:jc w:val="left"/>
                </w:pPr>
              </w:pPrChange>
            </w:pPr>
            <w:del w:id="1281" w:author="Em Lim" w:date="2025-07-31T17:49:00Z" w16du:dateUtc="2025-08-01T00:49:00Z">
              <w:r w:rsidRPr="004938E4" w:rsidDel="000A1486">
                <w:rPr>
                  <w:b/>
                  <w:bCs/>
                  <w:color w:val="000000"/>
                </w:rPr>
                <w:delText>Std. error</w:delText>
              </w:r>
            </w:del>
          </w:p>
        </w:tc>
        <w:tc>
          <w:tcPr>
            <w:tcW w:w="1093" w:type="dxa"/>
            <w:noWrap/>
            <w:hideMark/>
          </w:tcPr>
          <w:p w14:paraId="06672167" w14:textId="71046F27" w:rsidR="00CB6958" w:rsidRPr="004938E4" w:rsidDel="000A1486" w:rsidRDefault="00CB6958">
            <w:pPr>
              <w:rPr>
                <w:del w:id="1282" w:author="Em Lim" w:date="2025-07-31T17:49:00Z" w16du:dateUtc="2025-08-01T00:49:00Z"/>
                <w:b/>
                <w:bCs/>
                <w:color w:val="000000"/>
              </w:rPr>
              <w:pPrChange w:id="1283" w:author="Em Lim" w:date="2025-07-31T17:49:00Z" w16du:dateUtc="2025-08-01T00:49:00Z">
                <w:pPr>
                  <w:jc w:val="left"/>
                </w:pPr>
              </w:pPrChange>
            </w:pPr>
            <w:del w:id="1284" w:author="Em Lim" w:date="2025-07-31T17:49:00Z" w16du:dateUtc="2025-08-01T00:49:00Z">
              <w:r w:rsidRPr="004938E4" w:rsidDel="000A1486">
                <w:rPr>
                  <w:b/>
                  <w:bCs/>
                  <w:color w:val="000000"/>
                </w:rPr>
                <w:delText>z value</w:delText>
              </w:r>
            </w:del>
          </w:p>
        </w:tc>
        <w:tc>
          <w:tcPr>
            <w:tcW w:w="1300" w:type="dxa"/>
            <w:noWrap/>
            <w:hideMark/>
          </w:tcPr>
          <w:p w14:paraId="3D792BF5" w14:textId="0DCB4BC8" w:rsidR="00CB6958" w:rsidRPr="004938E4" w:rsidDel="000A1486" w:rsidRDefault="00CB6958">
            <w:pPr>
              <w:rPr>
                <w:del w:id="1285" w:author="Em Lim" w:date="2025-07-31T17:49:00Z" w16du:dateUtc="2025-08-01T00:49:00Z"/>
                <w:b/>
                <w:bCs/>
                <w:color w:val="000000"/>
              </w:rPr>
              <w:pPrChange w:id="1286" w:author="Em Lim" w:date="2025-07-31T17:49:00Z" w16du:dateUtc="2025-08-01T00:49:00Z">
                <w:pPr>
                  <w:jc w:val="left"/>
                </w:pPr>
              </w:pPrChange>
            </w:pPr>
            <w:del w:id="1287" w:author="Em Lim" w:date="2025-07-31T17:49:00Z" w16du:dateUtc="2025-08-01T00:49:00Z">
              <w:r w:rsidRPr="004938E4" w:rsidDel="000A1486">
                <w:rPr>
                  <w:b/>
                  <w:bCs/>
                  <w:color w:val="000000"/>
                </w:rPr>
                <w:delText>p value</w:delText>
              </w:r>
            </w:del>
          </w:p>
        </w:tc>
      </w:tr>
      <w:tr w:rsidR="00CB6958" w:rsidRPr="004938E4" w:rsidDel="000A1486" w14:paraId="1A1336D0" w14:textId="3596C4FA" w:rsidTr="00806FD8">
        <w:trPr>
          <w:trHeight w:val="320"/>
          <w:del w:id="1288" w:author="Em Lim" w:date="2025-07-31T17:49:00Z"/>
        </w:trPr>
        <w:tc>
          <w:tcPr>
            <w:tcW w:w="3686" w:type="dxa"/>
            <w:noWrap/>
            <w:hideMark/>
          </w:tcPr>
          <w:p w14:paraId="259E4113" w14:textId="2EC9B561" w:rsidR="00CB6958" w:rsidRPr="004938E4" w:rsidDel="000A1486" w:rsidRDefault="00CB6958">
            <w:pPr>
              <w:rPr>
                <w:del w:id="1289" w:author="Em Lim" w:date="2025-07-31T17:49:00Z" w16du:dateUtc="2025-08-01T00:49:00Z"/>
                <w:color w:val="000000"/>
              </w:rPr>
              <w:pPrChange w:id="1290" w:author="Em Lim" w:date="2025-07-31T17:49:00Z" w16du:dateUtc="2025-08-01T00:49:00Z">
                <w:pPr>
                  <w:jc w:val="left"/>
                </w:pPr>
              </w:pPrChange>
            </w:pPr>
            <w:del w:id="1291" w:author="Em Lim" w:date="2025-07-31T17:49:00Z" w16du:dateUtc="2025-08-01T00:49:00Z">
              <w:r w:rsidRPr="004938E4" w:rsidDel="000A1486">
                <w:rPr>
                  <w:color w:val="000000"/>
                </w:rPr>
                <w:delText>Intercept</w:delText>
              </w:r>
            </w:del>
          </w:p>
        </w:tc>
        <w:tc>
          <w:tcPr>
            <w:tcW w:w="1247" w:type="dxa"/>
            <w:noWrap/>
            <w:vAlign w:val="bottom"/>
            <w:hideMark/>
          </w:tcPr>
          <w:p w14:paraId="433333B8" w14:textId="32B592FB" w:rsidR="00CB6958" w:rsidRPr="004938E4" w:rsidDel="000A1486" w:rsidRDefault="00CB6958">
            <w:pPr>
              <w:rPr>
                <w:del w:id="1292" w:author="Em Lim" w:date="2025-07-31T17:49:00Z" w16du:dateUtc="2025-08-01T00:49:00Z"/>
                <w:color w:val="000000"/>
              </w:rPr>
              <w:pPrChange w:id="1293" w:author="Em Lim" w:date="2025-07-31T17:49:00Z" w16du:dateUtc="2025-08-01T00:49:00Z">
                <w:pPr>
                  <w:jc w:val="left"/>
                </w:pPr>
              </w:pPrChange>
            </w:pPr>
            <w:del w:id="1294" w:author="Em Lim" w:date="2025-07-31T17:49:00Z" w16du:dateUtc="2025-08-01T00:49:00Z">
              <w:r w:rsidRPr="004938E4" w:rsidDel="000A1486">
                <w:rPr>
                  <w:color w:val="000000"/>
                </w:rPr>
                <w:delText>1.54</w:delText>
              </w:r>
            </w:del>
          </w:p>
        </w:tc>
        <w:tc>
          <w:tcPr>
            <w:tcW w:w="1507" w:type="dxa"/>
            <w:noWrap/>
            <w:vAlign w:val="bottom"/>
            <w:hideMark/>
          </w:tcPr>
          <w:p w14:paraId="1E53EE11" w14:textId="40FA07CE" w:rsidR="00CB6958" w:rsidRPr="004938E4" w:rsidDel="000A1486" w:rsidRDefault="00CB6958">
            <w:pPr>
              <w:rPr>
                <w:del w:id="1295" w:author="Em Lim" w:date="2025-07-31T17:49:00Z" w16du:dateUtc="2025-08-01T00:49:00Z"/>
                <w:color w:val="000000"/>
              </w:rPr>
              <w:pPrChange w:id="1296" w:author="Em Lim" w:date="2025-07-31T17:49:00Z" w16du:dateUtc="2025-08-01T00:49:00Z">
                <w:pPr>
                  <w:jc w:val="left"/>
                </w:pPr>
              </w:pPrChange>
            </w:pPr>
            <w:del w:id="1297" w:author="Em Lim" w:date="2025-07-31T17:49:00Z" w16du:dateUtc="2025-08-01T00:49:00Z">
              <w:r w:rsidRPr="004938E4" w:rsidDel="000A1486">
                <w:rPr>
                  <w:color w:val="000000"/>
                </w:rPr>
                <w:delText>0.66</w:delText>
              </w:r>
            </w:del>
          </w:p>
        </w:tc>
        <w:tc>
          <w:tcPr>
            <w:tcW w:w="1093" w:type="dxa"/>
            <w:noWrap/>
            <w:vAlign w:val="bottom"/>
            <w:hideMark/>
          </w:tcPr>
          <w:p w14:paraId="14E0BBF3" w14:textId="4D9F00D4" w:rsidR="00CB6958" w:rsidRPr="004938E4" w:rsidDel="000A1486" w:rsidRDefault="00CB6958">
            <w:pPr>
              <w:rPr>
                <w:del w:id="1298" w:author="Em Lim" w:date="2025-07-31T17:49:00Z" w16du:dateUtc="2025-08-01T00:49:00Z"/>
                <w:color w:val="000000"/>
              </w:rPr>
              <w:pPrChange w:id="1299" w:author="Em Lim" w:date="2025-07-31T17:49:00Z" w16du:dateUtc="2025-08-01T00:49:00Z">
                <w:pPr>
                  <w:jc w:val="left"/>
                </w:pPr>
              </w:pPrChange>
            </w:pPr>
            <w:del w:id="1300" w:author="Em Lim" w:date="2025-07-31T17:49:00Z" w16du:dateUtc="2025-08-01T00:49:00Z">
              <w:r w:rsidRPr="004938E4" w:rsidDel="000A1486">
                <w:rPr>
                  <w:color w:val="000000"/>
                </w:rPr>
                <w:delText>2.35</w:delText>
              </w:r>
            </w:del>
          </w:p>
        </w:tc>
        <w:tc>
          <w:tcPr>
            <w:tcW w:w="1300" w:type="dxa"/>
            <w:noWrap/>
            <w:vAlign w:val="bottom"/>
            <w:hideMark/>
          </w:tcPr>
          <w:p w14:paraId="0C970E7B" w14:textId="6D88D66B" w:rsidR="00CB6958" w:rsidRPr="004938E4" w:rsidDel="000A1486" w:rsidRDefault="00CB6958">
            <w:pPr>
              <w:rPr>
                <w:del w:id="1301" w:author="Em Lim" w:date="2025-07-31T17:49:00Z" w16du:dateUtc="2025-08-01T00:49:00Z"/>
                <w:color w:val="000000"/>
              </w:rPr>
              <w:pPrChange w:id="1302" w:author="Em Lim" w:date="2025-07-31T17:49:00Z" w16du:dateUtc="2025-08-01T00:49:00Z">
                <w:pPr>
                  <w:jc w:val="left"/>
                </w:pPr>
              </w:pPrChange>
            </w:pPr>
            <w:del w:id="1303" w:author="Em Lim" w:date="2025-07-31T17:49:00Z" w16du:dateUtc="2025-08-01T00:49:00Z">
              <w:r w:rsidRPr="004938E4" w:rsidDel="000A1486">
                <w:rPr>
                  <w:color w:val="000000"/>
                </w:rPr>
                <w:delText>0.02</w:delText>
              </w:r>
            </w:del>
          </w:p>
        </w:tc>
      </w:tr>
      <w:tr w:rsidR="00CB6958" w:rsidRPr="004938E4" w:rsidDel="000A1486" w14:paraId="78BF0B8F" w14:textId="7ECB2616" w:rsidTr="00806FD8">
        <w:trPr>
          <w:trHeight w:val="320"/>
          <w:del w:id="1304" w:author="Em Lim" w:date="2025-07-31T17:49:00Z"/>
        </w:trPr>
        <w:tc>
          <w:tcPr>
            <w:tcW w:w="3686" w:type="dxa"/>
            <w:noWrap/>
            <w:hideMark/>
          </w:tcPr>
          <w:p w14:paraId="6E2A90E4" w14:textId="10AC2CBA" w:rsidR="00CB6958" w:rsidRPr="004938E4" w:rsidDel="000A1486" w:rsidRDefault="00CB6958">
            <w:pPr>
              <w:rPr>
                <w:del w:id="1305" w:author="Em Lim" w:date="2025-07-31T17:49:00Z" w16du:dateUtc="2025-08-01T00:49:00Z"/>
                <w:color w:val="000000"/>
              </w:rPr>
              <w:pPrChange w:id="1306" w:author="Em Lim" w:date="2025-07-31T17:49:00Z" w16du:dateUtc="2025-08-01T00:49:00Z">
                <w:pPr>
                  <w:jc w:val="left"/>
                </w:pPr>
              </w:pPrChange>
            </w:pPr>
            <w:del w:id="1307" w:author="Em Lim" w:date="2025-07-31T17:49:00Z" w16du:dateUtc="2025-08-01T00:49:00Z">
              <w:r w:rsidRPr="004938E4" w:rsidDel="000A1486">
                <w:rPr>
                  <w:color w:val="000000"/>
                </w:rPr>
                <w:delText>Kelp - nereo</w:delText>
              </w:r>
            </w:del>
          </w:p>
        </w:tc>
        <w:tc>
          <w:tcPr>
            <w:tcW w:w="1247" w:type="dxa"/>
            <w:noWrap/>
            <w:vAlign w:val="bottom"/>
            <w:hideMark/>
          </w:tcPr>
          <w:p w14:paraId="72057808" w14:textId="081A3C16" w:rsidR="00CB6958" w:rsidRPr="004938E4" w:rsidDel="000A1486" w:rsidRDefault="00CB6958">
            <w:pPr>
              <w:rPr>
                <w:del w:id="1308" w:author="Em Lim" w:date="2025-07-31T17:49:00Z" w16du:dateUtc="2025-08-01T00:49:00Z"/>
                <w:color w:val="000000"/>
              </w:rPr>
              <w:pPrChange w:id="1309" w:author="Em Lim" w:date="2025-07-31T17:49:00Z" w16du:dateUtc="2025-08-01T00:49:00Z">
                <w:pPr>
                  <w:jc w:val="left"/>
                </w:pPr>
              </w:pPrChange>
            </w:pPr>
            <w:del w:id="1310" w:author="Em Lim" w:date="2025-07-31T17:49:00Z" w16du:dateUtc="2025-08-01T00:49:00Z">
              <w:r w:rsidRPr="004938E4" w:rsidDel="000A1486">
                <w:rPr>
                  <w:color w:val="000000"/>
                </w:rPr>
                <w:delText>0.09</w:delText>
              </w:r>
            </w:del>
          </w:p>
        </w:tc>
        <w:tc>
          <w:tcPr>
            <w:tcW w:w="1507" w:type="dxa"/>
            <w:noWrap/>
            <w:vAlign w:val="bottom"/>
            <w:hideMark/>
          </w:tcPr>
          <w:p w14:paraId="56DAB8D3" w14:textId="4C4C27AF" w:rsidR="00CB6958" w:rsidRPr="004938E4" w:rsidDel="000A1486" w:rsidRDefault="00CB6958">
            <w:pPr>
              <w:rPr>
                <w:del w:id="1311" w:author="Em Lim" w:date="2025-07-31T17:49:00Z" w16du:dateUtc="2025-08-01T00:49:00Z"/>
                <w:color w:val="000000"/>
              </w:rPr>
              <w:pPrChange w:id="1312" w:author="Em Lim" w:date="2025-07-31T17:49:00Z" w16du:dateUtc="2025-08-01T00:49:00Z">
                <w:pPr>
                  <w:jc w:val="left"/>
                </w:pPr>
              </w:pPrChange>
            </w:pPr>
            <w:del w:id="1313" w:author="Em Lim" w:date="2025-07-31T17:49:00Z" w16du:dateUtc="2025-08-01T00:49:00Z">
              <w:r w:rsidRPr="004938E4" w:rsidDel="000A1486">
                <w:rPr>
                  <w:color w:val="000000"/>
                </w:rPr>
                <w:delText>0.09</w:delText>
              </w:r>
            </w:del>
          </w:p>
        </w:tc>
        <w:tc>
          <w:tcPr>
            <w:tcW w:w="1093" w:type="dxa"/>
            <w:noWrap/>
            <w:vAlign w:val="bottom"/>
            <w:hideMark/>
          </w:tcPr>
          <w:p w14:paraId="1FF1627A" w14:textId="7D5789F4" w:rsidR="00CB6958" w:rsidRPr="004938E4" w:rsidDel="000A1486" w:rsidRDefault="00CB6958">
            <w:pPr>
              <w:rPr>
                <w:del w:id="1314" w:author="Em Lim" w:date="2025-07-31T17:49:00Z" w16du:dateUtc="2025-08-01T00:49:00Z"/>
                <w:color w:val="000000"/>
              </w:rPr>
              <w:pPrChange w:id="1315" w:author="Em Lim" w:date="2025-07-31T17:49:00Z" w16du:dateUtc="2025-08-01T00:49:00Z">
                <w:pPr>
                  <w:jc w:val="left"/>
                </w:pPr>
              </w:pPrChange>
            </w:pPr>
            <w:del w:id="1316" w:author="Em Lim" w:date="2025-07-31T17:49:00Z" w16du:dateUtc="2025-08-01T00:49:00Z">
              <w:r w:rsidRPr="004938E4" w:rsidDel="000A1486">
                <w:rPr>
                  <w:color w:val="000000"/>
                </w:rPr>
                <w:delText>1.03</w:delText>
              </w:r>
            </w:del>
          </w:p>
        </w:tc>
        <w:tc>
          <w:tcPr>
            <w:tcW w:w="1300" w:type="dxa"/>
            <w:noWrap/>
            <w:vAlign w:val="bottom"/>
            <w:hideMark/>
          </w:tcPr>
          <w:p w14:paraId="0A5BA469" w14:textId="18F80B03" w:rsidR="00CB6958" w:rsidRPr="004938E4" w:rsidDel="000A1486" w:rsidRDefault="00CB6958">
            <w:pPr>
              <w:rPr>
                <w:del w:id="1317" w:author="Em Lim" w:date="2025-07-31T17:49:00Z" w16du:dateUtc="2025-08-01T00:49:00Z"/>
                <w:color w:val="000000"/>
              </w:rPr>
              <w:pPrChange w:id="1318" w:author="Em Lim" w:date="2025-07-31T17:49:00Z" w16du:dateUtc="2025-08-01T00:49:00Z">
                <w:pPr>
                  <w:jc w:val="left"/>
                </w:pPr>
              </w:pPrChange>
            </w:pPr>
            <w:del w:id="1319" w:author="Em Lim" w:date="2025-07-31T17:49:00Z" w16du:dateUtc="2025-08-01T00:49:00Z">
              <w:r w:rsidRPr="004938E4" w:rsidDel="000A1486">
                <w:rPr>
                  <w:color w:val="000000"/>
                </w:rPr>
                <w:delText>0.30</w:delText>
              </w:r>
            </w:del>
          </w:p>
        </w:tc>
      </w:tr>
      <w:tr w:rsidR="00CB6958" w:rsidRPr="004938E4" w:rsidDel="000A1486" w14:paraId="359E2325" w14:textId="4704BA01" w:rsidTr="00806FD8">
        <w:trPr>
          <w:trHeight w:val="320"/>
          <w:del w:id="1320" w:author="Em Lim" w:date="2025-07-31T17:49:00Z"/>
        </w:trPr>
        <w:tc>
          <w:tcPr>
            <w:tcW w:w="3686" w:type="dxa"/>
            <w:noWrap/>
            <w:hideMark/>
          </w:tcPr>
          <w:p w14:paraId="542B6EB9" w14:textId="3E2CFE08" w:rsidR="00CB6958" w:rsidRPr="004938E4" w:rsidDel="000A1486" w:rsidRDefault="00CB6958">
            <w:pPr>
              <w:rPr>
                <w:del w:id="1321" w:author="Em Lim" w:date="2025-07-31T17:49:00Z" w16du:dateUtc="2025-08-01T00:49:00Z"/>
                <w:color w:val="000000"/>
              </w:rPr>
              <w:pPrChange w:id="1322" w:author="Em Lim" w:date="2025-07-31T17:49:00Z" w16du:dateUtc="2025-08-01T00:49:00Z">
                <w:pPr>
                  <w:jc w:val="left"/>
                </w:pPr>
              </w:pPrChange>
            </w:pPr>
            <w:del w:id="1323" w:author="Em Lim" w:date="2025-07-31T17:49:00Z" w16du:dateUtc="2025-08-01T00:49:00Z">
              <w:r w:rsidRPr="004938E4" w:rsidDel="000A1486">
                <w:rPr>
                  <w:color w:val="000000"/>
                </w:rPr>
                <w:delText>Kelp - none</w:delText>
              </w:r>
            </w:del>
          </w:p>
        </w:tc>
        <w:tc>
          <w:tcPr>
            <w:tcW w:w="1247" w:type="dxa"/>
            <w:noWrap/>
            <w:vAlign w:val="bottom"/>
            <w:hideMark/>
          </w:tcPr>
          <w:p w14:paraId="2143A020" w14:textId="0F979E8E" w:rsidR="00CB6958" w:rsidRPr="004938E4" w:rsidDel="000A1486" w:rsidRDefault="00CB6958">
            <w:pPr>
              <w:rPr>
                <w:del w:id="1324" w:author="Em Lim" w:date="2025-07-31T17:49:00Z" w16du:dateUtc="2025-08-01T00:49:00Z"/>
                <w:color w:val="000000"/>
              </w:rPr>
              <w:pPrChange w:id="1325" w:author="Em Lim" w:date="2025-07-31T17:49:00Z" w16du:dateUtc="2025-08-01T00:49:00Z">
                <w:pPr>
                  <w:jc w:val="left"/>
                </w:pPr>
              </w:pPrChange>
            </w:pPr>
            <w:del w:id="1326" w:author="Em Lim" w:date="2025-07-31T17:49:00Z" w16du:dateUtc="2025-08-01T00:49:00Z">
              <w:r w:rsidRPr="004938E4" w:rsidDel="000A1486">
                <w:rPr>
                  <w:color w:val="000000"/>
                </w:rPr>
                <w:delText>-0.45</w:delText>
              </w:r>
            </w:del>
          </w:p>
        </w:tc>
        <w:tc>
          <w:tcPr>
            <w:tcW w:w="1507" w:type="dxa"/>
            <w:noWrap/>
            <w:vAlign w:val="bottom"/>
            <w:hideMark/>
          </w:tcPr>
          <w:p w14:paraId="3A62BB33" w14:textId="10B69BDC" w:rsidR="00CB6958" w:rsidRPr="004938E4" w:rsidDel="000A1486" w:rsidRDefault="00CB6958">
            <w:pPr>
              <w:rPr>
                <w:del w:id="1327" w:author="Em Lim" w:date="2025-07-31T17:49:00Z" w16du:dateUtc="2025-08-01T00:49:00Z"/>
                <w:color w:val="000000"/>
              </w:rPr>
              <w:pPrChange w:id="1328" w:author="Em Lim" w:date="2025-07-31T17:49:00Z" w16du:dateUtc="2025-08-01T00:49:00Z">
                <w:pPr>
                  <w:jc w:val="left"/>
                </w:pPr>
              </w:pPrChange>
            </w:pPr>
            <w:del w:id="1329" w:author="Em Lim" w:date="2025-07-31T17:49:00Z" w16du:dateUtc="2025-08-01T00:49:00Z">
              <w:r w:rsidRPr="004938E4" w:rsidDel="000A1486">
                <w:rPr>
                  <w:color w:val="000000"/>
                </w:rPr>
                <w:delText>0.10</w:delText>
              </w:r>
            </w:del>
          </w:p>
        </w:tc>
        <w:tc>
          <w:tcPr>
            <w:tcW w:w="1093" w:type="dxa"/>
            <w:noWrap/>
            <w:vAlign w:val="bottom"/>
            <w:hideMark/>
          </w:tcPr>
          <w:p w14:paraId="78B4699E" w14:textId="5787C55B" w:rsidR="00CB6958" w:rsidRPr="004938E4" w:rsidDel="000A1486" w:rsidRDefault="00CB6958">
            <w:pPr>
              <w:rPr>
                <w:del w:id="1330" w:author="Em Lim" w:date="2025-07-31T17:49:00Z" w16du:dateUtc="2025-08-01T00:49:00Z"/>
                <w:color w:val="000000"/>
              </w:rPr>
              <w:pPrChange w:id="1331" w:author="Em Lim" w:date="2025-07-31T17:49:00Z" w16du:dateUtc="2025-08-01T00:49:00Z">
                <w:pPr>
                  <w:jc w:val="left"/>
                </w:pPr>
              </w:pPrChange>
            </w:pPr>
            <w:del w:id="1332" w:author="Em Lim" w:date="2025-07-31T17:49:00Z" w16du:dateUtc="2025-08-01T00:49:00Z">
              <w:r w:rsidRPr="004938E4" w:rsidDel="000A1486">
                <w:rPr>
                  <w:color w:val="000000"/>
                </w:rPr>
                <w:delText>-4.53</w:delText>
              </w:r>
            </w:del>
          </w:p>
        </w:tc>
        <w:tc>
          <w:tcPr>
            <w:tcW w:w="1300" w:type="dxa"/>
            <w:noWrap/>
            <w:vAlign w:val="bottom"/>
            <w:hideMark/>
          </w:tcPr>
          <w:p w14:paraId="3C44C74A" w14:textId="527AAB26" w:rsidR="00CB6958" w:rsidRPr="004938E4" w:rsidDel="000A1486" w:rsidRDefault="00CB6958">
            <w:pPr>
              <w:rPr>
                <w:del w:id="1333" w:author="Em Lim" w:date="2025-07-31T17:49:00Z" w16du:dateUtc="2025-08-01T00:49:00Z"/>
                <w:color w:val="000000"/>
              </w:rPr>
              <w:pPrChange w:id="1334" w:author="Em Lim" w:date="2025-07-31T17:49:00Z" w16du:dateUtc="2025-08-01T00:49:00Z">
                <w:pPr>
                  <w:jc w:val="left"/>
                </w:pPr>
              </w:pPrChange>
            </w:pPr>
            <w:del w:id="1335" w:author="Em Lim" w:date="2025-07-31T17:49:00Z" w16du:dateUtc="2025-08-01T00:49:00Z">
              <w:r w:rsidRPr="004938E4" w:rsidDel="000A1486">
                <w:rPr>
                  <w:color w:val="000000"/>
                </w:rPr>
                <w:delText>&lt; 0.001</w:delText>
              </w:r>
            </w:del>
          </w:p>
        </w:tc>
      </w:tr>
      <w:tr w:rsidR="00CB6958" w:rsidRPr="004938E4" w:rsidDel="000A1486" w14:paraId="3953FAA7" w14:textId="134ECA3E" w:rsidTr="00806FD8">
        <w:trPr>
          <w:trHeight w:val="320"/>
          <w:del w:id="1336" w:author="Em Lim" w:date="2025-07-31T17:49:00Z"/>
        </w:trPr>
        <w:tc>
          <w:tcPr>
            <w:tcW w:w="3686" w:type="dxa"/>
            <w:noWrap/>
            <w:hideMark/>
          </w:tcPr>
          <w:p w14:paraId="0EB7244D" w14:textId="62F82502" w:rsidR="00CB6958" w:rsidRPr="004938E4" w:rsidDel="000A1486" w:rsidRDefault="00CB6958">
            <w:pPr>
              <w:rPr>
                <w:del w:id="1337" w:author="Em Lim" w:date="2025-07-31T17:49:00Z" w16du:dateUtc="2025-08-01T00:49:00Z"/>
                <w:color w:val="000000"/>
              </w:rPr>
              <w:pPrChange w:id="1338" w:author="Em Lim" w:date="2025-07-31T17:49:00Z" w16du:dateUtc="2025-08-01T00:49:00Z">
                <w:pPr>
                  <w:jc w:val="left"/>
                </w:pPr>
              </w:pPrChange>
            </w:pPr>
            <w:del w:id="1339" w:author="Em Lim" w:date="2025-07-31T17:49:00Z" w16du:dateUtc="2025-08-01T00:49:00Z">
              <w:r w:rsidRPr="004938E4" w:rsidDel="000A1486">
                <w:rPr>
                  <w:color w:val="000000"/>
                </w:rPr>
                <w:delText>Kelp biomass</w:delText>
              </w:r>
            </w:del>
          </w:p>
        </w:tc>
        <w:tc>
          <w:tcPr>
            <w:tcW w:w="1247" w:type="dxa"/>
            <w:noWrap/>
            <w:vAlign w:val="bottom"/>
            <w:hideMark/>
          </w:tcPr>
          <w:p w14:paraId="22F859FE" w14:textId="69B8790C" w:rsidR="00CB6958" w:rsidRPr="004938E4" w:rsidDel="000A1486" w:rsidRDefault="00CB6958">
            <w:pPr>
              <w:rPr>
                <w:del w:id="1340" w:author="Em Lim" w:date="2025-07-31T17:49:00Z" w16du:dateUtc="2025-08-01T00:49:00Z"/>
                <w:color w:val="000000"/>
              </w:rPr>
              <w:pPrChange w:id="1341" w:author="Em Lim" w:date="2025-07-31T17:49:00Z" w16du:dateUtc="2025-08-01T00:49:00Z">
                <w:pPr>
                  <w:jc w:val="left"/>
                </w:pPr>
              </w:pPrChange>
            </w:pPr>
            <w:del w:id="1342" w:author="Em Lim" w:date="2025-07-31T17:49:00Z" w16du:dateUtc="2025-08-01T00:49:00Z">
              <w:r w:rsidRPr="004938E4" w:rsidDel="000A1486">
                <w:rPr>
                  <w:color w:val="000000"/>
                </w:rPr>
                <w:delText>-0.01</w:delText>
              </w:r>
            </w:del>
          </w:p>
        </w:tc>
        <w:tc>
          <w:tcPr>
            <w:tcW w:w="1507" w:type="dxa"/>
            <w:noWrap/>
            <w:vAlign w:val="bottom"/>
            <w:hideMark/>
          </w:tcPr>
          <w:p w14:paraId="2CA12BB5" w14:textId="1944A206" w:rsidR="00CB6958" w:rsidRPr="004938E4" w:rsidDel="000A1486" w:rsidRDefault="00CB6958">
            <w:pPr>
              <w:rPr>
                <w:del w:id="1343" w:author="Em Lim" w:date="2025-07-31T17:49:00Z" w16du:dateUtc="2025-08-01T00:49:00Z"/>
                <w:color w:val="000000"/>
              </w:rPr>
              <w:pPrChange w:id="1344" w:author="Em Lim" w:date="2025-07-31T17:49:00Z" w16du:dateUtc="2025-08-01T00:49:00Z">
                <w:pPr>
                  <w:jc w:val="left"/>
                </w:pPr>
              </w:pPrChange>
            </w:pPr>
            <w:del w:id="1345" w:author="Em Lim" w:date="2025-07-31T17:49:00Z" w16du:dateUtc="2025-08-01T00:49:00Z">
              <w:r w:rsidRPr="004938E4" w:rsidDel="000A1486">
                <w:rPr>
                  <w:color w:val="000000"/>
                </w:rPr>
                <w:delText>0.46</w:delText>
              </w:r>
            </w:del>
          </w:p>
        </w:tc>
        <w:tc>
          <w:tcPr>
            <w:tcW w:w="1093" w:type="dxa"/>
            <w:noWrap/>
            <w:vAlign w:val="bottom"/>
            <w:hideMark/>
          </w:tcPr>
          <w:p w14:paraId="3E168EB4" w14:textId="58B652BF" w:rsidR="00CB6958" w:rsidRPr="004938E4" w:rsidDel="000A1486" w:rsidRDefault="00CB6958">
            <w:pPr>
              <w:rPr>
                <w:del w:id="1346" w:author="Em Lim" w:date="2025-07-31T17:49:00Z" w16du:dateUtc="2025-08-01T00:49:00Z"/>
                <w:color w:val="000000"/>
              </w:rPr>
              <w:pPrChange w:id="1347" w:author="Em Lim" w:date="2025-07-31T17:49:00Z" w16du:dateUtc="2025-08-01T00:49:00Z">
                <w:pPr>
                  <w:jc w:val="left"/>
                </w:pPr>
              </w:pPrChange>
            </w:pPr>
            <w:del w:id="1348" w:author="Em Lim" w:date="2025-07-31T17:49:00Z" w16du:dateUtc="2025-08-01T00:49:00Z">
              <w:r w:rsidRPr="004938E4" w:rsidDel="000A1486">
                <w:rPr>
                  <w:color w:val="000000"/>
                </w:rPr>
                <w:delText>-0.03</w:delText>
              </w:r>
            </w:del>
          </w:p>
        </w:tc>
        <w:tc>
          <w:tcPr>
            <w:tcW w:w="1300" w:type="dxa"/>
            <w:noWrap/>
            <w:vAlign w:val="bottom"/>
            <w:hideMark/>
          </w:tcPr>
          <w:p w14:paraId="026D61F7" w14:textId="149E2DC6" w:rsidR="00CB6958" w:rsidRPr="004938E4" w:rsidDel="000A1486" w:rsidRDefault="00CB6958">
            <w:pPr>
              <w:rPr>
                <w:del w:id="1349" w:author="Em Lim" w:date="2025-07-31T17:49:00Z" w16du:dateUtc="2025-08-01T00:49:00Z"/>
                <w:color w:val="000000"/>
              </w:rPr>
              <w:pPrChange w:id="1350" w:author="Em Lim" w:date="2025-07-31T17:49:00Z" w16du:dateUtc="2025-08-01T00:49:00Z">
                <w:pPr>
                  <w:jc w:val="left"/>
                </w:pPr>
              </w:pPrChange>
            </w:pPr>
            <w:del w:id="1351" w:author="Em Lim" w:date="2025-07-31T17:49:00Z" w16du:dateUtc="2025-08-01T00:49:00Z">
              <w:r w:rsidRPr="004938E4" w:rsidDel="000A1486">
                <w:rPr>
                  <w:color w:val="000000"/>
                </w:rPr>
                <w:delText>0.98</w:delText>
              </w:r>
            </w:del>
          </w:p>
        </w:tc>
      </w:tr>
      <w:tr w:rsidR="00CB6958" w:rsidRPr="004938E4" w:rsidDel="000A1486" w14:paraId="62D4C4FC" w14:textId="3451CBE5" w:rsidTr="00806FD8">
        <w:trPr>
          <w:trHeight w:val="320"/>
          <w:del w:id="1352" w:author="Em Lim" w:date="2025-07-31T17:49:00Z"/>
        </w:trPr>
        <w:tc>
          <w:tcPr>
            <w:tcW w:w="3686" w:type="dxa"/>
            <w:noWrap/>
            <w:hideMark/>
          </w:tcPr>
          <w:p w14:paraId="65C39BCE" w14:textId="3FD69082" w:rsidR="00CB6958" w:rsidRPr="004938E4" w:rsidDel="000A1486" w:rsidRDefault="00CB6958">
            <w:pPr>
              <w:rPr>
                <w:del w:id="1353" w:author="Em Lim" w:date="2025-07-31T17:49:00Z" w16du:dateUtc="2025-08-01T00:49:00Z"/>
                <w:color w:val="000000"/>
              </w:rPr>
              <w:pPrChange w:id="1354" w:author="Em Lim" w:date="2025-07-31T17:49:00Z" w16du:dateUtc="2025-08-01T00:49:00Z">
                <w:pPr>
                  <w:jc w:val="left"/>
                </w:pPr>
              </w:pPrChange>
            </w:pPr>
            <w:del w:id="1355" w:author="Em Lim" w:date="2025-07-31T17:49:00Z" w16du:dateUtc="2025-08-01T00:49:00Z">
              <w:r w:rsidRPr="004938E4" w:rsidDel="000A1486">
                <w:rPr>
                  <w:color w:val="000000"/>
                </w:rPr>
                <w:delText>Tide exchange</w:delText>
              </w:r>
            </w:del>
          </w:p>
        </w:tc>
        <w:tc>
          <w:tcPr>
            <w:tcW w:w="1247" w:type="dxa"/>
            <w:noWrap/>
            <w:vAlign w:val="bottom"/>
            <w:hideMark/>
          </w:tcPr>
          <w:p w14:paraId="1C3D1517" w14:textId="3A52ED6D" w:rsidR="00CB6958" w:rsidRPr="004938E4" w:rsidDel="000A1486" w:rsidRDefault="00CB6958">
            <w:pPr>
              <w:rPr>
                <w:del w:id="1356" w:author="Em Lim" w:date="2025-07-31T17:49:00Z" w16du:dateUtc="2025-08-01T00:49:00Z"/>
                <w:color w:val="000000"/>
              </w:rPr>
              <w:pPrChange w:id="1357" w:author="Em Lim" w:date="2025-07-31T17:49:00Z" w16du:dateUtc="2025-08-01T00:49:00Z">
                <w:pPr>
                  <w:jc w:val="left"/>
                </w:pPr>
              </w:pPrChange>
            </w:pPr>
            <w:del w:id="1358" w:author="Em Lim" w:date="2025-07-31T17:49:00Z" w16du:dateUtc="2025-08-01T00:49:00Z">
              <w:r w:rsidRPr="004938E4" w:rsidDel="000A1486">
                <w:rPr>
                  <w:color w:val="000000"/>
                </w:rPr>
                <w:delText>-0.16</w:delText>
              </w:r>
            </w:del>
          </w:p>
        </w:tc>
        <w:tc>
          <w:tcPr>
            <w:tcW w:w="1507" w:type="dxa"/>
            <w:noWrap/>
            <w:vAlign w:val="bottom"/>
            <w:hideMark/>
          </w:tcPr>
          <w:p w14:paraId="6E5ED25E" w14:textId="1FAA2F2A" w:rsidR="00CB6958" w:rsidRPr="004938E4" w:rsidDel="000A1486" w:rsidRDefault="00CB6958">
            <w:pPr>
              <w:rPr>
                <w:del w:id="1359" w:author="Em Lim" w:date="2025-07-31T17:49:00Z" w16du:dateUtc="2025-08-01T00:49:00Z"/>
                <w:color w:val="000000"/>
              </w:rPr>
              <w:pPrChange w:id="1360" w:author="Em Lim" w:date="2025-07-31T17:49:00Z" w16du:dateUtc="2025-08-01T00:49:00Z">
                <w:pPr>
                  <w:jc w:val="left"/>
                </w:pPr>
              </w:pPrChange>
            </w:pPr>
            <w:del w:id="1361" w:author="Em Lim" w:date="2025-07-31T17:49:00Z" w16du:dateUtc="2025-08-01T00:49:00Z">
              <w:r w:rsidRPr="004938E4" w:rsidDel="000A1486">
                <w:rPr>
                  <w:color w:val="000000"/>
                </w:rPr>
                <w:delText>1.35</w:delText>
              </w:r>
            </w:del>
          </w:p>
        </w:tc>
        <w:tc>
          <w:tcPr>
            <w:tcW w:w="1093" w:type="dxa"/>
            <w:noWrap/>
            <w:vAlign w:val="bottom"/>
            <w:hideMark/>
          </w:tcPr>
          <w:p w14:paraId="46B95722" w14:textId="58AA21B6" w:rsidR="00CB6958" w:rsidRPr="004938E4" w:rsidDel="000A1486" w:rsidRDefault="00CB6958">
            <w:pPr>
              <w:rPr>
                <w:del w:id="1362" w:author="Em Lim" w:date="2025-07-31T17:49:00Z" w16du:dateUtc="2025-08-01T00:49:00Z"/>
                <w:color w:val="000000"/>
              </w:rPr>
              <w:pPrChange w:id="1363" w:author="Em Lim" w:date="2025-07-31T17:49:00Z" w16du:dateUtc="2025-08-01T00:49:00Z">
                <w:pPr>
                  <w:jc w:val="left"/>
                </w:pPr>
              </w:pPrChange>
            </w:pPr>
            <w:del w:id="1364" w:author="Em Lim" w:date="2025-07-31T17:49:00Z" w16du:dateUtc="2025-08-01T00:49:00Z">
              <w:r w:rsidRPr="004938E4" w:rsidDel="000A1486">
                <w:rPr>
                  <w:color w:val="000000"/>
                </w:rPr>
                <w:delText>-0.12</w:delText>
              </w:r>
            </w:del>
          </w:p>
        </w:tc>
        <w:tc>
          <w:tcPr>
            <w:tcW w:w="1300" w:type="dxa"/>
            <w:noWrap/>
            <w:vAlign w:val="bottom"/>
            <w:hideMark/>
          </w:tcPr>
          <w:p w14:paraId="4F509E46" w14:textId="487464F4" w:rsidR="00CB6958" w:rsidRPr="004938E4" w:rsidDel="000A1486" w:rsidRDefault="00CB6958">
            <w:pPr>
              <w:rPr>
                <w:del w:id="1365" w:author="Em Lim" w:date="2025-07-31T17:49:00Z" w16du:dateUtc="2025-08-01T00:49:00Z"/>
                <w:color w:val="000000"/>
              </w:rPr>
              <w:pPrChange w:id="1366" w:author="Em Lim" w:date="2025-07-31T17:49:00Z" w16du:dateUtc="2025-08-01T00:49:00Z">
                <w:pPr>
                  <w:jc w:val="left"/>
                </w:pPr>
              </w:pPrChange>
            </w:pPr>
            <w:del w:id="1367" w:author="Em Lim" w:date="2025-07-31T17:49:00Z" w16du:dateUtc="2025-08-01T00:49:00Z">
              <w:r w:rsidRPr="004938E4" w:rsidDel="000A1486">
                <w:rPr>
                  <w:color w:val="000000"/>
                </w:rPr>
                <w:delText>0.91</w:delText>
              </w:r>
            </w:del>
          </w:p>
        </w:tc>
      </w:tr>
      <w:tr w:rsidR="00CB6958" w:rsidRPr="004938E4" w:rsidDel="000A1486" w14:paraId="70DA4DC8" w14:textId="04294715" w:rsidTr="00806FD8">
        <w:trPr>
          <w:trHeight w:val="320"/>
          <w:del w:id="1368" w:author="Em Lim" w:date="2025-07-31T17:49:00Z"/>
        </w:trPr>
        <w:tc>
          <w:tcPr>
            <w:tcW w:w="3686" w:type="dxa"/>
            <w:noWrap/>
            <w:hideMark/>
          </w:tcPr>
          <w:p w14:paraId="1795E46C" w14:textId="4A53204C" w:rsidR="00CB6958" w:rsidRPr="004938E4" w:rsidDel="000A1486" w:rsidRDefault="00CB6958">
            <w:pPr>
              <w:rPr>
                <w:del w:id="1369" w:author="Em Lim" w:date="2025-07-31T17:49:00Z" w16du:dateUtc="2025-08-01T00:49:00Z"/>
                <w:color w:val="000000"/>
              </w:rPr>
              <w:pPrChange w:id="1370" w:author="Em Lim" w:date="2025-07-31T17:49:00Z" w16du:dateUtc="2025-08-01T00:49:00Z">
                <w:pPr>
                  <w:jc w:val="left"/>
                </w:pPr>
              </w:pPrChange>
            </w:pPr>
            <w:del w:id="1371" w:author="Em Lim" w:date="2025-07-31T17:49:00Z" w16du:dateUtc="2025-08-01T00:49:00Z">
              <w:r w:rsidRPr="004938E4" w:rsidDel="000A1486">
                <w:rPr>
                  <w:color w:val="000000"/>
                </w:rPr>
                <w:delText>Animal biomass</w:delText>
              </w:r>
            </w:del>
          </w:p>
        </w:tc>
        <w:tc>
          <w:tcPr>
            <w:tcW w:w="1247" w:type="dxa"/>
            <w:noWrap/>
            <w:vAlign w:val="bottom"/>
            <w:hideMark/>
          </w:tcPr>
          <w:p w14:paraId="6C68B3C9" w14:textId="27066921" w:rsidR="00CB6958" w:rsidRPr="004938E4" w:rsidDel="000A1486" w:rsidRDefault="00CB6958">
            <w:pPr>
              <w:rPr>
                <w:del w:id="1372" w:author="Em Lim" w:date="2025-07-31T17:49:00Z" w16du:dateUtc="2025-08-01T00:49:00Z"/>
                <w:color w:val="000000"/>
              </w:rPr>
              <w:pPrChange w:id="1373" w:author="Em Lim" w:date="2025-07-31T17:49:00Z" w16du:dateUtc="2025-08-01T00:49:00Z">
                <w:pPr>
                  <w:jc w:val="left"/>
                </w:pPr>
              </w:pPrChange>
            </w:pPr>
            <w:del w:id="1374" w:author="Em Lim" w:date="2025-07-31T17:49:00Z" w16du:dateUtc="2025-08-01T00:49:00Z">
              <w:r w:rsidRPr="004938E4" w:rsidDel="000A1486">
                <w:rPr>
                  <w:color w:val="000000"/>
                </w:rPr>
                <w:delText>3.29</w:delText>
              </w:r>
            </w:del>
          </w:p>
        </w:tc>
        <w:tc>
          <w:tcPr>
            <w:tcW w:w="1507" w:type="dxa"/>
            <w:noWrap/>
            <w:vAlign w:val="bottom"/>
            <w:hideMark/>
          </w:tcPr>
          <w:p w14:paraId="07C61AD6" w14:textId="4AE58B9A" w:rsidR="00CB6958" w:rsidRPr="004938E4" w:rsidDel="000A1486" w:rsidRDefault="00CB6958">
            <w:pPr>
              <w:rPr>
                <w:del w:id="1375" w:author="Em Lim" w:date="2025-07-31T17:49:00Z" w16du:dateUtc="2025-08-01T00:49:00Z"/>
                <w:color w:val="000000"/>
              </w:rPr>
              <w:pPrChange w:id="1376" w:author="Em Lim" w:date="2025-07-31T17:49:00Z" w16du:dateUtc="2025-08-01T00:49:00Z">
                <w:pPr>
                  <w:jc w:val="left"/>
                </w:pPr>
              </w:pPrChange>
            </w:pPr>
            <w:del w:id="1377" w:author="Em Lim" w:date="2025-07-31T17:49:00Z" w16du:dateUtc="2025-08-01T00:49:00Z">
              <w:r w:rsidRPr="004938E4" w:rsidDel="000A1486">
                <w:rPr>
                  <w:color w:val="000000"/>
                </w:rPr>
                <w:delText>1.50</w:delText>
              </w:r>
            </w:del>
          </w:p>
        </w:tc>
        <w:tc>
          <w:tcPr>
            <w:tcW w:w="1093" w:type="dxa"/>
            <w:noWrap/>
            <w:vAlign w:val="bottom"/>
            <w:hideMark/>
          </w:tcPr>
          <w:p w14:paraId="56003E1C" w14:textId="47A6A809" w:rsidR="00CB6958" w:rsidRPr="004938E4" w:rsidDel="000A1486" w:rsidRDefault="00CB6958">
            <w:pPr>
              <w:rPr>
                <w:del w:id="1378" w:author="Em Lim" w:date="2025-07-31T17:49:00Z" w16du:dateUtc="2025-08-01T00:49:00Z"/>
                <w:color w:val="000000"/>
              </w:rPr>
              <w:pPrChange w:id="1379" w:author="Em Lim" w:date="2025-07-31T17:49:00Z" w16du:dateUtc="2025-08-01T00:49:00Z">
                <w:pPr>
                  <w:jc w:val="left"/>
                </w:pPr>
              </w:pPrChange>
            </w:pPr>
            <w:del w:id="1380" w:author="Em Lim" w:date="2025-07-31T17:49:00Z" w16du:dateUtc="2025-08-01T00:49:00Z">
              <w:r w:rsidRPr="004938E4" w:rsidDel="000A1486">
                <w:rPr>
                  <w:color w:val="000000"/>
                </w:rPr>
                <w:delText>2.19</w:delText>
              </w:r>
            </w:del>
          </w:p>
        </w:tc>
        <w:tc>
          <w:tcPr>
            <w:tcW w:w="1300" w:type="dxa"/>
            <w:noWrap/>
            <w:vAlign w:val="bottom"/>
            <w:hideMark/>
          </w:tcPr>
          <w:p w14:paraId="625BA51E" w14:textId="2F5FAAD4" w:rsidR="00CB6958" w:rsidRPr="004938E4" w:rsidDel="000A1486" w:rsidRDefault="00CB6958">
            <w:pPr>
              <w:rPr>
                <w:del w:id="1381" w:author="Em Lim" w:date="2025-07-31T17:49:00Z" w16du:dateUtc="2025-08-01T00:49:00Z"/>
                <w:color w:val="000000"/>
              </w:rPr>
              <w:pPrChange w:id="1382" w:author="Em Lim" w:date="2025-07-31T17:49:00Z" w16du:dateUtc="2025-08-01T00:49:00Z">
                <w:pPr>
                  <w:jc w:val="left"/>
                </w:pPr>
              </w:pPrChange>
            </w:pPr>
            <w:del w:id="1383" w:author="Em Lim" w:date="2025-07-31T17:49:00Z" w16du:dateUtc="2025-08-01T00:49:00Z">
              <w:r w:rsidRPr="004938E4" w:rsidDel="000A1486">
                <w:rPr>
                  <w:color w:val="000000"/>
                </w:rPr>
                <w:delText>0.03</w:delText>
              </w:r>
            </w:del>
          </w:p>
        </w:tc>
      </w:tr>
      <w:tr w:rsidR="00CB6958" w:rsidRPr="004938E4" w:rsidDel="000A1486" w14:paraId="2D10507A" w14:textId="00058E49" w:rsidTr="00806FD8">
        <w:trPr>
          <w:trHeight w:val="320"/>
          <w:del w:id="1384" w:author="Em Lim" w:date="2025-07-31T17:49:00Z"/>
        </w:trPr>
        <w:tc>
          <w:tcPr>
            <w:tcW w:w="3686" w:type="dxa"/>
            <w:noWrap/>
            <w:hideMark/>
          </w:tcPr>
          <w:p w14:paraId="01E6E25A" w14:textId="0299FD70" w:rsidR="00CB6958" w:rsidRPr="004938E4" w:rsidDel="000A1486" w:rsidRDefault="00CB6958">
            <w:pPr>
              <w:rPr>
                <w:del w:id="1385" w:author="Em Lim" w:date="2025-07-31T17:49:00Z" w16du:dateUtc="2025-08-01T00:49:00Z"/>
                <w:color w:val="000000"/>
              </w:rPr>
              <w:pPrChange w:id="1386" w:author="Em Lim" w:date="2025-07-31T17:49:00Z" w16du:dateUtc="2025-08-01T00:49:00Z">
                <w:pPr>
                  <w:jc w:val="left"/>
                </w:pPr>
              </w:pPrChange>
            </w:pPr>
            <w:del w:id="1387" w:author="Em Lim" w:date="2025-07-31T17:49:00Z" w16du:dateUtc="2025-08-01T00:49:00Z">
              <w:r w:rsidRPr="004938E4" w:rsidDel="000A1486">
                <w:rPr>
                  <w:color w:val="000000"/>
                </w:rPr>
                <w:delText>Biodiversity</w:delText>
              </w:r>
            </w:del>
          </w:p>
        </w:tc>
        <w:tc>
          <w:tcPr>
            <w:tcW w:w="1247" w:type="dxa"/>
            <w:noWrap/>
            <w:vAlign w:val="bottom"/>
            <w:hideMark/>
          </w:tcPr>
          <w:p w14:paraId="1186515E" w14:textId="54D3178F" w:rsidR="00CB6958" w:rsidRPr="004938E4" w:rsidDel="000A1486" w:rsidRDefault="00CB6958">
            <w:pPr>
              <w:rPr>
                <w:del w:id="1388" w:author="Em Lim" w:date="2025-07-31T17:49:00Z" w16du:dateUtc="2025-08-01T00:49:00Z"/>
                <w:color w:val="000000"/>
              </w:rPr>
              <w:pPrChange w:id="1389" w:author="Em Lim" w:date="2025-07-31T17:49:00Z" w16du:dateUtc="2025-08-01T00:49:00Z">
                <w:pPr>
                  <w:jc w:val="left"/>
                </w:pPr>
              </w:pPrChange>
            </w:pPr>
            <w:del w:id="1390" w:author="Em Lim" w:date="2025-07-31T17:49:00Z" w16du:dateUtc="2025-08-01T00:49:00Z">
              <w:r w:rsidRPr="004938E4" w:rsidDel="000A1486">
                <w:rPr>
                  <w:color w:val="000000"/>
                </w:rPr>
                <w:delText>-0.14</w:delText>
              </w:r>
            </w:del>
          </w:p>
        </w:tc>
        <w:tc>
          <w:tcPr>
            <w:tcW w:w="1507" w:type="dxa"/>
            <w:noWrap/>
            <w:vAlign w:val="bottom"/>
            <w:hideMark/>
          </w:tcPr>
          <w:p w14:paraId="68EC3F3E" w14:textId="27E6B0CC" w:rsidR="00CB6958" w:rsidRPr="004938E4" w:rsidDel="000A1486" w:rsidRDefault="00CB6958">
            <w:pPr>
              <w:rPr>
                <w:del w:id="1391" w:author="Em Lim" w:date="2025-07-31T17:49:00Z" w16du:dateUtc="2025-08-01T00:49:00Z"/>
                <w:color w:val="000000"/>
              </w:rPr>
              <w:pPrChange w:id="1392" w:author="Em Lim" w:date="2025-07-31T17:49:00Z" w16du:dateUtc="2025-08-01T00:49:00Z">
                <w:pPr>
                  <w:jc w:val="left"/>
                </w:pPr>
              </w:pPrChange>
            </w:pPr>
            <w:del w:id="1393" w:author="Em Lim" w:date="2025-07-31T17:49:00Z" w16du:dateUtc="2025-08-01T00:49:00Z">
              <w:r w:rsidRPr="004938E4" w:rsidDel="000A1486">
                <w:rPr>
                  <w:color w:val="000000"/>
                </w:rPr>
                <w:delText>0.04</w:delText>
              </w:r>
            </w:del>
          </w:p>
        </w:tc>
        <w:tc>
          <w:tcPr>
            <w:tcW w:w="1093" w:type="dxa"/>
            <w:noWrap/>
            <w:vAlign w:val="bottom"/>
            <w:hideMark/>
          </w:tcPr>
          <w:p w14:paraId="4A4311ED" w14:textId="5E9BD9F3" w:rsidR="00CB6958" w:rsidRPr="004938E4" w:rsidDel="000A1486" w:rsidRDefault="00CB6958">
            <w:pPr>
              <w:rPr>
                <w:del w:id="1394" w:author="Em Lim" w:date="2025-07-31T17:49:00Z" w16du:dateUtc="2025-08-01T00:49:00Z"/>
                <w:color w:val="000000"/>
              </w:rPr>
              <w:pPrChange w:id="1395" w:author="Em Lim" w:date="2025-07-31T17:49:00Z" w16du:dateUtc="2025-08-01T00:49:00Z">
                <w:pPr>
                  <w:jc w:val="left"/>
                </w:pPr>
              </w:pPrChange>
            </w:pPr>
            <w:del w:id="1396" w:author="Em Lim" w:date="2025-07-31T17:49:00Z" w16du:dateUtc="2025-08-01T00:49:00Z">
              <w:r w:rsidRPr="004938E4" w:rsidDel="000A1486">
                <w:rPr>
                  <w:color w:val="000000"/>
                </w:rPr>
                <w:delText>-3.89</w:delText>
              </w:r>
            </w:del>
          </w:p>
        </w:tc>
        <w:tc>
          <w:tcPr>
            <w:tcW w:w="1300" w:type="dxa"/>
            <w:noWrap/>
            <w:vAlign w:val="bottom"/>
            <w:hideMark/>
          </w:tcPr>
          <w:p w14:paraId="0A139A3A" w14:textId="0D3687D4" w:rsidR="00CB6958" w:rsidRPr="004938E4" w:rsidDel="000A1486" w:rsidRDefault="00CB6958">
            <w:pPr>
              <w:rPr>
                <w:del w:id="1397" w:author="Em Lim" w:date="2025-07-31T17:49:00Z" w16du:dateUtc="2025-08-01T00:49:00Z"/>
                <w:color w:val="000000"/>
              </w:rPr>
              <w:pPrChange w:id="1398" w:author="Em Lim" w:date="2025-07-31T17:49:00Z" w16du:dateUtc="2025-08-01T00:49:00Z">
                <w:pPr>
                  <w:jc w:val="left"/>
                </w:pPr>
              </w:pPrChange>
            </w:pPr>
            <w:del w:id="1399" w:author="Em Lim" w:date="2025-07-31T17:49:00Z" w16du:dateUtc="2025-08-01T00:49:00Z">
              <w:r w:rsidRPr="004938E4" w:rsidDel="000A1486">
                <w:rPr>
                  <w:color w:val="000000"/>
                </w:rPr>
                <w:delText>&lt; 0.001</w:delText>
              </w:r>
            </w:del>
          </w:p>
        </w:tc>
      </w:tr>
      <w:tr w:rsidR="00CB6958" w:rsidRPr="004938E4" w:rsidDel="000A1486" w14:paraId="6DE86F67" w14:textId="7BC3D6F0" w:rsidTr="00806FD8">
        <w:trPr>
          <w:trHeight w:val="320"/>
          <w:del w:id="1400" w:author="Em Lim" w:date="2025-07-31T17:49:00Z"/>
        </w:trPr>
        <w:tc>
          <w:tcPr>
            <w:tcW w:w="3686" w:type="dxa"/>
            <w:noWrap/>
            <w:hideMark/>
          </w:tcPr>
          <w:p w14:paraId="65EC3501" w14:textId="04DA6110" w:rsidR="00CB6958" w:rsidRPr="004938E4" w:rsidDel="000A1486" w:rsidRDefault="00CB6958">
            <w:pPr>
              <w:rPr>
                <w:del w:id="1401" w:author="Em Lim" w:date="2025-07-31T17:49:00Z" w16du:dateUtc="2025-08-01T00:49:00Z"/>
                <w:color w:val="000000"/>
              </w:rPr>
              <w:pPrChange w:id="1402" w:author="Em Lim" w:date="2025-07-31T17:49:00Z" w16du:dateUtc="2025-08-01T00:49:00Z">
                <w:pPr>
                  <w:jc w:val="left"/>
                </w:pPr>
              </w:pPrChange>
            </w:pPr>
            <w:del w:id="1403" w:author="Em Lim" w:date="2025-07-31T17:49:00Z" w16du:dateUtc="2025-08-01T00:49:00Z">
              <w:r w:rsidRPr="004938E4" w:rsidDel="000A1486">
                <w:rPr>
                  <w:color w:val="000000"/>
                </w:rPr>
                <w:delText>Depth</w:delText>
              </w:r>
            </w:del>
          </w:p>
        </w:tc>
        <w:tc>
          <w:tcPr>
            <w:tcW w:w="1247" w:type="dxa"/>
            <w:noWrap/>
            <w:vAlign w:val="bottom"/>
            <w:hideMark/>
          </w:tcPr>
          <w:p w14:paraId="31BA5BA7" w14:textId="180947C7" w:rsidR="00CB6958" w:rsidRPr="004938E4" w:rsidDel="000A1486" w:rsidRDefault="00CB6958">
            <w:pPr>
              <w:rPr>
                <w:del w:id="1404" w:author="Em Lim" w:date="2025-07-31T17:49:00Z" w16du:dateUtc="2025-08-01T00:49:00Z"/>
                <w:color w:val="000000"/>
              </w:rPr>
              <w:pPrChange w:id="1405" w:author="Em Lim" w:date="2025-07-31T17:49:00Z" w16du:dateUtc="2025-08-01T00:49:00Z">
                <w:pPr>
                  <w:jc w:val="left"/>
                </w:pPr>
              </w:pPrChange>
            </w:pPr>
            <w:del w:id="1406" w:author="Em Lim" w:date="2025-07-31T17:49:00Z" w16du:dateUtc="2025-08-01T00:49:00Z">
              <w:r w:rsidRPr="004938E4" w:rsidDel="000A1486">
                <w:rPr>
                  <w:color w:val="000000"/>
                </w:rPr>
                <w:delText>0.10</w:delText>
              </w:r>
            </w:del>
          </w:p>
        </w:tc>
        <w:tc>
          <w:tcPr>
            <w:tcW w:w="1507" w:type="dxa"/>
            <w:noWrap/>
            <w:vAlign w:val="bottom"/>
            <w:hideMark/>
          </w:tcPr>
          <w:p w14:paraId="555AEBE9" w14:textId="7D7B4B4D" w:rsidR="00CB6958" w:rsidRPr="004938E4" w:rsidDel="000A1486" w:rsidRDefault="00CB6958">
            <w:pPr>
              <w:rPr>
                <w:del w:id="1407" w:author="Em Lim" w:date="2025-07-31T17:49:00Z" w16du:dateUtc="2025-08-01T00:49:00Z"/>
                <w:color w:val="000000"/>
              </w:rPr>
              <w:pPrChange w:id="1408" w:author="Em Lim" w:date="2025-07-31T17:49:00Z" w16du:dateUtc="2025-08-01T00:49:00Z">
                <w:pPr>
                  <w:jc w:val="left"/>
                </w:pPr>
              </w:pPrChange>
            </w:pPr>
            <w:del w:id="1409" w:author="Em Lim" w:date="2025-07-31T17:49:00Z" w16du:dateUtc="2025-08-01T00:49:00Z">
              <w:r w:rsidRPr="004938E4" w:rsidDel="000A1486">
                <w:rPr>
                  <w:color w:val="000000"/>
                </w:rPr>
                <w:delText>0.03</w:delText>
              </w:r>
            </w:del>
          </w:p>
        </w:tc>
        <w:tc>
          <w:tcPr>
            <w:tcW w:w="1093" w:type="dxa"/>
            <w:noWrap/>
            <w:vAlign w:val="bottom"/>
            <w:hideMark/>
          </w:tcPr>
          <w:p w14:paraId="1C19261C" w14:textId="176A6353" w:rsidR="00CB6958" w:rsidRPr="004938E4" w:rsidDel="000A1486" w:rsidRDefault="00CB6958">
            <w:pPr>
              <w:rPr>
                <w:del w:id="1410" w:author="Em Lim" w:date="2025-07-31T17:49:00Z" w16du:dateUtc="2025-08-01T00:49:00Z"/>
                <w:color w:val="000000"/>
              </w:rPr>
              <w:pPrChange w:id="1411" w:author="Em Lim" w:date="2025-07-31T17:49:00Z" w16du:dateUtc="2025-08-01T00:49:00Z">
                <w:pPr>
                  <w:jc w:val="left"/>
                </w:pPr>
              </w:pPrChange>
            </w:pPr>
            <w:del w:id="1412" w:author="Em Lim" w:date="2025-07-31T17:49:00Z" w16du:dateUtc="2025-08-01T00:49:00Z">
              <w:r w:rsidRPr="004938E4" w:rsidDel="000A1486">
                <w:rPr>
                  <w:color w:val="000000"/>
                </w:rPr>
                <w:delText>2.92</w:delText>
              </w:r>
            </w:del>
          </w:p>
        </w:tc>
        <w:tc>
          <w:tcPr>
            <w:tcW w:w="1300" w:type="dxa"/>
            <w:noWrap/>
            <w:vAlign w:val="bottom"/>
            <w:hideMark/>
          </w:tcPr>
          <w:p w14:paraId="0BD7B932" w14:textId="790624EF" w:rsidR="00CB6958" w:rsidRPr="004938E4" w:rsidDel="000A1486" w:rsidRDefault="00CB6958">
            <w:pPr>
              <w:rPr>
                <w:del w:id="1413" w:author="Em Lim" w:date="2025-07-31T17:49:00Z" w16du:dateUtc="2025-08-01T00:49:00Z"/>
                <w:color w:val="000000"/>
              </w:rPr>
              <w:pPrChange w:id="1414" w:author="Em Lim" w:date="2025-07-31T17:49:00Z" w16du:dateUtc="2025-08-01T00:49:00Z">
                <w:pPr>
                  <w:jc w:val="left"/>
                </w:pPr>
              </w:pPrChange>
            </w:pPr>
            <w:del w:id="1415" w:author="Em Lim" w:date="2025-07-31T17:49:00Z" w16du:dateUtc="2025-08-01T00:49:00Z">
              <w:r w:rsidRPr="004938E4" w:rsidDel="000A1486">
                <w:rPr>
                  <w:color w:val="000000"/>
                </w:rPr>
                <w:delText>0.004</w:delText>
              </w:r>
            </w:del>
          </w:p>
        </w:tc>
      </w:tr>
      <w:tr w:rsidR="00CB6958" w:rsidRPr="004938E4" w:rsidDel="000A1486" w14:paraId="053AF7B5" w14:textId="4FB07032" w:rsidTr="00806FD8">
        <w:trPr>
          <w:trHeight w:val="320"/>
          <w:del w:id="1416" w:author="Em Lim" w:date="2025-07-31T17:49:00Z"/>
        </w:trPr>
        <w:tc>
          <w:tcPr>
            <w:tcW w:w="3686" w:type="dxa"/>
            <w:noWrap/>
            <w:hideMark/>
          </w:tcPr>
          <w:p w14:paraId="0906C41F" w14:textId="2A3FA6DF" w:rsidR="00CB6958" w:rsidRPr="004938E4" w:rsidDel="000A1486" w:rsidRDefault="00CB6958">
            <w:pPr>
              <w:rPr>
                <w:del w:id="1417" w:author="Em Lim" w:date="2025-07-31T17:49:00Z" w16du:dateUtc="2025-08-01T00:49:00Z"/>
                <w:color w:val="000000"/>
              </w:rPr>
              <w:pPrChange w:id="1418" w:author="Em Lim" w:date="2025-07-31T17:49:00Z" w16du:dateUtc="2025-08-01T00:49:00Z">
                <w:pPr>
                  <w:jc w:val="left"/>
                </w:pPr>
              </w:pPrChange>
            </w:pPr>
            <w:del w:id="1419" w:author="Em Lim" w:date="2025-07-31T17:49:00Z" w16du:dateUtc="2025-08-01T00:49:00Z">
              <w:r w:rsidRPr="004938E4" w:rsidDel="000A1486">
                <w:rPr>
                  <w:color w:val="000000"/>
                </w:rPr>
                <w:delText>Kelp:tide</w:delText>
              </w:r>
            </w:del>
          </w:p>
        </w:tc>
        <w:tc>
          <w:tcPr>
            <w:tcW w:w="1247" w:type="dxa"/>
            <w:noWrap/>
            <w:vAlign w:val="bottom"/>
            <w:hideMark/>
          </w:tcPr>
          <w:p w14:paraId="639E9CEC" w14:textId="5C3CAB22" w:rsidR="00CB6958" w:rsidRPr="004938E4" w:rsidDel="000A1486" w:rsidRDefault="00CB6958">
            <w:pPr>
              <w:rPr>
                <w:del w:id="1420" w:author="Em Lim" w:date="2025-07-31T17:49:00Z" w16du:dateUtc="2025-08-01T00:49:00Z"/>
                <w:color w:val="000000"/>
              </w:rPr>
              <w:pPrChange w:id="1421" w:author="Em Lim" w:date="2025-07-31T17:49:00Z" w16du:dateUtc="2025-08-01T00:49:00Z">
                <w:pPr>
                  <w:jc w:val="left"/>
                </w:pPr>
              </w:pPrChange>
            </w:pPr>
            <w:del w:id="1422" w:author="Em Lim" w:date="2025-07-31T17:49:00Z" w16du:dateUtc="2025-08-01T00:49:00Z">
              <w:r w:rsidRPr="004938E4" w:rsidDel="000A1486">
                <w:rPr>
                  <w:color w:val="000000"/>
                </w:rPr>
                <w:delText>0.22</w:delText>
              </w:r>
            </w:del>
          </w:p>
        </w:tc>
        <w:tc>
          <w:tcPr>
            <w:tcW w:w="1507" w:type="dxa"/>
            <w:noWrap/>
            <w:vAlign w:val="bottom"/>
            <w:hideMark/>
          </w:tcPr>
          <w:p w14:paraId="56F6E466" w14:textId="6877132A" w:rsidR="00CB6958" w:rsidRPr="004938E4" w:rsidDel="000A1486" w:rsidRDefault="00CB6958">
            <w:pPr>
              <w:rPr>
                <w:del w:id="1423" w:author="Em Lim" w:date="2025-07-31T17:49:00Z" w16du:dateUtc="2025-08-01T00:49:00Z"/>
                <w:color w:val="000000"/>
              </w:rPr>
              <w:pPrChange w:id="1424" w:author="Em Lim" w:date="2025-07-31T17:49:00Z" w16du:dateUtc="2025-08-01T00:49:00Z">
                <w:pPr>
                  <w:jc w:val="left"/>
                </w:pPr>
              </w:pPrChange>
            </w:pPr>
            <w:del w:id="1425" w:author="Em Lim" w:date="2025-07-31T17:49:00Z" w16du:dateUtc="2025-08-01T00:49:00Z">
              <w:r w:rsidRPr="004938E4" w:rsidDel="000A1486">
                <w:rPr>
                  <w:color w:val="000000"/>
                </w:rPr>
                <w:delText>0.09</w:delText>
              </w:r>
            </w:del>
          </w:p>
        </w:tc>
        <w:tc>
          <w:tcPr>
            <w:tcW w:w="1093" w:type="dxa"/>
            <w:noWrap/>
            <w:vAlign w:val="bottom"/>
            <w:hideMark/>
          </w:tcPr>
          <w:p w14:paraId="58A4EEA7" w14:textId="67D660E9" w:rsidR="00CB6958" w:rsidRPr="004938E4" w:rsidDel="000A1486" w:rsidRDefault="00CB6958">
            <w:pPr>
              <w:rPr>
                <w:del w:id="1426" w:author="Em Lim" w:date="2025-07-31T17:49:00Z" w16du:dateUtc="2025-08-01T00:49:00Z"/>
                <w:color w:val="000000"/>
              </w:rPr>
              <w:pPrChange w:id="1427" w:author="Em Lim" w:date="2025-07-31T17:49:00Z" w16du:dateUtc="2025-08-01T00:49:00Z">
                <w:pPr>
                  <w:jc w:val="left"/>
                </w:pPr>
              </w:pPrChange>
            </w:pPr>
            <w:del w:id="1428" w:author="Em Lim" w:date="2025-07-31T17:49:00Z" w16du:dateUtc="2025-08-01T00:49:00Z">
              <w:r w:rsidRPr="004938E4" w:rsidDel="000A1486">
                <w:rPr>
                  <w:color w:val="000000"/>
                </w:rPr>
                <w:delText>2.46</w:delText>
              </w:r>
            </w:del>
          </w:p>
        </w:tc>
        <w:tc>
          <w:tcPr>
            <w:tcW w:w="1300" w:type="dxa"/>
            <w:noWrap/>
            <w:vAlign w:val="bottom"/>
            <w:hideMark/>
          </w:tcPr>
          <w:p w14:paraId="4A644F17" w14:textId="020D34D5" w:rsidR="00CB6958" w:rsidRPr="004938E4" w:rsidDel="000A1486" w:rsidRDefault="00CB6958">
            <w:pPr>
              <w:rPr>
                <w:del w:id="1429" w:author="Em Lim" w:date="2025-07-31T17:49:00Z" w16du:dateUtc="2025-08-01T00:49:00Z"/>
                <w:color w:val="000000"/>
              </w:rPr>
              <w:pPrChange w:id="1430" w:author="Em Lim" w:date="2025-07-31T17:49:00Z" w16du:dateUtc="2025-08-01T00:49:00Z">
                <w:pPr>
                  <w:jc w:val="left"/>
                </w:pPr>
              </w:pPrChange>
            </w:pPr>
            <w:del w:id="1431" w:author="Em Lim" w:date="2025-07-31T17:49:00Z" w16du:dateUtc="2025-08-01T00:49:00Z">
              <w:r w:rsidRPr="004938E4" w:rsidDel="000A1486">
                <w:rPr>
                  <w:color w:val="000000"/>
                </w:rPr>
                <w:delText>0.01</w:delText>
              </w:r>
            </w:del>
          </w:p>
        </w:tc>
      </w:tr>
      <w:tr w:rsidR="00CB6958" w:rsidRPr="004938E4" w:rsidDel="000A1486" w14:paraId="76D0648D" w14:textId="00E02BF5" w:rsidTr="00806FD8">
        <w:trPr>
          <w:trHeight w:val="320"/>
          <w:del w:id="1432" w:author="Em Lim" w:date="2025-07-31T17:49:00Z"/>
        </w:trPr>
        <w:tc>
          <w:tcPr>
            <w:tcW w:w="3686" w:type="dxa"/>
            <w:noWrap/>
            <w:hideMark/>
          </w:tcPr>
          <w:p w14:paraId="423D7FC5" w14:textId="5DEF120D" w:rsidR="00CB6958" w:rsidRPr="004938E4" w:rsidDel="000A1486" w:rsidRDefault="00CB6958">
            <w:pPr>
              <w:rPr>
                <w:del w:id="1433" w:author="Em Lim" w:date="2025-07-31T17:49:00Z" w16du:dateUtc="2025-08-01T00:49:00Z"/>
                <w:color w:val="000000"/>
              </w:rPr>
              <w:pPrChange w:id="1434" w:author="Em Lim" w:date="2025-07-31T17:49:00Z" w16du:dateUtc="2025-08-01T00:49:00Z">
                <w:pPr>
                  <w:jc w:val="left"/>
                </w:pPr>
              </w:pPrChange>
            </w:pPr>
            <w:del w:id="1435" w:author="Em Lim" w:date="2025-07-31T17:49:00Z" w16du:dateUtc="2025-08-01T00:49:00Z">
              <w:r w:rsidRPr="004938E4" w:rsidDel="000A1486">
                <w:rPr>
                  <w:color w:val="000000"/>
                </w:rPr>
                <w:delText>Kelp:animals</w:delText>
              </w:r>
            </w:del>
          </w:p>
        </w:tc>
        <w:tc>
          <w:tcPr>
            <w:tcW w:w="1247" w:type="dxa"/>
            <w:noWrap/>
            <w:vAlign w:val="bottom"/>
            <w:hideMark/>
          </w:tcPr>
          <w:p w14:paraId="4C5B7811" w14:textId="50F4C20B" w:rsidR="00CB6958" w:rsidRPr="004938E4" w:rsidDel="000A1486" w:rsidRDefault="00CB6958">
            <w:pPr>
              <w:rPr>
                <w:del w:id="1436" w:author="Em Lim" w:date="2025-07-31T17:49:00Z" w16du:dateUtc="2025-08-01T00:49:00Z"/>
                <w:color w:val="000000"/>
              </w:rPr>
              <w:pPrChange w:id="1437" w:author="Em Lim" w:date="2025-07-31T17:49:00Z" w16du:dateUtc="2025-08-01T00:49:00Z">
                <w:pPr>
                  <w:jc w:val="left"/>
                </w:pPr>
              </w:pPrChange>
            </w:pPr>
            <w:del w:id="1438" w:author="Em Lim" w:date="2025-07-31T17:49:00Z" w16du:dateUtc="2025-08-01T00:49:00Z">
              <w:r w:rsidRPr="004938E4" w:rsidDel="000A1486">
                <w:rPr>
                  <w:color w:val="000000"/>
                </w:rPr>
                <w:delText>-0.74</w:delText>
              </w:r>
            </w:del>
          </w:p>
        </w:tc>
        <w:tc>
          <w:tcPr>
            <w:tcW w:w="1507" w:type="dxa"/>
            <w:noWrap/>
            <w:vAlign w:val="bottom"/>
            <w:hideMark/>
          </w:tcPr>
          <w:p w14:paraId="6C19F34C" w14:textId="19DC1F75" w:rsidR="00CB6958" w:rsidRPr="004938E4" w:rsidDel="000A1486" w:rsidRDefault="00CB6958">
            <w:pPr>
              <w:rPr>
                <w:del w:id="1439" w:author="Em Lim" w:date="2025-07-31T17:49:00Z" w16du:dateUtc="2025-08-01T00:49:00Z"/>
                <w:color w:val="000000"/>
              </w:rPr>
              <w:pPrChange w:id="1440" w:author="Em Lim" w:date="2025-07-31T17:49:00Z" w16du:dateUtc="2025-08-01T00:49:00Z">
                <w:pPr>
                  <w:jc w:val="left"/>
                </w:pPr>
              </w:pPrChange>
            </w:pPr>
            <w:del w:id="1441" w:author="Em Lim" w:date="2025-07-31T17:49:00Z" w16du:dateUtc="2025-08-01T00:49:00Z">
              <w:r w:rsidRPr="004938E4" w:rsidDel="000A1486">
                <w:rPr>
                  <w:color w:val="000000"/>
                </w:rPr>
                <w:delText>1.05</w:delText>
              </w:r>
            </w:del>
          </w:p>
        </w:tc>
        <w:tc>
          <w:tcPr>
            <w:tcW w:w="1093" w:type="dxa"/>
            <w:noWrap/>
            <w:vAlign w:val="bottom"/>
            <w:hideMark/>
          </w:tcPr>
          <w:p w14:paraId="3A97A39F" w14:textId="651FC3E9" w:rsidR="00CB6958" w:rsidRPr="004938E4" w:rsidDel="000A1486" w:rsidRDefault="00CB6958">
            <w:pPr>
              <w:rPr>
                <w:del w:id="1442" w:author="Em Lim" w:date="2025-07-31T17:49:00Z" w16du:dateUtc="2025-08-01T00:49:00Z"/>
                <w:color w:val="000000"/>
              </w:rPr>
              <w:pPrChange w:id="1443" w:author="Em Lim" w:date="2025-07-31T17:49:00Z" w16du:dateUtc="2025-08-01T00:49:00Z">
                <w:pPr>
                  <w:jc w:val="left"/>
                </w:pPr>
              </w:pPrChange>
            </w:pPr>
            <w:del w:id="1444" w:author="Em Lim" w:date="2025-07-31T17:49:00Z" w16du:dateUtc="2025-08-01T00:49:00Z">
              <w:r w:rsidRPr="004938E4" w:rsidDel="000A1486">
                <w:rPr>
                  <w:color w:val="000000"/>
                </w:rPr>
                <w:delText>-0.70</w:delText>
              </w:r>
            </w:del>
          </w:p>
        </w:tc>
        <w:tc>
          <w:tcPr>
            <w:tcW w:w="1300" w:type="dxa"/>
            <w:noWrap/>
            <w:vAlign w:val="bottom"/>
            <w:hideMark/>
          </w:tcPr>
          <w:p w14:paraId="666CCBB9" w14:textId="6DBCD910" w:rsidR="00CB6958" w:rsidRPr="004938E4" w:rsidDel="000A1486" w:rsidRDefault="00CB6958">
            <w:pPr>
              <w:rPr>
                <w:del w:id="1445" w:author="Em Lim" w:date="2025-07-31T17:49:00Z" w16du:dateUtc="2025-08-01T00:49:00Z"/>
                <w:color w:val="000000"/>
              </w:rPr>
              <w:pPrChange w:id="1446" w:author="Em Lim" w:date="2025-07-31T17:49:00Z" w16du:dateUtc="2025-08-01T00:49:00Z">
                <w:pPr>
                  <w:jc w:val="left"/>
                </w:pPr>
              </w:pPrChange>
            </w:pPr>
            <w:del w:id="1447" w:author="Em Lim" w:date="2025-07-31T17:49:00Z" w16du:dateUtc="2025-08-01T00:49:00Z">
              <w:r w:rsidRPr="004938E4" w:rsidDel="000A1486">
                <w:rPr>
                  <w:color w:val="000000"/>
                </w:rPr>
                <w:delText>0.48</w:delText>
              </w:r>
            </w:del>
          </w:p>
        </w:tc>
      </w:tr>
      <w:tr w:rsidR="00CB6958" w:rsidRPr="004938E4" w:rsidDel="000A1486" w14:paraId="00B708F1" w14:textId="50A37833" w:rsidTr="00806FD8">
        <w:trPr>
          <w:trHeight w:val="320"/>
          <w:del w:id="1448" w:author="Em Lim" w:date="2025-07-31T17:49:00Z"/>
        </w:trPr>
        <w:tc>
          <w:tcPr>
            <w:tcW w:w="3686" w:type="dxa"/>
            <w:noWrap/>
            <w:hideMark/>
          </w:tcPr>
          <w:p w14:paraId="33AE6817" w14:textId="1827B2FF" w:rsidR="00CB6958" w:rsidRPr="004938E4" w:rsidDel="000A1486" w:rsidRDefault="00CB6958">
            <w:pPr>
              <w:rPr>
                <w:del w:id="1449" w:author="Em Lim" w:date="2025-07-31T17:49:00Z" w16du:dateUtc="2025-08-01T00:49:00Z"/>
                <w:color w:val="000000"/>
              </w:rPr>
              <w:pPrChange w:id="1450" w:author="Em Lim" w:date="2025-07-31T17:49:00Z" w16du:dateUtc="2025-08-01T00:49:00Z">
                <w:pPr>
                  <w:jc w:val="left"/>
                </w:pPr>
              </w:pPrChange>
            </w:pPr>
            <w:del w:id="1451" w:author="Em Lim" w:date="2025-07-31T17:49:00Z" w16du:dateUtc="2025-08-01T00:49:00Z">
              <w:r w:rsidRPr="004938E4" w:rsidDel="000A1486">
                <w:rPr>
                  <w:color w:val="000000"/>
                </w:rPr>
                <w:delText>Tide:animals</w:delText>
              </w:r>
            </w:del>
          </w:p>
        </w:tc>
        <w:tc>
          <w:tcPr>
            <w:tcW w:w="1247" w:type="dxa"/>
            <w:noWrap/>
            <w:vAlign w:val="bottom"/>
            <w:hideMark/>
          </w:tcPr>
          <w:p w14:paraId="44DBFF5D" w14:textId="1F133BF2" w:rsidR="00CB6958" w:rsidRPr="004938E4" w:rsidDel="000A1486" w:rsidRDefault="00CB6958">
            <w:pPr>
              <w:rPr>
                <w:del w:id="1452" w:author="Em Lim" w:date="2025-07-31T17:49:00Z" w16du:dateUtc="2025-08-01T00:49:00Z"/>
                <w:color w:val="000000"/>
              </w:rPr>
              <w:pPrChange w:id="1453" w:author="Em Lim" w:date="2025-07-31T17:49:00Z" w16du:dateUtc="2025-08-01T00:49:00Z">
                <w:pPr>
                  <w:jc w:val="left"/>
                </w:pPr>
              </w:pPrChange>
            </w:pPr>
            <w:del w:id="1454" w:author="Em Lim" w:date="2025-07-31T17:49:00Z" w16du:dateUtc="2025-08-01T00:49:00Z">
              <w:r w:rsidRPr="004938E4" w:rsidDel="000A1486">
                <w:rPr>
                  <w:color w:val="000000"/>
                </w:rPr>
                <w:delText>-0.64</w:delText>
              </w:r>
            </w:del>
          </w:p>
        </w:tc>
        <w:tc>
          <w:tcPr>
            <w:tcW w:w="1507" w:type="dxa"/>
            <w:noWrap/>
            <w:vAlign w:val="bottom"/>
            <w:hideMark/>
          </w:tcPr>
          <w:p w14:paraId="46E077CA" w14:textId="61B8B3A6" w:rsidR="00CB6958" w:rsidRPr="004938E4" w:rsidDel="000A1486" w:rsidRDefault="00CB6958">
            <w:pPr>
              <w:rPr>
                <w:del w:id="1455" w:author="Em Lim" w:date="2025-07-31T17:49:00Z" w16du:dateUtc="2025-08-01T00:49:00Z"/>
                <w:color w:val="000000"/>
              </w:rPr>
              <w:pPrChange w:id="1456" w:author="Em Lim" w:date="2025-07-31T17:49:00Z" w16du:dateUtc="2025-08-01T00:49:00Z">
                <w:pPr>
                  <w:jc w:val="left"/>
                </w:pPr>
              </w:pPrChange>
            </w:pPr>
            <w:del w:id="1457" w:author="Em Lim" w:date="2025-07-31T17:49:00Z" w16du:dateUtc="2025-08-01T00:49:00Z">
              <w:r w:rsidRPr="004938E4" w:rsidDel="000A1486">
                <w:rPr>
                  <w:color w:val="000000"/>
                </w:rPr>
                <w:delText>3.18</w:delText>
              </w:r>
            </w:del>
          </w:p>
        </w:tc>
        <w:tc>
          <w:tcPr>
            <w:tcW w:w="1093" w:type="dxa"/>
            <w:noWrap/>
            <w:vAlign w:val="bottom"/>
            <w:hideMark/>
          </w:tcPr>
          <w:p w14:paraId="2C605487" w14:textId="37461AD1" w:rsidR="00CB6958" w:rsidRPr="004938E4" w:rsidDel="000A1486" w:rsidRDefault="00CB6958">
            <w:pPr>
              <w:rPr>
                <w:del w:id="1458" w:author="Em Lim" w:date="2025-07-31T17:49:00Z" w16du:dateUtc="2025-08-01T00:49:00Z"/>
                <w:color w:val="000000"/>
              </w:rPr>
              <w:pPrChange w:id="1459" w:author="Em Lim" w:date="2025-07-31T17:49:00Z" w16du:dateUtc="2025-08-01T00:49:00Z">
                <w:pPr>
                  <w:jc w:val="left"/>
                </w:pPr>
              </w:pPrChange>
            </w:pPr>
            <w:del w:id="1460" w:author="Em Lim" w:date="2025-07-31T17:49:00Z" w16du:dateUtc="2025-08-01T00:49:00Z">
              <w:r w:rsidRPr="004938E4" w:rsidDel="000A1486">
                <w:rPr>
                  <w:color w:val="000000"/>
                </w:rPr>
                <w:delText>-0.20</w:delText>
              </w:r>
            </w:del>
          </w:p>
        </w:tc>
        <w:tc>
          <w:tcPr>
            <w:tcW w:w="1300" w:type="dxa"/>
            <w:noWrap/>
            <w:vAlign w:val="bottom"/>
            <w:hideMark/>
          </w:tcPr>
          <w:p w14:paraId="06979836" w14:textId="15C8BA65" w:rsidR="00CB6958" w:rsidRPr="004938E4" w:rsidDel="000A1486" w:rsidRDefault="00CB6958">
            <w:pPr>
              <w:rPr>
                <w:del w:id="1461" w:author="Em Lim" w:date="2025-07-31T17:49:00Z" w16du:dateUtc="2025-08-01T00:49:00Z"/>
                <w:color w:val="000000"/>
              </w:rPr>
              <w:pPrChange w:id="1462" w:author="Em Lim" w:date="2025-07-31T17:49:00Z" w16du:dateUtc="2025-08-01T00:49:00Z">
                <w:pPr>
                  <w:jc w:val="left"/>
                </w:pPr>
              </w:pPrChange>
            </w:pPr>
            <w:del w:id="1463" w:author="Em Lim" w:date="2025-07-31T17:49:00Z" w16du:dateUtc="2025-08-01T00:49:00Z">
              <w:r w:rsidRPr="004938E4" w:rsidDel="000A1486">
                <w:rPr>
                  <w:color w:val="000000"/>
                </w:rPr>
                <w:delText>0.84</w:delText>
              </w:r>
            </w:del>
          </w:p>
        </w:tc>
      </w:tr>
    </w:tbl>
    <w:p w14:paraId="08DEB74F" w14:textId="2A472F9E" w:rsidR="00CB6958" w:rsidRPr="004938E4" w:rsidDel="000A1486" w:rsidRDefault="00CB6958">
      <w:pPr>
        <w:rPr>
          <w:del w:id="1464" w:author="Em Lim" w:date="2025-07-31T17:49:00Z" w16du:dateUtc="2025-08-01T00:49:00Z"/>
          <w:color w:val="000000"/>
        </w:rPr>
      </w:pPr>
    </w:p>
    <w:p w14:paraId="632AF630" w14:textId="07FA9A3E" w:rsidR="00CB6958" w:rsidRPr="004938E4" w:rsidDel="000A1486" w:rsidRDefault="00CB6958">
      <w:pPr>
        <w:rPr>
          <w:del w:id="1465" w:author="Em Lim" w:date="2025-07-31T17:49:00Z" w16du:dateUtc="2025-08-01T00:49:00Z"/>
          <w:color w:val="000000"/>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5E788101" w14:textId="020FFE3C" w:rsidTr="00806FD8">
        <w:trPr>
          <w:cnfStyle w:val="100000000000" w:firstRow="1" w:lastRow="0" w:firstColumn="0" w:lastColumn="0" w:oddVBand="0" w:evenVBand="0" w:oddHBand="0" w:evenHBand="0" w:firstRowFirstColumn="0" w:firstRowLastColumn="0" w:lastRowFirstColumn="0" w:lastRowLastColumn="0"/>
          <w:trHeight w:val="320"/>
          <w:del w:id="1466" w:author="Em Lim" w:date="2025-07-31T17:49:00Z"/>
        </w:trPr>
        <w:tc>
          <w:tcPr>
            <w:tcW w:w="3686" w:type="dxa"/>
            <w:noWrap/>
            <w:hideMark/>
          </w:tcPr>
          <w:p w14:paraId="02338664" w14:textId="4E4EA834" w:rsidR="00CB6958" w:rsidRPr="004938E4" w:rsidDel="000A1486" w:rsidRDefault="00CB6958">
            <w:pPr>
              <w:rPr>
                <w:del w:id="1467" w:author="Em Lim" w:date="2025-07-31T17:49:00Z" w16du:dateUtc="2025-08-01T00:49:00Z"/>
                <w:b/>
                <w:bCs/>
              </w:rPr>
              <w:pPrChange w:id="1468" w:author="Em Lim" w:date="2025-07-31T17:49:00Z" w16du:dateUtc="2025-08-01T00:49:00Z">
                <w:pPr>
                  <w:jc w:val="left"/>
                </w:pPr>
              </w:pPrChange>
            </w:pPr>
            <w:del w:id="1469" w:author="Em Lim" w:date="2025-07-31T17:49:00Z" w16du:dateUtc="2025-08-01T00:49:00Z">
              <w:r w:rsidRPr="004938E4" w:rsidDel="000A1486">
                <w:rPr>
                  <w:b/>
                  <w:bCs/>
                </w:rPr>
                <w:delText xml:space="preserve">Strongylocentrotidae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0.90)</w:delText>
              </w:r>
            </w:del>
          </w:p>
        </w:tc>
        <w:tc>
          <w:tcPr>
            <w:tcW w:w="1247" w:type="dxa"/>
            <w:noWrap/>
            <w:hideMark/>
          </w:tcPr>
          <w:p w14:paraId="0DB75843" w14:textId="66FE3CC9" w:rsidR="00CB6958" w:rsidRPr="004938E4" w:rsidDel="000A1486" w:rsidRDefault="00CB6958">
            <w:pPr>
              <w:rPr>
                <w:del w:id="1470" w:author="Em Lim" w:date="2025-07-31T17:49:00Z" w16du:dateUtc="2025-08-01T00:49:00Z"/>
                <w:b/>
                <w:bCs/>
                <w:color w:val="000000"/>
              </w:rPr>
              <w:pPrChange w:id="1471" w:author="Em Lim" w:date="2025-07-31T17:49:00Z" w16du:dateUtc="2025-08-01T00:49:00Z">
                <w:pPr>
                  <w:jc w:val="left"/>
                </w:pPr>
              </w:pPrChange>
            </w:pPr>
            <w:del w:id="1472" w:author="Em Lim" w:date="2025-07-31T17:49:00Z" w16du:dateUtc="2025-08-01T00:49:00Z">
              <w:r w:rsidRPr="004938E4" w:rsidDel="000A1486">
                <w:rPr>
                  <w:b/>
                  <w:bCs/>
                  <w:color w:val="000000"/>
                </w:rPr>
                <w:delText>Estimate</w:delText>
              </w:r>
            </w:del>
          </w:p>
        </w:tc>
        <w:tc>
          <w:tcPr>
            <w:tcW w:w="1507" w:type="dxa"/>
            <w:noWrap/>
            <w:hideMark/>
          </w:tcPr>
          <w:p w14:paraId="4DC1C314" w14:textId="22EBD52B" w:rsidR="00CB6958" w:rsidRPr="004938E4" w:rsidDel="000A1486" w:rsidRDefault="00CB6958">
            <w:pPr>
              <w:rPr>
                <w:del w:id="1473" w:author="Em Lim" w:date="2025-07-31T17:49:00Z" w16du:dateUtc="2025-08-01T00:49:00Z"/>
                <w:b/>
                <w:bCs/>
                <w:color w:val="000000"/>
              </w:rPr>
              <w:pPrChange w:id="1474" w:author="Em Lim" w:date="2025-07-31T17:49:00Z" w16du:dateUtc="2025-08-01T00:49:00Z">
                <w:pPr>
                  <w:jc w:val="left"/>
                </w:pPr>
              </w:pPrChange>
            </w:pPr>
            <w:del w:id="1475" w:author="Em Lim" w:date="2025-07-31T17:49:00Z" w16du:dateUtc="2025-08-01T00:49:00Z">
              <w:r w:rsidRPr="004938E4" w:rsidDel="000A1486">
                <w:rPr>
                  <w:b/>
                  <w:bCs/>
                  <w:color w:val="000000"/>
                </w:rPr>
                <w:delText>Std. error</w:delText>
              </w:r>
            </w:del>
          </w:p>
        </w:tc>
        <w:tc>
          <w:tcPr>
            <w:tcW w:w="1093" w:type="dxa"/>
            <w:noWrap/>
            <w:hideMark/>
          </w:tcPr>
          <w:p w14:paraId="1D65C4B6" w14:textId="3F608B8B" w:rsidR="00CB6958" w:rsidRPr="004938E4" w:rsidDel="000A1486" w:rsidRDefault="00CB6958">
            <w:pPr>
              <w:rPr>
                <w:del w:id="1476" w:author="Em Lim" w:date="2025-07-31T17:49:00Z" w16du:dateUtc="2025-08-01T00:49:00Z"/>
                <w:b/>
                <w:bCs/>
                <w:color w:val="000000"/>
              </w:rPr>
              <w:pPrChange w:id="1477" w:author="Em Lim" w:date="2025-07-31T17:49:00Z" w16du:dateUtc="2025-08-01T00:49:00Z">
                <w:pPr>
                  <w:jc w:val="left"/>
                </w:pPr>
              </w:pPrChange>
            </w:pPr>
            <w:del w:id="1478" w:author="Em Lim" w:date="2025-07-31T17:49:00Z" w16du:dateUtc="2025-08-01T00:49:00Z">
              <w:r w:rsidRPr="004938E4" w:rsidDel="000A1486">
                <w:rPr>
                  <w:b/>
                  <w:bCs/>
                  <w:color w:val="000000"/>
                </w:rPr>
                <w:delText>z value</w:delText>
              </w:r>
            </w:del>
          </w:p>
        </w:tc>
        <w:tc>
          <w:tcPr>
            <w:tcW w:w="1300" w:type="dxa"/>
            <w:noWrap/>
            <w:hideMark/>
          </w:tcPr>
          <w:p w14:paraId="643849EA" w14:textId="316B7263" w:rsidR="00CB6958" w:rsidRPr="004938E4" w:rsidDel="000A1486" w:rsidRDefault="00CB6958">
            <w:pPr>
              <w:rPr>
                <w:del w:id="1479" w:author="Em Lim" w:date="2025-07-31T17:49:00Z" w16du:dateUtc="2025-08-01T00:49:00Z"/>
                <w:b/>
                <w:bCs/>
                <w:color w:val="000000"/>
              </w:rPr>
              <w:pPrChange w:id="1480" w:author="Em Lim" w:date="2025-07-31T17:49:00Z" w16du:dateUtc="2025-08-01T00:49:00Z">
                <w:pPr>
                  <w:jc w:val="left"/>
                </w:pPr>
              </w:pPrChange>
            </w:pPr>
            <w:del w:id="1481" w:author="Em Lim" w:date="2025-07-31T17:49:00Z" w16du:dateUtc="2025-08-01T00:49:00Z">
              <w:r w:rsidRPr="004938E4" w:rsidDel="000A1486">
                <w:rPr>
                  <w:b/>
                  <w:bCs/>
                  <w:color w:val="000000"/>
                </w:rPr>
                <w:delText>p value</w:delText>
              </w:r>
            </w:del>
          </w:p>
        </w:tc>
      </w:tr>
      <w:tr w:rsidR="00CB6958" w:rsidRPr="004938E4" w:rsidDel="000A1486" w14:paraId="61C327CE" w14:textId="3A3EA74E" w:rsidTr="00806FD8">
        <w:trPr>
          <w:trHeight w:val="320"/>
          <w:del w:id="1482" w:author="Em Lim" w:date="2025-07-31T17:49:00Z"/>
        </w:trPr>
        <w:tc>
          <w:tcPr>
            <w:tcW w:w="3686" w:type="dxa"/>
            <w:noWrap/>
            <w:hideMark/>
          </w:tcPr>
          <w:p w14:paraId="4FF9EBE3" w14:textId="18FFADDB" w:rsidR="00CB6958" w:rsidRPr="004938E4" w:rsidDel="000A1486" w:rsidRDefault="00CB6958">
            <w:pPr>
              <w:rPr>
                <w:del w:id="1483" w:author="Em Lim" w:date="2025-07-31T17:49:00Z" w16du:dateUtc="2025-08-01T00:49:00Z"/>
                <w:color w:val="000000"/>
              </w:rPr>
              <w:pPrChange w:id="1484" w:author="Em Lim" w:date="2025-07-31T17:49:00Z" w16du:dateUtc="2025-08-01T00:49:00Z">
                <w:pPr>
                  <w:jc w:val="left"/>
                </w:pPr>
              </w:pPrChange>
            </w:pPr>
            <w:del w:id="1485" w:author="Em Lim" w:date="2025-07-31T17:49:00Z" w16du:dateUtc="2025-08-01T00:49:00Z">
              <w:r w:rsidRPr="004938E4" w:rsidDel="000A1486">
                <w:rPr>
                  <w:color w:val="000000"/>
                </w:rPr>
                <w:delText>Intercept</w:delText>
              </w:r>
            </w:del>
          </w:p>
        </w:tc>
        <w:tc>
          <w:tcPr>
            <w:tcW w:w="1247" w:type="dxa"/>
            <w:noWrap/>
            <w:vAlign w:val="bottom"/>
            <w:hideMark/>
          </w:tcPr>
          <w:p w14:paraId="41DB4C37" w14:textId="36D82263" w:rsidR="00CB6958" w:rsidRPr="004938E4" w:rsidDel="000A1486" w:rsidRDefault="00CB6958">
            <w:pPr>
              <w:rPr>
                <w:del w:id="1486" w:author="Em Lim" w:date="2025-07-31T17:49:00Z" w16du:dateUtc="2025-08-01T00:49:00Z"/>
                <w:color w:val="000000"/>
              </w:rPr>
              <w:pPrChange w:id="1487" w:author="Em Lim" w:date="2025-07-31T17:49:00Z" w16du:dateUtc="2025-08-01T00:49:00Z">
                <w:pPr>
                  <w:jc w:val="left"/>
                </w:pPr>
              </w:pPrChange>
            </w:pPr>
            <w:del w:id="1488" w:author="Em Lim" w:date="2025-07-31T17:49:00Z" w16du:dateUtc="2025-08-01T00:49:00Z">
              <w:r w:rsidRPr="004938E4" w:rsidDel="000A1486">
                <w:rPr>
                  <w:color w:val="000000"/>
                </w:rPr>
                <w:delText>-0.01</w:delText>
              </w:r>
            </w:del>
          </w:p>
        </w:tc>
        <w:tc>
          <w:tcPr>
            <w:tcW w:w="1507" w:type="dxa"/>
            <w:noWrap/>
            <w:vAlign w:val="bottom"/>
            <w:hideMark/>
          </w:tcPr>
          <w:p w14:paraId="1507B146" w14:textId="0B12E2C6" w:rsidR="00CB6958" w:rsidRPr="004938E4" w:rsidDel="000A1486" w:rsidRDefault="00CB6958">
            <w:pPr>
              <w:rPr>
                <w:del w:id="1489" w:author="Em Lim" w:date="2025-07-31T17:49:00Z" w16du:dateUtc="2025-08-01T00:49:00Z"/>
                <w:color w:val="000000"/>
              </w:rPr>
              <w:pPrChange w:id="1490" w:author="Em Lim" w:date="2025-07-31T17:49:00Z" w16du:dateUtc="2025-08-01T00:49:00Z">
                <w:pPr>
                  <w:jc w:val="left"/>
                </w:pPr>
              </w:pPrChange>
            </w:pPr>
            <w:del w:id="1491" w:author="Em Lim" w:date="2025-07-31T17:49:00Z" w16du:dateUtc="2025-08-01T00:49:00Z">
              <w:r w:rsidRPr="004938E4" w:rsidDel="000A1486">
                <w:rPr>
                  <w:color w:val="000000"/>
                </w:rPr>
                <w:delText>0.05</w:delText>
              </w:r>
            </w:del>
          </w:p>
        </w:tc>
        <w:tc>
          <w:tcPr>
            <w:tcW w:w="1093" w:type="dxa"/>
            <w:noWrap/>
            <w:vAlign w:val="bottom"/>
            <w:hideMark/>
          </w:tcPr>
          <w:p w14:paraId="6328955B" w14:textId="07A6B5A9" w:rsidR="00CB6958" w:rsidRPr="004938E4" w:rsidDel="000A1486" w:rsidRDefault="00CB6958">
            <w:pPr>
              <w:rPr>
                <w:del w:id="1492" w:author="Em Lim" w:date="2025-07-31T17:49:00Z" w16du:dateUtc="2025-08-01T00:49:00Z"/>
                <w:color w:val="000000"/>
              </w:rPr>
              <w:pPrChange w:id="1493" w:author="Em Lim" w:date="2025-07-31T17:49:00Z" w16du:dateUtc="2025-08-01T00:49:00Z">
                <w:pPr>
                  <w:jc w:val="left"/>
                </w:pPr>
              </w:pPrChange>
            </w:pPr>
            <w:del w:id="1494" w:author="Em Lim" w:date="2025-07-31T17:49:00Z" w16du:dateUtc="2025-08-01T00:49:00Z">
              <w:r w:rsidRPr="004938E4" w:rsidDel="000A1486">
                <w:rPr>
                  <w:color w:val="000000"/>
                </w:rPr>
                <w:delText>-0.19</w:delText>
              </w:r>
            </w:del>
          </w:p>
        </w:tc>
        <w:tc>
          <w:tcPr>
            <w:tcW w:w="1300" w:type="dxa"/>
            <w:noWrap/>
            <w:vAlign w:val="bottom"/>
            <w:hideMark/>
          </w:tcPr>
          <w:p w14:paraId="26F6B67A" w14:textId="3C08D776" w:rsidR="00CB6958" w:rsidRPr="004938E4" w:rsidDel="000A1486" w:rsidRDefault="00CB6958">
            <w:pPr>
              <w:rPr>
                <w:del w:id="1495" w:author="Em Lim" w:date="2025-07-31T17:49:00Z" w16du:dateUtc="2025-08-01T00:49:00Z"/>
                <w:color w:val="000000"/>
              </w:rPr>
              <w:pPrChange w:id="1496" w:author="Em Lim" w:date="2025-07-31T17:49:00Z" w16du:dateUtc="2025-08-01T00:49:00Z">
                <w:pPr>
                  <w:jc w:val="left"/>
                </w:pPr>
              </w:pPrChange>
            </w:pPr>
            <w:del w:id="1497" w:author="Em Lim" w:date="2025-07-31T17:49:00Z" w16du:dateUtc="2025-08-01T00:49:00Z">
              <w:r w:rsidRPr="004938E4" w:rsidDel="000A1486">
                <w:rPr>
                  <w:color w:val="000000"/>
                </w:rPr>
                <w:delText>0.85</w:delText>
              </w:r>
            </w:del>
          </w:p>
        </w:tc>
      </w:tr>
      <w:tr w:rsidR="00CB6958" w:rsidRPr="004938E4" w:rsidDel="000A1486" w14:paraId="1BFAAA0E" w14:textId="7CED9AE4" w:rsidTr="00806FD8">
        <w:trPr>
          <w:trHeight w:val="320"/>
          <w:del w:id="1498" w:author="Em Lim" w:date="2025-07-31T17:49:00Z"/>
        </w:trPr>
        <w:tc>
          <w:tcPr>
            <w:tcW w:w="3686" w:type="dxa"/>
            <w:noWrap/>
            <w:hideMark/>
          </w:tcPr>
          <w:p w14:paraId="16DB009A" w14:textId="2A1E91BE" w:rsidR="00CB6958" w:rsidRPr="004938E4" w:rsidDel="000A1486" w:rsidRDefault="00CB6958">
            <w:pPr>
              <w:rPr>
                <w:del w:id="1499" w:author="Em Lim" w:date="2025-07-31T17:49:00Z" w16du:dateUtc="2025-08-01T00:49:00Z"/>
                <w:color w:val="000000"/>
              </w:rPr>
              <w:pPrChange w:id="1500" w:author="Em Lim" w:date="2025-07-31T17:49:00Z" w16du:dateUtc="2025-08-01T00:49:00Z">
                <w:pPr>
                  <w:jc w:val="left"/>
                </w:pPr>
              </w:pPrChange>
            </w:pPr>
            <w:del w:id="1501" w:author="Em Lim" w:date="2025-07-31T17:49:00Z" w16du:dateUtc="2025-08-01T00:49:00Z">
              <w:r w:rsidRPr="004938E4" w:rsidDel="000A1486">
                <w:rPr>
                  <w:color w:val="000000"/>
                </w:rPr>
                <w:delText>Kelp - nereo</w:delText>
              </w:r>
            </w:del>
          </w:p>
        </w:tc>
        <w:tc>
          <w:tcPr>
            <w:tcW w:w="1247" w:type="dxa"/>
            <w:noWrap/>
            <w:vAlign w:val="bottom"/>
            <w:hideMark/>
          </w:tcPr>
          <w:p w14:paraId="6AB2C399" w14:textId="689E2A2D" w:rsidR="00CB6958" w:rsidRPr="004938E4" w:rsidDel="000A1486" w:rsidRDefault="00CB6958">
            <w:pPr>
              <w:rPr>
                <w:del w:id="1502" w:author="Em Lim" w:date="2025-07-31T17:49:00Z" w16du:dateUtc="2025-08-01T00:49:00Z"/>
                <w:color w:val="000000"/>
              </w:rPr>
              <w:pPrChange w:id="1503" w:author="Em Lim" w:date="2025-07-31T17:49:00Z" w16du:dateUtc="2025-08-01T00:49:00Z">
                <w:pPr>
                  <w:jc w:val="left"/>
                </w:pPr>
              </w:pPrChange>
            </w:pPr>
            <w:del w:id="1504" w:author="Em Lim" w:date="2025-07-31T17:49:00Z" w16du:dateUtc="2025-08-01T00:49:00Z">
              <w:r w:rsidRPr="004938E4" w:rsidDel="000A1486">
                <w:rPr>
                  <w:color w:val="000000"/>
                </w:rPr>
                <w:delText>0.06</w:delText>
              </w:r>
            </w:del>
          </w:p>
        </w:tc>
        <w:tc>
          <w:tcPr>
            <w:tcW w:w="1507" w:type="dxa"/>
            <w:noWrap/>
            <w:vAlign w:val="bottom"/>
            <w:hideMark/>
          </w:tcPr>
          <w:p w14:paraId="6706B280" w14:textId="1DE3FC35" w:rsidR="00CB6958" w:rsidRPr="004938E4" w:rsidDel="000A1486" w:rsidRDefault="00CB6958">
            <w:pPr>
              <w:rPr>
                <w:del w:id="1505" w:author="Em Lim" w:date="2025-07-31T17:49:00Z" w16du:dateUtc="2025-08-01T00:49:00Z"/>
                <w:color w:val="000000"/>
              </w:rPr>
              <w:pPrChange w:id="1506" w:author="Em Lim" w:date="2025-07-31T17:49:00Z" w16du:dateUtc="2025-08-01T00:49:00Z">
                <w:pPr>
                  <w:jc w:val="left"/>
                </w:pPr>
              </w:pPrChange>
            </w:pPr>
            <w:del w:id="1507" w:author="Em Lim" w:date="2025-07-31T17:49:00Z" w16du:dateUtc="2025-08-01T00:49:00Z">
              <w:r w:rsidRPr="004938E4" w:rsidDel="000A1486">
                <w:rPr>
                  <w:color w:val="000000"/>
                </w:rPr>
                <w:delText>0.08</w:delText>
              </w:r>
            </w:del>
          </w:p>
        </w:tc>
        <w:tc>
          <w:tcPr>
            <w:tcW w:w="1093" w:type="dxa"/>
            <w:noWrap/>
            <w:vAlign w:val="bottom"/>
            <w:hideMark/>
          </w:tcPr>
          <w:p w14:paraId="06FAC440" w14:textId="5334D7C1" w:rsidR="00CB6958" w:rsidRPr="004938E4" w:rsidDel="000A1486" w:rsidRDefault="00CB6958">
            <w:pPr>
              <w:rPr>
                <w:del w:id="1508" w:author="Em Lim" w:date="2025-07-31T17:49:00Z" w16du:dateUtc="2025-08-01T00:49:00Z"/>
                <w:color w:val="000000"/>
              </w:rPr>
              <w:pPrChange w:id="1509" w:author="Em Lim" w:date="2025-07-31T17:49:00Z" w16du:dateUtc="2025-08-01T00:49:00Z">
                <w:pPr>
                  <w:jc w:val="left"/>
                </w:pPr>
              </w:pPrChange>
            </w:pPr>
            <w:del w:id="1510" w:author="Em Lim" w:date="2025-07-31T17:49:00Z" w16du:dateUtc="2025-08-01T00:49:00Z">
              <w:r w:rsidRPr="004938E4" w:rsidDel="000A1486">
                <w:rPr>
                  <w:color w:val="000000"/>
                </w:rPr>
                <w:delText>0.82</w:delText>
              </w:r>
            </w:del>
          </w:p>
        </w:tc>
        <w:tc>
          <w:tcPr>
            <w:tcW w:w="1300" w:type="dxa"/>
            <w:noWrap/>
            <w:vAlign w:val="bottom"/>
            <w:hideMark/>
          </w:tcPr>
          <w:p w14:paraId="5D47865E" w14:textId="6E383246" w:rsidR="00CB6958" w:rsidRPr="004938E4" w:rsidDel="000A1486" w:rsidRDefault="00CB6958">
            <w:pPr>
              <w:rPr>
                <w:del w:id="1511" w:author="Em Lim" w:date="2025-07-31T17:49:00Z" w16du:dateUtc="2025-08-01T00:49:00Z"/>
                <w:color w:val="000000"/>
              </w:rPr>
              <w:pPrChange w:id="1512" w:author="Em Lim" w:date="2025-07-31T17:49:00Z" w16du:dateUtc="2025-08-01T00:49:00Z">
                <w:pPr>
                  <w:jc w:val="left"/>
                </w:pPr>
              </w:pPrChange>
            </w:pPr>
            <w:del w:id="1513" w:author="Em Lim" w:date="2025-07-31T17:49:00Z" w16du:dateUtc="2025-08-01T00:49:00Z">
              <w:r w:rsidRPr="004938E4" w:rsidDel="000A1486">
                <w:rPr>
                  <w:color w:val="000000"/>
                </w:rPr>
                <w:delText>0.41</w:delText>
              </w:r>
            </w:del>
          </w:p>
        </w:tc>
      </w:tr>
      <w:tr w:rsidR="00CB6958" w:rsidRPr="004938E4" w:rsidDel="000A1486" w14:paraId="0E6E48B7" w14:textId="0C705978" w:rsidTr="00806FD8">
        <w:trPr>
          <w:trHeight w:val="320"/>
          <w:del w:id="1514" w:author="Em Lim" w:date="2025-07-31T17:49:00Z"/>
        </w:trPr>
        <w:tc>
          <w:tcPr>
            <w:tcW w:w="3686" w:type="dxa"/>
            <w:noWrap/>
            <w:hideMark/>
          </w:tcPr>
          <w:p w14:paraId="7A5A8FC2" w14:textId="624E539A" w:rsidR="00CB6958" w:rsidRPr="004938E4" w:rsidDel="000A1486" w:rsidRDefault="00CB6958">
            <w:pPr>
              <w:rPr>
                <w:del w:id="1515" w:author="Em Lim" w:date="2025-07-31T17:49:00Z" w16du:dateUtc="2025-08-01T00:49:00Z"/>
                <w:color w:val="000000"/>
              </w:rPr>
              <w:pPrChange w:id="1516" w:author="Em Lim" w:date="2025-07-31T17:49:00Z" w16du:dateUtc="2025-08-01T00:49:00Z">
                <w:pPr>
                  <w:jc w:val="left"/>
                </w:pPr>
              </w:pPrChange>
            </w:pPr>
            <w:del w:id="1517" w:author="Em Lim" w:date="2025-07-31T17:49:00Z" w16du:dateUtc="2025-08-01T00:49:00Z">
              <w:r w:rsidRPr="004938E4" w:rsidDel="000A1486">
                <w:rPr>
                  <w:color w:val="000000"/>
                </w:rPr>
                <w:delText>Kelp - none</w:delText>
              </w:r>
            </w:del>
          </w:p>
        </w:tc>
        <w:tc>
          <w:tcPr>
            <w:tcW w:w="1247" w:type="dxa"/>
            <w:noWrap/>
            <w:vAlign w:val="bottom"/>
            <w:hideMark/>
          </w:tcPr>
          <w:p w14:paraId="7F49F9E9" w14:textId="3CD00D52" w:rsidR="00CB6958" w:rsidRPr="004938E4" w:rsidDel="000A1486" w:rsidRDefault="00CB6958">
            <w:pPr>
              <w:rPr>
                <w:del w:id="1518" w:author="Em Lim" w:date="2025-07-31T17:49:00Z" w16du:dateUtc="2025-08-01T00:49:00Z"/>
                <w:color w:val="000000"/>
              </w:rPr>
              <w:pPrChange w:id="1519" w:author="Em Lim" w:date="2025-07-31T17:49:00Z" w16du:dateUtc="2025-08-01T00:49:00Z">
                <w:pPr>
                  <w:jc w:val="left"/>
                </w:pPr>
              </w:pPrChange>
            </w:pPr>
            <w:del w:id="1520" w:author="Em Lim" w:date="2025-07-31T17:49:00Z" w16du:dateUtc="2025-08-01T00:49:00Z">
              <w:r w:rsidRPr="004938E4" w:rsidDel="000A1486">
                <w:rPr>
                  <w:color w:val="000000"/>
                </w:rPr>
                <w:delText>-0.65</w:delText>
              </w:r>
            </w:del>
          </w:p>
        </w:tc>
        <w:tc>
          <w:tcPr>
            <w:tcW w:w="1507" w:type="dxa"/>
            <w:noWrap/>
            <w:vAlign w:val="bottom"/>
            <w:hideMark/>
          </w:tcPr>
          <w:p w14:paraId="54056A30" w14:textId="39A866F4" w:rsidR="00CB6958" w:rsidRPr="004938E4" w:rsidDel="000A1486" w:rsidRDefault="00CB6958">
            <w:pPr>
              <w:rPr>
                <w:del w:id="1521" w:author="Em Lim" w:date="2025-07-31T17:49:00Z" w16du:dateUtc="2025-08-01T00:49:00Z"/>
                <w:color w:val="000000"/>
              </w:rPr>
              <w:pPrChange w:id="1522" w:author="Em Lim" w:date="2025-07-31T17:49:00Z" w16du:dateUtc="2025-08-01T00:49:00Z">
                <w:pPr>
                  <w:jc w:val="left"/>
                </w:pPr>
              </w:pPrChange>
            </w:pPr>
            <w:del w:id="1523" w:author="Em Lim" w:date="2025-07-31T17:49:00Z" w16du:dateUtc="2025-08-01T00:49:00Z">
              <w:r w:rsidRPr="004938E4" w:rsidDel="000A1486">
                <w:rPr>
                  <w:color w:val="000000"/>
                </w:rPr>
                <w:delText>0.12</w:delText>
              </w:r>
            </w:del>
          </w:p>
        </w:tc>
        <w:tc>
          <w:tcPr>
            <w:tcW w:w="1093" w:type="dxa"/>
            <w:noWrap/>
            <w:vAlign w:val="bottom"/>
            <w:hideMark/>
          </w:tcPr>
          <w:p w14:paraId="6EC787BB" w14:textId="060404F6" w:rsidR="00CB6958" w:rsidRPr="004938E4" w:rsidDel="000A1486" w:rsidRDefault="00CB6958">
            <w:pPr>
              <w:rPr>
                <w:del w:id="1524" w:author="Em Lim" w:date="2025-07-31T17:49:00Z" w16du:dateUtc="2025-08-01T00:49:00Z"/>
                <w:color w:val="000000"/>
              </w:rPr>
              <w:pPrChange w:id="1525" w:author="Em Lim" w:date="2025-07-31T17:49:00Z" w16du:dateUtc="2025-08-01T00:49:00Z">
                <w:pPr>
                  <w:jc w:val="left"/>
                </w:pPr>
              </w:pPrChange>
            </w:pPr>
            <w:del w:id="1526" w:author="Em Lim" w:date="2025-07-31T17:49:00Z" w16du:dateUtc="2025-08-01T00:49:00Z">
              <w:r w:rsidRPr="004938E4" w:rsidDel="000A1486">
                <w:rPr>
                  <w:color w:val="000000"/>
                </w:rPr>
                <w:delText>-5.26</w:delText>
              </w:r>
            </w:del>
          </w:p>
        </w:tc>
        <w:tc>
          <w:tcPr>
            <w:tcW w:w="1300" w:type="dxa"/>
            <w:noWrap/>
            <w:vAlign w:val="bottom"/>
            <w:hideMark/>
          </w:tcPr>
          <w:p w14:paraId="77AEF808" w14:textId="02F1AC6C" w:rsidR="00CB6958" w:rsidRPr="004938E4" w:rsidDel="000A1486" w:rsidRDefault="00CB6958">
            <w:pPr>
              <w:rPr>
                <w:del w:id="1527" w:author="Em Lim" w:date="2025-07-31T17:49:00Z" w16du:dateUtc="2025-08-01T00:49:00Z"/>
                <w:color w:val="000000"/>
              </w:rPr>
              <w:pPrChange w:id="1528" w:author="Em Lim" w:date="2025-07-31T17:49:00Z" w16du:dateUtc="2025-08-01T00:49:00Z">
                <w:pPr>
                  <w:jc w:val="left"/>
                </w:pPr>
              </w:pPrChange>
            </w:pPr>
            <w:del w:id="1529" w:author="Em Lim" w:date="2025-07-31T17:49:00Z" w16du:dateUtc="2025-08-01T00:49:00Z">
              <w:r w:rsidRPr="004938E4" w:rsidDel="000A1486">
                <w:rPr>
                  <w:color w:val="000000"/>
                </w:rPr>
                <w:delText>&lt; 0.001</w:delText>
              </w:r>
            </w:del>
          </w:p>
        </w:tc>
      </w:tr>
      <w:tr w:rsidR="00CB6958" w:rsidRPr="004938E4" w:rsidDel="000A1486" w14:paraId="6CF95BF1" w14:textId="39C2CFAA" w:rsidTr="00806FD8">
        <w:trPr>
          <w:trHeight w:val="320"/>
          <w:del w:id="1530" w:author="Em Lim" w:date="2025-07-31T17:49:00Z"/>
        </w:trPr>
        <w:tc>
          <w:tcPr>
            <w:tcW w:w="3686" w:type="dxa"/>
            <w:noWrap/>
            <w:hideMark/>
          </w:tcPr>
          <w:p w14:paraId="37E8470F" w14:textId="20846A6C" w:rsidR="00CB6958" w:rsidRPr="004938E4" w:rsidDel="000A1486" w:rsidRDefault="00CB6958">
            <w:pPr>
              <w:rPr>
                <w:del w:id="1531" w:author="Em Lim" w:date="2025-07-31T17:49:00Z" w16du:dateUtc="2025-08-01T00:49:00Z"/>
                <w:color w:val="000000"/>
              </w:rPr>
              <w:pPrChange w:id="1532" w:author="Em Lim" w:date="2025-07-31T17:49:00Z" w16du:dateUtc="2025-08-01T00:49:00Z">
                <w:pPr>
                  <w:jc w:val="left"/>
                </w:pPr>
              </w:pPrChange>
            </w:pPr>
            <w:del w:id="1533" w:author="Em Lim" w:date="2025-07-31T17:49:00Z" w16du:dateUtc="2025-08-01T00:49:00Z">
              <w:r w:rsidRPr="004938E4" w:rsidDel="000A1486">
                <w:rPr>
                  <w:color w:val="000000"/>
                </w:rPr>
                <w:delText>Kelp biomass</w:delText>
              </w:r>
            </w:del>
          </w:p>
        </w:tc>
        <w:tc>
          <w:tcPr>
            <w:tcW w:w="1247" w:type="dxa"/>
            <w:noWrap/>
            <w:vAlign w:val="bottom"/>
            <w:hideMark/>
          </w:tcPr>
          <w:p w14:paraId="64FAD53A" w14:textId="209912B4" w:rsidR="00CB6958" w:rsidRPr="004938E4" w:rsidDel="000A1486" w:rsidRDefault="00CB6958">
            <w:pPr>
              <w:rPr>
                <w:del w:id="1534" w:author="Em Lim" w:date="2025-07-31T17:49:00Z" w16du:dateUtc="2025-08-01T00:49:00Z"/>
                <w:color w:val="000000"/>
              </w:rPr>
              <w:pPrChange w:id="1535" w:author="Em Lim" w:date="2025-07-31T17:49:00Z" w16du:dateUtc="2025-08-01T00:49:00Z">
                <w:pPr>
                  <w:jc w:val="left"/>
                </w:pPr>
              </w:pPrChange>
            </w:pPr>
            <w:del w:id="1536" w:author="Em Lim" w:date="2025-07-31T17:49:00Z" w16du:dateUtc="2025-08-01T00:49:00Z">
              <w:r w:rsidRPr="004938E4" w:rsidDel="000A1486">
                <w:rPr>
                  <w:color w:val="000000"/>
                </w:rPr>
                <w:delText>0.19</w:delText>
              </w:r>
            </w:del>
          </w:p>
        </w:tc>
        <w:tc>
          <w:tcPr>
            <w:tcW w:w="1507" w:type="dxa"/>
            <w:noWrap/>
            <w:vAlign w:val="bottom"/>
            <w:hideMark/>
          </w:tcPr>
          <w:p w14:paraId="05D2F68E" w14:textId="65732A7D" w:rsidR="00CB6958" w:rsidRPr="004938E4" w:rsidDel="000A1486" w:rsidRDefault="00CB6958">
            <w:pPr>
              <w:rPr>
                <w:del w:id="1537" w:author="Em Lim" w:date="2025-07-31T17:49:00Z" w16du:dateUtc="2025-08-01T00:49:00Z"/>
                <w:color w:val="000000"/>
              </w:rPr>
              <w:pPrChange w:id="1538" w:author="Em Lim" w:date="2025-07-31T17:49:00Z" w16du:dateUtc="2025-08-01T00:49:00Z">
                <w:pPr>
                  <w:jc w:val="left"/>
                </w:pPr>
              </w:pPrChange>
            </w:pPr>
            <w:del w:id="1539" w:author="Em Lim" w:date="2025-07-31T17:49:00Z" w16du:dateUtc="2025-08-01T00:49:00Z">
              <w:r w:rsidRPr="004938E4" w:rsidDel="000A1486">
                <w:rPr>
                  <w:color w:val="000000"/>
                </w:rPr>
                <w:delText>0.05</w:delText>
              </w:r>
            </w:del>
          </w:p>
        </w:tc>
        <w:tc>
          <w:tcPr>
            <w:tcW w:w="1093" w:type="dxa"/>
            <w:noWrap/>
            <w:vAlign w:val="bottom"/>
            <w:hideMark/>
          </w:tcPr>
          <w:p w14:paraId="094948F5" w14:textId="2DD88D59" w:rsidR="00CB6958" w:rsidRPr="004938E4" w:rsidDel="000A1486" w:rsidRDefault="00CB6958">
            <w:pPr>
              <w:rPr>
                <w:del w:id="1540" w:author="Em Lim" w:date="2025-07-31T17:49:00Z" w16du:dateUtc="2025-08-01T00:49:00Z"/>
                <w:color w:val="000000"/>
              </w:rPr>
              <w:pPrChange w:id="1541" w:author="Em Lim" w:date="2025-07-31T17:49:00Z" w16du:dateUtc="2025-08-01T00:49:00Z">
                <w:pPr>
                  <w:jc w:val="left"/>
                </w:pPr>
              </w:pPrChange>
            </w:pPr>
            <w:del w:id="1542" w:author="Em Lim" w:date="2025-07-31T17:49:00Z" w16du:dateUtc="2025-08-01T00:49:00Z">
              <w:r w:rsidRPr="004938E4" w:rsidDel="000A1486">
                <w:rPr>
                  <w:color w:val="000000"/>
                </w:rPr>
                <w:delText>3.53</w:delText>
              </w:r>
            </w:del>
          </w:p>
        </w:tc>
        <w:tc>
          <w:tcPr>
            <w:tcW w:w="1300" w:type="dxa"/>
            <w:noWrap/>
            <w:vAlign w:val="bottom"/>
            <w:hideMark/>
          </w:tcPr>
          <w:p w14:paraId="5B80884A" w14:textId="66DCA56A" w:rsidR="00CB6958" w:rsidRPr="004938E4" w:rsidDel="000A1486" w:rsidRDefault="00CB6958">
            <w:pPr>
              <w:rPr>
                <w:del w:id="1543" w:author="Em Lim" w:date="2025-07-31T17:49:00Z" w16du:dateUtc="2025-08-01T00:49:00Z"/>
                <w:color w:val="000000"/>
              </w:rPr>
              <w:pPrChange w:id="1544" w:author="Em Lim" w:date="2025-07-31T17:49:00Z" w16du:dateUtc="2025-08-01T00:49:00Z">
                <w:pPr>
                  <w:jc w:val="left"/>
                </w:pPr>
              </w:pPrChange>
            </w:pPr>
            <w:del w:id="1545" w:author="Em Lim" w:date="2025-07-31T17:49:00Z" w16du:dateUtc="2025-08-01T00:49:00Z">
              <w:r w:rsidRPr="004938E4" w:rsidDel="000A1486">
                <w:rPr>
                  <w:color w:val="000000"/>
                </w:rPr>
                <w:delText>&lt; 0.001</w:delText>
              </w:r>
            </w:del>
          </w:p>
        </w:tc>
      </w:tr>
      <w:tr w:rsidR="00CB6958" w:rsidRPr="004938E4" w:rsidDel="000A1486" w14:paraId="1F7D2053" w14:textId="0BEDCA96" w:rsidTr="00806FD8">
        <w:trPr>
          <w:trHeight w:val="320"/>
          <w:del w:id="1546" w:author="Em Lim" w:date="2025-07-31T17:49:00Z"/>
        </w:trPr>
        <w:tc>
          <w:tcPr>
            <w:tcW w:w="3686" w:type="dxa"/>
            <w:noWrap/>
            <w:hideMark/>
          </w:tcPr>
          <w:p w14:paraId="35491D52" w14:textId="4609CEAD" w:rsidR="00CB6958" w:rsidRPr="004938E4" w:rsidDel="000A1486" w:rsidRDefault="00CB6958">
            <w:pPr>
              <w:rPr>
                <w:del w:id="1547" w:author="Em Lim" w:date="2025-07-31T17:49:00Z" w16du:dateUtc="2025-08-01T00:49:00Z"/>
                <w:color w:val="000000"/>
              </w:rPr>
              <w:pPrChange w:id="1548" w:author="Em Lim" w:date="2025-07-31T17:49:00Z" w16du:dateUtc="2025-08-01T00:49:00Z">
                <w:pPr>
                  <w:jc w:val="left"/>
                </w:pPr>
              </w:pPrChange>
            </w:pPr>
            <w:del w:id="1549" w:author="Em Lim" w:date="2025-07-31T17:49:00Z" w16du:dateUtc="2025-08-01T00:49:00Z">
              <w:r w:rsidRPr="004938E4" w:rsidDel="000A1486">
                <w:rPr>
                  <w:color w:val="000000"/>
                </w:rPr>
                <w:delText>Tide exchange</w:delText>
              </w:r>
            </w:del>
          </w:p>
        </w:tc>
        <w:tc>
          <w:tcPr>
            <w:tcW w:w="1247" w:type="dxa"/>
            <w:noWrap/>
            <w:vAlign w:val="bottom"/>
            <w:hideMark/>
          </w:tcPr>
          <w:p w14:paraId="50F69480" w14:textId="2763FDD3" w:rsidR="00CB6958" w:rsidRPr="004938E4" w:rsidDel="000A1486" w:rsidRDefault="00CB6958">
            <w:pPr>
              <w:rPr>
                <w:del w:id="1550" w:author="Em Lim" w:date="2025-07-31T17:49:00Z" w16du:dateUtc="2025-08-01T00:49:00Z"/>
                <w:color w:val="000000"/>
              </w:rPr>
              <w:pPrChange w:id="1551" w:author="Em Lim" w:date="2025-07-31T17:49:00Z" w16du:dateUtc="2025-08-01T00:49:00Z">
                <w:pPr>
                  <w:jc w:val="left"/>
                </w:pPr>
              </w:pPrChange>
            </w:pPr>
            <w:del w:id="1552" w:author="Em Lim" w:date="2025-07-31T17:49:00Z" w16du:dateUtc="2025-08-01T00:49:00Z">
              <w:r w:rsidRPr="004938E4" w:rsidDel="000A1486">
                <w:rPr>
                  <w:color w:val="000000"/>
                </w:rPr>
                <w:delText>0.07</w:delText>
              </w:r>
            </w:del>
          </w:p>
        </w:tc>
        <w:tc>
          <w:tcPr>
            <w:tcW w:w="1507" w:type="dxa"/>
            <w:noWrap/>
            <w:vAlign w:val="bottom"/>
            <w:hideMark/>
          </w:tcPr>
          <w:p w14:paraId="1EABD7CE" w14:textId="13206174" w:rsidR="00CB6958" w:rsidRPr="004938E4" w:rsidDel="000A1486" w:rsidRDefault="00CB6958">
            <w:pPr>
              <w:rPr>
                <w:del w:id="1553" w:author="Em Lim" w:date="2025-07-31T17:49:00Z" w16du:dateUtc="2025-08-01T00:49:00Z"/>
                <w:color w:val="000000"/>
              </w:rPr>
              <w:pPrChange w:id="1554" w:author="Em Lim" w:date="2025-07-31T17:49:00Z" w16du:dateUtc="2025-08-01T00:49:00Z">
                <w:pPr>
                  <w:jc w:val="left"/>
                </w:pPr>
              </w:pPrChange>
            </w:pPr>
            <w:del w:id="1555" w:author="Em Lim" w:date="2025-07-31T17:49:00Z" w16du:dateUtc="2025-08-01T00:49:00Z">
              <w:r w:rsidRPr="004938E4" w:rsidDel="000A1486">
                <w:rPr>
                  <w:color w:val="000000"/>
                </w:rPr>
                <w:delText>0.06</w:delText>
              </w:r>
            </w:del>
          </w:p>
        </w:tc>
        <w:tc>
          <w:tcPr>
            <w:tcW w:w="1093" w:type="dxa"/>
            <w:noWrap/>
            <w:vAlign w:val="bottom"/>
            <w:hideMark/>
          </w:tcPr>
          <w:p w14:paraId="4182C37E" w14:textId="3A3BA669" w:rsidR="00CB6958" w:rsidRPr="004938E4" w:rsidDel="000A1486" w:rsidRDefault="00CB6958">
            <w:pPr>
              <w:rPr>
                <w:del w:id="1556" w:author="Em Lim" w:date="2025-07-31T17:49:00Z" w16du:dateUtc="2025-08-01T00:49:00Z"/>
                <w:color w:val="000000"/>
              </w:rPr>
              <w:pPrChange w:id="1557" w:author="Em Lim" w:date="2025-07-31T17:49:00Z" w16du:dateUtc="2025-08-01T00:49:00Z">
                <w:pPr>
                  <w:jc w:val="left"/>
                </w:pPr>
              </w:pPrChange>
            </w:pPr>
            <w:del w:id="1558" w:author="Em Lim" w:date="2025-07-31T17:49:00Z" w16du:dateUtc="2025-08-01T00:49:00Z">
              <w:r w:rsidRPr="004938E4" w:rsidDel="000A1486">
                <w:rPr>
                  <w:color w:val="000000"/>
                </w:rPr>
                <w:delText>1.02</w:delText>
              </w:r>
            </w:del>
          </w:p>
        </w:tc>
        <w:tc>
          <w:tcPr>
            <w:tcW w:w="1300" w:type="dxa"/>
            <w:noWrap/>
            <w:vAlign w:val="bottom"/>
            <w:hideMark/>
          </w:tcPr>
          <w:p w14:paraId="50928174" w14:textId="503B3F07" w:rsidR="00CB6958" w:rsidRPr="004938E4" w:rsidDel="000A1486" w:rsidRDefault="00CB6958">
            <w:pPr>
              <w:rPr>
                <w:del w:id="1559" w:author="Em Lim" w:date="2025-07-31T17:49:00Z" w16du:dateUtc="2025-08-01T00:49:00Z"/>
                <w:color w:val="000000"/>
              </w:rPr>
              <w:pPrChange w:id="1560" w:author="Em Lim" w:date="2025-07-31T17:49:00Z" w16du:dateUtc="2025-08-01T00:49:00Z">
                <w:pPr>
                  <w:jc w:val="left"/>
                </w:pPr>
              </w:pPrChange>
            </w:pPr>
            <w:del w:id="1561" w:author="Em Lim" w:date="2025-07-31T17:49:00Z" w16du:dateUtc="2025-08-01T00:49:00Z">
              <w:r w:rsidRPr="004938E4" w:rsidDel="000A1486">
                <w:rPr>
                  <w:color w:val="000000"/>
                </w:rPr>
                <w:delText>0.31</w:delText>
              </w:r>
            </w:del>
          </w:p>
        </w:tc>
      </w:tr>
      <w:tr w:rsidR="00CB6958" w:rsidRPr="004938E4" w:rsidDel="000A1486" w14:paraId="7FAEF7E4" w14:textId="5B9F3140" w:rsidTr="00806FD8">
        <w:trPr>
          <w:trHeight w:val="320"/>
          <w:del w:id="1562" w:author="Em Lim" w:date="2025-07-31T17:49:00Z"/>
        </w:trPr>
        <w:tc>
          <w:tcPr>
            <w:tcW w:w="3686" w:type="dxa"/>
            <w:noWrap/>
            <w:hideMark/>
          </w:tcPr>
          <w:p w14:paraId="1E4DDA2F" w14:textId="4FB9A312" w:rsidR="00CB6958" w:rsidRPr="004938E4" w:rsidDel="000A1486" w:rsidRDefault="00CB6958">
            <w:pPr>
              <w:rPr>
                <w:del w:id="1563" w:author="Em Lim" w:date="2025-07-31T17:49:00Z" w16du:dateUtc="2025-08-01T00:49:00Z"/>
                <w:color w:val="000000"/>
              </w:rPr>
              <w:pPrChange w:id="1564" w:author="Em Lim" w:date="2025-07-31T17:49:00Z" w16du:dateUtc="2025-08-01T00:49:00Z">
                <w:pPr>
                  <w:jc w:val="left"/>
                </w:pPr>
              </w:pPrChange>
            </w:pPr>
            <w:del w:id="1565" w:author="Em Lim" w:date="2025-07-31T17:49:00Z" w16du:dateUtc="2025-08-01T00:49:00Z">
              <w:r w:rsidRPr="004938E4" w:rsidDel="000A1486">
                <w:rPr>
                  <w:color w:val="000000"/>
                </w:rPr>
                <w:delText>Animal biomass</w:delText>
              </w:r>
            </w:del>
          </w:p>
        </w:tc>
        <w:tc>
          <w:tcPr>
            <w:tcW w:w="1247" w:type="dxa"/>
            <w:noWrap/>
            <w:vAlign w:val="bottom"/>
            <w:hideMark/>
          </w:tcPr>
          <w:p w14:paraId="2BB8023C" w14:textId="00C99B9D" w:rsidR="00CB6958" w:rsidRPr="004938E4" w:rsidDel="000A1486" w:rsidRDefault="00CB6958">
            <w:pPr>
              <w:rPr>
                <w:del w:id="1566" w:author="Em Lim" w:date="2025-07-31T17:49:00Z" w16du:dateUtc="2025-08-01T00:49:00Z"/>
                <w:color w:val="000000"/>
              </w:rPr>
              <w:pPrChange w:id="1567" w:author="Em Lim" w:date="2025-07-31T17:49:00Z" w16du:dateUtc="2025-08-01T00:49:00Z">
                <w:pPr>
                  <w:jc w:val="left"/>
                </w:pPr>
              </w:pPrChange>
            </w:pPr>
            <w:del w:id="1568" w:author="Em Lim" w:date="2025-07-31T17:49:00Z" w16du:dateUtc="2025-08-01T00:49:00Z">
              <w:r w:rsidRPr="004938E4" w:rsidDel="000A1486">
                <w:rPr>
                  <w:color w:val="000000"/>
                </w:rPr>
                <w:delText>0.08</w:delText>
              </w:r>
            </w:del>
          </w:p>
        </w:tc>
        <w:tc>
          <w:tcPr>
            <w:tcW w:w="1507" w:type="dxa"/>
            <w:noWrap/>
            <w:vAlign w:val="bottom"/>
            <w:hideMark/>
          </w:tcPr>
          <w:p w14:paraId="4D3A8460" w14:textId="72E15549" w:rsidR="00CB6958" w:rsidRPr="004938E4" w:rsidDel="000A1486" w:rsidRDefault="00CB6958">
            <w:pPr>
              <w:rPr>
                <w:del w:id="1569" w:author="Em Lim" w:date="2025-07-31T17:49:00Z" w16du:dateUtc="2025-08-01T00:49:00Z"/>
                <w:color w:val="000000"/>
              </w:rPr>
              <w:pPrChange w:id="1570" w:author="Em Lim" w:date="2025-07-31T17:49:00Z" w16du:dateUtc="2025-08-01T00:49:00Z">
                <w:pPr>
                  <w:jc w:val="left"/>
                </w:pPr>
              </w:pPrChange>
            </w:pPr>
            <w:del w:id="1571" w:author="Em Lim" w:date="2025-07-31T17:49:00Z" w16du:dateUtc="2025-08-01T00:49:00Z">
              <w:r w:rsidRPr="004938E4" w:rsidDel="000A1486">
                <w:rPr>
                  <w:color w:val="000000"/>
                </w:rPr>
                <w:delText>0.02</w:delText>
              </w:r>
            </w:del>
          </w:p>
        </w:tc>
        <w:tc>
          <w:tcPr>
            <w:tcW w:w="1093" w:type="dxa"/>
            <w:noWrap/>
            <w:vAlign w:val="bottom"/>
            <w:hideMark/>
          </w:tcPr>
          <w:p w14:paraId="58F522C7" w14:textId="7919441B" w:rsidR="00CB6958" w:rsidRPr="004938E4" w:rsidDel="000A1486" w:rsidRDefault="00CB6958">
            <w:pPr>
              <w:rPr>
                <w:del w:id="1572" w:author="Em Lim" w:date="2025-07-31T17:49:00Z" w16du:dateUtc="2025-08-01T00:49:00Z"/>
                <w:color w:val="000000"/>
              </w:rPr>
              <w:pPrChange w:id="1573" w:author="Em Lim" w:date="2025-07-31T17:49:00Z" w16du:dateUtc="2025-08-01T00:49:00Z">
                <w:pPr>
                  <w:jc w:val="left"/>
                </w:pPr>
              </w:pPrChange>
            </w:pPr>
            <w:del w:id="1574" w:author="Em Lim" w:date="2025-07-31T17:49:00Z" w16du:dateUtc="2025-08-01T00:49:00Z">
              <w:r w:rsidRPr="004938E4" w:rsidDel="000A1486">
                <w:rPr>
                  <w:color w:val="000000"/>
                </w:rPr>
                <w:delText>3.47</w:delText>
              </w:r>
            </w:del>
          </w:p>
        </w:tc>
        <w:tc>
          <w:tcPr>
            <w:tcW w:w="1300" w:type="dxa"/>
            <w:noWrap/>
            <w:vAlign w:val="bottom"/>
            <w:hideMark/>
          </w:tcPr>
          <w:p w14:paraId="4F440635" w14:textId="719AD30B" w:rsidR="00CB6958" w:rsidRPr="004938E4" w:rsidDel="000A1486" w:rsidRDefault="00CB6958">
            <w:pPr>
              <w:rPr>
                <w:del w:id="1575" w:author="Em Lim" w:date="2025-07-31T17:49:00Z" w16du:dateUtc="2025-08-01T00:49:00Z"/>
                <w:color w:val="000000"/>
              </w:rPr>
              <w:pPrChange w:id="1576" w:author="Em Lim" w:date="2025-07-31T17:49:00Z" w16du:dateUtc="2025-08-01T00:49:00Z">
                <w:pPr>
                  <w:jc w:val="left"/>
                </w:pPr>
              </w:pPrChange>
            </w:pPr>
            <w:del w:id="1577" w:author="Em Lim" w:date="2025-07-31T17:49:00Z" w16du:dateUtc="2025-08-01T00:49:00Z">
              <w:r w:rsidRPr="004938E4" w:rsidDel="000A1486">
                <w:rPr>
                  <w:color w:val="000000"/>
                </w:rPr>
                <w:delText>0.001</w:delText>
              </w:r>
            </w:del>
          </w:p>
        </w:tc>
      </w:tr>
      <w:tr w:rsidR="00CB6958" w:rsidRPr="004938E4" w:rsidDel="000A1486" w14:paraId="29C52953" w14:textId="3D9F7358" w:rsidTr="00806FD8">
        <w:trPr>
          <w:trHeight w:val="320"/>
          <w:del w:id="1578" w:author="Em Lim" w:date="2025-07-31T17:49:00Z"/>
        </w:trPr>
        <w:tc>
          <w:tcPr>
            <w:tcW w:w="3686" w:type="dxa"/>
            <w:noWrap/>
            <w:hideMark/>
          </w:tcPr>
          <w:p w14:paraId="7668E175" w14:textId="4D5B87B3" w:rsidR="00CB6958" w:rsidRPr="004938E4" w:rsidDel="000A1486" w:rsidRDefault="00CB6958">
            <w:pPr>
              <w:rPr>
                <w:del w:id="1579" w:author="Em Lim" w:date="2025-07-31T17:49:00Z" w16du:dateUtc="2025-08-01T00:49:00Z"/>
                <w:color w:val="000000"/>
              </w:rPr>
              <w:pPrChange w:id="1580" w:author="Em Lim" w:date="2025-07-31T17:49:00Z" w16du:dateUtc="2025-08-01T00:49:00Z">
                <w:pPr>
                  <w:jc w:val="left"/>
                </w:pPr>
              </w:pPrChange>
            </w:pPr>
            <w:del w:id="1581" w:author="Em Lim" w:date="2025-07-31T17:49:00Z" w16du:dateUtc="2025-08-01T00:49:00Z">
              <w:r w:rsidRPr="004938E4" w:rsidDel="000A1486">
                <w:rPr>
                  <w:color w:val="000000"/>
                </w:rPr>
                <w:delText>Biodiversity</w:delText>
              </w:r>
            </w:del>
          </w:p>
        </w:tc>
        <w:tc>
          <w:tcPr>
            <w:tcW w:w="1247" w:type="dxa"/>
            <w:noWrap/>
            <w:vAlign w:val="bottom"/>
            <w:hideMark/>
          </w:tcPr>
          <w:p w14:paraId="309E3A78" w14:textId="64F80DB2" w:rsidR="00CB6958" w:rsidRPr="004938E4" w:rsidDel="000A1486" w:rsidRDefault="00CB6958">
            <w:pPr>
              <w:rPr>
                <w:del w:id="1582" w:author="Em Lim" w:date="2025-07-31T17:49:00Z" w16du:dateUtc="2025-08-01T00:49:00Z"/>
                <w:color w:val="000000"/>
              </w:rPr>
              <w:pPrChange w:id="1583" w:author="Em Lim" w:date="2025-07-31T17:49:00Z" w16du:dateUtc="2025-08-01T00:49:00Z">
                <w:pPr>
                  <w:jc w:val="left"/>
                </w:pPr>
              </w:pPrChange>
            </w:pPr>
            <w:del w:id="1584" w:author="Em Lim" w:date="2025-07-31T17:49:00Z" w16du:dateUtc="2025-08-01T00:49:00Z">
              <w:r w:rsidRPr="004938E4" w:rsidDel="000A1486">
                <w:rPr>
                  <w:color w:val="000000"/>
                </w:rPr>
                <w:delText>0.04</w:delText>
              </w:r>
            </w:del>
          </w:p>
        </w:tc>
        <w:tc>
          <w:tcPr>
            <w:tcW w:w="1507" w:type="dxa"/>
            <w:noWrap/>
            <w:vAlign w:val="bottom"/>
            <w:hideMark/>
          </w:tcPr>
          <w:p w14:paraId="4135D5E6" w14:textId="775E089C" w:rsidR="00CB6958" w:rsidRPr="004938E4" w:rsidDel="000A1486" w:rsidRDefault="00CB6958">
            <w:pPr>
              <w:rPr>
                <w:del w:id="1585" w:author="Em Lim" w:date="2025-07-31T17:49:00Z" w16du:dateUtc="2025-08-01T00:49:00Z"/>
                <w:color w:val="000000"/>
              </w:rPr>
              <w:pPrChange w:id="1586" w:author="Em Lim" w:date="2025-07-31T17:49:00Z" w16du:dateUtc="2025-08-01T00:49:00Z">
                <w:pPr>
                  <w:jc w:val="left"/>
                </w:pPr>
              </w:pPrChange>
            </w:pPr>
            <w:del w:id="1587" w:author="Em Lim" w:date="2025-07-31T17:49:00Z" w16du:dateUtc="2025-08-01T00:49:00Z">
              <w:r w:rsidRPr="004938E4" w:rsidDel="000A1486">
                <w:rPr>
                  <w:color w:val="000000"/>
                </w:rPr>
                <w:delText>0.03</w:delText>
              </w:r>
            </w:del>
          </w:p>
        </w:tc>
        <w:tc>
          <w:tcPr>
            <w:tcW w:w="1093" w:type="dxa"/>
            <w:noWrap/>
            <w:vAlign w:val="bottom"/>
            <w:hideMark/>
          </w:tcPr>
          <w:p w14:paraId="495BBD42" w14:textId="7ABD86FB" w:rsidR="00CB6958" w:rsidRPr="004938E4" w:rsidDel="000A1486" w:rsidRDefault="00CB6958">
            <w:pPr>
              <w:rPr>
                <w:del w:id="1588" w:author="Em Lim" w:date="2025-07-31T17:49:00Z" w16du:dateUtc="2025-08-01T00:49:00Z"/>
                <w:color w:val="000000"/>
              </w:rPr>
              <w:pPrChange w:id="1589" w:author="Em Lim" w:date="2025-07-31T17:49:00Z" w16du:dateUtc="2025-08-01T00:49:00Z">
                <w:pPr>
                  <w:jc w:val="left"/>
                </w:pPr>
              </w:pPrChange>
            </w:pPr>
            <w:del w:id="1590" w:author="Em Lim" w:date="2025-07-31T17:49:00Z" w16du:dateUtc="2025-08-01T00:49:00Z">
              <w:r w:rsidRPr="004938E4" w:rsidDel="000A1486">
                <w:rPr>
                  <w:color w:val="000000"/>
                </w:rPr>
                <w:delText>1.34</w:delText>
              </w:r>
            </w:del>
          </w:p>
        </w:tc>
        <w:tc>
          <w:tcPr>
            <w:tcW w:w="1300" w:type="dxa"/>
            <w:noWrap/>
            <w:vAlign w:val="bottom"/>
            <w:hideMark/>
          </w:tcPr>
          <w:p w14:paraId="5F786B9C" w14:textId="4301F84D" w:rsidR="00CB6958" w:rsidRPr="004938E4" w:rsidDel="000A1486" w:rsidRDefault="00CB6958">
            <w:pPr>
              <w:rPr>
                <w:del w:id="1591" w:author="Em Lim" w:date="2025-07-31T17:49:00Z" w16du:dateUtc="2025-08-01T00:49:00Z"/>
                <w:color w:val="000000"/>
              </w:rPr>
              <w:pPrChange w:id="1592" w:author="Em Lim" w:date="2025-07-31T17:49:00Z" w16du:dateUtc="2025-08-01T00:49:00Z">
                <w:pPr>
                  <w:jc w:val="left"/>
                </w:pPr>
              </w:pPrChange>
            </w:pPr>
            <w:del w:id="1593" w:author="Em Lim" w:date="2025-07-31T17:49:00Z" w16du:dateUtc="2025-08-01T00:49:00Z">
              <w:r w:rsidRPr="004938E4" w:rsidDel="000A1486">
                <w:rPr>
                  <w:color w:val="000000"/>
                </w:rPr>
                <w:delText>0.18</w:delText>
              </w:r>
            </w:del>
          </w:p>
        </w:tc>
      </w:tr>
      <w:tr w:rsidR="00CB6958" w:rsidRPr="004938E4" w:rsidDel="000A1486" w14:paraId="7BF656A0" w14:textId="3ECE0390" w:rsidTr="00806FD8">
        <w:trPr>
          <w:trHeight w:val="320"/>
          <w:del w:id="1594" w:author="Em Lim" w:date="2025-07-31T17:49:00Z"/>
        </w:trPr>
        <w:tc>
          <w:tcPr>
            <w:tcW w:w="3686" w:type="dxa"/>
            <w:noWrap/>
            <w:hideMark/>
          </w:tcPr>
          <w:p w14:paraId="0BCF0CFA" w14:textId="3990958B" w:rsidR="00CB6958" w:rsidRPr="004938E4" w:rsidDel="000A1486" w:rsidRDefault="00CB6958">
            <w:pPr>
              <w:rPr>
                <w:del w:id="1595" w:author="Em Lim" w:date="2025-07-31T17:49:00Z" w16du:dateUtc="2025-08-01T00:49:00Z"/>
                <w:color w:val="000000"/>
              </w:rPr>
              <w:pPrChange w:id="1596" w:author="Em Lim" w:date="2025-07-31T17:49:00Z" w16du:dateUtc="2025-08-01T00:49:00Z">
                <w:pPr>
                  <w:jc w:val="left"/>
                </w:pPr>
              </w:pPrChange>
            </w:pPr>
            <w:del w:id="1597" w:author="Em Lim" w:date="2025-07-31T17:49:00Z" w16du:dateUtc="2025-08-01T00:49:00Z">
              <w:r w:rsidRPr="004938E4" w:rsidDel="000A1486">
                <w:rPr>
                  <w:color w:val="000000"/>
                </w:rPr>
                <w:delText>Depth</w:delText>
              </w:r>
            </w:del>
          </w:p>
        </w:tc>
        <w:tc>
          <w:tcPr>
            <w:tcW w:w="1247" w:type="dxa"/>
            <w:noWrap/>
            <w:vAlign w:val="bottom"/>
            <w:hideMark/>
          </w:tcPr>
          <w:p w14:paraId="213192A9" w14:textId="0F5A02D1" w:rsidR="00CB6958" w:rsidRPr="004938E4" w:rsidDel="000A1486" w:rsidRDefault="00CB6958">
            <w:pPr>
              <w:rPr>
                <w:del w:id="1598" w:author="Em Lim" w:date="2025-07-31T17:49:00Z" w16du:dateUtc="2025-08-01T00:49:00Z"/>
                <w:color w:val="000000"/>
              </w:rPr>
              <w:pPrChange w:id="1599" w:author="Em Lim" w:date="2025-07-31T17:49:00Z" w16du:dateUtc="2025-08-01T00:49:00Z">
                <w:pPr>
                  <w:jc w:val="left"/>
                </w:pPr>
              </w:pPrChange>
            </w:pPr>
            <w:del w:id="1600" w:author="Em Lim" w:date="2025-07-31T17:49:00Z" w16du:dateUtc="2025-08-01T00:49:00Z">
              <w:r w:rsidRPr="004938E4" w:rsidDel="000A1486">
                <w:rPr>
                  <w:color w:val="000000"/>
                </w:rPr>
                <w:delText>0.09</w:delText>
              </w:r>
            </w:del>
          </w:p>
        </w:tc>
        <w:tc>
          <w:tcPr>
            <w:tcW w:w="1507" w:type="dxa"/>
            <w:noWrap/>
            <w:vAlign w:val="bottom"/>
            <w:hideMark/>
          </w:tcPr>
          <w:p w14:paraId="05D42DF2" w14:textId="03E64E1C" w:rsidR="00CB6958" w:rsidRPr="004938E4" w:rsidDel="000A1486" w:rsidRDefault="00CB6958">
            <w:pPr>
              <w:rPr>
                <w:del w:id="1601" w:author="Em Lim" w:date="2025-07-31T17:49:00Z" w16du:dateUtc="2025-08-01T00:49:00Z"/>
                <w:color w:val="000000"/>
              </w:rPr>
              <w:pPrChange w:id="1602" w:author="Em Lim" w:date="2025-07-31T17:49:00Z" w16du:dateUtc="2025-08-01T00:49:00Z">
                <w:pPr>
                  <w:jc w:val="left"/>
                </w:pPr>
              </w:pPrChange>
            </w:pPr>
            <w:del w:id="1603" w:author="Em Lim" w:date="2025-07-31T17:49:00Z" w16du:dateUtc="2025-08-01T00:49:00Z">
              <w:r w:rsidRPr="004938E4" w:rsidDel="000A1486">
                <w:rPr>
                  <w:color w:val="000000"/>
                </w:rPr>
                <w:delText>0.03</w:delText>
              </w:r>
            </w:del>
          </w:p>
        </w:tc>
        <w:tc>
          <w:tcPr>
            <w:tcW w:w="1093" w:type="dxa"/>
            <w:noWrap/>
            <w:vAlign w:val="bottom"/>
            <w:hideMark/>
          </w:tcPr>
          <w:p w14:paraId="37F35A82" w14:textId="3A1DB315" w:rsidR="00CB6958" w:rsidRPr="004938E4" w:rsidDel="000A1486" w:rsidRDefault="00CB6958">
            <w:pPr>
              <w:rPr>
                <w:del w:id="1604" w:author="Em Lim" w:date="2025-07-31T17:49:00Z" w16du:dateUtc="2025-08-01T00:49:00Z"/>
                <w:color w:val="000000"/>
              </w:rPr>
              <w:pPrChange w:id="1605" w:author="Em Lim" w:date="2025-07-31T17:49:00Z" w16du:dateUtc="2025-08-01T00:49:00Z">
                <w:pPr>
                  <w:jc w:val="left"/>
                </w:pPr>
              </w:pPrChange>
            </w:pPr>
            <w:del w:id="1606" w:author="Em Lim" w:date="2025-07-31T17:49:00Z" w16du:dateUtc="2025-08-01T00:49:00Z">
              <w:r w:rsidRPr="004938E4" w:rsidDel="000A1486">
                <w:rPr>
                  <w:color w:val="000000"/>
                </w:rPr>
                <w:delText>3.09</w:delText>
              </w:r>
            </w:del>
          </w:p>
        </w:tc>
        <w:tc>
          <w:tcPr>
            <w:tcW w:w="1300" w:type="dxa"/>
            <w:noWrap/>
            <w:vAlign w:val="bottom"/>
            <w:hideMark/>
          </w:tcPr>
          <w:p w14:paraId="0DE3EC8B" w14:textId="6B693974" w:rsidR="00CB6958" w:rsidRPr="004938E4" w:rsidDel="000A1486" w:rsidRDefault="00CB6958">
            <w:pPr>
              <w:rPr>
                <w:del w:id="1607" w:author="Em Lim" w:date="2025-07-31T17:49:00Z" w16du:dateUtc="2025-08-01T00:49:00Z"/>
                <w:color w:val="000000"/>
              </w:rPr>
              <w:pPrChange w:id="1608" w:author="Em Lim" w:date="2025-07-31T17:49:00Z" w16du:dateUtc="2025-08-01T00:49:00Z">
                <w:pPr>
                  <w:jc w:val="left"/>
                </w:pPr>
              </w:pPrChange>
            </w:pPr>
            <w:del w:id="1609" w:author="Em Lim" w:date="2025-07-31T17:49:00Z" w16du:dateUtc="2025-08-01T00:49:00Z">
              <w:r w:rsidRPr="004938E4" w:rsidDel="000A1486">
                <w:rPr>
                  <w:color w:val="000000"/>
                </w:rPr>
                <w:delText>0.002</w:delText>
              </w:r>
            </w:del>
          </w:p>
        </w:tc>
      </w:tr>
      <w:tr w:rsidR="00CB6958" w:rsidRPr="004938E4" w:rsidDel="000A1486" w14:paraId="5846B964" w14:textId="02E2D1B6" w:rsidTr="00806FD8">
        <w:trPr>
          <w:trHeight w:val="320"/>
          <w:del w:id="1610" w:author="Em Lim" w:date="2025-07-31T17:49:00Z"/>
        </w:trPr>
        <w:tc>
          <w:tcPr>
            <w:tcW w:w="3686" w:type="dxa"/>
            <w:noWrap/>
            <w:hideMark/>
          </w:tcPr>
          <w:p w14:paraId="346638EE" w14:textId="36EE85B4" w:rsidR="00CB6958" w:rsidRPr="004938E4" w:rsidDel="000A1486" w:rsidRDefault="00CB6958">
            <w:pPr>
              <w:rPr>
                <w:del w:id="1611" w:author="Em Lim" w:date="2025-07-31T17:49:00Z" w16du:dateUtc="2025-08-01T00:49:00Z"/>
                <w:color w:val="000000"/>
              </w:rPr>
              <w:pPrChange w:id="1612" w:author="Em Lim" w:date="2025-07-31T17:49:00Z" w16du:dateUtc="2025-08-01T00:49:00Z">
                <w:pPr>
                  <w:jc w:val="left"/>
                </w:pPr>
              </w:pPrChange>
            </w:pPr>
            <w:del w:id="1613" w:author="Em Lim" w:date="2025-07-31T17:49:00Z" w16du:dateUtc="2025-08-01T00:49:00Z">
              <w:r w:rsidRPr="004938E4" w:rsidDel="000A1486">
                <w:rPr>
                  <w:color w:val="000000"/>
                </w:rPr>
                <w:delText>Kelp:tide</w:delText>
              </w:r>
            </w:del>
          </w:p>
        </w:tc>
        <w:tc>
          <w:tcPr>
            <w:tcW w:w="1247" w:type="dxa"/>
            <w:noWrap/>
            <w:vAlign w:val="bottom"/>
            <w:hideMark/>
          </w:tcPr>
          <w:p w14:paraId="50A2BF3A" w14:textId="566807CB" w:rsidR="00CB6958" w:rsidRPr="004938E4" w:rsidDel="000A1486" w:rsidRDefault="00CB6958">
            <w:pPr>
              <w:rPr>
                <w:del w:id="1614" w:author="Em Lim" w:date="2025-07-31T17:49:00Z" w16du:dateUtc="2025-08-01T00:49:00Z"/>
                <w:color w:val="000000"/>
              </w:rPr>
              <w:pPrChange w:id="1615" w:author="Em Lim" w:date="2025-07-31T17:49:00Z" w16du:dateUtc="2025-08-01T00:49:00Z">
                <w:pPr>
                  <w:jc w:val="left"/>
                </w:pPr>
              </w:pPrChange>
            </w:pPr>
            <w:del w:id="1616" w:author="Em Lim" w:date="2025-07-31T17:49:00Z" w16du:dateUtc="2025-08-01T00:49:00Z">
              <w:r w:rsidRPr="004938E4" w:rsidDel="000A1486">
                <w:rPr>
                  <w:color w:val="000000"/>
                </w:rPr>
                <w:delText>0.14</w:delText>
              </w:r>
            </w:del>
          </w:p>
        </w:tc>
        <w:tc>
          <w:tcPr>
            <w:tcW w:w="1507" w:type="dxa"/>
            <w:noWrap/>
            <w:vAlign w:val="bottom"/>
            <w:hideMark/>
          </w:tcPr>
          <w:p w14:paraId="0E8EF9D4" w14:textId="44BB131C" w:rsidR="00CB6958" w:rsidRPr="004938E4" w:rsidDel="000A1486" w:rsidRDefault="00CB6958">
            <w:pPr>
              <w:rPr>
                <w:del w:id="1617" w:author="Em Lim" w:date="2025-07-31T17:49:00Z" w16du:dateUtc="2025-08-01T00:49:00Z"/>
                <w:color w:val="000000"/>
              </w:rPr>
              <w:pPrChange w:id="1618" w:author="Em Lim" w:date="2025-07-31T17:49:00Z" w16du:dateUtc="2025-08-01T00:49:00Z">
                <w:pPr>
                  <w:jc w:val="left"/>
                </w:pPr>
              </w:pPrChange>
            </w:pPr>
            <w:del w:id="1619" w:author="Em Lim" w:date="2025-07-31T17:49:00Z" w16du:dateUtc="2025-08-01T00:49:00Z">
              <w:r w:rsidRPr="004938E4" w:rsidDel="000A1486">
                <w:rPr>
                  <w:color w:val="000000"/>
                </w:rPr>
                <w:delText>0.06</w:delText>
              </w:r>
            </w:del>
          </w:p>
        </w:tc>
        <w:tc>
          <w:tcPr>
            <w:tcW w:w="1093" w:type="dxa"/>
            <w:noWrap/>
            <w:vAlign w:val="bottom"/>
            <w:hideMark/>
          </w:tcPr>
          <w:p w14:paraId="1E12E0C2" w14:textId="3BA16CB9" w:rsidR="00CB6958" w:rsidRPr="004938E4" w:rsidDel="000A1486" w:rsidRDefault="00CB6958">
            <w:pPr>
              <w:rPr>
                <w:del w:id="1620" w:author="Em Lim" w:date="2025-07-31T17:49:00Z" w16du:dateUtc="2025-08-01T00:49:00Z"/>
                <w:color w:val="000000"/>
              </w:rPr>
              <w:pPrChange w:id="1621" w:author="Em Lim" w:date="2025-07-31T17:49:00Z" w16du:dateUtc="2025-08-01T00:49:00Z">
                <w:pPr>
                  <w:jc w:val="left"/>
                </w:pPr>
              </w:pPrChange>
            </w:pPr>
            <w:del w:id="1622" w:author="Em Lim" w:date="2025-07-31T17:49:00Z" w16du:dateUtc="2025-08-01T00:49:00Z">
              <w:r w:rsidRPr="004938E4" w:rsidDel="000A1486">
                <w:rPr>
                  <w:color w:val="000000"/>
                </w:rPr>
                <w:delText>2.40</w:delText>
              </w:r>
            </w:del>
          </w:p>
        </w:tc>
        <w:tc>
          <w:tcPr>
            <w:tcW w:w="1300" w:type="dxa"/>
            <w:noWrap/>
            <w:vAlign w:val="bottom"/>
            <w:hideMark/>
          </w:tcPr>
          <w:p w14:paraId="5545226E" w14:textId="12488353" w:rsidR="00CB6958" w:rsidRPr="004938E4" w:rsidDel="000A1486" w:rsidRDefault="00CB6958">
            <w:pPr>
              <w:rPr>
                <w:del w:id="1623" w:author="Em Lim" w:date="2025-07-31T17:49:00Z" w16du:dateUtc="2025-08-01T00:49:00Z"/>
                <w:color w:val="000000"/>
              </w:rPr>
              <w:pPrChange w:id="1624" w:author="Em Lim" w:date="2025-07-31T17:49:00Z" w16du:dateUtc="2025-08-01T00:49:00Z">
                <w:pPr>
                  <w:jc w:val="left"/>
                </w:pPr>
              </w:pPrChange>
            </w:pPr>
            <w:del w:id="1625" w:author="Em Lim" w:date="2025-07-31T17:49:00Z" w16du:dateUtc="2025-08-01T00:49:00Z">
              <w:r w:rsidRPr="004938E4" w:rsidDel="000A1486">
                <w:rPr>
                  <w:color w:val="000000"/>
                </w:rPr>
                <w:delText>0.02</w:delText>
              </w:r>
            </w:del>
          </w:p>
        </w:tc>
      </w:tr>
      <w:tr w:rsidR="00CB6958" w:rsidRPr="004938E4" w:rsidDel="000A1486" w14:paraId="7574B6E7" w14:textId="36C25C2E" w:rsidTr="00806FD8">
        <w:trPr>
          <w:trHeight w:val="320"/>
          <w:del w:id="1626" w:author="Em Lim" w:date="2025-07-31T17:49:00Z"/>
        </w:trPr>
        <w:tc>
          <w:tcPr>
            <w:tcW w:w="3686" w:type="dxa"/>
            <w:noWrap/>
            <w:hideMark/>
          </w:tcPr>
          <w:p w14:paraId="2C430C98" w14:textId="0D78589D" w:rsidR="00CB6958" w:rsidRPr="004938E4" w:rsidDel="000A1486" w:rsidRDefault="00CB6958">
            <w:pPr>
              <w:rPr>
                <w:del w:id="1627" w:author="Em Lim" w:date="2025-07-31T17:49:00Z" w16du:dateUtc="2025-08-01T00:49:00Z"/>
                <w:color w:val="000000"/>
              </w:rPr>
              <w:pPrChange w:id="1628" w:author="Em Lim" w:date="2025-07-31T17:49:00Z" w16du:dateUtc="2025-08-01T00:49:00Z">
                <w:pPr>
                  <w:jc w:val="left"/>
                </w:pPr>
              </w:pPrChange>
            </w:pPr>
            <w:del w:id="1629" w:author="Em Lim" w:date="2025-07-31T17:49:00Z" w16du:dateUtc="2025-08-01T00:49:00Z">
              <w:r w:rsidRPr="004938E4" w:rsidDel="000A1486">
                <w:rPr>
                  <w:color w:val="000000"/>
                </w:rPr>
                <w:delText>Kelp:animals</w:delText>
              </w:r>
            </w:del>
          </w:p>
        </w:tc>
        <w:tc>
          <w:tcPr>
            <w:tcW w:w="1247" w:type="dxa"/>
            <w:noWrap/>
            <w:vAlign w:val="bottom"/>
            <w:hideMark/>
          </w:tcPr>
          <w:p w14:paraId="2346DFD6" w14:textId="6E1B0916" w:rsidR="00CB6958" w:rsidRPr="004938E4" w:rsidDel="000A1486" w:rsidRDefault="00CB6958">
            <w:pPr>
              <w:rPr>
                <w:del w:id="1630" w:author="Em Lim" w:date="2025-07-31T17:49:00Z" w16du:dateUtc="2025-08-01T00:49:00Z"/>
                <w:color w:val="000000"/>
              </w:rPr>
              <w:pPrChange w:id="1631" w:author="Em Lim" w:date="2025-07-31T17:49:00Z" w16du:dateUtc="2025-08-01T00:49:00Z">
                <w:pPr>
                  <w:jc w:val="left"/>
                </w:pPr>
              </w:pPrChange>
            </w:pPr>
            <w:del w:id="1632" w:author="Em Lim" w:date="2025-07-31T17:49:00Z" w16du:dateUtc="2025-08-01T00:49:00Z">
              <w:r w:rsidRPr="004938E4" w:rsidDel="000A1486">
                <w:rPr>
                  <w:color w:val="000000"/>
                </w:rPr>
                <w:delText>-0.01</w:delText>
              </w:r>
            </w:del>
          </w:p>
        </w:tc>
        <w:tc>
          <w:tcPr>
            <w:tcW w:w="1507" w:type="dxa"/>
            <w:noWrap/>
            <w:vAlign w:val="bottom"/>
            <w:hideMark/>
          </w:tcPr>
          <w:p w14:paraId="7105EC8E" w14:textId="76BA6FDD" w:rsidR="00CB6958" w:rsidRPr="004938E4" w:rsidDel="000A1486" w:rsidRDefault="00CB6958">
            <w:pPr>
              <w:rPr>
                <w:del w:id="1633" w:author="Em Lim" w:date="2025-07-31T17:49:00Z" w16du:dateUtc="2025-08-01T00:49:00Z"/>
                <w:color w:val="000000"/>
              </w:rPr>
              <w:pPrChange w:id="1634" w:author="Em Lim" w:date="2025-07-31T17:49:00Z" w16du:dateUtc="2025-08-01T00:49:00Z">
                <w:pPr>
                  <w:jc w:val="left"/>
                </w:pPr>
              </w:pPrChange>
            </w:pPr>
            <w:del w:id="1635" w:author="Em Lim" w:date="2025-07-31T17:49:00Z" w16du:dateUtc="2025-08-01T00:49:00Z">
              <w:r w:rsidRPr="004938E4" w:rsidDel="000A1486">
                <w:rPr>
                  <w:color w:val="000000"/>
                </w:rPr>
                <w:delText>0.01</w:delText>
              </w:r>
            </w:del>
          </w:p>
        </w:tc>
        <w:tc>
          <w:tcPr>
            <w:tcW w:w="1093" w:type="dxa"/>
            <w:noWrap/>
            <w:vAlign w:val="bottom"/>
            <w:hideMark/>
          </w:tcPr>
          <w:p w14:paraId="0B50FF4C" w14:textId="7DC01B93" w:rsidR="00CB6958" w:rsidRPr="004938E4" w:rsidDel="000A1486" w:rsidRDefault="00CB6958">
            <w:pPr>
              <w:rPr>
                <w:del w:id="1636" w:author="Em Lim" w:date="2025-07-31T17:49:00Z" w16du:dateUtc="2025-08-01T00:49:00Z"/>
                <w:color w:val="000000"/>
              </w:rPr>
              <w:pPrChange w:id="1637" w:author="Em Lim" w:date="2025-07-31T17:49:00Z" w16du:dateUtc="2025-08-01T00:49:00Z">
                <w:pPr>
                  <w:jc w:val="left"/>
                </w:pPr>
              </w:pPrChange>
            </w:pPr>
            <w:del w:id="1638" w:author="Em Lim" w:date="2025-07-31T17:49:00Z" w16du:dateUtc="2025-08-01T00:49:00Z">
              <w:r w:rsidRPr="004938E4" w:rsidDel="000A1486">
                <w:rPr>
                  <w:color w:val="000000"/>
                </w:rPr>
                <w:delText>-0.87</w:delText>
              </w:r>
            </w:del>
          </w:p>
        </w:tc>
        <w:tc>
          <w:tcPr>
            <w:tcW w:w="1300" w:type="dxa"/>
            <w:noWrap/>
            <w:vAlign w:val="bottom"/>
            <w:hideMark/>
          </w:tcPr>
          <w:p w14:paraId="3D5EB5E4" w14:textId="5D94F686" w:rsidR="00CB6958" w:rsidRPr="004938E4" w:rsidDel="000A1486" w:rsidRDefault="00CB6958">
            <w:pPr>
              <w:rPr>
                <w:del w:id="1639" w:author="Em Lim" w:date="2025-07-31T17:49:00Z" w16du:dateUtc="2025-08-01T00:49:00Z"/>
                <w:color w:val="000000"/>
              </w:rPr>
              <w:pPrChange w:id="1640" w:author="Em Lim" w:date="2025-07-31T17:49:00Z" w16du:dateUtc="2025-08-01T00:49:00Z">
                <w:pPr>
                  <w:jc w:val="left"/>
                </w:pPr>
              </w:pPrChange>
            </w:pPr>
            <w:del w:id="1641" w:author="Em Lim" w:date="2025-07-31T17:49:00Z" w16du:dateUtc="2025-08-01T00:49:00Z">
              <w:r w:rsidRPr="004938E4" w:rsidDel="000A1486">
                <w:rPr>
                  <w:color w:val="000000"/>
                </w:rPr>
                <w:delText>0.38</w:delText>
              </w:r>
            </w:del>
          </w:p>
        </w:tc>
      </w:tr>
      <w:tr w:rsidR="00CB6958" w:rsidRPr="004938E4" w:rsidDel="000A1486" w14:paraId="4A553EE3" w14:textId="7EE2C1CD" w:rsidTr="00806FD8">
        <w:trPr>
          <w:trHeight w:val="320"/>
          <w:del w:id="1642" w:author="Em Lim" w:date="2025-07-31T17:49:00Z"/>
        </w:trPr>
        <w:tc>
          <w:tcPr>
            <w:tcW w:w="3686" w:type="dxa"/>
            <w:noWrap/>
            <w:hideMark/>
          </w:tcPr>
          <w:p w14:paraId="1999BC46" w14:textId="7E984572" w:rsidR="00CB6958" w:rsidRPr="004938E4" w:rsidDel="000A1486" w:rsidRDefault="00CB6958">
            <w:pPr>
              <w:rPr>
                <w:del w:id="1643" w:author="Em Lim" w:date="2025-07-31T17:49:00Z" w16du:dateUtc="2025-08-01T00:49:00Z"/>
                <w:color w:val="000000"/>
              </w:rPr>
              <w:pPrChange w:id="1644" w:author="Em Lim" w:date="2025-07-31T17:49:00Z" w16du:dateUtc="2025-08-01T00:49:00Z">
                <w:pPr>
                  <w:jc w:val="left"/>
                </w:pPr>
              </w:pPrChange>
            </w:pPr>
            <w:del w:id="1645" w:author="Em Lim" w:date="2025-07-31T17:49:00Z" w16du:dateUtc="2025-08-01T00:49:00Z">
              <w:r w:rsidRPr="004938E4" w:rsidDel="000A1486">
                <w:rPr>
                  <w:color w:val="000000"/>
                </w:rPr>
                <w:delText>Tide:animals</w:delText>
              </w:r>
            </w:del>
          </w:p>
        </w:tc>
        <w:tc>
          <w:tcPr>
            <w:tcW w:w="1247" w:type="dxa"/>
            <w:noWrap/>
            <w:vAlign w:val="bottom"/>
            <w:hideMark/>
          </w:tcPr>
          <w:p w14:paraId="39D882C0" w14:textId="362E1E7A" w:rsidR="00CB6958" w:rsidRPr="004938E4" w:rsidDel="000A1486" w:rsidRDefault="00CB6958">
            <w:pPr>
              <w:rPr>
                <w:del w:id="1646" w:author="Em Lim" w:date="2025-07-31T17:49:00Z" w16du:dateUtc="2025-08-01T00:49:00Z"/>
                <w:color w:val="000000"/>
              </w:rPr>
              <w:pPrChange w:id="1647" w:author="Em Lim" w:date="2025-07-31T17:49:00Z" w16du:dateUtc="2025-08-01T00:49:00Z">
                <w:pPr>
                  <w:jc w:val="left"/>
                </w:pPr>
              </w:pPrChange>
            </w:pPr>
            <w:del w:id="1648" w:author="Em Lim" w:date="2025-07-31T17:49:00Z" w16du:dateUtc="2025-08-01T00:49:00Z">
              <w:r w:rsidRPr="004938E4" w:rsidDel="000A1486">
                <w:rPr>
                  <w:color w:val="000000"/>
                </w:rPr>
                <w:delText>-0.02</w:delText>
              </w:r>
            </w:del>
          </w:p>
        </w:tc>
        <w:tc>
          <w:tcPr>
            <w:tcW w:w="1507" w:type="dxa"/>
            <w:noWrap/>
            <w:vAlign w:val="bottom"/>
            <w:hideMark/>
          </w:tcPr>
          <w:p w14:paraId="421CD7DE" w14:textId="0A48DB69" w:rsidR="00CB6958" w:rsidRPr="004938E4" w:rsidDel="000A1486" w:rsidRDefault="00CB6958">
            <w:pPr>
              <w:rPr>
                <w:del w:id="1649" w:author="Em Lim" w:date="2025-07-31T17:49:00Z" w16du:dateUtc="2025-08-01T00:49:00Z"/>
                <w:color w:val="000000"/>
              </w:rPr>
              <w:pPrChange w:id="1650" w:author="Em Lim" w:date="2025-07-31T17:49:00Z" w16du:dateUtc="2025-08-01T00:49:00Z">
                <w:pPr>
                  <w:jc w:val="left"/>
                </w:pPr>
              </w:pPrChange>
            </w:pPr>
            <w:del w:id="1651" w:author="Em Lim" w:date="2025-07-31T17:49:00Z" w16du:dateUtc="2025-08-01T00:49:00Z">
              <w:r w:rsidRPr="004938E4" w:rsidDel="000A1486">
                <w:rPr>
                  <w:color w:val="000000"/>
                </w:rPr>
                <w:delText>0.02</w:delText>
              </w:r>
            </w:del>
          </w:p>
        </w:tc>
        <w:tc>
          <w:tcPr>
            <w:tcW w:w="1093" w:type="dxa"/>
            <w:noWrap/>
            <w:vAlign w:val="bottom"/>
            <w:hideMark/>
          </w:tcPr>
          <w:p w14:paraId="67922A80" w14:textId="6E828F2E" w:rsidR="00CB6958" w:rsidRPr="004938E4" w:rsidDel="000A1486" w:rsidRDefault="00CB6958">
            <w:pPr>
              <w:rPr>
                <w:del w:id="1652" w:author="Em Lim" w:date="2025-07-31T17:49:00Z" w16du:dateUtc="2025-08-01T00:49:00Z"/>
                <w:color w:val="000000"/>
              </w:rPr>
              <w:pPrChange w:id="1653" w:author="Em Lim" w:date="2025-07-31T17:49:00Z" w16du:dateUtc="2025-08-01T00:49:00Z">
                <w:pPr>
                  <w:jc w:val="left"/>
                </w:pPr>
              </w:pPrChange>
            </w:pPr>
            <w:del w:id="1654" w:author="Em Lim" w:date="2025-07-31T17:49:00Z" w16du:dateUtc="2025-08-01T00:49:00Z">
              <w:r w:rsidRPr="004938E4" w:rsidDel="000A1486">
                <w:rPr>
                  <w:color w:val="000000"/>
                </w:rPr>
                <w:delText>-1.13</w:delText>
              </w:r>
            </w:del>
          </w:p>
        </w:tc>
        <w:tc>
          <w:tcPr>
            <w:tcW w:w="1300" w:type="dxa"/>
            <w:noWrap/>
            <w:vAlign w:val="bottom"/>
            <w:hideMark/>
          </w:tcPr>
          <w:p w14:paraId="6D755BF2" w14:textId="3EEF56D3" w:rsidR="00CB6958" w:rsidRPr="004938E4" w:rsidDel="000A1486" w:rsidRDefault="00CB6958">
            <w:pPr>
              <w:rPr>
                <w:del w:id="1655" w:author="Em Lim" w:date="2025-07-31T17:49:00Z" w16du:dateUtc="2025-08-01T00:49:00Z"/>
                <w:color w:val="000000"/>
              </w:rPr>
              <w:pPrChange w:id="1656" w:author="Em Lim" w:date="2025-07-31T17:49:00Z" w16du:dateUtc="2025-08-01T00:49:00Z">
                <w:pPr>
                  <w:jc w:val="left"/>
                </w:pPr>
              </w:pPrChange>
            </w:pPr>
            <w:del w:id="1657" w:author="Em Lim" w:date="2025-07-31T17:49:00Z" w16du:dateUtc="2025-08-01T00:49:00Z">
              <w:r w:rsidRPr="004938E4" w:rsidDel="000A1486">
                <w:rPr>
                  <w:color w:val="000000"/>
                </w:rPr>
                <w:delText>0.26</w:delText>
              </w:r>
            </w:del>
          </w:p>
        </w:tc>
      </w:tr>
    </w:tbl>
    <w:p w14:paraId="435A5A90" w14:textId="5C31DDEA" w:rsidR="00CB6958" w:rsidRPr="004938E4" w:rsidDel="000A1486" w:rsidRDefault="00CB6958">
      <w:pPr>
        <w:rPr>
          <w:del w:id="1658" w:author="Em Lim" w:date="2025-07-31T17:49:00Z" w16du:dateUtc="2025-08-01T00:49:00Z"/>
        </w:rPr>
      </w:pPr>
    </w:p>
    <w:p w14:paraId="7C5126D1" w14:textId="330D6A8D" w:rsidR="00CB6958" w:rsidRPr="004938E4" w:rsidDel="000A1486" w:rsidRDefault="00CB6958">
      <w:pPr>
        <w:rPr>
          <w:del w:id="1659" w:author="Em Lim" w:date="2025-07-31T17:49:00Z" w16du:dateUtc="2025-08-01T00:49:00Z"/>
          <w:color w:val="000000"/>
        </w:rPr>
      </w:pPr>
      <w:del w:id="1660" w:author="Em Lim" w:date="2025-07-31T17:49:00Z" w16du:dateUtc="2025-08-01T00:49:00Z">
        <w:r w:rsidRPr="004938E4" w:rsidDel="000A1486">
          <w:rPr>
            <w:color w:val="000000"/>
          </w:rPr>
          <w:br w:type="page"/>
        </w:r>
      </w:del>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52F9812B" w14:textId="2A098A8B" w:rsidTr="00806FD8">
        <w:trPr>
          <w:cnfStyle w:val="100000000000" w:firstRow="1" w:lastRow="0" w:firstColumn="0" w:lastColumn="0" w:oddVBand="0" w:evenVBand="0" w:oddHBand="0" w:evenHBand="0" w:firstRowFirstColumn="0" w:firstRowLastColumn="0" w:lastRowFirstColumn="0" w:lastRowLastColumn="0"/>
          <w:trHeight w:val="320"/>
          <w:del w:id="1661" w:author="Em Lim" w:date="2025-07-31T17:49:00Z"/>
        </w:trPr>
        <w:tc>
          <w:tcPr>
            <w:tcW w:w="3686" w:type="dxa"/>
            <w:noWrap/>
            <w:hideMark/>
          </w:tcPr>
          <w:p w14:paraId="504B1E54" w14:textId="6D6D0FC1" w:rsidR="00CB6958" w:rsidRPr="004938E4" w:rsidDel="000A1486" w:rsidRDefault="00CB6958">
            <w:pPr>
              <w:rPr>
                <w:del w:id="1662" w:author="Em Lim" w:date="2025-07-31T17:49:00Z" w16du:dateUtc="2025-08-01T00:49:00Z"/>
                <w:b/>
                <w:bCs/>
              </w:rPr>
              <w:pPrChange w:id="1663" w:author="Em Lim" w:date="2025-07-31T17:49:00Z" w16du:dateUtc="2025-08-01T00:49:00Z">
                <w:pPr>
                  <w:jc w:val="left"/>
                </w:pPr>
              </w:pPrChange>
            </w:pPr>
            <w:del w:id="1664" w:author="Em Lim" w:date="2025-07-31T17:49:00Z" w16du:dateUtc="2025-08-01T00:49:00Z">
              <w:r w:rsidRPr="004938E4" w:rsidDel="000A1486">
                <w:rPr>
                  <w:b/>
                  <w:bCs/>
                </w:rPr>
                <w:delText xml:space="preserve">Hexagrammidae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0.88)</w:delText>
              </w:r>
            </w:del>
          </w:p>
        </w:tc>
        <w:tc>
          <w:tcPr>
            <w:tcW w:w="1247" w:type="dxa"/>
            <w:noWrap/>
            <w:hideMark/>
          </w:tcPr>
          <w:p w14:paraId="6CD766D6" w14:textId="501B4EAD" w:rsidR="00CB6958" w:rsidRPr="004938E4" w:rsidDel="000A1486" w:rsidRDefault="00CB6958">
            <w:pPr>
              <w:rPr>
                <w:del w:id="1665" w:author="Em Lim" w:date="2025-07-31T17:49:00Z" w16du:dateUtc="2025-08-01T00:49:00Z"/>
                <w:b/>
                <w:bCs/>
                <w:color w:val="000000"/>
              </w:rPr>
              <w:pPrChange w:id="1666" w:author="Em Lim" w:date="2025-07-31T17:49:00Z" w16du:dateUtc="2025-08-01T00:49:00Z">
                <w:pPr>
                  <w:jc w:val="left"/>
                </w:pPr>
              </w:pPrChange>
            </w:pPr>
            <w:del w:id="1667" w:author="Em Lim" w:date="2025-07-31T17:49:00Z" w16du:dateUtc="2025-08-01T00:49:00Z">
              <w:r w:rsidRPr="004938E4" w:rsidDel="000A1486">
                <w:rPr>
                  <w:b/>
                  <w:bCs/>
                  <w:color w:val="000000"/>
                </w:rPr>
                <w:delText>Estimate</w:delText>
              </w:r>
            </w:del>
          </w:p>
        </w:tc>
        <w:tc>
          <w:tcPr>
            <w:tcW w:w="1507" w:type="dxa"/>
            <w:noWrap/>
            <w:hideMark/>
          </w:tcPr>
          <w:p w14:paraId="1E911648" w14:textId="78DB46CA" w:rsidR="00CB6958" w:rsidRPr="004938E4" w:rsidDel="000A1486" w:rsidRDefault="00CB6958">
            <w:pPr>
              <w:rPr>
                <w:del w:id="1668" w:author="Em Lim" w:date="2025-07-31T17:49:00Z" w16du:dateUtc="2025-08-01T00:49:00Z"/>
                <w:b/>
                <w:bCs/>
                <w:color w:val="000000"/>
              </w:rPr>
              <w:pPrChange w:id="1669" w:author="Em Lim" w:date="2025-07-31T17:49:00Z" w16du:dateUtc="2025-08-01T00:49:00Z">
                <w:pPr>
                  <w:jc w:val="left"/>
                </w:pPr>
              </w:pPrChange>
            </w:pPr>
            <w:del w:id="1670" w:author="Em Lim" w:date="2025-07-31T17:49:00Z" w16du:dateUtc="2025-08-01T00:49:00Z">
              <w:r w:rsidRPr="004938E4" w:rsidDel="000A1486">
                <w:rPr>
                  <w:b/>
                  <w:bCs/>
                  <w:color w:val="000000"/>
                </w:rPr>
                <w:delText>Std. error</w:delText>
              </w:r>
            </w:del>
          </w:p>
        </w:tc>
        <w:tc>
          <w:tcPr>
            <w:tcW w:w="1093" w:type="dxa"/>
            <w:noWrap/>
            <w:hideMark/>
          </w:tcPr>
          <w:p w14:paraId="3F108945" w14:textId="64BB0CA4" w:rsidR="00CB6958" w:rsidRPr="004938E4" w:rsidDel="000A1486" w:rsidRDefault="00CB6958">
            <w:pPr>
              <w:rPr>
                <w:del w:id="1671" w:author="Em Lim" w:date="2025-07-31T17:49:00Z" w16du:dateUtc="2025-08-01T00:49:00Z"/>
                <w:b/>
                <w:bCs/>
                <w:color w:val="000000"/>
              </w:rPr>
              <w:pPrChange w:id="1672" w:author="Em Lim" w:date="2025-07-31T17:49:00Z" w16du:dateUtc="2025-08-01T00:49:00Z">
                <w:pPr>
                  <w:jc w:val="left"/>
                </w:pPr>
              </w:pPrChange>
            </w:pPr>
            <w:del w:id="1673" w:author="Em Lim" w:date="2025-07-31T17:49:00Z" w16du:dateUtc="2025-08-01T00:49:00Z">
              <w:r w:rsidRPr="004938E4" w:rsidDel="000A1486">
                <w:rPr>
                  <w:b/>
                  <w:bCs/>
                  <w:color w:val="000000"/>
                </w:rPr>
                <w:delText>z value</w:delText>
              </w:r>
            </w:del>
          </w:p>
        </w:tc>
        <w:tc>
          <w:tcPr>
            <w:tcW w:w="1300" w:type="dxa"/>
            <w:noWrap/>
            <w:hideMark/>
          </w:tcPr>
          <w:p w14:paraId="786EEFFC" w14:textId="29793596" w:rsidR="00CB6958" w:rsidRPr="004938E4" w:rsidDel="000A1486" w:rsidRDefault="00CB6958">
            <w:pPr>
              <w:rPr>
                <w:del w:id="1674" w:author="Em Lim" w:date="2025-07-31T17:49:00Z" w16du:dateUtc="2025-08-01T00:49:00Z"/>
                <w:b/>
                <w:bCs/>
                <w:color w:val="000000"/>
              </w:rPr>
              <w:pPrChange w:id="1675" w:author="Em Lim" w:date="2025-07-31T17:49:00Z" w16du:dateUtc="2025-08-01T00:49:00Z">
                <w:pPr>
                  <w:jc w:val="left"/>
                </w:pPr>
              </w:pPrChange>
            </w:pPr>
            <w:del w:id="1676" w:author="Em Lim" w:date="2025-07-31T17:49:00Z" w16du:dateUtc="2025-08-01T00:49:00Z">
              <w:r w:rsidRPr="004938E4" w:rsidDel="000A1486">
                <w:rPr>
                  <w:b/>
                  <w:bCs/>
                  <w:color w:val="000000"/>
                </w:rPr>
                <w:delText>p value</w:delText>
              </w:r>
            </w:del>
          </w:p>
        </w:tc>
      </w:tr>
      <w:tr w:rsidR="00CB6958" w:rsidRPr="004938E4" w:rsidDel="000A1486" w14:paraId="337CD76B" w14:textId="2615A9F3" w:rsidTr="00806FD8">
        <w:trPr>
          <w:trHeight w:val="320"/>
          <w:del w:id="1677" w:author="Em Lim" w:date="2025-07-31T17:49:00Z"/>
        </w:trPr>
        <w:tc>
          <w:tcPr>
            <w:tcW w:w="3686" w:type="dxa"/>
            <w:noWrap/>
            <w:hideMark/>
          </w:tcPr>
          <w:p w14:paraId="48DD3ABE" w14:textId="7669FD5B" w:rsidR="00CB6958" w:rsidRPr="004938E4" w:rsidDel="000A1486" w:rsidRDefault="00CB6958">
            <w:pPr>
              <w:rPr>
                <w:del w:id="1678" w:author="Em Lim" w:date="2025-07-31T17:49:00Z" w16du:dateUtc="2025-08-01T00:49:00Z"/>
                <w:color w:val="000000"/>
              </w:rPr>
              <w:pPrChange w:id="1679" w:author="Em Lim" w:date="2025-07-31T17:49:00Z" w16du:dateUtc="2025-08-01T00:49:00Z">
                <w:pPr>
                  <w:jc w:val="left"/>
                </w:pPr>
              </w:pPrChange>
            </w:pPr>
            <w:del w:id="1680" w:author="Em Lim" w:date="2025-07-31T17:49:00Z" w16du:dateUtc="2025-08-01T00:49:00Z">
              <w:r w:rsidRPr="004938E4" w:rsidDel="000A1486">
                <w:rPr>
                  <w:color w:val="000000"/>
                </w:rPr>
                <w:delText>Intercept</w:delText>
              </w:r>
            </w:del>
          </w:p>
        </w:tc>
        <w:tc>
          <w:tcPr>
            <w:tcW w:w="1247" w:type="dxa"/>
            <w:noWrap/>
            <w:vAlign w:val="bottom"/>
            <w:hideMark/>
          </w:tcPr>
          <w:p w14:paraId="6A2368FB" w14:textId="5FE346F5" w:rsidR="00CB6958" w:rsidRPr="004938E4" w:rsidDel="000A1486" w:rsidRDefault="00CB6958">
            <w:pPr>
              <w:rPr>
                <w:del w:id="1681" w:author="Em Lim" w:date="2025-07-31T17:49:00Z" w16du:dateUtc="2025-08-01T00:49:00Z"/>
                <w:color w:val="000000"/>
              </w:rPr>
              <w:pPrChange w:id="1682" w:author="Em Lim" w:date="2025-07-31T17:49:00Z" w16du:dateUtc="2025-08-01T00:49:00Z">
                <w:pPr>
                  <w:jc w:val="left"/>
                </w:pPr>
              </w:pPrChange>
            </w:pPr>
            <w:del w:id="1683" w:author="Em Lim" w:date="2025-07-31T17:49:00Z" w16du:dateUtc="2025-08-01T00:49:00Z">
              <w:r w:rsidRPr="004938E4" w:rsidDel="000A1486">
                <w:rPr>
                  <w:color w:val="000000"/>
                </w:rPr>
                <w:delText>0.57</w:delText>
              </w:r>
            </w:del>
          </w:p>
        </w:tc>
        <w:tc>
          <w:tcPr>
            <w:tcW w:w="1507" w:type="dxa"/>
            <w:noWrap/>
            <w:vAlign w:val="bottom"/>
            <w:hideMark/>
          </w:tcPr>
          <w:p w14:paraId="6B7F5CD7" w14:textId="2594974E" w:rsidR="00CB6958" w:rsidRPr="004938E4" w:rsidDel="000A1486" w:rsidRDefault="00CB6958">
            <w:pPr>
              <w:rPr>
                <w:del w:id="1684" w:author="Em Lim" w:date="2025-07-31T17:49:00Z" w16du:dateUtc="2025-08-01T00:49:00Z"/>
                <w:color w:val="000000"/>
              </w:rPr>
              <w:pPrChange w:id="1685" w:author="Em Lim" w:date="2025-07-31T17:49:00Z" w16du:dateUtc="2025-08-01T00:49:00Z">
                <w:pPr>
                  <w:jc w:val="left"/>
                </w:pPr>
              </w:pPrChange>
            </w:pPr>
            <w:del w:id="1686" w:author="Em Lim" w:date="2025-07-31T17:49:00Z" w16du:dateUtc="2025-08-01T00:49:00Z">
              <w:r w:rsidRPr="004938E4" w:rsidDel="000A1486">
                <w:rPr>
                  <w:color w:val="000000"/>
                </w:rPr>
                <w:delText>0.12</w:delText>
              </w:r>
            </w:del>
          </w:p>
        </w:tc>
        <w:tc>
          <w:tcPr>
            <w:tcW w:w="1093" w:type="dxa"/>
            <w:noWrap/>
            <w:vAlign w:val="bottom"/>
            <w:hideMark/>
          </w:tcPr>
          <w:p w14:paraId="1019A762" w14:textId="755D23FE" w:rsidR="00CB6958" w:rsidRPr="004938E4" w:rsidDel="000A1486" w:rsidRDefault="00CB6958">
            <w:pPr>
              <w:rPr>
                <w:del w:id="1687" w:author="Em Lim" w:date="2025-07-31T17:49:00Z" w16du:dateUtc="2025-08-01T00:49:00Z"/>
                <w:color w:val="000000"/>
              </w:rPr>
              <w:pPrChange w:id="1688" w:author="Em Lim" w:date="2025-07-31T17:49:00Z" w16du:dateUtc="2025-08-01T00:49:00Z">
                <w:pPr>
                  <w:jc w:val="left"/>
                </w:pPr>
              </w:pPrChange>
            </w:pPr>
            <w:del w:id="1689" w:author="Em Lim" w:date="2025-07-31T17:49:00Z" w16du:dateUtc="2025-08-01T00:49:00Z">
              <w:r w:rsidRPr="004938E4" w:rsidDel="000A1486">
                <w:rPr>
                  <w:color w:val="000000"/>
                </w:rPr>
                <w:delText>4.97</w:delText>
              </w:r>
            </w:del>
          </w:p>
        </w:tc>
        <w:tc>
          <w:tcPr>
            <w:tcW w:w="1300" w:type="dxa"/>
            <w:noWrap/>
            <w:vAlign w:val="bottom"/>
            <w:hideMark/>
          </w:tcPr>
          <w:p w14:paraId="43371712" w14:textId="13E728D2" w:rsidR="00CB6958" w:rsidRPr="004938E4" w:rsidDel="000A1486" w:rsidRDefault="00CB6958">
            <w:pPr>
              <w:rPr>
                <w:del w:id="1690" w:author="Em Lim" w:date="2025-07-31T17:49:00Z" w16du:dateUtc="2025-08-01T00:49:00Z"/>
                <w:color w:val="000000"/>
              </w:rPr>
              <w:pPrChange w:id="1691" w:author="Em Lim" w:date="2025-07-31T17:49:00Z" w16du:dateUtc="2025-08-01T00:49:00Z">
                <w:pPr>
                  <w:jc w:val="left"/>
                </w:pPr>
              </w:pPrChange>
            </w:pPr>
            <w:del w:id="1692" w:author="Em Lim" w:date="2025-07-31T17:49:00Z" w16du:dateUtc="2025-08-01T00:49:00Z">
              <w:r w:rsidRPr="004938E4" w:rsidDel="000A1486">
                <w:rPr>
                  <w:color w:val="000000"/>
                </w:rPr>
                <w:delText>&lt; 0.001</w:delText>
              </w:r>
            </w:del>
          </w:p>
        </w:tc>
      </w:tr>
      <w:tr w:rsidR="00CB6958" w:rsidRPr="004938E4" w:rsidDel="000A1486" w14:paraId="48258FD2" w14:textId="52A29DFD" w:rsidTr="00806FD8">
        <w:trPr>
          <w:trHeight w:val="320"/>
          <w:del w:id="1693" w:author="Em Lim" w:date="2025-07-31T17:49:00Z"/>
        </w:trPr>
        <w:tc>
          <w:tcPr>
            <w:tcW w:w="3686" w:type="dxa"/>
            <w:noWrap/>
            <w:hideMark/>
          </w:tcPr>
          <w:p w14:paraId="57610175" w14:textId="47CA3616" w:rsidR="00CB6958" w:rsidRPr="004938E4" w:rsidDel="000A1486" w:rsidRDefault="00CB6958">
            <w:pPr>
              <w:rPr>
                <w:del w:id="1694" w:author="Em Lim" w:date="2025-07-31T17:49:00Z" w16du:dateUtc="2025-08-01T00:49:00Z"/>
                <w:color w:val="000000"/>
              </w:rPr>
              <w:pPrChange w:id="1695" w:author="Em Lim" w:date="2025-07-31T17:49:00Z" w16du:dateUtc="2025-08-01T00:49:00Z">
                <w:pPr>
                  <w:jc w:val="left"/>
                </w:pPr>
              </w:pPrChange>
            </w:pPr>
            <w:del w:id="1696" w:author="Em Lim" w:date="2025-07-31T17:49:00Z" w16du:dateUtc="2025-08-01T00:49:00Z">
              <w:r w:rsidRPr="004938E4" w:rsidDel="000A1486">
                <w:rPr>
                  <w:color w:val="000000"/>
                </w:rPr>
                <w:delText>Kelp - nereo</w:delText>
              </w:r>
            </w:del>
          </w:p>
        </w:tc>
        <w:tc>
          <w:tcPr>
            <w:tcW w:w="1247" w:type="dxa"/>
            <w:noWrap/>
            <w:vAlign w:val="bottom"/>
            <w:hideMark/>
          </w:tcPr>
          <w:p w14:paraId="3F81BA53" w14:textId="4991B860" w:rsidR="00CB6958" w:rsidRPr="004938E4" w:rsidDel="000A1486" w:rsidRDefault="00CB6958">
            <w:pPr>
              <w:rPr>
                <w:del w:id="1697" w:author="Em Lim" w:date="2025-07-31T17:49:00Z" w16du:dateUtc="2025-08-01T00:49:00Z"/>
                <w:color w:val="000000"/>
              </w:rPr>
              <w:pPrChange w:id="1698" w:author="Em Lim" w:date="2025-07-31T17:49:00Z" w16du:dateUtc="2025-08-01T00:49:00Z">
                <w:pPr>
                  <w:jc w:val="left"/>
                </w:pPr>
              </w:pPrChange>
            </w:pPr>
            <w:del w:id="1699" w:author="Em Lim" w:date="2025-07-31T17:49:00Z" w16du:dateUtc="2025-08-01T00:49:00Z">
              <w:r w:rsidRPr="004938E4" w:rsidDel="000A1486">
                <w:rPr>
                  <w:color w:val="000000"/>
                </w:rPr>
                <w:delText>0.06</w:delText>
              </w:r>
            </w:del>
          </w:p>
        </w:tc>
        <w:tc>
          <w:tcPr>
            <w:tcW w:w="1507" w:type="dxa"/>
            <w:noWrap/>
            <w:vAlign w:val="bottom"/>
            <w:hideMark/>
          </w:tcPr>
          <w:p w14:paraId="6ED5CD4E" w14:textId="1F368228" w:rsidR="00CB6958" w:rsidRPr="004938E4" w:rsidDel="000A1486" w:rsidRDefault="00CB6958">
            <w:pPr>
              <w:rPr>
                <w:del w:id="1700" w:author="Em Lim" w:date="2025-07-31T17:49:00Z" w16du:dateUtc="2025-08-01T00:49:00Z"/>
                <w:color w:val="000000"/>
              </w:rPr>
              <w:pPrChange w:id="1701" w:author="Em Lim" w:date="2025-07-31T17:49:00Z" w16du:dateUtc="2025-08-01T00:49:00Z">
                <w:pPr>
                  <w:jc w:val="left"/>
                </w:pPr>
              </w:pPrChange>
            </w:pPr>
            <w:del w:id="1702" w:author="Em Lim" w:date="2025-07-31T17:49:00Z" w16du:dateUtc="2025-08-01T00:49:00Z">
              <w:r w:rsidRPr="004938E4" w:rsidDel="000A1486">
                <w:rPr>
                  <w:color w:val="000000"/>
                </w:rPr>
                <w:delText>0.09</w:delText>
              </w:r>
            </w:del>
          </w:p>
        </w:tc>
        <w:tc>
          <w:tcPr>
            <w:tcW w:w="1093" w:type="dxa"/>
            <w:noWrap/>
            <w:vAlign w:val="bottom"/>
            <w:hideMark/>
          </w:tcPr>
          <w:p w14:paraId="1B320A4C" w14:textId="74F89B2C" w:rsidR="00CB6958" w:rsidRPr="004938E4" w:rsidDel="000A1486" w:rsidRDefault="00CB6958">
            <w:pPr>
              <w:rPr>
                <w:del w:id="1703" w:author="Em Lim" w:date="2025-07-31T17:49:00Z" w16du:dateUtc="2025-08-01T00:49:00Z"/>
                <w:color w:val="000000"/>
              </w:rPr>
              <w:pPrChange w:id="1704" w:author="Em Lim" w:date="2025-07-31T17:49:00Z" w16du:dateUtc="2025-08-01T00:49:00Z">
                <w:pPr>
                  <w:jc w:val="left"/>
                </w:pPr>
              </w:pPrChange>
            </w:pPr>
            <w:del w:id="1705" w:author="Em Lim" w:date="2025-07-31T17:49:00Z" w16du:dateUtc="2025-08-01T00:49:00Z">
              <w:r w:rsidRPr="004938E4" w:rsidDel="000A1486">
                <w:rPr>
                  <w:color w:val="000000"/>
                </w:rPr>
                <w:delText>0.67</w:delText>
              </w:r>
            </w:del>
          </w:p>
        </w:tc>
        <w:tc>
          <w:tcPr>
            <w:tcW w:w="1300" w:type="dxa"/>
            <w:noWrap/>
            <w:vAlign w:val="bottom"/>
            <w:hideMark/>
          </w:tcPr>
          <w:p w14:paraId="69C1BABB" w14:textId="5E46867F" w:rsidR="00CB6958" w:rsidRPr="004938E4" w:rsidDel="000A1486" w:rsidRDefault="00CB6958">
            <w:pPr>
              <w:rPr>
                <w:del w:id="1706" w:author="Em Lim" w:date="2025-07-31T17:49:00Z" w16du:dateUtc="2025-08-01T00:49:00Z"/>
                <w:color w:val="000000"/>
              </w:rPr>
              <w:pPrChange w:id="1707" w:author="Em Lim" w:date="2025-07-31T17:49:00Z" w16du:dateUtc="2025-08-01T00:49:00Z">
                <w:pPr>
                  <w:jc w:val="left"/>
                </w:pPr>
              </w:pPrChange>
            </w:pPr>
            <w:del w:id="1708" w:author="Em Lim" w:date="2025-07-31T17:49:00Z" w16du:dateUtc="2025-08-01T00:49:00Z">
              <w:r w:rsidRPr="004938E4" w:rsidDel="000A1486">
                <w:rPr>
                  <w:color w:val="000000"/>
                </w:rPr>
                <w:delText>0.50</w:delText>
              </w:r>
            </w:del>
          </w:p>
        </w:tc>
      </w:tr>
      <w:tr w:rsidR="00CB6958" w:rsidRPr="004938E4" w:rsidDel="000A1486" w14:paraId="534B0285" w14:textId="4CDC57DD" w:rsidTr="00806FD8">
        <w:trPr>
          <w:trHeight w:val="320"/>
          <w:del w:id="1709" w:author="Em Lim" w:date="2025-07-31T17:49:00Z"/>
        </w:trPr>
        <w:tc>
          <w:tcPr>
            <w:tcW w:w="3686" w:type="dxa"/>
            <w:noWrap/>
            <w:hideMark/>
          </w:tcPr>
          <w:p w14:paraId="640B36BD" w14:textId="18E06AE4" w:rsidR="00CB6958" w:rsidRPr="004938E4" w:rsidDel="000A1486" w:rsidRDefault="00CB6958">
            <w:pPr>
              <w:rPr>
                <w:del w:id="1710" w:author="Em Lim" w:date="2025-07-31T17:49:00Z" w16du:dateUtc="2025-08-01T00:49:00Z"/>
                <w:color w:val="000000"/>
              </w:rPr>
              <w:pPrChange w:id="1711" w:author="Em Lim" w:date="2025-07-31T17:49:00Z" w16du:dateUtc="2025-08-01T00:49:00Z">
                <w:pPr>
                  <w:jc w:val="left"/>
                </w:pPr>
              </w:pPrChange>
            </w:pPr>
            <w:del w:id="1712" w:author="Em Lim" w:date="2025-07-31T17:49:00Z" w16du:dateUtc="2025-08-01T00:49:00Z">
              <w:r w:rsidRPr="004938E4" w:rsidDel="000A1486">
                <w:rPr>
                  <w:color w:val="000000"/>
                </w:rPr>
                <w:delText>Kelp - none</w:delText>
              </w:r>
            </w:del>
          </w:p>
        </w:tc>
        <w:tc>
          <w:tcPr>
            <w:tcW w:w="1247" w:type="dxa"/>
            <w:noWrap/>
            <w:vAlign w:val="bottom"/>
            <w:hideMark/>
          </w:tcPr>
          <w:p w14:paraId="1D3FED7E" w14:textId="3BF2E8BC" w:rsidR="00CB6958" w:rsidRPr="004938E4" w:rsidDel="000A1486" w:rsidRDefault="00CB6958">
            <w:pPr>
              <w:rPr>
                <w:del w:id="1713" w:author="Em Lim" w:date="2025-07-31T17:49:00Z" w16du:dateUtc="2025-08-01T00:49:00Z"/>
                <w:color w:val="000000"/>
              </w:rPr>
              <w:pPrChange w:id="1714" w:author="Em Lim" w:date="2025-07-31T17:49:00Z" w16du:dateUtc="2025-08-01T00:49:00Z">
                <w:pPr>
                  <w:jc w:val="left"/>
                </w:pPr>
              </w:pPrChange>
            </w:pPr>
            <w:del w:id="1715" w:author="Em Lim" w:date="2025-07-31T17:49:00Z" w16du:dateUtc="2025-08-01T00:49:00Z">
              <w:r w:rsidRPr="004938E4" w:rsidDel="000A1486">
                <w:rPr>
                  <w:color w:val="000000"/>
                </w:rPr>
                <w:delText>-0.42</w:delText>
              </w:r>
            </w:del>
          </w:p>
        </w:tc>
        <w:tc>
          <w:tcPr>
            <w:tcW w:w="1507" w:type="dxa"/>
            <w:noWrap/>
            <w:vAlign w:val="bottom"/>
            <w:hideMark/>
          </w:tcPr>
          <w:p w14:paraId="3886C5C7" w14:textId="0C6AC295" w:rsidR="00CB6958" w:rsidRPr="004938E4" w:rsidDel="000A1486" w:rsidRDefault="00CB6958">
            <w:pPr>
              <w:rPr>
                <w:del w:id="1716" w:author="Em Lim" w:date="2025-07-31T17:49:00Z" w16du:dateUtc="2025-08-01T00:49:00Z"/>
                <w:color w:val="000000"/>
              </w:rPr>
              <w:pPrChange w:id="1717" w:author="Em Lim" w:date="2025-07-31T17:49:00Z" w16du:dateUtc="2025-08-01T00:49:00Z">
                <w:pPr>
                  <w:jc w:val="left"/>
                </w:pPr>
              </w:pPrChange>
            </w:pPr>
            <w:del w:id="1718" w:author="Em Lim" w:date="2025-07-31T17:49:00Z" w16du:dateUtc="2025-08-01T00:49:00Z">
              <w:r w:rsidRPr="004938E4" w:rsidDel="000A1486">
                <w:rPr>
                  <w:color w:val="000000"/>
                </w:rPr>
                <w:delText>0.11</w:delText>
              </w:r>
            </w:del>
          </w:p>
        </w:tc>
        <w:tc>
          <w:tcPr>
            <w:tcW w:w="1093" w:type="dxa"/>
            <w:noWrap/>
            <w:vAlign w:val="bottom"/>
            <w:hideMark/>
          </w:tcPr>
          <w:p w14:paraId="255E3651" w14:textId="7B49CE14" w:rsidR="00CB6958" w:rsidRPr="004938E4" w:rsidDel="000A1486" w:rsidRDefault="00CB6958">
            <w:pPr>
              <w:rPr>
                <w:del w:id="1719" w:author="Em Lim" w:date="2025-07-31T17:49:00Z" w16du:dateUtc="2025-08-01T00:49:00Z"/>
                <w:color w:val="000000"/>
              </w:rPr>
              <w:pPrChange w:id="1720" w:author="Em Lim" w:date="2025-07-31T17:49:00Z" w16du:dateUtc="2025-08-01T00:49:00Z">
                <w:pPr>
                  <w:jc w:val="left"/>
                </w:pPr>
              </w:pPrChange>
            </w:pPr>
            <w:del w:id="1721" w:author="Em Lim" w:date="2025-07-31T17:49:00Z" w16du:dateUtc="2025-08-01T00:49:00Z">
              <w:r w:rsidRPr="004938E4" w:rsidDel="000A1486">
                <w:rPr>
                  <w:color w:val="000000"/>
                </w:rPr>
                <w:delText>-3.77</w:delText>
              </w:r>
            </w:del>
          </w:p>
        </w:tc>
        <w:tc>
          <w:tcPr>
            <w:tcW w:w="1300" w:type="dxa"/>
            <w:noWrap/>
            <w:vAlign w:val="bottom"/>
            <w:hideMark/>
          </w:tcPr>
          <w:p w14:paraId="2A567ECB" w14:textId="49C605E1" w:rsidR="00CB6958" w:rsidRPr="004938E4" w:rsidDel="000A1486" w:rsidRDefault="00CB6958">
            <w:pPr>
              <w:rPr>
                <w:del w:id="1722" w:author="Em Lim" w:date="2025-07-31T17:49:00Z" w16du:dateUtc="2025-08-01T00:49:00Z"/>
                <w:color w:val="000000"/>
              </w:rPr>
              <w:pPrChange w:id="1723" w:author="Em Lim" w:date="2025-07-31T17:49:00Z" w16du:dateUtc="2025-08-01T00:49:00Z">
                <w:pPr>
                  <w:jc w:val="left"/>
                </w:pPr>
              </w:pPrChange>
            </w:pPr>
            <w:del w:id="1724" w:author="Em Lim" w:date="2025-07-31T17:49:00Z" w16du:dateUtc="2025-08-01T00:49:00Z">
              <w:r w:rsidRPr="004938E4" w:rsidDel="000A1486">
                <w:rPr>
                  <w:color w:val="000000"/>
                </w:rPr>
                <w:delText>&lt; 0.001</w:delText>
              </w:r>
            </w:del>
          </w:p>
        </w:tc>
      </w:tr>
      <w:tr w:rsidR="00CB6958" w:rsidRPr="004938E4" w:rsidDel="000A1486" w14:paraId="27B03748" w14:textId="4505EE71" w:rsidTr="00806FD8">
        <w:trPr>
          <w:trHeight w:val="320"/>
          <w:del w:id="1725" w:author="Em Lim" w:date="2025-07-31T17:49:00Z"/>
        </w:trPr>
        <w:tc>
          <w:tcPr>
            <w:tcW w:w="3686" w:type="dxa"/>
            <w:noWrap/>
            <w:hideMark/>
          </w:tcPr>
          <w:p w14:paraId="7FAC7ACF" w14:textId="3ABC10B6" w:rsidR="00CB6958" w:rsidRPr="004938E4" w:rsidDel="000A1486" w:rsidRDefault="00CB6958">
            <w:pPr>
              <w:rPr>
                <w:del w:id="1726" w:author="Em Lim" w:date="2025-07-31T17:49:00Z" w16du:dateUtc="2025-08-01T00:49:00Z"/>
                <w:color w:val="000000"/>
              </w:rPr>
              <w:pPrChange w:id="1727" w:author="Em Lim" w:date="2025-07-31T17:49:00Z" w16du:dateUtc="2025-08-01T00:49:00Z">
                <w:pPr>
                  <w:jc w:val="left"/>
                </w:pPr>
              </w:pPrChange>
            </w:pPr>
            <w:del w:id="1728" w:author="Em Lim" w:date="2025-07-31T17:49:00Z" w16du:dateUtc="2025-08-01T00:49:00Z">
              <w:r w:rsidRPr="004938E4" w:rsidDel="000A1486">
                <w:rPr>
                  <w:color w:val="000000"/>
                </w:rPr>
                <w:delText>Kelp biomass</w:delText>
              </w:r>
            </w:del>
          </w:p>
        </w:tc>
        <w:tc>
          <w:tcPr>
            <w:tcW w:w="1247" w:type="dxa"/>
            <w:noWrap/>
            <w:vAlign w:val="bottom"/>
            <w:hideMark/>
          </w:tcPr>
          <w:p w14:paraId="16F056E1" w14:textId="549207C2" w:rsidR="00CB6958" w:rsidRPr="004938E4" w:rsidDel="000A1486" w:rsidRDefault="00CB6958">
            <w:pPr>
              <w:rPr>
                <w:del w:id="1729" w:author="Em Lim" w:date="2025-07-31T17:49:00Z" w16du:dateUtc="2025-08-01T00:49:00Z"/>
                <w:color w:val="000000"/>
              </w:rPr>
              <w:pPrChange w:id="1730" w:author="Em Lim" w:date="2025-07-31T17:49:00Z" w16du:dateUtc="2025-08-01T00:49:00Z">
                <w:pPr>
                  <w:jc w:val="left"/>
                </w:pPr>
              </w:pPrChange>
            </w:pPr>
            <w:del w:id="1731" w:author="Em Lim" w:date="2025-07-31T17:49:00Z" w16du:dateUtc="2025-08-01T00:49:00Z">
              <w:r w:rsidRPr="004938E4" w:rsidDel="000A1486">
                <w:rPr>
                  <w:color w:val="000000"/>
                </w:rPr>
                <w:delText>0.45</w:delText>
              </w:r>
            </w:del>
          </w:p>
        </w:tc>
        <w:tc>
          <w:tcPr>
            <w:tcW w:w="1507" w:type="dxa"/>
            <w:noWrap/>
            <w:vAlign w:val="bottom"/>
            <w:hideMark/>
          </w:tcPr>
          <w:p w14:paraId="1D41BCFF" w14:textId="23BD929D" w:rsidR="00CB6958" w:rsidRPr="004938E4" w:rsidDel="000A1486" w:rsidRDefault="00CB6958">
            <w:pPr>
              <w:rPr>
                <w:del w:id="1732" w:author="Em Lim" w:date="2025-07-31T17:49:00Z" w16du:dateUtc="2025-08-01T00:49:00Z"/>
                <w:color w:val="000000"/>
              </w:rPr>
              <w:pPrChange w:id="1733" w:author="Em Lim" w:date="2025-07-31T17:49:00Z" w16du:dateUtc="2025-08-01T00:49:00Z">
                <w:pPr>
                  <w:jc w:val="left"/>
                </w:pPr>
              </w:pPrChange>
            </w:pPr>
            <w:del w:id="1734" w:author="Em Lim" w:date="2025-07-31T17:49:00Z" w16du:dateUtc="2025-08-01T00:49:00Z">
              <w:r w:rsidRPr="004938E4" w:rsidDel="000A1486">
                <w:rPr>
                  <w:color w:val="000000"/>
                </w:rPr>
                <w:delText>0.17</w:delText>
              </w:r>
            </w:del>
          </w:p>
        </w:tc>
        <w:tc>
          <w:tcPr>
            <w:tcW w:w="1093" w:type="dxa"/>
            <w:noWrap/>
            <w:vAlign w:val="bottom"/>
            <w:hideMark/>
          </w:tcPr>
          <w:p w14:paraId="7DFC5282" w14:textId="4D6151EA" w:rsidR="00CB6958" w:rsidRPr="004938E4" w:rsidDel="000A1486" w:rsidRDefault="00CB6958">
            <w:pPr>
              <w:rPr>
                <w:del w:id="1735" w:author="Em Lim" w:date="2025-07-31T17:49:00Z" w16du:dateUtc="2025-08-01T00:49:00Z"/>
                <w:color w:val="000000"/>
              </w:rPr>
              <w:pPrChange w:id="1736" w:author="Em Lim" w:date="2025-07-31T17:49:00Z" w16du:dateUtc="2025-08-01T00:49:00Z">
                <w:pPr>
                  <w:jc w:val="left"/>
                </w:pPr>
              </w:pPrChange>
            </w:pPr>
            <w:del w:id="1737" w:author="Em Lim" w:date="2025-07-31T17:49:00Z" w16du:dateUtc="2025-08-01T00:49:00Z">
              <w:r w:rsidRPr="004938E4" w:rsidDel="000A1486">
                <w:rPr>
                  <w:color w:val="000000"/>
                </w:rPr>
                <w:delText>2.69</w:delText>
              </w:r>
            </w:del>
          </w:p>
        </w:tc>
        <w:tc>
          <w:tcPr>
            <w:tcW w:w="1300" w:type="dxa"/>
            <w:noWrap/>
            <w:vAlign w:val="bottom"/>
            <w:hideMark/>
          </w:tcPr>
          <w:p w14:paraId="53F63731" w14:textId="22056BD1" w:rsidR="00CB6958" w:rsidRPr="004938E4" w:rsidDel="000A1486" w:rsidRDefault="00CB6958">
            <w:pPr>
              <w:rPr>
                <w:del w:id="1738" w:author="Em Lim" w:date="2025-07-31T17:49:00Z" w16du:dateUtc="2025-08-01T00:49:00Z"/>
                <w:color w:val="000000"/>
              </w:rPr>
              <w:pPrChange w:id="1739" w:author="Em Lim" w:date="2025-07-31T17:49:00Z" w16du:dateUtc="2025-08-01T00:49:00Z">
                <w:pPr>
                  <w:jc w:val="left"/>
                </w:pPr>
              </w:pPrChange>
            </w:pPr>
            <w:del w:id="1740" w:author="Em Lim" w:date="2025-07-31T17:49:00Z" w16du:dateUtc="2025-08-01T00:49:00Z">
              <w:r w:rsidRPr="004938E4" w:rsidDel="000A1486">
                <w:rPr>
                  <w:color w:val="000000"/>
                </w:rPr>
                <w:delText>0.01</w:delText>
              </w:r>
            </w:del>
          </w:p>
        </w:tc>
      </w:tr>
      <w:tr w:rsidR="00CB6958" w:rsidRPr="004938E4" w:rsidDel="000A1486" w14:paraId="57033A31" w14:textId="009A1BC1" w:rsidTr="00806FD8">
        <w:trPr>
          <w:trHeight w:val="320"/>
          <w:del w:id="1741" w:author="Em Lim" w:date="2025-07-31T17:49:00Z"/>
        </w:trPr>
        <w:tc>
          <w:tcPr>
            <w:tcW w:w="3686" w:type="dxa"/>
            <w:noWrap/>
            <w:hideMark/>
          </w:tcPr>
          <w:p w14:paraId="2E458EE3" w14:textId="05C95A19" w:rsidR="00CB6958" w:rsidRPr="004938E4" w:rsidDel="000A1486" w:rsidRDefault="00CB6958">
            <w:pPr>
              <w:rPr>
                <w:del w:id="1742" w:author="Em Lim" w:date="2025-07-31T17:49:00Z" w16du:dateUtc="2025-08-01T00:49:00Z"/>
                <w:color w:val="000000"/>
              </w:rPr>
              <w:pPrChange w:id="1743" w:author="Em Lim" w:date="2025-07-31T17:49:00Z" w16du:dateUtc="2025-08-01T00:49:00Z">
                <w:pPr>
                  <w:jc w:val="left"/>
                </w:pPr>
              </w:pPrChange>
            </w:pPr>
            <w:del w:id="1744" w:author="Em Lim" w:date="2025-07-31T17:49:00Z" w16du:dateUtc="2025-08-01T00:49:00Z">
              <w:r w:rsidRPr="004938E4" w:rsidDel="000A1486">
                <w:rPr>
                  <w:color w:val="000000"/>
                </w:rPr>
                <w:delText>Tide exchange</w:delText>
              </w:r>
            </w:del>
          </w:p>
        </w:tc>
        <w:tc>
          <w:tcPr>
            <w:tcW w:w="1247" w:type="dxa"/>
            <w:noWrap/>
            <w:vAlign w:val="bottom"/>
            <w:hideMark/>
          </w:tcPr>
          <w:p w14:paraId="3D876A1D" w14:textId="3999F33C" w:rsidR="00CB6958" w:rsidRPr="004938E4" w:rsidDel="000A1486" w:rsidRDefault="00CB6958">
            <w:pPr>
              <w:rPr>
                <w:del w:id="1745" w:author="Em Lim" w:date="2025-07-31T17:49:00Z" w16du:dateUtc="2025-08-01T00:49:00Z"/>
                <w:color w:val="000000"/>
              </w:rPr>
              <w:pPrChange w:id="1746" w:author="Em Lim" w:date="2025-07-31T17:49:00Z" w16du:dateUtc="2025-08-01T00:49:00Z">
                <w:pPr>
                  <w:jc w:val="left"/>
                </w:pPr>
              </w:pPrChange>
            </w:pPr>
            <w:del w:id="1747" w:author="Em Lim" w:date="2025-07-31T17:49:00Z" w16du:dateUtc="2025-08-01T00:49:00Z">
              <w:r w:rsidRPr="004938E4" w:rsidDel="000A1486">
                <w:rPr>
                  <w:color w:val="000000"/>
                </w:rPr>
                <w:delText>-0.01</w:delText>
              </w:r>
            </w:del>
          </w:p>
        </w:tc>
        <w:tc>
          <w:tcPr>
            <w:tcW w:w="1507" w:type="dxa"/>
            <w:noWrap/>
            <w:vAlign w:val="bottom"/>
            <w:hideMark/>
          </w:tcPr>
          <w:p w14:paraId="0EFEB799" w14:textId="5D599B00" w:rsidR="00CB6958" w:rsidRPr="004938E4" w:rsidDel="000A1486" w:rsidRDefault="00CB6958">
            <w:pPr>
              <w:rPr>
                <w:del w:id="1748" w:author="Em Lim" w:date="2025-07-31T17:49:00Z" w16du:dateUtc="2025-08-01T00:49:00Z"/>
                <w:color w:val="000000"/>
              </w:rPr>
              <w:pPrChange w:id="1749" w:author="Em Lim" w:date="2025-07-31T17:49:00Z" w16du:dateUtc="2025-08-01T00:49:00Z">
                <w:pPr>
                  <w:jc w:val="left"/>
                </w:pPr>
              </w:pPrChange>
            </w:pPr>
            <w:del w:id="1750" w:author="Em Lim" w:date="2025-07-31T17:49:00Z" w16du:dateUtc="2025-08-01T00:49:00Z">
              <w:r w:rsidRPr="004938E4" w:rsidDel="000A1486">
                <w:rPr>
                  <w:color w:val="000000"/>
                </w:rPr>
                <w:delText>0.07</w:delText>
              </w:r>
            </w:del>
          </w:p>
        </w:tc>
        <w:tc>
          <w:tcPr>
            <w:tcW w:w="1093" w:type="dxa"/>
            <w:noWrap/>
            <w:vAlign w:val="bottom"/>
            <w:hideMark/>
          </w:tcPr>
          <w:p w14:paraId="5CD632FC" w14:textId="70E59A1C" w:rsidR="00CB6958" w:rsidRPr="004938E4" w:rsidDel="000A1486" w:rsidRDefault="00CB6958">
            <w:pPr>
              <w:rPr>
                <w:del w:id="1751" w:author="Em Lim" w:date="2025-07-31T17:49:00Z" w16du:dateUtc="2025-08-01T00:49:00Z"/>
                <w:color w:val="000000"/>
              </w:rPr>
              <w:pPrChange w:id="1752" w:author="Em Lim" w:date="2025-07-31T17:49:00Z" w16du:dateUtc="2025-08-01T00:49:00Z">
                <w:pPr>
                  <w:jc w:val="left"/>
                </w:pPr>
              </w:pPrChange>
            </w:pPr>
            <w:del w:id="1753" w:author="Em Lim" w:date="2025-07-31T17:49:00Z" w16du:dateUtc="2025-08-01T00:49:00Z">
              <w:r w:rsidRPr="004938E4" w:rsidDel="000A1486">
                <w:rPr>
                  <w:color w:val="000000"/>
                </w:rPr>
                <w:delText>-0.18</w:delText>
              </w:r>
            </w:del>
          </w:p>
        </w:tc>
        <w:tc>
          <w:tcPr>
            <w:tcW w:w="1300" w:type="dxa"/>
            <w:noWrap/>
            <w:vAlign w:val="bottom"/>
            <w:hideMark/>
          </w:tcPr>
          <w:p w14:paraId="206ED58D" w14:textId="06E454E9" w:rsidR="00CB6958" w:rsidRPr="004938E4" w:rsidDel="000A1486" w:rsidRDefault="00CB6958">
            <w:pPr>
              <w:rPr>
                <w:del w:id="1754" w:author="Em Lim" w:date="2025-07-31T17:49:00Z" w16du:dateUtc="2025-08-01T00:49:00Z"/>
                <w:color w:val="000000"/>
              </w:rPr>
              <w:pPrChange w:id="1755" w:author="Em Lim" w:date="2025-07-31T17:49:00Z" w16du:dateUtc="2025-08-01T00:49:00Z">
                <w:pPr>
                  <w:jc w:val="left"/>
                </w:pPr>
              </w:pPrChange>
            </w:pPr>
            <w:del w:id="1756" w:author="Em Lim" w:date="2025-07-31T17:49:00Z" w16du:dateUtc="2025-08-01T00:49:00Z">
              <w:r w:rsidRPr="004938E4" w:rsidDel="000A1486">
                <w:rPr>
                  <w:color w:val="000000"/>
                </w:rPr>
                <w:delText>0.85</w:delText>
              </w:r>
            </w:del>
          </w:p>
        </w:tc>
      </w:tr>
      <w:tr w:rsidR="00CB6958" w:rsidRPr="004938E4" w:rsidDel="000A1486" w14:paraId="29A39FDE" w14:textId="7B6308E7" w:rsidTr="00806FD8">
        <w:trPr>
          <w:trHeight w:val="320"/>
          <w:del w:id="1757" w:author="Em Lim" w:date="2025-07-31T17:49:00Z"/>
        </w:trPr>
        <w:tc>
          <w:tcPr>
            <w:tcW w:w="3686" w:type="dxa"/>
            <w:noWrap/>
            <w:hideMark/>
          </w:tcPr>
          <w:p w14:paraId="31DC5DF1" w14:textId="0CCA1183" w:rsidR="00CB6958" w:rsidRPr="004938E4" w:rsidDel="000A1486" w:rsidRDefault="00CB6958">
            <w:pPr>
              <w:rPr>
                <w:del w:id="1758" w:author="Em Lim" w:date="2025-07-31T17:49:00Z" w16du:dateUtc="2025-08-01T00:49:00Z"/>
                <w:color w:val="000000"/>
              </w:rPr>
              <w:pPrChange w:id="1759" w:author="Em Lim" w:date="2025-07-31T17:49:00Z" w16du:dateUtc="2025-08-01T00:49:00Z">
                <w:pPr>
                  <w:jc w:val="left"/>
                </w:pPr>
              </w:pPrChange>
            </w:pPr>
            <w:del w:id="1760" w:author="Em Lim" w:date="2025-07-31T17:49:00Z" w16du:dateUtc="2025-08-01T00:49:00Z">
              <w:r w:rsidRPr="004938E4" w:rsidDel="000A1486">
                <w:rPr>
                  <w:color w:val="000000"/>
                </w:rPr>
                <w:delText>Animal biomass</w:delText>
              </w:r>
            </w:del>
          </w:p>
        </w:tc>
        <w:tc>
          <w:tcPr>
            <w:tcW w:w="1247" w:type="dxa"/>
            <w:noWrap/>
            <w:vAlign w:val="bottom"/>
            <w:hideMark/>
          </w:tcPr>
          <w:p w14:paraId="6E0CAEDB" w14:textId="2B965CCB" w:rsidR="00CB6958" w:rsidRPr="004938E4" w:rsidDel="000A1486" w:rsidRDefault="00CB6958">
            <w:pPr>
              <w:rPr>
                <w:del w:id="1761" w:author="Em Lim" w:date="2025-07-31T17:49:00Z" w16du:dateUtc="2025-08-01T00:49:00Z"/>
                <w:color w:val="000000"/>
              </w:rPr>
              <w:pPrChange w:id="1762" w:author="Em Lim" w:date="2025-07-31T17:49:00Z" w16du:dateUtc="2025-08-01T00:49:00Z">
                <w:pPr>
                  <w:jc w:val="left"/>
                </w:pPr>
              </w:pPrChange>
            </w:pPr>
            <w:del w:id="1763" w:author="Em Lim" w:date="2025-07-31T17:49:00Z" w16du:dateUtc="2025-08-01T00:49:00Z">
              <w:r w:rsidRPr="004938E4" w:rsidDel="000A1486">
                <w:rPr>
                  <w:color w:val="000000"/>
                </w:rPr>
                <w:delText>1.33</w:delText>
              </w:r>
            </w:del>
          </w:p>
        </w:tc>
        <w:tc>
          <w:tcPr>
            <w:tcW w:w="1507" w:type="dxa"/>
            <w:noWrap/>
            <w:vAlign w:val="bottom"/>
            <w:hideMark/>
          </w:tcPr>
          <w:p w14:paraId="779CEC42" w14:textId="41144734" w:rsidR="00CB6958" w:rsidRPr="004938E4" w:rsidDel="000A1486" w:rsidRDefault="00CB6958">
            <w:pPr>
              <w:rPr>
                <w:del w:id="1764" w:author="Em Lim" w:date="2025-07-31T17:49:00Z" w16du:dateUtc="2025-08-01T00:49:00Z"/>
                <w:color w:val="000000"/>
              </w:rPr>
              <w:pPrChange w:id="1765" w:author="Em Lim" w:date="2025-07-31T17:49:00Z" w16du:dateUtc="2025-08-01T00:49:00Z">
                <w:pPr>
                  <w:jc w:val="left"/>
                </w:pPr>
              </w:pPrChange>
            </w:pPr>
            <w:del w:id="1766" w:author="Em Lim" w:date="2025-07-31T17:49:00Z" w16du:dateUtc="2025-08-01T00:49:00Z">
              <w:r w:rsidRPr="004938E4" w:rsidDel="000A1486">
                <w:rPr>
                  <w:color w:val="000000"/>
                </w:rPr>
                <w:delText>0.34</w:delText>
              </w:r>
            </w:del>
          </w:p>
        </w:tc>
        <w:tc>
          <w:tcPr>
            <w:tcW w:w="1093" w:type="dxa"/>
            <w:noWrap/>
            <w:vAlign w:val="bottom"/>
            <w:hideMark/>
          </w:tcPr>
          <w:p w14:paraId="5A20A4F9" w14:textId="0DAA5B59" w:rsidR="00CB6958" w:rsidRPr="004938E4" w:rsidDel="000A1486" w:rsidRDefault="00CB6958">
            <w:pPr>
              <w:rPr>
                <w:del w:id="1767" w:author="Em Lim" w:date="2025-07-31T17:49:00Z" w16du:dateUtc="2025-08-01T00:49:00Z"/>
                <w:color w:val="000000"/>
              </w:rPr>
              <w:pPrChange w:id="1768" w:author="Em Lim" w:date="2025-07-31T17:49:00Z" w16du:dateUtc="2025-08-01T00:49:00Z">
                <w:pPr>
                  <w:jc w:val="left"/>
                </w:pPr>
              </w:pPrChange>
            </w:pPr>
            <w:del w:id="1769" w:author="Em Lim" w:date="2025-07-31T17:49:00Z" w16du:dateUtc="2025-08-01T00:49:00Z">
              <w:r w:rsidRPr="004938E4" w:rsidDel="000A1486">
                <w:rPr>
                  <w:color w:val="000000"/>
                </w:rPr>
                <w:delText>3.89</w:delText>
              </w:r>
            </w:del>
          </w:p>
        </w:tc>
        <w:tc>
          <w:tcPr>
            <w:tcW w:w="1300" w:type="dxa"/>
            <w:noWrap/>
            <w:vAlign w:val="bottom"/>
            <w:hideMark/>
          </w:tcPr>
          <w:p w14:paraId="3165CE2F" w14:textId="37B37A2E" w:rsidR="00CB6958" w:rsidRPr="004938E4" w:rsidDel="000A1486" w:rsidRDefault="00CB6958">
            <w:pPr>
              <w:rPr>
                <w:del w:id="1770" w:author="Em Lim" w:date="2025-07-31T17:49:00Z" w16du:dateUtc="2025-08-01T00:49:00Z"/>
                <w:color w:val="000000"/>
              </w:rPr>
              <w:pPrChange w:id="1771" w:author="Em Lim" w:date="2025-07-31T17:49:00Z" w16du:dateUtc="2025-08-01T00:49:00Z">
                <w:pPr>
                  <w:jc w:val="left"/>
                </w:pPr>
              </w:pPrChange>
            </w:pPr>
            <w:del w:id="1772" w:author="Em Lim" w:date="2025-07-31T17:49:00Z" w16du:dateUtc="2025-08-01T00:49:00Z">
              <w:r w:rsidRPr="004938E4" w:rsidDel="000A1486">
                <w:rPr>
                  <w:color w:val="000000"/>
                </w:rPr>
                <w:delText>&lt; 0.001</w:delText>
              </w:r>
            </w:del>
          </w:p>
        </w:tc>
      </w:tr>
      <w:tr w:rsidR="00CB6958" w:rsidRPr="004938E4" w:rsidDel="000A1486" w14:paraId="3646BB1A" w14:textId="1C066243" w:rsidTr="00806FD8">
        <w:trPr>
          <w:trHeight w:val="320"/>
          <w:del w:id="1773" w:author="Em Lim" w:date="2025-07-31T17:49:00Z"/>
        </w:trPr>
        <w:tc>
          <w:tcPr>
            <w:tcW w:w="3686" w:type="dxa"/>
            <w:noWrap/>
            <w:hideMark/>
          </w:tcPr>
          <w:p w14:paraId="0538C35F" w14:textId="03F973BD" w:rsidR="00CB6958" w:rsidRPr="004938E4" w:rsidDel="000A1486" w:rsidRDefault="00CB6958">
            <w:pPr>
              <w:rPr>
                <w:del w:id="1774" w:author="Em Lim" w:date="2025-07-31T17:49:00Z" w16du:dateUtc="2025-08-01T00:49:00Z"/>
                <w:color w:val="000000"/>
              </w:rPr>
              <w:pPrChange w:id="1775" w:author="Em Lim" w:date="2025-07-31T17:49:00Z" w16du:dateUtc="2025-08-01T00:49:00Z">
                <w:pPr>
                  <w:jc w:val="left"/>
                </w:pPr>
              </w:pPrChange>
            </w:pPr>
            <w:del w:id="1776" w:author="Em Lim" w:date="2025-07-31T17:49:00Z" w16du:dateUtc="2025-08-01T00:49:00Z">
              <w:r w:rsidRPr="004938E4" w:rsidDel="000A1486">
                <w:rPr>
                  <w:color w:val="000000"/>
                </w:rPr>
                <w:delText>Biodiversity</w:delText>
              </w:r>
            </w:del>
          </w:p>
        </w:tc>
        <w:tc>
          <w:tcPr>
            <w:tcW w:w="1247" w:type="dxa"/>
            <w:noWrap/>
            <w:vAlign w:val="bottom"/>
            <w:hideMark/>
          </w:tcPr>
          <w:p w14:paraId="6DABBE12" w14:textId="23E7BD2D" w:rsidR="00CB6958" w:rsidRPr="004938E4" w:rsidDel="000A1486" w:rsidRDefault="00CB6958">
            <w:pPr>
              <w:rPr>
                <w:del w:id="1777" w:author="Em Lim" w:date="2025-07-31T17:49:00Z" w16du:dateUtc="2025-08-01T00:49:00Z"/>
                <w:color w:val="000000"/>
              </w:rPr>
              <w:pPrChange w:id="1778" w:author="Em Lim" w:date="2025-07-31T17:49:00Z" w16du:dateUtc="2025-08-01T00:49:00Z">
                <w:pPr>
                  <w:jc w:val="left"/>
                </w:pPr>
              </w:pPrChange>
            </w:pPr>
            <w:del w:id="1779" w:author="Em Lim" w:date="2025-07-31T17:49:00Z" w16du:dateUtc="2025-08-01T00:49:00Z">
              <w:r w:rsidRPr="004938E4" w:rsidDel="000A1486">
                <w:rPr>
                  <w:color w:val="000000"/>
                </w:rPr>
                <w:delText>-0.08</w:delText>
              </w:r>
            </w:del>
          </w:p>
        </w:tc>
        <w:tc>
          <w:tcPr>
            <w:tcW w:w="1507" w:type="dxa"/>
            <w:noWrap/>
            <w:vAlign w:val="bottom"/>
            <w:hideMark/>
          </w:tcPr>
          <w:p w14:paraId="70A798F8" w14:textId="20EEA643" w:rsidR="00CB6958" w:rsidRPr="004938E4" w:rsidDel="000A1486" w:rsidRDefault="00CB6958">
            <w:pPr>
              <w:rPr>
                <w:del w:id="1780" w:author="Em Lim" w:date="2025-07-31T17:49:00Z" w16du:dateUtc="2025-08-01T00:49:00Z"/>
                <w:color w:val="000000"/>
              </w:rPr>
              <w:pPrChange w:id="1781" w:author="Em Lim" w:date="2025-07-31T17:49:00Z" w16du:dateUtc="2025-08-01T00:49:00Z">
                <w:pPr>
                  <w:jc w:val="left"/>
                </w:pPr>
              </w:pPrChange>
            </w:pPr>
            <w:del w:id="1782" w:author="Em Lim" w:date="2025-07-31T17:49:00Z" w16du:dateUtc="2025-08-01T00:49:00Z">
              <w:r w:rsidRPr="004938E4" w:rsidDel="000A1486">
                <w:rPr>
                  <w:color w:val="000000"/>
                </w:rPr>
                <w:delText>0.03</w:delText>
              </w:r>
            </w:del>
          </w:p>
        </w:tc>
        <w:tc>
          <w:tcPr>
            <w:tcW w:w="1093" w:type="dxa"/>
            <w:noWrap/>
            <w:vAlign w:val="bottom"/>
            <w:hideMark/>
          </w:tcPr>
          <w:p w14:paraId="68A4599A" w14:textId="3C5095B9" w:rsidR="00CB6958" w:rsidRPr="004938E4" w:rsidDel="000A1486" w:rsidRDefault="00CB6958">
            <w:pPr>
              <w:rPr>
                <w:del w:id="1783" w:author="Em Lim" w:date="2025-07-31T17:49:00Z" w16du:dateUtc="2025-08-01T00:49:00Z"/>
                <w:color w:val="000000"/>
              </w:rPr>
              <w:pPrChange w:id="1784" w:author="Em Lim" w:date="2025-07-31T17:49:00Z" w16du:dateUtc="2025-08-01T00:49:00Z">
                <w:pPr>
                  <w:jc w:val="left"/>
                </w:pPr>
              </w:pPrChange>
            </w:pPr>
            <w:del w:id="1785" w:author="Em Lim" w:date="2025-07-31T17:49:00Z" w16du:dateUtc="2025-08-01T00:49:00Z">
              <w:r w:rsidRPr="004938E4" w:rsidDel="000A1486">
                <w:rPr>
                  <w:color w:val="000000"/>
                </w:rPr>
                <w:delText>-2.71</w:delText>
              </w:r>
            </w:del>
          </w:p>
        </w:tc>
        <w:tc>
          <w:tcPr>
            <w:tcW w:w="1300" w:type="dxa"/>
            <w:noWrap/>
            <w:vAlign w:val="bottom"/>
            <w:hideMark/>
          </w:tcPr>
          <w:p w14:paraId="040E5E5D" w14:textId="014054EB" w:rsidR="00CB6958" w:rsidRPr="004938E4" w:rsidDel="000A1486" w:rsidRDefault="00CB6958">
            <w:pPr>
              <w:rPr>
                <w:del w:id="1786" w:author="Em Lim" w:date="2025-07-31T17:49:00Z" w16du:dateUtc="2025-08-01T00:49:00Z"/>
                <w:color w:val="000000"/>
              </w:rPr>
              <w:pPrChange w:id="1787" w:author="Em Lim" w:date="2025-07-31T17:49:00Z" w16du:dateUtc="2025-08-01T00:49:00Z">
                <w:pPr>
                  <w:jc w:val="left"/>
                </w:pPr>
              </w:pPrChange>
            </w:pPr>
            <w:del w:id="1788" w:author="Em Lim" w:date="2025-07-31T17:49:00Z" w16du:dateUtc="2025-08-01T00:49:00Z">
              <w:r w:rsidRPr="004938E4" w:rsidDel="000A1486">
                <w:rPr>
                  <w:color w:val="000000"/>
                </w:rPr>
                <w:delText>0.01</w:delText>
              </w:r>
            </w:del>
          </w:p>
        </w:tc>
      </w:tr>
      <w:tr w:rsidR="00CB6958" w:rsidRPr="004938E4" w:rsidDel="000A1486" w14:paraId="11C04299" w14:textId="71EFFE2D" w:rsidTr="00806FD8">
        <w:trPr>
          <w:trHeight w:val="320"/>
          <w:del w:id="1789" w:author="Em Lim" w:date="2025-07-31T17:49:00Z"/>
        </w:trPr>
        <w:tc>
          <w:tcPr>
            <w:tcW w:w="3686" w:type="dxa"/>
            <w:noWrap/>
            <w:hideMark/>
          </w:tcPr>
          <w:p w14:paraId="52849974" w14:textId="29695820" w:rsidR="00CB6958" w:rsidRPr="004938E4" w:rsidDel="000A1486" w:rsidRDefault="00CB6958">
            <w:pPr>
              <w:rPr>
                <w:del w:id="1790" w:author="Em Lim" w:date="2025-07-31T17:49:00Z" w16du:dateUtc="2025-08-01T00:49:00Z"/>
                <w:color w:val="000000"/>
              </w:rPr>
              <w:pPrChange w:id="1791" w:author="Em Lim" w:date="2025-07-31T17:49:00Z" w16du:dateUtc="2025-08-01T00:49:00Z">
                <w:pPr>
                  <w:jc w:val="left"/>
                </w:pPr>
              </w:pPrChange>
            </w:pPr>
            <w:del w:id="1792" w:author="Em Lim" w:date="2025-07-31T17:49:00Z" w16du:dateUtc="2025-08-01T00:49:00Z">
              <w:r w:rsidRPr="004938E4" w:rsidDel="000A1486">
                <w:rPr>
                  <w:color w:val="000000"/>
                </w:rPr>
                <w:delText>Depth</w:delText>
              </w:r>
            </w:del>
          </w:p>
        </w:tc>
        <w:tc>
          <w:tcPr>
            <w:tcW w:w="1247" w:type="dxa"/>
            <w:noWrap/>
            <w:vAlign w:val="bottom"/>
            <w:hideMark/>
          </w:tcPr>
          <w:p w14:paraId="43FFDC25" w14:textId="7D7AB504" w:rsidR="00CB6958" w:rsidRPr="004938E4" w:rsidDel="000A1486" w:rsidRDefault="00CB6958">
            <w:pPr>
              <w:rPr>
                <w:del w:id="1793" w:author="Em Lim" w:date="2025-07-31T17:49:00Z" w16du:dateUtc="2025-08-01T00:49:00Z"/>
                <w:color w:val="000000"/>
              </w:rPr>
              <w:pPrChange w:id="1794" w:author="Em Lim" w:date="2025-07-31T17:49:00Z" w16du:dateUtc="2025-08-01T00:49:00Z">
                <w:pPr>
                  <w:jc w:val="left"/>
                </w:pPr>
              </w:pPrChange>
            </w:pPr>
            <w:del w:id="1795" w:author="Em Lim" w:date="2025-07-31T17:49:00Z" w16du:dateUtc="2025-08-01T00:49:00Z">
              <w:r w:rsidRPr="004938E4" w:rsidDel="000A1486">
                <w:rPr>
                  <w:color w:val="000000"/>
                </w:rPr>
                <w:delText>0.01</w:delText>
              </w:r>
            </w:del>
          </w:p>
        </w:tc>
        <w:tc>
          <w:tcPr>
            <w:tcW w:w="1507" w:type="dxa"/>
            <w:noWrap/>
            <w:vAlign w:val="bottom"/>
            <w:hideMark/>
          </w:tcPr>
          <w:p w14:paraId="49AD4B96" w14:textId="1ABA5CBC" w:rsidR="00CB6958" w:rsidRPr="004938E4" w:rsidDel="000A1486" w:rsidRDefault="00CB6958">
            <w:pPr>
              <w:rPr>
                <w:del w:id="1796" w:author="Em Lim" w:date="2025-07-31T17:49:00Z" w16du:dateUtc="2025-08-01T00:49:00Z"/>
                <w:color w:val="000000"/>
              </w:rPr>
              <w:pPrChange w:id="1797" w:author="Em Lim" w:date="2025-07-31T17:49:00Z" w16du:dateUtc="2025-08-01T00:49:00Z">
                <w:pPr>
                  <w:jc w:val="left"/>
                </w:pPr>
              </w:pPrChange>
            </w:pPr>
            <w:del w:id="1798" w:author="Em Lim" w:date="2025-07-31T17:49:00Z" w16du:dateUtc="2025-08-01T00:49:00Z">
              <w:r w:rsidRPr="004938E4" w:rsidDel="000A1486">
                <w:rPr>
                  <w:color w:val="000000"/>
                </w:rPr>
                <w:delText>0.03</w:delText>
              </w:r>
            </w:del>
          </w:p>
        </w:tc>
        <w:tc>
          <w:tcPr>
            <w:tcW w:w="1093" w:type="dxa"/>
            <w:noWrap/>
            <w:vAlign w:val="bottom"/>
            <w:hideMark/>
          </w:tcPr>
          <w:p w14:paraId="183992A9" w14:textId="403C1E06" w:rsidR="00CB6958" w:rsidRPr="004938E4" w:rsidDel="000A1486" w:rsidRDefault="00CB6958">
            <w:pPr>
              <w:rPr>
                <w:del w:id="1799" w:author="Em Lim" w:date="2025-07-31T17:49:00Z" w16du:dateUtc="2025-08-01T00:49:00Z"/>
                <w:color w:val="000000"/>
              </w:rPr>
              <w:pPrChange w:id="1800" w:author="Em Lim" w:date="2025-07-31T17:49:00Z" w16du:dateUtc="2025-08-01T00:49:00Z">
                <w:pPr>
                  <w:jc w:val="left"/>
                </w:pPr>
              </w:pPrChange>
            </w:pPr>
            <w:del w:id="1801" w:author="Em Lim" w:date="2025-07-31T17:49:00Z" w16du:dateUtc="2025-08-01T00:49:00Z">
              <w:r w:rsidRPr="004938E4" w:rsidDel="000A1486">
                <w:rPr>
                  <w:color w:val="000000"/>
                </w:rPr>
                <w:delText>0.44</w:delText>
              </w:r>
            </w:del>
          </w:p>
        </w:tc>
        <w:tc>
          <w:tcPr>
            <w:tcW w:w="1300" w:type="dxa"/>
            <w:noWrap/>
            <w:vAlign w:val="bottom"/>
            <w:hideMark/>
          </w:tcPr>
          <w:p w14:paraId="73BC16B6" w14:textId="2DE2D41C" w:rsidR="00CB6958" w:rsidRPr="004938E4" w:rsidDel="000A1486" w:rsidRDefault="00CB6958">
            <w:pPr>
              <w:rPr>
                <w:del w:id="1802" w:author="Em Lim" w:date="2025-07-31T17:49:00Z" w16du:dateUtc="2025-08-01T00:49:00Z"/>
                <w:color w:val="000000"/>
              </w:rPr>
              <w:pPrChange w:id="1803" w:author="Em Lim" w:date="2025-07-31T17:49:00Z" w16du:dateUtc="2025-08-01T00:49:00Z">
                <w:pPr>
                  <w:jc w:val="left"/>
                </w:pPr>
              </w:pPrChange>
            </w:pPr>
            <w:del w:id="1804" w:author="Em Lim" w:date="2025-07-31T17:49:00Z" w16du:dateUtc="2025-08-01T00:49:00Z">
              <w:r w:rsidRPr="004938E4" w:rsidDel="000A1486">
                <w:rPr>
                  <w:color w:val="000000"/>
                </w:rPr>
                <w:delText>0.66</w:delText>
              </w:r>
            </w:del>
          </w:p>
        </w:tc>
      </w:tr>
      <w:tr w:rsidR="00CB6958" w:rsidRPr="004938E4" w:rsidDel="000A1486" w14:paraId="66D910B3" w14:textId="5F5882B1" w:rsidTr="00806FD8">
        <w:trPr>
          <w:trHeight w:val="320"/>
          <w:del w:id="1805" w:author="Em Lim" w:date="2025-07-31T17:49:00Z"/>
        </w:trPr>
        <w:tc>
          <w:tcPr>
            <w:tcW w:w="3686" w:type="dxa"/>
            <w:noWrap/>
            <w:hideMark/>
          </w:tcPr>
          <w:p w14:paraId="17C7B270" w14:textId="02E9E441" w:rsidR="00CB6958" w:rsidRPr="004938E4" w:rsidDel="000A1486" w:rsidRDefault="00CB6958">
            <w:pPr>
              <w:rPr>
                <w:del w:id="1806" w:author="Em Lim" w:date="2025-07-31T17:49:00Z" w16du:dateUtc="2025-08-01T00:49:00Z"/>
                <w:color w:val="000000"/>
              </w:rPr>
              <w:pPrChange w:id="1807" w:author="Em Lim" w:date="2025-07-31T17:49:00Z" w16du:dateUtc="2025-08-01T00:49:00Z">
                <w:pPr>
                  <w:jc w:val="left"/>
                </w:pPr>
              </w:pPrChange>
            </w:pPr>
            <w:del w:id="1808" w:author="Em Lim" w:date="2025-07-31T17:49:00Z" w16du:dateUtc="2025-08-01T00:49:00Z">
              <w:r w:rsidRPr="004938E4" w:rsidDel="000A1486">
                <w:rPr>
                  <w:color w:val="000000"/>
                </w:rPr>
                <w:delText>Kelp:tide</w:delText>
              </w:r>
            </w:del>
          </w:p>
        </w:tc>
        <w:tc>
          <w:tcPr>
            <w:tcW w:w="1247" w:type="dxa"/>
            <w:noWrap/>
            <w:vAlign w:val="bottom"/>
            <w:hideMark/>
          </w:tcPr>
          <w:p w14:paraId="631537C5" w14:textId="5C1A5C54" w:rsidR="00CB6958" w:rsidRPr="004938E4" w:rsidDel="000A1486" w:rsidRDefault="00CB6958">
            <w:pPr>
              <w:rPr>
                <w:del w:id="1809" w:author="Em Lim" w:date="2025-07-31T17:49:00Z" w16du:dateUtc="2025-08-01T00:49:00Z"/>
                <w:color w:val="000000"/>
              </w:rPr>
              <w:pPrChange w:id="1810" w:author="Em Lim" w:date="2025-07-31T17:49:00Z" w16du:dateUtc="2025-08-01T00:49:00Z">
                <w:pPr>
                  <w:jc w:val="left"/>
                </w:pPr>
              </w:pPrChange>
            </w:pPr>
            <w:del w:id="1811" w:author="Em Lim" w:date="2025-07-31T17:49:00Z" w16du:dateUtc="2025-08-01T00:49:00Z">
              <w:r w:rsidRPr="004938E4" w:rsidDel="000A1486">
                <w:rPr>
                  <w:color w:val="000000"/>
                </w:rPr>
                <w:delText>0.26</w:delText>
              </w:r>
            </w:del>
          </w:p>
        </w:tc>
        <w:tc>
          <w:tcPr>
            <w:tcW w:w="1507" w:type="dxa"/>
            <w:noWrap/>
            <w:vAlign w:val="bottom"/>
            <w:hideMark/>
          </w:tcPr>
          <w:p w14:paraId="40096C8A" w14:textId="24FDDC14" w:rsidR="00CB6958" w:rsidRPr="004938E4" w:rsidDel="000A1486" w:rsidRDefault="00CB6958">
            <w:pPr>
              <w:rPr>
                <w:del w:id="1812" w:author="Em Lim" w:date="2025-07-31T17:49:00Z" w16du:dateUtc="2025-08-01T00:49:00Z"/>
                <w:color w:val="000000"/>
              </w:rPr>
              <w:pPrChange w:id="1813" w:author="Em Lim" w:date="2025-07-31T17:49:00Z" w16du:dateUtc="2025-08-01T00:49:00Z">
                <w:pPr>
                  <w:jc w:val="left"/>
                </w:pPr>
              </w:pPrChange>
            </w:pPr>
            <w:del w:id="1814" w:author="Em Lim" w:date="2025-07-31T17:49:00Z" w16du:dateUtc="2025-08-01T00:49:00Z">
              <w:r w:rsidRPr="004938E4" w:rsidDel="000A1486">
                <w:rPr>
                  <w:color w:val="000000"/>
                </w:rPr>
                <w:delText>0.08</w:delText>
              </w:r>
            </w:del>
          </w:p>
        </w:tc>
        <w:tc>
          <w:tcPr>
            <w:tcW w:w="1093" w:type="dxa"/>
            <w:noWrap/>
            <w:vAlign w:val="bottom"/>
            <w:hideMark/>
          </w:tcPr>
          <w:p w14:paraId="4495BA28" w14:textId="5FB8E8AD" w:rsidR="00CB6958" w:rsidRPr="004938E4" w:rsidDel="000A1486" w:rsidRDefault="00CB6958">
            <w:pPr>
              <w:rPr>
                <w:del w:id="1815" w:author="Em Lim" w:date="2025-07-31T17:49:00Z" w16du:dateUtc="2025-08-01T00:49:00Z"/>
                <w:color w:val="000000"/>
              </w:rPr>
              <w:pPrChange w:id="1816" w:author="Em Lim" w:date="2025-07-31T17:49:00Z" w16du:dateUtc="2025-08-01T00:49:00Z">
                <w:pPr>
                  <w:jc w:val="left"/>
                </w:pPr>
              </w:pPrChange>
            </w:pPr>
            <w:del w:id="1817" w:author="Em Lim" w:date="2025-07-31T17:49:00Z" w16du:dateUtc="2025-08-01T00:49:00Z">
              <w:r w:rsidRPr="004938E4" w:rsidDel="000A1486">
                <w:rPr>
                  <w:color w:val="000000"/>
                </w:rPr>
                <w:delText>3.36</w:delText>
              </w:r>
            </w:del>
          </w:p>
        </w:tc>
        <w:tc>
          <w:tcPr>
            <w:tcW w:w="1300" w:type="dxa"/>
            <w:noWrap/>
            <w:vAlign w:val="bottom"/>
            <w:hideMark/>
          </w:tcPr>
          <w:p w14:paraId="3F136A12" w14:textId="7EFA31E1" w:rsidR="00CB6958" w:rsidRPr="004938E4" w:rsidDel="000A1486" w:rsidRDefault="00CB6958">
            <w:pPr>
              <w:rPr>
                <w:del w:id="1818" w:author="Em Lim" w:date="2025-07-31T17:49:00Z" w16du:dateUtc="2025-08-01T00:49:00Z"/>
                <w:color w:val="000000"/>
              </w:rPr>
              <w:pPrChange w:id="1819" w:author="Em Lim" w:date="2025-07-31T17:49:00Z" w16du:dateUtc="2025-08-01T00:49:00Z">
                <w:pPr>
                  <w:jc w:val="left"/>
                </w:pPr>
              </w:pPrChange>
            </w:pPr>
            <w:del w:id="1820" w:author="Em Lim" w:date="2025-07-31T17:49:00Z" w16du:dateUtc="2025-08-01T00:49:00Z">
              <w:r w:rsidRPr="004938E4" w:rsidDel="000A1486">
                <w:rPr>
                  <w:color w:val="000000"/>
                </w:rPr>
                <w:delText>0.001</w:delText>
              </w:r>
            </w:del>
          </w:p>
        </w:tc>
      </w:tr>
      <w:tr w:rsidR="00CB6958" w:rsidRPr="004938E4" w:rsidDel="000A1486" w14:paraId="3E9C8482" w14:textId="04479578" w:rsidTr="00806FD8">
        <w:trPr>
          <w:trHeight w:val="320"/>
          <w:del w:id="1821" w:author="Em Lim" w:date="2025-07-31T17:49:00Z"/>
        </w:trPr>
        <w:tc>
          <w:tcPr>
            <w:tcW w:w="3686" w:type="dxa"/>
            <w:noWrap/>
            <w:hideMark/>
          </w:tcPr>
          <w:p w14:paraId="30628CE7" w14:textId="050C5240" w:rsidR="00CB6958" w:rsidRPr="004938E4" w:rsidDel="000A1486" w:rsidRDefault="00CB6958">
            <w:pPr>
              <w:rPr>
                <w:del w:id="1822" w:author="Em Lim" w:date="2025-07-31T17:49:00Z" w16du:dateUtc="2025-08-01T00:49:00Z"/>
                <w:color w:val="000000"/>
              </w:rPr>
              <w:pPrChange w:id="1823" w:author="Em Lim" w:date="2025-07-31T17:49:00Z" w16du:dateUtc="2025-08-01T00:49:00Z">
                <w:pPr>
                  <w:jc w:val="left"/>
                </w:pPr>
              </w:pPrChange>
            </w:pPr>
            <w:del w:id="1824" w:author="Em Lim" w:date="2025-07-31T17:49:00Z" w16du:dateUtc="2025-08-01T00:49:00Z">
              <w:r w:rsidRPr="004938E4" w:rsidDel="000A1486">
                <w:rPr>
                  <w:color w:val="000000"/>
                </w:rPr>
                <w:delText>Kelp:animals</w:delText>
              </w:r>
            </w:del>
          </w:p>
        </w:tc>
        <w:tc>
          <w:tcPr>
            <w:tcW w:w="1247" w:type="dxa"/>
            <w:noWrap/>
            <w:vAlign w:val="bottom"/>
            <w:hideMark/>
          </w:tcPr>
          <w:p w14:paraId="4FC446A5" w14:textId="0028E197" w:rsidR="00CB6958" w:rsidRPr="004938E4" w:rsidDel="000A1486" w:rsidRDefault="00CB6958">
            <w:pPr>
              <w:rPr>
                <w:del w:id="1825" w:author="Em Lim" w:date="2025-07-31T17:49:00Z" w16du:dateUtc="2025-08-01T00:49:00Z"/>
                <w:color w:val="000000"/>
              </w:rPr>
              <w:pPrChange w:id="1826" w:author="Em Lim" w:date="2025-07-31T17:49:00Z" w16du:dateUtc="2025-08-01T00:49:00Z">
                <w:pPr>
                  <w:jc w:val="left"/>
                </w:pPr>
              </w:pPrChange>
            </w:pPr>
            <w:del w:id="1827" w:author="Em Lim" w:date="2025-07-31T17:49:00Z" w16du:dateUtc="2025-08-01T00:49:00Z">
              <w:r w:rsidRPr="004938E4" w:rsidDel="000A1486">
                <w:rPr>
                  <w:color w:val="000000"/>
                </w:rPr>
                <w:delText>0.48</w:delText>
              </w:r>
            </w:del>
          </w:p>
        </w:tc>
        <w:tc>
          <w:tcPr>
            <w:tcW w:w="1507" w:type="dxa"/>
            <w:noWrap/>
            <w:vAlign w:val="bottom"/>
            <w:hideMark/>
          </w:tcPr>
          <w:p w14:paraId="37D701C8" w14:textId="60A8920E" w:rsidR="00CB6958" w:rsidRPr="004938E4" w:rsidDel="000A1486" w:rsidRDefault="00CB6958">
            <w:pPr>
              <w:rPr>
                <w:del w:id="1828" w:author="Em Lim" w:date="2025-07-31T17:49:00Z" w16du:dateUtc="2025-08-01T00:49:00Z"/>
                <w:color w:val="000000"/>
              </w:rPr>
              <w:pPrChange w:id="1829" w:author="Em Lim" w:date="2025-07-31T17:49:00Z" w16du:dateUtc="2025-08-01T00:49:00Z">
                <w:pPr>
                  <w:jc w:val="left"/>
                </w:pPr>
              </w:pPrChange>
            </w:pPr>
            <w:del w:id="1830" w:author="Em Lim" w:date="2025-07-31T17:49:00Z" w16du:dateUtc="2025-08-01T00:49:00Z">
              <w:r w:rsidRPr="004938E4" w:rsidDel="000A1486">
                <w:rPr>
                  <w:color w:val="000000"/>
                </w:rPr>
                <w:delText>0.48</w:delText>
              </w:r>
            </w:del>
          </w:p>
        </w:tc>
        <w:tc>
          <w:tcPr>
            <w:tcW w:w="1093" w:type="dxa"/>
            <w:noWrap/>
            <w:vAlign w:val="bottom"/>
            <w:hideMark/>
          </w:tcPr>
          <w:p w14:paraId="4E6C2754" w14:textId="6DFF5E25" w:rsidR="00CB6958" w:rsidRPr="004938E4" w:rsidDel="000A1486" w:rsidRDefault="00CB6958">
            <w:pPr>
              <w:rPr>
                <w:del w:id="1831" w:author="Em Lim" w:date="2025-07-31T17:49:00Z" w16du:dateUtc="2025-08-01T00:49:00Z"/>
                <w:color w:val="000000"/>
              </w:rPr>
              <w:pPrChange w:id="1832" w:author="Em Lim" w:date="2025-07-31T17:49:00Z" w16du:dateUtc="2025-08-01T00:49:00Z">
                <w:pPr>
                  <w:jc w:val="left"/>
                </w:pPr>
              </w:pPrChange>
            </w:pPr>
            <w:del w:id="1833" w:author="Em Lim" w:date="2025-07-31T17:49:00Z" w16du:dateUtc="2025-08-01T00:49:00Z">
              <w:r w:rsidRPr="004938E4" w:rsidDel="000A1486">
                <w:rPr>
                  <w:color w:val="000000"/>
                </w:rPr>
                <w:delText>0.99</w:delText>
              </w:r>
            </w:del>
          </w:p>
        </w:tc>
        <w:tc>
          <w:tcPr>
            <w:tcW w:w="1300" w:type="dxa"/>
            <w:noWrap/>
            <w:vAlign w:val="bottom"/>
            <w:hideMark/>
          </w:tcPr>
          <w:p w14:paraId="262D9AE8" w14:textId="394E19FB" w:rsidR="00CB6958" w:rsidRPr="004938E4" w:rsidDel="000A1486" w:rsidRDefault="00CB6958">
            <w:pPr>
              <w:rPr>
                <w:del w:id="1834" w:author="Em Lim" w:date="2025-07-31T17:49:00Z" w16du:dateUtc="2025-08-01T00:49:00Z"/>
                <w:color w:val="000000"/>
              </w:rPr>
              <w:pPrChange w:id="1835" w:author="Em Lim" w:date="2025-07-31T17:49:00Z" w16du:dateUtc="2025-08-01T00:49:00Z">
                <w:pPr>
                  <w:jc w:val="left"/>
                </w:pPr>
              </w:pPrChange>
            </w:pPr>
            <w:del w:id="1836" w:author="Em Lim" w:date="2025-07-31T17:49:00Z" w16du:dateUtc="2025-08-01T00:49:00Z">
              <w:r w:rsidRPr="004938E4" w:rsidDel="000A1486">
                <w:rPr>
                  <w:color w:val="000000"/>
                </w:rPr>
                <w:delText>0.32</w:delText>
              </w:r>
            </w:del>
          </w:p>
        </w:tc>
      </w:tr>
      <w:tr w:rsidR="00CB6958" w:rsidRPr="004938E4" w:rsidDel="000A1486" w14:paraId="7B075D38" w14:textId="69AFA831" w:rsidTr="00806FD8">
        <w:trPr>
          <w:trHeight w:val="320"/>
          <w:del w:id="1837" w:author="Em Lim" w:date="2025-07-31T17:49:00Z"/>
        </w:trPr>
        <w:tc>
          <w:tcPr>
            <w:tcW w:w="3686" w:type="dxa"/>
            <w:noWrap/>
            <w:hideMark/>
          </w:tcPr>
          <w:p w14:paraId="15943AFB" w14:textId="618409CE" w:rsidR="00CB6958" w:rsidRPr="004938E4" w:rsidDel="000A1486" w:rsidRDefault="00CB6958">
            <w:pPr>
              <w:rPr>
                <w:del w:id="1838" w:author="Em Lim" w:date="2025-07-31T17:49:00Z" w16du:dateUtc="2025-08-01T00:49:00Z"/>
                <w:color w:val="000000"/>
              </w:rPr>
              <w:pPrChange w:id="1839" w:author="Em Lim" w:date="2025-07-31T17:49:00Z" w16du:dateUtc="2025-08-01T00:49:00Z">
                <w:pPr>
                  <w:jc w:val="left"/>
                </w:pPr>
              </w:pPrChange>
            </w:pPr>
            <w:del w:id="1840" w:author="Em Lim" w:date="2025-07-31T17:49:00Z" w16du:dateUtc="2025-08-01T00:49:00Z">
              <w:r w:rsidRPr="004938E4" w:rsidDel="000A1486">
                <w:rPr>
                  <w:color w:val="000000"/>
                </w:rPr>
                <w:delText>Tide:animals</w:delText>
              </w:r>
            </w:del>
          </w:p>
        </w:tc>
        <w:tc>
          <w:tcPr>
            <w:tcW w:w="1247" w:type="dxa"/>
            <w:noWrap/>
            <w:vAlign w:val="bottom"/>
            <w:hideMark/>
          </w:tcPr>
          <w:p w14:paraId="72A77B28" w14:textId="3EFE0A17" w:rsidR="00CB6958" w:rsidRPr="004938E4" w:rsidDel="000A1486" w:rsidRDefault="00CB6958">
            <w:pPr>
              <w:rPr>
                <w:del w:id="1841" w:author="Em Lim" w:date="2025-07-31T17:49:00Z" w16du:dateUtc="2025-08-01T00:49:00Z"/>
                <w:color w:val="000000"/>
              </w:rPr>
              <w:pPrChange w:id="1842" w:author="Em Lim" w:date="2025-07-31T17:49:00Z" w16du:dateUtc="2025-08-01T00:49:00Z">
                <w:pPr>
                  <w:jc w:val="left"/>
                </w:pPr>
              </w:pPrChange>
            </w:pPr>
            <w:del w:id="1843" w:author="Em Lim" w:date="2025-07-31T17:49:00Z" w16du:dateUtc="2025-08-01T00:49:00Z">
              <w:r w:rsidRPr="004938E4" w:rsidDel="000A1486">
                <w:rPr>
                  <w:color w:val="000000"/>
                </w:rPr>
                <w:delText>-0.17</w:delText>
              </w:r>
            </w:del>
          </w:p>
        </w:tc>
        <w:tc>
          <w:tcPr>
            <w:tcW w:w="1507" w:type="dxa"/>
            <w:noWrap/>
            <w:vAlign w:val="bottom"/>
            <w:hideMark/>
          </w:tcPr>
          <w:p w14:paraId="1E2CB4C7" w14:textId="53E9284B" w:rsidR="00CB6958" w:rsidRPr="004938E4" w:rsidDel="000A1486" w:rsidRDefault="00CB6958">
            <w:pPr>
              <w:rPr>
                <w:del w:id="1844" w:author="Em Lim" w:date="2025-07-31T17:49:00Z" w16du:dateUtc="2025-08-01T00:49:00Z"/>
                <w:color w:val="000000"/>
              </w:rPr>
              <w:pPrChange w:id="1845" w:author="Em Lim" w:date="2025-07-31T17:49:00Z" w16du:dateUtc="2025-08-01T00:49:00Z">
                <w:pPr>
                  <w:jc w:val="left"/>
                </w:pPr>
              </w:pPrChange>
            </w:pPr>
            <w:del w:id="1846" w:author="Em Lim" w:date="2025-07-31T17:49:00Z" w16du:dateUtc="2025-08-01T00:49:00Z">
              <w:r w:rsidRPr="004938E4" w:rsidDel="000A1486">
                <w:rPr>
                  <w:color w:val="000000"/>
                </w:rPr>
                <w:delText>0.26</w:delText>
              </w:r>
            </w:del>
          </w:p>
        </w:tc>
        <w:tc>
          <w:tcPr>
            <w:tcW w:w="1093" w:type="dxa"/>
            <w:noWrap/>
            <w:vAlign w:val="bottom"/>
            <w:hideMark/>
          </w:tcPr>
          <w:p w14:paraId="34200AE3" w14:textId="62FDFEB9" w:rsidR="00CB6958" w:rsidRPr="004938E4" w:rsidDel="000A1486" w:rsidRDefault="00CB6958">
            <w:pPr>
              <w:rPr>
                <w:del w:id="1847" w:author="Em Lim" w:date="2025-07-31T17:49:00Z" w16du:dateUtc="2025-08-01T00:49:00Z"/>
                <w:color w:val="000000"/>
              </w:rPr>
              <w:pPrChange w:id="1848" w:author="Em Lim" w:date="2025-07-31T17:49:00Z" w16du:dateUtc="2025-08-01T00:49:00Z">
                <w:pPr>
                  <w:jc w:val="left"/>
                </w:pPr>
              </w:pPrChange>
            </w:pPr>
            <w:del w:id="1849" w:author="Em Lim" w:date="2025-07-31T17:49:00Z" w16du:dateUtc="2025-08-01T00:49:00Z">
              <w:r w:rsidRPr="004938E4" w:rsidDel="000A1486">
                <w:rPr>
                  <w:color w:val="000000"/>
                </w:rPr>
                <w:delText>-0.67</w:delText>
              </w:r>
            </w:del>
          </w:p>
        </w:tc>
        <w:tc>
          <w:tcPr>
            <w:tcW w:w="1300" w:type="dxa"/>
            <w:noWrap/>
            <w:vAlign w:val="bottom"/>
            <w:hideMark/>
          </w:tcPr>
          <w:p w14:paraId="4C4E8313" w14:textId="40BB3A12" w:rsidR="00CB6958" w:rsidRPr="004938E4" w:rsidDel="000A1486" w:rsidRDefault="00CB6958">
            <w:pPr>
              <w:rPr>
                <w:del w:id="1850" w:author="Em Lim" w:date="2025-07-31T17:49:00Z" w16du:dateUtc="2025-08-01T00:49:00Z"/>
                <w:color w:val="000000"/>
              </w:rPr>
              <w:pPrChange w:id="1851" w:author="Em Lim" w:date="2025-07-31T17:49:00Z" w16du:dateUtc="2025-08-01T00:49:00Z">
                <w:pPr>
                  <w:jc w:val="left"/>
                </w:pPr>
              </w:pPrChange>
            </w:pPr>
            <w:del w:id="1852" w:author="Em Lim" w:date="2025-07-31T17:49:00Z" w16du:dateUtc="2025-08-01T00:49:00Z">
              <w:r w:rsidRPr="004938E4" w:rsidDel="000A1486">
                <w:rPr>
                  <w:color w:val="000000"/>
                </w:rPr>
                <w:delText>0.51</w:delText>
              </w:r>
            </w:del>
          </w:p>
        </w:tc>
      </w:tr>
    </w:tbl>
    <w:p w14:paraId="64902E12" w14:textId="12D44FF9" w:rsidR="00CB6958" w:rsidRPr="004938E4" w:rsidDel="000A1486" w:rsidRDefault="00CB6958">
      <w:pPr>
        <w:rPr>
          <w:del w:id="1853" w:author="Em Lim" w:date="2025-07-31T17:49:00Z" w16du:dateUtc="2025-08-01T00:49:00Z"/>
        </w:rPr>
      </w:pPr>
    </w:p>
    <w:p w14:paraId="0A4444A1" w14:textId="760CB3B5" w:rsidR="00CB6958" w:rsidRPr="004938E4" w:rsidDel="000A1486" w:rsidRDefault="00CB6958">
      <w:pPr>
        <w:rPr>
          <w:del w:id="1854" w:author="Em Lim" w:date="2025-07-31T17:49:00Z" w16du:dateUtc="2025-08-01T00:49:00Z"/>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rsidDel="000A1486" w14:paraId="5A8C3F8E" w14:textId="72E0434E" w:rsidTr="00806FD8">
        <w:trPr>
          <w:cnfStyle w:val="100000000000" w:firstRow="1" w:lastRow="0" w:firstColumn="0" w:lastColumn="0" w:oddVBand="0" w:evenVBand="0" w:oddHBand="0" w:evenHBand="0" w:firstRowFirstColumn="0" w:firstRowLastColumn="0" w:lastRowFirstColumn="0" w:lastRowLastColumn="0"/>
          <w:trHeight w:val="320"/>
          <w:del w:id="1855" w:author="Em Lim" w:date="2025-07-31T17:49:00Z"/>
        </w:trPr>
        <w:tc>
          <w:tcPr>
            <w:tcW w:w="3686" w:type="dxa"/>
            <w:noWrap/>
            <w:hideMark/>
          </w:tcPr>
          <w:p w14:paraId="78099107" w14:textId="6002B1D0" w:rsidR="00CB6958" w:rsidRPr="004938E4" w:rsidDel="000A1486" w:rsidRDefault="00CB6958">
            <w:pPr>
              <w:rPr>
                <w:del w:id="1856" w:author="Em Lim" w:date="2025-07-31T17:49:00Z" w16du:dateUtc="2025-08-01T00:49:00Z"/>
                <w:b/>
                <w:bCs/>
              </w:rPr>
              <w:pPrChange w:id="1857" w:author="Em Lim" w:date="2025-07-31T17:49:00Z" w16du:dateUtc="2025-08-01T00:49:00Z">
                <w:pPr>
                  <w:jc w:val="left"/>
                </w:pPr>
              </w:pPrChange>
            </w:pPr>
            <w:del w:id="1858" w:author="Em Lim" w:date="2025-07-31T17:49:00Z" w16du:dateUtc="2025-08-01T00:49:00Z">
              <w:r w:rsidRPr="004938E4" w:rsidDel="000A1486">
                <w:rPr>
                  <w:b/>
                  <w:bCs/>
                </w:rPr>
                <w:delText xml:space="preserve">Turbinidae </w:delText>
              </w:r>
              <w:r w:rsidRPr="004938E4" w:rsidDel="000A1486">
                <w:delText>(</w:delText>
              </w:r>
              <w:r w:rsidRPr="004938E4" w:rsidDel="000A1486">
                <w:rPr>
                  <w:i/>
                  <w:iCs/>
                </w:rPr>
                <w:delText>R</w:delText>
              </w:r>
              <w:r w:rsidRPr="004938E4" w:rsidDel="000A1486">
                <w:rPr>
                  <w:i/>
                  <w:iCs/>
                  <w:vertAlign w:val="superscript"/>
                </w:rPr>
                <w:delText>2</w:delText>
              </w:r>
              <w:r w:rsidRPr="004938E4" w:rsidDel="000A1486">
                <w:delText xml:space="preserve"> = 0.88)</w:delText>
              </w:r>
            </w:del>
          </w:p>
        </w:tc>
        <w:tc>
          <w:tcPr>
            <w:tcW w:w="1247" w:type="dxa"/>
            <w:noWrap/>
            <w:hideMark/>
          </w:tcPr>
          <w:p w14:paraId="220DB0C2" w14:textId="732E8DBB" w:rsidR="00CB6958" w:rsidRPr="004938E4" w:rsidDel="000A1486" w:rsidRDefault="00CB6958">
            <w:pPr>
              <w:rPr>
                <w:del w:id="1859" w:author="Em Lim" w:date="2025-07-31T17:49:00Z" w16du:dateUtc="2025-08-01T00:49:00Z"/>
                <w:b/>
                <w:bCs/>
                <w:color w:val="000000"/>
              </w:rPr>
              <w:pPrChange w:id="1860" w:author="Em Lim" w:date="2025-07-31T17:49:00Z" w16du:dateUtc="2025-08-01T00:49:00Z">
                <w:pPr>
                  <w:jc w:val="left"/>
                </w:pPr>
              </w:pPrChange>
            </w:pPr>
            <w:del w:id="1861" w:author="Em Lim" w:date="2025-07-31T17:49:00Z" w16du:dateUtc="2025-08-01T00:49:00Z">
              <w:r w:rsidRPr="004938E4" w:rsidDel="000A1486">
                <w:rPr>
                  <w:b/>
                  <w:bCs/>
                  <w:color w:val="000000"/>
                </w:rPr>
                <w:delText>Estimate</w:delText>
              </w:r>
            </w:del>
          </w:p>
        </w:tc>
        <w:tc>
          <w:tcPr>
            <w:tcW w:w="1507" w:type="dxa"/>
            <w:noWrap/>
            <w:hideMark/>
          </w:tcPr>
          <w:p w14:paraId="0242B5A8" w14:textId="0E3B6DA5" w:rsidR="00CB6958" w:rsidRPr="004938E4" w:rsidDel="000A1486" w:rsidRDefault="00CB6958">
            <w:pPr>
              <w:rPr>
                <w:del w:id="1862" w:author="Em Lim" w:date="2025-07-31T17:49:00Z" w16du:dateUtc="2025-08-01T00:49:00Z"/>
                <w:b/>
                <w:bCs/>
                <w:color w:val="000000"/>
              </w:rPr>
              <w:pPrChange w:id="1863" w:author="Em Lim" w:date="2025-07-31T17:49:00Z" w16du:dateUtc="2025-08-01T00:49:00Z">
                <w:pPr>
                  <w:jc w:val="left"/>
                </w:pPr>
              </w:pPrChange>
            </w:pPr>
            <w:del w:id="1864" w:author="Em Lim" w:date="2025-07-31T17:49:00Z" w16du:dateUtc="2025-08-01T00:49:00Z">
              <w:r w:rsidRPr="004938E4" w:rsidDel="000A1486">
                <w:rPr>
                  <w:b/>
                  <w:bCs/>
                  <w:color w:val="000000"/>
                </w:rPr>
                <w:delText>Std. error</w:delText>
              </w:r>
            </w:del>
          </w:p>
        </w:tc>
        <w:tc>
          <w:tcPr>
            <w:tcW w:w="1093" w:type="dxa"/>
            <w:noWrap/>
            <w:hideMark/>
          </w:tcPr>
          <w:p w14:paraId="543FA3D4" w14:textId="63D7361F" w:rsidR="00CB6958" w:rsidRPr="004938E4" w:rsidDel="000A1486" w:rsidRDefault="00CB6958">
            <w:pPr>
              <w:rPr>
                <w:del w:id="1865" w:author="Em Lim" w:date="2025-07-31T17:49:00Z" w16du:dateUtc="2025-08-01T00:49:00Z"/>
                <w:b/>
                <w:bCs/>
                <w:color w:val="000000"/>
              </w:rPr>
              <w:pPrChange w:id="1866" w:author="Em Lim" w:date="2025-07-31T17:49:00Z" w16du:dateUtc="2025-08-01T00:49:00Z">
                <w:pPr>
                  <w:jc w:val="left"/>
                </w:pPr>
              </w:pPrChange>
            </w:pPr>
            <w:del w:id="1867" w:author="Em Lim" w:date="2025-07-31T17:49:00Z" w16du:dateUtc="2025-08-01T00:49:00Z">
              <w:r w:rsidRPr="004938E4" w:rsidDel="000A1486">
                <w:rPr>
                  <w:b/>
                  <w:bCs/>
                  <w:color w:val="000000"/>
                </w:rPr>
                <w:delText>z value</w:delText>
              </w:r>
            </w:del>
          </w:p>
        </w:tc>
        <w:tc>
          <w:tcPr>
            <w:tcW w:w="1300" w:type="dxa"/>
            <w:noWrap/>
            <w:hideMark/>
          </w:tcPr>
          <w:p w14:paraId="287CE5E5" w14:textId="1BA70E67" w:rsidR="00CB6958" w:rsidRPr="004938E4" w:rsidDel="000A1486" w:rsidRDefault="00CB6958">
            <w:pPr>
              <w:rPr>
                <w:del w:id="1868" w:author="Em Lim" w:date="2025-07-31T17:49:00Z" w16du:dateUtc="2025-08-01T00:49:00Z"/>
                <w:b/>
                <w:bCs/>
                <w:color w:val="000000"/>
              </w:rPr>
              <w:pPrChange w:id="1869" w:author="Em Lim" w:date="2025-07-31T17:49:00Z" w16du:dateUtc="2025-08-01T00:49:00Z">
                <w:pPr>
                  <w:jc w:val="left"/>
                </w:pPr>
              </w:pPrChange>
            </w:pPr>
            <w:del w:id="1870" w:author="Em Lim" w:date="2025-07-31T17:49:00Z" w16du:dateUtc="2025-08-01T00:49:00Z">
              <w:r w:rsidRPr="004938E4" w:rsidDel="000A1486">
                <w:rPr>
                  <w:b/>
                  <w:bCs/>
                  <w:color w:val="000000"/>
                </w:rPr>
                <w:delText>p value</w:delText>
              </w:r>
            </w:del>
          </w:p>
        </w:tc>
      </w:tr>
      <w:tr w:rsidR="00CB6958" w:rsidRPr="004938E4" w:rsidDel="000A1486" w14:paraId="0BA94A56" w14:textId="17F16F07" w:rsidTr="00806FD8">
        <w:trPr>
          <w:trHeight w:val="320"/>
          <w:del w:id="1871" w:author="Em Lim" w:date="2025-07-31T17:49:00Z"/>
        </w:trPr>
        <w:tc>
          <w:tcPr>
            <w:tcW w:w="3686" w:type="dxa"/>
            <w:noWrap/>
            <w:hideMark/>
          </w:tcPr>
          <w:p w14:paraId="516F21B9" w14:textId="5DF8C88D" w:rsidR="00CB6958" w:rsidRPr="004938E4" w:rsidDel="000A1486" w:rsidRDefault="00CB6958">
            <w:pPr>
              <w:rPr>
                <w:del w:id="1872" w:author="Em Lim" w:date="2025-07-31T17:49:00Z" w16du:dateUtc="2025-08-01T00:49:00Z"/>
                <w:color w:val="000000"/>
              </w:rPr>
              <w:pPrChange w:id="1873" w:author="Em Lim" w:date="2025-07-31T17:49:00Z" w16du:dateUtc="2025-08-01T00:49:00Z">
                <w:pPr>
                  <w:jc w:val="left"/>
                </w:pPr>
              </w:pPrChange>
            </w:pPr>
            <w:del w:id="1874" w:author="Em Lim" w:date="2025-07-31T17:49:00Z" w16du:dateUtc="2025-08-01T00:49:00Z">
              <w:r w:rsidRPr="004938E4" w:rsidDel="000A1486">
                <w:rPr>
                  <w:color w:val="000000"/>
                </w:rPr>
                <w:delText>Intercept</w:delText>
              </w:r>
            </w:del>
          </w:p>
        </w:tc>
        <w:tc>
          <w:tcPr>
            <w:tcW w:w="1247" w:type="dxa"/>
            <w:noWrap/>
            <w:vAlign w:val="bottom"/>
            <w:hideMark/>
          </w:tcPr>
          <w:p w14:paraId="2F6D88B4" w14:textId="2F023ED6" w:rsidR="00CB6958" w:rsidRPr="004938E4" w:rsidDel="000A1486" w:rsidRDefault="00CB6958">
            <w:pPr>
              <w:rPr>
                <w:del w:id="1875" w:author="Em Lim" w:date="2025-07-31T17:49:00Z" w16du:dateUtc="2025-08-01T00:49:00Z"/>
                <w:color w:val="000000"/>
              </w:rPr>
              <w:pPrChange w:id="1876" w:author="Em Lim" w:date="2025-07-31T17:49:00Z" w16du:dateUtc="2025-08-01T00:49:00Z">
                <w:pPr>
                  <w:jc w:val="left"/>
                </w:pPr>
              </w:pPrChange>
            </w:pPr>
            <w:del w:id="1877" w:author="Em Lim" w:date="2025-07-31T17:49:00Z" w16du:dateUtc="2025-08-01T00:49:00Z">
              <w:r w:rsidRPr="004938E4" w:rsidDel="000A1486">
                <w:rPr>
                  <w:color w:val="000000"/>
                </w:rPr>
                <w:delText>0.04</w:delText>
              </w:r>
            </w:del>
          </w:p>
        </w:tc>
        <w:tc>
          <w:tcPr>
            <w:tcW w:w="1507" w:type="dxa"/>
            <w:noWrap/>
            <w:vAlign w:val="bottom"/>
            <w:hideMark/>
          </w:tcPr>
          <w:p w14:paraId="18223AB5" w14:textId="77D0D372" w:rsidR="00CB6958" w:rsidRPr="004938E4" w:rsidDel="000A1486" w:rsidRDefault="00CB6958">
            <w:pPr>
              <w:rPr>
                <w:del w:id="1878" w:author="Em Lim" w:date="2025-07-31T17:49:00Z" w16du:dateUtc="2025-08-01T00:49:00Z"/>
                <w:color w:val="000000"/>
              </w:rPr>
              <w:pPrChange w:id="1879" w:author="Em Lim" w:date="2025-07-31T17:49:00Z" w16du:dateUtc="2025-08-01T00:49:00Z">
                <w:pPr>
                  <w:jc w:val="left"/>
                </w:pPr>
              </w:pPrChange>
            </w:pPr>
            <w:del w:id="1880" w:author="Em Lim" w:date="2025-07-31T17:49:00Z" w16du:dateUtc="2025-08-01T00:49:00Z">
              <w:r w:rsidRPr="004938E4" w:rsidDel="000A1486">
                <w:rPr>
                  <w:color w:val="000000"/>
                </w:rPr>
                <w:delText>0.07</w:delText>
              </w:r>
            </w:del>
          </w:p>
        </w:tc>
        <w:tc>
          <w:tcPr>
            <w:tcW w:w="1093" w:type="dxa"/>
            <w:noWrap/>
            <w:vAlign w:val="bottom"/>
            <w:hideMark/>
          </w:tcPr>
          <w:p w14:paraId="7432F902" w14:textId="15324A80" w:rsidR="00CB6958" w:rsidRPr="004938E4" w:rsidDel="000A1486" w:rsidRDefault="00CB6958">
            <w:pPr>
              <w:rPr>
                <w:del w:id="1881" w:author="Em Lim" w:date="2025-07-31T17:49:00Z" w16du:dateUtc="2025-08-01T00:49:00Z"/>
                <w:color w:val="000000"/>
              </w:rPr>
              <w:pPrChange w:id="1882" w:author="Em Lim" w:date="2025-07-31T17:49:00Z" w16du:dateUtc="2025-08-01T00:49:00Z">
                <w:pPr>
                  <w:jc w:val="left"/>
                </w:pPr>
              </w:pPrChange>
            </w:pPr>
            <w:del w:id="1883" w:author="Em Lim" w:date="2025-07-31T17:49:00Z" w16du:dateUtc="2025-08-01T00:49:00Z">
              <w:r w:rsidRPr="004938E4" w:rsidDel="000A1486">
                <w:rPr>
                  <w:color w:val="000000"/>
                </w:rPr>
                <w:delText>0.50</w:delText>
              </w:r>
            </w:del>
          </w:p>
        </w:tc>
        <w:tc>
          <w:tcPr>
            <w:tcW w:w="1300" w:type="dxa"/>
            <w:noWrap/>
            <w:vAlign w:val="bottom"/>
            <w:hideMark/>
          </w:tcPr>
          <w:p w14:paraId="6287B7F6" w14:textId="2CD2396A" w:rsidR="00CB6958" w:rsidRPr="004938E4" w:rsidDel="000A1486" w:rsidRDefault="00CB6958">
            <w:pPr>
              <w:rPr>
                <w:del w:id="1884" w:author="Em Lim" w:date="2025-07-31T17:49:00Z" w16du:dateUtc="2025-08-01T00:49:00Z"/>
                <w:color w:val="000000"/>
              </w:rPr>
              <w:pPrChange w:id="1885" w:author="Em Lim" w:date="2025-07-31T17:49:00Z" w16du:dateUtc="2025-08-01T00:49:00Z">
                <w:pPr>
                  <w:jc w:val="left"/>
                </w:pPr>
              </w:pPrChange>
            </w:pPr>
            <w:del w:id="1886" w:author="Em Lim" w:date="2025-07-31T17:49:00Z" w16du:dateUtc="2025-08-01T00:49:00Z">
              <w:r w:rsidRPr="004938E4" w:rsidDel="000A1486">
                <w:rPr>
                  <w:color w:val="000000"/>
                </w:rPr>
                <w:delText>0.61</w:delText>
              </w:r>
            </w:del>
          </w:p>
        </w:tc>
      </w:tr>
      <w:tr w:rsidR="00CB6958" w:rsidRPr="004938E4" w:rsidDel="000A1486" w14:paraId="6D13015B" w14:textId="50C48740" w:rsidTr="00806FD8">
        <w:trPr>
          <w:trHeight w:val="320"/>
          <w:del w:id="1887" w:author="Em Lim" w:date="2025-07-31T17:49:00Z"/>
        </w:trPr>
        <w:tc>
          <w:tcPr>
            <w:tcW w:w="3686" w:type="dxa"/>
            <w:noWrap/>
            <w:hideMark/>
          </w:tcPr>
          <w:p w14:paraId="78958348" w14:textId="56F56E24" w:rsidR="00CB6958" w:rsidRPr="004938E4" w:rsidDel="000A1486" w:rsidRDefault="00CB6958">
            <w:pPr>
              <w:rPr>
                <w:del w:id="1888" w:author="Em Lim" w:date="2025-07-31T17:49:00Z" w16du:dateUtc="2025-08-01T00:49:00Z"/>
                <w:color w:val="000000"/>
              </w:rPr>
              <w:pPrChange w:id="1889" w:author="Em Lim" w:date="2025-07-31T17:49:00Z" w16du:dateUtc="2025-08-01T00:49:00Z">
                <w:pPr>
                  <w:jc w:val="left"/>
                </w:pPr>
              </w:pPrChange>
            </w:pPr>
            <w:del w:id="1890" w:author="Em Lim" w:date="2025-07-31T17:49:00Z" w16du:dateUtc="2025-08-01T00:49:00Z">
              <w:r w:rsidRPr="004938E4" w:rsidDel="000A1486">
                <w:rPr>
                  <w:color w:val="000000"/>
                </w:rPr>
                <w:delText>Kelp - nereo</w:delText>
              </w:r>
            </w:del>
          </w:p>
        </w:tc>
        <w:tc>
          <w:tcPr>
            <w:tcW w:w="1247" w:type="dxa"/>
            <w:noWrap/>
            <w:vAlign w:val="bottom"/>
            <w:hideMark/>
          </w:tcPr>
          <w:p w14:paraId="1ADA4A49" w14:textId="333292EC" w:rsidR="00CB6958" w:rsidRPr="004938E4" w:rsidDel="000A1486" w:rsidRDefault="00CB6958">
            <w:pPr>
              <w:rPr>
                <w:del w:id="1891" w:author="Em Lim" w:date="2025-07-31T17:49:00Z" w16du:dateUtc="2025-08-01T00:49:00Z"/>
                <w:color w:val="000000"/>
              </w:rPr>
              <w:pPrChange w:id="1892" w:author="Em Lim" w:date="2025-07-31T17:49:00Z" w16du:dateUtc="2025-08-01T00:49:00Z">
                <w:pPr>
                  <w:jc w:val="left"/>
                </w:pPr>
              </w:pPrChange>
            </w:pPr>
            <w:del w:id="1893" w:author="Em Lim" w:date="2025-07-31T17:49:00Z" w16du:dateUtc="2025-08-01T00:49:00Z">
              <w:r w:rsidRPr="004938E4" w:rsidDel="000A1486">
                <w:rPr>
                  <w:color w:val="000000"/>
                </w:rPr>
                <w:delText>0.29</w:delText>
              </w:r>
            </w:del>
          </w:p>
        </w:tc>
        <w:tc>
          <w:tcPr>
            <w:tcW w:w="1507" w:type="dxa"/>
            <w:noWrap/>
            <w:vAlign w:val="bottom"/>
            <w:hideMark/>
          </w:tcPr>
          <w:p w14:paraId="43608000" w14:textId="16392527" w:rsidR="00CB6958" w:rsidRPr="004938E4" w:rsidDel="000A1486" w:rsidRDefault="00CB6958">
            <w:pPr>
              <w:rPr>
                <w:del w:id="1894" w:author="Em Lim" w:date="2025-07-31T17:49:00Z" w16du:dateUtc="2025-08-01T00:49:00Z"/>
                <w:color w:val="000000"/>
              </w:rPr>
              <w:pPrChange w:id="1895" w:author="Em Lim" w:date="2025-07-31T17:49:00Z" w16du:dateUtc="2025-08-01T00:49:00Z">
                <w:pPr>
                  <w:jc w:val="left"/>
                </w:pPr>
              </w:pPrChange>
            </w:pPr>
            <w:del w:id="1896" w:author="Em Lim" w:date="2025-07-31T17:49:00Z" w16du:dateUtc="2025-08-01T00:49:00Z">
              <w:r w:rsidRPr="004938E4" w:rsidDel="000A1486">
                <w:rPr>
                  <w:color w:val="000000"/>
                </w:rPr>
                <w:delText>0.09</w:delText>
              </w:r>
            </w:del>
          </w:p>
        </w:tc>
        <w:tc>
          <w:tcPr>
            <w:tcW w:w="1093" w:type="dxa"/>
            <w:noWrap/>
            <w:vAlign w:val="bottom"/>
            <w:hideMark/>
          </w:tcPr>
          <w:p w14:paraId="681B63A7" w14:textId="703751A9" w:rsidR="00CB6958" w:rsidRPr="004938E4" w:rsidDel="000A1486" w:rsidRDefault="00CB6958">
            <w:pPr>
              <w:rPr>
                <w:del w:id="1897" w:author="Em Lim" w:date="2025-07-31T17:49:00Z" w16du:dateUtc="2025-08-01T00:49:00Z"/>
                <w:color w:val="000000"/>
              </w:rPr>
              <w:pPrChange w:id="1898" w:author="Em Lim" w:date="2025-07-31T17:49:00Z" w16du:dateUtc="2025-08-01T00:49:00Z">
                <w:pPr>
                  <w:jc w:val="left"/>
                </w:pPr>
              </w:pPrChange>
            </w:pPr>
            <w:del w:id="1899" w:author="Em Lim" w:date="2025-07-31T17:49:00Z" w16du:dateUtc="2025-08-01T00:49:00Z">
              <w:r w:rsidRPr="004938E4" w:rsidDel="000A1486">
                <w:rPr>
                  <w:color w:val="000000"/>
                </w:rPr>
                <w:delText>3.30</w:delText>
              </w:r>
            </w:del>
          </w:p>
        </w:tc>
        <w:tc>
          <w:tcPr>
            <w:tcW w:w="1300" w:type="dxa"/>
            <w:noWrap/>
            <w:vAlign w:val="bottom"/>
            <w:hideMark/>
          </w:tcPr>
          <w:p w14:paraId="7DCAEDD5" w14:textId="09E27C3B" w:rsidR="00CB6958" w:rsidRPr="004938E4" w:rsidDel="000A1486" w:rsidRDefault="00CB6958">
            <w:pPr>
              <w:rPr>
                <w:del w:id="1900" w:author="Em Lim" w:date="2025-07-31T17:49:00Z" w16du:dateUtc="2025-08-01T00:49:00Z"/>
                <w:color w:val="000000"/>
              </w:rPr>
              <w:pPrChange w:id="1901" w:author="Em Lim" w:date="2025-07-31T17:49:00Z" w16du:dateUtc="2025-08-01T00:49:00Z">
                <w:pPr>
                  <w:jc w:val="left"/>
                </w:pPr>
              </w:pPrChange>
            </w:pPr>
            <w:del w:id="1902" w:author="Em Lim" w:date="2025-07-31T17:49:00Z" w16du:dateUtc="2025-08-01T00:49:00Z">
              <w:r w:rsidRPr="004938E4" w:rsidDel="000A1486">
                <w:rPr>
                  <w:color w:val="000000"/>
                </w:rPr>
                <w:delText>0.001</w:delText>
              </w:r>
            </w:del>
          </w:p>
        </w:tc>
      </w:tr>
      <w:tr w:rsidR="00CB6958" w:rsidRPr="004938E4" w:rsidDel="000A1486" w14:paraId="3DF51B86" w14:textId="5DEC13E1" w:rsidTr="00806FD8">
        <w:trPr>
          <w:trHeight w:val="320"/>
          <w:del w:id="1903" w:author="Em Lim" w:date="2025-07-31T17:49:00Z"/>
        </w:trPr>
        <w:tc>
          <w:tcPr>
            <w:tcW w:w="3686" w:type="dxa"/>
            <w:noWrap/>
            <w:hideMark/>
          </w:tcPr>
          <w:p w14:paraId="0D27FF5D" w14:textId="00F39BAC" w:rsidR="00CB6958" w:rsidRPr="004938E4" w:rsidDel="000A1486" w:rsidRDefault="00CB6958">
            <w:pPr>
              <w:rPr>
                <w:del w:id="1904" w:author="Em Lim" w:date="2025-07-31T17:49:00Z" w16du:dateUtc="2025-08-01T00:49:00Z"/>
                <w:color w:val="000000"/>
              </w:rPr>
              <w:pPrChange w:id="1905" w:author="Em Lim" w:date="2025-07-31T17:49:00Z" w16du:dateUtc="2025-08-01T00:49:00Z">
                <w:pPr>
                  <w:jc w:val="left"/>
                </w:pPr>
              </w:pPrChange>
            </w:pPr>
            <w:del w:id="1906" w:author="Em Lim" w:date="2025-07-31T17:49:00Z" w16du:dateUtc="2025-08-01T00:49:00Z">
              <w:r w:rsidRPr="004938E4" w:rsidDel="000A1486">
                <w:rPr>
                  <w:color w:val="000000"/>
                </w:rPr>
                <w:delText>Kelp - none</w:delText>
              </w:r>
            </w:del>
          </w:p>
        </w:tc>
        <w:tc>
          <w:tcPr>
            <w:tcW w:w="1247" w:type="dxa"/>
            <w:noWrap/>
            <w:vAlign w:val="bottom"/>
            <w:hideMark/>
          </w:tcPr>
          <w:p w14:paraId="527C5DA3" w14:textId="69DB6DCD" w:rsidR="00CB6958" w:rsidRPr="004938E4" w:rsidDel="000A1486" w:rsidRDefault="00CB6958">
            <w:pPr>
              <w:rPr>
                <w:del w:id="1907" w:author="Em Lim" w:date="2025-07-31T17:49:00Z" w16du:dateUtc="2025-08-01T00:49:00Z"/>
                <w:color w:val="000000"/>
              </w:rPr>
              <w:pPrChange w:id="1908" w:author="Em Lim" w:date="2025-07-31T17:49:00Z" w16du:dateUtc="2025-08-01T00:49:00Z">
                <w:pPr>
                  <w:jc w:val="left"/>
                </w:pPr>
              </w:pPrChange>
            </w:pPr>
            <w:del w:id="1909" w:author="Em Lim" w:date="2025-07-31T17:49:00Z" w16du:dateUtc="2025-08-01T00:49:00Z">
              <w:r w:rsidRPr="004938E4" w:rsidDel="000A1486">
                <w:rPr>
                  <w:color w:val="000000"/>
                </w:rPr>
                <w:delText>-0.34</w:delText>
              </w:r>
            </w:del>
          </w:p>
        </w:tc>
        <w:tc>
          <w:tcPr>
            <w:tcW w:w="1507" w:type="dxa"/>
            <w:noWrap/>
            <w:vAlign w:val="bottom"/>
            <w:hideMark/>
          </w:tcPr>
          <w:p w14:paraId="082121AA" w14:textId="627870E7" w:rsidR="00CB6958" w:rsidRPr="004938E4" w:rsidDel="000A1486" w:rsidRDefault="00CB6958">
            <w:pPr>
              <w:rPr>
                <w:del w:id="1910" w:author="Em Lim" w:date="2025-07-31T17:49:00Z" w16du:dateUtc="2025-08-01T00:49:00Z"/>
                <w:color w:val="000000"/>
              </w:rPr>
              <w:pPrChange w:id="1911" w:author="Em Lim" w:date="2025-07-31T17:49:00Z" w16du:dateUtc="2025-08-01T00:49:00Z">
                <w:pPr>
                  <w:jc w:val="left"/>
                </w:pPr>
              </w:pPrChange>
            </w:pPr>
            <w:del w:id="1912" w:author="Em Lim" w:date="2025-07-31T17:49:00Z" w16du:dateUtc="2025-08-01T00:49:00Z">
              <w:r w:rsidRPr="004938E4" w:rsidDel="000A1486">
                <w:rPr>
                  <w:color w:val="000000"/>
                </w:rPr>
                <w:delText>0.21</w:delText>
              </w:r>
            </w:del>
          </w:p>
        </w:tc>
        <w:tc>
          <w:tcPr>
            <w:tcW w:w="1093" w:type="dxa"/>
            <w:noWrap/>
            <w:vAlign w:val="bottom"/>
            <w:hideMark/>
          </w:tcPr>
          <w:p w14:paraId="7A153C5D" w14:textId="5490F548" w:rsidR="00CB6958" w:rsidRPr="004938E4" w:rsidDel="000A1486" w:rsidRDefault="00CB6958">
            <w:pPr>
              <w:rPr>
                <w:del w:id="1913" w:author="Em Lim" w:date="2025-07-31T17:49:00Z" w16du:dateUtc="2025-08-01T00:49:00Z"/>
                <w:color w:val="000000"/>
              </w:rPr>
              <w:pPrChange w:id="1914" w:author="Em Lim" w:date="2025-07-31T17:49:00Z" w16du:dateUtc="2025-08-01T00:49:00Z">
                <w:pPr>
                  <w:jc w:val="left"/>
                </w:pPr>
              </w:pPrChange>
            </w:pPr>
            <w:del w:id="1915" w:author="Em Lim" w:date="2025-07-31T17:49:00Z" w16du:dateUtc="2025-08-01T00:49:00Z">
              <w:r w:rsidRPr="004938E4" w:rsidDel="000A1486">
                <w:rPr>
                  <w:color w:val="000000"/>
                </w:rPr>
                <w:delText>-1.60</w:delText>
              </w:r>
            </w:del>
          </w:p>
        </w:tc>
        <w:tc>
          <w:tcPr>
            <w:tcW w:w="1300" w:type="dxa"/>
            <w:noWrap/>
            <w:vAlign w:val="bottom"/>
            <w:hideMark/>
          </w:tcPr>
          <w:p w14:paraId="1BB9B22D" w14:textId="2D923AF2" w:rsidR="00CB6958" w:rsidRPr="004938E4" w:rsidDel="000A1486" w:rsidRDefault="00CB6958">
            <w:pPr>
              <w:rPr>
                <w:del w:id="1916" w:author="Em Lim" w:date="2025-07-31T17:49:00Z" w16du:dateUtc="2025-08-01T00:49:00Z"/>
                <w:color w:val="000000"/>
              </w:rPr>
              <w:pPrChange w:id="1917" w:author="Em Lim" w:date="2025-07-31T17:49:00Z" w16du:dateUtc="2025-08-01T00:49:00Z">
                <w:pPr>
                  <w:jc w:val="left"/>
                </w:pPr>
              </w:pPrChange>
            </w:pPr>
            <w:del w:id="1918" w:author="Em Lim" w:date="2025-07-31T17:49:00Z" w16du:dateUtc="2025-08-01T00:49:00Z">
              <w:r w:rsidRPr="004938E4" w:rsidDel="000A1486">
                <w:rPr>
                  <w:color w:val="000000"/>
                </w:rPr>
                <w:delText>0.11</w:delText>
              </w:r>
            </w:del>
          </w:p>
        </w:tc>
      </w:tr>
      <w:tr w:rsidR="00CB6958" w:rsidRPr="004938E4" w:rsidDel="000A1486" w14:paraId="0EF67F70" w14:textId="7F67D338" w:rsidTr="00806FD8">
        <w:trPr>
          <w:trHeight w:val="320"/>
          <w:del w:id="1919" w:author="Em Lim" w:date="2025-07-31T17:49:00Z"/>
        </w:trPr>
        <w:tc>
          <w:tcPr>
            <w:tcW w:w="3686" w:type="dxa"/>
            <w:noWrap/>
            <w:hideMark/>
          </w:tcPr>
          <w:p w14:paraId="7F2DBFD7" w14:textId="1B34A916" w:rsidR="00CB6958" w:rsidRPr="004938E4" w:rsidDel="000A1486" w:rsidRDefault="00CB6958">
            <w:pPr>
              <w:rPr>
                <w:del w:id="1920" w:author="Em Lim" w:date="2025-07-31T17:49:00Z" w16du:dateUtc="2025-08-01T00:49:00Z"/>
                <w:color w:val="000000"/>
              </w:rPr>
              <w:pPrChange w:id="1921" w:author="Em Lim" w:date="2025-07-31T17:49:00Z" w16du:dateUtc="2025-08-01T00:49:00Z">
                <w:pPr>
                  <w:jc w:val="left"/>
                </w:pPr>
              </w:pPrChange>
            </w:pPr>
            <w:del w:id="1922" w:author="Em Lim" w:date="2025-07-31T17:49:00Z" w16du:dateUtc="2025-08-01T00:49:00Z">
              <w:r w:rsidRPr="004938E4" w:rsidDel="000A1486">
                <w:rPr>
                  <w:color w:val="000000"/>
                </w:rPr>
                <w:delText>Kelp biomass</w:delText>
              </w:r>
            </w:del>
          </w:p>
        </w:tc>
        <w:tc>
          <w:tcPr>
            <w:tcW w:w="1247" w:type="dxa"/>
            <w:noWrap/>
            <w:vAlign w:val="bottom"/>
            <w:hideMark/>
          </w:tcPr>
          <w:p w14:paraId="192584FB" w14:textId="2444FD00" w:rsidR="00CB6958" w:rsidRPr="004938E4" w:rsidDel="000A1486" w:rsidRDefault="00CB6958">
            <w:pPr>
              <w:rPr>
                <w:del w:id="1923" w:author="Em Lim" w:date="2025-07-31T17:49:00Z" w16du:dateUtc="2025-08-01T00:49:00Z"/>
                <w:color w:val="000000"/>
              </w:rPr>
              <w:pPrChange w:id="1924" w:author="Em Lim" w:date="2025-07-31T17:49:00Z" w16du:dateUtc="2025-08-01T00:49:00Z">
                <w:pPr>
                  <w:jc w:val="left"/>
                </w:pPr>
              </w:pPrChange>
            </w:pPr>
            <w:del w:id="1925" w:author="Em Lim" w:date="2025-07-31T17:49:00Z" w16du:dateUtc="2025-08-01T00:49:00Z">
              <w:r w:rsidRPr="004938E4" w:rsidDel="000A1486">
                <w:rPr>
                  <w:color w:val="000000"/>
                </w:rPr>
                <w:delText>0.23</w:delText>
              </w:r>
            </w:del>
          </w:p>
        </w:tc>
        <w:tc>
          <w:tcPr>
            <w:tcW w:w="1507" w:type="dxa"/>
            <w:noWrap/>
            <w:vAlign w:val="bottom"/>
            <w:hideMark/>
          </w:tcPr>
          <w:p w14:paraId="4F6B5DFC" w14:textId="7FCE48A2" w:rsidR="00CB6958" w:rsidRPr="004938E4" w:rsidDel="000A1486" w:rsidRDefault="00CB6958">
            <w:pPr>
              <w:rPr>
                <w:del w:id="1926" w:author="Em Lim" w:date="2025-07-31T17:49:00Z" w16du:dateUtc="2025-08-01T00:49:00Z"/>
                <w:color w:val="000000"/>
              </w:rPr>
              <w:pPrChange w:id="1927" w:author="Em Lim" w:date="2025-07-31T17:49:00Z" w16du:dateUtc="2025-08-01T00:49:00Z">
                <w:pPr>
                  <w:jc w:val="left"/>
                </w:pPr>
              </w:pPrChange>
            </w:pPr>
            <w:del w:id="1928" w:author="Em Lim" w:date="2025-07-31T17:49:00Z" w16du:dateUtc="2025-08-01T00:49:00Z">
              <w:r w:rsidRPr="004938E4" w:rsidDel="000A1486">
                <w:rPr>
                  <w:color w:val="000000"/>
                </w:rPr>
                <w:delText>0.05</w:delText>
              </w:r>
            </w:del>
          </w:p>
        </w:tc>
        <w:tc>
          <w:tcPr>
            <w:tcW w:w="1093" w:type="dxa"/>
            <w:noWrap/>
            <w:vAlign w:val="bottom"/>
            <w:hideMark/>
          </w:tcPr>
          <w:p w14:paraId="65016D5A" w14:textId="59FAB802" w:rsidR="00CB6958" w:rsidRPr="004938E4" w:rsidDel="000A1486" w:rsidRDefault="00CB6958">
            <w:pPr>
              <w:rPr>
                <w:del w:id="1929" w:author="Em Lim" w:date="2025-07-31T17:49:00Z" w16du:dateUtc="2025-08-01T00:49:00Z"/>
                <w:color w:val="000000"/>
              </w:rPr>
              <w:pPrChange w:id="1930" w:author="Em Lim" w:date="2025-07-31T17:49:00Z" w16du:dateUtc="2025-08-01T00:49:00Z">
                <w:pPr>
                  <w:jc w:val="left"/>
                </w:pPr>
              </w:pPrChange>
            </w:pPr>
            <w:del w:id="1931" w:author="Em Lim" w:date="2025-07-31T17:49:00Z" w16du:dateUtc="2025-08-01T00:49:00Z">
              <w:r w:rsidRPr="004938E4" w:rsidDel="000A1486">
                <w:rPr>
                  <w:color w:val="000000"/>
                </w:rPr>
                <w:delText>4.30</w:delText>
              </w:r>
            </w:del>
          </w:p>
        </w:tc>
        <w:tc>
          <w:tcPr>
            <w:tcW w:w="1300" w:type="dxa"/>
            <w:noWrap/>
            <w:vAlign w:val="bottom"/>
            <w:hideMark/>
          </w:tcPr>
          <w:p w14:paraId="02CD099D" w14:textId="6ED1BDB6" w:rsidR="00CB6958" w:rsidRPr="004938E4" w:rsidDel="000A1486" w:rsidRDefault="00CB6958">
            <w:pPr>
              <w:rPr>
                <w:del w:id="1932" w:author="Em Lim" w:date="2025-07-31T17:49:00Z" w16du:dateUtc="2025-08-01T00:49:00Z"/>
                <w:color w:val="000000"/>
              </w:rPr>
              <w:pPrChange w:id="1933" w:author="Em Lim" w:date="2025-07-31T17:49:00Z" w16du:dateUtc="2025-08-01T00:49:00Z">
                <w:pPr>
                  <w:jc w:val="left"/>
                </w:pPr>
              </w:pPrChange>
            </w:pPr>
            <w:del w:id="1934" w:author="Em Lim" w:date="2025-07-31T17:49:00Z" w16du:dateUtc="2025-08-01T00:49:00Z">
              <w:r w:rsidRPr="004938E4" w:rsidDel="000A1486">
                <w:rPr>
                  <w:color w:val="000000"/>
                </w:rPr>
                <w:delText>&lt; 0.001</w:delText>
              </w:r>
            </w:del>
          </w:p>
        </w:tc>
      </w:tr>
      <w:tr w:rsidR="00CB6958" w:rsidRPr="004938E4" w:rsidDel="000A1486" w14:paraId="045F520A" w14:textId="22A0E7F7" w:rsidTr="00806FD8">
        <w:trPr>
          <w:trHeight w:val="320"/>
          <w:del w:id="1935" w:author="Em Lim" w:date="2025-07-31T17:49:00Z"/>
        </w:trPr>
        <w:tc>
          <w:tcPr>
            <w:tcW w:w="3686" w:type="dxa"/>
            <w:noWrap/>
            <w:hideMark/>
          </w:tcPr>
          <w:p w14:paraId="2183B665" w14:textId="3C9779C2" w:rsidR="00CB6958" w:rsidRPr="004938E4" w:rsidDel="000A1486" w:rsidRDefault="00CB6958">
            <w:pPr>
              <w:rPr>
                <w:del w:id="1936" w:author="Em Lim" w:date="2025-07-31T17:49:00Z" w16du:dateUtc="2025-08-01T00:49:00Z"/>
                <w:color w:val="000000"/>
              </w:rPr>
              <w:pPrChange w:id="1937" w:author="Em Lim" w:date="2025-07-31T17:49:00Z" w16du:dateUtc="2025-08-01T00:49:00Z">
                <w:pPr>
                  <w:jc w:val="left"/>
                </w:pPr>
              </w:pPrChange>
            </w:pPr>
            <w:del w:id="1938" w:author="Em Lim" w:date="2025-07-31T17:49:00Z" w16du:dateUtc="2025-08-01T00:49:00Z">
              <w:r w:rsidRPr="004938E4" w:rsidDel="000A1486">
                <w:rPr>
                  <w:color w:val="000000"/>
                </w:rPr>
                <w:delText>Tide exchange</w:delText>
              </w:r>
            </w:del>
          </w:p>
        </w:tc>
        <w:tc>
          <w:tcPr>
            <w:tcW w:w="1247" w:type="dxa"/>
            <w:noWrap/>
            <w:vAlign w:val="bottom"/>
            <w:hideMark/>
          </w:tcPr>
          <w:p w14:paraId="54F90ED7" w14:textId="629B7B35" w:rsidR="00CB6958" w:rsidRPr="004938E4" w:rsidDel="000A1486" w:rsidRDefault="00CB6958">
            <w:pPr>
              <w:rPr>
                <w:del w:id="1939" w:author="Em Lim" w:date="2025-07-31T17:49:00Z" w16du:dateUtc="2025-08-01T00:49:00Z"/>
                <w:color w:val="000000"/>
              </w:rPr>
              <w:pPrChange w:id="1940" w:author="Em Lim" w:date="2025-07-31T17:49:00Z" w16du:dateUtc="2025-08-01T00:49:00Z">
                <w:pPr>
                  <w:jc w:val="left"/>
                </w:pPr>
              </w:pPrChange>
            </w:pPr>
            <w:del w:id="1941" w:author="Em Lim" w:date="2025-07-31T17:49:00Z" w16du:dateUtc="2025-08-01T00:49:00Z">
              <w:r w:rsidRPr="004938E4" w:rsidDel="000A1486">
                <w:rPr>
                  <w:color w:val="000000"/>
                </w:rPr>
                <w:delText>0.02</w:delText>
              </w:r>
            </w:del>
          </w:p>
        </w:tc>
        <w:tc>
          <w:tcPr>
            <w:tcW w:w="1507" w:type="dxa"/>
            <w:noWrap/>
            <w:vAlign w:val="bottom"/>
            <w:hideMark/>
          </w:tcPr>
          <w:p w14:paraId="71BB3940" w14:textId="027D5E13" w:rsidR="00CB6958" w:rsidRPr="004938E4" w:rsidDel="000A1486" w:rsidRDefault="00CB6958">
            <w:pPr>
              <w:rPr>
                <w:del w:id="1942" w:author="Em Lim" w:date="2025-07-31T17:49:00Z" w16du:dateUtc="2025-08-01T00:49:00Z"/>
                <w:color w:val="000000"/>
              </w:rPr>
              <w:pPrChange w:id="1943" w:author="Em Lim" w:date="2025-07-31T17:49:00Z" w16du:dateUtc="2025-08-01T00:49:00Z">
                <w:pPr>
                  <w:jc w:val="left"/>
                </w:pPr>
              </w:pPrChange>
            </w:pPr>
            <w:del w:id="1944" w:author="Em Lim" w:date="2025-07-31T17:49:00Z" w16du:dateUtc="2025-08-01T00:49:00Z">
              <w:r w:rsidRPr="004938E4" w:rsidDel="000A1486">
                <w:rPr>
                  <w:color w:val="000000"/>
                </w:rPr>
                <w:delText>0.05</w:delText>
              </w:r>
            </w:del>
          </w:p>
        </w:tc>
        <w:tc>
          <w:tcPr>
            <w:tcW w:w="1093" w:type="dxa"/>
            <w:noWrap/>
            <w:vAlign w:val="bottom"/>
            <w:hideMark/>
          </w:tcPr>
          <w:p w14:paraId="369042B6" w14:textId="6594626E" w:rsidR="00CB6958" w:rsidRPr="004938E4" w:rsidDel="000A1486" w:rsidRDefault="00CB6958">
            <w:pPr>
              <w:rPr>
                <w:del w:id="1945" w:author="Em Lim" w:date="2025-07-31T17:49:00Z" w16du:dateUtc="2025-08-01T00:49:00Z"/>
                <w:color w:val="000000"/>
              </w:rPr>
              <w:pPrChange w:id="1946" w:author="Em Lim" w:date="2025-07-31T17:49:00Z" w16du:dateUtc="2025-08-01T00:49:00Z">
                <w:pPr>
                  <w:jc w:val="left"/>
                </w:pPr>
              </w:pPrChange>
            </w:pPr>
            <w:del w:id="1947" w:author="Em Lim" w:date="2025-07-31T17:49:00Z" w16du:dateUtc="2025-08-01T00:49:00Z">
              <w:r w:rsidRPr="004938E4" w:rsidDel="000A1486">
                <w:rPr>
                  <w:color w:val="000000"/>
                </w:rPr>
                <w:delText>0.35</w:delText>
              </w:r>
            </w:del>
          </w:p>
        </w:tc>
        <w:tc>
          <w:tcPr>
            <w:tcW w:w="1300" w:type="dxa"/>
            <w:noWrap/>
            <w:vAlign w:val="bottom"/>
            <w:hideMark/>
          </w:tcPr>
          <w:p w14:paraId="575C20B3" w14:textId="3D8B4348" w:rsidR="00CB6958" w:rsidRPr="004938E4" w:rsidDel="000A1486" w:rsidRDefault="00CB6958">
            <w:pPr>
              <w:rPr>
                <w:del w:id="1948" w:author="Em Lim" w:date="2025-07-31T17:49:00Z" w16du:dateUtc="2025-08-01T00:49:00Z"/>
                <w:color w:val="000000"/>
              </w:rPr>
              <w:pPrChange w:id="1949" w:author="Em Lim" w:date="2025-07-31T17:49:00Z" w16du:dateUtc="2025-08-01T00:49:00Z">
                <w:pPr>
                  <w:jc w:val="left"/>
                </w:pPr>
              </w:pPrChange>
            </w:pPr>
            <w:del w:id="1950" w:author="Em Lim" w:date="2025-07-31T17:49:00Z" w16du:dateUtc="2025-08-01T00:49:00Z">
              <w:r w:rsidRPr="004938E4" w:rsidDel="000A1486">
                <w:rPr>
                  <w:color w:val="000000"/>
                </w:rPr>
                <w:delText>0.73</w:delText>
              </w:r>
            </w:del>
          </w:p>
        </w:tc>
      </w:tr>
      <w:tr w:rsidR="00CB6958" w:rsidRPr="004938E4" w:rsidDel="000A1486" w14:paraId="0B83B496" w14:textId="5F27F415" w:rsidTr="00806FD8">
        <w:trPr>
          <w:trHeight w:val="320"/>
          <w:del w:id="1951" w:author="Em Lim" w:date="2025-07-31T17:49:00Z"/>
        </w:trPr>
        <w:tc>
          <w:tcPr>
            <w:tcW w:w="3686" w:type="dxa"/>
            <w:noWrap/>
            <w:hideMark/>
          </w:tcPr>
          <w:p w14:paraId="57DB0965" w14:textId="34EBD1DC" w:rsidR="00CB6958" w:rsidRPr="004938E4" w:rsidDel="000A1486" w:rsidRDefault="00CB6958">
            <w:pPr>
              <w:rPr>
                <w:del w:id="1952" w:author="Em Lim" w:date="2025-07-31T17:49:00Z" w16du:dateUtc="2025-08-01T00:49:00Z"/>
                <w:color w:val="000000"/>
              </w:rPr>
              <w:pPrChange w:id="1953" w:author="Em Lim" w:date="2025-07-31T17:49:00Z" w16du:dateUtc="2025-08-01T00:49:00Z">
                <w:pPr>
                  <w:jc w:val="left"/>
                </w:pPr>
              </w:pPrChange>
            </w:pPr>
            <w:del w:id="1954" w:author="Em Lim" w:date="2025-07-31T17:49:00Z" w16du:dateUtc="2025-08-01T00:49:00Z">
              <w:r w:rsidRPr="004938E4" w:rsidDel="000A1486">
                <w:rPr>
                  <w:color w:val="000000"/>
                </w:rPr>
                <w:delText>Animal biomass</w:delText>
              </w:r>
            </w:del>
          </w:p>
        </w:tc>
        <w:tc>
          <w:tcPr>
            <w:tcW w:w="1247" w:type="dxa"/>
            <w:noWrap/>
            <w:vAlign w:val="bottom"/>
            <w:hideMark/>
          </w:tcPr>
          <w:p w14:paraId="090457A3" w14:textId="5E882228" w:rsidR="00CB6958" w:rsidRPr="004938E4" w:rsidDel="000A1486" w:rsidRDefault="00CB6958">
            <w:pPr>
              <w:rPr>
                <w:del w:id="1955" w:author="Em Lim" w:date="2025-07-31T17:49:00Z" w16du:dateUtc="2025-08-01T00:49:00Z"/>
                <w:color w:val="000000"/>
              </w:rPr>
              <w:pPrChange w:id="1956" w:author="Em Lim" w:date="2025-07-31T17:49:00Z" w16du:dateUtc="2025-08-01T00:49:00Z">
                <w:pPr>
                  <w:jc w:val="left"/>
                </w:pPr>
              </w:pPrChange>
            </w:pPr>
            <w:del w:id="1957" w:author="Em Lim" w:date="2025-07-31T17:49:00Z" w16du:dateUtc="2025-08-01T00:49:00Z">
              <w:r w:rsidRPr="004938E4" w:rsidDel="000A1486">
                <w:rPr>
                  <w:color w:val="000000"/>
                </w:rPr>
                <w:delText>0.11</w:delText>
              </w:r>
            </w:del>
          </w:p>
        </w:tc>
        <w:tc>
          <w:tcPr>
            <w:tcW w:w="1507" w:type="dxa"/>
            <w:noWrap/>
            <w:vAlign w:val="bottom"/>
            <w:hideMark/>
          </w:tcPr>
          <w:p w14:paraId="06A2C9EE" w14:textId="555F13EA" w:rsidR="00CB6958" w:rsidRPr="004938E4" w:rsidDel="000A1486" w:rsidRDefault="00CB6958">
            <w:pPr>
              <w:rPr>
                <w:del w:id="1958" w:author="Em Lim" w:date="2025-07-31T17:49:00Z" w16du:dateUtc="2025-08-01T00:49:00Z"/>
                <w:color w:val="000000"/>
              </w:rPr>
              <w:pPrChange w:id="1959" w:author="Em Lim" w:date="2025-07-31T17:49:00Z" w16du:dateUtc="2025-08-01T00:49:00Z">
                <w:pPr>
                  <w:jc w:val="left"/>
                </w:pPr>
              </w:pPrChange>
            </w:pPr>
            <w:del w:id="1960" w:author="Em Lim" w:date="2025-07-31T17:49:00Z" w16du:dateUtc="2025-08-01T00:49:00Z">
              <w:r w:rsidRPr="004938E4" w:rsidDel="000A1486">
                <w:rPr>
                  <w:color w:val="000000"/>
                </w:rPr>
                <w:delText>0.05</w:delText>
              </w:r>
            </w:del>
          </w:p>
        </w:tc>
        <w:tc>
          <w:tcPr>
            <w:tcW w:w="1093" w:type="dxa"/>
            <w:noWrap/>
            <w:vAlign w:val="bottom"/>
            <w:hideMark/>
          </w:tcPr>
          <w:p w14:paraId="2E296E67" w14:textId="008AC627" w:rsidR="00CB6958" w:rsidRPr="004938E4" w:rsidDel="000A1486" w:rsidRDefault="00CB6958">
            <w:pPr>
              <w:rPr>
                <w:del w:id="1961" w:author="Em Lim" w:date="2025-07-31T17:49:00Z" w16du:dateUtc="2025-08-01T00:49:00Z"/>
                <w:color w:val="000000"/>
              </w:rPr>
              <w:pPrChange w:id="1962" w:author="Em Lim" w:date="2025-07-31T17:49:00Z" w16du:dateUtc="2025-08-01T00:49:00Z">
                <w:pPr>
                  <w:jc w:val="left"/>
                </w:pPr>
              </w:pPrChange>
            </w:pPr>
            <w:del w:id="1963" w:author="Em Lim" w:date="2025-07-31T17:49:00Z" w16du:dateUtc="2025-08-01T00:49:00Z">
              <w:r w:rsidRPr="004938E4" w:rsidDel="000A1486">
                <w:rPr>
                  <w:color w:val="000000"/>
                </w:rPr>
                <w:delText>2.37</w:delText>
              </w:r>
            </w:del>
          </w:p>
        </w:tc>
        <w:tc>
          <w:tcPr>
            <w:tcW w:w="1300" w:type="dxa"/>
            <w:noWrap/>
            <w:vAlign w:val="bottom"/>
            <w:hideMark/>
          </w:tcPr>
          <w:p w14:paraId="067D2F14" w14:textId="4A5FFADE" w:rsidR="00CB6958" w:rsidRPr="004938E4" w:rsidDel="000A1486" w:rsidRDefault="00CB6958">
            <w:pPr>
              <w:rPr>
                <w:del w:id="1964" w:author="Em Lim" w:date="2025-07-31T17:49:00Z" w16du:dateUtc="2025-08-01T00:49:00Z"/>
                <w:color w:val="000000"/>
              </w:rPr>
              <w:pPrChange w:id="1965" w:author="Em Lim" w:date="2025-07-31T17:49:00Z" w16du:dateUtc="2025-08-01T00:49:00Z">
                <w:pPr>
                  <w:jc w:val="left"/>
                </w:pPr>
              </w:pPrChange>
            </w:pPr>
            <w:del w:id="1966" w:author="Em Lim" w:date="2025-07-31T17:49:00Z" w16du:dateUtc="2025-08-01T00:49:00Z">
              <w:r w:rsidRPr="004938E4" w:rsidDel="000A1486">
                <w:rPr>
                  <w:color w:val="000000"/>
                </w:rPr>
                <w:delText>0.02</w:delText>
              </w:r>
            </w:del>
          </w:p>
        </w:tc>
      </w:tr>
      <w:tr w:rsidR="00CB6958" w:rsidRPr="004938E4" w:rsidDel="000A1486" w14:paraId="6681D46D" w14:textId="26874BA6" w:rsidTr="00806FD8">
        <w:trPr>
          <w:trHeight w:val="320"/>
          <w:del w:id="1967" w:author="Em Lim" w:date="2025-07-31T17:49:00Z"/>
        </w:trPr>
        <w:tc>
          <w:tcPr>
            <w:tcW w:w="3686" w:type="dxa"/>
            <w:noWrap/>
            <w:hideMark/>
          </w:tcPr>
          <w:p w14:paraId="56B3994F" w14:textId="143382C6" w:rsidR="00CB6958" w:rsidRPr="004938E4" w:rsidDel="000A1486" w:rsidRDefault="00CB6958">
            <w:pPr>
              <w:rPr>
                <w:del w:id="1968" w:author="Em Lim" w:date="2025-07-31T17:49:00Z" w16du:dateUtc="2025-08-01T00:49:00Z"/>
                <w:color w:val="000000"/>
              </w:rPr>
              <w:pPrChange w:id="1969" w:author="Em Lim" w:date="2025-07-31T17:49:00Z" w16du:dateUtc="2025-08-01T00:49:00Z">
                <w:pPr>
                  <w:jc w:val="left"/>
                </w:pPr>
              </w:pPrChange>
            </w:pPr>
            <w:del w:id="1970" w:author="Em Lim" w:date="2025-07-31T17:49:00Z" w16du:dateUtc="2025-08-01T00:49:00Z">
              <w:r w:rsidRPr="004938E4" w:rsidDel="000A1486">
                <w:rPr>
                  <w:color w:val="000000"/>
                </w:rPr>
                <w:delText>Biodiversity</w:delText>
              </w:r>
            </w:del>
          </w:p>
        </w:tc>
        <w:tc>
          <w:tcPr>
            <w:tcW w:w="1247" w:type="dxa"/>
            <w:noWrap/>
            <w:vAlign w:val="bottom"/>
            <w:hideMark/>
          </w:tcPr>
          <w:p w14:paraId="430D5C17" w14:textId="25FA5176" w:rsidR="00CB6958" w:rsidRPr="004938E4" w:rsidDel="000A1486" w:rsidRDefault="00CB6958">
            <w:pPr>
              <w:rPr>
                <w:del w:id="1971" w:author="Em Lim" w:date="2025-07-31T17:49:00Z" w16du:dateUtc="2025-08-01T00:49:00Z"/>
                <w:color w:val="000000"/>
              </w:rPr>
              <w:pPrChange w:id="1972" w:author="Em Lim" w:date="2025-07-31T17:49:00Z" w16du:dateUtc="2025-08-01T00:49:00Z">
                <w:pPr>
                  <w:jc w:val="left"/>
                </w:pPr>
              </w:pPrChange>
            </w:pPr>
            <w:del w:id="1973" w:author="Em Lim" w:date="2025-07-31T17:49:00Z" w16du:dateUtc="2025-08-01T00:49:00Z">
              <w:r w:rsidRPr="004938E4" w:rsidDel="000A1486">
                <w:rPr>
                  <w:color w:val="000000"/>
                </w:rPr>
                <w:delText>0.09</w:delText>
              </w:r>
            </w:del>
          </w:p>
        </w:tc>
        <w:tc>
          <w:tcPr>
            <w:tcW w:w="1507" w:type="dxa"/>
            <w:noWrap/>
            <w:vAlign w:val="bottom"/>
            <w:hideMark/>
          </w:tcPr>
          <w:p w14:paraId="7292C9E0" w14:textId="0AF41BDF" w:rsidR="00CB6958" w:rsidRPr="004938E4" w:rsidDel="000A1486" w:rsidRDefault="00CB6958">
            <w:pPr>
              <w:rPr>
                <w:del w:id="1974" w:author="Em Lim" w:date="2025-07-31T17:49:00Z" w16du:dateUtc="2025-08-01T00:49:00Z"/>
                <w:color w:val="000000"/>
              </w:rPr>
              <w:pPrChange w:id="1975" w:author="Em Lim" w:date="2025-07-31T17:49:00Z" w16du:dateUtc="2025-08-01T00:49:00Z">
                <w:pPr>
                  <w:jc w:val="left"/>
                </w:pPr>
              </w:pPrChange>
            </w:pPr>
            <w:del w:id="1976" w:author="Em Lim" w:date="2025-07-31T17:49:00Z" w16du:dateUtc="2025-08-01T00:49:00Z">
              <w:r w:rsidRPr="004938E4" w:rsidDel="000A1486">
                <w:rPr>
                  <w:color w:val="000000"/>
                </w:rPr>
                <w:delText>0.04</w:delText>
              </w:r>
            </w:del>
          </w:p>
        </w:tc>
        <w:tc>
          <w:tcPr>
            <w:tcW w:w="1093" w:type="dxa"/>
            <w:noWrap/>
            <w:vAlign w:val="bottom"/>
            <w:hideMark/>
          </w:tcPr>
          <w:p w14:paraId="04578952" w14:textId="48F29155" w:rsidR="00CB6958" w:rsidRPr="004938E4" w:rsidDel="000A1486" w:rsidRDefault="00CB6958">
            <w:pPr>
              <w:rPr>
                <w:del w:id="1977" w:author="Em Lim" w:date="2025-07-31T17:49:00Z" w16du:dateUtc="2025-08-01T00:49:00Z"/>
                <w:color w:val="000000"/>
              </w:rPr>
              <w:pPrChange w:id="1978" w:author="Em Lim" w:date="2025-07-31T17:49:00Z" w16du:dateUtc="2025-08-01T00:49:00Z">
                <w:pPr>
                  <w:jc w:val="left"/>
                </w:pPr>
              </w:pPrChange>
            </w:pPr>
            <w:del w:id="1979" w:author="Em Lim" w:date="2025-07-31T17:49:00Z" w16du:dateUtc="2025-08-01T00:49:00Z">
              <w:r w:rsidRPr="004938E4" w:rsidDel="000A1486">
                <w:rPr>
                  <w:color w:val="000000"/>
                </w:rPr>
                <w:delText>2.27</w:delText>
              </w:r>
            </w:del>
          </w:p>
        </w:tc>
        <w:tc>
          <w:tcPr>
            <w:tcW w:w="1300" w:type="dxa"/>
            <w:noWrap/>
            <w:vAlign w:val="bottom"/>
            <w:hideMark/>
          </w:tcPr>
          <w:p w14:paraId="2D3BB454" w14:textId="4C244567" w:rsidR="00CB6958" w:rsidRPr="004938E4" w:rsidDel="000A1486" w:rsidRDefault="00CB6958">
            <w:pPr>
              <w:rPr>
                <w:del w:id="1980" w:author="Em Lim" w:date="2025-07-31T17:49:00Z" w16du:dateUtc="2025-08-01T00:49:00Z"/>
                <w:color w:val="000000"/>
              </w:rPr>
              <w:pPrChange w:id="1981" w:author="Em Lim" w:date="2025-07-31T17:49:00Z" w16du:dateUtc="2025-08-01T00:49:00Z">
                <w:pPr>
                  <w:jc w:val="left"/>
                </w:pPr>
              </w:pPrChange>
            </w:pPr>
            <w:del w:id="1982" w:author="Em Lim" w:date="2025-07-31T17:49:00Z" w16du:dateUtc="2025-08-01T00:49:00Z">
              <w:r w:rsidRPr="004938E4" w:rsidDel="000A1486">
                <w:rPr>
                  <w:color w:val="000000"/>
                </w:rPr>
                <w:delText>0.02</w:delText>
              </w:r>
            </w:del>
          </w:p>
        </w:tc>
      </w:tr>
      <w:tr w:rsidR="00CB6958" w:rsidRPr="004938E4" w:rsidDel="000A1486" w14:paraId="7D667549" w14:textId="7837F405" w:rsidTr="00806FD8">
        <w:trPr>
          <w:trHeight w:val="320"/>
          <w:del w:id="1983" w:author="Em Lim" w:date="2025-07-31T17:49:00Z"/>
        </w:trPr>
        <w:tc>
          <w:tcPr>
            <w:tcW w:w="3686" w:type="dxa"/>
            <w:noWrap/>
            <w:hideMark/>
          </w:tcPr>
          <w:p w14:paraId="1DBF589B" w14:textId="25587C04" w:rsidR="00CB6958" w:rsidRPr="004938E4" w:rsidDel="000A1486" w:rsidRDefault="00CB6958">
            <w:pPr>
              <w:rPr>
                <w:del w:id="1984" w:author="Em Lim" w:date="2025-07-31T17:49:00Z" w16du:dateUtc="2025-08-01T00:49:00Z"/>
                <w:color w:val="000000"/>
              </w:rPr>
              <w:pPrChange w:id="1985" w:author="Em Lim" w:date="2025-07-31T17:49:00Z" w16du:dateUtc="2025-08-01T00:49:00Z">
                <w:pPr>
                  <w:jc w:val="left"/>
                </w:pPr>
              </w:pPrChange>
            </w:pPr>
            <w:del w:id="1986" w:author="Em Lim" w:date="2025-07-31T17:49:00Z" w16du:dateUtc="2025-08-01T00:49:00Z">
              <w:r w:rsidRPr="004938E4" w:rsidDel="000A1486">
                <w:rPr>
                  <w:color w:val="000000"/>
                </w:rPr>
                <w:delText>Depth</w:delText>
              </w:r>
            </w:del>
          </w:p>
        </w:tc>
        <w:tc>
          <w:tcPr>
            <w:tcW w:w="1247" w:type="dxa"/>
            <w:noWrap/>
            <w:vAlign w:val="bottom"/>
            <w:hideMark/>
          </w:tcPr>
          <w:p w14:paraId="50B6E137" w14:textId="16E17FA1" w:rsidR="00CB6958" w:rsidRPr="004938E4" w:rsidDel="000A1486" w:rsidRDefault="00CB6958">
            <w:pPr>
              <w:rPr>
                <w:del w:id="1987" w:author="Em Lim" w:date="2025-07-31T17:49:00Z" w16du:dateUtc="2025-08-01T00:49:00Z"/>
                <w:color w:val="000000"/>
              </w:rPr>
              <w:pPrChange w:id="1988" w:author="Em Lim" w:date="2025-07-31T17:49:00Z" w16du:dateUtc="2025-08-01T00:49:00Z">
                <w:pPr>
                  <w:jc w:val="left"/>
                </w:pPr>
              </w:pPrChange>
            </w:pPr>
            <w:del w:id="1989" w:author="Em Lim" w:date="2025-07-31T17:49:00Z" w16du:dateUtc="2025-08-01T00:49:00Z">
              <w:r w:rsidRPr="004938E4" w:rsidDel="000A1486">
                <w:rPr>
                  <w:color w:val="000000"/>
                </w:rPr>
                <w:delText>0.01</w:delText>
              </w:r>
            </w:del>
          </w:p>
        </w:tc>
        <w:tc>
          <w:tcPr>
            <w:tcW w:w="1507" w:type="dxa"/>
            <w:noWrap/>
            <w:vAlign w:val="bottom"/>
            <w:hideMark/>
          </w:tcPr>
          <w:p w14:paraId="12EAC995" w14:textId="23DC1A93" w:rsidR="00CB6958" w:rsidRPr="004938E4" w:rsidDel="000A1486" w:rsidRDefault="00CB6958">
            <w:pPr>
              <w:rPr>
                <w:del w:id="1990" w:author="Em Lim" w:date="2025-07-31T17:49:00Z" w16du:dateUtc="2025-08-01T00:49:00Z"/>
                <w:color w:val="000000"/>
              </w:rPr>
              <w:pPrChange w:id="1991" w:author="Em Lim" w:date="2025-07-31T17:49:00Z" w16du:dateUtc="2025-08-01T00:49:00Z">
                <w:pPr>
                  <w:jc w:val="left"/>
                </w:pPr>
              </w:pPrChange>
            </w:pPr>
            <w:del w:id="1992" w:author="Em Lim" w:date="2025-07-31T17:49:00Z" w16du:dateUtc="2025-08-01T00:49:00Z">
              <w:r w:rsidRPr="004938E4" w:rsidDel="000A1486">
                <w:rPr>
                  <w:color w:val="000000"/>
                </w:rPr>
                <w:delText>0.03</w:delText>
              </w:r>
            </w:del>
          </w:p>
        </w:tc>
        <w:tc>
          <w:tcPr>
            <w:tcW w:w="1093" w:type="dxa"/>
            <w:noWrap/>
            <w:vAlign w:val="bottom"/>
            <w:hideMark/>
          </w:tcPr>
          <w:p w14:paraId="5444215C" w14:textId="2D812D5B" w:rsidR="00CB6958" w:rsidRPr="004938E4" w:rsidDel="000A1486" w:rsidRDefault="00CB6958">
            <w:pPr>
              <w:rPr>
                <w:del w:id="1993" w:author="Em Lim" w:date="2025-07-31T17:49:00Z" w16du:dateUtc="2025-08-01T00:49:00Z"/>
                <w:color w:val="000000"/>
              </w:rPr>
              <w:pPrChange w:id="1994" w:author="Em Lim" w:date="2025-07-31T17:49:00Z" w16du:dateUtc="2025-08-01T00:49:00Z">
                <w:pPr>
                  <w:jc w:val="left"/>
                </w:pPr>
              </w:pPrChange>
            </w:pPr>
            <w:del w:id="1995" w:author="Em Lim" w:date="2025-07-31T17:49:00Z" w16du:dateUtc="2025-08-01T00:49:00Z">
              <w:r w:rsidRPr="004938E4" w:rsidDel="000A1486">
                <w:rPr>
                  <w:color w:val="000000"/>
                </w:rPr>
                <w:delText>0.40</w:delText>
              </w:r>
            </w:del>
          </w:p>
        </w:tc>
        <w:tc>
          <w:tcPr>
            <w:tcW w:w="1300" w:type="dxa"/>
            <w:noWrap/>
            <w:vAlign w:val="bottom"/>
            <w:hideMark/>
          </w:tcPr>
          <w:p w14:paraId="54C0A428" w14:textId="0DE729B6" w:rsidR="00CB6958" w:rsidRPr="004938E4" w:rsidDel="000A1486" w:rsidRDefault="00CB6958">
            <w:pPr>
              <w:rPr>
                <w:del w:id="1996" w:author="Em Lim" w:date="2025-07-31T17:49:00Z" w16du:dateUtc="2025-08-01T00:49:00Z"/>
                <w:color w:val="000000"/>
              </w:rPr>
              <w:pPrChange w:id="1997" w:author="Em Lim" w:date="2025-07-31T17:49:00Z" w16du:dateUtc="2025-08-01T00:49:00Z">
                <w:pPr>
                  <w:jc w:val="left"/>
                </w:pPr>
              </w:pPrChange>
            </w:pPr>
            <w:del w:id="1998" w:author="Em Lim" w:date="2025-07-31T17:49:00Z" w16du:dateUtc="2025-08-01T00:49:00Z">
              <w:r w:rsidRPr="004938E4" w:rsidDel="000A1486">
                <w:rPr>
                  <w:color w:val="000000"/>
                </w:rPr>
                <w:delText>0.69</w:delText>
              </w:r>
            </w:del>
          </w:p>
        </w:tc>
      </w:tr>
      <w:tr w:rsidR="00CB6958" w:rsidRPr="004938E4" w:rsidDel="000A1486" w14:paraId="6181F745" w14:textId="2302F76E" w:rsidTr="00806FD8">
        <w:trPr>
          <w:trHeight w:val="320"/>
          <w:del w:id="1999" w:author="Em Lim" w:date="2025-07-31T17:49:00Z"/>
        </w:trPr>
        <w:tc>
          <w:tcPr>
            <w:tcW w:w="3686" w:type="dxa"/>
            <w:noWrap/>
            <w:hideMark/>
          </w:tcPr>
          <w:p w14:paraId="5EAE5ACB" w14:textId="371AD6F3" w:rsidR="00CB6958" w:rsidRPr="004938E4" w:rsidDel="000A1486" w:rsidRDefault="00CB6958">
            <w:pPr>
              <w:rPr>
                <w:del w:id="2000" w:author="Em Lim" w:date="2025-07-31T17:49:00Z" w16du:dateUtc="2025-08-01T00:49:00Z"/>
                <w:color w:val="000000"/>
              </w:rPr>
              <w:pPrChange w:id="2001" w:author="Em Lim" w:date="2025-07-31T17:49:00Z" w16du:dateUtc="2025-08-01T00:49:00Z">
                <w:pPr>
                  <w:jc w:val="left"/>
                </w:pPr>
              </w:pPrChange>
            </w:pPr>
            <w:del w:id="2002" w:author="Em Lim" w:date="2025-07-31T17:49:00Z" w16du:dateUtc="2025-08-01T00:49:00Z">
              <w:r w:rsidRPr="004938E4" w:rsidDel="000A1486">
                <w:rPr>
                  <w:color w:val="000000"/>
                </w:rPr>
                <w:delText>Kelp:tide</w:delText>
              </w:r>
            </w:del>
          </w:p>
        </w:tc>
        <w:tc>
          <w:tcPr>
            <w:tcW w:w="1247" w:type="dxa"/>
            <w:noWrap/>
            <w:vAlign w:val="bottom"/>
            <w:hideMark/>
          </w:tcPr>
          <w:p w14:paraId="61DDFF87" w14:textId="0730CC54" w:rsidR="00CB6958" w:rsidRPr="004938E4" w:rsidDel="000A1486" w:rsidRDefault="00CB6958">
            <w:pPr>
              <w:rPr>
                <w:del w:id="2003" w:author="Em Lim" w:date="2025-07-31T17:49:00Z" w16du:dateUtc="2025-08-01T00:49:00Z"/>
                <w:color w:val="000000"/>
              </w:rPr>
              <w:pPrChange w:id="2004" w:author="Em Lim" w:date="2025-07-31T17:49:00Z" w16du:dateUtc="2025-08-01T00:49:00Z">
                <w:pPr>
                  <w:jc w:val="left"/>
                </w:pPr>
              </w:pPrChange>
            </w:pPr>
            <w:del w:id="2005" w:author="Em Lim" w:date="2025-07-31T17:49:00Z" w16du:dateUtc="2025-08-01T00:49:00Z">
              <w:r w:rsidRPr="004938E4" w:rsidDel="000A1486">
                <w:rPr>
                  <w:color w:val="000000"/>
                </w:rPr>
                <w:delText>0.21</w:delText>
              </w:r>
            </w:del>
          </w:p>
        </w:tc>
        <w:tc>
          <w:tcPr>
            <w:tcW w:w="1507" w:type="dxa"/>
            <w:noWrap/>
            <w:vAlign w:val="bottom"/>
            <w:hideMark/>
          </w:tcPr>
          <w:p w14:paraId="1CA0B975" w14:textId="1449F144" w:rsidR="00CB6958" w:rsidRPr="004938E4" w:rsidDel="000A1486" w:rsidRDefault="00CB6958">
            <w:pPr>
              <w:rPr>
                <w:del w:id="2006" w:author="Em Lim" w:date="2025-07-31T17:49:00Z" w16du:dateUtc="2025-08-01T00:49:00Z"/>
                <w:color w:val="000000"/>
              </w:rPr>
              <w:pPrChange w:id="2007" w:author="Em Lim" w:date="2025-07-31T17:49:00Z" w16du:dateUtc="2025-08-01T00:49:00Z">
                <w:pPr>
                  <w:jc w:val="left"/>
                </w:pPr>
              </w:pPrChange>
            </w:pPr>
            <w:del w:id="2008" w:author="Em Lim" w:date="2025-07-31T17:49:00Z" w16du:dateUtc="2025-08-01T00:49:00Z">
              <w:r w:rsidRPr="004938E4" w:rsidDel="000A1486">
                <w:rPr>
                  <w:color w:val="000000"/>
                </w:rPr>
                <w:delText>0.09</w:delText>
              </w:r>
            </w:del>
          </w:p>
        </w:tc>
        <w:tc>
          <w:tcPr>
            <w:tcW w:w="1093" w:type="dxa"/>
            <w:noWrap/>
            <w:vAlign w:val="bottom"/>
            <w:hideMark/>
          </w:tcPr>
          <w:p w14:paraId="5CF7880E" w14:textId="2FA19C12" w:rsidR="00CB6958" w:rsidRPr="004938E4" w:rsidDel="000A1486" w:rsidRDefault="00CB6958">
            <w:pPr>
              <w:rPr>
                <w:del w:id="2009" w:author="Em Lim" w:date="2025-07-31T17:49:00Z" w16du:dateUtc="2025-08-01T00:49:00Z"/>
                <w:color w:val="000000"/>
              </w:rPr>
              <w:pPrChange w:id="2010" w:author="Em Lim" w:date="2025-07-31T17:49:00Z" w16du:dateUtc="2025-08-01T00:49:00Z">
                <w:pPr>
                  <w:jc w:val="left"/>
                </w:pPr>
              </w:pPrChange>
            </w:pPr>
            <w:del w:id="2011" w:author="Em Lim" w:date="2025-07-31T17:49:00Z" w16du:dateUtc="2025-08-01T00:49:00Z">
              <w:r w:rsidRPr="004938E4" w:rsidDel="000A1486">
                <w:rPr>
                  <w:color w:val="000000"/>
                </w:rPr>
                <w:delText>2.37</w:delText>
              </w:r>
            </w:del>
          </w:p>
        </w:tc>
        <w:tc>
          <w:tcPr>
            <w:tcW w:w="1300" w:type="dxa"/>
            <w:noWrap/>
            <w:vAlign w:val="bottom"/>
            <w:hideMark/>
          </w:tcPr>
          <w:p w14:paraId="1F2B7707" w14:textId="54C19F23" w:rsidR="00CB6958" w:rsidRPr="004938E4" w:rsidDel="000A1486" w:rsidRDefault="00CB6958">
            <w:pPr>
              <w:rPr>
                <w:del w:id="2012" w:author="Em Lim" w:date="2025-07-31T17:49:00Z" w16du:dateUtc="2025-08-01T00:49:00Z"/>
                <w:color w:val="000000"/>
              </w:rPr>
              <w:pPrChange w:id="2013" w:author="Em Lim" w:date="2025-07-31T17:49:00Z" w16du:dateUtc="2025-08-01T00:49:00Z">
                <w:pPr>
                  <w:jc w:val="left"/>
                </w:pPr>
              </w:pPrChange>
            </w:pPr>
            <w:del w:id="2014" w:author="Em Lim" w:date="2025-07-31T17:49:00Z" w16du:dateUtc="2025-08-01T00:49:00Z">
              <w:r w:rsidRPr="004938E4" w:rsidDel="000A1486">
                <w:rPr>
                  <w:color w:val="000000"/>
                </w:rPr>
                <w:delText>0.02</w:delText>
              </w:r>
            </w:del>
          </w:p>
        </w:tc>
      </w:tr>
      <w:tr w:rsidR="00CB6958" w:rsidRPr="004938E4" w:rsidDel="000A1486" w14:paraId="29041403" w14:textId="462A62E6" w:rsidTr="00806FD8">
        <w:trPr>
          <w:trHeight w:val="320"/>
          <w:del w:id="2015" w:author="Em Lim" w:date="2025-07-31T17:49:00Z"/>
        </w:trPr>
        <w:tc>
          <w:tcPr>
            <w:tcW w:w="3686" w:type="dxa"/>
            <w:noWrap/>
            <w:hideMark/>
          </w:tcPr>
          <w:p w14:paraId="51F806F4" w14:textId="426EA4B1" w:rsidR="00CB6958" w:rsidRPr="004938E4" w:rsidDel="000A1486" w:rsidRDefault="00CB6958">
            <w:pPr>
              <w:rPr>
                <w:del w:id="2016" w:author="Em Lim" w:date="2025-07-31T17:49:00Z" w16du:dateUtc="2025-08-01T00:49:00Z"/>
                <w:color w:val="000000"/>
              </w:rPr>
              <w:pPrChange w:id="2017" w:author="Em Lim" w:date="2025-07-31T17:49:00Z" w16du:dateUtc="2025-08-01T00:49:00Z">
                <w:pPr>
                  <w:jc w:val="left"/>
                </w:pPr>
              </w:pPrChange>
            </w:pPr>
            <w:del w:id="2018" w:author="Em Lim" w:date="2025-07-31T17:49:00Z" w16du:dateUtc="2025-08-01T00:49:00Z">
              <w:r w:rsidRPr="004938E4" w:rsidDel="000A1486">
                <w:rPr>
                  <w:color w:val="000000"/>
                </w:rPr>
                <w:delText>Kelp:animals</w:delText>
              </w:r>
            </w:del>
          </w:p>
        </w:tc>
        <w:tc>
          <w:tcPr>
            <w:tcW w:w="1247" w:type="dxa"/>
            <w:noWrap/>
            <w:vAlign w:val="bottom"/>
            <w:hideMark/>
          </w:tcPr>
          <w:p w14:paraId="332FA644" w14:textId="0678A4E6" w:rsidR="00CB6958" w:rsidRPr="004938E4" w:rsidDel="000A1486" w:rsidRDefault="00CB6958">
            <w:pPr>
              <w:rPr>
                <w:del w:id="2019" w:author="Em Lim" w:date="2025-07-31T17:49:00Z" w16du:dateUtc="2025-08-01T00:49:00Z"/>
                <w:color w:val="000000"/>
              </w:rPr>
              <w:pPrChange w:id="2020" w:author="Em Lim" w:date="2025-07-31T17:49:00Z" w16du:dateUtc="2025-08-01T00:49:00Z">
                <w:pPr>
                  <w:jc w:val="left"/>
                </w:pPr>
              </w:pPrChange>
            </w:pPr>
            <w:del w:id="2021" w:author="Em Lim" w:date="2025-07-31T17:49:00Z" w16du:dateUtc="2025-08-01T00:49:00Z">
              <w:r w:rsidRPr="004938E4" w:rsidDel="000A1486">
                <w:rPr>
                  <w:color w:val="000000"/>
                </w:rPr>
                <w:delText>-0.01</w:delText>
              </w:r>
            </w:del>
          </w:p>
        </w:tc>
        <w:tc>
          <w:tcPr>
            <w:tcW w:w="1507" w:type="dxa"/>
            <w:noWrap/>
            <w:vAlign w:val="bottom"/>
            <w:hideMark/>
          </w:tcPr>
          <w:p w14:paraId="460A608F" w14:textId="7C6B1291" w:rsidR="00CB6958" w:rsidRPr="004938E4" w:rsidDel="000A1486" w:rsidRDefault="00CB6958">
            <w:pPr>
              <w:rPr>
                <w:del w:id="2022" w:author="Em Lim" w:date="2025-07-31T17:49:00Z" w16du:dateUtc="2025-08-01T00:49:00Z"/>
                <w:color w:val="000000"/>
              </w:rPr>
              <w:pPrChange w:id="2023" w:author="Em Lim" w:date="2025-07-31T17:49:00Z" w16du:dateUtc="2025-08-01T00:49:00Z">
                <w:pPr>
                  <w:jc w:val="left"/>
                </w:pPr>
              </w:pPrChange>
            </w:pPr>
            <w:del w:id="2024" w:author="Em Lim" w:date="2025-07-31T17:49:00Z" w16du:dateUtc="2025-08-01T00:49:00Z">
              <w:r w:rsidRPr="004938E4" w:rsidDel="000A1486">
                <w:rPr>
                  <w:color w:val="000000"/>
                </w:rPr>
                <w:delText>0.05</w:delText>
              </w:r>
            </w:del>
          </w:p>
        </w:tc>
        <w:tc>
          <w:tcPr>
            <w:tcW w:w="1093" w:type="dxa"/>
            <w:noWrap/>
            <w:vAlign w:val="bottom"/>
            <w:hideMark/>
          </w:tcPr>
          <w:p w14:paraId="17273055" w14:textId="49729585" w:rsidR="00CB6958" w:rsidRPr="004938E4" w:rsidDel="000A1486" w:rsidRDefault="00CB6958">
            <w:pPr>
              <w:rPr>
                <w:del w:id="2025" w:author="Em Lim" w:date="2025-07-31T17:49:00Z" w16du:dateUtc="2025-08-01T00:49:00Z"/>
                <w:color w:val="000000"/>
              </w:rPr>
              <w:pPrChange w:id="2026" w:author="Em Lim" w:date="2025-07-31T17:49:00Z" w16du:dateUtc="2025-08-01T00:49:00Z">
                <w:pPr>
                  <w:jc w:val="left"/>
                </w:pPr>
              </w:pPrChange>
            </w:pPr>
            <w:del w:id="2027" w:author="Em Lim" w:date="2025-07-31T17:49:00Z" w16du:dateUtc="2025-08-01T00:49:00Z">
              <w:r w:rsidRPr="004938E4" w:rsidDel="000A1486">
                <w:rPr>
                  <w:color w:val="000000"/>
                </w:rPr>
                <w:delText>-0.17</w:delText>
              </w:r>
            </w:del>
          </w:p>
        </w:tc>
        <w:tc>
          <w:tcPr>
            <w:tcW w:w="1300" w:type="dxa"/>
            <w:noWrap/>
            <w:vAlign w:val="bottom"/>
            <w:hideMark/>
          </w:tcPr>
          <w:p w14:paraId="5575F34F" w14:textId="4424785D" w:rsidR="00CB6958" w:rsidRPr="004938E4" w:rsidDel="000A1486" w:rsidRDefault="00CB6958">
            <w:pPr>
              <w:rPr>
                <w:del w:id="2028" w:author="Em Lim" w:date="2025-07-31T17:49:00Z" w16du:dateUtc="2025-08-01T00:49:00Z"/>
                <w:color w:val="000000"/>
              </w:rPr>
              <w:pPrChange w:id="2029" w:author="Em Lim" w:date="2025-07-31T17:49:00Z" w16du:dateUtc="2025-08-01T00:49:00Z">
                <w:pPr>
                  <w:jc w:val="left"/>
                </w:pPr>
              </w:pPrChange>
            </w:pPr>
            <w:del w:id="2030" w:author="Em Lim" w:date="2025-07-31T17:49:00Z" w16du:dateUtc="2025-08-01T00:49:00Z">
              <w:r w:rsidRPr="004938E4" w:rsidDel="000A1486">
                <w:rPr>
                  <w:color w:val="000000"/>
                </w:rPr>
                <w:delText>0.87</w:delText>
              </w:r>
            </w:del>
          </w:p>
        </w:tc>
      </w:tr>
      <w:tr w:rsidR="00CB6958" w:rsidRPr="004938E4" w:rsidDel="000A1486" w14:paraId="2BD58F6B" w14:textId="22BF8940" w:rsidTr="00806FD8">
        <w:trPr>
          <w:trHeight w:val="320"/>
          <w:del w:id="2031" w:author="Em Lim" w:date="2025-07-31T17:49:00Z"/>
        </w:trPr>
        <w:tc>
          <w:tcPr>
            <w:tcW w:w="3686" w:type="dxa"/>
            <w:noWrap/>
            <w:hideMark/>
          </w:tcPr>
          <w:p w14:paraId="1C8089AA" w14:textId="003B5BA5" w:rsidR="00CB6958" w:rsidRPr="004938E4" w:rsidDel="000A1486" w:rsidRDefault="00CB6958">
            <w:pPr>
              <w:rPr>
                <w:del w:id="2032" w:author="Em Lim" w:date="2025-07-31T17:49:00Z" w16du:dateUtc="2025-08-01T00:49:00Z"/>
                <w:color w:val="000000"/>
              </w:rPr>
              <w:pPrChange w:id="2033" w:author="Em Lim" w:date="2025-07-31T17:49:00Z" w16du:dateUtc="2025-08-01T00:49:00Z">
                <w:pPr>
                  <w:jc w:val="left"/>
                </w:pPr>
              </w:pPrChange>
            </w:pPr>
            <w:del w:id="2034" w:author="Em Lim" w:date="2025-07-31T17:49:00Z" w16du:dateUtc="2025-08-01T00:49:00Z">
              <w:r w:rsidRPr="004938E4" w:rsidDel="000A1486">
                <w:rPr>
                  <w:color w:val="000000"/>
                </w:rPr>
                <w:delText>Tide:animals</w:delText>
              </w:r>
            </w:del>
          </w:p>
        </w:tc>
        <w:tc>
          <w:tcPr>
            <w:tcW w:w="1247" w:type="dxa"/>
            <w:noWrap/>
            <w:vAlign w:val="bottom"/>
            <w:hideMark/>
          </w:tcPr>
          <w:p w14:paraId="0A2DF8AE" w14:textId="6AE3AF98" w:rsidR="00CB6958" w:rsidRPr="004938E4" w:rsidDel="000A1486" w:rsidRDefault="00CB6958">
            <w:pPr>
              <w:rPr>
                <w:del w:id="2035" w:author="Em Lim" w:date="2025-07-31T17:49:00Z" w16du:dateUtc="2025-08-01T00:49:00Z"/>
                <w:color w:val="000000"/>
              </w:rPr>
              <w:pPrChange w:id="2036" w:author="Em Lim" w:date="2025-07-31T17:49:00Z" w16du:dateUtc="2025-08-01T00:49:00Z">
                <w:pPr>
                  <w:jc w:val="left"/>
                </w:pPr>
              </w:pPrChange>
            </w:pPr>
            <w:del w:id="2037" w:author="Em Lim" w:date="2025-07-31T17:49:00Z" w16du:dateUtc="2025-08-01T00:49:00Z">
              <w:r w:rsidRPr="004938E4" w:rsidDel="000A1486">
                <w:rPr>
                  <w:color w:val="000000"/>
                </w:rPr>
                <w:delText>0.04</w:delText>
              </w:r>
            </w:del>
          </w:p>
        </w:tc>
        <w:tc>
          <w:tcPr>
            <w:tcW w:w="1507" w:type="dxa"/>
            <w:noWrap/>
            <w:vAlign w:val="bottom"/>
            <w:hideMark/>
          </w:tcPr>
          <w:p w14:paraId="20A9EE59" w14:textId="5BF0C1F4" w:rsidR="00CB6958" w:rsidRPr="004938E4" w:rsidDel="000A1486" w:rsidRDefault="00CB6958">
            <w:pPr>
              <w:rPr>
                <w:del w:id="2038" w:author="Em Lim" w:date="2025-07-31T17:49:00Z" w16du:dateUtc="2025-08-01T00:49:00Z"/>
                <w:color w:val="000000"/>
              </w:rPr>
              <w:pPrChange w:id="2039" w:author="Em Lim" w:date="2025-07-31T17:49:00Z" w16du:dateUtc="2025-08-01T00:49:00Z">
                <w:pPr>
                  <w:jc w:val="left"/>
                </w:pPr>
              </w:pPrChange>
            </w:pPr>
            <w:del w:id="2040" w:author="Em Lim" w:date="2025-07-31T17:49:00Z" w16du:dateUtc="2025-08-01T00:49:00Z">
              <w:r w:rsidRPr="004938E4" w:rsidDel="000A1486">
                <w:rPr>
                  <w:color w:val="000000"/>
                </w:rPr>
                <w:delText>0.06</w:delText>
              </w:r>
            </w:del>
          </w:p>
        </w:tc>
        <w:tc>
          <w:tcPr>
            <w:tcW w:w="1093" w:type="dxa"/>
            <w:noWrap/>
            <w:vAlign w:val="bottom"/>
            <w:hideMark/>
          </w:tcPr>
          <w:p w14:paraId="32299C95" w14:textId="43FC35AF" w:rsidR="00CB6958" w:rsidRPr="004938E4" w:rsidDel="000A1486" w:rsidRDefault="00CB6958">
            <w:pPr>
              <w:rPr>
                <w:del w:id="2041" w:author="Em Lim" w:date="2025-07-31T17:49:00Z" w16du:dateUtc="2025-08-01T00:49:00Z"/>
                <w:color w:val="000000"/>
              </w:rPr>
              <w:pPrChange w:id="2042" w:author="Em Lim" w:date="2025-07-31T17:49:00Z" w16du:dateUtc="2025-08-01T00:49:00Z">
                <w:pPr>
                  <w:jc w:val="left"/>
                </w:pPr>
              </w:pPrChange>
            </w:pPr>
            <w:del w:id="2043" w:author="Em Lim" w:date="2025-07-31T17:49:00Z" w16du:dateUtc="2025-08-01T00:49:00Z">
              <w:r w:rsidRPr="004938E4" w:rsidDel="000A1486">
                <w:rPr>
                  <w:color w:val="000000"/>
                </w:rPr>
                <w:delText>0.66</w:delText>
              </w:r>
            </w:del>
          </w:p>
        </w:tc>
        <w:tc>
          <w:tcPr>
            <w:tcW w:w="1300" w:type="dxa"/>
            <w:noWrap/>
            <w:vAlign w:val="bottom"/>
            <w:hideMark/>
          </w:tcPr>
          <w:p w14:paraId="0168C837" w14:textId="669FFD26" w:rsidR="00CB6958" w:rsidRPr="004938E4" w:rsidDel="000A1486" w:rsidRDefault="00CB6958">
            <w:pPr>
              <w:rPr>
                <w:del w:id="2044" w:author="Em Lim" w:date="2025-07-31T17:49:00Z" w16du:dateUtc="2025-08-01T00:49:00Z"/>
                <w:color w:val="000000"/>
              </w:rPr>
              <w:pPrChange w:id="2045" w:author="Em Lim" w:date="2025-07-31T17:49:00Z" w16du:dateUtc="2025-08-01T00:49:00Z">
                <w:pPr>
                  <w:jc w:val="left"/>
                </w:pPr>
              </w:pPrChange>
            </w:pPr>
            <w:del w:id="2046" w:author="Em Lim" w:date="2025-07-31T17:49:00Z" w16du:dateUtc="2025-08-01T00:49:00Z">
              <w:r w:rsidRPr="004938E4" w:rsidDel="000A1486">
                <w:rPr>
                  <w:color w:val="000000"/>
                </w:rPr>
                <w:delText>0.51</w:delText>
              </w:r>
            </w:del>
          </w:p>
        </w:tc>
      </w:tr>
    </w:tbl>
    <w:p w14:paraId="3AEBC082" w14:textId="29012C0D" w:rsidR="00CB6958" w:rsidRPr="004938E4" w:rsidDel="000A1486" w:rsidRDefault="00CB6958">
      <w:pPr>
        <w:rPr>
          <w:del w:id="2047" w:author="Em Lim" w:date="2025-07-31T17:49:00Z" w16du:dateUtc="2025-08-01T00:49:00Z"/>
        </w:rPr>
        <w:pPrChange w:id="2048" w:author="Em Lim" w:date="2025-07-31T17:49:00Z" w16du:dateUtc="2025-08-01T00:49:00Z">
          <w:pPr>
            <w:spacing w:line="360" w:lineRule="auto"/>
          </w:pPr>
        </w:pPrChange>
      </w:pPr>
    </w:p>
    <w:p w14:paraId="014508E5" w14:textId="77777777" w:rsidR="00CB6958" w:rsidRPr="00861362" w:rsidRDefault="00CB6958" w:rsidP="000A1486"/>
    <w:p w14:paraId="10B1A4BB" w14:textId="77777777" w:rsidR="006214D6" w:rsidRPr="00C57147" w:rsidRDefault="006214D6" w:rsidP="00C57147">
      <w:pPr>
        <w:spacing w:line="480" w:lineRule="auto"/>
      </w:pPr>
    </w:p>
    <w:sectPr w:rsidR="006214D6" w:rsidRPr="00C57147" w:rsidSect="006B6BE3">
      <w:headerReference w:type="default" r:id="rId24"/>
      <w:footerReference w:type="default" r:id="rId2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5" w:author="Em Lim" w:date="2025-07-31T13:56:00Z" w:initials="EL">
    <w:p w14:paraId="3EFEEDEA" w14:textId="77777777" w:rsidR="006506FA" w:rsidRDefault="00211133" w:rsidP="006506FA">
      <w:r>
        <w:rPr>
          <w:rStyle w:val="CommentReference"/>
        </w:rPr>
        <w:annotationRef/>
      </w:r>
      <w:r w:rsidR="006506FA">
        <w:rPr>
          <w:color w:val="242424"/>
          <w:sz w:val="20"/>
          <w:szCs w:val="20"/>
          <w:highlight w:val="white"/>
        </w:rPr>
        <w:t>L60 - I suggest 'tidal' rather than 'tide' exchange.</w:t>
      </w:r>
    </w:p>
  </w:comment>
  <w:comment w:id="26" w:author="Em Lim" w:date="2025-07-31T14:12:00Z" w:initials="EL">
    <w:p w14:paraId="66217830" w14:textId="77777777" w:rsidR="006506FA" w:rsidRDefault="006506FA" w:rsidP="006506FA">
      <w:r>
        <w:rPr>
          <w:rStyle w:val="CommentReference"/>
        </w:rPr>
        <w:annotationRef/>
      </w:r>
      <w:r>
        <w:rPr>
          <w:color w:val="000000"/>
          <w:sz w:val="20"/>
          <w:szCs w:val="20"/>
        </w:rPr>
        <w:t>done</w:t>
      </w:r>
    </w:p>
  </w:comment>
  <w:comment w:id="35" w:author="Em Lim" w:date="2025-07-31T14:01:00Z" w:initials="EL">
    <w:p w14:paraId="765D963B" w14:textId="36A95A1E" w:rsidR="00211133" w:rsidRDefault="00211133" w:rsidP="00211133">
      <w:r>
        <w:rPr>
          <w:rStyle w:val="CommentReference"/>
        </w:rPr>
        <w:annotationRef/>
      </w:r>
      <w:r>
        <w:rPr>
          <w:color w:val="242424"/>
          <w:sz w:val="20"/>
          <w:szCs w:val="20"/>
          <w:highlight w:val="white"/>
        </w:rPr>
        <w:t>L7, L417,  - specify what 'it' refers to.</w:t>
      </w:r>
    </w:p>
  </w:comment>
  <w:comment w:id="36" w:author="Em Lim" w:date="2025-07-31T14:29:00Z" w:initials="EL">
    <w:p w14:paraId="6B172E03" w14:textId="77777777" w:rsidR="006618A5" w:rsidRDefault="006618A5" w:rsidP="006618A5">
      <w:r>
        <w:rPr>
          <w:rStyle w:val="CommentReference"/>
        </w:rPr>
        <w:annotationRef/>
      </w:r>
      <w:r>
        <w:rPr>
          <w:color w:val="000000"/>
          <w:sz w:val="20"/>
          <w:szCs w:val="20"/>
        </w:rPr>
        <w:t>Done?</w:t>
      </w:r>
    </w:p>
  </w:comment>
  <w:comment w:id="58" w:author="Em Lim" w:date="2025-07-31T14:01:00Z" w:initials="EL">
    <w:p w14:paraId="2CEACFC5" w14:textId="6388EF7D" w:rsidR="00211133" w:rsidRDefault="00211133" w:rsidP="00211133">
      <w:r>
        <w:rPr>
          <w:rStyle w:val="CommentReference"/>
        </w:rPr>
        <w:annotationRef/>
      </w:r>
      <w:r>
        <w:rPr>
          <w:color w:val="242424"/>
          <w:sz w:val="20"/>
          <w:szCs w:val="20"/>
          <w:highlight w:val="white"/>
        </w:rPr>
        <w:t>L104-L106 - 'open nature of nearshore environments' - this is perhaps not entirely clear, as in the following sentence you refer to intertidal and shallow subtidal ecosystems, which could be inside estuaries (and may not then be open per se). Also I would use 'fast' and 'slow' rather than high and low when referring to flow speeds.</w:t>
      </w:r>
    </w:p>
  </w:comment>
  <w:comment w:id="59" w:author="Em Lim" w:date="2025-07-31T14:29:00Z" w:initials="EL">
    <w:p w14:paraId="74DA4AAB" w14:textId="77777777" w:rsidR="006618A5" w:rsidRDefault="006618A5" w:rsidP="006618A5">
      <w:r>
        <w:rPr>
          <w:rStyle w:val="CommentReference"/>
        </w:rPr>
        <w:annotationRef/>
      </w:r>
      <w:r>
        <w:rPr>
          <w:color w:val="000000"/>
          <w:sz w:val="20"/>
          <w:szCs w:val="20"/>
        </w:rPr>
        <w:t>Done?</w:t>
      </w:r>
    </w:p>
  </w:comment>
  <w:comment w:id="81" w:author="Em Lim" w:date="2025-07-31T14:02:00Z" w:initials="EL">
    <w:p w14:paraId="37705793" w14:textId="129FC202" w:rsidR="00211133" w:rsidRDefault="00211133" w:rsidP="00211133">
      <w:r>
        <w:rPr>
          <w:rStyle w:val="CommentReference"/>
        </w:rPr>
        <w:annotationRef/>
      </w:r>
      <w:r>
        <w:rPr>
          <w:color w:val="242424"/>
          <w:sz w:val="20"/>
          <w:szCs w:val="20"/>
          <w:highlight w:val="white"/>
        </w:rPr>
        <w:t>L170 - Similarly, at a few points throughout the manuscript (also L254, L452) there's a slight ambiguity with 'higher' and 'lower' when referring to concentrations (as physical processes researchers often associate 'higher' with height in the water column) - you could consider using greater or larger instead.</w:t>
      </w:r>
    </w:p>
  </w:comment>
  <w:comment w:id="82" w:author="Em Lim" w:date="2025-07-31T14:29:00Z" w:initials="EL">
    <w:p w14:paraId="6894E0ED" w14:textId="77777777" w:rsidR="006618A5" w:rsidRDefault="006618A5" w:rsidP="006618A5">
      <w:r>
        <w:rPr>
          <w:rStyle w:val="CommentReference"/>
        </w:rPr>
        <w:annotationRef/>
      </w:r>
      <w:r>
        <w:rPr>
          <w:color w:val="000000"/>
          <w:sz w:val="20"/>
          <w:szCs w:val="20"/>
        </w:rPr>
        <w:t>Done</w:t>
      </w:r>
    </w:p>
  </w:comment>
  <w:comment w:id="86" w:author="Em Lim" w:date="2025-07-31T14:03:00Z" w:initials="EL">
    <w:p w14:paraId="50756859" w14:textId="131635BE" w:rsidR="00211133" w:rsidRDefault="00211133" w:rsidP="00211133">
      <w:r>
        <w:rPr>
          <w:rStyle w:val="CommentReference"/>
        </w:rPr>
        <w:annotationRef/>
      </w:r>
      <w:r>
        <w:rPr>
          <w:color w:val="242424"/>
          <w:sz w:val="20"/>
          <w:szCs w:val="20"/>
          <w:highlight w:val="white"/>
        </w:rPr>
        <w:t>L171 - hyphenate fine-scale.</w:t>
      </w:r>
    </w:p>
  </w:comment>
  <w:comment w:id="87" w:author="Em Lim" w:date="2025-07-31T14:29:00Z" w:initials="EL">
    <w:p w14:paraId="10DC01CC" w14:textId="77777777" w:rsidR="006618A5" w:rsidRDefault="006618A5" w:rsidP="006618A5">
      <w:r>
        <w:rPr>
          <w:rStyle w:val="CommentReference"/>
        </w:rPr>
        <w:annotationRef/>
      </w:r>
      <w:r>
        <w:rPr>
          <w:color w:val="000000"/>
          <w:sz w:val="20"/>
          <w:szCs w:val="20"/>
        </w:rPr>
        <w:t>Done</w:t>
      </w:r>
    </w:p>
  </w:comment>
  <w:comment w:id="99" w:author="Em Lim" w:date="2025-07-31T14:05:00Z" w:initials="EL">
    <w:p w14:paraId="3742682F" w14:textId="67743CC9" w:rsidR="002475B6" w:rsidRDefault="002475B6" w:rsidP="002475B6">
      <w:r>
        <w:rPr>
          <w:rStyle w:val="CommentReference"/>
        </w:rPr>
        <w:annotationRef/>
      </w:r>
      <w:r>
        <w:rPr>
          <w:color w:val="242424"/>
          <w:sz w:val="20"/>
          <w:szCs w:val="20"/>
          <w:highlight w:val="white"/>
        </w:rPr>
        <w:t>Lines 206-212 - So fishes and inverts weren’t counted outside of the kelp forest? I was expecting that to be part of the methods to make a more robust comparison of ammonium inside vs. outside the forest. I found this part of the methods a little hard to understand. I had to reread this section a couple of times to make sure I got it.</w:t>
      </w:r>
    </w:p>
  </w:comment>
  <w:comment w:id="100" w:author="Em Lim" w:date="2025-07-31T16:38:00Z" w:initials="EL">
    <w:p w14:paraId="3BD2C4ED" w14:textId="77777777" w:rsidR="00280C8C" w:rsidRDefault="00280C8C" w:rsidP="00280C8C">
      <w:r>
        <w:rPr>
          <w:rStyle w:val="CommentReference"/>
        </w:rPr>
        <w:annotationRef/>
      </w:r>
      <w:r>
        <w:rPr>
          <w:color w:val="000000"/>
          <w:sz w:val="20"/>
          <w:szCs w:val="20"/>
        </w:rPr>
        <w:t>Done</w:t>
      </w:r>
    </w:p>
  </w:comment>
  <w:comment w:id="121" w:author="Em Lim" w:date="2025-07-31T14:05:00Z" w:initials="EL">
    <w:p w14:paraId="04F9C194" w14:textId="1CFD3F5C" w:rsidR="002475B6" w:rsidRDefault="002475B6" w:rsidP="002475B6">
      <w:r>
        <w:rPr>
          <w:rStyle w:val="CommentReference"/>
        </w:rPr>
        <w:annotationRef/>
      </w:r>
      <w:r>
        <w:rPr>
          <w:color w:val="242424"/>
          <w:sz w:val="20"/>
          <w:szCs w:val="20"/>
          <w:highlight w:val="white"/>
        </w:rPr>
        <w:t>Lines 226-27 - 0-2m above the benthos seems quite variable honestly and I expect this generated some heterogeneity in the data that might not have existed had they been consistent about the depth off the bottom as these samples would have had more/less influence from the benthic organisms excreting ammonium. Nothing to be done now but some unfortunate variability here.</w:t>
      </w:r>
    </w:p>
  </w:comment>
  <w:comment w:id="122" w:author="Em Lim" w:date="2025-07-31T16:39:00Z" w:initials="EL">
    <w:p w14:paraId="7CD03B1C" w14:textId="77777777" w:rsidR="00280C8C" w:rsidRDefault="00280C8C" w:rsidP="00280C8C">
      <w:r>
        <w:rPr>
          <w:rStyle w:val="CommentReference"/>
        </w:rPr>
        <w:annotationRef/>
      </w:r>
      <w:r>
        <w:rPr>
          <w:color w:val="000000"/>
          <w:sz w:val="20"/>
          <w:szCs w:val="20"/>
        </w:rPr>
        <w:t>Done</w:t>
      </w:r>
    </w:p>
  </w:comment>
  <w:comment w:id="129" w:author="Em Lim" w:date="2025-07-31T14:06:00Z" w:initials="EL">
    <w:p w14:paraId="255B168C" w14:textId="18A6C1FD" w:rsidR="002475B6" w:rsidRDefault="002475B6" w:rsidP="002475B6">
      <w:r>
        <w:rPr>
          <w:rStyle w:val="CommentReference"/>
        </w:rPr>
        <w:annotationRef/>
      </w:r>
      <w:r>
        <w:rPr>
          <w:color w:val="242424"/>
          <w:sz w:val="20"/>
          <w:szCs w:val="20"/>
          <w:highlight w:val="white"/>
        </w:rPr>
        <w:t>Lines 229-30 - Not sure I understand the ‘standard’ creation here vs simply the samples taken outside the kelp forest. How were these ‘standards’ used?</w:t>
      </w:r>
    </w:p>
  </w:comment>
  <w:comment w:id="130" w:author="Em Lim" w:date="2025-07-31T16:48:00Z" w:initials="EL">
    <w:p w14:paraId="5D93FA33" w14:textId="77777777" w:rsidR="006A462A" w:rsidRDefault="006A462A" w:rsidP="006A462A">
      <w:r>
        <w:rPr>
          <w:rStyle w:val="CommentReference"/>
        </w:rPr>
        <w:annotationRef/>
      </w:r>
      <w:r>
        <w:rPr>
          <w:color w:val="000000"/>
          <w:sz w:val="20"/>
          <w:szCs w:val="20"/>
        </w:rPr>
        <w:t>done</w:t>
      </w:r>
    </w:p>
  </w:comment>
  <w:comment w:id="167" w:author="Em Lim" w:date="2025-07-31T14:03:00Z" w:initials="EL">
    <w:p w14:paraId="77581ADA" w14:textId="5C367301" w:rsidR="00211133" w:rsidRDefault="00211133" w:rsidP="00211133">
      <w:r>
        <w:rPr>
          <w:rStyle w:val="CommentReference"/>
        </w:rPr>
        <w:annotationRef/>
      </w:r>
      <w:r>
        <w:rPr>
          <w:color w:val="242424"/>
          <w:sz w:val="20"/>
          <w:szCs w:val="20"/>
          <w:highlight w:val="white"/>
        </w:rPr>
        <w:t>L239 - clarify 'they'-&gt; this species.</w:t>
      </w:r>
    </w:p>
  </w:comment>
  <w:comment w:id="168" w:author="Em Lim" w:date="2025-07-31T14:30:00Z" w:initials="EL">
    <w:p w14:paraId="415349C6" w14:textId="77777777" w:rsidR="001A7F0B" w:rsidRDefault="001A7F0B" w:rsidP="001A7F0B">
      <w:r>
        <w:rPr>
          <w:rStyle w:val="CommentReference"/>
        </w:rPr>
        <w:annotationRef/>
      </w:r>
      <w:r>
        <w:rPr>
          <w:color w:val="000000"/>
          <w:sz w:val="20"/>
          <w:szCs w:val="20"/>
        </w:rPr>
        <w:t>Done</w:t>
      </w:r>
    </w:p>
  </w:comment>
  <w:comment w:id="193" w:author="Em Lim" w:date="2025-07-31T14:06:00Z" w:initials="EL">
    <w:p w14:paraId="681C930B" w14:textId="76A2B7BC" w:rsidR="002475B6" w:rsidRDefault="002475B6" w:rsidP="002475B6">
      <w:r>
        <w:rPr>
          <w:rStyle w:val="CommentReference"/>
        </w:rPr>
        <w:annotationRef/>
      </w:r>
      <w:r>
        <w:rPr>
          <w:color w:val="242424"/>
          <w:sz w:val="20"/>
          <w:szCs w:val="20"/>
          <w:highlight w:val="white"/>
        </w:rPr>
        <w:t>Line 302 - is animal abundance in biomass or density?</w:t>
      </w:r>
    </w:p>
  </w:comment>
  <w:comment w:id="194" w:author="Em Lim" w:date="2025-07-31T16:49:00Z" w:initials="EL">
    <w:p w14:paraId="721FFED8" w14:textId="77777777" w:rsidR="006A462A" w:rsidRDefault="006A462A" w:rsidP="006A462A">
      <w:r>
        <w:rPr>
          <w:rStyle w:val="CommentReference"/>
        </w:rPr>
        <w:annotationRef/>
      </w:r>
      <w:r>
        <w:rPr>
          <w:color w:val="000000"/>
          <w:sz w:val="20"/>
          <w:szCs w:val="20"/>
        </w:rPr>
        <w:t>done</w:t>
      </w:r>
    </w:p>
  </w:comment>
  <w:comment w:id="197" w:author="Em Lim" w:date="2025-07-31T14:06:00Z" w:initials="EL">
    <w:p w14:paraId="5AB1B307" w14:textId="71E1624B" w:rsidR="002475B6" w:rsidRDefault="002475B6" w:rsidP="002475B6">
      <w:r>
        <w:rPr>
          <w:rStyle w:val="CommentReference"/>
        </w:rPr>
        <w:annotationRef/>
      </w:r>
      <w:r>
        <w:rPr>
          <w:color w:val="242424"/>
          <w:sz w:val="20"/>
          <w:szCs w:val="20"/>
          <w:highlight w:val="white"/>
        </w:rPr>
        <w:t>Line 303 - Not sure why diversity was a predictor here. That wasn’t well set up in the Intro of why they were interested in diversity as being important here.</w:t>
      </w:r>
    </w:p>
  </w:comment>
  <w:comment w:id="198" w:author="Em Lim" w:date="2025-07-31T16:58:00Z" w:initials="EL">
    <w:p w14:paraId="67C5ED24" w14:textId="77777777" w:rsidR="00745A78" w:rsidRDefault="00745A78" w:rsidP="00745A78">
      <w:r>
        <w:rPr>
          <w:rStyle w:val="CommentReference"/>
        </w:rPr>
        <w:annotationRef/>
      </w:r>
      <w:r>
        <w:rPr>
          <w:color w:val="000000"/>
          <w:sz w:val="20"/>
          <w:szCs w:val="20"/>
        </w:rPr>
        <w:t>done</w:t>
      </w:r>
    </w:p>
  </w:comment>
  <w:comment w:id="199" w:author="Em Lim" w:date="2025-07-31T14:06:00Z" w:initials="EL">
    <w:p w14:paraId="6607586E" w14:textId="3F3037E7" w:rsidR="002475B6" w:rsidRDefault="002475B6" w:rsidP="002475B6">
      <w:r>
        <w:rPr>
          <w:rStyle w:val="CommentReference"/>
        </w:rPr>
        <w:annotationRef/>
      </w:r>
      <w:r>
        <w:rPr>
          <w:color w:val="242424"/>
          <w:sz w:val="20"/>
          <w:szCs w:val="20"/>
          <w:highlight w:val="white"/>
        </w:rPr>
        <w:t>Lines 306-7 - biomass is a measure of abundance. do you mean ‘biomass as a predictor instead of density’ which is another measure of abundance.</w:t>
      </w:r>
    </w:p>
  </w:comment>
  <w:comment w:id="200" w:author="Em Lim" w:date="2025-07-31T17:07:00Z" w:initials="EL">
    <w:p w14:paraId="317E176C" w14:textId="77777777" w:rsidR="00D12EFA" w:rsidRDefault="00D12EFA" w:rsidP="00D12EFA">
      <w:r>
        <w:rPr>
          <w:rStyle w:val="CommentReference"/>
        </w:rPr>
        <w:annotationRef/>
      </w:r>
      <w:r>
        <w:rPr>
          <w:color w:val="000000"/>
          <w:sz w:val="20"/>
          <w:szCs w:val="20"/>
        </w:rPr>
        <w:t>done</w:t>
      </w:r>
    </w:p>
  </w:comment>
  <w:comment w:id="208" w:author="Em Lim" w:date="2025-07-31T14:07:00Z" w:initials="EL">
    <w:p w14:paraId="3CA9825D" w14:textId="430C4076" w:rsidR="002475B6" w:rsidRDefault="002475B6" w:rsidP="002475B6">
      <w:r>
        <w:rPr>
          <w:rStyle w:val="CommentReference"/>
        </w:rPr>
        <w:annotationRef/>
      </w:r>
      <w:r>
        <w:rPr>
          <w:color w:val="242424"/>
          <w:sz w:val="20"/>
          <w:szCs w:val="20"/>
          <w:highlight w:val="white"/>
        </w:rPr>
        <w:t>Lines 314-15 - So was animal biomass measured outside of the kelp forest in the within-site comparisons? I don’t think it was from reading the methods. So was this animal biomass from the kelp forest as the predictor here? Seems like the biomass of animals outside of the kelp forest would have influenced this difference so it feels like they are missing some important information with which to interpret their patterns.</w:t>
      </w:r>
    </w:p>
  </w:comment>
  <w:comment w:id="209" w:author="Em Lim" w:date="2025-07-31T17:11:00Z" w:initials="EL">
    <w:p w14:paraId="65230D58" w14:textId="77777777" w:rsidR="00A75D59" w:rsidRDefault="00A75D59" w:rsidP="00A75D59">
      <w:r>
        <w:rPr>
          <w:rStyle w:val="CommentReference"/>
        </w:rPr>
        <w:annotationRef/>
      </w:r>
      <w:r>
        <w:rPr>
          <w:color w:val="000000"/>
          <w:sz w:val="20"/>
          <w:szCs w:val="20"/>
        </w:rPr>
        <w:t>done</w:t>
      </w:r>
    </w:p>
  </w:comment>
  <w:comment w:id="216" w:author="Em Lim" w:date="2025-07-31T14:08:00Z" w:initials="EL">
    <w:p w14:paraId="564E1A15" w14:textId="2920E5CE" w:rsidR="002475B6" w:rsidRDefault="002475B6" w:rsidP="002475B6">
      <w:r>
        <w:rPr>
          <w:rStyle w:val="CommentReference"/>
        </w:rPr>
        <w:annotationRef/>
      </w:r>
      <w:r>
        <w:rPr>
          <w:color w:val="242424"/>
          <w:sz w:val="20"/>
          <w:szCs w:val="20"/>
          <w:highlight w:val="white"/>
        </w:rPr>
        <w:t>Lines 329-31 - How were these data included in the model? Or were they? Not clear how these data were used</w:t>
      </w:r>
    </w:p>
  </w:comment>
  <w:comment w:id="230" w:author="Em Lim" w:date="2025-07-31T14:08:00Z" w:initials="EL">
    <w:p w14:paraId="37A0B857" w14:textId="77777777" w:rsidR="00A75D59" w:rsidRDefault="00A75D59" w:rsidP="00A75D59">
      <w:r>
        <w:rPr>
          <w:rStyle w:val="CommentReference"/>
        </w:rPr>
        <w:annotationRef/>
      </w:r>
      <w:r>
        <w:rPr>
          <w:color w:val="242424"/>
          <w:sz w:val="20"/>
          <w:szCs w:val="20"/>
          <w:highlight w:val="white"/>
        </w:rPr>
        <w:t>Lines 329-31 - How were these data included in the model? Or were they? Not clear how these data were used</w:t>
      </w:r>
    </w:p>
  </w:comment>
  <w:comment w:id="231" w:author="Em Lim" w:date="2025-07-31T17:18:00Z" w:initials="EL">
    <w:p w14:paraId="3AB94E20" w14:textId="77777777" w:rsidR="00A75D59" w:rsidRDefault="00A75D59" w:rsidP="00A75D59">
      <w:r>
        <w:rPr>
          <w:rStyle w:val="CommentReference"/>
        </w:rPr>
        <w:annotationRef/>
      </w:r>
      <w:r>
        <w:rPr>
          <w:color w:val="000000"/>
          <w:sz w:val="20"/>
          <w:szCs w:val="20"/>
        </w:rPr>
        <w:t>Done</w:t>
      </w:r>
    </w:p>
  </w:comment>
  <w:comment w:id="243" w:author="Em Lim" w:date="2025-07-31T14:08:00Z" w:initials="EL">
    <w:p w14:paraId="0910BFA8" w14:textId="575806B9" w:rsidR="002475B6" w:rsidRDefault="002475B6" w:rsidP="002475B6">
      <w:r>
        <w:rPr>
          <w:rStyle w:val="CommentReference"/>
        </w:rPr>
        <w:annotationRef/>
      </w:r>
      <w:r>
        <w:rPr>
          <w:color w:val="242424"/>
          <w:sz w:val="20"/>
          <w:szCs w:val="20"/>
          <w:highlight w:val="white"/>
        </w:rPr>
        <w:t>Lines 336-37 - What was this relationship used for? I’m not clear why they tell me this.</w:t>
      </w:r>
    </w:p>
  </w:comment>
  <w:comment w:id="244" w:author="Em Lim" w:date="2025-07-31T17:18:00Z" w:initials="EL">
    <w:p w14:paraId="52570D96" w14:textId="77777777" w:rsidR="00A75D59" w:rsidRDefault="00A75D59" w:rsidP="00A75D59">
      <w:r>
        <w:rPr>
          <w:rStyle w:val="CommentReference"/>
        </w:rPr>
        <w:annotationRef/>
      </w:r>
      <w:r>
        <w:rPr>
          <w:color w:val="000000"/>
          <w:sz w:val="20"/>
          <w:szCs w:val="20"/>
        </w:rPr>
        <w:t>Done</w:t>
      </w:r>
    </w:p>
  </w:comment>
  <w:comment w:id="251" w:author="Em Lim" w:date="2025-07-31T14:08:00Z" w:initials="EL">
    <w:p w14:paraId="5A95B447" w14:textId="73B45C9C" w:rsidR="002475B6" w:rsidRDefault="002475B6" w:rsidP="002475B6">
      <w:r>
        <w:rPr>
          <w:rStyle w:val="CommentReference"/>
        </w:rPr>
        <w:annotationRef/>
      </w:r>
      <w:r>
        <w:rPr>
          <w:color w:val="242424"/>
          <w:sz w:val="20"/>
          <w:szCs w:val="20"/>
          <w:highlight w:val="white"/>
        </w:rPr>
        <w:t>Line 345 - and by abundance you mean density of animals? Or biomass of animals?</w:t>
      </w:r>
    </w:p>
  </w:comment>
  <w:comment w:id="252" w:author="Em Lim" w:date="2025-07-31T17:19:00Z" w:initials="EL">
    <w:p w14:paraId="39A203ED" w14:textId="77777777" w:rsidR="00A75D59" w:rsidRDefault="00A75D59" w:rsidP="00A75D59">
      <w:r>
        <w:rPr>
          <w:rStyle w:val="CommentReference"/>
        </w:rPr>
        <w:annotationRef/>
      </w:r>
      <w:r>
        <w:rPr>
          <w:color w:val="000000"/>
          <w:sz w:val="20"/>
          <w:szCs w:val="20"/>
        </w:rPr>
        <w:t>Done</w:t>
      </w:r>
    </w:p>
  </w:comment>
  <w:comment w:id="253" w:author="Em Lim" w:date="2025-07-31T14:09:00Z" w:initials="EL">
    <w:p w14:paraId="67DCD684" w14:textId="60584620" w:rsidR="002475B6" w:rsidRDefault="002475B6" w:rsidP="002475B6">
      <w:r>
        <w:rPr>
          <w:rStyle w:val="CommentReference"/>
        </w:rPr>
        <w:annotationRef/>
      </w:r>
      <w:r>
        <w:rPr>
          <w:color w:val="242424"/>
          <w:sz w:val="20"/>
          <w:szCs w:val="20"/>
          <w:highlight w:val="white"/>
        </w:rPr>
        <w:t>Lines 346 – 350 - This model exploration looking for the influence of individual families of animals seems like data dredging to me looking at these relationships for all families. Clearly limpets are not driving this overall relationship. I would argue strongly that this part of the analysis be removed. Its not appropriate.</w:t>
      </w:r>
    </w:p>
  </w:comment>
  <w:comment w:id="254" w:author="Em Lim" w:date="2025-07-31T17:19:00Z" w:initials="EL">
    <w:p w14:paraId="2349E97E" w14:textId="77777777" w:rsidR="00A75D59" w:rsidRDefault="00A75D59" w:rsidP="00A75D59">
      <w:r>
        <w:rPr>
          <w:rStyle w:val="CommentReference"/>
        </w:rPr>
        <w:annotationRef/>
      </w:r>
      <w:r>
        <w:rPr>
          <w:color w:val="000000"/>
          <w:sz w:val="20"/>
          <w:szCs w:val="20"/>
        </w:rPr>
        <w:t>Done</w:t>
      </w:r>
    </w:p>
  </w:comment>
  <w:comment w:id="268" w:author="Em Lim" w:date="2025-07-31T14:09:00Z" w:initials="EL">
    <w:p w14:paraId="3871F576" w14:textId="1B96F16B" w:rsidR="002475B6" w:rsidRDefault="002475B6" w:rsidP="002475B6">
      <w:r>
        <w:rPr>
          <w:rStyle w:val="CommentReference"/>
        </w:rPr>
        <w:annotationRef/>
      </w:r>
      <w:r>
        <w:rPr>
          <w:color w:val="242424"/>
          <w:sz w:val="20"/>
          <w:szCs w:val="20"/>
          <w:highlight w:val="white"/>
        </w:rPr>
        <w:t>Line 365 – ‘We found limited evidence for an effect of animal biomass…” - Is that because you also didn’t account for animal biomass outside of the kelp forest? Or at least I can’t see that you did so.</w:t>
      </w:r>
    </w:p>
  </w:comment>
  <w:comment w:id="269" w:author="Em Lim" w:date="2025-07-31T17:28:00Z" w:initials="EL">
    <w:p w14:paraId="6C3F3E00" w14:textId="77777777" w:rsidR="00727362" w:rsidRDefault="00727362" w:rsidP="00727362">
      <w:r>
        <w:rPr>
          <w:rStyle w:val="CommentReference"/>
        </w:rPr>
        <w:annotationRef/>
      </w:r>
      <w:r>
        <w:rPr>
          <w:color w:val="000000"/>
          <w:sz w:val="20"/>
          <w:szCs w:val="20"/>
        </w:rPr>
        <w:t>Done</w:t>
      </w:r>
    </w:p>
  </w:comment>
  <w:comment w:id="276" w:author="Em Lim" w:date="2025-07-31T14:09:00Z" w:initials="EL">
    <w:p w14:paraId="5F6D7280" w14:textId="71937AAF" w:rsidR="002475B6" w:rsidRDefault="002475B6" w:rsidP="002475B6">
      <w:r>
        <w:rPr>
          <w:rStyle w:val="CommentReference"/>
        </w:rPr>
        <w:annotationRef/>
      </w:r>
      <w:r>
        <w:rPr>
          <w:color w:val="242424"/>
          <w:sz w:val="20"/>
          <w:szCs w:val="20"/>
          <w:highlight w:val="white"/>
        </w:rPr>
        <w:t>Lines 372 – 374 - Again I don’t think these single-family models are appropriate. I think they should be removed</w:t>
      </w:r>
    </w:p>
  </w:comment>
  <w:comment w:id="280" w:author="Em Lim" w:date="2025-07-31T14:09:00Z" w:initials="EL">
    <w:p w14:paraId="6A0B3640" w14:textId="38A82060" w:rsidR="002475B6" w:rsidRDefault="002475B6" w:rsidP="002475B6">
      <w:r>
        <w:rPr>
          <w:rStyle w:val="CommentReference"/>
        </w:rPr>
        <w:annotationRef/>
      </w:r>
      <w:r>
        <w:rPr>
          <w:color w:val="242424"/>
          <w:sz w:val="20"/>
          <w:szCs w:val="20"/>
          <w:highlight w:val="white"/>
        </w:rPr>
        <w:t>Fig 3b - Not sure I understand what the ‘None’ comparison is on Fig 3b. Where did these None surveys happen? I don’t think I got that from the Methods.</w:t>
      </w:r>
    </w:p>
  </w:comment>
  <w:comment w:id="281" w:author="Em Lim" w:date="2025-07-31T17:27:00Z" w:initials="EL">
    <w:p w14:paraId="1958A36B" w14:textId="77777777" w:rsidR="00727362" w:rsidRDefault="00727362" w:rsidP="00727362">
      <w:r>
        <w:rPr>
          <w:rStyle w:val="CommentReference"/>
        </w:rPr>
        <w:annotationRef/>
      </w:r>
      <w:r>
        <w:rPr>
          <w:color w:val="000000"/>
          <w:sz w:val="20"/>
          <w:szCs w:val="20"/>
        </w:rPr>
        <w:t>Done</w:t>
      </w:r>
    </w:p>
  </w:comment>
  <w:comment w:id="286" w:author="Em Lim" w:date="2025-07-31T14:10:00Z" w:initials="EL">
    <w:p w14:paraId="600E996F" w14:textId="3369AD7D" w:rsidR="002475B6" w:rsidRDefault="002475B6" w:rsidP="002475B6">
      <w:r>
        <w:rPr>
          <w:rStyle w:val="CommentReference"/>
        </w:rPr>
        <w:annotationRef/>
      </w:r>
      <w:r>
        <w:rPr>
          <w:color w:val="242424"/>
          <w:sz w:val="20"/>
          <w:szCs w:val="20"/>
          <w:highlight w:val="white"/>
        </w:rPr>
        <w:t>Lines 389-391 - But I’m guessing the two crab treatments weren’t different from each other?</w:t>
      </w:r>
    </w:p>
  </w:comment>
  <w:comment w:id="287" w:author="Em Lim" w:date="2025-07-31T17:27:00Z" w:initials="EL">
    <w:p w14:paraId="4E0B4AF3" w14:textId="77777777" w:rsidR="00727362" w:rsidRDefault="00727362" w:rsidP="00727362">
      <w:r>
        <w:rPr>
          <w:rStyle w:val="CommentReference"/>
        </w:rPr>
        <w:annotationRef/>
      </w:r>
      <w:r>
        <w:rPr>
          <w:color w:val="000000"/>
          <w:sz w:val="20"/>
          <w:szCs w:val="20"/>
        </w:rPr>
        <w:t>Done</w:t>
      </w:r>
    </w:p>
  </w:comment>
  <w:comment w:id="290" w:author="Em Lim" w:date="2025-07-31T14:03:00Z" w:initials="EL">
    <w:p w14:paraId="641668AB" w14:textId="36685E7C" w:rsidR="00211133" w:rsidRDefault="00211133" w:rsidP="00211133">
      <w:r>
        <w:rPr>
          <w:rStyle w:val="CommentReference"/>
        </w:rPr>
        <w:annotationRef/>
      </w:r>
      <w:r>
        <w:rPr>
          <w:color w:val="242424"/>
          <w:sz w:val="20"/>
          <w:szCs w:val="20"/>
          <w:highlight w:val="white"/>
        </w:rPr>
        <w:t>L426 - 'These sources?'</w:t>
      </w:r>
    </w:p>
  </w:comment>
  <w:comment w:id="291" w:author="Em Lim" w:date="2025-07-31T16:29:00Z" w:initials="EL">
    <w:p w14:paraId="0E2B3AA3" w14:textId="77777777" w:rsidR="00280C8C" w:rsidRDefault="00280C8C" w:rsidP="00280C8C">
      <w:r>
        <w:rPr>
          <w:rStyle w:val="CommentReference"/>
        </w:rPr>
        <w:annotationRef/>
      </w:r>
      <w:r>
        <w:rPr>
          <w:color w:val="000000"/>
          <w:sz w:val="20"/>
          <w:szCs w:val="20"/>
        </w:rPr>
        <w:t>done</w:t>
      </w:r>
    </w:p>
  </w:comment>
  <w:comment w:id="299" w:author="Em Lim" w:date="2025-07-31T14:11:00Z" w:initials="EL">
    <w:p w14:paraId="1D9FC88B" w14:textId="2AD4B1FD" w:rsidR="002475B6" w:rsidRDefault="002475B6" w:rsidP="002475B6">
      <w:r>
        <w:rPr>
          <w:rStyle w:val="CommentReference"/>
        </w:rPr>
        <w:annotationRef/>
      </w:r>
      <w:r>
        <w:rPr>
          <w:color w:val="242424"/>
          <w:sz w:val="20"/>
          <w:szCs w:val="20"/>
          <w:highlight w:val="white"/>
        </w:rPr>
        <w:t>Lines 441-442 - I don’t see this effect of tide in the data in Fig 3e. I don’t see any consistent effect of tide (but clearly the interaction with animal biomass). I don’t think you can say that there was a consistent effect of tide given the interaction and flood tide is definitely not consistently higher than slack tide here.</w:t>
      </w:r>
    </w:p>
  </w:comment>
  <w:comment w:id="300" w:author="Em Lim" w:date="2025-07-31T17:36:00Z" w:initials="EL">
    <w:p w14:paraId="32FC605D" w14:textId="77777777" w:rsidR="000A1486" w:rsidRDefault="000A1486" w:rsidP="000A1486">
      <w:r>
        <w:rPr>
          <w:rStyle w:val="CommentReference"/>
        </w:rPr>
        <w:annotationRef/>
      </w:r>
      <w:r>
        <w:rPr>
          <w:color w:val="000000"/>
          <w:sz w:val="20"/>
          <w:szCs w:val="20"/>
        </w:rPr>
        <w:t>Done?</w:t>
      </w:r>
    </w:p>
  </w:comment>
  <w:comment w:id="301" w:author="Em Lim" w:date="2025-07-31T14:04:00Z" w:initials="EL">
    <w:p w14:paraId="547BDD39" w14:textId="51C13108" w:rsidR="00211133" w:rsidRDefault="00211133" w:rsidP="00211133">
      <w:r>
        <w:rPr>
          <w:rStyle w:val="CommentReference"/>
        </w:rPr>
        <w:annotationRef/>
      </w:r>
      <w:r>
        <w:rPr>
          <w:color w:val="242424"/>
          <w:sz w:val="20"/>
          <w:szCs w:val="20"/>
          <w:highlight w:val="white"/>
        </w:rPr>
        <w:t>L444 - I suggest 'enhances, rather than masks, HN4+ variability'</w:t>
      </w:r>
    </w:p>
  </w:comment>
  <w:comment w:id="302" w:author="Em Lim" w:date="2025-07-31T16:29:00Z" w:initials="EL">
    <w:p w14:paraId="3EE16A9B" w14:textId="77777777" w:rsidR="00280C8C" w:rsidRDefault="00280C8C" w:rsidP="00280C8C">
      <w:r>
        <w:rPr>
          <w:rStyle w:val="CommentReference"/>
        </w:rPr>
        <w:annotationRef/>
      </w:r>
      <w:r>
        <w:rPr>
          <w:color w:val="000000"/>
          <w:sz w:val="20"/>
          <w:szCs w:val="20"/>
        </w:rPr>
        <w:t>done</w:t>
      </w:r>
    </w:p>
  </w:comment>
  <w:comment w:id="313" w:author="Em Lim" w:date="2025-07-31T14:11:00Z" w:initials="EL">
    <w:p w14:paraId="2BBA223A" w14:textId="5E403957" w:rsidR="002475B6" w:rsidRDefault="002475B6" w:rsidP="002475B6">
      <w:r>
        <w:rPr>
          <w:rStyle w:val="CommentReference"/>
        </w:rPr>
        <w:annotationRef/>
      </w:r>
      <w:r>
        <w:rPr>
          <w:color w:val="242424"/>
          <w:sz w:val="20"/>
          <w:szCs w:val="20"/>
          <w:highlight w:val="white"/>
        </w:rPr>
        <w:t>Lines 447-451 - Its also likely that they have differential uptake rates of ammonium. I would guess that Macrocystis has higher uptake rates than Nereocystis so the uptake dynamics between the two species likely contributes in that the giant kelp is simply using the nutrients faster not necessarily retaining fewer nutrients in the water column.</w:t>
      </w:r>
    </w:p>
  </w:comment>
  <w:comment w:id="314" w:author="Em Lim" w:date="2025-07-31T17:46:00Z" w:initials="EL">
    <w:p w14:paraId="5CB486C5" w14:textId="77777777" w:rsidR="000A1486" w:rsidRDefault="000A1486" w:rsidP="000A1486">
      <w:r>
        <w:rPr>
          <w:rStyle w:val="CommentReference"/>
        </w:rPr>
        <w:annotationRef/>
      </w:r>
      <w:r>
        <w:rPr>
          <w:color w:val="000000"/>
          <w:sz w:val="20"/>
          <w:szCs w:val="20"/>
        </w:rPr>
        <w:t>done</w:t>
      </w:r>
    </w:p>
  </w:comment>
  <w:comment w:id="330" w:author="Em Lim" w:date="2025-07-31T14:12:00Z" w:initials="EL">
    <w:p w14:paraId="28679328" w14:textId="09989239" w:rsidR="002475B6" w:rsidRDefault="002475B6" w:rsidP="002475B6">
      <w:r>
        <w:rPr>
          <w:rStyle w:val="CommentReference"/>
        </w:rPr>
        <w:annotationRef/>
      </w:r>
      <w:r>
        <w:rPr>
          <w:color w:val="242424"/>
          <w:sz w:val="20"/>
          <w:szCs w:val="20"/>
          <w:highlight w:val="white"/>
        </w:rPr>
        <w:t>Lines 452-455 - This pattern is just simply confusing honestly.</w:t>
      </w:r>
    </w:p>
  </w:comment>
  <w:comment w:id="331" w:author="Em Lim" w:date="2025-07-31T17:47:00Z" w:initials="EL">
    <w:p w14:paraId="6740F8A2" w14:textId="77777777" w:rsidR="000A1486" w:rsidRDefault="000A1486" w:rsidP="000A1486">
      <w:r>
        <w:rPr>
          <w:rStyle w:val="CommentReference"/>
        </w:rPr>
        <w:annotationRef/>
      </w:r>
      <w:r>
        <w:rPr>
          <w:color w:val="000000"/>
          <w:sz w:val="20"/>
          <w:szCs w:val="20"/>
        </w:rPr>
        <w:t>Not sure what to do here</w:t>
      </w:r>
    </w:p>
  </w:comment>
  <w:comment w:id="365" w:author="Em Lim" w:date="2025-07-31T14:04:00Z" w:initials="EL">
    <w:p w14:paraId="176BC9E9" w14:textId="2D0E4EE4" w:rsidR="00211133" w:rsidRDefault="00211133" w:rsidP="00211133">
      <w:r>
        <w:rPr>
          <w:rStyle w:val="CommentReference"/>
        </w:rPr>
        <w:annotationRef/>
      </w:r>
      <w:r>
        <w:rPr>
          <w:color w:val="242424"/>
          <w:sz w:val="20"/>
          <w:szCs w:val="20"/>
          <w:highlight w:val="white"/>
        </w:rPr>
        <w:t>L511 - I suggest ' is advected' rather than 'flows'</w:t>
      </w:r>
    </w:p>
  </w:comment>
  <w:comment w:id="366" w:author="Em Lim" w:date="2025-07-31T16:30:00Z" w:initials="EL">
    <w:p w14:paraId="235D4A1C" w14:textId="77777777" w:rsidR="00280C8C" w:rsidRDefault="00280C8C" w:rsidP="00280C8C">
      <w:r>
        <w:rPr>
          <w:rStyle w:val="CommentReference"/>
        </w:rPr>
        <w:annotationRef/>
      </w:r>
      <w:r>
        <w:rPr>
          <w:color w:val="000000"/>
          <w:sz w:val="20"/>
          <w:szCs w:val="20"/>
        </w:rPr>
        <w:t>Suggestion rejected.</w:t>
      </w:r>
    </w:p>
  </w:comment>
  <w:comment w:id="367" w:author="Em Lim" w:date="2025-07-31T14:04:00Z" w:initials="EL">
    <w:p w14:paraId="0B355DBD" w14:textId="612C7557" w:rsidR="00211133" w:rsidRDefault="00211133" w:rsidP="00211133">
      <w:r>
        <w:rPr>
          <w:rStyle w:val="CommentReference"/>
        </w:rPr>
        <w:annotationRef/>
      </w:r>
      <w:r>
        <w:rPr>
          <w:color w:val="242424"/>
          <w:sz w:val="20"/>
          <w:szCs w:val="20"/>
          <w:highlight w:val="white"/>
        </w:rPr>
        <w:t>L514 - clarify - this process?</w:t>
      </w:r>
    </w:p>
  </w:comment>
  <w:comment w:id="368" w:author="Em Lim" w:date="2025-07-31T16:30:00Z" w:initials="EL">
    <w:p w14:paraId="3B5F302B" w14:textId="77777777" w:rsidR="00280C8C" w:rsidRDefault="00280C8C" w:rsidP="00280C8C">
      <w:r>
        <w:rPr>
          <w:rStyle w:val="CommentReference"/>
        </w:rPr>
        <w:annotationRef/>
      </w:r>
      <w:r>
        <w:rPr>
          <w:color w:val="000000"/>
          <w:sz w:val="20"/>
          <w:szCs w:val="2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EFEEDEA" w15:done="0"/>
  <w15:commentEx w15:paraId="66217830" w15:paraIdParent="3EFEEDEA" w15:done="0"/>
  <w15:commentEx w15:paraId="765D963B" w15:done="0"/>
  <w15:commentEx w15:paraId="6B172E03" w15:paraIdParent="765D963B" w15:done="0"/>
  <w15:commentEx w15:paraId="2CEACFC5" w15:done="0"/>
  <w15:commentEx w15:paraId="74DA4AAB" w15:paraIdParent="2CEACFC5" w15:done="0"/>
  <w15:commentEx w15:paraId="37705793" w15:done="0"/>
  <w15:commentEx w15:paraId="6894E0ED" w15:paraIdParent="37705793" w15:done="0"/>
  <w15:commentEx w15:paraId="50756859" w15:done="0"/>
  <w15:commentEx w15:paraId="10DC01CC" w15:paraIdParent="50756859" w15:done="0"/>
  <w15:commentEx w15:paraId="3742682F" w15:done="0"/>
  <w15:commentEx w15:paraId="3BD2C4ED" w15:paraIdParent="3742682F" w15:done="0"/>
  <w15:commentEx w15:paraId="04F9C194" w15:done="0"/>
  <w15:commentEx w15:paraId="7CD03B1C" w15:paraIdParent="04F9C194" w15:done="0"/>
  <w15:commentEx w15:paraId="255B168C" w15:done="0"/>
  <w15:commentEx w15:paraId="5D93FA33" w15:paraIdParent="255B168C" w15:done="0"/>
  <w15:commentEx w15:paraId="77581ADA" w15:done="0"/>
  <w15:commentEx w15:paraId="415349C6" w15:paraIdParent="77581ADA" w15:done="0"/>
  <w15:commentEx w15:paraId="681C930B" w15:done="0"/>
  <w15:commentEx w15:paraId="721FFED8" w15:paraIdParent="681C930B" w15:done="0"/>
  <w15:commentEx w15:paraId="5AB1B307" w15:done="0"/>
  <w15:commentEx w15:paraId="67C5ED24" w15:paraIdParent="5AB1B307" w15:done="0"/>
  <w15:commentEx w15:paraId="6607586E" w15:done="0"/>
  <w15:commentEx w15:paraId="317E176C" w15:paraIdParent="6607586E" w15:done="0"/>
  <w15:commentEx w15:paraId="3CA9825D" w15:done="0"/>
  <w15:commentEx w15:paraId="65230D58" w15:paraIdParent="3CA9825D" w15:done="0"/>
  <w15:commentEx w15:paraId="564E1A15" w15:done="0"/>
  <w15:commentEx w15:paraId="37A0B857" w15:done="0"/>
  <w15:commentEx w15:paraId="3AB94E20" w15:paraIdParent="37A0B857" w15:done="0"/>
  <w15:commentEx w15:paraId="0910BFA8" w15:done="0"/>
  <w15:commentEx w15:paraId="52570D96" w15:paraIdParent="0910BFA8" w15:done="0"/>
  <w15:commentEx w15:paraId="5A95B447" w15:done="0"/>
  <w15:commentEx w15:paraId="39A203ED" w15:paraIdParent="5A95B447" w15:done="0"/>
  <w15:commentEx w15:paraId="67DCD684" w15:done="0"/>
  <w15:commentEx w15:paraId="2349E97E" w15:paraIdParent="67DCD684" w15:done="0"/>
  <w15:commentEx w15:paraId="3871F576" w15:done="0"/>
  <w15:commentEx w15:paraId="6C3F3E00" w15:paraIdParent="3871F576" w15:done="0"/>
  <w15:commentEx w15:paraId="5F6D7280" w15:done="0"/>
  <w15:commentEx w15:paraId="6A0B3640" w15:done="0"/>
  <w15:commentEx w15:paraId="1958A36B" w15:paraIdParent="6A0B3640" w15:done="0"/>
  <w15:commentEx w15:paraId="600E996F" w15:done="0"/>
  <w15:commentEx w15:paraId="4E0B4AF3" w15:paraIdParent="600E996F" w15:done="0"/>
  <w15:commentEx w15:paraId="641668AB" w15:done="0"/>
  <w15:commentEx w15:paraId="0E2B3AA3" w15:paraIdParent="641668AB" w15:done="0"/>
  <w15:commentEx w15:paraId="1D9FC88B" w15:done="0"/>
  <w15:commentEx w15:paraId="32FC605D" w15:paraIdParent="1D9FC88B" w15:done="0"/>
  <w15:commentEx w15:paraId="547BDD39" w15:done="0"/>
  <w15:commentEx w15:paraId="3EE16A9B" w15:paraIdParent="547BDD39" w15:done="0"/>
  <w15:commentEx w15:paraId="2BBA223A" w15:done="0"/>
  <w15:commentEx w15:paraId="5CB486C5" w15:paraIdParent="2BBA223A" w15:done="0"/>
  <w15:commentEx w15:paraId="28679328" w15:done="0"/>
  <w15:commentEx w15:paraId="6740F8A2" w15:paraIdParent="28679328" w15:done="0"/>
  <w15:commentEx w15:paraId="176BC9E9" w15:done="0"/>
  <w15:commentEx w15:paraId="235D4A1C" w15:paraIdParent="176BC9E9" w15:done="0"/>
  <w15:commentEx w15:paraId="0B355DBD" w15:done="0"/>
  <w15:commentEx w15:paraId="3B5F302B" w15:paraIdParent="0B355D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6E36CAD" w16cex:dateUtc="2025-07-31T20:56:00Z"/>
  <w16cex:commentExtensible w16cex:durableId="349E17C1" w16cex:dateUtc="2025-07-31T21:12:00Z"/>
  <w16cex:commentExtensible w16cex:durableId="4D975366" w16cex:dateUtc="2025-07-31T21:01:00Z"/>
  <w16cex:commentExtensible w16cex:durableId="2E142FB6" w16cex:dateUtc="2025-07-31T21:29:00Z"/>
  <w16cex:commentExtensible w16cex:durableId="2CD068FD" w16cex:dateUtc="2025-07-31T21:01:00Z"/>
  <w16cex:commentExtensible w16cex:durableId="6BADB3CB" w16cex:dateUtc="2025-07-31T21:29:00Z"/>
  <w16cex:commentExtensible w16cex:durableId="6DAEE241" w16cex:dateUtc="2025-07-31T21:02:00Z"/>
  <w16cex:commentExtensible w16cex:durableId="19C005C1" w16cex:dateUtc="2025-07-31T21:29:00Z"/>
  <w16cex:commentExtensible w16cex:durableId="7566CC23" w16cex:dateUtc="2025-07-31T21:03:00Z"/>
  <w16cex:commentExtensible w16cex:durableId="7A5BCD5C" w16cex:dateUtc="2025-07-31T21:29:00Z"/>
  <w16cex:commentExtensible w16cex:durableId="58F582FB" w16cex:dateUtc="2025-07-31T21:05:00Z"/>
  <w16cex:commentExtensible w16cex:durableId="77CF2D92" w16cex:dateUtc="2025-07-31T23:38:00Z"/>
  <w16cex:commentExtensible w16cex:durableId="6E2FDD28" w16cex:dateUtc="2025-07-31T21:05:00Z"/>
  <w16cex:commentExtensible w16cex:durableId="0644ED6C" w16cex:dateUtc="2025-07-31T23:39:00Z"/>
  <w16cex:commentExtensible w16cex:durableId="5E9309F3" w16cex:dateUtc="2025-07-31T21:06:00Z"/>
  <w16cex:commentExtensible w16cex:durableId="52B5E81C" w16cex:dateUtc="2025-07-31T23:48:00Z"/>
  <w16cex:commentExtensible w16cex:durableId="2A58FD08" w16cex:dateUtc="2025-07-31T21:03:00Z"/>
  <w16cex:commentExtensible w16cex:durableId="3F2D8BDB" w16cex:dateUtc="2025-07-31T21:30:00Z"/>
  <w16cex:commentExtensible w16cex:durableId="7FFFAF70" w16cex:dateUtc="2025-07-31T21:06:00Z"/>
  <w16cex:commentExtensible w16cex:durableId="63D093AD" w16cex:dateUtc="2025-07-31T23:49:00Z"/>
  <w16cex:commentExtensible w16cex:durableId="53A7F124" w16cex:dateUtc="2025-07-31T21:06:00Z"/>
  <w16cex:commentExtensible w16cex:durableId="4731C229" w16cex:dateUtc="2025-07-31T23:58:00Z"/>
  <w16cex:commentExtensible w16cex:durableId="17A98734" w16cex:dateUtc="2025-07-31T21:06:00Z"/>
  <w16cex:commentExtensible w16cex:durableId="1596607F" w16cex:dateUtc="2025-08-01T00:07:00Z"/>
  <w16cex:commentExtensible w16cex:durableId="5C84183D" w16cex:dateUtc="2025-07-31T21:07:00Z"/>
  <w16cex:commentExtensible w16cex:durableId="49D03592" w16cex:dateUtc="2025-08-01T00:11:00Z"/>
  <w16cex:commentExtensible w16cex:durableId="7944023B" w16cex:dateUtc="2025-07-31T21:08:00Z"/>
  <w16cex:commentExtensible w16cex:durableId="66CD31D8" w16cex:dateUtc="2025-07-31T21:08:00Z"/>
  <w16cex:commentExtensible w16cex:durableId="13DD2B2A" w16cex:dateUtc="2025-08-01T00:18:00Z"/>
  <w16cex:commentExtensible w16cex:durableId="1ACE38C7" w16cex:dateUtc="2025-07-31T21:08:00Z"/>
  <w16cex:commentExtensible w16cex:durableId="466ECF59" w16cex:dateUtc="2025-08-01T00:18:00Z"/>
  <w16cex:commentExtensible w16cex:durableId="62E779C6" w16cex:dateUtc="2025-07-31T21:08:00Z"/>
  <w16cex:commentExtensible w16cex:durableId="7422BFD0" w16cex:dateUtc="2025-08-01T00:19:00Z"/>
  <w16cex:commentExtensible w16cex:durableId="29A4432D" w16cex:dateUtc="2025-07-31T21:09:00Z"/>
  <w16cex:commentExtensible w16cex:durableId="431EACB7" w16cex:dateUtc="2025-08-01T00:19:00Z"/>
  <w16cex:commentExtensible w16cex:durableId="64EF3AA1" w16cex:dateUtc="2025-07-31T21:09:00Z"/>
  <w16cex:commentExtensible w16cex:durableId="31CB9D58" w16cex:dateUtc="2025-08-01T00:28:00Z"/>
  <w16cex:commentExtensible w16cex:durableId="34E9674E" w16cex:dateUtc="2025-07-31T21:09:00Z"/>
  <w16cex:commentExtensible w16cex:durableId="096EDC1F" w16cex:dateUtc="2025-07-31T21:09:00Z"/>
  <w16cex:commentExtensible w16cex:durableId="55310929" w16cex:dateUtc="2025-08-01T00:27:00Z"/>
  <w16cex:commentExtensible w16cex:durableId="063D99EB" w16cex:dateUtc="2025-07-31T21:10:00Z"/>
  <w16cex:commentExtensible w16cex:durableId="59730079" w16cex:dateUtc="2025-08-01T00:27:00Z"/>
  <w16cex:commentExtensible w16cex:durableId="605144F4" w16cex:dateUtc="2025-07-31T21:03:00Z"/>
  <w16cex:commentExtensible w16cex:durableId="55B8BA42" w16cex:dateUtc="2025-07-31T23:29:00Z"/>
  <w16cex:commentExtensible w16cex:durableId="59C85F7C" w16cex:dateUtc="2025-07-31T21:11:00Z"/>
  <w16cex:commentExtensible w16cex:durableId="1D9BEB6A" w16cex:dateUtc="2025-08-01T00:36:00Z"/>
  <w16cex:commentExtensible w16cex:durableId="2D63378C" w16cex:dateUtc="2025-07-31T21:04:00Z"/>
  <w16cex:commentExtensible w16cex:durableId="0D1FC543" w16cex:dateUtc="2025-07-31T23:29:00Z"/>
  <w16cex:commentExtensible w16cex:durableId="6C6C635D" w16cex:dateUtc="2025-07-31T21:11:00Z"/>
  <w16cex:commentExtensible w16cex:durableId="52429AAE" w16cex:dateUtc="2025-08-01T00:46:00Z"/>
  <w16cex:commentExtensible w16cex:durableId="2199092F" w16cex:dateUtc="2025-07-31T21:12:00Z"/>
  <w16cex:commentExtensible w16cex:durableId="5AEA3120" w16cex:dateUtc="2025-08-01T00:47:00Z"/>
  <w16cex:commentExtensible w16cex:durableId="2E167739" w16cex:dateUtc="2025-07-31T21:04:00Z"/>
  <w16cex:commentExtensible w16cex:durableId="371046CE" w16cex:dateUtc="2025-07-31T23:30:00Z"/>
  <w16cex:commentExtensible w16cex:durableId="439D5DAE" w16cex:dateUtc="2025-07-31T21:04:00Z"/>
  <w16cex:commentExtensible w16cex:durableId="35C6C19C" w16cex:dateUtc="2025-07-31T2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EFEEDEA" w16cid:durableId="06E36CAD"/>
  <w16cid:commentId w16cid:paraId="66217830" w16cid:durableId="349E17C1"/>
  <w16cid:commentId w16cid:paraId="765D963B" w16cid:durableId="4D975366"/>
  <w16cid:commentId w16cid:paraId="6B172E03" w16cid:durableId="2E142FB6"/>
  <w16cid:commentId w16cid:paraId="2CEACFC5" w16cid:durableId="2CD068FD"/>
  <w16cid:commentId w16cid:paraId="74DA4AAB" w16cid:durableId="6BADB3CB"/>
  <w16cid:commentId w16cid:paraId="37705793" w16cid:durableId="6DAEE241"/>
  <w16cid:commentId w16cid:paraId="6894E0ED" w16cid:durableId="19C005C1"/>
  <w16cid:commentId w16cid:paraId="50756859" w16cid:durableId="7566CC23"/>
  <w16cid:commentId w16cid:paraId="10DC01CC" w16cid:durableId="7A5BCD5C"/>
  <w16cid:commentId w16cid:paraId="3742682F" w16cid:durableId="58F582FB"/>
  <w16cid:commentId w16cid:paraId="3BD2C4ED" w16cid:durableId="77CF2D92"/>
  <w16cid:commentId w16cid:paraId="04F9C194" w16cid:durableId="6E2FDD28"/>
  <w16cid:commentId w16cid:paraId="7CD03B1C" w16cid:durableId="0644ED6C"/>
  <w16cid:commentId w16cid:paraId="255B168C" w16cid:durableId="5E9309F3"/>
  <w16cid:commentId w16cid:paraId="5D93FA33" w16cid:durableId="52B5E81C"/>
  <w16cid:commentId w16cid:paraId="77581ADA" w16cid:durableId="2A58FD08"/>
  <w16cid:commentId w16cid:paraId="415349C6" w16cid:durableId="3F2D8BDB"/>
  <w16cid:commentId w16cid:paraId="681C930B" w16cid:durableId="7FFFAF70"/>
  <w16cid:commentId w16cid:paraId="721FFED8" w16cid:durableId="63D093AD"/>
  <w16cid:commentId w16cid:paraId="5AB1B307" w16cid:durableId="53A7F124"/>
  <w16cid:commentId w16cid:paraId="67C5ED24" w16cid:durableId="4731C229"/>
  <w16cid:commentId w16cid:paraId="6607586E" w16cid:durableId="17A98734"/>
  <w16cid:commentId w16cid:paraId="317E176C" w16cid:durableId="1596607F"/>
  <w16cid:commentId w16cid:paraId="3CA9825D" w16cid:durableId="5C84183D"/>
  <w16cid:commentId w16cid:paraId="65230D58" w16cid:durableId="49D03592"/>
  <w16cid:commentId w16cid:paraId="564E1A15" w16cid:durableId="7944023B"/>
  <w16cid:commentId w16cid:paraId="37A0B857" w16cid:durableId="66CD31D8"/>
  <w16cid:commentId w16cid:paraId="3AB94E20" w16cid:durableId="13DD2B2A"/>
  <w16cid:commentId w16cid:paraId="0910BFA8" w16cid:durableId="1ACE38C7"/>
  <w16cid:commentId w16cid:paraId="52570D96" w16cid:durableId="466ECF59"/>
  <w16cid:commentId w16cid:paraId="5A95B447" w16cid:durableId="62E779C6"/>
  <w16cid:commentId w16cid:paraId="39A203ED" w16cid:durableId="7422BFD0"/>
  <w16cid:commentId w16cid:paraId="67DCD684" w16cid:durableId="29A4432D"/>
  <w16cid:commentId w16cid:paraId="2349E97E" w16cid:durableId="431EACB7"/>
  <w16cid:commentId w16cid:paraId="3871F576" w16cid:durableId="64EF3AA1"/>
  <w16cid:commentId w16cid:paraId="6C3F3E00" w16cid:durableId="31CB9D58"/>
  <w16cid:commentId w16cid:paraId="5F6D7280" w16cid:durableId="34E9674E"/>
  <w16cid:commentId w16cid:paraId="6A0B3640" w16cid:durableId="096EDC1F"/>
  <w16cid:commentId w16cid:paraId="1958A36B" w16cid:durableId="55310929"/>
  <w16cid:commentId w16cid:paraId="600E996F" w16cid:durableId="063D99EB"/>
  <w16cid:commentId w16cid:paraId="4E0B4AF3" w16cid:durableId="59730079"/>
  <w16cid:commentId w16cid:paraId="641668AB" w16cid:durableId="605144F4"/>
  <w16cid:commentId w16cid:paraId="0E2B3AA3" w16cid:durableId="55B8BA42"/>
  <w16cid:commentId w16cid:paraId="1D9FC88B" w16cid:durableId="59C85F7C"/>
  <w16cid:commentId w16cid:paraId="32FC605D" w16cid:durableId="1D9BEB6A"/>
  <w16cid:commentId w16cid:paraId="547BDD39" w16cid:durableId="2D63378C"/>
  <w16cid:commentId w16cid:paraId="3EE16A9B" w16cid:durableId="0D1FC543"/>
  <w16cid:commentId w16cid:paraId="2BBA223A" w16cid:durableId="6C6C635D"/>
  <w16cid:commentId w16cid:paraId="5CB486C5" w16cid:durableId="52429AAE"/>
  <w16cid:commentId w16cid:paraId="28679328" w16cid:durableId="2199092F"/>
  <w16cid:commentId w16cid:paraId="6740F8A2" w16cid:durableId="5AEA3120"/>
  <w16cid:commentId w16cid:paraId="176BC9E9" w16cid:durableId="2E167739"/>
  <w16cid:commentId w16cid:paraId="235D4A1C" w16cid:durableId="371046CE"/>
  <w16cid:commentId w16cid:paraId="0B355DBD" w16cid:durableId="439D5DAE"/>
  <w16cid:commentId w16cid:paraId="3B5F302B" w16cid:durableId="35C6C1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C8FB6" w14:textId="77777777" w:rsidR="009D48CE" w:rsidRDefault="009D48CE" w:rsidP="009B4C2B">
      <w:r>
        <w:separator/>
      </w:r>
    </w:p>
  </w:endnote>
  <w:endnote w:type="continuationSeparator" w:id="0">
    <w:p w14:paraId="60189018" w14:textId="77777777" w:rsidR="009D48CE" w:rsidRDefault="009D48CE" w:rsidP="009B4C2B">
      <w:r>
        <w:continuationSeparator/>
      </w:r>
    </w:p>
  </w:endnote>
  <w:endnote w:type="continuationNotice" w:id="1">
    <w:p w14:paraId="6B6D925F" w14:textId="77777777" w:rsidR="009D48CE" w:rsidRDefault="009D48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769D4" w14:textId="77777777" w:rsidR="009D48CE" w:rsidRDefault="009D48CE" w:rsidP="009B4C2B">
      <w:r>
        <w:separator/>
      </w:r>
    </w:p>
  </w:footnote>
  <w:footnote w:type="continuationSeparator" w:id="0">
    <w:p w14:paraId="33999733" w14:textId="77777777" w:rsidR="009D48CE" w:rsidRDefault="009D48CE" w:rsidP="009B4C2B">
      <w:r>
        <w:continuationSeparator/>
      </w:r>
    </w:p>
  </w:footnote>
  <w:footnote w:type="continuationNotice" w:id="1">
    <w:p w14:paraId="0D9DF976" w14:textId="77777777" w:rsidR="009D48CE" w:rsidRDefault="009D48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le Cote">
    <w15:presenceInfo w15:providerId="AD" w15:userId="S::imcote@sfu.ca::7fb6c07b-6221-489b-ad40-2a6d8aa9915e"/>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67EE2"/>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48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2418"/>
    <w:rsid w:val="000F32ED"/>
    <w:rsid w:val="000F50D8"/>
    <w:rsid w:val="000F66F1"/>
    <w:rsid w:val="000F79B3"/>
    <w:rsid w:val="00100F28"/>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A7F0B"/>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1133"/>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126D"/>
    <w:rsid w:val="00242A3A"/>
    <w:rsid w:val="00242B07"/>
    <w:rsid w:val="00245C88"/>
    <w:rsid w:val="00245F48"/>
    <w:rsid w:val="00246B2A"/>
    <w:rsid w:val="002475B6"/>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0C8C"/>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08C1"/>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2580"/>
    <w:rsid w:val="00322F15"/>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315"/>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6167"/>
    <w:rsid w:val="00387A6E"/>
    <w:rsid w:val="0039011B"/>
    <w:rsid w:val="0039086A"/>
    <w:rsid w:val="00390AE6"/>
    <w:rsid w:val="003922EB"/>
    <w:rsid w:val="00392DBC"/>
    <w:rsid w:val="003933B7"/>
    <w:rsid w:val="00396449"/>
    <w:rsid w:val="00396EC9"/>
    <w:rsid w:val="00397ACC"/>
    <w:rsid w:val="00397B9C"/>
    <w:rsid w:val="003A0091"/>
    <w:rsid w:val="003A204B"/>
    <w:rsid w:val="003A25E8"/>
    <w:rsid w:val="003A5414"/>
    <w:rsid w:val="003A7090"/>
    <w:rsid w:val="003B1D0A"/>
    <w:rsid w:val="003B3EB5"/>
    <w:rsid w:val="003B402E"/>
    <w:rsid w:val="003B44B3"/>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722"/>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23F"/>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2DF0"/>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275"/>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06FA"/>
    <w:rsid w:val="00650CE7"/>
    <w:rsid w:val="006528A1"/>
    <w:rsid w:val="00652D23"/>
    <w:rsid w:val="00655502"/>
    <w:rsid w:val="006610AC"/>
    <w:rsid w:val="006611F9"/>
    <w:rsid w:val="006618A5"/>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96760"/>
    <w:rsid w:val="006A1019"/>
    <w:rsid w:val="006A462A"/>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293E"/>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362"/>
    <w:rsid w:val="00727E31"/>
    <w:rsid w:val="00731BE6"/>
    <w:rsid w:val="00731EA5"/>
    <w:rsid w:val="00736CF0"/>
    <w:rsid w:val="00737B8A"/>
    <w:rsid w:val="00741F8A"/>
    <w:rsid w:val="00742266"/>
    <w:rsid w:val="00745A78"/>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EF"/>
    <w:rsid w:val="007800FE"/>
    <w:rsid w:val="00782EA1"/>
    <w:rsid w:val="007831DE"/>
    <w:rsid w:val="0078518E"/>
    <w:rsid w:val="0078662B"/>
    <w:rsid w:val="007872E9"/>
    <w:rsid w:val="00791FF5"/>
    <w:rsid w:val="00792779"/>
    <w:rsid w:val="00796F8D"/>
    <w:rsid w:val="007A0BAF"/>
    <w:rsid w:val="007A1A08"/>
    <w:rsid w:val="007A1A41"/>
    <w:rsid w:val="007A27D0"/>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51D"/>
    <w:rsid w:val="0080060C"/>
    <w:rsid w:val="008012CE"/>
    <w:rsid w:val="00801C1E"/>
    <w:rsid w:val="00801C62"/>
    <w:rsid w:val="00803CBA"/>
    <w:rsid w:val="00805689"/>
    <w:rsid w:val="00805704"/>
    <w:rsid w:val="00805988"/>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54897"/>
    <w:rsid w:val="008600C1"/>
    <w:rsid w:val="00860F6C"/>
    <w:rsid w:val="008613D1"/>
    <w:rsid w:val="00864DC0"/>
    <w:rsid w:val="008651BB"/>
    <w:rsid w:val="0087122E"/>
    <w:rsid w:val="0087419B"/>
    <w:rsid w:val="00880269"/>
    <w:rsid w:val="0088122D"/>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5C9A"/>
    <w:rsid w:val="008A654A"/>
    <w:rsid w:val="008A67F3"/>
    <w:rsid w:val="008A6B1B"/>
    <w:rsid w:val="008B05F8"/>
    <w:rsid w:val="008B0C32"/>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0D0"/>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0DD"/>
    <w:rsid w:val="00963154"/>
    <w:rsid w:val="00964D0B"/>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233B"/>
    <w:rsid w:val="009A305F"/>
    <w:rsid w:val="009A3EDF"/>
    <w:rsid w:val="009A6F4E"/>
    <w:rsid w:val="009B18A4"/>
    <w:rsid w:val="009B2182"/>
    <w:rsid w:val="009B2BF8"/>
    <w:rsid w:val="009B31A7"/>
    <w:rsid w:val="009B4C2B"/>
    <w:rsid w:val="009C0B1E"/>
    <w:rsid w:val="009C1C19"/>
    <w:rsid w:val="009C2153"/>
    <w:rsid w:val="009C277C"/>
    <w:rsid w:val="009C2AEF"/>
    <w:rsid w:val="009C308B"/>
    <w:rsid w:val="009C41B4"/>
    <w:rsid w:val="009C4864"/>
    <w:rsid w:val="009C4EA4"/>
    <w:rsid w:val="009C58E1"/>
    <w:rsid w:val="009C6A75"/>
    <w:rsid w:val="009C7DB9"/>
    <w:rsid w:val="009D0A6F"/>
    <w:rsid w:val="009D2E19"/>
    <w:rsid w:val="009D48CE"/>
    <w:rsid w:val="009D637D"/>
    <w:rsid w:val="009D6967"/>
    <w:rsid w:val="009D6A5A"/>
    <w:rsid w:val="009D7D6D"/>
    <w:rsid w:val="009E2DF2"/>
    <w:rsid w:val="009E34A5"/>
    <w:rsid w:val="009E35D0"/>
    <w:rsid w:val="009E3CC4"/>
    <w:rsid w:val="009E4099"/>
    <w:rsid w:val="009E47B9"/>
    <w:rsid w:val="009E5038"/>
    <w:rsid w:val="009E5BC2"/>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3ED"/>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4362"/>
    <w:rsid w:val="00A66B46"/>
    <w:rsid w:val="00A7066E"/>
    <w:rsid w:val="00A71A32"/>
    <w:rsid w:val="00A72C49"/>
    <w:rsid w:val="00A74717"/>
    <w:rsid w:val="00A75D59"/>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B6449"/>
    <w:rsid w:val="00AC05CD"/>
    <w:rsid w:val="00AC065D"/>
    <w:rsid w:val="00AC09CD"/>
    <w:rsid w:val="00AC12DC"/>
    <w:rsid w:val="00AC1B8C"/>
    <w:rsid w:val="00AC1C49"/>
    <w:rsid w:val="00AC453C"/>
    <w:rsid w:val="00AC4D54"/>
    <w:rsid w:val="00AC6441"/>
    <w:rsid w:val="00AD03E0"/>
    <w:rsid w:val="00AD59FE"/>
    <w:rsid w:val="00AD62DF"/>
    <w:rsid w:val="00AD64D7"/>
    <w:rsid w:val="00AE19DC"/>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38EC"/>
    <w:rsid w:val="00B861DC"/>
    <w:rsid w:val="00B866D6"/>
    <w:rsid w:val="00B874D2"/>
    <w:rsid w:val="00B8757C"/>
    <w:rsid w:val="00B87C81"/>
    <w:rsid w:val="00B9075D"/>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565C"/>
    <w:rsid w:val="00BF7831"/>
    <w:rsid w:val="00C0032A"/>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4F50"/>
    <w:rsid w:val="00C85DCD"/>
    <w:rsid w:val="00C8732F"/>
    <w:rsid w:val="00C875E3"/>
    <w:rsid w:val="00C923D5"/>
    <w:rsid w:val="00C93485"/>
    <w:rsid w:val="00C936FC"/>
    <w:rsid w:val="00C9608F"/>
    <w:rsid w:val="00C970A3"/>
    <w:rsid w:val="00CA2BED"/>
    <w:rsid w:val="00CA34B5"/>
    <w:rsid w:val="00CA4FE5"/>
    <w:rsid w:val="00CA5366"/>
    <w:rsid w:val="00CA5503"/>
    <w:rsid w:val="00CB3CD3"/>
    <w:rsid w:val="00CB4FFE"/>
    <w:rsid w:val="00CB6958"/>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9E0"/>
    <w:rsid w:val="00CF7FD0"/>
    <w:rsid w:val="00D00872"/>
    <w:rsid w:val="00D056C4"/>
    <w:rsid w:val="00D07BC0"/>
    <w:rsid w:val="00D10B17"/>
    <w:rsid w:val="00D12ADF"/>
    <w:rsid w:val="00D12EFA"/>
    <w:rsid w:val="00D1449D"/>
    <w:rsid w:val="00D14D33"/>
    <w:rsid w:val="00D15399"/>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09D"/>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2FB"/>
    <w:rsid w:val="00D77A63"/>
    <w:rsid w:val="00D823F4"/>
    <w:rsid w:val="00D83BB3"/>
    <w:rsid w:val="00D84AA3"/>
    <w:rsid w:val="00D85A41"/>
    <w:rsid w:val="00D87C1E"/>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4FA8"/>
    <w:rsid w:val="00E36531"/>
    <w:rsid w:val="00E3683B"/>
    <w:rsid w:val="00E36DF6"/>
    <w:rsid w:val="00E40642"/>
    <w:rsid w:val="00E41074"/>
    <w:rsid w:val="00E428BC"/>
    <w:rsid w:val="00E42DA4"/>
    <w:rsid w:val="00E4439E"/>
    <w:rsid w:val="00E4531F"/>
    <w:rsid w:val="00E51EC1"/>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386"/>
    <w:rsid w:val="00E94D69"/>
    <w:rsid w:val="00E96FFC"/>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1B2A"/>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4B73"/>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958"/>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B6958"/>
    <w:pPr>
      <w:keepNext/>
      <w:keepLines/>
      <w:spacing w:before="80" w:after="40"/>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B6958"/>
    <w:pPr>
      <w:keepNext/>
      <w:keepLines/>
      <w:spacing w:before="80" w:after="40"/>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B6958"/>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B6958"/>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B6958"/>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B6958"/>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 w:type="character" w:customStyle="1" w:styleId="Heading2Char">
    <w:name w:val="Heading 2 Char"/>
    <w:basedOn w:val="DefaultParagraphFont"/>
    <w:link w:val="Heading2"/>
    <w:uiPriority w:val="9"/>
    <w:semiHidden/>
    <w:rsid w:val="00CB6958"/>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4Char">
    <w:name w:val="Heading 4 Char"/>
    <w:basedOn w:val="DefaultParagraphFont"/>
    <w:link w:val="Heading4"/>
    <w:uiPriority w:val="9"/>
    <w:semiHidden/>
    <w:rsid w:val="00CB6958"/>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CB6958"/>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CB6958"/>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CB6958"/>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CB6958"/>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CB6958"/>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CB695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B6958"/>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CB6958"/>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B6958"/>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CB6958"/>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B6958"/>
    <w:rPr>
      <w:i/>
      <w:iCs/>
      <w:color w:val="404040" w:themeColor="text1" w:themeTint="BF"/>
      <w:kern w:val="2"/>
      <w14:ligatures w14:val="standardContextual"/>
    </w:rPr>
  </w:style>
  <w:style w:type="character" w:styleId="IntenseEmphasis">
    <w:name w:val="Intense Emphasis"/>
    <w:basedOn w:val="DefaultParagraphFont"/>
    <w:uiPriority w:val="21"/>
    <w:qFormat/>
    <w:rsid w:val="00CB6958"/>
    <w:rPr>
      <w:i/>
      <w:iCs/>
      <w:color w:val="2F5496" w:themeColor="accent1" w:themeShade="BF"/>
    </w:rPr>
  </w:style>
  <w:style w:type="paragraph" w:styleId="IntenseQuote">
    <w:name w:val="Intense Quote"/>
    <w:basedOn w:val="Normal"/>
    <w:next w:val="Normal"/>
    <w:link w:val="IntenseQuoteChar"/>
    <w:uiPriority w:val="30"/>
    <w:qFormat/>
    <w:rsid w:val="00CB6958"/>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CB6958"/>
    <w:rPr>
      <w:i/>
      <w:iCs/>
      <w:color w:val="2F5496" w:themeColor="accent1" w:themeShade="BF"/>
      <w:kern w:val="2"/>
      <w14:ligatures w14:val="standardContextual"/>
    </w:rPr>
  </w:style>
  <w:style w:type="character" w:styleId="IntenseReference">
    <w:name w:val="Intense Reference"/>
    <w:basedOn w:val="DefaultParagraphFont"/>
    <w:uiPriority w:val="32"/>
    <w:qFormat/>
    <w:rsid w:val="00CB695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mailto:em_lim@sfu.c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em-lim13/Ch2_Spatial_pee"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66</Pages>
  <Words>61529</Words>
  <Characters>350101</Characters>
  <Application>Microsoft Office Word</Application>
  <DocSecurity>0</DocSecurity>
  <Lines>23340</Lines>
  <Paragraphs>17896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Isabelle Cote</cp:lastModifiedBy>
  <cp:revision>5</cp:revision>
  <cp:lastPrinted>2024-11-27T21:48:00Z</cp:lastPrinted>
  <dcterms:created xsi:type="dcterms:W3CDTF">2025-08-12T16:24:00Z</dcterms:created>
  <dcterms:modified xsi:type="dcterms:W3CDTF">2025-08-12T22:49:00Z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id="n5VrSCJ8"/&gt;&lt;style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