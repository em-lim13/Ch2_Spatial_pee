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5D2466DC" w:rsidR="00217D47" w:rsidRPr="005F1E8D" w:rsidRDefault="00217D47" w:rsidP="00217D47">
      <w:pPr>
        <w:spacing w:line="480" w:lineRule="auto"/>
        <w:jc w:val="center"/>
      </w:pPr>
      <w:r w:rsidRPr="005F1E8D">
        <w:br/>
        <w:t>Em G Lim</w:t>
      </w:r>
      <w:r w:rsidRPr="005F1E8D">
        <w:rPr>
          <w:vertAlign w:val="superscript"/>
        </w:rPr>
        <w:t>1</w:t>
      </w:r>
      <w:r w:rsidR="006214D6">
        <w:rPr>
          <w:vertAlign w:val="superscript"/>
        </w:rPr>
        <w:t>*</w:t>
      </w:r>
      <w:r w:rsidRPr="005F1E8D">
        <w:t>, Claire M Attridge</w:t>
      </w:r>
      <w:r w:rsidRPr="005F1E8D">
        <w:rPr>
          <w:vertAlign w:val="superscript"/>
        </w:rPr>
        <w:t>1</w:t>
      </w:r>
      <w:r w:rsidRPr="005F1E8D">
        <w:t>, Jasmin M Schuster</w:t>
      </w:r>
      <w:r w:rsidRPr="005F1E8D">
        <w:rPr>
          <w:vertAlign w:val="superscript"/>
        </w:rPr>
        <w:t>2,3</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Pr="005F1E8D">
        <w:rPr>
          <w:vertAlign w:val="superscript"/>
        </w:rPr>
        <w:t>2</w:t>
      </w:r>
      <w:r w:rsidRPr="005F1E8D">
        <w:t>, Andrew L Bickell</w:t>
      </w:r>
      <w:r w:rsidRPr="005F1E8D">
        <w:rPr>
          <w:vertAlign w:val="superscript"/>
        </w:rPr>
        <w:t>2</w:t>
      </w:r>
      <w:r w:rsidRPr="005F1E8D">
        <w:t>, Francis Juanes</w:t>
      </w:r>
      <w:r w:rsidRPr="005F1E8D">
        <w:rPr>
          <w:vertAlign w:val="superscript"/>
        </w:rPr>
        <w:t>2</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Pr="005F1E8D" w:rsidRDefault="008307A0" w:rsidP="00CE7337">
      <w:pPr>
        <w:spacing w:line="480" w:lineRule="auto"/>
      </w:pPr>
      <w:r w:rsidRPr="005F1E8D">
        <w:rPr>
          <w:vertAlign w:val="superscript"/>
        </w:rPr>
        <w:t>1</w:t>
      </w:r>
      <w:r w:rsidRPr="005F1E8D">
        <w:t>Department of Biological Sciences, Simon Fraser University, Burnaby, British Columbia, Canada</w:t>
      </w:r>
    </w:p>
    <w:p w14:paraId="30BEE07B" w14:textId="77777777" w:rsidR="008307A0" w:rsidRPr="005F1E8D" w:rsidRDefault="008307A0" w:rsidP="00CE7337">
      <w:pPr>
        <w:spacing w:line="480" w:lineRule="auto"/>
      </w:pPr>
      <w:r w:rsidRPr="005F1E8D">
        <w:rPr>
          <w:vertAlign w:val="superscript"/>
        </w:rPr>
        <w:t>2</w:t>
      </w:r>
      <w:r w:rsidRPr="005F1E8D">
        <w:t>Department of Biology, University of Victoria, Victoria, British Columbia, Canada</w:t>
      </w:r>
    </w:p>
    <w:p w14:paraId="25B6A48E" w14:textId="77777777" w:rsidR="008307A0" w:rsidRPr="005F1E8D" w:rsidRDefault="008307A0" w:rsidP="00CE7337">
      <w:pPr>
        <w:spacing w:line="480" w:lineRule="auto"/>
        <w:rPr>
          <w:color w:val="202124"/>
        </w:rPr>
      </w:pPr>
      <w:r w:rsidRPr="005F1E8D">
        <w:rPr>
          <w:vertAlign w:val="superscript"/>
        </w:rPr>
        <w:t>3</w:t>
      </w:r>
      <w:r w:rsidRPr="005F1E8D">
        <w:t xml:space="preserve">Hakai Institute, </w:t>
      </w:r>
      <w:r w:rsidRPr="005F1E8D">
        <w:rPr>
          <w:color w:val="202124"/>
        </w:rPr>
        <w:t>Campbell River, British Columbia, Canada</w:t>
      </w:r>
    </w:p>
    <w:p w14:paraId="6AD39534" w14:textId="266CF740" w:rsidR="008307A0" w:rsidRPr="005F1E8D" w:rsidRDefault="006214D6" w:rsidP="00CE7337">
      <w:pPr>
        <w:spacing w:line="480" w:lineRule="auto"/>
      </w:pPr>
      <w:r>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51812DCD"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and 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higher within than </w:t>
      </w:r>
      <w:r w:rsidR="003C6B73">
        <w:t>at the edge of</w:t>
      </w:r>
      <w:r w:rsidR="00B61844" w:rsidRPr="005F1E8D">
        <w:t xml:space="preserve"> </w:t>
      </w:r>
      <w:r w:rsidRPr="005F1E8D">
        <w:t>kelp forests</w:t>
      </w:r>
      <w:r w:rsidR="003C6B73">
        <w:t>, ~ 5 m away</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and</w:t>
      </w:r>
      <w:ins w:id="1" w:author="Bridget Maher" w:date="2024-10-07T13:52:00Z" w16du:dateUtc="2024-10-07T20:52:00Z">
        <w:r w:rsidR="00AF220D">
          <w:t xml:space="preserve"> to a lesser degree</w:t>
        </w:r>
      </w:ins>
      <w:ins w:id="2" w:author="Bridget Maher" w:date="2024-10-07T13:51:00Z" w16du:dateUtc="2024-10-07T20:51:00Z">
        <w:r w:rsidR="00AF220D">
          <w:t xml:space="preserve"> </w:t>
        </w:r>
      </w:ins>
      <w:del w:id="3" w:author="Bridget Maher" w:date="2024-10-07T13:51:00Z" w16du:dateUtc="2024-10-07T20:51:00Z">
        <w:r w:rsidR="00915C04" w:rsidRPr="005F1E8D" w:rsidDel="00AF220D">
          <w:delText xml:space="preserve"> </w:delText>
        </w:r>
        <w:commentRangeStart w:id="4"/>
        <w:r w:rsidR="005A0A94" w:rsidDel="00AF220D">
          <w:delText xml:space="preserve">weakly </w:delText>
        </w:r>
      </w:del>
      <w:commentRangeEnd w:id="4"/>
      <w:r w:rsidR="005E2687">
        <w:rPr>
          <w:rStyle w:val="CommentReference"/>
        </w:rPr>
        <w:commentReference w:id="4"/>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End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a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del w:id="5" w:author="Bridget Maher" w:date="2024-10-07T13:53:00Z" w16du:dateUtc="2024-10-07T20:53:00Z">
        <w:r w:rsidR="003C6B73" w:rsidRPr="003C6B73" w:rsidDel="004B5592">
          <w:delText>Consumer-mediated nutrient dynamics</w:delText>
        </w:r>
        <w:r w:rsidR="00B527B0" w:rsidDel="004B5592">
          <w:delText xml:space="preserve"> could therefore</w:delText>
        </w:r>
      </w:del>
      <w:ins w:id="6" w:author="Bridget Maher" w:date="2024-10-07T13:53:00Z" w16du:dateUtc="2024-10-07T20:53:00Z">
        <w:r w:rsidR="004B5592">
          <w:t xml:space="preserve">Therefore, </w:t>
        </w:r>
      </w:ins>
      <w:ins w:id="7" w:author="Bridget Maher" w:date="2024-10-13T11:40:00Z" w16du:dateUtc="2024-10-13T18:40:00Z">
        <w:r w:rsidR="00DD00A1">
          <w:t>c</w:t>
        </w:r>
      </w:ins>
      <w:ins w:id="8" w:author="Bridget Maher" w:date="2024-10-07T13:53:00Z" w16du:dateUtc="2024-10-07T20:53:00Z">
        <w:r w:rsidR="004B5592">
          <w:t>onsumer-mediated nutrient dynamics could</w:t>
        </w:r>
      </w:ins>
      <w:r w:rsidR="00B527B0">
        <w:t xml:space="preserve"> drive spatial variation in primary productivity at a range of scale</w:t>
      </w:r>
      <w:r w:rsidR="001E1BD6">
        <w:t>s</w:t>
      </w:r>
      <w:r w:rsidR="00B527B0">
        <w:t xml:space="preserve"> in a way </w:t>
      </w:r>
      <w:del w:id="9" w:author="Bridget Maher" w:date="2024-10-07T13:53:00Z" w16du:dateUtc="2024-10-07T20:53:00Z">
        <w:r w:rsidR="00B527B0" w:rsidDel="004B5592">
          <w:delText xml:space="preserve">that was </w:delText>
        </w:r>
      </w:del>
      <w:r w:rsidR="00B527B0">
        <w:t xml:space="preserve">previously thought possible </w:t>
      </w:r>
      <w:r w:rsidR="001E1BD6">
        <w:t xml:space="preserve">only </w:t>
      </w:r>
      <w:r w:rsidR="00B527B0">
        <w:t>in tropical marine environments.</w:t>
      </w:r>
      <w:r w:rsidR="003C6B73" w:rsidRPr="003C6B73">
        <w:t xml:space="preserve"> </w:t>
      </w:r>
      <w:r w:rsidR="005E0538" w:rsidRPr="000F66F1">
        <w:t xml:space="preserve"> </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7EDF911A"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 xml:space="preserve">is under bottom-up control, i.e.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2216A4">
        <w:rPr>
          <w:color w:val="000000"/>
        </w:rPr>
        <w:t>,</w:t>
      </w:r>
      <w:r w:rsidR="00CE5810" w:rsidRPr="005F1E8D">
        <w:rPr>
          <w:color w:val="000000"/>
        </w:rPr>
        <w:t xml:space="preserve"> such as upwelling</w:t>
      </w:r>
      <w:r w:rsidR="002216A4">
        <w:rPr>
          <w:color w:val="000000"/>
        </w:rPr>
        <w:t>,</w:t>
      </w:r>
      <w:r w:rsidR="002142F2" w:rsidRPr="005F1E8D">
        <w:rPr>
          <w:color w:val="000000"/>
        </w:rPr>
        <w:t xml:space="preserve"> as drivers of variability in nutrient availability, </w:t>
      </w:r>
      <w:r w:rsidR="00F33E40" w:rsidRPr="005F1E8D">
        <w:rPr>
          <w:color w:val="000000"/>
        </w:rPr>
        <w:t>there is now substantial evidence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commentRangeStart w:id="10"/>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commentRangeEnd w:id="10"/>
      <w:r w:rsidR="005E2687">
        <w:rPr>
          <w:rStyle w:val="CommentReference"/>
        </w:rPr>
        <w:commentReference w:id="10"/>
      </w:r>
    </w:p>
    <w:p w14:paraId="51E19BDC" w14:textId="77777777" w:rsidR="00DC6420" w:rsidRDefault="004317DC" w:rsidP="00BC463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 xml:space="preserve">. </w:t>
      </w:r>
    </w:p>
    <w:p w14:paraId="60355038" w14:textId="77777777" w:rsidR="00DC6420" w:rsidRDefault="00DC6420" w:rsidP="00BC463D">
      <w:pPr>
        <w:pBdr>
          <w:top w:val="nil"/>
          <w:left w:val="nil"/>
          <w:bottom w:val="nil"/>
          <w:right w:val="nil"/>
          <w:between w:val="nil"/>
        </w:pBdr>
        <w:spacing w:line="480" w:lineRule="auto"/>
        <w:rPr>
          <w:color w:val="000000"/>
        </w:rPr>
      </w:pPr>
    </w:p>
    <w:p w14:paraId="0023B6D6" w14:textId="03CA3AC6" w:rsidR="00676581" w:rsidRPr="005F1E8D" w:rsidRDefault="00E428BC" w:rsidP="00BC463D">
      <w:pPr>
        <w:pBdr>
          <w:top w:val="nil"/>
          <w:left w:val="nil"/>
          <w:bottom w:val="nil"/>
          <w:right w:val="nil"/>
          <w:between w:val="nil"/>
        </w:pBdr>
        <w:spacing w:line="480" w:lineRule="auto"/>
        <w:rPr>
          <w:color w:val="000000"/>
        </w:rPr>
      </w:pPr>
      <w:r w:rsidRPr="005F1E8D">
        <w:rPr>
          <w:color w:val="000000"/>
        </w:rPr>
        <w:lastRenderedPageBreak/>
        <w:t>Diurnal</w:t>
      </w:r>
      <w:r w:rsidR="00F92DAE" w:rsidRPr="005F1E8D">
        <w:rPr>
          <w:color w:val="000000"/>
        </w:rPr>
        <w:t xml:space="preserve"> </w:t>
      </w:r>
      <w:r w:rsidR="008651BB" w:rsidRPr="005F1E8D">
        <w:rPr>
          <w:color w:val="000000"/>
        </w:rPr>
        <w:t xml:space="preserve">migrations are a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Pr="005F1E8D">
        <w:rPr>
          <w:color w:val="000000"/>
        </w:rPr>
        <w:t>egafauna</w:t>
      </w:r>
      <w:r w:rsidR="004C7077" w:rsidRPr="005F1E8D">
        <w:rPr>
          <w:color w:val="000000"/>
        </w:rPr>
        <w:t>;</w:t>
      </w:r>
      <w:r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69AEBD95" w:rsidR="00237ED0" w:rsidRDefault="00237ED0" w:rsidP="00E53B33">
      <w:pPr>
        <w:pBdr>
          <w:top w:val="nil"/>
          <w:left w:val="nil"/>
          <w:bottom w:val="nil"/>
          <w:right w:val="nil"/>
          <w:between w:val="nil"/>
        </w:pBdr>
        <w:spacing w:line="480" w:lineRule="auto"/>
        <w:ind w:firstLine="720"/>
        <w:rPr>
          <w:color w:val="000000"/>
        </w:rPr>
      </w:pPr>
      <w:r w:rsidRPr="005F1E8D">
        <w:rPr>
          <w:color w:val="000000"/>
        </w:rPr>
        <w:t>In temperate waters,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del w:id="11" w:author="Bridget Maher" w:date="2024-10-07T13:58:00Z" w16du:dateUtc="2024-10-07T20:58:00Z">
        <w:r w:rsidR="00B874D2" w:rsidRPr="005F1E8D" w:rsidDel="00FE56ED">
          <w:rPr>
            <w:color w:val="000000"/>
          </w:rPr>
          <w:delText xml:space="preserve">thought to </w:delText>
        </w:r>
        <w:r w:rsidR="00E6680F" w:rsidRPr="005F1E8D" w:rsidDel="00FE56ED">
          <w:rPr>
            <w:color w:val="000000"/>
          </w:rPr>
          <w:delText>be</w:delText>
        </w:r>
      </w:del>
      <w:ins w:id="12" w:author="Bridget Maher" w:date="2024-10-07T13:58:00Z" w16du:dateUtc="2024-10-07T20:58:00Z">
        <w:r w:rsidR="00FE56ED">
          <w:rPr>
            <w:color w:val="000000"/>
          </w:rPr>
          <w:t>considered the</w:t>
        </w:r>
      </w:ins>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w:t>
      </w:r>
      <w:ins w:id="13" w:author="Bridget Maher" w:date="2024-10-07T13:58:00Z" w16du:dateUtc="2024-10-07T20:58:00Z">
        <w:r w:rsidR="00430FF1">
          <w:rPr>
            <w:color w:val="000000"/>
          </w:rPr>
          <w:t xml:space="preserve"> </w:t>
        </w:r>
      </w:ins>
      <w:ins w:id="14" w:author="Bridget Maher" w:date="2024-10-07T14:00:00Z" w16du:dateUtc="2024-10-07T21:00:00Z">
        <w:r w:rsidR="008D43DB">
          <w:rPr>
            <w:color w:val="000000"/>
          </w:rPr>
          <w:t>small-</w:t>
        </w:r>
      </w:ins>
      <w:ins w:id="15" w:author="Bridget Maher" w:date="2024-10-07T13:58:00Z" w16du:dateUtc="2024-10-07T20:58:00Z">
        <w:r w:rsidR="00430FF1">
          <w:rPr>
            <w:color w:val="000000"/>
          </w:rPr>
          <w:t>scale nutrient variation</w:t>
        </w:r>
        <w:r w:rsidR="008F43CB">
          <w:rPr>
            <w:color w:val="000000"/>
          </w:rPr>
          <w:t xml:space="preserve"> is limited by</w:t>
        </w:r>
      </w:ins>
      <w:del w:id="16" w:author="Bridget Maher" w:date="2024-10-07T14:00:00Z" w16du:dateUtc="2024-10-07T21:00:00Z">
        <w:r w:rsidR="00B8757C" w:rsidRPr="005F1E8D" w:rsidDel="008D43DB">
          <w:rPr>
            <w:color w:val="000000"/>
          </w:rPr>
          <w:delText xml:space="preserve"> </w:delText>
        </w:r>
      </w:del>
      <w:del w:id="17" w:author="Bridget Maher" w:date="2024-10-07T13:59:00Z" w16du:dateUtc="2024-10-07T20:59:00Z">
        <w:r w:rsidR="00B8757C" w:rsidRPr="005F1E8D" w:rsidDel="008F43CB">
          <w:rPr>
            <w:color w:val="000000"/>
          </w:rPr>
          <w:delText>h</w:delText>
        </w:r>
        <w:r w:rsidR="00B874D2" w:rsidRPr="005F1E8D" w:rsidDel="008F43CB">
          <w:rPr>
            <w:color w:val="000000"/>
          </w:rPr>
          <w:delText>igh water flow due to</w:delText>
        </w:r>
      </w:del>
      <w:r w:rsidR="00B874D2" w:rsidRPr="005F1E8D">
        <w:rPr>
          <w:color w:val="000000"/>
        </w:rPr>
        <w:t xml:space="preserve"> currents, tides, and wave action</w:t>
      </w:r>
      <w:ins w:id="18" w:author="Bridget Maher" w:date="2024-10-07T13:59:00Z" w16du:dateUtc="2024-10-07T20:59:00Z">
        <w:r w:rsidR="008F43CB">
          <w:rPr>
            <w:color w:val="000000"/>
          </w:rPr>
          <w:t xml:space="preserve"> </w:t>
        </w:r>
      </w:ins>
      <w:del w:id="19" w:author="Bridget Maher" w:date="2024-10-07T13:59:00Z" w16du:dateUtc="2024-10-07T20:59:00Z">
        <w:r w:rsidR="00B874D2" w:rsidRPr="005F1E8D" w:rsidDel="008F43CB">
          <w:rPr>
            <w:color w:val="000000"/>
          </w:rPr>
          <w:delText xml:space="preserve"> are </w:delText>
        </w:r>
        <w:r w:rsidR="002624C3" w:rsidDel="008F43CB">
          <w:rPr>
            <w:color w:val="000000"/>
          </w:rPr>
          <w:delText>believed</w:delText>
        </w:r>
        <w:r w:rsidR="002624C3" w:rsidRPr="005F1E8D" w:rsidDel="008F43CB">
          <w:rPr>
            <w:color w:val="000000"/>
          </w:rPr>
          <w:delText xml:space="preserve"> </w:delText>
        </w:r>
        <w:r w:rsidR="00B874D2" w:rsidRPr="005F1E8D" w:rsidDel="008F43CB">
          <w:rPr>
            <w:color w:val="000000"/>
          </w:rPr>
          <w:delText xml:space="preserve">to limit small-scale </w:delText>
        </w:r>
        <w:r w:rsidRPr="005F1E8D" w:rsidDel="008F43CB">
          <w:rPr>
            <w:color w:val="000000"/>
          </w:rPr>
          <w:delText xml:space="preserve">nutrient </w:delText>
        </w:r>
        <w:r w:rsidR="00B874D2" w:rsidRPr="005F1E8D" w:rsidDel="008F43CB">
          <w:rPr>
            <w:color w:val="000000"/>
          </w:rPr>
          <w:delText xml:space="preserve">variation </w:delText>
        </w:r>
      </w:del>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r w:rsidR="00E53B33" w:rsidRPr="00E53B33">
        <w:rPr>
          <w:color w:val="000000"/>
        </w:rPr>
        <w:t xml:space="preserve">For example, the amount of </w:t>
      </w:r>
      <w:commentRangeStart w:id="20"/>
      <w:r w:rsidR="00E53B33" w:rsidRPr="00E53B33">
        <w:rPr>
          <w:color w:val="000000"/>
        </w:rPr>
        <w:t>nitrogen</w:t>
      </w:r>
      <w:commentRangeEnd w:id="20"/>
      <w:r w:rsidR="00DD00A1">
        <w:rPr>
          <w:rStyle w:val="CommentReference"/>
        </w:rPr>
        <w:commentReference w:id="20"/>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mussel</w:t>
      </w:r>
      <w:ins w:id="21" w:author="Bridget Maher" w:date="2024-10-13T11:47:00Z" w16du:dateUtc="2024-10-13T18:47:00Z">
        <w:r w:rsidR="00DD00A1">
          <w:rPr>
            <w:color w:val="000000"/>
          </w:rPr>
          <w:t xml:space="preserve"> beds</w:t>
        </w:r>
      </w:ins>
      <w:del w:id="22" w:author="Bridget Maher" w:date="2024-10-13T11:47:00Z" w16du:dateUtc="2024-10-13T18:47:00Z">
        <w:r w:rsidR="00E53B33" w:rsidRPr="00E53B33" w:rsidDel="00DD00A1">
          <w:rPr>
            <w:color w:val="000000"/>
          </w:rPr>
          <w:delText>s</w:delText>
        </w:r>
      </w:del>
      <w:r w:rsidR="00E53B33" w:rsidRPr="00E53B33">
        <w:rPr>
          <w:color w:val="000000"/>
        </w:rPr>
        <w:t xml:space="preserve">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 xml:space="preserve">scales by increasing </w:t>
      </w:r>
      <w:del w:id="23" w:author="Bridget Maher" w:date="2024-10-13T11:47:00Z" w16du:dateUtc="2024-10-13T18:47:00Z">
        <w:r w:rsidR="00E53B33" w:rsidRPr="00E53B33" w:rsidDel="00DD00A1">
          <w:rPr>
            <w:color w:val="000000"/>
          </w:rPr>
          <w:delText>the concentration of nitroge</w:delText>
        </w:r>
      </w:del>
      <w:ins w:id="24" w:author="Bridget Maher" w:date="2024-10-13T11:47:00Z" w16du:dateUtc="2024-10-13T18:47:00Z">
        <w:r w:rsidR="00DD00A1">
          <w:rPr>
            <w:color w:val="000000"/>
          </w:rPr>
          <w:t>nitrogen concentratio</w:t>
        </w:r>
      </w:ins>
      <w:ins w:id="25" w:author="Bridget Maher" w:date="2024-10-13T11:49:00Z" w16du:dateUtc="2024-10-13T18:49:00Z">
        <w:r w:rsidR="00DD00A1">
          <w:rPr>
            <w:color w:val="000000"/>
          </w:rPr>
          <w:t>n</w:t>
        </w:r>
      </w:ins>
      <w:del w:id="26" w:author="Bridget Maher" w:date="2024-10-13T11:47:00Z" w16du:dateUtc="2024-10-13T18:47:00Z">
        <w:r w:rsidR="00E53B33" w:rsidRPr="00E53B33" w:rsidDel="00DD00A1">
          <w:rPr>
            <w:color w:val="000000"/>
          </w:rPr>
          <w:delText>n</w:delText>
        </w:r>
      </w:del>
      <w:r w:rsidR="00E53B33" w:rsidRPr="00E53B33">
        <w:rPr>
          <w:color w:val="000000"/>
        </w:rPr>
        <w:t xml:space="preserve"> in the water column directly </w:t>
      </w:r>
      <w:ins w:id="27" w:author="Bridget Maher" w:date="2024-10-13T11:47:00Z" w16du:dateUtc="2024-10-13T18:47:00Z">
        <w:r w:rsidR="00DD00A1">
          <w:rPr>
            <w:color w:val="000000"/>
          </w:rPr>
          <w:t xml:space="preserve">above </w:t>
        </w:r>
      </w:ins>
      <w:del w:id="28" w:author="Bridget Maher" w:date="2024-10-13T11:47:00Z" w16du:dateUtc="2024-10-13T18:47:00Z">
        <w:r w:rsidR="00E53B33" w:rsidRPr="00E53B33" w:rsidDel="00DD00A1">
          <w:rPr>
            <w:color w:val="000000"/>
          </w:rPr>
          <w:delText>over the beds</w:delText>
        </w:r>
        <w:r w:rsidR="00E53B33" w:rsidDel="00DD00A1">
          <w:rPr>
            <w:color w:val="000000"/>
          </w:rPr>
          <w:delText xml:space="preserve"> </w:delText>
        </w:r>
      </w:del>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ammonium 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lastRenderedPageBreak/>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0896D8BF" w:rsidR="00D57AB2" w:rsidRPr="005F1E8D" w:rsidRDefault="00FF6111" w:rsidP="00FF6111">
      <w:pPr>
        <w:pBdr>
          <w:top w:val="nil"/>
          <w:left w:val="nil"/>
          <w:bottom w:val="nil"/>
          <w:right w:val="nil"/>
          <w:between w:val="nil"/>
        </w:pBdr>
        <w:spacing w:line="480" w:lineRule="auto"/>
        <w:ind w:firstLine="720"/>
        <w:rPr>
          <w:color w:val="000000"/>
        </w:rPr>
      </w:pPr>
      <w:r>
        <w:rPr>
          <w:color w:val="000000"/>
        </w:rPr>
        <w:t>Shallow subtidal rocky reefs and kelp forests are two</w:t>
      </w:r>
      <w:ins w:id="29" w:author="Bridget Maher" w:date="2024-10-13T11:52:00Z" w16du:dateUtc="2024-10-13T18:52:00Z">
        <w:r w:rsidR="00F50DBA">
          <w:rPr>
            <w:color w:val="000000"/>
          </w:rPr>
          <w:t xml:space="preserve"> </w:t>
        </w:r>
      </w:ins>
      <w:del w:id="30" w:author="Bridget Maher" w:date="2024-10-13T11:52:00Z" w16du:dateUtc="2024-10-13T18:52:00Z">
        <w:r w:rsidDel="00F50DBA">
          <w:rPr>
            <w:color w:val="000000"/>
          </w:rPr>
          <w:delText xml:space="preserve"> charismatic </w:delText>
        </w:r>
      </w:del>
      <w:r>
        <w:rPr>
          <w:color w:val="000000"/>
        </w:rPr>
        <w:t xml:space="preserve">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AD64D7" w:rsidRPr="005F1E8D">
        <w:rPr>
          <w:color w:val="000000"/>
        </w:rPr>
        <w:t>These animals excrete metabolic waste in the form of ammonium (NH</w:t>
      </w:r>
      <w:r w:rsidR="00AD64D7" w:rsidRPr="005F1E8D">
        <w:rPr>
          <w:rFonts w:ascii="Cambria Math" w:hAnsi="Cambria Math" w:cs="Cambria Math"/>
          <w:color w:val="000000"/>
        </w:rPr>
        <w:t>₄⁺</w:t>
      </w:r>
      <w:r w:rsidR="00AD64D7" w:rsidRPr="005F1E8D">
        <w:rPr>
          <w:color w:val="000000"/>
        </w:rPr>
        <w:t>), which is preferentially taken up by primary producers over other forms of nitrogen like nitrate and nitrite</w:t>
      </w:r>
      <w:r w:rsidR="00677F1B" w:rsidRPr="005F1E8D">
        <w:rPr>
          <w:color w:val="000000"/>
        </w:rPr>
        <w:t xml:space="preserve"> </w:t>
      </w:r>
      <w:r w:rsidR="00677F1B" w:rsidRPr="005F1E8D">
        <w:rPr>
          <w:color w:val="000000"/>
        </w:rPr>
        <w:fldChar w:fldCharType="begin"/>
      </w:r>
      <w:r w:rsidR="00677F1B"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color w:val="000000"/>
        </w:rPr>
        <w:fldChar w:fldCharType="separate"/>
      </w:r>
      <w:r w:rsidR="00677F1B" w:rsidRPr="005F1E8D">
        <w:rPr>
          <w:noProof/>
          <w:color w:val="000000"/>
        </w:rPr>
        <w:t>(Lobban and Harrison, 1994; Phillips and Hurd, 2004)</w:t>
      </w:r>
      <w:r w:rsidR="00677F1B" w:rsidRPr="005F1E8D">
        <w:rPr>
          <w:color w:val="000000"/>
        </w:rPr>
        <w:fldChar w:fldCharType="end"/>
      </w:r>
      <w:r w:rsidR="00AD64D7" w:rsidRPr="005F1E8D">
        <w:rPr>
          <w:color w:val="000000"/>
        </w:rPr>
        <w:t xml:space="preserve">. </w:t>
      </w:r>
      <w:r w:rsidR="00E53B33" w:rsidRPr="00E53B33">
        <w:rPr>
          <w:color w:val="000000"/>
        </w:rPr>
        <w:t xml:space="preserve">The </w:t>
      </w:r>
      <w:r w:rsidR="00752F86">
        <w:rPr>
          <w:color w:val="000000"/>
        </w:rPr>
        <w:t>high</w:t>
      </w:r>
      <w:r w:rsidR="00752F86" w:rsidRPr="00E53B33">
        <w:rPr>
          <w:color w:val="000000"/>
        </w:rPr>
        <w:t xml:space="preserve"> </w:t>
      </w:r>
      <w:r w:rsidR="00E53B33" w:rsidRPr="00E53B33">
        <w:rPr>
          <w:color w:val="000000"/>
        </w:rPr>
        <w:t xml:space="preserve">biomass and biodiversity </w:t>
      </w:r>
      <w:del w:id="31" w:author="Bridget Maher" w:date="2024-10-13T11:57:00Z" w16du:dateUtc="2024-10-13T18:57:00Z">
        <w:r w:rsidR="00752F86" w:rsidDel="00255188">
          <w:rPr>
            <w:color w:val="000000"/>
          </w:rPr>
          <w:delText>found</w:delText>
        </w:r>
        <w:r w:rsidR="00E53B33" w:rsidRPr="00E53B33" w:rsidDel="00255188">
          <w:rPr>
            <w:color w:val="000000"/>
          </w:rPr>
          <w:delText xml:space="preserve"> with</w:delText>
        </w:r>
      </w:del>
      <w:r w:rsidR="00E53B33" w:rsidRPr="00E53B33">
        <w:rPr>
          <w:color w:val="000000"/>
        </w:rPr>
        <w:t xml:space="preserve">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meso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These kelp</w:t>
      </w:r>
      <w:ins w:id="32" w:author="Bridget Maher" w:date="2024-10-13T11:58:00Z" w16du:dateUtc="2024-10-13T18:58:00Z">
        <w:r w:rsidR="00255188">
          <w:rPr>
            <w:color w:val="000000"/>
          </w:rPr>
          <w:t>s</w:t>
        </w:r>
      </w:ins>
      <w:del w:id="33" w:author="Bridget Maher" w:date="2024-10-13T11:57:00Z" w16du:dateUtc="2024-10-13T18:57:00Z">
        <w:r w:rsidR="002C320F" w:rsidRPr="005F1E8D" w:rsidDel="00255188">
          <w:rPr>
            <w:color w:val="000000"/>
          </w:rPr>
          <w:delText>s</w:delText>
        </w:r>
      </w:del>
      <w:r w:rsidR="002C320F" w:rsidRPr="005F1E8D">
        <w:rPr>
          <w:color w:val="000000"/>
        </w:rPr>
        <w:t>, which comprise giant kelp (</w:t>
      </w:r>
      <w:r w:rsidR="002C320F" w:rsidRPr="005F1E8D">
        <w:rPr>
          <w:i/>
          <w:color w:val="000000"/>
        </w:rPr>
        <w:t>Macrocystis pyrifera</w:t>
      </w:r>
      <w:r w:rsidR="002C320F" w:rsidRPr="005F1E8D">
        <w:rPr>
          <w:color w:val="000000"/>
        </w:rPr>
        <w:t>) and bull kelp (</w:t>
      </w:r>
      <w:r w:rsidR="002C320F" w:rsidRPr="005F1E8D">
        <w:rPr>
          <w:i/>
          <w:color w:val="000000"/>
        </w:rPr>
        <w:t xml:space="preserve">Nereocystis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w:t>
      </w:r>
      <w:ins w:id="34" w:author="Bridget Maher" w:date="2024-10-13T11:59:00Z" w16du:dateUtc="2024-10-13T18:59:00Z">
        <w:r w:rsidR="00255188">
          <w:rPr>
            <w:color w:val="000000"/>
          </w:rPr>
          <w:t xml:space="preserve"> and</w:t>
        </w:r>
      </w:ins>
      <w:del w:id="35" w:author="Bridget Maher" w:date="2024-10-13T11:59:00Z" w16du:dateUtc="2024-10-13T18:59:00Z">
        <w:r w:rsidR="002C320F" w:rsidRPr="005F1E8D" w:rsidDel="00255188">
          <w:rPr>
            <w:color w:val="000000"/>
          </w:rPr>
          <w:delText xml:space="preserve">, </w:delText>
        </w:r>
        <w:r w:rsidR="008B1EB6" w:rsidRPr="005F1E8D" w:rsidDel="00255188">
          <w:rPr>
            <w:color w:val="000000"/>
          </w:rPr>
          <w:delText>also</w:delText>
        </w:r>
      </w:del>
      <w:r w:rsidR="008B1EB6" w:rsidRPr="005F1E8D">
        <w:rPr>
          <w:color w:val="000000"/>
        </w:rPr>
        <w:t xml:space="preserve"> contribut</w:t>
      </w:r>
      <w:ins w:id="36" w:author="Bridget Maher" w:date="2024-10-13T11:59:00Z" w16du:dateUtc="2024-10-13T18:59:00Z">
        <w:r w:rsidR="00255188">
          <w:rPr>
            <w:color w:val="000000"/>
          </w:rPr>
          <w:t xml:space="preserve">e </w:t>
        </w:r>
      </w:ins>
      <w:del w:id="37" w:author="Bridget Maher" w:date="2024-10-13T11:59:00Z" w16du:dateUtc="2024-10-13T18:59:00Z">
        <w:r w:rsidR="008B1EB6" w:rsidRPr="005F1E8D" w:rsidDel="00255188">
          <w:rPr>
            <w:color w:val="000000"/>
          </w:rPr>
          <w:delText xml:space="preserve">ing </w:delText>
        </w:r>
      </w:del>
      <w:r w:rsidR="008B1EB6" w:rsidRPr="005F1E8D">
        <w:rPr>
          <w:color w:val="000000"/>
        </w:rPr>
        <w:t xml:space="preserve">to </w:t>
      </w:r>
      <w:r w:rsidR="00043001" w:rsidRPr="005F1E8D">
        <w:rPr>
          <w:color w:val="000000"/>
        </w:rPr>
        <w:t xml:space="preserve">small-scale </w:t>
      </w:r>
      <w:r w:rsidR="008B1EB6" w:rsidRPr="005F1E8D">
        <w:rPr>
          <w:color w:val="000000"/>
        </w:rPr>
        <w:t>spatial heterogeneity</w:t>
      </w:r>
      <w:r w:rsidR="002C320F" w:rsidRPr="005F1E8D">
        <w:rPr>
          <w:color w:val="000000"/>
        </w:rPr>
        <w:t xml:space="preserve">. </w:t>
      </w:r>
    </w:p>
    <w:p w14:paraId="7AF2AC9B" w14:textId="03046F12"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820A22">
        <w:rPr>
          <w:color w:val="000000"/>
        </w:rPr>
        <w:t xml:space="preserve"> </w:t>
      </w:r>
      <w:commentRangeStart w:id="38"/>
      <w:r w:rsidR="006214D6">
        <w:rPr>
          <w:color w:val="000000"/>
        </w:rPr>
        <w:t xml:space="preserve">We tested the hypothesis that animal-regenerated nutrients could contribute to variability in </w:t>
      </w:r>
      <w:r w:rsidR="006214D6">
        <w:rPr>
          <w:color w:val="000000"/>
        </w:rPr>
        <w:lastRenderedPageBreak/>
        <w:t>resource availability across multiple scales</w:t>
      </w:r>
      <w:ins w:id="39" w:author="Bridget Maher" w:date="2024-10-07T14:07:00Z" w16du:dateUtc="2024-10-07T21:07:00Z">
        <w:r w:rsidR="00CD2ED7">
          <w:rPr>
            <w:color w:val="000000"/>
          </w:rPr>
          <w:t xml:space="preserve"> in an understudied system</w:t>
        </w:r>
      </w:ins>
      <w:r w:rsidR="006214D6">
        <w:rPr>
          <w:color w:val="000000"/>
        </w:rPr>
        <w:t>.</w:t>
      </w:r>
      <w:commentRangeEnd w:id="38"/>
      <w:r w:rsidR="00CD2ED7">
        <w:rPr>
          <w:rStyle w:val="CommentReference"/>
        </w:rPr>
        <w:commentReference w:id="38"/>
      </w:r>
      <w:r w:rsidR="006214D6">
        <w:rPr>
          <w:color w:val="000000"/>
        </w:rPr>
        <w:t xml:space="preserve"> </w:t>
      </w:r>
      <w:commentRangeStart w:id="40"/>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 xml:space="preserve">variation in animal abundance among sites. </w:t>
      </w:r>
      <w:commentRangeEnd w:id="40"/>
      <w:r w:rsidR="00807C51">
        <w:rPr>
          <w:rStyle w:val="CommentReference"/>
        </w:rPr>
        <w:commentReference w:id="40"/>
      </w:r>
      <w:r w:rsidR="002624C3">
        <w:rPr>
          <w:color w:val="000000"/>
        </w:rPr>
        <w:t>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(meso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ins w:id="41" w:author="Bridget Maher" w:date="2024-10-13T12:02:00Z" w16du:dateUtc="2024-10-13T19:02:00Z">
        <w:r w:rsidR="00255188">
          <w:rPr>
            <w:color w:val="000000"/>
            <w:highlight w:val="green"/>
          </w:rPr>
          <w:t xml:space="preserve"> </w:t>
        </w:r>
      </w:ins>
      <w:r w:rsidR="00E65785" w:rsidRPr="00E65785">
        <w:rPr>
          <w:color w:val="000000"/>
          <w:highlight w:val="green"/>
        </w:rPr>
        <w:t>b,</w:t>
      </w:r>
      <w:ins w:id="42" w:author="Bridget Maher" w:date="2024-10-13T12:02:00Z" w16du:dateUtc="2024-10-13T19:02:00Z">
        <w:r w:rsidR="00255188">
          <w:rPr>
            <w:color w:val="000000"/>
            <w:highlight w:val="green"/>
          </w:rPr>
          <w:t xml:space="preserve"> </w:t>
        </w:r>
      </w:ins>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w:t>
      </w:r>
      <w:del w:id="43" w:author="Bridget Maher" w:date="2024-10-13T12:02:00Z" w16du:dateUtc="2024-10-13T19:02:00Z">
        <w:r w:rsidR="00FC6B44" w:rsidRPr="005F1E8D" w:rsidDel="009C7DB9">
          <w:rPr>
            <w:color w:val="000000"/>
          </w:rPr>
          <w:delText>,</w:delText>
        </w:r>
      </w:del>
      <w:r w:rsidR="00FC6B44" w:rsidRPr="005F1E8D">
        <w:rPr>
          <w:color w:val="000000"/>
        </w:rPr>
        <w:t xml:space="preserv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down</w:t>
      </w:r>
      <w:del w:id="44" w:author="Bridget Maher" w:date="2024-10-07T14:11:00Z" w16du:dateUtc="2024-10-07T21:11:00Z">
        <w:r w:rsidR="002C3747" w:rsidRPr="005F1E8D" w:rsidDel="007A65BF">
          <w:rPr>
            <w:color w:val="000000"/>
          </w:rPr>
          <w:delText>,</w:delText>
        </w:r>
      </w:del>
      <w:r w:rsidR="002C3747" w:rsidRPr="005F1E8D">
        <w:rPr>
          <w:color w:val="000000"/>
        </w:rPr>
        <w:t xml:space="preserve"> but also </w:t>
      </w:r>
      <w:ins w:id="45" w:author="Bridget Maher" w:date="2024-10-07T14:11:00Z" w16du:dateUtc="2024-10-07T21:11:00Z">
        <w:r w:rsidR="007A65BF">
          <w:rPr>
            <w:color w:val="000000"/>
          </w:rPr>
          <w:t xml:space="preserve">from </w:t>
        </w:r>
      </w:ins>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60240BC8"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w:t>
      </w:r>
      <w:commentRangeStart w:id="46"/>
      <w:r w:rsidRPr="005F1E8D">
        <w:t>Canada</w:t>
      </w:r>
      <w:commentRangeEnd w:id="46"/>
      <w:r w:rsidR="00C322C9">
        <w:rPr>
          <w:rStyle w:val="CommentReference"/>
        </w:rPr>
        <w:commentReference w:id="46"/>
      </w:r>
      <w:r w:rsidRPr="005F1E8D">
        <w:t>.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commentRangeStart w:id="47"/>
      <w:ins w:id="48" w:author="Bridget Maher" w:date="2024-10-07T14:14:00Z" w16du:dateUtc="2024-10-07T21:14:00Z">
        <w:r w:rsidR="004C314F" w:rsidRPr="005F1E8D">
          <w:t>document large-scale patterns of kelp response to heatwaves</w:t>
        </w:r>
        <w:r w:rsidR="004C314F">
          <w:t>,</w:t>
        </w:r>
      </w:ins>
      <w:del w:id="49" w:author="Bridget Maher" w:date="2024-10-07T14:15:00Z" w16du:dateUtc="2024-10-07T21:15:00Z">
        <w:r w:rsidR="000E691F" w:rsidRPr="005F1E8D" w:rsidDel="00017E16">
          <w:delText>unravel</w:delText>
        </w:r>
      </w:del>
      <w:r w:rsidR="000E691F" w:rsidRPr="005F1E8D">
        <w:t xml:space="preserve"> </w:t>
      </w:r>
      <w:ins w:id="50" w:author="Bridget Maher" w:date="2024-10-07T14:14:00Z" w16du:dateUtc="2024-10-07T21:14:00Z">
        <w:r w:rsidR="00017E16" w:rsidRPr="005F1E8D">
          <w:t>establish ecological baselines</w:t>
        </w:r>
      </w:ins>
      <w:ins w:id="51" w:author="Bridget Maher" w:date="2024-10-07T14:15:00Z" w16du:dateUtc="2024-10-07T21:15:00Z">
        <w:r w:rsidR="00017E16">
          <w:t>,</w:t>
        </w:r>
      </w:ins>
      <w:ins w:id="52" w:author="Bridget Maher" w:date="2024-10-07T14:14:00Z" w16du:dateUtc="2024-10-07T21:14:00Z">
        <w:r w:rsidR="00017E16">
          <w:t xml:space="preserve"> and un</w:t>
        </w:r>
      </w:ins>
      <w:ins w:id="53" w:author="Bridget Maher" w:date="2024-10-07T14:15:00Z" w16du:dateUtc="2024-10-07T21:15:00Z">
        <w:r w:rsidR="00017E16">
          <w:t xml:space="preserve">ravel </w:t>
        </w:r>
      </w:ins>
      <w:r w:rsidR="00444BD0" w:rsidRPr="005F1E8D">
        <w:t>ecosystem dynamics</w:t>
      </w:r>
      <w:del w:id="54" w:author="Bridget Maher" w:date="2024-10-07T14:15:00Z" w16du:dateUtc="2024-10-07T21:15:00Z">
        <w:r w:rsidR="00444BD0" w:rsidRPr="005F1E8D" w:rsidDel="00017E16">
          <w:delText>,</w:delText>
        </w:r>
      </w:del>
      <w:r w:rsidR="00444BD0" w:rsidRPr="005F1E8D">
        <w:t xml:space="preserve"> </w:t>
      </w:r>
      <w:commentRangeEnd w:id="47"/>
      <w:r w:rsidR="00993E67">
        <w:rPr>
          <w:rStyle w:val="CommentReference"/>
        </w:rPr>
        <w:commentReference w:id="47"/>
      </w:r>
      <w:del w:id="55" w:author="Bridget Maher" w:date="2024-10-07T14:14:00Z" w16du:dateUtc="2024-10-07T21:14:00Z">
        <w:r w:rsidR="00444BD0" w:rsidRPr="005F1E8D" w:rsidDel="004C314F">
          <w:delText>document large</w:delText>
        </w:r>
        <w:r w:rsidR="000E691F" w:rsidRPr="005F1E8D" w:rsidDel="004C314F">
          <w:delText>-</w:delText>
        </w:r>
        <w:r w:rsidR="00444BD0" w:rsidRPr="005F1E8D" w:rsidDel="004C314F">
          <w:delText xml:space="preserve">scale patterns of kelp response to heatwaves </w:delText>
        </w:r>
      </w:del>
      <w:del w:id="56" w:author="Bridget Maher" w:date="2024-10-07T14:15:00Z" w16du:dateUtc="2024-10-07T21:15:00Z">
        <w:r w:rsidR="00444BD0" w:rsidRPr="005F1E8D" w:rsidDel="00017E16">
          <w:delText xml:space="preserve">and </w:delText>
        </w:r>
      </w:del>
      <w:del w:id="57" w:author="Bridget Maher" w:date="2024-10-07T14:14:00Z" w16du:dateUtc="2024-10-07T21:14:00Z">
        <w:r w:rsidR="00444BD0" w:rsidRPr="005F1E8D" w:rsidDel="00017E16">
          <w:delText>establish ecological baselines</w:delText>
        </w:r>
        <w:r w:rsidR="00E639BB" w:rsidDel="00017E16">
          <w:delText xml:space="preserve"> </w:delText>
        </w:r>
      </w:del>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lastRenderedPageBreak/>
        <w:t>18 families</w:t>
      </w:r>
      <w:ins w:id="58" w:author="Bridget Maher" w:date="2024-10-07T14:21:00Z" w16du:dateUtc="2024-10-07T21:21:00Z">
        <w:r w:rsidR="003678EE">
          <w:t>,</w:t>
        </w:r>
      </w:ins>
      <w:r w:rsidR="00486C53">
        <w:t xml:space="preserve">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t>
      </w:r>
      <w:del w:id="59" w:author="Bridget Maher" w:date="2024-10-13T12:04:00Z" w16du:dateUtc="2024-10-13T19:04:00Z">
        <w:r w:rsidR="00B0070F" w:rsidDel="009C7DB9">
          <w:delText>which are made up</w:delText>
        </w:r>
      </w:del>
      <w:ins w:id="60" w:author="Bridget Maher" w:date="2024-10-13T12:04:00Z" w16du:dateUtc="2024-10-13T19:04:00Z">
        <w:r w:rsidR="009C7DB9">
          <w:t>comprised</w:t>
        </w:r>
      </w:ins>
      <w:r w:rsidR="00B0070F">
        <w:t xml:space="preserve"> of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2B460B89"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w:t>
      </w:r>
      <w:ins w:id="61" w:author="Bridget Maher" w:date="2024-10-07T14:25:00Z" w16du:dateUtc="2024-10-07T21:25:00Z">
        <w:r w:rsidR="00E83DAB">
          <w:t>mid-</w:t>
        </w:r>
      </w:ins>
      <w:del w:id="62" w:author="Bridget Maher" w:date="2024-10-07T14:25:00Z" w16du:dateUtc="2024-10-07T21:25:00Z">
        <w:r w:rsidR="0067503F" w:rsidRPr="0067503F" w:rsidDel="00E83DAB">
          <w:delText xml:space="preserve">middle of </w:delText>
        </w:r>
      </w:del>
      <w:r w:rsidR="0067503F" w:rsidRPr="0067503F">
        <w:t xml:space="preserve">May for three years (2021-2023), with all annual surveys occurring within </w:t>
      </w:r>
      <w:ins w:id="63" w:author="Bridget Maher" w:date="2024-10-07T14:25:00Z" w16du:dateUtc="2024-10-07T21:25:00Z">
        <w:r w:rsidR="004220F3">
          <w:t>two</w:t>
        </w:r>
      </w:ins>
      <w:del w:id="64" w:author="Bridget Maher" w:date="2024-10-07T14:25:00Z" w16du:dateUtc="2024-10-07T21:25:00Z">
        <w:r w:rsidR="0067503F" w:rsidRPr="0067503F" w:rsidDel="004220F3">
          <w:delText>2</w:delText>
        </w:r>
      </w:del>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moveFromRangeStart w:id="65" w:author="Bridget Maher" w:date="2024-10-13T12:06:00Z" w:name="move179713635"/>
      <w:moveFrom w:id="66" w:author="Bridget Maher" w:date="2024-10-13T12:06:00Z" w16du:dateUtc="2024-10-13T19:06:00Z">
        <w:r w:rsidR="00547A38" w:rsidRPr="005F1E8D" w:rsidDel="009C7DB9">
          <w:t xml:space="preserve">A full explanation of the Reef Life Survey method </w:t>
        </w:r>
        <w:r w:rsidR="00F235E9" w:rsidRPr="005F1E8D" w:rsidDel="009C7DB9">
          <w:t xml:space="preserve">is </w:t>
        </w:r>
        <w:r w:rsidR="00547A38" w:rsidRPr="005F1E8D" w:rsidDel="009C7DB9">
          <w:t>available online (http://www.reeflifesurvey.com</w:t>
        </w:r>
        <w:r w:rsidR="00ED5552" w:rsidRPr="005F1E8D" w:rsidDel="009C7DB9">
          <w:t>/methods</w:t>
        </w:r>
        <w:r w:rsidR="00547A38" w:rsidRPr="005F1E8D" w:rsidDel="009C7DB9">
          <w:t xml:space="preserve">) and provided by </w:t>
        </w:r>
        <w:r w:rsidR="00547A38" w:rsidRPr="005F1E8D" w:rsidDel="009C7DB9">
          <w:fldChar w:fldCharType="begin"/>
        </w:r>
        <w:r w:rsidR="00933A0C" w:rsidRPr="005F1E8D" w:rsidDel="009C7DB9">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sidDel="009C7DB9">
          <w:fldChar w:fldCharType="separate"/>
        </w:r>
        <w:r w:rsidR="00547A38" w:rsidRPr="005F1E8D" w:rsidDel="009C7DB9">
          <w:rPr>
            <w:noProof/>
          </w:rPr>
          <w:t xml:space="preserve">Edgar and Stuart-Smith </w:t>
        </w:r>
        <w:r w:rsidR="00ED5552" w:rsidRPr="005F1E8D" w:rsidDel="009C7DB9">
          <w:rPr>
            <w:noProof/>
          </w:rPr>
          <w:t>(</w:t>
        </w:r>
        <w:r w:rsidR="00547A38" w:rsidRPr="005F1E8D" w:rsidDel="009C7DB9">
          <w:rPr>
            <w:noProof/>
          </w:rPr>
          <w:t>2009</w:t>
        </w:r>
        <w:r w:rsidR="00A14B41" w:rsidRPr="005F1E8D" w:rsidDel="009C7DB9">
          <w:rPr>
            <w:noProof/>
          </w:rPr>
          <w:t>)</w:t>
        </w:r>
        <w:r w:rsidR="00ED5552" w:rsidRPr="005F1E8D" w:rsidDel="009C7DB9">
          <w:rPr>
            <w:noProof/>
          </w:rPr>
          <w:t xml:space="preserve"> and</w:t>
        </w:r>
        <w:r w:rsidR="00547A38" w:rsidRPr="005F1E8D" w:rsidDel="009C7DB9">
          <w:rPr>
            <w:noProof/>
          </w:rPr>
          <w:t xml:space="preserve"> Edgar et al. </w:t>
        </w:r>
        <w:r w:rsidR="00ED5552" w:rsidRPr="005F1E8D" w:rsidDel="009C7DB9">
          <w:rPr>
            <w:noProof/>
          </w:rPr>
          <w:t>(</w:t>
        </w:r>
        <w:r w:rsidR="00547A38" w:rsidRPr="005F1E8D" w:rsidDel="009C7DB9">
          <w:rPr>
            <w:noProof/>
          </w:rPr>
          <w:t>2020)</w:t>
        </w:r>
        <w:r w:rsidR="00547A38" w:rsidRPr="005F1E8D" w:rsidDel="009C7DB9">
          <w:fldChar w:fldCharType="end"/>
        </w:r>
        <w:r w:rsidR="00547A38" w:rsidRPr="005F1E8D" w:rsidDel="009C7DB9">
          <w:t xml:space="preserve">. </w:t>
        </w:r>
      </w:moveFrom>
      <w:moveFromRangeEnd w:id="65"/>
      <w:r w:rsidR="001D7BE9">
        <w:t>Briefly, a</w:t>
      </w:r>
      <w:r w:rsidR="00547A38" w:rsidRPr="005F1E8D">
        <w:t xml:space="preserve">t each rocky reef site, </w:t>
      </w:r>
      <w:r w:rsidR="00ED5552" w:rsidRPr="005F1E8D">
        <w:t xml:space="preserve">a pair </w:t>
      </w:r>
      <w:proofErr w:type="gramStart"/>
      <w:r w:rsidR="00ED5552" w:rsidRPr="005F1E8D">
        <w:t xml:space="preserve">of </w:t>
      </w:r>
      <w:ins w:id="67" w:author="Bridget Maher" w:date="2024-10-13T12:06:00Z" w16du:dateUtc="2024-10-13T19:06:00Z">
        <w:r w:rsidR="009C7DB9">
          <w:t xml:space="preserve"> RLS</w:t>
        </w:r>
        <w:proofErr w:type="gramEnd"/>
        <w:r w:rsidR="009C7DB9">
          <w:t xml:space="preserve"> </w:t>
        </w:r>
      </w:ins>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ins w:id="68" w:author="Bridget Maher" w:date="2024-10-13T12:06:00Z" w16du:dateUtc="2024-10-13T19:06:00Z">
        <w:r w:rsidR="009C7DB9">
          <w:t xml:space="preserve"> </w:t>
        </w:r>
      </w:ins>
      <w:moveToRangeStart w:id="69" w:author="Bridget Maher" w:date="2024-10-13T12:06:00Z" w:name="move179713635"/>
      <w:moveTo w:id="70" w:author="Bridget Maher" w:date="2024-10-13T12:06:00Z" w16du:dateUtc="2024-10-13T19:06:00Z">
        <w:r w:rsidR="009C7DB9" w:rsidRPr="005F1E8D">
          <w:t xml:space="preserve">A full explanation of the Reef Life Survey method is available online (http://www.reeflifesurvey.com/methods) and provided by </w:t>
        </w:r>
        <w:r w:rsidR="009C7DB9" w:rsidRPr="005F1E8D">
          <w:fldChar w:fldCharType="begin"/>
        </w:r>
        <w:r w:rsidR="009C7DB9"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9C7DB9" w:rsidRPr="005F1E8D">
          <w:fldChar w:fldCharType="separate"/>
        </w:r>
        <w:r w:rsidR="009C7DB9" w:rsidRPr="005F1E8D">
          <w:rPr>
            <w:noProof/>
          </w:rPr>
          <w:t>Edgar and Stuart-Smith (2009) and Edgar et al. (2020)</w:t>
        </w:r>
        <w:r w:rsidR="009C7DB9" w:rsidRPr="005F1E8D">
          <w:fldChar w:fldCharType="end"/>
        </w:r>
        <w:r w:rsidR="009C7DB9" w:rsidRPr="005F1E8D">
          <w:t>.</w:t>
        </w:r>
      </w:moveTo>
      <w:moveToRangeEnd w:id="69"/>
    </w:p>
    <w:p w14:paraId="31ABE297" w14:textId="76E2257F"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w:t>
      </w:r>
      <w:ins w:id="71" w:author="Bridget Maher" w:date="2024-10-13T12:07:00Z" w16du:dateUtc="2024-10-13T19:07:00Z">
        <w:r w:rsidR="009C7DB9">
          <w:t xml:space="preserve">samples of </w:t>
        </w:r>
      </w:ins>
      <w:r w:rsidRPr="005F1E8D">
        <w:t xml:space="preserve">60 mL </w:t>
      </w:r>
      <w:r w:rsidR="00D56988" w:rsidRPr="005F1E8D">
        <w:t xml:space="preserve">subtidal </w:t>
      </w:r>
      <w:r w:rsidRPr="005F1E8D">
        <w:t>seawater</w:t>
      </w:r>
      <w:del w:id="72" w:author="Bridget Maher" w:date="2024-10-13T12:07:00Z" w16du:dateUtc="2024-10-13T19:07:00Z">
        <w:r w:rsidRPr="005F1E8D" w:rsidDel="009C7DB9">
          <w:delText xml:space="preserve"> samples</w:delText>
        </w:r>
      </w:del>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bags upon collection to prevent contamination. Seawater samples were filtered into 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 xml:space="preserve">analysis. We </w:t>
      </w:r>
      <w:r w:rsidRPr="005F1E8D">
        <w:rPr>
          <w:color w:val="000000"/>
        </w:rPr>
        <w:lastRenderedPageBreak/>
        <w:t>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73"/>
      <w:commentRangeStart w:id="74"/>
      <w:r w:rsidR="007268C2" w:rsidRPr="005F1E8D">
        <w:rPr>
          <w:color w:val="000000"/>
        </w:rPr>
        <w:t xml:space="preserve">Lim </w:t>
      </w:r>
      <w:proofErr w:type="spellStart"/>
      <w:r w:rsidR="007268C2" w:rsidRPr="005F1E8D">
        <w:rPr>
          <w:color w:val="000000"/>
        </w:rPr>
        <w:t>unpubl</w:t>
      </w:r>
      <w:commentRangeEnd w:id="73"/>
      <w:proofErr w:type="spellEnd"/>
      <w:r w:rsidR="006214D6">
        <w:rPr>
          <w:color w:val="000000"/>
        </w:rPr>
        <w:t>.</w:t>
      </w:r>
      <w:r w:rsidR="001D7BE9">
        <w:rPr>
          <w:rStyle w:val="CommentReference"/>
        </w:rPr>
        <w:commentReference w:id="73"/>
      </w:r>
      <w:commentRangeEnd w:id="74"/>
      <w:r w:rsidR="0067503F">
        <w:rPr>
          <w:rStyle w:val="CommentReference"/>
        </w:rPr>
        <w:commentReference w:id="74"/>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w:t>
      </w:r>
      <w:ins w:id="75" w:author="Bridget Maher" w:date="2024-10-07T14:27:00Z" w16du:dateUtc="2024-10-07T21:27:00Z">
        <w:r w:rsidR="00CA2BED" w:rsidRPr="005F1E8D">
          <w:rPr>
            <w:color w:val="000000"/>
          </w:rPr>
          <w:fldChar w:fldCharType="begin"/>
        </w:r>
        <w:r w:rsidR="00CA2BED"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CA2BED" w:rsidRPr="005F1E8D">
          <w:rPr>
            <w:color w:val="000000"/>
          </w:rPr>
          <w:fldChar w:fldCharType="separate"/>
        </w:r>
        <w:r w:rsidR="00CA2BED" w:rsidRPr="005F1E8D">
          <w:rPr>
            <w:noProof/>
            <w:color w:val="000000"/>
          </w:rPr>
          <w:t>(Holmes et al., 1999)</w:t>
        </w:r>
        <w:r w:rsidR="00CA2BED" w:rsidRPr="005F1E8D">
          <w:rPr>
            <w:color w:val="000000"/>
          </w:rPr>
          <w:fldChar w:fldCharType="end"/>
        </w:r>
        <w:r w:rsidR="00CA2BED">
          <w:rPr>
            <w:color w:val="000000"/>
          </w:rPr>
          <w:t xml:space="preserve"> </w:t>
        </w:r>
      </w:ins>
      <w:r w:rsidR="00D56988" w:rsidRPr="005F1E8D">
        <w:rPr>
          <w:color w:val="000000"/>
        </w:rPr>
        <w:t>using 40 mL seawater samples</w:t>
      </w:r>
      <w:del w:id="76" w:author="Bridget Maher" w:date="2024-10-07T14:27:00Z" w16du:dateUtc="2024-10-07T21:27:00Z">
        <w:r w:rsidR="00D56988" w:rsidRPr="005F1E8D" w:rsidDel="00CA2BED">
          <w:rPr>
            <w:color w:val="000000"/>
          </w:rPr>
          <w:delText xml:space="preserve"> </w:delText>
        </w:r>
        <w:r w:rsidR="00D56988" w:rsidRPr="005F1E8D" w:rsidDel="00CA2BED">
          <w:rPr>
            <w:color w:val="000000"/>
          </w:rPr>
          <w:fldChar w:fldCharType="begin"/>
        </w:r>
        <w:r w:rsidR="00D56988" w:rsidRPr="005F1E8D" w:rsidDel="00CA2BED">
          <w:rPr>
            <w:color w:val="000000"/>
          </w:rPr>
          <w:del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delInstrText>
        </w:r>
        <w:r w:rsidR="00D56988" w:rsidRPr="005F1E8D" w:rsidDel="00CA2BED">
          <w:rPr>
            <w:color w:val="000000"/>
          </w:rPr>
          <w:fldChar w:fldCharType="separate"/>
        </w:r>
        <w:r w:rsidR="00D56988" w:rsidRPr="005F1E8D" w:rsidDel="00CA2BED">
          <w:rPr>
            <w:noProof/>
            <w:color w:val="000000"/>
          </w:rPr>
          <w:delText>(Holmes et al., 1999)</w:delText>
        </w:r>
        <w:r w:rsidR="00D56988" w:rsidRPr="005F1E8D" w:rsidDel="00CA2BED">
          <w:rPr>
            <w:color w:val="000000"/>
          </w:rPr>
          <w:fldChar w:fldCharType="end"/>
        </w:r>
      </w:del>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1EED333E"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commentRangeStart w:id="77"/>
      <w:r w:rsidR="001F79DB" w:rsidRPr="005F1E8D">
        <w:t>giant kelp</w:t>
      </w:r>
      <w:r w:rsidR="0067503F">
        <w:t xml:space="preserve"> </w:t>
      </w:r>
      <w:r w:rsidR="009E35D0" w:rsidRPr="005F1E8D">
        <w:t>or</w:t>
      </w:r>
      <w:r w:rsidR="001F79DB" w:rsidRPr="005F1E8D">
        <w:t xml:space="preserve"> bull kelp</w:t>
      </w:r>
      <w:del w:id="78" w:author="Bridget Maher" w:date="2024-10-07T14:28:00Z" w16du:dateUtc="2024-10-07T21:28:00Z">
        <w:r w:rsidR="009E35D0" w:rsidRPr="005F1E8D" w:rsidDel="00556E86">
          <w:delText>,</w:delText>
        </w:r>
        <w:r w:rsidR="001F79DB" w:rsidRPr="005F1E8D" w:rsidDel="00556E86">
          <w:delText xml:space="preserve"> as well as</w:delText>
        </w:r>
      </w:del>
      <w:ins w:id="79" w:author="Bridget Maher" w:date="2024-10-07T14:28:00Z" w16du:dateUtc="2024-10-07T21:28:00Z">
        <w:r w:rsidR="00556E86">
          <w:t xml:space="preserve"> and</w:t>
        </w:r>
      </w:ins>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commentRangeEnd w:id="77"/>
      <w:r w:rsidR="009C7DB9">
        <w:rPr>
          <w:rStyle w:val="CommentReference"/>
        </w:rPr>
        <w:commentReference w:id="77"/>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ins w:id="80" w:author="Bridget Maher" w:date="2024-10-07T14:30:00Z" w16du:dateUtc="2024-10-07T21:30:00Z">
        <w:r w:rsidR="00F762BB">
          <w:t>,</w:t>
        </w:r>
      </w:ins>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but for giant kelp</w:t>
      </w:r>
      <w:ins w:id="81" w:author="Bridget Maher" w:date="2024-10-07T14:30:00Z" w16du:dateUtc="2024-10-07T21:30:00Z">
        <w:r w:rsidR="00F762BB">
          <w:t>,</w:t>
        </w:r>
      </w:ins>
      <w:r w:rsidR="001F79DB" w:rsidRPr="005F1E8D">
        <w:t xml:space="preserve"> we collected five random individuals to measure </w:t>
      </w:r>
      <w:ins w:id="82" w:author="Bridget Maher" w:date="2024-10-07T14:30:00Z" w16du:dateUtc="2024-10-07T21:30:00Z">
        <w:r w:rsidR="00F762BB">
          <w:t xml:space="preserve">the </w:t>
        </w:r>
      </w:ins>
      <w:r w:rsidR="004C436C">
        <w:t xml:space="preserve">length </w:t>
      </w:r>
      <w:r w:rsidR="001F79DB" w:rsidRPr="005F1E8D">
        <w:t xml:space="preserve">from holdfast to apical </w:t>
      </w:r>
      <w:r w:rsidR="001F79DB" w:rsidRPr="005F1E8D">
        <w:lastRenderedPageBreak/>
        <w:t xml:space="preserve">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commentRangeStart w:id="83"/>
      <w:r w:rsidR="003F63B3" w:rsidRPr="003F63B3">
        <w:t>Garmin GPS</w:t>
      </w:r>
      <w:commentRangeEnd w:id="83"/>
      <w:r w:rsidR="00D14D33">
        <w:rPr>
          <w:rStyle w:val="CommentReference"/>
        </w:rPr>
        <w:commentReference w:id="83"/>
      </w:r>
      <w:r w:rsidR="003F63B3">
        <w:t>, which we used to calculate total forest biomass (kg).</w:t>
      </w:r>
    </w:p>
    <w:p w14:paraId="50BA9561" w14:textId="6EE7E944"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proofErr w:type="spellStart"/>
      <w:ins w:id="84" w:author="Bridget Maher" w:date="2024-10-13T12:21:00Z" w16du:dateUtc="2024-10-13T19:21:00Z">
        <w:r w:rsidR="00D14D33">
          <w:t>sixe</w:t>
        </w:r>
      </w:ins>
      <w:proofErr w:type="spellEnd"/>
      <w:ins w:id="85" w:author="Bridget Maher" w:date="2024-10-13T12:16:00Z" w16du:dateUtc="2024-10-13T19:16:00Z">
        <w:r w:rsidR="00D14D33">
          <w:t xml:space="preserve"> </w:t>
        </w:r>
      </w:ins>
      <w:r w:rsidRPr="005F1E8D">
        <w:t>paired</w:t>
      </w:r>
      <w:r w:rsidR="00B71E47" w:rsidRPr="005F1E8D">
        <w:t xml:space="preserve"> 60 mL syringe</w:t>
      </w:r>
      <w:r w:rsidRPr="005F1E8D">
        <w:t>s</w:t>
      </w:r>
      <w:r w:rsidR="00B71E47" w:rsidRPr="005F1E8D">
        <w:t xml:space="preserve"> of seawater </w:t>
      </w:r>
      <w:del w:id="86" w:author="Bridget Maher" w:date="2024-10-13T12:15:00Z" w16du:dateUtc="2024-10-13T19:15:00Z">
        <w:r w:rsidR="00B71E47" w:rsidRPr="005F1E8D" w:rsidDel="00D14D33">
          <w:delText>immediately outside the kelp forest within 0 – 2 m from the substrate, and 5 m into the kelp forest</w:delText>
        </w:r>
        <w:r w:rsidR="00895C86" w:rsidRPr="005F1E8D" w:rsidDel="00D14D33">
          <w:delText xml:space="preserve"> at the same depth</w:delText>
        </w:r>
        <w:r w:rsidR="00B71E47" w:rsidRPr="005F1E8D" w:rsidDel="00D14D33">
          <w:delText>.</w:delText>
        </w:r>
        <w:r w:rsidR="00B164BF" w:rsidRPr="00B164BF" w:rsidDel="00D14D33">
          <w:delText xml:space="preserve"> </w:delText>
        </w:r>
      </w:del>
      <w:del w:id="87" w:author="Bridget Maher" w:date="2024-10-13T12:16:00Z" w16du:dateUtc="2024-10-13T19:16:00Z">
        <w:r w:rsidR="00B164BF" w:rsidDel="00D14D33">
          <w:delText>We collected three</w:delText>
        </w:r>
        <w:r w:rsidR="00B164BF" w:rsidRPr="00B164BF" w:rsidDel="00D14D33">
          <w:delText xml:space="preserve"> paired NH</w:delText>
        </w:r>
        <w:r w:rsidR="00B164BF" w:rsidRPr="00B164BF" w:rsidDel="00D14D33">
          <w:rPr>
            <w:rFonts w:ascii="Cambria Math" w:hAnsi="Cambria Math" w:cs="Cambria Math"/>
          </w:rPr>
          <w:delText>₄⁺</w:delText>
        </w:r>
        <w:r w:rsidR="00B164BF" w:rsidRPr="00B164BF" w:rsidDel="00D14D33">
          <w:delText xml:space="preserve"> </w:delText>
        </w:r>
        <w:r w:rsidR="00B164BF" w:rsidDel="00D14D33">
          <w:delText>samples</w:delText>
        </w:r>
        <w:r w:rsidR="00B164BF" w:rsidRPr="00B164BF" w:rsidDel="00D14D33">
          <w:delText xml:space="preserve"> </w:delText>
        </w:r>
      </w:del>
      <w:r w:rsidR="00B164BF">
        <w:t>from</w:t>
      </w:r>
      <w:r w:rsidR="00B164BF" w:rsidRPr="00B164BF">
        <w:t xml:space="preserve"> each site, </w:t>
      </w:r>
      <w:del w:id="88" w:author="Bridget Maher" w:date="2024-10-13T12:15:00Z" w16du:dateUtc="2024-10-13T19:15:00Z">
        <w:r w:rsidR="00B164BF" w:rsidRPr="00B164BF" w:rsidDel="00D14D33">
          <w:delText xml:space="preserve">which were </w:delText>
        </w:r>
      </w:del>
      <w:r w:rsidR="00B164BF" w:rsidRPr="00B164BF">
        <w:t>spaced 5 m apart by matching them with the first three kelp transects.</w:t>
      </w:r>
      <w:ins w:id="89" w:author="Bridget Maher" w:date="2024-10-13T12:15:00Z" w16du:dateUtc="2024-10-13T19:15:00Z">
        <w:r w:rsidR="00D14D33" w:rsidRPr="00D14D33">
          <w:t xml:space="preserve"> </w:t>
        </w:r>
      </w:ins>
      <w:ins w:id="90" w:author="Bridget Maher" w:date="2024-10-13T12:22:00Z" w16du:dateUtc="2024-10-13T19:22:00Z">
        <w:r w:rsidR="00D14D33">
          <w:t>Samples were taken i</w:t>
        </w:r>
      </w:ins>
      <w:ins w:id="91" w:author="Bridget Maher" w:date="2024-10-13T12:15:00Z" w16du:dateUtc="2024-10-13T19:15:00Z">
        <w:r w:rsidR="00D14D33" w:rsidRPr="005F1E8D">
          <w:t>mmediately outside the kelp forest within 0 – 2 m from the substrate and 5 m into the kelp forest at the same depth.</w:t>
        </w:r>
      </w:ins>
      <w:r w:rsidR="00B71E47" w:rsidRPr="005F1E8D">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47F0B98F" w:rsidR="00F37657" w:rsidRDefault="005B26B9" w:rsidP="00EB3BC7">
      <w:pPr>
        <w:spacing w:line="480" w:lineRule="auto"/>
        <w:rPr>
          <w:color w:val="000000"/>
        </w:rPr>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lastRenderedPageBreak/>
        <w:t>at Scott’s Bay (48°50'05.2"N</w:t>
      </w:r>
      <w:r w:rsidR="00AA20C8">
        <w:t>,</w:t>
      </w:r>
      <w:r w:rsidR="00FE017D" w:rsidRPr="005F1E8D">
        <w:t xml:space="preserve"> 125°08'49.3"W)</w:t>
      </w:r>
      <w:r w:rsidR="000C156B">
        <w:t>, a wide, exposed bay that opens on 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 We collected California sea cucumbers (</w:t>
      </w:r>
      <w:proofErr w:type="spellStart"/>
      <w:r w:rsidR="00C12458" w:rsidRPr="005F1E8D">
        <w:rPr>
          <w:i/>
        </w:rPr>
        <w:t>Apostichopus</w:t>
      </w:r>
      <w:proofErr w:type="spellEnd"/>
      <w:r w:rsidR="00C12458" w:rsidRPr="005F1E8D">
        <w:rPr>
          <w:i/>
        </w:rPr>
        <w:t xml:space="preserve"> </w:t>
      </w:r>
      <w:proofErr w:type="spellStart"/>
      <w:r w:rsidR="00C12458" w:rsidRPr="005F1E8D">
        <w:rPr>
          <w:i/>
        </w:rPr>
        <w:t>californicus</w:t>
      </w:r>
      <w:proofErr w:type="spellEnd"/>
      <w:r w:rsidR="00C12458" w:rsidRPr="005F1E8D">
        <w:t>)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1DA74627"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r w:rsidR="00BD384B" w:rsidRPr="005F1E8D">
        <w:rPr>
          <w:color w:val="000000"/>
        </w:rPr>
        <w:t xml:space="preserve">June 10 – 19, 2023, and </w:t>
      </w:r>
      <w:r w:rsidR="00CF5454" w:rsidRPr="005F1E8D">
        <w:rPr>
          <w:color w:val="000000"/>
        </w:rPr>
        <w:t xml:space="preserve">we </w:t>
      </w:r>
      <w:r w:rsidR="00BD384B" w:rsidRPr="005F1E8D">
        <w:rPr>
          <w:color w:val="000000"/>
        </w:rPr>
        <w:t xml:space="preserve">replicated it from 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red rock crabs (</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ins w:id="92" w:author="Bridget Maher" w:date="2024-10-13T12:25:00Z" w16du:dateUtc="2024-10-13T19:25:00Z">
        <w:r w:rsidR="00F6133E">
          <w:rPr>
            <w:color w:val="000000"/>
          </w:rPr>
          <w:t>s</w:t>
        </w:r>
      </w:ins>
      <w:del w:id="93" w:author="Bridget Maher" w:date="2024-10-13T12:25:00Z" w16du:dateUtc="2024-10-13T19:25:00Z">
        <w:r w:rsidR="007D6070" w:rsidRPr="005F1E8D" w:rsidDel="00F6133E">
          <w:rPr>
            <w:color w:val="000000"/>
          </w:rPr>
          <w:delText>t</w:delText>
        </w:r>
      </w:del>
      <w:r w:rsidR="007D6070" w:rsidRPr="005F1E8D">
        <w:rPr>
          <w:color w:val="000000"/>
        </w:rPr>
        <w:t>o weight</w:t>
      </w:r>
      <w:ins w:id="94" w:author="Bridget Maher" w:date="2024-10-07T14:37:00Z" w16du:dateUtc="2024-10-07T21:37:00Z">
        <w:r w:rsidR="00CB3CD3">
          <w:rPr>
            <w:color w:val="000000"/>
          </w:rPr>
          <w:t xml:space="preserve"> </w:t>
        </w:r>
      </w:ins>
      <w:del w:id="95" w:author="Bridget Maher" w:date="2024-10-07T14:37:00Z" w16du:dateUtc="2024-10-07T21:37:00Z">
        <w:r w:rsidR="007D6070" w:rsidRPr="005F1E8D" w:rsidDel="00CB3CD3">
          <w:rPr>
            <w:color w:val="000000"/>
          </w:rPr>
          <w:delText xml:space="preserve"> </w:delText>
        </w:r>
      </w:del>
      <w:ins w:id="96" w:author="Bridget Maher" w:date="2024-10-07T14:37:00Z" w16du:dateUtc="2024-10-07T21:37:00Z">
        <w:r w:rsidR="00CB3CD3">
          <w:rPr>
            <w:color w:val="000000"/>
          </w:rPr>
          <w:t>was similar across all cages</w:t>
        </w:r>
      </w:ins>
      <w:del w:id="97" w:author="Bridget Maher" w:date="2024-10-07T14:37:00Z" w16du:dateUtc="2024-10-07T21:37:00Z">
        <w:r w:rsidR="007D6070" w:rsidRPr="005F1E8D" w:rsidDel="00CB3CD3">
          <w:rPr>
            <w:color w:val="000000"/>
          </w:rPr>
          <w:delText>the cages similarly to the crabs</w:delText>
        </w:r>
      </w:del>
      <w:r w:rsidR="00B928B9" w:rsidRPr="005F1E8D">
        <w:rPr>
          <w:color w:val="000000"/>
        </w:rPr>
        <w:t>) (</w:t>
      </w:r>
      <w:r w:rsidR="007D6070" w:rsidRPr="005F1E8D">
        <w:rPr>
          <w:color w:val="000000"/>
        </w:rPr>
        <w:t>n = 4</w:t>
      </w:r>
      <w:r w:rsidR="00B928B9" w:rsidRPr="005F1E8D">
        <w:rPr>
          <w:color w:val="000000"/>
        </w:rPr>
        <w:t xml:space="preserve"> replicates per </w:t>
      </w:r>
      <w:r w:rsidR="00B928B9" w:rsidRPr="005F1E8D">
        <w:rPr>
          <w:color w:val="000000"/>
        </w:rPr>
        <w:lastRenderedPageBreak/>
        <w:t>experiment</w:t>
      </w:r>
      <w:r w:rsidR="007D6070" w:rsidRPr="005F1E8D">
        <w:rPr>
          <w:color w:val="000000"/>
        </w:rPr>
        <w:t xml:space="preserve">). During both experiments, we replaced the crabs after 4 days with freshly fed, similar-sized crabs, at </w:t>
      </w:r>
      <w:del w:id="98" w:author="Bridget Maher" w:date="2024-10-07T14:38:00Z" w16du:dateUtc="2024-10-07T21:38:00Z">
        <w:r w:rsidR="007D6070" w:rsidRPr="005F1E8D" w:rsidDel="00D12ADF">
          <w:rPr>
            <w:color w:val="000000"/>
          </w:rPr>
          <w:delText>which</w:delText>
        </w:r>
      </w:del>
      <w:ins w:id="99" w:author="Bridget Maher" w:date="2024-10-07T14:38:00Z" w16du:dateUtc="2024-10-07T21:38:00Z">
        <w:r w:rsidR="00D12ADF">
          <w:rPr>
            <w:color w:val="000000"/>
          </w:rPr>
          <w:t>this</w:t>
        </w:r>
      </w:ins>
      <w:r w:rsidR="007D6070" w:rsidRPr="005F1E8D">
        <w:rPr>
          <w:color w:val="000000"/>
        </w:rPr>
        <w:t xml:space="preserve"> point</w:t>
      </w:r>
      <w:ins w:id="100" w:author="Bridget Maher" w:date="2024-10-07T14:38:00Z" w16du:dateUtc="2024-10-07T21:38:00Z">
        <w:r w:rsidR="00D12ADF">
          <w:rPr>
            <w:color w:val="000000"/>
          </w:rPr>
          <w:t>,</w:t>
        </w:r>
      </w:ins>
      <w:r w:rsidR="007D6070" w:rsidRPr="005F1E8D">
        <w:rPr>
          <w:color w:val="000000"/>
        </w:rPr>
        <w:t xml:space="preserve"> we </w:t>
      </w:r>
      <w:commentRangeStart w:id="101"/>
      <w:r w:rsidR="007D6070" w:rsidRPr="005F1E8D">
        <w:rPr>
          <w:color w:val="000000"/>
        </w:rPr>
        <w:t>re-randomized the order of the cages along the line</w:t>
      </w:r>
      <w:commentRangeEnd w:id="101"/>
      <w:r w:rsidR="00F6133E">
        <w:rPr>
          <w:rStyle w:val="CommentReference"/>
        </w:rPr>
        <w:commentReference w:id="101"/>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w:t>
      </w:r>
      <w:proofErr w:type="spellStart"/>
      <w:r w:rsidR="0097669C">
        <w:t>cutoff</w:t>
      </w:r>
      <w:proofErr w:type="spellEnd"/>
      <w:r w:rsidR="0097669C">
        <w:t xml:space="preserve">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A4A1039" w14:textId="43DB34C1" w:rsidR="001B79C7"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 (W = a</w:t>
      </w:r>
      <w:r w:rsidR="00990B37">
        <w:t>*L</w:t>
      </w:r>
      <w:r w:rsidR="00990B37">
        <w:rPr>
          <w:vertAlign w:val="superscript"/>
        </w:rPr>
        <w:t>b</w:t>
      </w:r>
      <w:r w:rsidRPr="005F1E8D">
        <w:t>) where 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131A7C" w:rsidRPr="005F1E8D">
        <w:t xml:space="preserve">For invertebrates, sunflower sea stars and </w:t>
      </w:r>
      <w:commentRangeStart w:id="102"/>
      <w:r w:rsidR="00131A7C" w:rsidRPr="005F1E8D">
        <w:t>economically</w:t>
      </w:r>
      <w:ins w:id="103" w:author="Bridget Maher" w:date="2024-10-13T12:28:00Z" w16du:dateUtc="2024-10-13T19:28:00Z">
        <w:r w:rsidR="00F6133E">
          <w:t xml:space="preserve"> and culturally</w:t>
        </w:r>
      </w:ins>
      <w:r w:rsidR="00131A7C" w:rsidRPr="005F1E8D">
        <w:t xml:space="preserve"> important </w:t>
      </w:r>
      <w:ins w:id="104" w:author="Bridget Maher" w:date="2024-10-13T12:27:00Z" w16du:dateUtc="2024-10-13T19:27:00Z">
        <w:r w:rsidR="00F6133E">
          <w:t>molluscs</w:t>
        </w:r>
      </w:ins>
      <w:del w:id="105" w:author="Bridget Maher" w:date="2024-10-13T12:27:00Z" w16du:dateUtc="2024-10-13T19:27:00Z">
        <w:r w:rsidR="00131A7C" w:rsidRPr="005F1E8D" w:rsidDel="00F6133E">
          <w:delText>species</w:delText>
        </w:r>
      </w:del>
      <w:r w:rsidR="00131A7C" w:rsidRPr="005F1E8D">
        <w:t xml:space="preserve"> (abalone and scallops</w:t>
      </w:r>
      <w:commentRangeEnd w:id="102"/>
      <w:r w:rsidR="00F6133E">
        <w:rPr>
          <w:rStyle w:val="CommentReference"/>
        </w:rPr>
        <w:commentReference w:id="102"/>
      </w:r>
      <w:r w:rsidR="00131A7C" w:rsidRPr="005F1E8D">
        <w:t xml:space="preserve">) were </w:t>
      </w:r>
      <w:r w:rsidR="00131A7C">
        <w:t>measured</w:t>
      </w:r>
      <w:r w:rsidR="00131A7C" w:rsidRPr="005F1E8D">
        <w:t xml:space="preserve">, so 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o calculate wet weight from size</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131A7C">
        <w:t>establish</w:t>
      </w:r>
      <w:r w:rsidR="00131A7C" w:rsidRPr="005F1E8D">
        <w:t xml:space="preserve"> </w:t>
      </w:r>
      <w:r w:rsidR="00131A7C">
        <w:t>biomass</w:t>
      </w:r>
      <w:r w:rsidR="00131A7C" w:rsidRPr="005F1E8D">
        <w:t xml:space="preserve"> </w:t>
      </w:r>
      <w:r w:rsidR="00131A7C">
        <w:t xml:space="preserve">estimates </w:t>
      </w:r>
      <w:r w:rsidR="00131A7C" w:rsidRPr="005F1E8D">
        <w:t xml:space="preserve">for each taxon. </w:t>
      </w:r>
      <w:r w:rsidR="00131A7C">
        <w:t xml:space="preserve">We used shell-free wet weight for species with large shells such as hermit crabs and snails. </w:t>
      </w:r>
      <w:r w:rsidR="00792779">
        <w:t xml:space="preserve">When </w:t>
      </w:r>
      <w:r w:rsidR="00792779">
        <w:lastRenderedPageBreak/>
        <w:t>biomass information was unavailable for a species, we used estimates from the closest relative or most similarly sized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C56A22">
        <w:rPr>
          <w:highlight w:val="yellow"/>
          <w:rPrChange w:id="106" w:author="Bridget Maher" w:date="2024-10-07T14:41:00Z" w16du:dateUtc="2024-10-07T21:41:00Z">
            <w:rPr/>
          </w:rPrChange>
        </w:rPr>
        <w:t xml:space="preserve">We calculated the tide exchange by computing the </w:t>
      </w:r>
      <w:r w:rsidR="00137407" w:rsidRPr="00C56A22">
        <w:rPr>
          <w:highlight w:val="yellow"/>
          <w:rPrChange w:id="107" w:author="Bridget Maher" w:date="2024-10-07T14:41:00Z" w16du:dateUtc="2024-10-07T21:41:00Z">
            <w:rPr/>
          </w:rPrChange>
        </w:rPr>
        <w:t xml:space="preserve">percent </w:t>
      </w:r>
      <w:r w:rsidRPr="00C56A22">
        <w:rPr>
          <w:highlight w:val="yellow"/>
          <w:rPrChange w:id="108" w:author="Bridget Maher" w:date="2024-10-07T14:41:00Z" w16du:dateUtc="2024-10-07T21:41:00Z">
            <w:rPr/>
          </w:rPrChange>
        </w:rPr>
        <w:t xml:space="preserve">change of the tide height every minute, </w:t>
      </w:r>
      <w:r w:rsidR="00131A7C" w:rsidRPr="00C56A22">
        <w:rPr>
          <w:highlight w:val="yellow"/>
          <w:rPrChange w:id="109" w:author="Bridget Maher" w:date="2024-10-07T14:41:00Z" w16du:dateUtc="2024-10-07T21:41:00Z">
            <w:rPr/>
          </w:rPrChange>
        </w:rPr>
        <w:t>averaged over the</w:t>
      </w:r>
      <w:r w:rsidRPr="00C56A22">
        <w:rPr>
          <w:highlight w:val="yellow"/>
          <w:rPrChange w:id="110" w:author="Bridget Maher" w:date="2024-10-07T14:41:00Z" w16du:dateUtc="2024-10-07T21:41:00Z">
            <w:rPr/>
          </w:rPrChange>
        </w:rPr>
        <w:t xml:space="preserve"> </w:t>
      </w:r>
      <w:r w:rsidR="00131A7C" w:rsidRPr="00C56A22">
        <w:rPr>
          <w:highlight w:val="yellow"/>
          <w:rPrChange w:id="111" w:author="Bridget Maher" w:date="2024-10-07T14:41:00Z" w16du:dateUtc="2024-10-07T21:41:00Z">
            <w:rPr/>
          </w:rPrChange>
        </w:rPr>
        <w:t>hour-long survey.</w:t>
      </w:r>
    </w:p>
    <w:p w14:paraId="010730BD" w14:textId="77777777" w:rsidR="00131A7C" w:rsidRPr="005F1E8D" w:rsidRDefault="00131A7C" w:rsidP="00EB3BC7">
      <w:pPr>
        <w:spacing w:line="480" w:lineRule="auto"/>
      </w:pPr>
    </w:p>
    <w:p w14:paraId="1BBA84D4" w14:textId="77777777" w:rsidR="008600C1" w:rsidRPr="002C7346" w:rsidRDefault="008600C1" w:rsidP="008600C1">
      <w:pPr>
        <w:spacing w:line="480" w:lineRule="auto"/>
        <w:rPr>
          <w:iCs/>
        </w:rPr>
      </w:pPr>
      <w:r w:rsidRPr="002C7346">
        <w:rPr>
          <w:iCs/>
        </w:rPr>
        <w:t>Among-site (meso-scale) variation</w:t>
      </w:r>
    </w:p>
    <w:p w14:paraId="3814180E" w14:textId="3716DE6F"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2B6ECC" w:rsidRPr="005F1E8D">
        <w:t xml:space="preserve">We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105FB93E"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w:t>
      </w:r>
      <w:r w:rsidR="00417390" w:rsidRPr="005F1E8D">
        <w:rPr>
          <w:color w:val="000000"/>
        </w:rPr>
        <w:lastRenderedPageBreak/>
        <w:t xml:space="preserve">site), and </w:t>
      </w:r>
      <w:r w:rsidR="00705FE1" w:rsidRPr="005F1E8D">
        <w:rPr>
          <w:color w:val="000000"/>
        </w:rPr>
        <w:t>kelp species</w:t>
      </w:r>
      <w:r w:rsidR="00C45043" w:rsidRPr="005F1E8D">
        <w:rPr>
          <w:color w:val="000000"/>
        </w:rPr>
        <w:t>, mean forest kelp biomass</w:t>
      </w:r>
      <w:ins w:id="112" w:author="Bridget Maher" w:date="2024-10-07T14:45:00Z" w16du:dateUtc="2024-10-07T21:45:00Z">
        <w:r w:rsidR="004254E3">
          <w:rPr>
            <w:color w:val="000000"/>
          </w:rPr>
          <w:t xml:space="preserve"> </w:t>
        </w:r>
      </w:ins>
      <w:ins w:id="113" w:author="Bridget Maher" w:date="2024-10-07T14:44:00Z" w16du:dateUtc="2024-10-07T21:44:00Z">
        <w:r w:rsidR="004254E3">
          <w:rPr>
            <w:color w:val="000000"/>
          </w:rPr>
          <w:t>(</w:t>
        </w:r>
      </w:ins>
      <w:ins w:id="114" w:author="Bridget Maher" w:date="2024-10-07T14:45:00Z" w16du:dateUtc="2024-10-07T21:45:00Z">
        <w:r w:rsidR="00397ACC">
          <w:rPr>
            <w:color w:val="000000"/>
          </w:rPr>
          <w:t xml:space="preserve">per </w:t>
        </w:r>
      </w:ins>
      <w:del w:id="115" w:author="Bridget Maher" w:date="2024-10-07T14:44:00Z" w16du:dateUtc="2024-10-07T21:44:00Z">
        <w:r w:rsidR="009B2BF8" w:rsidRPr="005F1E8D" w:rsidDel="004254E3">
          <w:rPr>
            <w:color w:val="000000"/>
          </w:rPr>
          <w:delText>/</w:delText>
        </w:r>
      </w:del>
      <w:r w:rsidR="009B2BF8" w:rsidRPr="005F1E8D">
        <w:rPr>
          <w:color w:val="000000"/>
        </w:rPr>
        <w:t>m</w:t>
      </w:r>
      <w:r w:rsidR="009B2BF8" w:rsidRPr="005F1E8D">
        <w:rPr>
          <w:color w:val="000000"/>
          <w:vertAlign w:val="superscript"/>
        </w:rPr>
        <w:t>2</w:t>
      </w:r>
      <w:ins w:id="116" w:author="Bridget Maher" w:date="2024-10-07T14:44:00Z" w16du:dateUtc="2024-10-07T21:44:00Z">
        <w:r w:rsidR="004254E3">
          <w:rPr>
            <w:color w:val="000000"/>
          </w:rPr>
          <w:t>)</w:t>
        </w:r>
      </w:ins>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del w:id="117" w:author="Bridget Maher" w:date="2024-10-07T14:46:00Z" w16du:dateUtc="2024-10-07T21:46:00Z">
        <w:r w:rsidR="00480B9F" w:rsidDel="00EC3A47">
          <w:delText>Finally,</w:delText>
        </w:r>
      </w:del>
      <w:ins w:id="118" w:author="Bridget Maher" w:date="2024-10-07T14:46:00Z" w16du:dateUtc="2024-10-07T21:46:00Z">
        <w:r w:rsidR="00EC3A47">
          <w:t xml:space="preserve"> W</w:t>
        </w:r>
      </w:ins>
      <w:del w:id="119" w:author="Bridget Maher" w:date="2024-10-07T14:46:00Z" w16du:dateUtc="2024-10-07T21:46:00Z">
        <w:r w:rsidR="00480B9F" w:rsidDel="00EC3A47">
          <w:delText xml:space="preserve"> w</w:delText>
        </w:r>
      </w:del>
      <w:r w:rsidR="00E85DC2">
        <w:t xml:space="preserve">e </w:t>
      </w:r>
      <w:ins w:id="120" w:author="Bridget Maher" w:date="2024-10-07T14:46:00Z" w16du:dateUtc="2024-10-07T21:46:00Z">
        <w:r w:rsidR="00EC3A47">
          <w:t xml:space="preserve">then </w:t>
        </w:r>
      </w:ins>
      <w:r w:rsidR="00E85DC2">
        <w:t xml:space="preserve">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7F91922B" w:rsidR="00E85DC2" w:rsidRPr="0026774C" w:rsidRDefault="00BD1992" w:rsidP="002F18B0">
      <w:pPr>
        <w:spacing w:line="480" w:lineRule="auto"/>
        <w:rPr>
          <w:color w:val="000000"/>
        </w:rPr>
      </w:pPr>
      <w:del w:id="121" w:author="Bridget Maher" w:date="2024-10-13T12:32:00Z" w16du:dateUtc="2024-10-13T19:32:00Z">
        <w:r w:rsidRPr="005F1E8D" w:rsidDel="00F6133E">
          <w:delText>T</w:delText>
        </w:r>
      </w:del>
      <w:ins w:id="122" w:author="Bridget Maher" w:date="2024-10-13T12:32:00Z" w16du:dateUtc="2024-10-13T19:32:00Z">
        <w:r w:rsidR="00F6133E">
          <w:t>We constructed separate linear models for each caging experiment t</w:t>
        </w:r>
      </w:ins>
      <w:r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del w:id="123" w:author="Bridget Maher" w:date="2024-10-13T12:32:00Z" w16du:dateUtc="2024-10-13T19:32:00Z">
        <w:r w:rsidRPr="005F1E8D" w:rsidDel="00F6133E">
          <w:delText xml:space="preserve">, we constructed separate </w:delText>
        </w:r>
        <w:r w:rsidR="009B31A7" w:rsidRPr="005F1E8D" w:rsidDel="00F6133E">
          <w:delText>linear models for each caging experiment</w:delText>
        </w:r>
      </w:del>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 index (</w:t>
      </w:r>
      <w:ins w:id="124" w:author="Bridget Maher" w:date="2024-10-07T14:47:00Z" w16du:dateUtc="2024-10-07T21:47:00Z">
        <w:r w:rsidR="004416E7">
          <w:rPr>
            <w:color w:val="000000"/>
          </w:rPr>
          <w:t xml:space="preserve">excretion </w:t>
        </w:r>
      </w:ins>
      <w:ins w:id="125" w:author="Bridget Maher" w:date="2024-10-07T14:46:00Z" w16du:dateUtc="2024-10-07T21:46:00Z">
        <w:r w:rsidR="009C0B1E">
          <w:rPr>
            <w:color w:val="000000"/>
          </w:rPr>
          <w:t>rate =</w:t>
        </w:r>
      </w:ins>
      <w:ins w:id="126" w:author="Bridget Maher" w:date="2024-10-07T14:47:00Z" w16du:dateUtc="2024-10-07T21:47:00Z">
        <w:r w:rsidR="004416E7">
          <w:rPr>
            <w:color w:val="000000"/>
          </w:rPr>
          <w:t xml:space="preserve"> </w:t>
        </w:r>
      </w:ins>
      <w:proofErr w:type="gramStart"/>
      <w:r w:rsidR="00151BB6">
        <w:rPr>
          <w:color w:val="000000"/>
        </w:rPr>
        <w:t>sqrt(</w:t>
      </w:r>
      <w:proofErr w:type="gramEnd"/>
      <w:r w:rsidR="00151BB6">
        <w:rPr>
          <w:color w:val="000000"/>
        </w:rPr>
        <w:t>length*girth</w:t>
      </w:r>
      <w:del w:id="127" w:author="Bridget Maher" w:date="2024-10-07T14:48:00Z" w16du:dateUtc="2024-10-07T21:48:00Z">
        <w:r w:rsidR="00151BB6" w:rsidDel="001708F6">
          <w:rPr>
            <w:color w:val="000000"/>
          </w:rPr>
          <w:delText>))</w:delText>
        </w:r>
        <w:r w:rsidR="00C54451" w:rsidDel="001708F6">
          <w:rPr>
            <w:color w:val="000000"/>
          </w:rPr>
          <w:delText xml:space="preserve"> to</w:delText>
        </w:r>
        <w:r w:rsidR="00151BB6" w:rsidDel="001708F6">
          <w:rPr>
            <w:color w:val="000000"/>
          </w:rPr>
          <w:delText xml:space="preserve"> </w:delText>
        </w:r>
        <w:r w:rsidR="0026774C" w:rsidDel="001708F6">
          <w:rPr>
            <w:color w:val="000000"/>
          </w:rPr>
          <w:delText xml:space="preserve">excretion </w:delText>
        </w:r>
        <w:r w:rsidR="00151BB6" w:rsidDel="001708F6">
          <w:rPr>
            <w:color w:val="000000"/>
          </w:rPr>
          <w:delText>relationship</w:delText>
        </w:r>
        <w:r w:rsidR="0026774C" w:rsidDel="001708F6">
          <w:rPr>
            <w:color w:val="000000"/>
          </w:rPr>
          <w:delText xml:space="preserve"> </w:delText>
        </w:r>
      </w:del>
      <w:ins w:id="128" w:author="Bridget Maher" w:date="2024-10-07T14:48:00Z" w16du:dateUtc="2024-10-07T21:48:00Z">
        <w:r w:rsidR="001708F6">
          <w:rPr>
            <w:color w:val="000000"/>
          </w:rPr>
          <w:t xml:space="preserve">, </w:t>
        </w:r>
      </w:ins>
      <w:del w:id="129" w:author="Bridget Maher" w:date="2024-10-07T14:48:00Z" w16du:dateUtc="2024-10-07T21:48:00Z">
        <w:r w:rsidR="0026774C" w:rsidRPr="0097669C" w:rsidDel="001708F6">
          <w:rPr>
            <w:color w:val="000000"/>
          </w:rPr>
          <w:delText>(</w:delText>
        </w:r>
      </w:del>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 xml:space="preserve">For the red rock crab experiment, we constructed a </w:t>
      </w:r>
      <w:ins w:id="130" w:author="Bridget Maher" w:date="2024-10-07T14:48:00Z" w16du:dateUtc="2024-10-07T21:48:00Z">
        <w:r w:rsidR="008F5820">
          <w:t xml:space="preserve">GLMM </w:t>
        </w:r>
      </w:ins>
      <w:del w:id="131" w:author="Bridget Maher" w:date="2024-10-07T14:48:00Z" w16du:dateUtc="2024-10-07T21:48:00Z">
        <w:r w:rsidR="00D823F4" w:rsidRPr="005F1E8D" w:rsidDel="008F5820">
          <w:delText xml:space="preserve">generalized linear mixed-effects model </w:delText>
        </w:r>
      </w:del>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del w:id="132" w:author="Bridget Maher" w:date="2024-10-07T14:50:00Z" w16du:dateUtc="2024-10-07T21:50:00Z">
        <w:r w:rsidR="0097669C" w:rsidDel="00E735B3">
          <w:delText>,</w:delText>
        </w:r>
      </w:del>
      <w:r w:rsidR="0097669C">
        <w:t xml:space="preserve"> and</w:t>
      </w:r>
      <w:r w:rsidR="00D823F4" w:rsidRPr="005F1E8D">
        <w:t xml:space="preserve"> used a gamma distribution (link = ‘log’). </w:t>
      </w:r>
      <w:r w:rsidR="006312EC">
        <w:t xml:space="preserve">We </w:t>
      </w:r>
      <w:r w:rsidR="00151BB6">
        <w:t>used a previously developed carapace</w:t>
      </w:r>
      <w:del w:id="133" w:author="Bridget Maher" w:date="2024-10-07T14:50:00Z" w16du:dateUtc="2024-10-07T21:50:00Z">
        <w:r w:rsidR="00151BB6" w:rsidDel="00772701">
          <w:delText xml:space="preserve"> to </w:delText>
        </w:r>
      </w:del>
      <w:ins w:id="134" w:author="Bridget Maher" w:date="2024-10-07T14:50:00Z" w16du:dateUtc="2024-10-07T21:50:00Z">
        <w:r w:rsidR="00772701">
          <w:t>-to-</w:t>
        </w:r>
      </w:ins>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135"/>
      <w:proofErr w:type="spellStart"/>
      <w:r w:rsidR="0097669C">
        <w:t>unpubl</w:t>
      </w:r>
      <w:commentRangeEnd w:id="135"/>
      <w:proofErr w:type="spellEnd"/>
      <w:r w:rsidR="00364A75">
        <w:rPr>
          <w:rStyle w:val="CommentReference"/>
        </w:rPr>
        <w:commentReference w:id="135"/>
      </w:r>
      <w:r w:rsidR="006214D6">
        <w:t>.</w:t>
      </w:r>
      <w:r w:rsidR="0097669C">
        <w:t>)</w:t>
      </w:r>
      <w:r w:rsidR="00151BB6">
        <w:t>.</w:t>
      </w:r>
    </w:p>
    <w:p w14:paraId="60C7A659" w14:textId="7A48402A" w:rsidR="00487ED1" w:rsidRPr="005F1E8D" w:rsidRDefault="00487ED1" w:rsidP="00EB3BC7">
      <w:pPr>
        <w:spacing w:line="480" w:lineRule="auto"/>
      </w:pPr>
      <w:r w:rsidRPr="005F1E8D">
        <w:lastRenderedPageBreak/>
        <w:tab/>
      </w:r>
    </w:p>
    <w:p w14:paraId="40D29041" w14:textId="1972C698" w:rsidR="00C05A5A" w:rsidRPr="005F1E8D" w:rsidRDefault="00C05A5A" w:rsidP="00EB3BC7">
      <w:pPr>
        <w:spacing w:line="480" w:lineRule="auto"/>
        <w:rPr>
          <w:b/>
        </w:rPr>
      </w:pPr>
      <w:commentRangeStart w:id="136"/>
      <w:r w:rsidRPr="005F1E8D">
        <w:rPr>
          <w:b/>
        </w:rPr>
        <w:t>Results</w:t>
      </w:r>
      <w:commentRangeEnd w:id="136"/>
      <w:r w:rsidR="00A74717">
        <w:rPr>
          <w:rStyle w:val="CommentReference"/>
        </w:rPr>
        <w:commentReference w:id="136"/>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41F94501"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C673A5" w:rsidRPr="005F1E8D">
        <w:t xml:space="preserve">significantly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w:t>
      </w:r>
      <w:r w:rsidR="00122300">
        <w:lastRenderedPageBreak/>
        <w:t xml:space="preserve">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0CCCB9D4" w:rsidR="00057B69" w:rsidRDefault="004934ED" w:rsidP="00623DD8">
      <w:pPr>
        <w:spacing w:line="480" w:lineRule="auto"/>
      </w:pPr>
      <w:r>
        <w:t xml:space="preserve">We found </w:t>
      </w:r>
      <w:r w:rsidR="00A5377F">
        <w:t xml:space="preserve">at least some </w:t>
      </w:r>
      <w:r>
        <w:t>evidence of variability of animal-regenerated nutrients</w:t>
      </w:r>
      <w:r w:rsidR="00A5377F">
        <w:t xml:space="preserve"> from the largest to the smallest scale examined</w:t>
      </w:r>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49DF4F7B"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between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 xml:space="preserve">measurements of </w:t>
      </w:r>
      <w:r w:rsidR="008955F6" w:rsidRPr="00BA1DFE">
        <w:lastRenderedPageBreak/>
        <w:t>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Washington state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commentRangeStart w:id="137"/>
      <w:commentRangeStart w:id="138"/>
      <w:r w:rsidRPr="00306F1F">
        <w:rPr>
          <w:i/>
          <w:iCs/>
        </w:rPr>
        <w:t>Small-scale</w:t>
      </w:r>
      <w:r w:rsidR="000D0CF1">
        <w:rPr>
          <w:i/>
          <w:iCs/>
        </w:rPr>
        <w:t xml:space="preserve"> variation</w:t>
      </w:r>
      <w:commentRangeEnd w:id="137"/>
      <w:r w:rsidR="00D36A7A">
        <w:rPr>
          <w:rStyle w:val="CommentReference"/>
        </w:rPr>
        <w:commentReference w:id="137"/>
      </w:r>
      <w:commentRangeEnd w:id="138"/>
      <w:r w:rsidR="00387A6E">
        <w:rPr>
          <w:rStyle w:val="CommentReference"/>
        </w:rPr>
        <w:commentReference w:id="138"/>
      </w:r>
    </w:p>
    <w:p w14:paraId="4BB14774" w14:textId="1F1F5849" w:rsidR="00737B8A" w:rsidRDefault="00CF009F" w:rsidP="00683C48">
      <w:pPr>
        <w:spacing w:line="480" w:lineRule="auto"/>
      </w:pPr>
      <w:r>
        <w:t xml:space="preserve">We found evidence of kelp-mediated </w:t>
      </w:r>
      <w:del w:id="139" w:author="Bridget Maher" w:date="2024-10-13T14:31:00Z" w16du:dateUtc="2024-10-13T21:31:00Z">
        <w:r w:rsidDel="00DA6701">
          <w:delText xml:space="preserve">variation </w:delText>
        </w:r>
        <w:r w:rsidR="009509EA" w:rsidDel="00DA6701">
          <w:delText>in nutrients</w:delText>
        </w:r>
      </w:del>
      <w:ins w:id="140" w:author="Bridget Maher" w:date="2024-10-13T14:31:00Z" w16du:dateUtc="2024-10-13T21:31:00Z">
        <w:r w:rsidR="00DA6701">
          <w:t>nutrient variation</w:t>
        </w:r>
      </w:ins>
      <w:r w:rsidR="009509EA">
        <w:t xml:space="preserve"> on a smaller scale (5 m) than previously established</w:t>
      </w:r>
      <w:r w:rsidR="00B50E76">
        <w:t xml:space="preserve">. </w:t>
      </w:r>
      <w:ins w:id="141" w:author="Bridget Maher" w:date="2024-10-13T14:58:00Z" w16du:dateUtc="2024-10-13T21:58:00Z">
        <w:r w:rsidR="00387A6E">
          <w:t>Previous</w:t>
        </w:r>
      </w:ins>
      <w:ins w:id="142" w:author="Bridget Maher" w:date="2024-10-13T14:57:00Z" w16du:dateUtc="2024-10-13T21:57:00Z">
        <w:r w:rsidR="00387A6E">
          <w:t xml:space="preserve"> studies have found that</w:t>
        </w:r>
      </w:ins>
      <w:ins w:id="143" w:author="Bridget Maher" w:date="2024-10-13T14:58:00Z" w16du:dateUtc="2024-10-13T21:58:00Z">
        <w:r w:rsidR="00387A6E">
          <w:t xml:space="preserve"> nitrate from external sources (e.g. u</w:t>
        </w:r>
      </w:ins>
      <w:ins w:id="144" w:author="Bridget Maher" w:date="2024-10-13T14:59:00Z" w16du:dateUtc="2024-10-13T21:59:00Z">
        <w:r w:rsidR="00387A6E">
          <w:t xml:space="preserve">pwelling and run-off) </w:t>
        </w:r>
      </w:ins>
      <w:ins w:id="145" w:author="Bridget Maher" w:date="2024-10-13T14:58:00Z" w16du:dateUtc="2024-10-13T21:58:00Z">
        <w:r w:rsidR="00387A6E">
          <w:t>becomes depleted or unchanged as if lows through a kelp forest</w:t>
        </w:r>
      </w:ins>
      <w:ins w:id="146" w:author="Bridget Maher" w:date="2024-10-13T14:59:00Z" w16du:dateUtc="2024-10-13T21:59:00Z">
        <w:r w:rsidR="00387A6E">
          <w:t xml:space="preserve"> </w:t>
        </w:r>
      </w:ins>
      <w:ins w:id="147" w:author="Bridget Maher" w:date="2024-10-13T15:00:00Z" w16du:dateUtc="2024-10-13T22:00:00Z">
        <w:r w:rsidR="00387A6E" w:rsidRPr="00387A6E">
          <w:rPr>
            <w:rFonts w:eastAsiaTheme="minorHAnsi"/>
            <w:color w:val="000000"/>
            <w:lang w:val="en-US"/>
            <w:rPrChange w:id="148" w:author="Bridget Maher" w:date="2024-10-13T15:00:00Z" w16du:dateUtc="2024-10-13T22:00:00Z">
              <w:rPr>
                <w:rFonts w:ascii="Helvetica Neue" w:eastAsiaTheme="minorHAnsi" w:hAnsi="Helvetica Neue" w:cs="Helvetica Neue"/>
                <w:color w:val="000000"/>
                <w:sz w:val="26"/>
                <w:szCs w:val="26"/>
                <w:lang w:val="en-US"/>
              </w:rPr>
            </w:rPrChange>
          </w:rPr>
          <w:t>(Pfister et al., 2019; Stewart et al., 2009)</w:t>
        </w:r>
      </w:ins>
      <w:ins w:id="149" w:author="Bridget Maher" w:date="2024-10-13T15:01:00Z" w16du:dateUtc="2024-10-13T22:01:00Z">
        <w:r w:rsidR="00387A6E">
          <w:rPr>
            <w:rFonts w:eastAsiaTheme="minorHAnsi"/>
            <w:color w:val="000000"/>
            <w:lang w:val="en-US"/>
          </w:rPr>
          <w:t xml:space="preserve"> </w:t>
        </w:r>
      </w:ins>
      <w:ins w:id="150" w:author="Bridget Maher" w:date="2024-10-13T14:59:00Z" w16du:dateUtc="2024-10-13T21:59:00Z">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regenerated by animals within a</w:t>
        </w:r>
      </w:ins>
      <w:ins w:id="151" w:author="Bridget Maher" w:date="2024-10-13T15:00:00Z" w16du:dateUtc="2024-10-13T22:00:00Z">
        <w:r w:rsidR="00387A6E" w:rsidRPr="00387A6E">
          <w:t xml:space="preserve">nd around the forest. </w:t>
        </w:r>
      </w:ins>
      <w:ins w:id="152" w:author="Bridget Maher" w:date="2024-10-13T14:59:00Z" w16du:dateUtc="2024-10-13T21:59:00Z">
        <w:r w:rsidR="00387A6E" w:rsidRPr="00387A6E">
          <w:t xml:space="preserve"> </w:t>
        </w:r>
      </w:ins>
      <w:r w:rsidR="00A83EAE" w:rsidRPr="00387A6E">
        <w:t xml:space="preserve">Higher NH₄⁺ inside high-density kelp forests has been documented </w:t>
      </w:r>
      <w:r w:rsidR="00A83EAE" w:rsidRPr="00387A6E">
        <w:fldChar w:fldCharType="begin"/>
      </w:r>
      <w:r w:rsidR="00A83EAE" w:rsidRPr="00387A6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387A6E">
        <w:fldChar w:fldCharType="separate"/>
      </w:r>
      <w:r w:rsidR="00A83EAE" w:rsidRPr="00387A6E">
        <w:rPr>
          <w:noProof/>
        </w:rPr>
        <w:t>(e.g., Pfister et al., 2019)</w:t>
      </w:r>
      <w:r w:rsidR="00A83EAE" w:rsidRPr="00387A6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w:t>
      </w:r>
      <w:commentRangeStart w:id="153"/>
      <w:r w:rsidR="00B50E76">
        <w:t xml:space="preserve">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commentRangeEnd w:id="153"/>
      <w:r w:rsidR="00DA6701">
        <w:rPr>
          <w:rStyle w:val="CommentReference"/>
        </w:rPr>
        <w:commentReference w:id="153"/>
      </w:r>
      <w:r w:rsidR="00A83EAE">
        <w:t>B</w:t>
      </w:r>
      <w:r w:rsidR="009509EA">
        <w:t xml:space="preserve">y sampling across a gradient of kelp densities we further </w:t>
      </w:r>
      <w:r w:rsidR="009509EA">
        <w:lastRenderedPageBreak/>
        <w:t xml:space="preserve">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del w:id="154" w:author="Bridget Maher" w:date="2024-10-13T14:33:00Z" w16du:dateUtc="2024-10-13T21:33:00Z">
        <w:r w:rsidR="005D42E1" w:rsidDel="00DA6701">
          <w:delText>as though</w:delText>
        </w:r>
      </w:del>
      <w:ins w:id="155" w:author="Bridget Maher" w:date="2024-10-13T14:33:00Z" w16du:dateUtc="2024-10-13T21:33:00Z">
        <w:r w:rsidR="00DA6701">
          <w:t>that</w:t>
        </w:r>
      </w:ins>
      <w:r w:rsidR="005D42E1">
        <w:t xml:space="preserve"> water flow due to tidal exchange enhances NH₄⁺ variability within kelp forests instead of masking it. </w:t>
      </w:r>
    </w:p>
    <w:p w14:paraId="65174C8A" w14:textId="0E9301E9"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r w:rsidR="00EC06BA">
        <w:t xml:space="preserve">The surprising </w:t>
      </w:r>
      <w:r>
        <w:t xml:space="preserve">negative </w:t>
      </w:r>
      <w:r w:rsidRPr="005F1E8D">
        <w:t>∆</w:t>
      </w:r>
      <w:r>
        <w:t>NH₄⁺ at our no</w:t>
      </w:r>
      <w:r w:rsidR="00EC06BA">
        <w:t>-</w:t>
      </w:r>
      <w:r>
        <w:t xml:space="preserve">kelp control sites may </w:t>
      </w:r>
      <w:del w:id="156" w:author="Bridget Maher" w:date="2024-10-13T14:33:00Z" w16du:dateUtc="2024-10-13T21:33:00Z">
        <w:r w:rsidDel="00DA6701">
          <w:delText xml:space="preserve">be </w:delText>
        </w:r>
        <w:r w:rsidR="00EC06BA" w:rsidDel="00DA6701">
          <w:delText>the</w:delText>
        </w:r>
        <w:r w:rsidDel="00DA6701">
          <w:delText xml:space="preserve"> result of</w:delText>
        </w:r>
      </w:del>
      <w:ins w:id="157" w:author="Bridget Maher" w:date="2024-10-13T14:33:00Z" w16du:dateUtc="2024-10-13T21:33:00Z">
        <w:r w:rsidR="00DA6701">
          <w:t>result from</w:t>
        </w:r>
      </w:ins>
      <w:r>
        <w:t xml:space="preserve"> </w:t>
      </w:r>
      <w:r w:rsidR="00EC06BA">
        <w:t xml:space="preserve">“outside” samples at control sites being </w:t>
      </w:r>
      <w:r w:rsidR="00FE7DA5">
        <w:t xml:space="preserve">slightly </w:t>
      </w:r>
      <w:r w:rsidR="00EC06BA">
        <w:t>deeper than the “inside” samples</w:t>
      </w:r>
      <w:del w:id="158" w:author="Bridget Maher" w:date="2024-10-13T14:34:00Z" w16du:dateUtc="2024-10-13T21:34:00Z">
        <w:r w:rsidR="00CC12B0" w:rsidDel="00DA6701">
          <w:delText>,</w:delText>
        </w:r>
      </w:del>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xml:space="preserve">, a trend that our </w:t>
      </w:r>
      <w:r w:rsidR="00CC12B0">
        <w:t>no-kelp sites seem to confirm, strengthens our finding of higher ammonium concentrations within kelp forests than at their slightly deeper edges.</w:t>
      </w:r>
    </w:p>
    <w:p w14:paraId="5ADD87CD" w14:textId="1A74EE3C"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 xml:space="preserve">negative interactions between animal biomass and both tide and </w:t>
      </w:r>
      <w:commentRangeStart w:id="159"/>
      <w:r w:rsidR="00806D42">
        <w:t>kelp</w:t>
      </w:r>
      <w:commentRangeEnd w:id="159"/>
      <w:r w:rsidR="00DA6701">
        <w:rPr>
          <w:rStyle w:val="CommentReference"/>
        </w:rPr>
        <w:commentReference w:id="159"/>
      </w:r>
      <w:r w:rsidR="00806D42" w:rsidRPr="00806D42">
        <w:t xml:space="preserve"> </w:t>
      </w:r>
      <w:r w:rsidR="00806D42">
        <w:t>suggest a potentially saturating relationship between these variables.</w:t>
      </w:r>
      <w:r w:rsidR="00BE2765">
        <w:t xml:space="preserve"> W</w:t>
      </w:r>
      <w:r w:rsidR="006005D7">
        <w:t xml:space="preserve">hen animal biomass </w:t>
      </w:r>
      <w:r w:rsidR="00BE2765">
        <w:t>was</w:t>
      </w:r>
      <w:r w:rsidR="006005D7">
        <w:t xml:space="preserve"> low, </w:t>
      </w:r>
      <w:r w:rsidR="006005D7">
        <w:lastRenderedPageBreak/>
        <w:t xml:space="preserve">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 xml:space="preserve">inside kelp forests relative to </w:t>
      </w:r>
      <w:del w:id="160" w:author="Bridget Maher" w:date="2024-10-13T14:35:00Z" w16du:dateUtc="2024-10-13T21:35:00Z">
        <w:r w:rsidR="00742266" w:rsidDel="00DA6701">
          <w:delText xml:space="preserve">beyond </w:delText>
        </w:r>
      </w:del>
      <w:r w:rsidR="00742266">
        <w:t>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1C5B7611"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w:t>
      </w:r>
      <w:ins w:id="161" w:author="Bridget Maher" w:date="2024-10-13T14:36:00Z" w16du:dateUtc="2024-10-13T21:36:00Z">
        <w:r w:rsidR="00DA6701">
          <w:t>,</w:t>
        </w:r>
      </w:ins>
      <w:r w:rsidR="00CC5E86">
        <w:t xml:space="preserve"> at least in sheltered conditions, </w:t>
      </w:r>
      <w:ins w:id="162" w:author="Bridget Maher" w:date="2024-10-13T14:36:00Z" w16du:dateUtc="2024-10-13T21:36:00Z">
        <w:r w:rsidR="00DA6701">
          <w:t xml:space="preserve">a </w:t>
        </w:r>
      </w:ins>
      <w:r w:rsidR="00CC5E86">
        <w:t>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77690477" w:rsidR="000D122E" w:rsidRDefault="005D293A" w:rsidP="00741F8A">
      <w:pPr>
        <w:spacing w:line="480" w:lineRule="auto"/>
      </w:pPr>
      <w:r>
        <w:lastRenderedPageBreak/>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xml:space="preserve">, in which case we might have expected both to have a similar, somewhat 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67BE3EDC" w:rsidR="00906B6A" w:rsidRDefault="00741F8A" w:rsidP="00282591">
      <w:pPr>
        <w:spacing w:line="480" w:lineRule="auto"/>
      </w:pPr>
      <w:r>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w:t>
      </w:r>
      <w:del w:id="163" w:author="Bridget Maher" w:date="2024-10-13T14:43:00Z" w16du:dateUtc="2024-10-13T21:43:00Z">
        <w:r w:rsidR="00906B6A" w:rsidDel="00A74717">
          <w:delText xml:space="preserve">in NH₄⁺ </w:delText>
        </w:r>
      </w:del>
      <w:r w:rsidR="00906B6A">
        <w:t xml:space="preserve">from 1.3 </w:t>
      </w:r>
      <w:ins w:id="164" w:author="Bridget Maher" w:date="2024-10-13T14:43:00Z" w16du:dateUtc="2024-10-13T21:43:00Z">
        <w:r w:rsidR="00A74717">
          <w:t>to</w:t>
        </w:r>
      </w:ins>
      <w:del w:id="165" w:author="Bridget Maher" w:date="2024-10-13T14:43:00Z" w16du:dateUtc="2024-10-13T21:43:00Z">
        <w:r w:rsidR="00906B6A" w:rsidDel="00A74717">
          <w:delText>–</w:delText>
        </w:r>
      </w:del>
      <w:r w:rsidR="00906B6A">
        <w:t xml:space="preserve"> 9x</w:t>
      </w:r>
      <w:ins w:id="166" w:author="Bridget Maher" w:date="2024-10-13T14:42:00Z" w16du:dateUtc="2024-10-13T21:42:00Z">
        <w:r w:rsidR="00A74717">
          <w:t xml:space="preserve"> </w:t>
        </w:r>
      </w:ins>
      <w:ins w:id="167" w:author="Bridget Maher" w:date="2024-10-13T14:43:00Z" w16du:dateUtc="2024-10-13T21:43:00Z">
        <w:r w:rsidR="00A74717">
          <w:t xml:space="preserve">in NH₄⁺ </w:t>
        </w:r>
      </w:ins>
      <w:del w:id="168" w:author="Bridget Maher" w:date="2024-10-13T14:42:00Z" w16du:dateUtc="2024-10-13T21:42:00Z">
        <w:r w:rsidR="00906B6A" w:rsidDel="00A74717">
          <w:delText xml:space="preserve"> in NH₄⁺ </w:delText>
        </w:r>
      </w:del>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w:t>
      </w:r>
      <w:r w:rsidR="00906B6A">
        <w:lastRenderedPageBreak/>
        <w:t xml:space="preserve">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3E52B2">
        <w:t xml:space="preserve"> </w:t>
      </w:r>
      <w:ins w:id="169" w:author="Bridget Maher" w:date="2024-10-13T14:44:00Z" w16du:dateUtc="2024-10-13T21:44:00Z">
        <w:r w:rsidR="00A74717">
          <w:t xml:space="preserve">, </w:t>
        </w:r>
      </w:ins>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xml:space="preserve">, it seems likely </w:t>
      </w:r>
      <w:ins w:id="170" w:author="Bridget Maher" w:date="2024-10-13T14:44:00Z" w16du:dateUtc="2024-10-13T21:44:00Z">
        <w:r w:rsidR="00A74717">
          <w:t xml:space="preserve">that </w:t>
        </w:r>
      </w:ins>
      <w:r w:rsidR="003E52B2">
        <w:t>t</w:t>
      </w:r>
      <w:r w:rsidR="00906B6A">
        <w:t xml:space="preserve">he animal-driven variation in NH₄⁺ we observed could </w:t>
      </w:r>
      <w:del w:id="171" w:author="Bridget Maher" w:date="2024-10-13T14:44:00Z" w16du:dateUtc="2024-10-13T21:44:00Z">
        <w:r w:rsidR="00906B6A" w:rsidDel="00A74717">
          <w:delText xml:space="preserve">very likely </w:delText>
        </w:r>
      </w:del>
      <w:r w:rsidR="00906B6A">
        <w:t>contribute to heterogeneity in primary productivity.</w:t>
      </w:r>
    </w:p>
    <w:p w14:paraId="3E46EB4D" w14:textId="29093913" w:rsidR="003E52B2" w:rsidRDefault="00906B6A" w:rsidP="003E52B2">
      <w:pPr>
        <w:spacing w:line="480" w:lineRule="auto"/>
        <w:ind w:firstLine="720"/>
      </w:pPr>
      <w:r>
        <w:t xml:space="preserve">The second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0B87156A" w:rsidR="006214D6" w:rsidRDefault="00E94D69" w:rsidP="00282591">
      <w:pPr>
        <w:spacing w:line="480" w:lineRule="auto"/>
      </w:pPr>
      <w:commentRangeStart w:id="172"/>
      <w:r>
        <w:t xml:space="preserve">Thank you to the volunteers who helped conduct Reef Life Surveys and to Amanda Bates and the </w:t>
      </w:r>
      <w:r w:rsidRPr="00E94D69">
        <w:t>Canada Research Chairs Program</w:t>
      </w:r>
      <w:r>
        <w:t xml:space="preserve"> for funding this critical long-term monitoring work.</w:t>
      </w:r>
      <w:commentRangeEnd w:id="172"/>
      <w:r>
        <w:rPr>
          <w:rStyle w:val="CommentReference"/>
        </w:rPr>
        <w:commentReference w:id="172"/>
      </w:r>
      <w:r>
        <w:t xml:space="preserve"> Thank you to Siobhan Gray, Dave Porter, Phil Lavoie, Kelly Clement, and all the Bamfield Marine Sciences Center staff for their ongoing support. Hailey Davis provided the </w:t>
      </w:r>
      <w:r w:rsidR="0076719B">
        <w:t>illustrations</w:t>
      </w:r>
      <w:r>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748BEA35" w:rsidR="0095043F" w:rsidRDefault="0041279D" w:rsidP="00C05A5A">
      <w:commentRangeStart w:id="173"/>
      <w:commentRangeStart w:id="174"/>
      <w:commentRangeEnd w:id="173"/>
      <w:r>
        <w:rPr>
          <w:rStyle w:val="CommentReference"/>
        </w:rPr>
        <w:lastRenderedPageBreak/>
        <w:commentReference w:id="173"/>
      </w:r>
      <w:commentRangeEnd w:id="174"/>
      <w:r w:rsidR="00532560">
        <w:rPr>
          <w:rStyle w:val="CommentReference"/>
        </w:rPr>
        <w:commentReference w:id="174"/>
      </w:r>
      <w:r w:rsidR="00DC6420">
        <w:rPr>
          <w:noProof/>
        </w:rPr>
        <w:drawing>
          <wp:inline distT="0" distB="0" distL="0" distR="0" wp14:anchorId="36A4E479" wp14:editId="1E9CD772">
            <wp:extent cx="5943600" cy="5943600"/>
            <wp:effectExtent l="0" t="0" r="0" b="0"/>
            <wp:docPr id="80322548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5484"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2F74B260" w:rsidR="005166D6" w:rsidRDefault="002E5563" w:rsidP="00E81946">
      <w:pPr>
        <w:rPr>
          <w:b/>
        </w:rPr>
      </w:pPr>
      <w:r>
        <w:rPr>
          <w:b/>
          <w:noProof/>
        </w:rPr>
        <w:drawing>
          <wp:inline distT="0" distB="0" distL="0" distR="0" wp14:anchorId="2AEBEAE9" wp14:editId="1003CC19">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Macrocystis pyrifera</w:t>
      </w:r>
      <w:r w:rsidR="00EB4F90">
        <w:t xml:space="preserve">), </w:t>
      </w:r>
      <w:proofErr w:type="spellStart"/>
      <w:r w:rsidR="00EB4F90">
        <w:t>Nereo</w:t>
      </w:r>
      <w:proofErr w:type="spellEnd"/>
      <w:r w:rsidR="00EB4F90">
        <w:t xml:space="preserve"> = bull kelp (</w:t>
      </w:r>
      <w:r w:rsidR="00EB4F90" w:rsidRPr="00EB4F90">
        <w:rPr>
          <w:i/>
          <w:iCs/>
        </w:rPr>
        <w:t>Nereocystis luetkeana</w:t>
      </w:r>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2C70E6FD"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proofErr w:type="spellStart"/>
      <w:r>
        <w:t>eg.</w:t>
      </w:r>
      <w:proofErr w:type="spellEnd"/>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w:t>
            </w:r>
            <w:proofErr w:type="spellStart"/>
            <w:r w:rsidRPr="00E763F3">
              <w:rPr>
                <w:i/>
                <w:color w:val="000000"/>
                <w:sz w:val="20"/>
                <w:szCs w:val="20"/>
              </w:rPr>
              <w:t>verrucosa</w:t>
            </w:r>
            <w:proofErr w:type="spellEnd"/>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175"/>
      <w:r w:rsidRPr="00623DD8">
        <w:t>highest R</w:t>
      </w:r>
      <w:r w:rsidRPr="00623DD8">
        <w:rPr>
          <w:vertAlign w:val="superscript"/>
        </w:rPr>
        <w:t>2</w:t>
      </w:r>
      <w:r w:rsidRPr="00623DD8">
        <w:t xml:space="preserve"> values</w:t>
      </w:r>
      <w:commentRangeEnd w:id="175"/>
      <w:r w:rsidR="00F10A37">
        <w:rPr>
          <w:rStyle w:val="CommentReference"/>
        </w:rPr>
        <w:commentReference w:id="175"/>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r w:rsidRPr="00263F14">
        <w:rPr>
          <w:b/>
        </w:rPr>
        <w:lastRenderedPageBreak/>
        <w:t>References</w:t>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4" w:author="Bridget Maher" w:date="2024-10-07T13:55:00Z" w:initials="BM">
    <w:p w14:paraId="462FE6F9" w14:textId="77777777" w:rsidR="005E2687" w:rsidRDefault="005E2687" w:rsidP="005E2687">
      <w:r>
        <w:rPr>
          <w:rStyle w:val="CommentReference"/>
        </w:rPr>
        <w:annotationRef/>
      </w:r>
      <w:r>
        <w:rPr>
          <w:sz w:val="20"/>
          <w:szCs w:val="20"/>
        </w:rPr>
        <w:t>weekly? or quantifying the weak correlation?  suggested re write:</w:t>
      </w:r>
    </w:p>
    <w:p w14:paraId="36BCC1BD" w14:textId="77777777" w:rsidR="005E2687" w:rsidRDefault="005E2687" w:rsidP="005E2687">
      <w:r>
        <w:rPr>
          <w:sz w:val="20"/>
          <w:szCs w:val="20"/>
        </w:rPr>
        <w:t>“the difference that increased with tide exchange, kelp biomass and to a lesser degree animal biomass”</w:t>
      </w:r>
    </w:p>
    <w:p w14:paraId="47616908" w14:textId="77777777" w:rsidR="005E2687" w:rsidRDefault="005E2687" w:rsidP="005E2687"/>
  </w:comment>
  <w:comment w:id="10" w:author="Bridget Maher" w:date="2024-10-07T13:56:00Z" w:initials="BM">
    <w:p w14:paraId="4E9F6057" w14:textId="77777777" w:rsidR="005E2687" w:rsidRDefault="005E2687" w:rsidP="005E2687">
      <w:r>
        <w:rPr>
          <w:rStyle w:val="CommentReference"/>
        </w:rPr>
        <w:annotationRef/>
      </w:r>
      <w:r>
        <w:rPr>
          <w:sz w:val="20"/>
          <w:szCs w:val="20"/>
        </w:rPr>
        <w:t>great two sentences that set up the paper nicely</w:t>
      </w:r>
    </w:p>
  </w:comment>
  <w:comment w:id="20" w:author="Bridget Maher" w:date="2024-10-13T11:50:00Z" w:initials="BM">
    <w:p w14:paraId="518658B2" w14:textId="77777777" w:rsidR="00255188" w:rsidRDefault="00DD00A1" w:rsidP="00255188">
      <w:r>
        <w:rPr>
          <w:rStyle w:val="CommentReference"/>
        </w:rPr>
        <w:annotationRef/>
      </w:r>
      <w:r w:rsidR="00255188">
        <w:rPr>
          <w:sz w:val="20"/>
          <w:szCs w:val="20"/>
        </w:rPr>
        <w:t xml:space="preserve">Primarily, “nitrogen” is used throughout this paragraph except for one instance of ammonium. It might be nice to have it all consistent in this sentence, as the different forms and their relative uptake rates are introduced in the next paragraph. </w:t>
      </w:r>
    </w:p>
  </w:comment>
  <w:comment w:id="38" w:author="Bridget Maher" w:date="2024-10-07T14:07:00Z" w:initials="BM">
    <w:p w14:paraId="1BD2B08D" w14:textId="77777777" w:rsidR="00CD2ED7" w:rsidRDefault="00CD2ED7" w:rsidP="00CD2ED7">
      <w:r>
        <w:rPr>
          <w:rStyle w:val="CommentReference"/>
        </w:rPr>
        <w:annotationRef/>
      </w:r>
      <w:r>
        <w:rPr>
          <w:sz w:val="20"/>
          <w:szCs w:val="20"/>
        </w:rPr>
        <w:t>Nice statement of the hypothesis</w:t>
      </w:r>
    </w:p>
  </w:comment>
  <w:comment w:id="40" w:author="Bridget Maher" w:date="2024-10-07T14:10:00Z" w:initials="BM">
    <w:p w14:paraId="47859CB6" w14:textId="77777777" w:rsidR="00255188" w:rsidRDefault="00807C51" w:rsidP="00255188">
      <w:r>
        <w:rPr>
          <w:rStyle w:val="CommentReference"/>
        </w:rPr>
        <w:annotationRef/>
      </w:r>
      <w:r w:rsidR="00255188">
        <w:rPr>
          <w:sz w:val="20"/>
          <w:szCs w:val="20"/>
        </w:rPr>
        <w:t>Suggestion but feel free to discard.</w:t>
      </w:r>
    </w:p>
    <w:p w14:paraId="6BD9DA1E" w14:textId="77777777" w:rsidR="00255188" w:rsidRDefault="00255188" w:rsidP="00255188"/>
    <w:p w14:paraId="7A57DDE9" w14:textId="77777777" w:rsidR="00255188" w:rsidRDefault="00255188" w:rsidP="00255188">
      <w:r>
        <w:rPr>
          <w:sz w:val="20"/>
          <w:szCs w:val="20"/>
        </w:rPr>
        <w:t>“We predicted that animal abundance correlated with detection levels of ammonium variation at the largest scale.”</w:t>
      </w:r>
    </w:p>
  </w:comment>
  <w:comment w:id="46" w:author="Bridget Maher" w:date="2024-10-07T14:12:00Z" w:initials="BM">
    <w:p w14:paraId="2A46F1BF" w14:textId="2E30BEA6" w:rsidR="00C322C9" w:rsidRDefault="00C322C9" w:rsidP="00C322C9">
      <w:r>
        <w:rPr>
          <w:rStyle w:val="CommentReference"/>
        </w:rPr>
        <w:annotationRef/>
      </w:r>
      <w:r>
        <w:rPr>
          <w:sz w:val="20"/>
          <w:szCs w:val="20"/>
        </w:rPr>
        <w:t>Does this need a citation?</w:t>
      </w:r>
    </w:p>
  </w:comment>
  <w:comment w:id="47" w:author="Bridget Maher" w:date="2024-10-07T14:16:00Z" w:initials="BM">
    <w:p w14:paraId="247F4D29" w14:textId="77777777" w:rsidR="009C7DB9" w:rsidRDefault="00993E67" w:rsidP="009C7DB9">
      <w:r>
        <w:rPr>
          <w:rStyle w:val="CommentReference"/>
        </w:rPr>
        <w:annotationRef/>
      </w:r>
      <w:r w:rsidR="009C7DB9">
        <w:rPr>
          <w:sz w:val="20"/>
          <w:szCs w:val="20"/>
        </w:rPr>
        <w:t xml:space="preserve">Awesome sentence about the legacy of research in Bamfield </w:t>
      </w:r>
    </w:p>
    <w:p w14:paraId="36B01DAA" w14:textId="77777777" w:rsidR="009C7DB9" w:rsidRDefault="009C7DB9" w:rsidP="009C7DB9">
      <w:r>
        <w:rPr>
          <w:sz w:val="20"/>
          <w:szCs w:val="20"/>
        </w:rPr>
        <w:cr/>
        <w:t>I slightly changed the order of these. Feel free to keep it or change back.</w:t>
      </w:r>
    </w:p>
  </w:comment>
  <w:comment w:id="73" w:author="Kieran Cox" w:date="2024-03-22T08:46:00Z" w:initials="KC">
    <w:p w14:paraId="005215D3" w14:textId="38DCF281"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74"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77" w:author="Bridget Maher" w:date="2024-10-13T12:09:00Z" w:initials="BM">
    <w:p w14:paraId="6D90AF28" w14:textId="77777777" w:rsidR="009C7DB9" w:rsidRDefault="009C7DB9" w:rsidP="009C7DB9">
      <w:r>
        <w:rPr>
          <w:rStyle w:val="CommentReference"/>
        </w:rPr>
        <w:annotationRef/>
      </w:r>
      <w:r>
        <w:rPr>
          <w:sz w:val="20"/>
          <w:szCs w:val="20"/>
        </w:rPr>
        <w:t>Were there any mixed sites? I think Ed King had both species but not evenly distributed.</w:t>
      </w:r>
    </w:p>
  </w:comment>
  <w:comment w:id="83" w:author="Bridget Maher" w:date="2024-10-13T12:14:00Z" w:initials="BM">
    <w:p w14:paraId="7D943D40" w14:textId="77777777" w:rsidR="00D14D33" w:rsidRDefault="00D14D33" w:rsidP="00D14D33">
      <w:r>
        <w:rPr>
          <w:rStyle w:val="CommentReference"/>
        </w:rPr>
        <w:annotationRef/>
      </w:r>
      <w:r>
        <w:rPr>
          <w:sz w:val="20"/>
          <w:szCs w:val="20"/>
        </w:rPr>
        <w:t>do we need the model name?</w:t>
      </w:r>
    </w:p>
  </w:comment>
  <w:comment w:id="101"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102" w:author="Bridget Maher" w:date="2024-10-13T12:29:00Z" w:initials="BM">
    <w:p w14:paraId="589C53C5" w14:textId="77777777" w:rsidR="00387A6E" w:rsidRDefault="00F6133E" w:rsidP="00387A6E">
      <w:r>
        <w:rPr>
          <w:rStyle w:val="CommentReference"/>
        </w:rPr>
        <w:annotationRef/>
      </w:r>
      <w:r w:rsidR="00387A6E">
        <w:rPr>
          <w:sz w:val="20"/>
          <w:szCs w:val="20"/>
        </w:rPr>
        <w:t>Not sure about calling abalone an economically important because of their protected status. I added cultural importance as a qualifier but can also be removed.</w:t>
      </w:r>
    </w:p>
  </w:comment>
  <w:comment w:id="135" w:author="Bridget Maher" w:date="2024-10-13T12:34:00Z" w:initials="BM">
    <w:p w14:paraId="2B4875E9" w14:textId="5ADB93EC"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136" w:author="Bridget Maher" w:date="2024-10-13T14:41:00Z" w:initials="BM">
    <w:p w14:paraId="3FCC3AEF" w14:textId="77777777" w:rsidR="00A74717" w:rsidRDefault="00A74717" w:rsidP="00A74717">
      <w:r>
        <w:rPr>
          <w:rStyle w:val="CommentReference"/>
        </w:rPr>
        <w:annotationRef/>
      </w:r>
      <w:r>
        <w:rPr>
          <w:sz w:val="20"/>
          <w:szCs w:val="20"/>
        </w:rPr>
        <w:t xml:space="preserve">The diversity indexes  were not mentioned in the results but it does come up in the discussion. It might be worth putting a sentence or two in the results? </w:t>
      </w:r>
    </w:p>
    <w:p w14:paraId="18FDB3D3" w14:textId="77777777" w:rsidR="00A74717" w:rsidRDefault="00A74717" w:rsidP="00A74717"/>
    <w:p w14:paraId="57E866B0" w14:textId="77777777" w:rsidR="00A74717" w:rsidRDefault="00A74717" w:rsidP="00A74717">
      <w:r>
        <w:rPr>
          <w:sz w:val="20"/>
          <w:szCs w:val="20"/>
        </w:rPr>
        <w:t xml:space="preserve">It isn’t the focus of the narrative so might not be needed. </w:t>
      </w:r>
    </w:p>
    <w:p w14:paraId="77FE95F3" w14:textId="77777777" w:rsidR="00A74717" w:rsidRDefault="00A74717" w:rsidP="00A74717"/>
  </w:comment>
  <w:comment w:id="137" w:author="Em Lim" w:date="2024-10-01T15:50:00Z" w:initials="EL">
    <w:p w14:paraId="1AA22242" w14:textId="0177C300" w:rsidR="00D36A7A" w:rsidRDefault="00D36A7A" w:rsidP="00D36A7A">
      <w:r>
        <w:rPr>
          <w:rStyle w:val="CommentReference"/>
        </w:rPr>
        <w:annotationRef/>
      </w:r>
      <w:r>
        <w:rPr>
          <w:sz w:val="20"/>
          <w:szCs w:val="20"/>
        </w:rPr>
        <w:t>Still looking for somewhere to put this sentence:</w:t>
      </w:r>
    </w:p>
    <w:p w14:paraId="5908ECF5" w14:textId="77777777" w:rsidR="00D36A7A" w:rsidRDefault="00D36A7A" w:rsidP="00D36A7A"/>
    <w:p w14:paraId="46774892" w14:textId="77777777" w:rsidR="00D36A7A" w:rsidRDefault="00D36A7A" w:rsidP="00D36A7A">
      <w:r>
        <w:rPr>
          <w:sz w:val="20"/>
          <w:szCs w:val="20"/>
        </w:rPr>
        <w:t>Nitrate, which is supplied externally via upwelling or run-off, becomes depleted or unchanged as it flows through kelp forests (Pfister et al., 2019; Stewart et al., 2009), in contrast to NH₄⁺ which is regenerated by animals within and around the forest, and seemingly retained there.</w:t>
      </w:r>
    </w:p>
    <w:p w14:paraId="1F3F920E" w14:textId="77777777" w:rsidR="00D36A7A" w:rsidRDefault="00D36A7A" w:rsidP="00D36A7A"/>
  </w:comment>
  <w:comment w:id="138" w:author="Bridget Maher" w:date="2024-10-13T15:01:00Z" w:initials="BM">
    <w:p w14:paraId="13445941" w14:textId="77777777" w:rsidR="00387A6E" w:rsidRDefault="00387A6E" w:rsidP="00387A6E">
      <w:r>
        <w:rPr>
          <w:rStyle w:val="CommentReference"/>
        </w:rPr>
        <w:annotationRef/>
      </w:r>
      <w:r>
        <w:rPr>
          <w:sz w:val="20"/>
          <w:szCs w:val="20"/>
        </w:rPr>
        <w:t>Attempted to add a slightly revised version into this paragraph.</w:t>
      </w:r>
    </w:p>
  </w:comment>
  <w:comment w:id="153" w:author="Bridget Maher" w:date="2024-10-13T14:32:00Z" w:initials="BM">
    <w:p w14:paraId="5DD54B7E" w14:textId="58FF0AB1" w:rsidR="00DA6701" w:rsidRDefault="00DA6701" w:rsidP="00DA6701">
      <w:r>
        <w:rPr>
          <w:rStyle w:val="CommentReference"/>
        </w:rPr>
        <w:annotationRef/>
      </w:r>
      <w:r>
        <w:rPr>
          <w:sz w:val="20"/>
          <w:szCs w:val="20"/>
        </w:rPr>
        <w:t>is this compared to immediately outside the forest in this study?</w:t>
      </w:r>
    </w:p>
  </w:comment>
  <w:comment w:id="159" w:author="Bridget Maher" w:date="2024-10-13T14:35:00Z" w:initials="BM">
    <w:p w14:paraId="066486B2" w14:textId="77777777" w:rsidR="00DA6701" w:rsidRDefault="00DA6701" w:rsidP="00DA6701">
      <w:r>
        <w:rPr>
          <w:rStyle w:val="CommentReference"/>
        </w:rPr>
        <w:annotationRef/>
      </w:r>
      <w:r>
        <w:rPr>
          <w:sz w:val="20"/>
          <w:szCs w:val="20"/>
        </w:rPr>
        <w:t>Is this kelp density or species or both?</w:t>
      </w:r>
    </w:p>
  </w:comment>
  <w:comment w:id="172" w:author="Em Lim" w:date="2024-09-17T13:57:00Z" w:initials="EL">
    <w:p w14:paraId="12A4051B" w14:textId="3B12A575" w:rsidR="00E94D69" w:rsidRDefault="00E94D69" w:rsidP="00E94D69">
      <w:r>
        <w:rPr>
          <w:rStyle w:val="CommentReference"/>
        </w:rPr>
        <w:annotationRef/>
      </w:r>
      <w:r>
        <w:rPr>
          <w:sz w:val="20"/>
          <w:szCs w:val="20"/>
        </w:rPr>
        <w:t>Jasmin: Is this the correct way to do this?</w:t>
      </w:r>
    </w:p>
  </w:comment>
  <w:comment w:id="173"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174"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175"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7616908" w15:done="0"/>
  <w15:commentEx w15:paraId="4E9F6057" w15:done="0"/>
  <w15:commentEx w15:paraId="518658B2" w15:done="0"/>
  <w15:commentEx w15:paraId="1BD2B08D" w15:done="0"/>
  <w15:commentEx w15:paraId="7A57DDE9" w15:done="0"/>
  <w15:commentEx w15:paraId="2A46F1BF" w15:done="0"/>
  <w15:commentEx w15:paraId="36B01DAA" w15:done="0"/>
  <w15:commentEx w15:paraId="005215D3" w15:done="0"/>
  <w15:commentEx w15:paraId="17D38A3B" w15:paraIdParent="005215D3" w15:done="0"/>
  <w15:commentEx w15:paraId="6D90AF28" w15:done="0"/>
  <w15:commentEx w15:paraId="7D943D40" w15:done="0"/>
  <w15:commentEx w15:paraId="2C175C13" w15:done="0"/>
  <w15:commentEx w15:paraId="589C53C5" w15:done="0"/>
  <w15:commentEx w15:paraId="7242BCE6" w15:done="0"/>
  <w15:commentEx w15:paraId="77FE95F3" w15:done="0"/>
  <w15:commentEx w15:paraId="1F3F920E" w15:done="0"/>
  <w15:commentEx w15:paraId="13445941" w15:paraIdParent="1F3F920E" w15:done="0"/>
  <w15:commentEx w15:paraId="5DD54B7E" w15:done="0"/>
  <w15:commentEx w15:paraId="066486B2" w15:done="0"/>
  <w15:commentEx w15:paraId="12A4051B" w15:done="0"/>
  <w15:commentEx w15:paraId="5A99A513" w15:done="0"/>
  <w15:commentEx w15:paraId="1F298D4A" w15:paraIdParent="5A99A513" w15:done="0"/>
  <w15:commentEx w15:paraId="57083F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2C81B63D" w16cex:dateUtc="2024-10-07T20:55:00Z"/>
  <w16cex:commentExtensible w16cex:durableId="37AE80EC" w16cex:dateUtc="2024-10-07T20:56:00Z"/>
  <w16cex:commentExtensible w16cex:durableId="01D7AB93" w16cex:dateUtc="2024-10-13T18:50:00Z"/>
  <w16cex:commentExtensible w16cex:durableId="345505A1" w16cex:dateUtc="2024-10-07T21:07:00Z"/>
  <w16cex:commentExtensible w16cex:durableId="5105D79E" w16cex:dateUtc="2024-10-07T21:10:00Z"/>
  <w16cex:commentExtensible w16cex:durableId="67C84D04" w16cex:dateUtc="2024-10-07T21:12:00Z"/>
  <w16cex:commentExtensible w16cex:durableId="2382D509" w16cex:dateUtc="2024-10-07T21:16:00Z"/>
  <w16cex:commentExtensible w16cex:durableId="60760F53" w16cex:dateUtc="2024-03-22T15:46:00Z"/>
  <w16cex:commentExtensible w16cex:durableId="29AD30AD">
    <w16cex:extLst>
      <w16:ext w16:uri="{CE6994B0-6A32-4C9F-8C6B-6E91EDA988CE}">
        <cr:reactions xmlns:cr="http://schemas.microsoft.com/office/comments/2020/reactions">
          <cr:reaction reactionType="1">
            <cr:reactionInfo dateUtc="2024-10-13T19:08:14Z">
              <cr:user userId="3667760862be51f8" userProvider="Windows Live" userName="Bridget Maher"/>
            </cr:reactionInfo>
          </cr:reaction>
        </cr:reactions>
      </w16:ext>
    </w16cex:extLst>
  </w16cex:commentExtensible>
  <w16cex:commentExtensible w16cex:durableId="20D6D905" w16cex:dateUtc="2024-10-13T19:09:00Z"/>
  <w16cex:commentExtensible w16cex:durableId="0BAA493B" w16cex:dateUtc="2024-10-13T19:14:00Z"/>
  <w16cex:commentExtensible w16cex:durableId="2484811A" w16cex:dateUtc="2024-10-13T19:26:00Z"/>
  <w16cex:commentExtensible w16cex:durableId="63396F59" w16cex:dateUtc="2024-10-13T19:29:00Z"/>
  <w16cex:commentExtensible w16cex:durableId="4C57E811" w16cex:dateUtc="2024-10-13T19:34:00Z"/>
  <w16cex:commentExtensible w16cex:durableId="5907C3F3" w16cex:dateUtc="2024-10-13T21:41:00Z"/>
  <w16cex:commentExtensible w16cex:durableId="547F32F2" w16cex:dateUtc="2024-10-01T22:50:00Z"/>
  <w16cex:commentExtensible w16cex:durableId="7E000847" w16cex:dateUtc="2024-10-13T22:01:00Z"/>
  <w16cex:commentExtensible w16cex:durableId="35B9784B" w16cex:dateUtc="2024-10-13T21:32:00Z"/>
  <w16cex:commentExtensible w16cex:durableId="5A233CCD" w16cex:dateUtc="2024-10-13T21:35:00Z"/>
  <w16cex:commentExtensible w16cex:durableId="7D634B71" w16cex:dateUtc="2024-09-17T20:57:00Z"/>
  <w16cex:commentExtensible w16cex:durableId="459C4B33" w16cex:dateUtc="2024-07-05T19:37:00Z"/>
  <w16cex:commentExtensible w16cex:durableId="18982704" w16cex:dateUtc="2024-07-16T21:14: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7616908" w16cid:durableId="2C81B63D"/>
  <w16cid:commentId w16cid:paraId="4E9F6057" w16cid:durableId="37AE80EC"/>
  <w16cid:commentId w16cid:paraId="518658B2" w16cid:durableId="01D7AB93"/>
  <w16cid:commentId w16cid:paraId="1BD2B08D" w16cid:durableId="345505A1"/>
  <w16cid:commentId w16cid:paraId="7A57DDE9" w16cid:durableId="5105D79E"/>
  <w16cid:commentId w16cid:paraId="2A46F1BF" w16cid:durableId="67C84D04"/>
  <w16cid:commentId w16cid:paraId="36B01DAA" w16cid:durableId="2382D509"/>
  <w16cid:commentId w16cid:paraId="005215D3" w16cid:durableId="60760F53"/>
  <w16cid:commentId w16cid:paraId="17D38A3B" w16cid:durableId="29AD30AD"/>
  <w16cid:commentId w16cid:paraId="6D90AF28" w16cid:durableId="20D6D905"/>
  <w16cid:commentId w16cid:paraId="7D943D40" w16cid:durableId="0BAA493B"/>
  <w16cid:commentId w16cid:paraId="2C175C13" w16cid:durableId="2484811A"/>
  <w16cid:commentId w16cid:paraId="589C53C5" w16cid:durableId="63396F59"/>
  <w16cid:commentId w16cid:paraId="7242BCE6" w16cid:durableId="4C57E811"/>
  <w16cid:commentId w16cid:paraId="77FE95F3" w16cid:durableId="5907C3F3"/>
  <w16cid:commentId w16cid:paraId="1F3F920E" w16cid:durableId="547F32F2"/>
  <w16cid:commentId w16cid:paraId="13445941" w16cid:durableId="7E000847"/>
  <w16cid:commentId w16cid:paraId="5DD54B7E" w16cid:durableId="35B9784B"/>
  <w16cid:commentId w16cid:paraId="066486B2" w16cid:durableId="5A233CCD"/>
  <w16cid:commentId w16cid:paraId="12A4051B" w16cid:durableId="7D634B71"/>
  <w16cid:commentId w16cid:paraId="5A99A513" w16cid:durableId="459C4B33"/>
  <w16cid:commentId w16cid:paraId="1F298D4A" w16cid:durableId="18982704"/>
  <w16cid:commentId w16cid:paraId="57083FF1" w16cid:durableId="365853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CF59D" w14:textId="77777777" w:rsidR="00761BA2" w:rsidRDefault="00761BA2" w:rsidP="009B4C2B">
      <w:r>
        <w:separator/>
      </w:r>
    </w:p>
  </w:endnote>
  <w:endnote w:type="continuationSeparator" w:id="0">
    <w:p w14:paraId="514A383F" w14:textId="77777777" w:rsidR="00761BA2" w:rsidRDefault="00761BA2"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6B703" w14:textId="77777777" w:rsidR="00761BA2" w:rsidRDefault="00761BA2" w:rsidP="009B4C2B">
      <w:r>
        <w:separator/>
      </w:r>
    </w:p>
  </w:footnote>
  <w:footnote w:type="continuationSeparator" w:id="0">
    <w:p w14:paraId="1FB986EF" w14:textId="77777777" w:rsidR="00761BA2" w:rsidRDefault="00761BA2"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Bridget Maher">
    <w15:presenceInfo w15:providerId="Windows Live" w15:userId="3667760862be51f8"/>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rson w15:author="Isabelle Cote">
    <w15:presenceInfo w15:providerId="Windows Live" w15:userId="5e078651ba9eb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C6EEF"/>
    <w:rsid w:val="000D0396"/>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5516"/>
    <w:rsid w:val="0011523B"/>
    <w:rsid w:val="00116C10"/>
    <w:rsid w:val="001175F9"/>
    <w:rsid w:val="001211D2"/>
    <w:rsid w:val="00122300"/>
    <w:rsid w:val="00124C17"/>
    <w:rsid w:val="001269A3"/>
    <w:rsid w:val="001313BD"/>
    <w:rsid w:val="00131A7C"/>
    <w:rsid w:val="0013326D"/>
    <w:rsid w:val="00134966"/>
    <w:rsid w:val="00136DB7"/>
    <w:rsid w:val="00137407"/>
    <w:rsid w:val="001376FF"/>
    <w:rsid w:val="00142ADA"/>
    <w:rsid w:val="00144B86"/>
    <w:rsid w:val="00151BB6"/>
    <w:rsid w:val="00151C99"/>
    <w:rsid w:val="00152CBA"/>
    <w:rsid w:val="0015432C"/>
    <w:rsid w:val="00155D45"/>
    <w:rsid w:val="00164233"/>
    <w:rsid w:val="001708F6"/>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7BE9"/>
    <w:rsid w:val="001E1BD6"/>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346"/>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30052D"/>
    <w:rsid w:val="00306F1F"/>
    <w:rsid w:val="00314455"/>
    <w:rsid w:val="00314A5D"/>
    <w:rsid w:val="00315B05"/>
    <w:rsid w:val="00324D34"/>
    <w:rsid w:val="00327838"/>
    <w:rsid w:val="00331A91"/>
    <w:rsid w:val="00334ADF"/>
    <w:rsid w:val="00337794"/>
    <w:rsid w:val="0035016F"/>
    <w:rsid w:val="003509B8"/>
    <w:rsid w:val="0035239D"/>
    <w:rsid w:val="00352B3A"/>
    <w:rsid w:val="003544AB"/>
    <w:rsid w:val="00355A76"/>
    <w:rsid w:val="003563BD"/>
    <w:rsid w:val="0035683A"/>
    <w:rsid w:val="00356E7A"/>
    <w:rsid w:val="00360246"/>
    <w:rsid w:val="00363EDC"/>
    <w:rsid w:val="00364A75"/>
    <w:rsid w:val="003665DF"/>
    <w:rsid w:val="00367076"/>
    <w:rsid w:val="003678EE"/>
    <w:rsid w:val="003717AA"/>
    <w:rsid w:val="003733DE"/>
    <w:rsid w:val="00374B2C"/>
    <w:rsid w:val="00375CD0"/>
    <w:rsid w:val="00377E7D"/>
    <w:rsid w:val="003801C9"/>
    <w:rsid w:val="00380F24"/>
    <w:rsid w:val="00382F5B"/>
    <w:rsid w:val="003842D7"/>
    <w:rsid w:val="003859F6"/>
    <w:rsid w:val="00387A6E"/>
    <w:rsid w:val="0039086A"/>
    <w:rsid w:val="003922EB"/>
    <w:rsid w:val="00392DBC"/>
    <w:rsid w:val="00396449"/>
    <w:rsid w:val="00397ACC"/>
    <w:rsid w:val="00397B9C"/>
    <w:rsid w:val="003A0091"/>
    <w:rsid w:val="003A204B"/>
    <w:rsid w:val="003B402E"/>
    <w:rsid w:val="003B4768"/>
    <w:rsid w:val="003B6CDD"/>
    <w:rsid w:val="003C6B73"/>
    <w:rsid w:val="003C7B94"/>
    <w:rsid w:val="003D17AC"/>
    <w:rsid w:val="003D3B9E"/>
    <w:rsid w:val="003D5A5B"/>
    <w:rsid w:val="003D5FEF"/>
    <w:rsid w:val="003E0CA3"/>
    <w:rsid w:val="003E0D14"/>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20F3"/>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5592"/>
    <w:rsid w:val="004C10EB"/>
    <w:rsid w:val="004C314F"/>
    <w:rsid w:val="004C436C"/>
    <w:rsid w:val="004C7077"/>
    <w:rsid w:val="004D08E1"/>
    <w:rsid w:val="004D42BB"/>
    <w:rsid w:val="004D42C3"/>
    <w:rsid w:val="004E5C73"/>
    <w:rsid w:val="004E6F16"/>
    <w:rsid w:val="004F2705"/>
    <w:rsid w:val="004F5624"/>
    <w:rsid w:val="004F7AE3"/>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56E86"/>
    <w:rsid w:val="00562CDF"/>
    <w:rsid w:val="005636C0"/>
    <w:rsid w:val="00565A8B"/>
    <w:rsid w:val="00566C2C"/>
    <w:rsid w:val="00570F20"/>
    <w:rsid w:val="005746D1"/>
    <w:rsid w:val="00576035"/>
    <w:rsid w:val="00576692"/>
    <w:rsid w:val="00580B22"/>
    <w:rsid w:val="0058230D"/>
    <w:rsid w:val="005831E6"/>
    <w:rsid w:val="005835B5"/>
    <w:rsid w:val="0058405B"/>
    <w:rsid w:val="00584638"/>
    <w:rsid w:val="005870DF"/>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C7696"/>
    <w:rsid w:val="005D293A"/>
    <w:rsid w:val="005D42E1"/>
    <w:rsid w:val="005E0538"/>
    <w:rsid w:val="005E0A73"/>
    <w:rsid w:val="005E0EEE"/>
    <w:rsid w:val="005E2687"/>
    <w:rsid w:val="005E2C00"/>
    <w:rsid w:val="005E2FEE"/>
    <w:rsid w:val="005E6D58"/>
    <w:rsid w:val="005F0597"/>
    <w:rsid w:val="005F08F5"/>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47F8"/>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A698F"/>
    <w:rsid w:val="006B016A"/>
    <w:rsid w:val="006B2625"/>
    <w:rsid w:val="006B4882"/>
    <w:rsid w:val="006C360E"/>
    <w:rsid w:val="006C4A83"/>
    <w:rsid w:val="006C4C3A"/>
    <w:rsid w:val="006C4CEE"/>
    <w:rsid w:val="006C5AC6"/>
    <w:rsid w:val="006C6F43"/>
    <w:rsid w:val="006C7B78"/>
    <w:rsid w:val="006D152A"/>
    <w:rsid w:val="006D3066"/>
    <w:rsid w:val="006D3BCD"/>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1BA2"/>
    <w:rsid w:val="00765FE9"/>
    <w:rsid w:val="0076719B"/>
    <w:rsid w:val="0077211F"/>
    <w:rsid w:val="00772701"/>
    <w:rsid w:val="0077441C"/>
    <w:rsid w:val="00782EA1"/>
    <w:rsid w:val="0078518E"/>
    <w:rsid w:val="0078662B"/>
    <w:rsid w:val="007872E9"/>
    <w:rsid w:val="00791FF5"/>
    <w:rsid w:val="00792779"/>
    <w:rsid w:val="00796F8D"/>
    <w:rsid w:val="007A1A08"/>
    <w:rsid w:val="007A1A41"/>
    <w:rsid w:val="007A283D"/>
    <w:rsid w:val="007A65BF"/>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07C51"/>
    <w:rsid w:val="00813785"/>
    <w:rsid w:val="008145DB"/>
    <w:rsid w:val="00815249"/>
    <w:rsid w:val="00816A13"/>
    <w:rsid w:val="00817AD8"/>
    <w:rsid w:val="00817D31"/>
    <w:rsid w:val="00820A22"/>
    <w:rsid w:val="00824BD5"/>
    <w:rsid w:val="00824E57"/>
    <w:rsid w:val="00826808"/>
    <w:rsid w:val="008307A0"/>
    <w:rsid w:val="00830E20"/>
    <w:rsid w:val="008335BF"/>
    <w:rsid w:val="00833F25"/>
    <w:rsid w:val="008422B4"/>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C2771"/>
    <w:rsid w:val="008C6877"/>
    <w:rsid w:val="008C6BDA"/>
    <w:rsid w:val="008D04B8"/>
    <w:rsid w:val="008D43DB"/>
    <w:rsid w:val="008D5E5B"/>
    <w:rsid w:val="008D6320"/>
    <w:rsid w:val="008E0052"/>
    <w:rsid w:val="008E0F38"/>
    <w:rsid w:val="008E3A36"/>
    <w:rsid w:val="008E62A2"/>
    <w:rsid w:val="008E7707"/>
    <w:rsid w:val="008F43CB"/>
    <w:rsid w:val="008F5820"/>
    <w:rsid w:val="008F7AFF"/>
    <w:rsid w:val="00900C38"/>
    <w:rsid w:val="00900E3F"/>
    <w:rsid w:val="00903BFA"/>
    <w:rsid w:val="00906B6A"/>
    <w:rsid w:val="009108FE"/>
    <w:rsid w:val="0091520C"/>
    <w:rsid w:val="00915C04"/>
    <w:rsid w:val="0092030E"/>
    <w:rsid w:val="00920BAF"/>
    <w:rsid w:val="00920FC5"/>
    <w:rsid w:val="00923779"/>
    <w:rsid w:val="00925056"/>
    <w:rsid w:val="00926BE5"/>
    <w:rsid w:val="00930939"/>
    <w:rsid w:val="00932640"/>
    <w:rsid w:val="00933A0C"/>
    <w:rsid w:val="009341AA"/>
    <w:rsid w:val="0093424F"/>
    <w:rsid w:val="009343B9"/>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7589"/>
    <w:rsid w:val="0097669C"/>
    <w:rsid w:val="00977C23"/>
    <w:rsid w:val="00990B37"/>
    <w:rsid w:val="00991BD6"/>
    <w:rsid w:val="00993E67"/>
    <w:rsid w:val="009962D6"/>
    <w:rsid w:val="00996C31"/>
    <w:rsid w:val="00997D69"/>
    <w:rsid w:val="00997F39"/>
    <w:rsid w:val="009A1C7A"/>
    <w:rsid w:val="009B18A4"/>
    <w:rsid w:val="009B2182"/>
    <w:rsid w:val="009B2BF8"/>
    <w:rsid w:val="009B31A7"/>
    <w:rsid w:val="009B4C2B"/>
    <w:rsid w:val="009C0B1E"/>
    <w:rsid w:val="009C2153"/>
    <w:rsid w:val="009C41B4"/>
    <w:rsid w:val="009C4EA4"/>
    <w:rsid w:val="009C7DB9"/>
    <w:rsid w:val="009D0A6F"/>
    <w:rsid w:val="009D2E19"/>
    <w:rsid w:val="009D6967"/>
    <w:rsid w:val="009D6A5A"/>
    <w:rsid w:val="009E2DF2"/>
    <w:rsid w:val="009E34A5"/>
    <w:rsid w:val="009E35D0"/>
    <w:rsid w:val="009E3CC4"/>
    <w:rsid w:val="009E4099"/>
    <w:rsid w:val="009E47B9"/>
    <w:rsid w:val="009E6CC7"/>
    <w:rsid w:val="009F3B04"/>
    <w:rsid w:val="009F5956"/>
    <w:rsid w:val="009F603D"/>
    <w:rsid w:val="00A01D2A"/>
    <w:rsid w:val="00A047D2"/>
    <w:rsid w:val="00A05727"/>
    <w:rsid w:val="00A05F3B"/>
    <w:rsid w:val="00A067A6"/>
    <w:rsid w:val="00A07ADB"/>
    <w:rsid w:val="00A13236"/>
    <w:rsid w:val="00A13698"/>
    <w:rsid w:val="00A13FB6"/>
    <w:rsid w:val="00A14B41"/>
    <w:rsid w:val="00A15663"/>
    <w:rsid w:val="00A15B36"/>
    <w:rsid w:val="00A166C5"/>
    <w:rsid w:val="00A213FF"/>
    <w:rsid w:val="00A2432A"/>
    <w:rsid w:val="00A25B00"/>
    <w:rsid w:val="00A32263"/>
    <w:rsid w:val="00A33386"/>
    <w:rsid w:val="00A36A0B"/>
    <w:rsid w:val="00A37BD2"/>
    <w:rsid w:val="00A40ED6"/>
    <w:rsid w:val="00A41148"/>
    <w:rsid w:val="00A4123F"/>
    <w:rsid w:val="00A44D01"/>
    <w:rsid w:val="00A510EF"/>
    <w:rsid w:val="00A5377F"/>
    <w:rsid w:val="00A5575A"/>
    <w:rsid w:val="00A565ED"/>
    <w:rsid w:val="00A56CF1"/>
    <w:rsid w:val="00A625FF"/>
    <w:rsid w:val="00A7066E"/>
    <w:rsid w:val="00A71A32"/>
    <w:rsid w:val="00A74717"/>
    <w:rsid w:val="00A76702"/>
    <w:rsid w:val="00A77C0D"/>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0FCC"/>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4765"/>
    <w:rsid w:val="00BE5F43"/>
    <w:rsid w:val="00BF1FB2"/>
    <w:rsid w:val="00BF7831"/>
    <w:rsid w:val="00C01950"/>
    <w:rsid w:val="00C027F9"/>
    <w:rsid w:val="00C05930"/>
    <w:rsid w:val="00C05A5A"/>
    <w:rsid w:val="00C06EC1"/>
    <w:rsid w:val="00C12458"/>
    <w:rsid w:val="00C12D3F"/>
    <w:rsid w:val="00C146F7"/>
    <w:rsid w:val="00C17C96"/>
    <w:rsid w:val="00C21D82"/>
    <w:rsid w:val="00C2208A"/>
    <w:rsid w:val="00C246F4"/>
    <w:rsid w:val="00C24A19"/>
    <w:rsid w:val="00C25CFD"/>
    <w:rsid w:val="00C26711"/>
    <w:rsid w:val="00C27CC6"/>
    <w:rsid w:val="00C31EA3"/>
    <w:rsid w:val="00C322C9"/>
    <w:rsid w:val="00C34E5F"/>
    <w:rsid w:val="00C40D7C"/>
    <w:rsid w:val="00C43285"/>
    <w:rsid w:val="00C45043"/>
    <w:rsid w:val="00C459A2"/>
    <w:rsid w:val="00C45F40"/>
    <w:rsid w:val="00C518E2"/>
    <w:rsid w:val="00C524A5"/>
    <w:rsid w:val="00C540DD"/>
    <w:rsid w:val="00C54451"/>
    <w:rsid w:val="00C56A22"/>
    <w:rsid w:val="00C6204B"/>
    <w:rsid w:val="00C62A98"/>
    <w:rsid w:val="00C673A5"/>
    <w:rsid w:val="00C768BA"/>
    <w:rsid w:val="00C77114"/>
    <w:rsid w:val="00C77243"/>
    <w:rsid w:val="00C826A7"/>
    <w:rsid w:val="00C8732F"/>
    <w:rsid w:val="00C875E3"/>
    <w:rsid w:val="00C923D5"/>
    <w:rsid w:val="00C9608F"/>
    <w:rsid w:val="00CA2BED"/>
    <w:rsid w:val="00CA34B5"/>
    <w:rsid w:val="00CA5503"/>
    <w:rsid w:val="00CB3CD3"/>
    <w:rsid w:val="00CC12B0"/>
    <w:rsid w:val="00CC5E86"/>
    <w:rsid w:val="00CC7DE1"/>
    <w:rsid w:val="00CD046A"/>
    <w:rsid w:val="00CD2A33"/>
    <w:rsid w:val="00CD2ED7"/>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0872"/>
    <w:rsid w:val="00D056C4"/>
    <w:rsid w:val="00D07BC0"/>
    <w:rsid w:val="00D10B17"/>
    <w:rsid w:val="00D12ADF"/>
    <w:rsid w:val="00D14D33"/>
    <w:rsid w:val="00D1548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A6701"/>
    <w:rsid w:val="00DB029A"/>
    <w:rsid w:val="00DB5A3B"/>
    <w:rsid w:val="00DC0493"/>
    <w:rsid w:val="00DC4A52"/>
    <w:rsid w:val="00DC5B5B"/>
    <w:rsid w:val="00DC6420"/>
    <w:rsid w:val="00DD00A1"/>
    <w:rsid w:val="00DD3840"/>
    <w:rsid w:val="00DD3A00"/>
    <w:rsid w:val="00DD6988"/>
    <w:rsid w:val="00DE0CED"/>
    <w:rsid w:val="00DE151A"/>
    <w:rsid w:val="00DE29B8"/>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36531"/>
    <w:rsid w:val="00E428BC"/>
    <w:rsid w:val="00E42DA4"/>
    <w:rsid w:val="00E4439E"/>
    <w:rsid w:val="00E4531F"/>
    <w:rsid w:val="00E53B33"/>
    <w:rsid w:val="00E57739"/>
    <w:rsid w:val="00E624B0"/>
    <w:rsid w:val="00E626AC"/>
    <w:rsid w:val="00E639BB"/>
    <w:rsid w:val="00E63D93"/>
    <w:rsid w:val="00E6472E"/>
    <w:rsid w:val="00E65785"/>
    <w:rsid w:val="00E6680F"/>
    <w:rsid w:val="00E6772A"/>
    <w:rsid w:val="00E71885"/>
    <w:rsid w:val="00E735B3"/>
    <w:rsid w:val="00E738EE"/>
    <w:rsid w:val="00E75352"/>
    <w:rsid w:val="00E763F3"/>
    <w:rsid w:val="00E81946"/>
    <w:rsid w:val="00E83D6E"/>
    <w:rsid w:val="00E83DAB"/>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3A47"/>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22DB"/>
    <w:rsid w:val="00F149DB"/>
    <w:rsid w:val="00F15086"/>
    <w:rsid w:val="00F1731A"/>
    <w:rsid w:val="00F17ED1"/>
    <w:rsid w:val="00F2075E"/>
    <w:rsid w:val="00F23409"/>
    <w:rsid w:val="00F235E9"/>
    <w:rsid w:val="00F25230"/>
    <w:rsid w:val="00F25F32"/>
    <w:rsid w:val="00F26904"/>
    <w:rsid w:val="00F26D14"/>
    <w:rsid w:val="00F270BB"/>
    <w:rsid w:val="00F305E1"/>
    <w:rsid w:val="00F33E40"/>
    <w:rsid w:val="00F36798"/>
    <w:rsid w:val="00F37657"/>
    <w:rsid w:val="00F4698D"/>
    <w:rsid w:val="00F50DBA"/>
    <w:rsid w:val="00F560C8"/>
    <w:rsid w:val="00F6133E"/>
    <w:rsid w:val="00F61D84"/>
    <w:rsid w:val="00F62DF9"/>
    <w:rsid w:val="00F64AEB"/>
    <w:rsid w:val="00F67950"/>
    <w:rsid w:val="00F762BB"/>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47252</Words>
  <Characters>269337</Characters>
  <Application>Microsoft Office Word</Application>
  <DocSecurity>0</DocSecurity>
  <Lines>2244</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Bridget Maher</cp:lastModifiedBy>
  <cp:revision>2</cp:revision>
  <dcterms:created xsi:type="dcterms:W3CDTF">2024-10-13T22:02:00Z</dcterms:created>
  <dcterms:modified xsi:type="dcterms:W3CDTF">2024-10-13T22:02:00Z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