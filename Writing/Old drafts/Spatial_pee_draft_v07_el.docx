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5D2466DC"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Pr="005F1E8D" w:rsidRDefault="008307A0" w:rsidP="00CE7337">
      <w:pPr>
        <w:spacing w:line="480" w:lineRule="auto"/>
      </w:pPr>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p>
    <w:p w14:paraId="6AD39534" w14:textId="266CF740" w:rsidR="008307A0" w:rsidRPr="005F1E8D" w:rsidRDefault="006214D6" w:rsidP="00CE7337">
      <w:pPr>
        <w:spacing w:line="480" w:lineRule="auto"/>
      </w:pPr>
      <w:r>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6052967D"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and 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higher within than </w:t>
      </w:r>
      <w:r w:rsidR="003C6B73">
        <w:t>at the edge of</w:t>
      </w:r>
      <w:r w:rsidR="00B61844" w:rsidRPr="005F1E8D">
        <w:t xml:space="preserve"> </w:t>
      </w:r>
      <w:r w:rsidRPr="005F1E8D">
        <w:t>kelp forests</w:t>
      </w:r>
      <w:r w:rsidR="003C6B73">
        <w:t>, ~ 5 m away</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5A0A94">
        <w:t xml:space="preserve">weakly </w:t>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a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3C6B73" w:rsidRPr="003C6B73">
        <w:t>Consumer-mediated nutrient dynamics</w:t>
      </w:r>
      <w:r w:rsidR="00B527B0">
        <w:t xml:space="preserve"> could therefore drive spatial variation in primary productivity at a range of scale</w:t>
      </w:r>
      <w:r w:rsidR="001E1BD6">
        <w:t>s</w:t>
      </w:r>
      <w:r w:rsidR="00B527B0">
        <w:t xml:space="preserve"> in a way that was previously thought possible </w:t>
      </w:r>
      <w:r w:rsidR="001E1BD6">
        <w:t xml:space="preserve">only </w:t>
      </w:r>
      <w:r w:rsidR="00B527B0">
        <w:t>in tropical marine environments.</w:t>
      </w:r>
      <w:r w:rsidR="003C6B73" w:rsidRPr="003C6B73">
        <w:t xml:space="preserve"> </w:t>
      </w:r>
      <w:r w:rsidR="005E0538" w:rsidRPr="000F66F1">
        <w:t xml:space="preserve"> </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1AB733EF"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under bottom-up control, i.e.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del w:id="1" w:author="Emily Leedham" w:date="2024-10-14T16:58:00Z" w16du:dateUtc="2024-10-14T03:58:00Z">
        <w:r w:rsidR="002216A4" w:rsidDel="00DC055D">
          <w:rPr>
            <w:color w:val="000000"/>
          </w:rPr>
          <w:delText>,</w:delText>
        </w:r>
      </w:del>
      <w:r w:rsidR="00CE5810" w:rsidRPr="005F1E8D">
        <w:rPr>
          <w:color w:val="000000"/>
        </w:rPr>
        <w:t xml:space="preserve"> </w:t>
      </w:r>
      <w:del w:id="2" w:author="Emily Leedham" w:date="2024-10-14T16:58:00Z" w16du:dateUtc="2024-10-14T03:58:00Z">
        <w:r w:rsidR="00CE5810" w:rsidRPr="005F1E8D" w:rsidDel="00DC055D">
          <w:rPr>
            <w:color w:val="000000"/>
          </w:rPr>
          <w:delText xml:space="preserve">such as </w:delText>
        </w:r>
      </w:del>
      <w:ins w:id="3" w:author="Emily Leedham" w:date="2024-10-14T16:58:00Z" w16du:dateUtc="2024-10-14T03:58:00Z">
        <w:r w:rsidR="00DC055D">
          <w:rPr>
            <w:color w:val="000000"/>
          </w:rPr>
          <w:t>(e.</w:t>
        </w:r>
        <w:commentRangeStart w:id="4"/>
        <w:r w:rsidR="00DC055D">
          <w:rPr>
            <w:color w:val="000000"/>
          </w:rPr>
          <w:t xml:space="preserve">g. </w:t>
        </w:r>
      </w:ins>
      <w:r w:rsidR="00CE5810" w:rsidRPr="005F1E8D">
        <w:rPr>
          <w:color w:val="000000"/>
        </w:rPr>
        <w:t>upwelling</w:t>
      </w:r>
      <w:commentRangeEnd w:id="4"/>
      <w:r w:rsidR="00DC055D">
        <w:rPr>
          <w:rStyle w:val="CommentReference"/>
        </w:rPr>
        <w:commentReference w:id="4"/>
      </w:r>
      <w:ins w:id="5" w:author="Emily Leedham" w:date="2024-10-14T16:58:00Z" w16du:dateUtc="2024-10-14T03:58:00Z">
        <w:r w:rsidR="00DC055D">
          <w:rPr>
            <w:color w:val="000000"/>
          </w:rPr>
          <w:t>)</w:t>
        </w:r>
      </w:ins>
      <w:del w:id="6" w:author="Emily Leedham" w:date="2024-10-14T16:58:00Z" w16du:dateUtc="2024-10-14T03:58:00Z">
        <w:r w:rsidR="002216A4" w:rsidDel="00DC055D">
          <w:rPr>
            <w:color w:val="000000"/>
          </w:rPr>
          <w:delText>,</w:delText>
        </w:r>
      </w:del>
      <w:r w:rsidR="002142F2" w:rsidRPr="005F1E8D">
        <w:rPr>
          <w:color w:val="000000"/>
        </w:rPr>
        <w:t xml:space="preserve"> as drivers of variability in nutrient availability, </w:t>
      </w:r>
      <w:r w:rsidR="00F33E40" w:rsidRPr="005F1E8D">
        <w:rPr>
          <w:color w:val="000000"/>
        </w:rPr>
        <w:t>there is now substantial evidence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51E19BDC" w14:textId="77777777" w:rsidR="00DC6420"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p>
    <w:p w14:paraId="60355038" w14:textId="77777777" w:rsidR="00DC6420" w:rsidRDefault="00DC6420" w:rsidP="00BC463D">
      <w:pPr>
        <w:pBdr>
          <w:top w:val="nil"/>
          <w:left w:val="nil"/>
          <w:bottom w:val="nil"/>
          <w:right w:val="nil"/>
          <w:between w:val="nil"/>
        </w:pBdr>
        <w:spacing w:line="480" w:lineRule="auto"/>
        <w:rPr>
          <w:color w:val="000000"/>
        </w:rPr>
      </w:pPr>
    </w:p>
    <w:p w14:paraId="0023B6D6" w14:textId="03CA3AC6" w:rsidR="00676581" w:rsidRPr="005F1E8D" w:rsidRDefault="00E428BC" w:rsidP="00BC463D">
      <w:pPr>
        <w:pBdr>
          <w:top w:val="nil"/>
          <w:left w:val="nil"/>
          <w:bottom w:val="nil"/>
          <w:right w:val="nil"/>
          <w:between w:val="nil"/>
        </w:pBdr>
        <w:spacing w:line="480" w:lineRule="auto"/>
        <w:rPr>
          <w:color w:val="000000"/>
        </w:rPr>
      </w:pPr>
      <w:r w:rsidRPr="005F1E8D">
        <w:rPr>
          <w:color w:val="000000"/>
        </w:rPr>
        <w:lastRenderedPageBreak/>
        <w:t>Diurnal</w:t>
      </w:r>
      <w:r w:rsidR="00F92DAE" w:rsidRPr="005F1E8D">
        <w:rPr>
          <w:color w:val="000000"/>
        </w:rPr>
        <w:t xml:space="preserve"> </w:t>
      </w:r>
      <w:r w:rsidR="008651BB" w:rsidRPr="005F1E8D">
        <w:rPr>
          <w:color w:val="000000"/>
        </w:rPr>
        <w:t xml:space="preserve">migrations are a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Pr="005F1E8D">
        <w:rPr>
          <w:color w:val="000000"/>
        </w:rPr>
        <w:t>egafauna</w:t>
      </w:r>
      <w:r w:rsidR="004C7077" w:rsidRPr="005F1E8D">
        <w:rPr>
          <w:color w:val="000000"/>
        </w:rPr>
        <w:t>;</w:t>
      </w:r>
      <w:r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2548E19C" w:rsidR="00237ED0" w:rsidRDefault="00237ED0" w:rsidP="00E53B33">
      <w:pPr>
        <w:pBdr>
          <w:top w:val="nil"/>
          <w:left w:val="nil"/>
          <w:bottom w:val="nil"/>
          <w:right w:val="nil"/>
          <w:between w:val="nil"/>
        </w:pBdr>
        <w:spacing w:line="480" w:lineRule="auto"/>
        <w:ind w:firstLine="720"/>
        <w:rPr>
          <w:color w:val="000000"/>
        </w:rPr>
      </w:pPr>
      <w:r w:rsidRPr="005F1E8D">
        <w:rPr>
          <w:color w:val="000000"/>
        </w:rPr>
        <w:t>In temperate waters,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thought to </w:t>
      </w:r>
      <w:r w:rsidR="00E6680F" w:rsidRPr="005F1E8D">
        <w:rPr>
          <w:color w:val="000000"/>
        </w:rPr>
        <w:t xml:space="preserve">be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E53B33" w:rsidRPr="00E53B33">
        <w:rPr>
          <w:color w:val="000000"/>
        </w:rPr>
        <w:t>For example,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xml:space="preserve">, mussels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scales by increasing the concentration of nitrogen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column </w:t>
      </w:r>
      <w:r w:rsidR="007A283D">
        <w:rPr>
          <w:color w:val="000000"/>
        </w:rPr>
        <w:t xml:space="preserve">can </w:t>
      </w:r>
      <w:r w:rsidR="00E53B33">
        <w:rPr>
          <w:color w:val="000000"/>
        </w:rPr>
        <w:t xml:space="preserve">also </w:t>
      </w:r>
      <w:r w:rsidR="00FA0E9B" w:rsidRPr="005F1E8D">
        <w:rPr>
          <w:color w:val="000000"/>
        </w:rPr>
        <w:t xml:space="preserve">arise </w:t>
      </w:r>
      <w:r w:rsidR="00FA0E9B" w:rsidRPr="005F1E8D">
        <w:rPr>
          <w:color w:val="000000"/>
        </w:rPr>
        <w:lastRenderedPageBreak/>
        <w:t xml:space="preserve">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two charismatic 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AD64D7" w:rsidRPr="005F1E8D">
        <w:rPr>
          <w:color w:val="000000"/>
        </w:rPr>
        <w:t>These animals excrete metabolic waste in the form of ammonium (NH</w:t>
      </w:r>
      <w:r w:rsidR="00AD64D7" w:rsidRPr="005F1E8D">
        <w:rPr>
          <w:rFonts w:ascii="Cambria Math" w:hAnsi="Cambria Math" w:cs="Cambria Math"/>
          <w:color w:val="000000"/>
        </w:rPr>
        <w:t>₄⁺</w:t>
      </w:r>
      <w:r w:rsidR="00AD64D7" w:rsidRPr="005F1E8D">
        <w:rPr>
          <w:color w:val="000000"/>
        </w:rPr>
        <w:t>), which is preferentially taken up by primary producers over other forms of nitrogen like nitrate and nitrite</w:t>
      </w:r>
      <w:r w:rsidR="00677F1B" w:rsidRPr="005F1E8D">
        <w:rPr>
          <w:color w:val="000000"/>
        </w:rPr>
        <w:t xml:space="preserve"> </w:t>
      </w:r>
      <w:r w:rsidR="00677F1B" w:rsidRPr="005F1E8D">
        <w:rPr>
          <w:color w:val="000000"/>
        </w:rPr>
        <w:fldChar w:fldCharType="begin"/>
      </w:r>
      <w:r w:rsidR="00677F1B"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color w:val="000000"/>
        </w:rPr>
        <w:fldChar w:fldCharType="separate"/>
      </w:r>
      <w:r w:rsidR="00677F1B" w:rsidRPr="005F1E8D">
        <w:rPr>
          <w:noProof/>
          <w:color w:val="000000"/>
        </w:rPr>
        <w:t>(Lobban and Harrison, 1994; Phillips and Hurd, 2004)</w:t>
      </w:r>
      <w:r w:rsidR="00677F1B" w:rsidRPr="005F1E8D">
        <w:rPr>
          <w:color w:val="000000"/>
        </w:rPr>
        <w:fldChar w:fldCharType="end"/>
      </w:r>
      <w:r w:rsidR="00AD64D7" w:rsidRPr="005F1E8D">
        <w:rPr>
          <w:color w:val="000000"/>
        </w:rPr>
        <w:t xml:space="preserve">. </w:t>
      </w:r>
      <w:r w:rsidR="00E53B33" w:rsidRPr="00E53B33">
        <w:rPr>
          <w:color w:val="000000"/>
        </w:rPr>
        <w:t xml:space="preserve">The </w:t>
      </w:r>
      <w:r w:rsidR="00752F86">
        <w:rPr>
          <w:color w:val="000000"/>
        </w:rPr>
        <w:t>high</w:t>
      </w:r>
      <w:r w:rsidR="00752F86" w:rsidRPr="00E53B33">
        <w:rPr>
          <w:color w:val="000000"/>
        </w:rPr>
        <w:t xml:space="preserve"> </w:t>
      </w:r>
      <w:r w:rsidR="00E53B33" w:rsidRPr="00E53B33">
        <w:rPr>
          <w:color w:val="000000"/>
        </w:rPr>
        <w:t xml:space="preserve">biomass and biodiversity </w:t>
      </w:r>
      <w:r w:rsidR="00752F86">
        <w:rPr>
          <w:color w:val="000000"/>
        </w:rPr>
        <w:t>found</w:t>
      </w:r>
      <w:r w:rsidR="00E53B33" w:rsidRPr="00E53B33">
        <w:rPr>
          <w:color w:val="000000"/>
        </w:rPr>
        <w:t xml:space="preserve"> within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kelps,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 </w:t>
      </w:r>
      <w:r w:rsidR="008B1EB6" w:rsidRPr="005F1E8D">
        <w:rPr>
          <w:color w:val="000000"/>
        </w:rPr>
        <w:t xml:space="preserve">also contributing to </w:t>
      </w:r>
      <w:r w:rsidR="00043001" w:rsidRPr="005F1E8D">
        <w:rPr>
          <w:color w:val="000000"/>
        </w:rPr>
        <w:t xml:space="preserve">small-scale </w:t>
      </w:r>
      <w:r w:rsidR="008B1EB6" w:rsidRPr="005F1E8D">
        <w:rPr>
          <w:color w:val="000000"/>
        </w:rPr>
        <w:t>spatial heterogeneity</w:t>
      </w:r>
      <w:r w:rsidR="002C320F" w:rsidRPr="005F1E8D">
        <w:rPr>
          <w:color w:val="000000"/>
        </w:rPr>
        <w:t xml:space="preserve">. </w:t>
      </w:r>
    </w:p>
    <w:p w14:paraId="7AF2AC9B" w14:textId="34650E13"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r w:rsidR="006214D6">
        <w:rPr>
          <w:color w:val="000000"/>
        </w:rPr>
        <w:t>We</w:t>
      </w:r>
      <w:del w:id="7" w:author="Emily Leedham" w:date="2024-10-14T17:33:00Z" w16du:dateUtc="2024-10-14T04:33:00Z">
        <w:r w:rsidR="006214D6" w:rsidDel="00A226B8">
          <w:rPr>
            <w:color w:val="000000"/>
          </w:rPr>
          <w:delText xml:space="preserve"> tested the hypothesis </w:delText>
        </w:r>
      </w:del>
      <w:ins w:id="8" w:author="Emily Leedham" w:date="2024-10-14T17:33:00Z" w16du:dateUtc="2024-10-14T04:33:00Z">
        <w:r w:rsidR="00A226B8">
          <w:rPr>
            <w:color w:val="000000"/>
          </w:rPr>
          <w:t xml:space="preserve"> hypothesized </w:t>
        </w:r>
      </w:ins>
      <w:r w:rsidR="006214D6">
        <w:rPr>
          <w:color w:val="000000"/>
        </w:rPr>
        <w:t xml:space="preserve">that animal-regenerated nutrients could contribute to </w:t>
      </w:r>
      <w:r w:rsidR="006214D6">
        <w:rPr>
          <w:color w:val="000000"/>
        </w:rPr>
        <w:lastRenderedPageBreak/>
        <w:t xml:space="preserve">variability in resource 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w:t>
      </w:r>
      <w:proofErr w:type="gramStart"/>
      <w:r w:rsidR="00E65785" w:rsidRPr="00E65785">
        <w:rPr>
          <w:color w:val="000000"/>
          <w:highlight w:val="green"/>
        </w:rPr>
        <w:t>a,b</w:t>
      </w:r>
      <w:proofErr w:type="gramEnd"/>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5D57111B" w:rsidR="00E31F65" w:rsidRDefault="004E6F16" w:rsidP="00EB3BC7">
      <w:pPr>
        <w:spacing w:line="480" w:lineRule="auto"/>
      </w:pPr>
      <w:r w:rsidRPr="005F1E8D">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0E691F" w:rsidRPr="005F1E8D">
        <w:t xml:space="preserve">unravel </w:t>
      </w:r>
      <w:r w:rsidR="00444BD0" w:rsidRPr="005F1E8D">
        <w:t>ecosystem dynamics, document large</w:t>
      </w:r>
      <w:r w:rsidR="000E691F" w:rsidRPr="005F1E8D">
        <w:t>-</w:t>
      </w:r>
      <w:r w:rsidR="00444BD0" w:rsidRPr="005F1E8D">
        <w:t>scale patterns of kelp response to heatwaves and establish ecological baselines</w:t>
      </w:r>
      <w:r w:rsidR="00E639BB">
        <w:t xml:space="preserve">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w:t>
      </w:r>
      <w:r w:rsidR="00486C53">
        <w:lastRenderedPageBreak/>
        <w:t xml:space="preserve">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which are made up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12A71565"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middle of May for three years (2021-2023), with all annual surveys occurring within 2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and 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r w:rsidR="001D7BE9">
        <w:t>Briefly, a</w:t>
      </w:r>
      <w:r w:rsidR="00547A38" w:rsidRPr="005F1E8D">
        <w:t xml:space="preserve">t each rocky reef site, </w:t>
      </w:r>
      <w:r w:rsidR="00ED5552" w:rsidRPr="005F1E8D">
        <w:t>a pair of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p>
    <w:p w14:paraId="31ABE297" w14:textId="158EA101"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bags upon collection to prevent contamination. Seawater samples were filtered into 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 xml:space="preserve">analysis. We </w:t>
      </w:r>
      <w:r w:rsidRPr="005F1E8D">
        <w:rPr>
          <w:color w:val="000000"/>
        </w:rPr>
        <w:lastRenderedPageBreak/>
        <w:t>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9"/>
      <w:commentRangeStart w:id="10"/>
      <w:r w:rsidR="007268C2" w:rsidRPr="005F1E8D">
        <w:rPr>
          <w:color w:val="000000"/>
        </w:rPr>
        <w:t xml:space="preserve">Lim </w:t>
      </w:r>
      <w:proofErr w:type="spellStart"/>
      <w:r w:rsidR="007268C2" w:rsidRPr="005F1E8D">
        <w:rPr>
          <w:color w:val="000000"/>
        </w:rPr>
        <w:t>unpubl</w:t>
      </w:r>
      <w:commentRangeEnd w:id="9"/>
      <w:proofErr w:type="spellEnd"/>
      <w:r w:rsidR="006214D6">
        <w:rPr>
          <w:color w:val="000000"/>
        </w:rPr>
        <w:t>.</w:t>
      </w:r>
      <w:r w:rsidR="001D7BE9">
        <w:rPr>
          <w:rStyle w:val="CommentReference"/>
        </w:rPr>
        <w:commentReference w:id="9"/>
      </w:r>
      <w:commentRangeEnd w:id="10"/>
      <w:r w:rsidR="0067503F">
        <w:rPr>
          <w:rStyle w:val="CommentReference"/>
        </w:rPr>
        <w:commentReference w:id="10"/>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7155D441"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9E35D0" w:rsidRPr="005F1E8D">
        <w:t>,</w:t>
      </w:r>
      <w:r w:rsidR="001F79DB" w:rsidRPr="005F1E8D">
        <w:t xml:space="preserve"> as well as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xml:space="preserve">, but for giant kelp we collected five random individuals to measure </w:t>
      </w:r>
      <w:r w:rsidR="004C436C">
        <w:t xml:space="preserve">length </w:t>
      </w:r>
      <w:r w:rsidR="001F79DB" w:rsidRPr="005F1E8D">
        <w:t xml:space="preserve">from holdfast to apical </w:t>
      </w:r>
      <w:r w:rsidR="001F79DB" w:rsidRPr="005F1E8D">
        <w:lastRenderedPageBreak/>
        <w:t xml:space="preserve">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1523B" w:rsidRPr="005F1E8D">
        <w:rPr>
          <w:highlight w:val="yellow"/>
        </w:rPr>
        <w:t>(</w:t>
      </w:r>
      <w:r w:rsidR="006214D6">
        <w:rPr>
          <w:highlight w:val="yellow"/>
        </w:rPr>
        <w:t xml:space="preserve">C. M. </w:t>
      </w:r>
      <w:r w:rsidR="00B47743" w:rsidRPr="005F1E8D">
        <w:rPr>
          <w:highlight w:val="yellow"/>
        </w:rPr>
        <w:t xml:space="preserve">Attridge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We estimated total forest area by swimming around the perimeter of the forest on the surface with a Garmin GPS</w:t>
      </w:r>
      <w:r w:rsidR="003F63B3">
        <w:t>, which we used to calculate total forest biomass (kg).</w:t>
      </w:r>
    </w:p>
    <w:p w14:paraId="50BA9561" w14:textId="3939558F"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B71E47" w:rsidRPr="005F1E8D">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47F0B98F" w:rsidR="00F37657" w:rsidRDefault="005B26B9" w:rsidP="00EB3BC7">
      <w:pPr>
        <w:spacing w:line="480" w:lineRule="auto"/>
        <w:rPr>
          <w:color w:val="000000"/>
        </w:rPr>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lastRenderedPageBreak/>
        <w:t>at Scott’s Bay (48°50'05.2"N</w:t>
      </w:r>
      <w:r w:rsidR="00AA20C8">
        <w:t>,</w:t>
      </w:r>
      <w:r w:rsidR="00FE017D" w:rsidRPr="005F1E8D">
        <w:t xml:space="preserve"> 125°08'49.3"W)</w:t>
      </w:r>
      <w:r w:rsidR="000C156B">
        <w:t>, a wide, exposed bay that opens on 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We collected California sea cucumbers (</w:t>
      </w:r>
      <w:proofErr w:type="spellStart"/>
      <w:r w:rsidR="00C12458" w:rsidRPr="005F1E8D">
        <w:rPr>
          <w:i/>
        </w:rPr>
        <w:t>Apostichopus</w:t>
      </w:r>
      <w:proofErr w:type="spellEnd"/>
      <w:r w:rsidR="00C12458" w:rsidRPr="005F1E8D">
        <w:rPr>
          <w:i/>
        </w:rPr>
        <w:t xml:space="preserve"> californicus</w:t>
      </w:r>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494B5FC4"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r w:rsidR="00BD384B" w:rsidRPr="005F1E8D">
        <w:rPr>
          <w:color w:val="000000"/>
        </w:rPr>
        <w:t xml:space="preserve">June 10 – 19, 2023, and </w:t>
      </w:r>
      <w:r w:rsidR="00CF5454" w:rsidRPr="005F1E8D">
        <w:rPr>
          <w:color w:val="000000"/>
        </w:rPr>
        <w:t xml:space="preserve">we </w:t>
      </w:r>
      <w:r w:rsidR="00BD384B" w:rsidRPr="005F1E8D">
        <w:rPr>
          <w:color w:val="000000"/>
        </w:rPr>
        <w:t xml:space="preserve">replicated it from 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red rock crabs (</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rock, scraped clean, to weight the cages similarly to the crabs</w:t>
      </w:r>
      <w:r w:rsidR="00B928B9" w:rsidRPr="005F1E8D">
        <w:rPr>
          <w:color w:val="000000"/>
        </w:rPr>
        <w:t>) (</w:t>
      </w:r>
      <w:r w:rsidR="007D6070" w:rsidRPr="005F1E8D">
        <w:rPr>
          <w:color w:val="000000"/>
        </w:rPr>
        <w:t>n = 4</w:t>
      </w:r>
      <w:r w:rsidR="00B928B9" w:rsidRPr="005F1E8D">
        <w:rPr>
          <w:color w:val="000000"/>
        </w:rPr>
        <w:t xml:space="preserve"> replicates per </w:t>
      </w:r>
      <w:r w:rsidR="00B928B9" w:rsidRPr="005F1E8D">
        <w:rPr>
          <w:color w:val="000000"/>
        </w:rPr>
        <w:lastRenderedPageBreak/>
        <w:t>experiment</w:t>
      </w:r>
      <w:r w:rsidR="007D6070" w:rsidRPr="005F1E8D">
        <w:rPr>
          <w:color w:val="000000"/>
        </w:rPr>
        <w:t xml:space="preserve">). During both experiments, we replaced the crabs after 4 days with freshly fed, similar-sized crabs, at which point we re-randomized the order of the cages along the line.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21F05C0" w14:textId="0B767C4B" w:rsidR="00A226B8" w:rsidRDefault="00943023" w:rsidP="00EB3BC7">
      <w:pPr>
        <w:spacing w:line="480" w:lineRule="auto"/>
        <w:rPr>
          <w:ins w:id="11" w:author="Emily Leedham" w:date="2024-10-14T17:40:00Z" w16du:dateUtc="2024-10-14T04:40:00Z"/>
        </w:rPr>
      </w:pPr>
      <w:r w:rsidRPr="005F1E8D">
        <w:tab/>
        <w:t xml:space="preserve">For each Reef Life Survey conducted, </w:t>
      </w:r>
      <w:r w:rsidR="00DE4185">
        <w:t xml:space="preserve">we </w:t>
      </w:r>
      <w:r w:rsidRPr="005F1E8D">
        <w:t>calculated fish biomass from fish length following the formula</w:t>
      </w:r>
      <w:ins w:id="12" w:author="Emily Leedham" w:date="2024-10-14T17:40:00Z" w16du:dateUtc="2024-10-14T04:40:00Z">
        <w:r w:rsidR="00A226B8">
          <w:t>:</w:t>
        </w:r>
      </w:ins>
    </w:p>
    <w:p w14:paraId="5F422070" w14:textId="07DBC925" w:rsidR="00A226B8" w:rsidRDefault="00A226B8" w:rsidP="00EB3BC7">
      <w:pPr>
        <w:spacing w:line="480" w:lineRule="auto"/>
        <w:rPr>
          <w:ins w:id="13" w:author="Emily Leedham" w:date="2024-10-14T17:40:00Z" w16du:dateUtc="2024-10-14T04:40:00Z"/>
        </w:rPr>
      </w:pPr>
      <w:commentRangeStart w:id="14"/>
      <m:oMathPara>
        <m:oMath>
          <m:r>
            <w:ins w:id="15" w:author="Emily Leedham" w:date="2024-10-14T17:41:00Z" w16du:dateUtc="2024-10-14T04:41:00Z">
              <w:rPr>
                <w:rFonts w:ascii="Cambria Math" w:hAnsi="Cambria Math"/>
              </w:rPr>
              <m:t xml:space="preserve"> W=a</m:t>
            </w:ins>
          </m:r>
          <m:sSup>
            <m:sSupPr>
              <m:ctrlPr>
                <w:ins w:id="16" w:author="Emily Leedham" w:date="2024-10-14T17:41:00Z" w16du:dateUtc="2024-10-14T04:41:00Z">
                  <w:rPr>
                    <w:rFonts w:ascii="Cambria Math" w:hAnsi="Cambria Math"/>
                    <w:i/>
                  </w:rPr>
                </w:ins>
              </m:ctrlPr>
            </m:sSupPr>
            <m:e>
              <m:r>
                <w:ins w:id="17" w:author="Emily Leedham" w:date="2024-10-14T17:41:00Z" w16du:dateUtc="2024-10-14T04:41:00Z">
                  <w:rPr>
                    <w:rFonts w:ascii="Cambria Math" w:hAnsi="Cambria Math"/>
                  </w:rPr>
                  <m:t>L</m:t>
                </w:ins>
              </m:r>
            </m:e>
            <m:sup>
              <m:r>
                <w:ins w:id="18" w:author="Emily Leedham" w:date="2024-10-14T17:41:00Z" w16du:dateUtc="2024-10-14T04:41:00Z">
                  <w:rPr>
                    <w:rFonts w:ascii="Cambria Math" w:hAnsi="Cambria Math"/>
                  </w:rPr>
                  <m:t>b</m:t>
                </w:ins>
              </m:r>
            </m:sup>
          </m:sSup>
          <w:commentRangeEnd w:id="14"/>
          <m:r>
            <w:ins w:id="19" w:author="Emily Leedham" w:date="2024-10-14T17:43:00Z" w16du:dateUtc="2024-10-14T04:43:00Z">
              <m:rPr>
                <m:sty m:val="p"/>
              </m:rPr>
              <w:rPr>
                <w:rStyle w:val="CommentReference"/>
              </w:rPr>
              <w:commentReference w:id="14"/>
            </w:ins>
          </m:r>
        </m:oMath>
      </m:oMathPara>
    </w:p>
    <w:p w14:paraId="3A4A1039" w14:textId="7E811223" w:rsidR="001B79C7" w:rsidRDefault="00943023" w:rsidP="00EB3BC7">
      <w:pPr>
        <w:spacing w:line="480" w:lineRule="auto"/>
      </w:pPr>
      <w:del w:id="20" w:author="Emily Leedham" w:date="2024-10-14T17:41:00Z" w16du:dateUtc="2024-10-14T04:41:00Z">
        <w:r w:rsidRPr="005F1E8D" w:rsidDel="00A226B8">
          <w:delText xml:space="preserve"> (W = a</w:delText>
        </w:r>
        <w:r w:rsidR="00990B37" w:rsidDel="00A226B8">
          <w:delText>*L</w:delText>
        </w:r>
        <w:r w:rsidR="00990B37" w:rsidDel="00A226B8">
          <w:rPr>
            <w:vertAlign w:val="superscript"/>
          </w:rPr>
          <w:delText>b</w:delText>
        </w:r>
        <w:r w:rsidRPr="005F1E8D" w:rsidDel="00A226B8">
          <w:delText xml:space="preserve">) where </w:delText>
        </w:r>
      </w:del>
      <w:r w:rsidRPr="005F1E8D">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131A7C" w:rsidRPr="005F1E8D">
        <w:t xml:space="preserve">For </w:t>
      </w:r>
      <w:del w:id="21" w:author="Emily Leedham" w:date="2024-10-14T17:44:00Z" w16du:dateUtc="2024-10-14T04:44:00Z">
        <w:r w:rsidR="00131A7C" w:rsidRPr="005F1E8D" w:rsidDel="00132010">
          <w:delText xml:space="preserve">invertebrates, </w:delText>
        </w:r>
      </w:del>
      <w:r w:rsidR="00131A7C" w:rsidRPr="005F1E8D">
        <w:t xml:space="preserve">sunflower sea stars and economically important species (abalone and scallops) </w:t>
      </w:r>
      <w:del w:id="22" w:author="Emily Leedham" w:date="2024-10-14T17:44:00Z" w16du:dateUtc="2024-10-14T04:44:00Z">
        <w:r w:rsidR="00131A7C" w:rsidRPr="005F1E8D" w:rsidDel="00132010">
          <w:delText xml:space="preserve">were </w:delText>
        </w:r>
        <w:r w:rsidR="00131A7C" w:rsidDel="00132010">
          <w:delText>measured</w:delText>
        </w:r>
        <w:r w:rsidR="00131A7C" w:rsidRPr="005F1E8D" w:rsidDel="00132010">
          <w:delText xml:space="preserve">, so </w:delText>
        </w:r>
      </w:del>
      <w:r w:rsidR="00131A7C" w:rsidRPr="005F1E8D">
        <w:t xml:space="preserve">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o calculate wet weight from size</w:t>
      </w:r>
      <w:r w:rsidR="00131A7C" w:rsidRPr="005F1E8D">
        <w:t>. For all other</w:t>
      </w:r>
      <w:r w:rsidR="00131A7C">
        <w:t xml:space="preserve"> invertebrates</w:t>
      </w:r>
      <w:r w:rsidR="00131A7C" w:rsidRPr="005F1E8D">
        <w:t xml:space="preserve">, we used published </w:t>
      </w:r>
      <w:r w:rsidR="00131A7C">
        <w:lastRenderedPageBreak/>
        <w:t xml:space="preserve">wet </w:t>
      </w:r>
      <w:r w:rsidR="00131A7C" w:rsidRPr="005F1E8D">
        <w:t>weight</w:t>
      </w:r>
      <w:r w:rsidR="00131A7C">
        <w:t xml:space="preserve">s </w:t>
      </w:r>
      <w:r w:rsidR="00131A7C" w:rsidRPr="005F1E8D">
        <w:t xml:space="preserve">to </w:t>
      </w:r>
      <w:r w:rsidR="00131A7C">
        <w:t>establish</w:t>
      </w:r>
      <w:r w:rsidR="00131A7C" w:rsidRPr="005F1E8D">
        <w:t xml:space="preserve"> </w:t>
      </w:r>
      <w:r w:rsidR="00131A7C">
        <w:t>biomass</w:t>
      </w:r>
      <w:r w:rsidR="00131A7C" w:rsidRPr="005F1E8D">
        <w:t xml:space="preserve"> </w:t>
      </w:r>
      <w:r w:rsidR="00131A7C">
        <w:t xml:space="preserve">estimates </w:t>
      </w:r>
      <w:r w:rsidR="00131A7C" w:rsidRPr="005F1E8D">
        <w:t xml:space="preserve">for each taxon. </w:t>
      </w:r>
      <w:r w:rsidR="00131A7C">
        <w:t xml:space="preserve">We used shell-free wet weight for species with large shells such as hermit crabs and snails. </w:t>
      </w:r>
      <w:r w:rsidR="00792779">
        <w:t>When biomass information was unavailable for a species, we used estimates from the closest relative or most similarly 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We calculated the tide exchange by computing the </w:t>
      </w:r>
      <w:r w:rsidR="00137407">
        <w:t xml:space="preserve">percent </w:t>
      </w:r>
      <w:r w:rsidRPr="005F1E8D">
        <w:t xml:space="preserve">change of the tide height every minute, </w:t>
      </w:r>
      <w:r w:rsidR="00131A7C">
        <w:t>averaged over the</w:t>
      </w:r>
      <w:r w:rsidRPr="005F1E8D">
        <w:t xml:space="preserve"> </w:t>
      </w:r>
      <w:r w:rsidR="00131A7C">
        <w:t>hour-long survey.</w:t>
      </w:r>
    </w:p>
    <w:p w14:paraId="010730BD" w14:textId="77777777" w:rsidR="00131A7C" w:rsidRPr="005F1E8D" w:rsidRDefault="00131A7C" w:rsidP="00EB3BC7">
      <w:pPr>
        <w:spacing w:line="480" w:lineRule="auto"/>
      </w:pPr>
    </w:p>
    <w:p w14:paraId="1BBA84D4" w14:textId="77777777" w:rsidR="008600C1" w:rsidRPr="005F1E8D" w:rsidRDefault="008600C1" w:rsidP="008600C1">
      <w:pPr>
        <w:spacing w:line="480" w:lineRule="auto"/>
        <w:rPr>
          <w:iCs/>
        </w:rPr>
      </w:pPr>
      <w:r w:rsidRPr="005F1E8D">
        <w:rPr>
          <w:iCs/>
        </w:rPr>
        <w:t>Among-site (meso-scale) variation</w:t>
      </w:r>
    </w:p>
    <w:p w14:paraId="3814180E" w14:textId="3716DE6F"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2B6ECC" w:rsidRPr="005F1E8D">
        <w:t xml:space="preserve">We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9981137" w:rsidR="005F1E8D" w:rsidRPr="00E85DC2" w:rsidRDefault="0061731D" w:rsidP="00670555">
      <w:pPr>
        <w:spacing w:line="480" w:lineRule="auto"/>
      </w:pPr>
      <w:r w:rsidRPr="005F1E8D">
        <w:lastRenderedPageBreak/>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9B2BF8" w:rsidRPr="005F1E8D">
        <w:rPr>
          <w:color w:val="000000"/>
        </w:rPr>
        <w:t>/m</w:t>
      </w:r>
      <w:r w:rsidR="009B2BF8" w:rsidRPr="005F1E8D">
        <w:rPr>
          <w:color w:val="000000"/>
          <w:vertAlign w:val="superscript"/>
        </w:rPr>
        <w:t>2</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Finally, w</w:t>
      </w:r>
      <w:r w:rsidR="00E85DC2">
        <w:t xml:space="preserve">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r w:rsidRPr="005F1E8D">
        <w:t xml:space="preserve">To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Pr="005F1E8D">
        <w:t xml:space="preserve">, we constructed separate </w:t>
      </w:r>
      <w:r w:rsidR="009B31A7" w:rsidRPr="005F1E8D">
        <w:t>linear models for each caging experiment.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(sqrt(length*girth))</w:t>
      </w:r>
      <w:r w:rsidR="00C54451">
        <w:rPr>
          <w:color w:val="000000"/>
        </w:rPr>
        <w:t xml:space="preserve"> to</w:t>
      </w:r>
      <w:r w:rsidR="00151BB6">
        <w:rPr>
          <w:color w:val="000000"/>
        </w:rPr>
        <w:t xml:space="preserve"> </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 generalized linear mixed-effects model 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w:t>
      </w:r>
      <w:r w:rsidR="00D823F4" w:rsidRPr="005F1E8D">
        <w:lastRenderedPageBreak/>
        <w:t xml:space="preserve">used a gamma distribution (link = ‘log’). </w:t>
      </w:r>
      <w:r w:rsidR="006312EC">
        <w:t xml:space="preserve">We </w:t>
      </w:r>
      <w:r w:rsidR="00151BB6">
        <w:t xml:space="preserve">used a previously developed carapace to 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proofErr w:type="spellStart"/>
      <w:r w:rsidR="0097669C">
        <w:t>unpubl</w:t>
      </w:r>
      <w:proofErr w:type="spellEnd"/>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41F94501"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C673A5" w:rsidRPr="005F1E8D">
        <w:t xml:space="preserve">significantly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lastRenderedPageBreak/>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CCCB9D4" w:rsidR="00057B69" w:rsidRDefault="004934ED" w:rsidP="00623DD8">
      <w:pPr>
        <w:spacing w:line="480" w:lineRule="auto"/>
      </w:pPr>
      <w:r>
        <w:t xml:space="preserve">We found </w:t>
      </w:r>
      <w:r w:rsidR="00A5377F">
        <w:t xml:space="preserve">at least some </w:t>
      </w:r>
      <w:r>
        <w:t>evidence of variability of animal-regenerated nutrients</w:t>
      </w:r>
      <w:r w:rsidR="00A5377F">
        <w:t xml:space="preserve"> from the largest to the smallest scale examined</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lastRenderedPageBreak/>
        <w:t>Meso-scale</w:t>
      </w:r>
      <w:r w:rsidR="00A5377F">
        <w:rPr>
          <w:i/>
          <w:iCs/>
        </w:rPr>
        <w:t xml:space="preserve"> variation</w:t>
      </w:r>
    </w:p>
    <w:p w14:paraId="17F00B66" w14:textId="49DF4F7B"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between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Washington state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commentRangeStart w:id="23"/>
      <w:commentRangeStart w:id="24"/>
      <w:r w:rsidRPr="00306F1F">
        <w:rPr>
          <w:i/>
          <w:iCs/>
        </w:rPr>
        <w:t>Small-scale</w:t>
      </w:r>
      <w:r w:rsidR="000D0CF1">
        <w:rPr>
          <w:i/>
          <w:iCs/>
        </w:rPr>
        <w:t xml:space="preserve"> variation</w:t>
      </w:r>
      <w:commentRangeEnd w:id="23"/>
      <w:r w:rsidR="00D36A7A">
        <w:rPr>
          <w:rStyle w:val="CommentReference"/>
        </w:rPr>
        <w:commentReference w:id="23"/>
      </w:r>
      <w:commentRangeEnd w:id="24"/>
      <w:r w:rsidR="00915BE9">
        <w:rPr>
          <w:rStyle w:val="CommentReference"/>
        </w:rPr>
        <w:commentReference w:id="24"/>
      </w:r>
    </w:p>
    <w:p w14:paraId="4BB14774" w14:textId="7854203A" w:rsidR="00737B8A" w:rsidRDefault="00CF009F" w:rsidP="00683C48">
      <w:pPr>
        <w:spacing w:line="480" w:lineRule="auto"/>
      </w:pPr>
      <w:r>
        <w:t xml:space="preserve">We found evidence of kelp-mediated variation </w:t>
      </w:r>
      <w:r w:rsidR="009509EA">
        <w:t>in nutrients on a smaller scale (5 m) than previously established</w:t>
      </w:r>
      <w:r w:rsidR="00B50E76">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w:t>
      </w:r>
      <w:r w:rsidR="009509EA">
        <w:lastRenderedPageBreak/>
        <w:t xml:space="preserve">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as though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r w:rsidR="00EC06BA">
        <w:t xml:space="preserve">The surprising </w:t>
      </w:r>
      <w:r>
        <w:t xml:space="preserve">negative </w:t>
      </w:r>
      <w:r w:rsidRPr="005F1E8D">
        <w:t>∆</w:t>
      </w:r>
      <w:r>
        <w:t>NH₄⁺ at our no</w:t>
      </w:r>
      <w:r w:rsidR="00EC06BA">
        <w:t>-</w:t>
      </w:r>
      <w:r>
        <w:t xml:space="preserve">kelp control sites may be </w:t>
      </w:r>
      <w:r w:rsidR="00EC06BA">
        <w:t>the</w:t>
      </w:r>
      <w:r>
        <w:t xml:space="preserve"> result of </w:t>
      </w:r>
      <w:r w:rsidR="00EC06BA">
        <w:t xml:space="preserve">“outside” samples at control sites being </w:t>
      </w:r>
      <w:r w:rsidR="00FE7DA5">
        <w:t xml:space="preserve">slightly </w:t>
      </w:r>
      <w:r w:rsidR="00EC06BA">
        <w:t>deeper than the “inside” samples</w:t>
      </w:r>
      <w:r w:rsidR="00CC12B0">
        <w:t>,</w:t>
      </w:r>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xml:space="preserve">, a trend that our </w:t>
      </w:r>
      <w:r w:rsidR="00CC12B0">
        <w:t>no-kelp sites seem to confirm, strengthens our finding of higher ammonium concentrations within kelp forests than at their slightly deeper edges.</w:t>
      </w:r>
    </w:p>
    <w:p w14:paraId="5ADD87CD" w14:textId="777A05DB"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806D42">
        <w:t>suggest a potentially saturating relationship between these variables.</w:t>
      </w:r>
      <w:r w:rsidR="00BE2765">
        <w:t xml:space="preserve"> W</w:t>
      </w:r>
      <w:r w:rsidR="006005D7">
        <w:t xml:space="preserve">hen animal biomass </w:t>
      </w:r>
      <w:r w:rsidR="00BE2765">
        <w:t>was</w:t>
      </w:r>
      <w:r w:rsidR="006005D7">
        <w:t xml:space="preserve"> low, </w:t>
      </w:r>
      <w:r w:rsidR="006005D7">
        <w:lastRenderedPageBreak/>
        <w:t xml:space="preserve">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beyond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w:t>
      </w:r>
      <w:commentRangeStart w:id="25"/>
      <w:r w:rsidR="00327838">
        <w:t>In addition, the crab cages were constructed with only two mesh windows, in contrast to the fully meshed cages</w:t>
      </w:r>
      <w:r w:rsidR="00327838" w:rsidRPr="00327838">
        <w:t xml:space="preserve"> </w:t>
      </w:r>
      <w:r w:rsidR="00327838">
        <w:t>of sea cucumbers, which could have promoted nutrient retention in the former</w:t>
      </w:r>
      <w:commentRangeEnd w:id="25"/>
      <w:r w:rsidR="00915BE9">
        <w:rPr>
          <w:rStyle w:val="CommentReference"/>
        </w:rPr>
        <w:commentReference w:id="25"/>
      </w:r>
      <w:r w:rsidR="00327838">
        <w:t xml:space="preserve">. </w:t>
      </w:r>
    </w:p>
    <w:p w14:paraId="6A7105AB" w14:textId="3FE6EAC2"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lastRenderedPageBreak/>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somewhat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w:t>
      </w:r>
      <w:r w:rsidR="00906B6A">
        <w:lastRenderedPageBreak/>
        <w:t xml:space="preserve">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very likely contribute to heterogeneity in primary productivity.</w:t>
      </w:r>
    </w:p>
    <w:p w14:paraId="3E46EB4D" w14:textId="29093913" w:rsidR="003E52B2" w:rsidRDefault="00906B6A" w:rsidP="003E52B2">
      <w:pPr>
        <w:spacing w:line="480" w:lineRule="auto"/>
        <w:ind w:firstLine="720"/>
      </w:pPr>
      <w:r>
        <w:t xml:space="preserve">The second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0B87156A" w:rsidR="006214D6" w:rsidRDefault="00E94D69" w:rsidP="00282591">
      <w:pPr>
        <w:spacing w:line="480" w:lineRule="auto"/>
      </w:pPr>
      <w:commentRangeStart w:id="26"/>
      <w:r>
        <w:t xml:space="preserve">Thank you to the volunteers who helped conduct Reef Life Surveys and to Amanda Bates and the </w:t>
      </w:r>
      <w:r w:rsidRPr="00E94D69">
        <w:t>Canada Research Chairs Program</w:t>
      </w:r>
      <w:r>
        <w:t xml:space="preserve"> for funding this critical long-term monitoring work.</w:t>
      </w:r>
      <w:commentRangeEnd w:id="26"/>
      <w:r>
        <w:rPr>
          <w:rStyle w:val="CommentReference"/>
        </w:rPr>
        <w:commentReference w:id="26"/>
      </w:r>
      <w:r>
        <w:t xml:space="preserve"> Thank you to Siobhan Gray, Dave Porter, Phil Lavoie, Kelly Clement, and all the Bamfield Marine Sciences Center staff for their ongoing support. Hailey Davis provided the </w:t>
      </w:r>
      <w:r w:rsidR="0076719B">
        <w:t>illustrations</w:t>
      </w:r>
      <w:r>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27"/>
      <w:commentRangeStart w:id="28"/>
      <w:commentRangeEnd w:id="27"/>
      <w:r>
        <w:rPr>
          <w:rStyle w:val="CommentReference"/>
        </w:rPr>
        <w:lastRenderedPageBreak/>
        <w:commentReference w:id="27"/>
      </w:r>
      <w:commentRangeEnd w:id="28"/>
      <w:r w:rsidR="00532560">
        <w:rPr>
          <w:rStyle w:val="CommentReference"/>
        </w:rPr>
        <w:commentReference w:id="28"/>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2F74B260" w:rsidR="005166D6" w:rsidRDefault="002E5563" w:rsidP="00E81946">
      <w:pPr>
        <w:rPr>
          <w:b/>
        </w:rPr>
      </w:pPr>
      <w:r>
        <w:rPr>
          <w:b/>
          <w:noProof/>
        </w:rPr>
        <w:drawing>
          <wp:inline distT="0" distB="0" distL="0" distR="0" wp14:anchorId="2AEBEAE9" wp14:editId="469A89EF">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spellStart"/>
      <w:r>
        <w:t>eg.</w:t>
      </w:r>
      <w:proofErr w:type="spellEnd"/>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longipes</w:t>
            </w:r>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pubescens</w:t>
            </w:r>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Somero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Somero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r w:rsidRPr="00E763F3">
              <w:rPr>
                <w:color w:val="000000"/>
                <w:sz w:val="20"/>
                <w:szCs w:val="20"/>
              </w:rPr>
              <w:t xml:space="preserve">Menge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californicus</w:t>
            </w:r>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r w:rsidRPr="00E763F3">
              <w:rPr>
                <w:i/>
                <w:color w:val="000000"/>
                <w:sz w:val="20"/>
                <w:szCs w:val="20"/>
              </w:rPr>
              <w:t xml:space="preserve">Opalia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modesta</w:t>
            </w:r>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r w:rsidRPr="00E763F3">
              <w:rPr>
                <w:i/>
                <w:color w:val="000000"/>
                <w:sz w:val="20"/>
                <w:szCs w:val="20"/>
              </w:rPr>
              <w:t xml:space="preserve">Dirona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modesta</w:t>
            </w:r>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r w:rsidRPr="00E763F3">
              <w:rPr>
                <w:i/>
                <w:color w:val="000000"/>
                <w:sz w:val="20"/>
                <w:szCs w:val="20"/>
              </w:rPr>
              <w:t xml:space="preserve">Berthella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r w:rsidRPr="00E763F3">
              <w:rPr>
                <w:i/>
                <w:color w:val="000000"/>
                <w:sz w:val="20"/>
                <w:szCs w:val="20"/>
              </w:rPr>
              <w:t xml:space="preserve">Calliostoma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29"/>
      <w:r w:rsidRPr="00623DD8">
        <w:t>highest R</w:t>
      </w:r>
      <w:r w:rsidRPr="00623DD8">
        <w:rPr>
          <w:vertAlign w:val="superscript"/>
        </w:rPr>
        <w:t>2</w:t>
      </w:r>
      <w:r w:rsidRPr="00623DD8">
        <w:t xml:space="preserve"> values</w:t>
      </w:r>
      <w:commentRangeEnd w:id="29"/>
      <w:r w:rsidR="00F10A37">
        <w:rPr>
          <w:rStyle w:val="CommentReference"/>
        </w:rPr>
        <w:commentReference w:id="29"/>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t>Within-site (small-scale) variation</w:t>
      </w:r>
    </w:p>
    <w:p w14:paraId="43151E4F" w14:textId="327C783E" w:rsidR="002B081F" w:rsidRPr="00F83AAB" w:rsidRDefault="002B081F" w:rsidP="00F83AAB">
      <w:pPr>
        <w:spacing w:line="480" w:lineRule="auto"/>
        <w:rPr>
          <w:color w:val="000000"/>
        </w:rPr>
      </w:pPr>
      <w:r>
        <w:lastRenderedPageBreak/>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r w:rsidRPr="00263F14">
        <w:rPr>
          <w:b/>
        </w:rPr>
        <w:lastRenderedPageBreak/>
        <w:t>References</w:t>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4" w:author="Emily Leedham" w:date="2024-10-14T16:58:00Z" w:initials="EL">
    <w:p w14:paraId="7EFD50EC" w14:textId="77777777" w:rsidR="00DC055D" w:rsidRDefault="00DC055D" w:rsidP="00DC055D">
      <w:pPr>
        <w:pStyle w:val="CommentText"/>
      </w:pPr>
      <w:r>
        <w:rPr>
          <w:rStyle w:val="CommentReference"/>
        </w:rPr>
        <w:annotationRef/>
      </w:r>
      <w:r>
        <w:t>Less commas</w:t>
      </w:r>
    </w:p>
  </w:comment>
  <w:comment w:id="9" w:author="Kieran Cox" w:date="2024-03-22T08:46:00Z" w:initials="KC">
    <w:p w14:paraId="005215D3" w14:textId="1DE3A656"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0"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4" w:author="Emily Leedham" w:date="2024-10-14T17:43:00Z" w:initials="EL">
    <w:p w14:paraId="15201575" w14:textId="77777777" w:rsidR="00A226B8" w:rsidRDefault="00A226B8" w:rsidP="00A226B8">
      <w:pPr>
        <w:pStyle w:val="CommentText"/>
      </w:pPr>
      <w:r>
        <w:rPr>
          <w:rStyle w:val="CommentReference"/>
        </w:rPr>
        <w:annotationRef/>
      </w:r>
      <w:r>
        <w:t>I’ve maybe been looking at too many physics-y papers, but its sometimes nice to have formulas split from the text</w:t>
      </w:r>
    </w:p>
  </w:comment>
  <w:comment w:id="23" w:author="Em Lim" w:date="2024-10-01T15:50:00Z" w:initials="EL">
    <w:p w14:paraId="1AA22242" w14:textId="44A3ECAA" w:rsidR="00D36A7A" w:rsidRDefault="00D36A7A" w:rsidP="00D36A7A">
      <w:r>
        <w:rPr>
          <w:rStyle w:val="CommentReference"/>
        </w:rPr>
        <w:annotationRef/>
      </w:r>
      <w:r>
        <w:rPr>
          <w:sz w:val="20"/>
          <w:szCs w:val="20"/>
        </w:rPr>
        <w:t>Still looking for somewhere to put this sentence:</w:t>
      </w:r>
    </w:p>
    <w:p w14:paraId="5908ECF5" w14:textId="77777777" w:rsidR="00D36A7A" w:rsidRDefault="00D36A7A" w:rsidP="00D36A7A"/>
    <w:p w14:paraId="46774892" w14:textId="77777777" w:rsidR="00D36A7A" w:rsidRDefault="00D36A7A" w:rsidP="00D36A7A">
      <w:r>
        <w:rPr>
          <w:sz w:val="20"/>
          <w:szCs w:val="20"/>
        </w:rPr>
        <w:t>Nitrate, which is supplied externally via upwelling or run-off, becomes depleted or unchanged as it flows through kelp forests (Pfister et al., 2019; Stewart et al., 2009), in contrast to NH₄⁺ which is regenerated by animals within and around the forest, and seemingly retained there.</w:t>
      </w:r>
    </w:p>
    <w:p w14:paraId="1F3F920E" w14:textId="77777777" w:rsidR="00D36A7A" w:rsidRDefault="00D36A7A" w:rsidP="00D36A7A"/>
  </w:comment>
  <w:comment w:id="24" w:author="Emily Leedham" w:date="2024-10-14T17:54:00Z" w:initials="EL">
    <w:p w14:paraId="55829E3B" w14:textId="77777777" w:rsidR="00915BE9" w:rsidRDefault="00915BE9" w:rsidP="00915BE9">
      <w:pPr>
        <w:pStyle w:val="CommentText"/>
      </w:pPr>
      <w:r>
        <w:rPr>
          <w:rStyle w:val="CommentReference"/>
        </w:rPr>
        <w:annotationRef/>
      </w:r>
      <w:r>
        <w:t>Honestly seems like it could be a good starting sentence to this paragraph, as a sort of lead-in to the points being made here</w:t>
      </w:r>
    </w:p>
  </w:comment>
  <w:comment w:id="25" w:author="Emily Leedham" w:date="2024-10-14T17:55:00Z" w:initials="EL">
    <w:p w14:paraId="68BF8567" w14:textId="77777777" w:rsidR="00915BE9" w:rsidRDefault="00915BE9" w:rsidP="00915BE9">
      <w:pPr>
        <w:pStyle w:val="CommentText"/>
      </w:pPr>
      <w:r>
        <w:rPr>
          <w:rStyle w:val="CommentReference"/>
        </w:rPr>
        <w:annotationRef/>
      </w:r>
      <w:r>
        <w:t>Do you mean that the fully meshed cages for the cukes promoted nutrient retention? Cause then it would be the latter</w:t>
      </w:r>
    </w:p>
  </w:comment>
  <w:comment w:id="26" w:author="Em Lim" w:date="2024-09-17T13:57:00Z" w:initials="EL">
    <w:p w14:paraId="12A4051B" w14:textId="44F87B0F" w:rsidR="00E94D69" w:rsidRDefault="00E94D69" w:rsidP="00E94D69">
      <w:r>
        <w:rPr>
          <w:rStyle w:val="CommentReference"/>
        </w:rPr>
        <w:annotationRef/>
      </w:r>
      <w:r>
        <w:rPr>
          <w:sz w:val="20"/>
          <w:szCs w:val="20"/>
        </w:rPr>
        <w:t>Jasmin: Is this the correct way to do this?</w:t>
      </w:r>
    </w:p>
  </w:comment>
  <w:comment w:id="27"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28"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29"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7EFD50EC" w15:done="0"/>
  <w15:commentEx w15:paraId="005215D3" w15:done="0"/>
  <w15:commentEx w15:paraId="17D38A3B" w15:paraIdParent="005215D3" w15:done="0"/>
  <w15:commentEx w15:paraId="15201575" w15:done="0"/>
  <w15:commentEx w15:paraId="1F3F920E" w15:done="0"/>
  <w15:commentEx w15:paraId="55829E3B" w15:paraIdParent="1F3F920E" w15:done="0"/>
  <w15:commentEx w15:paraId="68BF8567" w15:done="0"/>
  <w15:commentEx w15:paraId="12A4051B" w15:done="0"/>
  <w15:commentEx w15:paraId="5A99A513" w15:done="0"/>
  <w15:commentEx w15:paraId="1F298D4A" w15:paraIdParent="5A99A513" w15:done="0"/>
  <w15:commentEx w15:paraId="57083F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403BA2A1" w16cex:dateUtc="2024-10-14T03:58:00Z"/>
  <w16cex:commentExtensible w16cex:durableId="60760F53" w16cex:dateUtc="2024-03-22T15:46:00Z"/>
  <w16cex:commentExtensible w16cex:durableId="4D54048D" w16cex:dateUtc="2024-10-14T04:43:00Z"/>
  <w16cex:commentExtensible w16cex:durableId="547F32F2" w16cex:dateUtc="2024-10-01T22:50:00Z"/>
  <w16cex:commentExtensible w16cex:durableId="35986ABE" w16cex:dateUtc="2024-10-14T04:54:00Z"/>
  <w16cex:commentExtensible w16cex:durableId="6FA567B3" w16cex:dateUtc="2024-10-14T04:55:00Z"/>
  <w16cex:commentExtensible w16cex:durableId="7D634B71" w16cex:dateUtc="2024-09-17T20:57:00Z"/>
  <w16cex:commentExtensible w16cex:durableId="459C4B33" w16cex:dateUtc="2024-07-05T19:37:00Z"/>
  <w16cex:commentExtensible w16cex:durableId="18982704" w16cex:dateUtc="2024-07-16T21:14: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7EFD50EC" w16cid:durableId="403BA2A1"/>
  <w16cid:commentId w16cid:paraId="005215D3" w16cid:durableId="60760F53"/>
  <w16cid:commentId w16cid:paraId="17D38A3B" w16cid:durableId="29AD30AD"/>
  <w16cid:commentId w16cid:paraId="15201575" w16cid:durableId="4D54048D"/>
  <w16cid:commentId w16cid:paraId="1F3F920E" w16cid:durableId="547F32F2"/>
  <w16cid:commentId w16cid:paraId="55829E3B" w16cid:durableId="35986ABE"/>
  <w16cid:commentId w16cid:paraId="68BF8567" w16cid:durableId="6FA567B3"/>
  <w16cid:commentId w16cid:paraId="12A4051B" w16cid:durableId="7D634B71"/>
  <w16cid:commentId w16cid:paraId="5A99A513" w16cid:durableId="459C4B33"/>
  <w16cid:commentId w16cid:paraId="1F298D4A" w16cid:durableId="18982704"/>
  <w16cid:commentId w16cid:paraId="57083FF1" w16cid:durableId="36585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5FD48" w14:textId="77777777" w:rsidR="006E0BEA" w:rsidRDefault="006E0BEA" w:rsidP="009B4C2B">
      <w:r>
        <w:separator/>
      </w:r>
    </w:p>
  </w:endnote>
  <w:endnote w:type="continuationSeparator" w:id="0">
    <w:p w14:paraId="5602351F" w14:textId="77777777" w:rsidR="006E0BEA" w:rsidRDefault="006E0BEA"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altName w:val="Calibri"/>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D34FD1" w14:textId="77777777" w:rsidR="006E0BEA" w:rsidRDefault="006E0BEA" w:rsidP="009B4C2B">
      <w:r>
        <w:separator/>
      </w:r>
    </w:p>
  </w:footnote>
  <w:footnote w:type="continuationSeparator" w:id="0">
    <w:p w14:paraId="2846D1B4" w14:textId="77777777" w:rsidR="006E0BEA" w:rsidRDefault="006E0BEA"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Emily Leedham">
    <w15:presenceInfo w15:providerId="Windows Live" w15:userId="31546c2095ac66da"/>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2010"/>
    <w:rsid w:val="0013326D"/>
    <w:rsid w:val="00134966"/>
    <w:rsid w:val="00136DB7"/>
    <w:rsid w:val="00137407"/>
    <w:rsid w:val="001376FF"/>
    <w:rsid w:val="00142ADA"/>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30052D"/>
    <w:rsid w:val="00306F1F"/>
    <w:rsid w:val="00314455"/>
    <w:rsid w:val="00314A5D"/>
    <w:rsid w:val="00315B05"/>
    <w:rsid w:val="00327838"/>
    <w:rsid w:val="00334ADF"/>
    <w:rsid w:val="00337794"/>
    <w:rsid w:val="0035016F"/>
    <w:rsid w:val="003509B8"/>
    <w:rsid w:val="0035239D"/>
    <w:rsid w:val="00352B3A"/>
    <w:rsid w:val="00355A76"/>
    <w:rsid w:val="003563BD"/>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C10EB"/>
    <w:rsid w:val="004C436C"/>
    <w:rsid w:val="004C7077"/>
    <w:rsid w:val="004D08E1"/>
    <w:rsid w:val="004D42BB"/>
    <w:rsid w:val="004D42C3"/>
    <w:rsid w:val="004E5C73"/>
    <w:rsid w:val="004E6F1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05B"/>
    <w:rsid w:val="00584638"/>
    <w:rsid w:val="005870DF"/>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B016A"/>
    <w:rsid w:val="006B2625"/>
    <w:rsid w:val="006B4882"/>
    <w:rsid w:val="006C2140"/>
    <w:rsid w:val="006C360E"/>
    <w:rsid w:val="006C4A83"/>
    <w:rsid w:val="006C4C3A"/>
    <w:rsid w:val="006C5AC6"/>
    <w:rsid w:val="006C6F43"/>
    <w:rsid w:val="006C7B78"/>
    <w:rsid w:val="006D152A"/>
    <w:rsid w:val="006D3066"/>
    <w:rsid w:val="006D3BCD"/>
    <w:rsid w:val="006D5284"/>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6719B"/>
    <w:rsid w:val="0077211F"/>
    <w:rsid w:val="0077441C"/>
    <w:rsid w:val="00782EA1"/>
    <w:rsid w:val="0078518E"/>
    <w:rsid w:val="0078662B"/>
    <w:rsid w:val="007872E9"/>
    <w:rsid w:val="00791FF5"/>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0A22"/>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06B6A"/>
    <w:rsid w:val="009108FE"/>
    <w:rsid w:val="0091520C"/>
    <w:rsid w:val="00915BE9"/>
    <w:rsid w:val="00915C04"/>
    <w:rsid w:val="0092030E"/>
    <w:rsid w:val="00920BAF"/>
    <w:rsid w:val="00920FC5"/>
    <w:rsid w:val="00923779"/>
    <w:rsid w:val="00925056"/>
    <w:rsid w:val="00926BE5"/>
    <w:rsid w:val="00930939"/>
    <w:rsid w:val="00932640"/>
    <w:rsid w:val="00933A0C"/>
    <w:rsid w:val="009341AA"/>
    <w:rsid w:val="0093424F"/>
    <w:rsid w:val="009343B9"/>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0A6F"/>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226B8"/>
    <w:rsid w:val="00A25B00"/>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4A19"/>
    <w:rsid w:val="00C25CFD"/>
    <w:rsid w:val="00C26711"/>
    <w:rsid w:val="00C27CC6"/>
    <w:rsid w:val="00C31EA3"/>
    <w:rsid w:val="00C34E5F"/>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875E3"/>
    <w:rsid w:val="00C923D5"/>
    <w:rsid w:val="00C9608F"/>
    <w:rsid w:val="00CA34B5"/>
    <w:rsid w:val="00CA5503"/>
    <w:rsid w:val="00CC12B0"/>
    <w:rsid w:val="00CC5E86"/>
    <w:rsid w:val="00CC7DE1"/>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548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055D"/>
    <w:rsid w:val="00DC4A52"/>
    <w:rsid w:val="00DC5B5B"/>
    <w:rsid w:val="00DC6420"/>
    <w:rsid w:val="00DD3A00"/>
    <w:rsid w:val="00DD6988"/>
    <w:rsid w:val="00DE0CED"/>
    <w:rsid w:val="00DE151A"/>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439E"/>
    <w:rsid w:val="00E4531F"/>
    <w:rsid w:val="00E53B33"/>
    <w:rsid w:val="00E57739"/>
    <w:rsid w:val="00E624B0"/>
    <w:rsid w:val="00E626AC"/>
    <w:rsid w:val="00E639BB"/>
    <w:rsid w:val="00E63D93"/>
    <w:rsid w:val="00E6472E"/>
    <w:rsid w:val="00E65785"/>
    <w:rsid w:val="00E6680F"/>
    <w:rsid w:val="00E6772A"/>
    <w:rsid w:val="00E71885"/>
    <w:rsid w:val="00E738EE"/>
    <w:rsid w:val="00E763F3"/>
    <w:rsid w:val="00E81946"/>
    <w:rsid w:val="00E83D6E"/>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22DB"/>
    <w:rsid w:val="00F149DB"/>
    <w:rsid w:val="00F15086"/>
    <w:rsid w:val="00F1731A"/>
    <w:rsid w:val="00F17ED1"/>
    <w:rsid w:val="00F2075E"/>
    <w:rsid w:val="00F23409"/>
    <w:rsid w:val="00F235E9"/>
    <w:rsid w:val="00F25230"/>
    <w:rsid w:val="00F25F32"/>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A226B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45</Pages>
  <Words>45641</Words>
  <Characters>260154</Characters>
  <Application>Microsoft Office Word</Application>
  <DocSecurity>0</DocSecurity>
  <Lines>2167</Lines>
  <Paragraphs>610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Emily Leedham</cp:lastModifiedBy>
  <cp:revision>36</cp:revision>
  <dcterms:created xsi:type="dcterms:W3CDTF">2024-09-24T19:56:00Z</dcterms:created>
  <dcterms:modified xsi:type="dcterms:W3CDTF">2024-10-14T05:04:00Z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