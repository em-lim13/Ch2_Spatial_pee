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1"/>
      <w:commentRangeStart w:id="2"/>
      <w:r w:rsidR="00D64188" w:rsidRPr="003F3DBB">
        <w:rPr>
          <w:vertAlign w:val="superscript"/>
        </w:rPr>
        <w:t>,</w:t>
      </w:r>
      <w:r w:rsidR="005014F7">
        <w:rPr>
          <w:vertAlign w:val="superscript"/>
        </w:rPr>
        <w:t>5</w:t>
      </w:r>
      <w:commentRangeEnd w:id="1"/>
      <w:r w:rsidR="00D64188">
        <w:rPr>
          <w:rStyle w:val="CommentReference"/>
        </w:rPr>
        <w:commentReference w:id="1"/>
      </w:r>
      <w:commentRangeEnd w:id="2"/>
      <w:r w:rsidR="00A93AB7">
        <w:rPr>
          <w:rStyle w:val="CommentReference"/>
        </w:rPr>
        <w:commentReference w:id="2"/>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149384A5"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3"/>
      <w:r w:rsidRPr="005F1E8D">
        <w:t xml:space="preserve">and </w:t>
      </w:r>
      <w:commentRangeEnd w:id="3"/>
      <w:r w:rsidR="00A1653F">
        <w:rPr>
          <w:rStyle w:val="CommentReference"/>
        </w:rPr>
        <w:commentReference w:id="3"/>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4"/>
      <w:r w:rsidRPr="005F1E8D">
        <w:t xml:space="preserve">higher within than </w:t>
      </w:r>
      <w:r w:rsidR="003C6B73">
        <w:t>at the edge of</w:t>
      </w:r>
      <w:r w:rsidR="00B61844" w:rsidRPr="005F1E8D">
        <w:t xml:space="preserve"> </w:t>
      </w:r>
      <w:r w:rsidRPr="005F1E8D">
        <w:t>kelp forests</w:t>
      </w:r>
      <w:r w:rsidR="003C6B73">
        <w:t xml:space="preserve">, </w:t>
      </w:r>
      <w:commentRangeStart w:id="5"/>
      <w:r w:rsidR="003C6B73">
        <w:t>~ 5 m away</w:t>
      </w:r>
      <w:r w:rsidRPr="005F1E8D">
        <w:t xml:space="preserve">, </w:t>
      </w:r>
      <w:commentRangeEnd w:id="4"/>
      <w:commentRangeEnd w:id="5"/>
      <w:r w:rsidR="003D1191">
        <w:rPr>
          <w:rStyle w:val="CommentReference"/>
        </w:rPr>
        <w:commentReference w:id="4"/>
      </w:r>
      <w:r w:rsidR="000B124D">
        <w:rPr>
          <w:rStyle w:val="CommentReference"/>
        </w:rPr>
        <w:commentReference w:id="5"/>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r w:rsidR="00EE37C2">
        <w:rPr>
          <w:iCs/>
        </w:rPr>
        <w:t>one</w:t>
      </w:r>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r w:rsidR="004B5592">
        <w:t xml:space="preserve">Therefore, </w:t>
      </w:r>
      <w:r w:rsidR="00DD00A1">
        <w:t>c</w:t>
      </w:r>
      <w:r w:rsidR="004B5592">
        <w:t>onsumer-mediated nutrient dynamics could</w:t>
      </w:r>
      <w:r w:rsidR="00B527B0">
        <w:t xml:space="preserve"> drive spatial variation in primary productivity at a range of scale</w:t>
      </w:r>
      <w:r w:rsidR="001E1BD6">
        <w:t>s</w:t>
      </w:r>
      <w:r w:rsidR="00B527B0">
        <w:t xml:space="preserve"> in a way previously thought </w:t>
      </w:r>
      <w:commentRangeStart w:id="6"/>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6"/>
      <w:r w:rsidR="00B94A0D">
        <w:rPr>
          <w:rStyle w:val="CommentReference"/>
        </w:rPr>
        <w:commentReference w:id="6"/>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7"/>
      <w:commentRangeStart w:id="8"/>
      <w:r w:rsidR="00F76C68" w:rsidRPr="005F1E8D">
        <w:rPr>
          <w:b/>
        </w:rPr>
        <w:lastRenderedPageBreak/>
        <w:t>Introduction</w:t>
      </w:r>
      <w:commentRangeEnd w:id="7"/>
      <w:r w:rsidR="000C4E84">
        <w:rPr>
          <w:rStyle w:val="CommentReference"/>
        </w:rPr>
        <w:commentReference w:id="7"/>
      </w:r>
      <w:commentRangeEnd w:id="8"/>
      <w:r w:rsidR="003B6CDF">
        <w:rPr>
          <w:rStyle w:val="CommentReference"/>
        </w:rPr>
        <w:commentReference w:id="8"/>
      </w:r>
    </w:p>
    <w:p w14:paraId="79E1ED54" w14:textId="70324614"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11E26">
        <w:rPr>
          <w:color w:val="000000"/>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9"/>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9"/>
      <w:r w:rsidR="003D1191">
        <w:rPr>
          <w:rStyle w:val="CommentReference"/>
        </w:rPr>
        <w:commentReference w:id="9"/>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C40F8D">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31ECB9C0"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0"/>
      <w:r w:rsidR="00E53B33" w:rsidRPr="00E53B33">
        <w:rPr>
          <w:color w:val="000000"/>
        </w:rPr>
        <w:t>For example</w:t>
      </w:r>
      <w:commentRangeEnd w:id="10"/>
      <w:r w:rsidR="001D5081">
        <w:rPr>
          <w:rStyle w:val="CommentReference"/>
        </w:rPr>
        <w:commentReference w:id="10"/>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w:t>
      </w:r>
      <w:r w:rsidR="00E53B33" w:rsidRPr="00E53B33">
        <w:rPr>
          <w:color w:val="000000"/>
        </w:rPr>
        <w:lastRenderedPageBreak/>
        <w:t xml:space="preserve">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14F4DA03"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r w:rsidR="00F50DBA">
        <w:rPr>
          <w:color w:val="000000"/>
        </w:rPr>
        <w:t xml:space="preserve"> </w:t>
      </w:r>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752F86">
        <w:rPr>
          <w:color w:val="000000"/>
        </w:rPr>
        <w:t>high</w:t>
      </w:r>
      <w:r w:rsidR="00752F86" w:rsidRPr="00E53B33">
        <w:rPr>
          <w:color w:val="000000"/>
        </w:rPr>
        <w:t xml:space="preserve"> </w:t>
      </w:r>
      <w:r w:rsidR="00E53B33" w:rsidRPr="00E53B33">
        <w:rPr>
          <w:color w:val="000000"/>
        </w:rPr>
        <w:t>biomass and biodiversity</w:t>
      </w:r>
      <w:r w:rsidR="00101C2F">
        <w:rPr>
          <w:color w:val="000000"/>
        </w:rPr>
        <w:t xml:space="preserve"> of </w:t>
      </w:r>
      <w:r w:rsidR="001059C8">
        <w:rPr>
          <w:color w:val="000000"/>
        </w:rPr>
        <w:t xml:space="preserve">these </w:t>
      </w:r>
      <w:r w:rsidR="00101C2F">
        <w:rPr>
          <w:color w:val="000000"/>
        </w:rPr>
        <w:t>animals</w:t>
      </w:r>
      <w:r w:rsidR="00E53B33" w:rsidRPr="00E53B33">
        <w:rPr>
          <w:color w:val="000000"/>
        </w:rPr>
        <w:t xml:space="preserve">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1CF0DC87"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could contribute to variability in resource </w:t>
      </w:r>
      <w:r w:rsidR="006214D6">
        <w:rPr>
          <w:color w:val="000000"/>
        </w:rPr>
        <w:lastRenderedPageBreak/>
        <w:t xml:space="preserve">availability across multiple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might be detectable at the largest scale studied </w:t>
      </w:r>
      <w:r w:rsidR="00AC12DC">
        <w:rPr>
          <w:color w:val="000000"/>
        </w:rPr>
        <w:t xml:space="preserve">due to </w:t>
      </w:r>
      <w:r w:rsidR="002624C3">
        <w:rPr>
          <w:color w:val="000000"/>
        </w:rPr>
        <w:t>variation in animal abundance among sites. We also expected</w:t>
      </w:r>
      <w:r w:rsidR="00535F8D">
        <w:rPr>
          <w:color w:val="000000"/>
        </w:rPr>
        <w:t xml:space="preserve"> to find some 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A01D2E">
        <w:rPr>
          <w:color w:val="000000"/>
        </w:rPr>
        <w:t xml:space="preserve">in temperate regions </w:t>
      </w:r>
      <w:r w:rsidR="00DF22E5">
        <w:rPr>
          <w:color w:val="000000"/>
        </w:rPr>
        <w:t>to</w:t>
      </w:r>
      <w:r w:rsidR="00DF22E5" w:rsidRPr="005F1E8D">
        <w:rPr>
          <w:color w:val="000000"/>
        </w:rPr>
        <w:t xml:space="preserve">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7A65BF">
        <w:rPr>
          <w:color w:val="000000"/>
        </w:rPr>
        <w:t xml:space="preserve">from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28FE9AF6"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document large-scale patterns of kelp response to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t xml:space="preserve">18 families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lastRenderedPageBreak/>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r w:rsidR="00E83DAB">
        <w:t>mid-</w:t>
      </w:r>
      <w:r w:rsidR="0067503F" w:rsidRPr="0067503F">
        <w:t xml:space="preserve">May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ED5552" w:rsidRPr="005F1E8D">
        <w:t xml:space="preserve">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7268C2" w:rsidRPr="005F1E8D">
        <w:rPr>
          <w:color w:val="000000"/>
        </w:rPr>
        <w:lastRenderedPageBreak/>
        <w:t>(</w:t>
      </w:r>
      <w:r w:rsidR="006214D6">
        <w:rPr>
          <w:color w:val="000000"/>
        </w:rPr>
        <w:t xml:space="preserve">E. G. </w:t>
      </w:r>
      <w:commentRangeStart w:id="11"/>
      <w:commentRangeStart w:id="12"/>
      <w:r w:rsidR="007268C2" w:rsidRPr="005F1E8D">
        <w:rPr>
          <w:color w:val="000000"/>
        </w:rPr>
        <w:t xml:space="preserve">Lim </w:t>
      </w:r>
      <w:proofErr w:type="spellStart"/>
      <w:r w:rsidR="007268C2" w:rsidRPr="005F1E8D">
        <w:rPr>
          <w:color w:val="000000"/>
        </w:rPr>
        <w:t>unpubl</w:t>
      </w:r>
      <w:commentRangeEnd w:id="11"/>
      <w:proofErr w:type="spellEnd"/>
      <w:r w:rsidR="006214D6">
        <w:rPr>
          <w:color w:val="000000"/>
        </w:rPr>
        <w:t>.</w:t>
      </w:r>
      <w:r w:rsidR="001D7BE9">
        <w:rPr>
          <w:rStyle w:val="CommentReference"/>
        </w:rPr>
        <w:commentReference w:id="11"/>
      </w:r>
      <w:commentRangeEnd w:id="12"/>
      <w:r w:rsidR="0067503F">
        <w:rPr>
          <w:rStyle w:val="CommentReference"/>
        </w:rPr>
        <w:commentReference w:id="12"/>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13"/>
      <w:r w:rsidR="001F79DB" w:rsidRPr="005F1E8D">
        <w:t>giant kelp</w:t>
      </w:r>
      <w:r w:rsidR="0067503F">
        <w:t xml:space="preserve"> </w:t>
      </w:r>
      <w:r w:rsidR="009E35D0" w:rsidRPr="005F1E8D">
        <w:t>or</w:t>
      </w:r>
      <w:r w:rsidR="001F79DB" w:rsidRPr="005F1E8D">
        <w:t xml:space="preserve"> bull kelp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13"/>
      <w:r w:rsidR="009C7DB9">
        <w:rPr>
          <w:rStyle w:val="CommentReference"/>
        </w:rPr>
        <w:commentReference w:id="13"/>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apical 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w:t>
      </w:r>
      <w:r w:rsidR="0042306A" w:rsidRPr="005F1E8D">
        <w:lastRenderedPageBreak/>
        <w:t>(15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14"/>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14"/>
      <w:r w:rsidR="004F21D6">
        <w:rPr>
          <w:rStyle w:val="CommentReference"/>
        </w:rPr>
        <w:commentReference w:id="14"/>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15"/>
      <w:r w:rsidR="003F63B3" w:rsidRPr="003F63B3">
        <w:t>Garmin GPS</w:t>
      </w:r>
      <w:commentRangeEnd w:id="15"/>
      <w:ins w:id="16" w:author="Bridget Maher" w:date="2024-10-18T13:43:00Z" w16du:dateUtc="2024-10-18T20:43:00Z">
        <w:r w:rsidR="00D14D33">
          <w:rPr>
            <w:rStyle w:val="CommentReference"/>
          </w:rPr>
          <w:commentReference w:id="15"/>
        </w:r>
        <w:r w:rsidR="003F63B3">
          <w:t>,</w:t>
        </w:r>
      </w:ins>
      <w:ins w:id="17" w:author="Kiara Kattler" w:date="2024-10-03T08:59:00Z" w16du:dateUtc="2024-10-03T14:59:00Z">
        <w:r w:rsidR="00966E65">
          <w:t xml:space="preserve"> (model number?)</w:t>
        </w:r>
      </w:ins>
      <w:ins w:id="18" w:author="Kiara Kattler" w:date="2024-10-18T13:43:00Z" w16du:dateUtc="2024-10-18T20:43:00Z">
        <w:r w:rsidR="003F63B3">
          <w:t>,</w:t>
        </w:r>
      </w:ins>
      <w:r w:rsidR="003F63B3">
        <w:t xml:space="preserve"> which we used to calculate total forest biomass (kg).</w:t>
      </w:r>
    </w:p>
    <w:p w14:paraId="50BA9561" w14:textId="315BD025"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19"/>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19"/>
      <w:r w:rsidR="003E3578">
        <w:rPr>
          <w:rStyle w:val="CommentReference"/>
        </w:rPr>
        <w:commentReference w:id="19"/>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commentRangeStart w:id="20"/>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commentRangeEnd w:id="20"/>
      <w:r w:rsidR="00A01D2E">
        <w:rPr>
          <w:rStyle w:val="CommentReference"/>
        </w:rPr>
        <w:commentReference w:id="20"/>
      </w:r>
    </w:p>
    <w:p w14:paraId="392E1C63" w14:textId="7B14061D"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 xml:space="preserve">. 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34BB5114"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 could produce smal</w:t>
      </w:r>
      <w:r w:rsidR="001F1825">
        <w:t>l-</w:t>
      </w:r>
      <w:r>
        <w:t xml:space="preserve">scale nutrient variation. </w:t>
      </w:r>
      <w:r w:rsidR="00392DBC" w:rsidRPr="005F1E8D">
        <w:rPr>
          <w:color w:val="000000"/>
        </w:rPr>
        <w:t xml:space="preserve">The </w:t>
      </w:r>
      <w:r w:rsidR="00392DBC" w:rsidRPr="005F1E8D">
        <w:t xml:space="preserve">second experiment took place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392DBC" w:rsidRPr="005F1E8D">
        <w:t xml:space="preserve"> </w:t>
      </w:r>
      <w:r w:rsidR="00BD384B" w:rsidRPr="005F1E8D">
        <w:t xml:space="preserve">from </w:t>
      </w:r>
      <w:commentRangeStart w:id="21"/>
      <w:r w:rsidR="00BD384B" w:rsidRPr="005F1E8D">
        <w:rPr>
          <w:color w:val="000000"/>
        </w:rPr>
        <w:t>June 10 – 19, 2023</w:t>
      </w:r>
      <w:commentRangeEnd w:id="21"/>
      <w:r w:rsidR="000150BA">
        <w:rPr>
          <w:rStyle w:val="CommentReference"/>
        </w:rPr>
        <w:commentReference w:id="21"/>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r w:rsidR="004F21D6">
        <w:rPr>
          <w:color w:val="000000"/>
        </w:rPr>
        <w:t xml:space="preserve">again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00392DBC" w:rsidRPr="005F1E8D">
        <w:t>red rock crabs</w:t>
      </w:r>
      <w:r w:rsidR="007D6070" w:rsidRPr="005F1E8D">
        <w:t>.</w:t>
      </w:r>
      <w:r w:rsidR="007D6070" w:rsidRPr="005F1E8D">
        <w:rPr>
          <w:color w:val="000000"/>
        </w:rPr>
        <w:t xml:space="preserve"> 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w:t>
      </w:r>
      <w:r w:rsidR="007D6070" w:rsidRPr="005F1E8D">
        <w:rPr>
          <w:color w:val="000000"/>
        </w:rPr>
        <w:lastRenderedPageBreak/>
        <w:t xml:space="preserve">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2"/>
      <w:commentRangeStart w:id="23"/>
      <w:r w:rsidR="007D6070" w:rsidRPr="005F1E8D">
        <w:rPr>
          <w:color w:val="000000"/>
        </w:rPr>
        <w:t>re-randomized the order of the cages along the line</w:t>
      </w:r>
      <w:commentRangeEnd w:id="22"/>
      <w:r w:rsidR="00F6133E">
        <w:rPr>
          <w:rStyle w:val="CommentReference"/>
        </w:rPr>
        <w:commentReference w:id="22"/>
      </w:r>
      <w:commentRangeEnd w:id="23"/>
      <w:r w:rsidR="0082290C">
        <w:rPr>
          <w:rStyle w:val="CommentReference"/>
        </w:rPr>
        <w:commentReference w:id="23"/>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75DD826E"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EE7580">
        <w:t xml:space="preserve">, so </w:t>
      </w:r>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 xml:space="preserve">We used shell-free wet weight for species with large shells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018848C0"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w:t>
      </w:r>
      <w:r w:rsidR="001269A3">
        <w:lastRenderedPageBreak/>
        <w:t xml:space="preserve">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39D9E61E"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EB6A51" w:rsidRPr="00EB6A51">
        <w:rPr>
          <w:color w:val="000000"/>
          <w:highlight w:val="green"/>
        </w:rPr>
        <w:t>Supplement</w:t>
      </w:r>
      <w:r w:rsidR="00EB6A51">
        <w:rPr>
          <w:color w:val="000000"/>
          <w:highlight w:val="green"/>
        </w:rPr>
        <w:t>al</w:t>
      </w:r>
      <w:r w:rsidR="00EB6A51" w:rsidRPr="00EB6A51">
        <w:rPr>
          <w:color w:val="000000"/>
          <w:highlight w:val="green"/>
        </w:rPr>
        <w:t xml:space="preserve"> Table</w:t>
      </w:r>
      <w:r w:rsidR="00EB6A51">
        <w:rPr>
          <w:color w:val="000000"/>
          <w:highlight w:val="green"/>
        </w:rPr>
        <w:t xml:space="preserve"> 6</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 and</w:t>
      </w:r>
      <w:r w:rsidR="00D823F4" w:rsidRPr="005F1E8D">
        <w:t xml:space="preserve"> used a gamma distribution (link = ‘log’).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6A51" w:rsidRPr="00EB6A51">
        <w:rPr>
          <w:color w:val="000000"/>
          <w:highlight w:val="green"/>
        </w:rPr>
        <w:t>Supplement</w:t>
      </w:r>
      <w:r w:rsidR="00EB6A51">
        <w:rPr>
          <w:color w:val="000000"/>
          <w:highlight w:val="green"/>
        </w:rPr>
        <w:t xml:space="preserve">al </w:t>
      </w:r>
      <w:r w:rsidR="00EB6A51" w:rsidRPr="00EB6A51">
        <w:rPr>
          <w:color w:val="000000"/>
          <w:highlight w:val="green"/>
        </w:rPr>
        <w:t>Table</w:t>
      </w:r>
      <w:r w:rsidR="00EB6A51">
        <w:rPr>
          <w:color w:val="000000"/>
          <w:highlight w:val="green"/>
        </w:rPr>
        <w:t xml:space="preserve"> 7</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 xml:space="preserve">found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w:t>
      </w:r>
      <w:r w:rsidR="00677126">
        <w:lastRenderedPageBreak/>
        <w:t>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We also found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AC2C50C"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3A1BA719"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albeit the signal strength varied across scales</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w:t>
      </w:r>
      <w:r w:rsidR="009A1C7A">
        <w:lastRenderedPageBreak/>
        <w:t xml:space="preserve">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309C98F"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 xml:space="preserve">he only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7F60A114"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A83EAE">
        <w:t xml:space="preserve">Higher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24"/>
      <w:commentRangeStart w:id="25"/>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24"/>
      <w:r w:rsidR="00DA6701">
        <w:rPr>
          <w:rStyle w:val="CommentReference"/>
        </w:rPr>
        <w:commentReference w:id="24"/>
      </w:r>
      <w:commentRangeEnd w:id="25"/>
      <w:r w:rsidR="009C308B">
        <w:rPr>
          <w:rStyle w:val="CommentReference"/>
        </w:rPr>
        <w:commentReference w:id="25"/>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enhances NH₄⁺ variability within kelp forests instead of masking it. </w:t>
      </w:r>
    </w:p>
    <w:p w14:paraId="65174C8A" w14:textId="572CE711"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26"/>
      <w:commentRangeStart w:id="27"/>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than </w:t>
      </w:r>
      <w:r w:rsidR="00EC06BA">
        <w:lastRenderedPageBreak/>
        <w:t xml:space="preserve">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26"/>
      <w:r w:rsidR="004F21D6">
        <w:rPr>
          <w:rStyle w:val="CommentReference"/>
        </w:rPr>
        <w:commentReference w:id="26"/>
      </w:r>
      <w:commentRangeEnd w:id="27"/>
      <w:r w:rsidR="009C308B">
        <w:rPr>
          <w:rStyle w:val="CommentReference"/>
        </w:rPr>
        <w:commentReference w:id="27"/>
      </w:r>
      <w:r>
        <w:t xml:space="preserve"> trend that our </w:t>
      </w:r>
      <w:r w:rsidR="00CC12B0">
        <w:t xml:space="preserve">no-kelp sites seem to confirm, strengthens </w:t>
      </w:r>
      <w:commentRangeStart w:id="28"/>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28"/>
      <w:r w:rsidR="004F21D6">
        <w:rPr>
          <w:rStyle w:val="CommentReference"/>
        </w:rPr>
        <w:commentReference w:id="28"/>
      </w:r>
    </w:p>
    <w:p w14:paraId="5ADD87CD" w14:textId="6E3163A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p>
    <w:p w14:paraId="6A7105AB" w14:textId="3DC54C97" w:rsidR="00926BE5" w:rsidRDefault="00327838" w:rsidP="00327838">
      <w:pPr>
        <w:spacing w:line="480" w:lineRule="auto"/>
        <w:ind w:firstLine="720"/>
      </w:pPr>
      <w:r>
        <w:lastRenderedPageBreak/>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257A769E"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3E0C677F" w:rsidR="00906B6A" w:rsidRDefault="00741F8A" w:rsidP="00282591">
      <w:pPr>
        <w:spacing w:line="480" w:lineRule="auto"/>
      </w:pPr>
      <w:r>
        <w:lastRenderedPageBreak/>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NH₄⁺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r>
        <w:t xml:space="preserve">The second </w:t>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lastRenderedPageBreak/>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r>
        <w:rPr>
          <w:b/>
          <w:noProof/>
        </w:rPr>
        <w:drawing>
          <wp:inline distT="0" distB="0" distL="0" distR="0" wp14:anchorId="2AEBEAE9" wp14:editId="2242EBE6">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29"/>
      <w:r w:rsidRPr="00623DD8">
        <w:t>highest R</w:t>
      </w:r>
      <w:r w:rsidRPr="00623DD8">
        <w:rPr>
          <w:vertAlign w:val="superscript"/>
        </w:rPr>
        <w:t>2</w:t>
      </w:r>
      <w:r w:rsidRPr="00623DD8">
        <w:t xml:space="preserve"> values</w:t>
      </w:r>
      <w:commentRangeEnd w:id="29"/>
      <w:r w:rsidR="00F10A37">
        <w:rPr>
          <w:rStyle w:val="CommentReference"/>
        </w:rPr>
        <w:commentReference w:id="29"/>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30"/>
      <w:r w:rsidRPr="00263F14">
        <w:rPr>
          <w:b/>
        </w:rPr>
        <w:lastRenderedPageBreak/>
        <w:t>References</w:t>
      </w:r>
      <w:commentRangeEnd w:id="30"/>
      <w:r w:rsidR="00081881">
        <w:rPr>
          <w:rStyle w:val="CommentReference"/>
        </w:rPr>
        <w:commentReference w:id="30"/>
      </w:r>
    </w:p>
    <w:p w14:paraId="7F0F371E" w14:textId="77777777" w:rsidR="00970849" w:rsidRPr="00970849" w:rsidRDefault="00EC101B" w:rsidP="00970849">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970849" w:rsidRPr="00970849">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05C276F5" w14:textId="77777777" w:rsidR="00970849" w:rsidRPr="00970849" w:rsidRDefault="00970849" w:rsidP="00970849">
      <w:pPr>
        <w:pStyle w:val="Bibliography"/>
        <w:rPr>
          <w:lang w:val="en-US"/>
        </w:rPr>
      </w:pPr>
      <w:r w:rsidRPr="00970849">
        <w:rPr>
          <w:lang w:val="en-US"/>
        </w:rPr>
        <w:t>Allgeier, J.E., Burkepile, D.E., Layman, C.A., 2017. Animal pee in the sea: consumer-mediated nutrient dynamics in the world’s changing oceans. Glob Change Biol 23, 2166–2178. https://doi.org/10.1111/gcb.13625</w:t>
      </w:r>
    </w:p>
    <w:p w14:paraId="105A4EA1" w14:textId="77777777" w:rsidR="00970849" w:rsidRPr="00970849" w:rsidRDefault="00970849" w:rsidP="00970849">
      <w:pPr>
        <w:pStyle w:val="Bibliography"/>
        <w:rPr>
          <w:lang w:val="en-US"/>
        </w:rPr>
      </w:pPr>
      <w:r w:rsidRPr="00970849">
        <w:rPr>
          <w:lang w:val="en-US"/>
        </w:rPr>
        <w:t>Allgeier, J.E., Yeager, L.A., Layman, C.A., 2013. Consumers regulate nutrient limitation regimes and primary production in seagrass ecosystems. Ecology 94, 521–529. https://doi.org/10.1890/12-1122.1</w:t>
      </w:r>
    </w:p>
    <w:p w14:paraId="73871DBF" w14:textId="77777777" w:rsidR="00970849" w:rsidRPr="00970849" w:rsidRDefault="00970849" w:rsidP="00970849">
      <w:pPr>
        <w:pStyle w:val="Bibliography"/>
        <w:rPr>
          <w:lang w:val="en-US"/>
        </w:rPr>
      </w:pPr>
      <w:r w:rsidRPr="00970849">
        <w:rPr>
          <w:lang w:val="en-US"/>
        </w:rPr>
        <w:t>Aquilino, K.M., Bracken, M.E.S., Faubel, M.N., Stachowicz, J.J., 2009. Local-scale nutrient regeneration facilitates seaweed growth on wave-exposed rocky shores in an upwelling system. Limnol Oceanogr 54, 309–317. https://doi.org/10.4319/lo.2009.54.1.0309</w:t>
      </w:r>
    </w:p>
    <w:p w14:paraId="218D2F7C" w14:textId="77777777" w:rsidR="00970849" w:rsidRPr="00970849" w:rsidRDefault="00970849" w:rsidP="00970849">
      <w:pPr>
        <w:pStyle w:val="Bibliography"/>
        <w:rPr>
          <w:lang w:val="en-US"/>
        </w:rPr>
      </w:pPr>
      <w:r w:rsidRPr="00970849">
        <w:rPr>
          <w:lang w:val="en-US"/>
        </w:rPr>
        <w:t>Archambault, P., Bourget, E., 1996. Scales of coastal heterogeneity and benthic intertidal species richness, diversity and abundance. Mar. Ecol. Prog. Ser. 136, 111–121. https://doi.org/10.3354/meps136111</w:t>
      </w:r>
    </w:p>
    <w:p w14:paraId="40636EB4" w14:textId="77777777" w:rsidR="00970849" w:rsidRPr="00970849" w:rsidRDefault="00970849" w:rsidP="00970849">
      <w:pPr>
        <w:pStyle w:val="Bibliography"/>
        <w:rPr>
          <w:lang w:val="en-US"/>
        </w:rPr>
      </w:pPr>
      <w:r w:rsidRPr="00970849">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419AD43F" w14:textId="77777777" w:rsidR="00970849" w:rsidRPr="00970849" w:rsidRDefault="00970849" w:rsidP="00970849">
      <w:pPr>
        <w:pStyle w:val="Bibliography"/>
        <w:rPr>
          <w:lang w:val="en-US"/>
        </w:rPr>
      </w:pPr>
      <w:r w:rsidRPr="00970849">
        <w:rPr>
          <w:lang w:val="en-US"/>
        </w:rPr>
        <w:t>Arzul, G., 2001. Effect of marine animal excretions on differential growth of phytoplankton species. ICES Journal of Marine Science 58, 386–390. https://doi.org/10.1006/jmsc.2000.1038</w:t>
      </w:r>
    </w:p>
    <w:p w14:paraId="6BCD3B18" w14:textId="77777777" w:rsidR="00970849" w:rsidRPr="00970849" w:rsidRDefault="00970849" w:rsidP="00970849">
      <w:pPr>
        <w:pStyle w:val="Bibliography"/>
        <w:rPr>
          <w:lang w:val="en-US"/>
        </w:rPr>
      </w:pPr>
      <w:r w:rsidRPr="00970849">
        <w:rPr>
          <w:lang w:val="en-US"/>
        </w:rPr>
        <w:t>Attridge, C.M., Cox, K.D., Maher, B., Gross, S., Lim, E.G., Kattler, K.R., Côté, I.M., 2024. Studying Kelp Forests of Today to Forecast Ecosystems of the Future. Fisheries 49, 181–187. https://doi.org/10.1002/fsh.11065</w:t>
      </w:r>
    </w:p>
    <w:p w14:paraId="3B60E920" w14:textId="77777777" w:rsidR="00970849" w:rsidRPr="00970849" w:rsidRDefault="00970849" w:rsidP="00970849">
      <w:pPr>
        <w:pStyle w:val="Bibliography"/>
        <w:rPr>
          <w:lang w:val="en-US"/>
        </w:rPr>
      </w:pPr>
      <w:r w:rsidRPr="00970849">
        <w:rPr>
          <w:lang w:val="en-US"/>
        </w:rPr>
        <w:t>Benkwitt, C.E., Wilson, S.K., Graham, N.A.J., 2019. Seabird nutrient subsidies alter patterns of algal abundance and fish biomass on coral reefs following a bleaching event. Glob Change Biol 25, 2619–2632. https://doi.org/10.1111/gcb.14643</w:t>
      </w:r>
    </w:p>
    <w:p w14:paraId="0FDC4F90" w14:textId="77777777" w:rsidR="00970849" w:rsidRPr="00970849" w:rsidRDefault="00970849" w:rsidP="00970849">
      <w:pPr>
        <w:pStyle w:val="Bibliography"/>
        <w:rPr>
          <w:lang w:val="en-US"/>
        </w:rPr>
      </w:pPr>
      <w:r w:rsidRPr="00970849">
        <w:rPr>
          <w:lang w:val="en-US"/>
        </w:rPr>
        <w:t>Bray, R.N., Miller, A.C., Johnson, S., Krause, P.R., Robertson, D.L., Westcott, A.M., 1988. Ammonium excretion by macroinvertebrates and fishes on a subtidal rocky reef in southern California. Marine Biology 100, 21–30. https://doi.org/10.1007/BF00392951</w:t>
      </w:r>
    </w:p>
    <w:p w14:paraId="11E5001C" w14:textId="77777777" w:rsidR="00970849" w:rsidRPr="00970849" w:rsidRDefault="00970849" w:rsidP="00970849">
      <w:pPr>
        <w:pStyle w:val="Bibliography"/>
        <w:rPr>
          <w:lang w:val="en-US"/>
        </w:rPr>
      </w:pPr>
      <w:r w:rsidRPr="00970849">
        <w:rPr>
          <w:lang w:val="en-US"/>
        </w:rPr>
        <w:t>Broitman, B.R., Navarrete, S.A., Smith, F., Gaines, S.D., 2001. Geographic variation of southeastern Pacific intertidal communities. Marine Ecology Progress Series 224, 21–34. https://doi.org/10.3354/meps224021</w:t>
      </w:r>
    </w:p>
    <w:p w14:paraId="1941FFE0" w14:textId="77777777" w:rsidR="00970849" w:rsidRPr="00970849" w:rsidRDefault="00970849" w:rsidP="00970849">
      <w:pPr>
        <w:pStyle w:val="Bibliography"/>
        <w:rPr>
          <w:lang w:val="en-US"/>
        </w:rPr>
      </w:pPr>
      <w:r w:rsidRPr="00970849">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1401F5B7" w14:textId="77777777" w:rsidR="00970849" w:rsidRPr="00970849" w:rsidRDefault="00970849" w:rsidP="00970849">
      <w:pPr>
        <w:pStyle w:val="Bibliography"/>
        <w:rPr>
          <w:lang w:val="en-US"/>
        </w:rPr>
      </w:pPr>
      <w:r w:rsidRPr="00970849">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2A3C2FF2" w14:textId="77777777" w:rsidR="00970849" w:rsidRPr="00970849" w:rsidRDefault="00970849" w:rsidP="00970849">
      <w:pPr>
        <w:pStyle w:val="Bibliography"/>
        <w:rPr>
          <w:lang w:val="en-US"/>
        </w:rPr>
      </w:pPr>
      <w:r w:rsidRPr="00970849">
        <w:rPr>
          <w:lang w:val="en-US"/>
        </w:rPr>
        <w:lastRenderedPageBreak/>
        <w:t>Cedeno, T.H., Brzezinski, M.A., Miller, R.J., Reed, D.C., 2021. An evaluation of surge uptake capability in the giant kelp (Macrocystis pyrifera) in response to pulses of three different forms of nitrogen. Mar Biol 168, 166. https://doi.org/10.1007/s00227-021-03975-z</w:t>
      </w:r>
    </w:p>
    <w:p w14:paraId="62080ECF" w14:textId="77777777" w:rsidR="00970849" w:rsidRPr="00970849" w:rsidRDefault="00970849" w:rsidP="00970849">
      <w:pPr>
        <w:pStyle w:val="Bibliography"/>
        <w:rPr>
          <w:lang w:val="en-US"/>
        </w:rPr>
      </w:pPr>
      <w:r w:rsidRPr="00970849">
        <w:rPr>
          <w:lang w:val="en-US"/>
        </w:rPr>
        <w:t>Dayton, P.K., Tegner, M.J., Edwards, P.B., Riser, K.L., 1999. Temporal and Spatial Scales of Kelp Demography: The Role of Oceanographic Climate. Ecological Monographs 69, 219–250. https://doi.org/10.1890/0012-9615(1999)069[0219:TASSOK]2.0.CO;2</w:t>
      </w:r>
    </w:p>
    <w:p w14:paraId="6A2D085E" w14:textId="77777777" w:rsidR="00970849" w:rsidRPr="00970849" w:rsidRDefault="00970849" w:rsidP="00970849">
      <w:pPr>
        <w:pStyle w:val="Bibliography"/>
        <w:rPr>
          <w:lang w:val="en-US"/>
        </w:rPr>
      </w:pPr>
      <w:r w:rsidRPr="00970849">
        <w:rPr>
          <w:lang w:val="en-US"/>
        </w:rPr>
        <w:t>Doughty, C.E., Roman, J., Faurby, S., Wolf, A., Haque, A., Bakker, E.S., Malhi, Y., Dunning, J.B., Svenning, J.-C., 2016. Global nutrient transport in a world of giants. Proceedings of the National Academy of Sciences 113, 868–873. https://doi.org/10.1073/pnas.1502549112</w:t>
      </w:r>
    </w:p>
    <w:p w14:paraId="5CA6F0F0" w14:textId="77777777" w:rsidR="00970849" w:rsidRPr="00970849" w:rsidRDefault="00970849" w:rsidP="00970849">
      <w:pPr>
        <w:pStyle w:val="Bibliography"/>
        <w:rPr>
          <w:lang w:val="en-US"/>
        </w:rPr>
      </w:pPr>
      <w:r w:rsidRPr="00970849">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0B760B85" w14:textId="77777777" w:rsidR="00970849" w:rsidRPr="00970849" w:rsidRDefault="00970849" w:rsidP="00970849">
      <w:pPr>
        <w:pStyle w:val="Bibliography"/>
        <w:rPr>
          <w:lang w:val="en-US"/>
        </w:rPr>
      </w:pPr>
      <w:r w:rsidRPr="00970849">
        <w:rPr>
          <w:lang w:val="en-US"/>
        </w:rPr>
        <w:t>Edgar, G., Stuart-Smith, R., 2009. Ecological effects of marine protected areas on rocky reef communities—a continental-scale analysis. Mar. Ecol. Prog. Ser. 388, 51–62. https://doi.org/10.3354/meps08149</w:t>
      </w:r>
    </w:p>
    <w:p w14:paraId="4AA4A91C" w14:textId="77777777" w:rsidR="00970849" w:rsidRPr="00970849" w:rsidRDefault="00970849" w:rsidP="00970849">
      <w:pPr>
        <w:pStyle w:val="Bibliography"/>
        <w:rPr>
          <w:lang w:val="en-US"/>
        </w:rPr>
      </w:pPr>
      <w:r w:rsidRPr="00970849">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29F86F10" w14:textId="77777777" w:rsidR="00970849" w:rsidRPr="00970849" w:rsidRDefault="00970849" w:rsidP="00970849">
      <w:pPr>
        <w:pStyle w:val="Bibliography"/>
        <w:rPr>
          <w:lang w:val="en-US"/>
        </w:rPr>
      </w:pPr>
      <w:r w:rsidRPr="00970849">
        <w:rPr>
          <w:lang w:val="en-US"/>
        </w:rPr>
        <w:t>Francis, F.T., Côté, I.M., 2018. Fish movement drives spatial and temporal patterns of nutrient provisioning on coral reef patches. Ecosphere 9, e02225. https://doi.org/10.1002/ecs2.2225</w:t>
      </w:r>
    </w:p>
    <w:p w14:paraId="3AC99520" w14:textId="77777777" w:rsidR="00970849" w:rsidRPr="00970849" w:rsidRDefault="00970849" w:rsidP="00970849">
      <w:pPr>
        <w:pStyle w:val="Bibliography"/>
        <w:rPr>
          <w:lang w:val="en-US"/>
        </w:rPr>
      </w:pPr>
      <w:r w:rsidRPr="00970849">
        <w:rPr>
          <w:lang w:val="en-US"/>
        </w:rPr>
        <w:t>Froese, R., Thorson, J.T., Reyes Jr, R.B., 2014. A Bayesian approach for estimating length-weight relationships in fishes. Journal of Applied Ichthyology 30, 78–85. https://doi.org/10.1111/jai.12299</w:t>
      </w:r>
    </w:p>
    <w:p w14:paraId="626ABE12" w14:textId="77777777" w:rsidR="00970849" w:rsidRPr="00970849" w:rsidRDefault="00970849" w:rsidP="00970849">
      <w:pPr>
        <w:pStyle w:val="Bibliography"/>
        <w:rPr>
          <w:lang w:val="en-US"/>
        </w:rPr>
      </w:pPr>
      <w:r w:rsidRPr="00970849">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340AA363" w14:textId="77777777" w:rsidR="00970849" w:rsidRPr="00970849" w:rsidRDefault="00970849" w:rsidP="00970849">
      <w:pPr>
        <w:pStyle w:val="Bibliography"/>
        <w:rPr>
          <w:lang w:val="en-US"/>
        </w:rPr>
      </w:pPr>
      <w:r w:rsidRPr="00970849">
        <w:rPr>
          <w:lang w:val="en-US"/>
        </w:rPr>
        <w:t>Graham, M.H., 2004. Effects of Local Deforestation on the Diversity and Structure of Southern California Giant Kelp Forest Food Webs. Ecosystems 7, 341–357. https://doi.org/10.1007/s10021-003-0245-6</w:t>
      </w:r>
    </w:p>
    <w:p w14:paraId="172AE78E" w14:textId="77777777" w:rsidR="00970849" w:rsidRPr="00970849" w:rsidRDefault="00970849" w:rsidP="00970849">
      <w:pPr>
        <w:pStyle w:val="Bibliography"/>
        <w:rPr>
          <w:lang w:val="en-US"/>
        </w:rPr>
      </w:pPr>
      <w:r w:rsidRPr="00970849">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401FD36" w14:textId="77777777" w:rsidR="00970849" w:rsidRPr="00970849" w:rsidRDefault="00970849" w:rsidP="00970849">
      <w:pPr>
        <w:pStyle w:val="Bibliography"/>
        <w:rPr>
          <w:lang w:val="en-US"/>
        </w:rPr>
      </w:pPr>
      <w:r w:rsidRPr="00970849">
        <w:rPr>
          <w:lang w:val="en-US"/>
        </w:rPr>
        <w:t>Hartig, F., 2022. DHARMa: Residual Diagnostics for Hierarchical (Multi-Level / Mixed) Regression Models. R package version 0.4.6.</w:t>
      </w:r>
    </w:p>
    <w:p w14:paraId="3B5BFD86" w14:textId="77777777" w:rsidR="00970849" w:rsidRPr="00970849" w:rsidRDefault="00970849" w:rsidP="00970849">
      <w:pPr>
        <w:pStyle w:val="Bibliography"/>
        <w:rPr>
          <w:lang w:val="en-US"/>
        </w:rPr>
      </w:pPr>
      <w:r w:rsidRPr="00970849">
        <w:rPr>
          <w:lang w:val="en-US"/>
        </w:rPr>
        <w:lastRenderedPageBreak/>
        <w:t>Holbrook, S.J., Brooks, A.J., Schmitt, R.J., Stewart, H.L., 2008. Effects of sheltering fish on growth of their host corals. Mar Biol 155, 521–530. https://doi.org/10.1007/s00227-008-1051-7</w:t>
      </w:r>
    </w:p>
    <w:p w14:paraId="5319CFA7" w14:textId="77777777" w:rsidR="00970849" w:rsidRPr="00970849" w:rsidRDefault="00970849" w:rsidP="00970849">
      <w:pPr>
        <w:pStyle w:val="Bibliography"/>
        <w:rPr>
          <w:lang w:val="en-US"/>
        </w:rPr>
      </w:pPr>
      <w:r w:rsidRPr="00970849">
        <w:rPr>
          <w:lang w:val="en-US"/>
        </w:rPr>
        <w:t>Holmes, R.M., Aminot, A., Kerouel, R., Hooker, B.A., Peterson, B.J., 1999. A simple and precise method for measuring ammonium in marine and freshwater ecosystems. Canadian Journal of Fisheries and Aquatic Sciences 56, 1801–1808. https://doi.org/10.1139/f99-128</w:t>
      </w:r>
    </w:p>
    <w:p w14:paraId="20400892" w14:textId="77777777" w:rsidR="00970849" w:rsidRPr="00970849" w:rsidRDefault="00970849" w:rsidP="00970849">
      <w:pPr>
        <w:pStyle w:val="Bibliography"/>
        <w:rPr>
          <w:lang w:val="en-US"/>
        </w:rPr>
      </w:pPr>
      <w:r w:rsidRPr="00970849">
        <w:rPr>
          <w:lang w:val="en-US"/>
        </w:rPr>
        <w:t>Howard, B.R., Francis, F.T., Côté, I.M., Therriault, T.W., 2019. Habitat alteration by invasive European green crab (Carcinus maenas) causes eelgrass loss in British Columbia, Canada. Biol Invasions 21, 3607–3618. https://doi.org/10.1007/s10530-019-02072-z</w:t>
      </w:r>
    </w:p>
    <w:p w14:paraId="539586C7" w14:textId="77777777" w:rsidR="00970849" w:rsidRPr="00970849" w:rsidRDefault="00970849" w:rsidP="00970849">
      <w:pPr>
        <w:pStyle w:val="Bibliography"/>
        <w:rPr>
          <w:lang w:val="en-US"/>
        </w:rPr>
      </w:pPr>
      <w:r w:rsidRPr="00970849">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2A6073E9" w14:textId="77777777" w:rsidR="00970849" w:rsidRPr="00970849" w:rsidRDefault="00970849" w:rsidP="00970849">
      <w:pPr>
        <w:pStyle w:val="Bibliography"/>
        <w:rPr>
          <w:lang w:val="en-US"/>
        </w:rPr>
      </w:pPr>
      <w:r w:rsidRPr="00970849">
        <w:rPr>
          <w:lang w:val="en-US"/>
        </w:rPr>
        <w:t>Jackson, G.A., Winant, C.D., 1983. Effect of a kelp forest on coastal currents. Continental Shelf Research 2, 75–80. https://doi.org/10.1016/0278-4343(83)90023-7</w:t>
      </w:r>
    </w:p>
    <w:p w14:paraId="514B6F89" w14:textId="77777777" w:rsidR="00970849" w:rsidRPr="00970849" w:rsidRDefault="00970849" w:rsidP="00970849">
      <w:pPr>
        <w:pStyle w:val="Bibliography"/>
        <w:rPr>
          <w:lang w:val="en-US"/>
        </w:rPr>
      </w:pPr>
      <w:r w:rsidRPr="00970849">
        <w:rPr>
          <w:lang w:val="en-US"/>
        </w:rPr>
        <w:t>Kerr, M.R., Alroy, J., 2023. Body size and abundance are decoupled from species richness in Australian marine bivalves. Frontiers of Biogeography 15. https://doi.org/10.21425/F5FBG58651</w:t>
      </w:r>
    </w:p>
    <w:p w14:paraId="5602B5F5" w14:textId="77777777" w:rsidR="00970849" w:rsidRPr="00970849" w:rsidRDefault="00970849" w:rsidP="00970849">
      <w:pPr>
        <w:pStyle w:val="Bibliography"/>
        <w:rPr>
          <w:lang w:val="en-US"/>
        </w:rPr>
      </w:pPr>
      <w:r w:rsidRPr="00970849">
        <w:rPr>
          <w:lang w:val="en-US"/>
        </w:rPr>
        <w:t>Layman, C.A., Allgeier, J.E., Montaña, C.G., 2016. Mechanistic evidence of enhanced production on artificial reefs: A case study in a Bahamian seagrass ecosystem. Ecol Eng 95, 574–579. https://doi.org/10.1016/j.ecoleng.2016.06.109</w:t>
      </w:r>
    </w:p>
    <w:p w14:paraId="410B5404" w14:textId="77777777" w:rsidR="00970849" w:rsidRPr="00970849" w:rsidRDefault="00970849" w:rsidP="00970849">
      <w:pPr>
        <w:pStyle w:val="Bibliography"/>
        <w:rPr>
          <w:lang w:val="en-US"/>
        </w:rPr>
      </w:pPr>
      <w:r w:rsidRPr="00970849">
        <w:rPr>
          <w:lang w:val="en-US"/>
        </w:rPr>
        <w:t>Lees, L.E., Jordan, S.N.Z., Bracken, M.E.S., 2024. Kelps may compensate for low nitrate availability by using regenerated forms of nitrogen, including urea and ammonium. Journal of Phycology 60, 768–777. https://doi.org/10.1111/jpy.13459</w:t>
      </w:r>
    </w:p>
    <w:p w14:paraId="6AA2F963" w14:textId="77777777" w:rsidR="00970849" w:rsidRPr="00970849" w:rsidRDefault="00970849" w:rsidP="00970849">
      <w:pPr>
        <w:pStyle w:val="Bibliography"/>
        <w:rPr>
          <w:lang w:val="en-US"/>
        </w:rPr>
      </w:pPr>
      <w:r w:rsidRPr="00970849">
        <w:rPr>
          <w:lang w:val="en-US"/>
        </w:rPr>
        <w:t>Leibold, M.A., 1991. Biodiversity and nutrient enrichment in pond plankton communities. Evol. Ecol. Res 1, 73–95.</w:t>
      </w:r>
    </w:p>
    <w:p w14:paraId="0946464D" w14:textId="77777777" w:rsidR="00970849" w:rsidRPr="00970849" w:rsidRDefault="00970849" w:rsidP="00970849">
      <w:pPr>
        <w:pStyle w:val="Bibliography"/>
        <w:rPr>
          <w:lang w:val="en-US"/>
        </w:rPr>
      </w:pPr>
      <w:r w:rsidRPr="00970849">
        <w:rPr>
          <w:lang w:val="en-US"/>
        </w:rPr>
        <w:t>Lobban, C.S., Harrison, P.J., 1994. Seaweed Ecology and Physiology. Cambridge University Press.</w:t>
      </w:r>
    </w:p>
    <w:p w14:paraId="6803AAB2" w14:textId="77777777" w:rsidR="00970849" w:rsidRPr="00970849" w:rsidRDefault="00970849" w:rsidP="00970849">
      <w:pPr>
        <w:pStyle w:val="Bibliography"/>
        <w:rPr>
          <w:lang w:val="en-US"/>
        </w:rPr>
      </w:pPr>
      <w:r w:rsidRPr="00970849">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6FB86DBD" w14:textId="77777777" w:rsidR="00970849" w:rsidRPr="00970849" w:rsidRDefault="00970849" w:rsidP="00970849">
      <w:pPr>
        <w:pStyle w:val="Bibliography"/>
        <w:rPr>
          <w:lang w:val="en-US"/>
        </w:rPr>
      </w:pPr>
      <w:r w:rsidRPr="00970849">
        <w:rPr>
          <w:lang w:val="en-US"/>
        </w:rPr>
        <w:t>Mann, K.H., 1973. Seaweeds: Their Productivity and Strategy for Growth. Science 182, 975–981. https://doi.org/10.1126/science.182.4116.975</w:t>
      </w:r>
    </w:p>
    <w:p w14:paraId="1156EE43" w14:textId="77777777" w:rsidR="00970849" w:rsidRPr="00970849" w:rsidRDefault="00970849" w:rsidP="00970849">
      <w:pPr>
        <w:pStyle w:val="Bibliography"/>
        <w:rPr>
          <w:lang w:val="en-US"/>
        </w:rPr>
      </w:pPr>
      <w:r w:rsidRPr="00970849">
        <w:rPr>
          <w:lang w:val="en-US"/>
        </w:rPr>
        <w:t>McInturf, A.G., Pollack, L., Yang, L.H., Spiegel, O., 2019. Vectors with autonomy: what distinguishes animal-mediated nutrient transport from abiotic vectors? Biological Reviews 94, 1761–1773. https://doi.org/10.1111/brv.12525</w:t>
      </w:r>
    </w:p>
    <w:p w14:paraId="4EFF4AE5" w14:textId="77777777" w:rsidR="00970849" w:rsidRPr="00970849" w:rsidRDefault="00970849" w:rsidP="00970849">
      <w:pPr>
        <w:pStyle w:val="Bibliography"/>
        <w:rPr>
          <w:lang w:val="en-US"/>
        </w:rPr>
      </w:pPr>
      <w:r w:rsidRPr="00970849">
        <w:rPr>
          <w:lang w:val="en-US"/>
        </w:rPr>
        <w:t>Mellin, C., Bradshaw, C.J.A., Meekan, M.G., Caley, M.J., 2010. Environmental and spatial predictors of species richness and abundance in coral reef fishes. Global Ecology and Biogeography 19, 212–222. https://doi.org/10.1111/j.1466-8238.2009.00513.x</w:t>
      </w:r>
    </w:p>
    <w:p w14:paraId="32E902C4" w14:textId="77777777" w:rsidR="00970849" w:rsidRPr="00970849" w:rsidRDefault="00970849" w:rsidP="00970849">
      <w:pPr>
        <w:pStyle w:val="Bibliography"/>
        <w:rPr>
          <w:lang w:val="en-US"/>
        </w:rPr>
      </w:pPr>
      <w:r w:rsidRPr="00970849">
        <w:rPr>
          <w:lang w:val="en-US"/>
        </w:rPr>
        <w:t>Menge, B.A., 1992. Community Regulation: Under What Conditions Are Bottom-Up Factors Important on Rocky Shores? Ecology 73, 755–765. https://doi.org/10.2307/1940155</w:t>
      </w:r>
    </w:p>
    <w:p w14:paraId="301BEF4C" w14:textId="77777777" w:rsidR="00970849" w:rsidRPr="00970849" w:rsidRDefault="00970849" w:rsidP="00970849">
      <w:pPr>
        <w:pStyle w:val="Bibliography"/>
        <w:rPr>
          <w:lang w:val="en-US"/>
        </w:rPr>
      </w:pPr>
      <w:r w:rsidRPr="00970849">
        <w:rPr>
          <w:lang w:val="en-US"/>
        </w:rPr>
        <w:t xml:space="preserve">Menge, B.A., Daley, B.A., Wheeler, P.A., Dahlhoff, E., Sanford, E., Strub, P.T., 1997. Benthic–pelagic links and rocky intertidal communities: Bottom-up effects on top-down control? </w:t>
      </w:r>
      <w:r w:rsidRPr="00970849">
        <w:rPr>
          <w:lang w:val="en-US"/>
        </w:rPr>
        <w:lastRenderedPageBreak/>
        <w:t>Proceedings of the National Academy of Sciences 94, 14530–14535. https://doi.org/10.1073/pnas.94.26.14530</w:t>
      </w:r>
    </w:p>
    <w:p w14:paraId="3AB80523" w14:textId="77777777" w:rsidR="00970849" w:rsidRPr="00970849" w:rsidRDefault="00970849" w:rsidP="00970849">
      <w:pPr>
        <w:pStyle w:val="Bibliography"/>
        <w:rPr>
          <w:lang w:val="en-US"/>
        </w:rPr>
      </w:pPr>
      <w:r w:rsidRPr="00970849">
        <w:rPr>
          <w:lang w:val="en-US"/>
        </w:rPr>
        <w:t>Meyer, J.L., Schultz, E.T., 1985. Migrating haemulid fishes as a source of nutrients and organic matter on coral reefs. Limnol Oceanogr 30, 146–156.</w:t>
      </w:r>
    </w:p>
    <w:p w14:paraId="40A9D0FA" w14:textId="77777777" w:rsidR="00970849" w:rsidRPr="00970849" w:rsidRDefault="00970849" w:rsidP="00970849">
      <w:pPr>
        <w:pStyle w:val="Bibliography"/>
        <w:rPr>
          <w:lang w:val="en-US"/>
        </w:rPr>
      </w:pPr>
      <w:r w:rsidRPr="00970849">
        <w:rPr>
          <w:lang w:val="en-US"/>
        </w:rPr>
        <w:t>Meyer, J.L., Schultz, E.T., Helfman, G.S., 1983. Fish schools: An asset to corals. Science 220, 1047–1049. https://doi.org/10.1126/science.220.4601.1047</w:t>
      </w:r>
    </w:p>
    <w:p w14:paraId="4DC2E8AD" w14:textId="77777777" w:rsidR="00970849" w:rsidRPr="00970849" w:rsidRDefault="00970849" w:rsidP="00970849">
      <w:pPr>
        <w:pStyle w:val="Bibliography"/>
        <w:rPr>
          <w:lang w:val="en-US"/>
        </w:rPr>
      </w:pPr>
      <w:r w:rsidRPr="00970849">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965173A" w14:textId="77777777" w:rsidR="00970849" w:rsidRPr="00970849" w:rsidRDefault="00970849" w:rsidP="00970849">
      <w:pPr>
        <w:pStyle w:val="Bibliography"/>
        <w:rPr>
          <w:lang w:val="en-US"/>
        </w:rPr>
      </w:pPr>
      <w:r w:rsidRPr="00970849">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638F8DE" w14:textId="77777777" w:rsidR="00970849" w:rsidRPr="00970849" w:rsidRDefault="00970849" w:rsidP="00970849">
      <w:pPr>
        <w:pStyle w:val="Bibliography"/>
        <w:rPr>
          <w:lang w:val="en-US"/>
        </w:rPr>
      </w:pPr>
      <w:r w:rsidRPr="00970849">
        <w:rPr>
          <w:lang w:val="en-US"/>
        </w:rPr>
        <w:t>Murie, K.A., Bourdeau, P.E., 2020. Fragmented kelp forest canopies retain their ability to alter local seawater chemistry. Sci Rep 10, 11939. https://doi.org/10.1038/s41598-020-68841-2</w:t>
      </w:r>
    </w:p>
    <w:p w14:paraId="12B02C9A" w14:textId="77777777" w:rsidR="00970849" w:rsidRPr="00970849" w:rsidRDefault="00970849" w:rsidP="00970849">
      <w:pPr>
        <w:pStyle w:val="Bibliography"/>
        <w:rPr>
          <w:lang w:val="en-US"/>
        </w:rPr>
      </w:pPr>
      <w:r w:rsidRPr="00970849">
        <w:rPr>
          <w:lang w:val="en-US"/>
        </w:rPr>
        <w:t>Nielsen, K.J., Navarrete, S.A., 2004. Mesoscale regulation comes from the bottom-up: intertidal interactions between consumers and upwelling. Ecology Letters 7, 31–41. https://doi.org/10.1046/j.1461-0248.2003.00542.x</w:t>
      </w:r>
    </w:p>
    <w:p w14:paraId="0BABBC28" w14:textId="77777777" w:rsidR="00970849" w:rsidRPr="00970849" w:rsidRDefault="00970849" w:rsidP="00970849">
      <w:pPr>
        <w:pStyle w:val="Bibliography"/>
        <w:rPr>
          <w:lang w:val="en-US"/>
        </w:rPr>
      </w:pPr>
      <w:r w:rsidRPr="00970849">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565E0473" w14:textId="77777777" w:rsidR="00970849" w:rsidRPr="00970849" w:rsidRDefault="00970849" w:rsidP="00970849">
      <w:pPr>
        <w:pStyle w:val="Bibliography"/>
        <w:rPr>
          <w:lang w:val="en-US"/>
        </w:rPr>
      </w:pPr>
      <w:r w:rsidRPr="00970849">
        <w:rPr>
          <w:lang w:val="en-US"/>
        </w:rPr>
        <w:t>Paine, R.T., 1986. Benthic community—water column coupling during the 1982-1983 El Niño. Are community changes at high latitudes attributable to cause or coincidence?1. Limnology and Oceanography 31, 351–360. https://doi.org/10.4319/lo.1986.31.2.0351</w:t>
      </w:r>
    </w:p>
    <w:p w14:paraId="6FDD9946" w14:textId="77777777" w:rsidR="00970849" w:rsidRPr="00970849" w:rsidRDefault="00970849" w:rsidP="00970849">
      <w:pPr>
        <w:pStyle w:val="Bibliography"/>
        <w:rPr>
          <w:lang w:val="en-US"/>
        </w:rPr>
      </w:pPr>
      <w:r w:rsidRPr="00970849">
        <w:rPr>
          <w:lang w:val="en-US"/>
        </w:rPr>
        <w:t>Pawlowicz, R., 2017. Seasonal cycles, hypoxia, and renewal in a coastal fjord (Barkley Sound, British Columbia). Atmosphere-Ocean 55, 264–283. https://doi.org/10.1080/07055900.2017.1374240</w:t>
      </w:r>
    </w:p>
    <w:p w14:paraId="234E090B" w14:textId="77777777" w:rsidR="00970849" w:rsidRPr="00970849" w:rsidRDefault="00970849" w:rsidP="00970849">
      <w:pPr>
        <w:pStyle w:val="Bibliography"/>
        <w:rPr>
          <w:lang w:val="en-US"/>
        </w:rPr>
      </w:pPr>
      <w:r w:rsidRPr="00970849">
        <w:rPr>
          <w:lang w:val="en-US"/>
        </w:rPr>
        <w:t>Pfister, C.A., Altabet, M.A., Post, D., 2014. Animal regeneration and microbial retention of nitrogen along coastal rocky shores. Ecology 95, 2803–2814. https://doi.org/10.1890/13-1825.1</w:t>
      </w:r>
    </w:p>
    <w:p w14:paraId="03BDB328" w14:textId="77777777" w:rsidR="00970849" w:rsidRPr="00970849" w:rsidRDefault="00970849" w:rsidP="00970849">
      <w:pPr>
        <w:pStyle w:val="Bibliography"/>
        <w:rPr>
          <w:lang w:val="en-US"/>
        </w:rPr>
      </w:pPr>
      <w:r w:rsidRPr="00970849">
        <w:rPr>
          <w:lang w:val="en-US"/>
        </w:rPr>
        <w:t>Pfister, C.A., Altabet, M.A., Weigel, B.L., 2019. Kelp beds and their local effects on seawater chemistry, productivity, and microbial communities. Ecology 100, e02798. https://doi.org/10.1002/ecy.2798</w:t>
      </w:r>
    </w:p>
    <w:p w14:paraId="1F8EB5F0" w14:textId="77777777" w:rsidR="00970849" w:rsidRPr="00970849" w:rsidRDefault="00970849" w:rsidP="00970849">
      <w:pPr>
        <w:pStyle w:val="Bibliography"/>
        <w:rPr>
          <w:lang w:val="en-US"/>
        </w:rPr>
      </w:pPr>
      <w:r w:rsidRPr="00970849">
        <w:rPr>
          <w:lang w:val="en-US"/>
        </w:rPr>
        <w:t>Phillips, J.C., Hurd, C.L., 2004. Kinetics of nitrate, ammonium, and urea uptake by four intertidal seaweeds from New Zealand. J Phycol 40, 534–545. https://doi.org/10.1111/j.1529-8817.2004.03157.x</w:t>
      </w:r>
    </w:p>
    <w:p w14:paraId="40E678B3" w14:textId="77777777" w:rsidR="00970849" w:rsidRPr="00970849" w:rsidRDefault="00970849" w:rsidP="00970849">
      <w:pPr>
        <w:pStyle w:val="Bibliography"/>
        <w:rPr>
          <w:lang w:val="en-US"/>
        </w:rPr>
      </w:pPr>
      <w:r w:rsidRPr="00970849">
        <w:rPr>
          <w:lang w:val="en-US"/>
        </w:rPr>
        <w:t xml:space="preserve">Probyn, T.A., Chapman, A.R.O., 1983. Summer growth of Chordaria flagelliformis (O.F. Muell.) C. Ag.: Physiological strategies in a nutrient stressed environment. Journal of </w:t>
      </w:r>
      <w:r w:rsidRPr="00970849">
        <w:rPr>
          <w:lang w:val="en-US"/>
        </w:rPr>
        <w:lastRenderedPageBreak/>
        <w:t>Experimental Marine Biology and Ecology 73, 243–271. https://doi.org/10.1016/0022-0981(83)90050-3</w:t>
      </w:r>
    </w:p>
    <w:p w14:paraId="64B153ED" w14:textId="77777777" w:rsidR="00970849" w:rsidRPr="00970849" w:rsidRDefault="00970849" w:rsidP="00970849">
      <w:pPr>
        <w:pStyle w:val="Bibliography"/>
        <w:rPr>
          <w:lang w:val="en-US"/>
        </w:rPr>
      </w:pPr>
      <w:r w:rsidRPr="00970849">
        <w:rPr>
          <w:lang w:val="en-US"/>
        </w:rPr>
        <w:t>R Core Team, 2019. R: A language and environment for statistical computing.</w:t>
      </w:r>
    </w:p>
    <w:p w14:paraId="01ED9054" w14:textId="77777777" w:rsidR="00970849" w:rsidRPr="00970849" w:rsidRDefault="00970849" w:rsidP="00970849">
      <w:pPr>
        <w:pStyle w:val="Bibliography"/>
        <w:rPr>
          <w:lang w:val="en-US"/>
        </w:rPr>
      </w:pPr>
      <w:r w:rsidRPr="00970849">
        <w:rPr>
          <w:lang w:val="en-US"/>
        </w:rPr>
        <w:t>Roman, J., McCarthy, J.J., 2010. The Whale Pump: Marine Mammals Enhance Primary Productivity in a Coastal Basin. PLoS ONE 5, e13255. https://doi.org/10.1371/journal.pone.0013255</w:t>
      </w:r>
    </w:p>
    <w:p w14:paraId="11C6A934" w14:textId="77777777" w:rsidR="00970849" w:rsidRPr="00970849" w:rsidRDefault="00970849" w:rsidP="00970849">
      <w:pPr>
        <w:pStyle w:val="Bibliography"/>
        <w:rPr>
          <w:lang w:val="en-US"/>
        </w:rPr>
      </w:pPr>
      <w:r w:rsidRPr="00970849">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0D55FCB3" w14:textId="77777777" w:rsidR="00970849" w:rsidRPr="00970849" w:rsidRDefault="00970849" w:rsidP="00970849">
      <w:pPr>
        <w:pStyle w:val="Bibliography"/>
        <w:rPr>
          <w:lang w:val="en-US"/>
        </w:rPr>
      </w:pPr>
      <w:r w:rsidRPr="00970849">
        <w:rPr>
          <w:lang w:val="en-US"/>
        </w:rPr>
        <w:t>RStudio Team, 2016. RStudio: Integrated development for R.</w:t>
      </w:r>
    </w:p>
    <w:p w14:paraId="36CC0A1D" w14:textId="77777777" w:rsidR="00970849" w:rsidRPr="00970849" w:rsidRDefault="00970849" w:rsidP="00970849">
      <w:pPr>
        <w:pStyle w:val="Bibliography"/>
        <w:rPr>
          <w:lang w:val="en-US"/>
        </w:rPr>
      </w:pPr>
      <w:r w:rsidRPr="00970849">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4CACBF05" w14:textId="77777777" w:rsidR="00970849" w:rsidRPr="00970849" w:rsidRDefault="00970849" w:rsidP="00970849">
      <w:pPr>
        <w:pStyle w:val="Bibliography"/>
        <w:rPr>
          <w:lang w:val="en-US"/>
        </w:rPr>
      </w:pPr>
      <w:r w:rsidRPr="00970849">
        <w:rPr>
          <w:lang w:val="en-US"/>
        </w:rPr>
        <w:t>Savage, C., 2019. Seabird nutrients are assimilated by corals and enhance coral growth rates. Sci Rep 9, 4284. https://doi.org/10.1038/s41598-019-41030-6</w:t>
      </w:r>
    </w:p>
    <w:p w14:paraId="1A28FD68" w14:textId="77777777" w:rsidR="00970849" w:rsidRPr="00970849" w:rsidRDefault="00970849" w:rsidP="00970849">
      <w:pPr>
        <w:pStyle w:val="Bibliography"/>
        <w:rPr>
          <w:lang w:val="en-US"/>
        </w:rPr>
      </w:pPr>
      <w:r w:rsidRPr="00970849">
        <w:rPr>
          <w:lang w:val="en-US"/>
        </w:rPr>
        <w:t>Sellers, A.J., Leung, B., Torchin, M.E., 2020. Global meta-analysis of how marine upwelling affects herbivory. Global Ecology and Biogeography 29, 370–383. https://doi.org/10.1111/geb.13023</w:t>
      </w:r>
    </w:p>
    <w:p w14:paraId="318E4969" w14:textId="77777777" w:rsidR="00970849" w:rsidRPr="00970849" w:rsidRDefault="00970849" w:rsidP="00970849">
      <w:pPr>
        <w:pStyle w:val="Bibliography"/>
        <w:rPr>
          <w:lang w:val="en-US"/>
        </w:rPr>
      </w:pPr>
      <w:r w:rsidRPr="00970849">
        <w:rPr>
          <w:lang w:val="en-US"/>
        </w:rPr>
        <w:t>Shantz, A.A., Ladd, M.C., Schrack, E., Burkepile, D.E., 2015. Fish-derived nutrient hotspots shape coral reef benthic communities. Ecological Applications 25, 2142–2152. https://doi.org/10.1890/14-2209.1</w:t>
      </w:r>
    </w:p>
    <w:p w14:paraId="3AA317B0" w14:textId="77777777" w:rsidR="00970849" w:rsidRPr="00970849" w:rsidRDefault="00970849" w:rsidP="00970849">
      <w:pPr>
        <w:pStyle w:val="Bibliography"/>
        <w:rPr>
          <w:lang w:val="en-US"/>
        </w:rPr>
      </w:pPr>
      <w:r w:rsidRPr="00970849">
        <w:rPr>
          <w:lang w:val="en-US"/>
        </w:rPr>
        <w:t>Smale, D.A., Burrows, M.T., Moore, P., O’Connor, N., Hawkins, S.J., 2013. Threats and knowledge gaps for ecosystem services provided by kelp forests: a northeast Atlantic perspective. Ecology and Evolution 3, 4016–4038. https://doi.org/10.1002/ece3.774</w:t>
      </w:r>
    </w:p>
    <w:p w14:paraId="1DD08CE9" w14:textId="77777777" w:rsidR="00970849" w:rsidRPr="00970849" w:rsidRDefault="00970849" w:rsidP="00970849">
      <w:pPr>
        <w:pStyle w:val="Bibliography"/>
        <w:rPr>
          <w:lang w:val="en-US"/>
        </w:rPr>
      </w:pPr>
      <w:r w:rsidRPr="00970849">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64BA958B" w14:textId="77777777" w:rsidR="00970849" w:rsidRPr="00970849" w:rsidRDefault="00970849" w:rsidP="00970849">
      <w:pPr>
        <w:pStyle w:val="Bibliography"/>
        <w:rPr>
          <w:lang w:val="en-US"/>
        </w:rPr>
      </w:pPr>
      <w:r w:rsidRPr="00970849">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6507D999" w14:textId="77777777" w:rsidR="00970849" w:rsidRPr="00970849" w:rsidRDefault="00970849" w:rsidP="00970849">
      <w:pPr>
        <w:pStyle w:val="Bibliography"/>
        <w:rPr>
          <w:lang w:val="en-US"/>
        </w:rPr>
      </w:pPr>
      <w:r w:rsidRPr="00970849">
        <w:rPr>
          <w:lang w:val="en-US"/>
        </w:rPr>
        <w:t>Steneck, R.S., Graham, M.H., Bourque, B.J., Corbett, D., Erlandson, J.M., Estes, J.A., Tegner, M.J., 2002. Kelp forest ecosystems: biodiversity, stability, resilience and future. Environmental Conservation 29, 436–459. https://doi.org/10.1017/S0376892902000322</w:t>
      </w:r>
    </w:p>
    <w:p w14:paraId="7933B631" w14:textId="77777777" w:rsidR="00970849" w:rsidRPr="00970849" w:rsidRDefault="00970849" w:rsidP="00970849">
      <w:pPr>
        <w:pStyle w:val="Bibliography"/>
        <w:rPr>
          <w:lang w:val="en-US"/>
        </w:rPr>
      </w:pPr>
      <w:r w:rsidRPr="00970849">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4FE1806B" w14:textId="77777777" w:rsidR="00970849" w:rsidRPr="00970849" w:rsidRDefault="00970849" w:rsidP="00970849">
      <w:pPr>
        <w:pStyle w:val="Bibliography"/>
        <w:rPr>
          <w:lang w:val="en-US"/>
        </w:rPr>
      </w:pPr>
      <w:r w:rsidRPr="00970849">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19086410" w14:textId="77777777" w:rsidR="00970849" w:rsidRPr="00970849" w:rsidRDefault="00970849" w:rsidP="00970849">
      <w:pPr>
        <w:pStyle w:val="Bibliography"/>
        <w:rPr>
          <w:lang w:val="en-US"/>
        </w:rPr>
      </w:pPr>
      <w:r w:rsidRPr="00970849">
        <w:rPr>
          <w:lang w:val="en-US"/>
        </w:rPr>
        <w:lastRenderedPageBreak/>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1F36F75" w14:textId="77777777" w:rsidR="00970849" w:rsidRPr="00970849" w:rsidRDefault="00970849" w:rsidP="00970849">
      <w:pPr>
        <w:pStyle w:val="Bibliography"/>
        <w:rPr>
          <w:lang w:val="en-US"/>
        </w:rPr>
      </w:pPr>
      <w:r w:rsidRPr="00970849">
        <w:rPr>
          <w:lang w:val="en-US"/>
        </w:rPr>
        <w:t>Tilman, G.D., 1984. Plant Dominance Along an Experimental Nutrient Gradient. Ecology 65, 1445–1453. https://doi.org/10.2307/1939125</w:t>
      </w:r>
    </w:p>
    <w:p w14:paraId="2307DDCE" w14:textId="77777777" w:rsidR="00970849" w:rsidRPr="00970849" w:rsidRDefault="00970849" w:rsidP="00970849">
      <w:pPr>
        <w:pStyle w:val="Bibliography"/>
        <w:rPr>
          <w:lang w:val="en-US"/>
        </w:rPr>
      </w:pPr>
      <w:r w:rsidRPr="00970849">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7FD4FCE0" w14:textId="77777777" w:rsidR="00970849" w:rsidRPr="00970849" w:rsidRDefault="00970849" w:rsidP="00970849">
      <w:pPr>
        <w:pStyle w:val="Bibliography"/>
        <w:rPr>
          <w:lang w:val="en-US"/>
        </w:rPr>
      </w:pPr>
      <w:r w:rsidRPr="00970849">
        <w:rPr>
          <w:lang w:val="en-US"/>
        </w:rPr>
        <w:t>Uthicke, S., 2001a. Nutrient regeneration by abundant coral reef holothurians. J. Exp. Mar. Biol. Ecol. 265, 153–170. https://doi.org/10.1016/S0022-0981(01)00329-X</w:t>
      </w:r>
    </w:p>
    <w:p w14:paraId="28F623CC" w14:textId="77777777" w:rsidR="00970849" w:rsidRPr="00970849" w:rsidRDefault="00970849" w:rsidP="00970849">
      <w:pPr>
        <w:pStyle w:val="Bibliography"/>
        <w:rPr>
          <w:lang w:val="en-US"/>
        </w:rPr>
      </w:pPr>
      <w:r w:rsidRPr="00970849">
        <w:rPr>
          <w:lang w:val="en-US"/>
        </w:rPr>
        <w:t>Uthicke, S., 2001b. Interactions between sediment-feeders and microalgae on coral reefs: grazing losses versus production enhancement. Mar Ecol Prog Ser 210, 125–138. https://doi.org/10.3354/meps210125</w:t>
      </w:r>
    </w:p>
    <w:p w14:paraId="05C81DB5" w14:textId="77777777" w:rsidR="00970849" w:rsidRPr="00970849" w:rsidRDefault="00970849" w:rsidP="00970849">
      <w:pPr>
        <w:pStyle w:val="Bibliography"/>
        <w:rPr>
          <w:lang w:val="en-US"/>
        </w:rPr>
      </w:pPr>
      <w:r w:rsidRPr="00970849">
        <w:rPr>
          <w:lang w:val="en-US"/>
        </w:rPr>
        <w:t>Uthicke, S., Klumpp, D.W., 1998. Microphytobenthos community production at a near-shore coral reef: seasonal variation and response to ammonium recycled by holothurians. Mar Ecol Prog Ser 169, 1–11.</w:t>
      </w:r>
    </w:p>
    <w:p w14:paraId="69285F00" w14:textId="77777777" w:rsidR="00970849" w:rsidRPr="00970849" w:rsidRDefault="00970849" w:rsidP="00970849">
      <w:pPr>
        <w:pStyle w:val="Bibliography"/>
        <w:rPr>
          <w:lang w:val="en-US"/>
        </w:rPr>
      </w:pPr>
      <w:r w:rsidRPr="00970849">
        <w:rPr>
          <w:lang w:val="en-US"/>
        </w:rPr>
        <w:t>Vanni, M.J., 2002. Nutrient cycling by animals in freshwater ecosystems. Annu Rev Ecol Syst 33, 341–370. https://doi.org/10.1146/annurev.ecolsys.33.010802.150519</w:t>
      </w:r>
    </w:p>
    <w:p w14:paraId="4CD17052" w14:textId="77777777" w:rsidR="00970849" w:rsidRPr="00970849" w:rsidRDefault="00970849" w:rsidP="00970849">
      <w:pPr>
        <w:pStyle w:val="Bibliography"/>
        <w:rPr>
          <w:lang w:val="en-US"/>
        </w:rPr>
      </w:pPr>
      <w:r w:rsidRPr="00970849">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19CED428" w14:textId="77777777" w:rsidR="00970849" w:rsidRPr="00970849" w:rsidRDefault="00970849" w:rsidP="00970849">
      <w:pPr>
        <w:pStyle w:val="Bibliography"/>
        <w:rPr>
          <w:lang w:val="en-US"/>
        </w:rPr>
      </w:pPr>
      <w:r w:rsidRPr="00970849">
        <w:rPr>
          <w:lang w:val="en-US"/>
        </w:rPr>
        <w:t>West, E.J., Pitt, K.A., Welsh, D.T., Koop, K., Rissik, D., 2009. Top-down and bottom-up influences of jellyfish on primary productivity and planktonic assemblages. Limnol Oceanogr 54, 2058–2071. https://doi.org/10.4319/lo.2009.54.6.2058</w:t>
      </w:r>
    </w:p>
    <w:p w14:paraId="2EADB842" w14:textId="77777777" w:rsidR="00970849" w:rsidRPr="00970849" w:rsidRDefault="00970849" w:rsidP="00970849">
      <w:pPr>
        <w:pStyle w:val="Bibliography"/>
        <w:rPr>
          <w:lang w:val="en-US"/>
        </w:rPr>
      </w:pPr>
      <w:r w:rsidRPr="00970849">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59827884" w14:textId="77777777" w:rsidR="00970849" w:rsidRPr="00970849" w:rsidRDefault="00970849" w:rsidP="00970849">
      <w:pPr>
        <w:pStyle w:val="Bibliography"/>
        <w:rPr>
          <w:lang w:val="en-US"/>
        </w:rPr>
      </w:pPr>
      <w:r w:rsidRPr="00970849">
        <w:rPr>
          <w:lang w:val="en-US"/>
        </w:rPr>
        <w:t>Yee, D.A., Juliano, S.A., 2007. Abundance matters: a field experiment testing the more individuals hypothesis for richness–productivity relationships. Oecologia 153, 153–162. https://doi.org/10.1007/s00442-007-0707-1</w:t>
      </w:r>
    </w:p>
    <w:p w14:paraId="7AAB984A" w14:textId="7226D2F1"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3"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4"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5"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6"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7"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8"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9" w:author="Jasmin Schuster" w:date="2024-10-19T15:44:00Z" w:initials="JS">
    <w:p w14:paraId="077420E5" w14:textId="43686BB0"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10"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11"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12"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13"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14"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15"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19"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20" w:author="Em Lim" w:date="2024-10-23T10:09:00Z" w:initials="EL">
    <w:p w14:paraId="318BD002" w14:textId="77777777" w:rsidR="00A01D2E" w:rsidRDefault="00A01D2E" w:rsidP="00A01D2E">
      <w:r>
        <w:rPr>
          <w:rStyle w:val="CommentReference"/>
        </w:rPr>
        <w:annotationRef/>
      </w:r>
      <w:r>
        <w:rPr>
          <w:color w:val="000000"/>
          <w:sz w:val="20"/>
          <w:szCs w:val="20"/>
        </w:rPr>
        <w:t xml:space="preserve">Jasmin: </w:t>
      </w:r>
      <w:r>
        <w:rPr>
          <w:sz w:val="20"/>
          <w:szCs w:val="20"/>
        </w:rPr>
        <w:t>I feel like some explanation as to why you did 2 experiments with different species, slighty different design and 2 yrs apart would be helpful. Do they each have a separate goal? Or why were both needed?</w:t>
      </w:r>
    </w:p>
  </w:comment>
  <w:comment w:id="21"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22"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3"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4" w:author="Bridget Maher" w:date="2024-10-13T14:32:00Z" w:initials="BM">
    <w:p w14:paraId="5DD54B7E" w14:textId="62ADD882" w:rsidR="00DA6701" w:rsidRDefault="00DA6701" w:rsidP="00DA6701">
      <w:r>
        <w:rPr>
          <w:rStyle w:val="CommentReference"/>
        </w:rPr>
        <w:annotationRef/>
      </w:r>
      <w:r>
        <w:rPr>
          <w:sz w:val="20"/>
          <w:szCs w:val="20"/>
        </w:rPr>
        <w:t>is this compared to immediately outside the forest in this study?</w:t>
      </w:r>
    </w:p>
  </w:comment>
  <w:comment w:id="25" w:author="Em Lim" w:date="2024-10-23T15:27:00Z" w:initials="EL">
    <w:p w14:paraId="2F68CD7C" w14:textId="77777777" w:rsidR="009C308B" w:rsidRDefault="009C308B" w:rsidP="009C308B">
      <w:r>
        <w:rPr>
          <w:rStyle w:val="CommentReference"/>
        </w:rPr>
        <w:annotationRef/>
      </w:r>
      <w:r>
        <w:rPr>
          <w:color w:val="000000"/>
          <w:sz w:val="20"/>
          <w:szCs w:val="20"/>
        </w:rPr>
        <w:t>Yes!</w:t>
      </w:r>
    </w:p>
  </w:comment>
  <w:comment w:id="26"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27"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28"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29"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30"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2C86342E" w15:done="0"/>
  <w15:commentEx w15:paraId="4AF13865" w15:done="0"/>
  <w15:commentEx w15:paraId="1D9F9C30" w15:done="0"/>
  <w15:commentEx w15:paraId="2922242C" w15:done="0"/>
  <w15:commentEx w15:paraId="3F45F2B9" w15:paraIdParent="2922242C" w15:done="0"/>
  <w15:commentEx w15:paraId="077420E5" w15:done="0"/>
  <w15:commentEx w15:paraId="05E45682" w15:done="0"/>
  <w15:commentEx w15:paraId="005215D3" w15:done="0"/>
  <w15:commentEx w15:paraId="17D38A3B" w15:paraIdParent="005215D3" w15:done="0"/>
  <w15:commentEx w15:paraId="6D90AF28" w15:done="0"/>
  <w15:commentEx w15:paraId="5417B0F8" w15:done="0"/>
  <w15:commentEx w15:paraId="7D943D40" w15:done="0"/>
  <w15:commentEx w15:paraId="6E64B024" w15:done="0"/>
  <w15:commentEx w15:paraId="318BD002" w15:done="0"/>
  <w15:commentEx w15:paraId="41555B0F" w15:done="0"/>
  <w15:commentEx w15:paraId="2C175C13" w15:done="0"/>
  <w15:commentEx w15:paraId="453DECAD" w15:paraIdParent="2C175C13" w15:done="0"/>
  <w15:commentEx w15:paraId="5DD54B7E" w15:done="0"/>
  <w15:commentEx w15:paraId="2F68CD7C" w15:paraIdParent="5DD54B7E" w15:done="0"/>
  <w15:commentEx w15:paraId="296097FC" w15:done="0"/>
  <w15:commentEx w15:paraId="1E450BE5" w15:paraIdParent="296097FC" w15:done="0"/>
  <w15:commentEx w15:paraId="51A051B8"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2EDC264E" w16cex:dateUtc="2024-10-19T22:38:00Z"/>
  <w16cex:commentExtensible w16cex:durableId="4E09FF8A" w16cex:dateUtc="2024-10-03T00:06:00Z"/>
  <w16cex:commentExtensible w16cex:durableId="6AD83E17" w16cex:dateUtc="2024-10-03T00:14:00Z"/>
  <w16cex:commentExtensible w16cex:durableId="777C918F" w16cex:dateUtc="2024-10-22T17:20:00Z"/>
  <w16cex:commentExtensible w16cex:durableId="4E325D4A" w16cex:dateUtc="2024-10-22T17:25:00Z"/>
  <w16cex:commentExtensible w16cex:durableId="769A04FF" w16cex:dateUtc="2024-10-19T22:44:00Z"/>
  <w16cex:commentExtensible w16cex:durableId="5CDF7571" w16cex:dateUtc="2024-10-03T14:31:00Z"/>
  <w16cex:commentExtensible w16cex:durableId="60760F53" w16cex:dateUtc="2024-03-22T15:46:00Z"/>
  <w16cex:commentExtensible w16cex:durableId="20D6D905" w16cex:dateUtc="2024-10-13T19:09:00Z"/>
  <w16cex:commentExtensible w16cex:durableId="77FC9FB1" w16cex:dateUtc="2024-10-19T23:19:00Z"/>
  <w16cex:commentExtensible w16cex:durableId="0BAA493B" w16cex:dateUtc="2024-10-13T19:14:00Z"/>
  <w16cex:commentExtensible w16cex:durableId="11164900" w16cex:dateUtc="2024-10-03T15:00:00Z"/>
  <w16cex:commentExtensible w16cex:durableId="3F534378" w16cex:dateUtc="2024-10-23T17:09:00Z"/>
  <w16cex:commentExtensible w16cex:durableId="2F511C4B" w16cex:dateUtc="2024-10-03T15:50:00Z"/>
  <w16cex:commentExtensible w16cex:durableId="2484811A" w16cex:dateUtc="2024-10-13T19:26:00Z"/>
  <w16cex:commentExtensible w16cex:durableId="7B9F44EE" w16cex:dateUtc="2024-10-23T22:19:00Z"/>
  <w16cex:commentExtensible w16cex:durableId="35B9784B" w16cex:dateUtc="2024-10-13T21:32:00Z"/>
  <w16cex:commentExtensible w16cex:durableId="790DC7CF" w16cex:dateUtc="2024-10-23T22:27:00Z"/>
  <w16cex:commentExtensible w16cex:durableId="2C5EBD46" w16cex:dateUtc="2024-10-19T23:48:00Z"/>
  <w16cex:commentExtensible w16cex:durableId="068A04D6" w16cex:dateUtc="2024-10-23T22:29:00Z"/>
  <w16cex:commentExtensible w16cex:durableId="7338E914" w16cex:dateUtc="2024-10-19T23:49: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2C86342E" w16cid:durableId="2EDC264E"/>
  <w16cid:commentId w16cid:paraId="4AF13865" w16cid:durableId="4E09FF8A"/>
  <w16cid:commentId w16cid:paraId="1D9F9C30" w16cid:durableId="6AD83E17"/>
  <w16cid:commentId w16cid:paraId="2922242C" w16cid:durableId="777C918F"/>
  <w16cid:commentId w16cid:paraId="3F45F2B9" w16cid:durableId="4E325D4A"/>
  <w16cid:commentId w16cid:paraId="077420E5" w16cid:durableId="769A04FF"/>
  <w16cid:commentId w16cid:paraId="05E45682" w16cid:durableId="5CDF7571"/>
  <w16cid:commentId w16cid:paraId="005215D3" w16cid:durableId="60760F53"/>
  <w16cid:commentId w16cid:paraId="17D38A3B" w16cid:durableId="29AD30AD"/>
  <w16cid:commentId w16cid:paraId="6D90AF28" w16cid:durableId="20D6D905"/>
  <w16cid:commentId w16cid:paraId="5417B0F8" w16cid:durableId="77FC9FB1"/>
  <w16cid:commentId w16cid:paraId="7D943D40" w16cid:durableId="0BAA493B"/>
  <w16cid:commentId w16cid:paraId="6E64B024" w16cid:durableId="11164900"/>
  <w16cid:commentId w16cid:paraId="318BD002" w16cid:durableId="3F534378"/>
  <w16cid:commentId w16cid:paraId="41555B0F" w16cid:durableId="2F511C4B"/>
  <w16cid:commentId w16cid:paraId="2C175C13" w16cid:durableId="2484811A"/>
  <w16cid:commentId w16cid:paraId="453DECAD" w16cid:durableId="7B9F44EE"/>
  <w16cid:commentId w16cid:paraId="5DD54B7E" w16cid:durableId="35B9784B"/>
  <w16cid:commentId w16cid:paraId="2F68CD7C" w16cid:durableId="790DC7CF"/>
  <w16cid:commentId w16cid:paraId="296097FC" w16cid:durableId="2C5EBD46"/>
  <w16cid:commentId w16cid:paraId="1E450BE5" w16cid:durableId="068A04D6"/>
  <w16cid:commentId w16cid:paraId="51A051B8" w16cid:durableId="7338E914"/>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BAEC2B" w14:textId="77777777" w:rsidR="00C65A11" w:rsidRDefault="00C65A11" w:rsidP="009B4C2B">
      <w:r>
        <w:separator/>
      </w:r>
    </w:p>
  </w:endnote>
  <w:endnote w:type="continuationSeparator" w:id="0">
    <w:p w14:paraId="5CA6D285" w14:textId="77777777" w:rsidR="00C65A11" w:rsidRDefault="00C65A11" w:rsidP="009B4C2B">
      <w:r>
        <w:continuationSeparator/>
      </w:r>
    </w:p>
  </w:endnote>
  <w:endnote w:type="continuationNotice" w:id="1">
    <w:p w14:paraId="6E39A5F4" w14:textId="77777777" w:rsidR="00C65A11" w:rsidRDefault="00C65A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7FD9FE" w14:textId="77777777" w:rsidR="00C65A11" w:rsidRDefault="00C65A11" w:rsidP="009B4C2B">
      <w:r>
        <w:separator/>
      </w:r>
    </w:p>
  </w:footnote>
  <w:footnote w:type="continuationSeparator" w:id="0">
    <w:p w14:paraId="69A1753D" w14:textId="77777777" w:rsidR="00C65A11" w:rsidRDefault="00C65A11" w:rsidP="009B4C2B">
      <w:r>
        <w:continuationSeparator/>
      </w:r>
    </w:p>
  </w:footnote>
  <w:footnote w:type="continuationNotice" w:id="1">
    <w:p w14:paraId="28A0FE19" w14:textId="77777777" w:rsidR="00C65A11" w:rsidRDefault="00C65A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3"/>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825"/>
    <w:rsid w:val="001F1DDA"/>
    <w:rsid w:val="001F2BDA"/>
    <w:rsid w:val="001F6183"/>
    <w:rsid w:val="001F69F0"/>
    <w:rsid w:val="001F79DB"/>
    <w:rsid w:val="0020783B"/>
    <w:rsid w:val="00213173"/>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B6CDF"/>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014F7"/>
    <w:rsid w:val="005110F5"/>
    <w:rsid w:val="00512CBD"/>
    <w:rsid w:val="00515808"/>
    <w:rsid w:val="005166D6"/>
    <w:rsid w:val="00517913"/>
    <w:rsid w:val="00517C1E"/>
    <w:rsid w:val="005200FA"/>
    <w:rsid w:val="005209E1"/>
    <w:rsid w:val="00522FED"/>
    <w:rsid w:val="0052501B"/>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94"/>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D7FC4"/>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2F86"/>
    <w:rsid w:val="0075411C"/>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290C"/>
    <w:rsid w:val="00824BD5"/>
    <w:rsid w:val="00824E57"/>
    <w:rsid w:val="00826808"/>
    <w:rsid w:val="00830679"/>
    <w:rsid w:val="008307A0"/>
    <w:rsid w:val="00830E20"/>
    <w:rsid w:val="008319DF"/>
    <w:rsid w:val="00831BE8"/>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549D"/>
    <w:rsid w:val="00956033"/>
    <w:rsid w:val="009569DD"/>
    <w:rsid w:val="00957535"/>
    <w:rsid w:val="009609CF"/>
    <w:rsid w:val="00963154"/>
    <w:rsid w:val="00965054"/>
    <w:rsid w:val="0096667C"/>
    <w:rsid w:val="00966E65"/>
    <w:rsid w:val="00967589"/>
    <w:rsid w:val="0097084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5A11"/>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4185"/>
    <w:rsid w:val="00DE493D"/>
    <w:rsid w:val="00DE5860"/>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6A51"/>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31"/>
    <w:rsid w:val="00EE5DD8"/>
    <w:rsid w:val="00EE7580"/>
    <w:rsid w:val="00EF0BBA"/>
    <w:rsid w:val="00EF0CFA"/>
    <w:rsid w:val="00EF152C"/>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46</Pages>
  <Words>46402</Words>
  <Characters>264495</Characters>
  <Application>Microsoft Office Word</Application>
  <DocSecurity>0</DocSecurity>
  <Lines>2204</Lines>
  <Paragraphs>620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44</cp:revision>
  <dcterms:created xsi:type="dcterms:W3CDTF">2024-10-03T00:00:00Z</dcterms:created>
  <dcterms:modified xsi:type="dcterms:W3CDTF">2024-11-07T01:42:00Z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id="FuzCAhLf"/&gt;&lt;style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