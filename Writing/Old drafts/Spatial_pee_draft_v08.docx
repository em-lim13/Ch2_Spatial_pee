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78D1078E" w:rsidR="00217D47" w:rsidRPr="005F1E8D" w:rsidRDefault="00217D47" w:rsidP="00217D47">
      <w:pPr>
        <w:spacing w:line="480" w:lineRule="auto"/>
        <w:jc w:val="center"/>
      </w:pPr>
      <w:r w:rsidRPr="005F1E8D">
        <w:br/>
        <w:t>Em G Lim</w:t>
      </w:r>
      <w:r w:rsidRPr="005F1E8D">
        <w:rPr>
          <w:vertAlign w:val="superscript"/>
        </w:rPr>
        <w:t>1</w:t>
      </w:r>
      <w:r w:rsidR="005014F7">
        <w:rPr>
          <w:vertAlign w:val="superscript"/>
        </w:rPr>
        <w:t>,2</w:t>
      </w:r>
      <w:r w:rsidR="006214D6">
        <w:rPr>
          <w:vertAlign w:val="superscript"/>
        </w:rPr>
        <w:t>*</w:t>
      </w:r>
      <w:r w:rsidRPr="005F1E8D">
        <w:t>, Claire M Attridge</w:t>
      </w:r>
      <w:r w:rsidRPr="005F1E8D">
        <w:rPr>
          <w:vertAlign w:val="superscript"/>
        </w:rPr>
        <w:t>1</w:t>
      </w:r>
      <w:r w:rsidRPr="005F1E8D">
        <w:t>, Jasmin M Schuster</w:t>
      </w:r>
      <w:r w:rsidR="005014F7">
        <w:rPr>
          <w:vertAlign w:val="superscript"/>
        </w:rPr>
        <w:t>3</w:t>
      </w:r>
      <w:r w:rsidRPr="005F1E8D">
        <w:rPr>
          <w:vertAlign w:val="superscript"/>
        </w:rPr>
        <w:t>,</w:t>
      </w:r>
      <w:r w:rsidR="005014F7">
        <w:rPr>
          <w:vertAlign w:val="superscript"/>
        </w:rPr>
        <w:t>4</w:t>
      </w:r>
      <w:r w:rsidRPr="005F1E8D">
        <w:t>, Kieran D Cox</w:t>
      </w:r>
      <w:r w:rsidRPr="005F1E8D">
        <w:rPr>
          <w:vertAlign w:val="superscript"/>
        </w:rPr>
        <w:t>1</w:t>
      </w:r>
      <w:r w:rsidRPr="005F1E8D">
        <w:t>, Kiara R Kattler</w:t>
      </w:r>
      <w:r w:rsidRPr="005F1E8D">
        <w:rPr>
          <w:vertAlign w:val="superscript"/>
        </w:rPr>
        <w:t>1</w:t>
      </w:r>
      <w:commentRangeStart w:id="1"/>
      <w:commentRangeStart w:id="2"/>
      <w:r w:rsidR="00D64188" w:rsidRPr="003F3DBB">
        <w:rPr>
          <w:vertAlign w:val="superscript"/>
        </w:rPr>
        <w:t>,</w:t>
      </w:r>
      <w:r w:rsidR="005014F7">
        <w:rPr>
          <w:vertAlign w:val="superscript"/>
        </w:rPr>
        <w:t>5</w:t>
      </w:r>
      <w:commentRangeEnd w:id="1"/>
      <w:r w:rsidR="00D64188">
        <w:rPr>
          <w:rStyle w:val="CommentReference"/>
        </w:rPr>
        <w:commentReference w:id="1"/>
      </w:r>
      <w:commentRangeEnd w:id="2"/>
      <w:r w:rsidR="00A93AB7">
        <w:rPr>
          <w:rStyle w:val="CommentReference"/>
        </w:rPr>
        <w:commentReference w:id="2"/>
      </w:r>
      <w:r w:rsidRPr="005F1E8D">
        <w:t>, Emily J Leedham</w:t>
      </w:r>
      <w:r w:rsidRPr="005F1E8D">
        <w:rPr>
          <w:vertAlign w:val="superscript"/>
        </w:rPr>
        <w:t>1</w:t>
      </w:r>
      <w:r w:rsidRPr="005F1E8D">
        <w:t>, Bridget Maher</w:t>
      </w:r>
      <w:r w:rsidR="005014F7">
        <w:rPr>
          <w:vertAlign w:val="superscript"/>
        </w:rPr>
        <w:t>3</w:t>
      </w:r>
      <w:r w:rsidRPr="005F1E8D">
        <w:t>, Andrew L Bickell</w:t>
      </w:r>
      <w:r w:rsidR="005014F7">
        <w:rPr>
          <w:vertAlign w:val="superscript"/>
        </w:rPr>
        <w:t>3</w:t>
      </w:r>
      <w:r w:rsidRPr="005F1E8D">
        <w:t>, Francis Juanes</w:t>
      </w:r>
      <w:r w:rsidR="005014F7">
        <w:rPr>
          <w:vertAlign w:val="superscript"/>
        </w:rPr>
        <w:t>3</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Default="008307A0" w:rsidP="00CE7337">
      <w:pPr>
        <w:spacing w:line="480" w:lineRule="auto"/>
      </w:pPr>
      <w:r w:rsidRPr="005F1E8D">
        <w:rPr>
          <w:vertAlign w:val="superscript"/>
        </w:rPr>
        <w:t>1</w:t>
      </w:r>
      <w:r w:rsidRPr="005F1E8D">
        <w:t>Department of Biological Sciences, Simon Fraser University, Burnaby, British Columbia, Canada</w:t>
      </w:r>
    </w:p>
    <w:p w14:paraId="326B7579" w14:textId="38721958" w:rsidR="005014F7" w:rsidRPr="005F1E8D" w:rsidRDefault="005014F7" w:rsidP="00CE7337">
      <w:pPr>
        <w:spacing w:line="480" w:lineRule="auto"/>
      </w:pPr>
      <w:r w:rsidRPr="00CB4FFE">
        <w:rPr>
          <w:vertAlign w:val="superscript"/>
        </w:rPr>
        <w:t>2</w:t>
      </w:r>
      <w:r>
        <w:t xml:space="preserve">Bamfield Marine Sciences Center, </w:t>
      </w:r>
      <w:proofErr w:type="spellStart"/>
      <w:r>
        <w:t>Bamfield</w:t>
      </w:r>
      <w:proofErr w:type="spellEnd"/>
      <w:r>
        <w:t>, British Columbia, Canada</w:t>
      </w:r>
    </w:p>
    <w:p w14:paraId="30BEE07B" w14:textId="6B5EB3EB" w:rsidR="008307A0" w:rsidRPr="005F1E8D" w:rsidRDefault="005014F7" w:rsidP="00CE7337">
      <w:pPr>
        <w:spacing w:line="480" w:lineRule="auto"/>
      </w:pPr>
      <w:r>
        <w:rPr>
          <w:vertAlign w:val="superscript"/>
        </w:rPr>
        <w:t>3</w:t>
      </w:r>
      <w:r w:rsidR="008307A0" w:rsidRPr="005F1E8D">
        <w:t>Department of Biology, University of Victoria, Victoria, British Columbia, Canada</w:t>
      </w:r>
    </w:p>
    <w:p w14:paraId="25B6A48E" w14:textId="4B8EB0EC" w:rsidR="008307A0" w:rsidRPr="005F1E8D" w:rsidRDefault="005014F7" w:rsidP="00CE7337">
      <w:pPr>
        <w:spacing w:line="480" w:lineRule="auto"/>
        <w:rPr>
          <w:color w:val="202124"/>
        </w:rPr>
      </w:pPr>
      <w:r>
        <w:rPr>
          <w:vertAlign w:val="superscript"/>
        </w:rPr>
        <w:t>4</w:t>
      </w:r>
      <w:r w:rsidR="008307A0" w:rsidRPr="005F1E8D">
        <w:t xml:space="preserve">Hakai Institute, </w:t>
      </w:r>
      <w:r w:rsidR="008307A0" w:rsidRPr="005F1E8D">
        <w:rPr>
          <w:color w:val="202124"/>
        </w:rPr>
        <w:t>Campbell River, British Columbia, Canada</w:t>
      </w:r>
    </w:p>
    <w:p w14:paraId="6AD39534" w14:textId="598EC85C" w:rsidR="008307A0" w:rsidRPr="005F1E8D" w:rsidRDefault="005014F7" w:rsidP="00CE7337">
      <w:pPr>
        <w:spacing w:line="480" w:lineRule="auto"/>
      </w:pPr>
      <w:r>
        <w:rPr>
          <w:vertAlign w:val="superscript"/>
        </w:rPr>
        <w:t>5</w:t>
      </w:r>
      <w:r w:rsidR="00AC05CD">
        <w:t>University of Alberta</w:t>
      </w:r>
      <w:r w:rsidR="00F773BD">
        <w:t>, Edmonton, Canada</w:t>
      </w:r>
      <w:r w:rsidR="006214D6">
        <w:br/>
        <w:t>*Corresponding author: Em Lim, em.g.lim13@gmail.com</w:t>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149384A5"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 and thus primary productivity </w:t>
      </w:r>
      <w:commentRangeStart w:id="3"/>
      <w:r w:rsidRPr="005F1E8D">
        <w:t xml:space="preserve">and </w:t>
      </w:r>
      <w:commentRangeEnd w:id="3"/>
      <w:r w:rsidR="00A1653F">
        <w:rPr>
          <w:rStyle w:val="CommentReference"/>
        </w:rPr>
        <w:commentReference w:id="3"/>
      </w:r>
      <w:r w:rsidRPr="005F1E8D">
        <w:t xml:space="preserve">community functioning in tropical waters.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 xml:space="preserve">CND within temperate marine ecosystems, we 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whereby flood tides seemed to “wash away” the effect of animals, but enrichment may be possible on ebb tides</w:t>
      </w:r>
      <w:r w:rsidRPr="005F1E8D">
        <w:t xml:space="preserve">. Ammonium was significantly </w:t>
      </w:r>
      <w:commentRangeStart w:id="4"/>
      <w:r w:rsidRPr="005F1E8D">
        <w:t xml:space="preserve">higher within than </w:t>
      </w:r>
      <w:r w:rsidR="003C6B73">
        <w:t>at the edge of</w:t>
      </w:r>
      <w:r w:rsidR="00B61844" w:rsidRPr="005F1E8D">
        <w:t xml:space="preserve"> </w:t>
      </w:r>
      <w:r w:rsidRPr="005F1E8D">
        <w:t>kelp forests</w:t>
      </w:r>
      <w:r w:rsidR="003C6B73">
        <w:t xml:space="preserve">, </w:t>
      </w:r>
      <w:commentRangeStart w:id="5"/>
      <w:r w:rsidR="003C6B73">
        <w:t>~ 5 m away</w:t>
      </w:r>
      <w:r w:rsidRPr="005F1E8D">
        <w:t xml:space="preserve">, </w:t>
      </w:r>
      <w:commentRangeEnd w:id="4"/>
      <w:commentRangeEnd w:id="5"/>
      <w:r w:rsidR="003D1191">
        <w:rPr>
          <w:rStyle w:val="CommentReference"/>
        </w:rPr>
        <w:commentReference w:id="4"/>
      </w:r>
      <w:r w:rsidR="000B124D">
        <w:rPr>
          <w:rStyle w:val="CommentReference"/>
        </w:rPr>
        <w:commentReference w:id="5"/>
      </w:r>
      <w:r w:rsidRPr="005F1E8D">
        <w:t xml:space="preserve">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AF220D">
        <w:t xml:space="preserve">to a lesser degree </w:t>
      </w:r>
      <w:r w:rsidR="00915C04" w:rsidRPr="005F1E8D">
        <w:t xml:space="preserve">animal </w:t>
      </w:r>
      <w:r w:rsidRPr="005F1E8D">
        <w:t>biomass.</w:t>
      </w:r>
      <w:r w:rsidR="005E0538" w:rsidRPr="005F1E8D">
        <w:t xml:space="preserve"> </w:t>
      </w:r>
      <w:r w:rsidR="00E53B33">
        <w:t>Using caging experiments, we</w:t>
      </w:r>
      <w:r w:rsidR="005E0538" w:rsidRPr="005F1E8D">
        <w:t xml:space="preserve"> </w:t>
      </w:r>
      <w:r w:rsidR="00B61844">
        <w:t>found that</w:t>
      </w:r>
      <w:r w:rsidR="00B61844" w:rsidRPr="005F1E8D">
        <w:t xml:space="preserve"> </w:t>
      </w:r>
      <w:sdt>
        <w:sdtPr>
          <w:tag w:val="goog_rdk_3"/>
          <w:id w:val="594221998"/>
        </w:sdtPr>
        <w:sdtContent/>
      </w:sdt>
      <w:r w:rsidRPr="005F1E8D">
        <w:t>fine-scale ammonium variability and nutrient enrichment on a scale of meters was</w:t>
      </w:r>
      <w:r w:rsidR="005E0538" w:rsidRPr="005F1E8D">
        <w:t xml:space="preserve"> only</w:t>
      </w:r>
      <w:r w:rsidRPr="005F1E8D">
        <w:t xml:space="preserve"> possible</w:t>
      </w:r>
      <w:r w:rsidRPr="005F1E8D">
        <w:rPr>
          <w:iCs/>
        </w:rPr>
        <w:t xml:space="preserve"> under low</w:t>
      </w:r>
      <w:r w:rsidR="00B61844">
        <w:rPr>
          <w:iCs/>
        </w:rPr>
        <w:t>-</w:t>
      </w:r>
      <w:r w:rsidRPr="005F1E8D">
        <w:rPr>
          <w:iCs/>
        </w:rPr>
        <w:t>flow conditions. Our results suggest CN</w:t>
      </w:r>
      <w:r w:rsidR="00FC6B44" w:rsidRPr="005F1E8D">
        <w:rPr>
          <w:iCs/>
        </w:rPr>
        <w:t>D</w:t>
      </w:r>
      <w:r w:rsidRPr="005F1E8D">
        <w:rPr>
          <w:iCs/>
        </w:rPr>
        <w:t xml:space="preserve">-driven </w:t>
      </w:r>
      <w:r w:rsidRPr="005F1E8D">
        <w:t xml:space="preserve">variability </w:t>
      </w:r>
      <w:r w:rsidRPr="005F1E8D">
        <w:rPr>
          <w:iCs/>
        </w:rPr>
        <w:t xml:space="preserve">acts on scales ranging from </w:t>
      </w:r>
      <w:r w:rsidR="00EE37C2">
        <w:rPr>
          <w:iCs/>
        </w:rPr>
        <w:t>one</w:t>
      </w:r>
      <w:r w:rsidRPr="005F1E8D">
        <w:rPr>
          <w:iCs/>
        </w:rPr>
        <w:t xml:space="preserve"> meter to </w:t>
      </w:r>
      <w:r w:rsidR="005E0538" w:rsidRPr="005F1E8D">
        <w:rPr>
          <w:iCs/>
        </w:rPr>
        <w:t>over 20 km</w:t>
      </w:r>
      <w:r w:rsidRPr="005F1E8D">
        <w:rPr>
          <w:iCs/>
        </w:rPr>
        <w:t xml:space="preserve">, contributing to finer-scale </w:t>
      </w:r>
      <w:r w:rsidR="00144B86" w:rsidRPr="005F1E8D">
        <w:t>variation</w:t>
      </w:r>
      <w:r w:rsidRPr="005F1E8D">
        <w:t xml:space="preserve"> </w:t>
      </w:r>
      <w:r w:rsidRPr="005F1E8D">
        <w:rPr>
          <w:iCs/>
        </w:rPr>
        <w:t xml:space="preserve">in nutrient availability than </w:t>
      </w:r>
      <w:r w:rsidRPr="005F1E8D">
        <w:t xml:space="preserve">allochthonous nutrient sources such as upwelling. </w:t>
      </w:r>
      <w:r w:rsidR="004B5592">
        <w:t xml:space="preserve">Therefore, </w:t>
      </w:r>
      <w:r w:rsidR="00DD00A1">
        <w:t>c</w:t>
      </w:r>
      <w:r w:rsidR="004B5592">
        <w:t>onsumer-mediated nutrient dynamics could</w:t>
      </w:r>
      <w:r w:rsidR="00B527B0">
        <w:t xml:space="preserve"> drive spatial variation in primary productivity at a range of scale</w:t>
      </w:r>
      <w:r w:rsidR="001E1BD6">
        <w:t>s</w:t>
      </w:r>
      <w:r w:rsidR="00B527B0">
        <w:t xml:space="preserve"> in a way previously thought </w:t>
      </w:r>
      <w:commentRangeStart w:id="6"/>
      <w:r w:rsidR="00B527B0">
        <w:t xml:space="preserve">possible </w:t>
      </w:r>
      <w:r w:rsidR="001E1BD6">
        <w:t xml:space="preserve">only </w:t>
      </w:r>
      <w:r w:rsidR="00B527B0">
        <w:t>in tropical marine environments.</w:t>
      </w:r>
      <w:r w:rsidR="003C6B73" w:rsidRPr="003C6B73">
        <w:t xml:space="preserve"> </w:t>
      </w:r>
      <w:r w:rsidR="005E0538" w:rsidRPr="000F66F1">
        <w:t xml:space="preserve"> </w:t>
      </w:r>
      <w:commentRangeEnd w:id="6"/>
      <w:r w:rsidR="00B94A0D">
        <w:rPr>
          <w:rStyle w:val="CommentReference"/>
        </w:rPr>
        <w:commentReference w:id="6"/>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commentRangeStart w:id="7"/>
      <w:commentRangeStart w:id="8"/>
      <w:r w:rsidR="00F76C68" w:rsidRPr="005F1E8D">
        <w:rPr>
          <w:b/>
        </w:rPr>
        <w:lastRenderedPageBreak/>
        <w:t>Introduction</w:t>
      </w:r>
      <w:commentRangeEnd w:id="7"/>
      <w:r w:rsidR="000C4E84">
        <w:rPr>
          <w:rStyle w:val="CommentReference"/>
        </w:rPr>
        <w:commentReference w:id="7"/>
      </w:r>
      <w:commentRangeEnd w:id="8"/>
      <w:r w:rsidR="003B6CDF">
        <w:rPr>
          <w:rStyle w:val="CommentReference"/>
        </w:rPr>
        <w:commentReference w:id="8"/>
      </w:r>
    </w:p>
    <w:p w14:paraId="79E1ED54" w14:textId="70324614"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 under bottom-up control, i.e.</w:t>
      </w:r>
      <w:r w:rsidR="003D1191">
        <w:rPr>
          <w:color w:val="000000"/>
        </w:rPr>
        <w:t>,</w:t>
      </w:r>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CE5810" w:rsidRPr="005F1E8D">
        <w:rPr>
          <w:color w:val="000000"/>
        </w:rPr>
        <w:t xml:space="preserve"> </w:t>
      </w:r>
      <w:r w:rsidR="00DC055D">
        <w:rPr>
          <w:color w:val="000000"/>
        </w:rPr>
        <w:t>(e.g.</w:t>
      </w:r>
      <w:r w:rsidR="00CE5810" w:rsidRPr="005F1E8D">
        <w:rPr>
          <w:color w:val="000000"/>
        </w:rPr>
        <w:t xml:space="preserve"> upwelling</w:t>
      </w:r>
      <w:r w:rsidR="00DC055D">
        <w:rPr>
          <w:color w:val="000000"/>
        </w:rPr>
        <w:t>)</w:t>
      </w:r>
      <w:r w:rsidR="002142F2" w:rsidRPr="005F1E8D">
        <w:rPr>
          <w:color w:val="000000"/>
        </w:rPr>
        <w:t xml:space="preserve"> as drivers of variability in nutrient availability, </w:t>
      </w:r>
      <w:r w:rsidR="00F33E40" w:rsidRPr="005F1E8D">
        <w:rPr>
          <w:color w:val="000000"/>
        </w:rPr>
        <w:t xml:space="preserve">there is now </w:t>
      </w:r>
      <w:r w:rsidR="00F33E40" w:rsidRPr="00C11E26">
        <w:rPr>
          <w:color w:val="000000"/>
        </w:rPr>
        <w:t>substantial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commentRangeStart w:id="9"/>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commentRangeEnd w:id="9"/>
      <w:r w:rsidR="003D1191">
        <w:rPr>
          <w:rStyle w:val="CommentReference"/>
        </w:rPr>
        <w:commentReference w:id="9"/>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C40F8D">
        <w:rPr>
          <w:color w:val="000000"/>
        </w:rPr>
        <w:t>,</w:t>
      </w:r>
      <w:r w:rsidR="00B16FBC" w:rsidRPr="005F1E8D">
        <w:rPr>
          <w:color w:val="000000"/>
        </w:rPr>
        <w:t xml:space="preserve"> </w:t>
      </w:r>
      <w:r w:rsidR="00B16FBC" w:rsidRPr="005F1E8D">
        <w:rPr>
          <w:color w:val="000000"/>
        </w:rPr>
        <w:fldChar w:fldCharType="begin"/>
      </w:r>
      <w:r w:rsidR="00A01D2E">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sidR="004F21D6">
        <w:rPr>
          <w:color w:val="000000"/>
        </w:rPr>
        <w:t>Consumers</w:t>
      </w:r>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5F1E8D">
        <w:rPr>
          <w:noProof/>
          <w:color w:val="000000"/>
        </w:rPr>
        <w:t>(Lobban and Harrison, 1994; Phillips and Hurd, 2004)</w:t>
      </w:r>
      <w:r w:rsidR="004F21D6" w:rsidRPr="005F1E8D">
        <w:rPr>
          <w:color w:val="000000"/>
        </w:rPr>
        <w:fldChar w:fldCharType="end"/>
      </w:r>
      <w:r w:rsidR="004F21D6" w:rsidRPr="005F1E8D">
        <w:rPr>
          <w:color w:val="000000"/>
        </w:rPr>
        <w:t>.</w:t>
      </w:r>
      <w:r w:rsidR="00C40F8D" w:rsidDel="00C40F8D">
        <w:rPr>
          <w:color w:val="000000"/>
        </w:rPr>
        <w:t xml:space="preserve"> </w:t>
      </w:r>
      <w:r>
        <w:rPr>
          <w:color w:val="000000"/>
        </w:rPr>
        <w:t xml:space="preserve">However, the ecological importance of consumer-regenerated nutrients across scales remains unclear. </w:t>
      </w:r>
      <w:r w:rsidR="00DC4A52" w:rsidRPr="005F1E8D">
        <w:rPr>
          <w:color w:val="000000"/>
        </w:rPr>
        <w:t>Therefore, identifying the scale</w:t>
      </w:r>
      <w:r w:rsidR="002216A4">
        <w:rPr>
          <w:color w:val="000000"/>
        </w:rPr>
        <w:t>s</w:t>
      </w:r>
      <w:r w:rsidR="00DC4A52" w:rsidRPr="005F1E8D">
        <w:rPr>
          <w:color w:val="000000"/>
        </w:rPr>
        <w:t xml:space="preserve"> </w:t>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0023B6D6" w14:textId="3F810089" w:rsidR="00676581" w:rsidRPr="005F1E8D" w:rsidRDefault="004317DC" w:rsidP="00C40F8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contributes substantially to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 xml:space="preserve">(Layman et al., </w:t>
      </w:r>
      <w:r w:rsidR="00761A9D" w:rsidRPr="005F1E8D">
        <w:rPr>
          <w:noProof/>
          <w:color w:val="000000"/>
        </w:rPr>
        <w:lastRenderedPageBreak/>
        <w:t>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w:t>
      </w:r>
      <w:r w:rsidR="00C40F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w:t>
      </w:r>
      <w:r w:rsidR="003D1191">
        <w:rPr>
          <w:color w:val="000000"/>
        </w:rPr>
        <w:t>nother</w:t>
      </w:r>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2216A4">
        <w:rPr>
          <w:color w:val="000000"/>
        </w:rPr>
        <w:t>Even l</w:t>
      </w:r>
      <w:r w:rsidR="004C7077" w:rsidRPr="005F1E8D">
        <w:rPr>
          <w:color w:val="000000"/>
        </w:rPr>
        <w:t>arge</w:t>
      </w:r>
      <w:r w:rsidR="008651BB" w:rsidRPr="005F1E8D">
        <w:rPr>
          <w:color w:val="000000"/>
        </w:rPr>
        <w:t>r</w:t>
      </w:r>
      <w:r w:rsidR="00676581" w:rsidRPr="005F1E8D">
        <w:rPr>
          <w:color w:val="000000"/>
        </w:rPr>
        <w:t>-</w:t>
      </w:r>
      <w:r w:rsidR="004C7077" w:rsidRPr="005F1E8D">
        <w:rPr>
          <w:color w:val="000000"/>
        </w:rPr>
        <w:t>scale 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 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31ECB9C0" w:rsidR="00237ED0" w:rsidRDefault="00237ED0" w:rsidP="00E53B33">
      <w:pPr>
        <w:pBdr>
          <w:top w:val="nil"/>
          <w:left w:val="nil"/>
          <w:bottom w:val="nil"/>
          <w:right w:val="nil"/>
          <w:between w:val="nil"/>
        </w:pBdr>
        <w:spacing w:line="480" w:lineRule="auto"/>
        <w:ind w:firstLine="720"/>
        <w:rPr>
          <w:color w:val="000000"/>
        </w:rPr>
      </w:pPr>
      <w:r w:rsidRPr="005F1E8D">
        <w:rPr>
          <w:color w:val="000000"/>
        </w:rPr>
        <w:t xml:space="preserve">In temperate </w:t>
      </w:r>
      <w:r w:rsidR="000D0A14">
        <w:rPr>
          <w:color w:val="000000"/>
        </w:rPr>
        <w:t>oceans</w:t>
      </w:r>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r w:rsidR="00FE56ED">
        <w:rPr>
          <w:color w:val="000000"/>
        </w:rPr>
        <w:t>considered the</w:t>
      </w:r>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 h</w:t>
      </w:r>
      <w:r w:rsidR="00B874D2" w:rsidRPr="005F1E8D">
        <w:rPr>
          <w:color w:val="000000"/>
        </w:rPr>
        <w:t xml:space="preserve">igh water flow due to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ecosystems has traditionally focused on top-down trophic interactions as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and considered resource limitation mainly at 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3D5FEF">
        <w:rPr>
          <w:color w:val="000000"/>
        </w:rPr>
        <w:t xml:space="preserve">, </w:t>
      </w:r>
      <w:r w:rsidR="003D5FEF">
        <w:rPr>
          <w:color w:val="000000"/>
        </w:rPr>
        <w:fldChar w:fldCharType="begin"/>
      </w:r>
      <w:r w:rsidR="00A01D2E">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10"/>
      <w:r w:rsidR="00E53B33" w:rsidRPr="00E53B33">
        <w:rPr>
          <w:color w:val="000000"/>
        </w:rPr>
        <w:t>For example</w:t>
      </w:r>
      <w:commentRangeEnd w:id="10"/>
      <w:r w:rsidR="001D5081">
        <w:rPr>
          <w:rStyle w:val="CommentReference"/>
        </w:rPr>
        <w:commentReference w:id="10"/>
      </w:r>
      <w:r w:rsidR="00E53B33" w:rsidRPr="00E53B33">
        <w:rPr>
          <w:color w:val="000000"/>
        </w:rPr>
        <w:t>, the amount of nitrogen</w:t>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r w:rsidR="00E53B33" w:rsidRPr="00E53B33">
        <w:rPr>
          <w:color w:val="000000"/>
        </w:rPr>
        <w:t>In wave-exposed shoreline</w:t>
      </w:r>
      <w:r w:rsidR="002624C3">
        <w:rPr>
          <w:color w:val="000000"/>
        </w:rPr>
        <w:t>s</w:t>
      </w:r>
      <w:r w:rsidR="00E53B33" w:rsidRPr="00E53B33">
        <w:rPr>
          <w:color w:val="000000"/>
        </w:rPr>
        <w:t>, mussel</w:t>
      </w:r>
      <w:r w:rsidR="00DD00A1">
        <w:rPr>
          <w:color w:val="000000"/>
        </w:rPr>
        <w:t xml:space="preserve"> beds</w:t>
      </w:r>
      <w:r w:rsidR="00E53B33" w:rsidRPr="00E53B33">
        <w:rPr>
          <w:color w:val="000000"/>
        </w:rPr>
        <w:t xml:space="preserve"> also contribute to </w:t>
      </w:r>
      <w:r w:rsidR="00E53B33">
        <w:rPr>
          <w:color w:val="000000"/>
        </w:rPr>
        <w:t xml:space="preserve">nutrient regeneration </w:t>
      </w:r>
      <w:r w:rsidR="00E53B33" w:rsidRPr="00E53B33">
        <w:rPr>
          <w:color w:val="000000"/>
        </w:rPr>
        <w:t>on small, local</w:t>
      </w:r>
      <w:r w:rsidR="00B62F21">
        <w:rPr>
          <w:color w:val="000000"/>
        </w:rPr>
        <w:t xml:space="preserve"> </w:t>
      </w:r>
      <w:r w:rsidR="00E53B33" w:rsidRPr="00E53B33">
        <w:rPr>
          <w:color w:val="000000"/>
        </w:rPr>
        <w:t xml:space="preserve">scales by </w:t>
      </w:r>
      <w:r w:rsidR="00E53B33" w:rsidRPr="00E53B33">
        <w:rPr>
          <w:color w:val="000000"/>
        </w:rPr>
        <w:lastRenderedPageBreak/>
        <w:t xml:space="preserve">increasing the concentration of </w:t>
      </w:r>
      <w:r w:rsidR="008319DF" w:rsidRPr="00E53B33">
        <w:rPr>
          <w:color w:val="000000"/>
        </w:rPr>
        <w:t>nitrogen</w:t>
      </w:r>
      <w:r w:rsidR="00E53B33" w:rsidRPr="00E53B33">
        <w:rPr>
          <w:color w:val="000000"/>
        </w:rPr>
        <w:t xml:space="preserve"> in the water column directly over the beds</w:t>
      </w:r>
      <w:r w:rsidR="00E53B33">
        <w:rPr>
          <w:color w:val="000000"/>
        </w:rPr>
        <w:t xml:space="preserve"> </w:t>
      </w:r>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w:t>
      </w:r>
      <w:r w:rsidR="008319DF">
        <w:rPr>
          <w:color w:val="000000"/>
        </w:rPr>
        <w:t>nitrogen</w:t>
      </w:r>
      <w:r w:rsidR="008319DF" w:rsidRPr="005F1E8D">
        <w:rPr>
          <w:color w:val="000000"/>
        </w:rPr>
        <w:t xml:space="preserve"> </w:t>
      </w:r>
      <w:r w:rsidR="00FA0E9B" w:rsidRPr="005F1E8D">
        <w:rPr>
          <w:color w:val="000000"/>
        </w:rPr>
        <w:t xml:space="preserve">concentration in the water column </w:t>
      </w:r>
      <w:r w:rsidR="007A283D">
        <w:rPr>
          <w:color w:val="000000"/>
        </w:rPr>
        <w:t xml:space="preserve">can </w:t>
      </w:r>
      <w:r w:rsidR="00E53B33">
        <w:rPr>
          <w:color w:val="000000"/>
        </w:rPr>
        <w:t xml:space="preserve">also </w:t>
      </w:r>
      <w:r w:rsidR="00FA0E9B" w:rsidRPr="005F1E8D">
        <w:rPr>
          <w:color w:val="000000"/>
        </w:rPr>
        <w:t xml:space="preserve">arise 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14F4DA03" w:rsidR="00D57AB2" w:rsidRPr="005F1E8D" w:rsidRDefault="00FF6111" w:rsidP="00FF6111">
      <w:pPr>
        <w:pBdr>
          <w:top w:val="nil"/>
          <w:left w:val="nil"/>
          <w:bottom w:val="nil"/>
          <w:right w:val="nil"/>
          <w:between w:val="nil"/>
        </w:pBdr>
        <w:spacing w:line="480" w:lineRule="auto"/>
        <w:ind w:firstLine="720"/>
        <w:rPr>
          <w:color w:val="000000"/>
        </w:rPr>
      </w:pPr>
      <w:r>
        <w:rPr>
          <w:color w:val="000000"/>
        </w:rPr>
        <w:t>Shallow subtidal rocky reefs and kelp forests are two</w:t>
      </w:r>
      <w:r w:rsidR="00F50DBA">
        <w:rPr>
          <w:color w:val="000000"/>
        </w:rPr>
        <w:t xml:space="preserve"> </w:t>
      </w:r>
      <w:r>
        <w:rPr>
          <w:color w:val="000000"/>
        </w:rPr>
        <w:t xml:space="preserve">temperate nearshore communities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1059C8">
        <w:rPr>
          <w:color w:val="000000"/>
        </w:rPr>
        <w:t>Elevated</w:t>
      </w:r>
      <w:r w:rsidR="004F21D6">
        <w:rPr>
          <w:color w:val="000000"/>
        </w:rPr>
        <w:t xml:space="preserve">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4F21D6">
        <w:rPr>
          <w:color w:val="000000"/>
        </w:rPr>
        <w:t>excretion from the</w:t>
      </w:r>
      <w:r w:rsidR="00E53B33" w:rsidRPr="00E53B33">
        <w:rPr>
          <w:color w:val="000000"/>
        </w:rPr>
        <w:t xml:space="preserve"> </w:t>
      </w:r>
      <w:r w:rsidR="00752F86">
        <w:rPr>
          <w:color w:val="000000"/>
        </w:rPr>
        <w:t>high</w:t>
      </w:r>
      <w:r w:rsidR="00752F86" w:rsidRPr="00E53B33">
        <w:rPr>
          <w:color w:val="000000"/>
        </w:rPr>
        <w:t xml:space="preserve"> </w:t>
      </w:r>
      <w:r w:rsidR="00E53B33" w:rsidRPr="00E53B33">
        <w:rPr>
          <w:color w:val="000000"/>
        </w:rPr>
        <w:t>biomass and biodiversity</w:t>
      </w:r>
      <w:r w:rsidR="00101C2F">
        <w:rPr>
          <w:color w:val="000000"/>
        </w:rPr>
        <w:t xml:space="preserve"> of </w:t>
      </w:r>
      <w:r w:rsidR="001059C8">
        <w:rPr>
          <w:color w:val="000000"/>
        </w:rPr>
        <w:t xml:space="preserve">these </w:t>
      </w:r>
      <w:r w:rsidR="00101C2F">
        <w:rPr>
          <w:color w:val="000000"/>
        </w:rPr>
        <w:t>animals</w:t>
      </w:r>
      <w:r w:rsidR="00E53B33" w:rsidRPr="00E53B33">
        <w:rPr>
          <w:color w:val="000000"/>
        </w:rPr>
        <w:t xml:space="preserve"> 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4F21D6">
        <w:rPr>
          <w:color w:val="000000"/>
        </w:rPr>
        <w:t xml:space="preserve"> (in the form of </w:t>
      </w:r>
      <w:r w:rsidR="001059C8" w:rsidRPr="005F1E8D">
        <w:rPr>
          <w:color w:val="000000"/>
        </w:rPr>
        <w:t>NH</w:t>
      </w:r>
      <w:r w:rsidR="001059C8" w:rsidRPr="005F1E8D">
        <w:rPr>
          <w:rFonts w:ascii="Cambria Math" w:hAnsi="Cambria Math" w:cs="Cambria Math"/>
          <w:color w:val="000000"/>
        </w:rPr>
        <w:t>₄⁺</w:t>
      </w:r>
      <w:r w:rsidR="004F21D6">
        <w:rPr>
          <w:color w:val="000000"/>
        </w:rPr>
        <w:t>)</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A01D2E">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5F1E8D">
        <w:rPr>
          <w:color w:val="000000"/>
        </w:rPr>
        <w:fldChar w:fldCharType="separate"/>
      </w:r>
      <w:r w:rsidR="00A01D2E">
        <w:rPr>
          <w:noProof/>
          <w:color w:val="000000"/>
        </w:rPr>
        <w:t>(Brzezinksi et al., 2013; Lees et al., 2024)</w:t>
      </w:r>
      <w:r w:rsidR="002C320F" w:rsidRPr="005F1E8D">
        <w:rPr>
          <w:color w:val="000000"/>
        </w:rPr>
        <w:fldChar w:fldCharType="end"/>
      </w:r>
      <w:r w:rsidR="002C320F" w:rsidRPr="005F1E8D">
        <w:rPr>
          <w:color w:val="000000"/>
        </w:rPr>
        <w:t>. These kelp</w:t>
      </w:r>
      <w:r w:rsidR="00255188">
        <w:rPr>
          <w:color w:val="000000"/>
        </w:rPr>
        <w:t>s</w:t>
      </w:r>
      <w:r w:rsidR="002C320F" w:rsidRPr="005F1E8D">
        <w:rPr>
          <w:color w:val="000000"/>
        </w:rPr>
        <w:t>,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0E691F" w:rsidRPr="005F1E8D">
        <w:rPr>
          <w:color w:val="000000"/>
        </w:rPr>
        <w:t xml:space="preserve"> region</w:t>
      </w:r>
      <w:r w:rsidR="002C320F" w:rsidRPr="005F1E8D">
        <w:rPr>
          <w:color w:val="000000"/>
        </w:rPr>
        <w:t xml:space="preserve">, also affect seawater hydrodynamics and physical composition, both slowing </w:t>
      </w:r>
      <w:r w:rsidR="006C6F43">
        <w:rPr>
          <w:color w:val="000000"/>
        </w:rPr>
        <w:t xml:space="preserve">water </w:t>
      </w:r>
      <w:r w:rsidR="002C320F" w:rsidRPr="005F1E8D">
        <w:rPr>
          <w:color w:val="000000"/>
        </w:rPr>
        <w:t>flow within forests and creating 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 modifications to the physical environment could affect the productivity and community composition of other primary producers</w:t>
      </w:r>
      <w:r w:rsidR="00255188">
        <w:rPr>
          <w:color w:val="000000"/>
        </w:rPr>
        <w:t xml:space="preserve"> and</w:t>
      </w:r>
      <w:r w:rsidR="008B1EB6" w:rsidRPr="005F1E8D">
        <w:rPr>
          <w:color w:val="000000"/>
        </w:rPr>
        <w:t xml:space="preserve"> contribut</w:t>
      </w:r>
      <w:r w:rsidR="00255188">
        <w:rPr>
          <w:color w:val="000000"/>
        </w:rPr>
        <w:t xml:space="preserve">e </w:t>
      </w:r>
      <w:r w:rsidR="008B1EB6" w:rsidRPr="005F1E8D">
        <w:rPr>
          <w:color w:val="000000"/>
        </w:rPr>
        <w:t xml:space="preserve">to </w:t>
      </w:r>
      <w:r w:rsidR="00043001" w:rsidRPr="005F1E8D">
        <w:rPr>
          <w:color w:val="000000"/>
        </w:rPr>
        <w:t xml:space="preserve">small-scale </w:t>
      </w:r>
      <w:r w:rsidR="008B1EB6" w:rsidRPr="005F1E8D">
        <w:rPr>
          <w:color w:val="000000"/>
        </w:rPr>
        <w:t xml:space="preserve">spatial </w:t>
      </w:r>
      <w:r w:rsidR="004F21D6">
        <w:rPr>
          <w:color w:val="000000"/>
        </w:rPr>
        <w:t>nutrient</w:t>
      </w:r>
      <w:r w:rsidR="008B1EB6" w:rsidRPr="005F1E8D">
        <w:rPr>
          <w:color w:val="000000"/>
        </w:rPr>
        <w:t xml:space="preserve"> heterogeneity</w:t>
      </w:r>
      <w:r w:rsidR="002C320F" w:rsidRPr="005F1E8D">
        <w:rPr>
          <w:color w:val="000000"/>
        </w:rPr>
        <w:t xml:space="preserve">. </w:t>
      </w:r>
    </w:p>
    <w:p w14:paraId="7AF2AC9B" w14:textId="1CF0DC87"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D57AB2" w:rsidRPr="005F1E8D">
        <w:rPr>
          <w:color w:val="000000"/>
        </w:rPr>
        <w:t xml:space="preserve">: </w:t>
      </w:r>
      <w:r w:rsidR="002D40ED" w:rsidRPr="005F1E8D">
        <w:rPr>
          <w:color w:val="000000"/>
        </w:rPr>
        <w:t>Barkley Sound</w:t>
      </w:r>
      <w:r w:rsidR="000E691F" w:rsidRPr="005F1E8D">
        <w:rPr>
          <w:color w:val="000000"/>
        </w:rPr>
        <w:t xml:space="preserve"> in British Columbia (BC),</w:t>
      </w:r>
      <w:r w:rsidR="002D40ED" w:rsidRPr="005F1E8D">
        <w:rPr>
          <w:color w:val="000000"/>
        </w:rPr>
        <w:t xml:space="preserve"> </w:t>
      </w:r>
      <w:r w:rsidR="00D57AB2" w:rsidRPr="005F1E8D">
        <w:rPr>
          <w:color w:val="000000"/>
        </w:rPr>
        <w:t>Canada. This region is located on the traditional territories of the Huu-ay-aht First Nations and comprises an archipelago of islands</w:t>
      </w:r>
      <w:r w:rsidR="00A07ADB">
        <w:rPr>
          <w:color w:val="000000"/>
        </w:rPr>
        <w:t xml:space="preserve"> </w:t>
      </w:r>
      <w:r w:rsidRPr="005F1E8D">
        <w:rPr>
          <w:color w:val="000000"/>
        </w:rPr>
        <w:t>dotted with rocky reefs and kelp forests</w:t>
      </w:r>
      <w:r w:rsidR="00D57AB2" w:rsidRPr="005F1E8D">
        <w:rPr>
          <w:color w:val="000000"/>
        </w:rPr>
        <w:t>.</w:t>
      </w:r>
      <w:r w:rsidR="00C11E26">
        <w:rPr>
          <w:color w:val="000000"/>
        </w:rPr>
        <w:t xml:space="preserve"> </w:t>
      </w:r>
      <w:r w:rsidR="006214D6">
        <w:rPr>
          <w:color w:val="000000"/>
        </w:rPr>
        <w:t>We</w:t>
      </w:r>
      <w:r w:rsidR="00A226B8">
        <w:rPr>
          <w:color w:val="000000"/>
        </w:rPr>
        <w:t xml:space="preserve"> hypothesized</w:t>
      </w:r>
      <w:r w:rsidR="006214D6">
        <w:rPr>
          <w:color w:val="000000"/>
        </w:rPr>
        <w:t xml:space="preserve"> that animal-regenerated nutrients could contribute to variability in resource </w:t>
      </w:r>
      <w:r w:rsidR="006214D6">
        <w:rPr>
          <w:color w:val="000000"/>
        </w:rPr>
        <w:lastRenderedPageBreak/>
        <w:t xml:space="preserve">availability across multiple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2624C3">
        <w:rPr>
          <w:color w:val="000000"/>
        </w:rPr>
        <w:t xml:space="preserve">variation might be detectable at the largest scale studied </w:t>
      </w:r>
      <w:r w:rsidR="00AC12DC">
        <w:rPr>
          <w:color w:val="000000"/>
        </w:rPr>
        <w:t xml:space="preserve">due to </w:t>
      </w:r>
      <w:r w:rsidR="002624C3">
        <w:rPr>
          <w:color w:val="000000"/>
        </w:rPr>
        <w:t>variation in animal abundance among sites. We also expected</w:t>
      </w:r>
      <w:r w:rsidR="00535F8D">
        <w:rPr>
          <w:color w:val="000000"/>
        </w:rPr>
        <w:t xml:space="preserve"> to find some variation in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535F8D">
        <w:rPr>
          <w:color w:val="000000"/>
        </w:rPr>
        <w:t>concentrations a</w:t>
      </w:r>
      <w:r w:rsidR="002624C3">
        <w:rPr>
          <w:color w:val="000000"/>
        </w:rPr>
        <w:t xml:space="preserve">t </w:t>
      </w:r>
      <w:r w:rsidR="00535F8D">
        <w:rPr>
          <w:color w:val="000000"/>
        </w:rPr>
        <w:t xml:space="preserve">the </w:t>
      </w:r>
      <w:r w:rsidR="002624C3">
        <w:rPr>
          <w:color w:val="000000"/>
        </w:rPr>
        <w:t xml:space="preserve">smaller scales </w:t>
      </w:r>
      <w:r w:rsidR="00535F8D">
        <w:rPr>
          <w:color w:val="000000"/>
        </w:rPr>
        <w:t xml:space="preserve">studied </w:t>
      </w:r>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allow local enrichment (e.g., low tidal exchange). To test these predictions, we </w:t>
      </w:r>
      <w:r w:rsidR="00A213FF" w:rsidRPr="005F1E8D">
        <w:rPr>
          <w:color w:val="000000"/>
        </w:rPr>
        <w:t>measured variation in</w:t>
      </w:r>
      <w:r w:rsidR="000E691F" w:rsidRPr="005F1E8D">
        <w:rPr>
          <w:color w:val="000000"/>
        </w:rPr>
        <w:t xml:space="preserve"> </w:t>
      </w:r>
      <w:r w:rsidR="00057BA8" w:rsidRPr="005F1E8D">
        <w:t>NH</w:t>
      </w:r>
      <w:r w:rsidR="00057BA8" w:rsidRPr="005F1E8D">
        <w:rPr>
          <w:rFonts w:ascii="Cambria Math" w:hAnsi="Cambria Math" w:cs="Cambria Math"/>
        </w:rPr>
        <w:t>₄⁺</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r w:rsidR="00255188">
        <w:rPr>
          <w:color w:val="000000"/>
          <w:highlight w:val="green"/>
        </w:rPr>
        <w:t xml:space="preserve"> </w:t>
      </w:r>
      <w:r w:rsidR="00E65785" w:rsidRPr="00E65785">
        <w:rPr>
          <w:color w:val="000000"/>
          <w:highlight w:val="green"/>
        </w:rPr>
        <w:t>b,</w:t>
      </w:r>
      <w:r w:rsidR="00255188">
        <w:rPr>
          <w:color w:val="000000"/>
          <w:highlight w:val="green"/>
        </w:rPr>
        <w:t xml:space="preserve"> </w:t>
      </w:r>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other abiotic variables to explore drivers of potential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y</w:t>
      </w:r>
      <w:r w:rsidR="00E34FA8" w:rsidRPr="005F1E8D">
        <w:rPr>
          <w:color w:val="000000"/>
        </w:rPr>
        <w:t xml:space="preserve">, </w:t>
      </w:r>
      <w:r w:rsidR="002C3747" w:rsidRPr="005F1E8D">
        <w:rPr>
          <w:color w:val="000000"/>
        </w:rPr>
        <w:t xml:space="preserve">we hope </w:t>
      </w:r>
      <w:r w:rsidR="00155D45">
        <w:rPr>
          <w:color w:val="000000"/>
        </w:rPr>
        <w:t>to elucidate</w:t>
      </w:r>
      <w:r w:rsidR="00A07ADB">
        <w:rPr>
          <w:color w:val="000000"/>
        </w:rPr>
        <w:t xml:space="preserve"> </w:t>
      </w:r>
      <w:r w:rsidR="002C3747" w:rsidRPr="005F1E8D">
        <w:rPr>
          <w:color w:val="000000"/>
        </w:rPr>
        <w:t xml:space="preserve">the </w:t>
      </w:r>
      <w:r w:rsidR="00DF22E5">
        <w:rPr>
          <w:color w:val="000000"/>
        </w:rPr>
        <w:t>potential for</w:t>
      </w:r>
      <w:r w:rsidR="002C3747" w:rsidRPr="005F1E8D">
        <w:rPr>
          <w:color w:val="000000"/>
        </w:rPr>
        <w:t xml:space="preserve"> consumers </w:t>
      </w:r>
      <w:r w:rsidR="00A01D2E">
        <w:rPr>
          <w:color w:val="000000"/>
        </w:rPr>
        <w:t xml:space="preserve">in temperate regions </w:t>
      </w:r>
      <w:r w:rsidR="00DF22E5">
        <w:rPr>
          <w:color w:val="000000"/>
        </w:rPr>
        <w:t>to</w:t>
      </w:r>
      <w:r w:rsidR="00DF22E5" w:rsidRPr="005F1E8D">
        <w:rPr>
          <w:color w:val="000000"/>
        </w:rPr>
        <w:t xml:space="preserve">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7A65BF">
        <w:rPr>
          <w:color w:val="000000"/>
        </w:rPr>
        <w:t xml:space="preserve">from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28FE9AF6" w:rsidR="00E31F65" w:rsidRDefault="004E6F16" w:rsidP="00EB3BC7">
      <w:pPr>
        <w:spacing w:line="480" w:lineRule="auto"/>
      </w:pPr>
      <w:r w:rsidRPr="005F1E8D">
        <w:t>Barkley Sound is located in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4C314F" w:rsidRPr="005F1E8D">
        <w:t>document large-scale patterns of kelp response to heatwaves</w:t>
      </w:r>
      <w:r w:rsidR="004C314F">
        <w:t>,</w:t>
      </w:r>
      <w:r w:rsidR="000E691F" w:rsidRPr="005F1E8D">
        <w:t xml:space="preserve"> </w:t>
      </w:r>
      <w:r w:rsidR="00017E16" w:rsidRPr="005F1E8D">
        <w:t>establish ecological baselines</w:t>
      </w:r>
      <w:r w:rsidR="00017E16">
        <w:t>, and</w:t>
      </w:r>
      <w:r w:rsidR="00444BD0" w:rsidRPr="005F1E8D">
        <w:t xml:space="preserve"> </w:t>
      </w:r>
      <w:r w:rsidR="000E691F" w:rsidRPr="005F1E8D">
        <w:t xml:space="preserve">unravel </w:t>
      </w:r>
      <w:r w:rsidR="00444BD0" w:rsidRPr="005F1E8D">
        <w:t xml:space="preserve">ecosystem dynamics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486C53">
        <w:t xml:space="preserve">comprise </w:t>
      </w:r>
      <w:r w:rsidR="00B0070F">
        <w:t xml:space="preserve">at least </w:t>
      </w:r>
      <w:r w:rsidR="00486C53">
        <w:t xml:space="preserve">18 families 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proofErr w:type="spellStart"/>
      <w:r w:rsidR="006214D6" w:rsidRPr="006214D6">
        <w:lastRenderedPageBreak/>
        <w:t>unpubl</w:t>
      </w:r>
      <w:proofErr w:type="spellEnd"/>
      <w:r w:rsidR="006214D6">
        <w:t>.</w:t>
      </w:r>
      <w:r w:rsidR="00824E57">
        <w:t>)</w:t>
      </w:r>
      <w:r w:rsidR="009C41B4" w:rsidRPr="005F1E8D">
        <w:t>.</w:t>
      </w:r>
      <w:r w:rsidR="0026711E" w:rsidRPr="005F1E8D">
        <w:t xml:space="preserve"> </w:t>
      </w:r>
      <w:r w:rsidR="006159C2" w:rsidRPr="005F1E8D">
        <w:t>Invertebrate</w:t>
      </w:r>
      <w:r w:rsidR="00796F8D" w:rsidRPr="005F1E8D">
        <w:t xml:space="preserve"> </w:t>
      </w:r>
      <w:r w:rsidR="006159C2" w:rsidRPr="005F1E8D">
        <w:t>assemblages</w:t>
      </w:r>
      <w:r w:rsidR="00B0070F">
        <w:t xml:space="preserve">, </w:t>
      </w:r>
      <w:r w:rsidR="00CB4FFE">
        <w:t xml:space="preserve">which </w:t>
      </w:r>
      <w:r w:rsidR="009C7DB9">
        <w:t>comprise</w:t>
      </w:r>
      <w:r w:rsidR="00B0070F">
        <w:t xml:space="preserve">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Surveys of 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r>
        <w:rPr>
          <w:i/>
        </w:rPr>
        <w:t>variation</w:t>
      </w:r>
    </w:p>
    <w:p w14:paraId="58195507" w14:textId="420BBC0D"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between the end of April and </w:t>
      </w:r>
      <w:r w:rsidR="00E83DAB">
        <w:t>mid-</w:t>
      </w:r>
      <w:r w:rsidR="0067503F" w:rsidRPr="0067503F">
        <w:t xml:space="preserve">May for three years (2021-2023), with all annual surveys occurring within </w:t>
      </w:r>
      <w:r w:rsidR="004220F3">
        <w:t>two</w:t>
      </w:r>
      <w:r w:rsidR="0067503F" w:rsidRPr="0067503F">
        <w:t xml:space="preserve">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CB4FFE" w:rsidRPr="005F1E8D">
        <w:t xml:space="preserve">A full explanation of the Reef Life Survey method is available online (http://www.reeflifesurvey.com/methods) and provided by </w:t>
      </w:r>
      <w:r w:rsidR="00CB4FFE" w:rsidRPr="005F1E8D">
        <w:fldChar w:fldCharType="begin"/>
      </w:r>
      <w:r w:rsidR="00CB4FFE"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5F1E8D">
        <w:fldChar w:fldCharType="separate"/>
      </w:r>
      <w:r w:rsidR="00CB4FFE" w:rsidRPr="005F1E8D">
        <w:rPr>
          <w:noProof/>
        </w:rPr>
        <w:t>Edgar and Stuart-Smith (2009) and Edgar et al. (2020)</w:t>
      </w:r>
      <w:r w:rsidR="00CB4FFE" w:rsidRPr="005F1E8D">
        <w:fldChar w:fldCharType="end"/>
      </w:r>
      <w:r w:rsidR="00CB4FFE" w:rsidRPr="005F1E8D">
        <w:t>.</w:t>
      </w:r>
      <w:r w:rsidR="00CB4FFE">
        <w:t xml:space="preserve"> </w:t>
      </w:r>
      <w:r w:rsidR="001D7BE9">
        <w:t>Briefly, a</w:t>
      </w:r>
      <w:r w:rsidR="00547A38" w:rsidRPr="005F1E8D">
        <w:t xml:space="preserve">t each rocky reef site, </w:t>
      </w:r>
      <w:r w:rsidR="00ED5552" w:rsidRPr="005F1E8D">
        <w:t xml:space="preserve">a pair of </w:t>
      </w:r>
      <w:r w:rsidR="009C7DB9">
        <w:t>RLS</w:t>
      </w:r>
      <w:r w:rsidR="00ED5552" w:rsidRPr="005F1E8D">
        <w:t xml:space="preserve"> 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r w:rsidR="009C7DB9">
        <w:t xml:space="preserve"> </w:t>
      </w:r>
    </w:p>
    <w:p w14:paraId="31ABE297" w14:textId="5615F76A"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 </w:t>
      </w:r>
      <w:r w:rsidR="00824E57" w:rsidRPr="005F1E8D">
        <w:t xml:space="preserve">0 – 2 m from the substrate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r w:rsidR="004B4907">
        <w:t xml:space="preserve">opaque </w:t>
      </w:r>
      <w:r w:rsidRPr="005F1E8D">
        <w:t>amber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7268C2" w:rsidRPr="005F1E8D">
        <w:rPr>
          <w:color w:val="000000"/>
        </w:rPr>
        <w:lastRenderedPageBreak/>
        <w:t>(</w:t>
      </w:r>
      <w:r w:rsidR="006214D6">
        <w:rPr>
          <w:color w:val="000000"/>
        </w:rPr>
        <w:t xml:space="preserve">E. G. </w:t>
      </w:r>
      <w:commentRangeStart w:id="11"/>
      <w:commentRangeStart w:id="12"/>
      <w:r w:rsidR="007268C2" w:rsidRPr="005F1E8D">
        <w:rPr>
          <w:color w:val="000000"/>
        </w:rPr>
        <w:t xml:space="preserve">Lim </w:t>
      </w:r>
      <w:proofErr w:type="spellStart"/>
      <w:r w:rsidR="007268C2" w:rsidRPr="005F1E8D">
        <w:rPr>
          <w:color w:val="000000"/>
        </w:rPr>
        <w:t>unpubl</w:t>
      </w:r>
      <w:commentRangeEnd w:id="11"/>
      <w:proofErr w:type="spellEnd"/>
      <w:r w:rsidR="006214D6">
        <w:rPr>
          <w:color w:val="000000"/>
        </w:rPr>
        <w:t>.</w:t>
      </w:r>
      <w:r w:rsidR="001D7BE9">
        <w:rPr>
          <w:rStyle w:val="CommentReference"/>
        </w:rPr>
        <w:commentReference w:id="11"/>
      </w:r>
      <w:commentRangeEnd w:id="12"/>
      <w:r w:rsidR="0067503F">
        <w:rPr>
          <w:rStyle w:val="CommentReference"/>
        </w:rPr>
        <w:commentReference w:id="12"/>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0202C484" w:rsidR="001F79DB" w:rsidRPr="005F1E8D" w:rsidRDefault="00817D31" w:rsidP="0096667C">
      <w:pPr>
        <w:spacing w:line="480" w:lineRule="auto"/>
      </w:pPr>
      <w:r>
        <w:t>To investigate within-site variation in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 and around kelp forests</w:t>
      </w:r>
      <w:r>
        <w:t xml:space="preserve"> </w:t>
      </w:r>
      <w:r w:rsidR="005F422E">
        <w:t xml:space="preserve">and surveyed the neighbouring 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commentRangeStart w:id="13"/>
      <w:r w:rsidR="001F79DB" w:rsidRPr="005F1E8D">
        <w:t>giant kelp</w:t>
      </w:r>
      <w:r w:rsidR="0067503F">
        <w:t xml:space="preserve"> </w:t>
      </w:r>
      <w:r w:rsidR="009E35D0" w:rsidRPr="005F1E8D">
        <w:t>or</w:t>
      </w:r>
      <w:r w:rsidR="001F79DB" w:rsidRPr="005F1E8D">
        <w:t xml:space="preserve"> bull kelp </w:t>
      </w:r>
      <w:r w:rsidR="00556E86">
        <w:t>and</w:t>
      </w:r>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commentRangeEnd w:id="13"/>
      <w:r w:rsidR="009C7DB9">
        <w:rPr>
          <w:rStyle w:val="CommentReference"/>
        </w:rPr>
        <w:commentReference w:id="13"/>
      </w:r>
      <w:r w:rsidR="001F79DB" w:rsidRPr="005F1E8D">
        <w:t xml:space="preserve">. </w:t>
      </w:r>
      <w:r>
        <w:t xml:space="preserve">We conducted our surveys </w:t>
      </w:r>
      <w:r w:rsidRPr="005F1E8D">
        <w:t>from July to September 2022 (</w:t>
      </w:r>
      <w:r w:rsidRPr="0067503F">
        <w:rPr>
          <w:highlight w:val="green"/>
        </w:rPr>
        <w:t>Supplemental Table 2</w:t>
      </w:r>
      <w:r w:rsidRPr="005F1E8D">
        <w:t>).</w:t>
      </w:r>
      <w:r>
        <w:t xml:space="preserve"> </w:t>
      </w:r>
      <w:r w:rsidR="00576692" w:rsidRPr="005F1E8D">
        <w:t xml:space="preserve">First,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w:t>
      </w:r>
      <w:r w:rsidR="00C24A19">
        <w:t>parallel</w:t>
      </w:r>
      <w:r w:rsidR="00895C86" w:rsidRPr="005F1E8D">
        <w:t xml:space="preserve">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and 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ly chosen</w:t>
      </w:r>
      <w:r w:rsidR="004F5624" w:rsidRPr="005F1E8D">
        <w:t xml:space="preserve"> 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r w:rsidR="001F79DB" w:rsidRPr="005F1E8D">
        <w:rPr>
          <w:i/>
        </w:rPr>
        <w:t>in situ</w:t>
      </w:r>
      <w:r w:rsidR="001F79DB" w:rsidRPr="005F1E8D">
        <w:t>, but for giant kelp</w:t>
      </w:r>
      <w:r w:rsidR="00F762BB">
        <w:t>,</w:t>
      </w:r>
      <w:r w:rsidR="001F79DB" w:rsidRPr="005F1E8D">
        <w:t xml:space="preserve"> we collected five random individuals to measure </w:t>
      </w:r>
      <w:r w:rsidR="00F762BB">
        <w:t xml:space="preserve">the </w:t>
      </w:r>
      <w:r w:rsidR="004C436C">
        <w:t xml:space="preserve">length </w:t>
      </w:r>
      <w:r w:rsidR="001F79DB" w:rsidRPr="005F1E8D">
        <w:t xml:space="preserve">from holdfast to apical 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w:t>
      </w:r>
      <w:r w:rsidR="0042306A" w:rsidRPr="005F1E8D">
        <w:lastRenderedPageBreak/>
        <w:t>(15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w:t>
      </w:r>
      <w:commentRangeStart w:id="14"/>
      <w:r w:rsidR="0011523B" w:rsidRPr="005F1E8D">
        <w:t xml:space="preserve">biomass </w:t>
      </w:r>
      <w:r w:rsidR="0042306A" w:rsidRPr="005F1E8D">
        <w:t xml:space="preserve">formula </w:t>
      </w:r>
      <w:r w:rsidR="0011523B" w:rsidRPr="005F1E8D">
        <w:rPr>
          <w:highlight w:val="yellow"/>
        </w:rPr>
        <w:t>(</w:t>
      </w:r>
      <w:r w:rsidR="006214D6">
        <w:rPr>
          <w:highlight w:val="yellow"/>
        </w:rPr>
        <w:t xml:space="preserve">C. M. </w:t>
      </w:r>
      <w:proofErr w:type="spellStart"/>
      <w:r w:rsidR="00B47743" w:rsidRPr="005F1E8D">
        <w:rPr>
          <w:highlight w:val="yellow"/>
        </w:rPr>
        <w:t>Attridge</w:t>
      </w:r>
      <w:proofErr w:type="spellEnd"/>
      <w:r w:rsidR="00B47743" w:rsidRPr="005F1E8D">
        <w:rPr>
          <w:highlight w:val="yellow"/>
        </w:rPr>
        <w:t xml:space="preserve"> </w:t>
      </w:r>
      <w:proofErr w:type="spellStart"/>
      <w:r w:rsidR="00B47743" w:rsidRPr="005F1E8D">
        <w:rPr>
          <w:highlight w:val="yellow"/>
        </w:rPr>
        <w:t>unpub</w:t>
      </w:r>
      <w:r w:rsidR="006214D6">
        <w:rPr>
          <w:highlight w:val="yellow"/>
        </w:rPr>
        <w:t>l</w:t>
      </w:r>
      <w:proofErr w:type="spellEnd"/>
      <w:r w:rsidR="006214D6">
        <w:rPr>
          <w:highlight w:val="yellow"/>
        </w:rPr>
        <w:t>.</w:t>
      </w:r>
      <w:r w:rsidR="0011523B" w:rsidRPr="005F1E8D">
        <w:rPr>
          <w:highlight w:val="yellow"/>
        </w:rPr>
        <w:t>)</w:t>
      </w:r>
      <w:r w:rsidR="004F5624" w:rsidRPr="005F1E8D">
        <w:t xml:space="preserve">. </w:t>
      </w:r>
      <w:commentRangeEnd w:id="14"/>
      <w:r w:rsidR="004F21D6">
        <w:rPr>
          <w:rStyle w:val="CommentReference"/>
        </w:rPr>
        <w:commentReference w:id="14"/>
      </w:r>
      <w:r w:rsidR="004F5624" w:rsidRPr="005F1E8D">
        <w:t>For giant kelp</w:t>
      </w:r>
      <w:r w:rsidR="00895C86" w:rsidRPr="005F1E8D">
        <w:t xml:space="preserve"> biomass</w:t>
      </w:r>
      <w:r w:rsidR="004F5624" w:rsidRPr="005F1E8D">
        <w:t>, we weighe</w:t>
      </w:r>
      <w:r w:rsidR="001F79DB" w:rsidRPr="005F1E8D">
        <w:t xml:space="preserve">d </w:t>
      </w:r>
      <w:r w:rsidR="00A13698" w:rsidRPr="003E54A5">
        <w:rPr>
          <w:highlight w:val="yellow"/>
        </w:rPr>
        <w:t xml:space="preserve">to the nearest </w:t>
      </w:r>
      <w:r w:rsidR="00C34E5F">
        <w:rPr>
          <w:highlight w:val="yellow"/>
        </w:rPr>
        <w:t>X</w:t>
      </w:r>
      <w:r w:rsidR="00A13698" w:rsidRPr="003E54A5">
        <w:rPr>
          <w:highlight w:val="yellow"/>
        </w:rPr>
        <w:t xml:space="preserve"> g</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commentRangeStart w:id="15"/>
      <w:r w:rsidR="003F63B3" w:rsidRPr="003F63B3">
        <w:t>Garmin GPS</w:t>
      </w:r>
      <w:commentRangeEnd w:id="15"/>
      <w:ins w:id="16" w:author="Bridget Maher" w:date="2024-10-18T13:43:00Z" w16du:dateUtc="2024-10-18T20:43:00Z">
        <w:r w:rsidR="00D14D33">
          <w:rPr>
            <w:rStyle w:val="CommentReference"/>
          </w:rPr>
          <w:commentReference w:id="15"/>
        </w:r>
        <w:r w:rsidR="003F63B3">
          <w:t>,</w:t>
        </w:r>
      </w:ins>
      <w:ins w:id="17" w:author="Kiara Kattler" w:date="2024-10-03T08:59:00Z" w16du:dateUtc="2024-10-03T14:59:00Z">
        <w:r w:rsidR="00966E65">
          <w:t xml:space="preserve"> (model number?)</w:t>
        </w:r>
      </w:ins>
      <w:ins w:id="18" w:author="Kiara Kattler" w:date="2024-10-18T13:43:00Z" w16du:dateUtc="2024-10-18T20:43:00Z">
        <w:r w:rsidR="003F63B3">
          <w:t>,</w:t>
        </w:r>
      </w:ins>
      <w:r w:rsidR="003F63B3">
        <w:t xml:space="preserve"> which we used to calculate total forest biomass (kg).</w:t>
      </w:r>
    </w:p>
    <w:p w14:paraId="50BA9561" w14:textId="315BD025"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from 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 by matching them with the first three kelp transects.</w:t>
      </w:r>
      <w:r w:rsidR="00CB4FFE">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commentRangeStart w:id="19"/>
      <w:r w:rsidR="00171464" w:rsidRPr="005F1E8D">
        <w:t>W</w:t>
      </w:r>
      <w:r w:rsidR="00B71E47" w:rsidRPr="005F1E8D">
        <w:t>hirl</w:t>
      </w:r>
      <w:r w:rsidR="00171464" w:rsidRPr="005F1E8D">
        <w:t>-</w:t>
      </w:r>
      <w:proofErr w:type="spellStart"/>
      <w:r w:rsidR="00171464" w:rsidRPr="005F1E8D">
        <w:t>P</w:t>
      </w:r>
      <w:r w:rsidR="00B71E47" w:rsidRPr="005F1E8D">
        <w:t>ak</w:t>
      </w:r>
      <w:r w:rsidR="00171464" w:rsidRPr="005F1E8D">
        <w:rPr>
          <w:vertAlign w:val="superscript"/>
        </w:rPr>
        <w:t>TM</w:t>
      </w:r>
      <w:proofErr w:type="spellEnd"/>
      <w:r w:rsidR="00B71E47" w:rsidRPr="005F1E8D">
        <w:t xml:space="preserve"> </w:t>
      </w:r>
      <w:r w:rsidR="00171464" w:rsidRPr="005F1E8D">
        <w:t xml:space="preserve">sample bag </w:t>
      </w:r>
      <w:commentRangeEnd w:id="19"/>
      <w:r w:rsidR="003E3578">
        <w:rPr>
          <w:rStyle w:val="CommentReference"/>
        </w:rPr>
        <w:commentReference w:id="19"/>
      </w:r>
      <w:r w:rsidR="00253D0A" w:rsidRPr="005F1E8D">
        <w:t>with</w:t>
      </w:r>
      <w:r w:rsidR="00B71E47" w:rsidRPr="005F1E8D">
        <w:t xml:space="preserve"> seawater</w:t>
      </w:r>
      <w:r w:rsidR="00026433">
        <w:t xml:space="preserve"> for</w:t>
      </w:r>
      <w:r w:rsidR="00171464" w:rsidRPr="005F1E8D">
        <w:t xml:space="preserve"> creating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commentRangeStart w:id="20"/>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commentRangeEnd w:id="20"/>
      <w:r w:rsidR="00A01D2E">
        <w:rPr>
          <w:rStyle w:val="CommentReference"/>
        </w:rPr>
        <w:commentReference w:id="20"/>
      </w:r>
    </w:p>
    <w:p w14:paraId="392E1C63" w14:textId="7B14061D" w:rsidR="00F37657" w:rsidRPr="001A5A1D" w:rsidRDefault="005B26B9" w:rsidP="00EB3BC7">
      <w:pPr>
        <w:spacing w:line="480" w:lineRule="auto"/>
      </w:pPr>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8B6A66">
        <w:t xml:space="preserve">We used California sea cucumbers </w:t>
      </w:r>
      <w:r w:rsidR="003101A1" w:rsidRPr="005F1E8D">
        <w:lastRenderedPageBreak/>
        <w:t>(</w:t>
      </w:r>
      <w:proofErr w:type="spellStart"/>
      <w:r w:rsidR="003101A1" w:rsidRPr="005F1E8D">
        <w:rPr>
          <w:i/>
        </w:rPr>
        <w:t>Apostichopus</w:t>
      </w:r>
      <w:proofErr w:type="spellEnd"/>
      <w:r w:rsidR="003101A1" w:rsidRPr="005F1E8D">
        <w:rPr>
          <w:i/>
        </w:rPr>
        <w:t xml:space="preserve"> </w:t>
      </w:r>
      <w:proofErr w:type="spellStart"/>
      <w:r w:rsidR="003101A1" w:rsidRPr="005F1E8D">
        <w:rPr>
          <w:i/>
        </w:rPr>
        <w:t>californicus</w:t>
      </w:r>
      <w:proofErr w:type="spellEnd"/>
      <w:r w:rsidR="003101A1" w:rsidRPr="005F1E8D">
        <w:t xml:space="preserve">) </w:t>
      </w:r>
      <w:r w:rsidR="008B6A66">
        <w:t>in the first</w:t>
      </w:r>
      <w:r w:rsidR="001F1825">
        <w:t xml:space="preserve"> caging</w:t>
      </w:r>
      <w:r w:rsidR="008B6A66">
        <w:t xml:space="preserve"> experiment</w:t>
      </w:r>
      <w:r w:rsidR="003101A1">
        <w:t xml:space="preserve"> because </w:t>
      </w:r>
      <w:r w:rsidR="00213173">
        <w:t xml:space="preserve">they’re a large, abundant invertebrate with a </w:t>
      </w:r>
      <w:r w:rsidR="00560BB1">
        <w:t>high excretion rate</w:t>
      </w:r>
      <w:r w:rsidR="00213173">
        <w:t xml:space="preserve"> </w:t>
      </w:r>
      <w:r w:rsidR="00213173">
        <w:fldChar w:fldCharType="begin"/>
      </w:r>
      <w:r w:rsidR="00213173">
        <w:instrText xml:space="preserve"> ADDIN ZOTERO_ITEM CSL_CITATION {"citationID":"88ffjCJF","properties":{"formattedCitation":"(Bray et al., 1988)","plainCitation":"(Bray et al., 1988)","noteIndex":0},"citationItems":[{"id":1918,"uris":["http://zotero.org/users/local/idKDtb7T/items/X4U4SI79"],"itemData":{"id":1918,"type":"article-journal","container-title":"Marine Biology","DOI":"10.1007/BF00392951","ISSN":"0025-3162, 1432-1793","issue":"1","journalAbbreviation":"Marine Biology","language":"en","page":"21-30","source":"DOI.org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fldChar w:fldCharType="separate"/>
      </w:r>
      <w:r w:rsidR="00213173">
        <w:rPr>
          <w:noProof/>
        </w:rPr>
        <w:t>(Bray et al., 1988)</w:t>
      </w:r>
      <w:r w:rsidR="00213173">
        <w:fldChar w:fldCharType="end"/>
      </w:r>
      <w:r w:rsidR="00213173">
        <w:t>.</w:t>
      </w:r>
      <w:r w:rsidR="001A5A1D">
        <w:t xml:space="preserve"> </w:t>
      </w:r>
      <w:r w:rsidR="00A047D2">
        <w:t>T</w:t>
      </w:r>
      <w:r w:rsidR="00FE017D" w:rsidRPr="005F1E8D">
        <w:t xml:space="preserve">he first experiment </w:t>
      </w:r>
      <w:r w:rsidR="00392DBC" w:rsidRPr="005F1E8D">
        <w:t xml:space="preserve">took place </w:t>
      </w:r>
      <w:r w:rsidR="00FE017D" w:rsidRPr="005F1E8D">
        <w:t>at Scott’s Bay (48°50'05.2"N</w:t>
      </w:r>
      <w:r w:rsidR="00AA20C8">
        <w:t>,</w:t>
      </w:r>
      <w:r w:rsidR="00FE017D" w:rsidRPr="005F1E8D">
        <w:t xml:space="preserve"> 125°08'49.3"W)</w:t>
      </w:r>
      <w:r w:rsidR="000C156B">
        <w:t xml:space="preserve">, a wide, exposed bay that opens </w:t>
      </w:r>
      <w:r w:rsidR="004F21D6">
        <w:t xml:space="preserve">into </w:t>
      </w:r>
      <w:r w:rsidR="000C156B">
        <w:t>Trevor Channel (</w:t>
      </w:r>
      <w:r w:rsidR="00D34121">
        <w:rPr>
          <w:highlight w:val="green"/>
        </w:rPr>
        <w:t>Fig. 1d</w:t>
      </w:r>
      <w:r w:rsidR="000C156B">
        <w:t>),</w:t>
      </w:r>
      <w:r w:rsidR="00FE017D" w:rsidRPr="005F1E8D">
        <w:t xml:space="preserve"> </w:t>
      </w:r>
      <w:r w:rsidR="00FC0F65" w:rsidRPr="005F1E8D">
        <w:t>on May 27</w:t>
      </w:r>
      <w:r w:rsidR="000C156B">
        <w:t xml:space="preserve"> </w:t>
      </w:r>
      <w:r w:rsidR="000C156B" w:rsidRPr="005F1E8D">
        <w:rPr>
          <w:color w:val="000000"/>
        </w:rPr>
        <w:t>–</w:t>
      </w:r>
      <w:r w:rsidR="000C156B">
        <w:rPr>
          <w:color w:val="000000"/>
        </w:rPr>
        <w:t xml:space="preserve"> </w:t>
      </w:r>
      <w:r w:rsidR="000C156B">
        <w:t>28</w:t>
      </w:r>
      <w:r w:rsidR="00FC0F65" w:rsidRPr="005F1E8D">
        <w:t xml:space="preserve">, 2021.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and deployed </w:t>
      </w:r>
      <w:r w:rsidR="0003350D" w:rsidRPr="005F1E8D">
        <w:t xml:space="preserve">at </w:t>
      </w:r>
      <w:r w:rsidR="00C12458" w:rsidRPr="005F1E8D">
        <w:t xml:space="preserve">3 </w:t>
      </w:r>
      <w:r w:rsidR="0003350D" w:rsidRPr="005F1E8D">
        <w:t>to</w:t>
      </w:r>
      <w:r w:rsidR="00C12458" w:rsidRPr="005F1E8D">
        <w:t xml:space="preserve"> 5.8 m depth</w:t>
      </w:r>
      <w:r w:rsidR="00AC1B8C" w:rsidRPr="005F1E8D">
        <w:t xml:space="preserve"> (9 cages per line)</w:t>
      </w:r>
      <w:r w:rsidR="00C12458" w:rsidRPr="005F1E8D">
        <w:t xml:space="preserve">. We collected </w:t>
      </w:r>
      <w:r w:rsidR="00CB4FFE">
        <w:t xml:space="preserve">adult </w:t>
      </w:r>
      <w:r w:rsidR="00C12458" w:rsidRPr="005F1E8D">
        <w:t>California sea cucumbers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After 24 h,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 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34BB5114" w:rsidR="00DE63E7" w:rsidRPr="001A5A1D" w:rsidRDefault="001A5A1D" w:rsidP="001A5A1D">
      <w:pPr>
        <w:spacing w:line="480" w:lineRule="auto"/>
        <w:ind w:firstLine="720"/>
      </w:pPr>
      <w:r>
        <w:t xml:space="preserve">We used red rock crabs </w:t>
      </w:r>
      <w:r w:rsidRPr="005F1E8D">
        <w:t>(</w:t>
      </w:r>
      <w:r w:rsidRPr="005F1E8D">
        <w:rPr>
          <w:i/>
        </w:rPr>
        <w:t xml:space="preserve">Cancer </w:t>
      </w:r>
      <w:proofErr w:type="spellStart"/>
      <w:r w:rsidRPr="005F1E8D">
        <w:rPr>
          <w:i/>
        </w:rPr>
        <w:t>productus</w:t>
      </w:r>
      <w:proofErr w:type="spellEnd"/>
      <w:r w:rsidRPr="005F1E8D">
        <w:t>)</w:t>
      </w:r>
      <w:r>
        <w:t xml:space="preserve"> in the second </w:t>
      </w:r>
      <w:r w:rsidR="001F1825">
        <w:t xml:space="preserve">caging </w:t>
      </w:r>
      <w:r>
        <w:t>experiment to see if a species with an even higher individual-level excretion rate could produce smal</w:t>
      </w:r>
      <w:r w:rsidR="001F1825">
        <w:t>l-</w:t>
      </w:r>
      <w:r>
        <w:t xml:space="preserve">scale nutrient variation. </w:t>
      </w:r>
      <w:r w:rsidR="00392DBC" w:rsidRPr="005F1E8D">
        <w:rPr>
          <w:color w:val="000000"/>
        </w:rPr>
        <w:t xml:space="preserve">The </w:t>
      </w:r>
      <w:r w:rsidR="00392DBC" w:rsidRPr="005F1E8D">
        <w:t xml:space="preserve">second experiment took place in </w:t>
      </w:r>
      <w:proofErr w:type="spellStart"/>
      <w:r w:rsidR="00392DBC" w:rsidRPr="005F1E8D">
        <w:t>Bamfield</w:t>
      </w:r>
      <w:proofErr w:type="spellEnd"/>
      <w:r w:rsidR="00392DBC" w:rsidRPr="005F1E8D">
        <w:t xml:space="preserve"> </w:t>
      </w:r>
      <w:r w:rsidR="0003350D" w:rsidRPr="005F1E8D">
        <w:t>I</w:t>
      </w:r>
      <w:r w:rsidR="00392DBC" w:rsidRPr="005F1E8D">
        <w:t>nlet (48°49'53"N 125°08'11"W)</w:t>
      </w:r>
      <w:r w:rsidR="000C156B">
        <w:t>, a narrow, sheltered inlet (</w:t>
      </w:r>
      <w:r w:rsidR="00D34121">
        <w:rPr>
          <w:highlight w:val="green"/>
        </w:rPr>
        <w:t>Fig. 1d</w:t>
      </w:r>
      <w:r w:rsidR="000C156B">
        <w:t>),</w:t>
      </w:r>
      <w:r w:rsidR="00392DBC" w:rsidRPr="005F1E8D">
        <w:t xml:space="preserve"> </w:t>
      </w:r>
      <w:r w:rsidR="00BD384B" w:rsidRPr="005F1E8D">
        <w:t xml:space="preserve">from </w:t>
      </w:r>
      <w:commentRangeStart w:id="21"/>
      <w:r w:rsidR="00BD384B" w:rsidRPr="005F1E8D">
        <w:rPr>
          <w:color w:val="000000"/>
        </w:rPr>
        <w:t>June 10 – 19, 2023</w:t>
      </w:r>
      <w:commentRangeEnd w:id="21"/>
      <w:r w:rsidR="000150BA">
        <w:rPr>
          <w:rStyle w:val="CommentReference"/>
        </w:rPr>
        <w:commentReference w:id="21"/>
      </w:r>
      <w:r w:rsidR="00BD384B" w:rsidRPr="005F1E8D">
        <w:rPr>
          <w:color w:val="000000"/>
        </w:rPr>
        <w:t xml:space="preserve">, and </w:t>
      </w:r>
      <w:r w:rsidR="00CF5454" w:rsidRPr="005F1E8D">
        <w:rPr>
          <w:color w:val="000000"/>
        </w:rPr>
        <w:t xml:space="preserve">we </w:t>
      </w:r>
      <w:r w:rsidR="00BD384B" w:rsidRPr="005F1E8D">
        <w:rPr>
          <w:color w:val="000000"/>
        </w:rPr>
        <w:t xml:space="preserve">replicated it </w:t>
      </w:r>
      <w:r w:rsidR="004F21D6">
        <w:rPr>
          <w:color w:val="000000"/>
        </w:rPr>
        <w:t xml:space="preserve">again </w:t>
      </w:r>
      <w:r w:rsidR="00CB4FFE">
        <w:rPr>
          <w:color w:val="000000"/>
        </w:rPr>
        <w:t>from</w:t>
      </w:r>
      <w:r w:rsidR="004F21D6" w:rsidRPr="005F1E8D">
        <w:rPr>
          <w:color w:val="000000"/>
        </w:rPr>
        <w:t xml:space="preserve"> </w:t>
      </w:r>
      <w:r w:rsidR="00BD384B" w:rsidRPr="005F1E8D">
        <w:rPr>
          <w:color w:val="000000"/>
        </w:rPr>
        <w:t xml:space="preserve">June 19 – 28, 2023 following the same methodology. For </w:t>
      </w:r>
      <w:r w:rsidR="00CF5454" w:rsidRPr="005F1E8D">
        <w:rPr>
          <w:color w:val="000000"/>
        </w:rPr>
        <w:t>these</w:t>
      </w:r>
      <w:r w:rsidR="00BD384B" w:rsidRPr="005F1E8D">
        <w:rPr>
          <w:color w:val="000000"/>
        </w:rPr>
        <w:t xml:space="preserve"> experiment</w:t>
      </w:r>
      <w:r w:rsidR="00CF5454" w:rsidRPr="005F1E8D">
        <w:rPr>
          <w:color w:val="000000"/>
        </w:rPr>
        <w:t>s</w:t>
      </w:r>
      <w:r w:rsidR="00BD384B" w:rsidRPr="005F1E8D">
        <w:rPr>
          <w:color w:val="000000"/>
        </w:rPr>
        <w:t xml:space="preserve">, we used </w:t>
      </w:r>
      <w:r w:rsidR="00392DBC" w:rsidRPr="005F1E8D">
        <w:t>red rock crabs</w:t>
      </w:r>
      <w:r w:rsidR="007D6070" w:rsidRPr="005F1E8D">
        <w:t>.</w:t>
      </w:r>
      <w:r w:rsidR="007D6070" w:rsidRPr="005F1E8D">
        <w:rPr>
          <w:color w:val="000000"/>
        </w:rPr>
        <w:t xml:space="preserve"> We collected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w:t>
      </w:r>
      <w:r w:rsidR="007D6070" w:rsidRPr="005F1E8D">
        <w:rPr>
          <w:color w:val="000000"/>
        </w:rPr>
        <w:lastRenderedPageBreak/>
        <w:t xml:space="preserve">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size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r w:rsidR="00F6133E">
        <w:rPr>
          <w:color w:val="000000"/>
        </w:rPr>
        <w:t>s</w:t>
      </w:r>
      <w:r w:rsidR="007D6070" w:rsidRPr="005F1E8D">
        <w:rPr>
          <w:color w:val="000000"/>
        </w:rPr>
        <w:t xml:space="preserve">o weight </w:t>
      </w:r>
      <w:r w:rsidR="00CB3CD3">
        <w:rPr>
          <w:color w:val="000000"/>
        </w:rPr>
        <w:t>was similar across all cages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r w:rsidR="00D12ADF">
        <w:rPr>
          <w:color w:val="000000"/>
        </w:rPr>
        <w:t>this</w:t>
      </w:r>
      <w:r w:rsidR="007D6070" w:rsidRPr="005F1E8D">
        <w:rPr>
          <w:color w:val="000000"/>
        </w:rPr>
        <w:t xml:space="preserve"> point</w:t>
      </w:r>
      <w:r w:rsidR="00D12ADF">
        <w:rPr>
          <w:color w:val="000000"/>
        </w:rPr>
        <w:t>,</w:t>
      </w:r>
      <w:r w:rsidR="007D6070" w:rsidRPr="005F1E8D">
        <w:rPr>
          <w:color w:val="000000"/>
        </w:rPr>
        <w:t xml:space="preserve"> we </w:t>
      </w:r>
      <w:commentRangeStart w:id="22"/>
      <w:commentRangeStart w:id="23"/>
      <w:r w:rsidR="007D6070" w:rsidRPr="005F1E8D">
        <w:rPr>
          <w:color w:val="000000"/>
        </w:rPr>
        <w:t>re-randomized the order of the cages along the line</w:t>
      </w:r>
      <w:commentRangeEnd w:id="22"/>
      <w:r w:rsidR="00F6133E">
        <w:rPr>
          <w:rStyle w:val="CommentReference"/>
        </w:rPr>
        <w:commentReference w:id="22"/>
      </w:r>
      <w:commentRangeEnd w:id="23"/>
      <w:r w:rsidR="0082290C">
        <w:rPr>
          <w:rStyle w:val="CommentReference"/>
        </w:rPr>
        <w:commentReference w:id="23"/>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proofErr w:type="spellStart"/>
      <w:proofErr w:type="gramStart"/>
      <w:r w:rsidR="0097669C" w:rsidRPr="005F1E8D">
        <w:t>DHARMa</w:t>
      </w:r>
      <w:proofErr w:type="spellEnd"/>
      <w:r w:rsidR="0097669C" w:rsidRPr="005F1E8D">
        <w:t>::</w:t>
      </w:r>
      <w:proofErr w:type="spellStart"/>
      <w:proofErr w:type="gramEnd"/>
      <w:r w:rsidR="0097669C" w:rsidRPr="005F1E8D">
        <w:t>simulateResiduals</w:t>
      </w:r>
      <w:proofErr w:type="spellEnd"/>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w:t>
      </w:r>
      <w:proofErr w:type="spellStart"/>
      <w:r w:rsidR="0097669C" w:rsidRPr="005F1E8D">
        <w:t>vif</w:t>
      </w:r>
      <w:proofErr w:type="spellEnd"/>
      <w:r w:rsidR="0097669C">
        <w:t xml:space="preserve"> with a cutoff </w:t>
      </w:r>
      <w:r w:rsidR="00131A7C">
        <w:t xml:space="preserve">value of </w:t>
      </w:r>
      <w:r w:rsidR="0097669C">
        <w:t>2.</w:t>
      </w:r>
      <w:r w:rsidR="0097669C">
        <w:rPr>
          <w:color w:val="000000"/>
        </w:rPr>
        <w:t xml:space="preserve"> </w:t>
      </w:r>
      <w:r w:rsidR="008E62A2" w:rsidRPr="005F1E8D">
        <w:t xml:space="preserve">All data and code are available at </w:t>
      </w:r>
      <w:hyperlink r:id="rId12" w:history="1">
        <w:r w:rsidR="0097669C" w:rsidRPr="00D53E0F">
          <w:rPr>
            <w:rStyle w:val="Hyperlink"/>
          </w:rPr>
          <w:t>https://github.com/em-lim13/Ch2_Spatial_pee</w:t>
        </w:r>
      </w:hyperlink>
      <w:r w:rsidR="008E62A2" w:rsidRPr="005F1E8D">
        <w:t>.</w:t>
      </w:r>
    </w:p>
    <w:p w14:paraId="321F05C0" w14:textId="0B767C4B" w:rsidR="00A226B8"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w:t>
      </w:r>
      <w:r w:rsidR="00A226B8">
        <w:t>:</w:t>
      </w:r>
    </w:p>
    <w:p w14:paraId="5F422070" w14:textId="07DBC925" w:rsidR="00A226B8" w:rsidRDefault="00A226B8" w:rsidP="00EB3BC7">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75DD826E" w:rsidR="001B79C7" w:rsidRDefault="00943023" w:rsidP="00EB3BC7">
      <w:pPr>
        <w:spacing w:line="480" w:lineRule="auto"/>
      </w:pPr>
      <w:r w:rsidRPr="005F1E8D">
        <w:lastRenderedPageBreak/>
        <w:t>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4F21D6">
        <w:t>All</w:t>
      </w:r>
      <w:r w:rsidR="004F21D6" w:rsidRPr="005F1E8D">
        <w:t xml:space="preserve"> </w:t>
      </w:r>
      <w:r w:rsidR="004F21D6">
        <w:t>mobile</w:t>
      </w:r>
      <w:r w:rsidR="00131A7C" w:rsidRPr="005F1E8D">
        <w:t xml:space="preserve"> invertebrates</w:t>
      </w:r>
      <w:r w:rsidR="00EE7580">
        <w:t xml:space="preserve"> </w:t>
      </w:r>
      <w:r w:rsidR="004F21D6">
        <w:t>were counted</w:t>
      </w:r>
      <w:r w:rsidR="00131A7C" w:rsidRPr="005F1E8D">
        <w:t>,</w:t>
      </w:r>
      <w:r w:rsidR="004F21D6">
        <w:t xml:space="preserve"> but only</w:t>
      </w:r>
      <w:r w:rsidR="00EE7580">
        <w:t xml:space="preserve"> </w:t>
      </w:r>
      <w:r w:rsidR="00131A7C" w:rsidRPr="005F1E8D">
        <w:t>sunflower sea stars</w:t>
      </w:r>
      <w:r w:rsidR="00EE5D31">
        <w:t xml:space="preserve"> (</w:t>
      </w:r>
      <w:proofErr w:type="spellStart"/>
      <w:r w:rsidR="00EE5D31" w:rsidRPr="00EE5D31">
        <w:rPr>
          <w:i/>
          <w:iCs/>
        </w:rPr>
        <w:t>Pycnopodia</w:t>
      </w:r>
      <w:proofErr w:type="spellEnd"/>
      <w:r w:rsidR="00EE5D31" w:rsidRPr="00EE5D31">
        <w:rPr>
          <w:i/>
          <w:iCs/>
        </w:rPr>
        <w:t xml:space="preserve"> </w:t>
      </w:r>
      <w:proofErr w:type="spellStart"/>
      <w:r w:rsidR="00EE5D31" w:rsidRPr="00EE5D31">
        <w:rPr>
          <w:i/>
          <w:iCs/>
        </w:rPr>
        <w:t>helianthoides</w:t>
      </w:r>
      <w:proofErr w:type="spellEnd"/>
      <w:r w:rsidR="00EE5D31">
        <w:t>)</w:t>
      </w:r>
      <w:r w:rsidR="00131A7C" w:rsidRPr="005F1E8D">
        <w:t xml:space="preserve"> and economically important species (abalone</w:t>
      </w:r>
      <w:r w:rsidR="00EE5D31">
        <w:t xml:space="preserve"> </w:t>
      </w:r>
      <w:r w:rsidR="00731BE6">
        <w:t>[</w:t>
      </w:r>
      <w:proofErr w:type="spellStart"/>
      <w:r w:rsidR="00EE5D31" w:rsidRPr="00EE5D31">
        <w:rPr>
          <w:i/>
          <w:iCs/>
        </w:rPr>
        <w:t>Haliotis</w:t>
      </w:r>
      <w:proofErr w:type="spellEnd"/>
      <w:r w:rsidR="00EE5D31" w:rsidRPr="00EE5D31">
        <w:rPr>
          <w:i/>
          <w:iCs/>
        </w:rPr>
        <w:t xml:space="preserve"> </w:t>
      </w:r>
      <w:proofErr w:type="spellStart"/>
      <w:r w:rsidR="00EE5D31" w:rsidRPr="00EE5D31">
        <w:rPr>
          <w:i/>
          <w:iCs/>
        </w:rPr>
        <w:t>kamtschatkana</w:t>
      </w:r>
      <w:proofErr w:type="spellEnd"/>
      <w:r w:rsidR="00731BE6">
        <w:t>]</w:t>
      </w:r>
      <w:r w:rsidR="00EE5D31">
        <w:t xml:space="preserve"> </w:t>
      </w:r>
      <w:r w:rsidR="00131A7C" w:rsidRPr="005F1E8D">
        <w:t>and scallops</w:t>
      </w:r>
      <w:r w:rsidR="00EE5D31">
        <w:t xml:space="preserve"> </w:t>
      </w:r>
      <w:r w:rsidR="00731BE6">
        <w:t>[</w:t>
      </w:r>
      <w:proofErr w:type="spellStart"/>
      <w:r w:rsidR="00EE5D31" w:rsidRPr="00EE5D31">
        <w:rPr>
          <w:i/>
          <w:iCs/>
        </w:rPr>
        <w:t>Crassadoma</w:t>
      </w:r>
      <w:proofErr w:type="spellEnd"/>
      <w:r w:rsidR="00EE5D31" w:rsidRPr="00EE5D31">
        <w:rPr>
          <w:i/>
          <w:iCs/>
        </w:rPr>
        <w:t xml:space="preserve"> gigantea</w:t>
      </w:r>
      <w:r w:rsidR="00731BE6">
        <w:t>]</w:t>
      </w:r>
      <w:r w:rsidR="00131A7C" w:rsidRPr="005F1E8D">
        <w:t xml:space="preserve">) </w:t>
      </w:r>
      <w:r w:rsidR="00EE7580">
        <w:t xml:space="preserve">were </w:t>
      </w:r>
      <w:r w:rsidR="004F21D6">
        <w:t>sized</w:t>
      </w:r>
      <w:r w:rsidR="00EE7580">
        <w:t xml:space="preserve">, so </w:t>
      </w:r>
      <w:r w:rsidR="00131A7C" w:rsidRPr="005F1E8D">
        <w:t xml:space="preserve">we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r w:rsidR="00C119E0">
        <w:rPr>
          <w:color w:val="000000"/>
        </w:rPr>
        <w:t>length</w:t>
      </w:r>
      <w:r w:rsidR="004F21D6">
        <w:rPr>
          <w:color w:val="000000"/>
        </w:rPr>
        <w:t xml:space="preserve"> for these three species</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C119E0">
        <w:t>estimate</w:t>
      </w:r>
      <w:r w:rsidR="00C119E0" w:rsidRPr="005F1E8D">
        <w:t xml:space="preserve"> </w:t>
      </w:r>
      <w:r w:rsidR="00131A7C">
        <w:t>biomass</w:t>
      </w:r>
      <w:r w:rsidR="00131A7C" w:rsidRPr="005F1E8D">
        <w:t xml:space="preserve"> for each taxon. </w:t>
      </w:r>
      <w:r w:rsidR="00131A7C">
        <w:t xml:space="preserve">We used shell-free wet weight for species with large shells such as hermit crabs and snails. </w:t>
      </w:r>
      <w:r w:rsidR="00792779">
        <w:t xml:space="preserve">When biomass information was unavailable for a species, we used estimates from the closest relative or most </w:t>
      </w:r>
      <w:r w:rsidR="00E6786E">
        <w:t>similarly sized</w:t>
      </w:r>
      <w:r w:rsidR="00792779">
        <w:t xml:space="preserve">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9C308B">
        <w:t xml:space="preserve">We calculated the tide exchange by computing the </w:t>
      </w:r>
      <w:r w:rsidR="00137407" w:rsidRPr="009C308B">
        <w:t xml:space="preserve">percent </w:t>
      </w:r>
      <w:r w:rsidRPr="009C308B">
        <w:t xml:space="preserve">change of the tide height every minute, </w:t>
      </w:r>
      <w:r w:rsidR="00131A7C" w:rsidRPr="009C308B">
        <w:t>averaged over the</w:t>
      </w:r>
      <w:r w:rsidRPr="009C308B">
        <w:t xml:space="preserve"> </w:t>
      </w:r>
      <w:r w:rsidR="00131A7C" w:rsidRPr="009C308B">
        <w:t>hour-long survey.</w:t>
      </w:r>
    </w:p>
    <w:p w14:paraId="010730BD" w14:textId="77777777" w:rsidR="00131A7C" w:rsidRPr="005F1E8D" w:rsidRDefault="00131A7C" w:rsidP="00EB3BC7">
      <w:pPr>
        <w:spacing w:line="480" w:lineRule="auto"/>
      </w:pPr>
    </w:p>
    <w:p w14:paraId="1BBA84D4" w14:textId="77777777" w:rsidR="008600C1" w:rsidRPr="00401383" w:rsidRDefault="008600C1" w:rsidP="008600C1">
      <w:pPr>
        <w:spacing w:line="480" w:lineRule="auto"/>
      </w:pPr>
      <w:r w:rsidRPr="00401383">
        <w:t>Among-site (meso-scale) variation</w:t>
      </w:r>
    </w:p>
    <w:p w14:paraId="3814180E" w14:textId="018848C0" w:rsidR="00E221AC" w:rsidRDefault="00670555" w:rsidP="00670555">
      <w:pPr>
        <w:spacing w:line="480" w:lineRule="auto"/>
      </w:pPr>
      <w:r w:rsidRPr="005F1E8D">
        <w:t xml:space="preserve">To </w:t>
      </w:r>
      <w:r w:rsidR="00121C0A">
        <w:t>explore</w:t>
      </w:r>
      <w:r w:rsidRPr="005F1E8D">
        <w:t xml:space="preserve">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(1|site)</w:t>
      </w:r>
      <w:r w:rsidRPr="005F1E8D">
        <w:t xml:space="preserve"> 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4F21D6">
        <w:t>To test the robustness of our modelling approach, we</w:t>
      </w:r>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w:t>
      </w:r>
      <w:r w:rsidR="001269A3">
        <w:lastRenderedPageBreak/>
        <w:t xml:space="preserve">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4BAAD878"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4254E3">
        <w:rPr>
          <w:color w:val="000000"/>
        </w:rPr>
        <w:t xml:space="preserve"> (</w:t>
      </w:r>
      <w:r w:rsidR="00397ACC">
        <w:rPr>
          <w:color w:val="000000"/>
        </w:rPr>
        <w:t xml:space="preserve">per </w:t>
      </w:r>
      <w:r w:rsidR="009B2BF8" w:rsidRPr="005F1E8D">
        <w:rPr>
          <w:color w:val="000000"/>
        </w:rPr>
        <w:t>m</w:t>
      </w:r>
      <w:r w:rsidR="009B2BF8" w:rsidRPr="005F1E8D">
        <w:rPr>
          <w:color w:val="000000"/>
          <w:vertAlign w:val="superscript"/>
        </w:rPr>
        <w:t>2</w:t>
      </w:r>
      <w:r w:rsidR="004254E3">
        <w:rPr>
          <w:color w:val="000000"/>
        </w:rPr>
        <w:t>)</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3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 xml:space="preserve"> </w:t>
      </w:r>
      <w:r w:rsidR="00EC3A47">
        <w:t>W</w:t>
      </w:r>
      <w:r w:rsidR="00E85DC2">
        <w:t xml:space="preserve">e </w:t>
      </w:r>
      <w:r w:rsidR="00EC3A47">
        <w:t>then</w:t>
      </w:r>
      <w:r w:rsidR="00E85DC2">
        <w:t xml:space="preserv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0FB590AA" w:rsidR="00E85DC2" w:rsidRPr="0026774C" w:rsidRDefault="00F6133E" w:rsidP="002F18B0">
      <w:pPr>
        <w:spacing w:line="480" w:lineRule="auto"/>
        <w:rPr>
          <w:color w:val="000000"/>
        </w:rPr>
      </w:pPr>
      <w:r>
        <w:t>We constructed separate linear models for each caging experiment t</w:t>
      </w:r>
      <w:r w:rsidR="00BD1992" w:rsidRPr="005F1E8D">
        <w:t xml:space="preserve">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w:t>
      </w:r>
      <w:r w:rsidR="00401383">
        <w:rPr>
          <w:color w:val="000000"/>
        </w:rPr>
        <w:t>-</w:t>
      </w:r>
      <w:r w:rsidR="00C54451">
        <w:rPr>
          <w:color w:val="000000"/>
        </w:rPr>
        <w:t>to</w:t>
      </w:r>
      <w:r w:rsidR="00401383">
        <w:rPr>
          <w:color w:val="000000"/>
        </w:rPr>
        <w:t>-</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lastRenderedPageBreak/>
        <w:t>(</w:t>
      </w:r>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For the red rock crab experiment, we constructed a</w:t>
      </w:r>
      <w:r w:rsidR="00401383">
        <w:t xml:space="preserve"> </w:t>
      </w:r>
      <w:r w:rsidR="00D823F4" w:rsidRPr="005F1E8D">
        <w:t xml:space="preserve">generalized linear mixed-effects model </w:t>
      </w:r>
      <w:r w:rsidR="00401383">
        <w:t xml:space="preserve">(GLMM) </w:t>
      </w:r>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97669C">
        <w:t>, and</w:t>
      </w:r>
      <w:r w:rsidR="00D823F4" w:rsidRPr="005F1E8D">
        <w:t xml:space="preserve"> used a gamma distribution (link = ‘log’). </w:t>
      </w:r>
      <w:r w:rsidR="006312EC">
        <w:t xml:space="preserve">We </w:t>
      </w:r>
      <w:r w:rsidR="00151BB6">
        <w:t>used a previously developed carapace</w:t>
      </w:r>
      <w:r w:rsidR="00772701">
        <w:t>-to-</w:t>
      </w:r>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commentRangeStart w:id="24"/>
      <w:commentRangeStart w:id="25"/>
      <w:proofErr w:type="spellStart"/>
      <w:r w:rsidR="0097669C">
        <w:t>unpubl</w:t>
      </w:r>
      <w:commentRangeEnd w:id="24"/>
      <w:proofErr w:type="spellEnd"/>
      <w:r w:rsidR="00364A75">
        <w:rPr>
          <w:rStyle w:val="CommentReference"/>
        </w:rPr>
        <w:commentReference w:id="24"/>
      </w:r>
      <w:commentRangeEnd w:id="25"/>
      <w:r w:rsidR="009C308B">
        <w:rPr>
          <w:rStyle w:val="CommentReference"/>
        </w:rPr>
        <w:commentReference w:id="25"/>
      </w:r>
      <w:r w:rsidR="006214D6">
        <w:t>.</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3D01F9C4"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 xml:space="preserve">found evidence of </w:t>
      </w:r>
      <w:r w:rsidR="004F21D6">
        <w:t>significant</w:t>
      </w:r>
      <w:r w:rsidR="00C146F7" w:rsidRPr="005F1E8D">
        <w:t xml:space="preserve"> </w:t>
      </w:r>
      <w:r w:rsidR="00682CDC" w:rsidRPr="005F1E8D">
        <w:t>small-scale</w:t>
      </w:r>
      <w:r w:rsidR="00245F48">
        <w:t>, within-site</w:t>
      </w:r>
      <w:r w:rsidR="006D152A" w:rsidRPr="005F1E8D">
        <w:t xml:space="preserve"> variation</w:t>
      </w:r>
      <w:r w:rsidR="000D0396">
        <w:t xml:space="preserve"> (</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w:t>
      </w:r>
      <w:r w:rsidR="00677126">
        <w:lastRenderedPageBreak/>
        <w:t>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We also found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291E5F">
        <w:t xml:space="preserve">The change in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AC2C50C"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9B2182">
        <w:t xml:space="preserve">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 xml:space="preserve">p &gt; 0.75 for both treatments,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3A1BA719" w:rsidR="00057B69" w:rsidRDefault="004934ED" w:rsidP="00623DD8">
      <w:pPr>
        <w:spacing w:line="480" w:lineRule="auto"/>
      </w:pPr>
      <w:r>
        <w:t>We found evidence of variability of animal-regenerated nutrients</w:t>
      </w:r>
      <w:r w:rsidR="00A5377F">
        <w:t xml:space="preserve"> from the largest to the smallest scale examined</w:t>
      </w:r>
      <w:r w:rsidR="004F21D6">
        <w:t>, albeit the signal strength varied across scales</w:t>
      </w:r>
      <w:r>
        <w:t xml:space="preserve">. </w:t>
      </w:r>
      <w:r w:rsidR="004739F8">
        <w:t xml:space="preserve">Ammonium </w:t>
      </w:r>
      <w:r w:rsidR="001440F3">
        <w:t>(</w:t>
      </w:r>
      <w:r w:rsidR="001440F3" w:rsidRPr="005F1E8D">
        <w:rPr>
          <w:color w:val="000000"/>
        </w:rPr>
        <w:t>NH</w:t>
      </w:r>
      <w:r w:rsidR="001440F3" w:rsidRPr="005F1E8D">
        <w:rPr>
          <w:rFonts w:ascii="Cambria Math" w:hAnsi="Cambria Math" w:cs="Cambria Math"/>
          <w:color w:val="000000"/>
        </w:rPr>
        <w:t>₄⁺</w:t>
      </w:r>
      <w:r w:rsidR="001440F3">
        <w:t xml:space="preserve">) </w:t>
      </w:r>
      <w:r w:rsidR="004739F8">
        <w:t xml:space="preserve">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proofErr w:type="gramStart"/>
      <w:r w:rsidR="004739F8">
        <w:t>crabs</w:t>
      </w:r>
      <w:proofErr w:type="gramEnd"/>
      <w:r w:rsidR="004739F8">
        <w:t xml:space="preserve"> vs cages </w:t>
      </w:r>
      <w:r w:rsidR="00A5377F">
        <w:t>without crabs</w:t>
      </w:r>
      <w:r w:rsidR="00963154">
        <w:t xml:space="preserve">. </w:t>
      </w:r>
      <w:r w:rsidR="00246B2A">
        <w:t>W</w:t>
      </w:r>
      <w:r>
        <w:t xml:space="preserve">ater flow 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9A1C7A">
        <w:t xml:space="preserve">, but within sites moving water made kelps’ ability to slow flow and trap animal-regenerated nutrients more pronounced. In the very-small scale </w:t>
      </w:r>
      <w:r w:rsidR="009A1C7A">
        <w:lastRenderedPageBreak/>
        <w:t xml:space="preserve">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a taxonomic effect.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t>Meso-scale</w:t>
      </w:r>
      <w:r w:rsidR="00A5377F">
        <w:rPr>
          <w:i/>
          <w:iCs/>
        </w:rPr>
        <w:t xml:space="preserve"> variation</w:t>
      </w:r>
    </w:p>
    <w:p w14:paraId="17F00B66" w14:textId="5309C98F"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w:t>
      </w:r>
      <w:r w:rsidR="00FE54CE">
        <w:t>among</w:t>
      </w:r>
      <w:r w:rsidR="00FE54CE" w:rsidRPr="00BA1DFE">
        <w:t xml:space="preserve">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larger than </w:t>
      </w:r>
      <w:r w:rsidR="001C535E">
        <w:t xml:space="preserve">previous </w:t>
      </w:r>
      <w:r w:rsidR="008955F6" w:rsidRPr="00BA1DFE">
        <w:t>measurements of among-site variation in nitrate (3.7x and 6.5x</w:t>
      </w:r>
      <w:r w:rsidR="00BA1DFE" w:rsidRPr="00BA1DFE">
        <w:t>) and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7014A8">
        <w:t xml:space="preserve">, and </w:t>
      </w:r>
      <w:r w:rsidR="00BA1DFE" w:rsidRPr="00BA1DFE">
        <w:t xml:space="preserve">larger than among-site NH₄⁺ differences measured in nearby </w:t>
      </w:r>
      <w:r w:rsidR="001C535E">
        <w:t xml:space="preserve">Washington </w:t>
      </w:r>
      <w:r w:rsidR="00FE54CE">
        <w:t>S</w:t>
      </w:r>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A01D2E">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 xml:space="preserve">We had predicted that variation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B13313">
        <w:t>concentration among sites would be driven primarily by animal abundance. We were partly correct since t</w:t>
      </w:r>
      <w:r w:rsidR="001C535E">
        <w:t xml:space="preserve">he only predictor of among-site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1C535E">
        <w:t>that emerged from our analyses 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FE54CE">
        <w:t>,</w:t>
      </w:r>
      <w:r w:rsidR="001C535E">
        <w:t xml:space="preserve"> but these might be more important in shallower waters and in 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360246">
      <w:pPr>
        <w:spacing w:line="480" w:lineRule="auto"/>
        <w:ind w:firstLine="360"/>
      </w:pPr>
    </w:p>
    <w:p w14:paraId="0E3846E6" w14:textId="3978F5F8" w:rsidR="00306F1F" w:rsidRPr="00306F1F" w:rsidRDefault="00306F1F" w:rsidP="00306F1F">
      <w:pPr>
        <w:spacing w:line="480" w:lineRule="auto"/>
        <w:rPr>
          <w:i/>
          <w:iCs/>
        </w:rPr>
      </w:pPr>
      <w:r w:rsidRPr="00306F1F">
        <w:rPr>
          <w:i/>
          <w:iCs/>
        </w:rPr>
        <w:t>Small-scale</w:t>
      </w:r>
      <w:r w:rsidR="000D0CF1">
        <w:rPr>
          <w:i/>
          <w:iCs/>
        </w:rPr>
        <w:t xml:space="preserve"> variation</w:t>
      </w:r>
    </w:p>
    <w:p w14:paraId="4BB14774" w14:textId="7F60A114" w:rsidR="00737B8A" w:rsidRDefault="00CF009F" w:rsidP="00683C48">
      <w:pPr>
        <w:spacing w:line="480" w:lineRule="auto"/>
      </w:pPr>
      <w:r>
        <w:lastRenderedPageBreak/>
        <w:t xml:space="preserve">We found evidence of kelp-mediated </w:t>
      </w:r>
      <w:r w:rsidR="00DA6701">
        <w:t>nutrient variation</w:t>
      </w:r>
      <w:r w:rsidR="009509EA">
        <w:t xml:space="preserve"> on a smaller scale (5 m) than previously established</w:t>
      </w:r>
      <w:r w:rsidR="00B50E76">
        <w:t xml:space="preserve">. </w:t>
      </w:r>
      <w:r w:rsidR="00387A6E">
        <w:t>Previous studies have found that nitrate from external sources (e.g. upwelling and run-off) becomes depleted or unchanged as i</w:t>
      </w:r>
      <w:r w:rsidR="007C2BBA">
        <w:t>t f</w:t>
      </w:r>
      <w:r w:rsidR="00387A6E">
        <w:t xml:space="preserve">lows through a kelp forest </w:t>
      </w:r>
      <w:r w:rsidR="00387A6E" w:rsidRPr="007C2BBA">
        <w:rPr>
          <w:rFonts w:eastAsiaTheme="minorHAnsi"/>
          <w:color w:val="000000"/>
          <w:lang w:val="en-US"/>
        </w:rPr>
        <w:t>(Pfister et al., 2019; Stewart et al., 2009)</w:t>
      </w:r>
      <w:r w:rsidR="00387A6E">
        <w:rPr>
          <w:rFonts w:eastAsiaTheme="minorHAnsi"/>
          <w:color w:val="000000"/>
          <w:lang w:val="en-US"/>
        </w:rPr>
        <w:t xml:space="preserve"> </w:t>
      </w:r>
      <w:r w:rsidR="00387A6E" w:rsidRPr="00387A6E">
        <w:t>in contrast to NH</w:t>
      </w:r>
      <w:r w:rsidR="00387A6E" w:rsidRPr="00387A6E">
        <w:rPr>
          <w:vertAlign w:val="subscript"/>
        </w:rPr>
        <w:t>4</w:t>
      </w:r>
      <w:r w:rsidR="00387A6E" w:rsidRPr="00387A6E">
        <w:rPr>
          <w:vertAlign w:val="superscript"/>
        </w:rPr>
        <w:t>+</w:t>
      </w:r>
      <w:r w:rsidR="00387A6E" w:rsidRPr="00387A6E">
        <w:t xml:space="preserve"> which is regenerated by animals within and around the forest</w:t>
      </w:r>
      <w:r w:rsidR="007C2BBA">
        <w:t xml:space="preserve"> and seemingly retained there</w:t>
      </w:r>
      <w:r w:rsidR="00387A6E" w:rsidRPr="00387A6E">
        <w:t xml:space="preserve">. </w:t>
      </w:r>
      <w:r w:rsidR="00A83EAE">
        <w:t xml:space="preserve">Higher NH₄⁺ inside high-density kelp forests has been documented </w:t>
      </w:r>
      <w:r w:rsidR="00A83EAE">
        <w:fldChar w:fldCharType="begin"/>
      </w:r>
      <w:r w:rsidR="00A01D2E">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but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w:t>
      </w:r>
      <w:commentRangeStart w:id="26"/>
      <w:commentRangeStart w:id="27"/>
      <w:r w:rsidR="00B50E76">
        <w:t xml:space="preserve">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commentRangeEnd w:id="26"/>
      <w:r w:rsidR="00DA6701">
        <w:rPr>
          <w:rStyle w:val="CommentReference"/>
        </w:rPr>
        <w:commentReference w:id="26"/>
      </w:r>
      <w:commentRangeEnd w:id="27"/>
      <w:r w:rsidR="009C308B">
        <w:rPr>
          <w:rStyle w:val="CommentReference"/>
        </w:rPr>
        <w:commentReference w:id="27"/>
      </w:r>
      <w:r w:rsidR="00A83EAE">
        <w:t>B</w:t>
      </w:r>
      <w:r w:rsidR="009509EA">
        <w:t xml:space="preserve">y sampling 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acceleration of flow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w:t>
      </w:r>
      <w:r w:rsidR="00DA6701">
        <w:t>that</w:t>
      </w:r>
      <w:r w:rsidR="005D42E1">
        <w:t xml:space="preserve"> water flow due to tidal exchange enhances NH₄⁺ variability within kelp forests instead of masking it. </w:t>
      </w:r>
    </w:p>
    <w:p w14:paraId="65174C8A" w14:textId="572CE711" w:rsidR="00900C38" w:rsidRDefault="00900C38" w:rsidP="00963154">
      <w:pPr>
        <w:spacing w:line="480" w:lineRule="auto"/>
        <w:ind w:firstLine="720"/>
      </w:pPr>
      <w:r>
        <w:t xml:space="preserve">We uncovered additional drivers of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A01D2E">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A01D2E">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commentRangeStart w:id="28"/>
      <w:commentRangeStart w:id="29"/>
      <w:r w:rsidR="00EC06BA">
        <w:t xml:space="preserve">The surprising </w:t>
      </w:r>
      <w:r>
        <w:t xml:space="preserve">negative </w:t>
      </w:r>
      <w:r w:rsidRPr="005F1E8D">
        <w:t>∆</w:t>
      </w:r>
      <w:r>
        <w:t>NH₄⁺ at our no</w:t>
      </w:r>
      <w:r w:rsidR="00EC06BA">
        <w:t>-</w:t>
      </w:r>
      <w:r>
        <w:t xml:space="preserve">kelp control sites may </w:t>
      </w:r>
      <w:r w:rsidR="00DA6701">
        <w:t>result from</w:t>
      </w:r>
      <w:r>
        <w:t xml:space="preserve"> </w:t>
      </w:r>
      <w:r w:rsidR="00EC06BA">
        <w:t xml:space="preserve">“outside” samples at control sites being </w:t>
      </w:r>
      <w:r w:rsidR="00FE7DA5">
        <w:t xml:space="preserve">slightly </w:t>
      </w:r>
      <w:r w:rsidR="00EC06BA">
        <w:t xml:space="preserve">deeper than </w:t>
      </w:r>
      <w:r w:rsidR="00EC06BA">
        <w:lastRenderedPageBreak/>
        <w:t xml:space="preserve">the “inside” samples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a</w:t>
      </w:r>
      <w:commentRangeEnd w:id="28"/>
      <w:r w:rsidR="004F21D6">
        <w:rPr>
          <w:rStyle w:val="CommentReference"/>
        </w:rPr>
        <w:commentReference w:id="28"/>
      </w:r>
      <w:commentRangeEnd w:id="29"/>
      <w:r w:rsidR="009C308B">
        <w:rPr>
          <w:rStyle w:val="CommentReference"/>
        </w:rPr>
        <w:commentReference w:id="29"/>
      </w:r>
      <w:r>
        <w:t xml:space="preserve"> trend that our </w:t>
      </w:r>
      <w:r w:rsidR="00CC12B0">
        <w:t xml:space="preserve">no-kelp sites seem to confirm, strengthens </w:t>
      </w:r>
      <w:commentRangeStart w:id="30"/>
      <w:r w:rsidR="00CC12B0">
        <w:t xml:space="preserve">our finding of higher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CC12B0">
        <w:t>concentrations within kelp forests than at their slightly deeper edges.</w:t>
      </w:r>
      <w:commentRangeEnd w:id="30"/>
      <w:r w:rsidR="004F21D6">
        <w:rPr>
          <w:rStyle w:val="CommentReference"/>
        </w:rPr>
        <w:commentReference w:id="30"/>
      </w:r>
    </w:p>
    <w:p w14:paraId="5ADD87CD" w14:textId="6E3163AC" w:rsidR="00965054" w:rsidRDefault="00497588" w:rsidP="004F2705">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3F3DBB">
        <w:t xml:space="preserve">biomass </w:t>
      </w:r>
      <w:r w:rsidR="00806D42">
        <w:t xml:space="preserve">suggest a potentially saturating relationship </w:t>
      </w:r>
      <w:r w:rsidR="00BA4AFF">
        <w:t xml:space="preserve">among </w:t>
      </w:r>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 but 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7443B239" w:rsidR="00327838" w:rsidRDefault="00926BE5" w:rsidP="005D293A">
      <w:pPr>
        <w:spacing w:line="480" w:lineRule="auto"/>
      </w:pPr>
      <w:r>
        <w:t xml:space="preserve">When 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t>
      </w:r>
      <w:r w:rsidR="00C21487">
        <w:t xml:space="preserve">that </w:t>
      </w:r>
      <w:r w:rsidR="00282591">
        <w:t xml:space="preserve">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p>
    <w:p w14:paraId="6A7105AB" w14:textId="3DC54C97" w:rsidR="00926BE5" w:rsidRDefault="00327838" w:rsidP="00327838">
      <w:pPr>
        <w:spacing w:line="480" w:lineRule="auto"/>
        <w:ind w:firstLine="720"/>
      </w:pPr>
      <w:r>
        <w:lastRenderedPageBreak/>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 xml:space="preserve">without mussels </w:t>
      </w:r>
      <w:r w:rsidR="00C21487">
        <w:t>on the northern California coast</w:t>
      </w:r>
      <w:r>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r>
        <w:rPr>
          <w:i/>
          <w:iCs/>
        </w:rPr>
        <w:t>A role for</w:t>
      </w:r>
      <w:r w:rsidRPr="00220618">
        <w:rPr>
          <w:i/>
          <w:iCs/>
        </w:rPr>
        <w:t xml:space="preserve"> species diversit</w:t>
      </w:r>
      <w:r w:rsidR="00E94D69">
        <w:rPr>
          <w:i/>
          <w:iCs/>
        </w:rPr>
        <w:t>y</w:t>
      </w:r>
    </w:p>
    <w:p w14:paraId="1FD5BDB1" w14:textId="257A769E" w:rsidR="000D122E" w:rsidRDefault="005D293A" w:rsidP="00741F8A">
      <w:pPr>
        <w:spacing w:line="480" w:lineRule="auto"/>
      </w:pPr>
      <w:r>
        <w:t xml:space="preserve">It was difficult to predict the effect of biodiversity on variation in </w:t>
      </w:r>
      <w:r w:rsidR="001440F3" w:rsidRPr="005F1E8D">
        <w:rPr>
          <w:color w:val="000000"/>
        </w:rPr>
        <w:t>NH</w:t>
      </w:r>
      <w:r w:rsidR="001440F3" w:rsidRPr="005F1E8D">
        <w:rPr>
          <w:rFonts w:ascii="Cambria Math" w:hAnsi="Cambria Math" w:cs="Cambria Math"/>
          <w:color w:val="000000"/>
        </w:rPr>
        <w:t>₄⁺</w:t>
      </w:r>
      <w:r>
        <w:t xml:space="preserve">,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in which case we might have expected both to have a similar,</w:t>
      </w:r>
      <w:r w:rsidR="003F3DBB">
        <w:t xml:space="preserve"> </w:t>
      </w:r>
      <w:r>
        <w:t xml:space="preserve">positive effect on </w:t>
      </w:r>
      <w:r w:rsidR="001440F3" w:rsidRPr="005F1E8D">
        <w:rPr>
          <w:color w:val="000000"/>
        </w:rPr>
        <w:t>NH</w:t>
      </w:r>
      <w:r w:rsidR="001440F3" w:rsidRPr="005F1E8D">
        <w:rPr>
          <w:rFonts w:ascii="Cambria Math" w:hAnsi="Cambria Math" w:cs="Cambria Math"/>
          <w:color w:val="000000"/>
        </w:rPr>
        <w:t>₄⁺</w:t>
      </w:r>
      <w:r w:rsidR="00712A40">
        <w:t xml:space="preserve">. </w:t>
      </w:r>
      <w:r>
        <w:t xml:space="preserve">This was not the case.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A01D2E">
        <w:instrText xml:space="preserve"> ADDIN ZOTERO_ITEM CSL_CITATION {"citationID":"z8mMZuXW","properties":{"formattedCitation":"(Archambault and Bourget, 1996)","plainCitation":"(Archambault and Bourget, 1996)","dontUpdate":true,"noteIndex":0},"citationItems":[{"id":4845,"uris":["http://zotero.org/users/local/idKDtb7T/items/CU6R3UJ9"],"itemData":{"id":4845,"type":"article-journal","container-title":"Marine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positive effect of kelp </w:t>
      </w:r>
      <w:r w:rsidR="0085021C">
        <w:t xml:space="preserve">forests </w:t>
      </w:r>
      <w:r>
        <w:t>on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3E0C677F" w:rsidR="00906B6A" w:rsidRDefault="00741F8A" w:rsidP="00282591">
      <w:pPr>
        <w:spacing w:line="480" w:lineRule="auto"/>
      </w:pPr>
      <w:r>
        <w:lastRenderedPageBreak/>
        <w:t xml:space="preserve">Despite the mixing forces of currents and tides, spatial heterogeneity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w:t>
      </w:r>
      <w:r w:rsidR="00E07FB1">
        <w:t>is</w:t>
      </w:r>
      <w:r>
        <w:t xml:space="preserve"> detectable at a broad range of scales.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in NH₄⁺ from 1.3 – 9x in NH₄⁺ </w:t>
      </w:r>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A74717">
        <w:t xml:space="preserve">, </w:t>
      </w:r>
      <w:r w:rsidR="003E52B2">
        <w:t xml:space="preserve">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contribute to heterogeneity in primary productivity.</w:t>
      </w:r>
    </w:p>
    <w:p w14:paraId="3E46EB4D" w14:textId="29093913" w:rsidR="003E52B2" w:rsidRDefault="00906B6A" w:rsidP="003E52B2">
      <w:pPr>
        <w:spacing w:line="480" w:lineRule="auto"/>
        <w:ind w:firstLine="720"/>
      </w:pPr>
      <w:r>
        <w:t xml:space="preserve">The second </w:t>
      </w:r>
      <w:r w:rsidR="00C21487">
        <w:t xml:space="preserve">implication </w:t>
      </w:r>
      <w:r w:rsidR="000F50D8">
        <w:t xml:space="preserve">relates to our general understanding of the importance of CND, especially in temperate areas. Our results </w:t>
      </w:r>
      <w:r w:rsidR="007C5C1D">
        <w:t>disrupt the dominant paradigm that bottom-up effects are primarily driven by external sources of nutrients acting primarily on large</w:t>
      </w:r>
      <w:r w:rsidR="00A625FF">
        <w:t xml:space="preserve"> </w:t>
      </w:r>
      <w:r w:rsidR="007C5C1D">
        <w:t xml:space="preserve">scales, and 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lastRenderedPageBreak/>
        <w:t>Acknowledgements</w:t>
      </w:r>
    </w:p>
    <w:p w14:paraId="0F8A8B2B" w14:textId="5C105803" w:rsidR="006214D6" w:rsidRDefault="008E795A" w:rsidP="00282591">
      <w:pPr>
        <w:spacing w:line="480" w:lineRule="auto"/>
      </w:pPr>
      <w:r>
        <w:t>We are grateful</w:t>
      </w:r>
      <w:r w:rsidR="00E94D69">
        <w:t xml:space="preserve"> to the volunteers who conduct </w:t>
      </w:r>
      <w:r>
        <w:t xml:space="preserve">annual </w:t>
      </w:r>
      <w:r w:rsidR="00E94D69">
        <w:t xml:space="preserve">Reef Life Surveys and to </w:t>
      </w:r>
      <w:r>
        <w:t xml:space="preserve">Dr. </w:t>
      </w:r>
      <w:r w:rsidR="00E94D69">
        <w:t xml:space="preserve">Amanda Bates and the </w:t>
      </w:r>
      <w:r w:rsidR="00E94D69" w:rsidRPr="00E94D69">
        <w:t>Canada Research Chairs Program</w:t>
      </w:r>
      <w:r w:rsidR="00E94D69">
        <w:t xml:space="preserve"> for funding this critical long-term monitoring work. Thank you to Siobhan Gray, Dave Porter, Phil Lavoie, Kelly Clement, and all the Bamfield Marine Sciences Center staff for their ongoing support. </w:t>
      </w:r>
      <w:r w:rsidR="003F3DBB">
        <w:t xml:space="preserve">Thank you to </w:t>
      </w:r>
      <w:proofErr w:type="spellStart"/>
      <w:r w:rsidR="003F3DBB" w:rsidRPr="003F3DBB">
        <w:t>Brittnie</w:t>
      </w:r>
      <w:proofErr w:type="spellEnd"/>
      <w:r w:rsidR="003F3DBB" w:rsidRPr="003F3DBB">
        <w:t xml:space="preserve"> </w:t>
      </w:r>
      <w:proofErr w:type="spellStart"/>
      <w:r w:rsidR="003F3DBB" w:rsidRPr="003F3DBB">
        <w:t>Spriel</w:t>
      </w:r>
      <w:proofErr w:type="spellEnd"/>
      <w:r w:rsidR="003F3DBB" w:rsidRPr="003F3DBB">
        <w:t xml:space="preserve"> </w:t>
      </w:r>
      <w:r w:rsidR="003F3DBB">
        <w:t xml:space="preserve">and </w:t>
      </w:r>
      <w:r w:rsidR="003F3DBB" w:rsidRPr="003F3DBB">
        <w:t xml:space="preserve">Kayla Holloway </w:t>
      </w:r>
      <w:r w:rsidR="003F3DBB">
        <w:t xml:space="preserve">for their assistance with the crab cages. </w:t>
      </w:r>
      <w:r w:rsidR="00E94D69">
        <w:t>Hailey Davi</w:t>
      </w:r>
      <w:r w:rsidR="005613C5">
        <w:t>e</w:t>
      </w:r>
      <w:r w:rsidR="00E94D69">
        <w:t xml:space="preserve">s provided the </w:t>
      </w:r>
      <w:r w:rsidR="0076719B">
        <w:t>illustrations</w:t>
      </w:r>
      <w:r w:rsidR="00E94D69">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45F2C907"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BC</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w:t>
      </w:r>
      <w:proofErr w:type="gramStart"/>
      <w:r w:rsidR="00C826A7">
        <w:t>)</w:t>
      </w:r>
      <w:proofErr w:type="gramEnd"/>
      <w:r w:rsidR="00C826A7">
        <w:t xml:space="preserve">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4173B45E" w:rsidR="0095043F" w:rsidRDefault="00E626B9" w:rsidP="00C05A5A">
      <w:r>
        <w:rPr>
          <w:noProof/>
        </w:rPr>
        <w:lastRenderedPageBreak/>
        <w:drawing>
          <wp:inline distT="0" distB="0" distL="0" distR="0" wp14:anchorId="0EDB5783" wp14:editId="7F0EED8B">
            <wp:extent cx="5943600" cy="5943600"/>
            <wp:effectExtent l="0" t="0" r="0" b="0"/>
            <wp:docPr id="209511719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17199" name="Picture 2"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C826A7">
        <w:t xml:space="preserve">surrounded 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r w:rsidR="00377E7D">
        <w:t>-</w:t>
      </w:r>
      <w:r w:rsidR="00FE153F">
        <w:t xml:space="preserve">size,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7D3DB8F9" w:rsidR="005166D6" w:rsidRDefault="002E5563" w:rsidP="00E81946">
      <w:pPr>
        <w:rPr>
          <w:b/>
        </w:rPr>
      </w:pPr>
      <w:r>
        <w:rPr>
          <w:b/>
          <w:noProof/>
        </w:rPr>
        <w:drawing>
          <wp:inline distT="0" distB="0" distL="0" distR="0" wp14:anchorId="2AEBEAE9" wp14:editId="67257874">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7"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588E0190"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List of rocky reef sites sampled using Reef Life Survey methods, and the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F122DB">
      <w:r>
        <w:rPr>
          <w:b/>
        </w:rPr>
        <w:lastRenderedPageBreak/>
        <w:t xml:space="preserve">Supplemental </w:t>
      </w:r>
      <w:r w:rsidR="0053139F" w:rsidRPr="00E83D6E">
        <w:rPr>
          <w:b/>
        </w:rPr>
        <w:t>Table 2.</w:t>
      </w:r>
      <w:r w:rsidR="0053139F">
        <w:t xml:space="preserve"> </w:t>
      </w:r>
      <w:r w:rsidR="00E83D6E">
        <w:t xml:space="preserve">List of </w:t>
      </w:r>
      <w:r w:rsidR="00250785">
        <w:t xml:space="preserve">kelp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4209B2EB"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(e</w:t>
      </w:r>
      <w:r w:rsidR="0067279B">
        <w:t>.</w:t>
      </w:r>
      <w:r>
        <w:t xml:space="preserve">g.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31"/>
      <w:r w:rsidRPr="00623DD8">
        <w:t>highest R</w:t>
      </w:r>
      <w:r w:rsidRPr="00623DD8">
        <w:rPr>
          <w:vertAlign w:val="superscript"/>
        </w:rPr>
        <w:t>2</w:t>
      </w:r>
      <w:r w:rsidRPr="00623DD8">
        <w:t xml:space="preserve"> values</w:t>
      </w:r>
      <w:commentRangeEnd w:id="31"/>
      <w:r w:rsidR="00F10A37">
        <w:rPr>
          <w:rStyle w:val="CommentReference"/>
        </w:rPr>
        <w:commentReference w:id="31"/>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commentRangeStart w:id="32"/>
      <w:r w:rsidRPr="00263F14">
        <w:rPr>
          <w:b/>
        </w:rPr>
        <w:lastRenderedPageBreak/>
        <w:t>References</w:t>
      </w:r>
      <w:commentRangeEnd w:id="32"/>
      <w:r w:rsidR="00081881">
        <w:rPr>
          <w:rStyle w:val="CommentReference"/>
        </w:rPr>
        <w:commentReference w:id="32"/>
      </w:r>
    </w:p>
    <w:p w14:paraId="7F0F371E" w14:textId="77777777" w:rsidR="00970849" w:rsidRPr="00970849" w:rsidRDefault="00EC101B" w:rsidP="00970849">
      <w:pPr>
        <w:pStyle w:val="Bibliography"/>
        <w:rPr>
          <w:lang w:val="en-US"/>
        </w:rPr>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970849" w:rsidRPr="00970849">
        <w:rPr>
          <w:lang w:val="en-US"/>
        </w:rPr>
        <w:t>Allgeier, J.E., Andskog, M.A., Hensel, E., Appaldo, R., Layman, C., Kemp, D.W., 2020. Rewiring coral: Anthropogenic nutrients shift diverse coral–symbiont nutrient and carbon interactions toward symbiotic algal dominance. Glob Change Biol 26, 5588–5601. https://doi.org/10.1111/gcb.15230</w:t>
      </w:r>
    </w:p>
    <w:p w14:paraId="05C276F5" w14:textId="77777777" w:rsidR="00970849" w:rsidRPr="00970849" w:rsidRDefault="00970849" w:rsidP="00970849">
      <w:pPr>
        <w:pStyle w:val="Bibliography"/>
        <w:rPr>
          <w:lang w:val="en-US"/>
        </w:rPr>
      </w:pPr>
      <w:r w:rsidRPr="00970849">
        <w:rPr>
          <w:lang w:val="en-US"/>
        </w:rPr>
        <w:t>Allgeier, J.E., Burkepile, D.E., Layman, C.A., 2017. Animal pee in the sea: consumer-mediated nutrient dynamics in the world’s changing oceans. Glob Change Biol 23, 2166–2178. https://doi.org/10.1111/gcb.13625</w:t>
      </w:r>
    </w:p>
    <w:p w14:paraId="105A4EA1" w14:textId="77777777" w:rsidR="00970849" w:rsidRPr="00970849" w:rsidRDefault="00970849" w:rsidP="00970849">
      <w:pPr>
        <w:pStyle w:val="Bibliography"/>
        <w:rPr>
          <w:lang w:val="en-US"/>
        </w:rPr>
      </w:pPr>
      <w:r w:rsidRPr="00970849">
        <w:rPr>
          <w:lang w:val="en-US"/>
        </w:rPr>
        <w:t>Allgeier, J.E., Yeager, L.A., Layman, C.A., 2013. Consumers regulate nutrient limitation regimes and primary production in seagrass ecosystems. Ecology 94, 521–529. https://doi.org/10.1890/12-1122.1</w:t>
      </w:r>
    </w:p>
    <w:p w14:paraId="73871DBF" w14:textId="77777777" w:rsidR="00970849" w:rsidRPr="00970849" w:rsidRDefault="00970849" w:rsidP="00970849">
      <w:pPr>
        <w:pStyle w:val="Bibliography"/>
        <w:rPr>
          <w:lang w:val="en-US"/>
        </w:rPr>
      </w:pPr>
      <w:r w:rsidRPr="00970849">
        <w:rPr>
          <w:lang w:val="en-US"/>
        </w:rPr>
        <w:t>Aquilino, K.M., Bracken, M.E.S., Faubel, M.N., Stachowicz, J.J., 2009. Local-scale nutrient regeneration facilitates seaweed growth on wave-exposed rocky shores in an upwelling system. Limnol Oceanogr 54, 309–317. https://doi.org/10.4319/lo.2009.54.1.0309</w:t>
      </w:r>
    </w:p>
    <w:p w14:paraId="218D2F7C" w14:textId="77777777" w:rsidR="00970849" w:rsidRPr="00970849" w:rsidRDefault="00970849" w:rsidP="00970849">
      <w:pPr>
        <w:pStyle w:val="Bibliography"/>
        <w:rPr>
          <w:lang w:val="en-US"/>
        </w:rPr>
      </w:pPr>
      <w:r w:rsidRPr="00970849">
        <w:rPr>
          <w:lang w:val="en-US"/>
        </w:rPr>
        <w:t>Archambault, P., Bourget, E., 1996. Scales of coastal heterogeneity and benthic intertidal species richness, diversity and abundance. Mar. Ecol. Prog. Ser. 136, 111–121. https://doi.org/10.3354/meps136111</w:t>
      </w:r>
    </w:p>
    <w:p w14:paraId="40636EB4" w14:textId="77777777" w:rsidR="00970849" w:rsidRPr="00970849" w:rsidRDefault="00970849" w:rsidP="00970849">
      <w:pPr>
        <w:pStyle w:val="Bibliography"/>
        <w:rPr>
          <w:lang w:val="en-US"/>
        </w:rPr>
      </w:pPr>
      <w:r w:rsidRPr="00970849">
        <w:rPr>
          <w:lang w:val="en-US"/>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419AD43F" w14:textId="77777777" w:rsidR="00970849" w:rsidRPr="00970849" w:rsidRDefault="00970849" w:rsidP="00970849">
      <w:pPr>
        <w:pStyle w:val="Bibliography"/>
        <w:rPr>
          <w:lang w:val="en-US"/>
        </w:rPr>
      </w:pPr>
      <w:r w:rsidRPr="00970849">
        <w:rPr>
          <w:lang w:val="en-US"/>
        </w:rPr>
        <w:t>Arzul, G., 2001. Effect of marine animal excretions on differential growth of phytoplankton species. ICES Journal of Marine Science 58, 386–390. https://doi.org/10.1006/jmsc.2000.1038</w:t>
      </w:r>
    </w:p>
    <w:p w14:paraId="6BCD3B18" w14:textId="77777777" w:rsidR="00970849" w:rsidRPr="00970849" w:rsidRDefault="00970849" w:rsidP="00970849">
      <w:pPr>
        <w:pStyle w:val="Bibliography"/>
        <w:rPr>
          <w:lang w:val="en-US"/>
        </w:rPr>
      </w:pPr>
      <w:r w:rsidRPr="00970849">
        <w:rPr>
          <w:lang w:val="en-US"/>
        </w:rPr>
        <w:t>Attridge, C.M., Cox, K.D., Maher, B., Gross, S., Lim, E.G., Kattler, K.R., Côté, I.M., 2024. Studying Kelp Forests of Today to Forecast Ecosystems of the Future. Fisheries 49, 181–187. https://doi.org/10.1002/fsh.11065</w:t>
      </w:r>
    </w:p>
    <w:p w14:paraId="3B60E920" w14:textId="77777777" w:rsidR="00970849" w:rsidRPr="00970849" w:rsidRDefault="00970849" w:rsidP="00970849">
      <w:pPr>
        <w:pStyle w:val="Bibliography"/>
        <w:rPr>
          <w:lang w:val="en-US"/>
        </w:rPr>
      </w:pPr>
      <w:r w:rsidRPr="00970849">
        <w:rPr>
          <w:lang w:val="en-US"/>
        </w:rPr>
        <w:t>Benkwitt, C.E., Wilson, S.K., Graham, N.A.J., 2019. Seabird nutrient subsidies alter patterns of algal abundance and fish biomass on coral reefs following a bleaching event. Glob Change Biol 25, 2619–2632. https://doi.org/10.1111/gcb.14643</w:t>
      </w:r>
    </w:p>
    <w:p w14:paraId="0FDC4F90" w14:textId="77777777" w:rsidR="00970849" w:rsidRPr="00970849" w:rsidRDefault="00970849" w:rsidP="00970849">
      <w:pPr>
        <w:pStyle w:val="Bibliography"/>
        <w:rPr>
          <w:lang w:val="en-US"/>
        </w:rPr>
      </w:pPr>
      <w:r w:rsidRPr="00970849">
        <w:rPr>
          <w:lang w:val="en-US"/>
        </w:rPr>
        <w:t>Bray, R.N., Miller, A.C., Johnson, S., Krause, P.R., Robertson, D.L., Westcott, A.M., 1988. Ammonium excretion by macroinvertebrates and fishes on a subtidal rocky reef in southern California. Marine Biology 100, 21–30. https://doi.org/10.1007/BF00392951</w:t>
      </w:r>
    </w:p>
    <w:p w14:paraId="11E5001C" w14:textId="77777777" w:rsidR="00970849" w:rsidRPr="00970849" w:rsidRDefault="00970849" w:rsidP="00970849">
      <w:pPr>
        <w:pStyle w:val="Bibliography"/>
        <w:rPr>
          <w:lang w:val="en-US"/>
        </w:rPr>
      </w:pPr>
      <w:r w:rsidRPr="00970849">
        <w:rPr>
          <w:lang w:val="en-US"/>
        </w:rPr>
        <w:t>Broitman, B.R., Navarrete, S.A., Smith, F., Gaines, S.D., 2001. Geographic variation of southeastern Pacific intertidal communities. Marine Ecology Progress Series 224, 21–34. https://doi.org/10.3354/meps224021</w:t>
      </w:r>
    </w:p>
    <w:p w14:paraId="1941FFE0" w14:textId="77777777" w:rsidR="00970849" w:rsidRPr="00970849" w:rsidRDefault="00970849" w:rsidP="00970849">
      <w:pPr>
        <w:pStyle w:val="Bibliography"/>
        <w:rPr>
          <w:lang w:val="en-US"/>
        </w:rPr>
      </w:pPr>
      <w:r w:rsidRPr="00970849">
        <w:rPr>
          <w:lang w:val="en-US"/>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1401F5B7" w14:textId="77777777" w:rsidR="00970849" w:rsidRPr="00970849" w:rsidRDefault="00970849" w:rsidP="00970849">
      <w:pPr>
        <w:pStyle w:val="Bibliography"/>
        <w:rPr>
          <w:lang w:val="en-US"/>
        </w:rPr>
      </w:pPr>
      <w:r w:rsidRPr="00970849">
        <w:rPr>
          <w:lang w:val="en-US"/>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2A3C2FF2" w14:textId="77777777" w:rsidR="00970849" w:rsidRPr="00970849" w:rsidRDefault="00970849" w:rsidP="00970849">
      <w:pPr>
        <w:pStyle w:val="Bibliography"/>
        <w:rPr>
          <w:lang w:val="en-US"/>
        </w:rPr>
      </w:pPr>
      <w:r w:rsidRPr="00970849">
        <w:rPr>
          <w:lang w:val="en-US"/>
        </w:rPr>
        <w:lastRenderedPageBreak/>
        <w:t>Cedeno, T.H., Brzezinski, M.A., Miller, R.J., Reed, D.C., 2021. An evaluation of surge uptake capability in the giant kelp (Macrocystis pyrifera) in response to pulses of three different forms of nitrogen. Mar Biol 168, 166. https://doi.org/10.1007/s00227-021-03975-z</w:t>
      </w:r>
    </w:p>
    <w:p w14:paraId="62080ECF" w14:textId="77777777" w:rsidR="00970849" w:rsidRPr="00970849" w:rsidRDefault="00970849" w:rsidP="00970849">
      <w:pPr>
        <w:pStyle w:val="Bibliography"/>
        <w:rPr>
          <w:lang w:val="en-US"/>
        </w:rPr>
      </w:pPr>
      <w:r w:rsidRPr="00970849">
        <w:rPr>
          <w:lang w:val="en-US"/>
        </w:rPr>
        <w:t>Dayton, P.K., Tegner, M.J., Edwards, P.B., Riser, K.L., 1999. Temporal and Spatial Scales of Kelp Demography: The Role of Oceanographic Climate. Ecological Monographs 69, 219–250. https://doi.org/10.1890/0012-9615(1999)069[0219:TASSOK]2.0.CO;2</w:t>
      </w:r>
    </w:p>
    <w:p w14:paraId="6A2D085E" w14:textId="77777777" w:rsidR="00970849" w:rsidRPr="00970849" w:rsidRDefault="00970849" w:rsidP="00970849">
      <w:pPr>
        <w:pStyle w:val="Bibliography"/>
        <w:rPr>
          <w:lang w:val="en-US"/>
        </w:rPr>
      </w:pPr>
      <w:r w:rsidRPr="00970849">
        <w:rPr>
          <w:lang w:val="en-US"/>
        </w:rPr>
        <w:t>Doughty, C.E., Roman, J., Faurby, S., Wolf, A., Haque, A., Bakker, E.S., Malhi, Y., Dunning, J.B., Svenning, J.-C., 2016. Global nutrient transport in a world of giants. Proceedings of the National Academy of Sciences 113, 868–873. https://doi.org/10.1073/pnas.1502549112</w:t>
      </w:r>
    </w:p>
    <w:p w14:paraId="5CA6F0F0" w14:textId="77777777" w:rsidR="00970849" w:rsidRPr="00970849" w:rsidRDefault="00970849" w:rsidP="00970849">
      <w:pPr>
        <w:pStyle w:val="Bibliography"/>
        <w:rPr>
          <w:lang w:val="en-US"/>
        </w:rPr>
      </w:pPr>
      <w:r w:rsidRPr="00970849">
        <w:rPr>
          <w:lang w:val="en-US"/>
        </w:rPr>
        <w:t>Druehl, L.D., Harrison, P.J., Lloyd, K.E., Thompson, P.A., 1989. Phenotypic variation in N uptake by Laminaria groenlandica Rosenvinge (Laminariales, Phaeophyta). Journal of Experimental Marine Biology and Ecology 127, 155–164. https://doi.org/10.1016/0022-0981(89)90181-0</w:t>
      </w:r>
    </w:p>
    <w:p w14:paraId="0B760B85" w14:textId="77777777" w:rsidR="00970849" w:rsidRPr="00970849" w:rsidRDefault="00970849" w:rsidP="00970849">
      <w:pPr>
        <w:pStyle w:val="Bibliography"/>
        <w:rPr>
          <w:lang w:val="en-US"/>
        </w:rPr>
      </w:pPr>
      <w:r w:rsidRPr="00970849">
        <w:rPr>
          <w:lang w:val="en-US"/>
        </w:rPr>
        <w:t>Edgar, G., Stuart-Smith, R., 2009. Ecological effects of marine protected areas on rocky reef communities—a continental-scale analysis. Mar. Ecol. Prog. Ser. 388, 51–62. https://doi.org/10.3354/meps08149</w:t>
      </w:r>
    </w:p>
    <w:p w14:paraId="4AA4A91C" w14:textId="77777777" w:rsidR="00970849" w:rsidRPr="00970849" w:rsidRDefault="00970849" w:rsidP="00970849">
      <w:pPr>
        <w:pStyle w:val="Bibliography"/>
        <w:rPr>
          <w:lang w:val="en-US"/>
        </w:rPr>
      </w:pPr>
      <w:r w:rsidRPr="00970849">
        <w:rPr>
          <w:lang w:val="en-US"/>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9F86F10" w14:textId="77777777" w:rsidR="00970849" w:rsidRPr="00970849" w:rsidRDefault="00970849" w:rsidP="00970849">
      <w:pPr>
        <w:pStyle w:val="Bibliography"/>
        <w:rPr>
          <w:lang w:val="en-US"/>
        </w:rPr>
      </w:pPr>
      <w:r w:rsidRPr="00970849">
        <w:rPr>
          <w:lang w:val="en-US"/>
        </w:rPr>
        <w:t>Francis, F.T., Côté, I.M., 2018. Fish movement drives spatial and temporal patterns of nutrient provisioning on coral reef patches. Ecosphere 9, e02225. https://doi.org/10.1002/ecs2.2225</w:t>
      </w:r>
    </w:p>
    <w:p w14:paraId="3AC99520" w14:textId="77777777" w:rsidR="00970849" w:rsidRPr="00970849" w:rsidRDefault="00970849" w:rsidP="00970849">
      <w:pPr>
        <w:pStyle w:val="Bibliography"/>
        <w:rPr>
          <w:lang w:val="en-US"/>
        </w:rPr>
      </w:pPr>
      <w:r w:rsidRPr="00970849">
        <w:rPr>
          <w:lang w:val="en-US"/>
        </w:rPr>
        <w:t>Froese, R., Thorson, J.T., Reyes Jr, R.B., 2014. A Bayesian approach for estimating length-weight relationships in fishes. Journal of Applied Ichthyology 30, 78–85. https://doi.org/10.1111/jai.12299</w:t>
      </w:r>
    </w:p>
    <w:p w14:paraId="626ABE12" w14:textId="77777777" w:rsidR="00970849" w:rsidRPr="00970849" w:rsidRDefault="00970849" w:rsidP="00970849">
      <w:pPr>
        <w:pStyle w:val="Bibliography"/>
        <w:rPr>
          <w:lang w:val="en-US"/>
        </w:rPr>
      </w:pPr>
      <w:r w:rsidRPr="00970849">
        <w:rPr>
          <w:lang w:val="en-US"/>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340AA363" w14:textId="77777777" w:rsidR="00970849" w:rsidRPr="00970849" w:rsidRDefault="00970849" w:rsidP="00970849">
      <w:pPr>
        <w:pStyle w:val="Bibliography"/>
        <w:rPr>
          <w:lang w:val="en-US"/>
        </w:rPr>
      </w:pPr>
      <w:r w:rsidRPr="00970849">
        <w:rPr>
          <w:lang w:val="en-US"/>
        </w:rPr>
        <w:t>Graham, M.H., 2004. Effects of Local Deforestation on the Diversity and Structure of Southern California Giant Kelp Forest Food Webs. Ecosystems 7, 341–357. https://doi.org/10.1007/s10021-003-0245-6</w:t>
      </w:r>
    </w:p>
    <w:p w14:paraId="172AE78E" w14:textId="77777777" w:rsidR="00970849" w:rsidRPr="00970849" w:rsidRDefault="00970849" w:rsidP="00970849">
      <w:pPr>
        <w:pStyle w:val="Bibliography"/>
        <w:rPr>
          <w:lang w:val="en-US"/>
        </w:rPr>
      </w:pPr>
      <w:r w:rsidRPr="00970849">
        <w:rPr>
          <w:lang w:val="en-US"/>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6401FD36" w14:textId="77777777" w:rsidR="00970849" w:rsidRPr="00970849" w:rsidRDefault="00970849" w:rsidP="00970849">
      <w:pPr>
        <w:pStyle w:val="Bibliography"/>
        <w:rPr>
          <w:lang w:val="en-US"/>
        </w:rPr>
      </w:pPr>
      <w:r w:rsidRPr="00970849">
        <w:rPr>
          <w:lang w:val="en-US"/>
        </w:rPr>
        <w:t>Hartig, F., 2022. DHARMa: Residual Diagnostics for Hierarchical (Multi-Level / Mixed) Regression Models. R package version 0.4.6.</w:t>
      </w:r>
    </w:p>
    <w:p w14:paraId="3B5BFD86" w14:textId="77777777" w:rsidR="00970849" w:rsidRPr="00970849" w:rsidRDefault="00970849" w:rsidP="00970849">
      <w:pPr>
        <w:pStyle w:val="Bibliography"/>
        <w:rPr>
          <w:lang w:val="en-US"/>
        </w:rPr>
      </w:pPr>
      <w:r w:rsidRPr="00970849">
        <w:rPr>
          <w:lang w:val="en-US"/>
        </w:rPr>
        <w:lastRenderedPageBreak/>
        <w:t>Holbrook, S.J., Brooks, A.J., Schmitt, R.J., Stewart, H.L., 2008. Effects of sheltering fish on growth of their host corals. Mar Biol 155, 521–530. https://doi.org/10.1007/s00227-008-1051-7</w:t>
      </w:r>
    </w:p>
    <w:p w14:paraId="5319CFA7" w14:textId="77777777" w:rsidR="00970849" w:rsidRPr="00970849" w:rsidRDefault="00970849" w:rsidP="00970849">
      <w:pPr>
        <w:pStyle w:val="Bibliography"/>
        <w:rPr>
          <w:lang w:val="en-US"/>
        </w:rPr>
      </w:pPr>
      <w:r w:rsidRPr="00970849">
        <w:rPr>
          <w:lang w:val="en-US"/>
        </w:rPr>
        <w:t>Holmes, R.M., Aminot, A., Kerouel, R., Hooker, B.A., Peterson, B.J., 1999. A simple and precise method for measuring ammonium in marine and freshwater ecosystems. Canadian Journal of Fisheries and Aquatic Sciences 56, 1801–1808. https://doi.org/10.1139/f99-128</w:t>
      </w:r>
    </w:p>
    <w:p w14:paraId="20400892" w14:textId="77777777" w:rsidR="00970849" w:rsidRPr="00970849" w:rsidRDefault="00970849" w:rsidP="00970849">
      <w:pPr>
        <w:pStyle w:val="Bibliography"/>
        <w:rPr>
          <w:lang w:val="en-US"/>
        </w:rPr>
      </w:pPr>
      <w:r w:rsidRPr="00970849">
        <w:rPr>
          <w:lang w:val="en-US"/>
        </w:rPr>
        <w:t>Howard, B.R., Francis, F.T., Côté, I.M., Therriault, T.W., 2019. Habitat alteration by invasive European green crab (Carcinus maenas) causes eelgrass loss in British Columbia, Canada. Biol Invasions 21, 3607–3618. https://doi.org/10.1007/s10530-019-02072-z</w:t>
      </w:r>
    </w:p>
    <w:p w14:paraId="539586C7" w14:textId="77777777" w:rsidR="00970849" w:rsidRPr="00970849" w:rsidRDefault="00970849" w:rsidP="00970849">
      <w:pPr>
        <w:pStyle w:val="Bibliography"/>
        <w:rPr>
          <w:lang w:val="en-US"/>
        </w:rPr>
      </w:pPr>
      <w:r w:rsidRPr="00970849">
        <w:rPr>
          <w:lang w:val="en-US"/>
        </w:rPr>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2A6073E9" w14:textId="77777777" w:rsidR="00970849" w:rsidRPr="00970849" w:rsidRDefault="00970849" w:rsidP="00970849">
      <w:pPr>
        <w:pStyle w:val="Bibliography"/>
        <w:rPr>
          <w:lang w:val="en-US"/>
        </w:rPr>
      </w:pPr>
      <w:r w:rsidRPr="00970849">
        <w:rPr>
          <w:lang w:val="en-US"/>
        </w:rPr>
        <w:t>Jackson, G.A., Winant, C.D., 1983. Effect of a kelp forest on coastal currents. Continental Shelf Research 2, 75–80. https://doi.org/10.1016/0278-4343(83)90023-7</w:t>
      </w:r>
    </w:p>
    <w:p w14:paraId="514B6F89" w14:textId="77777777" w:rsidR="00970849" w:rsidRPr="00970849" w:rsidRDefault="00970849" w:rsidP="00970849">
      <w:pPr>
        <w:pStyle w:val="Bibliography"/>
        <w:rPr>
          <w:lang w:val="en-US"/>
        </w:rPr>
      </w:pPr>
      <w:r w:rsidRPr="00970849">
        <w:rPr>
          <w:lang w:val="en-US"/>
        </w:rPr>
        <w:t>Kerr, M.R., Alroy, J., 2023. Body size and abundance are decoupled from species richness in Australian marine bivalves. Frontiers of Biogeography 15. https://doi.org/10.21425/F5FBG58651</w:t>
      </w:r>
    </w:p>
    <w:p w14:paraId="5602B5F5" w14:textId="77777777" w:rsidR="00970849" w:rsidRPr="00970849" w:rsidRDefault="00970849" w:rsidP="00970849">
      <w:pPr>
        <w:pStyle w:val="Bibliography"/>
        <w:rPr>
          <w:lang w:val="en-US"/>
        </w:rPr>
      </w:pPr>
      <w:r w:rsidRPr="00970849">
        <w:rPr>
          <w:lang w:val="en-US"/>
        </w:rPr>
        <w:t>Layman, C.A., Allgeier, J.E., Montaña, C.G., 2016. Mechanistic evidence of enhanced production on artificial reefs: A case study in a Bahamian seagrass ecosystem. Ecol Eng 95, 574–579. https://doi.org/10.1016/j.ecoleng.2016.06.109</w:t>
      </w:r>
    </w:p>
    <w:p w14:paraId="410B5404" w14:textId="77777777" w:rsidR="00970849" w:rsidRPr="00970849" w:rsidRDefault="00970849" w:rsidP="00970849">
      <w:pPr>
        <w:pStyle w:val="Bibliography"/>
        <w:rPr>
          <w:lang w:val="en-US"/>
        </w:rPr>
      </w:pPr>
      <w:r w:rsidRPr="00970849">
        <w:rPr>
          <w:lang w:val="en-US"/>
        </w:rPr>
        <w:t>Lees, L.E., Jordan, S.N.Z., Bracken, M.E.S., 2024. Kelps may compensate for low nitrate availability by using regenerated forms of nitrogen, including urea and ammonium. Journal of Phycology 60, 768–777. https://doi.org/10.1111/jpy.13459</w:t>
      </w:r>
    </w:p>
    <w:p w14:paraId="6AA2F963" w14:textId="77777777" w:rsidR="00970849" w:rsidRPr="00970849" w:rsidRDefault="00970849" w:rsidP="00970849">
      <w:pPr>
        <w:pStyle w:val="Bibliography"/>
        <w:rPr>
          <w:lang w:val="en-US"/>
        </w:rPr>
      </w:pPr>
      <w:r w:rsidRPr="00970849">
        <w:rPr>
          <w:lang w:val="en-US"/>
        </w:rPr>
        <w:t>Leibold, M.A., 1991. Biodiversity and nutrient enrichment in pond plankton communities. Evol. Ecol. Res 1, 73–95.</w:t>
      </w:r>
    </w:p>
    <w:p w14:paraId="0946464D" w14:textId="77777777" w:rsidR="00970849" w:rsidRPr="00970849" w:rsidRDefault="00970849" w:rsidP="00970849">
      <w:pPr>
        <w:pStyle w:val="Bibliography"/>
        <w:rPr>
          <w:lang w:val="en-US"/>
        </w:rPr>
      </w:pPr>
      <w:r w:rsidRPr="00970849">
        <w:rPr>
          <w:lang w:val="en-US"/>
        </w:rPr>
        <w:t>Lobban, C.S., Harrison, P.J., 1994. Seaweed Ecology and Physiology. Cambridge University Press.</w:t>
      </w:r>
    </w:p>
    <w:p w14:paraId="6803AAB2" w14:textId="77777777" w:rsidR="00970849" w:rsidRPr="00970849" w:rsidRDefault="00970849" w:rsidP="00970849">
      <w:pPr>
        <w:pStyle w:val="Bibliography"/>
        <w:rPr>
          <w:lang w:val="en-US"/>
        </w:rPr>
      </w:pPr>
      <w:r w:rsidRPr="00970849">
        <w:rPr>
          <w:lang w:val="en-US"/>
        </w:rPr>
        <w:t>Lowman, H.E., Hirsch, M.E., Brzezinski, M.A., Melack, J.M., 2023. Examining the Potential of Sandy Marine Sediments Surrounding Giant Kelp Forests to Provide Recycled Nutrients for Growth. Journal of Coastal Research 39, 442–454. https://doi.org/10.2112/JCOASTRES-D-22-00035.1</w:t>
      </w:r>
    </w:p>
    <w:p w14:paraId="6FB86DBD" w14:textId="77777777" w:rsidR="00970849" w:rsidRPr="00970849" w:rsidRDefault="00970849" w:rsidP="00970849">
      <w:pPr>
        <w:pStyle w:val="Bibliography"/>
        <w:rPr>
          <w:lang w:val="en-US"/>
        </w:rPr>
      </w:pPr>
      <w:r w:rsidRPr="00970849">
        <w:rPr>
          <w:lang w:val="en-US"/>
        </w:rPr>
        <w:t>Mann, K.H., 1973. Seaweeds: Their Productivity and Strategy for Growth. Science 182, 975–981. https://doi.org/10.1126/science.182.4116.975</w:t>
      </w:r>
    </w:p>
    <w:p w14:paraId="1156EE43" w14:textId="77777777" w:rsidR="00970849" w:rsidRPr="00970849" w:rsidRDefault="00970849" w:rsidP="00970849">
      <w:pPr>
        <w:pStyle w:val="Bibliography"/>
        <w:rPr>
          <w:lang w:val="en-US"/>
        </w:rPr>
      </w:pPr>
      <w:r w:rsidRPr="00970849">
        <w:rPr>
          <w:lang w:val="en-US"/>
        </w:rPr>
        <w:t>McInturf, A.G., Pollack, L., Yang, L.H., Spiegel, O., 2019. Vectors with autonomy: what distinguishes animal-mediated nutrient transport from abiotic vectors? Biological Reviews 94, 1761–1773. https://doi.org/10.1111/brv.12525</w:t>
      </w:r>
    </w:p>
    <w:p w14:paraId="4EFF4AE5" w14:textId="77777777" w:rsidR="00970849" w:rsidRPr="00970849" w:rsidRDefault="00970849" w:rsidP="00970849">
      <w:pPr>
        <w:pStyle w:val="Bibliography"/>
        <w:rPr>
          <w:lang w:val="en-US"/>
        </w:rPr>
      </w:pPr>
      <w:r w:rsidRPr="00970849">
        <w:rPr>
          <w:lang w:val="en-US"/>
        </w:rPr>
        <w:t>Mellin, C., Bradshaw, C.J.A., Meekan, M.G., Caley, M.J., 2010. Environmental and spatial predictors of species richness and abundance in coral reef fishes. Global Ecology and Biogeography 19, 212–222. https://doi.org/10.1111/j.1466-8238.2009.00513.x</w:t>
      </w:r>
    </w:p>
    <w:p w14:paraId="32E902C4" w14:textId="77777777" w:rsidR="00970849" w:rsidRPr="00970849" w:rsidRDefault="00970849" w:rsidP="00970849">
      <w:pPr>
        <w:pStyle w:val="Bibliography"/>
        <w:rPr>
          <w:lang w:val="en-US"/>
        </w:rPr>
      </w:pPr>
      <w:r w:rsidRPr="00970849">
        <w:rPr>
          <w:lang w:val="en-US"/>
        </w:rPr>
        <w:t>Menge, B.A., 1992. Community Regulation: Under What Conditions Are Bottom-Up Factors Important on Rocky Shores? Ecology 73, 755–765. https://doi.org/10.2307/1940155</w:t>
      </w:r>
    </w:p>
    <w:p w14:paraId="301BEF4C" w14:textId="77777777" w:rsidR="00970849" w:rsidRPr="00970849" w:rsidRDefault="00970849" w:rsidP="00970849">
      <w:pPr>
        <w:pStyle w:val="Bibliography"/>
        <w:rPr>
          <w:lang w:val="en-US"/>
        </w:rPr>
      </w:pPr>
      <w:r w:rsidRPr="00970849">
        <w:rPr>
          <w:lang w:val="en-US"/>
        </w:rPr>
        <w:t xml:space="preserve">Menge, B.A., Daley, B.A., Wheeler, P.A., Dahlhoff, E., Sanford, E., Strub, P.T., 1997. Benthic–pelagic links and rocky intertidal communities: Bottom-up effects on top-down control? </w:t>
      </w:r>
      <w:r w:rsidRPr="00970849">
        <w:rPr>
          <w:lang w:val="en-US"/>
        </w:rPr>
        <w:lastRenderedPageBreak/>
        <w:t>Proceedings of the National Academy of Sciences 94, 14530–14535. https://doi.org/10.1073/pnas.94.26.14530</w:t>
      </w:r>
    </w:p>
    <w:p w14:paraId="3AB80523" w14:textId="77777777" w:rsidR="00970849" w:rsidRPr="00970849" w:rsidRDefault="00970849" w:rsidP="00970849">
      <w:pPr>
        <w:pStyle w:val="Bibliography"/>
        <w:rPr>
          <w:lang w:val="en-US"/>
        </w:rPr>
      </w:pPr>
      <w:r w:rsidRPr="00970849">
        <w:rPr>
          <w:lang w:val="en-US"/>
        </w:rPr>
        <w:t>Meyer, J.L., Schultz, E.T., 1985. Migrating haemulid fishes as a source of nutrients and organic matter on coral reefs. Limnol Oceanogr 30, 146–156.</w:t>
      </w:r>
    </w:p>
    <w:p w14:paraId="40A9D0FA" w14:textId="77777777" w:rsidR="00970849" w:rsidRPr="00970849" w:rsidRDefault="00970849" w:rsidP="00970849">
      <w:pPr>
        <w:pStyle w:val="Bibliography"/>
        <w:rPr>
          <w:lang w:val="en-US"/>
        </w:rPr>
      </w:pPr>
      <w:r w:rsidRPr="00970849">
        <w:rPr>
          <w:lang w:val="en-US"/>
        </w:rPr>
        <w:t>Meyer, J.L., Schultz, E.T., Helfman, G.S., 1983. Fish schools: An asset to corals. Science 220, 1047–1049. https://doi.org/10.1126/science.220.4601.1047</w:t>
      </w:r>
    </w:p>
    <w:p w14:paraId="4DC2E8AD" w14:textId="77777777" w:rsidR="00970849" w:rsidRPr="00970849" w:rsidRDefault="00970849" w:rsidP="00970849">
      <w:pPr>
        <w:pStyle w:val="Bibliography"/>
        <w:rPr>
          <w:lang w:val="en-US"/>
        </w:rPr>
      </w:pPr>
      <w:r w:rsidRPr="00970849">
        <w:rPr>
          <w:lang w:val="en-US"/>
        </w:rPr>
        <w:t>Miller, R.J., Lafferty, K.D., Lamy, T., Kui, L., Rassweiler, A., Reed, D.C., 2018. Giant kelp, Macrocystis pyrifera, increases faunal diversity through physical engineering. Proceedings of the Royal Society B: Biological Sciences 285, 20172571. https://doi.org/10.1098/rspb.2017.2571</w:t>
      </w:r>
    </w:p>
    <w:p w14:paraId="4965173A" w14:textId="77777777" w:rsidR="00970849" w:rsidRPr="00970849" w:rsidRDefault="00970849" w:rsidP="00970849">
      <w:pPr>
        <w:pStyle w:val="Bibliography"/>
        <w:rPr>
          <w:lang w:val="en-US"/>
        </w:rPr>
      </w:pPr>
      <w:r w:rsidRPr="00970849">
        <w:rPr>
          <w:lang w:val="en-US"/>
        </w:rPr>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638F8DE" w14:textId="77777777" w:rsidR="00970849" w:rsidRPr="00970849" w:rsidRDefault="00970849" w:rsidP="00970849">
      <w:pPr>
        <w:pStyle w:val="Bibliography"/>
        <w:rPr>
          <w:lang w:val="en-US"/>
        </w:rPr>
      </w:pPr>
      <w:r w:rsidRPr="00970849">
        <w:rPr>
          <w:lang w:val="en-US"/>
        </w:rPr>
        <w:t>Murie, K.A., Bourdeau, P.E., 2020. Fragmented kelp forest canopies retain their ability to alter local seawater chemistry. Sci Rep 10, 11939. https://doi.org/10.1038/s41598-020-68841-2</w:t>
      </w:r>
    </w:p>
    <w:p w14:paraId="12B02C9A" w14:textId="77777777" w:rsidR="00970849" w:rsidRPr="00970849" w:rsidRDefault="00970849" w:rsidP="00970849">
      <w:pPr>
        <w:pStyle w:val="Bibliography"/>
        <w:rPr>
          <w:lang w:val="en-US"/>
        </w:rPr>
      </w:pPr>
      <w:r w:rsidRPr="00970849">
        <w:rPr>
          <w:lang w:val="en-US"/>
        </w:rPr>
        <w:t>Nielsen, K.J., Navarrete, S.A., 2004. Mesoscale regulation comes from the bottom-up: intertidal interactions between consumers and upwelling. Ecology Letters 7, 31–41. https://doi.org/10.1046/j.1461-0248.2003.00542.x</w:t>
      </w:r>
    </w:p>
    <w:p w14:paraId="0BABBC28" w14:textId="77777777" w:rsidR="00970849" w:rsidRPr="00970849" w:rsidRDefault="00970849" w:rsidP="00970849">
      <w:pPr>
        <w:pStyle w:val="Bibliography"/>
        <w:rPr>
          <w:lang w:val="en-US"/>
        </w:rPr>
      </w:pPr>
      <w:r w:rsidRPr="00970849">
        <w:rPr>
          <w:lang w:val="en-US"/>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565E0473" w14:textId="77777777" w:rsidR="00970849" w:rsidRPr="00970849" w:rsidRDefault="00970849" w:rsidP="00970849">
      <w:pPr>
        <w:pStyle w:val="Bibliography"/>
        <w:rPr>
          <w:lang w:val="en-US"/>
        </w:rPr>
      </w:pPr>
      <w:r w:rsidRPr="00970849">
        <w:rPr>
          <w:lang w:val="en-US"/>
        </w:rPr>
        <w:t>Paine, R.T., 1986. Benthic community—water column coupling during the 1982-1983 El Niño. Are community changes at high latitudes attributable to cause or coincidence?1. Limnology and Oceanography 31, 351–360. https://doi.org/10.4319/lo.1986.31.2.0351</w:t>
      </w:r>
    </w:p>
    <w:p w14:paraId="6FDD9946" w14:textId="77777777" w:rsidR="00970849" w:rsidRPr="00970849" w:rsidRDefault="00970849" w:rsidP="00970849">
      <w:pPr>
        <w:pStyle w:val="Bibliography"/>
        <w:rPr>
          <w:lang w:val="en-US"/>
        </w:rPr>
      </w:pPr>
      <w:r w:rsidRPr="00970849">
        <w:rPr>
          <w:lang w:val="en-US"/>
        </w:rPr>
        <w:t>Pawlowicz, R., 2017. Seasonal cycles, hypoxia, and renewal in a coastal fjord (Barkley Sound, British Columbia). Atmosphere-Ocean 55, 264–283. https://doi.org/10.1080/07055900.2017.1374240</w:t>
      </w:r>
    </w:p>
    <w:p w14:paraId="234E090B" w14:textId="77777777" w:rsidR="00970849" w:rsidRPr="00970849" w:rsidRDefault="00970849" w:rsidP="00970849">
      <w:pPr>
        <w:pStyle w:val="Bibliography"/>
        <w:rPr>
          <w:lang w:val="en-US"/>
        </w:rPr>
      </w:pPr>
      <w:r w:rsidRPr="00970849">
        <w:rPr>
          <w:lang w:val="en-US"/>
        </w:rPr>
        <w:t>Pfister, C.A., Altabet, M.A., Post, D., 2014. Animal regeneration and microbial retention of nitrogen along coastal rocky shores. Ecology 95, 2803–2814. https://doi.org/10.1890/13-1825.1</w:t>
      </w:r>
    </w:p>
    <w:p w14:paraId="03BDB328" w14:textId="77777777" w:rsidR="00970849" w:rsidRPr="00970849" w:rsidRDefault="00970849" w:rsidP="00970849">
      <w:pPr>
        <w:pStyle w:val="Bibliography"/>
        <w:rPr>
          <w:lang w:val="en-US"/>
        </w:rPr>
      </w:pPr>
      <w:r w:rsidRPr="00970849">
        <w:rPr>
          <w:lang w:val="en-US"/>
        </w:rPr>
        <w:t>Pfister, C.A., Altabet, M.A., Weigel, B.L., 2019. Kelp beds and their local effects on seawater chemistry, productivity, and microbial communities. Ecology 100, e02798. https://doi.org/10.1002/ecy.2798</w:t>
      </w:r>
    </w:p>
    <w:p w14:paraId="1F8EB5F0" w14:textId="77777777" w:rsidR="00970849" w:rsidRPr="00970849" w:rsidRDefault="00970849" w:rsidP="00970849">
      <w:pPr>
        <w:pStyle w:val="Bibliography"/>
        <w:rPr>
          <w:lang w:val="en-US"/>
        </w:rPr>
      </w:pPr>
      <w:r w:rsidRPr="00970849">
        <w:rPr>
          <w:lang w:val="en-US"/>
        </w:rPr>
        <w:t>Phillips, J.C., Hurd, C.L., 2004. Kinetics of nitrate, ammonium, and urea uptake by four intertidal seaweeds from New Zealand. J Phycol 40, 534–545. https://doi.org/10.1111/j.1529-8817.2004.03157.x</w:t>
      </w:r>
    </w:p>
    <w:p w14:paraId="40E678B3" w14:textId="77777777" w:rsidR="00970849" w:rsidRPr="00970849" w:rsidRDefault="00970849" w:rsidP="00970849">
      <w:pPr>
        <w:pStyle w:val="Bibliography"/>
        <w:rPr>
          <w:lang w:val="en-US"/>
        </w:rPr>
      </w:pPr>
      <w:r w:rsidRPr="00970849">
        <w:rPr>
          <w:lang w:val="en-US"/>
        </w:rPr>
        <w:t xml:space="preserve">Probyn, T.A., Chapman, A.R.O., 1983. Summer growth of Chordaria flagelliformis (O.F. Muell.) C. Ag.: Physiological strategies in a nutrient stressed environment. Journal of </w:t>
      </w:r>
      <w:r w:rsidRPr="00970849">
        <w:rPr>
          <w:lang w:val="en-US"/>
        </w:rPr>
        <w:lastRenderedPageBreak/>
        <w:t>Experimental Marine Biology and Ecology 73, 243–271. https://doi.org/10.1016/0022-0981(83)90050-3</w:t>
      </w:r>
    </w:p>
    <w:p w14:paraId="64B153ED" w14:textId="77777777" w:rsidR="00970849" w:rsidRPr="00970849" w:rsidRDefault="00970849" w:rsidP="00970849">
      <w:pPr>
        <w:pStyle w:val="Bibliography"/>
        <w:rPr>
          <w:lang w:val="en-US"/>
        </w:rPr>
      </w:pPr>
      <w:r w:rsidRPr="00970849">
        <w:rPr>
          <w:lang w:val="en-US"/>
        </w:rPr>
        <w:t>R Core Team, 2019. R: A language and environment for statistical computing.</w:t>
      </w:r>
    </w:p>
    <w:p w14:paraId="01ED9054" w14:textId="77777777" w:rsidR="00970849" w:rsidRPr="00970849" w:rsidRDefault="00970849" w:rsidP="00970849">
      <w:pPr>
        <w:pStyle w:val="Bibliography"/>
        <w:rPr>
          <w:lang w:val="en-US"/>
        </w:rPr>
      </w:pPr>
      <w:r w:rsidRPr="00970849">
        <w:rPr>
          <w:lang w:val="en-US"/>
        </w:rPr>
        <w:t>Roman, J., McCarthy, J.J., 2010. The Whale Pump: Marine Mammals Enhance Primary Productivity in a Coastal Basin. PLoS ONE 5, e13255. https://doi.org/10.1371/journal.pone.0013255</w:t>
      </w:r>
    </w:p>
    <w:p w14:paraId="11C6A934" w14:textId="77777777" w:rsidR="00970849" w:rsidRPr="00970849" w:rsidRDefault="00970849" w:rsidP="00970849">
      <w:pPr>
        <w:pStyle w:val="Bibliography"/>
        <w:rPr>
          <w:lang w:val="en-US"/>
        </w:rPr>
      </w:pPr>
      <w:r w:rsidRPr="00970849">
        <w:rPr>
          <w:lang w:val="en-US"/>
        </w:rPr>
        <w:t>Rosman, J.H., Koseff, J.R., Monismith, S.G., Grover, J., 2007. A field investigation into the effects of a kelp forest (Macrocystis pyrifera) on coastal hydrodynamics and transport. Journal of Geophysical Research: Oceans 112. https://doi.org/10.1029/2005JC003430</w:t>
      </w:r>
    </w:p>
    <w:p w14:paraId="0D55FCB3" w14:textId="77777777" w:rsidR="00970849" w:rsidRPr="00970849" w:rsidRDefault="00970849" w:rsidP="00970849">
      <w:pPr>
        <w:pStyle w:val="Bibliography"/>
        <w:rPr>
          <w:lang w:val="en-US"/>
        </w:rPr>
      </w:pPr>
      <w:r w:rsidRPr="00970849">
        <w:rPr>
          <w:lang w:val="en-US"/>
        </w:rPr>
        <w:t>RStudio Team, 2016. RStudio: Integrated development for R.</w:t>
      </w:r>
    </w:p>
    <w:p w14:paraId="36CC0A1D" w14:textId="77777777" w:rsidR="00970849" w:rsidRPr="00970849" w:rsidRDefault="00970849" w:rsidP="00970849">
      <w:pPr>
        <w:pStyle w:val="Bibliography"/>
        <w:rPr>
          <w:lang w:val="en-US"/>
        </w:rPr>
      </w:pPr>
      <w:r w:rsidRPr="00970849">
        <w:rPr>
          <w:lang w:val="en-US"/>
        </w:rPr>
        <w:t>Sandoval-Gil, J., Alexandre, A., Santos, R., Camacho-Ibar, V.F., 2016. Nitrogen Uptake and Internal Recycling in Zostera marina Exposed to Oyster Farming: Eelgrass Potential as a Natural Biofilter. Estuaries and Coasts 39, 1694–1708. https://doi.org/10.1007/s12237-016-0102-4</w:t>
      </w:r>
    </w:p>
    <w:p w14:paraId="4CACBF05" w14:textId="77777777" w:rsidR="00970849" w:rsidRPr="00970849" w:rsidRDefault="00970849" w:rsidP="00970849">
      <w:pPr>
        <w:pStyle w:val="Bibliography"/>
        <w:rPr>
          <w:lang w:val="en-US"/>
        </w:rPr>
      </w:pPr>
      <w:r w:rsidRPr="00970849">
        <w:rPr>
          <w:lang w:val="en-US"/>
        </w:rPr>
        <w:t>Savage, C., 2019. Seabird nutrients are assimilated by corals and enhance coral growth rates. Sci Rep 9, 4284. https://doi.org/10.1038/s41598-019-41030-6</w:t>
      </w:r>
    </w:p>
    <w:p w14:paraId="1A28FD68" w14:textId="77777777" w:rsidR="00970849" w:rsidRPr="00970849" w:rsidRDefault="00970849" w:rsidP="00970849">
      <w:pPr>
        <w:pStyle w:val="Bibliography"/>
        <w:rPr>
          <w:lang w:val="en-US"/>
        </w:rPr>
      </w:pPr>
      <w:r w:rsidRPr="00970849">
        <w:rPr>
          <w:lang w:val="en-US"/>
        </w:rPr>
        <w:t>Sellers, A.J., Leung, B., Torchin, M.E., 2020. Global meta-analysis of how marine upwelling affects herbivory. Global Ecology and Biogeography 29, 370–383. https://doi.org/10.1111/geb.13023</w:t>
      </w:r>
    </w:p>
    <w:p w14:paraId="318E4969" w14:textId="77777777" w:rsidR="00970849" w:rsidRPr="00970849" w:rsidRDefault="00970849" w:rsidP="00970849">
      <w:pPr>
        <w:pStyle w:val="Bibliography"/>
        <w:rPr>
          <w:lang w:val="en-US"/>
        </w:rPr>
      </w:pPr>
      <w:r w:rsidRPr="00970849">
        <w:rPr>
          <w:lang w:val="en-US"/>
        </w:rPr>
        <w:t>Shantz, A.A., Ladd, M.C., Schrack, E., Burkepile, D.E., 2015. Fish-derived nutrient hotspots shape coral reef benthic communities. Ecological Applications 25, 2142–2152. https://doi.org/10.1890/14-2209.1</w:t>
      </w:r>
    </w:p>
    <w:p w14:paraId="3AA317B0" w14:textId="77777777" w:rsidR="00970849" w:rsidRPr="00970849" w:rsidRDefault="00970849" w:rsidP="00970849">
      <w:pPr>
        <w:pStyle w:val="Bibliography"/>
        <w:rPr>
          <w:lang w:val="en-US"/>
        </w:rPr>
      </w:pPr>
      <w:r w:rsidRPr="00970849">
        <w:rPr>
          <w:lang w:val="en-US"/>
        </w:rPr>
        <w:t>Smale, D.A., Burrows, M.T., Moore, P., O’Connor, N., Hawkins, S.J., 2013. Threats and knowledge gaps for ecosystem services provided by kelp forests: a northeast Atlantic perspective. Ecology and Evolution 3, 4016–4038. https://doi.org/10.1002/ece3.774</w:t>
      </w:r>
    </w:p>
    <w:p w14:paraId="1DD08CE9" w14:textId="77777777" w:rsidR="00970849" w:rsidRPr="00970849" w:rsidRDefault="00970849" w:rsidP="00970849">
      <w:pPr>
        <w:pStyle w:val="Bibliography"/>
        <w:rPr>
          <w:lang w:val="en-US"/>
        </w:rPr>
      </w:pPr>
      <w:r w:rsidRPr="00970849">
        <w:rPr>
          <w:lang w:val="en-US"/>
        </w:rPr>
        <w:t>Starko, S., Neufeld, C.J., Gendall, L., Timmer, B., Campbell, L., Yakimishyn, J., Druehl, L., Baum, J.K., 2022. Microclimate predicts kelp forest extinction in the face of direct and indirect marine heatwave effects. Ecological Applications 32, e2673. https://doi.org/10.1002/eap.2673</w:t>
      </w:r>
    </w:p>
    <w:p w14:paraId="64BA958B" w14:textId="77777777" w:rsidR="00970849" w:rsidRPr="00970849" w:rsidRDefault="00970849" w:rsidP="00970849">
      <w:pPr>
        <w:pStyle w:val="Bibliography"/>
        <w:rPr>
          <w:lang w:val="en-US"/>
        </w:rPr>
      </w:pPr>
      <w:r w:rsidRPr="00970849">
        <w:rPr>
          <w:lang w:val="en-US"/>
        </w:rPr>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6507D999" w14:textId="77777777" w:rsidR="00970849" w:rsidRPr="00970849" w:rsidRDefault="00970849" w:rsidP="00970849">
      <w:pPr>
        <w:pStyle w:val="Bibliography"/>
        <w:rPr>
          <w:lang w:val="en-US"/>
        </w:rPr>
      </w:pPr>
      <w:r w:rsidRPr="00970849">
        <w:rPr>
          <w:lang w:val="en-US"/>
        </w:rPr>
        <w:t>Steneck, R.S., Graham, M.H., Bourque, B.J., Corbett, D., Erlandson, J.M., Estes, J.A., Tegner, M.J., 2002. Kelp forest ecosystems: biodiversity, stability, resilience and future. Environmental Conservation 29, 436–459. https://doi.org/10.1017/S0376892902000322</w:t>
      </w:r>
    </w:p>
    <w:p w14:paraId="7933B631" w14:textId="77777777" w:rsidR="00970849" w:rsidRPr="00970849" w:rsidRDefault="00970849" w:rsidP="00970849">
      <w:pPr>
        <w:pStyle w:val="Bibliography"/>
        <w:rPr>
          <w:lang w:val="en-US"/>
        </w:rPr>
      </w:pPr>
      <w:r w:rsidRPr="00970849">
        <w:rPr>
          <w:lang w:val="en-US"/>
        </w:rPr>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4FE1806B" w14:textId="77777777" w:rsidR="00970849" w:rsidRPr="00970849" w:rsidRDefault="00970849" w:rsidP="00970849">
      <w:pPr>
        <w:pStyle w:val="Bibliography"/>
        <w:rPr>
          <w:lang w:val="en-US"/>
        </w:rPr>
      </w:pPr>
      <w:r w:rsidRPr="00970849">
        <w:rPr>
          <w:lang w:val="en-US"/>
        </w:rPr>
        <w:t>Tanasichuk, R., 1998. Interannual variations in the population biology and productivity of Euphausia pacifica in Barkley Sound, Canada, with special reference to the 1992 and 1993 warm ocean years. Mar. Ecol. Prog. Ser. 173, 163–180. https://doi.org/10.3354/meps173163</w:t>
      </w:r>
    </w:p>
    <w:p w14:paraId="19086410" w14:textId="77777777" w:rsidR="00970849" w:rsidRPr="00970849" w:rsidRDefault="00970849" w:rsidP="00970849">
      <w:pPr>
        <w:pStyle w:val="Bibliography"/>
        <w:rPr>
          <w:lang w:val="en-US"/>
        </w:rPr>
      </w:pPr>
      <w:r w:rsidRPr="00970849">
        <w:rPr>
          <w:lang w:val="en-US"/>
        </w:rPr>
        <w:lastRenderedPageBreak/>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1F36F75" w14:textId="77777777" w:rsidR="00970849" w:rsidRPr="00970849" w:rsidRDefault="00970849" w:rsidP="00970849">
      <w:pPr>
        <w:pStyle w:val="Bibliography"/>
        <w:rPr>
          <w:lang w:val="en-US"/>
        </w:rPr>
      </w:pPr>
      <w:r w:rsidRPr="00970849">
        <w:rPr>
          <w:lang w:val="en-US"/>
        </w:rPr>
        <w:t>Tilman, G.D., 1984. Plant Dominance Along an Experimental Nutrient Gradient. Ecology 65, 1445–1453. https://doi.org/10.2307/1939125</w:t>
      </w:r>
    </w:p>
    <w:p w14:paraId="2307DDCE" w14:textId="77777777" w:rsidR="00970849" w:rsidRPr="00970849" w:rsidRDefault="00970849" w:rsidP="00970849">
      <w:pPr>
        <w:pStyle w:val="Bibliography"/>
        <w:rPr>
          <w:lang w:val="en-US"/>
        </w:rPr>
      </w:pPr>
      <w:r w:rsidRPr="00970849">
        <w:rPr>
          <w:lang w:val="en-US"/>
        </w:rPr>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7FD4FCE0" w14:textId="77777777" w:rsidR="00970849" w:rsidRPr="00970849" w:rsidRDefault="00970849" w:rsidP="00970849">
      <w:pPr>
        <w:pStyle w:val="Bibliography"/>
        <w:rPr>
          <w:lang w:val="en-US"/>
        </w:rPr>
      </w:pPr>
      <w:r w:rsidRPr="00970849">
        <w:rPr>
          <w:lang w:val="en-US"/>
        </w:rPr>
        <w:t>Uthicke, S., 2001a. Nutrient regeneration by abundant coral reef holothurians. J. Exp. Mar. Biol. Ecol. 265, 153–170. https://doi.org/10.1016/S0022-0981(01)00329-X</w:t>
      </w:r>
    </w:p>
    <w:p w14:paraId="28F623CC" w14:textId="77777777" w:rsidR="00970849" w:rsidRPr="00970849" w:rsidRDefault="00970849" w:rsidP="00970849">
      <w:pPr>
        <w:pStyle w:val="Bibliography"/>
        <w:rPr>
          <w:lang w:val="en-US"/>
        </w:rPr>
      </w:pPr>
      <w:r w:rsidRPr="00970849">
        <w:rPr>
          <w:lang w:val="en-US"/>
        </w:rPr>
        <w:t>Uthicke, S., 2001b. Interactions between sediment-feeders and microalgae on coral reefs: grazing losses versus production enhancement. Mar Ecol Prog Ser 210, 125–138. https://doi.org/10.3354/meps210125</w:t>
      </w:r>
    </w:p>
    <w:p w14:paraId="05C81DB5" w14:textId="77777777" w:rsidR="00970849" w:rsidRPr="00970849" w:rsidRDefault="00970849" w:rsidP="00970849">
      <w:pPr>
        <w:pStyle w:val="Bibliography"/>
        <w:rPr>
          <w:lang w:val="en-US"/>
        </w:rPr>
      </w:pPr>
      <w:r w:rsidRPr="00970849">
        <w:rPr>
          <w:lang w:val="en-US"/>
        </w:rPr>
        <w:t>Uthicke, S., Klumpp, D.W., 1998. Microphytobenthos community production at a near-shore coral reef: seasonal variation and response to ammonium recycled by holothurians. Mar Ecol Prog Ser 169, 1–11.</w:t>
      </w:r>
    </w:p>
    <w:p w14:paraId="69285F00" w14:textId="77777777" w:rsidR="00970849" w:rsidRPr="00970849" w:rsidRDefault="00970849" w:rsidP="00970849">
      <w:pPr>
        <w:pStyle w:val="Bibliography"/>
        <w:rPr>
          <w:lang w:val="en-US"/>
        </w:rPr>
      </w:pPr>
      <w:r w:rsidRPr="00970849">
        <w:rPr>
          <w:lang w:val="en-US"/>
        </w:rPr>
        <w:t>Vanni, M.J., 2002. Nutrient cycling by animals in freshwater ecosystems. Annu Rev Ecol Syst 33, 341–370. https://doi.org/10.1146/annurev.ecolsys.33.010802.150519</w:t>
      </w:r>
    </w:p>
    <w:p w14:paraId="4CD17052" w14:textId="77777777" w:rsidR="00970849" w:rsidRPr="00970849" w:rsidRDefault="00970849" w:rsidP="00970849">
      <w:pPr>
        <w:pStyle w:val="Bibliography"/>
        <w:rPr>
          <w:lang w:val="en-US"/>
        </w:rPr>
      </w:pPr>
      <w:r w:rsidRPr="00970849">
        <w:rPr>
          <w:lang w:val="en-US"/>
        </w:rPr>
        <w:t>Vinther, H.F., Holmer, M., 2008. Experimental test of biodeposition and ammonium excretion from blue mussels (Mytilus edulis) on eelgrass (Zostera marina) performance. Journal of Experimental Marine Biology and Ecology 364, 72–79. https://doi.org/10.1016/j.jembe.2008.07.003</w:t>
      </w:r>
    </w:p>
    <w:p w14:paraId="19CED428" w14:textId="77777777" w:rsidR="00970849" w:rsidRPr="00970849" w:rsidRDefault="00970849" w:rsidP="00970849">
      <w:pPr>
        <w:pStyle w:val="Bibliography"/>
        <w:rPr>
          <w:lang w:val="en-US"/>
        </w:rPr>
      </w:pPr>
      <w:r w:rsidRPr="00970849">
        <w:rPr>
          <w:lang w:val="en-US"/>
        </w:rPr>
        <w:t>West, E.J., Pitt, K.A., Welsh, D.T., Koop, K., Rissik, D., 2009. Top-down and bottom-up influences of jellyfish on primary productivity and planktonic assemblages. Limnol Oceanogr 54, 2058–2071. https://doi.org/10.4319/lo.2009.54.6.2058</w:t>
      </w:r>
    </w:p>
    <w:p w14:paraId="2EADB842" w14:textId="77777777" w:rsidR="00970849" w:rsidRPr="00970849" w:rsidRDefault="00970849" w:rsidP="00970849">
      <w:pPr>
        <w:pStyle w:val="Bibliography"/>
        <w:rPr>
          <w:lang w:val="en-US"/>
        </w:rPr>
      </w:pPr>
      <w:r w:rsidRPr="00970849">
        <w:rPr>
          <w:lang w:val="en-US"/>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59827884" w14:textId="77777777" w:rsidR="00970849" w:rsidRPr="00970849" w:rsidRDefault="00970849" w:rsidP="00970849">
      <w:pPr>
        <w:pStyle w:val="Bibliography"/>
        <w:rPr>
          <w:lang w:val="en-US"/>
        </w:rPr>
      </w:pPr>
      <w:r w:rsidRPr="00970849">
        <w:rPr>
          <w:lang w:val="en-US"/>
        </w:rPr>
        <w:t>Yee, D.A., Juliano, S.A., 2007. Abundance matters: a field experiment testing the more individuals hypothesis for richness–productivity relationships. Oecologia 153, 153–162. https://doi.org/10.1007/s00442-007-0707-1</w:t>
      </w:r>
    </w:p>
    <w:p w14:paraId="7AAB984A" w14:textId="7226D2F1"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 xml:space="preserve">All data and code on </w:t>
      </w:r>
      <w:proofErr w:type="spellStart"/>
      <w:r>
        <w:t>github</w:t>
      </w:r>
      <w:proofErr w:type="spellEnd"/>
      <w:r>
        <w:t>…</w:t>
      </w:r>
    </w:p>
    <w:sectPr w:rsidR="006214D6" w:rsidRPr="006214D6" w:rsidSect="006E54C4">
      <w:headerReference w:type="default" r:id="rId20"/>
      <w:footerReference w:type="default" r:id="rId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Kiara Kattler" w:date="2024-10-02T17:42:00Z" w:initials="KK">
    <w:p w14:paraId="45E162A9" w14:textId="77777777" w:rsidR="00D64188" w:rsidRDefault="00D64188" w:rsidP="00D64188">
      <w:r>
        <w:rPr>
          <w:rStyle w:val="CommentReference"/>
        </w:rPr>
        <w:annotationRef/>
      </w:r>
      <w:r>
        <w:rPr>
          <w:sz w:val="20"/>
          <w:szCs w:val="20"/>
        </w:rPr>
        <w:t>I don’t know if I should be adding my U of A affiliation now? Maybe ask Isa</w:t>
      </w:r>
    </w:p>
  </w:comment>
  <w:comment w:id="2" w:author="Kiara Kattler" w:date="2024-10-02T18:00:00Z" w:initials="KK">
    <w:p w14:paraId="34682FFB" w14:textId="77777777" w:rsidR="00A93AB7" w:rsidRDefault="00A93AB7" w:rsidP="00A93AB7">
      <w:r>
        <w:rPr>
          <w:rStyle w:val="CommentReference"/>
        </w:rPr>
        <w:annotationRef/>
      </w:r>
      <w:r>
        <w:rPr>
          <w:sz w:val="20"/>
          <w:szCs w:val="20"/>
        </w:rPr>
        <w:t>Because technically Andrew did this when he was at SFU not uvic</w:t>
      </w:r>
    </w:p>
  </w:comment>
  <w:comment w:id="3" w:author="Kiara Kattler" w:date="2024-10-02T18:02:00Z" w:initials="KK">
    <w:p w14:paraId="7879D65A" w14:textId="77777777" w:rsidR="00A1653F" w:rsidRDefault="00A1653F" w:rsidP="00A1653F">
      <w:r>
        <w:rPr>
          <w:rStyle w:val="CommentReference"/>
        </w:rPr>
        <w:annotationRef/>
      </w:r>
      <w:r>
        <w:rPr>
          <w:sz w:val="20"/>
          <w:szCs w:val="20"/>
        </w:rPr>
        <w:t>I think the double “and”s at the end of this sentence make me struggle a bit to comprehend it</w:t>
      </w:r>
    </w:p>
  </w:comment>
  <w:comment w:id="4" w:author="Jasmin Schuster" w:date="2024-10-19T15:38:00Z" w:initials="JS">
    <w:p w14:paraId="2C86342E" w14:textId="1C4C5236" w:rsidR="003D1191" w:rsidRDefault="003D1191" w:rsidP="003D1191">
      <w:r>
        <w:rPr>
          <w:rStyle w:val="CommentReference"/>
        </w:rPr>
        <w:annotationRef/>
      </w:r>
      <w:r>
        <w:rPr>
          <w:color w:val="000000"/>
          <w:sz w:val="20"/>
          <w:szCs w:val="20"/>
        </w:rPr>
        <w:t>Finding this phrasing a bit confusing. Are you comparing within forest vs edge of forest (and edge is 5m away from forest)? Or within vs edge vs 5m outside of forest?</w:t>
      </w:r>
    </w:p>
  </w:comment>
  <w:comment w:id="5" w:author="Kiara Kattler" w:date="2024-10-02T18:06:00Z" w:initials="KK">
    <w:p w14:paraId="4AF13865" w14:textId="77777777" w:rsidR="006D747A" w:rsidRDefault="000B124D" w:rsidP="006D747A">
      <w:r>
        <w:rPr>
          <w:rStyle w:val="CommentReference"/>
        </w:rPr>
        <w:annotationRef/>
      </w:r>
      <w:r w:rsidR="006D747A">
        <w:rPr>
          <w:sz w:val="20"/>
          <w:szCs w:val="20"/>
        </w:rPr>
        <w:t>Is this distance to the kelp edge? I feel like you could skip this detail here anyway, then the sentence flows super nicely</w:t>
      </w:r>
    </w:p>
  </w:comment>
  <w:comment w:id="6" w:author="Kiara Kattler" w:date="2024-10-02T18:14:00Z" w:initials="KK">
    <w:p w14:paraId="1D9F9C30" w14:textId="53790554" w:rsidR="00B94A0D" w:rsidRDefault="00B94A0D" w:rsidP="00B94A0D">
      <w:r>
        <w:rPr>
          <w:rStyle w:val="CommentReference"/>
        </w:rPr>
        <w:annotationRef/>
      </w:r>
      <w:r>
        <w:rPr>
          <w:sz w:val="20"/>
          <w:szCs w:val="20"/>
        </w:rPr>
        <w:t xml:space="preserve">I know you mentioned the lack of knowledge regarding this pattern in temperate ecosystems in the beginning of the abstract, but saying tropical now feels a little out of the blue? Like the alternative of temperate being implied to be tropical may not be clear to the common folk </w:t>
      </w:r>
    </w:p>
  </w:comment>
  <w:comment w:id="7" w:author="Em Lim" w:date="2024-10-22T10:20:00Z" w:initials="EL">
    <w:p w14:paraId="2922242C" w14:textId="77777777" w:rsidR="000C4E84" w:rsidRDefault="000C4E84" w:rsidP="000C4E84">
      <w:r>
        <w:rPr>
          <w:rStyle w:val="CommentReference"/>
        </w:rPr>
        <w:annotationRef/>
      </w:r>
      <w:r>
        <w:rPr>
          <w:color w:val="000000"/>
          <w:sz w:val="20"/>
          <w:szCs w:val="20"/>
        </w:rPr>
        <w:t>Add citation for Magni et al 2000</w:t>
      </w:r>
    </w:p>
  </w:comment>
  <w:comment w:id="8" w:author="Em Lim" w:date="2024-10-22T10:25:00Z" w:initials="EL">
    <w:p w14:paraId="3F45F2B9" w14:textId="77777777" w:rsidR="003B6CDF" w:rsidRDefault="003B6CDF" w:rsidP="003B6CDF">
      <w:r>
        <w:rPr>
          <w:rStyle w:val="CommentReference"/>
        </w:rPr>
        <w:annotationRef/>
      </w:r>
      <w:r>
        <w:rPr>
          <w:color w:val="000000"/>
          <w:sz w:val="20"/>
          <w:szCs w:val="20"/>
        </w:rPr>
        <w:t>And Taylor and rees 1998</w:t>
      </w:r>
    </w:p>
  </w:comment>
  <w:comment w:id="9" w:author="Jasmin Schuster" w:date="2024-10-19T15:44:00Z" w:initials="JS">
    <w:p w14:paraId="077420E5" w14:textId="43686BB0" w:rsidR="003D1191" w:rsidRDefault="003D1191" w:rsidP="003D1191">
      <w:r>
        <w:rPr>
          <w:rStyle w:val="CommentReference"/>
        </w:rPr>
        <w:annotationRef/>
      </w:r>
      <w:r>
        <w:rPr>
          <w:color w:val="000000"/>
          <w:sz w:val="20"/>
          <w:szCs w:val="20"/>
        </w:rPr>
        <w:t>If there’s substantial evidence would be good to include more than 1 reference to make that point</w:t>
      </w:r>
    </w:p>
  </w:comment>
  <w:comment w:id="10" w:author="Kiara Kattler" w:date="2024-10-03T08:31:00Z" w:initials="KK">
    <w:p w14:paraId="05E45682" w14:textId="77777777" w:rsidR="001D5081" w:rsidRDefault="001D5081" w:rsidP="001D5081">
      <w:r>
        <w:rPr>
          <w:rStyle w:val="CommentReference"/>
        </w:rPr>
        <w:annotationRef/>
      </w:r>
      <w:r>
        <w:rPr>
          <w:sz w:val="20"/>
          <w:szCs w:val="20"/>
        </w:rPr>
        <w:t>I feel like I was expecting this to be an example of the dynamics of either bottom up or top down control changing (based on the end of the previous sentence) but not sure how to change it</w:t>
      </w:r>
    </w:p>
  </w:comment>
  <w:comment w:id="11" w:author="Kieran Cox" w:date="2024-03-22T08:46:00Z" w:initials="KC">
    <w:p w14:paraId="005215D3" w14:textId="0D37635F"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2"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3" w:author="Bridget Maher" w:date="2024-10-13T12:09:00Z" w:initials="BM">
    <w:p w14:paraId="6D90AF28" w14:textId="77777777" w:rsidR="009C7DB9" w:rsidRDefault="009C7DB9" w:rsidP="009C7DB9">
      <w:r>
        <w:rPr>
          <w:rStyle w:val="CommentReference"/>
        </w:rPr>
        <w:annotationRef/>
      </w:r>
      <w:r>
        <w:rPr>
          <w:sz w:val="20"/>
          <w:szCs w:val="20"/>
        </w:rPr>
        <w:t>Were there any mixed sites? I think Ed King had both species but not evenly distributed.</w:t>
      </w:r>
    </w:p>
  </w:comment>
  <w:comment w:id="14" w:author="Jasmin Schuster" w:date="2024-10-19T16:19:00Z" w:initials="JS">
    <w:p w14:paraId="5417B0F8" w14:textId="77777777" w:rsidR="004F21D6" w:rsidRDefault="004F21D6" w:rsidP="004F21D6">
      <w:r>
        <w:rPr>
          <w:rStyle w:val="CommentReference"/>
        </w:rPr>
        <w:annotationRef/>
      </w:r>
      <w:r>
        <w:rPr>
          <w:color w:val="000000"/>
          <w:sz w:val="20"/>
          <w:szCs w:val="20"/>
        </w:rPr>
        <w:t>Ondine Pontier from Hakai just published a biomass formula for bull kelp too</w:t>
      </w:r>
    </w:p>
  </w:comment>
  <w:comment w:id="15" w:author="Bridget Maher" w:date="2024-10-13T12:14:00Z" w:initials="BM">
    <w:p w14:paraId="7D943D40" w14:textId="77777777" w:rsidR="00D14D33" w:rsidRDefault="00D14D33" w:rsidP="00D14D33">
      <w:r>
        <w:rPr>
          <w:rStyle w:val="CommentReference"/>
        </w:rPr>
        <w:annotationRef/>
      </w:r>
      <w:r>
        <w:rPr>
          <w:sz w:val="20"/>
          <w:szCs w:val="20"/>
        </w:rPr>
        <w:t>do we need the model name?</w:t>
      </w:r>
    </w:p>
  </w:comment>
  <w:comment w:id="19" w:author="Kiara Kattler" w:date="2024-10-03T09:00:00Z" w:initials="KK">
    <w:p w14:paraId="6E64B024" w14:textId="77777777" w:rsidR="003E3578" w:rsidRDefault="003E3578" w:rsidP="003E3578">
      <w:r>
        <w:rPr>
          <w:rStyle w:val="CommentReference"/>
        </w:rPr>
        <w:annotationRef/>
      </w:r>
      <w:r>
        <w:rPr>
          <w:sz w:val="20"/>
          <w:szCs w:val="20"/>
        </w:rPr>
        <w:t>Didnt we just use ziplocks?</w:t>
      </w:r>
    </w:p>
  </w:comment>
  <w:comment w:id="20" w:author="Em Lim" w:date="2024-10-23T10:09:00Z" w:initials="EL">
    <w:p w14:paraId="318BD002" w14:textId="77777777" w:rsidR="00A01D2E" w:rsidRDefault="00A01D2E" w:rsidP="00A01D2E">
      <w:r>
        <w:rPr>
          <w:rStyle w:val="CommentReference"/>
        </w:rPr>
        <w:annotationRef/>
      </w:r>
      <w:r>
        <w:rPr>
          <w:color w:val="000000"/>
          <w:sz w:val="20"/>
          <w:szCs w:val="20"/>
        </w:rPr>
        <w:t xml:space="preserve">Jasmin: </w:t>
      </w:r>
      <w:r>
        <w:rPr>
          <w:sz w:val="20"/>
          <w:szCs w:val="20"/>
        </w:rPr>
        <w:t>I feel like some explanation as to why you did 2 experiments with different species, slighty different design and 2 yrs apart would be helpful. Do they each have a separate goal? Or why were both needed?</w:t>
      </w:r>
    </w:p>
  </w:comment>
  <w:comment w:id="21" w:author="Kiara Kattler" w:date="2024-10-03T09:50:00Z" w:initials="KK">
    <w:p w14:paraId="41555B0F" w14:textId="77777777" w:rsidR="000150BA" w:rsidRDefault="000150BA" w:rsidP="000150BA">
      <w:r>
        <w:rPr>
          <w:rStyle w:val="CommentReference"/>
        </w:rPr>
        <w:annotationRef/>
      </w:r>
      <w:r>
        <w:rPr>
          <w:sz w:val="20"/>
          <w:szCs w:val="20"/>
        </w:rPr>
        <w:t>Okay so I know that we did this experiment over that timeline because we were looking at Ulva, but now looking at it only in the context of ammonium, I feel like it is a bit confusing how the cuc cage experiment was one day long and then this one was many days long and we replaced crabs? Maybe a justification can help?</w:t>
      </w:r>
    </w:p>
  </w:comment>
  <w:comment w:id="22" w:author="Bridget Maher" w:date="2024-10-13T12:26:00Z" w:initials="BM">
    <w:p w14:paraId="2C175C13" w14:textId="77777777"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23" w:author="Em Lim" w:date="2024-10-23T15:19:00Z" w:initials="EL">
    <w:p w14:paraId="453DECAD" w14:textId="77777777" w:rsidR="0082290C" w:rsidRDefault="0082290C" w:rsidP="0082290C">
      <w:r>
        <w:rPr>
          <w:rStyle w:val="CommentReference"/>
        </w:rPr>
        <w:annotationRef/>
      </w:r>
      <w:r>
        <w:rPr>
          <w:color w:val="000000"/>
          <w:sz w:val="20"/>
          <w:szCs w:val="20"/>
        </w:rPr>
        <w:t xml:space="preserve">In case there was an effect of cage location! </w:t>
      </w:r>
    </w:p>
  </w:comment>
  <w:comment w:id="24" w:author="Bridget Maher" w:date="2024-10-13T12:34:00Z" w:initials="BM">
    <w:p w14:paraId="2B4875E9" w14:textId="64222D9E" w:rsidR="00C027F9" w:rsidRDefault="00364A75" w:rsidP="00C027F9">
      <w:r>
        <w:rPr>
          <w:rStyle w:val="CommentReference"/>
        </w:rPr>
        <w:annotationRef/>
      </w:r>
      <w:r w:rsidR="00C027F9">
        <w:rPr>
          <w:sz w:val="20"/>
          <w:szCs w:val="20"/>
        </w:rPr>
        <w:t xml:space="preserve">Are you also including crab and sea cucumber in your methods paper? </w:t>
      </w:r>
      <w:r w:rsidR="00C027F9">
        <w:rPr>
          <w:sz w:val="20"/>
          <w:szCs w:val="20"/>
        </w:rPr>
        <w:cr/>
        <w:t>If not, it might be interesting tin the supplemental</w:t>
      </w:r>
    </w:p>
    <w:p w14:paraId="7242BCE6" w14:textId="77777777" w:rsidR="00C027F9" w:rsidRDefault="00C027F9" w:rsidP="00C027F9"/>
  </w:comment>
  <w:comment w:id="25" w:author="Em Lim" w:date="2024-10-23T15:27:00Z" w:initials="EL">
    <w:p w14:paraId="0041DE77" w14:textId="77777777" w:rsidR="009C308B" w:rsidRDefault="009C308B" w:rsidP="009C308B">
      <w:r>
        <w:rPr>
          <w:rStyle w:val="CommentReference"/>
        </w:rPr>
        <w:annotationRef/>
      </w:r>
      <w:r>
        <w:rPr>
          <w:color w:val="000000"/>
          <w:sz w:val="20"/>
          <w:szCs w:val="20"/>
        </w:rPr>
        <w:t>The crab excretion will be in my 4th chapter but I don’t think I have a home for the cuke excretion yet…</w:t>
      </w:r>
    </w:p>
  </w:comment>
  <w:comment w:id="26" w:author="Bridget Maher" w:date="2024-10-13T14:32:00Z" w:initials="BM">
    <w:p w14:paraId="5DD54B7E" w14:textId="62ADD882" w:rsidR="00DA6701" w:rsidRDefault="00DA6701" w:rsidP="00DA6701">
      <w:r>
        <w:rPr>
          <w:rStyle w:val="CommentReference"/>
        </w:rPr>
        <w:annotationRef/>
      </w:r>
      <w:r>
        <w:rPr>
          <w:sz w:val="20"/>
          <w:szCs w:val="20"/>
        </w:rPr>
        <w:t>is this compared to immediately outside the forest in this study?</w:t>
      </w:r>
    </w:p>
  </w:comment>
  <w:comment w:id="27" w:author="Em Lim" w:date="2024-10-23T15:27:00Z" w:initials="EL">
    <w:p w14:paraId="2F68CD7C" w14:textId="77777777" w:rsidR="009C308B" w:rsidRDefault="009C308B" w:rsidP="009C308B">
      <w:r>
        <w:rPr>
          <w:rStyle w:val="CommentReference"/>
        </w:rPr>
        <w:annotationRef/>
      </w:r>
      <w:r>
        <w:rPr>
          <w:color w:val="000000"/>
          <w:sz w:val="20"/>
          <w:szCs w:val="20"/>
        </w:rPr>
        <w:t>Yes!</w:t>
      </w:r>
    </w:p>
  </w:comment>
  <w:comment w:id="28" w:author="Jasmin Schuster" w:date="2024-10-19T16:48:00Z" w:initials="JS">
    <w:p w14:paraId="22C9828A" w14:textId="6287A60A" w:rsidR="004F21D6" w:rsidRDefault="004F21D6" w:rsidP="004F21D6">
      <w:r>
        <w:rPr>
          <w:rStyle w:val="CommentReference"/>
        </w:rPr>
        <w:annotationRef/>
      </w:r>
      <w:r>
        <w:rPr>
          <w:color w:val="000000"/>
          <w:sz w:val="20"/>
          <w:szCs w:val="20"/>
        </w:rPr>
        <w:t xml:space="preserve">Isn’t this contradicting, or am I misunderstanding? </w:t>
      </w:r>
    </w:p>
    <w:p w14:paraId="27A1AF9E" w14:textId="77777777" w:rsidR="004F21D6" w:rsidRDefault="004F21D6" w:rsidP="004F21D6"/>
    <w:p w14:paraId="296097FC" w14:textId="77777777" w:rsidR="004F21D6" w:rsidRDefault="004F21D6" w:rsidP="004F21D6">
      <w:r>
        <w:rPr>
          <w:color w:val="000000"/>
          <w:sz w:val="20"/>
          <w:szCs w:val="20"/>
        </w:rPr>
        <w:t>You’re saying the control sites (no kelp) had lower NH4 than the kelp sites. Then you’re saying the control, no-kelp sites were deeper than the inside kelp sites, but then indicate that NH4 should INCREASE with depth. So isn’t it surprising then that you found lower NH4 at the deeper, no kelp sites?</w:t>
      </w:r>
    </w:p>
  </w:comment>
  <w:comment w:id="29" w:author="Em Lim" w:date="2024-10-23T15:29:00Z" w:initials="EL">
    <w:p w14:paraId="1E450BE5" w14:textId="77777777" w:rsidR="009C308B" w:rsidRDefault="009C308B" w:rsidP="009C308B">
      <w:r>
        <w:rPr>
          <w:rStyle w:val="CommentReference"/>
        </w:rPr>
        <w:annotationRef/>
      </w:r>
      <w:r>
        <w:rPr>
          <w:color w:val="000000"/>
          <w:sz w:val="20"/>
          <w:szCs w:val="20"/>
        </w:rPr>
        <w:t xml:space="preserve">The </w:t>
      </w:r>
      <w:r>
        <w:rPr>
          <w:b/>
          <w:bCs/>
          <w:color w:val="000000"/>
          <w:sz w:val="20"/>
          <w:szCs w:val="20"/>
        </w:rPr>
        <w:t>change in ammonium</w:t>
      </w:r>
      <w:r>
        <w:rPr>
          <w:color w:val="000000"/>
          <w:sz w:val="20"/>
          <w:szCs w:val="20"/>
        </w:rPr>
        <w:t xml:space="preserve"> at no kelp sites was negative, so “inside” forest nh4 was higher than “outside” forest nh4 at the no kelp sites. </w:t>
      </w:r>
    </w:p>
  </w:comment>
  <w:comment w:id="30" w:author="Jasmin Schuster" w:date="2024-10-19T16:49:00Z" w:initials="JS">
    <w:p w14:paraId="51A051B8" w14:textId="6DAC088B" w:rsidR="004F21D6" w:rsidRDefault="004F21D6" w:rsidP="004F21D6">
      <w:r>
        <w:rPr>
          <w:rStyle w:val="CommentReference"/>
        </w:rPr>
        <w:annotationRef/>
      </w:r>
      <w:r>
        <w:rPr>
          <w:color w:val="000000"/>
          <w:sz w:val="20"/>
          <w:szCs w:val="20"/>
        </w:rPr>
        <w:t xml:space="preserve">In many areas, kelp is constrained to shallower waters by urchin grazing, i.e., has disappeared from the deeper parts. So could this be used to support that kelp forests, when able to flourish, bring/retain nutrients to/in deeper waters? </w:t>
      </w:r>
    </w:p>
  </w:comment>
  <w:comment w:id="31" w:author="Isabelle Cote" w:date="2024-07-23T11:33:00Z" w:initials="IC">
    <w:p w14:paraId="57083FF1" w14:textId="26DB5562" w:rsidR="00F10A37" w:rsidRDefault="00F10A37" w:rsidP="00F10A37">
      <w:pPr>
        <w:pStyle w:val="CommentText"/>
      </w:pPr>
      <w:r>
        <w:rPr>
          <w:rStyle w:val="CommentReference"/>
        </w:rPr>
        <w:annotationRef/>
      </w:r>
      <w:r>
        <w:t>Show these somewhere. In Table S1?</w:t>
      </w:r>
    </w:p>
  </w:comment>
  <w:comment w:id="32" w:author="Microsoft Office User" w:date="2024-10-18T04:30:00Z" w:initials="MOU">
    <w:p w14:paraId="48BAF201" w14:textId="1653ACB8" w:rsidR="00081881" w:rsidRDefault="00081881">
      <w:pPr>
        <w:pStyle w:val="CommentText"/>
      </w:pPr>
      <w:r>
        <w:rPr>
          <w:rStyle w:val="CommentReference"/>
        </w:rPr>
        <w:annotationRef/>
      </w:r>
      <w:r>
        <w:t>Some journal names are abbreviated, some are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5E162A9" w15:done="0"/>
  <w15:commentEx w15:paraId="34682FFB" w15:paraIdParent="45E162A9" w15:done="0"/>
  <w15:commentEx w15:paraId="7879D65A" w15:done="0"/>
  <w15:commentEx w15:paraId="2C86342E" w15:done="0"/>
  <w15:commentEx w15:paraId="4AF13865" w15:done="0"/>
  <w15:commentEx w15:paraId="1D9F9C30" w15:done="0"/>
  <w15:commentEx w15:paraId="2922242C" w15:done="0"/>
  <w15:commentEx w15:paraId="3F45F2B9" w15:paraIdParent="2922242C" w15:done="0"/>
  <w15:commentEx w15:paraId="077420E5" w15:done="0"/>
  <w15:commentEx w15:paraId="05E45682" w15:done="0"/>
  <w15:commentEx w15:paraId="005215D3" w15:done="0"/>
  <w15:commentEx w15:paraId="17D38A3B" w15:paraIdParent="005215D3" w15:done="0"/>
  <w15:commentEx w15:paraId="6D90AF28" w15:done="0"/>
  <w15:commentEx w15:paraId="5417B0F8" w15:done="0"/>
  <w15:commentEx w15:paraId="7D943D40" w15:done="0"/>
  <w15:commentEx w15:paraId="6E64B024" w15:done="0"/>
  <w15:commentEx w15:paraId="318BD002" w15:done="0"/>
  <w15:commentEx w15:paraId="41555B0F" w15:done="0"/>
  <w15:commentEx w15:paraId="2C175C13" w15:done="0"/>
  <w15:commentEx w15:paraId="453DECAD" w15:paraIdParent="2C175C13" w15:done="0"/>
  <w15:commentEx w15:paraId="7242BCE6" w15:done="0"/>
  <w15:commentEx w15:paraId="0041DE77" w15:paraIdParent="7242BCE6" w15:done="0"/>
  <w15:commentEx w15:paraId="5DD54B7E" w15:done="0"/>
  <w15:commentEx w15:paraId="2F68CD7C" w15:paraIdParent="5DD54B7E" w15:done="0"/>
  <w15:commentEx w15:paraId="296097FC" w15:done="0"/>
  <w15:commentEx w15:paraId="1E450BE5" w15:paraIdParent="296097FC" w15:done="0"/>
  <w15:commentEx w15:paraId="51A051B8" w15:done="0"/>
  <w15:commentEx w15:paraId="57083FF1" w15:done="0"/>
  <w15:commentEx w15:paraId="48BAF2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15C77DEE" w16cex:dateUtc="2024-10-02T23:42:00Z"/>
  <w16cex:commentExtensible w16cex:durableId="03A62DF8" w16cex:dateUtc="2024-10-03T00:00:00Z"/>
  <w16cex:commentExtensible w16cex:durableId="0F7A3961" w16cex:dateUtc="2024-10-03T00:02:00Z"/>
  <w16cex:commentExtensible w16cex:durableId="2EDC264E" w16cex:dateUtc="2024-10-19T22:38:00Z"/>
  <w16cex:commentExtensible w16cex:durableId="4E09FF8A" w16cex:dateUtc="2024-10-03T00:06:00Z"/>
  <w16cex:commentExtensible w16cex:durableId="6AD83E17" w16cex:dateUtc="2024-10-03T00:14:00Z"/>
  <w16cex:commentExtensible w16cex:durableId="777C918F" w16cex:dateUtc="2024-10-22T17:20:00Z"/>
  <w16cex:commentExtensible w16cex:durableId="4E325D4A" w16cex:dateUtc="2024-10-22T17:25:00Z"/>
  <w16cex:commentExtensible w16cex:durableId="769A04FF" w16cex:dateUtc="2024-10-19T22:44:00Z"/>
  <w16cex:commentExtensible w16cex:durableId="5CDF7571" w16cex:dateUtc="2024-10-03T14:31:00Z"/>
  <w16cex:commentExtensible w16cex:durableId="60760F53" w16cex:dateUtc="2024-03-22T15:46:00Z"/>
  <w16cex:commentExtensible w16cex:durableId="20D6D905" w16cex:dateUtc="2024-10-13T19:09:00Z"/>
  <w16cex:commentExtensible w16cex:durableId="77FC9FB1" w16cex:dateUtc="2024-10-19T23:19:00Z"/>
  <w16cex:commentExtensible w16cex:durableId="0BAA493B" w16cex:dateUtc="2024-10-13T19:14:00Z"/>
  <w16cex:commentExtensible w16cex:durableId="11164900" w16cex:dateUtc="2024-10-03T15:00:00Z"/>
  <w16cex:commentExtensible w16cex:durableId="3F534378" w16cex:dateUtc="2024-10-23T17:09:00Z"/>
  <w16cex:commentExtensible w16cex:durableId="2F511C4B" w16cex:dateUtc="2024-10-03T15:50:00Z"/>
  <w16cex:commentExtensible w16cex:durableId="2484811A" w16cex:dateUtc="2024-10-13T19:26:00Z"/>
  <w16cex:commentExtensible w16cex:durableId="7B9F44EE" w16cex:dateUtc="2024-10-23T22:19:00Z"/>
  <w16cex:commentExtensible w16cex:durableId="4C57E811" w16cex:dateUtc="2024-10-13T19:34:00Z"/>
  <w16cex:commentExtensible w16cex:durableId="0A663FF5" w16cex:dateUtc="2024-10-23T22:27:00Z"/>
  <w16cex:commentExtensible w16cex:durableId="35B9784B" w16cex:dateUtc="2024-10-13T21:32:00Z"/>
  <w16cex:commentExtensible w16cex:durableId="790DC7CF" w16cex:dateUtc="2024-10-23T22:27:00Z"/>
  <w16cex:commentExtensible w16cex:durableId="2C5EBD46" w16cex:dateUtc="2024-10-19T23:48:00Z"/>
  <w16cex:commentExtensible w16cex:durableId="068A04D6" w16cex:dateUtc="2024-10-23T22:29:00Z"/>
  <w16cex:commentExtensible w16cex:durableId="7338E914" w16cex:dateUtc="2024-10-19T23:49:00Z"/>
  <w16cex:commentExtensible w16cex:durableId="365853B9" w16cex:dateUtc="2024-07-2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5E162A9" w16cid:durableId="15C77DEE"/>
  <w16cid:commentId w16cid:paraId="34682FFB" w16cid:durableId="03A62DF8"/>
  <w16cid:commentId w16cid:paraId="7879D65A" w16cid:durableId="0F7A3961"/>
  <w16cid:commentId w16cid:paraId="2C86342E" w16cid:durableId="2EDC264E"/>
  <w16cid:commentId w16cid:paraId="4AF13865" w16cid:durableId="4E09FF8A"/>
  <w16cid:commentId w16cid:paraId="1D9F9C30" w16cid:durableId="6AD83E17"/>
  <w16cid:commentId w16cid:paraId="2922242C" w16cid:durableId="777C918F"/>
  <w16cid:commentId w16cid:paraId="3F45F2B9" w16cid:durableId="4E325D4A"/>
  <w16cid:commentId w16cid:paraId="077420E5" w16cid:durableId="769A04FF"/>
  <w16cid:commentId w16cid:paraId="05E45682" w16cid:durableId="5CDF7571"/>
  <w16cid:commentId w16cid:paraId="005215D3" w16cid:durableId="60760F53"/>
  <w16cid:commentId w16cid:paraId="17D38A3B" w16cid:durableId="29AD30AD"/>
  <w16cid:commentId w16cid:paraId="6D90AF28" w16cid:durableId="20D6D905"/>
  <w16cid:commentId w16cid:paraId="5417B0F8" w16cid:durableId="77FC9FB1"/>
  <w16cid:commentId w16cid:paraId="7D943D40" w16cid:durableId="0BAA493B"/>
  <w16cid:commentId w16cid:paraId="6E64B024" w16cid:durableId="11164900"/>
  <w16cid:commentId w16cid:paraId="318BD002" w16cid:durableId="3F534378"/>
  <w16cid:commentId w16cid:paraId="41555B0F" w16cid:durableId="2F511C4B"/>
  <w16cid:commentId w16cid:paraId="2C175C13" w16cid:durableId="2484811A"/>
  <w16cid:commentId w16cid:paraId="453DECAD" w16cid:durableId="7B9F44EE"/>
  <w16cid:commentId w16cid:paraId="7242BCE6" w16cid:durableId="4C57E811"/>
  <w16cid:commentId w16cid:paraId="0041DE77" w16cid:durableId="0A663FF5"/>
  <w16cid:commentId w16cid:paraId="5DD54B7E" w16cid:durableId="35B9784B"/>
  <w16cid:commentId w16cid:paraId="2F68CD7C" w16cid:durableId="790DC7CF"/>
  <w16cid:commentId w16cid:paraId="296097FC" w16cid:durableId="2C5EBD46"/>
  <w16cid:commentId w16cid:paraId="1E450BE5" w16cid:durableId="068A04D6"/>
  <w16cid:commentId w16cid:paraId="51A051B8" w16cid:durableId="7338E914"/>
  <w16cid:commentId w16cid:paraId="57083FF1" w16cid:durableId="365853B9"/>
  <w16cid:commentId w16cid:paraId="48BAF201" w16cid:durableId="2ABC6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B3EEF9" w14:textId="77777777" w:rsidR="00726A77" w:rsidRDefault="00726A77" w:rsidP="009B4C2B">
      <w:r>
        <w:separator/>
      </w:r>
    </w:p>
  </w:endnote>
  <w:endnote w:type="continuationSeparator" w:id="0">
    <w:p w14:paraId="1F07BB03" w14:textId="77777777" w:rsidR="00726A77" w:rsidRDefault="00726A77" w:rsidP="009B4C2B">
      <w:r>
        <w:continuationSeparator/>
      </w:r>
    </w:p>
  </w:endnote>
  <w:endnote w:type="continuationNotice" w:id="1">
    <w:p w14:paraId="7B4EFA98" w14:textId="77777777" w:rsidR="00726A77" w:rsidRDefault="00726A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CBBA3" w14:textId="77777777" w:rsidR="00726A77" w:rsidRDefault="00726A77" w:rsidP="009B4C2B">
      <w:r>
        <w:separator/>
      </w:r>
    </w:p>
  </w:footnote>
  <w:footnote w:type="continuationSeparator" w:id="0">
    <w:p w14:paraId="4376E2D3" w14:textId="77777777" w:rsidR="00726A77" w:rsidRDefault="00726A77" w:rsidP="009B4C2B">
      <w:r>
        <w:continuationSeparator/>
      </w:r>
    </w:p>
  </w:footnote>
  <w:footnote w:type="continuationNotice" w:id="1">
    <w:p w14:paraId="708D8ED4" w14:textId="77777777" w:rsidR="00726A77" w:rsidRDefault="00726A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Kiara Kattler">
    <w15:presenceInfo w15:providerId="AD" w15:userId="S::kiarak@sfu.ca::2d2de4bf-d2a0-45f9-9c97-9f373b42fb34"/>
  </w15:person>
  <w15:person w15:author="Jasmin Schuster">
    <w15:presenceInfo w15:providerId="AD" w15:userId="S::jasminschuster@uvic.ca::2455801f-1b09-4d2a-b1b1-bbf127c16247"/>
  </w15:person>
  <w15:person w15:author="Kieran Cox">
    <w15:presenceInfo w15:providerId="AD" w15:userId="S::kieranc@sfu.ca::b4290085-ec8f-4fe0-8d75-e615e1fa996c"/>
  </w15:person>
  <w15:person w15:author="Bridget Maher">
    <w15:presenceInfo w15:providerId="Windows Live" w15:userId="3667760862be51f8"/>
  </w15:person>
  <w15:person w15:author="Isabelle Cote">
    <w15:presenceInfo w15:providerId="Windows Live" w15:userId="5e078651ba9eb2b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775B"/>
    <w:rsid w:val="00017E16"/>
    <w:rsid w:val="0002013E"/>
    <w:rsid w:val="000227FF"/>
    <w:rsid w:val="00026365"/>
    <w:rsid w:val="00026433"/>
    <w:rsid w:val="000300C1"/>
    <w:rsid w:val="000311F4"/>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73667"/>
    <w:rsid w:val="00080452"/>
    <w:rsid w:val="00081881"/>
    <w:rsid w:val="00092ACC"/>
    <w:rsid w:val="00094986"/>
    <w:rsid w:val="00095C26"/>
    <w:rsid w:val="000A1681"/>
    <w:rsid w:val="000A1A31"/>
    <w:rsid w:val="000A63B7"/>
    <w:rsid w:val="000A641E"/>
    <w:rsid w:val="000A6D26"/>
    <w:rsid w:val="000B124D"/>
    <w:rsid w:val="000B303C"/>
    <w:rsid w:val="000C156B"/>
    <w:rsid w:val="000C2453"/>
    <w:rsid w:val="000C4E84"/>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1C2F"/>
    <w:rsid w:val="00105516"/>
    <w:rsid w:val="001059C8"/>
    <w:rsid w:val="00113724"/>
    <w:rsid w:val="0011523B"/>
    <w:rsid w:val="00116C10"/>
    <w:rsid w:val="001175F9"/>
    <w:rsid w:val="001211D2"/>
    <w:rsid w:val="00121C0A"/>
    <w:rsid w:val="00122300"/>
    <w:rsid w:val="00124C17"/>
    <w:rsid w:val="001269A3"/>
    <w:rsid w:val="001313BD"/>
    <w:rsid w:val="00131A7C"/>
    <w:rsid w:val="00132010"/>
    <w:rsid w:val="0013326D"/>
    <w:rsid w:val="00134966"/>
    <w:rsid w:val="00136DB7"/>
    <w:rsid w:val="00137407"/>
    <w:rsid w:val="001376FF"/>
    <w:rsid w:val="00142ADA"/>
    <w:rsid w:val="001440F3"/>
    <w:rsid w:val="00144B86"/>
    <w:rsid w:val="001510C2"/>
    <w:rsid w:val="00151BB6"/>
    <w:rsid w:val="00151C99"/>
    <w:rsid w:val="00152CBA"/>
    <w:rsid w:val="0015432C"/>
    <w:rsid w:val="00155D45"/>
    <w:rsid w:val="00164233"/>
    <w:rsid w:val="001708F6"/>
    <w:rsid w:val="00171464"/>
    <w:rsid w:val="00171DD6"/>
    <w:rsid w:val="0017314E"/>
    <w:rsid w:val="001732AC"/>
    <w:rsid w:val="00173964"/>
    <w:rsid w:val="00176D2C"/>
    <w:rsid w:val="0018005F"/>
    <w:rsid w:val="00181FA8"/>
    <w:rsid w:val="0018289E"/>
    <w:rsid w:val="00186F92"/>
    <w:rsid w:val="0019076A"/>
    <w:rsid w:val="00195ECF"/>
    <w:rsid w:val="0019777D"/>
    <w:rsid w:val="001A0C35"/>
    <w:rsid w:val="001A2E91"/>
    <w:rsid w:val="001A5A1D"/>
    <w:rsid w:val="001A5CB6"/>
    <w:rsid w:val="001A65DD"/>
    <w:rsid w:val="001A7CB9"/>
    <w:rsid w:val="001B22A8"/>
    <w:rsid w:val="001B79C7"/>
    <w:rsid w:val="001C4D2F"/>
    <w:rsid w:val="001C535E"/>
    <w:rsid w:val="001D13C5"/>
    <w:rsid w:val="001D3701"/>
    <w:rsid w:val="001D3A63"/>
    <w:rsid w:val="001D5081"/>
    <w:rsid w:val="001D7BE9"/>
    <w:rsid w:val="001E1BD6"/>
    <w:rsid w:val="001E1D5D"/>
    <w:rsid w:val="001E7F77"/>
    <w:rsid w:val="001F1825"/>
    <w:rsid w:val="001F1DDA"/>
    <w:rsid w:val="001F2BDA"/>
    <w:rsid w:val="001F6183"/>
    <w:rsid w:val="001F69F0"/>
    <w:rsid w:val="001F79DB"/>
    <w:rsid w:val="0020783B"/>
    <w:rsid w:val="00213173"/>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55188"/>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1E5F"/>
    <w:rsid w:val="00293DBF"/>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346"/>
    <w:rsid w:val="002C7A7C"/>
    <w:rsid w:val="002C7B46"/>
    <w:rsid w:val="002D0F9D"/>
    <w:rsid w:val="002D15C0"/>
    <w:rsid w:val="002D40ED"/>
    <w:rsid w:val="002D6F8B"/>
    <w:rsid w:val="002D7263"/>
    <w:rsid w:val="002E0BE3"/>
    <w:rsid w:val="002E1265"/>
    <w:rsid w:val="002E537D"/>
    <w:rsid w:val="002E5563"/>
    <w:rsid w:val="002E568B"/>
    <w:rsid w:val="002E7BDB"/>
    <w:rsid w:val="002F0A6D"/>
    <w:rsid w:val="002F0DB3"/>
    <w:rsid w:val="002F18B0"/>
    <w:rsid w:val="002F60B0"/>
    <w:rsid w:val="002F6441"/>
    <w:rsid w:val="0030052D"/>
    <w:rsid w:val="00306F1F"/>
    <w:rsid w:val="003101A1"/>
    <w:rsid w:val="00314455"/>
    <w:rsid w:val="00314A5D"/>
    <w:rsid w:val="00315B05"/>
    <w:rsid w:val="0032304D"/>
    <w:rsid w:val="00324D34"/>
    <w:rsid w:val="00327838"/>
    <w:rsid w:val="00331A91"/>
    <w:rsid w:val="00334ADF"/>
    <w:rsid w:val="00337794"/>
    <w:rsid w:val="00347B50"/>
    <w:rsid w:val="0035016F"/>
    <w:rsid w:val="003509B8"/>
    <w:rsid w:val="0035239D"/>
    <w:rsid w:val="00352B3A"/>
    <w:rsid w:val="003544AB"/>
    <w:rsid w:val="00355A76"/>
    <w:rsid w:val="003563BD"/>
    <w:rsid w:val="0035683A"/>
    <w:rsid w:val="00356E7A"/>
    <w:rsid w:val="00360246"/>
    <w:rsid w:val="00360BBF"/>
    <w:rsid w:val="00363EDC"/>
    <w:rsid w:val="00364A75"/>
    <w:rsid w:val="003665DF"/>
    <w:rsid w:val="00367076"/>
    <w:rsid w:val="003678EE"/>
    <w:rsid w:val="003717AA"/>
    <w:rsid w:val="003733DE"/>
    <w:rsid w:val="00374B2C"/>
    <w:rsid w:val="00375CD0"/>
    <w:rsid w:val="00377E7D"/>
    <w:rsid w:val="003801C9"/>
    <w:rsid w:val="00380F24"/>
    <w:rsid w:val="00382F5B"/>
    <w:rsid w:val="003842D7"/>
    <w:rsid w:val="003859F6"/>
    <w:rsid w:val="00387A6E"/>
    <w:rsid w:val="0039086A"/>
    <w:rsid w:val="00390AE6"/>
    <w:rsid w:val="003922EB"/>
    <w:rsid w:val="00392DBC"/>
    <w:rsid w:val="00396449"/>
    <w:rsid w:val="00397ACC"/>
    <w:rsid w:val="00397B9C"/>
    <w:rsid w:val="003A0091"/>
    <w:rsid w:val="003A204B"/>
    <w:rsid w:val="003B402E"/>
    <w:rsid w:val="003B4768"/>
    <w:rsid w:val="003B6CDD"/>
    <w:rsid w:val="003B6CDF"/>
    <w:rsid w:val="003C6B73"/>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DBB"/>
    <w:rsid w:val="003F627B"/>
    <w:rsid w:val="003F63B3"/>
    <w:rsid w:val="0040085E"/>
    <w:rsid w:val="00401383"/>
    <w:rsid w:val="004036C6"/>
    <w:rsid w:val="00403CB4"/>
    <w:rsid w:val="00405356"/>
    <w:rsid w:val="00406F74"/>
    <w:rsid w:val="0041279D"/>
    <w:rsid w:val="0041334E"/>
    <w:rsid w:val="0041407D"/>
    <w:rsid w:val="00415C5B"/>
    <w:rsid w:val="00417390"/>
    <w:rsid w:val="004173D2"/>
    <w:rsid w:val="0042174D"/>
    <w:rsid w:val="004220F3"/>
    <w:rsid w:val="0042306A"/>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578FA"/>
    <w:rsid w:val="00462E79"/>
    <w:rsid w:val="00467D8C"/>
    <w:rsid w:val="00473216"/>
    <w:rsid w:val="004739F8"/>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C10EB"/>
    <w:rsid w:val="004C314F"/>
    <w:rsid w:val="004C436C"/>
    <w:rsid w:val="004C7077"/>
    <w:rsid w:val="004D08E1"/>
    <w:rsid w:val="004D42BB"/>
    <w:rsid w:val="004D42C3"/>
    <w:rsid w:val="004E5043"/>
    <w:rsid w:val="004E5C73"/>
    <w:rsid w:val="004E6F16"/>
    <w:rsid w:val="004F21D6"/>
    <w:rsid w:val="004F2705"/>
    <w:rsid w:val="004F5624"/>
    <w:rsid w:val="004F7AE3"/>
    <w:rsid w:val="005014F7"/>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515D"/>
    <w:rsid w:val="00547A38"/>
    <w:rsid w:val="0055529E"/>
    <w:rsid w:val="00556E86"/>
    <w:rsid w:val="00560BB1"/>
    <w:rsid w:val="0056137A"/>
    <w:rsid w:val="005613C5"/>
    <w:rsid w:val="00562CDF"/>
    <w:rsid w:val="005636C0"/>
    <w:rsid w:val="00565A8B"/>
    <w:rsid w:val="00566C2C"/>
    <w:rsid w:val="00570F20"/>
    <w:rsid w:val="005746D1"/>
    <w:rsid w:val="00576035"/>
    <w:rsid w:val="00576692"/>
    <w:rsid w:val="00580804"/>
    <w:rsid w:val="00580B22"/>
    <w:rsid w:val="0058230D"/>
    <w:rsid w:val="005831E6"/>
    <w:rsid w:val="005835B5"/>
    <w:rsid w:val="0058405B"/>
    <w:rsid w:val="00584638"/>
    <w:rsid w:val="005870DF"/>
    <w:rsid w:val="00587911"/>
    <w:rsid w:val="00587BDC"/>
    <w:rsid w:val="005933DD"/>
    <w:rsid w:val="005A0A94"/>
    <w:rsid w:val="005A0B73"/>
    <w:rsid w:val="005A129F"/>
    <w:rsid w:val="005A1F03"/>
    <w:rsid w:val="005A498B"/>
    <w:rsid w:val="005B26B9"/>
    <w:rsid w:val="005B3F6C"/>
    <w:rsid w:val="005B5A3A"/>
    <w:rsid w:val="005B7764"/>
    <w:rsid w:val="005C511E"/>
    <w:rsid w:val="005C5236"/>
    <w:rsid w:val="005C6C7A"/>
    <w:rsid w:val="005C7696"/>
    <w:rsid w:val="005D293A"/>
    <w:rsid w:val="005D42E1"/>
    <w:rsid w:val="005E0538"/>
    <w:rsid w:val="005E0A73"/>
    <w:rsid w:val="005E0EEE"/>
    <w:rsid w:val="005E2687"/>
    <w:rsid w:val="005E2C00"/>
    <w:rsid w:val="005E2FEE"/>
    <w:rsid w:val="005E6D58"/>
    <w:rsid w:val="005F0597"/>
    <w:rsid w:val="005F08F5"/>
    <w:rsid w:val="005F1E8D"/>
    <w:rsid w:val="005F39D0"/>
    <w:rsid w:val="005F422E"/>
    <w:rsid w:val="006005D7"/>
    <w:rsid w:val="00600E47"/>
    <w:rsid w:val="006032E9"/>
    <w:rsid w:val="00605796"/>
    <w:rsid w:val="006077BE"/>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37BD0"/>
    <w:rsid w:val="00641243"/>
    <w:rsid w:val="00643D24"/>
    <w:rsid w:val="006447F8"/>
    <w:rsid w:val="00644F70"/>
    <w:rsid w:val="0064532D"/>
    <w:rsid w:val="00645FB5"/>
    <w:rsid w:val="006528A1"/>
    <w:rsid w:val="00652D23"/>
    <w:rsid w:val="00655502"/>
    <w:rsid w:val="006610AC"/>
    <w:rsid w:val="006611F9"/>
    <w:rsid w:val="00662D37"/>
    <w:rsid w:val="00662F9B"/>
    <w:rsid w:val="00666133"/>
    <w:rsid w:val="00670555"/>
    <w:rsid w:val="0067125A"/>
    <w:rsid w:val="0067173A"/>
    <w:rsid w:val="006717E0"/>
    <w:rsid w:val="0067279B"/>
    <w:rsid w:val="0067503F"/>
    <w:rsid w:val="00676581"/>
    <w:rsid w:val="00676DAB"/>
    <w:rsid w:val="00677126"/>
    <w:rsid w:val="00677F1B"/>
    <w:rsid w:val="00680294"/>
    <w:rsid w:val="006802B8"/>
    <w:rsid w:val="006820B0"/>
    <w:rsid w:val="00682CDC"/>
    <w:rsid w:val="00683C48"/>
    <w:rsid w:val="00683FC3"/>
    <w:rsid w:val="006855B4"/>
    <w:rsid w:val="00686D1B"/>
    <w:rsid w:val="00690DD3"/>
    <w:rsid w:val="0069194B"/>
    <w:rsid w:val="00694C65"/>
    <w:rsid w:val="00695175"/>
    <w:rsid w:val="006A698F"/>
    <w:rsid w:val="006B016A"/>
    <w:rsid w:val="006B2625"/>
    <w:rsid w:val="006B4882"/>
    <w:rsid w:val="006C2140"/>
    <w:rsid w:val="006C360E"/>
    <w:rsid w:val="006C4A83"/>
    <w:rsid w:val="006C4C3A"/>
    <w:rsid w:val="006C4CEE"/>
    <w:rsid w:val="006C5AC6"/>
    <w:rsid w:val="006C6F43"/>
    <w:rsid w:val="006C7B78"/>
    <w:rsid w:val="006D152A"/>
    <w:rsid w:val="006D3066"/>
    <w:rsid w:val="006D3BCD"/>
    <w:rsid w:val="006D5284"/>
    <w:rsid w:val="006D747A"/>
    <w:rsid w:val="006D7F06"/>
    <w:rsid w:val="006E0BEA"/>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3B1F"/>
    <w:rsid w:val="007256B0"/>
    <w:rsid w:val="0072610A"/>
    <w:rsid w:val="007268C2"/>
    <w:rsid w:val="00726A77"/>
    <w:rsid w:val="00727E31"/>
    <w:rsid w:val="00731BE6"/>
    <w:rsid w:val="00731EA5"/>
    <w:rsid w:val="00736CF0"/>
    <w:rsid w:val="00737B8A"/>
    <w:rsid w:val="00741F8A"/>
    <w:rsid w:val="00742266"/>
    <w:rsid w:val="00752F86"/>
    <w:rsid w:val="0075411C"/>
    <w:rsid w:val="00761A9D"/>
    <w:rsid w:val="00761BA2"/>
    <w:rsid w:val="00765FE9"/>
    <w:rsid w:val="0076719B"/>
    <w:rsid w:val="00771D86"/>
    <w:rsid w:val="0077211F"/>
    <w:rsid w:val="00772701"/>
    <w:rsid w:val="0077441C"/>
    <w:rsid w:val="00782EA1"/>
    <w:rsid w:val="0078518E"/>
    <w:rsid w:val="0078662B"/>
    <w:rsid w:val="007872E9"/>
    <w:rsid w:val="00791FF5"/>
    <w:rsid w:val="00792779"/>
    <w:rsid w:val="00796F8D"/>
    <w:rsid w:val="007A1A08"/>
    <w:rsid w:val="007A1A41"/>
    <w:rsid w:val="007A283D"/>
    <w:rsid w:val="007A65BF"/>
    <w:rsid w:val="007A68CB"/>
    <w:rsid w:val="007B0963"/>
    <w:rsid w:val="007B5406"/>
    <w:rsid w:val="007B580F"/>
    <w:rsid w:val="007C03DE"/>
    <w:rsid w:val="007C042F"/>
    <w:rsid w:val="007C0A44"/>
    <w:rsid w:val="007C14D9"/>
    <w:rsid w:val="007C1BDA"/>
    <w:rsid w:val="007C1D5C"/>
    <w:rsid w:val="007C2BBA"/>
    <w:rsid w:val="007C32C3"/>
    <w:rsid w:val="007C5C1D"/>
    <w:rsid w:val="007C783C"/>
    <w:rsid w:val="007D13CA"/>
    <w:rsid w:val="007D56C7"/>
    <w:rsid w:val="007D6070"/>
    <w:rsid w:val="007D6267"/>
    <w:rsid w:val="007D71C9"/>
    <w:rsid w:val="007E4686"/>
    <w:rsid w:val="007E69BA"/>
    <w:rsid w:val="007F1484"/>
    <w:rsid w:val="007F416C"/>
    <w:rsid w:val="007F45EC"/>
    <w:rsid w:val="007F6203"/>
    <w:rsid w:val="0080060C"/>
    <w:rsid w:val="008012CE"/>
    <w:rsid w:val="00801C1E"/>
    <w:rsid w:val="00801C62"/>
    <w:rsid w:val="00805704"/>
    <w:rsid w:val="00805A5D"/>
    <w:rsid w:val="008068ED"/>
    <w:rsid w:val="00806D42"/>
    <w:rsid w:val="00807C51"/>
    <w:rsid w:val="00813785"/>
    <w:rsid w:val="008145DB"/>
    <w:rsid w:val="00815249"/>
    <w:rsid w:val="00816A13"/>
    <w:rsid w:val="00817AD8"/>
    <w:rsid w:val="00817D31"/>
    <w:rsid w:val="00820A22"/>
    <w:rsid w:val="00820B4D"/>
    <w:rsid w:val="0082290C"/>
    <w:rsid w:val="00824BD5"/>
    <w:rsid w:val="00824E57"/>
    <w:rsid w:val="00826808"/>
    <w:rsid w:val="00830679"/>
    <w:rsid w:val="008307A0"/>
    <w:rsid w:val="00830E20"/>
    <w:rsid w:val="008319DF"/>
    <w:rsid w:val="00831BE8"/>
    <w:rsid w:val="008335BF"/>
    <w:rsid w:val="00833F25"/>
    <w:rsid w:val="008422B4"/>
    <w:rsid w:val="0084294E"/>
    <w:rsid w:val="00846C5B"/>
    <w:rsid w:val="0085021C"/>
    <w:rsid w:val="00850D17"/>
    <w:rsid w:val="00851AB4"/>
    <w:rsid w:val="00853D2B"/>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B6A66"/>
    <w:rsid w:val="008C2771"/>
    <w:rsid w:val="008C6877"/>
    <w:rsid w:val="008C6BDA"/>
    <w:rsid w:val="008D00C8"/>
    <w:rsid w:val="008D04B8"/>
    <w:rsid w:val="008D43DB"/>
    <w:rsid w:val="008D5E5B"/>
    <w:rsid w:val="008D6320"/>
    <w:rsid w:val="008E0052"/>
    <w:rsid w:val="008E0F38"/>
    <w:rsid w:val="008E3A36"/>
    <w:rsid w:val="008E62A2"/>
    <w:rsid w:val="008E7707"/>
    <w:rsid w:val="008E795A"/>
    <w:rsid w:val="008F1993"/>
    <w:rsid w:val="008F3C91"/>
    <w:rsid w:val="008F43CB"/>
    <w:rsid w:val="008F5820"/>
    <w:rsid w:val="008F7AFF"/>
    <w:rsid w:val="00900C38"/>
    <w:rsid w:val="00900E3F"/>
    <w:rsid w:val="009036DB"/>
    <w:rsid w:val="00903BFA"/>
    <w:rsid w:val="00906B6A"/>
    <w:rsid w:val="009108FE"/>
    <w:rsid w:val="0091520C"/>
    <w:rsid w:val="00915BE9"/>
    <w:rsid w:val="00915C04"/>
    <w:rsid w:val="0092030E"/>
    <w:rsid w:val="00920BAF"/>
    <w:rsid w:val="00920FC5"/>
    <w:rsid w:val="00923779"/>
    <w:rsid w:val="00924743"/>
    <w:rsid w:val="00925056"/>
    <w:rsid w:val="00926BE5"/>
    <w:rsid w:val="00930939"/>
    <w:rsid w:val="00932640"/>
    <w:rsid w:val="00933A0C"/>
    <w:rsid w:val="009341AA"/>
    <w:rsid w:val="0093424F"/>
    <w:rsid w:val="009343B9"/>
    <w:rsid w:val="00934674"/>
    <w:rsid w:val="00935305"/>
    <w:rsid w:val="00943023"/>
    <w:rsid w:val="0094446B"/>
    <w:rsid w:val="00946EB9"/>
    <w:rsid w:val="00947079"/>
    <w:rsid w:val="009500AF"/>
    <w:rsid w:val="0095043F"/>
    <w:rsid w:val="009509EA"/>
    <w:rsid w:val="00950C3D"/>
    <w:rsid w:val="009529BF"/>
    <w:rsid w:val="00953437"/>
    <w:rsid w:val="0095549D"/>
    <w:rsid w:val="00956033"/>
    <w:rsid w:val="009569DD"/>
    <w:rsid w:val="00957535"/>
    <w:rsid w:val="009609CF"/>
    <w:rsid w:val="00963154"/>
    <w:rsid w:val="00965054"/>
    <w:rsid w:val="0096667C"/>
    <w:rsid w:val="00966E65"/>
    <w:rsid w:val="00967589"/>
    <w:rsid w:val="00970849"/>
    <w:rsid w:val="0097669C"/>
    <w:rsid w:val="00977C23"/>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1C19"/>
    <w:rsid w:val="009C2153"/>
    <w:rsid w:val="009C308B"/>
    <w:rsid w:val="009C41B4"/>
    <w:rsid w:val="009C4EA4"/>
    <w:rsid w:val="009C58E1"/>
    <w:rsid w:val="009C7DB9"/>
    <w:rsid w:val="009D0A6F"/>
    <w:rsid w:val="009D2E19"/>
    <w:rsid w:val="009D6967"/>
    <w:rsid w:val="009D6A5A"/>
    <w:rsid w:val="009E2DF2"/>
    <w:rsid w:val="009E34A5"/>
    <w:rsid w:val="009E35D0"/>
    <w:rsid w:val="009E3CC4"/>
    <w:rsid w:val="009E4099"/>
    <w:rsid w:val="009E47B9"/>
    <w:rsid w:val="009E6CC7"/>
    <w:rsid w:val="009F3B04"/>
    <w:rsid w:val="009F5956"/>
    <w:rsid w:val="009F603D"/>
    <w:rsid w:val="00A01D2A"/>
    <w:rsid w:val="00A01D2E"/>
    <w:rsid w:val="00A047D2"/>
    <w:rsid w:val="00A05727"/>
    <w:rsid w:val="00A05F3B"/>
    <w:rsid w:val="00A067A6"/>
    <w:rsid w:val="00A07ADB"/>
    <w:rsid w:val="00A13236"/>
    <w:rsid w:val="00A13698"/>
    <w:rsid w:val="00A13FB6"/>
    <w:rsid w:val="00A14B41"/>
    <w:rsid w:val="00A15663"/>
    <w:rsid w:val="00A15B36"/>
    <w:rsid w:val="00A1653F"/>
    <w:rsid w:val="00A166C5"/>
    <w:rsid w:val="00A213FF"/>
    <w:rsid w:val="00A226B8"/>
    <w:rsid w:val="00A2432A"/>
    <w:rsid w:val="00A25B00"/>
    <w:rsid w:val="00A32263"/>
    <w:rsid w:val="00A33386"/>
    <w:rsid w:val="00A36A0B"/>
    <w:rsid w:val="00A36A36"/>
    <w:rsid w:val="00A37BD2"/>
    <w:rsid w:val="00A40ED6"/>
    <w:rsid w:val="00A41148"/>
    <w:rsid w:val="00A4123F"/>
    <w:rsid w:val="00A44D01"/>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1C25"/>
    <w:rsid w:val="00A82539"/>
    <w:rsid w:val="00A83EAE"/>
    <w:rsid w:val="00A84F17"/>
    <w:rsid w:val="00A91086"/>
    <w:rsid w:val="00A92411"/>
    <w:rsid w:val="00A93AB7"/>
    <w:rsid w:val="00A9541C"/>
    <w:rsid w:val="00A960B5"/>
    <w:rsid w:val="00A9700D"/>
    <w:rsid w:val="00AA20C8"/>
    <w:rsid w:val="00AA2419"/>
    <w:rsid w:val="00AA2E4B"/>
    <w:rsid w:val="00AB2110"/>
    <w:rsid w:val="00AB222F"/>
    <w:rsid w:val="00AB275A"/>
    <w:rsid w:val="00AB55BA"/>
    <w:rsid w:val="00AB636E"/>
    <w:rsid w:val="00AC05CD"/>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220D"/>
    <w:rsid w:val="00AF48F7"/>
    <w:rsid w:val="00AF52A3"/>
    <w:rsid w:val="00B0070F"/>
    <w:rsid w:val="00B00A9A"/>
    <w:rsid w:val="00B01287"/>
    <w:rsid w:val="00B028F9"/>
    <w:rsid w:val="00B047D8"/>
    <w:rsid w:val="00B0699C"/>
    <w:rsid w:val="00B070A5"/>
    <w:rsid w:val="00B071BE"/>
    <w:rsid w:val="00B13313"/>
    <w:rsid w:val="00B164BF"/>
    <w:rsid w:val="00B16FBC"/>
    <w:rsid w:val="00B1705D"/>
    <w:rsid w:val="00B177C3"/>
    <w:rsid w:val="00B205EE"/>
    <w:rsid w:val="00B232FE"/>
    <w:rsid w:val="00B23B37"/>
    <w:rsid w:val="00B25F11"/>
    <w:rsid w:val="00B27808"/>
    <w:rsid w:val="00B317B9"/>
    <w:rsid w:val="00B317F3"/>
    <w:rsid w:val="00B35528"/>
    <w:rsid w:val="00B40590"/>
    <w:rsid w:val="00B40FCC"/>
    <w:rsid w:val="00B43EE2"/>
    <w:rsid w:val="00B450E4"/>
    <w:rsid w:val="00B47743"/>
    <w:rsid w:val="00B50D62"/>
    <w:rsid w:val="00B50E76"/>
    <w:rsid w:val="00B51A9A"/>
    <w:rsid w:val="00B527B0"/>
    <w:rsid w:val="00B547A8"/>
    <w:rsid w:val="00B54E59"/>
    <w:rsid w:val="00B61844"/>
    <w:rsid w:val="00B62619"/>
    <w:rsid w:val="00B62EEA"/>
    <w:rsid w:val="00B62F21"/>
    <w:rsid w:val="00B63962"/>
    <w:rsid w:val="00B654FE"/>
    <w:rsid w:val="00B71E47"/>
    <w:rsid w:val="00B7637C"/>
    <w:rsid w:val="00B825DD"/>
    <w:rsid w:val="00B826DC"/>
    <w:rsid w:val="00B861DC"/>
    <w:rsid w:val="00B866D6"/>
    <w:rsid w:val="00B874D2"/>
    <w:rsid w:val="00B8757C"/>
    <w:rsid w:val="00B928B9"/>
    <w:rsid w:val="00B94A0D"/>
    <w:rsid w:val="00B96AAE"/>
    <w:rsid w:val="00BA0DC8"/>
    <w:rsid w:val="00BA1DFE"/>
    <w:rsid w:val="00BA1FF7"/>
    <w:rsid w:val="00BA2485"/>
    <w:rsid w:val="00BA4AFF"/>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44BD"/>
    <w:rsid w:val="00BD50D3"/>
    <w:rsid w:val="00BE2765"/>
    <w:rsid w:val="00BE4765"/>
    <w:rsid w:val="00BE5F43"/>
    <w:rsid w:val="00BF1FB2"/>
    <w:rsid w:val="00BF7831"/>
    <w:rsid w:val="00C01950"/>
    <w:rsid w:val="00C027F9"/>
    <w:rsid w:val="00C05930"/>
    <w:rsid w:val="00C05A5A"/>
    <w:rsid w:val="00C06EC1"/>
    <w:rsid w:val="00C119E0"/>
    <w:rsid w:val="00C11E26"/>
    <w:rsid w:val="00C12458"/>
    <w:rsid w:val="00C12D3F"/>
    <w:rsid w:val="00C146F7"/>
    <w:rsid w:val="00C17C96"/>
    <w:rsid w:val="00C21487"/>
    <w:rsid w:val="00C21D82"/>
    <w:rsid w:val="00C2208A"/>
    <w:rsid w:val="00C246F4"/>
    <w:rsid w:val="00C24A19"/>
    <w:rsid w:val="00C25CFD"/>
    <w:rsid w:val="00C26711"/>
    <w:rsid w:val="00C27CC6"/>
    <w:rsid w:val="00C31EA3"/>
    <w:rsid w:val="00C322C9"/>
    <w:rsid w:val="00C34E5F"/>
    <w:rsid w:val="00C40D7C"/>
    <w:rsid w:val="00C40F8D"/>
    <w:rsid w:val="00C419CB"/>
    <w:rsid w:val="00C43285"/>
    <w:rsid w:val="00C45043"/>
    <w:rsid w:val="00C459A2"/>
    <w:rsid w:val="00C45F40"/>
    <w:rsid w:val="00C518E2"/>
    <w:rsid w:val="00C524A5"/>
    <w:rsid w:val="00C540DD"/>
    <w:rsid w:val="00C54451"/>
    <w:rsid w:val="00C557A7"/>
    <w:rsid w:val="00C56A22"/>
    <w:rsid w:val="00C6204B"/>
    <w:rsid w:val="00C62A98"/>
    <w:rsid w:val="00C673A5"/>
    <w:rsid w:val="00C768BA"/>
    <w:rsid w:val="00C77114"/>
    <w:rsid w:val="00C77243"/>
    <w:rsid w:val="00C826A7"/>
    <w:rsid w:val="00C8732F"/>
    <w:rsid w:val="00C875E3"/>
    <w:rsid w:val="00C923D5"/>
    <w:rsid w:val="00C936FC"/>
    <w:rsid w:val="00C9608F"/>
    <w:rsid w:val="00CA2BED"/>
    <w:rsid w:val="00CA34B5"/>
    <w:rsid w:val="00CA5503"/>
    <w:rsid w:val="00CB3CD3"/>
    <w:rsid w:val="00CB4FFE"/>
    <w:rsid w:val="00CC12B0"/>
    <w:rsid w:val="00CC5E86"/>
    <w:rsid w:val="00CC7DE1"/>
    <w:rsid w:val="00CD046A"/>
    <w:rsid w:val="00CD2A33"/>
    <w:rsid w:val="00CD2ED7"/>
    <w:rsid w:val="00CD481B"/>
    <w:rsid w:val="00CD73AB"/>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D33"/>
    <w:rsid w:val="00D1548C"/>
    <w:rsid w:val="00D154B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6C3"/>
    <w:rsid w:val="00D5697E"/>
    <w:rsid w:val="00D56988"/>
    <w:rsid w:val="00D57AB2"/>
    <w:rsid w:val="00D64188"/>
    <w:rsid w:val="00D71E1B"/>
    <w:rsid w:val="00D768B7"/>
    <w:rsid w:val="00D77A63"/>
    <w:rsid w:val="00D823F4"/>
    <w:rsid w:val="00D85A41"/>
    <w:rsid w:val="00D93294"/>
    <w:rsid w:val="00D96F75"/>
    <w:rsid w:val="00D9775A"/>
    <w:rsid w:val="00DA0901"/>
    <w:rsid w:val="00DA10C2"/>
    <w:rsid w:val="00DA6701"/>
    <w:rsid w:val="00DA7738"/>
    <w:rsid w:val="00DB029A"/>
    <w:rsid w:val="00DB5A3B"/>
    <w:rsid w:val="00DC0493"/>
    <w:rsid w:val="00DC055D"/>
    <w:rsid w:val="00DC4A52"/>
    <w:rsid w:val="00DC514B"/>
    <w:rsid w:val="00DC5B5B"/>
    <w:rsid w:val="00DC6420"/>
    <w:rsid w:val="00DD00A1"/>
    <w:rsid w:val="00DD3840"/>
    <w:rsid w:val="00DD3A00"/>
    <w:rsid w:val="00DD6988"/>
    <w:rsid w:val="00DE0CED"/>
    <w:rsid w:val="00DE151A"/>
    <w:rsid w:val="00DE15E3"/>
    <w:rsid w:val="00DE29B8"/>
    <w:rsid w:val="00DE4185"/>
    <w:rsid w:val="00DE493D"/>
    <w:rsid w:val="00DE5860"/>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21AC"/>
    <w:rsid w:val="00E24FB1"/>
    <w:rsid w:val="00E25DCB"/>
    <w:rsid w:val="00E26FA5"/>
    <w:rsid w:val="00E271AE"/>
    <w:rsid w:val="00E3051D"/>
    <w:rsid w:val="00E31706"/>
    <w:rsid w:val="00E31F65"/>
    <w:rsid w:val="00E32297"/>
    <w:rsid w:val="00E34FA8"/>
    <w:rsid w:val="00E36531"/>
    <w:rsid w:val="00E428BC"/>
    <w:rsid w:val="00E42DA4"/>
    <w:rsid w:val="00E4439E"/>
    <w:rsid w:val="00E4531F"/>
    <w:rsid w:val="00E53B33"/>
    <w:rsid w:val="00E57739"/>
    <w:rsid w:val="00E624B0"/>
    <w:rsid w:val="00E626AC"/>
    <w:rsid w:val="00E626B9"/>
    <w:rsid w:val="00E639BB"/>
    <w:rsid w:val="00E63D93"/>
    <w:rsid w:val="00E6472E"/>
    <w:rsid w:val="00E65785"/>
    <w:rsid w:val="00E6680F"/>
    <w:rsid w:val="00E6772A"/>
    <w:rsid w:val="00E6786E"/>
    <w:rsid w:val="00E71885"/>
    <w:rsid w:val="00E735B3"/>
    <w:rsid w:val="00E738EE"/>
    <w:rsid w:val="00E75352"/>
    <w:rsid w:val="00E763F3"/>
    <w:rsid w:val="00E81946"/>
    <w:rsid w:val="00E83D6E"/>
    <w:rsid w:val="00E83DAB"/>
    <w:rsid w:val="00E85990"/>
    <w:rsid w:val="00E85DC2"/>
    <w:rsid w:val="00E86B3F"/>
    <w:rsid w:val="00E914E6"/>
    <w:rsid w:val="00E94D69"/>
    <w:rsid w:val="00EA0E28"/>
    <w:rsid w:val="00EA2D98"/>
    <w:rsid w:val="00EA4716"/>
    <w:rsid w:val="00EA4761"/>
    <w:rsid w:val="00EB3BC7"/>
    <w:rsid w:val="00EB4F90"/>
    <w:rsid w:val="00EB7CB2"/>
    <w:rsid w:val="00EC0648"/>
    <w:rsid w:val="00EC06BA"/>
    <w:rsid w:val="00EC101B"/>
    <w:rsid w:val="00EC3A47"/>
    <w:rsid w:val="00EC6CAC"/>
    <w:rsid w:val="00ED1C7F"/>
    <w:rsid w:val="00ED4FFF"/>
    <w:rsid w:val="00ED5552"/>
    <w:rsid w:val="00EE0375"/>
    <w:rsid w:val="00EE20FF"/>
    <w:rsid w:val="00EE37C2"/>
    <w:rsid w:val="00EE4634"/>
    <w:rsid w:val="00EE4DBD"/>
    <w:rsid w:val="00EE5D31"/>
    <w:rsid w:val="00EE5DD8"/>
    <w:rsid w:val="00EE7580"/>
    <w:rsid w:val="00EF0BBA"/>
    <w:rsid w:val="00EF0CFA"/>
    <w:rsid w:val="00EF152C"/>
    <w:rsid w:val="00EF7628"/>
    <w:rsid w:val="00F013CE"/>
    <w:rsid w:val="00F03F07"/>
    <w:rsid w:val="00F0487B"/>
    <w:rsid w:val="00F0531E"/>
    <w:rsid w:val="00F06A43"/>
    <w:rsid w:val="00F10947"/>
    <w:rsid w:val="00F10A37"/>
    <w:rsid w:val="00F10DAE"/>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6798"/>
    <w:rsid w:val="00F37657"/>
    <w:rsid w:val="00F4698D"/>
    <w:rsid w:val="00F473C9"/>
    <w:rsid w:val="00F50DBA"/>
    <w:rsid w:val="00F560C8"/>
    <w:rsid w:val="00F6133E"/>
    <w:rsid w:val="00F61D84"/>
    <w:rsid w:val="00F62DF9"/>
    <w:rsid w:val="00F64AEB"/>
    <w:rsid w:val="00F6702B"/>
    <w:rsid w:val="00F67950"/>
    <w:rsid w:val="00F762BB"/>
    <w:rsid w:val="00F769A6"/>
    <w:rsid w:val="00F76C68"/>
    <w:rsid w:val="00F773BD"/>
    <w:rsid w:val="00F77F4A"/>
    <w:rsid w:val="00F81AF1"/>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54CE"/>
    <w:rsid w:val="00FE56ED"/>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46</Pages>
  <Words>46401</Words>
  <Characters>264492</Characters>
  <Application>Microsoft Office Word</Application>
  <DocSecurity>0</DocSecurity>
  <Lines>2204</Lines>
  <Paragraphs>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42</cp:revision>
  <dcterms:created xsi:type="dcterms:W3CDTF">2024-10-03T00:00:00Z</dcterms:created>
  <dcterms:modified xsi:type="dcterms:W3CDTF">2024-10-23T22:41:00Z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id="FuzCAhLf"/&gt;&lt;style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