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1591EAB4"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 xml:space="preserve">in temperate </w:t>
      </w:r>
      <w:ins w:id="1" w:author="Claire Attridge" w:date="2024-10-28T12:20:00Z" w16du:dateUtc="2024-10-28T19:20:00Z">
        <w:r w:rsidR="00F87E02">
          <w:rPr>
            <w:b/>
          </w:rPr>
          <w:t xml:space="preserve">subtidal </w:t>
        </w:r>
      </w:ins>
      <w:r w:rsidRPr="005F1E8D">
        <w:rPr>
          <w:b/>
        </w:rPr>
        <w:t>waters</w:t>
      </w:r>
    </w:p>
    <w:p w14:paraId="322C7FCD" w14:textId="4E87A533" w:rsidR="008307A0" w:rsidRPr="005F1E8D" w:rsidRDefault="008307A0" w:rsidP="00CE7337">
      <w:pPr>
        <w:spacing w:line="480" w:lineRule="auto"/>
        <w:jc w:val="center"/>
      </w:pPr>
    </w:p>
    <w:p w14:paraId="6F0D6093" w14:textId="78D1078E"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commentRangeStart w:id="2"/>
      <w:commentRangeStart w:id="3"/>
      <w:r w:rsidR="00D64188" w:rsidRPr="003F3DBB">
        <w:rPr>
          <w:vertAlign w:val="superscript"/>
        </w:rPr>
        <w:t>,</w:t>
      </w:r>
      <w:r w:rsidR="005014F7">
        <w:rPr>
          <w:vertAlign w:val="superscript"/>
        </w:rPr>
        <w:t>5</w:t>
      </w:r>
      <w:commentRangeEnd w:id="2"/>
      <w:r w:rsidR="00D64188">
        <w:rPr>
          <w:rStyle w:val="CommentReference"/>
        </w:rPr>
        <w:commentReference w:id="2"/>
      </w:r>
      <w:commentRangeEnd w:id="3"/>
      <w:r w:rsidR="00A93AB7">
        <w:rPr>
          <w:rStyle w:val="CommentReference"/>
        </w:rPr>
        <w:commentReference w:id="3"/>
      </w:r>
      <w:r w:rsidRPr="005F1E8D">
        <w:t>, Emily J Leedham</w:t>
      </w:r>
      <w:r w:rsidRPr="005F1E8D">
        <w:rPr>
          <w:vertAlign w:val="superscript"/>
        </w:rPr>
        <w:t>1</w:t>
      </w:r>
      <w:r w:rsidRPr="005F1E8D">
        <w:t>, Bridget Maher</w:t>
      </w:r>
      <w:r w:rsidR="005014F7">
        <w:rPr>
          <w:vertAlign w:val="superscript"/>
        </w:rPr>
        <w:t>3</w:t>
      </w:r>
      <w:r w:rsidRPr="005F1E8D">
        <w:t>, Andrew L Bickell</w:t>
      </w:r>
      <w:r w:rsidR="005014F7">
        <w:rPr>
          <w:vertAlign w:val="superscript"/>
        </w:rPr>
        <w:t>3</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Bamfield Marine Sciences Center, Bamfield,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25B6A48E" w14:textId="4B8EB0EC" w:rsidR="008307A0" w:rsidRPr="005F1E8D"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AD39534" w14:textId="598EC85C" w:rsidR="008307A0" w:rsidRPr="005F1E8D" w:rsidRDefault="005014F7" w:rsidP="00CE7337">
      <w:pPr>
        <w:spacing w:line="480" w:lineRule="auto"/>
      </w:pPr>
      <w:r>
        <w:rPr>
          <w:vertAlign w:val="superscript"/>
        </w:rPr>
        <w:t>5</w:t>
      </w:r>
      <w:r w:rsidR="00AC05CD">
        <w:t>University of Alberta</w:t>
      </w:r>
      <w:r w:rsidR="00F773BD">
        <w:t>, Edmonton, Canada</w:t>
      </w:r>
      <w:r w:rsidR="006214D6">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1833AFD2"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w:t>
      </w:r>
      <w:commentRangeStart w:id="4"/>
      <w:r w:rsidRPr="005F1E8D">
        <w:t>drive</w:t>
      </w:r>
      <w:r w:rsidR="005E2FEE">
        <w:t>s</w:t>
      </w:r>
      <w:r w:rsidRPr="005F1E8D">
        <w:t xml:space="preserve"> variability in nutrient availability and thus primary productivity </w:t>
      </w:r>
      <w:commentRangeStart w:id="5"/>
      <w:r w:rsidRPr="005F1E8D">
        <w:t xml:space="preserve">and </w:t>
      </w:r>
      <w:commentRangeEnd w:id="5"/>
      <w:r w:rsidR="00A1653F">
        <w:rPr>
          <w:rStyle w:val="CommentReference"/>
        </w:rPr>
        <w:commentReference w:id="5"/>
      </w:r>
      <w:r w:rsidRPr="005F1E8D">
        <w:t xml:space="preserve">community functioning in tropical waters. </w:t>
      </w:r>
      <w:commentRangeEnd w:id="4"/>
      <w:r w:rsidR="009838BB">
        <w:rPr>
          <w:rStyle w:val="CommentReference"/>
        </w:rPr>
        <w:commentReference w:id="4"/>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w:t>
      </w:r>
      <w:del w:id="6" w:author="Claire Attridge" w:date="2024-10-23T16:44:00Z" w16du:dateUtc="2024-10-23T23:44:00Z">
        <w:r w:rsidR="00E53B33" w:rsidRPr="00E53B33" w:rsidDel="009838BB">
          <w:delText xml:space="preserve">for </w:delText>
        </w:r>
      </w:del>
      <w:ins w:id="7" w:author="Claire Attridge" w:date="2024-10-23T16:44:00Z" w16du:dateUtc="2024-10-23T23:44:00Z">
        <w:r w:rsidR="009838BB">
          <w:t>over</w:t>
        </w:r>
        <w:r w:rsidR="009838BB" w:rsidRPr="00E53B33">
          <w:t xml:space="preserve"> </w:t>
        </w:r>
      </w:ins>
      <w:r w:rsidR="00E53B33" w:rsidRPr="00E53B33">
        <w:t xml:space="preserve">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w:t>
      </w:r>
      <w:del w:id="8" w:author="Claire Attridge" w:date="2024-10-23T16:46:00Z" w16du:dateUtc="2024-10-23T23:46:00Z">
        <w:r w:rsidR="00CC7DE1" w:rsidDel="0012432E">
          <w:delText>by</w:delText>
        </w:r>
      </w:del>
      <w:r w:rsidR="00CC7DE1">
        <w:t xml:space="preserve"> flood tides seemed to “wash away” the effect of </w:t>
      </w:r>
      <w:commentRangeStart w:id="9"/>
      <w:r w:rsidR="00CC7DE1">
        <w:t>animals</w:t>
      </w:r>
      <w:commentRangeEnd w:id="9"/>
      <w:r w:rsidR="0012432E">
        <w:rPr>
          <w:rStyle w:val="CommentReference"/>
        </w:rPr>
        <w:commentReference w:id="9"/>
      </w:r>
      <w:r w:rsidR="00CC7DE1">
        <w:t xml:space="preserve">, </w:t>
      </w:r>
      <w:del w:id="10" w:author="Claire Attridge" w:date="2024-10-23T16:46:00Z" w16du:dateUtc="2024-10-23T23:46:00Z">
        <w:r w:rsidR="00CC7DE1" w:rsidDel="0012432E">
          <w:delText xml:space="preserve">but </w:delText>
        </w:r>
      </w:del>
      <w:ins w:id="11" w:author="Claire Attridge" w:date="2024-10-23T16:46:00Z" w16du:dateUtc="2024-10-23T23:46:00Z">
        <w:r w:rsidR="0012432E">
          <w:t>although</w:t>
        </w:r>
        <w:r w:rsidR="0012432E">
          <w:t xml:space="preserve"> </w:t>
        </w:r>
      </w:ins>
      <w:r w:rsidR="00CC7DE1">
        <w:t xml:space="preserve">enrichment </w:t>
      </w:r>
      <w:del w:id="12" w:author="Claire Attridge" w:date="2024-10-23T16:47:00Z" w16du:dateUtc="2024-10-23T23:47:00Z">
        <w:r w:rsidR="00CC7DE1" w:rsidDel="0012432E">
          <w:delText>may be</w:delText>
        </w:r>
      </w:del>
      <w:ins w:id="13" w:author="Claire Attridge" w:date="2024-10-23T16:47:00Z" w16du:dateUtc="2024-10-23T23:47:00Z">
        <w:r w:rsidR="0012432E">
          <w:t>was</w:t>
        </w:r>
      </w:ins>
      <w:r w:rsidR="00CC7DE1">
        <w:t xml:space="preserve"> possible on ebb tides</w:t>
      </w:r>
      <w:r w:rsidRPr="005F1E8D">
        <w:t xml:space="preserve">. </w:t>
      </w:r>
      <w:commentRangeStart w:id="14"/>
      <w:r w:rsidRPr="005F1E8D">
        <w:t xml:space="preserve">Ammonium was significantly </w:t>
      </w:r>
      <w:commentRangeStart w:id="15"/>
      <w:r w:rsidRPr="005F1E8D">
        <w:t xml:space="preserve">higher within than </w:t>
      </w:r>
      <w:r w:rsidR="003C6B73">
        <w:t>at the edge of</w:t>
      </w:r>
      <w:r w:rsidR="00B61844" w:rsidRPr="005F1E8D">
        <w:t xml:space="preserve"> </w:t>
      </w:r>
      <w:r w:rsidRPr="005F1E8D">
        <w:t>kelp forests</w:t>
      </w:r>
      <w:r w:rsidR="003C6B73">
        <w:t xml:space="preserve">, </w:t>
      </w:r>
      <w:commentRangeStart w:id="16"/>
      <w:r w:rsidR="003C6B73">
        <w:t>~ 5 m away</w:t>
      </w:r>
      <w:r w:rsidRPr="005F1E8D">
        <w:t xml:space="preserve">, </w:t>
      </w:r>
      <w:commentRangeEnd w:id="15"/>
      <w:commentRangeEnd w:id="16"/>
      <w:r w:rsidR="003D1191">
        <w:rPr>
          <w:rStyle w:val="CommentReference"/>
        </w:rPr>
        <w:commentReference w:id="15"/>
      </w:r>
      <w:r w:rsidR="000B124D">
        <w:rPr>
          <w:rStyle w:val="CommentReference"/>
        </w:rPr>
        <w:commentReference w:id="16"/>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commentRangeEnd w:id="14"/>
      <w:r w:rsidR="0012432E">
        <w:rPr>
          <w:rStyle w:val="CommentReference"/>
        </w:rPr>
        <w:commentReference w:id="14"/>
      </w:r>
      <w:r w:rsidRPr="005F1E8D">
        <w:t>.</w:t>
      </w:r>
      <w:r w:rsidR="005E0538" w:rsidRPr="005F1E8D">
        <w:t xml:space="preserve"> </w:t>
      </w:r>
      <w:del w:id="17" w:author="Claire Attridge" w:date="2024-10-23T16:49:00Z" w16du:dateUtc="2024-10-23T23:49:00Z">
        <w:r w:rsidR="00E53B33" w:rsidDel="0012432E">
          <w:delText xml:space="preserve">Using </w:delText>
        </w:r>
      </w:del>
      <w:ins w:id="18" w:author="Claire Attridge" w:date="2024-10-23T16:49:00Z" w16du:dateUtc="2024-10-23T23:49:00Z">
        <w:r w:rsidR="0012432E">
          <w:t>Through</w:t>
        </w:r>
        <w:r w:rsidR="0012432E">
          <w:t xml:space="preserve"> </w:t>
        </w:r>
      </w:ins>
      <w:r w:rsidR="00E53B33">
        <w:t>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w:t>
      </w:r>
      <w:ins w:id="19" w:author="Claire Attridge" w:date="2024-10-23T16:54:00Z" w16du:dateUtc="2024-10-23T23:54:00Z">
        <w:r w:rsidR="0012432E">
          <w:t xml:space="preserve"> </w:t>
        </w:r>
        <w:r w:rsidR="0012432E">
          <w:t>(&lt; ?? meters)</w:t>
        </w:r>
      </w:ins>
      <w:r w:rsidRPr="005F1E8D">
        <w:t xml:space="preserve"> ammonium variability and nutrient enrichment </w:t>
      </w:r>
      <w:del w:id="20" w:author="Claire Attridge" w:date="2024-10-23T16:50:00Z" w16du:dateUtc="2024-10-23T23:50:00Z">
        <w:r w:rsidRPr="005F1E8D" w:rsidDel="0012432E">
          <w:delText>on a scale of meters was</w:delText>
        </w:r>
        <w:r w:rsidR="005E0538" w:rsidRPr="005F1E8D" w:rsidDel="0012432E">
          <w:delText xml:space="preserve"> </w:delText>
        </w:r>
      </w:del>
      <w:ins w:id="21" w:author="Claire Attridge" w:date="2024-10-23T16:50:00Z" w16du:dateUtc="2024-10-23T23:50:00Z">
        <w:r w:rsidR="0012432E">
          <w:t>were</w:t>
        </w:r>
        <w:r w:rsidR="0012432E" w:rsidRPr="005F1E8D">
          <w:t xml:space="preserve"> </w:t>
        </w:r>
      </w:ins>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ins w:id="22" w:author="Claire Attridge" w:date="2024-10-23T17:02:00Z" w16du:dateUtc="2024-10-24T00:02:00Z">
        <w:r w:rsidR="004D19B2">
          <w:rPr>
            <w:iCs/>
          </w:rPr>
          <w:t xml:space="preserve">that </w:t>
        </w:r>
      </w:ins>
      <w:r w:rsidRPr="005F1E8D">
        <w:rPr>
          <w:iCs/>
        </w:rPr>
        <w:t>CN</w:t>
      </w:r>
      <w:r w:rsidR="00FC6B44" w:rsidRPr="005F1E8D">
        <w:rPr>
          <w:iCs/>
        </w:rPr>
        <w:t>D</w:t>
      </w:r>
      <w:del w:id="23" w:author="Claire Attridge" w:date="2024-10-23T16:55:00Z" w16du:dateUtc="2024-10-23T23:55:00Z">
        <w:r w:rsidRPr="005F1E8D" w:rsidDel="0012432E">
          <w:rPr>
            <w:iCs/>
          </w:rPr>
          <w:delText xml:space="preserve">-driven </w:delText>
        </w:r>
        <w:r w:rsidRPr="005F1E8D" w:rsidDel="0012432E">
          <w:delText>variability</w:delText>
        </w:r>
      </w:del>
      <w:r w:rsidRPr="005F1E8D">
        <w:t xml:space="preserve"> </w:t>
      </w:r>
      <w:del w:id="24" w:author="Claire Attridge" w:date="2024-10-23T16:57:00Z" w16du:dateUtc="2024-10-23T23:57:00Z">
        <w:r w:rsidRPr="005F1E8D" w:rsidDel="004D19B2">
          <w:rPr>
            <w:iCs/>
          </w:rPr>
          <w:delText>acts on</w:delText>
        </w:r>
      </w:del>
      <w:ins w:id="25" w:author="Claire Attridge" w:date="2024-10-23T16:57:00Z" w16du:dateUtc="2024-10-23T23:57:00Z">
        <w:r w:rsidR="004D19B2">
          <w:rPr>
            <w:iCs/>
          </w:rPr>
          <w:t xml:space="preserve"> drives nutrient variability at</w:t>
        </w:r>
      </w:ins>
      <w:r w:rsidRPr="005F1E8D">
        <w:rPr>
          <w:iCs/>
        </w:rPr>
        <w:t xml:space="preserve"> scales ranging from </w:t>
      </w:r>
      <w:r w:rsidR="00EE37C2">
        <w:rPr>
          <w:iCs/>
        </w:rPr>
        <w:t>one</w:t>
      </w:r>
      <w:r w:rsidRPr="005F1E8D">
        <w:rPr>
          <w:iCs/>
        </w:rPr>
        <w:t xml:space="preserve"> meter to </w:t>
      </w:r>
      <w:r w:rsidR="005E0538" w:rsidRPr="005F1E8D">
        <w:rPr>
          <w:iCs/>
        </w:rPr>
        <w:t>over 20 km</w:t>
      </w:r>
      <w:r w:rsidRPr="005F1E8D">
        <w:rPr>
          <w:iCs/>
        </w:rPr>
        <w:t xml:space="preserve">, </w:t>
      </w:r>
      <w:del w:id="26" w:author="Claire Attridge" w:date="2024-10-23T16:57:00Z" w16du:dateUtc="2024-10-23T23:57:00Z">
        <w:r w:rsidRPr="005F1E8D" w:rsidDel="004D19B2">
          <w:rPr>
            <w:iCs/>
          </w:rPr>
          <w:delText xml:space="preserve">contributing to </w:delText>
        </w:r>
      </w:del>
      <w:del w:id="27" w:author="Claire Attridge" w:date="2024-10-23T16:55:00Z" w16du:dateUtc="2024-10-23T23:55:00Z">
        <w:r w:rsidRPr="005F1E8D" w:rsidDel="0012432E">
          <w:rPr>
            <w:iCs/>
          </w:rPr>
          <w:delText xml:space="preserve">finer-scale </w:delText>
        </w:r>
      </w:del>
      <w:del w:id="28" w:author="Claire Attridge" w:date="2024-10-23T16:57:00Z" w16du:dateUtc="2024-10-23T23:57:00Z">
        <w:r w:rsidR="00144B86" w:rsidRPr="005F1E8D" w:rsidDel="004D19B2">
          <w:delText>variation</w:delText>
        </w:r>
        <w:r w:rsidRPr="005F1E8D" w:rsidDel="004D19B2">
          <w:delText xml:space="preserve"> </w:delText>
        </w:r>
        <w:r w:rsidRPr="005F1E8D" w:rsidDel="004D19B2">
          <w:rPr>
            <w:iCs/>
          </w:rPr>
          <w:delText xml:space="preserve">in nutrient availability </w:delText>
        </w:r>
      </w:del>
      <w:ins w:id="29" w:author="Claire Attridge" w:date="2024-10-23T16:57:00Z" w16du:dateUtc="2024-10-23T23:57:00Z">
        <w:r w:rsidR="004D19B2">
          <w:rPr>
            <w:iCs/>
          </w:rPr>
          <w:t xml:space="preserve">acting </w:t>
        </w:r>
      </w:ins>
      <w:ins w:id="30" w:author="Claire Attridge" w:date="2024-10-23T17:02:00Z" w16du:dateUtc="2024-10-24T00:02:00Z">
        <w:r w:rsidR="004D19B2">
          <w:rPr>
            <w:iCs/>
          </w:rPr>
          <w:t>on</w:t>
        </w:r>
      </w:ins>
      <w:ins w:id="31" w:author="Claire Attridge" w:date="2024-10-23T16:55:00Z" w16du:dateUtc="2024-10-23T23:55:00Z">
        <w:r w:rsidR="0012432E">
          <w:rPr>
            <w:iCs/>
          </w:rPr>
          <w:t xml:space="preserve"> a </w:t>
        </w:r>
      </w:ins>
      <w:ins w:id="32" w:author="Claire Attridge" w:date="2024-10-23T16:56:00Z" w16du:dateUtc="2024-10-23T23:56:00Z">
        <w:r w:rsidR="0012432E">
          <w:rPr>
            <w:iCs/>
          </w:rPr>
          <w:t>finer scale</w:t>
        </w:r>
      </w:ins>
      <w:ins w:id="33" w:author="Claire Attridge" w:date="2024-10-23T16:55:00Z" w16du:dateUtc="2024-10-23T23:55:00Z">
        <w:r w:rsidR="0012432E">
          <w:rPr>
            <w:iCs/>
          </w:rPr>
          <w:t xml:space="preserve"> </w:t>
        </w:r>
      </w:ins>
      <w:r w:rsidRPr="005F1E8D">
        <w:rPr>
          <w:iCs/>
        </w:rPr>
        <w:t xml:space="preserve">than </w:t>
      </w:r>
      <w:r w:rsidRPr="005F1E8D">
        <w:t xml:space="preserve">allochthonous </w:t>
      </w:r>
      <w:del w:id="34" w:author="Claire Attridge" w:date="2024-10-23T16:56:00Z" w16du:dateUtc="2024-10-23T23:56:00Z">
        <w:r w:rsidRPr="005F1E8D" w:rsidDel="004D19B2">
          <w:delText xml:space="preserve">nutrient </w:delText>
        </w:r>
      </w:del>
      <w:r w:rsidRPr="005F1E8D">
        <w:t xml:space="preserve">sources such as upwelling. </w:t>
      </w:r>
      <w:commentRangeStart w:id="35"/>
      <w:r w:rsidR="004B5592">
        <w:t xml:space="preserve">Therefore, </w:t>
      </w:r>
      <w:r w:rsidR="00DD00A1">
        <w:t>c</w:t>
      </w:r>
      <w:r w:rsidR="004B5592">
        <w:t>onsumer-mediated nutrient dynamics could</w:t>
      </w:r>
      <w:r w:rsidR="00B527B0">
        <w:t xml:space="preserve"> drive spatial variation in primary productivity at a range of scale</w:t>
      </w:r>
      <w:r w:rsidR="001E1BD6">
        <w:t>s</w:t>
      </w:r>
      <w:r w:rsidR="00B527B0">
        <w:t xml:space="preserve"> in a way previously thought </w:t>
      </w:r>
      <w:commentRangeStart w:id="36"/>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36"/>
      <w:r w:rsidR="00B94A0D">
        <w:rPr>
          <w:rStyle w:val="CommentReference"/>
        </w:rPr>
        <w:commentReference w:id="36"/>
      </w:r>
      <w:commentRangeEnd w:id="35"/>
      <w:r w:rsidR="007831DE">
        <w:rPr>
          <w:rStyle w:val="CommentReference"/>
        </w:rPr>
        <w:commentReference w:id="35"/>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37"/>
      <w:commentRangeStart w:id="38"/>
      <w:r w:rsidR="00F76C68" w:rsidRPr="005F1E8D">
        <w:rPr>
          <w:b/>
        </w:rPr>
        <w:lastRenderedPageBreak/>
        <w:t>Introduction</w:t>
      </w:r>
      <w:commentRangeEnd w:id="37"/>
      <w:r w:rsidR="000C4E84">
        <w:rPr>
          <w:rStyle w:val="CommentReference"/>
        </w:rPr>
        <w:commentReference w:id="37"/>
      </w:r>
      <w:commentRangeEnd w:id="38"/>
      <w:r w:rsidR="003B6CDF">
        <w:rPr>
          <w:rStyle w:val="CommentReference"/>
        </w:rPr>
        <w:commentReference w:id="38"/>
      </w:r>
    </w:p>
    <w:p w14:paraId="79E1ED54" w14:textId="20FBB06B"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w:t>
      </w:r>
      <w:commentRangeStart w:id="39"/>
      <w:r w:rsidR="002216A4">
        <w:rPr>
          <w:color w:val="000000"/>
        </w:rPr>
        <w:t xml:space="preserve">under bottom-up </w:t>
      </w:r>
      <w:commentRangeEnd w:id="39"/>
      <w:r w:rsidR="005B15F4">
        <w:rPr>
          <w:rStyle w:val="CommentReference"/>
        </w:rPr>
        <w:commentReference w:id="39"/>
      </w:r>
      <w:r w:rsidR="002216A4">
        <w:rPr>
          <w:color w:val="000000"/>
        </w:rPr>
        <w:t>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ins w:id="40" w:author="Claire Attridge" w:date="2024-10-28T08:23:00Z" w16du:dateUtc="2024-10-28T15:23:00Z">
        <w:r w:rsidR="005B15F4">
          <w:rPr>
            <w:color w:val="000000"/>
          </w:rPr>
          <w:t>,</w:t>
        </w:r>
      </w:ins>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C11E26">
        <w:rPr>
          <w:color w:val="000000"/>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41"/>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41"/>
      <w:r w:rsidR="003D1191">
        <w:rPr>
          <w:rStyle w:val="CommentReference"/>
        </w:rPr>
        <w:commentReference w:id="41"/>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ins w:id="42" w:author="Claire Attridge" w:date="2024-10-28T08:23:00Z" w16du:dateUtc="2024-10-28T15:23:00Z">
        <w:r w:rsidR="005B15F4">
          <w:rPr>
            <w:color w:val="000000"/>
          </w:rPr>
          <w:t>;</w:t>
        </w:r>
      </w:ins>
      <w:del w:id="43" w:author="Claire Attridge" w:date="2024-10-28T08:23:00Z" w16du:dateUtc="2024-10-28T15:23:00Z">
        <w:r w:rsidR="00C40F8D" w:rsidDel="005B15F4">
          <w:rPr>
            <w:color w:val="000000"/>
          </w:rPr>
          <w:delText>,</w:delText>
        </w:r>
      </w:del>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del w:id="44" w:author="Claire Attridge" w:date="2024-10-28T08:24:00Z" w16du:dateUtc="2024-10-28T15:24:00Z">
        <w:r w:rsidDel="005B15F4">
          <w:rPr>
            <w:color w:val="000000"/>
          </w:rPr>
          <w:delText xml:space="preserve">across </w:delText>
        </w:r>
      </w:del>
      <w:ins w:id="45" w:author="Claire Attridge" w:date="2024-10-28T08:24:00Z" w16du:dateUtc="2024-10-28T15:24:00Z">
        <w:r w:rsidR="005B15F4">
          <w:rPr>
            <w:color w:val="000000"/>
          </w:rPr>
          <w:t xml:space="preserve">at </w:t>
        </w:r>
      </w:ins>
      <w:ins w:id="46" w:author="Claire Attridge" w:date="2024-10-28T08:25:00Z" w16du:dateUtc="2024-10-28T15:25:00Z">
        <w:r w:rsidR="005B15F4">
          <w:rPr>
            <w:color w:val="000000"/>
          </w:rPr>
          <w:t>varied spatial</w:t>
        </w:r>
      </w:ins>
      <w:ins w:id="47" w:author="Claire Attridge" w:date="2024-10-28T08:24:00Z" w16du:dateUtc="2024-10-28T15:24:00Z">
        <w:r w:rsidR="005B15F4">
          <w:rPr>
            <w:color w:val="000000"/>
          </w:rPr>
          <w:t xml:space="preserve"> </w:t>
        </w:r>
      </w:ins>
      <w:r>
        <w:rPr>
          <w:color w:val="000000"/>
        </w:rPr>
        <w:t xml:space="preserve">scales remains unclear. </w:t>
      </w:r>
      <w:commentRangeStart w:id="48"/>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commentRangeEnd w:id="48"/>
      <w:r w:rsidR="005B15F4">
        <w:rPr>
          <w:rStyle w:val="CommentReference"/>
        </w:rPr>
        <w:commentReference w:id="48"/>
      </w:r>
    </w:p>
    <w:p w14:paraId="0023B6D6" w14:textId="06347E46"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del w:id="49" w:author="Claire Attridge" w:date="2024-10-28T08:33:00Z" w16du:dateUtc="2024-10-28T15:33:00Z">
        <w:r w:rsidR="007D71C9" w:rsidRPr="005F1E8D" w:rsidDel="00DA5006">
          <w:rPr>
            <w:color w:val="000000"/>
          </w:rPr>
          <w:delText>contributes substantially to</w:delText>
        </w:r>
      </w:del>
      <w:ins w:id="50" w:author="Claire Attridge" w:date="2024-10-28T08:33:00Z" w16du:dateUtc="2024-10-28T15:33:00Z">
        <w:r w:rsidR="00DA5006">
          <w:rPr>
            <w:color w:val="000000"/>
          </w:rPr>
          <w:t>greatly influences</w:t>
        </w:r>
      </w:ins>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xml:space="preserve">. </w:t>
      </w:r>
      <w:commentRangeStart w:id="51"/>
      <w:commentRangeStart w:id="52"/>
      <w:r w:rsidR="00F92DAE" w:rsidRPr="005F1E8D">
        <w:rPr>
          <w:color w:val="000000"/>
        </w:rPr>
        <w:t>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consumers</w:t>
      </w:r>
      <w:del w:id="53" w:author="Claire Attridge" w:date="2024-10-28T08:36:00Z" w16du:dateUtc="2024-10-28T15:36:00Z">
        <w:r w:rsidRPr="005F1E8D" w:rsidDel="00DA5006">
          <w:rPr>
            <w:color w:val="000000"/>
          </w:rPr>
          <w:delText>,</w:delText>
        </w:r>
      </w:del>
      <w:r w:rsidRPr="005F1E8D">
        <w:rPr>
          <w:color w:val="000000"/>
        </w:rPr>
        <w:t xml:space="preserve">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w:t>
      </w:r>
      <w:commentRangeEnd w:id="51"/>
      <w:r w:rsidR="00DA5006">
        <w:rPr>
          <w:rStyle w:val="CommentReference"/>
        </w:rPr>
        <w:commentReference w:id="51"/>
      </w:r>
      <w:commentRangeEnd w:id="52"/>
      <w:r w:rsidR="00DA5006">
        <w:rPr>
          <w:rStyle w:val="CommentReference"/>
        </w:rPr>
        <w:commentReference w:id="52"/>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 xml:space="preserve">reefs with high densities of </w:t>
      </w:r>
      <w:r w:rsidR="0002013E" w:rsidRPr="005F1E8D">
        <w:rPr>
          <w:color w:val="000000"/>
        </w:rPr>
        <w:lastRenderedPageBreak/>
        <w:t>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ins w:id="54" w:author="Claire Attridge" w:date="2024-10-28T08:41:00Z" w16du:dateUtc="2024-10-28T15:41:00Z">
        <w:r w:rsidR="00DA5006">
          <w:rPr>
            <w:color w:val="000000"/>
          </w:rPr>
          <w:t xml:space="preserve"> in consumer-regenerated nutrients,</w:t>
        </w:r>
      </w:ins>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ins w:id="55" w:author="Claire Attridge" w:date="2024-10-28T09:21:00Z" w16du:dateUtc="2024-10-28T16:21:00Z">
        <w:r w:rsidR="008457F1">
          <w:rPr>
            <w:color w:val="000000"/>
          </w:rPr>
          <w:t xml:space="preserve">At </w:t>
        </w:r>
      </w:ins>
      <w:ins w:id="56" w:author="Claire Attridge" w:date="2024-10-28T09:22:00Z" w16du:dateUtc="2024-10-28T16:22:00Z">
        <w:r w:rsidR="008457F1">
          <w:rPr>
            <w:color w:val="000000"/>
          </w:rPr>
          <w:t xml:space="preserve">an even larger-scale, </w:t>
        </w:r>
      </w:ins>
      <w:del w:id="57" w:author="Claire Attridge" w:date="2024-10-28T09:21:00Z" w16du:dateUtc="2024-10-28T16:21:00Z">
        <w:r w:rsidR="002216A4" w:rsidDel="008457F1">
          <w:rPr>
            <w:color w:val="000000"/>
          </w:rPr>
          <w:delText>Even l</w:delText>
        </w:r>
        <w:r w:rsidR="004C7077" w:rsidRPr="005F1E8D" w:rsidDel="008457F1">
          <w:rPr>
            <w:color w:val="000000"/>
          </w:rPr>
          <w:delText>arge</w:delText>
        </w:r>
        <w:r w:rsidR="008651BB" w:rsidRPr="005F1E8D" w:rsidDel="008457F1">
          <w:rPr>
            <w:color w:val="000000"/>
          </w:rPr>
          <w:delText>r</w:delText>
        </w:r>
        <w:r w:rsidR="00676581" w:rsidRPr="005F1E8D" w:rsidDel="008457F1">
          <w:rPr>
            <w:color w:val="000000"/>
          </w:rPr>
          <w:delText>-</w:delText>
        </w:r>
        <w:r w:rsidR="004C7077" w:rsidRPr="005F1E8D" w:rsidDel="008457F1">
          <w:rPr>
            <w:color w:val="000000"/>
          </w:rPr>
          <w:delText xml:space="preserve">scale </w:delText>
        </w:r>
      </w:del>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w:t>
      </w:r>
      <w:del w:id="58" w:author="Claire Attridge" w:date="2024-10-28T09:22:00Z" w16du:dateUtc="2024-10-28T16:22:00Z">
        <w:r w:rsidR="00066613" w:rsidRPr="005F1E8D" w:rsidDel="008457F1">
          <w:rPr>
            <w:color w:val="000000"/>
          </w:rPr>
          <w:delText xml:space="preserve">the </w:delText>
        </w:r>
      </w:del>
      <w:r w:rsidR="00E6680F" w:rsidRPr="005F1E8D">
        <w:rPr>
          <w:color w:val="000000"/>
        </w:rPr>
        <w:t xml:space="preserve">current </w:t>
      </w:r>
      <w:r w:rsidR="00066613" w:rsidRPr="005F1E8D">
        <w:rPr>
          <w:color w:val="000000"/>
        </w:rPr>
        <w:t>understanding</w:t>
      </w:r>
      <w:ins w:id="59" w:author="Claire Attridge" w:date="2024-10-28T09:22:00Z" w16du:dateUtc="2024-10-28T16:22:00Z">
        <w:r w:rsidR="008457F1">
          <w:rPr>
            <w:color w:val="000000"/>
          </w:rPr>
          <w:t>s</w:t>
        </w:r>
      </w:ins>
      <w:r w:rsidR="00066613" w:rsidRPr="005F1E8D">
        <w:rPr>
          <w:color w:val="000000"/>
        </w:rPr>
        <w:t xml:space="preserve">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w:t>
      </w:r>
      <w:del w:id="60" w:author="Claire Attridge" w:date="2024-10-28T09:22:00Z" w16du:dateUtc="2024-10-28T16:22:00Z">
        <w:r w:rsidR="00066613" w:rsidRPr="005F1E8D" w:rsidDel="008457F1">
          <w:rPr>
            <w:color w:val="000000"/>
          </w:rPr>
          <w:delText>is</w:delText>
        </w:r>
      </w:del>
      <w:ins w:id="61" w:author="Claire Attridge" w:date="2024-10-28T09:22:00Z" w16du:dateUtc="2024-10-28T16:22:00Z">
        <w:r w:rsidR="008457F1">
          <w:rPr>
            <w:color w:val="000000"/>
          </w:rPr>
          <w:t>are</w:t>
        </w:r>
      </w:ins>
      <w:r w:rsidR="00066613" w:rsidRPr="005F1E8D">
        <w:rPr>
          <w:color w:val="000000"/>
        </w:rPr>
        <w:t xml:space="preserve"> </w:t>
      </w:r>
      <w:proofErr w:type="spellStart"/>
      <w:ins w:id="62" w:author="Claire Attridge" w:date="2024-10-28T09:22:00Z" w16du:dateUtc="2024-10-28T16:22:00Z">
        <w:r w:rsidR="008457F1">
          <w:rPr>
            <w:color w:val="000000"/>
          </w:rPr>
          <w:t>primarly</w:t>
        </w:r>
        <w:proofErr w:type="spellEnd"/>
        <w:r w:rsidR="008457F1">
          <w:rPr>
            <w:color w:val="000000"/>
          </w:rPr>
          <w:t xml:space="preserve"> </w:t>
        </w:r>
      </w:ins>
      <w:r w:rsidR="00066613" w:rsidRPr="005F1E8D">
        <w:rPr>
          <w:color w:val="000000"/>
        </w:rPr>
        <w:t xml:space="preserve">drawn </w:t>
      </w:r>
      <w:del w:id="63" w:author="Claire Attridge" w:date="2024-10-28T09:22:00Z" w16du:dateUtc="2024-10-28T16:22:00Z">
        <w:r w:rsidR="00676581" w:rsidRPr="005F1E8D" w:rsidDel="008457F1">
          <w:rPr>
            <w:color w:val="000000"/>
          </w:rPr>
          <w:delText>substantially</w:delText>
        </w:r>
        <w:r w:rsidR="00066613" w:rsidRPr="005F1E8D" w:rsidDel="008457F1">
          <w:rPr>
            <w:color w:val="000000"/>
          </w:rPr>
          <w:delText xml:space="preserve"> </w:delText>
        </w:r>
      </w:del>
      <w:r w:rsidR="00066613" w:rsidRPr="005F1E8D">
        <w:rPr>
          <w:color w:val="000000"/>
        </w:rPr>
        <w:t xml:space="preserve">from tropical </w:t>
      </w:r>
      <w:ins w:id="64" w:author="Claire Attridge" w:date="2024-10-28T09:23:00Z" w16du:dateUtc="2024-10-28T16:23:00Z">
        <w:r w:rsidR="008457F1">
          <w:rPr>
            <w:color w:val="000000"/>
          </w:rPr>
          <w:t xml:space="preserve">rather than temperate marine </w:t>
        </w:r>
      </w:ins>
      <w:r w:rsidR="00066613" w:rsidRPr="005F1E8D">
        <w:rPr>
          <w:color w:val="000000"/>
        </w:rPr>
        <w:t>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ins w:id="65" w:author="Claire Attridge" w:date="2024-10-28T09:23:00Z" w16du:dateUtc="2024-10-28T16:23:00Z">
        <w:r w:rsidR="008457F1">
          <w:rPr>
            <w:color w:val="000000"/>
          </w:rPr>
          <w:t>.</w:t>
        </w:r>
      </w:ins>
      <w:del w:id="66" w:author="Claire Attridge" w:date="2024-10-28T09:23:00Z" w16du:dateUtc="2024-10-28T16:23:00Z">
        <w:r w:rsidR="00066613" w:rsidRPr="005F1E8D" w:rsidDel="008457F1">
          <w:rPr>
            <w:color w:val="000000"/>
          </w:rPr>
          <w:delText xml:space="preserve">, </w:delText>
        </w:r>
        <w:r w:rsidR="00676581" w:rsidRPr="005F1E8D" w:rsidDel="008457F1">
          <w:rPr>
            <w:color w:val="000000"/>
          </w:rPr>
          <w:delText xml:space="preserve">often </w:delText>
        </w:r>
        <w:r w:rsidR="002216A4" w:rsidDel="008457F1">
          <w:rPr>
            <w:color w:val="000000"/>
          </w:rPr>
          <w:delText>overlooking</w:delText>
        </w:r>
        <w:r w:rsidR="002216A4" w:rsidRPr="005F1E8D" w:rsidDel="008457F1">
          <w:rPr>
            <w:color w:val="000000"/>
          </w:rPr>
          <w:delText xml:space="preserve"> </w:delText>
        </w:r>
        <w:r w:rsidR="00066613" w:rsidRPr="005F1E8D" w:rsidDel="008457F1">
          <w:rPr>
            <w:color w:val="000000"/>
          </w:rPr>
          <w:delText>productive temperate marine ecosystems</w:delText>
        </w:r>
        <w:r w:rsidR="00237ED0" w:rsidRPr="005F1E8D" w:rsidDel="008457F1">
          <w:rPr>
            <w:color w:val="000000"/>
          </w:rPr>
          <w:delText>.</w:delText>
        </w:r>
      </w:del>
      <w:r w:rsidR="00066613" w:rsidRPr="005F1E8D">
        <w:rPr>
          <w:color w:val="000000"/>
        </w:rPr>
        <w:t xml:space="preserve"> </w:t>
      </w:r>
    </w:p>
    <w:p w14:paraId="59C2088B" w14:textId="347B0A45"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ins w:id="67" w:author="Claire Attridge" w:date="2024-10-28T09:26:00Z" w16du:dateUtc="2024-10-28T16:26:00Z">
        <w:r w:rsidR="008457F1">
          <w:rPr>
            <w:color w:val="000000"/>
          </w:rPr>
          <w:t xml:space="preserve"> acting at a </w:t>
        </w:r>
      </w:ins>
      <w:ins w:id="68" w:author="Claire Attridge" w:date="2024-10-28T11:47:00Z" w16du:dateUtc="2024-10-28T18:47:00Z">
        <w:r w:rsidR="0042004A">
          <w:rPr>
            <w:color w:val="000000"/>
          </w:rPr>
          <w:t>?? scale?</w:t>
        </w:r>
      </w:ins>
      <w:del w:id="69" w:author="Claire Attridge" w:date="2024-10-28T11:47:00Z" w16du:dateUtc="2024-10-28T18:47:00Z">
        <w:r w:rsidR="00B874D2" w:rsidRPr="005F1E8D" w:rsidDel="0042004A">
          <w:rPr>
            <w:color w:val="000000"/>
          </w:rPr>
          <w:delText>,</w:delText>
        </w:r>
      </w:del>
      <w:r w:rsidR="00B874D2" w:rsidRPr="005F1E8D">
        <w:rPr>
          <w:color w:val="000000"/>
        </w:rPr>
        <w:t xml:space="preserve"> such as upwelling and freshwater runoff, are </w:t>
      </w:r>
      <w:del w:id="70" w:author="Claire Attridge" w:date="2024-10-28T09:23:00Z" w16du:dateUtc="2024-10-28T16:23:00Z">
        <w:r w:rsidR="00B874D2" w:rsidRPr="005F1E8D" w:rsidDel="008457F1">
          <w:rPr>
            <w:color w:val="000000"/>
          </w:rPr>
          <w:delText xml:space="preserve">generally </w:delText>
        </w:r>
      </w:del>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ins w:id="71" w:author="Claire Attridge" w:date="2024-10-28T09:24:00Z" w16du:dateUtc="2024-10-28T16:24:00Z">
        <w:r w:rsidR="008457F1">
          <w:rPr>
            <w:color w:val="000000"/>
          </w:rPr>
          <w:t xml:space="preserve">from </w:t>
        </w:r>
      </w:ins>
      <w:del w:id="72" w:author="Claire Attridge" w:date="2024-10-28T09:24:00Z" w16du:dateUtc="2024-10-28T16:24:00Z">
        <w:r w:rsidR="00B874D2" w:rsidRPr="005F1E8D" w:rsidDel="008457F1">
          <w:rPr>
            <w:color w:val="000000"/>
          </w:rPr>
          <w:delText xml:space="preserve">due to </w:delText>
        </w:r>
      </w:del>
      <w:r w:rsidR="00B874D2" w:rsidRPr="005F1E8D">
        <w:rPr>
          <w:color w:val="000000"/>
        </w:rPr>
        <w:t xml:space="preserve">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w:t>
      </w:r>
      <w:ins w:id="73" w:author="Claire Attridge" w:date="2024-10-28T09:27:00Z" w16du:dateUtc="2024-10-28T16:27:00Z">
        <w:r w:rsidR="008457F1">
          <w:rPr>
            <w:color w:val="000000"/>
          </w:rPr>
          <w:t xml:space="preserve">temperate </w:t>
        </w:r>
      </w:ins>
      <w:r w:rsidR="00A44D01" w:rsidRPr="005F1E8D">
        <w:rPr>
          <w:color w:val="000000"/>
        </w:rPr>
        <w:t>ecosystems has traditionally focused on top-down trophic interactions as</w:t>
      </w:r>
      <w:ins w:id="74" w:author="Claire Attridge" w:date="2024-10-28T09:28:00Z" w16du:dateUtc="2024-10-28T16:28:00Z">
        <w:r w:rsidR="008457F1">
          <w:rPr>
            <w:color w:val="000000"/>
          </w:rPr>
          <w:t xml:space="preserve"> the</w:t>
        </w:r>
      </w:ins>
      <w:r w:rsidR="00A44D01" w:rsidRPr="005F1E8D">
        <w:rPr>
          <w:color w:val="000000"/>
        </w:rPr>
        <w:t xml:space="preserve">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w:t>
      </w:r>
      <w:del w:id="75" w:author="Claire Attridge" w:date="2024-10-28T09:28:00Z" w16du:dateUtc="2024-10-28T16:28:00Z">
        <w:r w:rsidR="00A44D01" w:rsidRPr="005F1E8D" w:rsidDel="008457F1">
          <w:rPr>
            <w:color w:val="000000"/>
          </w:rPr>
          <w:delText xml:space="preserve">and </w:delText>
        </w:r>
      </w:del>
      <w:ins w:id="76" w:author="Claire Attridge" w:date="2024-10-28T09:28:00Z" w16du:dateUtc="2024-10-28T16:28:00Z">
        <w:r w:rsidR="008457F1">
          <w:rPr>
            <w:color w:val="000000"/>
          </w:rPr>
          <w:t xml:space="preserve">while limiting considerations of </w:t>
        </w:r>
      </w:ins>
      <w:del w:id="77" w:author="Claire Attridge" w:date="2024-10-28T09:28:00Z" w16du:dateUtc="2024-10-28T16:28:00Z">
        <w:r w:rsidR="00A44D01" w:rsidRPr="005F1E8D" w:rsidDel="008457F1">
          <w:rPr>
            <w:color w:val="000000"/>
          </w:rPr>
          <w:delText xml:space="preserve">considered </w:delText>
        </w:r>
      </w:del>
      <w:r w:rsidR="00A44D01" w:rsidRPr="005F1E8D">
        <w:rPr>
          <w:color w:val="000000"/>
        </w:rPr>
        <w:t xml:space="preserve">resource limitation </w:t>
      </w:r>
      <w:del w:id="78" w:author="Claire Attridge" w:date="2024-10-28T09:28:00Z" w16du:dateUtc="2024-10-28T16:28:00Z">
        <w:r w:rsidR="00A44D01" w:rsidRPr="005F1E8D" w:rsidDel="008457F1">
          <w:rPr>
            <w:color w:val="000000"/>
          </w:rPr>
          <w:delText xml:space="preserve">mainly at large, </w:delText>
        </w:r>
      </w:del>
      <w:ins w:id="79" w:author="Claire Attridge" w:date="2024-10-28T09:28:00Z" w16du:dateUtc="2024-10-28T16:28:00Z">
        <w:r w:rsidR="008457F1">
          <w:rPr>
            <w:color w:val="000000"/>
          </w:rPr>
          <w:t xml:space="preserve">to </w:t>
        </w:r>
      </w:ins>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ins w:id="80" w:author="Claire Attridge" w:date="2024-10-28T09:28:00Z" w16du:dateUtc="2024-10-28T16:28:00Z">
        <w:r w:rsidR="008457F1">
          <w:rPr>
            <w:color w:val="000000"/>
          </w:rPr>
          <w:t>;</w:t>
        </w:r>
      </w:ins>
      <w:del w:id="81" w:author="Claire Attridge" w:date="2024-10-28T09:28:00Z" w16du:dateUtc="2024-10-28T16:28:00Z">
        <w:r w:rsidR="003D5FEF" w:rsidDel="008457F1">
          <w:rPr>
            <w:color w:val="000000"/>
          </w:rPr>
          <w:delText>,</w:delText>
        </w:r>
      </w:del>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w:t>
      </w:r>
      <w:r w:rsidR="0029789C" w:rsidRPr="005F1E8D">
        <w:rPr>
          <w:color w:val="000000"/>
        </w:rPr>
        <w:lastRenderedPageBreak/>
        <w:t xml:space="preserve">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82"/>
      <w:commentRangeStart w:id="83"/>
      <w:r w:rsidR="00E53B33" w:rsidRPr="00E53B33">
        <w:rPr>
          <w:color w:val="000000"/>
        </w:rPr>
        <w:t>For example</w:t>
      </w:r>
      <w:commentRangeEnd w:id="82"/>
      <w:r w:rsidR="001D5081">
        <w:rPr>
          <w:rStyle w:val="CommentReference"/>
        </w:rPr>
        <w:commentReference w:id="82"/>
      </w:r>
      <w:commentRangeEnd w:id="83"/>
      <w:r w:rsidR="008457F1">
        <w:rPr>
          <w:rStyle w:val="CommentReference"/>
        </w:rPr>
        <w:commentReference w:id="83"/>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ins w:id="84" w:author="Claire Attridge" w:date="2024-10-28T09:31:00Z" w16du:dateUtc="2024-10-28T16:31:00Z">
        <w:r w:rsidR="008457F1">
          <w:rPr>
            <w:color w:val="000000"/>
          </w:rPr>
          <w:t>On</w:t>
        </w:r>
      </w:ins>
      <w:del w:id="85" w:author="Claire Attridge" w:date="2024-10-28T09:31:00Z" w16du:dateUtc="2024-10-28T16:31:00Z">
        <w:r w:rsidR="00E53B33" w:rsidRPr="00E53B33" w:rsidDel="008457F1">
          <w:rPr>
            <w:color w:val="000000"/>
          </w:rPr>
          <w:delText>In</w:delText>
        </w:r>
      </w:del>
      <w:r w:rsidR="00E53B33" w:rsidRPr="00E53B33">
        <w:rPr>
          <w:color w:val="000000"/>
        </w:rPr>
        <w:t xml:space="preserve"> wave-exposed shoreline</w:t>
      </w:r>
      <w:r w:rsidR="002624C3">
        <w:rPr>
          <w:color w:val="000000"/>
        </w:rPr>
        <w:t>s</w:t>
      </w:r>
      <w:r w:rsidR="00E53B33" w:rsidRPr="00E53B33">
        <w:rPr>
          <w:color w:val="000000"/>
        </w:rPr>
        <w:t>, mussel</w:t>
      </w:r>
      <w:r w:rsidR="00DD00A1">
        <w:rPr>
          <w:color w:val="000000"/>
        </w:rPr>
        <w:t xml:space="preserve"> beds</w:t>
      </w:r>
      <w:r w:rsidR="00E53B33" w:rsidRPr="00E53B33">
        <w:rPr>
          <w:color w:val="000000"/>
        </w:rPr>
        <w:t xml:space="preserve"> also contribute to </w:t>
      </w:r>
      <w:ins w:id="86" w:author="Claire Attridge" w:date="2024-10-28T09:32:00Z" w16du:dateUtc="2024-10-28T16:32:00Z">
        <w:r w:rsidR="008457F1">
          <w:rPr>
            <w:color w:val="000000"/>
          </w:rPr>
          <w:t xml:space="preserve">localized </w:t>
        </w:r>
      </w:ins>
      <w:r w:rsidR="00E53B33">
        <w:rPr>
          <w:color w:val="000000"/>
        </w:rPr>
        <w:t xml:space="preserve">nutrient regeneration </w:t>
      </w:r>
      <w:del w:id="87" w:author="Claire Attridge" w:date="2024-10-28T09:32:00Z" w16du:dateUtc="2024-10-28T16:32:00Z">
        <w:r w:rsidR="00E53B33" w:rsidRPr="00E53B33" w:rsidDel="008457F1">
          <w:rPr>
            <w:color w:val="000000"/>
          </w:rPr>
          <w:delText xml:space="preserve">on </w:delText>
        </w:r>
      </w:del>
      <w:del w:id="88" w:author="Claire Attridge" w:date="2024-10-28T09:31:00Z" w16du:dateUtc="2024-10-28T16:31:00Z">
        <w:r w:rsidR="00E53B33" w:rsidRPr="00E53B33" w:rsidDel="008457F1">
          <w:rPr>
            <w:color w:val="000000"/>
          </w:rPr>
          <w:delText xml:space="preserve">small, </w:delText>
        </w:r>
      </w:del>
      <w:del w:id="89" w:author="Claire Attridge" w:date="2024-10-28T09:32:00Z" w16du:dateUtc="2024-10-28T16:32:00Z">
        <w:r w:rsidR="00E53B33" w:rsidRPr="00E53B33" w:rsidDel="008457F1">
          <w:rPr>
            <w:color w:val="000000"/>
          </w:rPr>
          <w:delText>local</w:delText>
        </w:r>
        <w:r w:rsidR="00B62F21" w:rsidDel="008457F1">
          <w:rPr>
            <w:color w:val="000000"/>
          </w:rPr>
          <w:delText xml:space="preserve"> </w:delText>
        </w:r>
        <w:r w:rsidR="00E53B33" w:rsidRPr="00E53B33" w:rsidDel="008457F1">
          <w:rPr>
            <w:color w:val="000000"/>
          </w:rPr>
          <w:delText xml:space="preserve">scales </w:delText>
        </w:r>
      </w:del>
      <w:r w:rsidR="00E53B33" w:rsidRPr="00E53B33">
        <w:rPr>
          <w:color w:val="000000"/>
        </w:rPr>
        <w:t xml:space="preserve">by increasing the concentration of </w:t>
      </w:r>
      <w:r w:rsidR="008319DF" w:rsidRPr="00E53B33">
        <w:rPr>
          <w:color w:val="000000"/>
        </w:rPr>
        <w:t>nitrogen</w:t>
      </w:r>
      <w:r w:rsidR="00E53B33" w:rsidRPr="00E53B33">
        <w:rPr>
          <w:color w:val="000000"/>
        </w:rPr>
        <w:t xml:space="preserve">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w:t>
      </w:r>
      <w:r w:rsidR="008319DF">
        <w:rPr>
          <w:color w:val="000000"/>
        </w:rPr>
        <w:t>nitrogen</w:t>
      </w:r>
      <w:r w:rsidR="008319DF" w:rsidRPr="005F1E8D">
        <w:rPr>
          <w:color w:val="000000"/>
        </w:rPr>
        <w:t xml:space="preserve"> </w:t>
      </w:r>
      <w:r w:rsidR="00FA0E9B" w:rsidRPr="005F1E8D">
        <w:rPr>
          <w:color w:val="000000"/>
        </w:rPr>
        <w:t xml:space="preserve">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3804ADCC"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w:t>
      </w:r>
      <w:del w:id="90" w:author="Claire Attridge" w:date="2024-10-28T09:39:00Z" w16du:dateUtc="2024-10-28T16:39:00Z">
        <w:r w:rsidDel="003C5615">
          <w:rPr>
            <w:color w:val="000000"/>
          </w:rPr>
          <w:delText>two</w:delText>
        </w:r>
        <w:r w:rsidR="00F50DBA" w:rsidDel="003C5615">
          <w:rPr>
            <w:color w:val="000000"/>
          </w:rPr>
          <w:delText xml:space="preserve"> </w:delText>
        </w:r>
      </w:del>
      <w:r>
        <w:rPr>
          <w:color w:val="000000"/>
        </w:rPr>
        <w:t xml:space="preserve">temperate nearshore </w:t>
      </w:r>
      <w:del w:id="91" w:author="Claire Attridge" w:date="2024-10-28T09:39:00Z" w16du:dateUtc="2024-10-28T16:39:00Z">
        <w:r w:rsidDel="003C5615">
          <w:rPr>
            <w:color w:val="000000"/>
          </w:rPr>
          <w:delText xml:space="preserve">communities </w:delText>
        </w:r>
      </w:del>
      <w:ins w:id="92" w:author="Claire Attridge" w:date="2024-10-28T09:39:00Z" w16du:dateUtc="2024-10-28T16:39:00Z">
        <w:r w:rsidR="003C5615">
          <w:rPr>
            <w:color w:val="000000"/>
          </w:rPr>
          <w:t>habitats</w:t>
        </w:r>
        <w:r w:rsidR="003C5615">
          <w:rPr>
            <w:color w:val="000000"/>
          </w:rPr>
          <w:t xml:space="preserve"> </w:t>
        </w:r>
      </w:ins>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del w:id="93" w:author="Claire Attridge" w:date="2024-10-28T09:41:00Z" w16du:dateUtc="2024-10-28T16:41:00Z">
        <w:r w:rsidR="001059C8" w:rsidRPr="005F1E8D" w:rsidDel="003C5615">
          <w:rPr>
            <w:color w:val="000000"/>
          </w:rPr>
          <w:delText>NH</w:delText>
        </w:r>
        <w:r w:rsidR="001059C8" w:rsidRPr="005F1E8D" w:rsidDel="003C5615">
          <w:rPr>
            <w:rFonts w:ascii="Cambria Math" w:hAnsi="Cambria Math" w:cs="Cambria Math"/>
            <w:color w:val="000000"/>
          </w:rPr>
          <w:delText>₄⁺</w:delText>
        </w:r>
      </w:del>
      <w:ins w:id="94" w:author="Claire Attridge" w:date="2024-10-28T09:41:00Z" w16du:dateUtc="2024-10-28T16:41:00Z">
        <w:r w:rsidR="003C5615">
          <w:rPr>
            <w:color w:val="000000"/>
          </w:rPr>
          <w:t>ammonium</w:t>
        </w:r>
      </w:ins>
      <w:r w:rsidR="001059C8">
        <w:rPr>
          <w:color w:val="000000"/>
        </w:rPr>
        <w:t xml:space="preserve"> </w:t>
      </w:r>
      <w:r w:rsidR="004F21D6">
        <w:rPr>
          <w:color w:val="000000"/>
        </w:rPr>
        <w:t>excretion from the</w:t>
      </w:r>
      <w:r w:rsidR="00E53B33" w:rsidRPr="00E53B33">
        <w:rPr>
          <w:color w:val="000000"/>
        </w:rPr>
        <w:t xml:space="preserve"> </w:t>
      </w:r>
      <w:del w:id="95" w:author="Claire Attridge" w:date="2024-10-28T09:44:00Z" w16du:dateUtc="2024-10-28T16:44:00Z">
        <w:r w:rsidR="00752F86" w:rsidDel="00DA559A">
          <w:rPr>
            <w:color w:val="000000"/>
          </w:rPr>
          <w:delText>high</w:delText>
        </w:r>
        <w:r w:rsidR="00752F86" w:rsidRPr="00E53B33" w:rsidDel="00DA559A">
          <w:rPr>
            <w:color w:val="000000"/>
          </w:rPr>
          <w:delText xml:space="preserve"> </w:delText>
        </w:r>
      </w:del>
      <w:ins w:id="96" w:author="Claire Attridge" w:date="2024-10-28T09:44:00Z" w16du:dateUtc="2024-10-28T16:44:00Z">
        <w:r w:rsidR="00DA559A">
          <w:rPr>
            <w:color w:val="000000"/>
          </w:rPr>
          <w:t>concentrated</w:t>
        </w:r>
        <w:r w:rsidR="00DA559A" w:rsidRPr="00E53B33">
          <w:rPr>
            <w:color w:val="000000"/>
          </w:rPr>
          <w:t xml:space="preserve"> </w:t>
        </w:r>
      </w:ins>
      <w:del w:id="97" w:author="Claire Attridge" w:date="2024-10-28T09:44:00Z" w16du:dateUtc="2024-10-28T16:44:00Z">
        <w:r w:rsidR="00E53B33" w:rsidRPr="00E53B33" w:rsidDel="00DA559A">
          <w:rPr>
            <w:color w:val="000000"/>
          </w:rPr>
          <w:delText>biomass and biodiversity</w:delText>
        </w:r>
      </w:del>
      <w:ins w:id="98" w:author="Claire Attridge" w:date="2024-10-28T09:44:00Z" w16du:dateUtc="2024-10-28T16:44:00Z">
        <w:r w:rsidR="00DA559A">
          <w:rPr>
            <w:color w:val="000000"/>
          </w:rPr>
          <w:t>biodiversity and biomass</w:t>
        </w:r>
      </w:ins>
      <w:r w:rsidR="00101C2F">
        <w:rPr>
          <w:color w:val="000000"/>
        </w:rPr>
        <w:t xml:space="preserve"> of </w:t>
      </w:r>
      <w:r w:rsidR="001059C8">
        <w:rPr>
          <w:color w:val="000000"/>
        </w:rPr>
        <w:t xml:space="preserve">these </w:t>
      </w:r>
      <w:del w:id="99" w:author="Claire Attridge" w:date="2024-10-28T09:44:00Z" w16du:dateUtc="2024-10-28T16:44:00Z">
        <w:r w:rsidR="00101C2F" w:rsidDel="00DA559A">
          <w:rPr>
            <w:color w:val="000000"/>
          </w:rPr>
          <w:delText>animals</w:delText>
        </w:r>
        <w:r w:rsidR="00E53B33" w:rsidRPr="00E53B33" w:rsidDel="00DA559A">
          <w:rPr>
            <w:color w:val="000000"/>
          </w:rPr>
          <w:delText xml:space="preserve"> </w:delText>
        </w:r>
      </w:del>
      <w:ins w:id="100" w:author="Claire Attridge" w:date="2024-10-28T09:44:00Z" w16du:dateUtc="2024-10-28T16:44:00Z">
        <w:r w:rsidR="00DA559A">
          <w:rPr>
            <w:color w:val="000000"/>
          </w:rPr>
          <w:t>communities</w:t>
        </w:r>
        <w:r w:rsidR="00DA559A" w:rsidRPr="00E53B33">
          <w:rPr>
            <w:color w:val="000000"/>
          </w:rPr>
          <w:t xml:space="preserve"> </w:t>
        </w:r>
      </w:ins>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commentRangeStart w:id="101"/>
      <w:r w:rsidR="002C320F" w:rsidRPr="005F1E8D">
        <w:rPr>
          <w:i/>
          <w:color w:val="000000"/>
        </w:rPr>
        <w:t xml:space="preserve">Macrocystis </w:t>
      </w:r>
      <w:del w:id="102" w:author="Claire Attridge" w:date="2024-10-28T09:45:00Z" w16du:dateUtc="2024-10-28T16:45:00Z">
        <w:r w:rsidR="002C320F" w:rsidRPr="005F1E8D" w:rsidDel="00DA559A">
          <w:rPr>
            <w:i/>
            <w:color w:val="000000"/>
          </w:rPr>
          <w:delText>pyrifera</w:delText>
        </w:r>
      </w:del>
      <w:ins w:id="103" w:author="Claire Attridge" w:date="2024-10-28T09:45:00Z" w16du:dateUtc="2024-10-28T16:45:00Z">
        <w:r w:rsidR="00DA559A">
          <w:rPr>
            <w:i/>
            <w:color w:val="000000"/>
          </w:rPr>
          <w:t>tenuifolia</w:t>
        </w:r>
      </w:ins>
      <w:commentRangeEnd w:id="101"/>
      <w:ins w:id="104" w:author="Claire Attridge" w:date="2024-10-28T09:46:00Z" w16du:dateUtc="2024-10-28T16:46:00Z">
        <w:r w:rsidR="00DA559A">
          <w:rPr>
            <w:rStyle w:val="CommentReference"/>
          </w:rPr>
          <w:commentReference w:id="101"/>
        </w:r>
      </w:ins>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del w:id="105" w:author="Claire Attridge" w:date="2024-10-28T09:52:00Z" w16du:dateUtc="2024-10-28T16:52:00Z">
        <w:r w:rsidR="000E691F" w:rsidRPr="005F1E8D" w:rsidDel="00DA559A">
          <w:rPr>
            <w:color w:val="000000"/>
          </w:rPr>
          <w:delText xml:space="preserve"> region</w:delText>
        </w:r>
      </w:del>
      <w:r w:rsidR="002C320F" w:rsidRPr="005F1E8D">
        <w:rPr>
          <w:color w:val="000000"/>
        </w:rPr>
        <w:t xml:space="preserve">, also </w:t>
      </w:r>
      <w:del w:id="106" w:author="Claire Attridge" w:date="2024-10-28T09:47:00Z" w16du:dateUtc="2024-10-28T16:47:00Z">
        <w:r w:rsidR="002C320F" w:rsidRPr="005F1E8D" w:rsidDel="00DA559A">
          <w:rPr>
            <w:color w:val="000000"/>
          </w:rPr>
          <w:delText xml:space="preserve">affect </w:delText>
        </w:r>
      </w:del>
      <w:ins w:id="107" w:author="Claire Attridge" w:date="2024-10-28T09:47:00Z" w16du:dateUtc="2024-10-28T16:47:00Z">
        <w:r w:rsidR="00DA559A">
          <w:rPr>
            <w:color w:val="000000"/>
          </w:rPr>
          <w:t>influence</w:t>
        </w:r>
        <w:r w:rsidR="00DA559A" w:rsidRPr="005F1E8D">
          <w:rPr>
            <w:color w:val="000000"/>
          </w:rPr>
          <w:t xml:space="preserve"> </w:t>
        </w:r>
      </w:ins>
      <w:del w:id="108" w:author="Claire Attridge" w:date="2024-10-28T09:47:00Z" w16du:dateUtc="2024-10-28T16:47:00Z">
        <w:r w:rsidR="002C320F" w:rsidRPr="005F1E8D" w:rsidDel="00DA559A">
          <w:rPr>
            <w:color w:val="000000"/>
          </w:rPr>
          <w:delText xml:space="preserve">seawater </w:delText>
        </w:r>
      </w:del>
      <w:ins w:id="109" w:author="Claire Attridge" w:date="2024-10-28T09:47:00Z" w16du:dateUtc="2024-10-28T16:47:00Z">
        <w:r w:rsidR="00DA559A">
          <w:rPr>
            <w:color w:val="000000"/>
          </w:rPr>
          <w:t>the</w:t>
        </w:r>
        <w:r w:rsidR="00DA559A" w:rsidRPr="005F1E8D">
          <w:rPr>
            <w:color w:val="000000"/>
          </w:rPr>
          <w:t xml:space="preserve"> </w:t>
        </w:r>
      </w:ins>
      <w:r w:rsidR="002C320F" w:rsidRPr="005F1E8D">
        <w:rPr>
          <w:color w:val="000000"/>
        </w:rPr>
        <w:t xml:space="preserve">hydrodynamics and </w:t>
      </w:r>
      <w:commentRangeStart w:id="110"/>
      <w:r w:rsidR="002C320F" w:rsidRPr="005F1E8D">
        <w:rPr>
          <w:color w:val="000000"/>
        </w:rPr>
        <w:t>physical composition</w:t>
      </w:r>
      <w:commentRangeEnd w:id="110"/>
      <w:r w:rsidR="00DA559A">
        <w:rPr>
          <w:rStyle w:val="CommentReference"/>
        </w:rPr>
        <w:commentReference w:id="110"/>
      </w:r>
      <w:ins w:id="111" w:author="Claire Attridge" w:date="2024-10-28T09:52:00Z" w16du:dateUtc="2024-10-28T16:52:00Z">
        <w:r w:rsidR="00DA559A">
          <w:rPr>
            <w:color w:val="000000"/>
          </w:rPr>
          <w:t xml:space="preserve"> of seawater</w:t>
        </w:r>
      </w:ins>
      <w:r w:rsidR="002C320F" w:rsidRPr="005F1E8D">
        <w:rPr>
          <w:color w:val="000000"/>
        </w:rPr>
        <w:t xml:space="preserve">, </w:t>
      </w:r>
      <w:del w:id="112" w:author="Claire Attridge" w:date="2024-10-28T09:53:00Z" w16du:dateUtc="2024-10-28T16:53:00Z">
        <w:r w:rsidR="002C320F" w:rsidRPr="005F1E8D" w:rsidDel="00A210AD">
          <w:rPr>
            <w:color w:val="000000"/>
          </w:rPr>
          <w:delText xml:space="preserve">both </w:delText>
        </w:r>
      </w:del>
      <w:r w:rsidR="002C320F" w:rsidRPr="005F1E8D">
        <w:rPr>
          <w:color w:val="000000"/>
        </w:rPr>
        <w:t xml:space="preserve">slowing </w:t>
      </w:r>
      <w:r w:rsidR="006C6F43">
        <w:rPr>
          <w:color w:val="000000"/>
        </w:rPr>
        <w:t xml:space="preserve">water </w:t>
      </w:r>
      <w:r w:rsidR="002C320F" w:rsidRPr="005F1E8D">
        <w:rPr>
          <w:color w:val="000000"/>
        </w:rPr>
        <w:t xml:space="preserve">flow within </w:t>
      </w:r>
      <w:ins w:id="113" w:author="Claire Attridge" w:date="2024-10-28T09:53:00Z" w16du:dateUtc="2024-10-28T16:53:00Z">
        <w:r w:rsidR="00A210AD">
          <w:rPr>
            <w:color w:val="000000"/>
          </w:rPr>
          <w:t xml:space="preserve">the </w:t>
        </w:r>
      </w:ins>
      <w:r w:rsidR="002C320F" w:rsidRPr="005F1E8D">
        <w:rPr>
          <w:color w:val="000000"/>
        </w:rPr>
        <w:t xml:space="preserve">forests and </w:t>
      </w:r>
      <w:del w:id="114" w:author="Claire Attridge" w:date="2024-10-28T09:53:00Z" w16du:dateUtc="2024-10-28T16:53:00Z">
        <w:r w:rsidR="002C320F" w:rsidRPr="005F1E8D" w:rsidDel="00A210AD">
          <w:rPr>
            <w:color w:val="000000"/>
          </w:rPr>
          <w:delText xml:space="preserve">creating </w:delText>
        </w:r>
      </w:del>
      <w:ins w:id="115" w:author="Claire Attridge" w:date="2024-10-28T09:53:00Z" w16du:dateUtc="2024-10-28T16:53:00Z">
        <w:r w:rsidR="00A210AD">
          <w:rPr>
            <w:color w:val="000000"/>
          </w:rPr>
          <w:t>generating</w:t>
        </w:r>
        <w:r w:rsidR="00A210AD" w:rsidRPr="005F1E8D">
          <w:rPr>
            <w:color w:val="000000"/>
          </w:rPr>
          <w:t xml:space="preserve"> </w:t>
        </w:r>
      </w:ins>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w:t>
      </w:r>
      <w:del w:id="116" w:author="Claire Attridge" w:date="2024-10-28T09:54:00Z" w16du:dateUtc="2024-10-28T16:54:00Z">
        <w:r w:rsidR="002C320F" w:rsidRPr="005F1E8D" w:rsidDel="00A210AD">
          <w:rPr>
            <w:color w:val="000000"/>
          </w:rPr>
          <w:delText>These</w:delText>
        </w:r>
      </w:del>
      <w:ins w:id="117" w:author="Claire Attridge" w:date="2024-10-28T09:54:00Z" w16du:dateUtc="2024-10-28T16:54:00Z">
        <w:r w:rsidR="00A210AD">
          <w:rPr>
            <w:color w:val="000000"/>
          </w:rPr>
          <w:t>Modifications of the surrounding fluid environment</w:t>
        </w:r>
      </w:ins>
      <w:ins w:id="118" w:author="Claire Attridge" w:date="2024-10-28T09:55:00Z" w16du:dateUtc="2024-10-28T16:55:00Z">
        <w:r w:rsidR="00A210AD">
          <w:rPr>
            <w:color w:val="000000"/>
          </w:rPr>
          <w:t xml:space="preserve"> by kelp forests</w:t>
        </w:r>
      </w:ins>
      <w:r w:rsidR="002C320F" w:rsidRPr="005F1E8D">
        <w:rPr>
          <w:color w:val="000000"/>
        </w:rPr>
        <w:t xml:space="preserve"> </w:t>
      </w:r>
      <w:del w:id="119" w:author="Claire Attridge" w:date="2024-10-28T09:54:00Z" w16du:dateUtc="2024-10-28T16:54:00Z">
        <w:r w:rsidR="002C320F" w:rsidRPr="005F1E8D" w:rsidDel="00A210AD">
          <w:rPr>
            <w:color w:val="000000"/>
          </w:rPr>
          <w:delText>modifications to the physical environmen</w:delText>
        </w:r>
      </w:del>
      <w:del w:id="120" w:author="Claire Attridge" w:date="2024-10-28T09:55:00Z" w16du:dateUtc="2024-10-28T16:55:00Z">
        <w:r w:rsidR="002C320F" w:rsidRPr="005F1E8D" w:rsidDel="00A210AD">
          <w:rPr>
            <w:color w:val="000000"/>
          </w:rPr>
          <w:delText>t</w:delText>
        </w:r>
      </w:del>
      <w:r w:rsidR="002C320F" w:rsidRPr="005F1E8D">
        <w:rPr>
          <w:color w:val="000000"/>
        </w:rPr>
        <w:t xml:space="preserve"> could affect the productivity and </w:t>
      </w:r>
      <w:commentRangeStart w:id="121"/>
      <w:r w:rsidR="002C320F" w:rsidRPr="005F1E8D">
        <w:rPr>
          <w:color w:val="000000"/>
        </w:rPr>
        <w:t xml:space="preserve">community </w:t>
      </w:r>
      <w:r w:rsidR="002C320F" w:rsidRPr="005F1E8D">
        <w:rPr>
          <w:color w:val="000000"/>
        </w:rPr>
        <w:lastRenderedPageBreak/>
        <w:t>composition of other primary producers</w:t>
      </w:r>
      <w:commentRangeEnd w:id="121"/>
      <w:r w:rsidR="00A210AD">
        <w:rPr>
          <w:rStyle w:val="CommentReference"/>
        </w:rPr>
        <w:commentReference w:id="121"/>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24C0C5E7"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del w:id="122" w:author="Claire Attridge" w:date="2024-10-28T09:57:00Z" w16du:dateUtc="2024-10-28T16:57:00Z">
        <w:r w:rsidR="00D57AB2" w:rsidRPr="005F1E8D" w:rsidDel="00A210AD">
          <w:rPr>
            <w:color w:val="000000"/>
          </w:rPr>
          <w:delText xml:space="preserve">: </w:delText>
        </w:r>
      </w:del>
      <w:ins w:id="123" w:author="Claire Attridge" w:date="2024-10-28T09:57:00Z" w16du:dateUtc="2024-10-28T16:57:00Z">
        <w:r w:rsidR="00A210AD">
          <w:rPr>
            <w:color w:val="000000"/>
          </w:rPr>
          <w:t>(</w:t>
        </w:r>
      </w:ins>
      <w:r w:rsidR="002D40ED" w:rsidRPr="005F1E8D">
        <w:rPr>
          <w:color w:val="000000"/>
        </w:rPr>
        <w:t>Barkley Sound</w:t>
      </w:r>
      <w:ins w:id="124" w:author="Claire Attridge" w:date="2024-10-28T09:57:00Z" w16du:dateUtc="2024-10-28T16:57:00Z">
        <w:r w:rsidR="00A210AD">
          <w:rPr>
            <w:color w:val="000000"/>
          </w:rPr>
          <w:t>,</w:t>
        </w:r>
      </w:ins>
      <w:del w:id="125" w:author="Claire Attridge" w:date="2024-10-28T09:57:00Z" w16du:dateUtc="2024-10-28T16:57:00Z">
        <w:r w:rsidR="000E691F" w:rsidRPr="005F1E8D" w:rsidDel="00A210AD">
          <w:rPr>
            <w:color w:val="000000"/>
          </w:rPr>
          <w:delText xml:space="preserve"> in</w:delText>
        </w:r>
      </w:del>
      <w:r w:rsidR="000E691F" w:rsidRPr="005F1E8D">
        <w:rPr>
          <w:color w:val="000000"/>
        </w:rPr>
        <w:t xml:space="preserve"> British Columbia (BC),</w:t>
      </w:r>
      <w:r w:rsidR="002D40ED" w:rsidRPr="005F1E8D">
        <w:rPr>
          <w:color w:val="000000"/>
        </w:rPr>
        <w:t xml:space="preserve"> </w:t>
      </w:r>
      <w:r w:rsidR="00D57AB2" w:rsidRPr="005F1E8D">
        <w:rPr>
          <w:color w:val="000000"/>
        </w:rPr>
        <w:t>Canada</w:t>
      </w:r>
      <w:ins w:id="126" w:author="Claire Attridge" w:date="2024-10-28T09:57:00Z" w16du:dateUtc="2024-10-28T16:57:00Z">
        <w:r w:rsidR="00A210AD">
          <w:rPr>
            <w:color w:val="000000"/>
          </w:rPr>
          <w:t>)</w:t>
        </w:r>
      </w:ins>
      <w:r w:rsidR="00D57AB2" w:rsidRPr="005F1E8D">
        <w:rPr>
          <w:color w:val="000000"/>
        </w:rPr>
        <w:t>.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ins w:id="127" w:author="Claire Attridge" w:date="2024-10-28T09:58:00Z" w16du:dateUtc="2024-10-28T16:58:00Z">
        <w:r w:rsidR="00A210AD">
          <w:rPr>
            <w:color w:val="000000"/>
          </w:rPr>
          <w:t xml:space="preserve"> of heterogeneous structure</w:t>
        </w:r>
      </w:ins>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could contribute to variability in resource availability across multiple </w:t>
      </w:r>
      <w:ins w:id="128" w:author="Claire Attridge" w:date="2024-10-28T09:58:00Z" w16du:dateUtc="2024-10-28T16:58:00Z">
        <w:r w:rsidR="00A210AD">
          <w:rPr>
            <w:color w:val="000000"/>
          </w:rPr>
          <w:t xml:space="preserve">spatial </w:t>
        </w:r>
      </w:ins>
      <w:r w:rsidR="006214D6">
        <w:rPr>
          <w:color w:val="000000"/>
        </w:rPr>
        <w:t xml:space="preserve">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might be detectable at the </w:t>
      </w:r>
      <w:commentRangeStart w:id="129"/>
      <w:r w:rsidR="002624C3">
        <w:rPr>
          <w:color w:val="000000"/>
        </w:rPr>
        <w:t xml:space="preserve">largest scale studied </w:t>
      </w:r>
      <w:commentRangeEnd w:id="129"/>
      <w:r w:rsidR="00A210AD">
        <w:rPr>
          <w:rStyle w:val="CommentReference"/>
        </w:rPr>
        <w:commentReference w:id="129"/>
      </w:r>
      <w:r w:rsidR="00AC12DC">
        <w:rPr>
          <w:color w:val="000000"/>
        </w:rPr>
        <w:t xml:space="preserve">due to </w:t>
      </w:r>
      <w:r w:rsidR="002624C3">
        <w:rPr>
          <w:color w:val="000000"/>
        </w:rPr>
        <w:t>variation in animal abundance among sites. We also expected</w:t>
      </w:r>
      <w:r w:rsidR="00535F8D">
        <w:rPr>
          <w:color w:val="000000"/>
        </w:rPr>
        <w:t xml:space="preserve"> to </w:t>
      </w:r>
      <w:ins w:id="130" w:author="Claire Attridge" w:date="2024-10-28T09:59:00Z" w16du:dateUtc="2024-10-28T16:59:00Z">
        <w:r w:rsidR="00A210AD">
          <w:rPr>
            <w:color w:val="000000"/>
          </w:rPr>
          <w:t xml:space="preserve">observe </w:t>
        </w:r>
      </w:ins>
      <w:del w:id="131" w:author="Claire Attridge" w:date="2024-10-28T09:59:00Z" w16du:dateUtc="2024-10-28T16:59:00Z">
        <w:r w:rsidR="00535F8D" w:rsidDel="00A210AD">
          <w:rPr>
            <w:color w:val="000000"/>
          </w:rPr>
          <w:delText xml:space="preserve">find some </w:delText>
        </w:r>
      </w:del>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del w:id="132" w:author="Claire Attridge" w:date="2024-10-28T09:59:00Z" w16du:dateUtc="2024-10-28T16:59:00Z">
        <w:r w:rsidR="00535F8D" w:rsidDel="00A210AD">
          <w:rPr>
            <w:color w:val="000000"/>
          </w:rPr>
          <w:delText xml:space="preserve">the </w:delText>
        </w:r>
      </w:del>
      <w:r w:rsidR="002624C3">
        <w:rPr>
          <w:color w:val="000000"/>
        </w:rPr>
        <w:t xml:space="preserve">smaller scales </w:t>
      </w:r>
      <w:del w:id="133" w:author="Claire Attridge" w:date="2024-10-28T09:59:00Z" w16du:dateUtc="2024-10-28T16:59:00Z">
        <w:r w:rsidR="00535F8D" w:rsidDel="00A210AD">
          <w:rPr>
            <w:color w:val="000000"/>
          </w:rPr>
          <w:delText xml:space="preserve">studied </w:delText>
        </w:r>
      </w:del>
      <w:r w:rsidR="002624C3">
        <w:rPr>
          <w:color w:val="000000"/>
        </w:rPr>
        <w:t>(</w:t>
      </w:r>
      <w:r w:rsidR="00535F8D">
        <w:rPr>
          <w:color w:val="000000"/>
        </w:rPr>
        <w:t xml:space="preserve">i.e., </w:t>
      </w:r>
      <w:r w:rsidR="002624C3">
        <w:rPr>
          <w:color w:val="000000"/>
        </w:rPr>
        <w:t xml:space="preserve">within </w:t>
      </w:r>
      <w:r w:rsidR="00535F8D">
        <w:rPr>
          <w:color w:val="000000"/>
        </w:rPr>
        <w:t>natural sites and between experimental cages), but only under conditions that allow</w:t>
      </w:r>
      <w:ins w:id="134" w:author="Claire Attridge" w:date="2024-10-28T09:59:00Z" w16du:dateUtc="2024-10-28T16:59:00Z">
        <w:r w:rsidR="00A210AD">
          <w:rPr>
            <w:color w:val="000000"/>
          </w:rPr>
          <w:t>ed for</w:t>
        </w:r>
      </w:ins>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w:t>
      </w:r>
      <w:del w:id="135" w:author="Claire Attridge" w:date="2024-10-28T10:01:00Z" w16du:dateUtc="2024-10-28T17:01:00Z">
        <w:r w:rsidR="00FC6B44" w:rsidRPr="005F1E8D" w:rsidDel="00A210AD">
          <w:rPr>
            <w:color w:val="000000"/>
          </w:rPr>
          <w:delText xml:space="preserve">other </w:delText>
        </w:r>
      </w:del>
      <w:r w:rsidR="00FC6B44" w:rsidRPr="005F1E8D">
        <w:rPr>
          <w:color w:val="000000"/>
        </w:rPr>
        <w:t xml:space="preserve">abiotic variables to explore </w:t>
      </w:r>
      <w:ins w:id="136" w:author="Claire Attridge" w:date="2024-10-28T10:02:00Z" w16du:dateUtc="2024-10-28T17:02:00Z">
        <w:r w:rsidR="00A210AD">
          <w:rPr>
            <w:color w:val="000000"/>
          </w:rPr>
          <w:t xml:space="preserve">potential </w:t>
        </w:r>
      </w:ins>
      <w:r w:rsidR="00FC6B44" w:rsidRPr="005F1E8D">
        <w:rPr>
          <w:color w:val="000000"/>
        </w:rPr>
        <w:t xml:space="preserve">drivers of </w:t>
      </w:r>
      <w:del w:id="137" w:author="Claire Attridge" w:date="2024-10-28T10:02:00Z" w16du:dateUtc="2024-10-28T17:02:00Z">
        <w:r w:rsidR="00FC6B44" w:rsidRPr="005F1E8D" w:rsidDel="00A210AD">
          <w:rPr>
            <w:color w:val="000000"/>
          </w:rPr>
          <w:delText xml:space="preserve">potential </w:delText>
        </w:r>
      </w:del>
      <w:r w:rsidR="00FC6B44" w:rsidRPr="005F1E8D">
        <w:rPr>
          <w:color w:val="000000"/>
        </w:rPr>
        <w:t xml:space="preserve">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commentRangeStart w:id="138"/>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del w:id="139" w:author="Claire Attridge" w:date="2024-10-28T10:03:00Z" w16du:dateUtc="2024-10-28T17:03:00Z">
        <w:r w:rsidR="00155D45" w:rsidDel="00A210AD">
          <w:rPr>
            <w:color w:val="000000"/>
          </w:rPr>
          <w:delText>elucidate</w:delText>
        </w:r>
        <w:r w:rsidR="00A07ADB" w:rsidDel="00A210AD">
          <w:rPr>
            <w:color w:val="000000"/>
          </w:rPr>
          <w:delText xml:space="preserve"> </w:delText>
        </w:r>
      </w:del>
      <w:ins w:id="140" w:author="Claire Attridge" w:date="2024-10-28T10:03:00Z" w16du:dateUtc="2024-10-28T17:03:00Z">
        <w:r w:rsidR="00A210AD">
          <w:rPr>
            <w:color w:val="000000"/>
          </w:rPr>
          <w:t>uncover</w:t>
        </w:r>
        <w:r w:rsidR="00A210AD">
          <w:rPr>
            <w:color w:val="000000"/>
          </w:rPr>
          <w:t xml:space="preserve"> </w:t>
        </w:r>
      </w:ins>
      <w:r w:rsidR="002C3747" w:rsidRPr="005F1E8D">
        <w:rPr>
          <w:color w:val="000000"/>
        </w:rPr>
        <w:t xml:space="preserve">the </w:t>
      </w:r>
      <w:del w:id="141" w:author="Claire Attridge" w:date="2024-10-28T10:03:00Z" w16du:dateUtc="2024-10-28T17:03:00Z">
        <w:r w:rsidR="00DF22E5" w:rsidDel="00A210AD">
          <w:rPr>
            <w:color w:val="000000"/>
          </w:rPr>
          <w:delText>potential for</w:delText>
        </w:r>
      </w:del>
      <w:ins w:id="142" w:author="Claire Attridge" w:date="2024-10-28T10:03:00Z" w16du:dateUtc="2024-10-28T17:03:00Z">
        <w:r w:rsidR="00A210AD">
          <w:rPr>
            <w:color w:val="000000"/>
          </w:rPr>
          <w:t>extent to which</w:t>
        </w:r>
      </w:ins>
      <w:r w:rsidR="002C3747" w:rsidRPr="005F1E8D">
        <w:rPr>
          <w:color w:val="000000"/>
        </w:rPr>
        <w:t xml:space="preserve"> consumers </w:t>
      </w:r>
      <w:r w:rsidR="00A01D2E">
        <w:rPr>
          <w:color w:val="000000"/>
        </w:rPr>
        <w:t xml:space="preserve">in temperate regions </w:t>
      </w:r>
      <w:del w:id="143" w:author="Claire Attridge" w:date="2024-10-28T10:03:00Z" w16du:dateUtc="2024-10-28T17:03:00Z">
        <w:r w:rsidR="00DF22E5" w:rsidDel="00A210AD">
          <w:rPr>
            <w:color w:val="000000"/>
          </w:rPr>
          <w:delText>to</w:delText>
        </w:r>
        <w:r w:rsidR="00DF22E5" w:rsidRPr="005F1E8D" w:rsidDel="00A210AD">
          <w:rPr>
            <w:color w:val="000000"/>
          </w:rPr>
          <w:delText xml:space="preserve"> </w:delText>
        </w:r>
      </w:del>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del w:id="144" w:author="Claire Attridge" w:date="2024-10-28T10:03:00Z" w16du:dateUtc="2024-10-28T17:03:00Z">
        <w:r w:rsidR="007A65BF" w:rsidDel="00A210AD">
          <w:rPr>
            <w:color w:val="000000"/>
          </w:rPr>
          <w:delText xml:space="preserve">from </w:delText>
        </w:r>
      </w:del>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commentRangeEnd w:id="138"/>
      <w:r w:rsidR="00A210AD">
        <w:rPr>
          <w:rStyle w:val="CommentReference"/>
        </w:rPr>
        <w:commentReference w:id="138"/>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2A7088C7" w:rsidR="00E31F65" w:rsidRDefault="004E6F16" w:rsidP="00EB3BC7">
      <w:pPr>
        <w:spacing w:line="480" w:lineRule="auto"/>
      </w:pPr>
      <w:r w:rsidRPr="005F1E8D">
        <w:lastRenderedPageBreak/>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del w:id="145" w:author="Claire Attridge" w:date="2024-10-28T10:04:00Z" w16du:dateUtc="2024-10-28T17:04:00Z">
        <w:r w:rsidR="004C314F" w:rsidRPr="005F1E8D" w:rsidDel="00365EF3">
          <w:delText>large-scale patterns of</w:delText>
        </w:r>
      </w:del>
      <w:ins w:id="146" w:author="Claire Attridge" w:date="2024-10-28T10:05:00Z" w16du:dateUtc="2024-10-28T17:05:00Z">
        <w:r w:rsidR="00365EF3">
          <w:t xml:space="preserve"> the response of</w:t>
        </w:r>
      </w:ins>
      <w:r w:rsidR="004C314F" w:rsidRPr="005F1E8D">
        <w:t xml:space="preserve"> kelp</w:t>
      </w:r>
      <w:ins w:id="147" w:author="Claire Attridge" w:date="2024-10-28T10:05:00Z" w16du:dateUtc="2024-10-28T17:05:00Z">
        <w:r w:rsidR="00365EF3">
          <w:t>s</w:t>
        </w:r>
      </w:ins>
      <w:r w:rsidR="004C314F" w:rsidRPr="005F1E8D">
        <w:t xml:space="preserve"> </w:t>
      </w:r>
      <w:del w:id="148" w:author="Claire Attridge" w:date="2024-10-28T10:05:00Z" w16du:dateUtc="2024-10-28T17:05:00Z">
        <w:r w:rsidR="004C314F" w:rsidRPr="005F1E8D" w:rsidDel="00365EF3">
          <w:delText xml:space="preserve">response </w:delText>
        </w:r>
      </w:del>
      <w:r w:rsidR="004C314F" w:rsidRPr="005F1E8D">
        <w:t>to</w:t>
      </w:r>
      <w:ins w:id="149" w:author="Claire Attridge" w:date="2024-10-28T10:05:00Z" w16du:dateUtc="2024-10-28T17:05:00Z">
        <w:r w:rsidR="00365EF3">
          <w:t xml:space="preserve"> marine</w:t>
        </w:r>
      </w:ins>
      <w:r w:rsidR="004C314F" w:rsidRPr="005F1E8D">
        <w:t xml:space="preserve"> heatwaves</w:t>
      </w:r>
      <w:r w:rsidR="004C314F">
        <w:t>,</w:t>
      </w:r>
      <w:r w:rsidR="000E691F" w:rsidRPr="005F1E8D">
        <w:t xml:space="preserve"> </w:t>
      </w:r>
      <w:ins w:id="150" w:author="Claire Attridge" w:date="2024-10-28T10:05:00Z" w16du:dateUtc="2024-10-28T17:05:00Z">
        <w:r w:rsidR="00365EF3">
          <w:t xml:space="preserve">to </w:t>
        </w:r>
      </w:ins>
      <w:r w:rsidR="00017E16" w:rsidRPr="005F1E8D">
        <w:t>establish ecological baselines</w:t>
      </w:r>
      <w:r w:rsidR="00017E16">
        <w:t>, and</w:t>
      </w:r>
      <w:r w:rsidR="00444BD0" w:rsidRPr="005F1E8D">
        <w:t xml:space="preserve"> </w:t>
      </w:r>
      <w:ins w:id="151" w:author="Claire Attridge" w:date="2024-10-28T10:05:00Z" w16du:dateUtc="2024-10-28T17:05:00Z">
        <w:r w:rsidR="00365EF3">
          <w:t xml:space="preserve">to </w:t>
        </w:r>
      </w:ins>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ins w:id="152" w:author="Claire Attridge" w:date="2024-10-28T10:05:00Z" w16du:dateUtc="2024-10-28T17:05:00Z">
        <w:r w:rsidR="00365EF3">
          <w:t xml:space="preserve">in this region </w:t>
        </w:r>
      </w:ins>
      <w:r w:rsidR="00486C53">
        <w:t xml:space="preserve">comprise </w:t>
      </w:r>
      <w:r w:rsidR="00B0070F">
        <w:t xml:space="preserve">at least </w:t>
      </w:r>
      <w:r w:rsidR="00486C53">
        <w:t xml:space="preserve">18 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commentRangeStart w:id="153"/>
      <w:ins w:id="154" w:author="Claire Attridge" w:date="2024-10-28T10:05:00Z" w16du:dateUtc="2024-10-28T17:05:00Z">
        <w:r w:rsidR="00365EF3">
          <w:t>Macro</w:t>
        </w:r>
      </w:ins>
      <w:del w:id="155" w:author="Claire Attridge" w:date="2024-10-28T10:05:00Z" w16du:dateUtc="2024-10-28T17:05:00Z">
        <w:r w:rsidR="006159C2" w:rsidRPr="005F1E8D" w:rsidDel="00365EF3">
          <w:delText>I</w:delText>
        </w:r>
      </w:del>
      <w:ins w:id="156" w:author="Claire Attridge" w:date="2024-10-28T10:05:00Z" w16du:dateUtc="2024-10-28T17:05:00Z">
        <w:r w:rsidR="00365EF3">
          <w:t>i</w:t>
        </w:r>
      </w:ins>
      <w:r w:rsidR="006159C2" w:rsidRPr="005F1E8D">
        <w:t>nvertebrate</w:t>
      </w:r>
      <w:commentRangeEnd w:id="153"/>
      <w:r w:rsidR="00365EF3">
        <w:rPr>
          <w:rStyle w:val="CommentReference"/>
        </w:rPr>
        <w:commentReference w:id="153"/>
      </w:r>
      <w:r w:rsidR="00796F8D" w:rsidRPr="005F1E8D">
        <w:t xml:space="preserve"> </w:t>
      </w:r>
      <w:r w:rsidR="006159C2" w:rsidRPr="005F1E8D">
        <w:t>assemblages</w:t>
      </w:r>
      <w:r w:rsidR="00B0070F">
        <w:t xml:space="preserve">, </w:t>
      </w:r>
      <w:r w:rsidR="00CB4FFE">
        <w:t xml:space="preserve">which </w:t>
      </w:r>
      <w:r w:rsidR="009C7DB9">
        <w:t>comprise</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18491D2E"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del w:id="157" w:author="Claire Attridge" w:date="2024-10-28T10:07:00Z" w16du:dateUtc="2024-10-28T17:07:00Z">
        <w:r w:rsidR="0067503F" w:rsidRPr="0067503F" w:rsidDel="00365EF3">
          <w:delText xml:space="preserve">between the end of April and </w:delText>
        </w:r>
        <w:r w:rsidR="00E83DAB" w:rsidDel="00365EF3">
          <w:delText>mid-</w:delText>
        </w:r>
        <w:r w:rsidR="0067503F" w:rsidRPr="0067503F" w:rsidDel="00365EF3">
          <w:delText xml:space="preserve">May </w:delText>
        </w:r>
      </w:del>
      <w:ins w:id="158" w:author="Claire Attridge" w:date="2024-10-28T10:07:00Z" w16du:dateUtc="2024-10-28T17:07:00Z">
        <w:r w:rsidR="00365EF3">
          <w:t xml:space="preserve">in the spring (April-May) </w:t>
        </w:r>
      </w:ins>
      <w:r w:rsidR="0067503F" w:rsidRPr="0067503F">
        <w:t xml:space="preserve">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del w:id="159" w:author="Claire Attridge" w:date="2024-10-28T10:07:00Z" w16du:dateUtc="2024-10-28T17:07:00Z">
        <w:r w:rsidR="001D7BE9" w:rsidDel="00365EF3">
          <w:delText xml:space="preserve">Briefly, </w:delText>
        </w:r>
      </w:del>
      <w:ins w:id="160" w:author="Claire Attridge" w:date="2024-10-28T10:07:00Z" w16du:dateUtc="2024-10-28T17:07:00Z">
        <w:r w:rsidR="00365EF3">
          <w:t>A</w:t>
        </w:r>
      </w:ins>
      <w:del w:id="161" w:author="Claire Attridge" w:date="2024-10-28T10:07:00Z" w16du:dateUtc="2024-10-28T17:07:00Z">
        <w:r w:rsidR="001D7BE9" w:rsidDel="00365EF3">
          <w:delText>a</w:delText>
        </w:r>
      </w:del>
      <w:r w:rsidR="00547A38" w:rsidRPr="005F1E8D">
        <w:t xml:space="preserve">t each rocky reef site, </w:t>
      </w:r>
      <w:r w:rsidR="00ED5552" w:rsidRPr="005F1E8D">
        <w:t xml:space="preserve">a pair of </w:t>
      </w:r>
      <w:r w:rsidR="009C7DB9">
        <w:t>RLS</w:t>
      </w:r>
      <w:ins w:id="162" w:author="Claire Attridge" w:date="2024-10-28T10:07:00Z" w16du:dateUtc="2024-10-28T17:07:00Z">
        <w:r w:rsidR="00365EF3">
          <w:t>-</w:t>
        </w:r>
      </w:ins>
      <w:del w:id="163" w:author="Claire Attridge" w:date="2024-10-28T10:07:00Z" w16du:dateUtc="2024-10-28T17:07:00Z">
        <w:r w:rsidR="00ED5552" w:rsidRPr="005F1E8D" w:rsidDel="00365EF3">
          <w:delText xml:space="preserve"> </w:delText>
        </w:r>
      </w:del>
      <w:r w:rsidR="00ED5552" w:rsidRPr="005F1E8D">
        <w:t>trained</w:t>
      </w:r>
      <w:r w:rsidR="00547A38" w:rsidRPr="005F1E8D">
        <w:t xml:space="preserve"> SCUBA divers </w:t>
      </w:r>
      <w:r w:rsidR="00ED5552" w:rsidRPr="005F1E8D">
        <w:lastRenderedPageBreak/>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commentRangeStart w:id="164"/>
      <w:r w:rsidR="00547A38" w:rsidRPr="005F1E8D">
        <w:t xml:space="preserve">within 5 m </w:t>
      </w:r>
      <w:r w:rsidR="00F235E9" w:rsidRPr="005F1E8D">
        <w:t xml:space="preserve">on either side </w:t>
      </w:r>
      <w:r w:rsidR="00547A38" w:rsidRPr="005F1E8D">
        <w:t>of the transect</w:t>
      </w:r>
      <w:r w:rsidR="00F235E9" w:rsidRPr="005F1E8D">
        <w:t xml:space="preserve"> line</w:t>
      </w:r>
      <w:commentRangeEnd w:id="164"/>
      <w:r w:rsidR="00365EF3">
        <w:rPr>
          <w:rStyle w:val="CommentReference"/>
        </w:rPr>
        <w:commentReference w:id="164"/>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29F5C2D4"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ins w:id="165" w:author="Claire Attridge" w:date="2024-10-28T10:08:00Z" w16du:dateUtc="2024-10-28T17:08:00Z">
        <w:r w:rsidR="00365EF3">
          <w:t xml:space="preserve">, </w:t>
        </w:r>
      </w:ins>
      <w:del w:id="166" w:author="Claire Attridge" w:date="2024-10-28T10:08:00Z" w16du:dateUtc="2024-10-28T17:08:00Z">
        <w:r w:rsidRPr="005F1E8D" w:rsidDel="00365EF3">
          <w:delText xml:space="preserve"> </w:delText>
        </w:r>
      </w:del>
      <w:r w:rsidR="00824E57" w:rsidRPr="005F1E8D">
        <w:t xml:space="preserve">0 – 2 m </w:t>
      </w:r>
      <w:del w:id="167" w:author="Claire Attridge" w:date="2024-10-28T10:08:00Z" w16du:dateUtc="2024-10-28T17:08:00Z">
        <w:r w:rsidR="00824E57" w:rsidRPr="005F1E8D" w:rsidDel="00365EF3">
          <w:delText xml:space="preserve">from </w:delText>
        </w:r>
      </w:del>
      <w:ins w:id="168" w:author="Claire Attridge" w:date="2024-10-28T10:08:00Z" w16du:dateUtc="2024-10-28T17:08:00Z">
        <w:r w:rsidR="00365EF3">
          <w:t>above?</w:t>
        </w:r>
        <w:r w:rsidR="00365EF3" w:rsidRPr="005F1E8D">
          <w:t xml:space="preserve"> </w:t>
        </w:r>
      </w:ins>
      <w:r w:rsidR="00824E57" w:rsidRPr="005F1E8D">
        <w:t>the substrate</w:t>
      </w:r>
      <w:ins w:id="169" w:author="Claire Attridge" w:date="2024-10-28T10:08:00Z" w16du:dateUtc="2024-10-28T17:08:00Z">
        <w:r w:rsidR="00365EF3">
          <w:t>,</w:t>
        </w:r>
      </w:ins>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170"/>
      <w:commentRangeStart w:id="171"/>
      <w:r w:rsidR="007268C2" w:rsidRPr="005F1E8D">
        <w:rPr>
          <w:color w:val="000000"/>
        </w:rPr>
        <w:t xml:space="preserve">Lim </w:t>
      </w:r>
      <w:proofErr w:type="spellStart"/>
      <w:r w:rsidR="007268C2" w:rsidRPr="005F1E8D">
        <w:rPr>
          <w:color w:val="000000"/>
        </w:rPr>
        <w:t>unpubl</w:t>
      </w:r>
      <w:commentRangeEnd w:id="170"/>
      <w:proofErr w:type="spellEnd"/>
      <w:r w:rsidR="006214D6">
        <w:rPr>
          <w:color w:val="000000"/>
        </w:rPr>
        <w:t>.</w:t>
      </w:r>
      <w:r w:rsidR="001D7BE9">
        <w:rPr>
          <w:rStyle w:val="CommentReference"/>
        </w:rPr>
        <w:commentReference w:id="170"/>
      </w:r>
      <w:commentRangeEnd w:id="171"/>
      <w:r w:rsidR="0067503F">
        <w:rPr>
          <w:rStyle w:val="CommentReference"/>
        </w:rPr>
        <w:commentReference w:id="171"/>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68BBBE99" w:rsidR="001F79DB" w:rsidRPr="005F1E8D" w:rsidRDefault="00817D31" w:rsidP="0096667C">
      <w:pPr>
        <w:spacing w:line="480" w:lineRule="auto"/>
      </w:pPr>
      <w:r>
        <w:t xml:space="preserve">To investigate within-site variation </w:t>
      </w:r>
      <w:del w:id="172" w:author="Claire Attridge" w:date="2024-10-28T10:09:00Z" w16du:dateUtc="2024-10-28T17:09:00Z">
        <w:r w:rsidDel="00365EF3">
          <w:delText>in</w:delText>
        </w:r>
      </w:del>
      <w:ins w:id="173" w:author="Claire Attridge" w:date="2024-10-28T10:10:00Z" w16du:dateUtc="2024-10-28T17:10:00Z">
        <w:r w:rsidR="00365EF3">
          <w:t>of</w:t>
        </w:r>
      </w:ins>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w:t>
      </w:r>
      <w:del w:id="174" w:author="Claire Attridge" w:date="2024-10-28T10:10:00Z" w16du:dateUtc="2024-10-28T17:10:00Z">
        <w:r w:rsidR="005F422E" w:rsidDel="00365EF3">
          <w:delText xml:space="preserve">neighbouring </w:delText>
        </w:r>
      </w:del>
      <w:ins w:id="175" w:author="Claire Attridge" w:date="2024-10-28T10:10:00Z" w16du:dateUtc="2024-10-28T17:10:00Z">
        <w:r w:rsidR="00365EF3">
          <w:t>adjacent</w:t>
        </w:r>
        <w:r w:rsidR="00365EF3">
          <w:t xml:space="preserve"> </w:t>
        </w:r>
      </w:ins>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w:t>
      </w:r>
      <w:ins w:id="176" w:author="Claire Attridge" w:date="2024-10-28T10:10:00Z" w16du:dateUtc="2024-10-28T17:10:00Z">
        <w:r w:rsidR="00365EF3">
          <w:t>,</w:t>
        </w:r>
      </w:ins>
      <w:r w:rsidR="009E35D0" w:rsidRPr="005F1E8D">
        <w:t xml:space="preserve"> dominated by </w:t>
      </w:r>
      <w:commentRangeStart w:id="177"/>
      <w:commentRangeStart w:id="178"/>
      <w:r w:rsidR="001F79DB" w:rsidRPr="005F1E8D">
        <w:t>giant kelp</w:t>
      </w:r>
      <w:r w:rsidR="0067503F">
        <w:t xml:space="preserve"> </w:t>
      </w:r>
      <w:r w:rsidR="009E35D0" w:rsidRPr="005F1E8D">
        <w:t>or</w:t>
      </w:r>
      <w:r w:rsidR="001F79DB" w:rsidRPr="005F1E8D">
        <w:t xml:space="preserve"> bull kelp</w:t>
      </w:r>
      <w:ins w:id="179" w:author="Claire Attridge" w:date="2024-10-28T10:10:00Z" w16du:dateUtc="2024-10-28T17:10:00Z">
        <w:r w:rsidR="00365EF3">
          <w:t>,</w:t>
        </w:r>
      </w:ins>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177"/>
      <w:r w:rsidR="009C7DB9">
        <w:rPr>
          <w:rStyle w:val="CommentReference"/>
        </w:rPr>
        <w:commentReference w:id="177"/>
      </w:r>
      <w:commentRangeEnd w:id="178"/>
      <w:r w:rsidR="00365EF3">
        <w:rPr>
          <w:rStyle w:val="CommentReference"/>
        </w:rPr>
        <w:commentReference w:id="178"/>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w:t>
      </w:r>
      <w:r w:rsidR="001F79DB" w:rsidRPr="005F1E8D">
        <w:lastRenderedPageBreak/>
        <w:t xml:space="preserve">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ins w:id="180" w:author="Claire Attridge" w:date="2024-10-28T10:11:00Z" w16du:dateUtc="2024-10-28T17:11:00Z">
        <w:r w:rsidR="00365EF3">
          <w:t xml:space="preserve">kelp </w:t>
        </w:r>
      </w:ins>
      <w:r w:rsidR="004F5624" w:rsidRPr="005F1E8D">
        <w:t>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del w:id="181" w:author="Claire Attridge" w:date="2024-10-28T10:11:00Z" w16du:dateUtc="2024-10-28T17:11:00Z">
        <w:r w:rsidR="00895C86" w:rsidRPr="005F1E8D" w:rsidDel="00365EF3">
          <w:delText>chosen</w:delText>
        </w:r>
        <w:r w:rsidR="004F5624" w:rsidRPr="005F1E8D" w:rsidDel="00365EF3">
          <w:delText xml:space="preserve"> </w:delText>
        </w:r>
      </w:del>
      <w:ins w:id="182" w:author="Claire Attridge" w:date="2024-10-28T10:11:00Z" w16du:dateUtc="2024-10-28T17:11:00Z">
        <w:r w:rsidR="00365EF3">
          <w:t>selected</w:t>
        </w:r>
        <w:r w:rsidR="00365EF3" w:rsidRPr="005F1E8D">
          <w:t xml:space="preserve"> </w:t>
        </w:r>
      </w:ins>
      <w:r w:rsidR="004F5624" w:rsidRPr="005F1E8D">
        <w:t>kelp</w:t>
      </w:r>
      <w:r w:rsidR="00895C86" w:rsidRPr="005F1E8D">
        <w:t xml:space="preserve"> individuals</w:t>
      </w:r>
      <w:r w:rsidR="001F79DB" w:rsidRPr="005F1E8D">
        <w:t xml:space="preserve"> per kelp transect; f</w:t>
      </w:r>
      <w:r w:rsidR="004F5624" w:rsidRPr="005F1E8D">
        <w:t>or bull kelp</w:t>
      </w:r>
      <w:ins w:id="183" w:author="Claire Attridge" w:date="2024-10-28T10:12:00Z" w16du:dateUtc="2024-10-28T17:12:00Z">
        <w:r w:rsidR="001E5CB7">
          <w:t>,</w:t>
        </w:r>
      </w:ins>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ins w:id="184" w:author="Claire Attridge" w:date="2024-10-28T10:12:00Z" w16du:dateUtc="2024-10-28T17:12:00Z">
        <w:r w:rsidR="001E5CB7">
          <w:t xml:space="preserve">the tip of the </w:t>
        </w:r>
      </w:ins>
      <w:r w:rsidR="001F79DB" w:rsidRPr="005F1E8D">
        <w:t xml:space="preserve">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185"/>
      <w:commentRangeStart w:id="186"/>
      <w:commentRangeStart w:id="187"/>
      <w:r w:rsidR="0011523B" w:rsidRPr="005F1E8D">
        <w:t xml:space="preserve">biomass </w:t>
      </w:r>
      <w:r w:rsidR="0042306A" w:rsidRPr="005F1E8D">
        <w:t>formula</w:t>
      </w:r>
      <w:ins w:id="188" w:author="Claire Attridge" w:date="2024-10-28T10:15:00Z" w16du:dateUtc="2024-10-28T17:15:00Z">
        <w:r w:rsidR="00122525">
          <w:t xml:space="preserve"> for Barkley Sound</w:t>
        </w:r>
      </w:ins>
      <w:r w:rsidR="0042306A" w:rsidRPr="005F1E8D">
        <w:t xml:space="preserve"> </w:t>
      </w:r>
      <w:r w:rsidR="0011523B" w:rsidRPr="005F1E8D">
        <w:rPr>
          <w:highlight w:val="yellow"/>
        </w:rPr>
        <w:t>(</w:t>
      </w:r>
      <w:r w:rsidR="006214D6">
        <w:rPr>
          <w:highlight w:val="yellow"/>
        </w:rPr>
        <w:t xml:space="preserve">C. M. </w:t>
      </w:r>
      <w:r w:rsidR="00B47743" w:rsidRPr="005F1E8D">
        <w:rPr>
          <w:highlight w:val="yellow"/>
        </w:rPr>
        <w:t xml:space="preserve">Attridge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185"/>
      <w:r w:rsidR="004F21D6">
        <w:rPr>
          <w:rStyle w:val="CommentReference"/>
        </w:rPr>
        <w:commentReference w:id="185"/>
      </w:r>
      <w:commentRangeEnd w:id="186"/>
      <w:r w:rsidR="001E5CB7">
        <w:rPr>
          <w:rStyle w:val="CommentReference"/>
        </w:rPr>
        <w:commentReference w:id="186"/>
      </w:r>
      <w:commentRangeEnd w:id="187"/>
      <w:r w:rsidR="001E5CB7">
        <w:rPr>
          <w:rStyle w:val="CommentReference"/>
        </w:rPr>
        <w:commentReference w:id="187"/>
      </w:r>
      <w:r w:rsidR="004F5624" w:rsidRPr="005F1E8D">
        <w:t>For giant kelp</w:t>
      </w:r>
      <w:r w:rsidR="00895C86" w:rsidRPr="005F1E8D">
        <w:t xml:space="preserve"> biomass</w:t>
      </w:r>
      <w:r w:rsidR="004F5624" w:rsidRPr="005F1E8D">
        <w:t>, we weighe</w:t>
      </w:r>
      <w:r w:rsidR="001F79DB" w:rsidRPr="005F1E8D">
        <w:t xml:space="preserve">d </w:t>
      </w:r>
      <w:ins w:id="189" w:author="Claire Attridge" w:date="2024-10-28T10:16:00Z" w16du:dateUtc="2024-10-28T17:16:00Z">
        <w:r w:rsidR="00122525">
          <w:t>(</w:t>
        </w:r>
      </w:ins>
      <w:commentRangeStart w:id="190"/>
      <w:r w:rsidR="00A13698" w:rsidRPr="003E54A5">
        <w:rPr>
          <w:highlight w:val="yellow"/>
        </w:rPr>
        <w:t xml:space="preserve">to the nearest </w:t>
      </w:r>
      <w:r w:rsidR="00C34E5F">
        <w:rPr>
          <w:highlight w:val="yellow"/>
        </w:rPr>
        <w:t>X</w:t>
      </w:r>
      <w:r w:rsidR="00A13698" w:rsidRPr="003E54A5">
        <w:rPr>
          <w:highlight w:val="yellow"/>
        </w:rPr>
        <w:t xml:space="preserve"> g</w:t>
      </w:r>
      <w:ins w:id="191" w:author="Claire Attridge" w:date="2024-10-28T10:16:00Z" w16du:dateUtc="2024-10-28T17:16:00Z">
        <w:r w:rsidR="00122525">
          <w:t>)</w:t>
        </w:r>
      </w:ins>
      <w:r w:rsidR="00A13698">
        <w:t xml:space="preserve"> </w:t>
      </w:r>
      <w:commentRangeEnd w:id="190"/>
      <w:r w:rsidR="00122525">
        <w:rPr>
          <w:rStyle w:val="CommentReference"/>
        </w:rPr>
        <w:commentReference w:id="190"/>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192"/>
      <w:r w:rsidR="003F63B3" w:rsidRPr="003F63B3">
        <w:t>Garmin GPS</w:t>
      </w:r>
      <w:commentRangeEnd w:id="192"/>
      <w:ins w:id="193" w:author="Bridget Maher" w:date="2024-10-18T13:43:00Z" w16du:dateUtc="2024-10-18T20:43:00Z">
        <w:r w:rsidR="00D14D33">
          <w:rPr>
            <w:rStyle w:val="CommentReference"/>
          </w:rPr>
          <w:commentReference w:id="192"/>
        </w:r>
        <w:r w:rsidR="003F63B3">
          <w:t>,</w:t>
        </w:r>
      </w:ins>
      <w:commentRangeStart w:id="194"/>
      <w:ins w:id="195" w:author="Kiara Kattler" w:date="2024-10-03T08:59:00Z" w16du:dateUtc="2024-10-03T14:59:00Z">
        <w:r w:rsidR="00966E65">
          <w:t xml:space="preserve"> (model number?)</w:t>
        </w:r>
      </w:ins>
      <w:ins w:id="196" w:author="Kiara Kattler" w:date="2024-10-18T13:43:00Z" w16du:dateUtc="2024-10-18T20:43:00Z">
        <w:r w:rsidR="003F63B3">
          <w:t>,</w:t>
        </w:r>
      </w:ins>
      <w:r w:rsidR="003F63B3">
        <w:t xml:space="preserve"> </w:t>
      </w:r>
      <w:commentRangeEnd w:id="194"/>
      <w:r w:rsidR="00122525">
        <w:rPr>
          <w:rStyle w:val="CommentReference"/>
        </w:rPr>
        <w:commentReference w:id="194"/>
      </w:r>
      <w:r w:rsidR="003F63B3">
        <w:t>which we used to calculate total forest biomass (kg).</w:t>
      </w:r>
    </w:p>
    <w:p w14:paraId="50BA9561" w14:textId="01C2EF2A"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del w:id="197" w:author="Claire Attridge" w:date="2024-10-28T10:23:00Z" w16du:dateUtc="2024-10-28T17:23:00Z">
        <w:r w:rsidR="00B71E47" w:rsidRPr="005F1E8D" w:rsidDel="00122525">
          <w:delText xml:space="preserve">from </w:delText>
        </w:r>
      </w:del>
      <w:ins w:id="198" w:author="Claire Attridge" w:date="2024-10-28T10:23:00Z" w16du:dateUtc="2024-10-28T17:23:00Z">
        <w:r w:rsidR="00122525">
          <w:t>above</w:t>
        </w:r>
        <w:r w:rsidR="00122525" w:rsidRPr="005F1E8D">
          <w:t xml:space="preserve"> </w:t>
        </w:r>
      </w:ins>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ins w:id="199" w:author="Claire Attridge" w:date="2024-10-28T10:23:00Z" w16du:dateUtc="2024-10-28T17:23:00Z">
        <w:r w:rsidR="00122525">
          <w:t>,</w:t>
        </w:r>
      </w:ins>
      <w:r w:rsidR="00B164BF" w:rsidRPr="00B164BF">
        <w:t xml:space="preserve"> by matching them with the first </w:t>
      </w:r>
      <w:r w:rsidR="00B164BF" w:rsidRPr="00B164BF">
        <w:lastRenderedPageBreak/>
        <w:t>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200"/>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200"/>
      <w:r w:rsidR="003E3578">
        <w:rPr>
          <w:rStyle w:val="CommentReference"/>
        </w:rPr>
        <w:commentReference w:id="200"/>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commentRangeStart w:id="201"/>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commentRangeEnd w:id="201"/>
      <w:r w:rsidR="00A01D2E">
        <w:rPr>
          <w:rStyle w:val="CommentReference"/>
        </w:rPr>
        <w:commentReference w:id="201"/>
      </w:r>
    </w:p>
    <w:p w14:paraId="392E1C63" w14:textId="6FD9DD53"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8B6A66">
        <w:t xml:space="preserve">We used California sea cucumbers </w:t>
      </w:r>
      <w:r w:rsidR="003101A1" w:rsidRPr="005F1E8D">
        <w:t>(</w:t>
      </w:r>
      <w:proofErr w:type="spellStart"/>
      <w:r w:rsidR="003101A1" w:rsidRPr="005F1E8D">
        <w:rPr>
          <w:i/>
        </w:rPr>
        <w:t>Apostichopus</w:t>
      </w:r>
      <w:proofErr w:type="spellEnd"/>
      <w:r w:rsidR="003101A1" w:rsidRPr="005F1E8D">
        <w:rPr>
          <w:i/>
        </w:rPr>
        <w:t xml:space="preserve"> californicus</w:t>
      </w:r>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392DBC" w:rsidRPr="005F1E8D">
        <w:t xml:space="preserve">took place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w:t>
      </w:r>
      <w:ins w:id="202" w:author="Claire Attridge" w:date="2024-10-28T10:25:00Z" w16du:dateUtc="2024-10-28T17:25:00Z">
        <w:r w:rsidR="003C3010">
          <w:t xml:space="preserve"> </w:t>
        </w:r>
        <w:r w:rsidR="003C3010" w:rsidRPr="005F1E8D">
          <w:t>(9 cages per line)</w:t>
        </w:r>
      </w:ins>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ins w:id="203" w:author="Claire Attridge" w:date="2024-10-28T10:25:00Z" w16du:dateUtc="2024-10-28T17:25:00Z">
        <w:r w:rsidR="003C3010">
          <w:t xml:space="preserve">. </w:t>
        </w:r>
      </w:ins>
      <w:del w:id="204" w:author="Claire Attridge" w:date="2024-10-28T10:25:00Z" w16du:dateUtc="2024-10-28T17:25:00Z">
        <w:r w:rsidR="00AC1B8C" w:rsidRPr="005F1E8D" w:rsidDel="003C3010">
          <w:delText xml:space="preserve"> (9 cages per line)</w:delText>
        </w:r>
        <w:r w:rsidR="00C12458" w:rsidRPr="005F1E8D" w:rsidDel="003C3010">
          <w:delText xml:space="preserve">. </w:delText>
        </w:r>
      </w:del>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ins w:id="205" w:author="Claire Attridge" w:date="2024-10-28T10:26:00Z" w16du:dateUtc="2024-10-28T17:26:00Z">
        <w:r w:rsidR="003C3010">
          <w:t xml:space="preserve"> and </w:t>
        </w:r>
      </w:ins>
      <w:del w:id="206" w:author="Claire Attridge" w:date="2024-10-28T10:26:00Z" w16du:dateUtc="2024-10-28T17:26:00Z">
        <w:r w:rsidR="00DE63E7" w:rsidRPr="005F1E8D" w:rsidDel="003C3010">
          <w:delText xml:space="preserve">, </w:delText>
        </w:r>
      </w:del>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lastRenderedPageBreak/>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1DEE4A13"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 could produce smal</w:t>
      </w:r>
      <w:r w:rsidR="001F1825">
        <w:t>l-</w:t>
      </w:r>
      <w:r>
        <w:t xml:space="preserve">scale nutrient </w:t>
      </w:r>
      <w:commentRangeStart w:id="207"/>
      <w:r>
        <w:t>variation</w:t>
      </w:r>
      <w:commentRangeEnd w:id="207"/>
      <w:r w:rsidR="003C3010">
        <w:rPr>
          <w:rStyle w:val="CommentReference"/>
        </w:rPr>
        <w:commentReference w:id="207"/>
      </w:r>
      <w:r>
        <w:t xml:space="preserve">. </w:t>
      </w:r>
      <w:r w:rsidR="00392DBC" w:rsidRPr="005F1E8D">
        <w:rPr>
          <w:color w:val="000000"/>
        </w:rPr>
        <w:t xml:space="preserve">The </w:t>
      </w:r>
      <w:r w:rsidR="00392DBC" w:rsidRPr="005F1E8D">
        <w:t xml:space="preserve">second experiment took place in Bamfield </w:t>
      </w:r>
      <w:r w:rsidR="0003350D" w:rsidRPr="005F1E8D">
        <w:t>I</w:t>
      </w:r>
      <w:r w:rsidR="00392DBC" w:rsidRPr="005F1E8D">
        <w:t>nlet (48°49'53"N 125°08'11"W)</w:t>
      </w:r>
      <w:r w:rsidR="000C156B">
        <w:t>, a narrow, sheltered inlet (</w:t>
      </w:r>
      <w:r w:rsidR="00D34121">
        <w:rPr>
          <w:highlight w:val="green"/>
        </w:rPr>
        <w:t>Fig. 1d</w:t>
      </w:r>
      <w:r w:rsidR="000C156B">
        <w:t>),</w:t>
      </w:r>
      <w:r w:rsidR="00392DBC" w:rsidRPr="005F1E8D">
        <w:t xml:space="preserve"> </w:t>
      </w:r>
      <w:r w:rsidR="00BD384B" w:rsidRPr="005F1E8D">
        <w:t xml:space="preserve">from </w:t>
      </w:r>
      <w:commentRangeStart w:id="208"/>
      <w:r w:rsidR="00BD384B" w:rsidRPr="005F1E8D">
        <w:rPr>
          <w:color w:val="000000"/>
        </w:rPr>
        <w:t>June 10 – 19, 2023</w:t>
      </w:r>
      <w:commentRangeEnd w:id="208"/>
      <w:r w:rsidR="000150BA">
        <w:rPr>
          <w:rStyle w:val="CommentReference"/>
        </w:rPr>
        <w:commentReference w:id="208"/>
      </w:r>
      <w:r w:rsidR="00BD384B" w:rsidRPr="005F1E8D">
        <w:rPr>
          <w:color w:val="000000"/>
        </w:rPr>
        <w:t xml:space="preserve">, and </w:t>
      </w:r>
      <w:r w:rsidR="00CF5454" w:rsidRPr="005F1E8D">
        <w:rPr>
          <w:color w:val="000000"/>
        </w:rPr>
        <w:t xml:space="preserve">we </w:t>
      </w:r>
      <w:r w:rsidR="00BD384B" w:rsidRPr="005F1E8D">
        <w:rPr>
          <w:color w:val="000000"/>
        </w:rPr>
        <w:t xml:space="preserve">replicated it </w:t>
      </w:r>
      <w:r w:rsidR="004F21D6">
        <w:rPr>
          <w:color w:val="000000"/>
        </w:rPr>
        <w:t xml:space="preserve">again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del w:id="209" w:author="Claire Attridge" w:date="2024-10-28T10:27:00Z" w16du:dateUtc="2024-10-28T17:27:00Z">
        <w:r w:rsidR="00BD384B" w:rsidRPr="005F1E8D" w:rsidDel="003C3010">
          <w:rPr>
            <w:color w:val="000000"/>
          </w:rPr>
          <w:delText xml:space="preserve">For </w:delText>
        </w:r>
        <w:r w:rsidR="00CF5454" w:rsidRPr="005F1E8D" w:rsidDel="003C3010">
          <w:rPr>
            <w:color w:val="000000"/>
          </w:rPr>
          <w:delText>these</w:delText>
        </w:r>
        <w:r w:rsidR="00BD384B" w:rsidRPr="005F1E8D" w:rsidDel="003C3010">
          <w:rPr>
            <w:color w:val="000000"/>
          </w:rPr>
          <w:delText xml:space="preserve"> experiment</w:delText>
        </w:r>
        <w:r w:rsidR="00CF5454" w:rsidRPr="005F1E8D" w:rsidDel="003C3010">
          <w:rPr>
            <w:color w:val="000000"/>
          </w:rPr>
          <w:delText>s</w:delText>
        </w:r>
        <w:r w:rsidR="00BD384B" w:rsidRPr="005F1E8D" w:rsidDel="003C3010">
          <w:rPr>
            <w:color w:val="000000"/>
          </w:rPr>
          <w:delText xml:space="preserve">, we used </w:delText>
        </w:r>
        <w:r w:rsidR="00392DBC" w:rsidRPr="005F1E8D" w:rsidDel="003C3010">
          <w:delText>red rock crabs</w:delText>
        </w:r>
        <w:r w:rsidR="007D6070" w:rsidRPr="005F1E8D" w:rsidDel="003C3010">
          <w:delText>.</w:delText>
        </w:r>
        <w:r w:rsidR="007D6070" w:rsidRPr="005F1E8D" w:rsidDel="003C3010">
          <w:rPr>
            <w:color w:val="000000"/>
          </w:rPr>
          <w:delText xml:space="preserve"> </w:delText>
        </w:r>
      </w:del>
      <w:r w:rsidR="007D6070" w:rsidRPr="005F1E8D">
        <w:rPr>
          <w:color w:val="000000"/>
        </w:rPr>
        <w:t xml:space="preserve">We collected </w:t>
      </w:r>
      <w:ins w:id="210" w:author="Claire Attridge" w:date="2024-10-28T10:27:00Z" w16du:dateUtc="2024-10-28T17:27:00Z">
        <w:r w:rsidR="003C3010">
          <w:rPr>
            <w:color w:val="000000"/>
          </w:rPr>
          <w:t xml:space="preserve">red rock </w:t>
        </w:r>
      </w:ins>
      <w:r w:rsidR="007D6070" w:rsidRPr="005F1E8D">
        <w:rPr>
          <w:color w:val="000000"/>
        </w:rPr>
        <w:t xml:space="preserve">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211"/>
      <w:commentRangeStart w:id="212"/>
      <w:r w:rsidR="007D6070" w:rsidRPr="005F1E8D">
        <w:rPr>
          <w:color w:val="000000"/>
        </w:rPr>
        <w:t>re-randomized the order of the cages along the line</w:t>
      </w:r>
      <w:commentRangeEnd w:id="211"/>
      <w:r w:rsidR="00F6133E">
        <w:rPr>
          <w:rStyle w:val="CommentReference"/>
        </w:rPr>
        <w:commentReference w:id="211"/>
      </w:r>
      <w:commentRangeEnd w:id="212"/>
      <w:r w:rsidR="0082290C">
        <w:rPr>
          <w:rStyle w:val="CommentReference"/>
        </w:rPr>
        <w:commentReference w:id="212"/>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lastRenderedPageBreak/>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commentRangeStart w:id="213"/>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commentRangeEnd w:id="213"/>
      <w:r w:rsidR="00A41B00">
        <w:rPr>
          <w:rStyle w:val="CommentReference"/>
        </w:rPr>
        <w:commentReference w:id="213"/>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5DD826E" w:rsidR="001B79C7" w:rsidRDefault="00943023" w:rsidP="00EB3BC7">
      <w:pPr>
        <w:spacing w:line="480" w:lineRule="auto"/>
      </w:pPr>
      <w:r w:rsidRPr="005F1E8D">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EE7580">
        <w:t xml:space="preserve">, so </w:t>
      </w:r>
      <w:r w:rsidR="00131A7C" w:rsidRPr="005F1E8D">
        <w:t xml:space="preserve">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 xml:space="preserve">We used shell-free wet weight for species with large shells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w:t>
      </w:r>
      <w:r w:rsidRPr="009C308B">
        <w:lastRenderedPageBreak/>
        <w:t xml:space="preserve">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018848C0" w:rsidR="00E221AC" w:rsidRDefault="00670555" w:rsidP="00670555">
      <w:pPr>
        <w:spacing w:line="480" w:lineRule="auto"/>
      </w:pPr>
      <w:r w:rsidRPr="005F1E8D">
        <w:t xml:space="preserve">To </w:t>
      </w:r>
      <w:r w:rsidR="00121C0A">
        <w:t>explore</w:t>
      </w:r>
      <w:r w:rsidRPr="005F1E8D">
        <w:t xml:space="preserve">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BAAD878"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w:t>
      </w:r>
      <w:r w:rsidR="00E32297" w:rsidRPr="005F1E8D">
        <w:rPr>
          <w:color w:val="000000"/>
        </w:rPr>
        <w:lastRenderedPageBreak/>
        <w:t xml:space="preserve">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0FB590AA"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gamma distribution (link = ‘log’).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214"/>
      <w:commentRangeStart w:id="215"/>
      <w:proofErr w:type="spellStart"/>
      <w:r w:rsidR="0097669C">
        <w:t>unpubl</w:t>
      </w:r>
      <w:commentRangeEnd w:id="214"/>
      <w:proofErr w:type="spellEnd"/>
      <w:r w:rsidR="00364A75">
        <w:rPr>
          <w:rStyle w:val="CommentReference"/>
        </w:rPr>
        <w:commentReference w:id="214"/>
      </w:r>
      <w:commentRangeEnd w:id="215"/>
      <w:r w:rsidR="009C308B">
        <w:rPr>
          <w:rStyle w:val="CommentReference"/>
        </w:rPr>
        <w:commentReference w:id="215"/>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commentRangeStart w:id="216"/>
      <w:r w:rsidRPr="005F1E8D">
        <w:rPr>
          <w:b/>
        </w:rPr>
        <w:t>Results</w:t>
      </w:r>
      <w:commentRangeEnd w:id="216"/>
      <w:r w:rsidR="008D0B85">
        <w:rPr>
          <w:rStyle w:val="CommentReference"/>
        </w:rPr>
        <w:commentReference w:id="216"/>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xml:space="preserve">), tide </w:t>
      </w:r>
      <w:r w:rsidR="001175F9" w:rsidRPr="005F1E8D">
        <w:lastRenderedPageBreak/>
        <w:t>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D01F9C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AC2C50C"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 xml:space="preserve">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w:t>
      </w:r>
      <w:r w:rsidRPr="005F1E8D">
        <w:lastRenderedPageBreak/>
        <w:t>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commentRangeStart w:id="217"/>
      <w:r w:rsidRPr="00094986">
        <w:rPr>
          <w:b/>
          <w:bCs/>
        </w:rPr>
        <w:t>Discussion</w:t>
      </w:r>
      <w:commentRangeEnd w:id="217"/>
      <w:r w:rsidR="0042004A">
        <w:rPr>
          <w:rStyle w:val="CommentReference"/>
        </w:rPr>
        <w:commentReference w:id="217"/>
      </w:r>
    </w:p>
    <w:p w14:paraId="7BD5CB5E" w14:textId="53CF051C" w:rsidR="00057B69" w:rsidRDefault="004934ED" w:rsidP="00623DD8">
      <w:pPr>
        <w:spacing w:line="480" w:lineRule="auto"/>
      </w:pPr>
      <w:r>
        <w:t>We found evidence of variability of animal-regenerated nutrients</w:t>
      </w:r>
      <w:r w:rsidR="00A5377F">
        <w:t xml:space="preserve"> </w:t>
      </w:r>
      <w:del w:id="218" w:author="Claire Attridge" w:date="2024-10-28T11:36:00Z" w16du:dateUtc="2024-10-28T18:36:00Z">
        <w:r w:rsidR="00A5377F" w:rsidDel="008D0B85">
          <w:delText>from the largest to the smallest</w:delText>
        </w:r>
      </w:del>
      <w:ins w:id="219" w:author="Claire Attridge" w:date="2024-10-28T11:36:00Z" w16du:dateUtc="2024-10-28T18:36:00Z">
        <w:r w:rsidR="008D0B85">
          <w:t>across all spatial</w:t>
        </w:r>
      </w:ins>
      <w:r w:rsidR="00A5377F">
        <w:t xml:space="preserve"> scale</w:t>
      </w:r>
      <w:ins w:id="220" w:author="Claire Attridge" w:date="2024-10-28T11:36:00Z" w16du:dateUtc="2024-10-28T18:36:00Z">
        <w:r w:rsidR="008D0B85">
          <w:t>s</w:t>
        </w:r>
      </w:ins>
      <w:r w:rsidR="00A5377F">
        <w:t xml:space="preserve"> examined</w:t>
      </w:r>
      <w:r w:rsidR="004F21D6">
        <w:t xml:space="preserve">, </w:t>
      </w:r>
      <w:del w:id="221" w:author="Claire Attridge" w:date="2024-10-28T11:36:00Z" w16du:dateUtc="2024-10-28T18:36:00Z">
        <w:r w:rsidR="004F21D6" w:rsidDel="008D0B85">
          <w:delText xml:space="preserve">albeit </w:delText>
        </w:r>
      </w:del>
      <w:ins w:id="222" w:author="Claire Attridge" w:date="2024-10-28T11:36:00Z" w16du:dateUtc="2024-10-28T18:36:00Z">
        <w:r w:rsidR="008D0B85">
          <w:t>although</w:t>
        </w:r>
        <w:r w:rsidR="008D0B85">
          <w:t xml:space="preserve"> </w:t>
        </w:r>
      </w:ins>
      <w:r w:rsidR="004F21D6">
        <w:t>the</w:t>
      </w:r>
      <w:ins w:id="223" w:author="Claire Attridge" w:date="2024-10-28T11:36:00Z" w16du:dateUtc="2024-10-28T18:36:00Z">
        <w:r w:rsidR="008D0B85">
          <w:t xml:space="preserve"> strength of the</w:t>
        </w:r>
      </w:ins>
      <w:r w:rsidR="004F21D6">
        <w:t xml:space="preserve"> signal</w:t>
      </w:r>
      <w:ins w:id="224" w:author="Claire Attridge" w:date="2024-10-28T11:36:00Z" w16du:dateUtc="2024-10-28T18:36:00Z">
        <w:r w:rsidR="008D0B85">
          <w:t>s</w:t>
        </w:r>
      </w:ins>
      <w:r w:rsidR="004F21D6">
        <w:t xml:space="preserve"> </w:t>
      </w:r>
      <w:del w:id="225" w:author="Claire Attridge" w:date="2024-10-28T11:36:00Z" w16du:dateUtc="2024-10-28T18:36:00Z">
        <w:r w:rsidR="004F21D6" w:rsidDel="008D0B85">
          <w:delText xml:space="preserve">strength </w:delText>
        </w:r>
      </w:del>
      <w:ins w:id="226" w:author="Claire Attridge" w:date="2024-10-28T11:36:00Z" w16du:dateUtc="2024-10-28T18:36:00Z">
        <w:r w:rsidR="008D0B85">
          <w:t xml:space="preserve"> </w:t>
        </w:r>
      </w:ins>
      <w:r w:rsidR="004F21D6">
        <w:t>varied</w:t>
      </w:r>
      <w:del w:id="227" w:author="Claire Attridge" w:date="2024-10-28T11:36:00Z" w16du:dateUtc="2024-10-28T18:36:00Z">
        <w:r w:rsidR="004F21D6" w:rsidDel="008D0B85">
          <w:delText xml:space="preserve"> across scales</w:delText>
        </w:r>
      </w:del>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w:t>
      </w:r>
      <w:ins w:id="228" w:author="Claire Attridge" w:date="2024-10-28T11:37:00Z" w16du:dateUtc="2024-10-28T18:37:00Z">
        <w:r w:rsidR="008D0B85">
          <w:t xml:space="preserve">, where a flooding tide appeared </w:t>
        </w:r>
      </w:ins>
      <w:del w:id="229" w:author="Claire Attridge" w:date="2024-10-28T11:37:00Z" w16du:dateUtc="2024-10-28T18:37:00Z">
        <w:r w:rsidDel="008D0B85">
          <w:delText xml:space="preserve">; </w:delText>
        </w:r>
        <w:r w:rsidR="009A1C7A" w:rsidDel="008D0B85">
          <w:delText>among sites a flooding</w:delText>
        </w:r>
        <w:r w:rsidDel="008D0B85">
          <w:delText xml:space="preserve"> </w:delText>
        </w:r>
        <w:r w:rsidR="009A1C7A" w:rsidDel="008D0B85">
          <w:delText xml:space="preserve">tide </w:delText>
        </w:r>
        <w:r w:rsidDel="008D0B85">
          <w:delText xml:space="preserve">seemed to </w:delText>
        </w:r>
      </w:del>
      <w:ins w:id="230" w:author="Claire Attridge" w:date="2024-10-28T11:37:00Z" w16du:dateUtc="2024-10-28T18:37:00Z">
        <w:r w:rsidR="008D0B85">
          <w:t xml:space="preserve">to </w:t>
        </w:r>
      </w:ins>
      <w:r>
        <w:t>“wash away” the impact of animals on NH₄⁺ concentrations</w:t>
      </w:r>
      <w:ins w:id="231" w:author="Claire Attridge" w:date="2024-10-28T11:38:00Z" w16du:dateUtc="2024-10-28T18:38:00Z">
        <w:r w:rsidR="008D0B85">
          <w:t xml:space="preserve"> among sites. </w:t>
        </w:r>
      </w:ins>
      <w:del w:id="232" w:author="Claire Attridge" w:date="2024-10-28T11:38:00Z" w16du:dateUtc="2024-10-28T18:38:00Z">
        <w:r w:rsidR="009A1C7A" w:rsidDel="008D0B85">
          <w:delText xml:space="preserve">, but </w:delText>
        </w:r>
      </w:del>
      <w:ins w:id="233" w:author="Claire Attridge" w:date="2024-10-28T11:38:00Z" w16du:dateUtc="2024-10-28T18:38:00Z">
        <w:r w:rsidR="008D0B85">
          <w:t>In contrast,</w:t>
        </w:r>
        <w:r w:rsidR="008D0B85">
          <w:t xml:space="preserve"> </w:t>
        </w:r>
      </w:ins>
      <w:r w:rsidR="009A1C7A">
        <w:t>within sites</w:t>
      </w:r>
      <w:ins w:id="234" w:author="Claire Attridge" w:date="2024-10-28T11:38:00Z" w16du:dateUtc="2024-10-28T18:38:00Z">
        <w:r w:rsidR="008D0B85">
          <w:t>,</w:t>
        </w:r>
      </w:ins>
      <w:r w:rsidR="009A1C7A">
        <w:t xml:space="preserve">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E213E64"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lastRenderedPageBreak/>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ins w:id="235" w:author="Claire Attridge" w:date="2024-10-28T11:50:00Z" w16du:dateUtc="2024-10-28T18:50:00Z">
        <w:r w:rsidR="0042004A">
          <w:t xml:space="preserve"> significant</w:t>
        </w:r>
      </w:ins>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del w:id="236" w:author="Claire Attridge" w:date="2024-10-28T11:50:00Z" w16du:dateUtc="2024-10-28T18:50:00Z">
        <w:r w:rsidR="001C535E" w:rsidDel="0042004A">
          <w:delText xml:space="preserve">that emerged from our analyses </w:delText>
        </w:r>
      </w:del>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del w:id="237" w:author="Claire Attridge" w:date="2024-10-28T11:51:00Z" w16du:dateUtc="2024-10-28T18:51:00Z">
        <w:r w:rsidR="001C535E" w:rsidDel="0042004A">
          <w:delText>might be</w:delText>
        </w:r>
      </w:del>
      <w:ins w:id="238" w:author="Claire Attridge" w:date="2024-10-28T11:51:00Z" w16du:dateUtc="2024-10-28T18:51:00Z">
        <w:r w:rsidR="0042004A">
          <w:t>may be</w:t>
        </w:r>
      </w:ins>
      <w:r w:rsidR="001C535E">
        <w:t xml:space="preserve"> more important in shallower waters and </w:t>
      </w:r>
      <w:del w:id="239" w:author="Claire Attridge" w:date="2024-10-28T11:51:00Z" w16du:dateUtc="2024-10-28T18:51:00Z">
        <w:r w:rsidR="001C535E" w:rsidDel="0042004A">
          <w:delText xml:space="preserve">in </w:delText>
        </w:r>
      </w:del>
      <w:r w:rsidR="001C535E">
        <w:t xml:space="preserve">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w:t>
      </w:r>
      <w:ins w:id="240" w:author="Claire Attridge" w:date="2024-10-28T11:51:00Z" w16du:dateUtc="2024-10-28T18:51:00Z">
        <w:r w:rsidR="0042004A">
          <w:t>s</w:t>
        </w:r>
      </w:ins>
      <w:r w:rsidR="00525526">
        <w:t xml:space="preserve"> to meso-scale</w:t>
      </w:r>
      <w:r w:rsidR="00A9700D">
        <w:t xml:space="preserve"> variation in NH₄⁺ </w:t>
      </w:r>
      <w:r w:rsidR="00B50E76">
        <w:t>in a</w:t>
      </w:r>
      <w:ins w:id="241" w:author="Claire Attridge" w:date="2024-10-28T11:51:00Z" w16du:dateUtc="2024-10-28T18:51:00Z">
        <w:r w:rsidR="0042004A">
          <w:t xml:space="preserve"> </w:t>
        </w:r>
      </w:ins>
      <w:del w:id="242" w:author="Claire Attridge" w:date="2024-10-28T11:51:00Z" w16du:dateUtc="2024-10-28T18:51:00Z">
        <w:r w:rsidR="00B50E76" w:rsidDel="0042004A">
          <w:delText xml:space="preserve">n unexpected, </w:delText>
        </w:r>
      </w:del>
      <w:r w:rsidR="00B50E76">
        <w:t xml:space="preserve">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37D57E51"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ins w:id="243" w:author="Claire Attridge" w:date="2024-10-28T11:52:00Z" w16du:dateUtc="2024-10-28T18:52:00Z">
        <w:r w:rsidR="0042004A">
          <w:rPr>
            <w:rFonts w:eastAsiaTheme="minorHAnsi"/>
            <w:color w:val="000000"/>
            <w:lang w:val="en-US"/>
          </w:rPr>
          <w:t>,</w:t>
        </w:r>
      </w:ins>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A83EAE">
        <w:t xml:space="preserve">Higher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244"/>
      <w:commentRangeStart w:id="245"/>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244"/>
      <w:r w:rsidR="00DA6701">
        <w:rPr>
          <w:rStyle w:val="CommentReference"/>
        </w:rPr>
        <w:commentReference w:id="244"/>
      </w:r>
      <w:commentRangeEnd w:id="245"/>
      <w:r w:rsidR="009C308B">
        <w:rPr>
          <w:rStyle w:val="CommentReference"/>
        </w:rPr>
        <w:commentReference w:id="245"/>
      </w:r>
      <w:r w:rsidR="00A83EAE">
        <w:t>B</w:t>
      </w:r>
      <w:r w:rsidR="009509EA">
        <w:t xml:space="preserve">y sampling across a gradient of kelp densities we further demonstrate a positive relationship between kelp biomass and NH₄⁺ </w:t>
      </w:r>
      <w:r w:rsidR="009509EA">
        <w:lastRenderedPageBreak/>
        <w:t xml:space="preserve">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enhances NH₄⁺ variability within kelp forests instead of masking it. </w:t>
      </w:r>
    </w:p>
    <w:p w14:paraId="65174C8A" w14:textId="572CE711" w:rsidR="00900C38" w:rsidRDefault="00900C38" w:rsidP="00963154">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246"/>
      <w:commentRangeStart w:id="247"/>
      <w:r w:rsidR="00EC06BA">
        <w:t xml:space="preserve">The surprising </w:t>
      </w:r>
      <w:r>
        <w:t xml:space="preserve">negative </w:t>
      </w:r>
      <w:r w:rsidRPr="005F1E8D">
        <w:t>∆</w:t>
      </w:r>
      <w:r>
        <w:t>NH₄⁺ at our no</w:t>
      </w:r>
      <w:r w:rsidR="00EC06BA">
        <w:t>-</w:t>
      </w:r>
      <w:r>
        <w:t xml:space="preserve">kelp control sites may </w:t>
      </w:r>
      <w:r w:rsidR="00DA6701">
        <w:t>result from</w:t>
      </w:r>
      <w:r>
        <w:t xml:space="preserve"> </w:t>
      </w:r>
      <w:r w:rsidR="00EC06BA">
        <w:t xml:space="preserve">“outside” samples at control sites being </w:t>
      </w:r>
      <w:r w:rsidR="00FE7DA5">
        <w:t xml:space="preserve">slightly </w:t>
      </w:r>
      <w:r w:rsidR="00EC06BA">
        <w:t xml:space="preserve">deeper than the “inside” samples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246"/>
      <w:r w:rsidR="004F21D6">
        <w:rPr>
          <w:rStyle w:val="CommentReference"/>
        </w:rPr>
        <w:commentReference w:id="246"/>
      </w:r>
      <w:commentRangeEnd w:id="247"/>
      <w:r w:rsidR="009C308B">
        <w:rPr>
          <w:rStyle w:val="CommentReference"/>
        </w:rPr>
        <w:commentReference w:id="247"/>
      </w:r>
      <w:r>
        <w:t xml:space="preserve"> trend that our </w:t>
      </w:r>
      <w:r w:rsidR="00CC12B0">
        <w:t xml:space="preserve">no-kelp sites seem to confirm, strengthens </w:t>
      </w:r>
      <w:commentRangeStart w:id="248"/>
      <w:r w:rsidR="00CC12B0">
        <w:t xml:space="preserve">our finding of higher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CC12B0">
        <w:t>concentrations within kelp forests than at their slightly deeper edges.</w:t>
      </w:r>
      <w:commentRangeEnd w:id="248"/>
      <w:r w:rsidR="004F21D6">
        <w:rPr>
          <w:rStyle w:val="CommentReference"/>
        </w:rPr>
        <w:commentReference w:id="248"/>
      </w:r>
    </w:p>
    <w:p w14:paraId="5ADD87CD" w14:textId="7F6DB38D"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ins w:id="249" w:author="Claire Attridge" w:date="2024-10-28T11:56:00Z" w16du:dateUtc="2024-10-28T18:56:00Z">
        <w:r w:rsidR="00411CC2">
          <w:t xml:space="preserve">, </w:t>
        </w:r>
      </w:ins>
      <w:del w:id="250" w:author="Claire Attridge" w:date="2024-10-28T11:56:00Z" w16du:dateUtc="2024-10-28T18:56:00Z">
        <w:r w:rsidR="006005D7" w:rsidDel="00411CC2">
          <w:delText xml:space="preserve"> but </w:delText>
        </w:r>
      </w:del>
      <w:ins w:id="251" w:author="Claire Attridge" w:date="2024-10-28T11:56:00Z" w16du:dateUtc="2024-10-28T18:56:00Z">
        <w:r w:rsidR="00411CC2">
          <w:t>whereas</w:t>
        </w:r>
        <w:r w:rsidR="00411CC2">
          <w:t xml:space="preserve"> </w:t>
        </w:r>
      </w:ins>
      <w:r w:rsidR="006005D7">
        <w:t xml:space="preserve">at high animal biomass, </w:t>
      </w:r>
      <w:del w:id="252" w:author="Claire Attridge" w:date="2024-10-28T11:56:00Z" w16du:dateUtc="2024-10-28T18:56:00Z">
        <w:r w:rsidR="006005D7" w:rsidDel="00411CC2">
          <w:delText xml:space="preserve">increasing </w:delText>
        </w:r>
      </w:del>
      <w:ins w:id="253" w:author="Claire Attridge" w:date="2024-10-28T11:56:00Z" w16du:dateUtc="2024-10-28T18:56:00Z">
        <w:r w:rsidR="00411CC2">
          <w:t>greater</w:t>
        </w:r>
        <w:r w:rsidR="00411CC2">
          <w:t xml:space="preserve"> </w:t>
        </w:r>
      </w:ins>
      <w:r w:rsidR="006005D7">
        <w:t>kelp or flow ha</w:t>
      </w:r>
      <w:r w:rsidR="00BE2765">
        <w:t>d</w:t>
      </w:r>
      <w:r w:rsidR="006005D7">
        <w:t xml:space="preserve"> no effect. There may </w:t>
      </w:r>
      <w:r w:rsidR="00742266">
        <w:t xml:space="preserve">therefore </w:t>
      </w:r>
      <w:r w:rsidR="006005D7">
        <w:t xml:space="preserve">be a threshold for </w:t>
      </w:r>
      <w:r w:rsidR="006005D7">
        <w:lastRenderedPageBreak/>
        <w:t xml:space="preserve">how much animals can saturate and therefore increase </w:t>
      </w:r>
      <w:r w:rsidR="00742266" w:rsidRPr="005F1E8D">
        <w:t>∆</w:t>
      </w:r>
      <w:r w:rsidR="006005D7">
        <w:t>NH₄⁺</w:t>
      </w:r>
      <w:ins w:id="254" w:author="Claire Attridge" w:date="2024-10-28T11:57:00Z" w16du:dateUtc="2024-10-28T18:57:00Z">
        <w:r w:rsidR="00411CC2">
          <w:t xml:space="preserve"> in kelp forest ecosystems</w:t>
        </w:r>
      </w:ins>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DC54C97"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4B96C9A5" w:rsidR="000D122E" w:rsidRDefault="005D293A" w:rsidP="00741F8A">
      <w:pPr>
        <w:spacing w:line="480" w:lineRule="auto"/>
      </w:pPr>
      <w:r>
        <w:lastRenderedPageBreak/>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This was not the case</w:t>
      </w:r>
      <w:ins w:id="255" w:author="Claire Attridge" w:date="2024-10-28T11:59:00Z" w16du:dateUtc="2024-10-28T18:59:00Z">
        <w:r w:rsidR="00411CC2">
          <w:t xml:space="preserve"> in our study, where</w:t>
        </w:r>
      </w:ins>
      <w:del w:id="256" w:author="Claire Attridge" w:date="2024-10-28T11:59:00Z" w16du:dateUtc="2024-10-28T18:59:00Z">
        <w:r w:rsidDel="00411CC2">
          <w:delText>.</w:delText>
        </w:r>
      </w:del>
      <w:r>
        <w:t xml:space="preserv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w:t>
      </w:r>
      <w:ins w:id="257" w:author="Claire Attridge" w:date="2024-10-28T11:59:00Z" w16du:dateUtc="2024-10-28T18:59:00Z">
        <w:r w:rsidR="00411CC2">
          <w:t xml:space="preserve"> can</w:t>
        </w:r>
      </w:ins>
      <w:r w:rsidR="00741F8A" w:rsidRPr="00426A33">
        <w:t xml:space="preserve">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w:t>
      </w:r>
      <w:del w:id="258" w:author="Claire Attridge" w:date="2024-10-28T12:00:00Z" w16du:dateUtc="2024-10-28T19:00:00Z">
        <w:r w:rsidDel="00411CC2">
          <w:delText>positive effect of</w:delText>
        </w:r>
      </w:del>
      <w:ins w:id="259" w:author="Claire Attridge" w:date="2024-10-28T12:00:00Z" w16du:dateUtc="2024-10-28T19:00:00Z">
        <w:r w:rsidR="00411CC2">
          <w:t>ability of</w:t>
        </w:r>
      </w:ins>
      <w:r>
        <w:t xml:space="preserve"> kelp </w:t>
      </w:r>
      <w:r w:rsidR="0085021C">
        <w:t xml:space="preserve">forests </w:t>
      </w:r>
      <w:ins w:id="260" w:author="Claire Attridge" w:date="2024-10-28T12:00:00Z" w16du:dateUtc="2024-10-28T19:00:00Z">
        <w:r w:rsidR="00411CC2">
          <w:t>to foster</w:t>
        </w:r>
      </w:ins>
      <w:del w:id="261" w:author="Claire Attridge" w:date="2024-10-28T12:00:00Z" w16du:dateUtc="2024-10-28T19:00:00Z">
        <w:r w:rsidDel="00411CC2">
          <w:delText>on</w:delText>
        </w:r>
      </w:del>
      <w:r>
        <w:t xml:space="preserve">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08A9A57B" w:rsidR="00906B6A" w:rsidRDefault="00741F8A" w:rsidP="00282591">
      <w:pPr>
        <w:spacing w:line="480" w:lineRule="auto"/>
      </w:pPr>
      <w:r>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ins w:id="262" w:author="Claire Attridge" w:date="2024-10-28T12:01:00Z" w16du:dateUtc="2024-10-28T19:01:00Z">
        <w:r w:rsidR="006260D7">
          <w:t>wa</w:t>
        </w:r>
      </w:ins>
      <w:del w:id="263" w:author="Claire Attridge" w:date="2024-10-28T12:01:00Z" w16du:dateUtc="2024-10-28T19:01:00Z">
        <w:r w:rsidR="00E07FB1" w:rsidDel="006260D7">
          <w:delText>i</w:delText>
        </w:r>
      </w:del>
      <w:r w:rsidR="00E07FB1">
        <w:t>s</w:t>
      </w:r>
      <w:r>
        <w:t xml:space="preserve"> detectable at a </w:t>
      </w:r>
      <w:del w:id="264" w:author="Claire Attridge" w:date="2024-10-28T12:01:00Z" w16du:dateUtc="2024-10-28T19:01:00Z">
        <w:r w:rsidDel="006260D7">
          <w:delText xml:space="preserve">broad </w:delText>
        </w:r>
      </w:del>
      <w:r>
        <w:t xml:space="preserve">range of </w:t>
      </w:r>
      <w:ins w:id="265" w:author="Claire Attridge" w:date="2024-10-28T12:01:00Z" w16du:dateUtc="2024-10-28T19:01:00Z">
        <w:r w:rsidR="006260D7">
          <w:t xml:space="preserve">spatial </w:t>
        </w:r>
      </w:ins>
      <w:r>
        <w:t xml:space="preserve">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commentRangeStart w:id="266"/>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commentRangeEnd w:id="266"/>
      <w:r w:rsidR="00BC38CD">
        <w:rPr>
          <w:rStyle w:val="CommentReference"/>
        </w:rPr>
        <w:commentReference w:id="266"/>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w:t>
      </w:r>
      <w:r w:rsidR="00906B6A">
        <w:lastRenderedPageBreak/>
        <w:t xml:space="preserve">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197380B2" w:rsidR="003E52B2" w:rsidRDefault="00906B6A" w:rsidP="003E52B2">
      <w:pPr>
        <w:spacing w:line="480" w:lineRule="auto"/>
        <w:ind w:firstLine="720"/>
      </w:pPr>
      <w:r>
        <w:t xml:space="preserve">The second </w:t>
      </w:r>
      <w:r w:rsidR="00C21487">
        <w:t xml:space="preserve">implication </w:t>
      </w:r>
      <w:r w:rsidR="000F50D8">
        <w:t xml:space="preserve">relates to our general understanding of the importance of CND, especially in temperate areas. Our results </w:t>
      </w:r>
      <w:r w:rsidR="007C5C1D">
        <w:t xml:space="preserve">disrupt the dominant paradigm that bottom-up effects are primarily driven by external sources of nutrients acting </w:t>
      </w:r>
      <w:del w:id="267" w:author="Claire Attridge" w:date="2024-10-28T12:06:00Z" w16du:dateUtc="2024-10-28T19:06:00Z">
        <w:r w:rsidR="007C5C1D" w:rsidDel="0080773F">
          <w:delText xml:space="preserve">primarily </w:delText>
        </w:r>
      </w:del>
      <w:r w:rsidR="007C5C1D">
        <w:t>on large</w:t>
      </w:r>
      <w:ins w:id="268" w:author="Claire Attridge" w:date="2024-10-28T12:07:00Z" w16du:dateUtc="2024-10-28T19:07:00Z">
        <w:r w:rsidR="0080773F">
          <w:t>-</w:t>
        </w:r>
      </w:ins>
      <w:del w:id="269" w:author="Claire Attridge" w:date="2024-10-28T12:07:00Z" w16du:dateUtc="2024-10-28T19:07:00Z">
        <w:r w:rsidR="00A625FF" w:rsidDel="0080773F">
          <w:delText xml:space="preserve"> </w:delText>
        </w:r>
      </w:del>
      <w:r w:rsidR="007C5C1D">
        <w:t xml:space="preserve">scales, </w:t>
      </w:r>
      <w:del w:id="270" w:author="Claire Attridge" w:date="2024-10-28T12:06:00Z" w16du:dateUtc="2024-10-28T19:06:00Z">
        <w:r w:rsidR="007C5C1D" w:rsidDel="0080773F">
          <w:delText xml:space="preserve">and </w:delText>
        </w:r>
      </w:del>
      <w:ins w:id="271" w:author="Claire Attridge" w:date="2024-10-28T12:06:00Z" w16du:dateUtc="2024-10-28T19:06:00Z">
        <w:r w:rsidR="0080773F">
          <w:t>while</w:t>
        </w:r>
        <w:r w:rsidR="0080773F">
          <w:t xml:space="preserve"> </w:t>
        </w:r>
      </w:ins>
      <w:r w:rsidR="007C5C1D">
        <w:t xml:space="preserve">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w:t>
      </w:r>
      <w:ins w:id="272" w:author="Claire Attridge" w:date="2024-10-28T12:08:00Z" w16du:dateUtc="2024-10-28T19:08:00Z">
        <w:r w:rsidR="0080773F">
          <w:t xml:space="preserve">that </w:t>
        </w:r>
      </w:ins>
      <w:r w:rsidR="007C5C1D">
        <w:t>a</w:t>
      </w:r>
      <w:r w:rsidR="00EA4761">
        <w:t xml:space="preserve">nimal-regenerated nutrients may </w:t>
      </w:r>
      <w:ins w:id="273" w:author="Claire Attridge" w:date="2024-10-28T12:08:00Z" w16du:dateUtc="2024-10-28T19:08:00Z">
        <w:r w:rsidR="0080773F">
          <w:t xml:space="preserve">also </w:t>
        </w:r>
      </w:ins>
      <w:r w:rsidR="00EA4761">
        <w:t xml:space="preserve">play a previously unappreciated role in </w:t>
      </w:r>
      <w:r w:rsidR="00D16E45">
        <w:t>shaping nutrient availability in temperate regions</w:t>
      </w:r>
      <w:del w:id="274" w:author="Claire Attridge" w:date="2024-10-28T12:08:00Z" w16du:dateUtc="2024-10-28T19:08:00Z">
        <w:r w:rsidR="007C5C1D" w:rsidDel="0080773F">
          <w:delText xml:space="preserve"> too</w:delText>
        </w:r>
      </w:del>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r w:rsidR="003F3DBB" w:rsidRPr="003F3DBB">
        <w:t xml:space="preserve">Brittnie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commentRangeStart w:id="275"/>
      <w:r>
        <w:rPr>
          <w:b/>
        </w:rPr>
        <w:t xml:space="preserve">Figure </w:t>
      </w:r>
      <w:r w:rsidR="006C6F43">
        <w:rPr>
          <w:b/>
        </w:rPr>
        <w:t>1</w:t>
      </w:r>
      <w:r>
        <w:rPr>
          <w:b/>
        </w:rPr>
        <w:t xml:space="preserve">. </w:t>
      </w:r>
      <w:commentRangeEnd w:id="275"/>
      <w:r w:rsidR="00456F9A">
        <w:rPr>
          <w:rStyle w:val="CommentReference"/>
        </w:rPr>
        <w:commentReference w:id="275"/>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7D3DB8F9" w:rsidR="005166D6" w:rsidRDefault="002E5563" w:rsidP="00E81946">
      <w:pPr>
        <w:rPr>
          <w:b/>
        </w:rPr>
      </w:pPr>
      <w:r>
        <w:rPr>
          <w:b/>
          <w:noProof/>
        </w:rPr>
        <w:drawing>
          <wp:inline distT="0" distB="0" distL="0" distR="0" wp14:anchorId="2AEBEAE9" wp14:editId="572DF791">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3D6306A7"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w:t>
      </w:r>
      <w:del w:id="276" w:author="Claire Attridge" w:date="2024-10-28T12:15:00Z" w16du:dateUtc="2024-10-28T19:15:00Z">
        <w:r w:rsidR="0064532D" w:rsidDel="003C2B32">
          <w:delText xml:space="preserve">List of </w:delText>
        </w:r>
      </w:del>
      <w:ins w:id="277" w:author="Claire Attridge" w:date="2024-10-28T12:15:00Z" w16du:dateUtc="2024-10-28T19:15:00Z">
        <w:r w:rsidR="003C2B32">
          <w:t>R</w:t>
        </w:r>
      </w:ins>
      <w:del w:id="278" w:author="Claire Attridge" w:date="2024-10-28T12:15:00Z" w16du:dateUtc="2024-10-28T19:15:00Z">
        <w:r w:rsidR="0064532D" w:rsidDel="003C2B32">
          <w:delText>r</w:delText>
        </w:r>
      </w:del>
      <w:r w:rsidR="0064532D">
        <w:t xml:space="preserve">ocky reef sites sampled using Reef Life Survey methods, </w:t>
      </w:r>
      <w:del w:id="279" w:author="Claire Attridge" w:date="2024-10-28T12:16:00Z" w16du:dateUtc="2024-10-28T19:16:00Z">
        <w:r w:rsidR="0064532D" w:rsidDel="003C2B32">
          <w:delText xml:space="preserve">and </w:delText>
        </w:r>
      </w:del>
      <w:ins w:id="280" w:author="Claire Attridge" w:date="2024-10-28T12:16:00Z" w16du:dateUtc="2024-10-28T19:16:00Z">
        <w:r w:rsidR="003C2B32">
          <w:t>with</w:t>
        </w:r>
        <w:r w:rsidR="003C2B32">
          <w:t xml:space="preserve"> </w:t>
        </w:r>
      </w:ins>
      <w:r w:rsidR="0064532D">
        <w:t xml:space="preserve">the </w:t>
      </w:r>
      <w:ins w:id="281" w:author="Claire Attridge" w:date="2024-10-28T12:16:00Z" w16du:dateUtc="2024-10-28T19:16:00Z">
        <w:r w:rsidR="003C2B32">
          <w:t xml:space="preserve">associated coordinates and </w:t>
        </w:r>
      </w:ins>
      <w:r w:rsidR="0064532D">
        <w:t>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1BE024E8" w:rsidR="004D42BB" w:rsidRDefault="00F2075E" w:rsidP="00F122DB">
      <w:r>
        <w:rPr>
          <w:b/>
        </w:rPr>
        <w:lastRenderedPageBreak/>
        <w:t xml:space="preserve">Supplemental </w:t>
      </w:r>
      <w:r w:rsidR="0053139F" w:rsidRPr="00E83D6E">
        <w:rPr>
          <w:b/>
        </w:rPr>
        <w:t>Table 2.</w:t>
      </w:r>
      <w:r w:rsidR="0053139F">
        <w:t xml:space="preserve"> </w:t>
      </w:r>
      <w:del w:id="282" w:author="Claire Attridge" w:date="2024-10-28T12:16:00Z" w16du:dateUtc="2024-10-28T19:16:00Z">
        <w:r w:rsidR="00E83D6E" w:rsidDel="003C2B32">
          <w:delText xml:space="preserve">List of </w:delText>
        </w:r>
        <w:r w:rsidR="00250785" w:rsidDel="003C2B32">
          <w:delText>k</w:delText>
        </w:r>
      </w:del>
      <w:ins w:id="283" w:author="Claire Attridge" w:date="2024-10-28T12:16:00Z" w16du:dateUtc="2024-10-28T19:16:00Z">
        <w:r w:rsidR="003C2B32">
          <w:t>K</w:t>
        </w:r>
      </w:ins>
      <w:r w:rsidR="00250785">
        <w:t xml:space="preserve">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longipes</w:t>
            </w:r>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pubescens</w:t>
            </w:r>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Somero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Somero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californicus</w:t>
            </w:r>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r w:rsidRPr="00E763F3">
              <w:rPr>
                <w:i/>
                <w:color w:val="000000"/>
                <w:sz w:val="20"/>
                <w:szCs w:val="20"/>
              </w:rPr>
              <w:t xml:space="preserve">Opalia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modesta</w:t>
            </w:r>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r w:rsidRPr="00E763F3">
              <w:rPr>
                <w:i/>
                <w:color w:val="000000"/>
                <w:sz w:val="20"/>
                <w:szCs w:val="20"/>
              </w:rPr>
              <w:t xml:space="preserve">Dirona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modesta</w:t>
            </w:r>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r w:rsidRPr="00E763F3">
              <w:rPr>
                <w:i/>
                <w:color w:val="000000"/>
                <w:sz w:val="20"/>
                <w:szCs w:val="20"/>
              </w:rPr>
              <w:t xml:space="preserve">Berthella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r w:rsidRPr="00E763F3">
              <w:rPr>
                <w:i/>
                <w:color w:val="000000"/>
                <w:sz w:val="20"/>
                <w:szCs w:val="20"/>
              </w:rPr>
              <w:t xml:space="preserve">Calliostoma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284"/>
      <w:r w:rsidRPr="00623DD8">
        <w:t>highest R</w:t>
      </w:r>
      <w:r w:rsidRPr="00623DD8">
        <w:rPr>
          <w:vertAlign w:val="superscript"/>
        </w:rPr>
        <w:t>2</w:t>
      </w:r>
      <w:r w:rsidRPr="00623DD8">
        <w:t xml:space="preserve"> values</w:t>
      </w:r>
      <w:commentRangeEnd w:id="284"/>
      <w:r w:rsidR="00F10A37">
        <w:rPr>
          <w:rStyle w:val="CommentReference"/>
        </w:rPr>
        <w:commentReference w:id="284"/>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0AF58933" w14:textId="77777777" w:rsidR="003C2B32" w:rsidRDefault="003C2B32" w:rsidP="002B081F">
      <w:pPr>
        <w:spacing w:line="480" w:lineRule="auto"/>
        <w:rPr>
          <w:ins w:id="285" w:author="Claire Attridge" w:date="2024-10-28T12:18:00Z" w16du:dateUtc="2024-10-28T19:18:00Z"/>
          <w:b/>
          <w:bCs/>
          <w:iCs/>
        </w:rPr>
      </w:pPr>
    </w:p>
    <w:p w14:paraId="219DF036" w14:textId="759C5F00"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286"/>
      <w:commentRangeStart w:id="287"/>
      <w:r w:rsidRPr="00263F14">
        <w:rPr>
          <w:b/>
        </w:rPr>
        <w:lastRenderedPageBreak/>
        <w:t>References</w:t>
      </w:r>
      <w:commentRangeEnd w:id="286"/>
      <w:r w:rsidR="00081881">
        <w:rPr>
          <w:rStyle w:val="CommentReference"/>
        </w:rPr>
        <w:commentReference w:id="286"/>
      </w:r>
      <w:commentRangeEnd w:id="287"/>
      <w:r w:rsidR="00B307D5">
        <w:rPr>
          <w:rStyle w:val="CommentReference"/>
        </w:rPr>
        <w:commentReference w:id="287"/>
      </w:r>
    </w:p>
    <w:p w14:paraId="7F0F371E" w14:textId="77777777" w:rsidR="00970849" w:rsidRPr="00970849" w:rsidRDefault="00EC101B" w:rsidP="00970849">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970849" w:rsidRPr="00970849">
        <w:rPr>
          <w:lang w:val="en-US"/>
        </w:rPr>
        <w:t xml:space="preserve">Allgeier, J.E., </w:t>
      </w:r>
      <w:proofErr w:type="spellStart"/>
      <w:r w:rsidR="00970849" w:rsidRPr="00970849">
        <w:rPr>
          <w:lang w:val="en-US"/>
        </w:rPr>
        <w:t>Andskog</w:t>
      </w:r>
      <w:proofErr w:type="spellEnd"/>
      <w:r w:rsidR="00970849" w:rsidRPr="00970849">
        <w:rPr>
          <w:lang w:val="en-US"/>
        </w:rPr>
        <w:t>, M.A., Hensel, E., Appaldo, R., Layman, C., Kemp, D.W., 2020. Rewiring coral: Anthropogenic nutrients shift diverse coral–symbiont nutrient and carbon interactions toward symbiotic algal dominance. Glob Change Biol 26, 5588–5601. https://doi.org/10.1111/gcb.15230</w:t>
      </w:r>
    </w:p>
    <w:p w14:paraId="05C276F5" w14:textId="77777777" w:rsidR="00970849" w:rsidRPr="00970849" w:rsidRDefault="00970849" w:rsidP="00970849">
      <w:pPr>
        <w:pStyle w:val="Bibliography"/>
        <w:rPr>
          <w:lang w:val="en-US"/>
        </w:rPr>
      </w:pPr>
      <w:r w:rsidRPr="00970849">
        <w:rPr>
          <w:lang w:val="en-US"/>
        </w:rPr>
        <w:t>Allgeier, J.E., Burkepile, D.E., Layman, C.A., 2017. Animal pee in the sea: consumer-mediated nutrient dynamics in the world’s changing oceans. Glob Change Biol 23, 2166–2178. https://doi.org/10.1111/gcb.13625</w:t>
      </w:r>
    </w:p>
    <w:p w14:paraId="105A4EA1" w14:textId="77777777" w:rsidR="00970849" w:rsidRPr="00970849" w:rsidRDefault="00970849" w:rsidP="00970849">
      <w:pPr>
        <w:pStyle w:val="Bibliography"/>
        <w:rPr>
          <w:lang w:val="en-US"/>
        </w:rPr>
      </w:pPr>
      <w:r w:rsidRPr="00970849">
        <w:rPr>
          <w:lang w:val="en-US"/>
        </w:rPr>
        <w:t>Allgeier, J.E., Yeager, L.A., Layman, C.A., 2013. Consumers regulate nutrient limitation regimes and primary production in seagrass ecosystems. Ecology 94, 521–529. https://doi.org/10.1890/12-1122.1</w:t>
      </w:r>
    </w:p>
    <w:p w14:paraId="73871DBF" w14:textId="77777777" w:rsidR="00970849" w:rsidRPr="00970849" w:rsidRDefault="00970849" w:rsidP="00970849">
      <w:pPr>
        <w:pStyle w:val="Bibliography"/>
        <w:rPr>
          <w:lang w:val="en-US"/>
        </w:rPr>
      </w:pPr>
      <w:r w:rsidRPr="00970849">
        <w:rPr>
          <w:lang w:val="en-US"/>
        </w:rPr>
        <w:t>Aquilino, K.M., Bracken, M.E.S., Faubel, M.N., Stachowicz, J.J., 2009. Local-scale nutrient regeneration facilitates seaweed growth on wave-exposed rocky shores in an upwelling system. Limnol Oceanogr 54, 309–317. https://doi.org/10.4319/lo.2009.54.1.0309</w:t>
      </w:r>
    </w:p>
    <w:p w14:paraId="218D2F7C" w14:textId="77777777" w:rsidR="00970849" w:rsidRPr="00970849" w:rsidRDefault="00970849" w:rsidP="00970849">
      <w:pPr>
        <w:pStyle w:val="Bibliography"/>
        <w:rPr>
          <w:lang w:val="en-US"/>
        </w:rPr>
      </w:pPr>
      <w:r w:rsidRPr="00970849">
        <w:rPr>
          <w:lang w:val="en-US"/>
        </w:rPr>
        <w:t>Archambault, P., Bourget, E., 1996. Scales of coastal heterogeneity and benthic intertidal species richness, diversity and abundance. Mar. Ecol. Prog. Ser. 136, 111–121. https://doi.org/10.3354/meps136111</w:t>
      </w:r>
    </w:p>
    <w:p w14:paraId="40636EB4" w14:textId="77777777" w:rsidR="00970849" w:rsidRPr="00970849" w:rsidRDefault="00970849" w:rsidP="00970849">
      <w:pPr>
        <w:pStyle w:val="Bibliography"/>
        <w:rPr>
          <w:lang w:val="en-US"/>
        </w:rPr>
      </w:pPr>
      <w:r w:rsidRPr="00970849">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419AD43F" w14:textId="77777777" w:rsidR="00970849" w:rsidRPr="00970849" w:rsidRDefault="00970849" w:rsidP="00970849">
      <w:pPr>
        <w:pStyle w:val="Bibliography"/>
        <w:rPr>
          <w:lang w:val="en-US"/>
        </w:rPr>
      </w:pPr>
      <w:r w:rsidRPr="00970849">
        <w:rPr>
          <w:lang w:val="en-US"/>
        </w:rPr>
        <w:t>Arzul, G., 2001. Effect of marine animal excretions on differential growth of phytoplankton species. ICES Journal of Marine Science 58, 386–390. https://doi.org/10.1006/jmsc.2000.1038</w:t>
      </w:r>
    </w:p>
    <w:p w14:paraId="6BCD3B18" w14:textId="77777777" w:rsidR="00970849" w:rsidRPr="00970849" w:rsidRDefault="00970849" w:rsidP="00970849">
      <w:pPr>
        <w:pStyle w:val="Bibliography"/>
        <w:rPr>
          <w:lang w:val="en-US"/>
        </w:rPr>
      </w:pPr>
      <w:r w:rsidRPr="00970849">
        <w:rPr>
          <w:lang w:val="en-US"/>
        </w:rPr>
        <w:t>Attridge, C.M., Cox, K.D., Maher, B., Gross, S., Lim, E.G., Kattler, K.R., Côté, I.M., 2024. Studying Kelp Forests of Today to Forecast Ecosystems of the Future. Fisheries 49, 181–187. https://doi.org/10.1002/fsh.11065</w:t>
      </w:r>
    </w:p>
    <w:p w14:paraId="3B60E920" w14:textId="77777777" w:rsidR="00970849" w:rsidRPr="00970849" w:rsidRDefault="00970849" w:rsidP="00970849">
      <w:pPr>
        <w:pStyle w:val="Bibliography"/>
        <w:rPr>
          <w:lang w:val="en-US"/>
        </w:rPr>
      </w:pPr>
      <w:r w:rsidRPr="00970849">
        <w:rPr>
          <w:lang w:val="en-US"/>
        </w:rPr>
        <w:t>Benkwitt, C.E., Wilson, S.K., Graham, N.A.J., 2019. Seabird nutrient subsidies alter patterns of algal abundance and fish biomass on coral reefs following a bleaching event. Glob Change Biol 25, 2619–2632. https://doi.org/10.1111/gcb.14643</w:t>
      </w:r>
    </w:p>
    <w:p w14:paraId="0FDC4F90" w14:textId="77777777" w:rsidR="00970849" w:rsidRPr="00970849" w:rsidRDefault="00970849" w:rsidP="00970849">
      <w:pPr>
        <w:pStyle w:val="Bibliography"/>
        <w:rPr>
          <w:lang w:val="en-US"/>
        </w:rPr>
      </w:pPr>
      <w:r w:rsidRPr="00970849">
        <w:rPr>
          <w:lang w:val="en-US"/>
        </w:rPr>
        <w:t>Bray, R.N., Miller, A.C., Johnson, S., Krause, P.R., Robertson, D.L., Westcott, A.M., 1988. Ammonium excretion by macroinvertebrates and fishes on a subtidal rocky reef in southern California. Marine Biology 100, 21–30. https://doi.org/10.1007/BF00392951</w:t>
      </w:r>
    </w:p>
    <w:p w14:paraId="11E5001C" w14:textId="77777777" w:rsidR="00970849" w:rsidRPr="00970849" w:rsidRDefault="00970849" w:rsidP="00970849">
      <w:pPr>
        <w:pStyle w:val="Bibliography"/>
        <w:rPr>
          <w:lang w:val="en-US"/>
        </w:rPr>
      </w:pPr>
      <w:r w:rsidRPr="00970849">
        <w:rPr>
          <w:lang w:val="en-US"/>
        </w:rPr>
        <w:t>Broitman, B.R., Navarrete, S.A., Smith, F., Gaines, S.D., 2001. Geographic variation of southeastern Pacific intertidal communities. Marine Ecology Progress Series 224, 21–34. https://doi.org/10.3354/meps224021</w:t>
      </w:r>
    </w:p>
    <w:p w14:paraId="1941FFE0" w14:textId="77777777" w:rsidR="00970849" w:rsidRPr="00970849" w:rsidRDefault="00970849" w:rsidP="00970849">
      <w:pPr>
        <w:pStyle w:val="Bibliography"/>
        <w:rPr>
          <w:lang w:val="en-US"/>
        </w:rPr>
      </w:pPr>
      <w:r w:rsidRPr="00970849">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1401F5B7" w14:textId="77777777" w:rsidR="00970849" w:rsidRPr="00970849" w:rsidRDefault="00970849" w:rsidP="00970849">
      <w:pPr>
        <w:pStyle w:val="Bibliography"/>
        <w:rPr>
          <w:lang w:val="en-US"/>
        </w:rPr>
      </w:pPr>
      <w:r w:rsidRPr="00970849">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2A3C2FF2" w14:textId="77777777" w:rsidR="00970849" w:rsidRPr="00970849" w:rsidRDefault="00970849" w:rsidP="00970849">
      <w:pPr>
        <w:pStyle w:val="Bibliography"/>
        <w:rPr>
          <w:lang w:val="en-US"/>
        </w:rPr>
      </w:pPr>
      <w:r w:rsidRPr="00970849">
        <w:rPr>
          <w:lang w:val="en-US"/>
        </w:rPr>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62080ECF" w14:textId="77777777" w:rsidR="00970849" w:rsidRPr="00970849" w:rsidRDefault="00970849" w:rsidP="00970849">
      <w:pPr>
        <w:pStyle w:val="Bibliography"/>
        <w:rPr>
          <w:lang w:val="en-US"/>
        </w:rPr>
      </w:pPr>
      <w:r w:rsidRPr="00970849">
        <w:rPr>
          <w:lang w:val="en-US"/>
        </w:rPr>
        <w:t>Dayton, P.K., Tegner, M.J., Edwards, P.B., Riser, K.L., 1999. Temporal and Spatial Scales of Kelp Demography: The Role of Oceanographic Climate. Ecological Monographs 69, 219–250. https://doi.org/10.1890/0012-9615(1999)069[0219:TASSOK]2.0.CO;2</w:t>
      </w:r>
    </w:p>
    <w:p w14:paraId="6A2D085E" w14:textId="77777777" w:rsidR="00970849" w:rsidRPr="00970849" w:rsidRDefault="00970849" w:rsidP="00970849">
      <w:pPr>
        <w:pStyle w:val="Bibliography"/>
        <w:rPr>
          <w:lang w:val="en-US"/>
        </w:rPr>
      </w:pPr>
      <w:r w:rsidRPr="00970849">
        <w:rPr>
          <w:lang w:val="en-US"/>
        </w:rPr>
        <w:t>Doughty, C.E., Roman, J., Faurby, S., Wolf, A., Haque, A., Bakker, E.S., Malhi, Y., Dunning, J.B., Svenning, J.-C., 2016. Global nutrient transport in a world of giants. Proceedings of the National Academy of Sciences 113, 868–873. https://doi.org/10.1073/pnas.1502549112</w:t>
      </w:r>
    </w:p>
    <w:p w14:paraId="5CA6F0F0" w14:textId="77777777" w:rsidR="00970849" w:rsidRPr="00970849" w:rsidRDefault="00970849" w:rsidP="00970849">
      <w:pPr>
        <w:pStyle w:val="Bibliography"/>
        <w:rPr>
          <w:lang w:val="en-US"/>
        </w:rPr>
      </w:pPr>
      <w:r w:rsidRPr="00970849">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0B760B85" w14:textId="77777777" w:rsidR="00970849" w:rsidRPr="00970849" w:rsidRDefault="00970849" w:rsidP="00970849">
      <w:pPr>
        <w:pStyle w:val="Bibliography"/>
        <w:rPr>
          <w:lang w:val="en-US"/>
        </w:rPr>
      </w:pPr>
      <w:r w:rsidRPr="00970849">
        <w:rPr>
          <w:lang w:val="en-US"/>
        </w:rPr>
        <w:t>Edgar, G., Stuart-Smith, R., 2009. Ecological effects of marine protected areas on rocky reef communities—a continental-scale analysis. Mar. Ecol. Prog. Ser. 388, 51–62. https://doi.org/10.3354/meps08149</w:t>
      </w:r>
    </w:p>
    <w:p w14:paraId="4AA4A91C" w14:textId="77777777" w:rsidR="00970849" w:rsidRPr="00970849" w:rsidRDefault="00970849" w:rsidP="00970849">
      <w:pPr>
        <w:pStyle w:val="Bibliography"/>
        <w:rPr>
          <w:lang w:val="en-US"/>
        </w:rPr>
      </w:pPr>
      <w:r w:rsidRPr="00970849">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9F86F10" w14:textId="77777777" w:rsidR="00970849" w:rsidRPr="00970849" w:rsidRDefault="00970849" w:rsidP="00970849">
      <w:pPr>
        <w:pStyle w:val="Bibliography"/>
        <w:rPr>
          <w:lang w:val="en-US"/>
        </w:rPr>
      </w:pPr>
      <w:r w:rsidRPr="00970849">
        <w:rPr>
          <w:lang w:val="en-US"/>
        </w:rPr>
        <w:t>Francis, F.T., Côté, I.M., 2018. Fish movement drives spatial and temporal patterns of nutrient provisioning on coral reef patches. Ecosphere 9, e02225. https://doi.org/10.1002/ecs2.2225</w:t>
      </w:r>
    </w:p>
    <w:p w14:paraId="3AC99520" w14:textId="77777777" w:rsidR="00970849" w:rsidRPr="00970849" w:rsidRDefault="00970849" w:rsidP="00970849">
      <w:pPr>
        <w:pStyle w:val="Bibliography"/>
        <w:rPr>
          <w:lang w:val="en-US"/>
        </w:rPr>
      </w:pPr>
      <w:r w:rsidRPr="00970849">
        <w:rPr>
          <w:lang w:val="en-US"/>
        </w:rPr>
        <w:t>Froese, R., Thorson, J.T., Reyes Jr, R.B., 2014. A Bayesian approach for estimating length-weight relationships in fishes. Journal of Applied Ichthyology 30, 78–85. https://doi.org/10.1111/jai.12299</w:t>
      </w:r>
    </w:p>
    <w:p w14:paraId="626ABE12" w14:textId="77777777" w:rsidR="00970849" w:rsidRPr="00970849" w:rsidRDefault="00970849" w:rsidP="00970849">
      <w:pPr>
        <w:pStyle w:val="Bibliography"/>
        <w:rPr>
          <w:lang w:val="en-US"/>
        </w:rPr>
      </w:pPr>
      <w:r w:rsidRPr="00970849">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40AA363" w14:textId="77777777" w:rsidR="00970849" w:rsidRPr="00970849" w:rsidRDefault="00970849" w:rsidP="00970849">
      <w:pPr>
        <w:pStyle w:val="Bibliography"/>
        <w:rPr>
          <w:lang w:val="en-US"/>
        </w:rPr>
      </w:pPr>
      <w:r w:rsidRPr="00970849">
        <w:rPr>
          <w:lang w:val="en-US"/>
        </w:rPr>
        <w:t>Graham, M.H., 2004. Effects of Local Deforestation on the Diversity and Structure of Southern California Giant Kelp Forest Food Webs. Ecosystems 7, 341–357. https://doi.org/10.1007/s10021-003-0245-6</w:t>
      </w:r>
    </w:p>
    <w:p w14:paraId="172AE78E" w14:textId="77777777" w:rsidR="00970849" w:rsidRPr="00970849" w:rsidRDefault="00970849" w:rsidP="00970849">
      <w:pPr>
        <w:pStyle w:val="Bibliography"/>
        <w:rPr>
          <w:lang w:val="en-US"/>
        </w:rPr>
      </w:pPr>
      <w:r w:rsidRPr="00970849">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401FD36" w14:textId="77777777" w:rsidR="00970849" w:rsidRPr="00970849" w:rsidRDefault="00970849" w:rsidP="00970849">
      <w:pPr>
        <w:pStyle w:val="Bibliography"/>
        <w:rPr>
          <w:lang w:val="en-US"/>
        </w:rPr>
      </w:pPr>
      <w:r w:rsidRPr="00970849">
        <w:rPr>
          <w:lang w:val="en-US"/>
        </w:rPr>
        <w:t>Hartig, F., 2022. DHARMa: Residual Diagnostics for Hierarchical (Multi-Level / Mixed) Regression Models. R package version 0.4.6.</w:t>
      </w:r>
    </w:p>
    <w:p w14:paraId="3B5BFD86" w14:textId="77777777" w:rsidR="00970849" w:rsidRPr="00970849" w:rsidRDefault="00970849" w:rsidP="00970849">
      <w:pPr>
        <w:pStyle w:val="Bibliography"/>
        <w:rPr>
          <w:lang w:val="en-US"/>
        </w:rPr>
      </w:pPr>
      <w:r w:rsidRPr="00970849">
        <w:rPr>
          <w:lang w:val="en-US"/>
        </w:rPr>
        <w:lastRenderedPageBreak/>
        <w:t>Holbrook, S.J., Brooks, A.J., Schmitt, R.J., Stewart, H.L., 2008. Effects of sheltering fish on growth of their host corals. Mar Biol 155, 521–530. https://doi.org/10.1007/s00227-008-1051-7</w:t>
      </w:r>
    </w:p>
    <w:p w14:paraId="5319CFA7" w14:textId="77777777" w:rsidR="00970849" w:rsidRPr="00970849" w:rsidRDefault="00970849" w:rsidP="00970849">
      <w:pPr>
        <w:pStyle w:val="Bibliography"/>
        <w:rPr>
          <w:lang w:val="en-US"/>
        </w:rPr>
      </w:pPr>
      <w:r w:rsidRPr="00970849">
        <w:rPr>
          <w:lang w:val="en-US"/>
        </w:rPr>
        <w:t>Holmes, R.M., Aminot, A., Kerouel, R., Hooker, B.A., Peterson, B.J., 1999. A simple and precise method for measuring ammonium in marine and freshwater ecosystems. Canadian Journal of Fisheries and Aquatic Sciences 56, 1801–1808. https://doi.org/10.1139/f99-128</w:t>
      </w:r>
    </w:p>
    <w:p w14:paraId="20400892" w14:textId="77777777" w:rsidR="00970849" w:rsidRPr="00970849" w:rsidRDefault="00970849" w:rsidP="00970849">
      <w:pPr>
        <w:pStyle w:val="Bibliography"/>
        <w:rPr>
          <w:lang w:val="en-US"/>
        </w:rPr>
      </w:pPr>
      <w:r w:rsidRPr="00970849">
        <w:rPr>
          <w:lang w:val="en-US"/>
        </w:rPr>
        <w:t>Howard, B.R., Francis, F.T., Côté, I.M., Therriault, T.W., 2019. Habitat alteration by invasive European green crab (Carcinus maenas) causes eelgrass loss in British Columbia, Canada. Biol Invasions 21, 3607–3618. https://doi.org/10.1007/s10530-019-02072-z</w:t>
      </w:r>
    </w:p>
    <w:p w14:paraId="539586C7" w14:textId="77777777" w:rsidR="00970849" w:rsidRPr="00970849" w:rsidRDefault="00970849" w:rsidP="00970849">
      <w:pPr>
        <w:pStyle w:val="Bibliography"/>
        <w:rPr>
          <w:lang w:val="en-US"/>
        </w:rPr>
      </w:pPr>
      <w:r w:rsidRPr="00970849">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2A6073E9" w14:textId="77777777" w:rsidR="00970849" w:rsidRPr="00970849" w:rsidRDefault="00970849" w:rsidP="00970849">
      <w:pPr>
        <w:pStyle w:val="Bibliography"/>
        <w:rPr>
          <w:lang w:val="en-US"/>
        </w:rPr>
      </w:pPr>
      <w:r w:rsidRPr="00970849">
        <w:rPr>
          <w:lang w:val="en-US"/>
        </w:rPr>
        <w:t>Jackson, G.A., Winant, C.D., 1983. Effect of a kelp forest on coastal currents. Continental Shelf Research 2, 75–80. https://doi.org/10.1016/0278-4343(83)90023-7</w:t>
      </w:r>
    </w:p>
    <w:p w14:paraId="514B6F89" w14:textId="77777777" w:rsidR="00970849" w:rsidRPr="00970849" w:rsidRDefault="00970849" w:rsidP="00970849">
      <w:pPr>
        <w:pStyle w:val="Bibliography"/>
        <w:rPr>
          <w:lang w:val="en-US"/>
        </w:rPr>
      </w:pPr>
      <w:r w:rsidRPr="00970849">
        <w:rPr>
          <w:lang w:val="en-US"/>
        </w:rPr>
        <w:t>Kerr, M.R., Alroy, J., 2023. Body size and abundance are decoupled from species richness in Australian marine bivalves. Frontiers of Biogeography 15. https://doi.org/10.21425/F5FBG58651</w:t>
      </w:r>
    </w:p>
    <w:p w14:paraId="5602B5F5" w14:textId="77777777" w:rsidR="00970849" w:rsidRPr="00970849" w:rsidRDefault="00970849" w:rsidP="00970849">
      <w:pPr>
        <w:pStyle w:val="Bibliography"/>
        <w:rPr>
          <w:lang w:val="en-US"/>
        </w:rPr>
      </w:pPr>
      <w:r w:rsidRPr="00970849">
        <w:rPr>
          <w:lang w:val="en-US"/>
        </w:rPr>
        <w:t>Layman, C.A., Allgeier, J.E., Montaña, C.G., 2016. Mechanistic evidence of enhanced production on artificial reefs: A case study in a Bahamian seagrass ecosystem. Ecol Eng 95, 574–579. https://doi.org/10.1016/j.ecoleng.2016.06.109</w:t>
      </w:r>
    </w:p>
    <w:p w14:paraId="410B5404" w14:textId="77777777" w:rsidR="00970849" w:rsidRPr="00970849" w:rsidRDefault="00970849" w:rsidP="00970849">
      <w:pPr>
        <w:pStyle w:val="Bibliography"/>
        <w:rPr>
          <w:lang w:val="en-US"/>
        </w:rPr>
      </w:pPr>
      <w:r w:rsidRPr="00970849">
        <w:rPr>
          <w:lang w:val="en-US"/>
        </w:rPr>
        <w:t>Lees, L.E., Jordan, S.N.Z., Bracken, M.E.S., 2024. Kelps may compensate for low nitrate availability by using regenerated forms of nitrogen, including urea and ammonium. Journal of Phycology 60, 768–777. https://doi.org/10.1111/jpy.13459</w:t>
      </w:r>
    </w:p>
    <w:p w14:paraId="6AA2F963" w14:textId="77777777" w:rsidR="00970849" w:rsidRPr="00970849" w:rsidRDefault="00970849" w:rsidP="00970849">
      <w:pPr>
        <w:pStyle w:val="Bibliography"/>
        <w:rPr>
          <w:lang w:val="en-US"/>
        </w:rPr>
      </w:pPr>
      <w:r w:rsidRPr="00970849">
        <w:rPr>
          <w:lang w:val="en-US"/>
        </w:rPr>
        <w:t>Leibold, M.A., 1991. Biodiversity and nutrient enrichment in pond plankton communities. Evol. Ecol. Res 1, 73–95.</w:t>
      </w:r>
    </w:p>
    <w:p w14:paraId="0946464D" w14:textId="77777777" w:rsidR="00970849" w:rsidRPr="00970849" w:rsidRDefault="00970849" w:rsidP="00970849">
      <w:pPr>
        <w:pStyle w:val="Bibliography"/>
        <w:rPr>
          <w:lang w:val="en-US"/>
        </w:rPr>
      </w:pPr>
      <w:r w:rsidRPr="00970849">
        <w:rPr>
          <w:lang w:val="en-US"/>
        </w:rPr>
        <w:t>Lobban, C.S., Harrison, P.J., 1994. Seaweed Ecology and Physiology. Cambridge University Press.</w:t>
      </w:r>
    </w:p>
    <w:p w14:paraId="6803AAB2" w14:textId="77777777" w:rsidR="00970849" w:rsidRPr="00970849" w:rsidRDefault="00970849" w:rsidP="00970849">
      <w:pPr>
        <w:pStyle w:val="Bibliography"/>
        <w:rPr>
          <w:lang w:val="en-US"/>
        </w:rPr>
      </w:pPr>
      <w:r w:rsidRPr="00970849">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6FB86DBD" w14:textId="77777777" w:rsidR="00970849" w:rsidRPr="00970849" w:rsidRDefault="00970849" w:rsidP="00970849">
      <w:pPr>
        <w:pStyle w:val="Bibliography"/>
        <w:rPr>
          <w:lang w:val="en-US"/>
        </w:rPr>
      </w:pPr>
      <w:r w:rsidRPr="00970849">
        <w:rPr>
          <w:lang w:val="en-US"/>
        </w:rPr>
        <w:t>Mann, K.H., 1973. Seaweeds: Their Productivity and Strategy for Growth. Science 182, 975–981. https://doi.org/10.1126/science.182.4116.975</w:t>
      </w:r>
    </w:p>
    <w:p w14:paraId="1156EE43" w14:textId="77777777" w:rsidR="00970849" w:rsidRPr="00970849" w:rsidRDefault="00970849" w:rsidP="00970849">
      <w:pPr>
        <w:pStyle w:val="Bibliography"/>
        <w:rPr>
          <w:lang w:val="en-US"/>
        </w:rPr>
      </w:pPr>
      <w:r w:rsidRPr="00970849">
        <w:rPr>
          <w:lang w:val="en-US"/>
        </w:rPr>
        <w:t>McInturf, A.G., Pollack, L., Yang, L.H., Spiegel, O., 2019. Vectors with autonomy: what distinguishes animal-mediated nutrient transport from abiotic vectors? Biological Reviews 94, 1761–1773. https://doi.org/10.1111/brv.12525</w:t>
      </w:r>
    </w:p>
    <w:p w14:paraId="4EFF4AE5" w14:textId="77777777" w:rsidR="00970849" w:rsidRPr="00970849" w:rsidRDefault="00970849" w:rsidP="00970849">
      <w:pPr>
        <w:pStyle w:val="Bibliography"/>
        <w:rPr>
          <w:lang w:val="en-US"/>
        </w:rPr>
      </w:pPr>
      <w:r w:rsidRPr="00970849">
        <w:rPr>
          <w:lang w:val="en-US"/>
        </w:rPr>
        <w:t>Mellin, C., Bradshaw, C.J.A., Meekan, M.G., Caley, M.J., 2010. Environmental and spatial predictors of species richness and abundance in coral reef fishes. Global Ecology and Biogeography 19, 212–222. https://doi.org/10.1111/j.1466-8238.2009.00513.x</w:t>
      </w:r>
    </w:p>
    <w:p w14:paraId="32E902C4" w14:textId="77777777" w:rsidR="00970849" w:rsidRPr="00970849" w:rsidRDefault="00970849" w:rsidP="00970849">
      <w:pPr>
        <w:pStyle w:val="Bibliography"/>
        <w:rPr>
          <w:lang w:val="en-US"/>
        </w:rPr>
      </w:pPr>
      <w:r w:rsidRPr="00970849">
        <w:rPr>
          <w:lang w:val="en-US"/>
        </w:rPr>
        <w:t>Menge, B.A., 1992. Community Regulation: Under What Conditions Are Bottom-Up Factors Important on Rocky Shores? Ecology 73, 755–765. https://doi.org/10.2307/1940155</w:t>
      </w:r>
    </w:p>
    <w:p w14:paraId="301BEF4C" w14:textId="77777777" w:rsidR="00970849" w:rsidRPr="00970849" w:rsidRDefault="00970849" w:rsidP="00970849">
      <w:pPr>
        <w:pStyle w:val="Bibliography"/>
        <w:rPr>
          <w:lang w:val="en-US"/>
        </w:rPr>
      </w:pPr>
      <w:r w:rsidRPr="00970849">
        <w:rPr>
          <w:lang w:val="en-US"/>
        </w:rPr>
        <w:t xml:space="preserve">Menge, B.A., Daley, B.A., Wheeler, P.A., Dahlhoff, E., Sanford, E., Strub, P.T., 1997. Benthic–pelagic links and rocky intertidal communities: Bottom-up effects on top-down control? </w:t>
      </w:r>
      <w:r w:rsidRPr="00970849">
        <w:rPr>
          <w:lang w:val="en-US"/>
        </w:rPr>
        <w:lastRenderedPageBreak/>
        <w:t>Proceedings of the National Academy of Sciences 94, 14530–14535. https://doi.org/10.1073/pnas.94.26.14530</w:t>
      </w:r>
    </w:p>
    <w:p w14:paraId="3AB80523" w14:textId="77777777" w:rsidR="00970849" w:rsidRPr="00970849" w:rsidRDefault="00970849" w:rsidP="00970849">
      <w:pPr>
        <w:pStyle w:val="Bibliography"/>
        <w:rPr>
          <w:lang w:val="en-US"/>
        </w:rPr>
      </w:pPr>
      <w:r w:rsidRPr="00970849">
        <w:rPr>
          <w:lang w:val="en-US"/>
        </w:rPr>
        <w:t>Meyer, J.L., Schultz, E.T., 1985. Migrating haemulid fishes as a source of nutrients and organic matter on coral reefs. Limnol Oceanogr 30, 146–156.</w:t>
      </w:r>
    </w:p>
    <w:p w14:paraId="40A9D0FA" w14:textId="77777777" w:rsidR="00970849" w:rsidRPr="00970849" w:rsidRDefault="00970849" w:rsidP="00970849">
      <w:pPr>
        <w:pStyle w:val="Bibliography"/>
        <w:rPr>
          <w:lang w:val="en-US"/>
        </w:rPr>
      </w:pPr>
      <w:r w:rsidRPr="00970849">
        <w:rPr>
          <w:lang w:val="en-US"/>
        </w:rPr>
        <w:t>Meyer, J.L., Schultz, E.T., Helfman, G.S., 1983. Fish schools: An asset to corals. Science 220, 1047–1049. https://doi.org/10.1126/science.220.4601.1047</w:t>
      </w:r>
    </w:p>
    <w:p w14:paraId="4DC2E8AD" w14:textId="77777777" w:rsidR="00970849" w:rsidRPr="00970849" w:rsidRDefault="00970849" w:rsidP="00970849">
      <w:pPr>
        <w:pStyle w:val="Bibliography"/>
        <w:rPr>
          <w:lang w:val="en-US"/>
        </w:rPr>
      </w:pPr>
      <w:r w:rsidRPr="00970849">
        <w:rPr>
          <w:lang w:val="en-US"/>
        </w:rPr>
        <w:t>Miller, R.J., Lafferty, K.D., Lamy, T., Kui, L., Rassweiler, A., Reed, D.C., 2018. Giant kelp, Macrocystis pyrifera, increases faunal diversity through physical engineering. Proceedings of the Royal Society B: Biological Sciences 285, 20172571. https://doi.org/10.1098/rspb.2017.2571</w:t>
      </w:r>
    </w:p>
    <w:p w14:paraId="4965173A" w14:textId="77777777" w:rsidR="00970849" w:rsidRPr="00970849" w:rsidRDefault="00970849" w:rsidP="00970849">
      <w:pPr>
        <w:pStyle w:val="Bibliography"/>
        <w:rPr>
          <w:lang w:val="en-US"/>
        </w:rPr>
      </w:pPr>
      <w:r w:rsidRPr="00970849">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638F8DE" w14:textId="77777777" w:rsidR="00970849" w:rsidRPr="00970849" w:rsidRDefault="00970849" w:rsidP="00970849">
      <w:pPr>
        <w:pStyle w:val="Bibliography"/>
        <w:rPr>
          <w:lang w:val="en-US"/>
        </w:rPr>
      </w:pPr>
      <w:r w:rsidRPr="00970849">
        <w:rPr>
          <w:lang w:val="en-US"/>
        </w:rPr>
        <w:t>Murie, K.A., Bourdeau, P.E., 2020. Fragmented kelp forest canopies retain their ability to alter local seawater chemistry. Sci Rep 10, 11939. https://doi.org/10.1038/s41598-020-68841-2</w:t>
      </w:r>
    </w:p>
    <w:p w14:paraId="12B02C9A" w14:textId="77777777" w:rsidR="00970849" w:rsidRPr="00970849" w:rsidRDefault="00970849" w:rsidP="00970849">
      <w:pPr>
        <w:pStyle w:val="Bibliography"/>
        <w:rPr>
          <w:lang w:val="en-US"/>
        </w:rPr>
      </w:pPr>
      <w:r w:rsidRPr="00970849">
        <w:rPr>
          <w:lang w:val="en-US"/>
        </w:rPr>
        <w:t>Nielsen, K.J., Navarrete, S.A., 2004. Mesoscale regulation comes from the bottom-up: intertidal interactions between consumers and upwelling. Ecology Letters 7, 31–41. https://doi.org/10.1046/j.1461-0248.2003.00542.x</w:t>
      </w:r>
    </w:p>
    <w:p w14:paraId="0BABBC28" w14:textId="77777777" w:rsidR="00970849" w:rsidRPr="00970849" w:rsidRDefault="00970849" w:rsidP="00970849">
      <w:pPr>
        <w:pStyle w:val="Bibliography"/>
        <w:rPr>
          <w:lang w:val="en-US"/>
        </w:rPr>
      </w:pPr>
      <w:r w:rsidRPr="00970849">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565E0473" w14:textId="77777777" w:rsidR="00970849" w:rsidRPr="00970849" w:rsidRDefault="00970849" w:rsidP="00970849">
      <w:pPr>
        <w:pStyle w:val="Bibliography"/>
        <w:rPr>
          <w:lang w:val="en-US"/>
        </w:rPr>
      </w:pPr>
      <w:r w:rsidRPr="00970849">
        <w:rPr>
          <w:lang w:val="en-US"/>
        </w:rPr>
        <w:t>Paine, R.T., 1986. Benthic community—water column coupling during the 1982-1983 El Niño. Are community changes at high latitudes attributable to cause or coincidence?1. Limnology and Oceanography 31, 351–360. https://doi.org/10.4319/lo.1986.31.2.0351</w:t>
      </w:r>
    </w:p>
    <w:p w14:paraId="6FDD9946" w14:textId="77777777" w:rsidR="00970849" w:rsidRPr="00970849" w:rsidRDefault="00970849" w:rsidP="00970849">
      <w:pPr>
        <w:pStyle w:val="Bibliography"/>
        <w:rPr>
          <w:lang w:val="en-US"/>
        </w:rPr>
      </w:pPr>
      <w:r w:rsidRPr="00970849">
        <w:rPr>
          <w:lang w:val="en-US"/>
        </w:rPr>
        <w:t>Pawlowicz, R., 2017. Seasonal cycles, hypoxia, and renewal in a coastal fjord (Barkley Sound, British Columbia). Atmosphere-Ocean 55, 264–283. https://doi.org/10.1080/07055900.2017.1374240</w:t>
      </w:r>
    </w:p>
    <w:p w14:paraId="234E090B" w14:textId="77777777" w:rsidR="00970849" w:rsidRPr="00970849" w:rsidRDefault="00970849" w:rsidP="00970849">
      <w:pPr>
        <w:pStyle w:val="Bibliography"/>
        <w:rPr>
          <w:lang w:val="en-US"/>
        </w:rPr>
      </w:pPr>
      <w:r w:rsidRPr="00970849">
        <w:rPr>
          <w:lang w:val="en-US"/>
        </w:rPr>
        <w:t>Pfister, C.A., Altabet, M.A., Post, D., 2014. Animal regeneration and microbial retention of nitrogen along coastal rocky shores. Ecology 95, 2803–2814. https://doi.org/10.1890/13-1825.1</w:t>
      </w:r>
    </w:p>
    <w:p w14:paraId="03BDB328" w14:textId="77777777" w:rsidR="00970849" w:rsidRPr="00970849" w:rsidRDefault="00970849" w:rsidP="00970849">
      <w:pPr>
        <w:pStyle w:val="Bibliography"/>
        <w:rPr>
          <w:lang w:val="en-US"/>
        </w:rPr>
      </w:pPr>
      <w:r w:rsidRPr="00970849">
        <w:rPr>
          <w:lang w:val="en-US"/>
        </w:rPr>
        <w:t>Pfister, C.A., Altabet, M.A., Weigel, B.L., 2019. Kelp beds and their local effects on seawater chemistry, productivity, and microbial communities. Ecology 100, e02798. https://doi.org/10.1002/ecy.2798</w:t>
      </w:r>
    </w:p>
    <w:p w14:paraId="1F8EB5F0" w14:textId="77777777" w:rsidR="00970849" w:rsidRPr="00970849" w:rsidRDefault="00970849" w:rsidP="00970849">
      <w:pPr>
        <w:pStyle w:val="Bibliography"/>
        <w:rPr>
          <w:lang w:val="en-US"/>
        </w:rPr>
      </w:pPr>
      <w:r w:rsidRPr="00970849">
        <w:rPr>
          <w:lang w:val="en-US"/>
        </w:rPr>
        <w:t>Phillips, J.C., Hurd, C.L., 2004. Kinetics of nitrate, ammonium, and urea uptake by four intertidal seaweeds from New Zealand. J Phycol 40, 534–545. https://doi.org/10.1111/j.1529-8817.2004.03157.x</w:t>
      </w:r>
    </w:p>
    <w:p w14:paraId="40E678B3" w14:textId="77777777" w:rsidR="00970849" w:rsidRPr="00970849" w:rsidRDefault="00970849" w:rsidP="00970849">
      <w:pPr>
        <w:pStyle w:val="Bibliography"/>
        <w:rPr>
          <w:lang w:val="en-US"/>
        </w:rPr>
      </w:pPr>
      <w:r w:rsidRPr="00970849">
        <w:rPr>
          <w:lang w:val="en-US"/>
        </w:rPr>
        <w:t xml:space="preserve">Probyn, T.A., Chapman, A.R.O., 1983. Summer growth of Chordaria flagelliformis (O.F. Muell.) C. Ag.: Physiological strategies in a nutrient stressed environment. Journal of </w:t>
      </w:r>
      <w:r w:rsidRPr="00970849">
        <w:rPr>
          <w:lang w:val="en-US"/>
        </w:rPr>
        <w:lastRenderedPageBreak/>
        <w:t>Experimental Marine Biology and Ecology 73, 243–271. https://doi.org/10.1016/0022-0981(83)90050-3</w:t>
      </w:r>
    </w:p>
    <w:p w14:paraId="64B153ED" w14:textId="77777777" w:rsidR="00970849" w:rsidRPr="00970849" w:rsidRDefault="00970849" w:rsidP="00970849">
      <w:pPr>
        <w:pStyle w:val="Bibliography"/>
        <w:rPr>
          <w:lang w:val="en-US"/>
        </w:rPr>
      </w:pPr>
      <w:r w:rsidRPr="00970849">
        <w:rPr>
          <w:lang w:val="en-US"/>
        </w:rPr>
        <w:t>R Core Team, 2019. R: A language and environment for statistical computing.</w:t>
      </w:r>
    </w:p>
    <w:p w14:paraId="01ED9054" w14:textId="77777777" w:rsidR="00970849" w:rsidRPr="00970849" w:rsidRDefault="00970849" w:rsidP="00970849">
      <w:pPr>
        <w:pStyle w:val="Bibliography"/>
        <w:rPr>
          <w:lang w:val="en-US"/>
        </w:rPr>
      </w:pPr>
      <w:r w:rsidRPr="00970849">
        <w:rPr>
          <w:lang w:val="en-US"/>
        </w:rPr>
        <w:t>Roman, J., McCarthy, J.J., 2010. The Whale Pump: Marine Mammals Enhance Primary Productivity in a Coastal Basin. PLoS ONE 5, e13255. https://doi.org/10.1371/journal.pone.0013255</w:t>
      </w:r>
    </w:p>
    <w:p w14:paraId="11C6A934" w14:textId="77777777" w:rsidR="00970849" w:rsidRPr="00970849" w:rsidRDefault="00970849" w:rsidP="00970849">
      <w:pPr>
        <w:pStyle w:val="Bibliography"/>
        <w:rPr>
          <w:lang w:val="en-US"/>
        </w:rPr>
      </w:pPr>
      <w:r w:rsidRPr="00970849">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0D55FCB3" w14:textId="77777777" w:rsidR="00970849" w:rsidRPr="00970849" w:rsidRDefault="00970849" w:rsidP="00970849">
      <w:pPr>
        <w:pStyle w:val="Bibliography"/>
        <w:rPr>
          <w:lang w:val="en-US"/>
        </w:rPr>
      </w:pPr>
      <w:r w:rsidRPr="00970849">
        <w:rPr>
          <w:lang w:val="en-US"/>
        </w:rPr>
        <w:t>RStudio Team, 2016. RStudio: Integrated development for R.</w:t>
      </w:r>
    </w:p>
    <w:p w14:paraId="36CC0A1D" w14:textId="77777777" w:rsidR="00970849" w:rsidRPr="00970849" w:rsidRDefault="00970849" w:rsidP="00970849">
      <w:pPr>
        <w:pStyle w:val="Bibliography"/>
        <w:rPr>
          <w:lang w:val="en-US"/>
        </w:rPr>
      </w:pPr>
      <w:r w:rsidRPr="00970849">
        <w:rPr>
          <w:lang w:val="en-US"/>
        </w:rPr>
        <w:t>Sandoval-Gil, J., Alexandre, A., Santos, R., Camacho-Ibar, V.F., 2016. Nitrogen Uptake and Internal Recycling in Zostera marina Exposed to Oyster Farming: Eelgrass Potential as a Natural Biofilter. Estuaries and Coasts 39, 1694–1708. https://doi.org/10.1007/s12237-016-0102-4</w:t>
      </w:r>
    </w:p>
    <w:p w14:paraId="4CACBF05" w14:textId="77777777" w:rsidR="00970849" w:rsidRPr="00970849" w:rsidRDefault="00970849" w:rsidP="00970849">
      <w:pPr>
        <w:pStyle w:val="Bibliography"/>
        <w:rPr>
          <w:lang w:val="en-US"/>
        </w:rPr>
      </w:pPr>
      <w:r w:rsidRPr="00970849">
        <w:rPr>
          <w:lang w:val="en-US"/>
        </w:rPr>
        <w:t>Savage, C., 2019. Seabird nutrients are assimilated by corals and enhance coral growth rates. Sci Rep 9, 4284. https://doi.org/10.1038/s41598-019-41030-6</w:t>
      </w:r>
    </w:p>
    <w:p w14:paraId="1A28FD68" w14:textId="77777777" w:rsidR="00970849" w:rsidRPr="00970849" w:rsidRDefault="00970849" w:rsidP="00970849">
      <w:pPr>
        <w:pStyle w:val="Bibliography"/>
        <w:rPr>
          <w:lang w:val="en-US"/>
        </w:rPr>
      </w:pPr>
      <w:r w:rsidRPr="00970849">
        <w:rPr>
          <w:lang w:val="en-US"/>
        </w:rPr>
        <w:t>Sellers, A.J., Leung, B., Torchin, M.E., 2020. Global meta-analysis of how marine upwelling affects herbivory. Global Ecology and Biogeography 29, 370–383. https://doi.org/10.1111/geb.13023</w:t>
      </w:r>
    </w:p>
    <w:p w14:paraId="318E4969" w14:textId="77777777" w:rsidR="00970849" w:rsidRPr="00970849" w:rsidRDefault="00970849" w:rsidP="00970849">
      <w:pPr>
        <w:pStyle w:val="Bibliography"/>
        <w:rPr>
          <w:lang w:val="en-US"/>
        </w:rPr>
      </w:pPr>
      <w:r w:rsidRPr="00970849">
        <w:rPr>
          <w:lang w:val="en-US"/>
        </w:rPr>
        <w:t>Shantz, A.A., Ladd, M.C., Schrack, E., Burkepile, D.E., 2015. Fish-derived nutrient hotspots shape coral reef benthic communities. Ecological Applications 25, 2142–2152. https://doi.org/10.1890/14-2209.1</w:t>
      </w:r>
    </w:p>
    <w:p w14:paraId="3AA317B0" w14:textId="77777777" w:rsidR="00970849" w:rsidRPr="00970849" w:rsidRDefault="00970849" w:rsidP="00970849">
      <w:pPr>
        <w:pStyle w:val="Bibliography"/>
        <w:rPr>
          <w:lang w:val="en-US"/>
        </w:rPr>
      </w:pPr>
      <w:r w:rsidRPr="00970849">
        <w:rPr>
          <w:lang w:val="en-US"/>
        </w:rPr>
        <w:t>Smale, D.A., Burrows, M.T., Moore, P., O’Connor, N., Hawkins, S.J., 2013. Threats and knowledge gaps for ecosystem services provided by kelp forests: a northeast Atlantic perspective. Ecology and Evolution 3, 4016–4038. https://doi.org/10.1002/ece3.774</w:t>
      </w:r>
    </w:p>
    <w:p w14:paraId="1DD08CE9" w14:textId="77777777" w:rsidR="00970849" w:rsidRPr="00970849" w:rsidRDefault="00970849" w:rsidP="00970849">
      <w:pPr>
        <w:pStyle w:val="Bibliography"/>
        <w:rPr>
          <w:lang w:val="en-US"/>
        </w:rPr>
      </w:pPr>
      <w:r w:rsidRPr="00970849">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64BA958B" w14:textId="77777777" w:rsidR="00970849" w:rsidRPr="00970849" w:rsidRDefault="00970849" w:rsidP="00970849">
      <w:pPr>
        <w:pStyle w:val="Bibliography"/>
        <w:rPr>
          <w:lang w:val="en-US"/>
        </w:rPr>
      </w:pPr>
      <w:r w:rsidRPr="00970849">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6507D999" w14:textId="77777777" w:rsidR="00970849" w:rsidRPr="00970849" w:rsidRDefault="00970849" w:rsidP="00970849">
      <w:pPr>
        <w:pStyle w:val="Bibliography"/>
        <w:rPr>
          <w:lang w:val="en-US"/>
        </w:rPr>
      </w:pPr>
      <w:r w:rsidRPr="00970849">
        <w:rPr>
          <w:lang w:val="en-US"/>
        </w:rPr>
        <w:t>Steneck, R.S., Graham, M.H., Bourque, B.J., Corbett, D., Erlandson, J.M., Estes, J.A., Tegner, M.J., 2002. Kelp forest ecosystems: biodiversity, stability, resilience and future. Environmental Conservation 29, 436–459. https://doi.org/10.1017/S0376892902000322</w:t>
      </w:r>
    </w:p>
    <w:p w14:paraId="7933B631" w14:textId="77777777" w:rsidR="00970849" w:rsidRPr="00970849" w:rsidRDefault="00970849" w:rsidP="00970849">
      <w:pPr>
        <w:pStyle w:val="Bibliography"/>
        <w:rPr>
          <w:lang w:val="en-US"/>
        </w:rPr>
      </w:pPr>
      <w:r w:rsidRPr="00970849">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4FE1806B" w14:textId="77777777" w:rsidR="00970849" w:rsidRPr="00970849" w:rsidRDefault="00970849" w:rsidP="00970849">
      <w:pPr>
        <w:pStyle w:val="Bibliography"/>
        <w:rPr>
          <w:lang w:val="en-US"/>
        </w:rPr>
      </w:pPr>
      <w:r w:rsidRPr="00970849">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19086410" w14:textId="77777777" w:rsidR="00970849" w:rsidRPr="00970849" w:rsidRDefault="00970849" w:rsidP="00970849">
      <w:pPr>
        <w:pStyle w:val="Bibliography"/>
        <w:rPr>
          <w:lang w:val="en-US"/>
        </w:rPr>
      </w:pPr>
      <w:r w:rsidRPr="00970849">
        <w:rPr>
          <w:lang w:val="en-US"/>
        </w:rPr>
        <w:lastRenderedPageBreak/>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1F36F75" w14:textId="77777777" w:rsidR="00970849" w:rsidRPr="00970849" w:rsidRDefault="00970849" w:rsidP="00970849">
      <w:pPr>
        <w:pStyle w:val="Bibliography"/>
        <w:rPr>
          <w:lang w:val="en-US"/>
        </w:rPr>
      </w:pPr>
      <w:r w:rsidRPr="00970849">
        <w:rPr>
          <w:lang w:val="en-US"/>
        </w:rPr>
        <w:t>Tilman, G.D., 1984. Plant Dominance Along an Experimental Nutrient Gradient. Ecology 65, 1445–1453. https://doi.org/10.2307/1939125</w:t>
      </w:r>
    </w:p>
    <w:p w14:paraId="2307DDCE" w14:textId="77777777" w:rsidR="00970849" w:rsidRPr="00970849" w:rsidRDefault="00970849" w:rsidP="00970849">
      <w:pPr>
        <w:pStyle w:val="Bibliography"/>
        <w:rPr>
          <w:lang w:val="en-US"/>
        </w:rPr>
      </w:pPr>
      <w:r w:rsidRPr="00970849">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7FD4FCE0" w14:textId="77777777" w:rsidR="00970849" w:rsidRPr="00970849" w:rsidRDefault="00970849" w:rsidP="00970849">
      <w:pPr>
        <w:pStyle w:val="Bibliography"/>
        <w:rPr>
          <w:lang w:val="en-US"/>
        </w:rPr>
      </w:pPr>
      <w:r w:rsidRPr="00970849">
        <w:rPr>
          <w:lang w:val="en-US"/>
        </w:rPr>
        <w:t>Uthicke, S., 2001a. Nutrient regeneration by abundant coral reef holothurians. J. Exp. Mar. Biol. Ecol. 265, 153–170. https://doi.org/10.1016/S0022-0981(01)00329-X</w:t>
      </w:r>
    </w:p>
    <w:p w14:paraId="28F623CC" w14:textId="77777777" w:rsidR="00970849" w:rsidRPr="00970849" w:rsidRDefault="00970849" w:rsidP="00970849">
      <w:pPr>
        <w:pStyle w:val="Bibliography"/>
        <w:rPr>
          <w:lang w:val="en-US"/>
        </w:rPr>
      </w:pPr>
      <w:r w:rsidRPr="00970849">
        <w:rPr>
          <w:lang w:val="en-US"/>
        </w:rPr>
        <w:t>Uthicke, S., 2001b. Interactions between sediment-feeders and microalgae on coral reefs: grazing losses versus production enhancement. Mar Ecol Prog Ser 210, 125–138. https://doi.org/10.3354/meps210125</w:t>
      </w:r>
    </w:p>
    <w:p w14:paraId="05C81DB5" w14:textId="77777777" w:rsidR="00970849" w:rsidRPr="00970849" w:rsidRDefault="00970849" w:rsidP="00970849">
      <w:pPr>
        <w:pStyle w:val="Bibliography"/>
        <w:rPr>
          <w:lang w:val="en-US"/>
        </w:rPr>
      </w:pPr>
      <w:r w:rsidRPr="00970849">
        <w:rPr>
          <w:lang w:val="en-US"/>
        </w:rPr>
        <w:t>Uthicke, S., Klumpp, D.W., 1998. Microphytobenthos community production at a near-shore coral reef: seasonal variation and response to ammonium recycled by holothurians. Mar Ecol Prog Ser 169, 1–11.</w:t>
      </w:r>
    </w:p>
    <w:p w14:paraId="69285F00" w14:textId="77777777" w:rsidR="00970849" w:rsidRPr="00970849" w:rsidRDefault="00970849" w:rsidP="00970849">
      <w:pPr>
        <w:pStyle w:val="Bibliography"/>
        <w:rPr>
          <w:lang w:val="en-US"/>
        </w:rPr>
      </w:pPr>
      <w:r w:rsidRPr="00970849">
        <w:rPr>
          <w:lang w:val="en-US"/>
        </w:rPr>
        <w:t>Vanni, M.J., 2002. Nutrient cycling by animals in freshwater ecosystems. Annu Rev Ecol Syst 33, 341–370. https://doi.org/10.1146/annurev.ecolsys.33.010802.150519</w:t>
      </w:r>
    </w:p>
    <w:p w14:paraId="4CD17052" w14:textId="77777777" w:rsidR="00970849" w:rsidRPr="00970849" w:rsidRDefault="00970849" w:rsidP="00970849">
      <w:pPr>
        <w:pStyle w:val="Bibliography"/>
        <w:rPr>
          <w:lang w:val="en-US"/>
        </w:rPr>
      </w:pPr>
      <w:r w:rsidRPr="00970849">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19CED428" w14:textId="77777777" w:rsidR="00970849" w:rsidRPr="00970849" w:rsidRDefault="00970849" w:rsidP="00970849">
      <w:pPr>
        <w:pStyle w:val="Bibliography"/>
        <w:rPr>
          <w:lang w:val="en-US"/>
        </w:rPr>
      </w:pPr>
      <w:r w:rsidRPr="00970849">
        <w:rPr>
          <w:lang w:val="en-US"/>
        </w:rPr>
        <w:t>West, E.J., Pitt, K.A., Welsh, D.T., Koop, K., Rissik, D., 2009. Top-down and bottom-up influences of jellyfish on primary productivity and planktonic assemblages. Limnol Oceanogr 54, 2058–2071. https://doi.org/10.4319/lo.2009.54.6.2058</w:t>
      </w:r>
    </w:p>
    <w:p w14:paraId="2EADB842" w14:textId="77777777" w:rsidR="00970849" w:rsidRPr="00970849" w:rsidRDefault="00970849" w:rsidP="00970849">
      <w:pPr>
        <w:pStyle w:val="Bibliography"/>
        <w:rPr>
          <w:lang w:val="en-US"/>
        </w:rPr>
      </w:pPr>
      <w:r w:rsidRPr="00970849">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59827884" w14:textId="77777777" w:rsidR="00970849" w:rsidRPr="00970849" w:rsidRDefault="00970849" w:rsidP="00970849">
      <w:pPr>
        <w:pStyle w:val="Bibliography"/>
        <w:rPr>
          <w:lang w:val="en-US"/>
        </w:rPr>
      </w:pPr>
      <w:r w:rsidRPr="00970849">
        <w:rPr>
          <w:lang w:val="en-US"/>
        </w:rPr>
        <w:t>Yee, D.A., Juliano, S.A., 2007. Abundance matters: a field experiment testing the more individuals hypothesis for richness–productivity relationships. Oecologia 153, 153–162. https://doi.org/10.1007/s00442-007-0707-1</w:t>
      </w:r>
    </w:p>
    <w:p w14:paraId="7AAB984A" w14:textId="7226D2F1"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2"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3"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5"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4" w:author="Claire Attridge" w:date="2024-10-23T16:36:00Z" w:initials="CA">
    <w:p w14:paraId="733E7034" w14:textId="77777777" w:rsidR="009838BB" w:rsidRDefault="009838BB" w:rsidP="009838BB">
      <w:pPr>
        <w:pStyle w:val="CommentText"/>
      </w:pPr>
      <w:r>
        <w:rPr>
          <w:rStyle w:val="CommentReference"/>
        </w:rPr>
        <w:annotationRef/>
      </w:r>
      <w:r>
        <w:t>Alt rephrase: “...drives variability in nutrient availability, influencing productivity and community functioning in tropical waters.”</w:t>
      </w:r>
    </w:p>
  </w:comment>
  <w:comment w:id="9" w:author="Claire Attridge" w:date="2024-10-23T16:46:00Z" w:initials="CA">
    <w:p w14:paraId="00032AC8" w14:textId="77777777" w:rsidR="0012432E" w:rsidRDefault="0012432E" w:rsidP="0012432E">
      <w:pPr>
        <w:pStyle w:val="CommentText"/>
      </w:pPr>
      <w:r>
        <w:rPr>
          <w:rStyle w:val="CommentReference"/>
        </w:rPr>
        <w:annotationRef/>
      </w:r>
      <w:r>
        <w:t>“enhanced animal biomass”?</w:t>
      </w:r>
    </w:p>
    <w:p w14:paraId="4726E04C" w14:textId="77777777" w:rsidR="0012432E" w:rsidRDefault="0012432E" w:rsidP="0012432E">
      <w:pPr>
        <w:pStyle w:val="CommentText"/>
      </w:pPr>
      <w:r>
        <w:t>Something more specific could be helpful here</w:t>
      </w:r>
    </w:p>
  </w:comment>
  <w:comment w:id="15" w:author="Jasmin Schuster" w:date="2024-10-19T15:38:00Z" w:initials="JS">
    <w:p w14:paraId="2C86342E" w14:textId="7D75E193"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16"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14" w:author="Claire Attridge" w:date="2024-10-23T16:49:00Z" w:initials="CA">
    <w:p w14:paraId="4F45D621" w14:textId="77777777" w:rsidR="0012432E" w:rsidRDefault="0012432E" w:rsidP="0012432E">
      <w:pPr>
        <w:pStyle w:val="CommentText"/>
      </w:pPr>
      <w:r>
        <w:rPr>
          <w:rStyle w:val="CommentReference"/>
        </w:rPr>
        <w:annotationRef/>
      </w:r>
      <w:r>
        <w:t xml:space="preserve">Alt rephrase: “Relative to the edge of a kelp forest, ammonium concentrations 5 m within the interior were significantly enhanced, and this difference increased with…” </w:t>
      </w:r>
    </w:p>
  </w:comment>
  <w:comment w:id="36" w:author="Kiara Kattler" w:date="2024-10-02T18:14:00Z" w:initials="KK">
    <w:p w14:paraId="1D9F9C30" w14:textId="40B57A3C"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35" w:author="Claire Attridge" w:date="2024-10-23T17:09:00Z" w:initials="CA">
    <w:p w14:paraId="536BE6B8" w14:textId="77777777" w:rsidR="007831DE" w:rsidRDefault="007831DE" w:rsidP="007831DE">
      <w:pPr>
        <w:pStyle w:val="CommentText"/>
      </w:pPr>
      <w:r>
        <w:rPr>
          <w:rStyle w:val="CommentReference"/>
        </w:rPr>
        <w:annotationRef/>
      </w:r>
      <w:r>
        <w:t>Maybe a slightly different/broader angle on the closing thought?</w:t>
      </w:r>
    </w:p>
    <w:p w14:paraId="5725E83A" w14:textId="77777777" w:rsidR="007831DE" w:rsidRDefault="007831DE" w:rsidP="007831DE">
      <w:pPr>
        <w:pStyle w:val="CommentText"/>
      </w:pPr>
      <w:r>
        <w:t xml:space="preserve">“Therefore, consumer-mediated nutrient dynamics are implicated as a previously overlooked driver of primary productivity in temperate marine systems.” </w:t>
      </w:r>
    </w:p>
  </w:comment>
  <w:comment w:id="37" w:author="Em Lim" w:date="2024-10-22T10:20:00Z" w:initials="EL">
    <w:p w14:paraId="2922242C" w14:textId="3F718E8F" w:rsidR="000C4E84" w:rsidRDefault="000C4E84" w:rsidP="000C4E84">
      <w:r>
        <w:rPr>
          <w:rStyle w:val="CommentReference"/>
        </w:rPr>
        <w:annotationRef/>
      </w:r>
      <w:r>
        <w:rPr>
          <w:color w:val="000000"/>
          <w:sz w:val="20"/>
          <w:szCs w:val="20"/>
        </w:rPr>
        <w:t>Add citation for Magni et al 2000</w:t>
      </w:r>
    </w:p>
  </w:comment>
  <w:comment w:id="38"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39" w:author="Claire Attridge" w:date="2024-10-28T08:22:00Z" w:initials="CA">
    <w:p w14:paraId="7F8F5724" w14:textId="77777777" w:rsidR="005B15F4" w:rsidRDefault="005B15F4" w:rsidP="005B15F4">
      <w:pPr>
        <w:pStyle w:val="CommentText"/>
      </w:pPr>
      <w:r>
        <w:rPr>
          <w:rStyle w:val="CommentReference"/>
        </w:rPr>
        <w:annotationRef/>
      </w:r>
      <w:r>
        <w:t>The “under bottom-up” tripped me up a bit on the first read! Could alt rephrase to “...community structure is regulated through bottom-up control, …”</w:t>
      </w:r>
    </w:p>
  </w:comment>
  <w:comment w:id="41" w:author="Jasmin Schuster" w:date="2024-10-19T15:44:00Z" w:initials="JS">
    <w:p w14:paraId="077420E5" w14:textId="38B7C717"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48" w:author="Claire Attridge" w:date="2024-10-28T08:32:00Z" w:initials="CA">
    <w:p w14:paraId="536DCEAF" w14:textId="77777777" w:rsidR="005B15F4" w:rsidRDefault="005B15F4" w:rsidP="005B15F4">
      <w:pPr>
        <w:pStyle w:val="CommentText"/>
      </w:pPr>
      <w:r>
        <w:rPr>
          <w:rStyle w:val="CommentReference"/>
        </w:rPr>
        <w:annotationRef/>
      </w:r>
      <w:r>
        <w:t>Rephrase if possible! Was getting a bit lost in this sentence</w:t>
      </w:r>
    </w:p>
    <w:p w14:paraId="369F00CB" w14:textId="77777777" w:rsidR="005B15F4" w:rsidRDefault="005B15F4" w:rsidP="005B15F4">
      <w:pPr>
        <w:pStyle w:val="CommentText"/>
      </w:pPr>
    </w:p>
    <w:p w14:paraId="578BBF2A" w14:textId="77777777" w:rsidR="005B15F4" w:rsidRDefault="005B15F4" w:rsidP="005B15F4">
      <w:pPr>
        <w:pStyle w:val="CommentText"/>
      </w:pPr>
      <w:r>
        <w:t>Something like this alt? “Therefore, identifying relationships between the variation in nutrient availability and primary productivity at multiple spatial scales will contribute to growing understandings of the ecological role of CND”.</w:t>
      </w:r>
    </w:p>
  </w:comment>
  <w:comment w:id="51" w:author="Claire Attridge" w:date="2024-10-28T08:39:00Z" w:initials="CA">
    <w:p w14:paraId="0C50E092" w14:textId="77777777" w:rsidR="00DA5006" w:rsidRDefault="00DA5006" w:rsidP="00DA5006">
      <w:pPr>
        <w:pStyle w:val="CommentText"/>
      </w:pPr>
      <w:r>
        <w:rPr>
          <w:rStyle w:val="CommentReference"/>
        </w:rPr>
        <w:annotationRef/>
      </w:r>
      <w:r>
        <w:t>If you need to cut any more content, I think this sentence could be dropped? You could go right into examples at the varied spatial scales, might be a smoother transition</w:t>
      </w:r>
    </w:p>
  </w:comment>
  <w:comment w:id="52" w:author="Claire Attridge" w:date="2024-10-28T08:40:00Z" w:initials="CA">
    <w:p w14:paraId="4181E39E" w14:textId="77777777" w:rsidR="00DA5006" w:rsidRDefault="00DA5006" w:rsidP="00DA5006">
      <w:pPr>
        <w:pStyle w:val="CommentText"/>
      </w:pPr>
      <w:r>
        <w:rPr>
          <w:rStyle w:val="CommentReference"/>
        </w:rPr>
        <w:annotationRef/>
      </w:r>
      <w:r>
        <w:t>Or, incorporate this sentence within the structure of comparing ‘broad’ to ‘fine’ level examples?</w:t>
      </w:r>
    </w:p>
  </w:comment>
  <w:comment w:id="82" w:author="Kiara Kattler" w:date="2024-10-03T08:31:00Z" w:initials="KK">
    <w:p w14:paraId="05E45682" w14:textId="1103FFFD"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83" w:author="Claire Attridge" w:date="2024-10-28T09:30:00Z" w:initials="CA">
    <w:p w14:paraId="2B0FE90A" w14:textId="77777777" w:rsidR="003C5615" w:rsidRDefault="008457F1" w:rsidP="003C5615">
      <w:pPr>
        <w:pStyle w:val="CommentText"/>
      </w:pPr>
      <w:r>
        <w:rPr>
          <w:rStyle w:val="CommentReference"/>
        </w:rPr>
        <w:annotationRef/>
      </w:r>
      <w:r w:rsidR="003C5615">
        <w:t xml:space="preserve">Agree with this! </w:t>
      </w:r>
    </w:p>
    <w:p w14:paraId="1C6BF196" w14:textId="77777777" w:rsidR="003C5615" w:rsidRDefault="003C5615" w:rsidP="003C5615">
      <w:pPr>
        <w:pStyle w:val="CommentText"/>
      </w:pPr>
      <w:r>
        <w:t>This second part of the paragraph doesn’t super clearly relate to what’s just above (i.e., identifying scales of variation in temperate systems).</w:t>
      </w:r>
    </w:p>
    <w:p w14:paraId="741FCFDF" w14:textId="77777777" w:rsidR="003C5615" w:rsidRDefault="003C5615" w:rsidP="003C5615">
      <w:pPr>
        <w:pStyle w:val="CommentText"/>
      </w:pPr>
    </w:p>
    <w:p w14:paraId="037689B0" w14:textId="77777777" w:rsidR="003C5615" w:rsidRDefault="003C5615" w:rsidP="003C5615">
      <w:pPr>
        <w:pStyle w:val="CommentText"/>
      </w:pPr>
      <w:r>
        <w:t xml:space="preserve">If this mussel bed info is meant to be a meso-scale example, maybe make this more explicit in your phrasing! When you say ‘entire coastline’ I’m unsure of what level this relates to (i.e., meso, large, ?). </w:t>
      </w:r>
    </w:p>
    <w:p w14:paraId="6BFDBC16" w14:textId="77777777" w:rsidR="003C5615" w:rsidRDefault="003C5615" w:rsidP="003C5615">
      <w:pPr>
        <w:pStyle w:val="CommentText"/>
      </w:pPr>
      <w:r>
        <w:t>The vertical gradients sentence also seems somewhat unrelated to the mussel bed example? Could drop that sentence and the paragraph would still feel complete.</w:t>
      </w:r>
    </w:p>
  </w:comment>
  <w:comment w:id="101" w:author="Claire Attridge" w:date="2024-10-28T09:46:00Z" w:initials="CA">
    <w:p w14:paraId="1C35B277" w14:textId="77777777" w:rsidR="00DA559A" w:rsidRDefault="00DA559A" w:rsidP="00DA559A">
      <w:pPr>
        <w:pStyle w:val="CommentText"/>
      </w:pPr>
      <w:r>
        <w:rPr>
          <w:rStyle w:val="CommentReference"/>
        </w:rPr>
        <w:annotationRef/>
      </w:r>
      <w:r>
        <w:t xml:space="preserve">Time may have come to shift to </w:t>
      </w:r>
      <w:r>
        <w:rPr>
          <w:i/>
          <w:iCs/>
        </w:rPr>
        <w:t>Macrocystis tenuifolia</w:t>
      </w:r>
      <w:r>
        <w:t>? I’ve started to see more people in the kelp ecology sphere using it now, I’ll be publishing under the new species name too!</w:t>
      </w:r>
    </w:p>
  </w:comment>
  <w:comment w:id="110" w:author="Claire Attridge" w:date="2024-10-28T09:51:00Z" w:initials="CA">
    <w:p w14:paraId="0B816879" w14:textId="77777777" w:rsidR="00DA559A" w:rsidRDefault="00DA559A" w:rsidP="00DA559A">
      <w:pPr>
        <w:pStyle w:val="CommentText"/>
      </w:pPr>
      <w:r>
        <w:rPr>
          <w:rStyle w:val="CommentReference"/>
        </w:rPr>
        <w:annotationRef/>
      </w:r>
      <w:r>
        <w:t>What do you mean by this? Like the mixture of chemical substances?</w:t>
      </w:r>
    </w:p>
  </w:comment>
  <w:comment w:id="121" w:author="Claire Attridge" w:date="2024-10-28T10:01:00Z" w:initials="CA">
    <w:p w14:paraId="20912368" w14:textId="77777777" w:rsidR="00BC38CD" w:rsidRDefault="00A210AD" w:rsidP="00BC38CD">
      <w:pPr>
        <w:pStyle w:val="CommentText"/>
      </w:pPr>
      <w:r>
        <w:rPr>
          <w:rStyle w:val="CommentReference"/>
        </w:rPr>
        <w:annotationRef/>
      </w:r>
      <w:r w:rsidR="00BC38CD">
        <w:t>Not sure if the ‘community composition of primary producers’ should be mentioned, because it’s not an examined response in this study?</w:t>
      </w:r>
    </w:p>
  </w:comment>
  <w:comment w:id="129" w:author="Claire Attridge" w:date="2024-10-28T09:59:00Z" w:initials="CA">
    <w:p w14:paraId="1D406AC4" w14:textId="6D9CE287" w:rsidR="00A210AD" w:rsidRDefault="00A210AD" w:rsidP="00A210AD">
      <w:pPr>
        <w:pStyle w:val="CommentText"/>
      </w:pPr>
      <w:r>
        <w:rPr>
          <w:rStyle w:val="CommentReference"/>
        </w:rPr>
        <w:annotationRef/>
      </w:r>
      <w:r>
        <w:t>What is this scale?</w:t>
      </w:r>
    </w:p>
    <w:p w14:paraId="2CE197BB" w14:textId="77777777" w:rsidR="00A210AD" w:rsidRDefault="00A210AD" w:rsidP="00A210AD">
      <w:pPr>
        <w:pStyle w:val="CommentText"/>
      </w:pPr>
      <w:r>
        <w:t>Alt suggestion: “...detectable at a regional/meso scale due to…”</w:t>
      </w:r>
    </w:p>
  </w:comment>
  <w:comment w:id="138" w:author="Claire Attridge" w:date="2024-10-28T10:02:00Z" w:initials="CA">
    <w:p w14:paraId="1383EAB7" w14:textId="77777777" w:rsidR="00A210AD" w:rsidRDefault="00A210AD" w:rsidP="00A210AD">
      <w:pPr>
        <w:pStyle w:val="CommentText"/>
      </w:pPr>
      <w:r>
        <w:rPr>
          <w:rStyle w:val="CommentReference"/>
        </w:rPr>
        <w:annotationRef/>
      </w:r>
      <w:r>
        <w:t>Could you relate it back to the term ‘CND’ somewhere here?</w:t>
      </w:r>
    </w:p>
  </w:comment>
  <w:comment w:id="153" w:author="Claire Attridge" w:date="2024-10-28T10:06:00Z" w:initials="CA">
    <w:p w14:paraId="62027EA8" w14:textId="77777777" w:rsidR="00365EF3" w:rsidRDefault="00365EF3" w:rsidP="00365EF3">
      <w:pPr>
        <w:pStyle w:val="CommentText"/>
      </w:pPr>
      <w:r>
        <w:rPr>
          <w:rStyle w:val="CommentReference"/>
        </w:rPr>
        <w:annotationRef/>
      </w:r>
      <w:r>
        <w:t>Not sure if you may want to use ‘macroinvertebrates’ throughout the paper instead of ‘invertebrates’</w:t>
      </w:r>
    </w:p>
  </w:comment>
  <w:comment w:id="164" w:author="Claire Attridge" w:date="2024-10-28T10:08:00Z" w:initials="CA">
    <w:p w14:paraId="5AE9DEE9" w14:textId="77777777" w:rsidR="00365EF3" w:rsidRDefault="00365EF3" w:rsidP="00365EF3">
      <w:pPr>
        <w:pStyle w:val="CommentText"/>
      </w:pPr>
      <w:r>
        <w:rPr>
          <w:rStyle w:val="CommentReference"/>
        </w:rPr>
        <w:annotationRef/>
      </w:r>
      <w:r>
        <w:t>Also mention the vertical height of the band?</w:t>
      </w:r>
    </w:p>
  </w:comment>
  <w:comment w:id="170" w:author="Kieran Cox" w:date="2024-03-22T08:46:00Z" w:initials="KC">
    <w:p w14:paraId="005215D3" w14:textId="4A81E968"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71"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77"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178" w:author="Claire Attridge" w:date="2024-10-28T10:09:00Z" w:initials="CA">
    <w:p w14:paraId="7594C6D6" w14:textId="77777777" w:rsidR="00365EF3" w:rsidRDefault="00365EF3" w:rsidP="00365EF3">
      <w:pPr>
        <w:pStyle w:val="CommentText"/>
      </w:pPr>
      <w:r>
        <w:rPr>
          <w:rStyle w:val="CommentReference"/>
        </w:rPr>
        <w:annotationRef/>
      </w:r>
      <w:r>
        <w:t>I think that having the term ‘dominated by’ makes it clear enough for this study purpose!</w:t>
      </w:r>
    </w:p>
  </w:comment>
  <w:comment w:id="185" w:author="Jasmin Schuster" w:date="2024-10-19T16:19:00Z" w:initials="JS">
    <w:p w14:paraId="5417B0F8" w14:textId="784CBE68" w:rsidR="004F21D6" w:rsidRDefault="004F21D6" w:rsidP="004F21D6">
      <w:r>
        <w:rPr>
          <w:rStyle w:val="CommentReference"/>
        </w:rPr>
        <w:annotationRef/>
      </w:r>
      <w:r>
        <w:rPr>
          <w:color w:val="000000"/>
          <w:sz w:val="20"/>
          <w:szCs w:val="20"/>
        </w:rPr>
        <w:t>Ondine Pontier from Hakai just published a biomass formula for bull kelp too</w:t>
      </w:r>
    </w:p>
  </w:comment>
  <w:comment w:id="186" w:author="Claire Attridge" w:date="2024-10-28T10:13:00Z" w:initials="CA">
    <w:p w14:paraId="4E5F7E8F" w14:textId="77777777" w:rsidR="001E5CB7" w:rsidRDefault="001E5CB7" w:rsidP="001E5CB7">
      <w:pPr>
        <w:pStyle w:val="CommentText"/>
      </w:pPr>
      <w:r>
        <w:rPr>
          <w:rStyle w:val="CommentReference"/>
        </w:rPr>
        <w:annotationRef/>
      </w:r>
      <w:r>
        <w:t>True! These should be coming out as a BC-wide sub-bulb morphometric paper in the next couple years hopefully</w:t>
      </w:r>
    </w:p>
  </w:comment>
  <w:comment w:id="187" w:author="Claire Attridge" w:date="2024-10-28T10:14:00Z" w:initials="CA">
    <w:p w14:paraId="5D1451B8" w14:textId="77777777" w:rsidR="001E5CB7" w:rsidRDefault="001E5CB7" w:rsidP="001E5CB7">
      <w:pPr>
        <w:pStyle w:val="CommentText"/>
      </w:pPr>
      <w:r>
        <w:rPr>
          <w:rStyle w:val="CommentReference"/>
        </w:rPr>
        <w:annotationRef/>
      </w:r>
      <w:r>
        <w:t>You could mention that the one you cite from me is specific to Barkley Sound?</w:t>
      </w:r>
    </w:p>
  </w:comment>
  <w:comment w:id="190"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192" w:author="Bridget Maher" w:date="2024-10-13T12:14:00Z" w:initials="BM">
    <w:p w14:paraId="7D943D40" w14:textId="694838AB" w:rsidR="00D14D33" w:rsidRDefault="00D14D33" w:rsidP="00D14D33">
      <w:r>
        <w:rPr>
          <w:rStyle w:val="CommentReference"/>
        </w:rPr>
        <w:annotationRef/>
      </w:r>
      <w:r>
        <w:rPr>
          <w:sz w:val="20"/>
          <w:szCs w:val="20"/>
        </w:rPr>
        <w:t>do we need the model name?</w:t>
      </w:r>
    </w:p>
  </w:comment>
  <w:comment w:id="194" w:author="Claire Attridge" w:date="2024-10-28T10:17:00Z" w:initials="CA">
    <w:p w14:paraId="3267920F" w14:textId="77777777" w:rsidR="00122525" w:rsidRDefault="00122525" w:rsidP="00122525">
      <w:pPr>
        <w:pStyle w:val="CommentText"/>
      </w:pPr>
      <w:r>
        <w:rPr>
          <w:rStyle w:val="CommentReference"/>
        </w:rPr>
        <w:annotationRef/>
      </w:r>
      <w:r>
        <w:t>Garmin GPSMAP 78SC</w:t>
      </w:r>
    </w:p>
  </w:comment>
  <w:comment w:id="200" w:author="Kiara Kattler" w:date="2024-10-03T09:00:00Z" w:initials="KK">
    <w:p w14:paraId="6E64B024" w14:textId="0A9AD0F6" w:rsidR="003E3578" w:rsidRDefault="003E3578" w:rsidP="003E3578">
      <w:r>
        <w:rPr>
          <w:rStyle w:val="CommentReference"/>
        </w:rPr>
        <w:annotationRef/>
      </w:r>
      <w:r>
        <w:rPr>
          <w:sz w:val="20"/>
          <w:szCs w:val="20"/>
        </w:rPr>
        <w:t>Didnt we just use ziplocks?</w:t>
      </w:r>
    </w:p>
  </w:comment>
  <w:comment w:id="201" w:author="Em Lim" w:date="2024-10-23T10:09:00Z" w:initials="EL">
    <w:p w14:paraId="318BD002" w14:textId="77777777" w:rsidR="00A01D2E" w:rsidRDefault="00A01D2E" w:rsidP="00A01D2E">
      <w:r>
        <w:rPr>
          <w:rStyle w:val="CommentReference"/>
        </w:rPr>
        <w:annotationRef/>
      </w:r>
      <w:r>
        <w:rPr>
          <w:color w:val="000000"/>
          <w:sz w:val="20"/>
          <w:szCs w:val="20"/>
        </w:rPr>
        <w:t xml:space="preserve">Jasmin: </w:t>
      </w:r>
      <w:r>
        <w:rPr>
          <w:sz w:val="20"/>
          <w:szCs w:val="20"/>
        </w:rPr>
        <w:t>I feel like some explanation as to why you did 2 experiments with different species, slighty different design and 2 yrs apart would be helpful. Do they each have a separate goal? Or why were both needed?</w:t>
      </w:r>
    </w:p>
  </w:comment>
  <w:comment w:id="207" w:author="Claire Attridge" w:date="2024-10-28T10:27:00Z" w:initials="CA">
    <w:p w14:paraId="47E7DA0E" w14:textId="77777777" w:rsidR="003C3010" w:rsidRDefault="003C3010" w:rsidP="003C3010">
      <w:pPr>
        <w:pStyle w:val="CommentText"/>
      </w:pPr>
      <w:r>
        <w:rPr>
          <w:rStyle w:val="CommentReference"/>
        </w:rPr>
        <w:annotationRef/>
      </w:r>
      <w:r>
        <w:t>Is there a citation for how/why you knew that these crabs would have higher individual excretion rates than the sea cucumbers?</w:t>
      </w:r>
    </w:p>
  </w:comment>
  <w:comment w:id="208" w:author="Kiara Kattler" w:date="2024-10-03T09:50:00Z" w:initials="KK">
    <w:p w14:paraId="41555B0F" w14:textId="19FF2B88"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211"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12"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213" w:author="Claire Attridge" w:date="2024-10-28T10:29:00Z" w:initials="CA">
    <w:p w14:paraId="7670029F" w14:textId="77777777" w:rsidR="00A41B00" w:rsidRDefault="00A41B00" w:rsidP="00A41B00">
      <w:pPr>
        <w:pStyle w:val="CommentText"/>
      </w:pPr>
      <w:r>
        <w:rPr>
          <w:rStyle w:val="CommentReference"/>
        </w:rPr>
        <w:annotationRef/>
      </w:r>
      <w:r>
        <w:t>Should this just go into the Data Availability statement typically at the end of the manuscript?</w:t>
      </w:r>
    </w:p>
  </w:comment>
  <w:comment w:id="214" w:author="Bridget Maher" w:date="2024-10-13T12:34:00Z" w:initials="BM">
    <w:p w14:paraId="2B4875E9" w14:textId="5F172AD8"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215" w:author="Em Lim" w:date="2024-10-23T15:27:00Z" w:initials="EL">
    <w:p w14:paraId="0041DE77" w14:textId="77777777" w:rsidR="009C308B" w:rsidRDefault="009C308B" w:rsidP="009C308B">
      <w:r>
        <w:rPr>
          <w:rStyle w:val="CommentReference"/>
        </w:rPr>
        <w:annotationRef/>
      </w:r>
      <w:r>
        <w:rPr>
          <w:color w:val="000000"/>
          <w:sz w:val="20"/>
          <w:szCs w:val="20"/>
        </w:rPr>
        <w:t>The crab excretion will be in my 4th chapter but I don’t think I have a home for the cuke excretion yet…</w:t>
      </w:r>
    </w:p>
  </w:comment>
  <w:comment w:id="216" w:author="Claire Attridge" w:date="2024-10-28T11:35:00Z" w:initials="CA">
    <w:p w14:paraId="19076360" w14:textId="77777777" w:rsidR="008D0B85" w:rsidRDefault="008D0B85" w:rsidP="008D0B85">
      <w:pPr>
        <w:pStyle w:val="CommentText"/>
      </w:pPr>
      <w:r>
        <w:rPr>
          <w:rStyle w:val="CommentReference"/>
        </w:rPr>
        <w:annotationRef/>
      </w:r>
      <w:r>
        <w:t>A really small point on the writing here- Could you alternate some of these sentence structures to use words other than ‘found’? Started feeling very repetitive! Could swap between ones like “identified”, “found”, “observed”, “saw”</w:t>
      </w:r>
    </w:p>
  </w:comment>
  <w:comment w:id="217" w:author="Claire Attridge" w:date="2024-10-28T11:47:00Z" w:initials="CA">
    <w:p w14:paraId="43DCA6F7" w14:textId="77777777" w:rsidR="0042004A" w:rsidRDefault="0042004A" w:rsidP="0042004A">
      <w:pPr>
        <w:pStyle w:val="CommentText"/>
      </w:pPr>
      <w:r>
        <w:rPr>
          <w:rStyle w:val="CommentReference"/>
        </w:rPr>
        <w:annotationRef/>
      </w:r>
      <w:r>
        <w:t>An overall note across the paper- I was finding myself confused by similar terms being used interchangeably (e.g., very-small, small-scale, fine-scale, …).</w:t>
      </w:r>
    </w:p>
    <w:p w14:paraId="40C09321" w14:textId="77777777" w:rsidR="0042004A" w:rsidRDefault="0042004A" w:rsidP="0042004A">
      <w:pPr>
        <w:pStyle w:val="CommentText"/>
      </w:pPr>
      <w:r>
        <w:t>If possible, maybe go through and see if you can stick to one scheme, where there’s always a single spatial scale term related to each experiment of this paper (e.g., meso-scale, small-scale, smaller-scale, OR broad-scale, small-scale, fine-scale, OR …). From all the different terms for spatial scale being used from the Intro to the Methods and now Discussion, I found it a bit confusing to keep track of what term was related to what in this study and other referenced literature.</w:t>
      </w:r>
    </w:p>
  </w:comment>
  <w:comment w:id="244" w:author="Bridget Maher" w:date="2024-10-13T14:32:00Z" w:initials="BM">
    <w:p w14:paraId="5DD54B7E" w14:textId="6E24B753" w:rsidR="00DA6701" w:rsidRDefault="00DA6701" w:rsidP="00DA6701">
      <w:r>
        <w:rPr>
          <w:rStyle w:val="CommentReference"/>
        </w:rPr>
        <w:annotationRef/>
      </w:r>
      <w:r>
        <w:rPr>
          <w:sz w:val="20"/>
          <w:szCs w:val="20"/>
        </w:rPr>
        <w:t>is this compared to immediately outside the forest in this study?</w:t>
      </w:r>
    </w:p>
  </w:comment>
  <w:comment w:id="245" w:author="Em Lim" w:date="2024-10-23T15:27:00Z" w:initials="EL">
    <w:p w14:paraId="2F68CD7C" w14:textId="77777777" w:rsidR="009C308B" w:rsidRDefault="009C308B" w:rsidP="009C308B">
      <w:r>
        <w:rPr>
          <w:rStyle w:val="CommentReference"/>
        </w:rPr>
        <w:annotationRef/>
      </w:r>
      <w:r>
        <w:rPr>
          <w:color w:val="000000"/>
          <w:sz w:val="20"/>
          <w:szCs w:val="20"/>
        </w:rPr>
        <w:t>Yes!</w:t>
      </w:r>
    </w:p>
  </w:comment>
  <w:comment w:id="246" w:author="Jasmin Schuster" w:date="2024-10-19T16:48:00Z" w:initials="JS">
    <w:p w14:paraId="22C9828A" w14:textId="6287A60A"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247" w:author="Em Lim" w:date="2024-10-23T15:29:00Z" w:initials="EL">
    <w:p w14:paraId="1E450BE5" w14:textId="77777777" w:rsidR="009C308B" w:rsidRDefault="009C308B" w:rsidP="009C308B">
      <w:r>
        <w:rPr>
          <w:rStyle w:val="CommentReference"/>
        </w:rPr>
        <w:annotationRef/>
      </w:r>
      <w:r>
        <w:rPr>
          <w:color w:val="000000"/>
          <w:sz w:val="20"/>
          <w:szCs w:val="20"/>
        </w:rPr>
        <w:t xml:space="preserve">The </w:t>
      </w:r>
      <w:r>
        <w:rPr>
          <w:b/>
          <w:bCs/>
          <w:color w:val="000000"/>
          <w:sz w:val="20"/>
          <w:szCs w:val="20"/>
        </w:rPr>
        <w:t>change in ammonium</w:t>
      </w:r>
      <w:r>
        <w:rPr>
          <w:color w:val="000000"/>
          <w:sz w:val="20"/>
          <w:szCs w:val="20"/>
        </w:rPr>
        <w:t xml:space="preserve"> at no kelp sites was negative, so “inside” forest nh4 was higher than “outside” forest nh4 at the no kelp sites. </w:t>
      </w:r>
    </w:p>
  </w:comment>
  <w:comment w:id="248" w:author="Jasmin Schuster" w:date="2024-10-19T16:49:00Z" w:initials="JS">
    <w:p w14:paraId="51A051B8" w14:textId="6DAC088B"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266" w:author="Claire Attridge" w:date="2024-10-28T12:05:00Z" w:initials="CA">
    <w:p w14:paraId="46C26FEF" w14:textId="77777777" w:rsidR="00BC38CD" w:rsidRDefault="00BC38CD" w:rsidP="00BC38CD">
      <w:pPr>
        <w:pStyle w:val="CommentText"/>
      </w:pPr>
      <w:r>
        <w:rPr>
          <w:rStyle w:val="CommentReference"/>
        </w:rPr>
        <w:annotationRef/>
      </w:r>
      <w:r>
        <w:t>Could drop some of these if you need to cut down your # of references?</w:t>
      </w:r>
    </w:p>
  </w:comment>
  <w:comment w:id="275" w:author="Claire Attridge" w:date="2024-10-28T12:09:00Z" w:initials="CA">
    <w:p w14:paraId="32E44F5D" w14:textId="77777777" w:rsidR="00456F9A" w:rsidRDefault="00456F9A" w:rsidP="00456F9A">
      <w:pPr>
        <w:pStyle w:val="CommentText"/>
      </w:pPr>
      <w:r>
        <w:rPr>
          <w:rStyle w:val="CommentReference"/>
        </w:rPr>
        <w:annotationRef/>
      </w:r>
      <w:r>
        <w:t>If possible- I’d make the ‘10 km’ text of the scale bar larger. Couldn’t see it at first!</w:t>
      </w:r>
    </w:p>
  </w:comment>
  <w:comment w:id="284" w:author="Isabelle Cote" w:date="2024-07-23T11:33:00Z" w:initials="IC">
    <w:p w14:paraId="57083FF1" w14:textId="5B025CC5" w:rsidR="00F10A37" w:rsidRDefault="00F10A37" w:rsidP="00F10A37">
      <w:pPr>
        <w:pStyle w:val="CommentText"/>
      </w:pPr>
      <w:r>
        <w:rPr>
          <w:rStyle w:val="CommentReference"/>
        </w:rPr>
        <w:annotationRef/>
      </w:r>
      <w:r>
        <w:t>Show these somewhere. In Table S1?</w:t>
      </w:r>
    </w:p>
  </w:comment>
  <w:comment w:id="286"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287" w:author="Claire Attridge" w:date="2024-10-23T17:12:00Z" w:initials="CA">
    <w:p w14:paraId="3DFB1C42" w14:textId="7777777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7879D65A" w15:done="0"/>
  <w15:commentEx w15:paraId="733E7034" w15:done="0"/>
  <w15:commentEx w15:paraId="4726E04C" w15:done="0"/>
  <w15:commentEx w15:paraId="2C86342E" w15:done="0"/>
  <w15:commentEx w15:paraId="4AF13865" w15:done="0"/>
  <w15:commentEx w15:paraId="4F45D621" w15:done="0"/>
  <w15:commentEx w15:paraId="1D9F9C30" w15:done="0"/>
  <w15:commentEx w15:paraId="5725E83A" w15:done="0"/>
  <w15:commentEx w15:paraId="2922242C" w15:done="0"/>
  <w15:commentEx w15:paraId="3F45F2B9" w15:paraIdParent="2922242C" w15:done="0"/>
  <w15:commentEx w15:paraId="7F8F5724" w15:done="0"/>
  <w15:commentEx w15:paraId="077420E5" w15:done="0"/>
  <w15:commentEx w15:paraId="578BBF2A" w15:done="0"/>
  <w15:commentEx w15:paraId="0C50E092" w15:done="0"/>
  <w15:commentEx w15:paraId="4181E39E" w15:paraIdParent="0C50E092" w15:done="0"/>
  <w15:commentEx w15:paraId="05E45682" w15:done="0"/>
  <w15:commentEx w15:paraId="6BFDBC16" w15:paraIdParent="05E45682" w15:done="0"/>
  <w15:commentEx w15:paraId="1C35B277" w15:done="0"/>
  <w15:commentEx w15:paraId="0B816879" w15:done="0"/>
  <w15:commentEx w15:paraId="20912368" w15:done="0"/>
  <w15:commentEx w15:paraId="2CE197BB" w15:done="0"/>
  <w15:commentEx w15:paraId="1383EAB7" w15:done="0"/>
  <w15:commentEx w15:paraId="62027EA8" w15:done="0"/>
  <w15:commentEx w15:paraId="5AE9DEE9" w15:done="0"/>
  <w15:commentEx w15:paraId="005215D3" w15:done="0"/>
  <w15:commentEx w15:paraId="17D38A3B" w15:paraIdParent="005215D3" w15:done="0"/>
  <w15:commentEx w15:paraId="6D90AF28" w15:done="0"/>
  <w15:commentEx w15:paraId="7594C6D6" w15:paraIdParent="6D90AF28" w15:done="0"/>
  <w15:commentEx w15:paraId="5417B0F8" w15:done="0"/>
  <w15:commentEx w15:paraId="4E5F7E8F" w15:paraIdParent="5417B0F8" w15:done="0"/>
  <w15:commentEx w15:paraId="5D1451B8" w15:paraIdParent="5417B0F8" w15:done="0"/>
  <w15:commentEx w15:paraId="14D9954E" w15:done="0"/>
  <w15:commentEx w15:paraId="7D943D40" w15:done="0"/>
  <w15:commentEx w15:paraId="3267920F" w15:done="0"/>
  <w15:commentEx w15:paraId="6E64B024" w15:done="0"/>
  <w15:commentEx w15:paraId="318BD002" w15:done="0"/>
  <w15:commentEx w15:paraId="47E7DA0E" w15:done="0"/>
  <w15:commentEx w15:paraId="41555B0F" w15:done="0"/>
  <w15:commentEx w15:paraId="2C175C13" w15:done="0"/>
  <w15:commentEx w15:paraId="453DECAD" w15:paraIdParent="2C175C13" w15:done="0"/>
  <w15:commentEx w15:paraId="7670029F" w15:done="0"/>
  <w15:commentEx w15:paraId="7242BCE6" w15:done="0"/>
  <w15:commentEx w15:paraId="0041DE77" w15:paraIdParent="7242BCE6" w15:done="0"/>
  <w15:commentEx w15:paraId="19076360" w15:done="0"/>
  <w15:commentEx w15:paraId="40C09321" w15:done="0"/>
  <w15:commentEx w15:paraId="5DD54B7E" w15:done="0"/>
  <w15:commentEx w15:paraId="2F68CD7C" w15:paraIdParent="5DD54B7E" w15:done="0"/>
  <w15:commentEx w15:paraId="296097FC" w15:done="0"/>
  <w15:commentEx w15:paraId="1E450BE5" w15:paraIdParent="296097FC" w15:done="0"/>
  <w15:commentEx w15:paraId="51A051B8" w15:done="0"/>
  <w15:commentEx w15:paraId="46C26FEF" w15:done="0"/>
  <w15:commentEx w15:paraId="32E44F5D" w15:done="0"/>
  <w15:commentEx w15:paraId="57083FF1" w15:done="0"/>
  <w15:commentEx w15:paraId="48BAF201" w15:done="0"/>
  <w15:commentEx w15:paraId="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F7A3961" w16cex:dateUtc="2024-10-03T00:02:00Z"/>
  <w16cex:commentExtensible w16cex:durableId="33B0222D" w16cex:dateUtc="2024-10-23T23:36:00Z"/>
  <w16cex:commentExtensible w16cex:durableId="257CD7CE" w16cex:dateUtc="2024-10-23T23:46:00Z"/>
  <w16cex:commentExtensible w16cex:durableId="2EDC264E" w16cex:dateUtc="2024-10-19T22:38:00Z"/>
  <w16cex:commentExtensible w16cex:durableId="4E09FF8A" w16cex:dateUtc="2024-10-03T00:06:00Z"/>
  <w16cex:commentExtensible w16cex:durableId="466EB464" w16cex:dateUtc="2024-10-23T23:49:00Z"/>
  <w16cex:commentExtensible w16cex:durableId="6AD83E17" w16cex:dateUtc="2024-10-03T00:14:00Z"/>
  <w16cex:commentExtensible w16cex:durableId="389C03A0" w16cex:dateUtc="2024-10-24T00:09:00Z"/>
  <w16cex:commentExtensible w16cex:durableId="777C918F" w16cex:dateUtc="2024-10-22T17:20:00Z"/>
  <w16cex:commentExtensible w16cex:durableId="4E325D4A" w16cex:dateUtc="2024-10-22T17:25:00Z"/>
  <w16cex:commentExtensible w16cex:durableId="06F1BAE3" w16cex:dateUtc="2024-10-28T15:22:00Z"/>
  <w16cex:commentExtensible w16cex:durableId="769A04FF" w16cex:dateUtc="2024-10-19T22:44:00Z"/>
  <w16cex:commentExtensible w16cex:durableId="0AFB2057" w16cex:dateUtc="2024-10-28T15:32:00Z"/>
  <w16cex:commentExtensible w16cex:durableId="0B58337F" w16cex:dateUtc="2024-10-28T15:39:00Z"/>
  <w16cex:commentExtensible w16cex:durableId="69606B38" w16cex:dateUtc="2024-10-28T15:40:00Z"/>
  <w16cex:commentExtensible w16cex:durableId="5CDF7571" w16cex:dateUtc="2024-10-03T14:31:00Z"/>
  <w16cex:commentExtensible w16cex:durableId="57698790" w16cex:dateUtc="2024-10-28T16:30:00Z"/>
  <w16cex:commentExtensible w16cex:durableId="227FB6B1" w16cex:dateUtc="2024-10-28T16:46:00Z"/>
  <w16cex:commentExtensible w16cex:durableId="237B7792" w16cex:dateUtc="2024-10-28T16:51:00Z"/>
  <w16cex:commentExtensible w16cex:durableId="7A3D140C" w16cex:dateUtc="2024-10-28T17:01:00Z"/>
  <w16cex:commentExtensible w16cex:durableId="4BB23C15" w16cex:dateUtc="2024-10-28T16:59:00Z"/>
  <w16cex:commentExtensible w16cex:durableId="021106EE" w16cex:dateUtc="2024-10-28T17:02:00Z"/>
  <w16cex:commentExtensible w16cex:durableId="104FD73A" w16cex:dateUtc="2024-10-28T17:06:00Z"/>
  <w16cex:commentExtensible w16cex:durableId="04BD9F72" w16cex:dateUtc="2024-10-28T17:08:00Z"/>
  <w16cex:commentExtensible w16cex:durableId="60760F53" w16cex:dateUtc="2024-03-22T15:46:00Z"/>
  <w16cex:commentExtensible w16cex:durableId="20D6D905" w16cex:dateUtc="2024-10-13T19:09:00Z"/>
  <w16cex:commentExtensible w16cex:durableId="01422DDC" w16cex:dateUtc="2024-10-28T17:09:00Z"/>
  <w16cex:commentExtensible w16cex:durableId="77FC9FB1" w16cex:dateUtc="2024-10-19T23:19:00Z"/>
  <w16cex:commentExtensible w16cex:durableId="54F0169A" w16cex:dateUtc="2024-10-28T17:13:00Z"/>
  <w16cex:commentExtensible w16cex:durableId="5CB67314" w16cex:dateUtc="2024-10-28T17:14:00Z"/>
  <w16cex:commentExtensible w16cex:durableId="58C4CEF9" w16cex:dateUtc="2024-10-28T17:16:00Z"/>
  <w16cex:commentExtensible w16cex:durableId="0BAA493B" w16cex:dateUtc="2024-10-13T19:14:00Z"/>
  <w16cex:commentExtensible w16cex:durableId="3F538ED0" w16cex:dateUtc="2024-10-28T17:17:00Z"/>
  <w16cex:commentExtensible w16cex:durableId="11164900" w16cex:dateUtc="2024-10-03T15:00:00Z"/>
  <w16cex:commentExtensible w16cex:durableId="3F534378" w16cex:dateUtc="2024-10-23T17:09:00Z"/>
  <w16cex:commentExtensible w16cex:durableId="6528DD1A" w16cex:dateUtc="2024-10-28T17:27:00Z"/>
  <w16cex:commentExtensible w16cex:durableId="2F511C4B" w16cex:dateUtc="2024-10-03T15:50:00Z"/>
  <w16cex:commentExtensible w16cex:durableId="2484811A" w16cex:dateUtc="2024-10-13T19:26:00Z"/>
  <w16cex:commentExtensible w16cex:durableId="7B9F44EE" w16cex:dateUtc="2024-10-23T22:19:00Z"/>
  <w16cex:commentExtensible w16cex:durableId="3DD2EE68" w16cex:dateUtc="2024-10-28T17:29:00Z"/>
  <w16cex:commentExtensible w16cex:durableId="4C57E811" w16cex:dateUtc="2024-10-13T19:34:00Z"/>
  <w16cex:commentExtensible w16cex:durableId="0A663FF5" w16cex:dateUtc="2024-10-23T22:27:00Z"/>
  <w16cex:commentExtensible w16cex:durableId="475D15F2" w16cex:dateUtc="2024-10-28T18:35:00Z"/>
  <w16cex:commentExtensible w16cex:durableId="4EC0B9D9" w16cex:dateUtc="2024-10-28T18:47:00Z"/>
  <w16cex:commentExtensible w16cex:durableId="35B9784B" w16cex:dateUtc="2024-10-13T21:32:00Z"/>
  <w16cex:commentExtensible w16cex:durableId="790DC7CF" w16cex:dateUtc="2024-10-23T22:27:00Z"/>
  <w16cex:commentExtensible w16cex:durableId="2C5EBD46" w16cex:dateUtc="2024-10-19T23:48:00Z"/>
  <w16cex:commentExtensible w16cex:durableId="068A04D6" w16cex:dateUtc="2024-10-23T22:29:00Z"/>
  <w16cex:commentExtensible w16cex:durableId="7338E914" w16cex:dateUtc="2024-10-19T23:49:00Z"/>
  <w16cex:commentExtensible w16cex:durableId="03D9B048" w16cex:dateUtc="2024-10-28T19:05:00Z"/>
  <w16cex:commentExtensible w16cex:durableId="057B02F6" w16cex:dateUtc="2024-10-28T19:09:00Z"/>
  <w16cex:commentExtensible w16cex:durableId="365853B9" w16cex:dateUtc="2024-07-23T18:33:00Z"/>
  <w16cex:commentExtensible w16cex:durableId="1E604AF5" w16cex:dateUtc="2024-10-24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7879D65A" w16cid:durableId="0F7A3961"/>
  <w16cid:commentId w16cid:paraId="733E7034" w16cid:durableId="33B0222D"/>
  <w16cid:commentId w16cid:paraId="4726E04C" w16cid:durableId="257CD7CE"/>
  <w16cid:commentId w16cid:paraId="2C86342E" w16cid:durableId="2EDC264E"/>
  <w16cid:commentId w16cid:paraId="4AF13865" w16cid:durableId="4E09FF8A"/>
  <w16cid:commentId w16cid:paraId="4F45D621" w16cid:durableId="466EB464"/>
  <w16cid:commentId w16cid:paraId="1D9F9C30" w16cid:durableId="6AD83E17"/>
  <w16cid:commentId w16cid:paraId="5725E83A" w16cid:durableId="389C03A0"/>
  <w16cid:commentId w16cid:paraId="2922242C" w16cid:durableId="777C918F"/>
  <w16cid:commentId w16cid:paraId="3F45F2B9" w16cid:durableId="4E325D4A"/>
  <w16cid:commentId w16cid:paraId="7F8F5724" w16cid:durableId="06F1BAE3"/>
  <w16cid:commentId w16cid:paraId="077420E5" w16cid:durableId="769A04FF"/>
  <w16cid:commentId w16cid:paraId="578BBF2A" w16cid:durableId="0AFB2057"/>
  <w16cid:commentId w16cid:paraId="0C50E092" w16cid:durableId="0B58337F"/>
  <w16cid:commentId w16cid:paraId="4181E39E" w16cid:durableId="69606B38"/>
  <w16cid:commentId w16cid:paraId="05E45682" w16cid:durableId="5CDF7571"/>
  <w16cid:commentId w16cid:paraId="6BFDBC16" w16cid:durableId="57698790"/>
  <w16cid:commentId w16cid:paraId="1C35B277" w16cid:durableId="227FB6B1"/>
  <w16cid:commentId w16cid:paraId="0B816879" w16cid:durableId="237B7792"/>
  <w16cid:commentId w16cid:paraId="20912368" w16cid:durableId="7A3D140C"/>
  <w16cid:commentId w16cid:paraId="2CE197BB" w16cid:durableId="4BB23C15"/>
  <w16cid:commentId w16cid:paraId="1383EAB7" w16cid:durableId="021106EE"/>
  <w16cid:commentId w16cid:paraId="62027EA8" w16cid:durableId="104FD73A"/>
  <w16cid:commentId w16cid:paraId="5AE9DEE9" w16cid:durableId="04BD9F72"/>
  <w16cid:commentId w16cid:paraId="005215D3" w16cid:durableId="60760F53"/>
  <w16cid:commentId w16cid:paraId="17D38A3B" w16cid:durableId="29AD30AD"/>
  <w16cid:commentId w16cid:paraId="6D90AF28" w16cid:durableId="20D6D905"/>
  <w16cid:commentId w16cid:paraId="7594C6D6" w16cid:durableId="01422DDC"/>
  <w16cid:commentId w16cid:paraId="5417B0F8" w16cid:durableId="77FC9FB1"/>
  <w16cid:commentId w16cid:paraId="4E5F7E8F" w16cid:durableId="54F0169A"/>
  <w16cid:commentId w16cid:paraId="5D1451B8" w16cid:durableId="5CB67314"/>
  <w16cid:commentId w16cid:paraId="14D9954E" w16cid:durableId="58C4CEF9"/>
  <w16cid:commentId w16cid:paraId="7D943D40" w16cid:durableId="0BAA493B"/>
  <w16cid:commentId w16cid:paraId="3267920F" w16cid:durableId="3F538ED0"/>
  <w16cid:commentId w16cid:paraId="6E64B024" w16cid:durableId="11164900"/>
  <w16cid:commentId w16cid:paraId="318BD002" w16cid:durableId="3F534378"/>
  <w16cid:commentId w16cid:paraId="47E7DA0E" w16cid:durableId="6528DD1A"/>
  <w16cid:commentId w16cid:paraId="41555B0F" w16cid:durableId="2F511C4B"/>
  <w16cid:commentId w16cid:paraId="2C175C13" w16cid:durableId="2484811A"/>
  <w16cid:commentId w16cid:paraId="453DECAD" w16cid:durableId="7B9F44EE"/>
  <w16cid:commentId w16cid:paraId="7670029F" w16cid:durableId="3DD2EE68"/>
  <w16cid:commentId w16cid:paraId="7242BCE6" w16cid:durableId="4C57E811"/>
  <w16cid:commentId w16cid:paraId="0041DE77" w16cid:durableId="0A663FF5"/>
  <w16cid:commentId w16cid:paraId="19076360" w16cid:durableId="475D15F2"/>
  <w16cid:commentId w16cid:paraId="40C09321" w16cid:durableId="4EC0B9D9"/>
  <w16cid:commentId w16cid:paraId="5DD54B7E" w16cid:durableId="35B9784B"/>
  <w16cid:commentId w16cid:paraId="2F68CD7C" w16cid:durableId="790DC7CF"/>
  <w16cid:commentId w16cid:paraId="296097FC" w16cid:durableId="2C5EBD46"/>
  <w16cid:commentId w16cid:paraId="1E450BE5" w16cid:durableId="068A04D6"/>
  <w16cid:commentId w16cid:paraId="51A051B8" w16cid:durableId="7338E914"/>
  <w16cid:commentId w16cid:paraId="46C26FEF" w16cid:durableId="03D9B048"/>
  <w16cid:commentId w16cid:paraId="32E44F5D" w16cid:durableId="057B02F6"/>
  <w16cid:commentId w16cid:paraId="57083FF1" w16cid:durableId="365853B9"/>
  <w16cid:commentId w16cid:paraId="48BAF201" w16cid:durableId="2ABC62D2"/>
  <w16cid:commentId w16cid:paraId="3DFB1C42" w16cid:durableId="1E604A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2074A" w14:textId="77777777" w:rsidR="00D63251" w:rsidRDefault="00D63251" w:rsidP="009B4C2B">
      <w:r>
        <w:separator/>
      </w:r>
    </w:p>
  </w:endnote>
  <w:endnote w:type="continuationSeparator" w:id="0">
    <w:p w14:paraId="6A2D2512" w14:textId="77777777" w:rsidR="00D63251" w:rsidRDefault="00D63251" w:rsidP="009B4C2B">
      <w:r>
        <w:continuationSeparator/>
      </w:r>
    </w:p>
  </w:endnote>
  <w:endnote w:type="continuationNotice" w:id="1">
    <w:p w14:paraId="10488A7E" w14:textId="77777777" w:rsidR="00D63251" w:rsidRDefault="00D632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altName w:val="Calibri"/>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59294F" w14:textId="77777777" w:rsidR="00D63251" w:rsidRDefault="00D63251" w:rsidP="009B4C2B">
      <w:r>
        <w:separator/>
      </w:r>
    </w:p>
  </w:footnote>
  <w:footnote w:type="continuationSeparator" w:id="0">
    <w:p w14:paraId="68D1A4C5" w14:textId="77777777" w:rsidR="00D63251" w:rsidRDefault="00D63251" w:rsidP="009B4C2B">
      <w:r>
        <w:continuationSeparator/>
      </w:r>
    </w:p>
  </w:footnote>
  <w:footnote w:type="continuationNotice" w:id="1">
    <w:p w14:paraId="3830AA6E" w14:textId="77777777" w:rsidR="00D63251" w:rsidRDefault="00D632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Claire Attridge">
    <w15:presenceInfo w15:providerId="Windows Live" w15:userId="19e80539abb6b726"/>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Kieran Cox">
    <w15:presenceInfo w15:providerId="AD" w15:userId="S::kieranc@sfu.ca::b4290085-ec8f-4fe0-8d75-e615e1fa996c"/>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4E84"/>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5CB7"/>
    <w:rsid w:val="001E7F77"/>
    <w:rsid w:val="001F1825"/>
    <w:rsid w:val="001F1DDA"/>
    <w:rsid w:val="001F2BDA"/>
    <w:rsid w:val="001F6183"/>
    <w:rsid w:val="001F69F0"/>
    <w:rsid w:val="001F79DB"/>
    <w:rsid w:val="0020783B"/>
    <w:rsid w:val="00213173"/>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2F6441"/>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5EF3"/>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B6CDF"/>
    <w:rsid w:val="003C2B32"/>
    <w:rsid w:val="003C3010"/>
    <w:rsid w:val="003C5615"/>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F74"/>
    <w:rsid w:val="00411CC2"/>
    <w:rsid w:val="0041279D"/>
    <w:rsid w:val="0041334E"/>
    <w:rsid w:val="0041407D"/>
    <w:rsid w:val="00415C5B"/>
    <w:rsid w:val="00417390"/>
    <w:rsid w:val="004173D2"/>
    <w:rsid w:val="0042004A"/>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56F9A"/>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19B2"/>
    <w:rsid w:val="004D42BB"/>
    <w:rsid w:val="004D42C3"/>
    <w:rsid w:val="004E5043"/>
    <w:rsid w:val="004E5C73"/>
    <w:rsid w:val="004E6F16"/>
    <w:rsid w:val="004F21D6"/>
    <w:rsid w:val="004F2705"/>
    <w:rsid w:val="004F5624"/>
    <w:rsid w:val="004F7AE3"/>
    <w:rsid w:val="005014F7"/>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15F4"/>
    <w:rsid w:val="005B26B9"/>
    <w:rsid w:val="005B3F6C"/>
    <w:rsid w:val="005B5A3A"/>
    <w:rsid w:val="005B7764"/>
    <w:rsid w:val="005C511E"/>
    <w:rsid w:val="005C5236"/>
    <w:rsid w:val="005C6C7A"/>
    <w:rsid w:val="005C7696"/>
    <w:rsid w:val="005D293A"/>
    <w:rsid w:val="005D42E1"/>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260D7"/>
    <w:rsid w:val="00630D4D"/>
    <w:rsid w:val="006312EC"/>
    <w:rsid w:val="00633FE4"/>
    <w:rsid w:val="006349E9"/>
    <w:rsid w:val="00635119"/>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94"/>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2F86"/>
    <w:rsid w:val="0075411C"/>
    <w:rsid w:val="00761A9D"/>
    <w:rsid w:val="00761BA2"/>
    <w:rsid w:val="00765FE9"/>
    <w:rsid w:val="0076719B"/>
    <w:rsid w:val="00771D86"/>
    <w:rsid w:val="0077211F"/>
    <w:rsid w:val="00772701"/>
    <w:rsid w:val="0077441C"/>
    <w:rsid w:val="00782EA1"/>
    <w:rsid w:val="007831DE"/>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4686"/>
    <w:rsid w:val="007E69BA"/>
    <w:rsid w:val="007F1484"/>
    <w:rsid w:val="007F416C"/>
    <w:rsid w:val="007F45EC"/>
    <w:rsid w:val="007F6203"/>
    <w:rsid w:val="0080060C"/>
    <w:rsid w:val="008012CE"/>
    <w:rsid w:val="00801C1E"/>
    <w:rsid w:val="00801C62"/>
    <w:rsid w:val="00805704"/>
    <w:rsid w:val="00805A5D"/>
    <w:rsid w:val="008068ED"/>
    <w:rsid w:val="00806D42"/>
    <w:rsid w:val="0080773F"/>
    <w:rsid w:val="00807C51"/>
    <w:rsid w:val="00813785"/>
    <w:rsid w:val="008145DB"/>
    <w:rsid w:val="00815249"/>
    <w:rsid w:val="00816A13"/>
    <w:rsid w:val="00817AD8"/>
    <w:rsid w:val="00817D31"/>
    <w:rsid w:val="00820A22"/>
    <w:rsid w:val="00820B4D"/>
    <w:rsid w:val="0082290C"/>
    <w:rsid w:val="00824BD5"/>
    <w:rsid w:val="00824E57"/>
    <w:rsid w:val="00826808"/>
    <w:rsid w:val="00830679"/>
    <w:rsid w:val="008307A0"/>
    <w:rsid w:val="00830E20"/>
    <w:rsid w:val="008319DF"/>
    <w:rsid w:val="00831BE8"/>
    <w:rsid w:val="008335BF"/>
    <w:rsid w:val="00833F25"/>
    <w:rsid w:val="008422B4"/>
    <w:rsid w:val="0084294E"/>
    <w:rsid w:val="008457F1"/>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6DB"/>
    <w:rsid w:val="00903BFA"/>
    <w:rsid w:val="00906B6A"/>
    <w:rsid w:val="009108FE"/>
    <w:rsid w:val="0091520C"/>
    <w:rsid w:val="00915BE9"/>
    <w:rsid w:val="00915C04"/>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549D"/>
    <w:rsid w:val="00956033"/>
    <w:rsid w:val="009569DD"/>
    <w:rsid w:val="00957535"/>
    <w:rsid w:val="009609CF"/>
    <w:rsid w:val="00963154"/>
    <w:rsid w:val="00965054"/>
    <w:rsid w:val="0096667C"/>
    <w:rsid w:val="00966E65"/>
    <w:rsid w:val="00967589"/>
    <w:rsid w:val="00970849"/>
    <w:rsid w:val="0097669C"/>
    <w:rsid w:val="00977C23"/>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B00"/>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55B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07D5"/>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6F7F"/>
    <w:rsid w:val="00BC14D0"/>
    <w:rsid w:val="00BC1B34"/>
    <w:rsid w:val="00BC20AB"/>
    <w:rsid w:val="00BC2159"/>
    <w:rsid w:val="00BC38CD"/>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1E26"/>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3251"/>
    <w:rsid w:val="00D64188"/>
    <w:rsid w:val="00D71E1B"/>
    <w:rsid w:val="00D768B7"/>
    <w:rsid w:val="00D77A63"/>
    <w:rsid w:val="00D823F4"/>
    <w:rsid w:val="00D85A41"/>
    <w:rsid w:val="00D93294"/>
    <w:rsid w:val="00D96F75"/>
    <w:rsid w:val="00D9775A"/>
    <w:rsid w:val="00DA0901"/>
    <w:rsid w:val="00DA10C2"/>
    <w:rsid w:val="00DA5006"/>
    <w:rsid w:val="00DA559A"/>
    <w:rsid w:val="00DA6701"/>
    <w:rsid w:val="00DA7738"/>
    <w:rsid w:val="00DB029A"/>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4185"/>
    <w:rsid w:val="00DE493D"/>
    <w:rsid w:val="00DE5860"/>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3A47"/>
    <w:rsid w:val="00EC6CAC"/>
    <w:rsid w:val="00ED1C7F"/>
    <w:rsid w:val="00ED4FFF"/>
    <w:rsid w:val="00ED5552"/>
    <w:rsid w:val="00EE0375"/>
    <w:rsid w:val="00EE20FF"/>
    <w:rsid w:val="00EE37C2"/>
    <w:rsid w:val="00EE4634"/>
    <w:rsid w:val="00EE4DBD"/>
    <w:rsid w:val="00EE5D31"/>
    <w:rsid w:val="00EE5DD8"/>
    <w:rsid w:val="00EE7580"/>
    <w:rsid w:val="00EF0BBA"/>
    <w:rsid w:val="00EF0CFA"/>
    <w:rsid w:val="00EF152C"/>
    <w:rsid w:val="00EF3490"/>
    <w:rsid w:val="00EF7628"/>
    <w:rsid w:val="00F013CE"/>
    <w:rsid w:val="00F03F07"/>
    <w:rsid w:val="00F0487B"/>
    <w:rsid w:val="00F0531E"/>
    <w:rsid w:val="00F06A4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B25"/>
    <w:rsid w:val="00F87E02"/>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46</Pages>
  <Words>46568</Words>
  <Characters>265439</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Claire Attridge</cp:lastModifiedBy>
  <cp:revision>11</cp:revision>
  <dcterms:created xsi:type="dcterms:W3CDTF">2024-10-23T23:35:00Z</dcterms:created>
  <dcterms:modified xsi:type="dcterms:W3CDTF">2024-10-28T19:21:00Z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id="FuzCAhLf"/&gt;&lt;style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