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commentRangeStart w:id="2"/>
      <w:r w:rsidRPr="005F1E8D">
        <w:rPr>
          <w:rFonts w:ascii="Times New Roman" w:hAnsi="Times New Roman" w:cs="Times New Roman"/>
          <w:b/>
          <w:bCs/>
          <w:lang w:val="en-CA"/>
        </w:rPr>
        <w:t xml:space="preserve">Spatial </w:t>
      </w:r>
      <w:commentRangeEnd w:id="0"/>
      <w:r w:rsidR="00AF52A3">
        <w:rPr>
          <w:rStyle w:val="CommentReference"/>
        </w:rPr>
        <w:commentReference w:id="0"/>
      </w:r>
      <w:commentRangeEnd w:id="1"/>
      <w:r w:rsidR="00AD03E0">
        <w:rPr>
          <w:rStyle w:val="CommentReference"/>
        </w:rPr>
        <w:commentReference w:id="1"/>
      </w:r>
      <w:commentRangeEnd w:id="2"/>
      <w:r w:rsidR="001E1BD6">
        <w:rPr>
          <w:rStyle w:val="CommentReference"/>
        </w:rPr>
        <w:commentReference w:id="2"/>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5D2466DC"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006214D6">
        <w:rPr>
          <w:rFonts w:ascii="Times New Roman" w:hAnsi="Times New Roman" w:cs="Times New Roman"/>
          <w:vertAlign w:val="superscript"/>
          <w:lang w:val="en-CA"/>
        </w:rPr>
        <w:t>*</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266CF740" w:rsidR="008307A0" w:rsidRPr="005F1E8D" w:rsidRDefault="006214D6" w:rsidP="00CE7337">
      <w:pPr>
        <w:spacing w:line="480" w:lineRule="auto"/>
        <w:rPr>
          <w:rFonts w:ascii="Times New Roman" w:hAnsi="Times New Roman" w:cs="Times New Roman"/>
          <w:lang w:val="en-CA"/>
        </w:rPr>
      </w:pPr>
      <w:r>
        <w:rPr>
          <w:rFonts w:ascii="Times New Roman" w:hAnsi="Times New Roman" w:cs="Times New Roman"/>
          <w:lang w:val="en-CA"/>
        </w:rPr>
        <w:br/>
        <w:t>*Corresponding author: Em Lim, em.g.lim13@gmail.com</w:t>
      </w: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1A1BFD1F"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del w:id="3" w:author="Isabelle Cote" w:date="2024-09-24T08:57:00Z" w16du:dateUtc="2024-09-24T15:57:00Z">
        <w:r w:rsidR="003C6B73" w:rsidDel="001E1BD6">
          <w:rPr>
            <w:rFonts w:ascii="Times New Roman" w:hAnsi="Times New Roman" w:cs="Times New Roman"/>
            <w:lang w:val="en-CA"/>
          </w:rPr>
          <w:delText>)</w:delText>
        </w:r>
      </w:del>
      <w:ins w:id="4" w:author="Isabelle Cote" w:date="2024-09-24T08:57:00Z" w16du:dateUtc="2024-09-24T15:57:00Z">
        <w:r w:rsidR="001E1BD6">
          <w:rPr>
            <w:rFonts w:ascii="Times New Roman" w:hAnsi="Times New Roman" w:cs="Times New Roman"/>
            <w:lang w:val="en-CA"/>
          </w:rPr>
          <w:t>. T</w:t>
        </w:r>
      </w:ins>
      <w:del w:id="5" w:author="Isabelle Cote" w:date="2024-09-24T08:57:00Z" w16du:dateUtc="2024-09-24T15:57:00Z">
        <w:r w:rsidRPr="005F1E8D" w:rsidDel="001E1BD6">
          <w:rPr>
            <w:rFonts w:ascii="Times New Roman" w:hAnsi="Times New Roman" w:cs="Times New Roman"/>
            <w:lang w:val="en-CA"/>
          </w:rPr>
          <w:delText>, and t</w:delText>
        </w:r>
      </w:del>
      <w:r w:rsidRPr="005F1E8D">
        <w:rPr>
          <w:rFonts w:ascii="Times New Roman" w:hAnsi="Times New Roman" w:cs="Times New Roman"/>
          <w:lang w:val="en-CA"/>
        </w:rPr>
        <w:t xml:space="preserve">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6"/>
      <w:commentRangeStart w:id="7"/>
      <w:commentRangeStart w:id="8"/>
      <w:r w:rsidRPr="005F1E8D">
        <w:rPr>
          <w:rFonts w:ascii="Times New Roman" w:hAnsi="Times New Roman" w:cs="Times New Roman"/>
          <w:iCs/>
          <w:lang w:val="en-CA"/>
        </w:rPr>
        <w:t>.</w:t>
      </w:r>
      <w:commentRangeEnd w:id="6"/>
      <w:r w:rsidR="00813785">
        <w:rPr>
          <w:rStyle w:val="CommentReference"/>
        </w:rPr>
        <w:commentReference w:id="6"/>
      </w:r>
      <w:commentRangeEnd w:id="7"/>
      <w:r w:rsidR="00813785">
        <w:rPr>
          <w:rStyle w:val="CommentReference"/>
        </w:rPr>
        <w:commentReference w:id="7"/>
      </w:r>
      <w:commentRangeEnd w:id="8"/>
      <w:r w:rsidR="00813785">
        <w:rPr>
          <w:rStyle w:val="CommentReference"/>
        </w:rPr>
        <w:commentReference w:id="8"/>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w:t>
      </w:r>
      <w:ins w:id="9" w:author="Isabelle Cote" w:date="2024-09-24T08:58:00Z" w16du:dateUtc="2024-09-24T15:58:00Z">
        <w:r w:rsidR="001E1BD6">
          <w:rPr>
            <w:rFonts w:ascii="Times New Roman" w:hAnsi="Times New Roman" w:cs="Times New Roman"/>
            <w:lang w:val="en-CA"/>
          </w:rPr>
          <w:t>s</w:t>
        </w:r>
      </w:ins>
      <w:r w:rsidR="00B527B0">
        <w:rPr>
          <w:rFonts w:ascii="Times New Roman" w:hAnsi="Times New Roman" w:cs="Times New Roman"/>
          <w:lang w:val="en-CA"/>
        </w:rPr>
        <w:t xml:space="preserve"> in a way that was previously </w:t>
      </w:r>
      <w:del w:id="10" w:author="Isabelle Cote" w:date="2024-09-24T08:58:00Z" w16du:dateUtc="2024-09-24T15:58:00Z">
        <w:r w:rsidR="00B527B0" w:rsidDel="001E1BD6">
          <w:rPr>
            <w:rFonts w:ascii="Times New Roman" w:hAnsi="Times New Roman" w:cs="Times New Roman"/>
            <w:lang w:val="en-CA"/>
          </w:rPr>
          <w:delText xml:space="preserve">only </w:delText>
        </w:r>
      </w:del>
      <w:r w:rsidR="00B527B0">
        <w:rPr>
          <w:rFonts w:ascii="Times New Roman" w:hAnsi="Times New Roman" w:cs="Times New Roman"/>
          <w:lang w:val="en-CA"/>
        </w:rPr>
        <w:t xml:space="preserve">thought possible </w:t>
      </w:r>
      <w:ins w:id="11" w:author="Isabelle Cote" w:date="2024-09-24T08:58:00Z" w16du:dateUtc="2024-09-24T15:58:00Z">
        <w:r w:rsidR="001E1BD6">
          <w:rPr>
            <w:rFonts w:ascii="Times New Roman" w:hAnsi="Times New Roman" w:cs="Times New Roman"/>
            <w:lang w:val="en-CA"/>
          </w:rPr>
          <w:t xml:space="preserve">only </w:t>
        </w:r>
      </w:ins>
      <w:r w:rsidR="00B527B0">
        <w:rPr>
          <w:rFonts w:ascii="Times New Roman" w:hAnsi="Times New Roman" w:cs="Times New Roman"/>
          <w:lang w:val="en-CA"/>
        </w:rPr>
        <w:t>in tropical marine environments.</w:t>
      </w:r>
      <w:r w:rsidR="003C6B73" w:rsidRPr="003C6B73">
        <w:rPr>
          <w:rFonts w:ascii="Times New Roman" w:hAnsi="Times New Roman" w:cs="Times New Roman"/>
          <w:lang w:val="en-CA"/>
        </w:rPr>
        <w:t xml:space="preserve"> </w:t>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56460E06"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del w:id="12" w:author="Isabelle Cote" w:date="2024-09-24T09:00:00Z" w16du:dateUtc="2024-09-24T16:00:00Z">
        <w:r w:rsidR="0002013E" w:rsidRPr="005F1E8D" w:rsidDel="001E1BD6">
          <w:rPr>
            <w:rFonts w:ascii="Times New Roman" w:eastAsia="Times New Roman" w:hAnsi="Times New Roman" w:cs="Times New Roman"/>
            <w:color w:val="000000"/>
          </w:rPr>
          <w:delText>A</w:delText>
        </w:r>
        <w:r w:rsidR="000D41B2" w:rsidRPr="005F1E8D" w:rsidDel="001E1BD6">
          <w:rPr>
            <w:rFonts w:ascii="Times New Roman" w:eastAsia="Times New Roman" w:hAnsi="Times New Roman" w:cs="Times New Roman"/>
            <w:color w:val="000000"/>
          </w:rPr>
          <w:delText>nimals’</w:delText>
        </w:r>
        <w:r w:rsidR="007256B0" w:rsidRPr="005F1E8D" w:rsidDel="001E1BD6">
          <w:rPr>
            <w:rFonts w:ascii="Times New Roman" w:eastAsia="Times New Roman" w:hAnsi="Times New Roman" w:cs="Times New Roman"/>
            <w:color w:val="000000"/>
          </w:rPr>
          <w:delText xml:space="preserve"> </w:delText>
        </w:r>
      </w:del>
      <w:ins w:id="13" w:author="Isabelle Cote" w:date="2024-09-24T09:00:00Z" w16du:dateUtc="2024-09-24T16:00:00Z">
        <w:r w:rsidR="001E1BD6">
          <w:rPr>
            <w:rFonts w:ascii="Times New Roman" w:eastAsia="Times New Roman" w:hAnsi="Times New Roman" w:cs="Times New Roman"/>
            <w:color w:val="000000"/>
          </w:rPr>
          <w:t>The</w:t>
        </w:r>
        <w:r w:rsidR="001E1BD6" w:rsidRPr="005F1E8D">
          <w:rPr>
            <w:rFonts w:ascii="Times New Roman" w:eastAsia="Times New Roman" w:hAnsi="Times New Roman" w:cs="Times New Roman"/>
            <w:color w:val="000000"/>
          </w:rPr>
          <w:t xml:space="preserve"> </w:t>
        </w:r>
      </w:ins>
      <w:r w:rsidR="007256B0" w:rsidRPr="005F1E8D">
        <w:rPr>
          <w:rFonts w:ascii="Times New Roman" w:eastAsia="Times New Roman" w:hAnsi="Times New Roman" w:cs="Times New Roman"/>
          <w:color w:val="000000"/>
        </w:rPr>
        <w:t>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w:t>
      </w:r>
      <w:ins w:id="14" w:author="Isabelle Cote" w:date="2024-09-24T09:00:00Z" w16du:dateUtc="2024-09-24T16:00:00Z">
        <w:r w:rsidR="001E1BD6">
          <w:rPr>
            <w:rFonts w:ascii="Times New Roman" w:eastAsia="Times New Roman" w:hAnsi="Times New Roman" w:cs="Times New Roman"/>
            <w:color w:val="000000"/>
          </w:rPr>
          <w:t xml:space="preserve"> of animals</w:t>
        </w:r>
      </w:ins>
      <w:r w:rsidR="007256B0" w:rsidRPr="005F1E8D">
        <w:rPr>
          <w:rFonts w:ascii="Times New Roman" w:eastAsia="Times New Roman" w:hAnsi="Times New Roman" w:cs="Times New Roman"/>
          <w:color w:val="000000"/>
        </w:rPr>
        <w:t xml:space="preserve"> fertilize primary producers</w:t>
      </w:r>
      <w:r w:rsidR="0002013E" w:rsidRPr="005F1E8D">
        <w:rPr>
          <w:rFonts w:ascii="Times New Roman" w:eastAsia="Times New Roman" w:hAnsi="Times New Roman" w:cs="Times New Roman"/>
          <w:color w:val="000000"/>
        </w:rPr>
        <w:t xml:space="preserve"> via a process termed consumer-mediated nutrient dynamics</w:t>
      </w:r>
      <w:ins w:id="15" w:author="Isabelle Cote" w:date="2024-09-24T09:00:00Z" w16du:dateUtc="2024-09-24T16:00:00Z">
        <w:r w:rsidR="001E1BD6">
          <w:rPr>
            <w:rFonts w:ascii="Times New Roman" w:eastAsia="Times New Roman" w:hAnsi="Times New Roman" w:cs="Times New Roman"/>
            <w:color w:val="000000"/>
          </w:rPr>
          <w:t xml:space="preserve"> (CND)</w:t>
        </w:r>
      </w:ins>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 xml:space="preserve">which biologically relevant variation in nutrient availability contributes to </w:t>
      </w:r>
      <w:commentRangeStart w:id="16"/>
      <w:r w:rsidR="00DC4A52" w:rsidRPr="005F1E8D">
        <w:rPr>
          <w:rFonts w:ascii="Times New Roman" w:eastAsia="Times New Roman" w:hAnsi="Times New Roman" w:cs="Times New Roman"/>
          <w:color w:val="000000"/>
        </w:rPr>
        <w:t>community structure</w:t>
      </w:r>
      <w:commentRangeEnd w:id="16"/>
      <w:r w:rsidR="001E1BD6">
        <w:rPr>
          <w:rStyle w:val="CommentReference"/>
        </w:rPr>
        <w:commentReference w:id="16"/>
      </w:r>
      <w:r w:rsidR="00DC4A52" w:rsidRPr="005F1E8D">
        <w:rPr>
          <w:rFonts w:ascii="Times New Roman" w:eastAsia="Times New Roman" w:hAnsi="Times New Roman" w:cs="Times New Roman"/>
          <w:color w:val="000000"/>
        </w:rPr>
        <w:t xml:space="preserv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17"/>
      <w:commentRangeStart w:id="18"/>
      <w:r w:rsidR="00F92DAE" w:rsidRPr="005F1E8D">
        <w:rPr>
          <w:rFonts w:ascii="Times New Roman" w:eastAsia="Times New Roman" w:hAnsi="Times New Roman" w:cs="Times New Roman"/>
          <w:color w:val="000000"/>
        </w:rPr>
        <w:t>them</w:t>
      </w:r>
      <w:commentRangeEnd w:id="17"/>
      <w:r w:rsidR="00752F86">
        <w:rPr>
          <w:rStyle w:val="CommentReference"/>
        </w:rPr>
        <w:commentReference w:id="17"/>
      </w:r>
      <w:commentRangeEnd w:id="18"/>
      <w:r w:rsidR="002624C3">
        <w:rPr>
          <w:rStyle w:val="CommentReference"/>
        </w:rPr>
        <w:commentReference w:id="18"/>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8BD6FEA"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del w:id="19" w:author="Isabelle Cote" w:date="2024-09-24T09:05:00Z" w16du:dateUtc="2024-09-24T16:05:00Z">
        <w:r w:rsidR="006D7F06" w:rsidRPr="005F1E8D" w:rsidDel="002624C3">
          <w:rPr>
            <w:rFonts w:ascii="Times New Roman" w:eastAsia="Times New Roman" w:hAnsi="Times New Roman" w:cs="Times New Roman"/>
            <w:color w:val="000000"/>
          </w:rPr>
          <w:delText>theorized</w:delText>
        </w:r>
        <w:r w:rsidR="00B874D2" w:rsidRPr="005F1E8D" w:rsidDel="002624C3">
          <w:rPr>
            <w:rFonts w:ascii="Times New Roman" w:eastAsia="Times New Roman" w:hAnsi="Times New Roman" w:cs="Times New Roman"/>
            <w:color w:val="000000"/>
          </w:rPr>
          <w:delText xml:space="preserve"> </w:delText>
        </w:r>
      </w:del>
      <w:ins w:id="20" w:author="Isabelle Cote" w:date="2024-09-24T09:05:00Z" w16du:dateUtc="2024-09-24T16:05:00Z">
        <w:r w:rsidR="002624C3">
          <w:rPr>
            <w:rFonts w:ascii="Times New Roman" w:eastAsia="Times New Roman" w:hAnsi="Times New Roman" w:cs="Times New Roman"/>
            <w:color w:val="000000"/>
          </w:rPr>
          <w:t>believed</w:t>
        </w:r>
        <w:r w:rsidR="002624C3" w:rsidRPr="005F1E8D">
          <w:rPr>
            <w:rFonts w:ascii="Times New Roman" w:eastAsia="Times New Roman" w:hAnsi="Times New Roman" w:cs="Times New Roman"/>
            <w:color w:val="000000"/>
          </w:rPr>
          <w:t xml:space="preserve"> </w:t>
        </w:r>
      </w:ins>
      <w:r w:rsidR="00B874D2" w:rsidRPr="005F1E8D">
        <w:rPr>
          <w:rFonts w:ascii="Times New Roman" w:eastAsia="Times New Roman" w:hAnsi="Times New Roman" w:cs="Times New Roman"/>
          <w:color w:val="000000"/>
        </w:rPr>
        <w:t xml:space="preserve">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(10 to 100 km</w:t>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w:t>
      </w:r>
      <w:del w:id="21" w:author="Isabelle Cote" w:date="2024-09-24T09:06:00Z" w16du:dateUtc="2024-09-24T16:06:00Z">
        <w:r w:rsidR="00E53B33" w:rsidRPr="00E53B33" w:rsidDel="002624C3">
          <w:rPr>
            <w:rFonts w:ascii="Times New Roman" w:eastAsia="Times New Roman" w:hAnsi="Times New Roman" w:cs="Times New Roman"/>
            <w:color w:val="000000"/>
          </w:rPr>
          <w:delText xml:space="preserve">a nearby </w:delText>
        </w:r>
      </w:del>
      <w:r w:rsidR="00E53B33" w:rsidRPr="00E53B33">
        <w:rPr>
          <w:rFonts w:ascii="Times New Roman" w:eastAsia="Times New Roman" w:hAnsi="Times New Roman" w:cs="Times New Roman"/>
          <w:color w:val="000000"/>
        </w:rPr>
        <w:t>wave-exposed shoreline</w:t>
      </w:r>
      <w:ins w:id="22" w:author="Isabelle Cote" w:date="2024-09-24T09:06:00Z" w16du:dateUtc="2024-09-24T16:06:00Z">
        <w:r w:rsidR="002624C3">
          <w:rPr>
            <w:rFonts w:ascii="Times New Roman" w:eastAsia="Times New Roman" w:hAnsi="Times New Roman" w:cs="Times New Roman"/>
            <w:color w:val="000000"/>
          </w:rPr>
          <w:t>s</w:t>
        </w:r>
      </w:ins>
      <w:r w:rsidR="00E53B33" w:rsidRPr="00E53B33">
        <w:rPr>
          <w:rFonts w:ascii="Times New Roman" w:eastAsia="Times New Roman" w:hAnsi="Times New Roman" w:cs="Times New Roman"/>
          <w:color w:val="000000"/>
        </w:rPr>
        <w:t xml:space="preserv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w:t>
      </w:r>
      <w:r w:rsidR="00FA0E9B" w:rsidRPr="005F1E8D">
        <w:rPr>
          <w:rFonts w:ascii="Times New Roman" w:eastAsia="Times New Roman" w:hAnsi="Times New Roman" w:cs="Times New Roman"/>
          <w:color w:val="000000"/>
        </w:rPr>
        <w:lastRenderedPageBreak/>
        <w:t xml:space="preserve">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flow, upwelling</w:t>
      </w:r>
      <w:ins w:id="23" w:author="Isabelle Cote" w:date="2024-09-24T09:07:00Z" w16du:dateUtc="2024-09-24T16:07:00Z">
        <w:r w:rsidR="002624C3">
          <w:rPr>
            <w:rFonts w:ascii="Times New Roman" w:eastAsia="Times New Roman" w:hAnsi="Times New Roman" w:cs="Times New Roman"/>
            <w:color w:val="000000"/>
          </w:rPr>
          <w:t>-dominated</w:t>
        </w:r>
      </w:ins>
      <w:r w:rsidR="00B40590" w:rsidRPr="005F1E8D">
        <w:rPr>
          <w:rFonts w:ascii="Times New Roman" w:eastAsia="Times New Roman" w:hAnsi="Times New Roman" w:cs="Times New Roman"/>
          <w:color w:val="000000"/>
        </w:rPr>
        <w:t xml:space="preserve">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27C5C4E4"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in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6214D6">
        <w:rPr>
          <w:rFonts w:ascii="Times New Roman" w:eastAsia="Times New Roman" w:hAnsi="Times New Roman" w:cs="Times New Roman"/>
          <w:color w:val="000000"/>
        </w:rPr>
        <w:lastRenderedPageBreak/>
        <w:t xml:space="preserve">We tested the hypothesis that animal-regenerated nutrients could contribute to variability in resource availability across multiple scales.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ins w:id="24" w:author="Isabelle Cote" w:date="2024-09-24T09:10:00Z" w16du:dateUtc="2024-09-24T16:10:00Z">
        <w:r w:rsidR="002624C3">
          <w:rPr>
            <w:rFonts w:ascii="Times New Roman" w:eastAsia="Times New Roman" w:hAnsi="Times New Roman" w:cs="Times New Roman"/>
            <w:color w:val="000000"/>
          </w:rPr>
          <w:t xml:space="preserve">predicted that </w:t>
        </w:r>
      </w:ins>
      <w:commentRangeStart w:id="25"/>
      <w:ins w:id="26" w:author="Isabelle Cote" w:date="2024-09-24T09:16:00Z" w16du:dateUtc="2024-09-24T16:16:00Z">
        <w:r w:rsidR="00535F8D">
          <w:rPr>
            <w:rFonts w:ascii="Times New Roman" w:eastAsia="Times New Roman" w:hAnsi="Times New Roman" w:cs="Times New Roman"/>
            <w:color w:val="000000"/>
          </w:rPr>
          <w:t>ammonium</w:t>
        </w:r>
      </w:ins>
      <w:commentRangeEnd w:id="25"/>
      <w:ins w:id="27" w:author="Isabelle Cote" w:date="2024-09-24T09:18:00Z" w16du:dateUtc="2024-09-24T16:18:00Z">
        <w:r w:rsidR="00535F8D">
          <w:rPr>
            <w:rStyle w:val="CommentReference"/>
          </w:rPr>
          <w:commentReference w:id="25"/>
        </w:r>
      </w:ins>
      <w:ins w:id="28" w:author="Isabelle Cote" w:date="2024-09-24T09:16:00Z" w16du:dateUtc="2024-09-24T16:16:00Z">
        <w:r w:rsidR="00535F8D">
          <w:rPr>
            <w:rFonts w:ascii="Times New Roman" w:eastAsia="Times New Roman" w:hAnsi="Times New Roman" w:cs="Times New Roman"/>
            <w:color w:val="000000"/>
          </w:rPr>
          <w:t xml:space="preserve"> </w:t>
        </w:r>
      </w:ins>
      <w:ins w:id="29" w:author="Isabelle Cote" w:date="2024-09-24T09:11:00Z" w16du:dateUtc="2024-09-24T16:11:00Z">
        <w:r w:rsidR="002624C3">
          <w:rPr>
            <w:rFonts w:ascii="Times New Roman" w:eastAsia="Times New Roman" w:hAnsi="Times New Roman" w:cs="Times New Roman"/>
            <w:color w:val="000000"/>
          </w:rPr>
          <w:t xml:space="preserve">variation might be detectable at the largest </w:t>
        </w:r>
      </w:ins>
      <w:ins w:id="30" w:author="Isabelle Cote" w:date="2024-09-24T09:12:00Z" w16du:dateUtc="2024-09-24T16:12:00Z">
        <w:r w:rsidR="002624C3">
          <w:rPr>
            <w:rFonts w:ascii="Times New Roman" w:eastAsia="Times New Roman" w:hAnsi="Times New Roman" w:cs="Times New Roman"/>
            <w:color w:val="000000"/>
          </w:rPr>
          <w:t xml:space="preserve">scale studied </w:t>
        </w:r>
      </w:ins>
      <w:ins w:id="31" w:author="Isabelle Cote" w:date="2024-09-24T09:13:00Z" w16du:dateUtc="2024-09-24T16:13:00Z">
        <w:r w:rsidR="002624C3">
          <w:rPr>
            <w:rFonts w:ascii="Times New Roman" w:eastAsia="Times New Roman" w:hAnsi="Times New Roman" w:cs="Times New Roman"/>
            <w:color w:val="000000"/>
          </w:rPr>
          <w:t>because of</w:t>
        </w:r>
      </w:ins>
      <w:ins w:id="32" w:author="Isabelle Cote" w:date="2024-09-24T09:12:00Z" w16du:dateUtc="2024-09-24T16:12:00Z">
        <w:r w:rsidR="002624C3">
          <w:rPr>
            <w:rFonts w:ascii="Times New Roman" w:eastAsia="Times New Roman" w:hAnsi="Times New Roman" w:cs="Times New Roman"/>
            <w:color w:val="000000"/>
          </w:rPr>
          <w:t xml:space="preserve"> variation in animal abundance</w:t>
        </w:r>
      </w:ins>
      <w:ins w:id="33" w:author="Isabelle Cote" w:date="2024-09-24T09:13:00Z" w16du:dateUtc="2024-09-24T16:13:00Z">
        <w:r w:rsidR="002624C3">
          <w:rPr>
            <w:rFonts w:ascii="Times New Roman" w:eastAsia="Times New Roman" w:hAnsi="Times New Roman" w:cs="Times New Roman"/>
            <w:color w:val="000000"/>
          </w:rPr>
          <w:t xml:space="preserve"> among sites. We also expected</w:t>
        </w:r>
      </w:ins>
      <w:ins w:id="34" w:author="Isabelle Cote" w:date="2024-09-24T09:16:00Z" w16du:dateUtc="2024-09-24T16:16:00Z">
        <w:r w:rsidR="00535F8D">
          <w:rPr>
            <w:rFonts w:ascii="Times New Roman" w:eastAsia="Times New Roman" w:hAnsi="Times New Roman" w:cs="Times New Roman"/>
            <w:color w:val="000000"/>
          </w:rPr>
          <w:t xml:space="preserve"> to find some variation in ammonium concentrations a</w:t>
        </w:r>
      </w:ins>
      <w:ins w:id="35" w:author="Isabelle Cote" w:date="2024-09-24T09:14:00Z" w16du:dateUtc="2024-09-24T16:14:00Z">
        <w:r w:rsidR="002624C3">
          <w:rPr>
            <w:rFonts w:ascii="Times New Roman" w:eastAsia="Times New Roman" w:hAnsi="Times New Roman" w:cs="Times New Roman"/>
            <w:color w:val="000000"/>
          </w:rPr>
          <w:t xml:space="preserve">t </w:t>
        </w:r>
      </w:ins>
      <w:ins w:id="36" w:author="Isabelle Cote" w:date="2024-09-24T09:16:00Z" w16du:dateUtc="2024-09-24T16:16:00Z">
        <w:r w:rsidR="00535F8D">
          <w:rPr>
            <w:rFonts w:ascii="Times New Roman" w:eastAsia="Times New Roman" w:hAnsi="Times New Roman" w:cs="Times New Roman"/>
            <w:color w:val="000000"/>
          </w:rPr>
          <w:t xml:space="preserve">the </w:t>
        </w:r>
      </w:ins>
      <w:ins w:id="37" w:author="Isabelle Cote" w:date="2024-09-24T09:14:00Z" w16du:dateUtc="2024-09-24T16:14:00Z">
        <w:r w:rsidR="002624C3">
          <w:rPr>
            <w:rFonts w:ascii="Times New Roman" w:eastAsia="Times New Roman" w:hAnsi="Times New Roman" w:cs="Times New Roman"/>
            <w:color w:val="000000"/>
          </w:rPr>
          <w:t xml:space="preserve">smaller scales </w:t>
        </w:r>
      </w:ins>
      <w:ins w:id="38" w:author="Isabelle Cote" w:date="2024-09-24T09:16:00Z" w16du:dateUtc="2024-09-24T16:16:00Z">
        <w:r w:rsidR="00535F8D">
          <w:rPr>
            <w:rFonts w:ascii="Times New Roman" w:eastAsia="Times New Roman" w:hAnsi="Times New Roman" w:cs="Times New Roman"/>
            <w:color w:val="000000"/>
          </w:rPr>
          <w:t>studie</w:t>
        </w:r>
      </w:ins>
      <w:ins w:id="39" w:author="Isabelle Cote" w:date="2024-09-24T09:19:00Z" w16du:dateUtc="2024-09-24T16:19:00Z">
        <w:r w:rsidR="00535F8D">
          <w:rPr>
            <w:rFonts w:ascii="Times New Roman" w:eastAsia="Times New Roman" w:hAnsi="Times New Roman" w:cs="Times New Roman"/>
            <w:color w:val="000000"/>
          </w:rPr>
          <w:t>d</w:t>
        </w:r>
      </w:ins>
      <w:ins w:id="40" w:author="Isabelle Cote" w:date="2024-09-24T09:16:00Z" w16du:dateUtc="2024-09-24T16:16:00Z">
        <w:r w:rsidR="00535F8D">
          <w:rPr>
            <w:rFonts w:ascii="Times New Roman" w:eastAsia="Times New Roman" w:hAnsi="Times New Roman" w:cs="Times New Roman"/>
            <w:color w:val="000000"/>
          </w:rPr>
          <w:t xml:space="preserve"> </w:t>
        </w:r>
      </w:ins>
      <w:ins w:id="41" w:author="Isabelle Cote" w:date="2024-09-24T09:14:00Z" w16du:dateUtc="2024-09-24T16:14:00Z">
        <w:r w:rsidR="002624C3">
          <w:rPr>
            <w:rFonts w:ascii="Times New Roman" w:eastAsia="Times New Roman" w:hAnsi="Times New Roman" w:cs="Times New Roman"/>
            <w:color w:val="000000"/>
          </w:rPr>
          <w:t>(</w:t>
        </w:r>
      </w:ins>
      <w:ins w:id="42" w:author="Isabelle Cote" w:date="2024-09-24T09:16:00Z" w16du:dateUtc="2024-09-24T16:16:00Z">
        <w:r w:rsidR="00535F8D">
          <w:rPr>
            <w:rFonts w:ascii="Times New Roman" w:eastAsia="Times New Roman" w:hAnsi="Times New Roman" w:cs="Times New Roman"/>
            <w:color w:val="000000"/>
          </w:rPr>
          <w:t xml:space="preserve">i.e., </w:t>
        </w:r>
      </w:ins>
      <w:ins w:id="43" w:author="Isabelle Cote" w:date="2024-09-24T09:14:00Z" w16du:dateUtc="2024-09-24T16:14:00Z">
        <w:r w:rsidR="002624C3">
          <w:rPr>
            <w:rFonts w:ascii="Times New Roman" w:eastAsia="Times New Roman" w:hAnsi="Times New Roman" w:cs="Times New Roman"/>
            <w:color w:val="000000"/>
          </w:rPr>
          <w:t xml:space="preserve">within </w:t>
        </w:r>
      </w:ins>
      <w:ins w:id="44" w:author="Isabelle Cote" w:date="2024-09-24T09:15:00Z" w16du:dateUtc="2024-09-24T16:15:00Z">
        <w:r w:rsidR="00535F8D">
          <w:rPr>
            <w:rFonts w:ascii="Times New Roman" w:eastAsia="Times New Roman" w:hAnsi="Times New Roman" w:cs="Times New Roman"/>
            <w:color w:val="000000"/>
          </w:rPr>
          <w:t xml:space="preserve">natural sites and between experimental cages), </w:t>
        </w:r>
      </w:ins>
      <w:ins w:id="45" w:author="Isabelle Cote" w:date="2024-09-24T09:16:00Z" w16du:dateUtc="2024-09-24T16:16:00Z">
        <w:r w:rsidR="00535F8D">
          <w:rPr>
            <w:rFonts w:ascii="Times New Roman" w:eastAsia="Times New Roman" w:hAnsi="Times New Roman" w:cs="Times New Roman"/>
            <w:color w:val="000000"/>
          </w:rPr>
          <w:t>but only under condi</w:t>
        </w:r>
      </w:ins>
      <w:ins w:id="46" w:author="Isabelle Cote" w:date="2024-09-24T09:17:00Z" w16du:dateUtc="2024-09-24T16:17:00Z">
        <w:r w:rsidR="00535F8D">
          <w:rPr>
            <w:rFonts w:ascii="Times New Roman" w:eastAsia="Times New Roman" w:hAnsi="Times New Roman" w:cs="Times New Roman"/>
            <w:color w:val="000000"/>
          </w:rPr>
          <w:t>tions that allow local enrichment (e.g., low tidal exchange). To test these predictions, we</w:t>
        </w:r>
      </w:ins>
      <w:ins w:id="47" w:author="Isabelle Cote" w:date="2024-09-24T09:15:00Z" w16du:dateUtc="2024-09-24T16:15:00Z">
        <w:r w:rsidR="00535F8D">
          <w:rPr>
            <w:rFonts w:ascii="Times New Roman" w:eastAsia="Times New Roman" w:hAnsi="Times New Roman" w:cs="Times New Roman"/>
            <w:color w:val="000000"/>
          </w:rPr>
          <w:t xml:space="preserve"> </w:t>
        </w:r>
      </w:ins>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w:t>
      </w:r>
      <w:ins w:id="48" w:author="Isabelle Cote" w:date="2024-09-24T09:19:00Z" w16du:dateUtc="2024-09-24T16:19:00Z">
        <w:r w:rsidR="00535F8D">
          <w:rPr>
            <w:rFonts w:ascii="Times New Roman" w:eastAsia="Times New Roman" w:hAnsi="Times New Roman" w:cs="Times New Roman"/>
            <w:color w:val="000000"/>
          </w:rPr>
          <w:t xml:space="preserve">and </w:t>
        </w:r>
      </w:ins>
      <w:r w:rsidR="00FC6B44" w:rsidRPr="005F1E8D">
        <w:rPr>
          <w:rFonts w:ascii="Times New Roman" w:eastAsia="Times New Roman" w:hAnsi="Times New Roman" w:cs="Times New Roman"/>
          <w:color w:val="000000"/>
        </w:rPr>
        <w:t>measured kelp forest metrics</w:t>
      </w:r>
      <w:del w:id="49" w:author="Isabelle Cote" w:date="2024-09-24T09:19:00Z" w16du:dateUtc="2024-09-24T16:19:00Z">
        <w:r w:rsidR="00FC6B44" w:rsidRPr="005F1E8D" w:rsidDel="00535F8D">
          <w:rPr>
            <w:rFonts w:ascii="Times New Roman" w:eastAsia="Times New Roman" w:hAnsi="Times New Roman" w:cs="Times New Roman"/>
            <w:color w:val="000000"/>
          </w:rPr>
          <w:delText>,</w:delText>
        </w:r>
      </w:del>
      <w:r w:rsidR="00FC6B44" w:rsidRPr="005F1E8D">
        <w:rPr>
          <w:rFonts w:ascii="Times New Roman" w:eastAsia="Times New Roman" w:hAnsi="Times New Roman" w:cs="Times New Roman"/>
          <w:color w:val="000000"/>
        </w:rPr>
        <w:t xml:space="preserve">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5D57111B"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 xml:space="preserve">(Attridge et al., 2024; Howard et al., 2019; </w:t>
      </w:r>
      <w:r w:rsidR="00990B37">
        <w:rPr>
          <w:rFonts w:ascii="Times New Roman" w:hAnsi="Times New Roman" w:cs="Times New Roman"/>
          <w:noProof/>
          <w:lang w:val="en-CA"/>
        </w:rPr>
        <w:lastRenderedPageBreak/>
        <w:t>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6214D6" w:rsidRPr="006214D6">
        <w:rPr>
          <w:rFonts w:ascii="Times New Roman" w:hAnsi="Times New Roman" w:cs="Times New Roman"/>
          <w:lang w:val="en-CA"/>
        </w:rPr>
        <w:t xml:space="preserve"> </w:t>
      </w:r>
      <w:r w:rsidR="00DF22E5">
        <w:rPr>
          <w:rFonts w:ascii="Times New Roman" w:hAnsi="Times New Roman" w:cs="Times New Roman"/>
          <w:lang w:val="en-CA"/>
        </w:rPr>
        <w:t>(</w:t>
      </w:r>
      <w:r w:rsidR="006214D6">
        <w:rPr>
          <w:rFonts w:ascii="Times New Roman" w:hAnsi="Times New Roman" w:cs="Times New Roman"/>
          <w:lang w:val="en-CA"/>
        </w:rPr>
        <w:t xml:space="preserve">E.G. </w:t>
      </w:r>
      <w:r w:rsidR="00824E57">
        <w:rPr>
          <w:rFonts w:ascii="Times New Roman" w:hAnsi="Times New Roman" w:cs="Times New Roman"/>
          <w:lang w:val="en-CA"/>
        </w:rPr>
        <w:t xml:space="preserve">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r w:rsidR="00824E57">
        <w:rPr>
          <w:rFonts w:ascii="Times New Roman" w:hAnsi="Times New Roman" w:cs="Times New Roman"/>
          <w:lang w:val="en-CA"/>
        </w:rPr>
        <w:t>)</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DF22E5">
        <w:rPr>
          <w:rFonts w:ascii="Times New Roman" w:hAnsi="Times New Roman" w:cs="Times New Roman"/>
          <w:lang w:val="en-CA"/>
        </w:rPr>
        <w:t xml:space="preserve"> </w:t>
      </w:r>
      <w:r w:rsidR="006214D6">
        <w:rPr>
          <w:rFonts w:ascii="Times New Roman" w:hAnsi="Times New Roman" w:cs="Times New Roman"/>
          <w:lang w:val="en-CA"/>
        </w:rPr>
        <w:t xml:space="preserve">(E.G. 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12A7156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824E57">
        <w:rPr>
          <w:rFonts w:ascii="Times New Roman" w:hAnsi="Times New Roman" w:cs="Times New Roman"/>
          <w:lang w:val="en-CA"/>
        </w:rPr>
        <w:t>.</w:t>
      </w:r>
    </w:p>
    <w:p w14:paraId="31ABE297" w14:textId="158EA101"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824E57" w:rsidRPr="005F1E8D">
        <w:rPr>
          <w:rFonts w:ascii="Times New Roman" w:hAnsi="Times New Roman" w:cs="Times New Roman"/>
          <w:lang w:val="en-CA"/>
        </w:rPr>
        <w:t xml:space="preserve">0 – 2 m from the substrate </w:t>
      </w:r>
      <w:r w:rsidRPr="005F1E8D">
        <w:rPr>
          <w:rFonts w:ascii="Times New Roman" w:hAnsi="Times New Roman" w:cs="Times New Roman"/>
          <w:lang w:val="en-CA"/>
        </w:rPr>
        <w:t xml:space="preserve">and stored the syringes </w:t>
      </w:r>
      <w:r w:rsidRPr="005F1E8D">
        <w:rPr>
          <w:rFonts w:ascii="Times New Roman" w:hAnsi="Times New Roman" w:cs="Times New Roman"/>
          <w:lang w:val="en-CA"/>
        </w:rPr>
        <w:lastRenderedPageBreak/>
        <w:t xml:space="preserve">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r w:rsidR="006214D6">
        <w:rPr>
          <w:rFonts w:ascii="Times New Roman" w:hAnsi="Times New Roman" w:cs="Times New Roman"/>
          <w:color w:val="000000"/>
          <w:lang w:val="en-CA"/>
        </w:rPr>
        <w:t xml:space="preserve">E. G. </w:t>
      </w:r>
      <w:commentRangeStart w:id="50"/>
      <w:commentRangeStart w:id="51"/>
      <w:commentRangeStart w:id="52"/>
      <w:commentRangeStart w:id="53"/>
      <w:r w:rsidR="007268C2" w:rsidRPr="005F1E8D">
        <w:rPr>
          <w:rFonts w:ascii="Times New Roman" w:hAnsi="Times New Roman" w:cs="Times New Roman"/>
          <w:color w:val="000000"/>
          <w:lang w:val="en-CA"/>
        </w:rPr>
        <w:t xml:space="preserve">Lim </w:t>
      </w:r>
      <w:proofErr w:type="spellStart"/>
      <w:r w:rsidR="007268C2" w:rsidRPr="005F1E8D">
        <w:rPr>
          <w:rFonts w:ascii="Times New Roman" w:hAnsi="Times New Roman" w:cs="Times New Roman"/>
          <w:color w:val="000000"/>
          <w:lang w:val="en-CA"/>
        </w:rPr>
        <w:t>unpubl</w:t>
      </w:r>
      <w:commentRangeEnd w:id="50"/>
      <w:proofErr w:type="spellEnd"/>
      <w:r w:rsidR="006214D6">
        <w:rPr>
          <w:rFonts w:ascii="Times New Roman" w:hAnsi="Times New Roman" w:cs="Times New Roman"/>
          <w:color w:val="000000"/>
          <w:lang w:val="en-CA"/>
        </w:rPr>
        <w:t>.</w:t>
      </w:r>
      <w:r w:rsidR="001D7BE9">
        <w:rPr>
          <w:rStyle w:val="CommentReference"/>
        </w:rPr>
        <w:commentReference w:id="50"/>
      </w:r>
      <w:commentRangeEnd w:id="51"/>
      <w:r w:rsidR="0067503F">
        <w:rPr>
          <w:rStyle w:val="CommentReference"/>
        </w:rPr>
        <w:commentReference w:id="51"/>
      </w:r>
      <w:commentRangeEnd w:id="52"/>
      <w:r w:rsidR="004F7AE3">
        <w:rPr>
          <w:rStyle w:val="CommentReference"/>
        </w:rPr>
        <w:commentReference w:id="52"/>
      </w:r>
      <w:commentRangeEnd w:id="53"/>
      <w:r w:rsidR="004C436C">
        <w:rPr>
          <w:rStyle w:val="CommentReference"/>
        </w:rPr>
        <w:commentReference w:id="53"/>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3B3E8041"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 xml:space="preserve">ly </w:t>
      </w:r>
      <w:r w:rsidR="00895C86" w:rsidRPr="005F1E8D">
        <w:rPr>
          <w:rFonts w:ascii="Times New Roman" w:hAnsi="Times New Roman" w:cs="Times New Roman"/>
          <w:lang w:val="en-CA"/>
        </w:rPr>
        <w:lastRenderedPageBreak/>
        <w:t>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6214D6">
        <w:rPr>
          <w:rFonts w:ascii="Times New Roman" w:hAnsi="Times New Roman" w:cs="Times New Roman"/>
          <w:highlight w:val="yellow"/>
          <w:lang w:val="en-CA"/>
        </w:rPr>
        <w:t xml:space="preserve">C. M. </w:t>
      </w:r>
      <w:r w:rsidR="00B47743" w:rsidRPr="005F1E8D">
        <w:rPr>
          <w:rFonts w:ascii="Times New Roman" w:hAnsi="Times New Roman" w:cs="Times New Roman"/>
          <w:highlight w:val="yellow"/>
          <w:lang w:val="en-CA"/>
        </w:rPr>
        <w:t xml:space="preserve">Attridge </w:t>
      </w:r>
      <w:proofErr w:type="spellStart"/>
      <w:r w:rsidR="00B47743" w:rsidRPr="005F1E8D">
        <w:rPr>
          <w:rFonts w:ascii="Times New Roman" w:hAnsi="Times New Roman" w:cs="Times New Roman"/>
          <w:highlight w:val="yellow"/>
          <w:lang w:val="en-CA"/>
        </w:rPr>
        <w:t>unpub</w:t>
      </w:r>
      <w:r w:rsidR="006214D6">
        <w:rPr>
          <w:rFonts w:ascii="Times New Roman" w:hAnsi="Times New Roman" w:cs="Times New Roman"/>
          <w:highlight w:val="yellow"/>
          <w:lang w:val="en-CA"/>
        </w:rPr>
        <w:t>l</w:t>
      </w:r>
      <w:proofErr w:type="spellEnd"/>
      <w:r w:rsidR="006214D6">
        <w:rPr>
          <w:rFonts w:ascii="Times New Roman" w:hAnsi="Times New Roman" w:cs="Times New Roman"/>
          <w:highlight w:val="yellow"/>
          <w:lang w:val="en-CA"/>
        </w:rPr>
        <w:t>.</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xml:space="preserve">, we </w:t>
      </w:r>
      <w:commentRangeStart w:id="54"/>
      <w:r w:rsidR="004F5624" w:rsidRPr="005F1E8D">
        <w:rPr>
          <w:rFonts w:ascii="Times New Roman" w:hAnsi="Times New Roman" w:cs="Times New Roman"/>
          <w:lang w:val="en-CA"/>
        </w:rPr>
        <w:t>weighe</w:t>
      </w:r>
      <w:r w:rsidR="001F79DB" w:rsidRPr="005F1E8D">
        <w:rPr>
          <w:rFonts w:ascii="Times New Roman" w:hAnsi="Times New Roman" w:cs="Times New Roman"/>
          <w:lang w:val="en-CA"/>
        </w:rPr>
        <w:t>d</w:t>
      </w:r>
      <w:commentRangeEnd w:id="54"/>
      <w:r w:rsidR="00A13698">
        <w:rPr>
          <w:rStyle w:val="CommentReference"/>
        </w:rPr>
        <w:commentReference w:id="54"/>
      </w:r>
      <w:r w:rsidR="001F79DB" w:rsidRPr="005F1E8D">
        <w:rPr>
          <w:rFonts w:ascii="Times New Roman" w:hAnsi="Times New Roman" w:cs="Times New Roman"/>
          <w:lang w:val="en-CA"/>
        </w:rPr>
        <w:t xml:space="preserve"> </w:t>
      </w:r>
      <w:ins w:id="55" w:author="Isabelle Cote" w:date="2024-09-24T09:26:00Z" w16du:dateUtc="2024-09-24T16:26:00Z">
        <w:r w:rsidR="00A13698">
          <w:rPr>
            <w:rFonts w:ascii="Times New Roman" w:hAnsi="Times New Roman" w:cs="Times New Roman"/>
            <w:lang w:val="en-CA"/>
          </w:rPr>
          <w:t xml:space="preserve">to the nearest x g </w:t>
        </w:r>
      </w:ins>
      <w:del w:id="56" w:author="Isabelle Cote" w:date="2024-09-24T09:26:00Z" w16du:dateUtc="2024-09-24T16:26:00Z">
        <w:r w:rsidR="00895C86" w:rsidRPr="005F1E8D" w:rsidDel="00A13698">
          <w:rPr>
            <w:rFonts w:ascii="Times New Roman" w:hAnsi="Times New Roman" w:cs="Times New Roman"/>
            <w:lang w:val="en-CA"/>
          </w:rPr>
          <w:delText xml:space="preserve">using </w:delText>
        </w:r>
        <w:r w:rsidR="00895C86" w:rsidRPr="005F1E8D" w:rsidDel="00A13698">
          <w:rPr>
            <w:rFonts w:ascii="Times New Roman" w:hAnsi="Times New Roman" w:cs="Times New Roman"/>
            <w:highlight w:val="yellow"/>
            <w:lang w:val="en-CA"/>
          </w:rPr>
          <w:delText>X brand scale</w:delText>
        </w:r>
        <w:r w:rsidR="00895C86" w:rsidRPr="005F1E8D" w:rsidDel="00A13698">
          <w:rPr>
            <w:rFonts w:ascii="Times New Roman" w:hAnsi="Times New Roman" w:cs="Times New Roman"/>
            <w:lang w:val="en-CA"/>
          </w:rPr>
          <w:delText xml:space="preserve"> </w:delText>
        </w:r>
      </w:del>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depth</w:t>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(small</w:t>
      </w:r>
      <w:r w:rsidR="000C156B">
        <w:rPr>
          <w:rFonts w:ascii="Times New Roman" w:hAnsi="Times New Roman" w:cs="Times New Roman"/>
          <w:i/>
          <w:lang w:val="en-CA"/>
        </w:rPr>
        <w:t>er</w:t>
      </w:r>
      <w:r w:rsidR="00136DB7" w:rsidRPr="005F1E8D">
        <w:rPr>
          <w:rFonts w:ascii="Times New Roman" w:hAnsi="Times New Roman" w:cs="Times New Roman"/>
          <w:i/>
          <w:lang w:val="en-CA"/>
        </w:rPr>
        <w:t>-scale)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near Bamfield.</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californicus</w:t>
      </w:r>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w:t>
      </w:r>
      <w:r w:rsidR="007D6070" w:rsidRPr="00A047D2">
        <w:rPr>
          <w:rFonts w:ascii="Times New Roman" w:hAnsi="Times New Roman" w:cs="Times New Roman"/>
          <w:color w:val="000000"/>
          <w:lang w:val="en-CA"/>
        </w:rPr>
        <w:lastRenderedPageBreak/>
        <w:t xml:space="preserve">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608D5A8E" w:rsidR="0067055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 xml:space="preserve">between variables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w:t>
      </w:r>
      <w:r w:rsidR="00131A7C">
        <w:rPr>
          <w:rFonts w:ascii="Times New Roman" w:hAnsi="Times New Roman" w:cs="Times New Roman"/>
          <w:lang w:val="en-CA"/>
        </w:rPr>
        <w:t xml:space="preserve">value of </w:t>
      </w:r>
      <w:r w:rsidR="0097669C">
        <w:rPr>
          <w:rFonts w:ascii="Times New Roman" w:hAnsi="Times New Roman" w:cs="Times New Roman"/>
          <w:lang w:val="en-CA"/>
        </w:rPr>
        <w:t>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2727A2AE" w14:textId="77777777" w:rsidR="0097669C" w:rsidRPr="0097669C" w:rsidRDefault="0097669C" w:rsidP="00EB3BC7">
      <w:pPr>
        <w:spacing w:line="480" w:lineRule="auto"/>
        <w:rPr>
          <w:rFonts w:ascii="Times New Roman" w:hAnsi="Times New Roman" w:cs="Times New Roman"/>
          <w:color w:val="000000"/>
          <w:lang w:val="en-CA"/>
        </w:rPr>
      </w:pPr>
    </w:p>
    <w:p w14:paraId="3A4A1039" w14:textId="56006959" w:rsidR="001B79C7"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xml:space="preserve">) where W is fish weight, L is the fish length, a and b are </w:t>
      </w:r>
      <w:r w:rsidRPr="005F1E8D">
        <w:rPr>
          <w:rFonts w:ascii="Times New Roman" w:hAnsi="Times New Roman" w:cs="Times New Roman"/>
          <w:lang w:val="en-CA"/>
        </w:rPr>
        <w:lastRenderedPageBreak/>
        <w:t>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131A7C" w:rsidRPr="005F1E8D">
        <w:rPr>
          <w:rFonts w:ascii="Times New Roman" w:hAnsi="Times New Roman" w:cs="Times New Roman"/>
          <w:lang w:val="en-CA"/>
        </w:rPr>
        <w:t xml:space="preserve">For invertebrates, sunflower sea stars and economically important species (abalone and scallops) were </w:t>
      </w:r>
      <w:r w:rsidR="00131A7C">
        <w:rPr>
          <w:rFonts w:ascii="Times New Roman" w:hAnsi="Times New Roman" w:cs="Times New Roman"/>
          <w:lang w:val="en-CA"/>
        </w:rPr>
        <w:t>measured</w:t>
      </w:r>
      <w:r w:rsidR="00131A7C" w:rsidRPr="005F1E8D">
        <w:rPr>
          <w:rFonts w:ascii="Times New Roman" w:hAnsi="Times New Roman" w:cs="Times New Roman"/>
          <w:lang w:val="en-CA"/>
        </w:rPr>
        <w:t xml:space="preserve">, so we </w:t>
      </w:r>
      <w:r w:rsidR="00131A7C">
        <w:rPr>
          <w:rFonts w:ascii="Times New Roman" w:hAnsi="Times New Roman" w:cs="Times New Roman"/>
          <w:lang w:val="en-CA"/>
        </w:rPr>
        <w:t xml:space="preserve">used </w:t>
      </w:r>
      <w:r w:rsidR="00131A7C">
        <w:rPr>
          <w:rFonts w:ascii="Times New Roman" w:eastAsia="Times New Roman" w:hAnsi="Times New Roman" w:cs="Times New Roman"/>
          <w:color w:val="000000"/>
          <w:lang w:val="en-CA"/>
        </w:rPr>
        <w:t xml:space="preserve">published </w:t>
      </w:r>
      <w:r w:rsidR="00131A7C" w:rsidRPr="00E763F3">
        <w:rPr>
          <w:rFonts w:ascii="Times New Roman" w:eastAsia="Times New Roman" w:hAnsi="Times New Roman" w:cs="Times New Roman"/>
          <w:color w:val="000000"/>
          <w:lang w:val="en-CA"/>
        </w:rPr>
        <w:t>length</w:t>
      </w:r>
      <w:r w:rsidR="00131A7C">
        <w:rPr>
          <w:rFonts w:ascii="Times New Roman" w:eastAsia="Times New Roman" w:hAnsi="Times New Roman" w:cs="Times New Roman"/>
          <w:color w:val="000000"/>
          <w:lang w:val="en-CA"/>
        </w:rPr>
        <w:t>–</w:t>
      </w:r>
      <w:r w:rsidR="00131A7C" w:rsidRPr="00E763F3">
        <w:rPr>
          <w:rFonts w:ascii="Times New Roman" w:eastAsia="Times New Roman" w:hAnsi="Times New Roman" w:cs="Times New Roman"/>
          <w:color w:val="000000"/>
          <w:lang w:val="en-CA"/>
        </w:rPr>
        <w:t>weight relationships t</w:t>
      </w:r>
      <w:r w:rsidR="00131A7C">
        <w:rPr>
          <w:rFonts w:ascii="Times New Roman" w:eastAsia="Times New Roman" w:hAnsi="Times New Roman" w:cs="Times New Roman"/>
          <w:color w:val="000000"/>
          <w:lang w:val="en-CA"/>
        </w:rPr>
        <w:t>o calculate wet weight from size</w:t>
      </w:r>
      <w:r w:rsidR="00131A7C" w:rsidRPr="005F1E8D">
        <w:rPr>
          <w:rFonts w:ascii="Times New Roman" w:hAnsi="Times New Roman" w:cs="Times New Roman"/>
          <w:lang w:val="en-CA"/>
        </w:rPr>
        <w:t>. For all other</w:t>
      </w:r>
      <w:r w:rsidR="00131A7C">
        <w:rPr>
          <w:rFonts w:ascii="Times New Roman" w:hAnsi="Times New Roman" w:cs="Times New Roman"/>
          <w:lang w:val="en-CA"/>
        </w:rPr>
        <w:t xml:space="preserve"> invertebrates</w:t>
      </w:r>
      <w:r w:rsidR="00131A7C" w:rsidRPr="005F1E8D">
        <w:rPr>
          <w:rFonts w:ascii="Times New Roman" w:hAnsi="Times New Roman" w:cs="Times New Roman"/>
          <w:lang w:val="en-CA"/>
        </w:rPr>
        <w:t xml:space="preserve">, we used published </w:t>
      </w:r>
      <w:r w:rsidR="00131A7C">
        <w:rPr>
          <w:rFonts w:ascii="Times New Roman" w:hAnsi="Times New Roman" w:cs="Times New Roman"/>
          <w:lang w:val="en-CA"/>
        </w:rPr>
        <w:t xml:space="preserve">wet </w:t>
      </w:r>
      <w:r w:rsidR="00131A7C" w:rsidRPr="005F1E8D">
        <w:rPr>
          <w:rFonts w:ascii="Times New Roman" w:hAnsi="Times New Roman" w:cs="Times New Roman"/>
          <w:lang w:val="en-CA"/>
        </w:rPr>
        <w:t>weight</w:t>
      </w:r>
      <w:r w:rsidR="00131A7C">
        <w:rPr>
          <w:rFonts w:ascii="Times New Roman" w:hAnsi="Times New Roman" w:cs="Times New Roman"/>
          <w:lang w:val="en-CA"/>
        </w:rPr>
        <w:t xml:space="preserve">s </w:t>
      </w:r>
      <w:r w:rsidR="00131A7C" w:rsidRPr="005F1E8D">
        <w:rPr>
          <w:rFonts w:ascii="Times New Roman" w:hAnsi="Times New Roman" w:cs="Times New Roman"/>
          <w:lang w:val="en-CA"/>
        </w:rPr>
        <w:t xml:space="preserve">to </w:t>
      </w:r>
      <w:r w:rsidR="00131A7C">
        <w:rPr>
          <w:rFonts w:ascii="Times New Roman" w:hAnsi="Times New Roman" w:cs="Times New Roman"/>
          <w:lang w:val="en-CA"/>
        </w:rPr>
        <w:t>establish</w:t>
      </w:r>
      <w:r w:rsidR="00131A7C" w:rsidRPr="005F1E8D">
        <w:rPr>
          <w:rFonts w:ascii="Times New Roman" w:hAnsi="Times New Roman" w:cs="Times New Roman"/>
          <w:lang w:val="en-CA"/>
        </w:rPr>
        <w:t xml:space="preserve"> </w:t>
      </w:r>
      <w:r w:rsidR="00131A7C">
        <w:rPr>
          <w:rFonts w:ascii="Times New Roman" w:hAnsi="Times New Roman" w:cs="Times New Roman"/>
          <w:lang w:val="en-CA"/>
        </w:rPr>
        <w:t>biomass</w:t>
      </w:r>
      <w:r w:rsidR="00131A7C" w:rsidRPr="005F1E8D">
        <w:rPr>
          <w:rFonts w:ascii="Times New Roman" w:hAnsi="Times New Roman" w:cs="Times New Roman"/>
          <w:lang w:val="en-CA"/>
        </w:rPr>
        <w:t xml:space="preserve"> </w:t>
      </w:r>
      <w:r w:rsidR="00131A7C">
        <w:rPr>
          <w:rFonts w:ascii="Times New Roman" w:hAnsi="Times New Roman" w:cs="Times New Roman"/>
          <w:lang w:val="en-CA"/>
        </w:rPr>
        <w:t xml:space="preserve">estimates </w:t>
      </w:r>
      <w:r w:rsidR="00131A7C" w:rsidRPr="005F1E8D">
        <w:rPr>
          <w:rFonts w:ascii="Times New Roman" w:hAnsi="Times New Roman" w:cs="Times New Roman"/>
          <w:lang w:val="en-CA"/>
        </w:rPr>
        <w:t xml:space="preserve">for each taxon. </w:t>
      </w:r>
      <w:r w:rsidR="00131A7C">
        <w:rPr>
          <w:rFonts w:ascii="Times New Roman" w:hAnsi="Times New Roman" w:cs="Times New Roman"/>
          <w:lang w:val="en-CA"/>
        </w:rPr>
        <w:t xml:space="preserve">We used shell-free wet weight for species with large shells such as hermit crabs and snails. </w:t>
      </w:r>
      <w:r w:rsidR="00792779">
        <w:rPr>
          <w:rFonts w:ascii="Times New Roman" w:hAnsi="Times New Roman" w:cs="Times New Roman"/>
          <w:lang w:val="en-CA"/>
        </w:rPr>
        <w:t>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r w:rsidR="00792779">
        <w:rPr>
          <w:rFonts w:ascii="Times New Roman" w:hAnsi="Times New Roman" w:cs="Times New Roman"/>
          <w:lang w:val="en-CA"/>
        </w:rPr>
        <w:t>.</w:t>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w:t>
      </w:r>
      <w:r w:rsidR="00131A7C">
        <w:rPr>
          <w:rFonts w:ascii="Times New Roman" w:hAnsi="Times New Roman" w:cs="Times New Roman"/>
          <w:lang w:val="en-CA"/>
        </w:rPr>
        <w:t>averaged over the</w:t>
      </w:r>
      <w:r w:rsidRPr="005F1E8D">
        <w:rPr>
          <w:rFonts w:ascii="Times New Roman" w:hAnsi="Times New Roman" w:cs="Times New Roman"/>
          <w:lang w:val="en-CA"/>
        </w:rPr>
        <w:t xml:space="preserve"> </w:t>
      </w:r>
      <w:r w:rsidR="00131A7C">
        <w:rPr>
          <w:rFonts w:ascii="Times New Roman" w:hAnsi="Times New Roman" w:cs="Times New Roman"/>
          <w:lang w:val="en-CA"/>
        </w:rPr>
        <w:t>hour-long survey.</w:t>
      </w:r>
    </w:p>
    <w:p w14:paraId="010730BD" w14:textId="77777777" w:rsidR="00131A7C" w:rsidRPr="005F1E8D" w:rsidRDefault="00131A7C"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407E96CD"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w:t>
      </w:r>
      <w:r w:rsidR="001269A3">
        <w:rPr>
          <w:rFonts w:ascii="Times New Roman" w:hAnsi="Times New Roman" w:cs="Times New Roman"/>
          <w:lang w:val="en-CA"/>
        </w:rPr>
        <w:t>considered</w:t>
      </w:r>
      <w:r w:rsidR="002B6ECC" w:rsidRPr="005F1E8D">
        <w:rPr>
          <w:rFonts w:ascii="Times New Roman" w:hAnsi="Times New Roman" w:cs="Times New Roman"/>
          <w:lang w:val="en-CA"/>
        </w:rPr>
        <w:t xml:space="preserve">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impson’s diversity instead of Shannon diversity</w:t>
      </w:r>
      <w:del w:id="57" w:author="Isabelle Cote" w:date="2024-09-24T12:13:00Z" w16du:dateUtc="2024-09-24T19:13:00Z">
        <w:r w:rsidR="002B6ECC" w:rsidRPr="005F1E8D" w:rsidDel="00A5575A">
          <w:rPr>
            <w:rFonts w:ascii="Times New Roman" w:hAnsi="Times New Roman" w:cs="Times New Roman"/>
            <w:lang w:val="en-CA"/>
          </w:rPr>
          <w:delText>, but</w:delText>
        </w:r>
      </w:del>
      <w:ins w:id="58" w:author="Isabelle Cote" w:date="2024-09-24T12:13:00Z" w16du:dateUtc="2024-09-24T19:13:00Z">
        <w:r w:rsidR="00A5575A">
          <w:rPr>
            <w:rFonts w:ascii="Times New Roman" w:hAnsi="Times New Roman" w:cs="Times New Roman"/>
            <w:lang w:val="en-CA"/>
          </w:rPr>
          <w:t>;</w:t>
        </w:r>
      </w:ins>
      <w:r w:rsidR="002B6ECC" w:rsidRPr="005F1E8D">
        <w:rPr>
          <w:rFonts w:ascii="Times New Roman" w:hAnsi="Times New Roman" w:cs="Times New Roman"/>
          <w:lang w:val="en-CA"/>
        </w:rPr>
        <w:t xml:space="preserve"> </w:t>
      </w:r>
      <w:r w:rsidR="001269A3">
        <w:rPr>
          <w:rFonts w:ascii="Times New Roman" w:hAnsi="Times New Roman" w:cs="Times New Roman"/>
          <w:lang w:val="en-CA"/>
        </w:rPr>
        <w:t xml:space="preserve">alternative models including these predictors were not </w:t>
      </w:r>
      <w:del w:id="59" w:author="Isabelle Cote" w:date="2024-09-24T12:13:00Z" w16du:dateUtc="2024-09-24T19:13:00Z">
        <w:r w:rsidR="001269A3" w:rsidDel="00A5575A">
          <w:rPr>
            <w:rFonts w:ascii="Times New Roman" w:hAnsi="Times New Roman" w:cs="Times New Roman"/>
            <w:lang w:val="en-CA"/>
          </w:rPr>
          <w:delText xml:space="preserve">preferred </w:delText>
        </w:r>
      </w:del>
      <w:ins w:id="60" w:author="Isabelle Cote" w:date="2024-09-24T12:13:00Z" w16du:dateUtc="2024-09-24T19:13:00Z">
        <w:r w:rsidR="00A5575A">
          <w:rPr>
            <w:rFonts w:ascii="Times New Roman" w:hAnsi="Times New Roman" w:cs="Times New Roman"/>
            <w:lang w:val="en-CA"/>
          </w:rPr>
          <w:t>better supported</w:t>
        </w:r>
        <w:r w:rsidR="00A5575A">
          <w:rPr>
            <w:rFonts w:ascii="Times New Roman" w:hAnsi="Times New Roman" w:cs="Times New Roman"/>
            <w:lang w:val="en-CA"/>
          </w:rPr>
          <w:t xml:space="preserve"> </w:t>
        </w:r>
      </w:ins>
      <w:r w:rsidR="001269A3">
        <w:rPr>
          <w:rFonts w:ascii="Times New Roman" w:hAnsi="Times New Roman" w:cs="Times New Roman"/>
          <w:lang w:val="en-CA"/>
        </w:rPr>
        <w:t xml:space="preserve">by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 xml:space="preserve">We ran additional </w:t>
      </w:r>
      <w:r w:rsidR="00E85DC2">
        <w:rPr>
          <w:rFonts w:ascii="Times New Roman" w:hAnsi="Times New Roman" w:cs="Times New Roman"/>
          <w:lang w:val="en-CA"/>
        </w:rPr>
        <w:lastRenderedPageBreak/>
        <w:t>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77BD3DD"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w:t>
      </w:r>
      <w:r w:rsidR="00131A7C">
        <w:rPr>
          <w:rFonts w:ascii="Times New Roman" w:hAnsi="Times New Roman" w:cs="Times New Roman"/>
          <w:color w:val="000000"/>
          <w:lang w:val="en-CA"/>
        </w:rPr>
        <w:t>as</w:t>
      </w:r>
      <w:r w:rsidR="00131A7C" w:rsidRPr="00131A7C">
        <w:rPr>
          <w:rFonts w:ascii="Times New Roman" w:hAnsi="Times New Roman" w:cs="Times New Roman"/>
          <w:color w:val="000000"/>
          <w:lang w:val="en-CA"/>
        </w:rPr>
        <w:t xml:space="preserve"> each site contributed 3 estimates to the analysis</w:t>
      </w:r>
      <w:r w:rsidR="00131A7C">
        <w:rPr>
          <w:rFonts w:ascii="Times New Roman" w:hAnsi="Times New Roman" w:cs="Times New Roman"/>
          <w:color w:val="000000"/>
          <w:lang w:val="en-CA"/>
        </w:rPr>
        <w:t xml:space="preserve"> and</w:t>
      </w:r>
      <w:r w:rsidR="00E32297" w:rsidRPr="005F1E8D">
        <w:rPr>
          <w:rFonts w:ascii="Times New Roman" w:hAnsi="Times New Roman" w:cs="Times New Roman"/>
          <w:color w:val="000000"/>
          <w:lang w:val="en-CA"/>
        </w:rPr>
        <w:t xml:space="preserve">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w:t>
      </w:r>
      <w:r w:rsidR="007B0963">
        <w:rPr>
          <w:rFonts w:ascii="Times New Roman" w:hAnsi="Times New Roman" w:cs="Times New Roman"/>
          <w:lang w:val="en-CA"/>
        </w:rPr>
        <w:t>alternate predictors</w:t>
      </w:r>
      <w:r w:rsidR="005F1E8D">
        <w:rPr>
          <w:rFonts w:ascii="Times New Roman" w:hAnsi="Times New Roman" w:cs="Times New Roman"/>
          <w:lang w:val="en-CA"/>
        </w:rPr>
        <w:t xml:space="preserve">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CA34043"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6214D6">
        <w:rPr>
          <w:rFonts w:ascii="Times New Roman" w:hAnsi="Times New Roman" w:cs="Times New Roman"/>
          <w:color w:val="000000"/>
          <w:lang w:val="en-CA"/>
        </w:rPr>
        <w:t xml:space="preserve">E. G. </w:t>
      </w:r>
      <w:r w:rsidR="0097669C" w:rsidRPr="0097669C">
        <w:rPr>
          <w:rFonts w:ascii="Times New Roman" w:hAnsi="Times New Roman" w:cs="Times New Roman"/>
          <w:color w:val="000000"/>
          <w:lang w:val="en-CA"/>
        </w:rPr>
        <w:t xml:space="preserve">Lim </w:t>
      </w:r>
      <w:proofErr w:type="spellStart"/>
      <w:r w:rsidR="0097669C" w:rsidRPr="0097669C">
        <w:rPr>
          <w:rFonts w:ascii="Times New Roman" w:hAnsi="Times New Roman" w:cs="Times New Roman"/>
          <w:color w:val="000000"/>
          <w:lang w:val="en-CA"/>
        </w:rPr>
        <w:t>unpubl</w:t>
      </w:r>
      <w:proofErr w:type="spellEnd"/>
      <w:r w:rsidR="006214D6">
        <w:rPr>
          <w:rFonts w:ascii="Times New Roman" w:hAnsi="Times New Roman" w:cs="Times New Roman"/>
          <w:color w:val="000000"/>
          <w:lang w:val="en-CA"/>
        </w:rPr>
        <w:t>.</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 xml:space="preserve">For the red rock crab experiment, we constructed a </w:t>
      </w:r>
      <w:r w:rsidR="00D823F4" w:rsidRPr="005F1E8D">
        <w:rPr>
          <w:rFonts w:ascii="Times New Roman" w:hAnsi="Times New Roman" w:cs="Times New Roman"/>
          <w:lang w:val="en-CA"/>
        </w:rPr>
        <w:lastRenderedPageBreak/>
        <w:t>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w:t>
      </w:r>
      <w:r w:rsidR="006214D6">
        <w:rPr>
          <w:rFonts w:ascii="Times New Roman" w:hAnsi="Times New Roman" w:cs="Times New Roman"/>
          <w:lang w:val="en-CA"/>
        </w:rPr>
        <w:t xml:space="preserve">E. G. </w:t>
      </w:r>
      <w:r w:rsidR="0097669C">
        <w:rPr>
          <w:rFonts w:ascii="Times New Roman" w:hAnsi="Times New Roman" w:cs="Times New Roman"/>
          <w:lang w:val="en-CA"/>
        </w:rPr>
        <w:t xml:space="preserve">Lim </w:t>
      </w:r>
      <w:proofErr w:type="spellStart"/>
      <w:r w:rsidR="0097669C">
        <w:rPr>
          <w:rFonts w:ascii="Times New Roman" w:hAnsi="Times New Roman" w:cs="Times New Roman"/>
          <w:lang w:val="en-CA"/>
        </w:rPr>
        <w:t>unpubl</w:t>
      </w:r>
      <w:proofErr w:type="spellEnd"/>
      <w:r w:rsidR="006214D6">
        <w:rPr>
          <w:rFonts w:ascii="Times New Roman" w:hAnsi="Times New Roman" w:cs="Times New Roman"/>
          <w:lang w:val="en-CA"/>
        </w:rPr>
        <w:t>.</w:t>
      </w:r>
      <w:r w:rsidR="0097669C">
        <w:rPr>
          <w:rFonts w:ascii="Times New Roman" w:hAnsi="Times New Roman" w:cs="Times New Roman"/>
          <w:lang w:val="en-CA"/>
        </w:rPr>
        <w:t>)</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0C22723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BD50D3" w:rsidRPr="00686D1B">
        <w:rPr>
          <w:rFonts w:ascii="Times New Roman" w:hAnsi="Times New Roman" w:cs="Times New Roman"/>
          <w:lang w:val="en-CA"/>
        </w:rPr>
        <w:t>1.</w:t>
      </w:r>
      <w:r w:rsidR="00D27303" w:rsidRPr="00686D1B">
        <w:rPr>
          <w:rFonts w:ascii="Times New Roman" w:hAnsi="Times New Roman" w:cs="Times New Roman"/>
          <w:lang w:val="en-CA"/>
        </w:rPr>
        <w:t>3</w:t>
      </w:r>
      <w:r w:rsidR="0097669C" w:rsidRPr="00686D1B">
        <w:rPr>
          <w:rFonts w:ascii="Times New Roman" w:hAnsi="Times New Roman" w:cs="Times New Roman"/>
          <w:lang w:val="en-CA"/>
        </w:rPr>
        <w:t>x</w:t>
      </w:r>
      <w:r w:rsidR="0097669C">
        <w:rPr>
          <w:rFonts w:ascii="Times New Roman" w:hAnsi="Times New Roman" w:cs="Times New Roman"/>
          <w:lang w:val="en-CA"/>
        </w:rPr>
        <w:t xml:space="preserve"> </w:t>
      </w:r>
      <w:r w:rsidRPr="005F1E8D">
        <w:rPr>
          <w:rFonts w:ascii="Times New Roman" w:hAnsi="Times New Roman" w:cs="Times New Roman"/>
          <w:lang w:val="en-CA"/>
        </w:rPr>
        <w:t>higher inside giant kelp</w:t>
      </w:r>
      <w:r w:rsidR="00D27303">
        <w:rPr>
          <w:rFonts w:ascii="Times New Roman" w:hAnsi="Times New Roman" w:cs="Times New Roman"/>
          <w:lang w:val="en-CA"/>
        </w:rPr>
        <w:t xml:space="preserve"> forests</w:t>
      </w:r>
      <w:r w:rsidR="00BD50D3">
        <w:rPr>
          <w:rFonts w:ascii="Times New Roman" w:hAnsi="Times New Roman" w:cs="Times New Roman"/>
          <w:lang w:val="en-CA"/>
        </w:rPr>
        <w:t xml:space="preserve"> and </w:t>
      </w:r>
      <w:r w:rsidR="00D27303">
        <w:rPr>
          <w:rFonts w:ascii="Times New Roman" w:hAnsi="Times New Roman" w:cs="Times New Roman"/>
          <w:lang w:val="en-CA"/>
        </w:rPr>
        <w:t xml:space="preserve">1.6x higher inside </w:t>
      </w:r>
      <w:r w:rsidR="00BD50D3">
        <w:rPr>
          <w:rFonts w:ascii="Times New Roman" w:hAnsi="Times New Roman" w:cs="Times New Roman"/>
          <w:lang w:val="en-CA"/>
        </w:rPr>
        <w:t>bull kelp</w:t>
      </w:r>
      <w:r w:rsidRPr="005F1E8D">
        <w:rPr>
          <w:rFonts w:ascii="Times New Roman" w:hAnsi="Times New Roman" w:cs="Times New Roman"/>
          <w:lang w:val="en-CA"/>
        </w:rPr>
        <w:t xml:space="preserve"> forests</w:t>
      </w:r>
      <w:r w:rsidR="00D27303" w:rsidRPr="00D27303">
        <w:rPr>
          <w:rFonts w:ascii="Times New Roman" w:hAnsi="Times New Roman" w:cs="Times New Roman"/>
          <w:lang w:val="en-CA"/>
        </w:rPr>
        <w:t xml:space="preserve"> </w:t>
      </w:r>
      <w:r w:rsidR="00D27303" w:rsidRPr="005F1E8D">
        <w:rPr>
          <w:rFonts w:ascii="Times New Roman" w:hAnsi="Times New Roman" w:cs="Times New Roman"/>
          <w:lang w:val="en-CA"/>
        </w:rPr>
        <w:t>than outside</w:t>
      </w:r>
      <w:r w:rsidRPr="005F1E8D">
        <w:rPr>
          <w:rFonts w:ascii="Times New Roman" w:hAnsi="Times New Roman" w:cs="Times New Roman"/>
          <w:lang w:val="en-CA"/>
        </w:rPr>
        <w:t xml:space="preserve"> (</w:t>
      </w:r>
      <w:r w:rsidR="00D10B17">
        <w:rPr>
          <w:rFonts w:ascii="Times New Roman" w:hAnsi="Times New Roman" w:cs="Times New Roman"/>
          <w:lang w:val="en-CA"/>
        </w:rPr>
        <w:t xml:space="preserve">LMM, </w:t>
      </w:r>
      <w:r w:rsidRPr="005F1E8D">
        <w:rPr>
          <w:rFonts w:ascii="Times New Roman" w:hAnsi="Times New Roman" w:cs="Times New Roman"/>
          <w:lang w:val="en-CA"/>
        </w:rPr>
        <w:t>p &lt; 0.001</w:t>
      </w:r>
      <w:r w:rsidR="000D0396">
        <w:rPr>
          <w:rFonts w:ascii="Times New Roman" w:hAnsi="Times New Roman" w:cs="Times New Roman"/>
          <w:lang w:val="en-CA"/>
        </w:rPr>
        <w:t xml:space="preserve">; </w:t>
      </w:r>
      <w:r w:rsidR="000D0396" w:rsidRPr="00BD50D3">
        <w:rPr>
          <w:rFonts w:ascii="Times New Roman" w:hAnsi="Times New Roman" w:cs="Times New Roman"/>
          <w:highlight w:val="green"/>
          <w:lang w:val="en-CA"/>
        </w:rPr>
        <w:t>Fig. 3b</w:t>
      </w:r>
      <w:r w:rsidR="000D0396">
        <w:rPr>
          <w:rFonts w:ascii="Times New Roman" w:hAnsi="Times New Roman" w:cs="Times New Roman"/>
          <w:lang w:val="en-CA"/>
        </w:rPr>
        <w:t>)</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survey depth (p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r w:rsidR="00245F48" w:rsidRPr="005F1E8D">
        <w:rPr>
          <w:rFonts w:ascii="Times New Roman" w:hAnsi="Times New Roman" w:cs="Times New Roman"/>
          <w:lang w:val="en-CA"/>
        </w:rPr>
        <w:t xml:space="preserve">Shannon diversity </w:t>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 xml:space="preserve">We also found a </w:t>
      </w:r>
      <w:r w:rsidR="00222A9E">
        <w:rPr>
          <w:rFonts w:ascii="Times New Roman" w:hAnsi="Times New Roman" w:cs="Times New Roman"/>
          <w:lang w:val="en-CA"/>
        </w:rPr>
        <w:lastRenderedPageBreak/>
        <w:t>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61"/>
      <w:r w:rsidRPr="00094986">
        <w:rPr>
          <w:rFonts w:ascii="Times New Roman" w:hAnsi="Times New Roman" w:cs="Times New Roman"/>
          <w:b/>
          <w:bCs/>
          <w:lang w:val="en-CA"/>
        </w:rPr>
        <w:t>Discussion</w:t>
      </w:r>
      <w:commentRangeEnd w:id="61"/>
      <w:r w:rsidR="001A7CB9">
        <w:rPr>
          <w:rStyle w:val="CommentReference"/>
        </w:rPr>
        <w:commentReference w:id="61"/>
      </w:r>
    </w:p>
    <w:p w14:paraId="7BD5CB5E" w14:textId="0CCCB9D4"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62"/>
      <w:commentRangeStart w:id="63"/>
      <w:commentRangeStart w:id="64"/>
      <w:r w:rsidR="00D31F5B">
        <w:rPr>
          <w:rFonts w:ascii="Times New Roman" w:hAnsi="Times New Roman" w:cs="Times New Roman"/>
          <w:lang w:val="en-CA"/>
        </w:rPr>
        <w:t>1</w:t>
      </w:r>
      <w:r w:rsidR="00B23B37">
        <w:rPr>
          <w:rFonts w:ascii="Times New Roman" w:hAnsi="Times New Roman" w:cs="Times New Roman"/>
          <w:lang w:val="en-CA"/>
        </w:rPr>
        <w:t>6</w:t>
      </w:r>
      <w:commentRangeEnd w:id="62"/>
      <w:commentRangeEnd w:id="63"/>
      <w:commentRangeEnd w:id="64"/>
      <w:r w:rsidR="00B23B37">
        <w:rPr>
          <w:rFonts w:ascii="Times New Roman" w:hAnsi="Times New Roman" w:cs="Times New Roman"/>
          <w:lang w:val="en-CA"/>
        </w:rPr>
        <w:t>x</w:t>
      </w:r>
      <w:r w:rsidR="00A33386">
        <w:rPr>
          <w:rStyle w:val="CommentReference"/>
        </w:rPr>
        <w:commentReference w:id="62"/>
      </w:r>
      <w:r w:rsidR="00A5377F">
        <w:rPr>
          <w:rStyle w:val="CommentReference"/>
        </w:rPr>
        <w:commentReference w:id="63"/>
      </w:r>
      <w:r w:rsidR="009D0A6F">
        <w:rPr>
          <w:rStyle w:val="CommentReference"/>
        </w:rPr>
        <w:commentReference w:id="64"/>
      </w:r>
      <w:r w:rsidR="004739F8">
        <w:rPr>
          <w:rFonts w:ascii="Times New Roman" w:hAnsi="Times New Roman" w:cs="Times New Roman"/>
          <w:lang w:val="en-CA"/>
        </w:rPr>
        <w:t xml:space="preserve"> between rocky reef sites</w:t>
      </w:r>
      <w:ins w:id="65" w:author="Isabelle Cote" w:date="2024-09-24T12:20:00Z" w16du:dateUtc="2024-09-24T19:20:00Z">
        <w:r w:rsidR="00A5575A">
          <w:rPr>
            <w:rFonts w:ascii="Times New Roman" w:hAnsi="Times New Roman" w:cs="Times New Roman"/>
            <w:lang w:val="en-CA"/>
          </w:rPr>
          <w:t xml:space="preserve"> within a year</w:t>
        </w:r>
      </w:ins>
      <w:r w:rsidR="004739F8">
        <w:rPr>
          <w:rFonts w:ascii="Times New Roman" w:hAnsi="Times New Roman" w:cs="Times New Roman"/>
          <w:lang w:val="en-CA"/>
        </w:rPr>
        <w:t xml:space="preserve">, </w:t>
      </w:r>
      <w:r w:rsidR="00B23B37">
        <w:rPr>
          <w:rFonts w:ascii="Times New Roman" w:hAnsi="Times New Roman" w:cs="Times New Roman"/>
          <w:lang w:val="en-CA"/>
        </w:rPr>
        <w:t>1.9x</w:t>
      </w:r>
      <w:r w:rsidR="004739F8">
        <w:rPr>
          <w:rFonts w:ascii="Times New Roman" w:hAnsi="Times New Roman" w:cs="Times New Roman"/>
          <w:lang w:val="en-CA"/>
        </w:rPr>
        <w:t xml:space="preserve"> inside vs outside kelp forests, and </w:t>
      </w:r>
      <w:r w:rsidR="00B23B37">
        <w:rPr>
          <w:rFonts w:ascii="Times New Roman" w:hAnsi="Times New Roman" w:cs="Times New Roman"/>
          <w:lang w:val="en-CA"/>
        </w:rPr>
        <w:t>4</w:t>
      </w:r>
      <w:r w:rsidR="00F1731A">
        <w:rPr>
          <w:rFonts w:ascii="Times New Roman" w:hAnsi="Times New Roman" w:cs="Times New Roman"/>
          <w:lang w:val="en-CA"/>
        </w:rPr>
        <w:t>0</w:t>
      </w:r>
      <w:r w:rsidR="00B23B37">
        <w:rPr>
          <w:rFonts w:ascii="Times New Roman" w:hAnsi="Times New Roman" w:cs="Times New Roman"/>
          <w:lang w:val="en-CA"/>
        </w:rPr>
        <w:t>x</w:t>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cages </w:t>
      </w:r>
      <w:r w:rsidR="00A5377F">
        <w:rPr>
          <w:rFonts w:ascii="Times New Roman" w:hAnsi="Times New Roman" w:cs="Times New Roman"/>
          <w:lang w:val="en-CA"/>
        </w:rPr>
        <w:t>without crabs</w:t>
      </w:r>
      <w:r w:rsidR="00963154">
        <w:rPr>
          <w:rFonts w:ascii="Times New Roman" w:hAnsi="Times New Roman" w:cs="Times New Roman"/>
          <w:lang w:val="en-CA"/>
        </w:rPr>
        <w:t xml:space="preserve">. </w:t>
      </w:r>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r w:rsidR="00E94D69">
        <w:rPr>
          <w:rFonts w:ascii="Times New Roman" w:hAnsi="Times New Roman" w:cs="Times New Roman"/>
          <w:lang w:val="en-CA"/>
        </w:rPr>
        <w:t xml:space="preserve"> </w:t>
      </w:r>
      <w:commentRangeStart w:id="66"/>
      <w:commentRangeStart w:id="67"/>
      <w:r w:rsidR="00E94D69">
        <w:rPr>
          <w:rFonts w:ascii="Times New Roman" w:hAnsi="Times New Roman" w:cs="Times New Roman"/>
          <w:lang w:val="en-CA"/>
        </w:rPr>
        <w:t xml:space="preserve">Nevertheless, across </w:t>
      </w:r>
      <w:r w:rsidR="00E94D69">
        <w:rPr>
          <w:rFonts w:ascii="Times New Roman" w:hAnsi="Times New Roman" w:cs="Times New Roman"/>
          <w:lang w:val="en-CA"/>
        </w:rPr>
        <w:lastRenderedPageBreak/>
        <w:t>all three scales</w:t>
      </w:r>
      <w:ins w:id="68" w:author="Isabelle Cote" w:date="2024-09-24T12:23:00Z" w16du:dateUtc="2024-09-24T19:23:00Z">
        <w:r w:rsidR="00A5575A">
          <w:rPr>
            <w:rFonts w:ascii="Times New Roman" w:hAnsi="Times New Roman" w:cs="Times New Roman"/>
            <w:lang w:val="en-CA"/>
          </w:rPr>
          <w:t>, there was</w:t>
        </w:r>
      </w:ins>
      <w:r w:rsidR="00E94D69">
        <w:rPr>
          <w:rFonts w:ascii="Times New Roman" w:hAnsi="Times New Roman" w:cs="Times New Roman"/>
          <w:lang w:val="en-CA"/>
        </w:rPr>
        <w:t xml:space="preserve"> animal-mediated spatial heterogeneity in nutrient availability</w:t>
      </w:r>
      <w:ins w:id="69" w:author="Isabelle Cote" w:date="2024-09-24T12:23:00Z" w16du:dateUtc="2024-09-24T19:23:00Z">
        <w:r w:rsidR="00A5575A">
          <w:rPr>
            <w:rFonts w:ascii="Times New Roman" w:hAnsi="Times New Roman" w:cs="Times New Roman"/>
            <w:lang w:val="en-CA"/>
          </w:rPr>
          <w:t>, which</w:t>
        </w:r>
      </w:ins>
      <w:r w:rsidR="00E94D69">
        <w:rPr>
          <w:rFonts w:ascii="Times New Roman" w:hAnsi="Times New Roman" w:cs="Times New Roman"/>
          <w:lang w:val="en-CA"/>
        </w:rPr>
        <w:t xml:space="preserve"> may contribute to bottom-up effects.  </w:t>
      </w:r>
      <w:commentRangeEnd w:id="66"/>
      <w:r w:rsidR="00E94D69">
        <w:rPr>
          <w:rStyle w:val="CommentReference"/>
        </w:rPr>
        <w:commentReference w:id="66"/>
      </w:r>
      <w:commentRangeEnd w:id="67"/>
      <w:r w:rsidR="00A5575A">
        <w:rPr>
          <w:rStyle w:val="CommentReference"/>
        </w:rPr>
        <w:commentReference w:id="67"/>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05DDDA95"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ins w:id="70" w:author="Isabelle Cote" w:date="2024-09-24T12:27:00Z" w16du:dateUtc="2024-09-24T19:27:00Z">
        <w:r w:rsidR="00B13313">
          <w:rPr>
            <w:rFonts w:ascii="Times New Roman" w:hAnsi="Times New Roman" w:cs="Times New Roman"/>
            <w:lang w:val="en-CA"/>
          </w:rPr>
          <w:t xml:space="preserve">We had predicted that variation in ammonium concentration among sites would be driven </w:t>
        </w:r>
      </w:ins>
      <w:ins w:id="71" w:author="Isabelle Cote" w:date="2024-09-24T12:29:00Z" w16du:dateUtc="2024-09-24T19:29:00Z">
        <w:r w:rsidR="00B13313">
          <w:rPr>
            <w:rFonts w:ascii="Times New Roman" w:hAnsi="Times New Roman" w:cs="Times New Roman"/>
            <w:lang w:val="en-CA"/>
          </w:rPr>
          <w:t xml:space="preserve">primarily </w:t>
        </w:r>
      </w:ins>
      <w:ins w:id="72" w:author="Isabelle Cote" w:date="2024-09-24T12:27:00Z" w16du:dateUtc="2024-09-24T19:27:00Z">
        <w:r w:rsidR="00B13313">
          <w:rPr>
            <w:rFonts w:ascii="Times New Roman" w:hAnsi="Times New Roman" w:cs="Times New Roman"/>
            <w:lang w:val="en-CA"/>
          </w:rPr>
          <w:t xml:space="preserve">by </w:t>
        </w:r>
      </w:ins>
      <w:ins w:id="73" w:author="Isabelle Cote" w:date="2024-09-24T12:28:00Z" w16du:dateUtc="2024-09-24T19:28:00Z">
        <w:r w:rsidR="00B13313">
          <w:rPr>
            <w:rFonts w:ascii="Times New Roman" w:hAnsi="Times New Roman" w:cs="Times New Roman"/>
            <w:lang w:val="en-CA"/>
          </w:rPr>
          <w:t>animal abundance. We were partly correct since t</w:t>
        </w:r>
      </w:ins>
      <w:del w:id="74" w:author="Isabelle Cote" w:date="2024-09-24T12:28:00Z" w16du:dateUtc="2024-09-24T19:28:00Z">
        <w:r w:rsidR="001C535E" w:rsidDel="00B13313">
          <w:rPr>
            <w:rFonts w:ascii="Times New Roman" w:hAnsi="Times New Roman" w:cs="Times New Roman"/>
            <w:lang w:val="en-CA"/>
          </w:rPr>
          <w:delText>T</w:delText>
        </w:r>
      </w:del>
      <w:r w:rsidR="001C535E">
        <w:rPr>
          <w:rFonts w:ascii="Times New Roman" w:hAnsi="Times New Roman" w:cs="Times New Roman"/>
          <w:lang w:val="en-CA"/>
        </w:rPr>
        <w: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w:t>
      </w:r>
      <w:del w:id="75" w:author="Isabelle Cote" w:date="2024-09-24T12:25:00Z" w16du:dateUtc="2024-09-24T19:25:00Z">
        <w:r w:rsidR="00BA1DFE" w:rsidDel="00B13313">
          <w:rPr>
            <w:rFonts w:ascii="Times New Roman" w:hAnsi="Times New Roman" w:cs="Times New Roman"/>
            <w:lang w:val="en-CA"/>
          </w:rPr>
          <w:delText xml:space="preserve"> it</w:delText>
        </w:r>
      </w:del>
      <w:r w:rsidR="00BA1DFE">
        <w:rPr>
          <w:rFonts w:ascii="Times New Roman" w:hAnsi="Times New Roman" w:cs="Times New Roman"/>
          <w:lang w:val="en-CA"/>
        </w:rPr>
        <w: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w:t>
      </w:r>
      <w:r w:rsidR="00AD03E0">
        <w:rPr>
          <w:rFonts w:ascii="Times New Roman" w:hAnsi="Times New Roman" w:cs="Times New Roman"/>
          <w:lang w:val="en-CA"/>
        </w:rPr>
        <w:t>y</w:t>
      </w:r>
      <w:r w:rsidR="001C535E">
        <w:rPr>
          <w:rFonts w:ascii="Times New Roman" w:hAnsi="Times New Roman" w:cs="Times New Roman"/>
          <w:lang w:val="en-CA"/>
        </w:rPr>
        <w:t xml:space="preserve">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w:t>
      </w:r>
      <w:del w:id="76" w:author="Isabelle Cote" w:date="2024-09-24T12:26:00Z" w16du:dateUtc="2024-09-24T19:26:00Z">
        <w:r w:rsidR="00686D1B" w:rsidDel="00B13313">
          <w:rPr>
            <w:rFonts w:ascii="Times New Roman" w:hAnsi="Times New Roman" w:cs="Times New Roman"/>
            <w:lang w:val="en-CA"/>
          </w:rPr>
          <w:delText>consumer-mediated nutrient dynamics (</w:delText>
        </w:r>
      </w:del>
      <w:r w:rsidR="00686D1B">
        <w:rPr>
          <w:rFonts w:ascii="Times New Roman" w:hAnsi="Times New Roman" w:cs="Times New Roman"/>
          <w:lang w:val="en-CA"/>
        </w:rPr>
        <w:t>CND</w:t>
      </w:r>
      <w:del w:id="77" w:author="Isabelle Cote" w:date="2024-09-24T12:26:00Z" w16du:dateUtc="2024-09-24T19:26:00Z">
        <w:r w:rsidR="00686D1B" w:rsidDel="00B13313">
          <w:rPr>
            <w:rFonts w:ascii="Times New Roman" w:hAnsi="Times New Roman" w:cs="Times New Roman"/>
            <w:lang w:val="en-CA"/>
          </w:rPr>
          <w:delText>)</w:delText>
        </w:r>
      </w:del>
      <w:r w:rsidR="00525526">
        <w:rPr>
          <w:rFonts w:ascii="Times New Roman" w:hAnsi="Times New Roman" w:cs="Times New Roman"/>
          <w:lang w:val="en-CA"/>
        </w:rPr>
        <w:t xml:space="preserve">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r w:rsidR="000D0CF1">
        <w:rPr>
          <w:rFonts w:ascii="Times New Roman" w:hAnsi="Times New Roman" w:cs="Times New Roman"/>
          <w:i/>
          <w:iCs/>
          <w:lang w:val="en-CA"/>
        </w:rPr>
        <w:t xml:space="preserve"> variation</w:t>
      </w:r>
    </w:p>
    <w:p w14:paraId="4BB14774" w14:textId="7854203A"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 xml:space="preserve">We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 xml:space="preserve">(e.g., </w:t>
      </w:r>
      <w:r w:rsidR="00A83EAE">
        <w:rPr>
          <w:rFonts w:ascii="Times New Roman" w:hAnsi="Times New Roman" w:cs="Times New Roman"/>
          <w:noProof/>
          <w:lang w:val="en-CA"/>
        </w:rPr>
        <w:lastRenderedPageBreak/>
        <w:t>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963154">
        <w:rPr>
          <w:rFonts w:ascii="Times New Roman" w:hAnsi="Times New Roman" w:cs="Times New Roman"/>
          <w:lang w:val="en-CA"/>
        </w:rPr>
        <w:t>nutrient</w:t>
      </w:r>
      <w:r w:rsidR="00497588">
        <w:rPr>
          <w:rFonts w:ascii="Times New Roman" w:hAnsi="Times New Roman" w:cs="Times New Roman"/>
          <w:lang w:val="en-CA"/>
        </w:rPr>
        <w:t xml:space="preserve">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from the middle of very large kelp forests to sites more than </w:t>
      </w:r>
      <w:r w:rsidR="00963154">
        <w:rPr>
          <w:rFonts w:ascii="Times New Roman" w:hAnsi="Times New Roman" w:cs="Times New Roman"/>
          <w:lang w:val="en-CA"/>
        </w:rPr>
        <w:t>50</w:t>
      </w:r>
      <w:r w:rsidR="009509EA">
        <w:rPr>
          <w:rFonts w:ascii="Times New Roman" w:hAnsi="Times New Roman" w:cs="Times New Roman"/>
          <w:lang w:val="en-CA"/>
        </w:rPr>
        <w:t xml:space="preserve">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xml:space="preserve">. Indeed, </w:t>
      </w:r>
      <w:ins w:id="78" w:author="Isabelle Cote" w:date="2024-09-24T12:35:00Z" w16du:dateUtc="2024-09-24T19:35:00Z">
        <w:r w:rsidR="00906B6A">
          <w:rPr>
            <w:rFonts w:ascii="Times New Roman" w:hAnsi="Times New Roman" w:cs="Times New Roman"/>
            <w:lang w:val="en-CA"/>
          </w:rPr>
          <w:t xml:space="preserve">as predicted, </w:t>
        </w:r>
      </w:ins>
      <w:r w:rsidR="005D42E1">
        <w:rPr>
          <w:rFonts w:ascii="Times New Roman" w:hAnsi="Times New Roman" w:cs="Times New Roman"/>
          <w:lang w:val="en-CA"/>
        </w:rPr>
        <w:t>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w:t>
      </w:r>
      <w:r w:rsidR="00A40ED6">
        <w:rPr>
          <w:rFonts w:ascii="Times New Roman" w:hAnsi="Times New Roman" w:cs="Times New Roman"/>
          <w:lang w:val="en-CA"/>
        </w:rPr>
        <w:t xml:space="preserve">and did not quantify water motion due to waves or currents, </w:t>
      </w:r>
      <w:r w:rsidR="005D42E1">
        <w:rPr>
          <w:rFonts w:ascii="Times New Roman" w:hAnsi="Times New Roman" w:cs="Times New Roman"/>
          <w:lang w:val="en-CA"/>
        </w:rPr>
        <w:t xml:space="preserve">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65174C8A" w14:textId="5A0C551A" w:rsidR="00900C38" w:rsidRDefault="00900C38" w:rsidP="00963154">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sidR="00D27303">
        <w:rPr>
          <w:rFonts w:ascii="Times New Roman" w:hAnsi="Times New Roman" w:cs="Times New Roman"/>
          <w:lang w:val="en-CA"/>
        </w:rPr>
        <w:t xml:space="preserve">We found higher </w:t>
      </w:r>
      <w:r w:rsidR="00D27303" w:rsidRPr="005F1E8D">
        <w:rPr>
          <w:rFonts w:ascii="Times New Roman" w:hAnsi="Times New Roman" w:cs="Times New Roman"/>
          <w:lang w:val="en-CA"/>
        </w:rPr>
        <w:t>∆</w:t>
      </w:r>
      <w:del w:id="79" w:author="Isabelle Cote" w:date="2024-09-24T12:30:00Z" w16du:dateUtc="2024-09-24T19:30:00Z">
        <w:r w:rsidR="00D27303" w:rsidDel="00B13313">
          <w:rPr>
            <w:rFonts w:ascii="Times New Roman" w:hAnsi="Times New Roman" w:cs="Times New Roman"/>
            <w:lang w:val="en-CA"/>
          </w:rPr>
          <w:delText xml:space="preserve"> </w:delText>
        </w:r>
      </w:del>
      <w:r w:rsidR="00D27303">
        <w:rPr>
          <w:rFonts w:ascii="Times New Roman" w:hAnsi="Times New Roman" w:cs="Times New Roman"/>
          <w:lang w:val="en-CA"/>
        </w:rPr>
        <w:t>NH₄⁺ in bull kelp</w:t>
      </w:r>
      <w:r w:rsidR="00D27303">
        <w:rPr>
          <w:rFonts w:ascii="Times New Roman" w:hAnsi="Times New Roman" w:cs="Times New Roman"/>
          <w:i/>
          <w:iCs/>
          <w:lang w:val="en-CA"/>
        </w:rPr>
        <w:t xml:space="preserve"> </w:t>
      </w:r>
      <w:r w:rsidR="00D27303">
        <w:rPr>
          <w:rFonts w:ascii="Times New Roman" w:hAnsi="Times New Roman" w:cs="Times New Roman"/>
          <w:lang w:val="en-CA"/>
        </w:rPr>
        <w:t xml:space="preserve">forests compared to giant kelp forests, which may be due to </w:t>
      </w:r>
      <w:ins w:id="80" w:author="Isabelle Cote" w:date="2024-09-24T12:30:00Z" w16du:dateUtc="2024-09-24T19:30:00Z">
        <w:r w:rsidR="00B13313">
          <w:rPr>
            <w:rFonts w:ascii="Times New Roman" w:hAnsi="Times New Roman" w:cs="Times New Roman"/>
            <w:lang w:val="en-CA"/>
          </w:rPr>
          <w:t xml:space="preserve">their </w:t>
        </w:r>
      </w:ins>
      <w:r w:rsidR="00D27303">
        <w:rPr>
          <w:rFonts w:ascii="Times New Roman" w:hAnsi="Times New Roman" w:cs="Times New Roman"/>
          <w:lang w:val="en-CA"/>
        </w:rPr>
        <w:t>different allocations of biomass in the water column and thus different alterations of water flow</w:t>
      </w:r>
      <w:r>
        <w:rPr>
          <w:rFonts w:ascii="Times New Roman" w:hAnsi="Times New Roman" w:cs="Times New Roman"/>
          <w:lang w:val="en-CA"/>
        </w:rPr>
        <w:t xml:space="preserve">. </w:t>
      </w:r>
      <w:r w:rsidR="00963154">
        <w:rPr>
          <w:rFonts w:ascii="Times New Roman" w:hAnsi="Times New Roman" w:cs="Times New Roman"/>
          <w:lang w:val="en-CA"/>
        </w:rPr>
        <w:t xml:space="preserve">Indeed,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Traiger et al., (2022)</w:t>
      </w:r>
      <w:r w:rsidR="00963154">
        <w:rPr>
          <w:rFonts w:ascii="Times New Roman" w:hAnsi="Times New Roman" w:cs="Times New Roman"/>
          <w:lang w:val="en-CA"/>
        </w:rPr>
        <w:fldChar w:fldCharType="end"/>
      </w:r>
      <w:r w:rsidR="00963154">
        <w:rPr>
          <w:rFonts w:ascii="Times New Roman" w:hAnsi="Times New Roman" w:cs="Times New Roman"/>
          <w:lang w:val="en-CA"/>
        </w:rPr>
        <w:t xml:space="preserve"> found the effect of giant kelp forests on water chemistry was smaller than </w:t>
      </w:r>
      <w:del w:id="81" w:author="Isabelle Cote" w:date="2024-09-24T12:31:00Z" w16du:dateUtc="2024-09-24T19:31:00Z">
        <w:r w:rsidR="00963154" w:rsidDel="00B13313">
          <w:rPr>
            <w:rFonts w:ascii="Times New Roman" w:hAnsi="Times New Roman" w:cs="Times New Roman"/>
            <w:lang w:val="en-CA"/>
          </w:rPr>
          <w:delText>the effect</w:delText>
        </w:r>
      </w:del>
      <w:ins w:id="82" w:author="Isabelle Cote" w:date="2024-09-24T12:31:00Z" w16du:dateUtc="2024-09-24T19:31:00Z">
        <w:r w:rsidR="00B13313">
          <w:rPr>
            <w:rFonts w:ascii="Times New Roman" w:hAnsi="Times New Roman" w:cs="Times New Roman"/>
            <w:lang w:val="en-CA"/>
          </w:rPr>
          <w:t>that</w:t>
        </w:r>
      </w:ins>
      <w:r w:rsidR="00963154">
        <w:rPr>
          <w:rFonts w:ascii="Times New Roman" w:hAnsi="Times New Roman" w:cs="Times New Roman"/>
          <w:lang w:val="en-CA"/>
        </w:rPr>
        <w:t xml:space="preserve"> of bull kelp </w:t>
      </w:r>
      <w:r w:rsidR="004873AE">
        <w:rPr>
          <w:rFonts w:ascii="Times New Roman" w:hAnsi="Times New Roman" w:cs="Times New Roman"/>
          <w:lang w:val="en-CA"/>
        </w:rPr>
        <w:t>forests</w:t>
      </w:r>
      <w:ins w:id="83" w:author="Isabelle Cote" w:date="2024-09-24T12:31:00Z" w16du:dateUtc="2024-09-24T19:31:00Z">
        <w:r w:rsidR="00B13313">
          <w:rPr>
            <w:rFonts w:ascii="Times New Roman" w:hAnsi="Times New Roman" w:cs="Times New Roman"/>
            <w:lang w:val="en-CA"/>
          </w:rPr>
          <w:t>,</w:t>
        </w:r>
      </w:ins>
      <w:r w:rsidR="004873AE">
        <w:rPr>
          <w:rFonts w:ascii="Times New Roman" w:hAnsi="Times New Roman" w:cs="Times New Roman"/>
          <w:lang w:val="en-CA"/>
        </w:rPr>
        <w:t xml:space="preserve"> </w:t>
      </w:r>
      <w:r w:rsidR="00963154">
        <w:rPr>
          <w:rFonts w:ascii="Times New Roman" w:hAnsi="Times New Roman" w:cs="Times New Roman"/>
          <w:lang w:val="en-CA"/>
        </w:rPr>
        <w:t xml:space="preserve">previously described by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Murie and Bourdeau (2020)</w:t>
      </w:r>
      <w:r w:rsidR="00963154">
        <w:rPr>
          <w:rFonts w:ascii="Times New Roman" w:hAnsi="Times New Roman" w:cs="Times New Roman"/>
          <w:lang w:val="en-CA"/>
        </w:rPr>
        <w:fldChar w:fldCharType="end"/>
      </w:r>
      <w:r w:rsidR="00963154">
        <w:rPr>
          <w:rFonts w:ascii="Times New Roman" w:hAnsi="Times New Roman" w:cs="Times New Roman"/>
          <w:noProof/>
          <w:lang w:val="en-CA"/>
        </w:rPr>
        <w:t>.</w:t>
      </w:r>
      <w:r w:rsidR="00D310D6">
        <w:rPr>
          <w:rFonts w:ascii="Times New Roman" w:hAnsi="Times New Roman" w:cs="Times New Roman"/>
          <w:lang w:val="en-CA"/>
        </w:rPr>
        <w:t xml:space="preserve"> </w:t>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del w:id="84" w:author="Isabelle Cote" w:date="2024-09-24T12:31:00Z" w16du:dateUtc="2024-09-24T19:31:00Z">
        <w:r w:rsidDel="00B13313">
          <w:rPr>
            <w:rFonts w:ascii="Times New Roman" w:hAnsi="Times New Roman" w:cs="Times New Roman"/>
            <w:lang w:val="en-CA"/>
          </w:rPr>
          <w:delText xml:space="preserve"> </w:delText>
        </w:r>
      </w:del>
      <w:r>
        <w:rPr>
          <w:rFonts w:ascii="Times New Roman" w:hAnsi="Times New Roman" w:cs="Times New Roman"/>
          <w:lang w:val="en-CA"/>
        </w:rPr>
        <w:t>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r w:rsidR="00EC06BA">
        <w:rPr>
          <w:rFonts w:ascii="Times New Roman" w:hAnsi="Times New Roman" w:cs="Times New Roman"/>
          <w:lang w:val="en-CA"/>
        </w:rPr>
        <w:t xml:space="preserve">“outside” samples at control sites being </w:t>
      </w:r>
      <w:r w:rsidR="00FE7DA5">
        <w:rPr>
          <w:rFonts w:ascii="Times New Roman" w:hAnsi="Times New Roman" w:cs="Times New Roman"/>
          <w:lang w:val="en-CA"/>
        </w:rPr>
        <w:t xml:space="preserve">slightly </w:t>
      </w:r>
      <w:r w:rsidR="00EC06BA">
        <w:rPr>
          <w:rFonts w:ascii="Times New Roman" w:hAnsi="Times New Roman" w:cs="Times New Roman"/>
          <w:lang w:val="en-CA"/>
        </w:rPr>
        <w:t>deeper than the “inside” samples</w:t>
      </w:r>
      <w:r w:rsidR="00CC12B0">
        <w:rPr>
          <w:rFonts w:ascii="Times New Roman" w:hAnsi="Times New Roman" w:cs="Times New Roman"/>
          <w:lang w:val="en-CA"/>
        </w:rPr>
        <w:t>,</w:t>
      </w:r>
      <w:r w:rsidR="00EC06BA">
        <w:rPr>
          <w:rFonts w:ascii="Times New Roman" w:hAnsi="Times New Roman" w:cs="Times New Roman"/>
          <w:lang w:val="en-CA"/>
        </w:rPr>
        <w:t xml:space="preserve"> </w:t>
      </w:r>
      <w:r w:rsidR="00FE7DA5">
        <w:rPr>
          <w:rFonts w:ascii="Times New Roman" w:hAnsi="Times New Roman" w:cs="Times New Roman"/>
          <w:lang w:val="en-CA"/>
        </w:rPr>
        <w:t>due to the slope of the substrate</w:t>
      </w:r>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NH₄⁺</w:t>
      </w:r>
      <w:r w:rsidR="00D00872">
        <w:rPr>
          <w:rFonts w:ascii="Times New Roman" w:hAnsi="Times New Roman" w:cs="Times New Roman"/>
          <w:lang w:val="en-CA"/>
        </w:rPr>
        <w:t xml:space="preserve"> tends to</w:t>
      </w:r>
      <w:r>
        <w:rPr>
          <w:rFonts w:ascii="Times New Roman" w:hAnsi="Times New Roman" w:cs="Times New Roman"/>
          <w:lang w:val="en-CA"/>
        </w:rPr>
        <w:t xml:space="preserve"> </w:t>
      </w:r>
      <w:r w:rsidRPr="00497588">
        <w:rPr>
          <w:rFonts w:ascii="Times New Roman" w:hAnsi="Times New Roman" w:cs="Times New Roman"/>
          <w:i/>
          <w:iCs/>
          <w:lang w:val="en-CA"/>
        </w:rPr>
        <w:t>increase</w:t>
      </w:r>
      <w:r>
        <w:rPr>
          <w:rFonts w:ascii="Times New Roman" w:hAnsi="Times New Roman" w:cs="Times New Roman"/>
          <w:lang w:val="en-CA"/>
        </w:rPr>
        <w:t xml:space="preserve"> with depth </w:t>
      </w:r>
      <w:r w:rsidR="00D00872">
        <w:rPr>
          <w:rFonts w:ascii="Times New Roman" w:hAnsi="Times New Roman" w:cs="Times New Roman"/>
          <w:lang w:val="en-CA"/>
        </w:rPr>
        <w:fldChar w:fldCharType="begin"/>
      </w:r>
      <w:r w:rsidR="00D00872">
        <w:rPr>
          <w:rFonts w:ascii="Times New Roman" w:hAnsi="Times New Roman" w:cs="Times New Roman"/>
          <w:lang w:val="en-CA"/>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rPr>
          <w:rFonts w:ascii="Times New Roman" w:hAnsi="Times New Roman" w:cs="Times New Roman"/>
          <w:lang w:val="en-CA"/>
        </w:rPr>
        <w:fldChar w:fldCharType="separate"/>
      </w:r>
      <w:r w:rsidR="00D00872">
        <w:rPr>
          <w:rFonts w:ascii="Times New Roman" w:hAnsi="Times New Roman" w:cs="Times New Roman"/>
          <w:noProof/>
          <w:lang w:val="en-CA"/>
        </w:rPr>
        <w:t>(Brzezinksi et al., 2013)</w:t>
      </w:r>
      <w:r w:rsidR="00D00872">
        <w:rPr>
          <w:rFonts w:ascii="Times New Roman" w:hAnsi="Times New Roman" w:cs="Times New Roman"/>
          <w:lang w:val="en-CA"/>
        </w:rPr>
        <w:fldChar w:fldCharType="end"/>
      </w:r>
      <w:r>
        <w:rPr>
          <w:rFonts w:ascii="Times New Roman" w:hAnsi="Times New Roman" w:cs="Times New Roman"/>
          <w:lang w:val="en-CA"/>
        </w:rPr>
        <w:t xml:space="preserv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5ADD87CD" w14:textId="540CD0EC"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lastRenderedPageBreak/>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del w:id="85" w:author="Isabelle Cote" w:date="2024-09-24T12:32:00Z" w16du:dateUtc="2024-09-24T19:32:00Z">
        <w:r w:rsidR="00BC14D0" w:rsidDel="00B13313">
          <w:rPr>
            <w:rFonts w:ascii="Times New Roman" w:hAnsi="Times New Roman" w:cs="Times New Roman"/>
            <w:lang w:val="en-CA"/>
          </w:rPr>
          <w:delText xml:space="preserve"> </w:delText>
        </w:r>
      </w:del>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w:t>
      </w:r>
      <w:del w:id="86" w:author="Isabelle Cote" w:date="2024-09-24T12:32:00Z" w16du:dateUtc="2024-09-24T19:32:00Z">
        <w:r w:rsidR="006005D7" w:rsidDel="00B13313">
          <w:rPr>
            <w:rFonts w:ascii="Times New Roman" w:hAnsi="Times New Roman" w:cs="Times New Roman"/>
            <w:lang w:val="en-CA"/>
          </w:rPr>
          <w:delText xml:space="preserve">the </w:delText>
        </w:r>
      </w:del>
      <w:r w:rsidR="004F2705" w:rsidRPr="005F1E8D">
        <w:rPr>
          <w:rFonts w:ascii="Times New Roman" w:hAnsi="Times New Roman" w:cs="Times New Roman"/>
          <w:lang w:val="en-CA"/>
        </w:rPr>
        <w:t>∆</w:t>
      </w:r>
      <w:del w:id="87" w:author="Isabelle Cote" w:date="2024-09-24T12:32:00Z" w16du:dateUtc="2024-09-24T19:32:00Z">
        <w:r w:rsidR="004F2705" w:rsidDel="00B13313">
          <w:rPr>
            <w:rFonts w:ascii="Times New Roman" w:hAnsi="Times New Roman" w:cs="Times New Roman"/>
            <w:lang w:val="en-CA"/>
          </w:rPr>
          <w:delText xml:space="preserve"> </w:delText>
        </w:r>
      </w:del>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can saturate and therefore increase </w:t>
      </w:r>
      <w:r w:rsidR="00742266" w:rsidRPr="005F1E8D">
        <w:rPr>
          <w:rFonts w:ascii="Times New Roman" w:hAnsi="Times New Roman" w:cs="Times New Roman"/>
          <w:lang w:val="en-CA"/>
        </w:rPr>
        <w:t>∆</w:t>
      </w:r>
      <w:del w:id="88" w:author="Isabelle Cote" w:date="2024-09-24T12:33:00Z" w16du:dateUtc="2024-09-24T19:33:00Z">
        <w:r w:rsidR="00742266" w:rsidDel="00B13313">
          <w:rPr>
            <w:rFonts w:ascii="Times New Roman" w:hAnsi="Times New Roman" w:cs="Times New Roman"/>
            <w:lang w:val="en-CA"/>
          </w:rPr>
          <w:delText xml:space="preserve"> </w:delText>
        </w:r>
      </w:del>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inside kelp forests relative to beyond the forest edge.</w:t>
      </w:r>
      <w:r w:rsidR="000D122E">
        <w:rPr>
          <w:rFonts w:ascii="Times New Roman" w:hAnsi="Times New Roman" w:cs="Times New Roman"/>
          <w:lang w:val="en-CA"/>
        </w:rPr>
        <w:t xml:space="preserve"> </w:t>
      </w:r>
      <w:commentRangeStart w:id="89"/>
      <w:commentRangeStart w:id="90"/>
      <w:r w:rsidR="000D122E">
        <w:rPr>
          <w:rFonts w:ascii="Times New Roman" w:hAnsi="Times New Roman" w:cs="Times New Roman"/>
          <w:lang w:val="en-CA"/>
        </w:rPr>
        <w:t>In contrast, n</w:t>
      </w:r>
      <w:r w:rsidR="000D122E" w:rsidRPr="000D122E">
        <w:rPr>
          <w:rFonts w:ascii="Times New Roman" w:hAnsi="Times New Roman" w:cs="Times New Roman"/>
          <w:lang w:val="en-CA"/>
        </w:rPr>
        <w:t xml:space="preserve">itrate, which is supplied externally via upwelling or run-off, becomes depleted or unchanged as it flows through kelp forests </w:t>
      </w:r>
      <w:r w:rsidR="00467D8C">
        <w:rPr>
          <w:rFonts w:ascii="Times New Roman" w:hAnsi="Times New Roman" w:cs="Times New Roman"/>
          <w:lang w:val="en-CA"/>
        </w:rPr>
        <w:fldChar w:fldCharType="begin"/>
      </w:r>
      <w:r w:rsidR="00467D8C">
        <w:rPr>
          <w:rFonts w:ascii="Times New Roman" w:hAnsi="Times New Roman" w:cs="Times New Roman"/>
          <w:lang w:val="en-CA"/>
        </w:rPr>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rPr>
          <w:rFonts w:ascii="Times New Roman" w:hAnsi="Times New Roman" w:cs="Times New Roman"/>
          <w:lang w:val="en-CA"/>
        </w:rPr>
        <w:fldChar w:fldCharType="separate"/>
      </w:r>
      <w:r w:rsidR="00467D8C">
        <w:rPr>
          <w:rFonts w:ascii="Times New Roman" w:hAnsi="Times New Roman" w:cs="Times New Roman"/>
          <w:noProof/>
          <w:lang w:val="en-CA"/>
        </w:rPr>
        <w:t>(Pfister et al., 2019; Stewart et al., 2009)</w:t>
      </w:r>
      <w:r w:rsidR="00467D8C">
        <w:rPr>
          <w:rFonts w:ascii="Times New Roman" w:hAnsi="Times New Roman" w:cs="Times New Roman"/>
          <w:lang w:val="en-CA"/>
        </w:rPr>
        <w:fldChar w:fldCharType="end"/>
      </w:r>
      <w:r w:rsidR="000D122E" w:rsidRPr="000D122E">
        <w:rPr>
          <w:rFonts w:ascii="Times New Roman" w:hAnsi="Times New Roman" w:cs="Times New Roman"/>
          <w:lang w:val="en-CA"/>
        </w:rPr>
        <w:t xml:space="preserve">, </w:t>
      </w:r>
      <w:del w:id="91" w:author="Isabelle Cote" w:date="2024-09-24T12:34:00Z" w16du:dateUtc="2024-09-24T19:34:00Z">
        <w:r w:rsidR="000D122E" w:rsidRPr="000D122E" w:rsidDel="00906B6A">
          <w:rPr>
            <w:rFonts w:ascii="Times New Roman" w:hAnsi="Times New Roman" w:cs="Times New Roman"/>
            <w:lang w:val="en-CA"/>
          </w:rPr>
          <w:delText xml:space="preserve">opposed </w:delText>
        </w:r>
      </w:del>
      <w:ins w:id="92" w:author="Isabelle Cote" w:date="2024-09-24T12:34:00Z" w16du:dateUtc="2024-09-24T19:34:00Z">
        <w:r w:rsidR="00906B6A">
          <w:rPr>
            <w:rFonts w:ascii="Times New Roman" w:hAnsi="Times New Roman" w:cs="Times New Roman"/>
            <w:lang w:val="en-CA"/>
          </w:rPr>
          <w:t>in contrast</w:t>
        </w:r>
        <w:r w:rsidR="00906B6A" w:rsidRPr="000D122E">
          <w:rPr>
            <w:rFonts w:ascii="Times New Roman" w:hAnsi="Times New Roman" w:cs="Times New Roman"/>
            <w:lang w:val="en-CA"/>
          </w:rPr>
          <w:t xml:space="preserve"> </w:t>
        </w:r>
      </w:ins>
      <w:r w:rsidR="000D122E" w:rsidRPr="000D122E">
        <w:rPr>
          <w:rFonts w:ascii="Times New Roman" w:hAnsi="Times New Roman" w:cs="Times New Roman"/>
          <w:lang w:val="en-CA"/>
        </w:rPr>
        <w:t>to NH₄⁺ which is regenerated by animals within and around the forest, and seemingly retained there.</w:t>
      </w:r>
      <w:commentRangeEnd w:id="89"/>
      <w:r w:rsidR="00467D8C">
        <w:rPr>
          <w:rStyle w:val="CommentReference"/>
        </w:rPr>
        <w:commentReference w:id="89"/>
      </w:r>
      <w:commentRangeEnd w:id="90"/>
      <w:r w:rsidR="00906B6A">
        <w:rPr>
          <w:rStyle w:val="CommentReference"/>
        </w:rPr>
        <w:commentReference w:id="90"/>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4C002AE9"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w:t>
      </w:r>
      <w:ins w:id="93" w:author="Isabelle Cote" w:date="2024-09-24T12:34:00Z" w16du:dateUtc="2024-09-24T19:34:00Z">
        <w:r w:rsidR="00906B6A">
          <w:rPr>
            <w:rFonts w:ascii="Times New Roman" w:hAnsi="Times New Roman" w:cs="Times New Roman"/>
            <w:lang w:val="en-CA"/>
          </w:rPr>
          <w:t xml:space="preserve"> </w:t>
        </w:r>
      </w:ins>
      <w:del w:id="94" w:author="Isabelle Cote" w:date="2024-09-24T12:35:00Z" w16du:dateUtc="2024-09-24T19:35:00Z">
        <w:r w:rsidR="00282591" w:rsidDel="00906B6A">
          <w:rPr>
            <w:rFonts w:ascii="Times New Roman" w:hAnsi="Times New Roman" w:cs="Times New Roman"/>
            <w:lang w:val="en-CA"/>
          </w:rPr>
          <w:delText xml:space="preserve"> </w:delText>
        </w:r>
      </w:del>
      <w:r w:rsidR="00282591">
        <w:rPr>
          <w:rFonts w:ascii="Times New Roman" w:hAnsi="Times New Roman" w:cs="Times New Roman"/>
          <w:lang w:val="en-CA"/>
        </w:rPr>
        <w:t>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5B34B664"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w:t>
      </w:r>
      <w:ins w:id="95" w:author="Isabelle Cote" w:date="2024-09-24T12:36:00Z" w16du:dateUtc="2024-09-24T19:36:00Z">
        <w:r w:rsidR="00906B6A">
          <w:rPr>
            <w:rFonts w:ascii="Times New Roman" w:hAnsi="Times New Roman" w:cs="Times New Roman"/>
            <w:lang w:val="en-CA"/>
          </w:rPr>
          <w:t>~</w:t>
        </w:r>
      </w:ins>
      <w:r w:rsidR="00CC5E86">
        <w:rPr>
          <w:rFonts w:ascii="Times New Roman" w:hAnsi="Times New Roman" w:cs="Times New Roman"/>
          <w:lang w:val="en-CA"/>
        </w:rPr>
        <w:t>1</w:t>
      </w:r>
      <w:ins w:id="96" w:author="Isabelle Cote" w:date="2024-09-24T12:36:00Z" w16du:dateUtc="2024-09-24T19:36:00Z">
        <w:r w:rsidR="00906B6A">
          <w:rPr>
            <w:rFonts w:ascii="Times New Roman" w:hAnsi="Times New Roman" w:cs="Times New Roman"/>
            <w:lang w:val="en-CA"/>
          </w:rPr>
          <w:t>6</w:t>
        </w:r>
      </w:ins>
      <w:del w:id="97" w:author="Isabelle Cote" w:date="2024-09-24T12:36:00Z" w16du:dateUtc="2024-09-24T19:36:00Z">
        <w:r w:rsidR="00CC5E86" w:rsidDel="00906B6A">
          <w:rPr>
            <w:rFonts w:ascii="Times New Roman" w:hAnsi="Times New Roman" w:cs="Times New Roman"/>
            <w:lang w:val="en-CA"/>
          </w:rPr>
          <w:delText>5.9</w:delText>
        </w:r>
      </w:del>
      <w:r w:rsidR="00CC5E86">
        <w:rPr>
          <w:rFonts w:ascii="Times New Roman" w:hAnsi="Times New Roman" w:cs="Times New Roman"/>
          <w:lang w:val="en-CA"/>
        </w:rPr>
        <w:t xml:space="preserve">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r w:rsidR="001269A3">
        <w:rPr>
          <w:rFonts w:ascii="Times New Roman" w:hAnsi="Times New Roman" w:cs="Times New Roman"/>
          <w:lang w:val="en-CA"/>
        </w:rPr>
        <w:t>.</w:t>
      </w:r>
    </w:p>
    <w:p w14:paraId="34B4733F" w14:textId="77777777" w:rsidR="00CC5E86" w:rsidRDefault="00CC5E86" w:rsidP="00CC5E86">
      <w:pPr>
        <w:spacing w:line="480" w:lineRule="auto"/>
        <w:ind w:firstLine="720"/>
        <w:rPr>
          <w:rFonts w:ascii="Times New Roman" w:hAnsi="Times New Roman" w:cs="Times New Roman"/>
          <w:lang w:val="en-CA"/>
        </w:rPr>
      </w:pPr>
    </w:p>
    <w:p w14:paraId="3F478147" w14:textId="54B37491" w:rsidR="00A510EF" w:rsidRPr="00727E31"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w:t>
      </w:r>
      <w:r w:rsidR="00E94D69">
        <w:rPr>
          <w:rFonts w:ascii="Times New Roman" w:hAnsi="Times New Roman" w:cs="Times New Roman"/>
          <w:i/>
          <w:iCs/>
          <w:lang w:val="en-CA"/>
        </w:rPr>
        <w:t>y</w:t>
      </w:r>
    </w:p>
    <w:p w14:paraId="4E0921A7" w14:textId="02E6766F" w:rsidR="001269A3" w:rsidRDefault="005D293A" w:rsidP="005835B5">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w:t>
      </w:r>
      <w:r w:rsidR="007C5C1D">
        <w:rPr>
          <w:rFonts w:ascii="Times New Roman" w:hAnsi="Times New Roman" w:cs="Times New Roman"/>
          <w:lang w:val="en-CA"/>
        </w:rPr>
        <w:fldChar w:fldCharType="begin"/>
      </w:r>
      <w:r w:rsidR="007C5C1D">
        <w:rPr>
          <w:rFonts w:ascii="Times New Roman" w:hAnsi="Times New Roman" w:cs="Times New Roman"/>
          <w:lang w:val="en-CA"/>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rPr>
          <w:rFonts w:ascii="Times New Roman" w:hAnsi="Times New Roman" w:cs="Times New Roman"/>
          <w:lang w:val="en-CA"/>
        </w:rPr>
        <w:fldChar w:fldCharType="separate"/>
      </w:r>
      <w:r w:rsidR="007C5C1D" w:rsidRPr="007C5C1D">
        <w:rPr>
          <w:rFonts w:ascii="Times New Roman" w:hAnsi="Times New Roman" w:cs="Times New Roman"/>
        </w:rPr>
        <w:t>(Müller et al., 2018; Yee and Juliano, 2007)</w:t>
      </w:r>
      <w:r w:rsidR="007C5C1D">
        <w:rPr>
          <w:rFonts w:ascii="Times New Roman" w:hAnsi="Times New Roman" w:cs="Times New Roman"/>
          <w:lang w:val="en-CA"/>
        </w:rPr>
        <w:fldChar w:fldCharType="end"/>
      </w:r>
      <w:r>
        <w:rPr>
          <w:rFonts w:ascii="Times New Roman" w:hAnsi="Times New Roman" w:cs="Times New Roman"/>
          <w:lang w:val="en-CA"/>
        </w:rPr>
        <w:t xml:space="preserve">,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A510EF">
        <w:rPr>
          <w:rFonts w:ascii="Times New Roman" w:hAnsi="Times New Roman" w:cs="Times New Roman"/>
          <w:lang w:val="en-CA"/>
        </w:rPr>
        <w:t xml:space="preserve">Shannon </w:t>
      </w:r>
      <w:r>
        <w:rPr>
          <w:rFonts w:ascii="Times New Roman" w:hAnsi="Times New Roman" w:cs="Times New Roman"/>
          <w:lang w:val="en-CA"/>
        </w:rPr>
        <w:t>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r w:rsidR="00A510EF">
        <w:rPr>
          <w:rFonts w:ascii="Times New Roman" w:hAnsi="Times New Roman" w:cs="Times New Roman"/>
          <w:lang w:val="en-CA"/>
        </w:rPr>
        <w:t>weakly negative effect</w:t>
      </w:r>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del w:id="98" w:author="Isabelle Cote" w:date="2024-09-24T12:37:00Z" w16du:dateUtc="2024-09-24T19:37:00Z">
        <w:r w:rsidR="00712A40" w:rsidDel="00906B6A">
          <w:rPr>
            <w:rFonts w:ascii="Times New Roman" w:hAnsi="Times New Roman" w:cs="Times New Roman"/>
            <w:lang w:val="en-CA"/>
          </w:rPr>
          <w:delText xml:space="preserve"> </w:delText>
        </w:r>
      </w:del>
      <w:r w:rsidR="00712A40">
        <w:rPr>
          <w:rFonts w:ascii="Times New Roman" w:hAnsi="Times New Roman" w:cs="Times New Roman"/>
          <w:lang w:val="en-CA"/>
        </w:rPr>
        <w:t xml:space="preserve">NH₄⁺ within sites. </w:t>
      </w:r>
      <w:r w:rsidR="00A13236" w:rsidRPr="00426A33">
        <w:rPr>
          <w:rFonts w:ascii="Times New Roman" w:hAnsi="Times New Roman" w:cs="Times New Roman"/>
          <w:lang w:val="en-CA"/>
        </w:rPr>
        <w:t xml:space="preserve">Abundance and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are sometimes decoupled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(Kerr and Alroy, 2023)</w:t>
      </w:r>
      <w:r w:rsidR="00426A33">
        <w:rPr>
          <w:rFonts w:ascii="Times New Roman" w:hAnsi="Times New Roman" w:cs="Times New Roman"/>
          <w:lang w:val="en-CA"/>
        </w:rPr>
        <w:fldChar w:fldCharType="end"/>
      </w:r>
      <w:r w:rsidR="00426A33">
        <w:rPr>
          <w:rFonts w:ascii="Times New Roman" w:hAnsi="Times New Roman" w:cs="Times New Roman"/>
          <w:lang w:val="en-CA"/>
        </w:rPr>
        <w:t>,</w:t>
      </w:r>
      <w:r w:rsidR="00741F8A" w:rsidRPr="00426A33">
        <w:rPr>
          <w:rFonts w:ascii="Times New Roman" w:hAnsi="Times New Roman" w:cs="Times New Roman"/>
        </w:rPr>
        <w:t xml:space="preserve"> because they have different drivers </w:t>
      </w:r>
      <w:r w:rsidR="00426A33">
        <w:rPr>
          <w:rFonts w:ascii="Times New Roman" w:hAnsi="Times New Roman" w:cs="Times New Roman"/>
        </w:rPr>
        <w:fldChar w:fldCharType="begin"/>
      </w:r>
      <w:r w:rsidR="00426A33">
        <w:rPr>
          <w:rFonts w:ascii="Times New Roman" w:hAnsi="Times New Roman" w:cs="Times New Roman"/>
        </w:rPr>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rPr>
          <w:rFonts w:ascii="Times New Roman" w:hAnsi="Times New Roman" w:cs="Times New Roman"/>
        </w:rPr>
        <w:fldChar w:fldCharType="separate"/>
      </w:r>
      <w:r w:rsidR="00426A33">
        <w:rPr>
          <w:rFonts w:ascii="Times New Roman" w:hAnsi="Times New Roman" w:cs="Times New Roman"/>
          <w:noProof/>
        </w:rPr>
        <w:t>(Mellin et al., 2010)</w:t>
      </w:r>
      <w:r w:rsidR="00426A33">
        <w:rPr>
          <w:rFonts w:ascii="Times New Roman" w:hAnsi="Times New Roman" w:cs="Times New Roman"/>
        </w:rPr>
        <w:fldChar w:fldCharType="end"/>
      </w:r>
      <w:r w:rsidR="00426A33">
        <w:rPr>
          <w:rFonts w:ascii="Times New Roman" w:hAnsi="Times New Roman" w:cs="Times New Roman"/>
        </w:rPr>
        <w:t>.</w:t>
      </w:r>
      <w:r w:rsidR="00426A33">
        <w:rPr>
          <w:rFonts w:ascii="Times New Roman" w:hAnsi="Times New Roman" w:cs="Times New Roman"/>
          <w:lang w:val="en-CA"/>
        </w:rPr>
        <w:t xml:space="preserve"> </w:t>
      </w:r>
      <w:r w:rsidR="00D44EB8">
        <w:rPr>
          <w:rFonts w:ascii="Times New Roman" w:hAnsi="Times New Roman" w:cs="Times New Roman"/>
          <w:lang w:val="en-CA"/>
        </w:rPr>
        <w:t>The s</w:t>
      </w:r>
      <w:r w:rsidR="00A13236" w:rsidRPr="00426A33">
        <w:rPr>
          <w:rFonts w:ascii="Times New Roman" w:hAnsi="Times New Roman" w:cs="Times New Roman"/>
          <w:lang w:val="en-CA"/>
        </w:rPr>
        <w:t xml:space="preserve">cale of variation in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might </w:t>
      </w:r>
      <w:ins w:id="99" w:author="Isabelle Cote" w:date="2024-09-24T12:38:00Z" w16du:dateUtc="2024-09-24T19:38:00Z">
        <w:r w:rsidR="00906B6A">
          <w:rPr>
            <w:rFonts w:ascii="Times New Roman" w:hAnsi="Times New Roman" w:cs="Times New Roman"/>
            <w:lang w:val="en-CA"/>
          </w:rPr>
          <w:t xml:space="preserve">also </w:t>
        </w:r>
      </w:ins>
      <w:r w:rsidR="00A13236" w:rsidRPr="00426A33">
        <w:rPr>
          <w:rFonts w:ascii="Times New Roman" w:hAnsi="Times New Roman" w:cs="Times New Roman"/>
          <w:lang w:val="en-CA"/>
        </w:rPr>
        <w:t>be much larger than the largest scale studied here</w:t>
      </w:r>
      <w:ins w:id="100" w:author="Isabelle Cote" w:date="2024-09-24T12:38:00Z" w16du:dateUtc="2024-09-24T19:38:00Z">
        <w:r w:rsidR="00906B6A">
          <w:rPr>
            <w:rFonts w:ascii="Times New Roman" w:hAnsi="Times New Roman" w:cs="Times New Roman"/>
            <w:lang w:val="en-CA"/>
          </w:rPr>
          <w:t>. For instance,</w:t>
        </w:r>
      </w:ins>
      <w:r w:rsidR="00A13236" w:rsidRPr="00426A33">
        <w:rPr>
          <w:rFonts w:ascii="Times New Roman" w:hAnsi="Times New Roman" w:cs="Times New Roman"/>
          <w:lang w:val="en-CA"/>
        </w:rPr>
        <w:t xml:space="preserve"> </w:t>
      </w:r>
      <w:del w:id="101" w:author="Isabelle Cote" w:date="2024-09-24T12:38:00Z" w16du:dateUtc="2024-09-24T19:38:00Z">
        <w:r w:rsidR="00A13236" w:rsidRPr="00426A33" w:rsidDel="00906B6A">
          <w:rPr>
            <w:rFonts w:ascii="Times New Roman" w:hAnsi="Times New Roman" w:cs="Times New Roman"/>
            <w:lang w:val="en-CA"/>
          </w:rPr>
          <w:delText>(</w:delText>
        </w:r>
      </w:del>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Archambault and Bourget</w:t>
      </w:r>
      <w:ins w:id="102" w:author="Isabelle Cote" w:date="2024-09-24T12:38:00Z" w16du:dateUtc="2024-09-24T19:38:00Z">
        <w:r w:rsidR="00906B6A">
          <w:rPr>
            <w:rFonts w:ascii="Times New Roman" w:hAnsi="Times New Roman" w:cs="Times New Roman"/>
            <w:noProof/>
            <w:lang w:val="en-CA"/>
          </w:rPr>
          <w:t xml:space="preserve"> (</w:t>
        </w:r>
      </w:ins>
      <w:del w:id="103" w:author="Isabelle Cote" w:date="2024-09-24T12:38:00Z" w16du:dateUtc="2024-09-24T19:38:00Z">
        <w:r w:rsidR="00426A33" w:rsidDel="00906B6A">
          <w:rPr>
            <w:rFonts w:ascii="Times New Roman" w:hAnsi="Times New Roman" w:cs="Times New Roman"/>
            <w:noProof/>
            <w:lang w:val="en-CA"/>
          </w:rPr>
          <w:delText xml:space="preserve">, </w:delText>
        </w:r>
      </w:del>
      <w:r w:rsidR="00426A33">
        <w:rPr>
          <w:rFonts w:ascii="Times New Roman" w:hAnsi="Times New Roman" w:cs="Times New Roman"/>
          <w:noProof/>
          <w:lang w:val="en-CA"/>
        </w:rPr>
        <w:t>1996</w:t>
      </w:r>
      <w:r w:rsidR="00426A33">
        <w:rPr>
          <w:rFonts w:ascii="Times New Roman" w:hAnsi="Times New Roman" w:cs="Times New Roman"/>
          <w:lang w:val="en-CA"/>
        </w:rPr>
        <w:fldChar w:fldCharType="end"/>
      </w:r>
      <w:ins w:id="104" w:author="Isabelle Cote" w:date="2024-09-24T12:38:00Z" w16du:dateUtc="2024-09-24T19:38:00Z">
        <w:r w:rsidR="00906B6A">
          <w:rPr>
            <w:rFonts w:ascii="Times New Roman" w:hAnsi="Times New Roman" w:cs="Times New Roman"/>
            <w:lang w:val="en-CA"/>
          </w:rPr>
          <w:t>)</w:t>
        </w:r>
      </w:ins>
      <w:r w:rsidR="00426A33">
        <w:rPr>
          <w:rFonts w:ascii="Times New Roman" w:hAnsi="Times New Roman" w:cs="Times New Roman"/>
          <w:lang w:val="en-CA"/>
        </w:rPr>
        <w:t xml:space="preserve"> </w:t>
      </w:r>
      <w:r w:rsidR="00A13236" w:rsidRPr="00426A33">
        <w:rPr>
          <w:rFonts w:ascii="Times New Roman" w:hAnsi="Times New Roman" w:cs="Times New Roman"/>
          <w:lang w:val="en-CA"/>
        </w:rPr>
        <w:t xml:space="preserve">found that scale of variation in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for intertidal species</w:t>
      </w:r>
      <w:r w:rsidR="00426A33">
        <w:rPr>
          <w:rFonts w:ascii="Times New Roman" w:hAnsi="Times New Roman" w:cs="Times New Roman"/>
          <w:lang w:val="en-CA"/>
        </w:rPr>
        <w:t xml:space="preserve"> </w:t>
      </w:r>
      <w:r w:rsidR="00A13236" w:rsidRPr="00426A33">
        <w:rPr>
          <w:rFonts w:ascii="Times New Roman" w:hAnsi="Times New Roman" w:cs="Times New Roman"/>
          <w:lang w:val="en-CA"/>
        </w:rPr>
        <w:t>was km while scale for variation in abundance was cm</w:t>
      </w:r>
      <w:del w:id="105" w:author="Isabelle Cote" w:date="2024-09-24T12:38:00Z" w16du:dateUtc="2024-09-24T19:38:00Z">
        <w:r w:rsidR="00A13236" w:rsidRPr="00426A33" w:rsidDel="00906B6A">
          <w:rPr>
            <w:rFonts w:ascii="Times New Roman" w:hAnsi="Times New Roman" w:cs="Times New Roman"/>
            <w:lang w:val="en-CA"/>
          </w:rPr>
          <w:delText>)</w:delText>
        </w:r>
      </w:del>
      <w:r w:rsidR="00426A33">
        <w:rPr>
          <w:rFonts w:ascii="Times New Roman" w:hAnsi="Times New Roman" w:cs="Times New Roman"/>
          <w:lang w:val="en-CA"/>
        </w:rPr>
        <w:t>.</w:t>
      </w:r>
      <w:r w:rsidR="00666133">
        <w:rPr>
          <w:rFonts w:ascii="Times New Roman" w:hAnsi="Times New Roman" w:cs="Times New Roman"/>
          <w:lang w:val="en-CA"/>
        </w:rPr>
        <w:t xml:space="preserve"> </w:t>
      </w:r>
      <w:r>
        <w:rPr>
          <w:rFonts w:ascii="Times New Roman" w:hAnsi="Times New Roman" w:cs="Times New Roman"/>
          <w:lang w:val="en-CA"/>
        </w:rPr>
        <w:t xml:space="preserve">Nevertheless, we did find more species at our kelp sites compared to the rocky reef sites, supporting extensive research on the positive effect of kelp </w:t>
      </w:r>
      <w:r w:rsidR="0085021C">
        <w:rPr>
          <w:rFonts w:ascii="Times New Roman" w:hAnsi="Times New Roman" w:cs="Times New Roman"/>
          <w:lang w:val="en-CA"/>
        </w:rPr>
        <w:t xml:space="preserve">forests </w:t>
      </w:r>
      <w:r>
        <w:rPr>
          <w:rFonts w:ascii="Times New Roman" w:hAnsi="Times New Roman" w:cs="Times New Roman"/>
          <w:lang w:val="en-CA"/>
        </w:rPr>
        <w:t>on biodiversity</w:t>
      </w:r>
      <w:r w:rsidR="0085021C">
        <w:rPr>
          <w:rFonts w:ascii="Times New Roman" w:hAnsi="Times New Roman" w:cs="Times New Roman"/>
          <w:lang w:val="en-CA"/>
        </w:rPr>
        <w:t xml:space="preserve"> </w:t>
      </w:r>
      <w:r w:rsidR="0085021C">
        <w:rPr>
          <w:rFonts w:ascii="Times New Roman" w:hAnsi="Times New Roman" w:cs="Times New Roman"/>
          <w:lang w:val="en-CA"/>
        </w:rPr>
        <w:fldChar w:fldCharType="begin"/>
      </w:r>
      <w:r w:rsidR="0085021C">
        <w:rPr>
          <w:rFonts w:ascii="Times New Roman" w:hAnsi="Times New Roman" w:cs="Times New Roman"/>
          <w:lang w:val="en-CA"/>
        </w:rPr>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rPr>
          <w:rFonts w:ascii="Times New Roman" w:hAnsi="Times New Roman" w:cs="Times New Roman"/>
          <w:lang w:val="en-CA"/>
        </w:rPr>
        <w:fldChar w:fldCharType="separate"/>
      </w:r>
      <w:r w:rsidR="0085021C">
        <w:rPr>
          <w:rFonts w:ascii="Times New Roman" w:hAnsi="Times New Roman" w:cs="Times New Roman"/>
          <w:noProof/>
          <w:lang w:val="en-CA"/>
        </w:rPr>
        <w:t>(Graham, 2004; Miller et al., 2018; Smale et al., 2013)</w:t>
      </w:r>
      <w:r w:rsidR="0085021C">
        <w:rPr>
          <w:rFonts w:ascii="Times New Roman" w:hAnsi="Times New Roman" w:cs="Times New Roman"/>
          <w:lang w:val="en-CA"/>
        </w:rPr>
        <w:fldChar w:fldCharType="end"/>
      </w:r>
      <w:r w:rsidR="0085021C">
        <w:rPr>
          <w:rFonts w:ascii="Times New Roman" w:hAnsi="Times New Roman" w:cs="Times New Roman"/>
          <w:lang w:val="en-CA"/>
        </w:rPr>
        <w:t>.</w:t>
      </w:r>
    </w:p>
    <w:p w14:paraId="02FB5023" w14:textId="77777777" w:rsidR="005D293A" w:rsidRDefault="005D293A" w:rsidP="00CC5E86">
      <w:pPr>
        <w:spacing w:line="480" w:lineRule="auto"/>
        <w:ind w:firstLine="720"/>
        <w:rPr>
          <w:rFonts w:ascii="Times New Roman" w:hAnsi="Times New Roman" w:cs="Times New Roman"/>
          <w:lang w:val="en-CA"/>
        </w:rPr>
      </w:pPr>
    </w:p>
    <w:p w14:paraId="5E80B077" w14:textId="433D98F2" w:rsidR="009D0A6F" w:rsidRDefault="009D0A6F" w:rsidP="00741F8A">
      <w:pPr>
        <w:spacing w:line="480" w:lineRule="auto"/>
        <w:rPr>
          <w:rFonts w:ascii="Times New Roman" w:hAnsi="Times New Roman" w:cs="Times New Roman"/>
          <w:i/>
          <w:iCs/>
          <w:lang w:val="en-CA"/>
        </w:rPr>
      </w:pPr>
      <w:commentRangeStart w:id="106"/>
      <w:commentRangeStart w:id="107"/>
      <w:r w:rsidRPr="007C5C1D">
        <w:rPr>
          <w:rFonts w:ascii="Times New Roman" w:hAnsi="Times New Roman" w:cs="Times New Roman"/>
          <w:i/>
          <w:iCs/>
          <w:lang w:val="en-CA"/>
        </w:rPr>
        <w:t>Implications for primary productivity</w:t>
      </w:r>
      <w:commentRangeEnd w:id="106"/>
      <w:r w:rsidR="007C5C1D">
        <w:rPr>
          <w:rStyle w:val="CommentReference"/>
        </w:rPr>
        <w:commentReference w:id="106"/>
      </w:r>
      <w:commentRangeEnd w:id="107"/>
      <w:r w:rsidR="00906B6A">
        <w:rPr>
          <w:rStyle w:val="CommentReference"/>
        </w:rPr>
        <w:commentReference w:id="107"/>
      </w:r>
    </w:p>
    <w:p w14:paraId="3065E2A9" w14:textId="62F9C28C" w:rsidR="009D0A6F" w:rsidDel="00906B6A" w:rsidRDefault="00B35528" w:rsidP="00741F8A">
      <w:pPr>
        <w:spacing w:line="480" w:lineRule="auto"/>
        <w:rPr>
          <w:moveFrom w:id="108" w:author="Isabelle Cote" w:date="2024-09-24T12:41:00Z" w16du:dateUtc="2024-09-24T19:41:00Z"/>
          <w:rFonts w:ascii="Times New Roman" w:hAnsi="Times New Roman" w:cs="Times New Roman"/>
          <w:lang w:val="en-CA"/>
        </w:rPr>
      </w:pPr>
      <w:moveFromRangeStart w:id="109" w:author="Isabelle Cote" w:date="2024-09-24T12:41:00Z" w:name="move178074113"/>
      <w:moveFrom w:id="110" w:author="Isabelle Cote" w:date="2024-09-24T12:41:00Z" w16du:dateUtc="2024-09-24T19:41:00Z">
        <w:r w:rsidDel="00906B6A">
          <w:rPr>
            <w:rFonts w:ascii="Times New Roman" w:hAnsi="Times New Roman" w:cs="Times New Roman"/>
            <w:lang w:val="en-CA"/>
          </w:rPr>
          <w:t>Heterogeneity in primary productivity arises from variation in resource supply</w:t>
        </w:r>
        <w:r w:rsidR="00EA4761" w:rsidDel="00906B6A">
          <w:rPr>
            <w:rFonts w:ascii="Times New Roman" w:hAnsi="Times New Roman" w:cs="Times New Roman"/>
            <w:lang w:val="en-CA"/>
          </w:rPr>
          <w:t>. Increased</w:t>
        </w:r>
        <w:r w:rsidR="000D122E" w:rsidDel="00906B6A">
          <w:rPr>
            <w:rFonts w:ascii="Times New Roman" w:hAnsi="Times New Roman" w:cs="Times New Roman"/>
            <w:lang w:val="en-CA"/>
          </w:rPr>
          <w:t xml:space="preserve"> primary productivity has been seen at orders of variation in NH₄⁺ from 1.3 – 9x in NH₄⁺ </w:t>
        </w:r>
        <w:r w:rsidR="000D122E" w:rsidDel="00906B6A">
          <w:rPr>
            <w:rFonts w:ascii="Times New Roman" w:hAnsi="Times New Roman" w:cs="Times New Roman"/>
            <w:lang w:val="en-CA"/>
          </w:rPr>
          <w:fldChar w:fldCharType="begin"/>
        </w:r>
        <w:r w:rsidR="000D122E" w:rsidDel="00906B6A">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0D122E" w:rsidDel="00906B6A">
          <w:rPr>
            <w:rFonts w:ascii="Times New Roman" w:hAnsi="Times New Roman" w:cs="Times New Roman"/>
            <w:lang w:val="en-CA"/>
          </w:rPr>
          <w:fldChar w:fldCharType="separate"/>
        </w:r>
        <w:r w:rsidR="000D122E" w:rsidDel="00906B6A">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0D122E" w:rsidDel="00906B6A">
          <w:rPr>
            <w:rFonts w:ascii="Times New Roman" w:hAnsi="Times New Roman" w:cs="Times New Roman"/>
            <w:lang w:val="en-CA"/>
          </w:rPr>
          <w:fldChar w:fldCharType="end"/>
        </w:r>
        <w:r w:rsidR="000D122E" w:rsidDel="00906B6A">
          <w:rPr>
            <w:rFonts w:ascii="Times New Roman" w:hAnsi="Times New Roman" w:cs="Times New Roman"/>
            <w:lang w:val="en-CA"/>
          </w:rPr>
          <w:t xml:space="preserve">, which is within the range of variation we saw at all three spatial scales. Even in nutrient-replete upwelling ecosystems, an increase in NH₄⁺ from 0.08 uM to 1.26 uM (15.8x difference) was linked to increased tissue nitrogen and coverage of an intertidal seaweed </w:t>
        </w:r>
        <w:r w:rsidR="000D122E" w:rsidDel="00906B6A">
          <w:rPr>
            <w:rFonts w:ascii="Times New Roman" w:hAnsi="Times New Roman" w:cs="Times New Roman"/>
            <w:lang w:val="en-CA"/>
          </w:rPr>
          <w:fldChar w:fldCharType="begin"/>
        </w:r>
        <w:r w:rsidR="000D122E" w:rsidDel="00906B6A">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0D122E" w:rsidDel="00906B6A">
          <w:rPr>
            <w:rFonts w:ascii="Times New Roman" w:hAnsi="Times New Roman" w:cs="Times New Roman"/>
            <w:lang w:val="en-CA"/>
          </w:rPr>
          <w:fldChar w:fldCharType="separate"/>
        </w:r>
        <w:r w:rsidR="000D122E" w:rsidDel="00906B6A">
          <w:rPr>
            <w:rFonts w:ascii="Times New Roman" w:hAnsi="Times New Roman" w:cs="Times New Roman"/>
            <w:noProof/>
            <w:lang w:val="en-CA"/>
          </w:rPr>
          <w:t>(Aquilino et al., 2009)</w:t>
        </w:r>
        <w:r w:rsidR="000D122E" w:rsidDel="00906B6A">
          <w:rPr>
            <w:rFonts w:ascii="Times New Roman" w:hAnsi="Times New Roman" w:cs="Times New Roman"/>
            <w:lang w:val="en-CA"/>
          </w:rPr>
          <w:fldChar w:fldCharType="end"/>
        </w:r>
        <w:r w:rsidR="000D122E" w:rsidDel="00906B6A">
          <w:rPr>
            <w:rFonts w:ascii="Times New Roman" w:hAnsi="Times New Roman" w:cs="Times New Roman"/>
            <w:lang w:val="en-CA"/>
          </w:rPr>
          <w:t xml:space="preserve">, and a 1.8x increase in NH₄⁺ increased growth in subtidal seaweeds in Barkley Sound </w:t>
        </w:r>
        <w:r w:rsidR="000D122E" w:rsidDel="00906B6A">
          <w:rPr>
            <w:rFonts w:ascii="Times New Roman" w:hAnsi="Times New Roman" w:cs="Times New Roman"/>
            <w:lang w:val="en-CA"/>
          </w:rPr>
          <w:fldChar w:fldCharType="begin"/>
        </w:r>
        <w:r w:rsidR="000D122E" w:rsidDel="00906B6A">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0D122E" w:rsidDel="00906B6A">
          <w:rPr>
            <w:rFonts w:ascii="Times New Roman" w:hAnsi="Times New Roman" w:cs="Times New Roman"/>
            <w:lang w:val="en-CA"/>
          </w:rPr>
          <w:fldChar w:fldCharType="separate"/>
        </w:r>
        <w:r w:rsidR="000D122E" w:rsidDel="00906B6A">
          <w:rPr>
            <w:rFonts w:ascii="Times New Roman" w:hAnsi="Times New Roman" w:cs="Times New Roman"/>
            <w:noProof/>
            <w:lang w:val="en-CA"/>
          </w:rPr>
          <w:t>(Druehl et al., 1989)</w:t>
        </w:r>
        <w:r w:rsidR="000D122E" w:rsidDel="00906B6A">
          <w:rPr>
            <w:rFonts w:ascii="Times New Roman" w:hAnsi="Times New Roman" w:cs="Times New Roman"/>
            <w:lang w:val="en-CA"/>
          </w:rPr>
          <w:fldChar w:fldCharType="end"/>
        </w:r>
        <w:r w:rsidR="000D122E" w:rsidDel="00906B6A">
          <w:rPr>
            <w:rFonts w:ascii="Times New Roman" w:hAnsi="Times New Roman" w:cs="Times New Roman"/>
            <w:lang w:val="en-CA"/>
          </w:rPr>
          <w:t xml:space="preserve">. </w:t>
        </w:r>
        <w:r w:rsidDel="00906B6A">
          <w:rPr>
            <w:rFonts w:ascii="Times New Roman" w:hAnsi="Times New Roman" w:cs="Times New Roman"/>
            <w:lang w:val="en-CA"/>
          </w:rPr>
          <w:t>Therefore, the animal-driven variation in NH₄⁺ we observed could very likely contribute to heterogeneity in primary productivity.</w:t>
        </w:r>
      </w:moveFrom>
    </w:p>
    <w:moveFromRangeEnd w:id="109"/>
    <w:p w14:paraId="1FD5BDB1" w14:textId="77777777" w:rsidR="000D122E" w:rsidRPr="009D0A6F" w:rsidRDefault="000D122E" w:rsidP="00741F8A">
      <w:pPr>
        <w:spacing w:line="480" w:lineRule="auto"/>
        <w:rPr>
          <w:rFonts w:ascii="Times New Roman" w:hAnsi="Times New Roman" w:cs="Times New Roman"/>
          <w:lang w:val="en-CA"/>
        </w:rPr>
      </w:pPr>
    </w:p>
    <w:p w14:paraId="784D0B01" w14:textId="5BE9B913"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lastRenderedPageBreak/>
        <w:t xml:space="preserve">Conclusion </w:t>
      </w:r>
      <w:r w:rsidR="00EA4761" w:rsidRPr="00EA4761">
        <w:rPr>
          <w:rFonts w:ascii="Times New Roman" w:hAnsi="Times New Roman" w:cs="Times New Roman"/>
          <w:lang w:val="en-CA"/>
        </w:rPr>
        <w:t xml:space="preserve"> </w:t>
      </w:r>
    </w:p>
    <w:p w14:paraId="22A96D1F" w14:textId="469F90DD" w:rsidR="00906B6A" w:rsidRDefault="00741F8A" w:rsidP="00906B6A">
      <w:pPr>
        <w:spacing w:line="480" w:lineRule="auto"/>
        <w:rPr>
          <w:moveTo w:id="111" w:author="Isabelle Cote" w:date="2024-09-24T12:41:00Z" w16du:dateUtc="2024-09-24T19:41:00Z"/>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w:t>
      </w:r>
      <w:ins w:id="112" w:author="Isabelle Cote" w:date="2024-09-24T12:41:00Z" w16du:dateUtc="2024-09-24T19:41:00Z">
        <w:r w:rsidR="00906B6A">
          <w:rPr>
            <w:rFonts w:ascii="Times New Roman" w:hAnsi="Times New Roman" w:cs="Times New Roman"/>
            <w:lang w:val="en-CA"/>
          </w:rPr>
          <w:t xml:space="preserve">This finding has two main implications. The first relates to our understanding of variation in </w:t>
        </w:r>
      </w:ins>
      <w:ins w:id="113" w:author="Isabelle Cote" w:date="2024-09-24T12:42:00Z" w16du:dateUtc="2024-09-24T19:42:00Z">
        <w:r w:rsidR="00906B6A">
          <w:rPr>
            <w:rFonts w:ascii="Times New Roman" w:hAnsi="Times New Roman" w:cs="Times New Roman"/>
            <w:lang w:val="en-CA"/>
          </w:rPr>
          <w:t xml:space="preserve">local </w:t>
        </w:r>
      </w:ins>
      <w:ins w:id="114" w:author="Isabelle Cote" w:date="2024-09-24T12:41:00Z" w16du:dateUtc="2024-09-24T19:41:00Z">
        <w:r w:rsidR="00906B6A">
          <w:rPr>
            <w:rFonts w:ascii="Times New Roman" w:hAnsi="Times New Roman" w:cs="Times New Roman"/>
            <w:lang w:val="en-CA"/>
          </w:rPr>
          <w:t>prima</w:t>
        </w:r>
      </w:ins>
      <w:ins w:id="115" w:author="Isabelle Cote" w:date="2024-09-24T12:42:00Z" w16du:dateUtc="2024-09-24T19:42:00Z">
        <w:r w:rsidR="00906B6A">
          <w:rPr>
            <w:rFonts w:ascii="Times New Roman" w:hAnsi="Times New Roman" w:cs="Times New Roman"/>
            <w:lang w:val="en-CA"/>
          </w:rPr>
          <w:t>ry productivity.</w:t>
        </w:r>
      </w:ins>
      <w:ins w:id="116" w:author="Isabelle Cote" w:date="2024-09-24T12:41:00Z" w16du:dateUtc="2024-09-24T19:41:00Z">
        <w:r w:rsidR="00906B6A">
          <w:rPr>
            <w:rFonts w:ascii="Times New Roman" w:hAnsi="Times New Roman" w:cs="Times New Roman"/>
            <w:lang w:val="en-CA"/>
          </w:rPr>
          <w:t xml:space="preserve"> </w:t>
        </w:r>
      </w:ins>
      <w:moveToRangeStart w:id="117" w:author="Isabelle Cote" w:date="2024-09-24T12:41:00Z" w:name="move178074113"/>
      <w:moveTo w:id="118" w:author="Isabelle Cote" w:date="2024-09-24T12:41:00Z" w16du:dateUtc="2024-09-24T19:41:00Z">
        <w:r w:rsidR="00906B6A">
          <w:rPr>
            <w:rFonts w:ascii="Times New Roman" w:hAnsi="Times New Roman" w:cs="Times New Roman"/>
            <w:lang w:val="en-CA"/>
          </w:rPr>
          <w:t>Heterogeneity in primary productivity arises from variation in resource supply. Increased primary productivity has been seen</w:t>
        </w:r>
      </w:moveTo>
      <w:ins w:id="119" w:author="Isabelle Cote" w:date="2024-09-24T12:42:00Z" w16du:dateUtc="2024-09-24T19:42:00Z">
        <w:r w:rsidR="00906B6A">
          <w:rPr>
            <w:rFonts w:ascii="Times New Roman" w:hAnsi="Times New Roman" w:cs="Times New Roman"/>
            <w:lang w:val="en-CA"/>
          </w:rPr>
          <w:t xml:space="preserve"> with</w:t>
        </w:r>
      </w:ins>
      <w:moveTo w:id="120" w:author="Isabelle Cote" w:date="2024-09-24T12:41:00Z" w16du:dateUtc="2024-09-24T19:41:00Z">
        <w:del w:id="121" w:author="Isabelle Cote" w:date="2024-09-24T12:42:00Z" w16du:dateUtc="2024-09-24T19:42:00Z">
          <w:r w:rsidR="00906B6A" w:rsidDel="00906B6A">
            <w:rPr>
              <w:rFonts w:ascii="Times New Roman" w:hAnsi="Times New Roman" w:cs="Times New Roman"/>
              <w:lang w:val="en-CA"/>
            </w:rPr>
            <w:delText xml:space="preserve"> at</w:delText>
          </w:r>
        </w:del>
        <w:r w:rsidR="00906B6A">
          <w:rPr>
            <w:rFonts w:ascii="Times New Roman" w:hAnsi="Times New Roman" w:cs="Times New Roman"/>
            <w:lang w:val="en-CA"/>
          </w:rPr>
          <w:t xml:space="preserve"> orders of variation in NH₄⁺ from 1.3 – 9x in NH₄⁺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906B6A">
          <w:rPr>
            <w:rFonts w:ascii="Times New Roman" w:hAnsi="Times New Roman" w:cs="Times New Roman"/>
            <w:lang w:val="en-CA"/>
          </w:rPr>
          <w:fldChar w:fldCharType="end"/>
        </w:r>
        <w:r w:rsidR="00906B6A">
          <w:rPr>
            <w:rFonts w:ascii="Times New Roman" w:hAnsi="Times New Roman" w:cs="Times New Roman"/>
            <w:lang w:val="en-CA"/>
          </w:rPr>
          <w:t xml:space="preserve">, which is within the range of variation we saw at all three spatial scales. Even in nutrient-replete upwelling ecosystems, an increase in NH₄⁺ from 0.08 </w:t>
        </w:r>
        <w:proofErr w:type="spellStart"/>
        <w:r w:rsidR="00906B6A">
          <w:rPr>
            <w:rFonts w:ascii="Times New Roman" w:hAnsi="Times New Roman" w:cs="Times New Roman"/>
            <w:lang w:val="en-CA"/>
          </w:rPr>
          <w:t>uM</w:t>
        </w:r>
        <w:proofErr w:type="spellEnd"/>
        <w:r w:rsidR="00906B6A">
          <w:rPr>
            <w:rFonts w:ascii="Times New Roman" w:hAnsi="Times New Roman" w:cs="Times New Roman"/>
            <w:lang w:val="en-CA"/>
          </w:rPr>
          <w:t xml:space="preserve"> to 1.26 </w:t>
        </w:r>
        <w:proofErr w:type="spellStart"/>
        <w:r w:rsidR="00906B6A">
          <w:rPr>
            <w:rFonts w:ascii="Times New Roman" w:hAnsi="Times New Roman" w:cs="Times New Roman"/>
            <w:lang w:val="en-CA"/>
          </w:rPr>
          <w:t>uM</w:t>
        </w:r>
        <w:proofErr w:type="spellEnd"/>
        <w:r w:rsidR="00906B6A">
          <w:rPr>
            <w:rFonts w:ascii="Times New Roman" w:hAnsi="Times New Roman" w:cs="Times New Roman"/>
            <w:lang w:val="en-CA"/>
          </w:rPr>
          <w:t xml:space="preserve"> (15.8x difference) was linked to increased tissue nitrogen and coverage of an intertidal seaweed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(Aquilino et al., 2009)</w:t>
        </w:r>
        <w:r w:rsidR="00906B6A">
          <w:rPr>
            <w:rFonts w:ascii="Times New Roman" w:hAnsi="Times New Roman" w:cs="Times New Roman"/>
            <w:lang w:val="en-CA"/>
          </w:rPr>
          <w:fldChar w:fldCharType="end"/>
        </w:r>
        <w:r w:rsidR="00906B6A">
          <w:rPr>
            <w:rFonts w:ascii="Times New Roman" w:hAnsi="Times New Roman" w:cs="Times New Roman"/>
            <w:lang w:val="en-CA"/>
          </w:rPr>
          <w:t xml:space="preserve">, and a 1.8x increase in NH₄⁺ increased growth in subtidal seaweeds in Barkley Sound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(Druehl et al., 1989)</w:t>
        </w:r>
        <w:r w:rsidR="00906B6A">
          <w:rPr>
            <w:rFonts w:ascii="Times New Roman" w:hAnsi="Times New Roman" w:cs="Times New Roman"/>
            <w:lang w:val="en-CA"/>
          </w:rPr>
          <w:fldChar w:fldCharType="end"/>
        </w:r>
        <w:r w:rsidR="00906B6A">
          <w:rPr>
            <w:rFonts w:ascii="Times New Roman" w:hAnsi="Times New Roman" w:cs="Times New Roman"/>
            <w:lang w:val="en-CA"/>
          </w:rPr>
          <w:t>. Therefore, the animal-driven variation in NH₄⁺ we observed could very likely contribute to heterogeneity in primary productivity.</w:t>
        </w:r>
      </w:moveTo>
    </w:p>
    <w:moveToRangeEnd w:id="117"/>
    <w:p w14:paraId="2510F710" w14:textId="77777777" w:rsidR="00906B6A" w:rsidRDefault="00906B6A" w:rsidP="00282591">
      <w:pPr>
        <w:spacing w:line="480" w:lineRule="auto"/>
        <w:rPr>
          <w:ins w:id="122" w:author="Isabelle Cote" w:date="2024-09-24T12:43:00Z" w16du:dateUtc="2024-09-24T19:43:00Z"/>
          <w:rFonts w:ascii="Times New Roman" w:hAnsi="Times New Roman" w:cs="Times New Roman"/>
          <w:lang w:val="en-CA"/>
        </w:rPr>
      </w:pPr>
    </w:p>
    <w:p w14:paraId="025627CA" w14:textId="420B735B" w:rsidR="0003188A" w:rsidRDefault="00906B6A" w:rsidP="00282591">
      <w:pPr>
        <w:spacing w:line="480" w:lineRule="auto"/>
        <w:rPr>
          <w:rFonts w:ascii="Times New Roman" w:hAnsi="Times New Roman" w:cs="Times New Roman"/>
          <w:lang w:val="en-CA"/>
        </w:rPr>
      </w:pPr>
      <w:ins w:id="123" w:author="Isabelle Cote" w:date="2024-09-24T12:43:00Z" w16du:dateUtc="2024-09-24T19:43:00Z">
        <w:r>
          <w:rPr>
            <w:rFonts w:ascii="Times New Roman" w:hAnsi="Times New Roman" w:cs="Times New Roman"/>
            <w:lang w:val="en-CA"/>
          </w:rPr>
          <w:t xml:space="preserve">The second </w:t>
        </w:r>
        <w:r w:rsidR="000F50D8">
          <w:rPr>
            <w:rFonts w:ascii="Times New Roman" w:hAnsi="Times New Roman" w:cs="Times New Roman"/>
            <w:lang w:val="en-CA"/>
          </w:rPr>
          <w:t>relates to our general understanding of the importance of CND</w:t>
        </w:r>
      </w:ins>
      <w:ins w:id="124" w:author="Isabelle Cote" w:date="2024-09-24T12:44:00Z" w16du:dateUtc="2024-09-24T19:44:00Z">
        <w:r w:rsidR="000F50D8">
          <w:rPr>
            <w:rFonts w:ascii="Times New Roman" w:hAnsi="Times New Roman" w:cs="Times New Roman"/>
            <w:lang w:val="en-CA"/>
          </w:rPr>
          <w:t>, especially in temperate areas</w:t>
        </w:r>
      </w:ins>
      <w:ins w:id="125" w:author="Isabelle Cote" w:date="2024-09-24T12:43:00Z" w16du:dateUtc="2024-09-24T19:43:00Z">
        <w:r w:rsidR="000F50D8">
          <w:rPr>
            <w:rFonts w:ascii="Times New Roman" w:hAnsi="Times New Roman" w:cs="Times New Roman"/>
            <w:lang w:val="en-CA"/>
          </w:rPr>
          <w:t xml:space="preserve">. </w:t>
        </w:r>
      </w:ins>
      <w:del w:id="126" w:author="Isabelle Cote" w:date="2024-09-24T12:44:00Z" w16du:dateUtc="2024-09-24T19:44:00Z">
        <w:r w:rsidR="007C5C1D" w:rsidDel="000F50D8">
          <w:rPr>
            <w:rFonts w:ascii="Times New Roman" w:hAnsi="Times New Roman" w:cs="Times New Roman"/>
            <w:lang w:val="en-CA"/>
          </w:rPr>
          <w:delText xml:space="preserve">This </w:delText>
        </w:r>
      </w:del>
      <w:ins w:id="127" w:author="Isabelle Cote" w:date="2024-09-24T12:44:00Z" w16du:dateUtc="2024-09-24T19:44:00Z">
        <w:r w:rsidR="000F50D8">
          <w:rPr>
            <w:rFonts w:ascii="Times New Roman" w:hAnsi="Times New Roman" w:cs="Times New Roman"/>
            <w:lang w:val="en-CA"/>
          </w:rPr>
          <w:t>Our results</w:t>
        </w:r>
        <w:r w:rsidR="000F50D8">
          <w:rPr>
            <w:rFonts w:ascii="Times New Roman" w:hAnsi="Times New Roman" w:cs="Times New Roman"/>
            <w:lang w:val="en-CA"/>
          </w:rPr>
          <w:t xml:space="preserve"> </w:t>
        </w:r>
      </w:ins>
      <w:r w:rsidR="007C5C1D">
        <w:rPr>
          <w:rFonts w:ascii="Times New Roman" w:hAnsi="Times New Roman" w:cs="Times New Roman"/>
          <w:lang w:val="en-CA"/>
        </w:rPr>
        <w:t>disrupt</w:t>
      </w:r>
      <w:del w:id="128" w:author="Isabelle Cote" w:date="2024-09-24T12:44:00Z" w16du:dateUtc="2024-09-24T19:44:00Z">
        <w:r w:rsidR="007C5C1D" w:rsidDel="000F50D8">
          <w:rPr>
            <w:rFonts w:ascii="Times New Roman" w:hAnsi="Times New Roman" w:cs="Times New Roman"/>
            <w:lang w:val="en-CA"/>
          </w:rPr>
          <w:delText>s</w:delText>
        </w:r>
      </w:del>
      <w:r w:rsidR="007C5C1D">
        <w:rPr>
          <w:rFonts w:ascii="Times New Roman" w:hAnsi="Times New Roman" w:cs="Times New Roman"/>
          <w:lang w:val="en-CA"/>
        </w:rPr>
        <w:t xml:space="preserve"> the dominant paradigm that bottom-up effects are primarily driven by external sources of nutrients acting primarily on large</w:t>
      </w:r>
      <w:r w:rsidR="00A625FF">
        <w:rPr>
          <w:rFonts w:ascii="Times New Roman" w:hAnsi="Times New Roman" w:cs="Times New Roman"/>
          <w:lang w:val="en-CA"/>
        </w:rPr>
        <w:t xml:space="preserve"> </w:t>
      </w:r>
      <w:r w:rsidR="007C5C1D">
        <w:rPr>
          <w:rFonts w:ascii="Times New Roman" w:hAnsi="Times New Roman" w:cs="Times New Roman"/>
          <w:lang w:val="en-CA"/>
        </w:rPr>
        <w:t xml:space="preserve">scales, and animals contribute to smaller-scale variation mainly through top-down, consumptive effects. </w:t>
      </w:r>
      <w:r w:rsidR="007C5C1D">
        <w:rPr>
          <w:rFonts w:ascii="Times New Roman" w:eastAsia="Times New Roman" w:hAnsi="Times New Roman" w:cs="Times New Roman"/>
          <w:color w:val="000000"/>
        </w:rPr>
        <w:t>A</w:t>
      </w:r>
      <w:r w:rsidR="007C5C1D" w:rsidRPr="005F1E8D">
        <w:rPr>
          <w:rFonts w:ascii="Times New Roman" w:eastAsia="Times New Roman" w:hAnsi="Times New Roman" w:cs="Times New Roman"/>
          <w:color w:val="000000"/>
        </w:rPr>
        <w:t xml:space="preserve">nimal-driven </w:t>
      </w:r>
      <w:proofErr w:type="spellStart"/>
      <w:r w:rsidR="007C5C1D" w:rsidRPr="005F1E8D">
        <w:rPr>
          <w:rFonts w:ascii="Times New Roman" w:eastAsia="Times New Roman" w:hAnsi="Times New Roman" w:cs="Times New Roman"/>
          <w:color w:val="000000"/>
        </w:rPr>
        <w:t>spatio</w:t>
      </w:r>
      <w:proofErr w:type="spellEnd"/>
      <w:r w:rsidR="007C5C1D" w:rsidRPr="005F1E8D">
        <w:rPr>
          <w:rFonts w:ascii="Times New Roman" w:eastAsia="Times New Roman" w:hAnsi="Times New Roman" w:cs="Times New Roman"/>
          <w:color w:val="000000"/>
        </w:rPr>
        <w:t xml:space="preserve">-temporal variability of nitrogen </w:t>
      </w:r>
      <w:r w:rsidR="007C5C1D">
        <w:rPr>
          <w:rFonts w:ascii="Times New Roman" w:eastAsia="Times New Roman" w:hAnsi="Times New Roman" w:cs="Times New Roman"/>
          <w:color w:val="000000"/>
        </w:rPr>
        <w:t>is known to drive bottom-up effects in the tropics, but our results suggest</w:t>
      </w:r>
      <w:r w:rsidR="007C5C1D">
        <w:rPr>
          <w:rFonts w:ascii="Times New Roman" w:hAnsi="Times New Roman" w:cs="Times New Roman"/>
          <w:lang w:val="en-CA"/>
        </w:rPr>
        <w:t xml:space="preserve"> a</w:t>
      </w:r>
      <w:r w:rsidR="00EA4761">
        <w:rPr>
          <w:rFonts w:ascii="Times New Roman" w:hAnsi="Times New Roman" w:cs="Times New Roman"/>
          <w:lang w:val="en-CA"/>
        </w:rPr>
        <w:t xml:space="preserve">nimal-regenerated nutrients may play a previously unappreciated role in </w:t>
      </w:r>
      <w:r w:rsidR="00D16E45">
        <w:rPr>
          <w:rFonts w:ascii="Times New Roman" w:hAnsi="Times New Roman" w:cs="Times New Roman"/>
          <w:lang w:val="en-CA"/>
        </w:rPr>
        <w:t>shaping nutrient availability in temperate regions</w:t>
      </w:r>
      <w:r w:rsidR="007C5C1D">
        <w:rPr>
          <w:rFonts w:ascii="Times New Roman" w:hAnsi="Times New Roman" w:cs="Times New Roman"/>
          <w:lang w:val="en-CA"/>
        </w:rPr>
        <w:t xml:space="preserve"> too</w:t>
      </w:r>
      <w:r w:rsidR="00D16E45">
        <w:rPr>
          <w:rFonts w:ascii="Times New Roman" w:hAnsi="Times New Roman" w:cs="Times New Roman"/>
          <w:lang w:val="en-CA"/>
        </w:rPr>
        <w:t xml:space="preserve">. </w:t>
      </w:r>
      <w:commentRangeStart w:id="129"/>
      <w:r w:rsidR="00D16E45">
        <w:rPr>
          <w:rFonts w:ascii="Times New Roman" w:hAnsi="Times New Roman" w:cs="Times New Roman"/>
          <w:lang w:val="en-CA"/>
        </w:rPr>
        <w:t xml:space="preserve">However, it remains to be seen whether primary productivity arises from this variation in resource supply. Given the annual depletion of nitrates </w:t>
      </w:r>
      <w:r w:rsidR="00D16E45">
        <w:rPr>
          <w:rFonts w:ascii="Times New Roman" w:hAnsi="Times New Roman" w:cs="Times New Roman"/>
          <w:lang w:val="en-CA"/>
        </w:rPr>
        <w:lastRenderedPageBreak/>
        <w:t xml:space="preserve">each summer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(Druehl et al., 1989)</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primary producers’ preference for NH₄⁺ over nitrate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(Phillips and Hurd, 2004)</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and capacity for surge uptake of NH₄⁺ </w:t>
      </w:r>
      <w:r w:rsidR="00D16E45">
        <w:rPr>
          <w:rFonts w:ascii="Times New Roman" w:hAnsi="Times New Roman" w:cs="Times New Roman"/>
          <w:lang w:val="en-CA"/>
        </w:rPr>
        <w:fldChar w:fldCharType="begin"/>
      </w:r>
      <w:r w:rsidR="00D16E45">
        <w:rPr>
          <w:rFonts w:ascii="Times New Roman" w:hAnsi="Times New Roman" w:cs="Times New Roman"/>
          <w:lang w:val="en-CA"/>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D16E45">
        <w:rPr>
          <w:rFonts w:ascii="Times New Roman" w:hAnsi="Times New Roman" w:cs="Times New Roman"/>
          <w:lang w:val="en-CA"/>
        </w:rPr>
        <w:fldChar w:fldCharType="separate"/>
      </w:r>
      <w:r w:rsidR="00D16E45">
        <w:rPr>
          <w:rFonts w:ascii="Times New Roman" w:hAnsi="Times New Roman" w:cs="Times New Roman"/>
          <w:noProof/>
          <w:lang w:val="en-CA"/>
        </w:rPr>
        <w:t>(Cedeno et al., 2021)</w:t>
      </w:r>
      <w:r w:rsidR="00D16E45">
        <w:rPr>
          <w:rFonts w:ascii="Times New Roman" w:hAnsi="Times New Roman" w:cs="Times New Roman"/>
          <w:lang w:val="en-CA"/>
        </w:rPr>
        <w:fldChar w:fldCharType="end"/>
      </w:r>
      <w:r w:rsidR="00D16E45">
        <w:rPr>
          <w:rFonts w:ascii="Times New Roman" w:hAnsi="Times New Roman" w:cs="Times New Roman"/>
          <w:lang w:val="en-CA"/>
        </w:rPr>
        <w:t xml:space="preserve">, it seems likely but </w:t>
      </w:r>
      <w:commentRangeStart w:id="130"/>
      <w:r w:rsidR="00D16E45">
        <w:rPr>
          <w:rFonts w:ascii="Times New Roman" w:hAnsi="Times New Roman" w:cs="Times New Roman"/>
          <w:lang w:val="en-CA"/>
        </w:rPr>
        <w:t xml:space="preserve">future studies </w:t>
      </w:r>
      <w:commentRangeEnd w:id="130"/>
      <w:r w:rsidR="007C5C1D">
        <w:rPr>
          <w:rStyle w:val="CommentReference"/>
        </w:rPr>
        <w:commentReference w:id="130"/>
      </w:r>
      <w:r w:rsidR="00D16E45">
        <w:rPr>
          <w:rFonts w:ascii="Times New Roman" w:hAnsi="Times New Roman" w:cs="Times New Roman"/>
          <w:lang w:val="en-CA"/>
        </w:rPr>
        <w:t xml:space="preserve">should test this directly. </w:t>
      </w:r>
      <w:commentRangeEnd w:id="129"/>
      <w:r w:rsidR="000F50D8">
        <w:rPr>
          <w:rStyle w:val="CommentReference"/>
        </w:rPr>
        <w:commentReference w:id="129"/>
      </w:r>
    </w:p>
    <w:p w14:paraId="23A626F8" w14:textId="77777777" w:rsidR="00686D1B" w:rsidRDefault="00686D1B" w:rsidP="00282591">
      <w:pPr>
        <w:spacing w:line="480" w:lineRule="auto"/>
        <w:rPr>
          <w:rFonts w:ascii="Times New Roman" w:hAnsi="Times New Roman" w:cs="Times New Roman"/>
          <w:lang w:val="en-CA"/>
        </w:rPr>
      </w:pPr>
    </w:p>
    <w:p w14:paraId="6881BEC9" w14:textId="7311E25B" w:rsidR="006214D6" w:rsidRPr="006214D6" w:rsidRDefault="006214D6" w:rsidP="00282591">
      <w:pPr>
        <w:spacing w:line="480" w:lineRule="auto"/>
        <w:rPr>
          <w:rFonts w:ascii="Times New Roman" w:hAnsi="Times New Roman" w:cs="Times New Roman"/>
          <w:b/>
          <w:bCs/>
          <w:lang w:val="en-CA"/>
        </w:rPr>
      </w:pPr>
      <w:r w:rsidRPr="006214D6">
        <w:rPr>
          <w:rFonts w:ascii="Times New Roman" w:hAnsi="Times New Roman" w:cs="Times New Roman"/>
          <w:b/>
          <w:bCs/>
          <w:lang w:val="en-CA"/>
        </w:rPr>
        <w:t>Acknowledgements</w:t>
      </w:r>
    </w:p>
    <w:p w14:paraId="0F8A8B2B" w14:textId="0B87156A" w:rsidR="006214D6" w:rsidRDefault="00E94D69" w:rsidP="00282591">
      <w:pPr>
        <w:spacing w:line="480" w:lineRule="auto"/>
        <w:rPr>
          <w:rFonts w:ascii="Times New Roman" w:hAnsi="Times New Roman" w:cs="Times New Roman"/>
          <w:lang w:val="en-CA"/>
        </w:rPr>
      </w:pPr>
      <w:commentRangeStart w:id="131"/>
      <w:r>
        <w:rPr>
          <w:rFonts w:ascii="Times New Roman" w:hAnsi="Times New Roman" w:cs="Times New Roman"/>
          <w:lang w:val="en-CA"/>
        </w:rPr>
        <w:t xml:space="preserve">Thank you to the volunteers who helped conduct Reef Life Surveys and to Amanda Bates and the </w:t>
      </w:r>
      <w:r w:rsidRPr="00E94D69">
        <w:rPr>
          <w:rFonts w:ascii="Times New Roman" w:hAnsi="Times New Roman" w:cs="Times New Roman"/>
          <w:lang w:val="en-CA"/>
        </w:rPr>
        <w:t>Canada Research Chairs Program</w:t>
      </w:r>
      <w:r>
        <w:rPr>
          <w:rFonts w:ascii="Times New Roman" w:hAnsi="Times New Roman" w:cs="Times New Roman"/>
          <w:lang w:val="en-CA"/>
        </w:rPr>
        <w:t xml:space="preserve"> for funding this critical long-term monitoring work.</w:t>
      </w:r>
      <w:commentRangeEnd w:id="131"/>
      <w:r>
        <w:rPr>
          <w:rStyle w:val="CommentReference"/>
        </w:rPr>
        <w:commentReference w:id="131"/>
      </w:r>
      <w:r>
        <w:rPr>
          <w:rFonts w:ascii="Times New Roman" w:hAnsi="Times New Roman" w:cs="Times New Roman"/>
          <w:lang w:val="en-CA"/>
        </w:rPr>
        <w:t xml:space="preserve"> Thank you to Siobhan Gray, Dave Porter, Phil Lavoie, Kelly Clement, and all the Bamfield Marine Sciences Center staff for their ongoing support. Hailey Davis provided the </w:t>
      </w:r>
      <w:r w:rsidR="0076719B">
        <w:rPr>
          <w:rFonts w:ascii="Times New Roman" w:hAnsi="Times New Roman" w:cs="Times New Roman"/>
          <w:lang w:val="en-CA"/>
        </w:rPr>
        <w:t>illustrations</w:t>
      </w:r>
      <w:r>
        <w:rPr>
          <w:rFonts w:ascii="Times New Roman" w:hAnsi="Times New Roman" w:cs="Times New Roman"/>
          <w:lang w:val="en-CA"/>
        </w:rPr>
        <w:t xml:space="preserve"> of the red rock crabs and California sea cucumbers</w:t>
      </w:r>
      <w:r w:rsidR="0076719B">
        <w:rPr>
          <w:rFonts w:ascii="Times New Roman" w:hAnsi="Times New Roman" w:cs="Times New Roman"/>
          <w:lang w:val="en-CA"/>
        </w:rPr>
        <w:t xml:space="preserve">, and </w:t>
      </w:r>
      <w:r w:rsidR="0076719B" w:rsidRPr="0076719B">
        <w:rPr>
          <w:rFonts w:ascii="Times New Roman" w:hAnsi="Times New Roman" w:cs="Times New Roman"/>
          <w:lang w:val="en-CA"/>
        </w:rPr>
        <w:t xml:space="preserve">Jane Thomas </w:t>
      </w:r>
      <w:r w:rsidR="0076719B">
        <w:rPr>
          <w:rFonts w:ascii="Times New Roman" w:hAnsi="Times New Roman" w:cs="Times New Roman"/>
          <w:lang w:val="en-CA"/>
        </w:rPr>
        <w:t xml:space="preserve">provided the kelp symbols through the </w:t>
      </w:r>
      <w:r w:rsidR="0076719B" w:rsidRPr="0076719B">
        <w:rPr>
          <w:rFonts w:ascii="Times New Roman" w:hAnsi="Times New Roman" w:cs="Times New Roman"/>
          <w:lang w:val="en-CA"/>
        </w:rPr>
        <w:t>Integration and Application Network (ian.umces.edu/media-library)</w:t>
      </w:r>
      <w:r w:rsidR="0076719B">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62646D9B" w:rsidR="00A960B5" w:rsidRPr="007A68CB" w:rsidRDefault="00314455"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1CDB324" wp14:editId="49B611B3">
            <wp:extent cx="4572000" cy="4935682"/>
            <wp:effectExtent l="0" t="0" r="0" b="5080"/>
            <wp:docPr id="118465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4854" name="Picture 1184654854"/>
                    <pic:cNvPicPr/>
                  </pic:nvPicPr>
                  <pic:blipFill rotWithShape="1">
                    <a:blip r:embed="rId13">
                      <a:extLst>
                        <a:ext uri="{28A0092B-C50C-407E-A947-70E740481C1C}">
                          <a14:useLocalDpi xmlns:a14="http://schemas.microsoft.com/office/drawing/2010/main" val="0"/>
                        </a:ext>
                      </a:extLst>
                    </a:blip>
                    <a:srcRect b="10038"/>
                    <a:stretch/>
                  </pic:blipFill>
                  <pic:spPr bwMode="auto">
                    <a:xfrm>
                      <a:off x="0" y="0"/>
                      <a:ext cx="4572000" cy="4935682"/>
                    </a:xfrm>
                    <a:prstGeom prst="rect">
                      <a:avLst/>
                    </a:prstGeom>
                    <a:ln>
                      <a:noFill/>
                    </a:ln>
                    <a:extLst>
                      <a:ext uri="{53640926-AAD7-44D8-BBD7-CCE9431645EC}">
                        <a14:shadowObscured xmlns:a14="http://schemas.microsoft.com/office/drawing/2010/main"/>
                      </a:ext>
                    </a:extLst>
                  </pic:spPr>
                </pic:pic>
              </a:graphicData>
            </a:graphic>
          </wp:inline>
        </w:drawing>
      </w:r>
    </w:p>
    <w:p w14:paraId="6E58BAC1" w14:textId="42C37C76" w:rsidR="006C6F43" w:rsidRPr="00314455"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r w:rsidR="00A960B5">
        <w:rPr>
          <w:rFonts w:ascii="Times New Roman" w:hAnsi="Times New Roman" w:cs="Times New Roman"/>
          <w:lang w:val="en-CA"/>
        </w:rPr>
        <w:t xml:space="preserve"> </w:t>
      </w:r>
      <w:r w:rsidR="00314455">
        <w:rPr>
          <w:rFonts w:ascii="Times New Roman" w:hAnsi="Times New Roman" w:cs="Times New Roman"/>
          <w:lang w:val="en-CA"/>
        </w:rPr>
        <w:t xml:space="preserve">(*) denotes location of the crab caging experiment, </w:t>
      </w:r>
      <w:r w:rsidR="00314455" w:rsidRPr="00314455">
        <w:rPr>
          <w:rFonts w:ascii="Times New Roman" w:hAnsi="Times New Roman" w:cs="Times New Roman"/>
          <w:lang w:val="en-CA"/>
        </w:rPr>
        <w:t>and (</w:t>
      </w:r>
      <w:r w:rsidR="00314455" w:rsidRPr="00314455">
        <w:rPr>
          <w:rFonts w:ascii="Segoe UI Symbol" w:hAnsi="Segoe UI Symbol" w:cs="Segoe UI Symbol"/>
          <w:lang w:val="en-CA"/>
        </w:rPr>
        <w:t>★</w:t>
      </w:r>
      <w:r w:rsidR="00314455" w:rsidRPr="00314455">
        <w:rPr>
          <w:rFonts w:ascii="Times New Roman" w:hAnsi="Times New Roman" w:cs="Times New Roman"/>
          <w:lang w:val="en-CA"/>
        </w:rPr>
        <w:t>) indicates the location of the sea cucumber caging experiment</w:t>
      </w:r>
      <w:r w:rsidR="00314455">
        <w:rPr>
          <w:rFonts w:ascii="Times New Roman" w:hAnsi="Times New Roman" w:cs="Times New Roman"/>
          <w:lang w:val="en-CA"/>
        </w:rPr>
        <w:t>.</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CB42A27"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w:t>
      </w:r>
      <w:r w:rsidR="00A77C0D">
        <w:rPr>
          <w:rFonts w:ascii="Times New Roman" w:hAnsi="Times New Roman" w:cs="Times New Roman"/>
          <w:lang w:val="en-CA"/>
        </w:rPr>
        <w:t xml:space="preserve">shaded </w:t>
      </w:r>
      <w:r w:rsidR="00FE153F">
        <w:rPr>
          <w:rFonts w:ascii="Times New Roman" w:hAnsi="Times New Roman" w:cs="Times New Roman"/>
          <w:lang w:val="en-CA"/>
        </w:rPr>
        <w:t>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w:t>
      </w:r>
      <w:ins w:id="132" w:author="Isabelle Cote" w:date="2024-09-24T12:51:00Z" w16du:dateUtc="2024-09-24T19:51:00Z">
        <w:r w:rsidR="000F50D8">
          <w:rPr>
            <w:rFonts w:ascii="Times New Roman" w:hAnsi="Times New Roman" w:cs="Times New Roman"/>
            <w:lang w:val="en-CA"/>
          </w:rPr>
          <w:t xml:space="preserve">with 95% confidence intervals (shaded ribbons) </w:t>
        </w:r>
      </w:ins>
      <w:del w:id="133" w:author="Isabelle Cote" w:date="2024-09-24T12:50:00Z" w16du:dateUtc="2024-09-24T19:50:00Z">
        <w:r w:rsidR="00D37004" w:rsidDel="000F50D8">
          <w:rPr>
            <w:rFonts w:ascii="Times New Roman" w:hAnsi="Times New Roman" w:cs="Times New Roman"/>
            <w:lang w:val="en-CA"/>
          </w:rPr>
          <w:delText>for the investigation</w:delText>
        </w:r>
      </w:del>
      <w:ins w:id="134" w:author="Isabelle Cote" w:date="2024-09-24T12:50:00Z" w16du:dateUtc="2024-09-24T19:50:00Z">
        <w:r w:rsidR="000F50D8">
          <w:rPr>
            <w:rFonts w:ascii="Times New Roman" w:hAnsi="Times New Roman" w:cs="Times New Roman"/>
            <w:lang w:val="en-CA"/>
          </w:rPr>
          <w:t>of the effect</w:t>
        </w:r>
      </w:ins>
      <w:r w:rsidR="00D37004">
        <w:rPr>
          <w:rFonts w:ascii="Times New Roman" w:hAnsi="Times New Roman" w:cs="Times New Roman"/>
          <w:lang w:val="en-CA"/>
        </w:rPr>
        <w:t xml:space="preserve"> of </w:t>
      </w:r>
      <w:ins w:id="135" w:author="Isabelle Cote" w:date="2024-09-24T12:49:00Z" w16du:dateUtc="2024-09-24T19:49:00Z">
        <w:r w:rsidR="000F50D8">
          <w:rPr>
            <w:rFonts w:ascii="Times New Roman" w:hAnsi="Times New Roman" w:cs="Times New Roman"/>
            <w:lang w:val="en-CA"/>
          </w:rPr>
          <w:t xml:space="preserve">the </w:t>
        </w:r>
      </w:ins>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w:t>
      </w:r>
      <w:commentRangeStart w:id="136"/>
      <w:r w:rsidR="00D37004">
        <w:rPr>
          <w:rFonts w:ascii="Times New Roman" w:hAnsi="Times New Roman" w:cs="Times New Roman"/>
          <w:lang w:val="en-CA"/>
        </w:rPr>
        <w:t>concentration</w:t>
      </w:r>
      <w:commentRangeEnd w:id="136"/>
      <w:r w:rsidR="00A77C0D">
        <w:rPr>
          <w:rStyle w:val="CommentReference"/>
        </w:rPr>
        <w:commentReference w:id="136"/>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137"/>
      <w:commentRangeStart w:id="138"/>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37"/>
      <w:r w:rsidR="0041279D">
        <w:rPr>
          <w:rStyle w:val="CommentReference"/>
        </w:rPr>
        <w:commentReference w:id="137"/>
      </w:r>
      <w:commentRangeEnd w:id="138"/>
      <w:r w:rsidR="00532560">
        <w:rPr>
          <w:rStyle w:val="CommentReference"/>
        </w:rPr>
        <w:commentReference w:id="138"/>
      </w:r>
    </w:p>
    <w:p w14:paraId="72A51E40" w14:textId="0E2F2E00"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A77C0D">
        <w:rPr>
          <w:rFonts w:ascii="Times New Roman" w:hAnsi="Times New Roman" w:cs="Times New Roman"/>
          <w:lang w:val="en-CA"/>
        </w:rPr>
        <w:t xml:space="preserve">shaded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w:t>
      </w:r>
      <w:del w:id="139" w:author="Isabelle Cote" w:date="2024-09-24T12:51:00Z" w16du:dateUtc="2024-09-24T19:51:00Z">
        <w:r w:rsidR="00D37004" w:rsidDel="000F50D8">
          <w:rPr>
            <w:rFonts w:ascii="Times New Roman" w:hAnsi="Times New Roman" w:cs="Times New Roman"/>
            <w:lang w:val="en-CA"/>
          </w:rPr>
          <w:delText>for the investigation</w:delText>
        </w:r>
      </w:del>
      <w:ins w:id="140" w:author="Isabelle Cote" w:date="2024-09-24T12:51:00Z" w16du:dateUtc="2024-09-24T19:51:00Z">
        <w:r w:rsidR="000F50D8">
          <w:rPr>
            <w:rFonts w:ascii="Times New Roman" w:hAnsi="Times New Roman" w:cs="Times New Roman"/>
            <w:lang w:val="en-CA"/>
          </w:rPr>
          <w:t>of the effects</w:t>
        </w:r>
      </w:ins>
      <w:r w:rsidR="00D37004">
        <w:rPr>
          <w:rFonts w:ascii="Times New Roman" w:hAnsi="Times New Roman" w:cs="Times New Roman"/>
          <w:lang w:val="en-CA"/>
        </w:rPr>
        <w:t xml:space="preserve">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 xml:space="preserve">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619F8BC1" w:rsidR="00B547A8" w:rsidRDefault="0092030E">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one, or two California sea cucumbers</w:t>
      </w:r>
      <w:r w:rsidR="0092030E">
        <w:rPr>
          <w:rFonts w:ascii="Times New Roman" w:hAnsi="Times New Roman" w:cs="Times New Roman"/>
          <w:lang w:val="en-CA"/>
        </w:rPr>
        <w:t xml:space="preserve"> (n = 6)</w:t>
      </w:r>
      <w:r w:rsidR="00FE153F">
        <w:rPr>
          <w:rFonts w:ascii="Times New Roman" w:hAnsi="Times New Roman" w:cs="Times New Roman"/>
          <w:lang w:val="en-CA"/>
        </w:rPr>
        <w:t xml:space="preserve">,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large red rock crab</w:t>
      </w:r>
      <w:r w:rsidR="0092030E">
        <w:rPr>
          <w:rFonts w:ascii="Times New Roman" w:hAnsi="Times New Roman" w:cs="Times New Roman"/>
          <w:lang w:val="en-CA"/>
        </w:rPr>
        <w:t xml:space="preserve"> (n = 8 for control and medium, n = 7 for large)</w:t>
      </w:r>
      <w:r w:rsidR="00FE153F">
        <w:rPr>
          <w:rFonts w:ascii="Times New Roman" w:hAnsi="Times New Roman" w:cs="Times New Roman"/>
          <w:lang w:val="en-CA"/>
        </w:rPr>
        <w:t xml:space="preserve">.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49B8987A"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141"/>
      <w:commentRangeStart w:id="142"/>
      <w:commentRangeStart w:id="143"/>
      <w:r>
        <w:rPr>
          <w:rFonts w:ascii="Times New Roman" w:hAnsi="Times New Roman" w:cs="Times New Roman"/>
          <w:b/>
          <w:lang w:val="en-CA"/>
        </w:rPr>
        <w:t xml:space="preserve">Figure </w:t>
      </w:r>
      <w:commentRangeEnd w:id="141"/>
      <w:r>
        <w:rPr>
          <w:rFonts w:ascii="Times New Roman" w:hAnsi="Times New Roman" w:cs="Times New Roman"/>
          <w:b/>
          <w:lang w:val="en-CA"/>
        </w:rPr>
        <w:t>1</w:t>
      </w:r>
      <w:r>
        <w:rPr>
          <w:rStyle w:val="CommentReference"/>
        </w:rPr>
        <w:commentReference w:id="141"/>
      </w:r>
      <w:commentRangeEnd w:id="142"/>
      <w:r>
        <w:rPr>
          <w:rStyle w:val="CommentReference"/>
        </w:rPr>
        <w:commentReference w:id="142"/>
      </w:r>
      <w:commentRangeEnd w:id="143"/>
      <w:r>
        <w:rPr>
          <w:rStyle w:val="CommentReference"/>
        </w:rPr>
        <w:commentReference w:id="143"/>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144"/>
      <w:commentRangeStart w:id="145"/>
      <w:r w:rsidR="00E83D6E">
        <w:rPr>
          <w:rFonts w:ascii="Times New Roman" w:hAnsi="Times New Roman" w:cs="Times New Roman"/>
          <w:lang w:val="en-CA"/>
        </w:rPr>
        <w:t>survey</w:t>
      </w:r>
      <w:commentRangeEnd w:id="144"/>
      <w:r w:rsidR="00250785">
        <w:rPr>
          <w:rStyle w:val="CommentReference"/>
        </w:rPr>
        <w:commentReference w:id="144"/>
      </w:r>
      <w:commentRangeEnd w:id="145"/>
      <w:r w:rsidR="00605796">
        <w:rPr>
          <w:rStyle w:val="CommentReference"/>
        </w:rPr>
        <w:commentReference w:id="145"/>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1996F612" w:rsidR="0017314E" w:rsidRPr="00E763F3" w:rsidRDefault="006214D6" w:rsidP="001B79C7">
            <w:pPr>
              <w:jc w:val="center"/>
              <w:rPr>
                <w:rFonts w:ascii="Times New Roman" w:eastAsia="Times New Roman" w:hAnsi="Times New Roman" w:cs="Times New Roman"/>
                <w:color w:val="000000"/>
                <w:sz w:val="20"/>
                <w:szCs w:val="20"/>
                <w:lang w:val="en-CA"/>
              </w:rPr>
            </w:pPr>
            <w:r>
              <w:rPr>
                <w:rFonts w:ascii="Times New Roman" w:eastAsia="Times New Roman" w:hAnsi="Times New Roman" w:cs="Times New Roman"/>
                <w:color w:val="000000"/>
                <w:sz w:val="20"/>
                <w:szCs w:val="20"/>
                <w:lang w:val="en-CA"/>
              </w:rPr>
              <w:t xml:space="preserve">E. G. </w:t>
            </w:r>
            <w:r w:rsidR="0017314E"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longipes</w:t>
            </w:r>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pubescens</w:t>
            </w:r>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Menge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californicus</w:t>
            </w:r>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Opalia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modesta</w:t>
            </w:r>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Dirona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modesta</w:t>
            </w:r>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Berthella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Calliostoma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46"/>
        <w:gridCol w:w="1346"/>
        <w:gridCol w:w="1268"/>
        <w:gridCol w:w="1549"/>
        <w:gridCol w:w="1689"/>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146"/>
            <w:commentRangeStart w:id="147"/>
            <w:proofErr w:type="spellStart"/>
            <w:r>
              <w:rPr>
                <w:rFonts w:ascii="Times New Roman" w:hAnsi="Times New Roman" w:cs="Times New Roman"/>
                <w:b/>
              </w:rPr>
              <w:t>df</w:t>
            </w:r>
            <w:commentRangeEnd w:id="146"/>
            <w:proofErr w:type="spellEnd"/>
            <w:r w:rsidR="00815249">
              <w:rPr>
                <w:rStyle w:val="CommentReference"/>
              </w:rPr>
              <w:commentReference w:id="146"/>
            </w:r>
            <w:commentRangeEnd w:id="147"/>
            <w:r w:rsidR="00605796">
              <w:rPr>
                <w:rStyle w:val="CommentReference"/>
              </w:rPr>
              <w:commentReference w:id="147"/>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148"/>
      <w:commentRangeStart w:id="149"/>
      <w:r w:rsidR="00792779" w:rsidRPr="00A15B36">
        <w:rPr>
          <w:rFonts w:ascii="Times New Roman" w:hAnsi="Times New Roman" w:cs="Times New Roman"/>
          <w:b/>
          <w:lang w:val="en-CA"/>
        </w:rPr>
        <w:t xml:space="preserve">Table </w:t>
      </w:r>
      <w:commentRangeEnd w:id="148"/>
      <w:r w:rsidR="00792779">
        <w:rPr>
          <w:rStyle w:val="CommentReference"/>
        </w:rPr>
        <w:commentReference w:id="148"/>
      </w:r>
      <w:commentRangeEnd w:id="149"/>
      <w:r w:rsidR="006C7B78">
        <w:rPr>
          <w:rStyle w:val="CommentReference"/>
        </w:rPr>
        <w:commentReference w:id="149"/>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150"/>
      <w:commentRangeStart w:id="151"/>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150"/>
      <w:r w:rsidR="00580B22">
        <w:rPr>
          <w:rStyle w:val="CommentReference"/>
        </w:rPr>
        <w:commentReference w:id="150"/>
      </w:r>
      <w:commentRangeEnd w:id="151"/>
      <w:r w:rsidR="002B081F">
        <w:rPr>
          <w:rStyle w:val="CommentReference"/>
        </w:rPr>
        <w:commentReference w:id="151"/>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152"/>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152"/>
      <w:r w:rsidR="00F10A37">
        <w:rPr>
          <w:rStyle w:val="CommentReference"/>
        </w:rPr>
        <w:commentReference w:id="152"/>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153"/>
      <w:r>
        <w:rPr>
          <w:rFonts w:ascii="Times New Roman" w:hAnsi="Times New Roman" w:cs="Times New Roman"/>
          <w:lang w:val="en-CA"/>
        </w:rPr>
        <w:t xml:space="preserve">We </w:t>
      </w:r>
      <w:commentRangeEnd w:id="153"/>
      <w:r>
        <w:rPr>
          <w:rStyle w:val="CommentReference"/>
        </w:rPr>
        <w:commentReference w:id="153"/>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 xml:space="preserve">scale models including only the biomass of one family for each </w:t>
      </w:r>
      <w:commentRangeStart w:id="154"/>
      <w:r w:rsidRPr="000D7435">
        <w:rPr>
          <w:rFonts w:ascii="Times New Roman" w:hAnsi="Times New Roman" w:cs="Times New Roman"/>
        </w:rPr>
        <w:t>model</w:t>
      </w:r>
      <w:commentRangeEnd w:id="154"/>
      <w:r w:rsidR="006C7B78">
        <w:rPr>
          <w:rStyle w:val="CommentReference"/>
        </w:rPr>
        <w:commentReference w:id="154"/>
      </w:r>
      <w:r w:rsidRPr="000D7435">
        <w:rPr>
          <w:rFonts w:ascii="Times New Roman" w:hAnsi="Times New Roman" w:cs="Times New Roman"/>
        </w:rPr>
        <w:t>.</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lastRenderedPageBreak/>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our </w:t>
      </w:r>
      <w:r w:rsidR="00815249">
        <w:rPr>
          <w:rFonts w:ascii="Times New Roman" w:hAnsi="Times New Roman" w:cs="Times New Roman"/>
          <w:lang w:val="en-CA"/>
        </w:rPr>
        <w:t xml:space="preserve">the top </w:t>
      </w:r>
      <w:commentRangeStart w:id="155"/>
      <w:r>
        <w:rPr>
          <w:rFonts w:ascii="Times New Roman" w:hAnsi="Times New Roman" w:cs="Times New Roman"/>
          <w:lang w:val="en-CA"/>
        </w:rPr>
        <w:t xml:space="preserve">LMM </w:t>
      </w:r>
      <w:commentRangeEnd w:id="155"/>
      <w:r>
        <w:rPr>
          <w:rStyle w:val="CommentReference"/>
        </w:rPr>
        <w:commentReference w:id="155"/>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sculpins </w:t>
      </w:r>
      <w:r w:rsidRPr="00801C1E">
        <w:rPr>
          <w:rFonts w:ascii="Times New Roman" w:hAnsi="Times New Roman" w:cs="Times New Roman"/>
          <w:lang w:val="en-CA"/>
        </w:rPr>
        <w:lastRenderedPageBreak/>
        <w:t>(</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156"/>
      <w:r w:rsidRPr="00281EEC">
        <w:rPr>
          <w:rFonts w:ascii="Times New Roman" w:hAnsi="Times New Roman" w:cs="Times New Roman"/>
          <w:b/>
          <w:lang w:val="en-CA"/>
        </w:rPr>
        <w:t xml:space="preserve">Figure </w:t>
      </w:r>
      <w:commentRangeEnd w:id="156"/>
      <w:r>
        <w:rPr>
          <w:rStyle w:val="CommentReference"/>
        </w:rPr>
        <w:commentReference w:id="156"/>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157"/>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157"/>
      <w:r w:rsidR="005200FA">
        <w:rPr>
          <w:rStyle w:val="CommentReference"/>
        </w:rPr>
        <w:commentReference w:id="157"/>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w:t>
      </w:r>
      <w:commentRangeStart w:id="158"/>
      <w:r w:rsidRPr="000D7435">
        <w:rPr>
          <w:rFonts w:ascii="Times New Roman" w:hAnsi="Times New Roman" w:cs="Times New Roman"/>
        </w:rPr>
        <w:t>model</w:t>
      </w:r>
      <w:commentRangeEnd w:id="158"/>
      <w:r w:rsidR="006C7B78">
        <w:rPr>
          <w:rStyle w:val="CommentReference"/>
        </w:rPr>
        <w:commentReference w:id="158"/>
      </w:r>
      <w:r w:rsidRPr="000D7435">
        <w:rPr>
          <w:rFonts w:ascii="Times New Roman" w:hAnsi="Times New Roman" w:cs="Times New Roman"/>
        </w:rPr>
        <w:t>.</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132CC01" w14:textId="77777777" w:rsidR="007C5C1D" w:rsidRPr="007C5C1D" w:rsidRDefault="00EC101B" w:rsidP="007C5C1D">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lastRenderedPageBreak/>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lastRenderedPageBreak/>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lastRenderedPageBreak/>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 xml:space="preserve">Taylor, B.W., Keep, C.F., Hall, R.O., Koch, B.J., Tronstad, L.M., Flecker, A.S., Ulseth, A.J., 2007. Improving the fluorometric ammonium method: matrix effects, background </w:t>
      </w:r>
      <w:r w:rsidRPr="007C5C1D">
        <w:lastRenderedPageBreak/>
        <w:t>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rPr>
          <w:rFonts w:ascii="Times New Roman" w:hAnsi="Times New Roman" w:cs="Times New Roman"/>
        </w:rPr>
      </w:pPr>
      <w:r>
        <w:rPr>
          <w:rFonts w:ascii="Times New Roman" w:hAnsi="Times New Roman" w:cs="Times New Roman"/>
        </w:rPr>
        <w:fldChar w:fldCharType="end"/>
      </w:r>
    </w:p>
    <w:p w14:paraId="0F68F934" w14:textId="2CC65124" w:rsidR="006214D6" w:rsidRDefault="006214D6" w:rsidP="006214D6">
      <w:pPr>
        <w:spacing w:line="480" w:lineRule="auto"/>
        <w:rPr>
          <w:rFonts w:ascii="Times New Roman" w:hAnsi="Times New Roman" w:cs="Times New Roman"/>
          <w:b/>
          <w:bCs/>
        </w:rPr>
      </w:pPr>
      <w:r w:rsidRPr="006214D6">
        <w:rPr>
          <w:rFonts w:ascii="Times New Roman" w:hAnsi="Times New Roman" w:cs="Times New Roman"/>
          <w:b/>
          <w:bCs/>
        </w:rPr>
        <w:t>Data Availability Statement</w:t>
      </w:r>
    </w:p>
    <w:p w14:paraId="230090A7" w14:textId="13D08468" w:rsidR="006214D6" w:rsidRPr="006214D6" w:rsidRDefault="006214D6" w:rsidP="006214D6">
      <w:pPr>
        <w:spacing w:line="480" w:lineRule="auto"/>
        <w:rPr>
          <w:rFonts w:ascii="Times New Roman" w:hAnsi="Times New Roman" w:cs="Times New Roman"/>
        </w:rPr>
      </w:pPr>
      <w:r>
        <w:rPr>
          <w:rFonts w:ascii="Times New Roman" w:hAnsi="Times New Roman" w:cs="Times New Roman"/>
        </w:rPr>
        <w:t xml:space="preserve">All data and code on </w:t>
      </w:r>
      <w:proofErr w:type="spellStart"/>
      <w:r>
        <w:rPr>
          <w:rFonts w:ascii="Times New Roman" w:hAnsi="Times New Roman" w:cs="Times New Roman"/>
        </w:rPr>
        <w:t>github</w:t>
      </w:r>
      <w:proofErr w:type="spellEnd"/>
      <w:r>
        <w:rPr>
          <w:rFonts w:ascii="Times New Roman" w:hAnsi="Times New Roman" w:cs="Times New Roman"/>
        </w:rP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9-18T09:52:00Z" w:initials="EL">
    <w:p w14:paraId="3085A662" w14:textId="77777777" w:rsidR="00AD03E0" w:rsidRDefault="00AD03E0" w:rsidP="00AD03E0">
      <w:r>
        <w:rPr>
          <w:rStyle w:val="CommentReference"/>
        </w:rPr>
        <w:annotationRef/>
      </w:r>
      <w:r>
        <w:rPr>
          <w:sz w:val="20"/>
          <w:szCs w:val="20"/>
        </w:rPr>
        <w:t>Is Proc B also an option?</w:t>
      </w:r>
    </w:p>
  </w:comment>
  <w:comment w:id="2" w:author="Isabelle Cote" w:date="2024-09-24T08:55:00Z" w:initials="IC">
    <w:p w14:paraId="72A6DA61" w14:textId="77777777" w:rsidR="001E1BD6" w:rsidRDefault="001E1BD6" w:rsidP="001E1BD6">
      <w:pPr>
        <w:pStyle w:val="CommentText"/>
      </w:pPr>
      <w:r>
        <w:rPr>
          <w:rStyle w:val="CommentReference"/>
        </w:rPr>
        <w:annotationRef/>
      </w:r>
      <w:r>
        <w:t>This doesn’t strike me as a Proc B paper</w:t>
      </w:r>
    </w:p>
  </w:comment>
  <w:comment w:id="6"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7"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8"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16" w:author="Isabelle Cote" w:date="2024-09-24T09:01:00Z" w:initials="IC">
    <w:p w14:paraId="1F38295E" w14:textId="77777777" w:rsidR="001E1BD6" w:rsidRDefault="001E1BD6" w:rsidP="001E1BD6">
      <w:pPr>
        <w:pStyle w:val="CommentText"/>
      </w:pPr>
      <w:r>
        <w:rPr>
          <w:rStyle w:val="CommentReference"/>
        </w:rPr>
        <w:annotationRef/>
      </w:r>
      <w:r>
        <w:t>Heterogeneity or patchiness in primary production instead of community structure??</w:t>
      </w:r>
    </w:p>
  </w:comment>
  <w:comment w:id="17" w:author="Isabelle Cote [2]" w:date="2024-09-02T10:42:00Z" w:initials="IC">
    <w:p w14:paraId="5334AA84" w14:textId="64AB3372" w:rsidR="00752F86" w:rsidRDefault="00752F86" w:rsidP="00752F86">
      <w:pPr>
        <w:pStyle w:val="CommentText"/>
      </w:pPr>
      <w:r>
        <w:rPr>
          <w:rStyle w:val="CommentReference"/>
        </w:rPr>
        <w:annotationRef/>
      </w:r>
      <w:r>
        <w:t>As well as excreting it around shelters</w:t>
      </w:r>
    </w:p>
  </w:comment>
  <w:comment w:id="18" w:author="Isabelle Cote" w:date="2024-09-24T09:04:00Z" w:initials="IC">
    <w:p w14:paraId="0C64B6C2" w14:textId="77777777" w:rsidR="002624C3" w:rsidRDefault="002624C3" w:rsidP="002624C3">
      <w:pPr>
        <w:pStyle w:val="CommentText"/>
      </w:pPr>
      <w:r>
        <w:rPr>
          <w:rStyle w:val="CommentReference"/>
        </w:rPr>
        <w:annotationRef/>
      </w:r>
      <w:r>
        <w:t>I think that the key here is that they pee in habitats where they don’t feed - not that they transport nitrogen in their tissues. Tissues don’t contribute to nutrients (unless the fish die there)</w:t>
      </w:r>
    </w:p>
  </w:comment>
  <w:comment w:id="25" w:author="Isabelle Cote" w:date="2024-09-24T09:18:00Z" w:initials="IC">
    <w:p w14:paraId="66D10155" w14:textId="77777777" w:rsidR="00535F8D" w:rsidRDefault="00535F8D" w:rsidP="00535F8D">
      <w:pPr>
        <w:pStyle w:val="CommentText"/>
      </w:pPr>
      <w:r>
        <w:rPr>
          <w:rStyle w:val="CommentReference"/>
        </w:rPr>
        <w:annotationRef/>
      </w:r>
      <w:r>
        <w:t xml:space="preserve">See if you want to keep/rephrase/delete these predictions. </w:t>
      </w:r>
    </w:p>
  </w:comment>
  <w:comment w:id="50"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5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52"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53" w:author="Isabelle Cote [2]" w:date="2024-09-03T10:25:00Z" w:initials="IC">
    <w:p w14:paraId="2EB56C1E" w14:textId="77777777" w:rsidR="004C436C" w:rsidRDefault="004C436C" w:rsidP="004C436C">
      <w:pPr>
        <w:pStyle w:val="CommentText"/>
      </w:pPr>
      <w:r>
        <w:rPr>
          <w:rStyle w:val="CommentReference"/>
        </w:rPr>
        <w:annotationRef/>
      </w:r>
      <w:r>
        <w:t xml:space="preserve">Sure! </w:t>
      </w:r>
    </w:p>
  </w:comment>
  <w:comment w:id="54" w:author="Isabelle Cote" w:date="2024-09-24T09:26:00Z" w:initials="IC">
    <w:p w14:paraId="24A2801D" w14:textId="77777777" w:rsidR="00A13698" w:rsidRDefault="00A13698" w:rsidP="00A13698">
      <w:pPr>
        <w:pStyle w:val="CommentText"/>
      </w:pPr>
      <w:r>
        <w:rPr>
          <w:rStyle w:val="CommentReference"/>
        </w:rPr>
        <w:annotationRef/>
      </w:r>
      <w:r>
        <w:t>The brand of the scale doesn’t matter</w:t>
      </w:r>
    </w:p>
  </w:comment>
  <w:comment w:id="61"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62"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63" w:author="Isabelle Cote [2]"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64" w:author="Em Lim" w:date="2024-09-13T14:31:00Z" w:initials="EL">
    <w:p w14:paraId="6CF8F225" w14:textId="77777777" w:rsidR="009D0A6F" w:rsidRDefault="009D0A6F" w:rsidP="009D0A6F">
      <w:r>
        <w:rPr>
          <w:rStyle w:val="CommentReference"/>
        </w:rPr>
        <w:annotationRef/>
      </w:r>
      <w:r>
        <w:rPr>
          <w:sz w:val="20"/>
          <w:szCs w:val="20"/>
        </w:rPr>
        <w:t>That was the lowest measured nh4 and the highest measured nh4, but those were from different years. 16x was the largest difference I found within a single year</w:t>
      </w:r>
    </w:p>
  </w:comment>
  <w:comment w:id="66" w:author="Em Lim" w:date="2024-09-17T13:53:00Z" w:initials="EL">
    <w:p w14:paraId="0422AF55" w14:textId="77777777" w:rsidR="00E94D69" w:rsidRDefault="00E94D69" w:rsidP="00E94D69">
      <w:r>
        <w:rPr>
          <w:rStyle w:val="CommentReference"/>
        </w:rPr>
        <w:annotationRef/>
      </w:r>
      <w:r>
        <w:rPr>
          <w:sz w:val="20"/>
          <w:szCs w:val="20"/>
        </w:rPr>
        <w:t>?</w:t>
      </w:r>
    </w:p>
  </w:comment>
  <w:comment w:id="67" w:author="Isabelle Cote" w:date="2024-09-24T12:23:00Z" w:initials="IC">
    <w:p w14:paraId="58687069" w14:textId="77777777" w:rsidR="00A5575A" w:rsidRDefault="00A5575A" w:rsidP="00A5575A">
      <w:pPr>
        <w:pStyle w:val="CommentText"/>
      </w:pPr>
      <w:r>
        <w:rPr>
          <w:rStyle w:val="CommentReference"/>
        </w:rPr>
        <w:annotationRef/>
      </w:r>
      <w:r>
        <w:t>OK with edits</w:t>
      </w:r>
    </w:p>
  </w:comment>
  <w:comment w:id="89" w:author="Em Lim" w:date="2024-09-13T14:40:00Z" w:initials="EL">
    <w:p w14:paraId="3509469F" w14:textId="6D110BF4" w:rsidR="00467D8C" w:rsidRDefault="00467D8C" w:rsidP="00467D8C">
      <w:r>
        <w:rPr>
          <w:rStyle w:val="CommentReference"/>
        </w:rPr>
        <w:annotationRef/>
      </w:r>
      <w:r>
        <w:rPr>
          <w:sz w:val="20"/>
          <w:szCs w:val="20"/>
        </w:rPr>
        <w:t>Does this sentence fit here?</w:t>
      </w:r>
    </w:p>
  </w:comment>
  <w:comment w:id="90" w:author="Isabelle Cote" w:date="2024-09-24T12:34:00Z" w:initials="IC">
    <w:p w14:paraId="7C352907" w14:textId="77777777" w:rsidR="00906B6A" w:rsidRDefault="00906B6A" w:rsidP="00906B6A">
      <w:pPr>
        <w:pStyle w:val="CommentText"/>
      </w:pPr>
      <w:r>
        <w:rPr>
          <w:rStyle w:val="CommentReference"/>
        </w:rPr>
        <w:annotationRef/>
      </w:r>
      <w:r>
        <w:t>Not really</w:t>
      </w:r>
    </w:p>
  </w:comment>
  <w:comment w:id="106" w:author="Em Lim" w:date="2024-09-17T13:42:00Z" w:initials="EL">
    <w:p w14:paraId="29EB7DFF" w14:textId="75E7E006" w:rsidR="00686D1B" w:rsidRDefault="007C5C1D" w:rsidP="00686D1B">
      <w:r>
        <w:rPr>
          <w:rStyle w:val="CommentReference"/>
        </w:rPr>
        <w:annotationRef/>
      </w:r>
      <w:r w:rsidR="00686D1B">
        <w:rPr>
          <w:sz w:val="20"/>
          <w:szCs w:val="20"/>
        </w:rPr>
        <w:t>A separate section?</w:t>
      </w:r>
    </w:p>
  </w:comment>
  <w:comment w:id="107" w:author="Isabelle Cote" w:date="2024-09-24T12:39:00Z" w:initials="IC">
    <w:p w14:paraId="60212C07" w14:textId="77777777" w:rsidR="00906B6A" w:rsidRDefault="00906B6A" w:rsidP="00906B6A">
      <w:pPr>
        <w:pStyle w:val="CommentText"/>
      </w:pPr>
      <w:r>
        <w:rPr>
          <w:rStyle w:val="CommentReference"/>
        </w:rPr>
        <w:annotationRef/>
      </w:r>
      <w:r>
        <w:t>Just one paragraph so I would say no. Join to conclusion</w:t>
      </w:r>
    </w:p>
  </w:comment>
  <w:comment w:id="130" w:author="Em Lim" w:date="2024-09-17T13:41:00Z" w:initials="EL">
    <w:p w14:paraId="5F62EF27" w14:textId="6EE19B3D" w:rsidR="00686D1B" w:rsidRDefault="007C5C1D" w:rsidP="00686D1B">
      <w:r>
        <w:rPr>
          <w:rStyle w:val="CommentReference"/>
        </w:rPr>
        <w:annotationRef/>
      </w:r>
      <w:r w:rsidR="00686D1B">
        <w:rPr>
          <w:sz w:val="20"/>
          <w:szCs w:val="20"/>
        </w:rPr>
        <w:t>Future studies like my third chapter!</w:t>
      </w:r>
    </w:p>
  </w:comment>
  <w:comment w:id="129" w:author="Isabelle Cote" w:date="2024-09-24T12:48:00Z" w:initials="IC">
    <w:p w14:paraId="5184C4F7" w14:textId="77777777" w:rsidR="000F50D8" w:rsidRDefault="000F50D8" w:rsidP="000F50D8">
      <w:pPr>
        <w:pStyle w:val="CommentText"/>
      </w:pPr>
      <w:r>
        <w:rPr>
          <w:rStyle w:val="CommentReference"/>
        </w:rPr>
        <w:annotationRef/>
      </w:r>
      <w:r>
        <w:t>If the conclusion includes these two paragraphs, the highlighted section here now jars with the first paragraph, where you essentially say that an effect on primary productivity is likely. You could end this paragraph before the highlighted section.</w:t>
      </w:r>
    </w:p>
  </w:comment>
  <w:comment w:id="131" w:author="Em Lim" w:date="2024-09-17T13:57:00Z" w:initials="EL">
    <w:p w14:paraId="12A4051B" w14:textId="7B298570" w:rsidR="00E94D69" w:rsidRDefault="00E94D69" w:rsidP="00E94D69">
      <w:r>
        <w:rPr>
          <w:rStyle w:val="CommentReference"/>
        </w:rPr>
        <w:annotationRef/>
      </w:r>
      <w:r>
        <w:rPr>
          <w:sz w:val="20"/>
          <w:szCs w:val="20"/>
        </w:rPr>
        <w:t>Jasmin: Is this the correct way to do this?</w:t>
      </w:r>
    </w:p>
  </w:comment>
  <w:comment w:id="136" w:author="Em Lim" w:date="2024-09-18T16:45:00Z" w:initials="EL">
    <w:p w14:paraId="20CFB830" w14:textId="77777777" w:rsidR="00A77C0D" w:rsidRDefault="00A77C0D" w:rsidP="00A77C0D">
      <w:r>
        <w:rPr>
          <w:rStyle w:val="CommentReference"/>
        </w:rPr>
        <w:annotationRef/>
      </w:r>
      <w:r>
        <w:rPr>
          <w:sz w:val="20"/>
          <w:szCs w:val="20"/>
        </w:rPr>
        <w:t>Solid and dashed lines are just to help differentiate between the levels of the tide variable</w:t>
      </w:r>
    </w:p>
  </w:comment>
  <w:comment w:id="137"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138"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141"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142"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143"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144" w:author="Isabelle Cote [2]"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145" w:author="Em Lim" w:date="2024-09-18T16:46:00Z" w:initials="EL">
    <w:p w14:paraId="38549620" w14:textId="77777777" w:rsidR="00605796" w:rsidRDefault="00605796" w:rsidP="00605796">
      <w:r>
        <w:rPr>
          <w:rStyle w:val="CommentReference"/>
        </w:rPr>
        <w:annotationRef/>
      </w:r>
      <w:r>
        <w:rPr>
          <w:sz w:val="20"/>
          <w:szCs w:val="20"/>
        </w:rPr>
        <w:t>Yes I’ll do that!</w:t>
      </w:r>
    </w:p>
  </w:comment>
  <w:comment w:id="146" w:author="Isabelle Cote [2]" w:date="2024-07-23T11:43:00Z" w:initials="IC">
    <w:p w14:paraId="447B34F5" w14:textId="0FAE600C" w:rsidR="00815249" w:rsidRDefault="00815249" w:rsidP="00815249">
      <w:pPr>
        <w:pStyle w:val="CommentText"/>
      </w:pPr>
      <w:r>
        <w:rPr>
          <w:rStyle w:val="CommentReference"/>
        </w:rPr>
        <w:annotationRef/>
      </w:r>
      <w:r>
        <w:t>Usually people report k (the number of parameters) rather than df</w:t>
      </w:r>
    </w:p>
  </w:comment>
  <w:comment w:id="147" w:author="Em Lim" w:date="2024-09-18T16:46:00Z" w:initials="EL">
    <w:p w14:paraId="2FA76FD5" w14:textId="77777777" w:rsidR="00605796" w:rsidRDefault="00605796" w:rsidP="00605796">
      <w:r>
        <w:rPr>
          <w:rStyle w:val="CommentReference"/>
        </w:rPr>
        <w:annotationRef/>
      </w:r>
      <w:r>
        <w:rPr>
          <w:sz w:val="20"/>
          <w:szCs w:val="20"/>
        </w:rPr>
        <w:t>Will change this</w:t>
      </w:r>
    </w:p>
  </w:comment>
  <w:comment w:id="148" w:author="Em Lim" w:date="2024-02-21T17:08:00Z" w:initials="EL">
    <w:p w14:paraId="48CC7B98" w14:textId="43789D16" w:rsidR="005831E6" w:rsidRDefault="005831E6" w:rsidP="00792779">
      <w:pPr>
        <w:pStyle w:val="CommentText"/>
      </w:pPr>
      <w:r>
        <w:rPr>
          <w:rStyle w:val="CommentReference"/>
        </w:rPr>
        <w:annotationRef/>
      </w:r>
      <w:r>
        <w:t>There’s a lot of terms in these models, is this the best way to list all of them?</w:t>
      </w:r>
    </w:p>
  </w:comment>
  <w:comment w:id="149" w:author="Isabelle Cote" w:date="2024-09-24T12:54:00Z" w:initials="IC">
    <w:p w14:paraId="763E61FD" w14:textId="77777777" w:rsidR="006C7B78" w:rsidRDefault="006C7B78" w:rsidP="006C7B78">
      <w:pPr>
        <w:pStyle w:val="CommentText"/>
      </w:pPr>
      <w:r>
        <w:rPr>
          <w:rStyle w:val="CommentReference"/>
        </w:rPr>
        <w:annotationRef/>
      </w:r>
      <w:r>
        <w:t>I can’t think of another way</w:t>
      </w:r>
    </w:p>
  </w:comment>
  <w:comment w:id="150" w:author="Em Lim" w:date="2024-07-12T16:36:00Z" w:initials="EL">
    <w:p w14:paraId="52E6EFFD" w14:textId="784CB5B4" w:rsidR="00580B22" w:rsidRDefault="00580B22" w:rsidP="00580B22">
      <w:r>
        <w:rPr>
          <w:rStyle w:val="CommentReference"/>
        </w:rPr>
        <w:annotationRef/>
      </w:r>
      <w:r>
        <w:rPr>
          <w:sz w:val="20"/>
          <w:szCs w:val="20"/>
        </w:rPr>
        <w:t>I’d like to have the family stuff in a separate supplemental document, is that fair?</w:t>
      </w:r>
    </w:p>
  </w:comment>
  <w:comment w:id="151" w:author="Isabelle Cote [2]" w:date="2024-07-23T11:23:00Z" w:initials="IC">
    <w:p w14:paraId="214C3337" w14:textId="77777777" w:rsidR="002B081F" w:rsidRDefault="002B081F" w:rsidP="002B081F">
      <w:pPr>
        <w:pStyle w:val="CommentText"/>
      </w:pPr>
      <w:r>
        <w:rPr>
          <w:rStyle w:val="CommentReference"/>
        </w:rPr>
        <w:annotationRef/>
      </w:r>
      <w:r>
        <w:t>Yep</w:t>
      </w:r>
    </w:p>
  </w:comment>
  <w:comment w:id="152" w:author="Isabelle Cote [2]"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153"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154" w:author="Isabelle Cote" w:date="2024-09-24T12:55:00Z" w:initials="IC">
    <w:p w14:paraId="6713954B" w14:textId="77777777" w:rsidR="006C7B78" w:rsidRDefault="006C7B78" w:rsidP="006C7B78">
      <w:pPr>
        <w:pStyle w:val="CommentText"/>
      </w:pPr>
      <w:r>
        <w:rPr>
          <w:rStyle w:val="CommentReference"/>
        </w:rPr>
        <w:annotationRef/>
      </w:r>
      <w:r>
        <w:t>You’re going to pretty these up, right?</w:t>
      </w:r>
    </w:p>
  </w:comment>
  <w:comment w:id="155" w:author="Em Lim" w:date="2024-07-02T10:34:00Z" w:initials="EL">
    <w:p w14:paraId="42DCD354" w14:textId="11C1451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156"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157" w:author="Isabelle Cote [2]"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 w:id="158" w:author="Isabelle Cote" w:date="2024-09-24T12:55:00Z" w:initials="IC">
    <w:p w14:paraId="48FFCEB9" w14:textId="77777777" w:rsidR="006C7B78" w:rsidRDefault="006C7B78" w:rsidP="006C7B78">
      <w:pPr>
        <w:pStyle w:val="CommentText"/>
      </w:pPr>
      <w:r>
        <w:rPr>
          <w:rStyle w:val="CommentReference"/>
        </w:rPr>
        <w:annotationRef/>
      </w:r>
      <w:r>
        <w:t>Same here. Don’t forget to make pretty!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3085A662" w15:paraIdParent="56205A21" w15:done="0"/>
  <w15:commentEx w15:paraId="72A6DA61" w15:paraIdParent="56205A21" w15:done="0"/>
  <w15:commentEx w15:paraId="5AAB2810" w15:done="0"/>
  <w15:commentEx w15:paraId="37A9109E" w15:paraIdParent="5AAB2810" w15:done="0"/>
  <w15:commentEx w15:paraId="125D4431" w15:paraIdParent="5AAB2810" w15:done="0"/>
  <w15:commentEx w15:paraId="1F38295E" w15:done="0"/>
  <w15:commentEx w15:paraId="5334AA84" w15:done="0"/>
  <w15:commentEx w15:paraId="0C64B6C2" w15:paraIdParent="5334AA84" w15:done="0"/>
  <w15:commentEx w15:paraId="66D10155" w15:done="0"/>
  <w15:commentEx w15:paraId="005215D3" w15:done="0"/>
  <w15:commentEx w15:paraId="17D38A3B" w15:paraIdParent="005215D3" w15:done="0"/>
  <w15:commentEx w15:paraId="347B36B8" w15:paraIdParent="005215D3" w15:done="0"/>
  <w15:commentEx w15:paraId="2EB56C1E" w15:paraIdParent="005215D3" w15:done="0"/>
  <w15:commentEx w15:paraId="24A2801D" w15:done="0"/>
  <w15:commentEx w15:paraId="3DB0BC8B" w15:done="0"/>
  <w15:commentEx w15:paraId="0EC025A0" w15:done="0"/>
  <w15:commentEx w15:paraId="56F0A417" w15:paraIdParent="0EC025A0" w15:done="0"/>
  <w15:commentEx w15:paraId="6CF8F225" w15:paraIdParent="0EC025A0" w15:done="0"/>
  <w15:commentEx w15:paraId="0422AF55" w15:done="0"/>
  <w15:commentEx w15:paraId="58687069" w15:paraIdParent="0422AF55" w15:done="0"/>
  <w15:commentEx w15:paraId="3509469F" w15:done="0"/>
  <w15:commentEx w15:paraId="7C352907" w15:paraIdParent="3509469F" w15:done="0"/>
  <w15:commentEx w15:paraId="29EB7DFF" w15:done="0"/>
  <w15:commentEx w15:paraId="60212C07" w15:paraIdParent="29EB7DFF" w15:done="0"/>
  <w15:commentEx w15:paraId="5F62EF27" w15:done="0"/>
  <w15:commentEx w15:paraId="5184C4F7" w15:done="0"/>
  <w15:commentEx w15:paraId="12A4051B" w15:done="0"/>
  <w15:commentEx w15:paraId="20CFB830" w15:done="0"/>
  <w15:commentEx w15:paraId="5A99A513" w15:done="0"/>
  <w15:commentEx w15:paraId="1F298D4A" w15:paraIdParent="5A99A513" w15:done="0"/>
  <w15:commentEx w15:paraId="761C52DF" w15:done="0"/>
  <w15:commentEx w15:paraId="37A42D46" w15:paraIdParent="761C52DF" w15:done="0"/>
  <w15:commentEx w15:paraId="30699E70" w15:paraIdParent="761C52DF" w15:done="0"/>
  <w15:commentEx w15:paraId="25884009" w15:done="0"/>
  <w15:commentEx w15:paraId="38549620" w15:paraIdParent="25884009" w15:done="0"/>
  <w15:commentEx w15:paraId="447B34F5" w15:done="0"/>
  <w15:commentEx w15:paraId="2FA76FD5" w15:paraIdParent="447B34F5" w15:done="0"/>
  <w15:commentEx w15:paraId="48CC7B98" w15:done="0"/>
  <w15:commentEx w15:paraId="763E61FD" w15:paraIdParent="48CC7B98" w15:done="0"/>
  <w15:commentEx w15:paraId="52E6EFFD" w15:done="0"/>
  <w15:commentEx w15:paraId="214C3337" w15:paraIdParent="52E6EFFD" w15:done="0"/>
  <w15:commentEx w15:paraId="57083FF1" w15:done="0"/>
  <w15:commentEx w15:paraId="321DB3B9" w15:done="0"/>
  <w15:commentEx w15:paraId="6713954B" w15:done="0"/>
  <w15:commentEx w15:paraId="42DCD354" w15:done="0"/>
  <w15:commentEx w15:paraId="73D22C81" w15:done="0"/>
  <w15:commentEx w15:paraId="7E319427" w15:done="0"/>
  <w15:commentEx w15:paraId="48FFCE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6A8557" w16cex:dateUtc="2024-09-18T16:52:00Z"/>
  <w16cex:commentExtensible w16cex:durableId="2FE35FB7" w16cex:dateUtc="2024-09-24T15:55:00Z"/>
  <w16cex:commentExtensible w16cex:durableId="70C1F963" w16cex:dateUtc="2024-03-21T18:31:00Z"/>
  <w16cex:commentExtensible w16cex:durableId="57DBCCA9" w16cex:dateUtc="2024-03-21T18:32:00Z"/>
  <w16cex:commentExtensible w16cex:durableId="6710A97F" w16cex:dateUtc="2024-03-21T18:32:00Z"/>
  <w16cex:commentExtensible w16cex:durableId="7A10CA2D" w16cex:dateUtc="2024-09-24T16:01:00Z"/>
  <w16cex:commentExtensible w16cex:durableId="12785F0C" w16cex:dateUtc="2024-09-02T17:42:00Z"/>
  <w16cex:commentExtensible w16cex:durableId="3152567C" w16cex:dateUtc="2024-09-24T16:04:00Z"/>
  <w16cex:commentExtensible w16cex:durableId="06907170" w16cex:dateUtc="2024-09-24T16:18:00Z"/>
  <w16cex:commentExtensible w16cex:durableId="60760F53" w16cex:dateUtc="2024-03-22T15:46:00Z"/>
  <w16cex:commentExtensible w16cex:durableId="5D84354E" w16cex:dateUtc="2024-08-26T22:06:00Z"/>
  <w16cex:commentExtensible w16cex:durableId="4162A6F4" w16cex:dateUtc="2024-09-03T17:25:00Z"/>
  <w16cex:commentExtensible w16cex:durableId="59398335" w16cex:dateUtc="2024-09-24T16:26:00Z"/>
  <w16cex:commentExtensible w16cex:durableId="240D3817" w16cex:dateUtc="2024-09-03T23:23:00Z"/>
  <w16cex:commentExtensible w16cex:durableId="388252A7" w16cex:dateUtc="2024-08-14T19:59:00Z"/>
  <w16cex:commentExtensible w16cex:durableId="72073602" w16cex:dateUtc="2024-09-03T18:26:00Z"/>
  <w16cex:commentExtensible w16cex:durableId="0472ECA8" w16cex:dateUtc="2024-09-13T21:31:00Z"/>
  <w16cex:commentExtensible w16cex:durableId="358970EE" w16cex:dateUtc="2024-09-17T20:53:00Z"/>
  <w16cex:commentExtensible w16cex:durableId="0C4AEFAD" w16cex:dateUtc="2024-09-24T19:23:00Z"/>
  <w16cex:commentExtensible w16cex:durableId="2F3527D8" w16cex:dateUtc="2024-09-13T21:40:00Z"/>
  <w16cex:commentExtensible w16cex:durableId="6ADB5B06" w16cex:dateUtc="2024-09-24T19:34:00Z"/>
  <w16cex:commentExtensible w16cex:durableId="3994880C" w16cex:dateUtc="2024-09-17T20:42:00Z"/>
  <w16cex:commentExtensible w16cex:durableId="03E2F14C" w16cex:dateUtc="2024-09-24T19:39:00Z"/>
  <w16cex:commentExtensible w16cex:durableId="2D083610" w16cex:dateUtc="2024-09-17T20:41:00Z"/>
  <w16cex:commentExtensible w16cex:durableId="38DFF3F8" w16cex:dateUtc="2024-09-24T19:48:00Z"/>
  <w16cex:commentExtensible w16cex:durableId="7D634B71" w16cex:dateUtc="2024-09-17T20:57:00Z"/>
  <w16cex:commentExtensible w16cex:durableId="060CE166" w16cex:dateUtc="2024-09-18T23:45:00Z"/>
  <w16cex:commentExtensible w16cex:durableId="459C4B33" w16cex:dateUtc="2024-07-05T19:37:00Z"/>
  <w16cex:commentExtensible w16cex:durableId="18982704" w16cex:dateUtc="2024-07-16T21:14: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66365B36" w16cex:dateUtc="2024-09-18T23:46:00Z"/>
  <w16cex:commentExtensible w16cex:durableId="22C8D591" w16cex:dateUtc="2024-07-23T18:43:00Z"/>
  <w16cex:commentExtensible w16cex:durableId="62D719E2" w16cex:dateUtc="2024-09-18T23:46:00Z"/>
  <w16cex:commentExtensible w16cex:durableId="0139BEDC" w16cex:dateUtc="2024-09-24T19:54:00Z"/>
  <w16cex:commentExtensible w16cex:durableId="0E951235" w16cex:dateUtc="2024-07-12T23:36:00Z"/>
  <w16cex:commentExtensible w16cex:durableId="38E36350" w16cex:dateUtc="2024-07-23T18:23:00Z"/>
  <w16cex:commentExtensible w16cex:durableId="365853B9" w16cex:dateUtc="2024-07-23T18:33:00Z"/>
  <w16cex:commentExtensible w16cex:durableId="7474EF8D" w16cex:dateUtc="2024-09-24T19:55:00Z"/>
  <w16cex:commentExtensible w16cex:durableId="4907E10D" w16cex:dateUtc="2024-07-23T18:55:00Z"/>
  <w16cex:commentExtensible w16cex:durableId="0AB0D68E" w16cex:dateUtc="2024-09-24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3085A662" w16cid:durableId="596A8557"/>
  <w16cid:commentId w16cid:paraId="72A6DA61" w16cid:durableId="2FE35FB7"/>
  <w16cid:commentId w16cid:paraId="5AAB2810" w16cid:durableId="70C1F963"/>
  <w16cid:commentId w16cid:paraId="37A9109E" w16cid:durableId="57DBCCA9"/>
  <w16cid:commentId w16cid:paraId="125D4431" w16cid:durableId="6710A97F"/>
  <w16cid:commentId w16cid:paraId="1F38295E" w16cid:durableId="7A10CA2D"/>
  <w16cid:commentId w16cid:paraId="5334AA84" w16cid:durableId="12785F0C"/>
  <w16cid:commentId w16cid:paraId="0C64B6C2" w16cid:durableId="3152567C"/>
  <w16cid:commentId w16cid:paraId="66D10155" w16cid:durableId="06907170"/>
  <w16cid:commentId w16cid:paraId="005215D3" w16cid:durableId="60760F53"/>
  <w16cid:commentId w16cid:paraId="17D38A3B" w16cid:durableId="29AD30AD"/>
  <w16cid:commentId w16cid:paraId="347B36B8" w16cid:durableId="5D84354E"/>
  <w16cid:commentId w16cid:paraId="2EB56C1E" w16cid:durableId="4162A6F4"/>
  <w16cid:commentId w16cid:paraId="24A2801D" w16cid:durableId="59398335"/>
  <w16cid:commentId w16cid:paraId="3DB0BC8B" w16cid:durableId="240D3817"/>
  <w16cid:commentId w16cid:paraId="0EC025A0" w16cid:durableId="388252A7"/>
  <w16cid:commentId w16cid:paraId="56F0A417" w16cid:durableId="72073602"/>
  <w16cid:commentId w16cid:paraId="6CF8F225" w16cid:durableId="0472ECA8"/>
  <w16cid:commentId w16cid:paraId="0422AF55" w16cid:durableId="358970EE"/>
  <w16cid:commentId w16cid:paraId="58687069" w16cid:durableId="0C4AEFAD"/>
  <w16cid:commentId w16cid:paraId="3509469F" w16cid:durableId="2F3527D8"/>
  <w16cid:commentId w16cid:paraId="7C352907" w16cid:durableId="6ADB5B06"/>
  <w16cid:commentId w16cid:paraId="29EB7DFF" w16cid:durableId="3994880C"/>
  <w16cid:commentId w16cid:paraId="60212C07" w16cid:durableId="03E2F14C"/>
  <w16cid:commentId w16cid:paraId="5F62EF27" w16cid:durableId="2D083610"/>
  <w16cid:commentId w16cid:paraId="5184C4F7" w16cid:durableId="38DFF3F8"/>
  <w16cid:commentId w16cid:paraId="12A4051B" w16cid:durableId="7D634B71"/>
  <w16cid:commentId w16cid:paraId="20CFB830" w16cid:durableId="060CE166"/>
  <w16cid:commentId w16cid:paraId="5A99A513" w16cid:durableId="459C4B33"/>
  <w16cid:commentId w16cid:paraId="1F298D4A" w16cid:durableId="18982704"/>
  <w16cid:commentId w16cid:paraId="761C52DF" w16cid:durableId="1B9972EF"/>
  <w16cid:commentId w16cid:paraId="37A42D46" w16cid:durableId="258AFB3A"/>
  <w16cid:commentId w16cid:paraId="30699E70" w16cid:durableId="05349D56"/>
  <w16cid:commentId w16cid:paraId="25884009" w16cid:durableId="39B6242B"/>
  <w16cid:commentId w16cid:paraId="38549620" w16cid:durableId="66365B36"/>
  <w16cid:commentId w16cid:paraId="447B34F5" w16cid:durableId="22C8D591"/>
  <w16cid:commentId w16cid:paraId="2FA76FD5" w16cid:durableId="62D719E2"/>
  <w16cid:commentId w16cid:paraId="48CC7B98" w16cid:durableId="2980AC8B"/>
  <w16cid:commentId w16cid:paraId="763E61FD" w16cid:durableId="0139BEDC"/>
  <w16cid:commentId w16cid:paraId="52E6EFFD" w16cid:durableId="0E951235"/>
  <w16cid:commentId w16cid:paraId="214C3337" w16cid:durableId="38E36350"/>
  <w16cid:commentId w16cid:paraId="57083FF1" w16cid:durableId="365853B9"/>
  <w16cid:commentId w16cid:paraId="321DB3B9" w16cid:durableId="2A291EBA"/>
  <w16cid:commentId w16cid:paraId="6713954B" w16cid:durableId="7474EF8D"/>
  <w16cid:commentId w16cid:paraId="42DCD354" w16cid:durableId="2A2E563E"/>
  <w16cid:commentId w16cid:paraId="73D22C81" w16cid:durableId="2A2D2E4B"/>
  <w16cid:commentId w16cid:paraId="7E319427" w16cid:durableId="4907E10D"/>
  <w16cid:commentId w16cid:paraId="48FFCEB9" w16cid:durableId="0AB0D6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3499A" w14:textId="77777777" w:rsidR="00C875E3" w:rsidRDefault="00C875E3" w:rsidP="009B4C2B">
      <w:r>
        <w:separator/>
      </w:r>
    </w:p>
  </w:endnote>
  <w:endnote w:type="continuationSeparator" w:id="0">
    <w:p w14:paraId="6700A408" w14:textId="77777777" w:rsidR="00C875E3" w:rsidRDefault="00C875E3"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altName w:val="Calibri"/>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CDBBD" w14:textId="77777777" w:rsidR="00C875E3" w:rsidRDefault="00C875E3" w:rsidP="009B4C2B">
      <w:r>
        <w:separator/>
      </w:r>
    </w:p>
  </w:footnote>
  <w:footnote w:type="continuationSeparator" w:id="0">
    <w:p w14:paraId="4F2957E5" w14:textId="77777777" w:rsidR="00C875E3" w:rsidRDefault="00C875E3"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Kieran Cox">
    <w15:presenceInfo w15:providerId="AD" w15:userId="S::kieranc@sfu.ca::b4290085-ec8f-4fe0-8d75-e615e1fa996c"/>
  </w15:person>
  <w15:person w15:author="Isabelle Cote [2]">
    <w15:presenceInfo w15:providerId="Windows Live" w15:userId="5e078651ba9eb2b3"/>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E0C25"/>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87BDC"/>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50644</Words>
  <Characters>288673</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Isabelle Cote</cp:lastModifiedBy>
  <cp:revision>2</cp:revision>
  <dcterms:created xsi:type="dcterms:W3CDTF">2024-09-24T19:56:00Z</dcterms:created>
  <dcterms:modified xsi:type="dcterms:W3CDTF">2024-09-24T19:56:00Z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