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2BC33B66" w:rsidR="008307A0" w:rsidRPr="005F1E8D" w:rsidRDefault="0033427F" w:rsidP="00CE7337">
      <w:pPr>
        <w:spacing w:line="480" w:lineRule="auto"/>
        <w:jc w:val="center"/>
        <w:rPr>
          <w:b/>
        </w:rPr>
      </w:pPr>
      <w:r>
        <w:rPr>
          <w:b/>
          <w:bCs/>
        </w:rPr>
        <w:t>.</w:t>
      </w:r>
      <w:commentRangeStart w:id="0"/>
      <w:r w:rsidR="008307A0" w:rsidRPr="005F1E8D">
        <w:rPr>
          <w:b/>
          <w:bCs/>
        </w:rPr>
        <w:t xml:space="preserve">Spatial </w:t>
      </w:r>
      <w:commentRangeEnd w:id="0"/>
      <w:r w:rsidR="00AF52A3">
        <w:rPr>
          <w:rStyle w:val="CommentReference"/>
        </w:rPr>
        <w:commentReference w:id="0"/>
      </w:r>
      <w:r w:rsidR="008307A0" w:rsidRPr="005F1E8D">
        <w:rPr>
          <w:b/>
          <w:bCs/>
        </w:rPr>
        <w:t>dynamics of animal-mediated nutrients</w:t>
      </w:r>
      <w:r w:rsidR="008307A0" w:rsidRPr="005F1E8D">
        <w:t xml:space="preserve"> </w:t>
      </w:r>
      <w:r w:rsidR="008307A0"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Bamfield Marine Sciences Center, Bamfield,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commentRangeStart w:id="2"/>
      <w:r w:rsidR="006214D6">
        <w:t>em.g.lim13@gmail.com</w:t>
      </w:r>
      <w:commentRangeEnd w:id="1"/>
      <w:r w:rsidR="00BB3685">
        <w:rPr>
          <w:rStyle w:val="CommentReference"/>
        </w:rPr>
        <w:commentReference w:id="1"/>
      </w:r>
      <w:commentRangeEnd w:id="2"/>
      <w:r w:rsidR="00A96C2B">
        <w:rPr>
          <w:rStyle w:val="CommentReference"/>
        </w:rPr>
        <w:commentReference w:id="2"/>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815039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drivers of variation in CND at </w:t>
      </w:r>
      <w:r w:rsidR="002E1F14">
        <w:t>meso, small, and fine</w:t>
      </w:r>
      <w:r w:rsidR="005A6EDD" w:rsidRPr="005A6EDD">
        <w:t xml:space="preserve"> spatial scales within temperate marine ecosystems. To do so, we </w:t>
      </w:r>
      <w:r w:rsidR="00E53B33" w:rsidRPr="00E53B33">
        <w:t xml:space="preserve">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w:t>
      </w:r>
      <w:r w:rsidR="005F4050">
        <w:t xml:space="preserve">and measured in situ ammonium </w:t>
      </w:r>
      <w:r w:rsidR="00E53B33" w:rsidRPr="00E53B33">
        <w:t xml:space="preserve">at 27 </w:t>
      </w:r>
      <w:r w:rsidR="00B61844">
        <w:t>northeast Pacific</w:t>
      </w:r>
      <w:r w:rsidR="00B61844" w:rsidRPr="00E53B33">
        <w:t xml:space="preserve"> </w:t>
      </w:r>
      <w:r w:rsidR="00E53B33" w:rsidRPr="00E53B33">
        <w:t xml:space="preserve">rocky reefs for 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to 2.5 uM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Ammonium was significantly higher within than </w:t>
      </w:r>
      <w:r w:rsidR="00D84AA3">
        <w:t xml:space="preserve">outside of </w:t>
      </w:r>
      <w:r w:rsidRPr="005F1E8D">
        <w:t>kelp forests</w:t>
      </w:r>
      <w:r w:rsidR="003C6B73">
        <w:t>,</w:t>
      </w:r>
      <w:r w:rsidRPr="005F1E8D">
        <w:t xml:space="preserve"> 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r w:rsidR="005E0538" w:rsidRPr="005F1E8D">
        <w:t xml:space="preserve"> </w:t>
      </w:r>
      <w:r w:rsidR="00AC1C49">
        <w:t>C</w:t>
      </w:r>
      <w:r w:rsidR="00E53B33">
        <w:t xml:space="preserve">aging experiments </w:t>
      </w:r>
      <w:r w:rsidR="00AC1C49">
        <w:t>revealed</w:t>
      </w:r>
      <w:r w:rsidR="00B61844">
        <w:t xml:space="preserve"> that</w:t>
      </w:r>
      <w:r w:rsidR="00B61844" w:rsidRPr="005F1E8D">
        <w:t xml:space="preserve"> </w:t>
      </w:r>
      <w:sdt>
        <w:sdtPr>
          <w:tag w:val="goog_rdk_3"/>
          <w:id w:val="594221998"/>
        </w:sdtPr>
        <w:sdtContent/>
      </w:sdt>
      <w:r w:rsidR="00B46066">
        <w:t>fine</w:t>
      </w:r>
      <w:r w:rsidR="00033D21">
        <w:t>-</w:t>
      </w:r>
      <w:r w:rsidRPr="005F1E8D">
        <w:t xml:space="preserve">scale </w:t>
      </w:r>
      <w:r w:rsidR="0012432E">
        <w:t>(</w:t>
      </w:r>
      <w:r w:rsidR="00776655">
        <w:t>2</w:t>
      </w:r>
      <w:r w:rsidR="0012432E">
        <w:t xml:space="preserve"> m)</w:t>
      </w:r>
      <w:r w:rsidRPr="005F1E8D">
        <w:t xml:space="preserve"> 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scales ranging from </w:t>
      </w:r>
      <w:r w:rsidR="005F4050">
        <w:rPr>
          <w:iCs/>
        </w:rPr>
        <w:t>two</w:t>
      </w:r>
      <w:r w:rsidRPr="005F1E8D">
        <w:rPr>
          <w:iCs/>
        </w:rPr>
        <w:t xml:space="preserve"> meter</w:t>
      </w:r>
      <w:r w:rsidR="005F4050">
        <w:rPr>
          <w:iCs/>
        </w:rPr>
        <w:t>s</w:t>
      </w:r>
      <w:r w:rsidRPr="005F1E8D">
        <w:rPr>
          <w:iCs/>
        </w:rPr>
        <w:t xml:space="preserve">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allochthonous sources such as upwelling.</w:t>
      </w:r>
      <w:r w:rsidR="00776655" w:rsidRPr="00776655">
        <w:t xml:space="preserve"> Therefore, consumer-mediated nutrient dynamics are implicated as a previously overlooked driver of </w:t>
      </w:r>
      <w:r w:rsidR="00776655">
        <w:t xml:space="preserve">spatial variation in </w:t>
      </w:r>
      <w:r w:rsidR="00776655" w:rsidRPr="00776655">
        <w:t>primary productivity in temperate marine systems</w:t>
      </w:r>
      <w:r w:rsidR="00776655">
        <w:t>.</w:t>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10D0D45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F767F6">
        <w:rPr>
          <w:color w:val="000000"/>
        </w:rPr>
        <w:instrText xml:space="preserve"> ADDIN ZOTERO_ITEM CSL_CITATION {"citationID":"zF8NXt90","properties":{"formattedCitation":"(Allgeier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F767F6">
        <w:rPr>
          <w:color w:val="000000"/>
          <w:lang w:val="en-US"/>
        </w:rPr>
        <w:t>(Allgeier et al., 2017)</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F767F6">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3"/>
      <w:r w:rsidR="00DC4A52" w:rsidRPr="005F1E8D">
        <w:rPr>
          <w:color w:val="000000"/>
        </w:rPr>
        <w:t>Therefore</w:t>
      </w:r>
      <w:commentRangeEnd w:id="3"/>
      <w:r w:rsidR="0091699F">
        <w:rPr>
          <w:rStyle w:val="CommentReference"/>
        </w:rPr>
        <w:commentReference w:id="3"/>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170FF2">
        <w:rPr>
          <w:color w:val="000000"/>
        </w:rPr>
        <w:t xml:space="preserve">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57B80E98"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C85DCD">
        <w:rPr>
          <w:color w:val="000000"/>
        </w:rPr>
        <w:instrText xml:space="preserve"> ADDIN ZOTERO_ITEM CSL_CITATION {"citationID":"G2mjea3y","properties":{"formattedCitation":"(Benkwitt et al., 2019; Roman and McCarthy, 2010; Uthicke, 2001)","plainCitation":"(Benkwitt et al., 2019; Roman and McCarthy, 2010; Uthicke, 2001)","noteIndex":0},"citationItems":[{"id":1791,"uris":["http://zotero.org/users/local/idKDtb7T/items/6WSKZ5HX"],"itemData":{"id":1791,"type":"article-journal","abstract":"Cross-ecosystem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C85DCD">
        <w:rPr>
          <w:noProof/>
          <w:color w:val="000000"/>
        </w:rPr>
        <w:t>(Benkwitt et al., 2019; Roman and McCarthy, 2010; Uthicke, 2001)</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F767F6">
        <w:rPr>
          <w:color w:val="000000"/>
        </w:rPr>
        <w:instrText xml:space="preserve"> ADDIN ZOTERO_ITEM CSL_CITATION {"citationID":"qWzCKqnx","properties":{"formattedCitation":"(Archer et al., 2015; Shantz et al., 2015)","plainCitation":"(Archer et al., 2015;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F767F6">
        <w:rPr>
          <w:noProof/>
          <w:color w:val="000000"/>
        </w:rPr>
        <w:t>(Archer et al., 2015;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w:t>
      </w:r>
      <w:r w:rsidR="009E7833">
        <w:rPr>
          <w:color w:val="000000"/>
        </w:rPr>
        <w:t>meso</w:t>
      </w:r>
      <w:r w:rsidR="0002013E" w:rsidRPr="005F1E8D">
        <w:rPr>
          <w:color w:val="000000"/>
        </w:rPr>
        <w:t xml:space="preserve">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w:t>
      </w:r>
      <w:r w:rsidR="009E7833">
        <w:rPr>
          <w:color w:val="000000"/>
        </w:rPr>
        <w:t xml:space="preserve"> </w:t>
      </w:r>
      <w:r w:rsidR="005A6DC6">
        <w:rPr>
          <w:color w:val="000000"/>
        </w:rPr>
        <w:t>fine</w:t>
      </w:r>
      <w:r w:rsidR="00761A9D" w:rsidRPr="005F1E8D">
        <w:rPr>
          <w:color w:val="000000"/>
        </w:rPr>
        <w:t xml:space="preserve"> scale, </w:t>
      </w:r>
      <w:r w:rsidR="005110F5" w:rsidRPr="005F1E8D">
        <w:rPr>
          <w:color w:val="000000"/>
        </w:rPr>
        <w:t>s</w:t>
      </w:r>
      <w:r w:rsidR="006C4A83" w:rsidRPr="005F1E8D">
        <w:rPr>
          <w:color w:val="000000"/>
        </w:rPr>
        <w:t xml:space="preserve">heltering schools of </w:t>
      </w:r>
      <w:r w:rsidR="006C4A83" w:rsidRPr="005F1E8D">
        <w:rPr>
          <w:color w:val="000000"/>
        </w:rPr>
        <w:lastRenderedPageBreak/>
        <w:t>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r w:rsidR="003D17AC" w:rsidRPr="005F1E8D">
        <w:rPr>
          <w:color w:val="000000"/>
        </w:rPr>
        <w:t xml:space="preserve">spatio-temporal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6B041644"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B46066">
        <w:rPr>
          <w:color w:val="000000"/>
        </w:rPr>
        <w:instrText xml:space="preserve"> ADDIN ZOTERO_ITEM CSL_CITATION {"citationID":"zCCNMujN","properties":{"formattedCitation":"(Dayton et al., 1999; L\\uc0\\u248{}nborg et al., 2021)","plainCitation":"(Dayton et al., 1999; Lønborg et al., 2021)","noteIndex":0},"citationItems":[{"id":4473,"uris":["http://zotero.org/users/local/idKDtb7T/items/N2LY4HMW"],"itemData":{"id":4473,"type":"article-journal","abstract":"This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L."}],"issued":{"date-parts":[["1999"]]}}},{"id":2032,"uris":["http://zotero.org/users/local/idKDtb7T/items/M49FEYQX"],"itemData":{"id":2032,"type":"article-journal","abstract":"Tropical coastal waters are highly dynamic and amongst the most biogeochemically active zones in the ocean. This review compares nitrogen (N) and phosphorus (P) cycles in temperate and tropical coastal waters. We review the literature to identify major similarities and differences between these two regions, specifically with regards to the impact of environmental factors (temperature, sunlight), riverine inputs, groundwater, lateral fluxes, atmospheric deposition, nitrogen fixation, organic nutrient cycling, primary production, respiration, sedimentary burial, denitrification and anammox. Overall, there are some similarities but also key differences in nutrient cycling, with differences relating mainly to temperature, sunlight, and precipitation amounts and patterns. We conclude that due to the differences in biogeochemical processes, we cannot directly apply cause and effect relationships and models from temperate systems in tropical coastal waters. Our review also highlights the considerable gaps in knowledge of the biogeochemical processes of tropical coastal waters compared with temperate systems. Given the ecological and societal importance of tropical coastal waters, we hope that highlighting the differences and similarities to temperate systems as well as the existing gaps, will inspire further studies on their biogeochemical processes. Such knowledge will be essential to better understand and forecast impacts on tropical coastal nutrient cycling at local, regional, and global scales.","container-title":"Estuarine, Coastal and Shelf Science","DOI":"10.1016/j.ecss.2021.107571","ISSN":"0272-7714","journalAbbreviation":"Estuarine, Coastal and Shelf Science","language":"en","page":"107571","source":"ScienceDirect","title":"Nutrient cycling in tropical and temperate coastal waters: Is latitude making a difference?","title-short":"Nutrient cycling in tropical and temperate coastal waters","volume":"262","author":[{"family":"Lønborg","given":"Christian"},{"family":"Müller","given":"Moritz"},{"family":"Butler","given":"Edward C. V."},{"family":"Jiang","given":"Shan"},{"family":"Ooi","given":"Seng Keat"},{"family":"Trinh","given":"Dieu Huong"},{"family":"Wong","given":"Pui Yee"},{"family":"Ali","given":"Suryati M."},{"family":"Cui","given":"Chun"},{"family":"Siong","given":"Wee Boon"},{"family":"Yando","given":"Erik S."},{"family":"Friess","given":"Daniel A."},{"family":"Rosentreter","given":"Judith A."},{"family":"Eyre","given":"Bradley D."},{"family":"Martin","given":"Patrick"}],"issued":{"date-parts":[["2021",11,5]]}}}],"schema":"https://github.com/citation-style-language/schema/raw/master/csl-citation.json"} </w:instrText>
      </w:r>
      <w:r w:rsidR="006D7F06" w:rsidRPr="005F1E8D">
        <w:rPr>
          <w:color w:val="000000"/>
        </w:rPr>
        <w:fldChar w:fldCharType="separate"/>
      </w:r>
      <w:r w:rsidR="00B46066" w:rsidRPr="00B46066">
        <w:rPr>
          <w:color w:val="000000"/>
          <w:lang w:val="en-US"/>
        </w:rPr>
        <w:t>(Dayton et al., 1999; Lønborg et al., 2021)</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005A6DC6" w:rsidRPr="00E53B33">
        <w:rPr>
          <w:color w:val="000000"/>
        </w:rPr>
        <w:t xml:space="preserve">(1 </w:t>
      </w:r>
      <w:r w:rsidR="005A6DC6">
        <w:rPr>
          <w:color w:val="000000"/>
        </w:rPr>
        <w:t>to</w:t>
      </w:r>
      <w:r w:rsidR="005A6DC6" w:rsidRPr="00E53B33">
        <w:rPr>
          <w:color w:val="000000"/>
        </w:rPr>
        <w:t xml:space="preserve"> 100 m</w:t>
      </w:r>
      <w:r w:rsidR="005A6DC6">
        <w:rPr>
          <w:color w:val="000000"/>
          <w:vertAlign w:val="superscript"/>
        </w:rPr>
        <w:t>2</w:t>
      </w:r>
      <w:r w:rsidR="005A6DC6" w:rsidRPr="00E53B33">
        <w:rPr>
          <w:color w:val="000000"/>
        </w:rPr>
        <w:t>)</w:t>
      </w:r>
      <w:r w:rsidR="005A6DC6">
        <w:rPr>
          <w:color w:val="000000"/>
        </w:rPr>
        <w:t xml:space="preserv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w:t>
      </w:r>
      <w:r w:rsidR="005A6DC6">
        <w:rPr>
          <w:color w:val="000000"/>
        </w:rPr>
        <w:t>small</w:t>
      </w:r>
      <w:r w:rsidR="00E6680F" w:rsidRPr="005F1E8D">
        <w:rPr>
          <w:color w:val="000000"/>
        </w:rPr>
        <w:t xml:space="preserve"> </w:t>
      </w:r>
      <w:r w:rsidR="00A44D01" w:rsidRPr="005F1E8D">
        <w:rPr>
          <w:color w:val="000000"/>
        </w:rPr>
        <w:t>scale</w:t>
      </w:r>
      <w:r w:rsidR="00E6680F" w:rsidRPr="005F1E8D">
        <w:rPr>
          <w:color w:val="000000"/>
        </w:rPr>
        <w:t>s</w:t>
      </w:r>
      <w:r w:rsidR="005A6DC6">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5A6DC6">
        <w:rPr>
          <w:color w:val="000000"/>
        </w:rPr>
        <w:t xml:space="preserve">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4"/>
      <w:r w:rsidR="007E0BA8">
        <w:rPr>
          <w:color w:val="000000"/>
        </w:rPr>
        <w:t xml:space="preserve">CND may also contribute to smaller scales of nutrient variability than previously assumed. Considering intertidal mussel beds alone, animal abundance has been linked to variation in nitrogen concentrations along entire coastlines </w:t>
      </w:r>
      <w:r w:rsidR="007E0BA8" w:rsidRPr="005F1E8D">
        <w:rPr>
          <w:color w:val="000000"/>
        </w:rPr>
        <w:lastRenderedPageBreak/>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and among tidepools</w:t>
      </w:r>
      <w:r w:rsidR="005A6DC6">
        <w:rPr>
          <w:color w:val="000000"/>
        </w:rPr>
        <w:t xml:space="preserve"> (fine-scale microhabitats;</w:t>
      </w:r>
      <w:r w:rsidR="007E0BA8">
        <w:rPr>
          <w:color w:val="000000"/>
        </w:rPr>
        <w:t xml:space="preserve">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4"/>
      <w:r w:rsidR="007E0BA8">
        <w:rPr>
          <w:rStyle w:val="CommentReference"/>
        </w:rPr>
        <w:commentReference w:id="4"/>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may contribute substantially to meso-, small-</w:t>
      </w:r>
      <w:r w:rsidR="00B46066">
        <w:rPr>
          <w:color w:val="000000"/>
        </w:rPr>
        <w:t>, and fine-</w:t>
      </w:r>
      <w:r w:rsidR="00BC463D" w:rsidRPr="005F1E8D">
        <w:rPr>
          <w:color w:val="000000"/>
        </w:rPr>
        <w:t xml:space="preserve">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meso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Macrocystis pyrifera</w:t>
      </w:r>
      <w:r w:rsidR="002C320F" w:rsidRPr="005F1E8D">
        <w:rPr>
          <w:color w:val="000000"/>
        </w:rPr>
        <w:t>) and bull kelp (</w:t>
      </w:r>
      <w:r w:rsidR="002C320F" w:rsidRPr="005F1E8D">
        <w:rPr>
          <w:i/>
          <w:color w:val="000000"/>
        </w:rPr>
        <w:t>Nereocystis leutkeana</w:t>
      </w:r>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79CC888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w:t>
      </w:r>
      <w:r w:rsidR="006214D6">
        <w:rPr>
          <w:color w:val="000000"/>
        </w:rPr>
        <w:lastRenderedPageBreak/>
        <w:t xml:space="preserve">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 xml:space="preserve">t </w:t>
      </w:r>
      <w:r w:rsidR="004F4392">
        <w:rPr>
          <w:color w:val="000000"/>
        </w:rPr>
        <w:t>small</w:t>
      </w:r>
      <w:r w:rsidR="002624C3">
        <w:rPr>
          <w:color w:val="000000"/>
        </w:rPr>
        <w:t xml:space="preserve"> scales</w:t>
      </w:r>
      <w:r w:rsidR="004F4392">
        <w:rPr>
          <w:color w:val="000000"/>
        </w:rPr>
        <w:t xml:space="preserve"> (</w:t>
      </w:r>
      <w:r w:rsidR="002624C3">
        <w:rPr>
          <w:color w:val="000000"/>
        </w:rPr>
        <w:t xml:space="preserve">within </w:t>
      </w:r>
      <w:r w:rsidR="00535F8D">
        <w:rPr>
          <w:color w:val="000000"/>
        </w:rPr>
        <w:t>natural sites</w:t>
      </w:r>
      <w:r w:rsidR="004F4392">
        <w:rPr>
          <w:color w:val="000000"/>
        </w:rPr>
        <w:t>)</w:t>
      </w:r>
      <w:r w:rsidR="00535F8D">
        <w:rPr>
          <w:color w:val="000000"/>
        </w:rPr>
        <w:t xml:space="preserve"> and </w:t>
      </w:r>
      <w:r w:rsidR="004F4392">
        <w:rPr>
          <w:color w:val="000000"/>
        </w:rPr>
        <w:t>fine scales (</w:t>
      </w:r>
      <w:r w:rsidR="00535F8D">
        <w:rPr>
          <w:color w:val="000000"/>
        </w:rPr>
        <w:t>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(meso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w:t>
      </w:r>
      <w:r w:rsidR="00B46066">
        <w:rPr>
          <w:color w:val="000000"/>
        </w:rPr>
        <w:t>fine</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17064781" w:rsidR="00E31F65" w:rsidRDefault="004E6F16" w:rsidP="00EB3BC7">
      <w:pPr>
        <w:spacing w:line="480" w:lineRule="auto"/>
      </w:pPr>
      <w:r w:rsidRPr="005F1E8D">
        <w:t>Barkley Sound is located in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E72A4B">
        <w:instrText xml:space="preserve"> ADDIN ZOTERO_ITEM CSL_CITATION {"citationID":"amnmgXmL","properties":{"formattedCitation":"(Attridge et al., 2024; Starko et al., 2024, 2022; Tanasichuk, 1998)","plainCitation":"(Attridge et al., 2024;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E72A4B">
        <w:rPr>
          <w:noProof/>
        </w:rPr>
        <w:t>(Attridge et al., 2024;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families including </w:t>
      </w:r>
      <w:commentRangeStart w:id="5"/>
      <w:commentRangeStart w:id="6"/>
      <w:r w:rsidR="0026711E" w:rsidRPr="005F1E8D">
        <w:lastRenderedPageBreak/>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5"/>
      <w:r w:rsidR="00582A7B">
        <w:rPr>
          <w:rStyle w:val="CommentReference"/>
        </w:rPr>
        <w:commentReference w:id="5"/>
      </w:r>
      <w:commentRangeEnd w:id="6"/>
      <w:r w:rsidR="00BC772C">
        <w:rPr>
          <w:rStyle w:val="CommentReference"/>
        </w:rPr>
        <w:commentReference w:id="6"/>
      </w:r>
      <w:r w:rsidR="00DF22E5">
        <w:t>(</w:t>
      </w:r>
      <w:r w:rsidR="006214D6">
        <w:t xml:space="preserve">E.G. </w:t>
      </w:r>
      <w:r w:rsidR="00824E57">
        <w:t xml:space="preserve">Lim, </w:t>
      </w:r>
      <w:r w:rsidR="006214D6" w:rsidRPr="006214D6">
        <w:t>unpubl</w:t>
      </w:r>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r w:rsidR="006214D6" w:rsidRPr="006214D6">
        <w:t>unpubl</w:t>
      </w:r>
      <w:r w:rsidR="006214D6">
        <w:t>.).</w:t>
      </w:r>
    </w:p>
    <w:p w14:paraId="0FD3E6C1" w14:textId="77777777" w:rsidR="005F422E" w:rsidRPr="005F1E8D" w:rsidRDefault="005F422E" w:rsidP="00EB3BC7">
      <w:pPr>
        <w:spacing w:line="480" w:lineRule="auto"/>
        <w:rPr>
          <w:i/>
        </w:rPr>
      </w:pPr>
    </w:p>
    <w:p w14:paraId="7DD35F2F" w14:textId="79FA6C4C" w:rsidR="00217D47" w:rsidRDefault="005F422E" w:rsidP="00EB3BC7">
      <w:pPr>
        <w:spacing w:line="480" w:lineRule="auto"/>
        <w:rPr>
          <w:i/>
        </w:rPr>
      </w:pPr>
      <w:r>
        <w:rPr>
          <w:i/>
        </w:rPr>
        <w:t xml:space="preserve">Surveys of </w:t>
      </w:r>
      <w:r w:rsidR="00F235E9" w:rsidRPr="005F1E8D">
        <w:rPr>
          <w:i/>
        </w:rPr>
        <w:t>meso-scale</w:t>
      </w:r>
      <w:r w:rsidR="006C6716">
        <w:rPr>
          <w:i/>
        </w:rPr>
        <w:t xml:space="preserve"> (among-site)</w:t>
      </w:r>
      <w:r w:rsidR="00F235E9" w:rsidRPr="005F1E8D">
        <w:rPr>
          <w:i/>
        </w:rPr>
        <w:t xml:space="preserve"> </w:t>
      </w:r>
      <w:r>
        <w:rPr>
          <w:i/>
        </w:rPr>
        <w:t>variation</w:t>
      </w:r>
    </w:p>
    <w:p w14:paraId="58195507" w14:textId="0C8A657B"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576692" w:rsidRPr="0067503F">
        <w:rPr>
          <w:highlight w:val="green"/>
        </w:rPr>
        <w:t xml:space="preserve">Table </w:t>
      </w:r>
      <w:r w:rsidR="003840BD">
        <w:rPr>
          <w:highlight w:val="green"/>
        </w:rPr>
        <w:t>S1.</w:t>
      </w:r>
      <w:r w:rsidR="00576692" w:rsidRPr="0067503F">
        <w:rPr>
          <w:highlight w:val="green"/>
        </w:rPr>
        <w:t>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7"/>
      <w:commentRangeStart w:id="8"/>
      <w:commentRangeStart w:id="9"/>
      <w:r w:rsidR="007268C2" w:rsidRPr="005F1E8D">
        <w:rPr>
          <w:color w:val="000000"/>
        </w:rPr>
        <w:t>Lim unpubl</w:t>
      </w:r>
      <w:commentRangeEnd w:id="7"/>
      <w:r w:rsidR="006214D6">
        <w:rPr>
          <w:color w:val="000000"/>
        </w:rPr>
        <w:t>.</w:t>
      </w:r>
      <w:r w:rsidR="001D7BE9">
        <w:rPr>
          <w:rStyle w:val="CommentReference"/>
        </w:rPr>
        <w:commentReference w:id="7"/>
      </w:r>
      <w:commentRangeEnd w:id="8"/>
      <w:r w:rsidR="0067503F">
        <w:rPr>
          <w:rStyle w:val="CommentReference"/>
        </w:rPr>
        <w:commentReference w:id="8"/>
      </w:r>
      <w:commentRangeEnd w:id="9"/>
      <w:r w:rsidR="00BB3685">
        <w:rPr>
          <w:rStyle w:val="CommentReference"/>
        </w:rPr>
        <w:commentReference w:id="9"/>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63982B05" w:rsidR="00217D47" w:rsidRPr="005F1E8D" w:rsidRDefault="005F422E" w:rsidP="00EB3BC7">
      <w:pPr>
        <w:spacing w:line="480" w:lineRule="auto"/>
        <w:rPr>
          <w:i/>
        </w:rPr>
      </w:pPr>
      <w:r>
        <w:rPr>
          <w:i/>
        </w:rPr>
        <w:t xml:space="preserve">Surveys of </w:t>
      </w:r>
      <w:r w:rsidR="001743C0" w:rsidRPr="005F1E8D">
        <w:rPr>
          <w:i/>
        </w:rPr>
        <w:t>small-scale</w:t>
      </w:r>
      <w:r w:rsidR="001743C0">
        <w:rPr>
          <w:i/>
        </w:rPr>
        <w:t xml:space="preserve"> (</w:t>
      </w:r>
      <w:r w:rsidR="00B46066">
        <w:rPr>
          <w:i/>
        </w:rPr>
        <w:t>within-</w:t>
      </w:r>
      <w:r w:rsidR="00CE7CA3" w:rsidRPr="005F1E8D">
        <w:rPr>
          <w:i/>
        </w:rPr>
        <w:t>sit</w:t>
      </w:r>
      <w:r w:rsidR="001743C0">
        <w:rPr>
          <w:i/>
        </w:rPr>
        <w:t>e</w:t>
      </w:r>
      <w:r w:rsidR="00895C86" w:rsidRPr="005F1E8D">
        <w:rPr>
          <w:i/>
        </w:rPr>
        <w:t xml:space="preserve">) </w:t>
      </w:r>
      <w:r>
        <w:rPr>
          <w:i/>
        </w:rPr>
        <w:t>variation</w:t>
      </w:r>
    </w:p>
    <w:p w14:paraId="7247B5E3" w14:textId="6A2BDF85" w:rsidR="001F79DB" w:rsidRPr="005F1E8D" w:rsidRDefault="00817D31" w:rsidP="0096667C">
      <w:pPr>
        <w:spacing w:line="480" w:lineRule="auto"/>
      </w:pPr>
      <w:r>
        <w:t xml:space="preserve">To investigate </w:t>
      </w:r>
      <w:r w:rsidR="001743C0">
        <w:t>small-scale</w:t>
      </w:r>
      <w:r>
        <w:t xml:space="preserv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 xml:space="preserve">Table </w:t>
      </w:r>
      <w:r w:rsidR="003840BD">
        <w:rPr>
          <w:highlight w:val="green"/>
        </w:rPr>
        <w:t>S1.</w:t>
      </w:r>
      <w:r w:rsidRPr="0067503F">
        <w:rPr>
          <w:highlight w:val="green"/>
        </w:rPr>
        <w:t>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F</w:t>
      </w:r>
      <w:r w:rsidR="00576692" w:rsidRPr="005F1E8D">
        <w:rPr>
          <w:highlight w:val="green"/>
        </w:rPr>
        <w:t>i</w:t>
      </w:r>
      <w:r w:rsidR="005746D1" w:rsidRPr="005F1E8D">
        <w:rPr>
          <w:highlight w:val="green"/>
        </w:rPr>
        <w:t>g.</w:t>
      </w:r>
      <w:r w:rsidR="00374B2C">
        <w:rPr>
          <w:highlight w:val="green"/>
        </w:rPr>
        <w:t xml:space="preserve"> </w:t>
      </w:r>
      <w:r w:rsidR="003840BD">
        <w:rPr>
          <w:highlight w:val="green"/>
        </w:rPr>
        <w:t>S1.</w:t>
      </w:r>
      <w:r w:rsidR="00374B2C">
        <w:rPr>
          <w:highlight w:val="green"/>
        </w:rPr>
        <w:t>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pneumatocyst </w:t>
      </w:r>
      <w:commentRangeStart w:id="10"/>
      <w:r w:rsidR="001F79DB" w:rsidRPr="00B42CBE">
        <w:rPr>
          <w:iCs/>
        </w:rPr>
        <w:t>in situ</w:t>
      </w:r>
      <w:commentRangeEnd w:id="10"/>
      <w:r w:rsidR="00B42CBE">
        <w:rPr>
          <w:rStyle w:val="CommentReference"/>
        </w:rPr>
        <w:commentReference w:id="10"/>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kelp </w:t>
      </w:r>
      <w:r w:rsidR="001F79DB" w:rsidRPr="005F1E8D">
        <w:t>biomass</w:t>
      </w:r>
      <w:r w:rsidR="004F5624" w:rsidRPr="005F1E8D">
        <w:t xml:space="preserve">, </w:t>
      </w:r>
      <w:r w:rsidR="004F5624" w:rsidRPr="005F1E8D">
        <w:lastRenderedPageBreak/>
        <w:t>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r w:rsidR="00B47743" w:rsidRPr="001F293B">
        <w:t>Attridge unpub</w:t>
      </w:r>
      <w:r w:rsidR="006214D6" w:rsidRPr="001F293B">
        <w:t>l.</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11"/>
      <w:commentRangeStart w:id="12"/>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11"/>
      <w:r w:rsidR="00122525">
        <w:rPr>
          <w:rStyle w:val="CommentReference"/>
        </w:rPr>
        <w:commentReference w:id="11"/>
      </w:r>
      <w:commentRangeEnd w:id="12"/>
      <w:r w:rsidR="001F293B">
        <w:rPr>
          <w:rStyle w:val="CommentReference"/>
        </w:rPr>
        <w:commentReference w:id="12"/>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70BD7955" w:rsidR="00217D47" w:rsidRPr="005F1E8D" w:rsidRDefault="005F422E" w:rsidP="00EB3BC7">
      <w:pPr>
        <w:spacing w:line="480" w:lineRule="auto"/>
        <w:rPr>
          <w:i/>
        </w:rPr>
      </w:pPr>
      <w:r>
        <w:rPr>
          <w:i/>
        </w:rPr>
        <w:t xml:space="preserve">Surveys of </w:t>
      </w:r>
      <w:r w:rsidR="00B46066">
        <w:rPr>
          <w:i/>
        </w:rPr>
        <w:t>fine</w:t>
      </w:r>
      <w:r w:rsidR="00136DB7" w:rsidRPr="005F1E8D">
        <w:rPr>
          <w:i/>
        </w:rPr>
        <w:t>-scale</w:t>
      </w:r>
      <w:r w:rsidR="001743C0">
        <w:rPr>
          <w:i/>
        </w:rPr>
        <w:t xml:space="preserve"> (microhabitat)</w:t>
      </w:r>
      <w:r w:rsidR="00136DB7" w:rsidRPr="005F1E8D">
        <w:rPr>
          <w:i/>
        </w:rPr>
        <w:t xml:space="preserve"> variation</w:t>
      </w:r>
    </w:p>
    <w:p w14:paraId="392E1C63" w14:textId="0C91A75E"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near Bamfield.</w:t>
      </w:r>
      <w:r w:rsidR="00DE63E7" w:rsidRPr="005F1E8D">
        <w:t xml:space="preserve"> </w:t>
      </w:r>
      <w:r w:rsidR="008B6A66">
        <w:t xml:space="preserve">We used California sea cucumbers </w:t>
      </w:r>
      <w:r w:rsidR="003101A1" w:rsidRPr="005F1E8D">
        <w:lastRenderedPageBreak/>
        <w:t>(</w:t>
      </w:r>
      <w:r w:rsidR="003101A1" w:rsidRPr="005F1E8D">
        <w:rPr>
          <w:i/>
        </w:rPr>
        <w:t>Apostichopus californicus</w:t>
      </w:r>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38A1872" w:rsidR="00DE63E7" w:rsidRPr="001A5A1D" w:rsidRDefault="001A5A1D" w:rsidP="001A5A1D">
      <w:pPr>
        <w:spacing w:line="480" w:lineRule="auto"/>
        <w:ind w:firstLine="720"/>
      </w:pPr>
      <w:r>
        <w:t xml:space="preserve">We used red rock crabs </w:t>
      </w:r>
      <w:r w:rsidRPr="005F1E8D">
        <w:t>(</w:t>
      </w:r>
      <w:r w:rsidRPr="005F1E8D">
        <w:rPr>
          <w:i/>
        </w:rPr>
        <w:t>Cancer productus</w:t>
      </w:r>
      <w:r w:rsidRPr="005F1E8D">
        <w:t>)</w:t>
      </w:r>
      <w:r>
        <w:t xml:space="preserve"> in the second </w:t>
      </w:r>
      <w:r w:rsidR="001F1825">
        <w:t xml:space="preserve">caging </w:t>
      </w:r>
      <w:r>
        <w:t>experiment to see if a species with an even higher individual-level excretion rate</w:t>
      </w:r>
      <w:r w:rsidR="00BD7CC8">
        <w:t xml:space="preserve"> </w:t>
      </w:r>
      <w:r>
        <w:t xml:space="preserve">could produce </w:t>
      </w:r>
      <w:r w:rsidR="00B46066">
        <w:t>fine</w:t>
      </w:r>
      <w:r w:rsidR="001F1825">
        <w:t>-</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Bamfield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13"/>
      <w:commentRangeStart w:id="14"/>
      <w:r w:rsidR="007D6070" w:rsidRPr="005F1E8D">
        <w:rPr>
          <w:color w:val="000000"/>
        </w:rPr>
        <w:t>re-randomized the order of the cages along the line</w:t>
      </w:r>
      <w:commentRangeEnd w:id="13"/>
      <w:r w:rsidR="00F6133E">
        <w:rPr>
          <w:rStyle w:val="CommentReference"/>
        </w:rPr>
        <w:commentReference w:id="13"/>
      </w:r>
      <w:commentRangeEnd w:id="14"/>
      <w:r w:rsidR="0082290C">
        <w:rPr>
          <w:rStyle w:val="CommentReference"/>
        </w:rPr>
        <w:commentReference w:id="14"/>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tidyverse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xml:space="preserve">, ‘glmmTMB’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and DHARMa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r w:rsidR="00BD7CC8" w:rsidRPr="005F1E8D">
        <w:t xml:space="preserve">DHARMa </w:t>
      </w:r>
      <w:r w:rsidR="0097669C" w:rsidRPr="005F1E8D">
        <w:t>simulateResiduals</w:t>
      </w:r>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r w:rsidR="0097669C" w:rsidRPr="005F1E8D">
        <w:t>vif</w:t>
      </w:r>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BF04D21"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FishBase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r w:rsidR="00EE5D31" w:rsidRPr="00EE5D31">
        <w:rPr>
          <w:i/>
          <w:iCs/>
        </w:rPr>
        <w:t>Pycnopodia helianthoides</w:t>
      </w:r>
      <w:r w:rsidR="00EE5D31">
        <w:t>)</w:t>
      </w:r>
      <w:r w:rsidR="00131A7C" w:rsidRPr="005F1E8D">
        <w:t xml:space="preserve"> and economically important species (abalone</w:t>
      </w:r>
      <w:r w:rsidR="00EE5D31">
        <w:t xml:space="preserve"> </w:t>
      </w:r>
      <w:r w:rsidR="00731BE6">
        <w:t>[</w:t>
      </w:r>
      <w:r w:rsidR="00EE5D31" w:rsidRPr="00EE5D31">
        <w:rPr>
          <w:i/>
          <w:iCs/>
        </w:rPr>
        <w:t>Haliotis kamtschatkana</w:t>
      </w:r>
      <w:r w:rsidR="00731BE6">
        <w:t>]</w:t>
      </w:r>
      <w:r w:rsidR="00EE5D31">
        <w:t xml:space="preserve"> </w:t>
      </w:r>
      <w:r w:rsidR="00131A7C" w:rsidRPr="005F1E8D">
        <w:t>and scallops</w:t>
      </w:r>
      <w:r w:rsidR="00EE5D31">
        <w:t xml:space="preserve"> </w:t>
      </w:r>
      <w:r w:rsidR="00731BE6">
        <w:t>[</w:t>
      </w:r>
      <w:r w:rsidR="00EE5D31" w:rsidRPr="00EE5D31">
        <w:rPr>
          <w:i/>
          <w:iCs/>
        </w:rPr>
        <w:t>Crassadoma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Table </w:t>
      </w:r>
      <w:r w:rsidR="003840BD">
        <w:rPr>
          <w:highlight w:val="green"/>
        </w:rPr>
        <w:t>S1.</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2D05C3BB" w:rsidR="008600C1" w:rsidRPr="00401383" w:rsidRDefault="001743C0" w:rsidP="008600C1">
      <w:pPr>
        <w:spacing w:line="480" w:lineRule="auto"/>
      </w:pPr>
      <w:r>
        <w:t>Meso-scale</w:t>
      </w:r>
      <w:r w:rsidR="008600C1" w:rsidRPr="00401383">
        <w:t xml:space="preserve"> (</w:t>
      </w:r>
      <w:r>
        <w:t>among-site</w:t>
      </w:r>
      <w:r w:rsidR="008600C1" w:rsidRPr="00401383">
        <w:t>) variation</w:t>
      </w:r>
    </w:p>
    <w:p w14:paraId="3814180E" w14:textId="501A517A" w:rsidR="00E221AC" w:rsidRDefault="00670555" w:rsidP="00670555">
      <w:pPr>
        <w:spacing w:line="480" w:lineRule="auto"/>
      </w:pPr>
      <w:r w:rsidRPr="005F1E8D">
        <w:t xml:space="preserve">To </w:t>
      </w:r>
      <w:r w:rsidR="00121C0A">
        <w:t>explore</w:t>
      </w:r>
      <w:r w:rsidRPr="005F1E8D">
        <w:t xml:space="preserve"> </w:t>
      </w:r>
      <w:r w:rsidR="001743C0">
        <w:t xml:space="preserve">meso-scale </w:t>
      </w:r>
      <w:r w:rsidRPr="005F1E8D">
        <w:t>variation in</w:t>
      </w:r>
      <w:r w:rsidR="00522FED" w:rsidRPr="005F1E8D">
        <w:t xml:space="preserve"> NH</w:t>
      </w:r>
      <w:r w:rsidR="00522FED" w:rsidRPr="005F1E8D">
        <w:rPr>
          <w:rFonts w:ascii="Cambria Math" w:hAnsi="Cambria Math" w:cs="Cambria Math"/>
        </w:rPr>
        <w:t>₄⁺</w:t>
      </w:r>
      <w:r w:rsidRPr="005F1E8D">
        <w:t>,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2A304B" w:rsidRPr="005F1E8D">
        <w:rPr>
          <w:highlight w:val="green"/>
        </w:rPr>
        <w:t xml:space="preserve">Table </w:t>
      </w:r>
      <w:r w:rsidR="003840BD">
        <w:rPr>
          <w:highlight w:val="green"/>
        </w:rPr>
        <w:t>S1.</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5FA66728" w:rsidR="008600C1" w:rsidRPr="005F1E8D" w:rsidRDefault="001743C0" w:rsidP="008600C1">
      <w:pPr>
        <w:spacing w:line="480" w:lineRule="auto"/>
        <w:rPr>
          <w:iCs/>
        </w:rPr>
      </w:pPr>
      <w:r>
        <w:rPr>
          <w:iCs/>
        </w:rPr>
        <w:t>S</w:t>
      </w:r>
      <w:r w:rsidR="008600C1" w:rsidRPr="005F1E8D">
        <w:rPr>
          <w:iCs/>
        </w:rPr>
        <w:t>mall-scale</w:t>
      </w:r>
      <w:r>
        <w:rPr>
          <w:iCs/>
        </w:rPr>
        <w:t xml:space="preserve"> (within-site)</w:t>
      </w:r>
      <w:r w:rsidR="008600C1" w:rsidRPr="005F1E8D">
        <w:rPr>
          <w:iCs/>
        </w:rPr>
        <w:t xml:space="preserve"> variation</w:t>
      </w:r>
    </w:p>
    <w:p w14:paraId="7F72EBCE" w14:textId="327622AC"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5F1E8D" w:rsidRPr="00792779">
        <w:rPr>
          <w:highlight w:val="green"/>
        </w:rPr>
        <w:t xml:space="preserve">Table </w:t>
      </w:r>
      <w:r w:rsidR="003840BD">
        <w:rPr>
          <w:highlight w:val="green"/>
        </w:rPr>
        <w:t>S1.</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14DE9388" w:rsidR="00EE5DD8" w:rsidRPr="005F1E8D" w:rsidRDefault="00F428EF" w:rsidP="00EE5DD8">
      <w:pPr>
        <w:spacing w:line="480" w:lineRule="auto"/>
        <w:rPr>
          <w:iCs/>
        </w:rPr>
      </w:pPr>
      <w:r>
        <w:rPr>
          <w:iCs/>
        </w:rPr>
        <w:t>Fine-scale</w:t>
      </w:r>
      <w:r w:rsidR="00EE5DD8" w:rsidRPr="005F1E8D">
        <w:rPr>
          <w:iCs/>
        </w:rPr>
        <w:t xml:space="preserve"> (</w:t>
      </w:r>
      <w:r>
        <w:rPr>
          <w:iCs/>
        </w:rPr>
        <w:t>microhabitat</w:t>
      </w:r>
      <w:r w:rsidR="00EE5DD8" w:rsidRPr="005F1E8D">
        <w:rPr>
          <w:iCs/>
        </w:rPr>
        <w:t>) variation</w:t>
      </w:r>
    </w:p>
    <w:p w14:paraId="78B2165D" w14:textId="4DF02A31"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1D4EB7" w:rsidRPr="001D4EB7">
        <w:rPr>
          <w:color w:val="000000"/>
          <w:highlight w:val="green"/>
        </w:rPr>
        <w:t>Table S1.6</w:t>
      </w:r>
      <w:r w:rsidR="0097669C" w:rsidRPr="001D4EB7">
        <w:rPr>
          <w:color w:val="000000"/>
          <w:highlight w:val="green"/>
        </w:rPr>
        <w:t>)</w:t>
      </w:r>
      <w:r w:rsidR="0026774C" w:rsidRPr="001D4EB7">
        <w:rPr>
          <w:color w:val="000000"/>
          <w:highlight w:val="green"/>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w:t>
      </w:r>
      <w:r w:rsidR="00D823F4" w:rsidRPr="005F1E8D">
        <w:lastRenderedPageBreak/>
        <w:t xml:space="preserve">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EB4C91" w:rsidRPr="001D4EB7">
        <w:rPr>
          <w:color w:val="000000"/>
          <w:highlight w:val="green"/>
        </w:rPr>
        <w:t>Table S1.</w:t>
      </w:r>
      <w:r w:rsidR="00EB4C91">
        <w:rPr>
          <w:color w:val="000000"/>
          <w:highlight w:val="green"/>
        </w:rPr>
        <w:t>7</w:t>
      </w:r>
      <w:r w:rsidR="00EB4C91" w:rsidRPr="001D4EB7">
        <w:rPr>
          <w:color w:val="000000"/>
          <w:highlight w:val="green"/>
        </w:rPr>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ABFE3A9"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μM – 2.</w:t>
      </w:r>
      <w:r w:rsidR="004036C6">
        <w:t>06</w:t>
      </w:r>
      <w:r w:rsidR="00B654FE" w:rsidRPr="005F1E8D">
        <w:t xml:space="preserve"> μM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r w:rsidR="00BC49DF">
        <w:t xml:space="preserve">In the models </w:t>
      </w:r>
      <w:r w:rsidR="00BC49DF" w:rsidRPr="00623DD8">
        <w:t xml:space="preserve">considering only the abundance of one </w:t>
      </w:r>
      <w:r w:rsidR="00BC49DF">
        <w:t xml:space="preserve">animal </w:t>
      </w:r>
      <w:r w:rsidR="00BC49DF" w:rsidRPr="00623DD8">
        <w:t>family at a time</w:t>
      </w:r>
      <w:r w:rsidR="00BC49DF">
        <w:t>, we found evidence for a positive relationship between the abundance of greenlings (</w:t>
      </w:r>
      <w:r w:rsidR="00BC49DF" w:rsidRPr="00BC49DF">
        <w:t>Hexagrammidae</w:t>
      </w:r>
      <w:r w:rsidR="00BC49DF">
        <w:t>) and whitecap limpets (</w:t>
      </w:r>
      <w:r w:rsidR="00BC49DF" w:rsidRPr="00BC49DF">
        <w:t>Acmaeidae</w:t>
      </w:r>
      <w:r w:rsidR="00BC49DF">
        <w:t>) and NH₄⁺ (p = 0.03</w:t>
      </w:r>
      <w:r w:rsidR="006673D2">
        <w:t>;</w:t>
      </w:r>
      <w:r w:rsidR="00BC49DF" w:rsidRPr="00BC49DF">
        <w:rPr>
          <w:highlight w:val="green"/>
        </w:rPr>
        <w:t xml:space="preserve"> Fig. </w:t>
      </w:r>
      <w:r w:rsidR="00D1449D">
        <w:rPr>
          <w:highlight w:val="green"/>
        </w:rPr>
        <w:t>S2.</w:t>
      </w:r>
      <w:r w:rsidR="00BC49DF" w:rsidRPr="00BC49DF">
        <w:rPr>
          <w:highlight w:val="green"/>
        </w:rPr>
        <w:t>1</w:t>
      </w:r>
      <w:r w:rsidR="00BC49DF">
        <w:t>). The single-family models did not reveal a significant effect of any other predictors (</w:t>
      </w:r>
      <w:r w:rsidR="00BC49DF" w:rsidRPr="00BC49DF">
        <w:rPr>
          <w:highlight w:val="green"/>
        </w:rPr>
        <w:t xml:space="preserve">Fig. </w:t>
      </w:r>
      <w:r w:rsidR="00D1449D">
        <w:rPr>
          <w:highlight w:val="green"/>
        </w:rPr>
        <w:t>S2.</w:t>
      </w:r>
      <w:r w:rsidR="00BC49DF" w:rsidRPr="00BC49DF">
        <w:rPr>
          <w:highlight w:val="green"/>
        </w:rPr>
        <w:t xml:space="preserve">1 and Table </w:t>
      </w:r>
      <w:r w:rsidR="003840BD">
        <w:rPr>
          <w:highlight w:val="green"/>
        </w:rPr>
        <w:t>S2.</w:t>
      </w:r>
      <w:r w:rsidR="00BC49DF" w:rsidRPr="00BC49DF">
        <w:rPr>
          <w:highlight w:val="green"/>
        </w:rPr>
        <w:t>1</w:t>
      </w:r>
      <w:r w:rsidR="00BC49DF">
        <w:t>).</w:t>
      </w:r>
    </w:p>
    <w:p w14:paraId="599BA4CA" w14:textId="2A408BD5"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xml:space="preserve">; Fig. </w:t>
      </w:r>
      <w:r w:rsidR="000D0396">
        <w:lastRenderedPageBreak/>
        <w:t>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3a</w:t>
      </w:r>
      <w:r w:rsidR="00D36A7A">
        <w:rPr>
          <w:highlight w:val="green"/>
        </w:rPr>
        <w:t>,</w:t>
      </w:r>
      <w:r w:rsidR="00A41148">
        <w:rPr>
          <w:highlight w:val="green"/>
        </w:rPr>
        <w:t>c</w:t>
      </w:r>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3a</w:t>
      </w:r>
      <w:r w:rsidR="00D36A7A">
        <w:rPr>
          <w:highlight w:val="green"/>
        </w:rPr>
        <w:t>,</w:t>
      </w:r>
      <w:r w:rsidR="00A41148">
        <w:rPr>
          <w:highlight w:val="green"/>
        </w:rPr>
        <w:t>e</w:t>
      </w:r>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r w:rsidR="002C2F6E">
        <w:rPr>
          <w:color w:val="000000"/>
        </w:rPr>
        <w:t xml:space="preserve">For the single-family models, five families displayed significant relationships between biomass and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while the biomass of Gobiidae was negatively correlated with </w:t>
      </w:r>
      <w:r w:rsidR="002C2F6E" w:rsidRPr="005F1E8D">
        <w:t>∆NH</w:t>
      </w:r>
      <w:r w:rsidR="002C2F6E" w:rsidRPr="005F1E8D">
        <w:rPr>
          <w:rFonts w:ascii="Cambria Math" w:hAnsi="Cambria Math" w:cs="Cambria Math"/>
        </w:rPr>
        <w:t>₄⁺</w:t>
      </w:r>
      <w:r w:rsidR="002C2F6E">
        <w:rPr>
          <w:rFonts w:ascii="Cambria Math" w:hAnsi="Cambria Math" w:cs="Cambria Math"/>
        </w:rPr>
        <w:t xml:space="preserve"> (</w:t>
      </w:r>
      <w:r w:rsidR="002C2F6E" w:rsidRPr="002C2F6E">
        <w:rPr>
          <w:rFonts w:ascii="Cambria Math" w:hAnsi="Cambria Math" w:cs="Cambria Math"/>
          <w:highlight w:val="green"/>
        </w:rPr>
        <w:t xml:space="preserve">Fig. </w:t>
      </w:r>
      <w:r w:rsidR="00D1449D">
        <w:rPr>
          <w:rFonts w:ascii="Cambria Math" w:hAnsi="Cambria Math" w:cs="Cambria Math"/>
          <w:highlight w:val="green"/>
        </w:rPr>
        <w:t>S</w:t>
      </w:r>
      <w:r w:rsidR="002C2F6E" w:rsidRPr="002C2F6E">
        <w:rPr>
          <w:rFonts w:ascii="Cambria Math" w:hAnsi="Cambria Math" w:cs="Cambria Math"/>
          <w:highlight w:val="green"/>
        </w:rPr>
        <w:t>2</w:t>
      </w:r>
      <w:r w:rsidR="00D1449D">
        <w:rPr>
          <w:rFonts w:ascii="Cambria Math" w:hAnsi="Cambria Math" w:cs="Cambria Math"/>
          <w:highlight w:val="green"/>
        </w:rPr>
        <w:t>.2</w:t>
      </w:r>
      <w:r w:rsidR="002C2F6E" w:rsidRPr="002C2F6E">
        <w:rPr>
          <w:rFonts w:ascii="Cambria Math" w:hAnsi="Cambria Math" w:cs="Cambria Math"/>
          <w:highlight w:val="green"/>
        </w:rPr>
        <w:t xml:space="preserve"> and Table </w:t>
      </w:r>
      <w:r w:rsidR="003840BD">
        <w:rPr>
          <w:rFonts w:ascii="Cambria Math" w:hAnsi="Cambria Math" w:cs="Cambria Math"/>
          <w:highlight w:val="green"/>
        </w:rPr>
        <w:t>S2.</w:t>
      </w:r>
      <w:r w:rsidR="002C2F6E" w:rsidRPr="002C2F6E">
        <w:rPr>
          <w:rFonts w:ascii="Cambria Math" w:hAnsi="Cambria Math" w:cs="Cambria Math"/>
          <w:highlight w:val="green"/>
        </w:rPr>
        <w:t>2</w:t>
      </w:r>
      <w:r w:rsidR="002C2F6E">
        <w:rPr>
          <w:rFonts w:ascii="Cambria Math" w:hAnsi="Cambria Math" w:cs="Cambria Math"/>
        </w:rPr>
        <w:t>).</w:t>
      </w:r>
    </w:p>
    <w:p w14:paraId="0CF63111" w14:textId="560517A9"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B10FF6">
        <w:t xml:space="preserve">fine-scale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concentration</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μM/h and 28 μM/h for the low and high treatments, respectively. </w:t>
      </w:r>
      <w:r w:rsidR="00A05F3B">
        <w:t>Overall, the mean NH₄⁺ concentration</w:t>
      </w:r>
      <w:r w:rsidR="00B1705D">
        <w:t xml:space="preserve"> was 0.92 ± 0.04 μM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0.38 ± 0.05 μM</w:t>
      </w:r>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r w:rsidR="007C783C">
        <w:t xml:space="preserve">μM/h while large crabs excreted 150 μM/h.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316C61F"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lastRenderedPageBreak/>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15"/>
      <w:commentRangeStart w:id="16"/>
      <w:r w:rsidR="001828F2">
        <w:t>Water flow</w:t>
      </w:r>
      <w:r>
        <w:t xml:space="preserve"> </w:t>
      </w:r>
      <w:commentRangeEnd w:id="15"/>
      <w:r w:rsidR="000537A3">
        <w:rPr>
          <w:rStyle w:val="CommentReference"/>
        </w:rPr>
        <w:commentReference w:id="15"/>
      </w:r>
      <w:commentRangeEnd w:id="16"/>
      <w:r w:rsidR="000537A3">
        <w:rPr>
          <w:rStyle w:val="CommentReference"/>
        </w:rPr>
        <w:commentReference w:id="16"/>
      </w:r>
      <w:r>
        <w:t xml:space="preserve">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225DAD">
        <w:t xml:space="preserve">. </w:t>
      </w:r>
      <w:r w:rsidR="008D0B85">
        <w:t xml:space="preserve">In contrast, </w:t>
      </w:r>
      <w:r w:rsidR="009A1C7A">
        <w:t>within sites</w:t>
      </w:r>
      <w:r w:rsidR="008D0B85">
        <w:t>,</w:t>
      </w:r>
      <w:r w:rsidR="009A1C7A">
        <w:t xml:space="preserve"> moving water made kelps’ ability to slow flow and trap animal-regenerated nutrients more pronounced. In the </w:t>
      </w:r>
      <w:r w:rsidR="00B10FF6">
        <w:t>fine</w:t>
      </w:r>
      <w:r w:rsidR="00033D21">
        <w:t>-</w:t>
      </w:r>
      <w:r w:rsidR="009A1C7A">
        <w:t xml:space="preserve">scale caging 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45A701C9" w:rsidR="00306F1F" w:rsidRPr="00306F1F" w:rsidRDefault="00B10FF6" w:rsidP="00623DD8">
      <w:pPr>
        <w:spacing w:line="480" w:lineRule="auto"/>
        <w:rPr>
          <w:i/>
          <w:iCs/>
        </w:rPr>
      </w:pPr>
      <w:r>
        <w:rPr>
          <w:i/>
          <w:iCs/>
        </w:rPr>
        <w:t>M</w:t>
      </w:r>
      <w:r w:rsidR="00306F1F" w:rsidRPr="00306F1F">
        <w:rPr>
          <w:i/>
          <w:iCs/>
        </w:rPr>
        <w:t>eso-scale</w:t>
      </w:r>
      <w:r>
        <w:rPr>
          <w:i/>
          <w:iCs/>
        </w:rPr>
        <w:t xml:space="preserve"> (among-site</w:t>
      </w:r>
      <w:r w:rsidR="00B46066">
        <w:rPr>
          <w:i/>
          <w:iCs/>
        </w:rPr>
        <w:t>)</w:t>
      </w:r>
      <w:r w:rsidR="00A5377F">
        <w:rPr>
          <w:i/>
          <w:iCs/>
        </w:rPr>
        <w:t xml:space="preserve"> variation</w:t>
      </w:r>
    </w:p>
    <w:p w14:paraId="17F00B66" w14:textId="5CE91D95"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t>
      </w:r>
      <w:r w:rsidR="006657BD" w:rsidRPr="006657BD">
        <w:rPr>
          <w:highlight w:val="yellow"/>
        </w:rPr>
        <w:t xml:space="preserve">Although marine species diversity sometimes covaries with animal abundance or biomass </w:t>
      </w:r>
      <w:r w:rsidR="006657BD" w:rsidRPr="006657BD">
        <w:rPr>
          <w:highlight w:val="yellow"/>
        </w:rPr>
        <w:fldChar w:fldCharType="begin"/>
      </w:r>
      <w:r w:rsidR="006657BD" w:rsidRPr="006657BD">
        <w:rPr>
          <w:highlight w:val="yellow"/>
        </w:rPr>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6657BD" w:rsidRPr="006657BD">
        <w:rPr>
          <w:highlight w:val="yellow"/>
        </w:rPr>
        <w:fldChar w:fldCharType="separate"/>
      </w:r>
      <w:r w:rsidR="006657BD" w:rsidRPr="006657BD">
        <w:rPr>
          <w:highlight w:val="yellow"/>
        </w:rPr>
        <w:t>(Müller et al., 2018; Yee and Juliano, 2007)</w:t>
      </w:r>
      <w:r w:rsidR="006657BD" w:rsidRPr="006657BD">
        <w:rPr>
          <w:highlight w:val="yellow"/>
        </w:rPr>
        <w:fldChar w:fldCharType="end"/>
      </w:r>
      <w:r w:rsidR="006657BD" w:rsidRPr="006657BD">
        <w:rPr>
          <w:highlight w:val="yellow"/>
        </w:rPr>
        <w:t>, we found no relationship between Shannon diversity and NH₄⁺.</w:t>
      </w:r>
      <w:r w:rsidR="006657BD">
        <w:t xml:space="preserve"> W</w:t>
      </w:r>
      <w:r w:rsidR="00A9700D">
        <w:t xml:space="preserve">e did not </w:t>
      </w:r>
      <w:r w:rsidR="00525526">
        <w:t>quantify</w:t>
      </w:r>
      <w:r w:rsidR="00A9700D">
        <w:t xml:space="preserve"> intertidal </w:t>
      </w:r>
      <w:r w:rsidR="00A9700D">
        <w:lastRenderedPageBreak/>
        <w:t xml:space="preserve">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17"/>
      <w:commentRangeStart w:id="18"/>
      <w:r w:rsidR="001C535E">
        <w:t xml:space="preserve">and </w:t>
      </w:r>
      <w:commentRangeEnd w:id="17"/>
      <w:r w:rsidR="00F07053">
        <w:rPr>
          <w:rStyle w:val="CommentReference"/>
        </w:rPr>
        <w:commentReference w:id="17"/>
      </w:r>
      <w:commentRangeEnd w:id="18"/>
      <w:r w:rsidR="00F1021C">
        <w:rPr>
          <w:rStyle w:val="CommentReference"/>
        </w:rPr>
        <w:commentReference w:id="18"/>
      </w:r>
      <w:r w:rsidR="001C535E">
        <w:t xml:space="preserve">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0EF8F52B" w14:textId="77777777" w:rsidR="00D1449D" w:rsidRDefault="00D1449D" w:rsidP="00497588">
      <w:pPr>
        <w:spacing w:line="480" w:lineRule="auto"/>
      </w:pPr>
    </w:p>
    <w:p w14:paraId="0E3846E6" w14:textId="78A6547D" w:rsidR="00306F1F" w:rsidRPr="00306F1F" w:rsidRDefault="00B10FF6" w:rsidP="00306F1F">
      <w:pPr>
        <w:spacing w:line="480" w:lineRule="auto"/>
        <w:rPr>
          <w:i/>
          <w:iCs/>
        </w:rPr>
      </w:pPr>
      <w:r>
        <w:rPr>
          <w:i/>
          <w:iCs/>
        </w:rPr>
        <w:t>S</w:t>
      </w:r>
      <w:r w:rsidR="00306F1F" w:rsidRPr="00306F1F">
        <w:rPr>
          <w:i/>
          <w:iCs/>
        </w:rPr>
        <w:t>mall-scale</w:t>
      </w:r>
      <w:r>
        <w:rPr>
          <w:i/>
          <w:iCs/>
        </w:rPr>
        <w:t xml:space="preserve"> (w</w:t>
      </w:r>
      <w:r w:rsidRPr="00D1449D">
        <w:rPr>
          <w:i/>
          <w:iCs/>
        </w:rPr>
        <w:t>ithin-site</w:t>
      </w:r>
      <w:r w:rsidR="00B46066">
        <w:rPr>
          <w:i/>
          <w:iCs/>
        </w:rPr>
        <w:t>)</w:t>
      </w:r>
      <w:r w:rsidR="000D0CF1">
        <w:rPr>
          <w:i/>
          <w:iCs/>
        </w:rPr>
        <w:t xml:space="preserve"> variation</w:t>
      </w:r>
    </w:p>
    <w:p w14:paraId="4BB14774" w14:textId="1BA83103" w:rsidR="00737B8A" w:rsidRDefault="00CF009F" w:rsidP="00683C48">
      <w:pPr>
        <w:spacing w:line="480" w:lineRule="auto"/>
      </w:pPr>
      <w:r>
        <w:t xml:space="preserve">We found evidence of kelp-mediated </w:t>
      </w:r>
      <w:r w:rsidR="00DA6701">
        <w:t>nutrient variation</w:t>
      </w:r>
      <w:r w:rsidR="009509EA">
        <w:t xml:space="preserve"> on a smaller scale (5 m) than previously established</w:t>
      </w:r>
      <w:r w:rsidR="00B50E76">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w:t>
      </w:r>
      <w:r w:rsidR="00AE1D23">
        <w:t xml:space="preserve">inside and outside forests </w:t>
      </w:r>
      <w:r w:rsidR="009509EA">
        <w:t xml:space="preserve">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r w:rsidR="001828F2">
        <w:t xml:space="preserve">seems to </w:t>
      </w:r>
      <w:r w:rsidR="005D42E1">
        <w:t xml:space="preserve">enhance NH₄⁺ variability within kelp forests instead of masking it. </w:t>
      </w:r>
    </w:p>
    <w:p w14:paraId="26110237" w14:textId="28FF6170" w:rsidR="0092007B" w:rsidRDefault="00900C38" w:rsidP="0092007B">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 xml:space="preserve">NH₄⁺ </w:t>
      </w:r>
      <w:r w:rsidR="002044A7">
        <w:t xml:space="preserve">(NH₄⁺ inside - NH₄⁺ outside) </w:t>
      </w:r>
      <w:r w:rsidR="00D27303">
        <w:t>in bull kelp</w:t>
      </w:r>
      <w:r w:rsidR="00AE1D23">
        <w:t xml:space="preserve"> </w:t>
      </w:r>
      <w:r w:rsidR="00D27303">
        <w:t xml:space="preserve">forests compared to giant kelp forests, which may be due to </w:t>
      </w:r>
      <w:r w:rsidR="00B13313">
        <w:t xml:space="preserve">their </w:t>
      </w:r>
      <w:r w:rsidR="00D27303">
        <w:lastRenderedPageBreak/>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C2344C">
        <w:rPr>
          <w:noProof/>
        </w:rPr>
        <w:t xml:space="preserve"> </w:t>
      </w:r>
      <w:r w:rsidR="008B6145" w:rsidRPr="004D04FC">
        <w:rPr>
          <w:noProof/>
          <w:highlight w:val="yellow"/>
        </w:rPr>
        <w:t>Somewhat surprisingly, at the no kelp sites</w:t>
      </w:r>
      <w:r w:rsidR="00EE7832" w:rsidRPr="004D04FC">
        <w:rPr>
          <w:noProof/>
          <w:highlight w:val="yellow"/>
        </w:rPr>
        <w:t>,</w:t>
      </w:r>
      <w:r w:rsidR="008B6145" w:rsidRPr="004D04FC">
        <w:rPr>
          <w:noProof/>
          <w:highlight w:val="yellow"/>
        </w:rPr>
        <w:t xml:space="preserve"> NH₄⁺ was lower in the “inside” samples, which were closer to shore, compared to the “outside” samples which were taken 5 m farther from shore. </w:t>
      </w:r>
      <w:r w:rsidR="0092007B" w:rsidRPr="004D04FC">
        <w:rPr>
          <w:highlight w:val="yellow"/>
        </w:rPr>
        <w:t xml:space="preserve">NH₄⁺ tends to </w:t>
      </w:r>
      <w:r w:rsidR="0092007B" w:rsidRPr="004D04FC">
        <w:rPr>
          <w:i/>
          <w:iCs/>
          <w:highlight w:val="yellow"/>
        </w:rPr>
        <w:t>increase</w:t>
      </w:r>
      <w:r w:rsidR="0092007B" w:rsidRPr="004D04FC">
        <w:rPr>
          <w:highlight w:val="yellow"/>
        </w:rPr>
        <w:t xml:space="preserve"> with depth </w:t>
      </w:r>
      <w:r w:rsidR="0092007B" w:rsidRPr="004D04FC">
        <w:rPr>
          <w:highlight w:val="yellow"/>
        </w:rPr>
        <w:fldChar w:fldCharType="begin"/>
      </w:r>
      <w:r w:rsidR="0092007B" w:rsidRPr="004D04FC">
        <w:rPr>
          <w:highlight w:val="yellow"/>
        </w:rPr>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92007B" w:rsidRPr="004D04FC">
        <w:rPr>
          <w:highlight w:val="yellow"/>
        </w:rPr>
        <w:fldChar w:fldCharType="separate"/>
      </w:r>
      <w:r w:rsidR="0092007B" w:rsidRPr="004D04FC">
        <w:rPr>
          <w:noProof/>
          <w:highlight w:val="yellow"/>
        </w:rPr>
        <w:t>(Brzezinksi et al., 2013)</w:t>
      </w:r>
      <w:r w:rsidR="0092007B" w:rsidRPr="004D04FC">
        <w:rPr>
          <w:highlight w:val="yellow"/>
        </w:rPr>
        <w:fldChar w:fldCharType="end"/>
      </w:r>
      <w:r w:rsidR="0092007B" w:rsidRPr="004D04FC">
        <w:rPr>
          <w:highlight w:val="yellow"/>
        </w:rPr>
        <w:t>, which might explain this result. The</w:t>
      </w:r>
      <w:r w:rsidRPr="004D04FC">
        <w:rPr>
          <w:highlight w:val="yellow"/>
        </w:rPr>
        <w:t xml:space="preserve"> </w:t>
      </w:r>
      <w:r w:rsidR="00EC06BA" w:rsidRPr="004D04FC">
        <w:rPr>
          <w:highlight w:val="yellow"/>
        </w:rPr>
        <w:t xml:space="preserve">“outside” samples </w:t>
      </w:r>
      <w:r w:rsidR="0092007B" w:rsidRPr="004D04FC">
        <w:rPr>
          <w:highlight w:val="yellow"/>
        </w:rPr>
        <w:t>may have been</w:t>
      </w:r>
      <w:r w:rsidR="00EC06BA" w:rsidRPr="004D04FC">
        <w:rPr>
          <w:highlight w:val="yellow"/>
        </w:rPr>
        <w:t xml:space="preserve"> </w:t>
      </w:r>
      <w:r w:rsidR="00FE7DA5" w:rsidRPr="004D04FC">
        <w:rPr>
          <w:highlight w:val="yellow"/>
        </w:rPr>
        <w:t xml:space="preserve">slightly </w:t>
      </w:r>
      <w:r w:rsidR="00EC06BA" w:rsidRPr="004D04FC">
        <w:rPr>
          <w:highlight w:val="yellow"/>
        </w:rPr>
        <w:t xml:space="preserve">deeper than the “inside” samples </w:t>
      </w:r>
      <w:r w:rsidR="00FE7DA5" w:rsidRPr="004D04FC">
        <w:rPr>
          <w:highlight w:val="yellow"/>
        </w:rPr>
        <w:t>due to the slope of the substrate</w:t>
      </w:r>
      <w:r w:rsidR="0092007B" w:rsidRPr="004D04FC">
        <w:rPr>
          <w:highlight w:val="yellow"/>
        </w:rPr>
        <w:t>,</w:t>
      </w:r>
      <w:r w:rsidR="008B6145" w:rsidRPr="004D04FC">
        <w:rPr>
          <w:highlight w:val="yellow"/>
        </w:rPr>
        <w:t xml:space="preserve"> despite our efforts to maintain a consistent sampling depth</w:t>
      </w:r>
      <w:r w:rsidRPr="004D04FC">
        <w:rPr>
          <w:highlight w:val="yellow"/>
        </w:rPr>
        <w:t>.</w:t>
      </w:r>
      <w:r w:rsidR="0092007B" w:rsidRPr="004D04FC">
        <w:rPr>
          <w:highlight w:val="yellow"/>
        </w:rPr>
        <w:t xml:space="preserve"> </w:t>
      </w:r>
      <w:r w:rsidR="008B6145" w:rsidRPr="004D04FC">
        <w:rPr>
          <w:highlight w:val="yellow"/>
        </w:rPr>
        <w:t xml:space="preserve">As we found the opposite trend at our kelp sites, where the “inside” kelp forest samples had more NH₄⁺ than the possibly deeper “outside” samples, </w:t>
      </w:r>
      <w:r w:rsidR="00F069E4" w:rsidRPr="004D04FC">
        <w:rPr>
          <w:highlight w:val="yellow"/>
        </w:rPr>
        <w:t xml:space="preserve">we are </w:t>
      </w:r>
      <w:r w:rsidR="007E33DF" w:rsidRPr="004D04FC">
        <w:rPr>
          <w:highlight w:val="yellow"/>
        </w:rPr>
        <w:t>confident this result is due to retention of NH₄⁺ by kelp, opposed to an artifact of our sampling procedure.</w:t>
      </w:r>
      <w:r w:rsidR="007E33DF">
        <w:t xml:space="preserve"> </w:t>
      </w:r>
    </w:p>
    <w:p w14:paraId="34D203A6" w14:textId="6FE202A9" w:rsidR="00170FF2" w:rsidRDefault="00497588" w:rsidP="000F32ED">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3933B7">
        <w:t xml:space="preserve">. </w:t>
      </w:r>
      <w:r w:rsidR="00630AE5" w:rsidRPr="00630AE5">
        <w:rPr>
          <w:highlight w:val="yellow"/>
        </w:rPr>
        <w:t>Shannon diversity was positively associated with both animal and kelp biomass</w:t>
      </w:r>
      <w:r w:rsidR="00630AE5">
        <w:t xml:space="preserve"> </w:t>
      </w:r>
      <w:r w:rsidR="00630AE5" w:rsidRPr="00630AE5">
        <w:rPr>
          <w:highlight w:val="green"/>
        </w:rPr>
        <w:t>(add supp fig for this?)</w:t>
      </w:r>
      <w:r w:rsidR="00630AE5">
        <w:t xml:space="preserve">, </w:t>
      </w:r>
      <w:r w:rsidR="00630AE5" w:rsidRPr="00630AE5">
        <w:rPr>
          <w:highlight w:val="yellow"/>
        </w:rPr>
        <w:t xml:space="preserve">but weakly negatively affected ∆NH₄⁺.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3933B7">
        <w:t xml:space="preserve"> </w:t>
      </w:r>
    </w:p>
    <w:p w14:paraId="2449845A" w14:textId="77777777" w:rsidR="004D04FC" w:rsidRDefault="004D04FC" w:rsidP="000F32ED">
      <w:pPr>
        <w:spacing w:line="480" w:lineRule="auto"/>
        <w:ind w:firstLine="720"/>
      </w:pPr>
    </w:p>
    <w:p w14:paraId="72A48378" w14:textId="52518082" w:rsidR="00306F1F" w:rsidRPr="00306F1F" w:rsidRDefault="00B10FF6" w:rsidP="00306F1F">
      <w:pPr>
        <w:spacing w:line="480" w:lineRule="auto"/>
        <w:rPr>
          <w:i/>
          <w:iCs/>
        </w:rPr>
      </w:pPr>
      <w:r>
        <w:rPr>
          <w:i/>
          <w:iCs/>
        </w:rPr>
        <w:t>F</w:t>
      </w:r>
      <w:r w:rsidR="00B46066">
        <w:rPr>
          <w:i/>
          <w:iCs/>
        </w:rPr>
        <w:t>ine</w:t>
      </w:r>
      <w:r w:rsidR="005D293A">
        <w:rPr>
          <w:i/>
          <w:iCs/>
        </w:rPr>
        <w:t>-</w:t>
      </w:r>
      <w:r w:rsidR="004F7AE3" w:rsidRPr="00306F1F">
        <w:rPr>
          <w:i/>
          <w:iCs/>
        </w:rPr>
        <w:t>scale</w:t>
      </w:r>
      <w:r>
        <w:rPr>
          <w:i/>
          <w:iCs/>
        </w:rPr>
        <w:t xml:space="preserve"> (microhabitat</w:t>
      </w:r>
      <w:r w:rsidR="00B46066">
        <w:rPr>
          <w:i/>
          <w:iCs/>
        </w:rPr>
        <w:t>)</w:t>
      </w:r>
      <w:r w:rsidR="005D293A">
        <w:rPr>
          <w:i/>
          <w:iCs/>
        </w:rPr>
        <w:t xml:space="preserve"> variation</w:t>
      </w:r>
    </w:p>
    <w:p w14:paraId="7CE6CE0F" w14:textId="40E528C5" w:rsidR="00327838" w:rsidRDefault="002F7230" w:rsidP="005D293A">
      <w:pPr>
        <w:spacing w:line="480" w:lineRule="auto"/>
      </w:pPr>
      <w:r>
        <w:lastRenderedPageBreak/>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B7CC5" w:rsidRPr="00C93485">
        <w:rPr>
          <w:highlight w:val="yellow"/>
        </w:rPr>
        <w:t>In laboratory conditions we confirmed that NH₄⁺ enrichment by animals declines with increasing flow rates</w:t>
      </w:r>
      <w:r w:rsidR="004B7CC5">
        <w:t xml:space="preserve"> (</w:t>
      </w:r>
      <w:r w:rsidR="004B7CC5" w:rsidRPr="004B7CC5">
        <w:rPr>
          <w:highlight w:val="green"/>
        </w:rPr>
        <w:t>Fig. S1.2</w:t>
      </w:r>
      <w:r w:rsidR="004B7CC5">
        <w:t xml:space="preserve">).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rsidRPr="00921ABE">
        <w:rPr>
          <w:highlight w:val="yellow"/>
        </w:rPr>
        <w:t xml:space="preserve">The experimental duration was also shorter </w:t>
      </w:r>
      <w:r w:rsidR="00EF3D0C" w:rsidRPr="00921ABE">
        <w:rPr>
          <w:highlight w:val="yellow"/>
        </w:rPr>
        <w:t xml:space="preserve">for the </w:t>
      </w:r>
      <w:r w:rsidRPr="00921ABE">
        <w:rPr>
          <w:highlight w:val="yellow"/>
        </w:rPr>
        <w:t>sea cucumber</w:t>
      </w:r>
      <w:r w:rsidR="00EF3D0C" w:rsidRPr="00921ABE">
        <w:rPr>
          <w:highlight w:val="yellow"/>
        </w:rPr>
        <w:t xml:space="preserve"> experiment</w:t>
      </w:r>
      <w:r w:rsidRPr="00921ABE">
        <w:rPr>
          <w:highlight w:val="yellow"/>
        </w:rPr>
        <w:t xml:space="preserve">, but NH₄⁺ concentrations </w:t>
      </w:r>
      <w:r w:rsidR="00EF3D0C" w:rsidRPr="00921ABE">
        <w:rPr>
          <w:highlight w:val="yellow"/>
        </w:rPr>
        <w:t xml:space="preserve">in the crab cages </w:t>
      </w:r>
      <w:r w:rsidR="002B7A8C" w:rsidRPr="00921ABE">
        <w:rPr>
          <w:highlight w:val="yellow"/>
        </w:rPr>
        <w:t xml:space="preserve">were consistent </w:t>
      </w:r>
      <w:r w:rsidR="00CA5366" w:rsidRPr="00921ABE">
        <w:rPr>
          <w:highlight w:val="yellow"/>
        </w:rPr>
        <w:t>across</w:t>
      </w:r>
      <w:r w:rsidR="002B7A8C" w:rsidRPr="00921ABE">
        <w:rPr>
          <w:highlight w:val="yellow"/>
        </w:rPr>
        <w:t xml:space="preserve"> </w:t>
      </w:r>
      <w:r w:rsidR="00CA5366" w:rsidRPr="00921ABE">
        <w:rPr>
          <w:highlight w:val="yellow"/>
        </w:rPr>
        <w:t>the three sampling days (</w:t>
      </w:r>
      <w:r w:rsidR="002B7A8C" w:rsidRPr="00921ABE">
        <w:rPr>
          <w:highlight w:val="yellow"/>
        </w:rPr>
        <w:t>day one</w:t>
      </w:r>
      <w:r w:rsidR="00CA5366" w:rsidRPr="00921ABE">
        <w:rPr>
          <w:highlight w:val="yellow"/>
        </w:rPr>
        <w:t xml:space="preserve">, four, and </w:t>
      </w:r>
      <w:r w:rsidR="002B7A8C" w:rsidRPr="00921ABE">
        <w:rPr>
          <w:highlight w:val="yellow"/>
        </w:rPr>
        <w:t>nine</w:t>
      </w:r>
      <w:r w:rsidR="00CA5366" w:rsidRPr="00921ABE">
        <w:rPr>
          <w:highlight w:val="yellow"/>
        </w:rPr>
        <w:t>)</w:t>
      </w:r>
      <w:r w:rsidR="002B7A8C" w:rsidRPr="00921ABE">
        <w:rPr>
          <w:highlight w:val="yellow"/>
        </w:rPr>
        <w:t xml:space="preserve"> so</w:t>
      </w:r>
      <w:r w:rsidR="003C0BA5" w:rsidRPr="00921ABE">
        <w:rPr>
          <w:highlight w:val="yellow"/>
        </w:rPr>
        <w:t xml:space="preserve"> cumulative</w:t>
      </w:r>
      <w:r w:rsidR="002B7A8C" w:rsidRPr="00921ABE">
        <w:rPr>
          <w:highlight w:val="yellow"/>
        </w:rPr>
        <w:t xml:space="preserve"> </w:t>
      </w:r>
      <w:r w:rsidRPr="00921ABE">
        <w:rPr>
          <w:highlight w:val="yellow"/>
        </w:rPr>
        <w:t xml:space="preserve">enrichment </w:t>
      </w:r>
      <w:r w:rsidR="00EF3D0C" w:rsidRPr="00921ABE">
        <w:rPr>
          <w:highlight w:val="yellow"/>
        </w:rPr>
        <w:t xml:space="preserve">is </w:t>
      </w:r>
      <w:r w:rsidR="003C0BA5" w:rsidRPr="00921ABE">
        <w:rPr>
          <w:highlight w:val="yellow"/>
        </w:rPr>
        <w:t>un</w:t>
      </w:r>
      <w:r w:rsidR="00EF3D0C" w:rsidRPr="00921ABE">
        <w:rPr>
          <w:highlight w:val="yellow"/>
        </w:rPr>
        <w:t>likely</w:t>
      </w:r>
      <w:r w:rsidRPr="00921ABE">
        <w:rPr>
          <w:highlight w:val="yellow"/>
        </w:rPr>
        <w:t>.</w:t>
      </w:r>
      <w:r>
        <w:t xml:space="preserve"> </w:t>
      </w:r>
    </w:p>
    <w:p w14:paraId="34B4733F" w14:textId="77EF30DA" w:rsidR="00CC5E86" w:rsidRDefault="00B10FF6" w:rsidP="00170FF2">
      <w:pPr>
        <w:spacing w:line="480" w:lineRule="auto"/>
        <w:ind w:firstLine="720"/>
      </w:pPr>
      <w:r>
        <w:t>Fine</w:t>
      </w:r>
      <w:r w:rsidR="00033D21">
        <w:t>-</w:t>
      </w:r>
      <w:r>
        <w:t>scale NH₄⁺</w:t>
      </w:r>
      <w:r w:rsidR="00CC5E86">
        <w:t xml:space="preserve"> enrichment by animals is </w:t>
      </w:r>
      <w:r w:rsidR="00327838">
        <w:t xml:space="preserve">nevertheless </w:t>
      </w:r>
      <w:r w:rsidR="00CC5E86">
        <w:t xml:space="preserve">possible in wave-exposed conditions; </w:t>
      </w:r>
      <w:r w:rsidR="00327838">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rsidR="00327838">
        <w:t xml:space="preserve">without mussels </w:t>
      </w:r>
      <w:r w:rsidR="00C21487">
        <w:t>on the northern California coast</w:t>
      </w:r>
      <w:r w:rsidR="00327838">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cage experiments were not designed to test why variation was found in one experiment and not the other, but rather to see whether</w:t>
      </w:r>
      <w:r w:rsidR="00B46066">
        <w:t xml:space="preserve"> fine</w:t>
      </w:r>
      <w:r w:rsidR="00327838">
        <w:t xml:space="preserve">-scale variation </w:t>
      </w:r>
      <w:r w:rsidR="00282591">
        <w:t xml:space="preserve">might </w:t>
      </w:r>
      <w:r w:rsidR="00327838">
        <w:t xml:space="preserve">arise </w:t>
      </w:r>
      <w:r w:rsidR="00282591">
        <w:t xml:space="preserve">at all. Therefore, </w:t>
      </w:r>
      <w:r w:rsidR="00CC5E86">
        <w:t>we simply conclude that at least in sheltered conditions, variation</w:t>
      </w:r>
      <w:r w:rsidR="00327838">
        <w:t xml:space="preserve"> on the scale of </w:t>
      </w:r>
      <w:r w:rsidR="002631FE">
        <w:t>meters</w:t>
      </w:r>
      <w:r w:rsidR="00CC5E86">
        <w:t xml:space="preserve"> driven by animal biomass is possible</w:t>
      </w:r>
      <w:r w:rsidR="001269A3">
        <w:t>.</w:t>
      </w:r>
      <w:r w:rsidR="003A25E8" w:rsidRPr="003A25E8">
        <w:rPr>
          <w:highlight w:val="yellow"/>
        </w:rPr>
        <w:t xml:space="preserve"> </w:t>
      </w:r>
    </w:p>
    <w:p w14:paraId="58864624" w14:textId="77777777" w:rsidR="00170FF2" w:rsidDel="00A80D8C" w:rsidRDefault="00170FF2" w:rsidP="00170FF2">
      <w:pPr>
        <w:spacing w:line="480" w:lineRule="auto"/>
        <w:ind w:firstLine="720"/>
        <w:rPr>
          <w:del w:id="19" w:author="Em Lim" w:date="2024-11-13T16:30:00Z" w16du:dateUtc="2024-11-14T00:30:00Z"/>
        </w:rPr>
      </w:pPr>
    </w:p>
    <w:p w14:paraId="3F478147" w14:textId="63AA6458" w:rsidR="00A510EF" w:rsidRPr="00727E31" w:rsidDel="00A80D8C" w:rsidRDefault="005D293A" w:rsidP="005D293A">
      <w:pPr>
        <w:spacing w:line="480" w:lineRule="auto"/>
        <w:rPr>
          <w:del w:id="20" w:author="Em Lim" w:date="2024-11-13T16:30:00Z" w16du:dateUtc="2024-11-14T00:30:00Z"/>
          <w:i/>
          <w:iCs/>
        </w:rPr>
      </w:pPr>
      <w:commentRangeStart w:id="21"/>
      <w:del w:id="22" w:author="Em Lim" w:date="2024-11-13T16:30:00Z" w16du:dateUtc="2024-11-14T00:30:00Z">
        <w:r w:rsidDel="00A80D8C">
          <w:rPr>
            <w:i/>
            <w:iCs/>
          </w:rPr>
          <w:delText>A role for</w:delText>
        </w:r>
        <w:r w:rsidRPr="00220618" w:rsidDel="00A80D8C">
          <w:rPr>
            <w:i/>
            <w:iCs/>
          </w:rPr>
          <w:delText xml:space="preserve"> species diversit</w:delText>
        </w:r>
        <w:r w:rsidR="00E94D69" w:rsidDel="00A80D8C">
          <w:rPr>
            <w:i/>
            <w:iCs/>
          </w:rPr>
          <w:delText>y</w:delText>
        </w:r>
        <w:commentRangeEnd w:id="21"/>
        <w:r w:rsidR="00EC105C" w:rsidDel="00A80D8C">
          <w:rPr>
            <w:rStyle w:val="CommentReference"/>
          </w:rPr>
          <w:commentReference w:id="21"/>
        </w:r>
      </w:del>
    </w:p>
    <w:p w14:paraId="1FD5BDB1" w14:textId="7E11E687" w:rsidR="000D122E" w:rsidDel="00A80D8C" w:rsidRDefault="005D293A" w:rsidP="00741F8A">
      <w:pPr>
        <w:spacing w:line="480" w:lineRule="auto"/>
        <w:rPr>
          <w:del w:id="23" w:author="Em Lim" w:date="2024-11-13T16:30:00Z" w16du:dateUtc="2024-11-14T00:30:00Z"/>
        </w:rPr>
      </w:pPr>
      <w:del w:id="24" w:author="Em Lim" w:date="2024-11-13T16:30:00Z" w16du:dateUtc="2024-11-14T00:30:00Z">
        <w:r w:rsidDel="00A80D8C">
          <w:delText xml:space="preserve">It was difficult to predict the effect of biodiversity on variation in </w:delText>
        </w:r>
        <w:r w:rsidR="001440F3" w:rsidRPr="005F1E8D" w:rsidDel="00A80D8C">
          <w:rPr>
            <w:color w:val="000000"/>
          </w:rPr>
          <w:delText>NH</w:delText>
        </w:r>
        <w:r w:rsidR="001440F3" w:rsidRPr="005F1E8D" w:rsidDel="00A80D8C">
          <w:rPr>
            <w:rFonts w:ascii="Cambria Math" w:hAnsi="Cambria Math" w:cs="Cambria Math"/>
            <w:color w:val="000000"/>
          </w:rPr>
          <w:delText>₄⁺</w:delText>
        </w:r>
        <w:r w:rsidDel="00A80D8C">
          <w:delText xml:space="preserve">, either among or within sites. Marine species diversity sometimes covaries with animal abundance or biomass </w:delText>
        </w:r>
        <w:r w:rsidR="007C5C1D" w:rsidDel="00A80D8C">
          <w:fldChar w:fldCharType="begin"/>
        </w:r>
        <w:r w:rsidR="0029646C" w:rsidDel="00A80D8C">
          <w:delInstrText xml:space="preserve"> ADDIN ZOTERO_ITEM CSL_CITATION {"citationID":"6NhiBRNm","properties":{"formattedCitation":"(M\\uc0\\u252{}ller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delInstrText>
        </w:r>
        <w:r w:rsidR="007C5C1D" w:rsidDel="00A80D8C">
          <w:fldChar w:fldCharType="separate"/>
        </w:r>
        <w:r w:rsidR="007C5C1D" w:rsidRPr="007C5C1D" w:rsidDel="00A80D8C">
          <w:delText>(Müller et al., 2018; Yee and Juliano, 2007)</w:delText>
        </w:r>
        <w:r w:rsidR="007C5C1D" w:rsidDel="00A80D8C">
          <w:fldChar w:fldCharType="end"/>
        </w:r>
        <w:r w:rsidDel="00A80D8C">
          <w:delText>, in which case we might have expected both to have a similar,</w:delText>
        </w:r>
        <w:r w:rsidR="003F3DBB" w:rsidDel="00A80D8C">
          <w:delText xml:space="preserve"> </w:delText>
        </w:r>
        <w:r w:rsidDel="00A80D8C">
          <w:delText xml:space="preserve">positive effect on </w:delText>
        </w:r>
        <w:r w:rsidR="001440F3" w:rsidRPr="005F1E8D" w:rsidDel="00A80D8C">
          <w:rPr>
            <w:color w:val="000000"/>
          </w:rPr>
          <w:delText>NH</w:delText>
        </w:r>
        <w:r w:rsidR="001440F3" w:rsidRPr="005F1E8D" w:rsidDel="00A80D8C">
          <w:rPr>
            <w:rFonts w:ascii="Cambria Math" w:hAnsi="Cambria Math" w:cs="Cambria Math"/>
            <w:color w:val="000000"/>
          </w:rPr>
          <w:delText>₄⁺</w:delText>
        </w:r>
        <w:r w:rsidR="00712A40" w:rsidDel="00A80D8C">
          <w:delText xml:space="preserve">. </w:delText>
        </w:r>
        <w:r w:rsidDel="00A80D8C">
          <w:delText>This was not the case</w:delText>
        </w:r>
        <w:r w:rsidR="00411CC2" w:rsidDel="00A80D8C">
          <w:delText xml:space="preserve"> in our study</w:delText>
        </w:r>
        <w:r w:rsidR="007B0365" w:rsidDel="00A80D8C">
          <w:delText>.</w:delText>
        </w:r>
        <w:r w:rsidDel="00A80D8C">
          <w:delText xml:space="preserve"> </w:delText>
        </w:r>
        <w:r w:rsidR="00A510EF" w:rsidDel="00A80D8C">
          <w:delText xml:space="preserve">Shannon </w:delText>
        </w:r>
        <w:r w:rsidDel="00A80D8C">
          <w:delText>diversity</w:delText>
        </w:r>
        <w:r w:rsidR="00712A40" w:rsidDel="00A80D8C">
          <w:delText xml:space="preserve"> had </w:delText>
        </w:r>
        <w:r w:rsidR="00741F8A" w:rsidDel="00A80D8C">
          <w:delText>a neutral effect on NH₄⁺ concentrations among sites and a</w:delText>
        </w:r>
        <w:r w:rsidR="00712A40" w:rsidDel="00A80D8C">
          <w:delText xml:space="preserve"> </w:delText>
        </w:r>
        <w:r w:rsidR="00A510EF" w:rsidDel="00A80D8C">
          <w:delText>weakly negative effect</w:delText>
        </w:r>
        <w:r w:rsidR="00712A40" w:rsidDel="00A80D8C">
          <w:delText xml:space="preserve"> on </w:delText>
        </w:r>
        <w:r w:rsidR="00712A40" w:rsidRPr="005F1E8D" w:rsidDel="00A80D8C">
          <w:delText>∆</w:delText>
        </w:r>
        <w:r w:rsidR="00712A40" w:rsidDel="00A80D8C">
          <w:delText xml:space="preserve">NH₄⁺ within sites. </w:delText>
        </w:r>
        <w:r w:rsidR="00A13236" w:rsidRPr="00426A33" w:rsidDel="00A80D8C">
          <w:delText xml:space="preserve">Abundance and species </w:delText>
        </w:r>
        <w:r w:rsidR="001269A3" w:rsidDel="00A80D8C">
          <w:delText>richness</w:delText>
        </w:r>
        <w:r w:rsidR="00A13236" w:rsidRPr="00426A33" w:rsidDel="00A80D8C">
          <w:delText xml:space="preserve"> are sometimes decoupled </w:delText>
        </w:r>
        <w:r w:rsidR="00426A33" w:rsidDel="00A80D8C">
          <w:fldChar w:fldCharType="begin"/>
        </w:r>
        <w:r w:rsidR="00426A33" w:rsidDel="00A80D8C">
          <w:del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delInstrText>
        </w:r>
        <w:r w:rsidR="00426A33" w:rsidDel="00A80D8C">
          <w:fldChar w:fldCharType="separate"/>
        </w:r>
        <w:r w:rsidR="00426A33" w:rsidDel="00A80D8C">
          <w:rPr>
            <w:noProof/>
          </w:rPr>
          <w:delText>(Kerr and Alroy, 2023)</w:delText>
        </w:r>
        <w:r w:rsidR="00426A33" w:rsidDel="00A80D8C">
          <w:fldChar w:fldCharType="end"/>
        </w:r>
        <w:r w:rsidR="00426A33" w:rsidDel="00A80D8C">
          <w:delText>,</w:delText>
        </w:r>
        <w:r w:rsidR="00741F8A" w:rsidRPr="00426A33" w:rsidDel="00A80D8C">
          <w:delText xml:space="preserve"> because they </w:delText>
        </w:r>
        <w:r w:rsidR="00411CC2" w:rsidDel="00A80D8C">
          <w:delText>can</w:delText>
        </w:r>
        <w:r w:rsidR="00741F8A" w:rsidRPr="00426A33" w:rsidDel="00A80D8C">
          <w:delText xml:space="preserve"> have different drivers </w:delText>
        </w:r>
        <w:r w:rsidR="00426A33" w:rsidDel="00A80D8C">
          <w:fldChar w:fldCharType="begin"/>
        </w:r>
        <w:r w:rsidR="00426A33" w:rsidDel="00A80D8C">
          <w:del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delInstrText>
        </w:r>
        <w:r w:rsidR="00426A33" w:rsidDel="00A80D8C">
          <w:fldChar w:fldCharType="separate"/>
        </w:r>
        <w:r w:rsidR="00426A33" w:rsidDel="00A80D8C">
          <w:rPr>
            <w:noProof/>
          </w:rPr>
          <w:delText>(Mellin et al., 2010)</w:delText>
        </w:r>
        <w:r w:rsidR="00426A33" w:rsidDel="00A80D8C">
          <w:fldChar w:fldCharType="end"/>
        </w:r>
        <w:r w:rsidR="00426A33" w:rsidDel="00A80D8C">
          <w:delText xml:space="preserve">. </w:delText>
        </w:r>
        <w:r w:rsidR="00D44EB8" w:rsidDel="00A80D8C">
          <w:delText>The s</w:delText>
        </w:r>
        <w:r w:rsidR="00A13236" w:rsidRPr="00426A33" w:rsidDel="00A80D8C">
          <w:delText xml:space="preserve">cale of variation in species </w:delText>
        </w:r>
        <w:r w:rsidR="001269A3" w:rsidDel="00A80D8C">
          <w:delText>richness</w:delText>
        </w:r>
        <w:r w:rsidR="00A13236" w:rsidRPr="00426A33" w:rsidDel="00A80D8C">
          <w:delText xml:space="preserve"> might </w:delText>
        </w:r>
        <w:r w:rsidR="00906B6A" w:rsidDel="00A80D8C">
          <w:delText xml:space="preserve">also </w:delText>
        </w:r>
        <w:r w:rsidR="00A13236" w:rsidRPr="00426A33" w:rsidDel="00A80D8C">
          <w:delText>be much larger than the largest scale studied here</w:delText>
        </w:r>
        <w:r w:rsidR="00906B6A" w:rsidDel="00A80D8C">
          <w:delText>. For instance,</w:delText>
        </w:r>
        <w:r w:rsidR="00A13236" w:rsidRPr="00426A33" w:rsidDel="00A80D8C">
          <w:delText xml:space="preserve"> </w:delText>
        </w:r>
        <w:r w:rsidR="00426A33" w:rsidDel="00A80D8C">
          <w:fldChar w:fldCharType="begin"/>
        </w:r>
        <w:r w:rsidR="00A01D2E" w:rsidDel="00A80D8C">
          <w:del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delInstrText>
        </w:r>
        <w:r w:rsidR="00426A33" w:rsidDel="00A80D8C">
          <w:fldChar w:fldCharType="separate"/>
        </w:r>
        <w:r w:rsidR="00426A33" w:rsidDel="00A80D8C">
          <w:rPr>
            <w:noProof/>
          </w:rPr>
          <w:delText>Archambault and Bourget</w:delText>
        </w:r>
        <w:r w:rsidR="00906B6A" w:rsidDel="00A80D8C">
          <w:rPr>
            <w:noProof/>
          </w:rPr>
          <w:delText xml:space="preserve"> (</w:delText>
        </w:r>
        <w:r w:rsidR="00426A33" w:rsidDel="00A80D8C">
          <w:rPr>
            <w:noProof/>
          </w:rPr>
          <w:delText>1996</w:delText>
        </w:r>
        <w:r w:rsidR="00426A33" w:rsidDel="00A80D8C">
          <w:fldChar w:fldCharType="end"/>
        </w:r>
        <w:r w:rsidR="00906B6A" w:rsidDel="00A80D8C">
          <w:delText>)</w:delText>
        </w:r>
        <w:r w:rsidR="00426A33" w:rsidDel="00A80D8C">
          <w:delText xml:space="preserve"> </w:delText>
        </w:r>
        <w:r w:rsidR="00A13236" w:rsidRPr="00426A33" w:rsidDel="00A80D8C">
          <w:delText xml:space="preserve">found that scale of variation in </w:delText>
        </w:r>
        <w:r w:rsidR="001269A3" w:rsidDel="00A80D8C">
          <w:delText>richness</w:delText>
        </w:r>
        <w:r w:rsidR="00A13236" w:rsidRPr="00426A33" w:rsidDel="00A80D8C">
          <w:delText xml:space="preserve"> for intertidal species</w:delText>
        </w:r>
        <w:r w:rsidR="00426A33" w:rsidDel="00A80D8C">
          <w:delText xml:space="preserve"> </w:delText>
        </w:r>
        <w:r w:rsidR="00A13236" w:rsidRPr="00426A33" w:rsidDel="00A80D8C">
          <w:delText>was km while scale for variation in abundance was cm</w:delText>
        </w:r>
        <w:r w:rsidR="00426A33" w:rsidDel="00A80D8C">
          <w:delText>.</w:delText>
        </w:r>
        <w:r w:rsidR="00666133" w:rsidDel="00A80D8C">
          <w:delText xml:space="preserve"> </w:delText>
        </w:r>
        <w:r w:rsidDel="00A80D8C">
          <w:delText xml:space="preserve">Nevertheless, we did find more species at our kelp sites compared to the rocky reef sites, supporting extensive research on the </w:delText>
        </w:r>
        <w:r w:rsidR="00411CC2" w:rsidDel="00A80D8C">
          <w:delText>ability of</w:delText>
        </w:r>
        <w:r w:rsidDel="00A80D8C">
          <w:delText xml:space="preserve"> kelp </w:delText>
        </w:r>
        <w:r w:rsidR="0085021C" w:rsidDel="00A80D8C">
          <w:delText xml:space="preserve">forests </w:delText>
        </w:r>
        <w:r w:rsidR="00411CC2" w:rsidDel="00A80D8C">
          <w:delText>to foster</w:delText>
        </w:r>
        <w:r w:rsidDel="00A80D8C">
          <w:delText xml:space="preserve"> biodiversity</w:delText>
        </w:r>
        <w:r w:rsidR="0085021C" w:rsidDel="00A80D8C">
          <w:delText xml:space="preserve"> </w:delText>
        </w:r>
        <w:r w:rsidR="0085021C" w:rsidDel="00A80D8C">
          <w:fldChar w:fldCharType="begin"/>
        </w:r>
        <w:r w:rsidR="0085021C" w:rsidDel="00A80D8C">
          <w:del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delInstrText>
        </w:r>
        <w:r w:rsidR="0085021C" w:rsidDel="00A80D8C">
          <w:fldChar w:fldCharType="separate"/>
        </w:r>
        <w:r w:rsidR="0085021C" w:rsidDel="00A80D8C">
          <w:rPr>
            <w:noProof/>
          </w:rPr>
          <w:delText>(Graham, 2004; Miller et al., 2018; Smale et al., 2013)</w:delText>
        </w:r>
        <w:r w:rsidR="0085021C" w:rsidDel="00A80D8C">
          <w:fldChar w:fldCharType="end"/>
        </w:r>
        <w:r w:rsidR="0085021C" w:rsidDel="00A80D8C">
          <w:delText>.</w:delText>
        </w:r>
      </w:del>
    </w:p>
    <w:p w14:paraId="23E0E842" w14:textId="77777777" w:rsidR="00C64FD7" w:rsidRDefault="00C64FD7">
      <w:pPr>
        <w:rPr>
          <w:i/>
          <w:iCs/>
        </w:rPr>
      </w:pPr>
    </w:p>
    <w:p w14:paraId="4BB65755" w14:textId="359A54DF" w:rsidR="00C34E5F" w:rsidRPr="006B09F2" w:rsidRDefault="006B09F2" w:rsidP="00741F8A">
      <w:pPr>
        <w:spacing w:line="480" w:lineRule="auto"/>
        <w:rPr>
          <w:i/>
          <w:iCs/>
        </w:rPr>
      </w:pPr>
      <w:r w:rsidRPr="00557A19">
        <w:rPr>
          <w:i/>
          <w:iCs/>
          <w:highlight w:val="yellow"/>
        </w:rPr>
        <w:t>Implications for primary productivity</w:t>
      </w:r>
      <w:r w:rsidRPr="006B09F2">
        <w:rPr>
          <w:i/>
          <w:iCs/>
        </w:rPr>
        <w:t xml:space="preserve"> </w:t>
      </w:r>
    </w:p>
    <w:p w14:paraId="3EF04434" w14:textId="7F82583A" w:rsidR="006F4686" w:rsidRDefault="006F4686" w:rsidP="00425018">
      <w:pPr>
        <w:spacing w:line="480" w:lineRule="auto"/>
      </w:pPr>
      <w:r>
        <w:t xml:space="preserve">Heterogeneity in primary productivity arises from variation in resource supply. Increased primary productivity has been seen with orders of variation in NH₄⁺ from 1.3 – 9x in NH₄⁺ </w:t>
      </w:r>
      <w:r>
        <w:fldChar w:fldCharType="begin"/>
      </w:r>
      <w:r>
        <w:instrText xml:space="preserve"> ADDIN ZOTERO_ITEM CSL_CITATION {"citationID":"QKzqzZxw","properties":{"formattedCitation":"(Arzul, 2001; Uthicke and Klumpp, 1998; Vinther and Holmer, 2008; West et al., 2009)","plainCitation":"(Arzul, 2001; Uthicke and Klumpp, 1998; Vinther and Holmer, 2008; West et al., 2009)","noteIndex":0},"citationItems":[{"id":1912,"uris":["http://zotero.org/users/local/idKDtb7T/items/RE7RZIGC"],"itemData":{"id":1912,"type":"article-journal","container-title":"ICES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fldChar w:fldCharType="separate"/>
      </w:r>
      <w:r>
        <w:rPr>
          <w:noProof/>
        </w:rPr>
        <w:t>(Arzul, 2001; Uthicke and Klumpp, 1998; Vinther and Holmer, 2008; West et al., 2009)</w:t>
      </w:r>
      <w:r>
        <w:fldChar w:fldCharType="end"/>
      </w:r>
      <w:r>
        <w:t xml:space="preserve">, which </w:t>
      </w:r>
      <w:r>
        <w:lastRenderedPageBreak/>
        <w:t xml:space="preserve">is within the range of variation we saw at all three spatial scales. </w:t>
      </w:r>
      <w:r w:rsidR="00D558E0" w:rsidRPr="002B188A">
        <w:rPr>
          <w:highlight w:val="yellow"/>
        </w:rPr>
        <w:t xml:space="preserve">Even against a background of high nitrates, NH₄⁺ uptake is less costly, and NH₄⁺ can even inhibit nitrate uptake </w:t>
      </w:r>
      <w:r w:rsidR="00D558E0" w:rsidRPr="002B188A">
        <w:rPr>
          <w:highlight w:val="yellow"/>
        </w:rPr>
        <w:fldChar w:fldCharType="begin"/>
      </w:r>
      <w:r w:rsidR="00D558E0" w:rsidRPr="002B188A">
        <w:rPr>
          <w:highlight w:val="yellow"/>
        </w:rPr>
        <w:instrText xml:space="preserve"> ADDIN ZOTERO_ITEM CSL_CITATION {"citationID":"eaSHjXAP","properties":{"formattedCitation":"(MacIsaac and Dugdale, 1972, 1969)","plainCitation":"(MacIsaac and Dugdale, 1972, 1969)","noteIndex":0},"citationItems":[{"id":5108,"uris":["http://zotero.org/users/local/idKDtb7T/items/7GA7622Q"],"itemData":{"id":5108,"type":"article-journal","abstract":"The uptake of ammonium and nitrate in natural populations of marine phytoplankton is light dependent and often can be described adequately by the Michaelis-Menten equation. The half-saturation constant for light intensity in nitrate and ammonium uptake is found to be from 1 to 14% of surface light intensity, an intensity range occurring near the bottom of the euphotic zone. Since the uptake of these compounds as a function of substrate concentration is also described by the same equation, many vertical profiles of nitrate and ammonium uptake obtained with the 15N technique can be interpreted from the interaction of light and nutrient concentration at different depths. In oligotrophic waters, nutrient uptake is severely limited by nutrient concentrations; but in eutrophic areas, light intensity very often is the limiting factor. In the former, maximal uptake may occur deep in the euphotic zone, while in the latter, the maximum occurs near the surface. Ammonium is taken up more readily than nitrate by populations in all areas, and in oligotrophic regions may account for 80% of the inorganic nitrogen uptake. In eutrophic areas, most of the inorganic nitrogen uptake is based on nitrate. Ratios of carbon to nitrogen taken up by phytoplankton vary over a wide range (12–76), with some indication that the lower values are associated with regions having a certain degree of environmental stability — either very rich or very poor waters.","container-title":"Deep Sea Research and Oceanographic Abstracts","DOI":"10.1016/0011-7471(72)90032-0","ISSN":"0011-7471","issue":"3","journalAbbreviation":"Deep Sea Research and Oceanographic Abstracts","page":"209-232","source":"ScienceDirect","title":"Interactions of light and inorganic nitrogen in controlling nitrogen uptake in the sea","volume":"19","author":[{"family":"MacIsaac","given":"J. J."},{"family":"Dugdale","given":"R. C."}],"issued":{"date-parts":[["1972",3,1]]}}},{"id":5106,"uris":["http://zotero.org/users/local/idKDtb7T/items/F4EN8I3I"],"itemData":{"id":5106,"type":"article-journal","abstract":"The response of natural marine populations of phytoplankton to nitrate and ammonia concentrations has been investigated using nitrogen-15 tracer techniques. Experiments made in the Bering Sea, the waters of southeastern Alaska, and the northeastern tropical Pacific suggest that the uptake of both compounds follows the Michaelis-Menten expression for enzyme kinetics. A hyperbola, therefore, describes the relationship between the concentration of nitrate or ammonia and the uptake of that nutrient. Such a hyperbola can be obtained easily in experiments with ammonia and, under suitable conditions, with nitrate. The value of Kt, the nutrient concentration at which the maximum uptake rate is reduced by one-half, appears to be related to the nutrient and productivity regime of the region inhabited by the population. In the tropical oligotrophic area investigated, Kt(NO3−) </w:instrText>
      </w:r>
      <w:r w:rsidR="00D558E0" w:rsidRPr="002B188A">
        <w:rPr>
          <w:rFonts w:ascii="Cambria Math" w:hAnsi="Cambria Math" w:cs="Cambria Math"/>
          <w:highlight w:val="yellow"/>
        </w:rPr>
        <w:instrText>⩽</w:instrText>
      </w:r>
      <w:r w:rsidR="00D558E0" w:rsidRPr="002B188A">
        <w:rPr>
          <w:highlight w:val="yellow"/>
        </w:rPr>
        <w:instrText xml:space="preserve"> 0.2 μg-atom/l., while in corresponding eutrophic regions, Kt(NO3−) </w:instrText>
      </w:r>
      <w:r w:rsidR="00D558E0" w:rsidRPr="002B188A">
        <w:rPr>
          <w:rFonts w:ascii="Cambria Math" w:hAnsi="Cambria Math" w:cs="Cambria Math"/>
          <w:highlight w:val="yellow"/>
        </w:rPr>
        <w:instrText>⩾</w:instrText>
      </w:r>
      <w:r w:rsidR="00D558E0" w:rsidRPr="002B188A">
        <w:rPr>
          <w:highlight w:val="yellow"/>
        </w:rPr>
        <w:instrText xml:space="preserve"> 1.0 μg-atom/l. The values suggest that the phytoplankton populations of oligotrophic regions are adapted to the low ambient nutrient concentrations and are able to take up nutrients at a higher rate under these conditions than would phytoplankton species characteristics of eutrophic conditions and showing a higher value of Kt.","container-title":"Deep Sea Research and Oceanographic Abstracts","DOI":"10.1016/0011-7471(69)90049-7","ISSN":"0011-7471","issue":"1","journalAbbreviation":"Deep Sea Research and Oceanographic Abstracts","page":"45-57","source":"ScienceDirect","title":"The kinetics of nitrate and ammonia uptake by natural populations of marine phytoplankton","volume":"16","author":[{"family":"MacIsaac","given":"J. J."},{"family":"Dugdale","given":"R. C."}],"issued":{"date-parts":[["1969",2,1]]}}}],"schema":"https://github.com/citation-style-language/schema/raw/master/csl-citation.json"} </w:instrText>
      </w:r>
      <w:r w:rsidR="00D558E0" w:rsidRPr="002B188A">
        <w:rPr>
          <w:highlight w:val="yellow"/>
        </w:rPr>
        <w:fldChar w:fldCharType="separate"/>
      </w:r>
      <w:r w:rsidR="00D558E0" w:rsidRPr="002B188A">
        <w:rPr>
          <w:noProof/>
          <w:highlight w:val="yellow"/>
        </w:rPr>
        <w:t>(MacIsaac and Dugdale, 1972, 1969)</w:t>
      </w:r>
      <w:r w:rsidR="00D558E0" w:rsidRPr="002B188A">
        <w:rPr>
          <w:highlight w:val="yellow"/>
        </w:rPr>
        <w:fldChar w:fldCharType="end"/>
      </w:r>
      <w:r w:rsidR="00D558E0" w:rsidRPr="002B188A">
        <w:rPr>
          <w:highlight w:val="yellow"/>
        </w:rPr>
        <w:t>.</w:t>
      </w:r>
      <w:r w:rsidR="00D558E0">
        <w:t xml:space="preserve"> Therefore, e</w:t>
      </w:r>
      <w:r>
        <w:t xml:space="preserve">ven in </w:t>
      </w:r>
      <w:r w:rsidR="002B188A">
        <w:t>nitrate</w:t>
      </w:r>
      <w:r>
        <w:t xml:space="preserve">-replete upwelling ecosystems, an increase in NH₄⁺ from 0.08 uM to 1.26 uM (15.8x difference) was linked to increased tissue nitrogen and coverage of an intertidal seaweed </w:t>
      </w:r>
      <w:r>
        <w:fldChar w:fldCharType="begin"/>
      </w:r>
      <w:r>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fldChar w:fldCharType="separate"/>
      </w:r>
      <w:r>
        <w:rPr>
          <w:noProof/>
        </w:rPr>
        <w:t>(Aquilino et al., 2009)</w:t>
      </w:r>
      <w:r>
        <w:fldChar w:fldCharType="end"/>
      </w:r>
      <w:r>
        <w:t xml:space="preserve">, and a 1.8x increase in NH₄⁺ increased growth in subtidal seaweeds in Barkley Sound </w:t>
      </w:r>
      <w:r>
        <w:fldChar w:fldCharType="begin"/>
      </w:r>
      <w:r>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fldChar w:fldCharType="separate"/>
      </w:r>
      <w:r>
        <w:rPr>
          <w:noProof/>
        </w:rPr>
        <w:t>(Druehl et al., 1989)</w:t>
      </w:r>
      <w:r>
        <w:fldChar w:fldCharType="end"/>
      </w:r>
      <w:r>
        <w:t xml:space="preserve">. </w:t>
      </w:r>
      <w:r w:rsidRPr="0029646C">
        <w:rPr>
          <w:highlight w:val="yellow"/>
        </w:rPr>
        <w:t xml:space="preserve">Further, </w:t>
      </w:r>
      <w:r w:rsidR="00F34EA3" w:rsidRPr="0029646C">
        <w:rPr>
          <w:highlight w:val="yellow"/>
        </w:rPr>
        <w:t xml:space="preserve">the mismatch of timing between upwelling and </w:t>
      </w:r>
      <w:r w:rsidR="0029646C" w:rsidRPr="0029646C">
        <w:rPr>
          <w:highlight w:val="yellow"/>
        </w:rPr>
        <w:t>the growing season</w:t>
      </w:r>
      <w:r w:rsidR="006A69B6" w:rsidRPr="0029646C">
        <w:rPr>
          <w:highlight w:val="yellow"/>
        </w:rPr>
        <w:t xml:space="preserve"> </w:t>
      </w:r>
      <w:r w:rsidR="00F34EA3" w:rsidRPr="0029646C">
        <w:rPr>
          <w:highlight w:val="yellow"/>
        </w:rPr>
        <w:t xml:space="preserve">leads to </w:t>
      </w:r>
      <w:r w:rsidR="0029646C" w:rsidRPr="0029646C">
        <w:rPr>
          <w:highlight w:val="yellow"/>
        </w:rPr>
        <w:t>an increased reliance on NH₄⁺ as nitrate becomes depleted</w:t>
      </w:r>
      <w:r w:rsidRPr="0029646C">
        <w:rPr>
          <w:highlight w:val="yellow"/>
        </w:rPr>
        <w:t xml:space="preserve"> </w:t>
      </w:r>
      <w:r w:rsidRPr="0029646C">
        <w:rPr>
          <w:highlight w:val="yellow"/>
        </w:rPr>
        <w:fldChar w:fldCharType="begin"/>
      </w:r>
      <w:r w:rsidR="004136A2">
        <w:rPr>
          <w:highlight w:val="yellow"/>
        </w:rPr>
        <w:instrText xml:space="preserve"> ADDIN ZOTERO_ITEM CSL_CITATION {"citationID":"60az4TCN","properties":{"formattedCitation":"(Brzezinksi et al., 2013; Druehl et al., 1989)","plainCitation":"(Brzezinksi et al., 2013; Druehl et al., 1989)","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Pr="0029646C">
        <w:rPr>
          <w:highlight w:val="yellow"/>
        </w:rPr>
        <w:fldChar w:fldCharType="separate"/>
      </w:r>
      <w:r w:rsidR="004136A2">
        <w:rPr>
          <w:noProof/>
          <w:highlight w:val="yellow"/>
        </w:rPr>
        <w:t>(Brzezinksi et al., 2013; Druehl et al., 1989)</w:t>
      </w:r>
      <w:r w:rsidRPr="0029646C">
        <w:rPr>
          <w:highlight w:val="yellow"/>
        </w:rPr>
        <w:fldChar w:fldCharType="end"/>
      </w:r>
      <w:r w:rsidR="0029646C" w:rsidRPr="0029646C">
        <w:rPr>
          <w:highlight w:val="yellow"/>
        </w:rPr>
        <w:t>.</w:t>
      </w:r>
      <w:r w:rsidR="0029646C">
        <w:t xml:space="preserve"> </w:t>
      </w:r>
    </w:p>
    <w:p w14:paraId="080B2FF1" w14:textId="266ECCD2" w:rsidR="006F4686" w:rsidRPr="003F3452" w:rsidRDefault="00CB7309" w:rsidP="00CB7309">
      <w:pPr>
        <w:spacing w:line="480" w:lineRule="auto"/>
        <w:ind w:firstLine="720"/>
      </w:pPr>
      <w:r w:rsidRPr="00A80D8C">
        <w:rPr>
          <w:highlight w:val="yellow"/>
        </w:rPr>
        <w:t>Heterogeneity in NH₄⁺ availability likely impacts primary productivity in Barkley Sound a</w:t>
      </w:r>
      <w:r w:rsidR="00B9291A" w:rsidRPr="00A80D8C">
        <w:rPr>
          <w:highlight w:val="yellow"/>
        </w:rPr>
        <w:t>t each</w:t>
      </w:r>
      <w:r w:rsidR="006F4686" w:rsidRPr="00A80D8C">
        <w:rPr>
          <w:highlight w:val="yellow"/>
        </w:rPr>
        <w:t xml:space="preserve"> </w:t>
      </w:r>
      <w:r w:rsidR="0029646C" w:rsidRPr="00A80D8C">
        <w:rPr>
          <w:highlight w:val="yellow"/>
        </w:rPr>
        <w:t xml:space="preserve">spatial </w:t>
      </w:r>
      <w:r w:rsidR="006F4686" w:rsidRPr="00A80D8C">
        <w:rPr>
          <w:highlight w:val="yellow"/>
        </w:rPr>
        <w:t xml:space="preserve">scale studied. </w:t>
      </w:r>
      <w:r w:rsidR="003F3452" w:rsidRPr="00A80D8C">
        <w:rPr>
          <w:highlight w:val="yellow"/>
        </w:rPr>
        <w:t>At the meso-scale</w:t>
      </w:r>
      <w:r w:rsidRPr="00A80D8C">
        <w:rPr>
          <w:highlight w:val="yellow"/>
        </w:rPr>
        <w:t>,</w:t>
      </w:r>
      <w:r w:rsidR="003F3452" w:rsidRPr="00A80D8C">
        <w:rPr>
          <w:highlight w:val="yellow"/>
        </w:rPr>
        <w:t xml:space="preserve"> nitrate also varies among sites</w:t>
      </w:r>
      <w:r w:rsidRPr="00A80D8C">
        <w:rPr>
          <w:highlight w:val="yellow"/>
        </w:rPr>
        <w:t xml:space="preserve"> (CITE?)</w:t>
      </w:r>
      <w:r w:rsidR="003F3452" w:rsidRPr="00A80D8C">
        <w:rPr>
          <w:highlight w:val="yellow"/>
        </w:rPr>
        <w:t xml:space="preserve">. However, </w:t>
      </w:r>
      <w:r w:rsidR="004136A2" w:rsidRPr="00A80D8C">
        <w:rPr>
          <w:highlight w:val="yellow"/>
        </w:rPr>
        <w:fldChar w:fldCharType="begin"/>
      </w:r>
      <w:r w:rsidR="004136A2" w:rsidRPr="00A80D8C">
        <w:rPr>
          <w:highlight w:val="yellow"/>
        </w:rPr>
        <w:instrText xml:space="preserve"> ADDIN ZOTERO_ITEM CSL_CITATION {"citationID":"WFZf0DdG","properties":{"formattedCitation":"(Pawlowicz,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004136A2" w:rsidRPr="00A80D8C">
        <w:rPr>
          <w:highlight w:val="yellow"/>
        </w:rPr>
        <w:fldChar w:fldCharType="separate"/>
      </w:r>
      <w:r w:rsidR="004136A2" w:rsidRPr="00A80D8C">
        <w:rPr>
          <w:noProof/>
          <w:highlight w:val="yellow"/>
        </w:rPr>
        <w:t>(Pawlowicz, 2017)</w:t>
      </w:r>
      <w:r w:rsidR="004136A2" w:rsidRPr="00A80D8C">
        <w:rPr>
          <w:highlight w:val="yellow"/>
        </w:rPr>
        <w:fldChar w:fldCharType="end"/>
      </w:r>
      <w:r w:rsidR="004136A2" w:rsidRPr="00A80D8C">
        <w:rPr>
          <w:highlight w:val="yellow"/>
        </w:rPr>
        <w:t xml:space="preserve"> determined external nutrient supply (upwelling) doesn’t control primary productivity in Barkley Sound, and instead suggested local factors may be more important. The meso-scale NH₄⁺ variability we documented may be one such local factor. </w:t>
      </w:r>
      <w:r w:rsidR="00150219" w:rsidRPr="00A80D8C">
        <w:rPr>
          <w:highlight w:val="yellow"/>
        </w:rPr>
        <w:t>At a small scale,</w:t>
      </w:r>
      <w:r w:rsidR="006F4686" w:rsidRPr="00A80D8C">
        <w:rPr>
          <w:highlight w:val="yellow"/>
        </w:rPr>
        <w:t xml:space="preserve"> nitrate from external sources (e.g. upwelling and run-off) becomes depleted or unchanged as it flows through a kelp forest </w:t>
      </w:r>
      <w:r w:rsidR="006F4686" w:rsidRPr="00A80D8C">
        <w:rPr>
          <w:rFonts w:eastAsiaTheme="minorHAnsi"/>
          <w:color w:val="000000"/>
          <w:highlight w:val="yellow"/>
          <w:lang w:val="en-US"/>
        </w:rPr>
        <w:t xml:space="preserve">(Pfister et al., 2019; Stewart et al., 2009), </w:t>
      </w:r>
      <w:r w:rsidR="006F4686" w:rsidRPr="00A80D8C">
        <w:rPr>
          <w:highlight w:val="yellow"/>
        </w:rPr>
        <w:t>in contrast to NH</w:t>
      </w:r>
      <w:r w:rsidR="006F4686" w:rsidRPr="00A80D8C">
        <w:rPr>
          <w:highlight w:val="yellow"/>
          <w:vertAlign w:val="subscript"/>
        </w:rPr>
        <w:t>4</w:t>
      </w:r>
      <w:r w:rsidR="006F4686" w:rsidRPr="00A80D8C">
        <w:rPr>
          <w:highlight w:val="yellow"/>
          <w:vertAlign w:val="superscript"/>
        </w:rPr>
        <w:t>+</w:t>
      </w:r>
      <w:r w:rsidR="006F4686" w:rsidRPr="00A80D8C">
        <w:rPr>
          <w:highlight w:val="yellow"/>
        </w:rPr>
        <w:t xml:space="preserve"> which is regenerated by animals within and around the forest and seemingly retained there. Kelp forests effectively</w:t>
      </w:r>
      <w:r w:rsidR="00150219" w:rsidRPr="00A80D8C">
        <w:rPr>
          <w:highlight w:val="yellow"/>
        </w:rPr>
        <w:t xml:space="preserve"> </w:t>
      </w:r>
      <w:r w:rsidR="006F4686" w:rsidRPr="00A80D8C">
        <w:rPr>
          <w:highlight w:val="yellow"/>
        </w:rPr>
        <w:t>concentrat</w:t>
      </w:r>
      <w:r w:rsidR="00150219" w:rsidRPr="00A80D8C">
        <w:rPr>
          <w:highlight w:val="yellow"/>
        </w:rPr>
        <w:t>e</w:t>
      </w:r>
      <w:r w:rsidR="006F4686" w:rsidRPr="00A80D8C">
        <w:rPr>
          <w:highlight w:val="yellow"/>
        </w:rPr>
        <w:t xml:space="preserve"> their preferred form of nitrogen</w:t>
      </w:r>
      <w:r w:rsidR="00150219" w:rsidRPr="00A80D8C">
        <w:rPr>
          <w:highlight w:val="yellow"/>
        </w:rPr>
        <w:t>.</w:t>
      </w:r>
      <w:r w:rsidR="006F4686" w:rsidRPr="00A80D8C">
        <w:rPr>
          <w:highlight w:val="yellow"/>
        </w:rPr>
        <w:t xml:space="preserve"> </w:t>
      </w:r>
      <w:r w:rsidR="00150219" w:rsidRPr="00A80D8C">
        <w:rPr>
          <w:highlight w:val="yellow"/>
        </w:rPr>
        <w:t>This</w:t>
      </w:r>
      <w:r w:rsidR="006F4686" w:rsidRPr="00A80D8C">
        <w:rPr>
          <w:highlight w:val="yellow"/>
        </w:rPr>
        <w:t xml:space="preserve"> likely facilitates not only the growth of these canopy kelps but also understory seaweeds and phytoplankton in the water column </w:t>
      </w:r>
      <w:r w:rsidR="00150219" w:rsidRPr="00A80D8C">
        <w:rPr>
          <w:highlight w:val="yellow"/>
        </w:rPr>
        <w:t>also</w:t>
      </w:r>
      <w:r w:rsidR="006F4686" w:rsidRPr="00A80D8C">
        <w:rPr>
          <w:highlight w:val="yellow"/>
        </w:rPr>
        <w:t xml:space="preserve">. </w:t>
      </w:r>
      <w:r w:rsidR="00C64FD7" w:rsidRPr="00A80D8C">
        <w:rPr>
          <w:highlight w:val="yellow"/>
        </w:rPr>
        <w:t>As</w:t>
      </w:r>
      <w:r w:rsidRPr="00A80D8C">
        <w:rPr>
          <w:highlight w:val="yellow"/>
        </w:rPr>
        <w:t xml:space="preserve"> urchin</w:t>
      </w:r>
      <w:r w:rsidR="00C64FD7" w:rsidRPr="00A80D8C">
        <w:rPr>
          <w:highlight w:val="yellow"/>
        </w:rPr>
        <w:t xml:space="preserve"> overgrazing and climate change decimates kelp forests, we stand to lose this important ecosystem function. </w:t>
      </w:r>
      <w:r w:rsidR="006F4686" w:rsidRPr="00A80D8C">
        <w:rPr>
          <w:highlight w:val="yellow"/>
        </w:rPr>
        <w:t xml:space="preserve">At fine-scales, </w:t>
      </w:r>
      <w:r w:rsidR="008138C7" w:rsidRPr="00A80D8C">
        <w:rPr>
          <w:highlight w:val="yellow"/>
        </w:rPr>
        <w:t xml:space="preserve">invertebrates and fishes living in close contact with primary producers </w:t>
      </w:r>
      <w:r w:rsidR="00150219" w:rsidRPr="00A80D8C">
        <w:rPr>
          <w:highlight w:val="yellow"/>
        </w:rPr>
        <w:t>can</w:t>
      </w:r>
      <w:r w:rsidR="008138C7" w:rsidRPr="00A80D8C">
        <w:rPr>
          <w:highlight w:val="yellow"/>
        </w:rPr>
        <w:t xml:space="preserve"> enrich seaweeds directly. Many seaweeds are capable of surge uptake of NH₄⁺</w:t>
      </w:r>
      <w:r w:rsidR="00C64FD7" w:rsidRPr="00A80D8C">
        <w:rPr>
          <w:highlight w:val="yellow"/>
        </w:rPr>
        <w:t xml:space="preserve"> </w:t>
      </w:r>
      <w:r w:rsidR="00C64FD7" w:rsidRPr="00A80D8C">
        <w:rPr>
          <w:highlight w:val="yellow"/>
        </w:rPr>
        <w:fldChar w:fldCharType="begin"/>
      </w:r>
      <w:r w:rsidR="00C64FD7" w:rsidRPr="00A80D8C">
        <w:rPr>
          <w:highlight w:val="yellow"/>
        </w:rPr>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C64FD7" w:rsidRPr="00A80D8C">
        <w:rPr>
          <w:highlight w:val="yellow"/>
        </w:rPr>
        <w:fldChar w:fldCharType="separate"/>
      </w:r>
      <w:r w:rsidR="00C64FD7" w:rsidRPr="00A80D8C">
        <w:rPr>
          <w:noProof/>
          <w:highlight w:val="yellow"/>
        </w:rPr>
        <w:t>(Cedeno et al., 2021)</w:t>
      </w:r>
      <w:r w:rsidR="00C64FD7" w:rsidRPr="00A80D8C">
        <w:rPr>
          <w:highlight w:val="yellow"/>
        </w:rPr>
        <w:fldChar w:fldCharType="end"/>
      </w:r>
      <w:r w:rsidR="008138C7" w:rsidRPr="00A80D8C">
        <w:rPr>
          <w:highlight w:val="yellow"/>
        </w:rPr>
        <w:t xml:space="preserve">, which allow them to maximize benefit from excretion directly on their thalli. Indeed, given turnover rates of water and NH₄⁺ uptake rates, </w:t>
      </w:r>
      <w:r w:rsidR="008138C7" w:rsidRPr="00A80D8C">
        <w:rPr>
          <w:highlight w:val="yellow"/>
        </w:rPr>
        <w:lastRenderedPageBreak/>
        <w:t xml:space="preserve">seaweeds in New Zealand were estimated to derive up to 79% of needed nitrogen from </w:t>
      </w:r>
      <w:r w:rsidR="00150219" w:rsidRPr="00A80D8C">
        <w:rPr>
          <w:highlight w:val="yellow"/>
        </w:rPr>
        <w:t xml:space="preserve">direct </w:t>
      </w:r>
      <w:r w:rsidR="008138C7" w:rsidRPr="00A80D8C">
        <w:rPr>
          <w:highlight w:val="yellow"/>
        </w:rPr>
        <w:t>epifauna excretion</w:t>
      </w:r>
      <w:r w:rsidR="002E1F14">
        <w:rPr>
          <w:highlight w:val="yellow"/>
        </w:rPr>
        <w:t xml:space="preserve"> </w:t>
      </w:r>
      <w:r w:rsidR="002E1F14">
        <w:rPr>
          <w:highlight w:val="yellow"/>
        </w:rPr>
        <w:fldChar w:fldCharType="begin"/>
      </w:r>
      <w:r w:rsidR="002E1F14">
        <w:rPr>
          <w:highlight w:val="yellow"/>
        </w:rPr>
        <w:instrText xml:space="preserve"> ADDIN ZOTERO_ITEM CSL_CITATION {"citationID":"w8tsqhuA","properties":{"formattedCitation":"(Taylor and Rees, 1998)","plainCitation":"(Taylor and Rees, 1998)","noteIndex":0},"citationItems":[{"id":4204,"uris":["http://zotero.org/users/local/idKDtb7T/items/5LBNYUUX"],"itemData":{"id":4204,"type":"article-journal","abstract":"The potential for excretory product of mobile epifauna to be source of nitrogen for seaweeds was investegated for the fucalean alga Carpophyllum plumosum var. capillifolium at Matheson Bay, northeastern New Zealand.The epifauna excreted an average of 1.5–2.1 times as much nitrogen as the plants were using. A comparison of rates at which the plants took up ammonium with turnover rates of water in the bed indicated that the plants could derive, on average, up to 79% of the nitrogen they required for growth from ammonium excreted by epifauna. This value was estimated under the assumption that ammonium excreted was instantaneously diluted into the water mass surrounding the entire bed. In nature, the availability of ammonium to the individual host seaweed should be greater owing to hydrological processes that restrict water flow around the plant.","container-title":"Limnology and Oceanography","DOI":"10.4319/lo.1998.43.4.0600","ISSN":"1939-5590","issue":"4","journalAbbreviation":"Limnol Oceanogr","language":"en","note":"_eprint: https://onlinelibrary.wiley.com/doi/pdf/10.4319/lo.1998.43.4.0600","page":"600-606","source":"Wiley Online Library","title":"Excretory products of mobile epifauna as a nitrogen source for seaweeds","volume":"43","author":[{"family":"Taylor","given":"Richard"},{"family":"Rees","given":"T. Alwyn V."}],"issued":{"date-parts":[["1998"]]}}}],"schema":"https://github.com/citation-style-language/schema/raw/master/csl-citation.json"} </w:instrText>
      </w:r>
      <w:r w:rsidR="002E1F14">
        <w:rPr>
          <w:highlight w:val="yellow"/>
        </w:rPr>
        <w:fldChar w:fldCharType="separate"/>
      </w:r>
      <w:r w:rsidR="002E1F14">
        <w:rPr>
          <w:noProof/>
          <w:highlight w:val="yellow"/>
        </w:rPr>
        <w:t>(Taylor and Rees, 1998)</w:t>
      </w:r>
      <w:r w:rsidR="002E1F14">
        <w:rPr>
          <w:highlight w:val="yellow"/>
        </w:rPr>
        <w:fldChar w:fldCharType="end"/>
      </w:r>
      <w:r w:rsidR="008138C7" w:rsidRPr="00A80D8C">
        <w:rPr>
          <w:highlight w:val="yellow"/>
        </w:rPr>
        <w:t>.</w:t>
      </w:r>
      <w:r w:rsidR="00C64FD7">
        <w:t xml:space="preserve"> </w:t>
      </w:r>
    </w:p>
    <w:p w14:paraId="6D270B3E" w14:textId="77777777" w:rsidR="006B09F2" w:rsidRPr="009D0A6F" w:rsidRDefault="006B09F2"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3E46EB4D" w14:textId="4F2FF28F" w:rsidR="003E52B2" w:rsidRDefault="00741F8A" w:rsidP="001C6002">
      <w:pPr>
        <w:spacing w:line="480" w:lineRule="auto"/>
      </w:pPr>
      <w:commentRangeStart w:id="25"/>
      <w:r>
        <w:t xml:space="preserve">Despite </w:t>
      </w:r>
      <w:commentRangeEnd w:id="25"/>
      <w:r w:rsidR="00892365">
        <w:rPr>
          <w:rStyle w:val="CommentReference"/>
        </w:rPr>
        <w:commentReference w:id="25"/>
      </w:r>
      <w:r>
        <w:t xml:space="preserve">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w:t>
      </w:r>
      <w:r w:rsidR="001C6002">
        <w:t>meso, small, and fine</w:t>
      </w:r>
      <w:r>
        <w:t xml:space="preserve"> </w:t>
      </w:r>
      <w:r w:rsidR="006260D7">
        <w:t xml:space="preserve">spatial </w:t>
      </w:r>
      <w:r>
        <w:t>scales</w:t>
      </w:r>
      <w:r w:rsidR="008A0791">
        <w:t>.</w:t>
      </w:r>
      <w:r w:rsidR="00C64FD7">
        <w:t xml:space="preserve"> </w:t>
      </w:r>
      <w:r w:rsidR="00425018">
        <w:t xml:space="preserve">Given the annual depletion of nitrates each summer </w:t>
      </w:r>
      <w:r w:rsidR="00425018">
        <w:fldChar w:fldCharType="begin"/>
      </w:r>
      <w:r w:rsidR="00425018">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425018">
        <w:fldChar w:fldCharType="separate"/>
      </w:r>
      <w:r w:rsidR="00425018">
        <w:rPr>
          <w:noProof/>
        </w:rPr>
        <w:t>(Druehl et al., 1989)</w:t>
      </w:r>
      <w:r w:rsidR="00425018">
        <w:fldChar w:fldCharType="end"/>
      </w:r>
      <w:r w:rsidR="00425018">
        <w:t xml:space="preserve">, primary producers’ preference for NH₄⁺ over nitrate </w:t>
      </w:r>
      <w:r w:rsidR="00425018">
        <w:fldChar w:fldCharType="begin"/>
      </w:r>
      <w:r w:rsidR="00425018">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25018">
        <w:fldChar w:fldCharType="separate"/>
      </w:r>
      <w:r w:rsidR="00425018">
        <w:rPr>
          <w:noProof/>
        </w:rPr>
        <w:t>(Phillips and Hurd, 2004)</w:t>
      </w:r>
      <w:r w:rsidR="00425018">
        <w:fldChar w:fldCharType="end"/>
      </w:r>
      <w:r w:rsidR="00425018">
        <w:t xml:space="preserve">, and capacity for surge uptake of NH₄⁺ </w:t>
      </w:r>
      <w:r w:rsidR="00425018">
        <w:fldChar w:fldCharType="begin"/>
      </w:r>
      <w:r w:rsidR="002E1F14">
        <w:instrText xml:space="preserve"> ADDIN ZOTERO_ITEM CSL_CITATION {"citationID":"DCg2XVuv","properties":{"formattedCitation":"(Cedeno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425018">
        <w:fldChar w:fldCharType="separate"/>
      </w:r>
      <w:r w:rsidR="00425018">
        <w:rPr>
          <w:noProof/>
        </w:rPr>
        <w:t>(Cedeno et al., 2021)</w:t>
      </w:r>
      <w:r w:rsidR="00425018">
        <w:fldChar w:fldCharType="end"/>
      </w:r>
      <w:r w:rsidR="00425018">
        <w:t xml:space="preserve">, it seems likely the animal-driven variation in NH₄⁺ we observed could contribute to heterogeneity in primary productivity. </w:t>
      </w:r>
      <w:r w:rsidR="00AA3E02">
        <w:t>Our results disrupt the dominant paradigm that bottom-up effects in temperate waters are primarily driven by external sources of nutrients acting on large scales, while animals contribute to smaller-scale variation mainly through top-down, consumptive effects</w:t>
      </w:r>
      <w:r w:rsidR="007C5C1D">
        <w:t xml:space="preserve">. </w:t>
      </w:r>
      <w:r w:rsidR="00AA3E02">
        <w:t>Instead, animals in temperate waters likely drive bottom-up effects across meso, small, and fine scales while also contributing to top-down effects.</w:t>
      </w:r>
      <w:r w:rsidR="000A5345">
        <w:t xml:space="preserve"> </w:t>
      </w:r>
      <w:r w:rsidR="007C5C1D">
        <w:rPr>
          <w:color w:val="000000"/>
        </w:rPr>
        <w:t>A</w:t>
      </w:r>
      <w:r w:rsidR="007C5C1D" w:rsidRPr="005F1E8D">
        <w:rPr>
          <w:color w:val="000000"/>
        </w:rPr>
        <w:t xml:space="preserve">nimal-driven spatio-temporal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r w:rsidR="003F3DBB" w:rsidRPr="003F3DBB">
        <w:t xml:space="preserve">Brittnie Spriel </w:t>
      </w:r>
      <w:r w:rsidR="003F3DBB">
        <w:lastRenderedPageBreak/>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49CB26EC" w:rsidR="00A960B5" w:rsidRPr="007A68CB" w:rsidRDefault="00B51E94" w:rsidP="007A68CB">
      <w:pPr>
        <w:rPr>
          <w:b/>
        </w:rPr>
      </w:pPr>
      <w:r>
        <w:rPr>
          <w:b/>
          <w:noProof/>
        </w:rPr>
        <w:drawing>
          <wp:inline distT="0" distB="0" distL="0" distR="0" wp14:anchorId="233F11E6" wp14:editId="6AD55942">
            <wp:extent cx="4699000" cy="4953000"/>
            <wp:effectExtent l="0" t="0" r="0" b="0"/>
            <wp:docPr id="1229934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34199" name="Picture 122993419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2934B076"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w:t>
      </w:r>
      <w:r w:rsidR="00033D21">
        <w:t>Meso-scale (a</w:t>
      </w:r>
      <w:r w:rsidR="00A32263">
        <w:t>mong-site</w:t>
      </w:r>
      <w:r w:rsidR="00033D21">
        <w:t>)</w:t>
      </w:r>
      <w:r w:rsidR="00A32263">
        <w:t>, (</w:t>
      </w:r>
      <w:r w:rsidR="000D0396">
        <w:t>b</w:t>
      </w:r>
      <w:r w:rsidR="00A32263">
        <w:t xml:space="preserve">) </w:t>
      </w:r>
      <w:r w:rsidR="00033D21">
        <w:t>small-scale (</w:t>
      </w:r>
      <w:r w:rsidR="00A32263">
        <w:t>within-site</w:t>
      </w:r>
      <w:r w:rsidR="00033D21">
        <w:t>)</w:t>
      </w:r>
      <w:r w:rsidR="00A32263">
        <w:t>, and (</w:t>
      </w:r>
      <w:r w:rsidR="000D0396">
        <w:t>c</w:t>
      </w:r>
      <w:r w:rsidR="00A32263">
        <w:t xml:space="preserve">) </w:t>
      </w:r>
      <w:r w:rsidR="00033D21">
        <w:t>fine-scale (microhabitat)</w:t>
      </w:r>
      <w:r w:rsidR="00A32263">
        <w:t xml:space="preserve">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scale</w:t>
      </w:r>
      <w:r w:rsidR="000D0396">
        <w:t xml:space="preserve"> </w:t>
      </w:r>
      <w:r w:rsidR="00AD62DF">
        <w:t xml:space="preserve">ammonium </w:t>
      </w:r>
      <w:r w:rsidR="00006B3F">
        <w:t>variation</w:t>
      </w:r>
      <w:r w:rsidR="00AD62DF">
        <w:t xml:space="preserve">, and kelp forests surveyed (triangles) for </w:t>
      </w:r>
      <w:r w:rsidR="00B46066">
        <w:t>small-scale</w:t>
      </w:r>
      <w:r w:rsidR="000D0396">
        <w:t xml:space="preserv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 xml:space="preserve">ndicates the location of the </w:t>
      </w:r>
      <w:r w:rsidR="00033D21">
        <w:t xml:space="preserve">fine scale </w:t>
      </w:r>
      <w:r w:rsidR="00D36A7A" w:rsidRPr="00314455">
        <w:t>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1ACD020C"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 xml:space="preserve">ammonium concentration observed across 27 rocky reef sites </w:t>
      </w:r>
      <w:r w:rsidR="006479F8">
        <w:t xml:space="preserve">(meso-scale) </w:t>
      </w:r>
      <w:r w:rsidR="00623DD8">
        <w:t>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471233">
        <w:t>with</w:t>
      </w:r>
      <w:r w:rsidR="00FE153F">
        <w:t xml:space="preserve">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w:t>
      </w:r>
      <w:r w:rsidR="00471233">
        <w:t xml:space="preserve"> with</w:t>
      </w:r>
      <w:r w:rsidR="00C826A7">
        <w:t xml:space="preserve"> a gamma distribution (link = ‘log’)</w:t>
      </w:r>
      <w:r w:rsidR="00471233">
        <w:t>,</w:t>
      </w:r>
      <w:r w:rsidR="00C826A7">
        <w:t xml:space="preserve"> so coefficients are presented in log space. Continuous predictors were centred and scaled </w:t>
      </w:r>
      <w:r w:rsidR="00471233">
        <w:t>to compare</w:t>
      </w:r>
      <w:r w:rsidR="00C826A7">
        <w:t xml:space="preserve">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06680544" w:rsidR="0095043F" w:rsidRDefault="00830EF2" w:rsidP="00C05A5A">
      <w:r>
        <w:rPr>
          <w:noProof/>
        </w:rPr>
        <w:lastRenderedPageBreak/>
        <w:drawing>
          <wp:inline distT="0" distB="0" distL="0" distR="0" wp14:anchorId="5F9EB9AC" wp14:editId="3B933271">
            <wp:extent cx="5943600" cy="5943600"/>
            <wp:effectExtent l="0" t="0" r="0" b="0"/>
            <wp:docPr id="14237766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776638" name="Picture 1"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3A9D4590"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 xml:space="preserve">inside vs outside kelp forests across 16 sites </w:t>
      </w:r>
      <w:r w:rsidR="006479F8">
        <w:t xml:space="preserve">(small-scale) </w:t>
      </w:r>
      <w:r w:rsidR="00623DD8">
        <w:t>in Barkley Sound</w:t>
      </w:r>
      <w:r w:rsidR="009B2182">
        <w:t>, British Columbia, Canada</w:t>
      </w:r>
      <w:r w:rsidR="00623DD8">
        <w:t xml:space="preserve">. </w:t>
      </w:r>
      <w:r w:rsidR="00C826A7">
        <w:t xml:space="preserve">(a) </w:t>
      </w:r>
      <w:r w:rsidR="00D37004">
        <w:t xml:space="preserve">Model coefficients </w:t>
      </w:r>
      <w:r w:rsidR="00471233">
        <w:t>with</w:t>
      </w:r>
      <w:r w:rsidR="00C826A7">
        <w:t xml:space="preserve">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2A8E1E5" w:rsidR="0058230D" w:rsidRPr="00946EB9" w:rsidRDefault="0058230D">
      <w:r>
        <w:rPr>
          <w:b/>
        </w:rPr>
        <w:t xml:space="preserve">Figure </w:t>
      </w:r>
      <w:r w:rsidR="00377E7D">
        <w:rPr>
          <w:b/>
        </w:rPr>
        <w:t>4</w:t>
      </w:r>
      <w:r>
        <w:rPr>
          <w:b/>
        </w:rPr>
        <w:t xml:space="preserve">. </w:t>
      </w:r>
      <w:r w:rsidR="00033D21">
        <w:t>Fine scale</w:t>
      </w:r>
      <w:r w:rsidR="00B46066">
        <w:t xml:space="preserve"> </w:t>
      </w:r>
      <w:r w:rsidR="00623DD8">
        <w:t xml:space="preserve">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70BDD310" w14:textId="62F69D53" w:rsidR="005166D6" w:rsidRPr="002F7D37" w:rsidRDefault="00F10A37" w:rsidP="002F7D37">
      <w:pPr>
        <w:spacing w:line="480" w:lineRule="auto"/>
        <w:rPr>
          <w:bCs/>
        </w:rPr>
      </w:pPr>
      <w:r>
        <w:rPr>
          <w:b/>
        </w:rPr>
        <w:lastRenderedPageBreak/>
        <w:t xml:space="preserve">Electronic Supplement 1. </w:t>
      </w:r>
      <w:r w:rsidRPr="0096667C">
        <w:rPr>
          <w:bCs/>
        </w:rPr>
        <w:t>Supplementary tables and figures.</w:t>
      </w:r>
    </w:p>
    <w:p w14:paraId="0E0B3FF7" w14:textId="6B513796" w:rsidR="00791FF5" w:rsidRDefault="002F7D37" w:rsidP="00E81946">
      <w:pPr>
        <w:rPr>
          <w:b/>
        </w:rPr>
      </w:pPr>
      <w:r>
        <w:rPr>
          <w:b/>
          <w:noProof/>
        </w:rPr>
        <w:drawing>
          <wp:inline distT="0" distB="0" distL="0" distR="0" wp14:anchorId="25CE5973" wp14:editId="4F385116">
            <wp:extent cx="4089400" cy="1944992"/>
            <wp:effectExtent l="0" t="0" r="0" b="0"/>
            <wp:docPr id="449147724" name="Picture 3" descr="A green hill with yellow dots and a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7724" name="Picture 3" descr="A green hill with yellow dots and a black text&#10;&#10;Description automatically generated"/>
                    <pic:cNvPicPr/>
                  </pic:nvPicPr>
                  <pic:blipFill rotWithShape="1">
                    <a:blip r:embed="rId16" cstate="print">
                      <a:extLst>
                        <a:ext uri="{28A0092B-C50C-407E-A947-70E740481C1C}">
                          <a14:useLocalDpi xmlns:a14="http://schemas.microsoft.com/office/drawing/2010/main" val="0"/>
                        </a:ext>
                      </a:extLst>
                    </a:blip>
                    <a:srcRect t="9913"/>
                    <a:stretch/>
                  </pic:blipFill>
                  <pic:spPr bwMode="auto">
                    <a:xfrm>
                      <a:off x="0" y="0"/>
                      <a:ext cx="4089400" cy="1944992"/>
                    </a:xfrm>
                    <a:prstGeom prst="rect">
                      <a:avLst/>
                    </a:prstGeom>
                    <a:ln>
                      <a:noFill/>
                    </a:ln>
                    <a:extLst>
                      <a:ext uri="{53640926-AAD7-44D8-BBD7-CCE9431645EC}">
                        <a14:shadowObscured xmlns:a14="http://schemas.microsoft.com/office/drawing/2010/main"/>
                      </a:ext>
                    </a:extLst>
                  </pic:spPr>
                </pic:pic>
              </a:graphicData>
            </a:graphic>
          </wp:inline>
        </w:drawing>
      </w:r>
    </w:p>
    <w:p w14:paraId="0C3E18DE" w14:textId="327F0E76" w:rsidR="00AE1D84" w:rsidRDefault="00E81946">
      <w:r>
        <w:rPr>
          <w:b/>
        </w:rPr>
        <w:t xml:space="preserve">Figure </w:t>
      </w:r>
      <w:r w:rsidR="003840BD">
        <w:rPr>
          <w:b/>
        </w:rPr>
        <w:t>S1.</w:t>
      </w:r>
      <w:r>
        <w:rPr>
          <w:b/>
        </w:rPr>
        <w:t xml:space="preserve">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w:t>
      </w:r>
    </w:p>
    <w:p w14:paraId="28FDFA7B" w14:textId="5FE6B5B0" w:rsidR="00532F36" w:rsidRPr="00AE1D84" w:rsidRDefault="00AE1D84">
      <w:r>
        <w:br w:type="page"/>
      </w:r>
    </w:p>
    <w:p w14:paraId="5092677A" w14:textId="22C63A48" w:rsidR="00F122DB" w:rsidRDefault="00717F32" w:rsidP="00F122DB">
      <w:pPr>
        <w:rPr>
          <w:b/>
        </w:rPr>
      </w:pPr>
      <w:r>
        <w:rPr>
          <w:b/>
          <w:noProof/>
        </w:rPr>
        <w:lastRenderedPageBreak/>
        <w:drawing>
          <wp:inline distT="0" distB="0" distL="0" distR="0" wp14:anchorId="29B6A404" wp14:editId="3B9CFC89">
            <wp:extent cx="5943600" cy="3343275"/>
            <wp:effectExtent l="0" t="0" r="0" b="0"/>
            <wp:docPr id="518268811" name="Picture 4" descr="A diagram of a flow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268811" name="Picture 4" descr="A diagram of a flow rat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DEE0E1" w14:textId="3EB15C2D" w:rsidR="00791FF5" w:rsidRPr="00532F36" w:rsidRDefault="00B21893" w:rsidP="00532F36">
      <w:pPr>
        <w:rPr>
          <w:bCs/>
        </w:rPr>
      </w:pPr>
      <w:r>
        <w:rPr>
          <w:b/>
        </w:rPr>
        <w:t xml:space="preserve">Figure </w:t>
      </w:r>
      <w:r w:rsidR="003840BD">
        <w:rPr>
          <w:b/>
        </w:rPr>
        <w:t>S1.</w:t>
      </w:r>
      <w:r>
        <w:rPr>
          <w:b/>
        </w:rPr>
        <w:t xml:space="preserve">2. </w:t>
      </w:r>
      <w:r>
        <w:rPr>
          <w:bCs/>
        </w:rPr>
        <w:t>Increase in ammonium in containers containing zero or four California sea cucumbers (</w:t>
      </w:r>
      <w:r w:rsidRPr="00B21893">
        <w:rPr>
          <w:bCs/>
          <w:i/>
          <w:iCs/>
        </w:rPr>
        <w:t>Apostichopus californicus</w:t>
      </w:r>
      <w:r>
        <w:rPr>
          <w:bCs/>
        </w:rPr>
        <w:t xml:space="preserve">) relative to initial ammonium concentration after </w:t>
      </w:r>
      <w:r w:rsidR="00055BCA">
        <w:rPr>
          <w:bCs/>
        </w:rPr>
        <w:t>24</w:t>
      </w:r>
      <w:r>
        <w:rPr>
          <w:bCs/>
        </w:rPr>
        <w:t xml:space="preserve"> hours </w:t>
      </w:r>
      <w:r w:rsidR="00532F36">
        <w:rPr>
          <w:bCs/>
        </w:rPr>
        <w:t xml:space="preserve">in mesocosms </w:t>
      </w:r>
      <w:r>
        <w:rPr>
          <w:bCs/>
        </w:rPr>
        <w:t xml:space="preserve">with varying flow rates. Shaded areas indicate 95% confidence intervals, and raw data </w:t>
      </w:r>
      <w:r w:rsidR="002A6FAB">
        <w:rPr>
          <w:bCs/>
        </w:rPr>
        <w:t>are</w:t>
      </w:r>
      <w:r>
        <w:rPr>
          <w:bCs/>
        </w:rPr>
        <w:t xml:space="preserve"> plotted as points.</w:t>
      </w:r>
      <w:r w:rsidR="001D14D5">
        <w:rPr>
          <w:bCs/>
        </w:rPr>
        <w:t xml:space="preserve"> </w:t>
      </w:r>
      <w:r w:rsidR="00532F36">
        <w:rPr>
          <w:bCs/>
        </w:rPr>
        <w:t>While</w:t>
      </w:r>
      <w:r w:rsidR="001D14D5">
        <w:rPr>
          <w:bCs/>
        </w:rPr>
        <w:t xml:space="preserve"> NH₄⁺ concentration remained the same </w:t>
      </w:r>
      <w:r w:rsidR="00532F36">
        <w:rPr>
          <w:bCs/>
        </w:rPr>
        <w:t>across flow rates in the control mesocosms</w:t>
      </w:r>
      <w:r w:rsidR="001D14D5">
        <w:rPr>
          <w:bCs/>
        </w:rPr>
        <w:t>, sea cucumbers enriched NH₄⁺ concentration</w:t>
      </w:r>
      <w:r w:rsidR="00532F36">
        <w:rPr>
          <w:bCs/>
        </w:rPr>
        <w:t xml:space="preserve"> when flow was low. </w:t>
      </w:r>
      <w:r w:rsidR="002A6FAB">
        <w:rPr>
          <w:bCs/>
        </w:rPr>
        <w:t xml:space="preserve">This </w:t>
      </w:r>
      <w:r w:rsidR="00532F36">
        <w:rPr>
          <w:bCs/>
        </w:rPr>
        <w:t>enrich</w:t>
      </w:r>
      <w:r w:rsidR="002A6FAB">
        <w:rPr>
          <w:bCs/>
        </w:rPr>
        <w:t>ment</w:t>
      </w:r>
      <w:r w:rsidR="00532F36">
        <w:rPr>
          <w:bCs/>
        </w:rPr>
        <w:t xml:space="preserve"> </w:t>
      </w:r>
      <w:r w:rsidR="001D14D5">
        <w:rPr>
          <w:bCs/>
        </w:rPr>
        <w:t xml:space="preserve">declined as flow </w:t>
      </w:r>
      <w:r w:rsidR="00532F36">
        <w:rPr>
          <w:bCs/>
        </w:rPr>
        <w:t xml:space="preserve">rate </w:t>
      </w:r>
      <w:r w:rsidR="001D14D5">
        <w:rPr>
          <w:bCs/>
        </w:rPr>
        <w:t xml:space="preserve">increased. Therefore, we see that the ability of animals to increase NH₄⁺ concentration declines with increased flow as we’d expect…. </w:t>
      </w:r>
      <w:r w:rsidR="00791FF5">
        <w:rPr>
          <w:b/>
        </w:rPr>
        <w:br w:type="page"/>
      </w:r>
    </w:p>
    <w:p w14:paraId="4600395C" w14:textId="46B5CD97" w:rsidR="00405356" w:rsidRDefault="00405356" w:rsidP="00F122DB">
      <w:r w:rsidRPr="0064532D">
        <w:rPr>
          <w:b/>
        </w:rPr>
        <w:lastRenderedPageBreak/>
        <w:t xml:space="preserve">Table </w:t>
      </w:r>
      <w:r w:rsidR="003840BD">
        <w:rPr>
          <w:b/>
        </w:rPr>
        <w:t>S1.</w:t>
      </w:r>
      <w:r w:rsidRPr="0064532D">
        <w:rPr>
          <w:b/>
        </w:rPr>
        <w:t>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r w:rsidRPr="00405356">
              <w:rPr>
                <w:color w:val="000000"/>
              </w:rPr>
              <w:t>Ohiat</w:t>
            </w:r>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r w:rsidRPr="00405356">
              <w:rPr>
                <w:color w:val="000000"/>
              </w:rPr>
              <w:t>Kii xin</w:t>
            </w:r>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r w:rsidRPr="00405356">
              <w:rPr>
                <w:color w:val="000000"/>
              </w:rPr>
              <w:t>Baeria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r w:rsidRPr="00405356">
              <w:rPr>
                <w:color w:val="000000"/>
              </w:rPr>
              <w:t xml:space="preserve">Baeria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r w:rsidRPr="00405356">
              <w:rPr>
                <w:color w:val="000000"/>
              </w:rPr>
              <w:t>Wouwer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r w:rsidRPr="00405356">
              <w:rPr>
                <w:color w:val="000000"/>
              </w:rPr>
              <w:t>Eussen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5B6A2657" w:rsidR="004D42BB" w:rsidRDefault="0053139F" w:rsidP="00F122DB">
      <w:r w:rsidRPr="00E83D6E">
        <w:rPr>
          <w:b/>
        </w:rPr>
        <w:lastRenderedPageBreak/>
        <w:t xml:space="preserve">Table </w:t>
      </w:r>
      <w:r w:rsidR="003840BD">
        <w:rPr>
          <w:b/>
        </w:rPr>
        <w:t>S1.</w:t>
      </w:r>
      <w:r w:rsidRPr="00E83D6E">
        <w:rPr>
          <w:b/>
        </w:rPr>
        <w:t>2.</w:t>
      </w:r>
      <w:r>
        <w:t xml:space="preserve"> </w:t>
      </w:r>
      <w:r w:rsidR="003C2B32">
        <w:t>K</w:t>
      </w:r>
      <w:r w:rsidR="00250785">
        <w:t xml:space="preserve">elp forest </w:t>
      </w:r>
      <w:r w:rsidR="00E83D6E">
        <w:t>s</w:t>
      </w:r>
      <w:r>
        <w:t>ite</w:t>
      </w:r>
      <w:r w:rsidR="00EB4F90">
        <w:t xml:space="preserve"> names, coordinates, </w:t>
      </w:r>
      <w:r w:rsidR="00E83D6E">
        <w:t>survey</w:t>
      </w:r>
      <w:r w:rsidR="00EB4F90">
        <w:t xml:space="preserve"> dates and dominant kelp forest species. Macro = giant kelp (</w:t>
      </w:r>
      <w:r w:rsidR="00EB4F90" w:rsidRPr="00EB4F90">
        <w:rPr>
          <w:i/>
          <w:iCs/>
        </w:rPr>
        <w:t>Macrocystis pyrifera</w:t>
      </w:r>
      <w:r w:rsidR="00EB4F90">
        <w:t>), Nereo = bull kelp (</w:t>
      </w:r>
      <w:r w:rsidR="00EB4F90" w:rsidRPr="00EB4F90">
        <w:rPr>
          <w:i/>
          <w:iCs/>
        </w:rPr>
        <w:t>Nereocystis luetkeana</w:t>
      </w:r>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r w:rsidRPr="004D42BB">
              <w:rPr>
                <w:color w:val="000000"/>
              </w:rPr>
              <w:t>Tzartus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384FF527" w:rsidR="0017314E" w:rsidRDefault="0017314E" w:rsidP="00F122DB">
      <w:r>
        <w:rPr>
          <w:b/>
        </w:rPr>
        <w:lastRenderedPageBreak/>
        <w:t>T</w:t>
      </w:r>
      <w:r w:rsidRPr="001B22A8">
        <w:rPr>
          <w:b/>
        </w:rPr>
        <w:t xml:space="preserve">able </w:t>
      </w:r>
      <w:r w:rsidR="003840BD">
        <w:rPr>
          <w:b/>
        </w:rPr>
        <w:t>S1.</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sidRPr="00B42CBE">
        <w:rPr>
          <w:iCs/>
        </w:rPr>
        <w:t>in situ</w:t>
      </w:r>
      <w:r>
        <w:t xml:space="preserve">; </w:t>
      </w:r>
      <w:r w:rsidRPr="00E763F3">
        <w:rPr>
          <w:i/>
          <w:color w:val="000000"/>
        </w:rPr>
        <w:t>Pycnopodia helianthoides</w:t>
      </w:r>
      <w:r w:rsidRPr="00E763F3">
        <w:rPr>
          <w:color w:val="000000"/>
        </w:rPr>
        <w:t xml:space="preserve">, </w:t>
      </w:r>
      <w:r w:rsidRPr="00E763F3">
        <w:rPr>
          <w:i/>
          <w:color w:val="000000"/>
        </w:rPr>
        <w:t>Crassadoma gigantea</w:t>
      </w:r>
      <w:r>
        <w:rPr>
          <w:color w:val="000000"/>
        </w:rPr>
        <w:t xml:space="preserve">, and </w:t>
      </w:r>
      <w:r w:rsidRPr="00E763F3">
        <w:rPr>
          <w:i/>
          <w:color w:val="000000"/>
        </w:rPr>
        <w:t>Haliotis kamtschatkana</w:t>
      </w:r>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C27264">
            <w:pPr>
              <w:jc w:val="left"/>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C27264">
            <w:pPr>
              <w:jc w:val="left"/>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C27264">
            <w:pPr>
              <w:jc w:val="left"/>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C27264">
            <w:pPr>
              <w:jc w:val="left"/>
              <w:rPr>
                <w:i/>
                <w:color w:val="000000"/>
                <w:sz w:val="20"/>
                <w:szCs w:val="20"/>
              </w:rPr>
            </w:pPr>
            <w:r w:rsidRPr="00E763F3">
              <w:rPr>
                <w:i/>
                <w:color w:val="000000"/>
                <w:sz w:val="20"/>
                <w:szCs w:val="20"/>
              </w:rPr>
              <w:t>Cancer productus</w:t>
            </w:r>
          </w:p>
        </w:tc>
        <w:tc>
          <w:tcPr>
            <w:tcW w:w="1630" w:type="dxa"/>
            <w:noWrap/>
            <w:hideMark/>
          </w:tcPr>
          <w:p w14:paraId="133B0BEF" w14:textId="77777777" w:rsidR="0017314E" w:rsidRPr="00E763F3" w:rsidRDefault="0017314E" w:rsidP="00C27264">
            <w:pPr>
              <w:jc w:val="left"/>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C27264">
            <w:pPr>
              <w:jc w:val="left"/>
              <w:rPr>
                <w:color w:val="000000"/>
                <w:sz w:val="20"/>
                <w:szCs w:val="20"/>
              </w:rPr>
            </w:pPr>
            <w:r w:rsidRPr="00EB4F90">
              <w:rPr>
                <w:color w:val="000000"/>
                <w:sz w:val="20"/>
                <w:szCs w:val="20"/>
              </w:rPr>
              <w:t>E.G. Lim, unpubl.</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C27264">
            <w:pPr>
              <w:jc w:val="left"/>
              <w:rPr>
                <w:i/>
                <w:color w:val="000000"/>
                <w:sz w:val="20"/>
                <w:szCs w:val="20"/>
              </w:rPr>
            </w:pPr>
            <w:r w:rsidRPr="00E763F3">
              <w:rPr>
                <w:i/>
                <w:color w:val="000000"/>
                <w:sz w:val="20"/>
                <w:szCs w:val="20"/>
              </w:rPr>
              <w:t>Glebocarcinus oregonensis</w:t>
            </w:r>
          </w:p>
        </w:tc>
        <w:tc>
          <w:tcPr>
            <w:tcW w:w="1630" w:type="dxa"/>
            <w:noWrap/>
            <w:hideMark/>
          </w:tcPr>
          <w:p w14:paraId="6F951E47"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C27264">
            <w:pPr>
              <w:jc w:val="left"/>
              <w:rPr>
                <w:i/>
                <w:color w:val="000000"/>
                <w:sz w:val="20"/>
                <w:szCs w:val="20"/>
              </w:rPr>
            </w:pPr>
            <w:r w:rsidRPr="00E763F3">
              <w:rPr>
                <w:i/>
                <w:color w:val="000000"/>
                <w:sz w:val="20"/>
                <w:szCs w:val="20"/>
              </w:rPr>
              <w:t>Romaleon antennarium</w:t>
            </w:r>
          </w:p>
        </w:tc>
        <w:tc>
          <w:tcPr>
            <w:tcW w:w="1630" w:type="dxa"/>
            <w:noWrap/>
            <w:hideMark/>
          </w:tcPr>
          <w:p w14:paraId="30AB9F9F"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C27264">
            <w:pPr>
              <w:jc w:val="left"/>
              <w:rPr>
                <w:i/>
                <w:color w:val="000000"/>
                <w:sz w:val="20"/>
                <w:szCs w:val="20"/>
              </w:rPr>
            </w:pPr>
            <w:r w:rsidRPr="00E763F3">
              <w:rPr>
                <w:i/>
                <w:color w:val="000000"/>
                <w:sz w:val="20"/>
                <w:szCs w:val="20"/>
              </w:rPr>
              <w:t>Chorilia longipes</w:t>
            </w:r>
          </w:p>
        </w:tc>
        <w:tc>
          <w:tcPr>
            <w:tcW w:w="1630" w:type="dxa"/>
            <w:noWrap/>
            <w:hideMark/>
          </w:tcPr>
          <w:p w14:paraId="69B586C6"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C27264">
            <w:pPr>
              <w:jc w:val="left"/>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C27264">
            <w:pPr>
              <w:jc w:val="left"/>
              <w:rPr>
                <w:i/>
                <w:color w:val="000000"/>
                <w:sz w:val="20"/>
                <w:szCs w:val="20"/>
              </w:rPr>
            </w:pPr>
            <w:r w:rsidRPr="00E763F3">
              <w:rPr>
                <w:i/>
                <w:color w:val="000000"/>
                <w:sz w:val="20"/>
                <w:szCs w:val="20"/>
              </w:rPr>
              <w:t>Pugettia foliata</w:t>
            </w:r>
          </w:p>
        </w:tc>
        <w:tc>
          <w:tcPr>
            <w:tcW w:w="1630" w:type="dxa"/>
            <w:noWrap/>
            <w:hideMark/>
          </w:tcPr>
          <w:p w14:paraId="0423B2F3"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C27264">
            <w:pPr>
              <w:jc w:val="left"/>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C27264">
            <w:pPr>
              <w:jc w:val="left"/>
              <w:rPr>
                <w:i/>
                <w:color w:val="000000"/>
                <w:sz w:val="20"/>
                <w:szCs w:val="20"/>
              </w:rPr>
            </w:pPr>
            <w:r w:rsidRPr="00E763F3">
              <w:rPr>
                <w:i/>
                <w:color w:val="000000"/>
                <w:sz w:val="20"/>
                <w:szCs w:val="20"/>
              </w:rPr>
              <w:t>Pugettia gracilis</w:t>
            </w:r>
          </w:p>
        </w:tc>
        <w:tc>
          <w:tcPr>
            <w:tcW w:w="1630" w:type="dxa"/>
            <w:noWrap/>
            <w:hideMark/>
          </w:tcPr>
          <w:p w14:paraId="512372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C27264">
            <w:pPr>
              <w:jc w:val="left"/>
              <w:rPr>
                <w:color w:val="000000"/>
                <w:sz w:val="20"/>
                <w:szCs w:val="20"/>
              </w:rPr>
            </w:pPr>
            <w:r w:rsidRPr="00E763F3">
              <w:rPr>
                <w:color w:val="000000"/>
                <w:sz w:val="20"/>
                <w:szCs w:val="20"/>
              </w:rPr>
              <w:t xml:space="preserve">Hines 1982, </w:t>
            </w:r>
            <w:r w:rsidRPr="00B51A9A">
              <w:rPr>
                <w:i/>
                <w:color w:val="000000"/>
                <w:sz w:val="20"/>
                <w:szCs w:val="20"/>
              </w:rPr>
              <w:t>Pugettia richii</w:t>
            </w:r>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C27264">
            <w:pPr>
              <w:jc w:val="left"/>
              <w:rPr>
                <w:i/>
                <w:color w:val="000000"/>
                <w:sz w:val="20"/>
                <w:szCs w:val="20"/>
              </w:rPr>
            </w:pPr>
            <w:r w:rsidRPr="00E763F3">
              <w:rPr>
                <w:i/>
                <w:color w:val="000000"/>
                <w:sz w:val="20"/>
                <w:szCs w:val="20"/>
              </w:rPr>
              <w:t>Pugettia producta</w:t>
            </w:r>
          </w:p>
        </w:tc>
        <w:tc>
          <w:tcPr>
            <w:tcW w:w="1630" w:type="dxa"/>
            <w:noWrap/>
            <w:hideMark/>
          </w:tcPr>
          <w:p w14:paraId="5BBC2429" w14:textId="77777777" w:rsidR="0017314E" w:rsidRPr="00E763F3" w:rsidRDefault="0017314E" w:rsidP="00C27264">
            <w:pPr>
              <w:jc w:val="left"/>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C27264">
            <w:pPr>
              <w:jc w:val="left"/>
              <w:rPr>
                <w:i/>
                <w:color w:val="000000"/>
                <w:sz w:val="20"/>
                <w:szCs w:val="20"/>
              </w:rPr>
            </w:pPr>
            <w:r w:rsidRPr="00E763F3">
              <w:rPr>
                <w:i/>
                <w:color w:val="000000"/>
                <w:sz w:val="20"/>
                <w:szCs w:val="20"/>
              </w:rPr>
              <w:t>Pugettia richii</w:t>
            </w:r>
          </w:p>
        </w:tc>
        <w:tc>
          <w:tcPr>
            <w:tcW w:w="1630" w:type="dxa"/>
            <w:noWrap/>
            <w:hideMark/>
          </w:tcPr>
          <w:p w14:paraId="2823A9F0"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C27264">
            <w:pPr>
              <w:jc w:val="left"/>
              <w:rPr>
                <w:i/>
                <w:color w:val="000000"/>
                <w:sz w:val="20"/>
                <w:szCs w:val="20"/>
              </w:rPr>
            </w:pPr>
            <w:r w:rsidRPr="00E763F3">
              <w:rPr>
                <w:i/>
                <w:color w:val="000000"/>
                <w:sz w:val="20"/>
                <w:szCs w:val="20"/>
              </w:rPr>
              <w:t>Scyra acutifrons</w:t>
            </w:r>
          </w:p>
        </w:tc>
        <w:tc>
          <w:tcPr>
            <w:tcW w:w="1630" w:type="dxa"/>
            <w:noWrap/>
            <w:hideMark/>
          </w:tcPr>
          <w:p w14:paraId="3B85981D" w14:textId="77777777" w:rsidR="0017314E" w:rsidRPr="00E763F3" w:rsidRDefault="0017314E" w:rsidP="00C27264">
            <w:pPr>
              <w:jc w:val="left"/>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C27264">
            <w:pPr>
              <w:jc w:val="left"/>
              <w:rPr>
                <w:i/>
                <w:color w:val="000000"/>
                <w:sz w:val="20"/>
                <w:szCs w:val="20"/>
              </w:rPr>
            </w:pPr>
            <w:r w:rsidRPr="00E763F3">
              <w:rPr>
                <w:i/>
                <w:color w:val="000000"/>
                <w:sz w:val="20"/>
                <w:szCs w:val="20"/>
              </w:rPr>
              <w:t>Scyra spp.</w:t>
            </w:r>
          </w:p>
        </w:tc>
        <w:tc>
          <w:tcPr>
            <w:tcW w:w="1630" w:type="dxa"/>
            <w:noWrap/>
            <w:hideMark/>
          </w:tcPr>
          <w:p w14:paraId="1E467E7B" w14:textId="77777777" w:rsidR="0017314E" w:rsidRPr="00E763F3" w:rsidRDefault="0017314E" w:rsidP="00C27264">
            <w:pPr>
              <w:jc w:val="left"/>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C27264">
            <w:pPr>
              <w:jc w:val="left"/>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C27264">
            <w:pPr>
              <w:jc w:val="left"/>
              <w:rPr>
                <w:i/>
                <w:color w:val="000000"/>
                <w:sz w:val="20"/>
                <w:szCs w:val="20"/>
              </w:rPr>
            </w:pPr>
            <w:r w:rsidRPr="00E763F3">
              <w:rPr>
                <w:i/>
                <w:color w:val="000000"/>
                <w:sz w:val="20"/>
                <w:szCs w:val="20"/>
              </w:rPr>
              <w:t>Cryptolithodes sitchensis</w:t>
            </w:r>
          </w:p>
        </w:tc>
        <w:tc>
          <w:tcPr>
            <w:tcW w:w="1630" w:type="dxa"/>
            <w:noWrap/>
            <w:hideMark/>
          </w:tcPr>
          <w:p w14:paraId="294A241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C27264">
            <w:pPr>
              <w:jc w:val="left"/>
              <w:rPr>
                <w:i/>
                <w:color w:val="000000"/>
                <w:sz w:val="20"/>
                <w:szCs w:val="20"/>
              </w:rPr>
            </w:pPr>
            <w:r w:rsidRPr="00E763F3">
              <w:rPr>
                <w:i/>
                <w:color w:val="000000"/>
                <w:sz w:val="20"/>
                <w:szCs w:val="20"/>
              </w:rPr>
              <w:t>Cryptolithodes typicus</w:t>
            </w:r>
          </w:p>
        </w:tc>
        <w:tc>
          <w:tcPr>
            <w:tcW w:w="1630" w:type="dxa"/>
            <w:noWrap/>
            <w:hideMark/>
          </w:tcPr>
          <w:p w14:paraId="16B3825B"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C27264">
            <w:pPr>
              <w:jc w:val="left"/>
              <w:rPr>
                <w:i/>
                <w:color w:val="000000"/>
                <w:sz w:val="20"/>
                <w:szCs w:val="20"/>
              </w:rPr>
            </w:pPr>
            <w:r w:rsidRPr="00E763F3">
              <w:rPr>
                <w:i/>
                <w:color w:val="000000"/>
                <w:sz w:val="20"/>
                <w:szCs w:val="20"/>
              </w:rPr>
              <w:t>Hapalogaster mertensii</w:t>
            </w:r>
          </w:p>
        </w:tc>
        <w:tc>
          <w:tcPr>
            <w:tcW w:w="1630" w:type="dxa"/>
            <w:noWrap/>
            <w:hideMark/>
          </w:tcPr>
          <w:p w14:paraId="7BE72A4A"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C27264">
            <w:pPr>
              <w:jc w:val="left"/>
              <w:rPr>
                <w:i/>
                <w:color w:val="000000"/>
                <w:sz w:val="20"/>
                <w:szCs w:val="20"/>
              </w:rPr>
            </w:pPr>
            <w:r w:rsidRPr="00E763F3">
              <w:rPr>
                <w:i/>
                <w:color w:val="000000"/>
                <w:sz w:val="20"/>
                <w:szCs w:val="20"/>
              </w:rPr>
              <w:t>Lopholithodes mandtii</w:t>
            </w:r>
          </w:p>
        </w:tc>
        <w:tc>
          <w:tcPr>
            <w:tcW w:w="1630" w:type="dxa"/>
            <w:noWrap/>
            <w:hideMark/>
          </w:tcPr>
          <w:p w14:paraId="2917AB88"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Phyllolithodes papillosus</w:t>
            </w:r>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C27264">
            <w:pPr>
              <w:jc w:val="left"/>
              <w:rPr>
                <w:i/>
                <w:color w:val="000000"/>
                <w:sz w:val="20"/>
                <w:szCs w:val="20"/>
              </w:rPr>
            </w:pPr>
            <w:r w:rsidRPr="00E763F3">
              <w:rPr>
                <w:i/>
                <w:color w:val="000000"/>
                <w:sz w:val="20"/>
                <w:szCs w:val="20"/>
              </w:rPr>
              <w:t>Phyllolithodes papillosus</w:t>
            </w:r>
          </w:p>
        </w:tc>
        <w:tc>
          <w:tcPr>
            <w:tcW w:w="1630" w:type="dxa"/>
            <w:noWrap/>
            <w:hideMark/>
          </w:tcPr>
          <w:p w14:paraId="2DCEB1E4" w14:textId="77777777" w:rsidR="0017314E" w:rsidRPr="00E763F3" w:rsidRDefault="0017314E" w:rsidP="00C27264">
            <w:pPr>
              <w:jc w:val="left"/>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C27264">
            <w:pPr>
              <w:jc w:val="left"/>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C27264">
            <w:pPr>
              <w:jc w:val="left"/>
              <w:rPr>
                <w:i/>
                <w:color w:val="000000"/>
                <w:sz w:val="20"/>
                <w:szCs w:val="20"/>
              </w:rPr>
            </w:pPr>
            <w:r w:rsidRPr="00E763F3">
              <w:rPr>
                <w:i/>
                <w:color w:val="000000"/>
                <w:sz w:val="20"/>
                <w:szCs w:val="20"/>
              </w:rPr>
              <w:t>Oregonia gracilis</w:t>
            </w:r>
          </w:p>
        </w:tc>
        <w:tc>
          <w:tcPr>
            <w:tcW w:w="1630" w:type="dxa"/>
            <w:noWrap/>
            <w:hideMark/>
          </w:tcPr>
          <w:p w14:paraId="1DD11B76"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C27264">
            <w:pPr>
              <w:jc w:val="left"/>
              <w:rPr>
                <w:i/>
                <w:color w:val="000000"/>
                <w:sz w:val="20"/>
                <w:szCs w:val="20"/>
              </w:rPr>
            </w:pPr>
            <w:r w:rsidRPr="00E763F3">
              <w:rPr>
                <w:i/>
                <w:color w:val="000000"/>
                <w:sz w:val="20"/>
                <w:szCs w:val="20"/>
              </w:rPr>
              <w:t>Paguroidea spp.</w:t>
            </w:r>
          </w:p>
        </w:tc>
        <w:tc>
          <w:tcPr>
            <w:tcW w:w="1630" w:type="dxa"/>
            <w:noWrap/>
            <w:hideMark/>
          </w:tcPr>
          <w:p w14:paraId="676BFDC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C27264">
            <w:pPr>
              <w:jc w:val="left"/>
              <w:rPr>
                <w:color w:val="000000"/>
                <w:sz w:val="20"/>
                <w:szCs w:val="20"/>
              </w:rPr>
            </w:pPr>
            <w:r w:rsidRPr="00E763F3">
              <w:rPr>
                <w:color w:val="000000"/>
                <w:sz w:val="20"/>
                <w:szCs w:val="20"/>
              </w:rPr>
              <w:t>McKinney et al 2004, Paguroidea</w:t>
            </w:r>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C27264">
            <w:pPr>
              <w:jc w:val="left"/>
              <w:rPr>
                <w:i/>
                <w:color w:val="000000"/>
                <w:sz w:val="20"/>
                <w:szCs w:val="20"/>
              </w:rPr>
            </w:pPr>
            <w:r w:rsidRPr="00E763F3">
              <w:rPr>
                <w:i/>
                <w:color w:val="000000"/>
                <w:sz w:val="20"/>
                <w:szCs w:val="20"/>
              </w:rPr>
              <w:t>Pagurus beringanus</w:t>
            </w:r>
          </w:p>
        </w:tc>
        <w:tc>
          <w:tcPr>
            <w:tcW w:w="1630" w:type="dxa"/>
            <w:noWrap/>
            <w:hideMark/>
          </w:tcPr>
          <w:p w14:paraId="0CDC5B55"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C27264">
            <w:pPr>
              <w:jc w:val="left"/>
              <w:rPr>
                <w:color w:val="000000"/>
                <w:sz w:val="20"/>
                <w:szCs w:val="20"/>
              </w:rPr>
            </w:pPr>
            <w:r w:rsidRPr="00E763F3">
              <w:rPr>
                <w:color w:val="000000"/>
                <w:sz w:val="20"/>
                <w:szCs w:val="20"/>
              </w:rPr>
              <w:t>McKinney et al 2004, Paguroidea</w:t>
            </w:r>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C27264">
            <w:pPr>
              <w:jc w:val="left"/>
              <w:rPr>
                <w:i/>
                <w:color w:val="000000"/>
                <w:sz w:val="20"/>
                <w:szCs w:val="20"/>
              </w:rPr>
            </w:pPr>
            <w:r w:rsidRPr="00E763F3">
              <w:rPr>
                <w:i/>
                <w:color w:val="000000"/>
                <w:sz w:val="20"/>
                <w:szCs w:val="20"/>
              </w:rPr>
              <w:t>Pagurus hemphilli</w:t>
            </w:r>
          </w:p>
        </w:tc>
        <w:tc>
          <w:tcPr>
            <w:tcW w:w="1630" w:type="dxa"/>
            <w:noWrap/>
            <w:hideMark/>
          </w:tcPr>
          <w:p w14:paraId="01F3ADD6" w14:textId="77777777" w:rsidR="0017314E" w:rsidRPr="00E763F3" w:rsidRDefault="0017314E" w:rsidP="00C27264">
            <w:pPr>
              <w:jc w:val="left"/>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C27264">
            <w:pPr>
              <w:jc w:val="left"/>
              <w:rPr>
                <w:color w:val="000000"/>
                <w:sz w:val="20"/>
                <w:szCs w:val="20"/>
              </w:rPr>
            </w:pPr>
            <w:r w:rsidRPr="00E763F3">
              <w:rPr>
                <w:color w:val="000000"/>
                <w:sz w:val="20"/>
                <w:szCs w:val="20"/>
              </w:rPr>
              <w:t>McKinney et al 2004, Paguroidea</w:t>
            </w:r>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C27264">
            <w:pPr>
              <w:jc w:val="left"/>
              <w:rPr>
                <w:i/>
                <w:color w:val="000000"/>
                <w:sz w:val="20"/>
                <w:szCs w:val="20"/>
              </w:rPr>
            </w:pPr>
            <w:r w:rsidRPr="00E763F3">
              <w:rPr>
                <w:i/>
                <w:color w:val="000000"/>
                <w:sz w:val="20"/>
                <w:szCs w:val="20"/>
              </w:rPr>
              <w:t>Pandalus danae</w:t>
            </w:r>
          </w:p>
        </w:tc>
        <w:tc>
          <w:tcPr>
            <w:tcW w:w="1630" w:type="dxa"/>
            <w:noWrap/>
            <w:hideMark/>
          </w:tcPr>
          <w:p w14:paraId="448591CB"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C27264">
            <w:pPr>
              <w:jc w:val="left"/>
              <w:rPr>
                <w:i/>
                <w:color w:val="000000"/>
                <w:sz w:val="20"/>
                <w:szCs w:val="20"/>
              </w:rPr>
            </w:pPr>
            <w:r w:rsidRPr="00E763F3">
              <w:rPr>
                <w:i/>
                <w:color w:val="000000"/>
                <w:sz w:val="20"/>
                <w:szCs w:val="20"/>
              </w:rPr>
              <w:t>Pandalus gurneyi</w:t>
            </w:r>
          </w:p>
        </w:tc>
        <w:tc>
          <w:tcPr>
            <w:tcW w:w="1630" w:type="dxa"/>
            <w:tcBorders>
              <w:bottom w:val="nil"/>
            </w:tcBorders>
            <w:noWrap/>
            <w:hideMark/>
          </w:tcPr>
          <w:p w14:paraId="597AA07E"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C27264">
            <w:pPr>
              <w:jc w:val="left"/>
              <w:rPr>
                <w:i/>
                <w:color w:val="000000"/>
                <w:sz w:val="20"/>
                <w:szCs w:val="20"/>
              </w:rPr>
            </w:pPr>
            <w:r w:rsidRPr="00E763F3">
              <w:rPr>
                <w:i/>
                <w:color w:val="000000"/>
                <w:sz w:val="20"/>
                <w:szCs w:val="20"/>
              </w:rPr>
              <w:t>Pandalus spp.</w:t>
            </w:r>
          </w:p>
        </w:tc>
        <w:tc>
          <w:tcPr>
            <w:tcW w:w="1630" w:type="dxa"/>
            <w:tcBorders>
              <w:top w:val="nil"/>
              <w:bottom w:val="nil"/>
            </w:tcBorders>
            <w:noWrap/>
            <w:hideMark/>
          </w:tcPr>
          <w:p w14:paraId="42C8805C"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C27264">
            <w:pPr>
              <w:jc w:val="left"/>
              <w:rPr>
                <w:i/>
                <w:color w:val="000000"/>
                <w:sz w:val="20"/>
                <w:szCs w:val="20"/>
              </w:rPr>
            </w:pPr>
            <w:r w:rsidRPr="00E763F3">
              <w:rPr>
                <w:i/>
                <w:color w:val="000000"/>
                <w:sz w:val="20"/>
                <w:szCs w:val="20"/>
              </w:rPr>
              <w:t>Pandulus spp.</w:t>
            </w:r>
          </w:p>
        </w:tc>
        <w:tc>
          <w:tcPr>
            <w:tcW w:w="1630" w:type="dxa"/>
            <w:tcBorders>
              <w:top w:val="nil"/>
            </w:tcBorders>
            <w:noWrap/>
            <w:hideMark/>
          </w:tcPr>
          <w:p w14:paraId="7C5D830F"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C27264">
            <w:pPr>
              <w:jc w:val="left"/>
              <w:rPr>
                <w:i/>
                <w:color w:val="000000"/>
                <w:sz w:val="20"/>
                <w:szCs w:val="20"/>
              </w:rPr>
            </w:pPr>
            <w:r w:rsidRPr="00E763F3">
              <w:rPr>
                <w:i/>
                <w:color w:val="000000"/>
                <w:sz w:val="20"/>
                <w:szCs w:val="20"/>
              </w:rPr>
              <w:t>Lophopanopeus bellus</w:t>
            </w:r>
          </w:p>
        </w:tc>
        <w:tc>
          <w:tcPr>
            <w:tcW w:w="1630" w:type="dxa"/>
            <w:noWrap/>
            <w:hideMark/>
          </w:tcPr>
          <w:p w14:paraId="4274BB40"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C27264">
            <w:pPr>
              <w:jc w:val="left"/>
              <w:rPr>
                <w:i/>
                <w:color w:val="000000"/>
                <w:sz w:val="20"/>
                <w:szCs w:val="20"/>
              </w:rPr>
            </w:pPr>
            <w:r w:rsidRPr="00E763F3">
              <w:rPr>
                <w:i/>
                <w:color w:val="000000"/>
                <w:sz w:val="20"/>
                <w:szCs w:val="20"/>
              </w:rPr>
              <w:t>Pachycheles pubescens</w:t>
            </w:r>
          </w:p>
        </w:tc>
        <w:tc>
          <w:tcPr>
            <w:tcW w:w="1630" w:type="dxa"/>
            <w:noWrap/>
            <w:hideMark/>
          </w:tcPr>
          <w:p w14:paraId="03337FCC"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C27264">
            <w:pPr>
              <w:jc w:val="left"/>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C27264">
            <w:pPr>
              <w:jc w:val="left"/>
              <w:rPr>
                <w:i/>
                <w:color w:val="000000"/>
                <w:sz w:val="20"/>
                <w:szCs w:val="20"/>
              </w:rPr>
            </w:pPr>
            <w:r w:rsidRPr="00E763F3">
              <w:rPr>
                <w:i/>
                <w:color w:val="000000"/>
                <w:sz w:val="20"/>
                <w:szCs w:val="20"/>
              </w:rPr>
              <w:t>Petrolisthes eriomerus</w:t>
            </w:r>
          </w:p>
        </w:tc>
        <w:tc>
          <w:tcPr>
            <w:tcW w:w="1630" w:type="dxa"/>
            <w:noWrap/>
            <w:hideMark/>
          </w:tcPr>
          <w:p w14:paraId="61887134" w14:textId="77777777" w:rsidR="0017314E" w:rsidRPr="00E763F3" w:rsidRDefault="0017314E" w:rsidP="00C27264">
            <w:pPr>
              <w:jc w:val="left"/>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C27264">
            <w:pPr>
              <w:jc w:val="left"/>
              <w:rPr>
                <w:color w:val="000000"/>
                <w:sz w:val="20"/>
                <w:szCs w:val="20"/>
              </w:rPr>
            </w:pPr>
            <w:r w:rsidRPr="00E763F3">
              <w:rPr>
                <w:color w:val="000000"/>
                <w:sz w:val="20"/>
                <w:szCs w:val="20"/>
              </w:rPr>
              <w:t xml:space="preserve">Stillman and Somero 1996, </w:t>
            </w:r>
            <w:r w:rsidRPr="00B51A9A">
              <w:rPr>
                <w:i/>
                <w:color w:val="000000"/>
                <w:sz w:val="20"/>
                <w:szCs w:val="20"/>
              </w:rPr>
              <w:t>Petrolisthes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C27264">
            <w:pPr>
              <w:jc w:val="left"/>
              <w:rPr>
                <w:i/>
                <w:color w:val="000000"/>
                <w:sz w:val="20"/>
                <w:szCs w:val="20"/>
              </w:rPr>
            </w:pPr>
            <w:r w:rsidRPr="00E763F3">
              <w:rPr>
                <w:i/>
                <w:color w:val="000000"/>
                <w:sz w:val="20"/>
                <w:szCs w:val="20"/>
              </w:rPr>
              <w:t>Heptacarpus stylus</w:t>
            </w:r>
          </w:p>
        </w:tc>
        <w:tc>
          <w:tcPr>
            <w:tcW w:w="1630" w:type="dxa"/>
            <w:tcBorders>
              <w:bottom w:val="nil"/>
            </w:tcBorders>
            <w:noWrap/>
            <w:hideMark/>
          </w:tcPr>
          <w:p w14:paraId="75CD48B8"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C27264">
            <w:pPr>
              <w:jc w:val="left"/>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C27264">
            <w:pPr>
              <w:jc w:val="left"/>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C27264">
            <w:pPr>
              <w:jc w:val="left"/>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C27264">
            <w:pPr>
              <w:jc w:val="left"/>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C27264">
            <w:pPr>
              <w:jc w:val="left"/>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C27264">
            <w:pPr>
              <w:jc w:val="left"/>
              <w:rPr>
                <w:color w:val="000000"/>
                <w:sz w:val="20"/>
                <w:szCs w:val="20"/>
              </w:rPr>
            </w:pPr>
            <w:r w:rsidRPr="00E763F3">
              <w:rPr>
                <w:color w:val="000000"/>
                <w:sz w:val="20"/>
                <w:szCs w:val="20"/>
              </w:rPr>
              <w:t xml:space="preserve">McKinney et al 2004, </w:t>
            </w:r>
            <w:r w:rsidRPr="00B51A9A">
              <w:rPr>
                <w:i/>
                <w:color w:val="000000"/>
                <w:sz w:val="20"/>
                <w:szCs w:val="20"/>
              </w:rPr>
              <w:t>Palaemonetes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C27264">
            <w:pPr>
              <w:jc w:val="left"/>
              <w:rPr>
                <w:i/>
                <w:color w:val="000000"/>
                <w:sz w:val="20"/>
                <w:szCs w:val="20"/>
              </w:rPr>
            </w:pPr>
            <w:r w:rsidRPr="00E763F3">
              <w:rPr>
                <w:i/>
                <w:color w:val="000000"/>
                <w:sz w:val="20"/>
                <w:szCs w:val="20"/>
              </w:rPr>
              <w:t>Polyorchis penicillatus</w:t>
            </w:r>
          </w:p>
        </w:tc>
        <w:tc>
          <w:tcPr>
            <w:tcW w:w="1630" w:type="dxa"/>
            <w:noWrap/>
            <w:hideMark/>
          </w:tcPr>
          <w:p w14:paraId="248F577F"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C27264">
            <w:pPr>
              <w:jc w:val="left"/>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C27264">
            <w:pPr>
              <w:jc w:val="left"/>
              <w:rPr>
                <w:i/>
                <w:color w:val="000000"/>
                <w:sz w:val="20"/>
                <w:szCs w:val="20"/>
              </w:rPr>
            </w:pPr>
            <w:r w:rsidRPr="00E763F3">
              <w:rPr>
                <w:i/>
                <w:color w:val="000000"/>
                <w:sz w:val="20"/>
                <w:szCs w:val="20"/>
              </w:rPr>
              <w:t>Mitrocoma cellularia</w:t>
            </w:r>
          </w:p>
        </w:tc>
        <w:tc>
          <w:tcPr>
            <w:tcW w:w="1630" w:type="dxa"/>
            <w:noWrap/>
            <w:hideMark/>
          </w:tcPr>
          <w:p w14:paraId="19E7D3F8"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C27264">
            <w:pPr>
              <w:jc w:val="left"/>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C27264">
            <w:pPr>
              <w:jc w:val="left"/>
              <w:rPr>
                <w:i/>
                <w:color w:val="000000"/>
                <w:sz w:val="20"/>
                <w:szCs w:val="20"/>
              </w:rPr>
            </w:pPr>
            <w:r w:rsidRPr="00E763F3">
              <w:rPr>
                <w:i/>
                <w:color w:val="000000"/>
                <w:sz w:val="20"/>
                <w:szCs w:val="20"/>
              </w:rPr>
              <w:t>Pleurobrachia bachei</w:t>
            </w:r>
          </w:p>
        </w:tc>
        <w:tc>
          <w:tcPr>
            <w:tcW w:w="1630" w:type="dxa"/>
            <w:noWrap/>
            <w:hideMark/>
          </w:tcPr>
          <w:p w14:paraId="55E3954A"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C27264">
            <w:pPr>
              <w:jc w:val="left"/>
              <w:rPr>
                <w:color w:val="000000"/>
                <w:sz w:val="20"/>
                <w:szCs w:val="20"/>
              </w:rPr>
            </w:pPr>
            <w:r w:rsidRPr="00E763F3">
              <w:rPr>
                <w:color w:val="000000"/>
                <w:sz w:val="20"/>
                <w:szCs w:val="20"/>
              </w:rPr>
              <w:t xml:space="preserve">Båmstedt 2015, </w:t>
            </w:r>
            <w:r w:rsidRPr="00B51A9A">
              <w:rPr>
                <w:i/>
                <w:color w:val="000000"/>
                <w:sz w:val="20"/>
                <w:szCs w:val="20"/>
              </w:rPr>
              <w:t>Bolinopsis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C27264">
            <w:pPr>
              <w:jc w:val="left"/>
              <w:rPr>
                <w:i/>
                <w:color w:val="000000"/>
                <w:sz w:val="20"/>
                <w:szCs w:val="20"/>
              </w:rPr>
            </w:pPr>
            <w:r w:rsidRPr="00E763F3">
              <w:rPr>
                <w:i/>
                <w:color w:val="000000"/>
                <w:sz w:val="20"/>
                <w:szCs w:val="20"/>
              </w:rPr>
              <w:t>Bolinopsis infundibulum</w:t>
            </w:r>
          </w:p>
        </w:tc>
        <w:tc>
          <w:tcPr>
            <w:tcW w:w="1630" w:type="dxa"/>
            <w:noWrap/>
            <w:hideMark/>
          </w:tcPr>
          <w:p w14:paraId="5775D9D1" w14:textId="77777777" w:rsidR="0017314E" w:rsidRPr="00E763F3" w:rsidRDefault="0017314E" w:rsidP="00C27264">
            <w:pPr>
              <w:jc w:val="left"/>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C27264">
            <w:pPr>
              <w:jc w:val="left"/>
              <w:rPr>
                <w:color w:val="000000"/>
                <w:sz w:val="20"/>
                <w:szCs w:val="20"/>
              </w:rPr>
            </w:pPr>
            <w:r w:rsidRPr="00E763F3">
              <w:rPr>
                <w:color w:val="000000"/>
                <w:sz w:val="20"/>
                <w:szCs w:val="20"/>
              </w:rPr>
              <w:t>Båmstedt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C27264">
            <w:pPr>
              <w:jc w:val="left"/>
              <w:rPr>
                <w:i/>
                <w:color w:val="000000"/>
                <w:sz w:val="20"/>
                <w:szCs w:val="20"/>
              </w:rPr>
            </w:pPr>
            <w:r w:rsidRPr="00E763F3">
              <w:rPr>
                <w:i/>
                <w:color w:val="000000"/>
                <w:sz w:val="20"/>
                <w:szCs w:val="20"/>
              </w:rPr>
              <w:t>Evasterias troschelii</w:t>
            </w:r>
          </w:p>
        </w:tc>
        <w:tc>
          <w:tcPr>
            <w:tcW w:w="1630" w:type="dxa"/>
            <w:noWrap/>
            <w:hideMark/>
          </w:tcPr>
          <w:p w14:paraId="1979575B"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C27264">
            <w:pPr>
              <w:jc w:val="left"/>
              <w:rPr>
                <w:color w:val="000000"/>
                <w:sz w:val="20"/>
                <w:szCs w:val="20"/>
              </w:rPr>
            </w:pPr>
            <w:r w:rsidRPr="00E763F3">
              <w:rPr>
                <w:color w:val="000000"/>
                <w:sz w:val="20"/>
                <w:szCs w:val="20"/>
              </w:rPr>
              <w:t>O'Clair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C27264">
            <w:pPr>
              <w:jc w:val="left"/>
              <w:rPr>
                <w:i/>
                <w:color w:val="000000"/>
                <w:sz w:val="20"/>
                <w:szCs w:val="20"/>
              </w:rPr>
            </w:pPr>
            <w:r w:rsidRPr="00E763F3">
              <w:rPr>
                <w:i/>
                <w:color w:val="000000"/>
                <w:sz w:val="20"/>
                <w:szCs w:val="20"/>
              </w:rPr>
              <w:t>Leptasterias hexactis</w:t>
            </w:r>
          </w:p>
        </w:tc>
        <w:tc>
          <w:tcPr>
            <w:tcW w:w="1630" w:type="dxa"/>
            <w:noWrap/>
            <w:hideMark/>
          </w:tcPr>
          <w:p w14:paraId="76806E68"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C27264">
            <w:pPr>
              <w:jc w:val="left"/>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C27264">
            <w:pPr>
              <w:jc w:val="left"/>
              <w:rPr>
                <w:i/>
                <w:color w:val="000000"/>
                <w:sz w:val="20"/>
                <w:szCs w:val="20"/>
              </w:rPr>
            </w:pPr>
            <w:r w:rsidRPr="00E763F3">
              <w:rPr>
                <w:i/>
                <w:color w:val="000000"/>
                <w:sz w:val="20"/>
                <w:szCs w:val="20"/>
              </w:rPr>
              <w:t>Leptasterias spp.</w:t>
            </w:r>
          </w:p>
        </w:tc>
        <w:tc>
          <w:tcPr>
            <w:tcW w:w="1630" w:type="dxa"/>
            <w:noWrap/>
            <w:hideMark/>
          </w:tcPr>
          <w:p w14:paraId="3466A102" w14:textId="77777777" w:rsidR="0017314E" w:rsidRPr="00E763F3" w:rsidRDefault="0017314E" w:rsidP="00C27264">
            <w:pPr>
              <w:jc w:val="left"/>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C27264">
            <w:pPr>
              <w:jc w:val="left"/>
              <w:rPr>
                <w:color w:val="000000"/>
                <w:sz w:val="20"/>
                <w:szCs w:val="20"/>
              </w:rPr>
            </w:pPr>
            <w:r w:rsidRPr="00E763F3">
              <w:rPr>
                <w:color w:val="000000"/>
                <w:sz w:val="20"/>
                <w:szCs w:val="20"/>
              </w:rPr>
              <w:t xml:space="preserve">Menge 1975, </w:t>
            </w:r>
            <w:r w:rsidRPr="00B51A9A">
              <w:rPr>
                <w:i/>
                <w:color w:val="000000"/>
                <w:sz w:val="20"/>
                <w:szCs w:val="20"/>
              </w:rPr>
              <w:t>Leptasterias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C27264">
            <w:pPr>
              <w:jc w:val="left"/>
              <w:rPr>
                <w:i/>
                <w:color w:val="000000"/>
                <w:sz w:val="20"/>
                <w:szCs w:val="20"/>
              </w:rPr>
            </w:pPr>
            <w:r w:rsidRPr="00E763F3">
              <w:rPr>
                <w:i/>
                <w:color w:val="000000"/>
                <w:sz w:val="20"/>
                <w:szCs w:val="20"/>
              </w:rPr>
              <w:t>Orthasterias koehleri</w:t>
            </w:r>
          </w:p>
        </w:tc>
        <w:tc>
          <w:tcPr>
            <w:tcW w:w="1630" w:type="dxa"/>
            <w:noWrap/>
            <w:hideMark/>
          </w:tcPr>
          <w:p w14:paraId="6555C189"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C27264">
            <w:pPr>
              <w:jc w:val="left"/>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C27264">
            <w:pPr>
              <w:jc w:val="left"/>
              <w:rPr>
                <w:i/>
                <w:color w:val="000000"/>
                <w:sz w:val="20"/>
                <w:szCs w:val="20"/>
              </w:rPr>
            </w:pPr>
            <w:r w:rsidRPr="00E763F3">
              <w:rPr>
                <w:i/>
                <w:color w:val="000000"/>
                <w:sz w:val="20"/>
                <w:szCs w:val="20"/>
              </w:rPr>
              <w:t>Pisaster brevispinus</w:t>
            </w:r>
          </w:p>
        </w:tc>
        <w:tc>
          <w:tcPr>
            <w:tcW w:w="1630" w:type="dxa"/>
            <w:noWrap/>
            <w:hideMark/>
          </w:tcPr>
          <w:p w14:paraId="03CBE283" w14:textId="77777777" w:rsidR="0017314E" w:rsidRPr="00E763F3" w:rsidRDefault="0017314E" w:rsidP="00C27264">
            <w:pPr>
              <w:jc w:val="left"/>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C27264">
            <w:pPr>
              <w:jc w:val="left"/>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C27264">
            <w:pPr>
              <w:jc w:val="left"/>
              <w:rPr>
                <w:i/>
                <w:color w:val="000000"/>
                <w:sz w:val="20"/>
                <w:szCs w:val="20"/>
              </w:rPr>
            </w:pPr>
            <w:r w:rsidRPr="00E763F3">
              <w:rPr>
                <w:i/>
                <w:color w:val="000000"/>
                <w:sz w:val="20"/>
                <w:szCs w:val="20"/>
              </w:rPr>
              <w:t>Pisaster ochraceus</w:t>
            </w:r>
          </w:p>
        </w:tc>
        <w:tc>
          <w:tcPr>
            <w:tcW w:w="1630" w:type="dxa"/>
            <w:noWrap/>
            <w:hideMark/>
          </w:tcPr>
          <w:p w14:paraId="711616AC" w14:textId="77777777" w:rsidR="0017314E" w:rsidRPr="00E763F3" w:rsidRDefault="0017314E" w:rsidP="00C27264">
            <w:pPr>
              <w:jc w:val="left"/>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C27264">
            <w:pPr>
              <w:jc w:val="left"/>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C27264">
            <w:pPr>
              <w:jc w:val="left"/>
              <w:rPr>
                <w:i/>
                <w:color w:val="000000"/>
                <w:sz w:val="20"/>
                <w:szCs w:val="20"/>
              </w:rPr>
            </w:pPr>
            <w:r w:rsidRPr="00E763F3">
              <w:rPr>
                <w:i/>
                <w:color w:val="000000"/>
                <w:sz w:val="20"/>
                <w:szCs w:val="20"/>
              </w:rPr>
              <w:t>Pycnopodia helianthoides</w:t>
            </w:r>
          </w:p>
        </w:tc>
        <w:tc>
          <w:tcPr>
            <w:tcW w:w="1630" w:type="dxa"/>
            <w:noWrap/>
            <w:hideMark/>
          </w:tcPr>
          <w:p w14:paraId="318A377E" w14:textId="77777777" w:rsidR="0017314E" w:rsidRPr="00E763F3" w:rsidRDefault="0017314E" w:rsidP="00C27264">
            <w:pPr>
              <w:jc w:val="left"/>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C27264">
            <w:pPr>
              <w:jc w:val="left"/>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C27264">
            <w:pPr>
              <w:jc w:val="left"/>
              <w:rPr>
                <w:i/>
                <w:color w:val="000000"/>
                <w:sz w:val="20"/>
                <w:szCs w:val="20"/>
              </w:rPr>
            </w:pPr>
            <w:r w:rsidRPr="00E763F3">
              <w:rPr>
                <w:i/>
                <w:color w:val="000000"/>
                <w:sz w:val="20"/>
                <w:szCs w:val="20"/>
              </w:rPr>
              <w:t>Stylasterias forreri</w:t>
            </w:r>
          </w:p>
        </w:tc>
        <w:tc>
          <w:tcPr>
            <w:tcW w:w="1630" w:type="dxa"/>
            <w:noWrap/>
            <w:hideMark/>
          </w:tcPr>
          <w:p w14:paraId="4B19590E" w14:textId="77777777" w:rsidR="0017314E" w:rsidRPr="00E763F3" w:rsidRDefault="0017314E" w:rsidP="00C27264">
            <w:pPr>
              <w:jc w:val="left"/>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C27264">
            <w:pPr>
              <w:jc w:val="left"/>
              <w:rPr>
                <w:color w:val="000000"/>
                <w:sz w:val="20"/>
                <w:szCs w:val="20"/>
              </w:rPr>
            </w:pPr>
            <w:r w:rsidRPr="00E763F3">
              <w:rPr>
                <w:color w:val="000000"/>
                <w:sz w:val="20"/>
                <w:szCs w:val="20"/>
              </w:rPr>
              <w:t xml:space="preserve">O'Clair 1985, </w:t>
            </w:r>
            <w:r w:rsidRPr="00B51A9A">
              <w:rPr>
                <w:i/>
                <w:color w:val="000000"/>
                <w:sz w:val="20"/>
                <w:szCs w:val="20"/>
              </w:rPr>
              <w:t>Evasterias troschelii</w:t>
            </w:r>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C27264">
            <w:pPr>
              <w:jc w:val="left"/>
              <w:rPr>
                <w:i/>
                <w:color w:val="000000"/>
                <w:sz w:val="20"/>
                <w:szCs w:val="20"/>
              </w:rPr>
            </w:pPr>
            <w:r w:rsidRPr="00E763F3">
              <w:rPr>
                <w:i/>
                <w:color w:val="000000"/>
                <w:sz w:val="20"/>
                <w:szCs w:val="20"/>
              </w:rPr>
              <w:t>Patiria miniata</w:t>
            </w:r>
          </w:p>
        </w:tc>
        <w:tc>
          <w:tcPr>
            <w:tcW w:w="1630" w:type="dxa"/>
            <w:noWrap/>
            <w:hideMark/>
          </w:tcPr>
          <w:p w14:paraId="034403E5" w14:textId="77777777" w:rsidR="0017314E" w:rsidRPr="00E763F3" w:rsidRDefault="0017314E" w:rsidP="00C27264">
            <w:pPr>
              <w:jc w:val="left"/>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C27264">
            <w:pPr>
              <w:jc w:val="left"/>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C27264">
            <w:pPr>
              <w:jc w:val="left"/>
              <w:rPr>
                <w:i/>
                <w:color w:val="000000"/>
                <w:sz w:val="20"/>
                <w:szCs w:val="20"/>
              </w:rPr>
            </w:pPr>
            <w:r w:rsidRPr="00E763F3">
              <w:rPr>
                <w:i/>
                <w:color w:val="000000"/>
                <w:sz w:val="20"/>
                <w:szCs w:val="20"/>
              </w:rPr>
              <w:t>Henricia pumila</w:t>
            </w:r>
          </w:p>
        </w:tc>
        <w:tc>
          <w:tcPr>
            <w:tcW w:w="1630" w:type="dxa"/>
            <w:noWrap/>
            <w:hideMark/>
          </w:tcPr>
          <w:p w14:paraId="4B3BA436"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C27264">
            <w:pPr>
              <w:jc w:val="left"/>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C27264">
            <w:pPr>
              <w:jc w:val="left"/>
              <w:rPr>
                <w:i/>
                <w:color w:val="000000"/>
                <w:sz w:val="20"/>
                <w:szCs w:val="20"/>
              </w:rPr>
            </w:pPr>
            <w:r w:rsidRPr="00E763F3">
              <w:rPr>
                <w:i/>
                <w:color w:val="000000"/>
                <w:sz w:val="20"/>
                <w:szCs w:val="20"/>
              </w:rPr>
              <w:t>Henricia spp.</w:t>
            </w:r>
          </w:p>
        </w:tc>
        <w:tc>
          <w:tcPr>
            <w:tcW w:w="1630" w:type="dxa"/>
            <w:noWrap/>
            <w:hideMark/>
          </w:tcPr>
          <w:p w14:paraId="6EC4CB11"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C27264">
            <w:pPr>
              <w:jc w:val="left"/>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C27264">
            <w:pPr>
              <w:jc w:val="left"/>
              <w:rPr>
                <w:i/>
                <w:color w:val="000000"/>
                <w:sz w:val="20"/>
                <w:szCs w:val="20"/>
              </w:rPr>
            </w:pPr>
            <w:r w:rsidRPr="00E763F3">
              <w:rPr>
                <w:i/>
                <w:color w:val="000000"/>
                <w:sz w:val="20"/>
                <w:szCs w:val="20"/>
              </w:rPr>
              <w:t>Dermasterias imbricata</w:t>
            </w:r>
          </w:p>
        </w:tc>
        <w:tc>
          <w:tcPr>
            <w:tcW w:w="1630" w:type="dxa"/>
            <w:noWrap/>
            <w:hideMark/>
          </w:tcPr>
          <w:p w14:paraId="459CF33F" w14:textId="77777777" w:rsidR="0017314E" w:rsidRPr="00E763F3" w:rsidRDefault="0017314E" w:rsidP="00C27264">
            <w:pPr>
              <w:jc w:val="left"/>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C27264">
            <w:pPr>
              <w:jc w:val="left"/>
              <w:rPr>
                <w:i/>
                <w:color w:val="000000"/>
                <w:sz w:val="20"/>
                <w:szCs w:val="20"/>
              </w:rPr>
            </w:pPr>
            <w:r w:rsidRPr="00E763F3">
              <w:rPr>
                <w:i/>
                <w:color w:val="000000"/>
                <w:sz w:val="20"/>
                <w:szCs w:val="20"/>
              </w:rPr>
              <w:t>Mediaster aequalis</w:t>
            </w:r>
          </w:p>
        </w:tc>
        <w:tc>
          <w:tcPr>
            <w:tcW w:w="1630" w:type="dxa"/>
            <w:noWrap/>
            <w:hideMark/>
          </w:tcPr>
          <w:p w14:paraId="54849268"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C27264">
            <w:pPr>
              <w:jc w:val="left"/>
              <w:rPr>
                <w:color w:val="000000"/>
                <w:sz w:val="20"/>
                <w:szCs w:val="20"/>
              </w:rPr>
            </w:pPr>
            <w:r w:rsidRPr="00E763F3">
              <w:rPr>
                <w:color w:val="000000"/>
                <w:sz w:val="20"/>
                <w:szCs w:val="20"/>
              </w:rPr>
              <w:t xml:space="preserve">Menge 1975, </w:t>
            </w:r>
            <w:r w:rsidRPr="00B51A9A">
              <w:rPr>
                <w:i/>
                <w:color w:val="000000"/>
                <w:sz w:val="20"/>
                <w:szCs w:val="20"/>
              </w:rPr>
              <w:t>Henricia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C27264">
            <w:pPr>
              <w:jc w:val="left"/>
              <w:rPr>
                <w:i/>
                <w:color w:val="000000"/>
                <w:sz w:val="20"/>
                <w:szCs w:val="20"/>
              </w:rPr>
            </w:pPr>
            <w:r w:rsidRPr="00E763F3">
              <w:rPr>
                <w:i/>
                <w:color w:val="000000"/>
                <w:sz w:val="20"/>
                <w:szCs w:val="20"/>
              </w:rPr>
              <w:t>Solaster dawsoni</w:t>
            </w:r>
          </w:p>
        </w:tc>
        <w:tc>
          <w:tcPr>
            <w:tcW w:w="1630" w:type="dxa"/>
            <w:noWrap/>
            <w:hideMark/>
          </w:tcPr>
          <w:p w14:paraId="2706533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C27264">
            <w:pPr>
              <w:jc w:val="left"/>
              <w:rPr>
                <w:color w:val="000000"/>
                <w:sz w:val="20"/>
                <w:szCs w:val="20"/>
              </w:rPr>
            </w:pPr>
            <w:r w:rsidRPr="00E763F3">
              <w:rPr>
                <w:color w:val="000000"/>
                <w:sz w:val="20"/>
                <w:szCs w:val="20"/>
              </w:rPr>
              <w:t xml:space="preserve">Montgomery 2014, </w:t>
            </w:r>
            <w:r w:rsidRPr="00B51A9A">
              <w:rPr>
                <w:i/>
                <w:color w:val="000000"/>
                <w:sz w:val="20"/>
                <w:szCs w:val="20"/>
              </w:rPr>
              <w:t>Solaster stimpsoni</w:t>
            </w:r>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C27264">
            <w:pPr>
              <w:jc w:val="left"/>
              <w:rPr>
                <w:i/>
                <w:color w:val="000000"/>
                <w:sz w:val="20"/>
                <w:szCs w:val="20"/>
              </w:rPr>
            </w:pPr>
            <w:r w:rsidRPr="00E763F3">
              <w:rPr>
                <w:i/>
                <w:color w:val="000000"/>
                <w:sz w:val="20"/>
                <w:szCs w:val="20"/>
              </w:rPr>
              <w:t>Solaster stimpsoni</w:t>
            </w:r>
          </w:p>
        </w:tc>
        <w:tc>
          <w:tcPr>
            <w:tcW w:w="1630" w:type="dxa"/>
            <w:noWrap/>
            <w:hideMark/>
          </w:tcPr>
          <w:p w14:paraId="1491384A" w14:textId="77777777" w:rsidR="0017314E" w:rsidRPr="00E763F3" w:rsidRDefault="0017314E" w:rsidP="00C27264">
            <w:pPr>
              <w:jc w:val="left"/>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C27264">
            <w:pPr>
              <w:jc w:val="left"/>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C27264">
            <w:pPr>
              <w:jc w:val="left"/>
              <w:rPr>
                <w:i/>
                <w:color w:val="000000"/>
                <w:sz w:val="20"/>
                <w:szCs w:val="20"/>
              </w:rPr>
            </w:pPr>
            <w:r w:rsidRPr="00E763F3">
              <w:rPr>
                <w:i/>
                <w:color w:val="000000"/>
                <w:sz w:val="20"/>
                <w:szCs w:val="20"/>
              </w:rPr>
              <w:t>Pteraster tesselatus</w:t>
            </w:r>
          </w:p>
        </w:tc>
        <w:tc>
          <w:tcPr>
            <w:tcW w:w="1630" w:type="dxa"/>
            <w:noWrap/>
            <w:hideMark/>
          </w:tcPr>
          <w:p w14:paraId="309C765E" w14:textId="77777777" w:rsidR="0017314E" w:rsidRPr="00E763F3" w:rsidRDefault="0017314E" w:rsidP="00C27264">
            <w:pPr>
              <w:jc w:val="left"/>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C27264">
            <w:pPr>
              <w:jc w:val="left"/>
              <w:rPr>
                <w:color w:val="000000"/>
                <w:sz w:val="20"/>
                <w:szCs w:val="20"/>
              </w:rPr>
            </w:pPr>
            <w:r w:rsidRPr="00E763F3">
              <w:rPr>
                <w:color w:val="000000"/>
                <w:sz w:val="20"/>
                <w:szCs w:val="20"/>
              </w:rPr>
              <w:t xml:space="preserve">Menge 1975, </w:t>
            </w:r>
            <w:r w:rsidRPr="00B51A9A">
              <w:rPr>
                <w:i/>
                <w:color w:val="000000"/>
                <w:sz w:val="20"/>
                <w:szCs w:val="20"/>
              </w:rPr>
              <w:t>Henricia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C27264">
            <w:pPr>
              <w:jc w:val="left"/>
              <w:rPr>
                <w:i/>
                <w:color w:val="000000"/>
                <w:sz w:val="20"/>
                <w:szCs w:val="20"/>
              </w:rPr>
            </w:pPr>
            <w:r w:rsidRPr="00E763F3">
              <w:rPr>
                <w:i/>
                <w:color w:val="000000"/>
                <w:sz w:val="20"/>
                <w:szCs w:val="20"/>
              </w:rPr>
              <w:t>Mesocentrotus franciscanus</w:t>
            </w:r>
          </w:p>
        </w:tc>
        <w:tc>
          <w:tcPr>
            <w:tcW w:w="1630" w:type="dxa"/>
            <w:noWrap/>
            <w:hideMark/>
          </w:tcPr>
          <w:p w14:paraId="21CB6528" w14:textId="77777777" w:rsidR="0017314E" w:rsidRPr="00E763F3" w:rsidRDefault="0017314E" w:rsidP="00C27264">
            <w:pPr>
              <w:jc w:val="left"/>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C27264">
            <w:pPr>
              <w:jc w:val="left"/>
              <w:rPr>
                <w:i/>
                <w:color w:val="000000"/>
                <w:sz w:val="20"/>
                <w:szCs w:val="20"/>
              </w:rPr>
            </w:pPr>
            <w:r w:rsidRPr="00E763F3">
              <w:rPr>
                <w:i/>
                <w:color w:val="000000"/>
                <w:sz w:val="20"/>
                <w:szCs w:val="20"/>
              </w:rPr>
              <w:t>Strongylocentrotus droebachiensis</w:t>
            </w:r>
          </w:p>
        </w:tc>
        <w:tc>
          <w:tcPr>
            <w:tcW w:w="1630" w:type="dxa"/>
            <w:noWrap/>
            <w:hideMark/>
          </w:tcPr>
          <w:p w14:paraId="0EE4B5D0"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C27264">
            <w:pPr>
              <w:jc w:val="left"/>
              <w:rPr>
                <w:i/>
                <w:color w:val="000000"/>
                <w:sz w:val="20"/>
                <w:szCs w:val="20"/>
              </w:rPr>
            </w:pPr>
            <w:r w:rsidRPr="00E763F3">
              <w:rPr>
                <w:i/>
                <w:color w:val="000000"/>
                <w:sz w:val="20"/>
                <w:szCs w:val="20"/>
              </w:rPr>
              <w:t>Strongylocentrotus purpuratus</w:t>
            </w:r>
          </w:p>
        </w:tc>
        <w:tc>
          <w:tcPr>
            <w:tcW w:w="1630" w:type="dxa"/>
            <w:noWrap/>
            <w:hideMark/>
          </w:tcPr>
          <w:p w14:paraId="6FBE6E43" w14:textId="77777777" w:rsidR="0017314E" w:rsidRPr="00E763F3" w:rsidRDefault="0017314E" w:rsidP="00C27264">
            <w:pPr>
              <w:jc w:val="left"/>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C27264">
            <w:pPr>
              <w:jc w:val="left"/>
              <w:rPr>
                <w:color w:val="000000"/>
                <w:sz w:val="20"/>
                <w:szCs w:val="20"/>
              </w:rPr>
            </w:pPr>
            <w:r w:rsidRPr="00E763F3">
              <w:rPr>
                <w:color w:val="000000"/>
                <w:sz w:val="20"/>
                <w:szCs w:val="20"/>
              </w:rPr>
              <w:t xml:space="preserve">Stewart et al 2015, </w:t>
            </w:r>
            <w:r w:rsidRPr="00B51A9A">
              <w:rPr>
                <w:i/>
                <w:color w:val="000000"/>
                <w:sz w:val="20"/>
                <w:szCs w:val="20"/>
              </w:rPr>
              <w:t>Strongylocentrotus polyacanthus</w:t>
            </w:r>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C27264">
            <w:pPr>
              <w:jc w:val="left"/>
              <w:rPr>
                <w:i/>
                <w:color w:val="000000"/>
                <w:sz w:val="20"/>
                <w:szCs w:val="20"/>
              </w:rPr>
            </w:pPr>
            <w:r w:rsidRPr="00E763F3">
              <w:rPr>
                <w:i/>
                <w:color w:val="000000"/>
                <w:sz w:val="20"/>
                <w:szCs w:val="20"/>
              </w:rPr>
              <w:t>Apostichopus californicus</w:t>
            </w:r>
          </w:p>
        </w:tc>
        <w:tc>
          <w:tcPr>
            <w:tcW w:w="1630" w:type="dxa"/>
            <w:noWrap/>
            <w:hideMark/>
          </w:tcPr>
          <w:p w14:paraId="479D82EA" w14:textId="77777777" w:rsidR="0017314E" w:rsidRPr="00E763F3" w:rsidRDefault="0017314E" w:rsidP="00C27264">
            <w:pPr>
              <w:jc w:val="left"/>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C27264">
            <w:pPr>
              <w:jc w:val="left"/>
              <w:rPr>
                <w:color w:val="000000"/>
                <w:sz w:val="20"/>
                <w:szCs w:val="20"/>
              </w:rPr>
            </w:pPr>
            <w:r w:rsidRPr="00E763F3">
              <w:rPr>
                <w:color w:val="000000"/>
                <w:sz w:val="20"/>
                <w:szCs w:val="20"/>
              </w:rPr>
              <w:t xml:space="preserve">Peters et al 2019, </w:t>
            </w:r>
            <w:r w:rsidRPr="00B51A9A">
              <w:rPr>
                <w:i/>
                <w:color w:val="000000"/>
                <w:sz w:val="20"/>
                <w:szCs w:val="20"/>
              </w:rPr>
              <w:t>Apostichopus parvimensis</w:t>
            </w:r>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C27264">
            <w:pPr>
              <w:jc w:val="left"/>
              <w:rPr>
                <w:i/>
                <w:color w:val="000000"/>
                <w:sz w:val="20"/>
                <w:szCs w:val="20"/>
              </w:rPr>
            </w:pPr>
            <w:r w:rsidRPr="00E763F3">
              <w:rPr>
                <w:i/>
                <w:color w:val="000000"/>
                <w:sz w:val="20"/>
                <w:szCs w:val="20"/>
              </w:rPr>
              <w:t>Chlamys hastata</w:t>
            </w:r>
          </w:p>
        </w:tc>
        <w:tc>
          <w:tcPr>
            <w:tcW w:w="1630" w:type="dxa"/>
            <w:tcBorders>
              <w:bottom w:val="nil"/>
            </w:tcBorders>
            <w:noWrap/>
            <w:hideMark/>
          </w:tcPr>
          <w:p w14:paraId="477EA14B" w14:textId="77777777" w:rsidR="0017314E" w:rsidRPr="00E763F3" w:rsidRDefault="0017314E" w:rsidP="00C27264">
            <w:pPr>
              <w:jc w:val="left"/>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C27264">
            <w:pPr>
              <w:jc w:val="left"/>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C27264">
            <w:pPr>
              <w:jc w:val="left"/>
              <w:rPr>
                <w:i/>
                <w:color w:val="000000"/>
                <w:sz w:val="20"/>
                <w:szCs w:val="20"/>
              </w:rPr>
            </w:pPr>
            <w:r w:rsidRPr="00E763F3">
              <w:rPr>
                <w:i/>
                <w:color w:val="000000"/>
                <w:sz w:val="20"/>
                <w:szCs w:val="20"/>
              </w:rPr>
              <w:t>Crassadoma gigantea</w:t>
            </w:r>
          </w:p>
        </w:tc>
        <w:tc>
          <w:tcPr>
            <w:tcW w:w="1630" w:type="dxa"/>
            <w:tcBorders>
              <w:top w:val="nil"/>
              <w:bottom w:val="nil"/>
            </w:tcBorders>
            <w:noWrap/>
            <w:hideMark/>
          </w:tcPr>
          <w:p w14:paraId="6D379B67" w14:textId="77777777" w:rsidR="0017314E" w:rsidRPr="00E763F3" w:rsidRDefault="0017314E" w:rsidP="00C27264">
            <w:pPr>
              <w:jc w:val="left"/>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C27264">
            <w:pPr>
              <w:jc w:val="left"/>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C27264">
            <w:pPr>
              <w:jc w:val="left"/>
              <w:rPr>
                <w:i/>
                <w:color w:val="000000"/>
                <w:sz w:val="20"/>
                <w:szCs w:val="20"/>
              </w:rPr>
            </w:pPr>
            <w:r w:rsidRPr="00E763F3">
              <w:rPr>
                <w:i/>
                <w:color w:val="000000"/>
                <w:sz w:val="20"/>
                <w:szCs w:val="20"/>
              </w:rPr>
              <w:t>Enteroctopus dofleini</w:t>
            </w:r>
          </w:p>
        </w:tc>
        <w:tc>
          <w:tcPr>
            <w:tcW w:w="1630" w:type="dxa"/>
            <w:tcBorders>
              <w:top w:val="nil"/>
            </w:tcBorders>
            <w:noWrap/>
            <w:hideMark/>
          </w:tcPr>
          <w:p w14:paraId="4C56219C" w14:textId="77777777" w:rsidR="0017314E" w:rsidRPr="00E763F3" w:rsidRDefault="0017314E" w:rsidP="00C27264">
            <w:pPr>
              <w:jc w:val="left"/>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C27264">
            <w:pPr>
              <w:jc w:val="left"/>
              <w:rPr>
                <w:color w:val="000000"/>
                <w:sz w:val="20"/>
                <w:szCs w:val="20"/>
              </w:rPr>
            </w:pPr>
            <w:r w:rsidRPr="00E763F3">
              <w:rPr>
                <w:color w:val="000000"/>
                <w:sz w:val="20"/>
                <w:szCs w:val="20"/>
              </w:rPr>
              <w:t xml:space="preserve">Osborn 1995, </w:t>
            </w:r>
            <w:r w:rsidRPr="00B51A9A">
              <w:rPr>
                <w:i/>
                <w:color w:val="000000"/>
                <w:sz w:val="20"/>
                <w:szCs w:val="20"/>
              </w:rPr>
              <w:t>Octopus rubescens</w:t>
            </w:r>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C27264">
            <w:pPr>
              <w:jc w:val="left"/>
              <w:rPr>
                <w:i/>
                <w:color w:val="000000"/>
                <w:sz w:val="20"/>
                <w:szCs w:val="20"/>
              </w:rPr>
            </w:pPr>
            <w:r w:rsidRPr="00E763F3">
              <w:rPr>
                <w:i/>
                <w:color w:val="000000"/>
                <w:sz w:val="20"/>
                <w:szCs w:val="20"/>
              </w:rPr>
              <w:t>Octopus rubescens</w:t>
            </w:r>
          </w:p>
        </w:tc>
        <w:tc>
          <w:tcPr>
            <w:tcW w:w="1630" w:type="dxa"/>
            <w:noWrap/>
            <w:hideMark/>
          </w:tcPr>
          <w:p w14:paraId="054F9ED3" w14:textId="77777777" w:rsidR="0017314E" w:rsidRPr="00E763F3" w:rsidRDefault="0017314E" w:rsidP="00C27264">
            <w:pPr>
              <w:jc w:val="left"/>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C27264">
            <w:pPr>
              <w:jc w:val="left"/>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C27264">
            <w:pPr>
              <w:jc w:val="left"/>
              <w:rPr>
                <w:i/>
                <w:color w:val="000000"/>
                <w:sz w:val="20"/>
                <w:szCs w:val="20"/>
              </w:rPr>
            </w:pPr>
            <w:r w:rsidRPr="00E763F3">
              <w:rPr>
                <w:i/>
                <w:color w:val="000000"/>
                <w:sz w:val="20"/>
                <w:szCs w:val="20"/>
              </w:rPr>
              <w:t>Opalia wroblewskyi</w:t>
            </w:r>
          </w:p>
        </w:tc>
        <w:tc>
          <w:tcPr>
            <w:tcW w:w="1630" w:type="dxa"/>
            <w:noWrap/>
            <w:hideMark/>
          </w:tcPr>
          <w:p w14:paraId="710FCDA9"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C27264">
            <w:pPr>
              <w:jc w:val="left"/>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C27264">
            <w:pPr>
              <w:jc w:val="left"/>
              <w:rPr>
                <w:i/>
                <w:color w:val="000000"/>
                <w:sz w:val="20"/>
                <w:szCs w:val="20"/>
              </w:rPr>
            </w:pPr>
            <w:r w:rsidRPr="00E763F3">
              <w:rPr>
                <w:i/>
                <w:color w:val="000000"/>
                <w:sz w:val="20"/>
                <w:szCs w:val="20"/>
              </w:rPr>
              <w:t>Megathura crenulata</w:t>
            </w:r>
          </w:p>
        </w:tc>
        <w:tc>
          <w:tcPr>
            <w:tcW w:w="1630" w:type="dxa"/>
            <w:tcBorders>
              <w:bottom w:val="nil"/>
            </w:tcBorders>
            <w:noWrap/>
            <w:hideMark/>
          </w:tcPr>
          <w:p w14:paraId="69244CA6"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C27264">
            <w:pPr>
              <w:jc w:val="left"/>
              <w:rPr>
                <w:i/>
                <w:color w:val="000000"/>
                <w:sz w:val="20"/>
                <w:szCs w:val="20"/>
              </w:rPr>
            </w:pPr>
            <w:r w:rsidRPr="00E763F3">
              <w:rPr>
                <w:i/>
                <w:color w:val="000000"/>
                <w:sz w:val="20"/>
                <w:szCs w:val="20"/>
              </w:rPr>
              <w:lastRenderedPageBreak/>
              <w:t>Haliotis kamtschatkana</w:t>
            </w:r>
          </w:p>
        </w:tc>
        <w:tc>
          <w:tcPr>
            <w:tcW w:w="1630" w:type="dxa"/>
            <w:tcBorders>
              <w:top w:val="nil"/>
              <w:bottom w:val="nil"/>
            </w:tcBorders>
            <w:noWrap/>
            <w:hideMark/>
          </w:tcPr>
          <w:p w14:paraId="15280BE5" w14:textId="77777777" w:rsidR="0017314E" w:rsidRPr="00E763F3" w:rsidRDefault="0017314E" w:rsidP="00C27264">
            <w:pPr>
              <w:jc w:val="left"/>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C27264">
            <w:pPr>
              <w:jc w:val="left"/>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C27264">
            <w:pPr>
              <w:jc w:val="left"/>
              <w:rPr>
                <w:i/>
                <w:color w:val="000000"/>
                <w:sz w:val="20"/>
                <w:szCs w:val="20"/>
              </w:rPr>
            </w:pPr>
            <w:r w:rsidRPr="00E763F3">
              <w:rPr>
                <w:i/>
                <w:color w:val="000000"/>
                <w:sz w:val="20"/>
                <w:szCs w:val="20"/>
              </w:rPr>
              <w:t>Neverita lewisii</w:t>
            </w:r>
          </w:p>
        </w:tc>
        <w:tc>
          <w:tcPr>
            <w:tcW w:w="1630" w:type="dxa"/>
            <w:tcBorders>
              <w:top w:val="nil"/>
            </w:tcBorders>
            <w:noWrap/>
            <w:hideMark/>
          </w:tcPr>
          <w:p w14:paraId="02C772E2"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C27264">
            <w:pPr>
              <w:jc w:val="left"/>
              <w:rPr>
                <w:i/>
                <w:color w:val="000000"/>
                <w:sz w:val="20"/>
                <w:szCs w:val="20"/>
              </w:rPr>
            </w:pPr>
            <w:r w:rsidRPr="00E763F3">
              <w:rPr>
                <w:i/>
                <w:color w:val="000000"/>
                <w:sz w:val="20"/>
                <w:szCs w:val="20"/>
              </w:rPr>
              <w:t>Ceratostoma foliatum</w:t>
            </w:r>
          </w:p>
        </w:tc>
        <w:tc>
          <w:tcPr>
            <w:tcW w:w="1630" w:type="dxa"/>
            <w:noWrap/>
            <w:hideMark/>
          </w:tcPr>
          <w:p w14:paraId="347CD95D"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C27264">
            <w:pPr>
              <w:jc w:val="left"/>
              <w:rPr>
                <w:i/>
                <w:color w:val="000000"/>
                <w:sz w:val="20"/>
                <w:szCs w:val="20"/>
              </w:rPr>
            </w:pPr>
            <w:r w:rsidRPr="00E763F3">
              <w:rPr>
                <w:i/>
                <w:color w:val="000000"/>
                <w:sz w:val="20"/>
                <w:szCs w:val="20"/>
              </w:rPr>
              <w:t>Nucella lamellosa</w:t>
            </w:r>
          </w:p>
        </w:tc>
        <w:tc>
          <w:tcPr>
            <w:tcW w:w="1630" w:type="dxa"/>
            <w:noWrap/>
            <w:hideMark/>
          </w:tcPr>
          <w:p w14:paraId="518FE691"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C27264">
            <w:pPr>
              <w:jc w:val="left"/>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C27264">
            <w:pPr>
              <w:jc w:val="left"/>
              <w:rPr>
                <w:i/>
                <w:color w:val="000000"/>
                <w:sz w:val="20"/>
                <w:szCs w:val="20"/>
              </w:rPr>
            </w:pPr>
            <w:r w:rsidRPr="00E763F3">
              <w:rPr>
                <w:i/>
                <w:color w:val="000000"/>
                <w:sz w:val="20"/>
                <w:szCs w:val="20"/>
              </w:rPr>
              <w:t>Cadlina luteomarginata</w:t>
            </w:r>
          </w:p>
        </w:tc>
        <w:tc>
          <w:tcPr>
            <w:tcW w:w="1630" w:type="dxa"/>
            <w:noWrap/>
            <w:hideMark/>
          </w:tcPr>
          <w:p w14:paraId="207BBC0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C27264">
            <w:pPr>
              <w:jc w:val="left"/>
              <w:rPr>
                <w:i/>
                <w:color w:val="000000"/>
                <w:sz w:val="20"/>
                <w:szCs w:val="20"/>
              </w:rPr>
            </w:pPr>
            <w:r w:rsidRPr="00E763F3">
              <w:rPr>
                <w:i/>
                <w:color w:val="000000"/>
                <w:sz w:val="20"/>
                <w:szCs w:val="20"/>
              </w:rPr>
              <w:t>Cadlina modesta</w:t>
            </w:r>
          </w:p>
        </w:tc>
        <w:tc>
          <w:tcPr>
            <w:tcW w:w="1630" w:type="dxa"/>
            <w:noWrap/>
            <w:hideMark/>
          </w:tcPr>
          <w:p w14:paraId="3AEAFCA0"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C27264">
            <w:pPr>
              <w:jc w:val="left"/>
              <w:rPr>
                <w:i/>
                <w:color w:val="000000"/>
                <w:sz w:val="20"/>
                <w:szCs w:val="20"/>
              </w:rPr>
            </w:pPr>
            <w:r w:rsidRPr="00E763F3">
              <w:rPr>
                <w:i/>
                <w:color w:val="000000"/>
                <w:sz w:val="20"/>
                <w:szCs w:val="20"/>
              </w:rPr>
              <w:t>Cadlina sylviaearleae</w:t>
            </w:r>
          </w:p>
        </w:tc>
        <w:tc>
          <w:tcPr>
            <w:tcW w:w="1630" w:type="dxa"/>
            <w:noWrap/>
            <w:hideMark/>
          </w:tcPr>
          <w:p w14:paraId="1A1ECC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C27264">
            <w:pPr>
              <w:jc w:val="left"/>
              <w:rPr>
                <w:i/>
                <w:color w:val="000000"/>
                <w:sz w:val="20"/>
                <w:szCs w:val="20"/>
              </w:rPr>
            </w:pPr>
            <w:r w:rsidRPr="00E763F3">
              <w:rPr>
                <w:i/>
                <w:color w:val="000000"/>
                <w:sz w:val="20"/>
                <w:szCs w:val="20"/>
              </w:rPr>
              <w:t>Coryphella verrucosa</w:t>
            </w:r>
          </w:p>
        </w:tc>
        <w:tc>
          <w:tcPr>
            <w:tcW w:w="1630" w:type="dxa"/>
            <w:noWrap/>
            <w:hideMark/>
          </w:tcPr>
          <w:p w14:paraId="0ACE915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C27264">
            <w:pPr>
              <w:jc w:val="left"/>
              <w:rPr>
                <w:i/>
                <w:color w:val="000000"/>
                <w:sz w:val="20"/>
                <w:szCs w:val="20"/>
              </w:rPr>
            </w:pPr>
            <w:r w:rsidRPr="00E763F3">
              <w:rPr>
                <w:i/>
                <w:color w:val="000000"/>
                <w:sz w:val="20"/>
                <w:szCs w:val="20"/>
              </w:rPr>
              <w:t>Dendronotus iris</w:t>
            </w:r>
          </w:p>
        </w:tc>
        <w:tc>
          <w:tcPr>
            <w:tcW w:w="1630" w:type="dxa"/>
            <w:noWrap/>
            <w:hideMark/>
          </w:tcPr>
          <w:p w14:paraId="3E66E4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C27264">
            <w:pPr>
              <w:jc w:val="left"/>
              <w:rPr>
                <w:i/>
                <w:color w:val="000000"/>
                <w:sz w:val="20"/>
                <w:szCs w:val="20"/>
              </w:rPr>
            </w:pPr>
            <w:r w:rsidRPr="00E763F3">
              <w:rPr>
                <w:i/>
                <w:color w:val="000000"/>
                <w:sz w:val="20"/>
                <w:szCs w:val="20"/>
              </w:rPr>
              <w:t>Dirona albolineata</w:t>
            </w:r>
          </w:p>
        </w:tc>
        <w:tc>
          <w:tcPr>
            <w:tcW w:w="1630" w:type="dxa"/>
            <w:noWrap/>
            <w:hideMark/>
          </w:tcPr>
          <w:p w14:paraId="5B0C71B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C27264">
            <w:pPr>
              <w:jc w:val="left"/>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C27264">
            <w:pPr>
              <w:jc w:val="left"/>
              <w:rPr>
                <w:i/>
                <w:color w:val="000000"/>
                <w:sz w:val="20"/>
                <w:szCs w:val="20"/>
              </w:rPr>
            </w:pPr>
            <w:r w:rsidRPr="00E763F3">
              <w:rPr>
                <w:i/>
                <w:color w:val="000000"/>
                <w:sz w:val="20"/>
                <w:szCs w:val="20"/>
              </w:rPr>
              <w:t>Diaulula odonoghuei</w:t>
            </w:r>
          </w:p>
        </w:tc>
        <w:tc>
          <w:tcPr>
            <w:tcW w:w="1630" w:type="dxa"/>
            <w:noWrap/>
            <w:hideMark/>
          </w:tcPr>
          <w:p w14:paraId="1B274E3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C27264">
            <w:pPr>
              <w:jc w:val="left"/>
              <w:rPr>
                <w:i/>
                <w:color w:val="000000"/>
                <w:sz w:val="20"/>
                <w:szCs w:val="20"/>
              </w:rPr>
            </w:pPr>
            <w:r w:rsidRPr="00E763F3">
              <w:rPr>
                <w:i/>
                <w:color w:val="000000"/>
                <w:sz w:val="20"/>
                <w:szCs w:val="20"/>
              </w:rPr>
              <w:t>Diaulula sandiegensis</w:t>
            </w:r>
          </w:p>
        </w:tc>
        <w:tc>
          <w:tcPr>
            <w:tcW w:w="1630" w:type="dxa"/>
            <w:noWrap/>
            <w:hideMark/>
          </w:tcPr>
          <w:p w14:paraId="107A33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C27264">
            <w:pPr>
              <w:jc w:val="left"/>
              <w:rPr>
                <w:i/>
                <w:color w:val="000000"/>
                <w:sz w:val="20"/>
                <w:szCs w:val="20"/>
              </w:rPr>
            </w:pPr>
            <w:r w:rsidRPr="00E763F3">
              <w:rPr>
                <w:i/>
                <w:color w:val="000000"/>
                <w:sz w:val="20"/>
                <w:szCs w:val="20"/>
              </w:rPr>
              <w:t>Peltodoris nobilis</w:t>
            </w:r>
          </w:p>
        </w:tc>
        <w:tc>
          <w:tcPr>
            <w:tcW w:w="1630" w:type="dxa"/>
            <w:noWrap/>
            <w:hideMark/>
          </w:tcPr>
          <w:p w14:paraId="6051CE3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C27264">
            <w:pPr>
              <w:jc w:val="left"/>
              <w:rPr>
                <w:i/>
                <w:color w:val="000000"/>
                <w:sz w:val="20"/>
                <w:szCs w:val="20"/>
              </w:rPr>
            </w:pPr>
            <w:r w:rsidRPr="00E763F3">
              <w:rPr>
                <w:i/>
                <w:color w:val="000000"/>
                <w:sz w:val="20"/>
                <w:szCs w:val="20"/>
              </w:rPr>
              <w:t>Doris montereyensis</w:t>
            </w:r>
          </w:p>
        </w:tc>
        <w:tc>
          <w:tcPr>
            <w:tcW w:w="1630" w:type="dxa"/>
            <w:noWrap/>
            <w:hideMark/>
          </w:tcPr>
          <w:p w14:paraId="318F4547"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C27264">
            <w:pPr>
              <w:jc w:val="left"/>
              <w:rPr>
                <w:i/>
                <w:color w:val="000000"/>
                <w:sz w:val="20"/>
                <w:szCs w:val="20"/>
              </w:rPr>
            </w:pPr>
            <w:r w:rsidRPr="00E763F3">
              <w:rPr>
                <w:i/>
                <w:color w:val="000000"/>
                <w:sz w:val="20"/>
                <w:szCs w:val="20"/>
              </w:rPr>
              <w:t>Doris odhneri</w:t>
            </w:r>
          </w:p>
        </w:tc>
        <w:tc>
          <w:tcPr>
            <w:tcW w:w="1630" w:type="dxa"/>
            <w:noWrap/>
            <w:hideMark/>
          </w:tcPr>
          <w:p w14:paraId="46CCD8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C27264">
            <w:pPr>
              <w:jc w:val="left"/>
              <w:rPr>
                <w:i/>
                <w:color w:val="000000"/>
                <w:sz w:val="20"/>
                <w:szCs w:val="20"/>
              </w:rPr>
            </w:pPr>
            <w:r w:rsidRPr="00E763F3">
              <w:rPr>
                <w:i/>
                <w:color w:val="000000"/>
                <w:sz w:val="20"/>
                <w:szCs w:val="20"/>
              </w:rPr>
              <w:t>Antiopella fusca</w:t>
            </w:r>
          </w:p>
        </w:tc>
        <w:tc>
          <w:tcPr>
            <w:tcW w:w="1630" w:type="dxa"/>
            <w:noWrap/>
            <w:hideMark/>
          </w:tcPr>
          <w:p w14:paraId="55D4ED7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C27264">
            <w:pPr>
              <w:jc w:val="left"/>
              <w:rPr>
                <w:i/>
                <w:color w:val="000000"/>
                <w:sz w:val="20"/>
                <w:szCs w:val="20"/>
              </w:rPr>
            </w:pPr>
            <w:r w:rsidRPr="00E763F3">
              <w:rPr>
                <w:i/>
                <w:color w:val="000000"/>
                <w:sz w:val="20"/>
                <w:szCs w:val="20"/>
              </w:rPr>
              <w:t>Hermissenda crassicornis</w:t>
            </w:r>
          </w:p>
        </w:tc>
        <w:tc>
          <w:tcPr>
            <w:tcW w:w="1630" w:type="dxa"/>
            <w:noWrap/>
            <w:hideMark/>
          </w:tcPr>
          <w:p w14:paraId="6AB450DA"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C27264">
            <w:pPr>
              <w:jc w:val="left"/>
              <w:rPr>
                <w:i/>
                <w:color w:val="000000"/>
                <w:sz w:val="20"/>
                <w:szCs w:val="20"/>
              </w:rPr>
            </w:pPr>
            <w:r w:rsidRPr="00E763F3">
              <w:rPr>
                <w:i/>
                <w:color w:val="000000"/>
                <w:sz w:val="20"/>
                <w:szCs w:val="20"/>
              </w:rPr>
              <w:t>Acanthodoris hudsoni</w:t>
            </w:r>
          </w:p>
        </w:tc>
        <w:tc>
          <w:tcPr>
            <w:tcW w:w="1630" w:type="dxa"/>
            <w:noWrap/>
            <w:hideMark/>
          </w:tcPr>
          <w:p w14:paraId="19C79B0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C27264">
            <w:pPr>
              <w:jc w:val="left"/>
              <w:rPr>
                <w:i/>
                <w:color w:val="000000"/>
                <w:sz w:val="20"/>
                <w:szCs w:val="20"/>
              </w:rPr>
            </w:pPr>
            <w:r w:rsidRPr="00E763F3">
              <w:rPr>
                <w:i/>
                <w:color w:val="000000"/>
                <w:sz w:val="20"/>
                <w:szCs w:val="20"/>
              </w:rPr>
              <w:t>Acanthodoris nanaimoensis</w:t>
            </w:r>
          </w:p>
        </w:tc>
        <w:tc>
          <w:tcPr>
            <w:tcW w:w="1630" w:type="dxa"/>
            <w:noWrap/>
            <w:hideMark/>
          </w:tcPr>
          <w:p w14:paraId="7F16309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C27264">
            <w:pPr>
              <w:jc w:val="left"/>
              <w:rPr>
                <w:i/>
                <w:color w:val="000000"/>
                <w:sz w:val="20"/>
                <w:szCs w:val="20"/>
              </w:rPr>
            </w:pPr>
            <w:r w:rsidRPr="00E763F3">
              <w:rPr>
                <w:i/>
                <w:color w:val="000000"/>
                <w:sz w:val="20"/>
                <w:szCs w:val="20"/>
              </w:rPr>
              <w:t>Onchidoris bilamellata</w:t>
            </w:r>
          </w:p>
        </w:tc>
        <w:tc>
          <w:tcPr>
            <w:tcW w:w="1630" w:type="dxa"/>
            <w:noWrap/>
            <w:hideMark/>
          </w:tcPr>
          <w:p w14:paraId="03B34EE2"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C27264">
            <w:pPr>
              <w:jc w:val="left"/>
              <w:rPr>
                <w:i/>
                <w:color w:val="000000"/>
                <w:sz w:val="20"/>
                <w:szCs w:val="20"/>
              </w:rPr>
            </w:pPr>
            <w:r w:rsidRPr="00E763F3">
              <w:rPr>
                <w:i/>
                <w:color w:val="000000"/>
                <w:sz w:val="20"/>
                <w:szCs w:val="20"/>
              </w:rPr>
              <w:t>Limacia cockerelli</w:t>
            </w:r>
          </w:p>
        </w:tc>
        <w:tc>
          <w:tcPr>
            <w:tcW w:w="1630" w:type="dxa"/>
            <w:noWrap/>
            <w:hideMark/>
          </w:tcPr>
          <w:p w14:paraId="455EFC3D"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C27264">
            <w:pPr>
              <w:jc w:val="left"/>
              <w:rPr>
                <w:i/>
                <w:color w:val="000000"/>
                <w:sz w:val="20"/>
                <w:szCs w:val="20"/>
              </w:rPr>
            </w:pPr>
            <w:r w:rsidRPr="00E763F3">
              <w:rPr>
                <w:i/>
                <w:color w:val="000000"/>
                <w:sz w:val="20"/>
                <w:szCs w:val="20"/>
              </w:rPr>
              <w:t>Polycera tricolor</w:t>
            </w:r>
          </w:p>
        </w:tc>
        <w:tc>
          <w:tcPr>
            <w:tcW w:w="1630" w:type="dxa"/>
            <w:noWrap/>
            <w:hideMark/>
          </w:tcPr>
          <w:p w14:paraId="3781A57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C27264">
            <w:pPr>
              <w:jc w:val="left"/>
              <w:rPr>
                <w:i/>
                <w:color w:val="000000"/>
                <w:sz w:val="20"/>
                <w:szCs w:val="20"/>
              </w:rPr>
            </w:pPr>
            <w:r w:rsidRPr="00E763F3">
              <w:rPr>
                <w:i/>
                <w:color w:val="000000"/>
                <w:sz w:val="20"/>
                <w:szCs w:val="20"/>
              </w:rPr>
              <w:t>Triopha catalinae</w:t>
            </w:r>
          </w:p>
        </w:tc>
        <w:tc>
          <w:tcPr>
            <w:tcW w:w="1630" w:type="dxa"/>
            <w:noWrap/>
            <w:hideMark/>
          </w:tcPr>
          <w:p w14:paraId="59331DB5"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C27264">
            <w:pPr>
              <w:jc w:val="left"/>
              <w:rPr>
                <w:i/>
                <w:color w:val="000000"/>
                <w:sz w:val="20"/>
                <w:szCs w:val="20"/>
              </w:rPr>
            </w:pPr>
            <w:r w:rsidRPr="00E763F3">
              <w:rPr>
                <w:i/>
                <w:color w:val="000000"/>
                <w:sz w:val="20"/>
                <w:szCs w:val="20"/>
              </w:rPr>
              <w:t>Triopha modesta</w:t>
            </w:r>
          </w:p>
        </w:tc>
        <w:tc>
          <w:tcPr>
            <w:tcW w:w="1630" w:type="dxa"/>
            <w:noWrap/>
            <w:hideMark/>
          </w:tcPr>
          <w:p w14:paraId="5F973789"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C27264">
            <w:pPr>
              <w:jc w:val="left"/>
              <w:rPr>
                <w:i/>
                <w:color w:val="000000"/>
                <w:sz w:val="20"/>
                <w:szCs w:val="20"/>
              </w:rPr>
            </w:pPr>
            <w:r w:rsidRPr="00E763F3">
              <w:rPr>
                <w:i/>
                <w:color w:val="000000"/>
                <w:sz w:val="20"/>
                <w:szCs w:val="20"/>
              </w:rPr>
              <w:t>Triopha spp.</w:t>
            </w:r>
          </w:p>
        </w:tc>
        <w:tc>
          <w:tcPr>
            <w:tcW w:w="1630" w:type="dxa"/>
            <w:tcBorders>
              <w:bottom w:val="nil"/>
            </w:tcBorders>
            <w:noWrap/>
            <w:hideMark/>
          </w:tcPr>
          <w:p w14:paraId="3BB60E56"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C27264">
            <w:pPr>
              <w:jc w:val="left"/>
              <w:rPr>
                <w:i/>
                <w:color w:val="000000"/>
                <w:sz w:val="20"/>
                <w:szCs w:val="20"/>
              </w:rPr>
            </w:pPr>
            <w:r w:rsidRPr="00E763F3">
              <w:rPr>
                <w:i/>
                <w:color w:val="000000"/>
                <w:sz w:val="20"/>
                <w:szCs w:val="20"/>
              </w:rPr>
              <w:t>Melibe leonina</w:t>
            </w:r>
          </w:p>
        </w:tc>
        <w:tc>
          <w:tcPr>
            <w:tcW w:w="1630" w:type="dxa"/>
            <w:tcBorders>
              <w:top w:val="nil"/>
              <w:bottom w:val="nil"/>
            </w:tcBorders>
            <w:noWrap/>
            <w:hideMark/>
          </w:tcPr>
          <w:p w14:paraId="1914CCBF"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C27264">
            <w:pPr>
              <w:jc w:val="left"/>
              <w:rPr>
                <w:i/>
                <w:color w:val="000000"/>
                <w:sz w:val="20"/>
                <w:szCs w:val="20"/>
              </w:rPr>
            </w:pPr>
            <w:r w:rsidRPr="00E763F3">
              <w:rPr>
                <w:i/>
                <w:color w:val="000000"/>
                <w:sz w:val="20"/>
                <w:szCs w:val="20"/>
              </w:rPr>
              <w:t>Tritonia festiva</w:t>
            </w:r>
          </w:p>
        </w:tc>
        <w:tc>
          <w:tcPr>
            <w:tcW w:w="1630" w:type="dxa"/>
            <w:tcBorders>
              <w:top w:val="nil"/>
            </w:tcBorders>
            <w:noWrap/>
            <w:hideMark/>
          </w:tcPr>
          <w:p w14:paraId="656CC91B"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C27264">
            <w:pPr>
              <w:jc w:val="left"/>
              <w:rPr>
                <w:i/>
                <w:color w:val="000000"/>
                <w:sz w:val="20"/>
                <w:szCs w:val="20"/>
              </w:rPr>
            </w:pPr>
            <w:r w:rsidRPr="00E763F3">
              <w:rPr>
                <w:i/>
                <w:color w:val="000000"/>
                <w:sz w:val="20"/>
                <w:szCs w:val="20"/>
              </w:rPr>
              <w:t>Acmaea mitra</w:t>
            </w:r>
          </w:p>
        </w:tc>
        <w:tc>
          <w:tcPr>
            <w:tcW w:w="1630" w:type="dxa"/>
            <w:noWrap/>
            <w:hideMark/>
          </w:tcPr>
          <w:p w14:paraId="5DF1A95B"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C27264">
            <w:pPr>
              <w:jc w:val="left"/>
              <w:rPr>
                <w:i/>
                <w:color w:val="000000"/>
                <w:sz w:val="20"/>
                <w:szCs w:val="20"/>
              </w:rPr>
            </w:pPr>
            <w:r w:rsidRPr="00E763F3">
              <w:rPr>
                <w:i/>
                <w:color w:val="000000"/>
                <w:sz w:val="20"/>
                <w:szCs w:val="20"/>
              </w:rPr>
              <w:t>Lottia scutum</w:t>
            </w:r>
          </w:p>
        </w:tc>
        <w:tc>
          <w:tcPr>
            <w:tcW w:w="1630" w:type="dxa"/>
            <w:noWrap/>
            <w:hideMark/>
          </w:tcPr>
          <w:p w14:paraId="76C605CA"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C27264">
            <w:pPr>
              <w:jc w:val="left"/>
              <w:rPr>
                <w:i/>
                <w:color w:val="000000"/>
                <w:sz w:val="20"/>
                <w:szCs w:val="20"/>
              </w:rPr>
            </w:pPr>
            <w:r w:rsidRPr="00E763F3">
              <w:rPr>
                <w:i/>
                <w:color w:val="000000"/>
                <w:sz w:val="20"/>
                <w:szCs w:val="20"/>
              </w:rPr>
              <w:t>Berthella chacei</w:t>
            </w:r>
          </w:p>
        </w:tc>
        <w:tc>
          <w:tcPr>
            <w:tcW w:w="1630" w:type="dxa"/>
            <w:noWrap/>
            <w:hideMark/>
          </w:tcPr>
          <w:p w14:paraId="65DFF08F"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C27264">
            <w:pPr>
              <w:jc w:val="left"/>
              <w:rPr>
                <w:i/>
                <w:color w:val="000000"/>
                <w:sz w:val="20"/>
                <w:szCs w:val="20"/>
              </w:rPr>
            </w:pPr>
            <w:r w:rsidRPr="00E763F3">
              <w:rPr>
                <w:i/>
                <w:color w:val="000000"/>
                <w:sz w:val="20"/>
                <w:szCs w:val="20"/>
              </w:rPr>
              <w:t>Calliostoma ligatum</w:t>
            </w:r>
          </w:p>
        </w:tc>
        <w:tc>
          <w:tcPr>
            <w:tcW w:w="1630" w:type="dxa"/>
            <w:tcBorders>
              <w:bottom w:val="nil"/>
            </w:tcBorders>
            <w:noWrap/>
            <w:hideMark/>
          </w:tcPr>
          <w:p w14:paraId="67DBD805"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C27264">
            <w:pPr>
              <w:jc w:val="left"/>
              <w:rPr>
                <w:i/>
                <w:color w:val="000000"/>
                <w:sz w:val="20"/>
                <w:szCs w:val="20"/>
              </w:rPr>
            </w:pPr>
            <w:r w:rsidRPr="00E763F3">
              <w:rPr>
                <w:i/>
                <w:color w:val="000000"/>
                <w:sz w:val="20"/>
                <w:szCs w:val="20"/>
              </w:rPr>
              <w:lastRenderedPageBreak/>
              <w:t>Tegula funebralis</w:t>
            </w:r>
          </w:p>
        </w:tc>
        <w:tc>
          <w:tcPr>
            <w:tcW w:w="1630" w:type="dxa"/>
            <w:tcBorders>
              <w:top w:val="nil"/>
              <w:bottom w:val="nil"/>
            </w:tcBorders>
            <w:noWrap/>
            <w:hideMark/>
          </w:tcPr>
          <w:p w14:paraId="45E773D8" w14:textId="77777777" w:rsidR="0017314E" w:rsidRPr="00E763F3" w:rsidRDefault="0017314E" w:rsidP="00C27264">
            <w:pPr>
              <w:jc w:val="left"/>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C27264">
            <w:pPr>
              <w:jc w:val="left"/>
              <w:rPr>
                <w:color w:val="000000"/>
                <w:sz w:val="20"/>
                <w:szCs w:val="20"/>
              </w:rPr>
            </w:pPr>
            <w:r w:rsidRPr="00E763F3">
              <w:rPr>
                <w:color w:val="000000"/>
                <w:sz w:val="20"/>
                <w:szCs w:val="20"/>
              </w:rPr>
              <w:t xml:space="preserve">Palmer 1982, </w:t>
            </w:r>
            <w:r w:rsidRPr="00B51A9A">
              <w:rPr>
                <w:i/>
                <w:color w:val="000000"/>
                <w:sz w:val="20"/>
                <w:szCs w:val="20"/>
              </w:rPr>
              <w:t>Nucella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C27264">
            <w:pPr>
              <w:jc w:val="left"/>
              <w:rPr>
                <w:i/>
                <w:color w:val="000000"/>
                <w:sz w:val="20"/>
                <w:szCs w:val="20"/>
              </w:rPr>
            </w:pPr>
            <w:r w:rsidRPr="00E763F3">
              <w:rPr>
                <w:i/>
                <w:color w:val="000000"/>
                <w:sz w:val="20"/>
                <w:szCs w:val="20"/>
              </w:rPr>
              <w:t>Pomaulax gibberosus</w:t>
            </w:r>
          </w:p>
        </w:tc>
        <w:tc>
          <w:tcPr>
            <w:tcW w:w="1630" w:type="dxa"/>
            <w:tcBorders>
              <w:top w:val="nil"/>
              <w:bottom w:val="nil"/>
            </w:tcBorders>
            <w:noWrap/>
            <w:hideMark/>
          </w:tcPr>
          <w:p w14:paraId="60D8EF63" w14:textId="77777777" w:rsidR="0017314E" w:rsidRPr="00E763F3" w:rsidRDefault="0017314E" w:rsidP="00C27264">
            <w:pPr>
              <w:jc w:val="left"/>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C27264">
            <w:pPr>
              <w:jc w:val="left"/>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C27264">
            <w:pPr>
              <w:jc w:val="left"/>
              <w:rPr>
                <w:i/>
                <w:color w:val="000000"/>
                <w:sz w:val="20"/>
                <w:szCs w:val="20"/>
              </w:rPr>
            </w:pPr>
            <w:r w:rsidRPr="00E763F3">
              <w:rPr>
                <w:i/>
                <w:color w:val="000000"/>
                <w:sz w:val="20"/>
                <w:szCs w:val="20"/>
              </w:rPr>
              <w:t>Eurylepta leoparda</w:t>
            </w:r>
          </w:p>
        </w:tc>
        <w:tc>
          <w:tcPr>
            <w:tcW w:w="1630" w:type="dxa"/>
            <w:tcBorders>
              <w:top w:val="nil"/>
              <w:bottom w:val="single" w:sz="4" w:space="0" w:color="auto"/>
            </w:tcBorders>
            <w:noWrap/>
            <w:hideMark/>
          </w:tcPr>
          <w:p w14:paraId="66AE332C" w14:textId="77777777" w:rsidR="0017314E" w:rsidRPr="00E763F3" w:rsidRDefault="0017314E" w:rsidP="00C27264">
            <w:pPr>
              <w:jc w:val="left"/>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C27264">
            <w:pPr>
              <w:jc w:val="left"/>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59EE2889" w:rsidR="00792779" w:rsidRDefault="00792779" w:rsidP="00F122DB">
      <w:r w:rsidRPr="00E83D6E">
        <w:rPr>
          <w:b/>
        </w:rPr>
        <w:t xml:space="preserve">Table </w:t>
      </w:r>
      <w:r w:rsidR="003840BD">
        <w:rPr>
          <w:b/>
        </w:rPr>
        <w:t>S1.</w:t>
      </w:r>
      <w:r w:rsidR="00F2075E">
        <w:rPr>
          <w:b/>
        </w:rPr>
        <w:t>4</w:t>
      </w:r>
      <w:r>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df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AA + SHD + T + D + AA:T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AA + SID + T + D + AA:T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AB + SHD + T + D + AB:T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AB + SID + T + D + AB:T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227245A4" w:rsidR="00792779" w:rsidRPr="00F122DB" w:rsidRDefault="00792779" w:rsidP="00F122DB">
      <w:pPr>
        <w:rPr>
          <w:b/>
        </w:rPr>
      </w:pPr>
      <w:r w:rsidRPr="00A15B36">
        <w:rPr>
          <w:b/>
        </w:rPr>
        <w:t xml:space="preserve">Table </w:t>
      </w:r>
      <w:r w:rsidR="003840BD">
        <w:rPr>
          <w:b/>
        </w:rPr>
        <w:t>S1.</w:t>
      </w:r>
      <w:r w:rsidR="00F2075E">
        <w:rPr>
          <w:b/>
        </w:rPr>
        <w:t>5</w:t>
      </w:r>
      <w:r>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t xml:space="preserve">site. df is the degrees of freedom in the model. The model with the lowest AIC score is the “best” model; </w:t>
      </w:r>
      <w:r w:rsidRPr="00D504C4">
        <w:t>Δ</w:t>
      </w:r>
      <w:r>
        <w:t xml:space="preserve">AIC is the difference in AIC score between a given model and the “best” model; AIC weight </w:t>
      </w:r>
      <w:r w:rsidRPr="00CE6557">
        <w:t>represent</w:t>
      </w:r>
      <w:r>
        <w:t>s</w:t>
      </w:r>
      <w:r w:rsidRPr="00CE6557">
        <w:t xml:space="preserve"> the </w:t>
      </w:r>
      <w:r>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AB + SHD + KS + KB + T + D + AB:T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D + KS + KB + T + D + A</w:t>
            </w:r>
            <w:r w:rsidR="00F77F4A">
              <w:t>A</w:t>
            </w:r>
            <w:r>
              <w:t>:T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D + KS + KB + T + D + AA:T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A</w:t>
            </w:r>
            <w:r w:rsidR="00F77F4A">
              <w:t>B</w:t>
            </w:r>
            <w:r>
              <w:t>:T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5086CDBC" w14:textId="3B292D87" w:rsidR="005E3C73" w:rsidRDefault="005E3C73" w:rsidP="00225E24">
      <w:r w:rsidRPr="000C5121">
        <w:rPr>
          <w:b/>
          <w:bCs/>
        </w:rPr>
        <w:lastRenderedPageBreak/>
        <w:t xml:space="preserve">Table </w:t>
      </w:r>
      <w:r w:rsidR="003840BD">
        <w:rPr>
          <w:b/>
          <w:bCs/>
        </w:rPr>
        <w:t>S1.</w:t>
      </w:r>
      <w:r>
        <w:rPr>
          <w:b/>
          <w:bCs/>
        </w:rPr>
        <w:t>6</w:t>
      </w:r>
      <w:r w:rsidRPr="000C5121">
        <w:rPr>
          <w:b/>
          <w:bCs/>
        </w:rPr>
        <w:t>.</w:t>
      </w:r>
      <w:r>
        <w:t xml:space="preserve"> Excretion rate model to determine log transformed NH₄⁺ excretion rate (uM/hour/L) for California sea cucumbers (</w:t>
      </w:r>
      <w:r>
        <w:rPr>
          <w:i/>
          <w:iCs/>
        </w:rPr>
        <w:t>Apostichopus californicus</w:t>
      </w:r>
      <w:r>
        <w:t xml:space="preserve">) based on size index: </w:t>
      </w:r>
      <w:r>
        <w:rPr>
          <w:color w:val="000000"/>
        </w:rPr>
        <w:t>sqrt(length*girth)</w:t>
      </w:r>
      <w:r>
        <w:t xml:space="preserve">. </w:t>
      </w:r>
      <w:r w:rsidRPr="000C5121">
        <w:t>Adjusted R-squared</w:t>
      </w:r>
      <w:r>
        <w:t xml:space="preserve"> for this model is</w:t>
      </w:r>
      <w:r w:rsidRPr="000C5121">
        <w:t xml:space="preserve"> 0.</w:t>
      </w:r>
      <w:r>
        <w:t>39.</w:t>
      </w:r>
    </w:p>
    <w:p w14:paraId="53278237"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27BEA5E8"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E8F72D9" w14:textId="77777777" w:rsidR="005E3C73" w:rsidRPr="00EB4F90" w:rsidRDefault="005E3C73" w:rsidP="00806FD8">
            <w:pPr>
              <w:rPr>
                <w:b/>
                <w:bCs/>
              </w:rPr>
            </w:pPr>
          </w:p>
        </w:tc>
        <w:tc>
          <w:tcPr>
            <w:tcW w:w="1300" w:type="dxa"/>
            <w:noWrap/>
            <w:hideMark/>
          </w:tcPr>
          <w:p w14:paraId="4035DF99"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DCFD894"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9B4AA76"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2FC6516" w14:textId="77777777" w:rsidR="005E3C73" w:rsidRPr="00EB4F90" w:rsidRDefault="005E3C73" w:rsidP="00806FD8">
            <w:pPr>
              <w:rPr>
                <w:b/>
                <w:bCs/>
                <w:color w:val="000000"/>
              </w:rPr>
            </w:pPr>
            <w:r w:rsidRPr="00EB4F90">
              <w:rPr>
                <w:b/>
                <w:bCs/>
                <w:color w:val="000000"/>
              </w:rPr>
              <w:t>p value</w:t>
            </w:r>
          </w:p>
        </w:tc>
      </w:tr>
      <w:tr w:rsidR="005E3C73" w14:paraId="73A03477" w14:textId="77777777" w:rsidTr="00806FD8">
        <w:trPr>
          <w:trHeight w:val="320"/>
        </w:trPr>
        <w:tc>
          <w:tcPr>
            <w:tcW w:w="2580" w:type="dxa"/>
            <w:noWrap/>
            <w:hideMark/>
          </w:tcPr>
          <w:p w14:paraId="57EF6F80" w14:textId="77777777" w:rsidR="005E3C73" w:rsidRDefault="005E3C73" w:rsidP="00806FD8">
            <w:pPr>
              <w:rPr>
                <w:color w:val="000000"/>
              </w:rPr>
            </w:pPr>
            <w:r>
              <w:rPr>
                <w:color w:val="000000"/>
              </w:rPr>
              <w:t>Intercept</w:t>
            </w:r>
          </w:p>
        </w:tc>
        <w:tc>
          <w:tcPr>
            <w:tcW w:w="1300" w:type="dxa"/>
            <w:noWrap/>
            <w:hideMark/>
          </w:tcPr>
          <w:p w14:paraId="17957784" w14:textId="77777777" w:rsidR="005E3C73" w:rsidRDefault="005E3C73" w:rsidP="00806FD8">
            <w:pPr>
              <w:rPr>
                <w:color w:val="000000"/>
              </w:rPr>
            </w:pPr>
            <w:r>
              <w:rPr>
                <w:color w:val="000000"/>
              </w:rPr>
              <w:t>1.40</w:t>
            </w:r>
          </w:p>
        </w:tc>
        <w:tc>
          <w:tcPr>
            <w:tcW w:w="1507" w:type="dxa"/>
            <w:noWrap/>
            <w:hideMark/>
          </w:tcPr>
          <w:p w14:paraId="5C16B9A6" w14:textId="77777777" w:rsidR="005E3C73" w:rsidRDefault="005E3C73" w:rsidP="00806FD8">
            <w:pPr>
              <w:rPr>
                <w:color w:val="000000"/>
              </w:rPr>
            </w:pPr>
            <w:r>
              <w:rPr>
                <w:color w:val="000000"/>
              </w:rPr>
              <w:t>0.22</w:t>
            </w:r>
          </w:p>
        </w:tc>
        <w:tc>
          <w:tcPr>
            <w:tcW w:w="1093" w:type="dxa"/>
            <w:noWrap/>
            <w:hideMark/>
          </w:tcPr>
          <w:p w14:paraId="6EDD0612" w14:textId="77777777" w:rsidR="005E3C73" w:rsidRDefault="005E3C73" w:rsidP="00806FD8">
            <w:pPr>
              <w:rPr>
                <w:color w:val="000000"/>
              </w:rPr>
            </w:pPr>
            <w:r>
              <w:rPr>
                <w:color w:val="000000"/>
              </w:rPr>
              <w:t>6.23</w:t>
            </w:r>
          </w:p>
        </w:tc>
        <w:tc>
          <w:tcPr>
            <w:tcW w:w="1300" w:type="dxa"/>
            <w:noWrap/>
            <w:hideMark/>
          </w:tcPr>
          <w:p w14:paraId="303EC88A" w14:textId="77777777" w:rsidR="005E3C73" w:rsidRDefault="005E3C73" w:rsidP="00806FD8">
            <w:pPr>
              <w:rPr>
                <w:color w:val="000000"/>
              </w:rPr>
            </w:pPr>
            <w:r>
              <w:rPr>
                <w:color w:val="000000"/>
              </w:rPr>
              <w:t>&lt; 0.001</w:t>
            </w:r>
          </w:p>
        </w:tc>
      </w:tr>
      <w:tr w:rsidR="005E3C73" w14:paraId="4EAC10D4" w14:textId="77777777" w:rsidTr="00806FD8">
        <w:trPr>
          <w:trHeight w:val="320"/>
        </w:trPr>
        <w:tc>
          <w:tcPr>
            <w:tcW w:w="2580" w:type="dxa"/>
            <w:noWrap/>
            <w:hideMark/>
          </w:tcPr>
          <w:p w14:paraId="6409AD5E" w14:textId="77777777" w:rsidR="005E3C73" w:rsidRDefault="005E3C73" w:rsidP="00806FD8">
            <w:pPr>
              <w:rPr>
                <w:color w:val="000000"/>
              </w:rPr>
            </w:pPr>
            <w:r>
              <w:rPr>
                <w:color w:val="000000"/>
              </w:rPr>
              <w:t>Size index</w:t>
            </w:r>
          </w:p>
        </w:tc>
        <w:tc>
          <w:tcPr>
            <w:tcW w:w="1300" w:type="dxa"/>
            <w:noWrap/>
            <w:hideMark/>
          </w:tcPr>
          <w:p w14:paraId="624CDDD1" w14:textId="77777777" w:rsidR="005E3C73" w:rsidRDefault="005E3C73" w:rsidP="00806FD8">
            <w:pPr>
              <w:rPr>
                <w:color w:val="000000"/>
              </w:rPr>
            </w:pPr>
            <w:r>
              <w:rPr>
                <w:color w:val="000000"/>
              </w:rPr>
              <w:t>0.05</w:t>
            </w:r>
          </w:p>
        </w:tc>
        <w:tc>
          <w:tcPr>
            <w:tcW w:w="1507" w:type="dxa"/>
            <w:noWrap/>
            <w:hideMark/>
          </w:tcPr>
          <w:p w14:paraId="39E67FA1" w14:textId="77777777" w:rsidR="005E3C73" w:rsidRDefault="005E3C73" w:rsidP="00806FD8">
            <w:pPr>
              <w:rPr>
                <w:color w:val="000000"/>
              </w:rPr>
            </w:pPr>
            <w:r>
              <w:rPr>
                <w:color w:val="000000"/>
              </w:rPr>
              <w:t>0.009</w:t>
            </w:r>
          </w:p>
        </w:tc>
        <w:tc>
          <w:tcPr>
            <w:tcW w:w="1093" w:type="dxa"/>
            <w:noWrap/>
            <w:hideMark/>
          </w:tcPr>
          <w:p w14:paraId="5ABB221F" w14:textId="77777777" w:rsidR="005E3C73" w:rsidRDefault="005E3C73" w:rsidP="00806FD8">
            <w:pPr>
              <w:rPr>
                <w:color w:val="000000"/>
              </w:rPr>
            </w:pPr>
            <w:r>
              <w:rPr>
                <w:color w:val="000000"/>
              </w:rPr>
              <w:t>5.52</w:t>
            </w:r>
          </w:p>
        </w:tc>
        <w:tc>
          <w:tcPr>
            <w:tcW w:w="1300" w:type="dxa"/>
            <w:noWrap/>
            <w:hideMark/>
          </w:tcPr>
          <w:p w14:paraId="5818E8E9" w14:textId="77777777" w:rsidR="005E3C73" w:rsidRDefault="005E3C73" w:rsidP="00806FD8">
            <w:pPr>
              <w:rPr>
                <w:color w:val="000000"/>
              </w:rPr>
            </w:pPr>
            <w:r>
              <w:rPr>
                <w:color w:val="000000"/>
              </w:rPr>
              <w:t>&lt; 0.001</w:t>
            </w:r>
          </w:p>
        </w:tc>
      </w:tr>
    </w:tbl>
    <w:p w14:paraId="3A0E7B38" w14:textId="77777777" w:rsidR="005E3C73" w:rsidRDefault="005E3C73" w:rsidP="005E3C73">
      <w:pPr>
        <w:spacing w:line="480" w:lineRule="auto"/>
      </w:pPr>
    </w:p>
    <w:p w14:paraId="5899E3E4" w14:textId="08D08A57" w:rsidR="005E3C73" w:rsidRDefault="005E3C73" w:rsidP="00225E24">
      <w:r w:rsidRPr="000C5121">
        <w:rPr>
          <w:b/>
          <w:bCs/>
        </w:rPr>
        <w:t xml:space="preserve">Table </w:t>
      </w:r>
      <w:r w:rsidR="003840BD">
        <w:rPr>
          <w:b/>
          <w:bCs/>
        </w:rPr>
        <w:t>S1.</w:t>
      </w:r>
      <w:r>
        <w:rPr>
          <w:b/>
          <w:bCs/>
        </w:rPr>
        <w:t>7</w:t>
      </w:r>
      <w:r w:rsidRPr="000C5121">
        <w:rPr>
          <w:b/>
          <w:bCs/>
        </w:rPr>
        <w:t>.</w:t>
      </w:r>
      <w:r>
        <w:t xml:space="preserve"> Excretion rate model to determine log transformed NH₄⁺ excretion rate (uM/hour/L) for red rock crabs (</w:t>
      </w:r>
      <w:r>
        <w:rPr>
          <w:i/>
          <w:iCs/>
        </w:rPr>
        <w:t>Cancer productus</w:t>
      </w:r>
      <w:r>
        <w:t xml:space="preserve">) based on carapace width (mm). </w:t>
      </w:r>
      <w:r w:rsidRPr="000C5121">
        <w:t>Adjusted R-squared</w:t>
      </w:r>
      <w:r>
        <w:t xml:space="preserve"> for this model is</w:t>
      </w:r>
      <w:r w:rsidRPr="000C5121">
        <w:t xml:space="preserve"> 0.8</w:t>
      </w:r>
      <w:r>
        <w:t>2</w:t>
      </w:r>
      <w:r w:rsidR="00225E24">
        <w:t>.</w:t>
      </w:r>
    </w:p>
    <w:p w14:paraId="1B7DCCAB" w14:textId="77777777" w:rsidR="00225E24" w:rsidRPr="00DB42F5" w:rsidRDefault="00225E24" w:rsidP="00225E24"/>
    <w:tbl>
      <w:tblPr>
        <w:tblStyle w:val="Nikola"/>
        <w:tblW w:w="7780" w:type="dxa"/>
        <w:tblLook w:val="04A0" w:firstRow="1" w:lastRow="0" w:firstColumn="1" w:lastColumn="0" w:noHBand="0" w:noVBand="1"/>
      </w:tblPr>
      <w:tblGrid>
        <w:gridCol w:w="2580"/>
        <w:gridCol w:w="1300"/>
        <w:gridCol w:w="1507"/>
        <w:gridCol w:w="1093"/>
        <w:gridCol w:w="1300"/>
      </w:tblGrid>
      <w:tr w:rsidR="005E3C73" w:rsidRPr="00EB4F90" w14:paraId="7661C6FA" w14:textId="77777777" w:rsidTr="00806FD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22C885C9" w14:textId="77777777" w:rsidR="005E3C73" w:rsidRPr="00EB4F90" w:rsidRDefault="005E3C73" w:rsidP="00806FD8">
            <w:pPr>
              <w:rPr>
                <w:b/>
                <w:bCs/>
              </w:rPr>
            </w:pPr>
          </w:p>
        </w:tc>
        <w:tc>
          <w:tcPr>
            <w:tcW w:w="1300" w:type="dxa"/>
            <w:noWrap/>
            <w:hideMark/>
          </w:tcPr>
          <w:p w14:paraId="01C12F57" w14:textId="77777777" w:rsidR="005E3C73" w:rsidRPr="00EB4F90" w:rsidRDefault="005E3C73" w:rsidP="00806FD8">
            <w:pPr>
              <w:rPr>
                <w:b/>
                <w:bCs/>
                <w:color w:val="000000"/>
              </w:rPr>
            </w:pPr>
            <w:r w:rsidRPr="00EB4F90">
              <w:rPr>
                <w:b/>
                <w:bCs/>
                <w:color w:val="000000"/>
              </w:rPr>
              <w:t>Estimate</w:t>
            </w:r>
          </w:p>
        </w:tc>
        <w:tc>
          <w:tcPr>
            <w:tcW w:w="1507" w:type="dxa"/>
            <w:noWrap/>
            <w:hideMark/>
          </w:tcPr>
          <w:p w14:paraId="6B41BC5F" w14:textId="77777777" w:rsidR="005E3C73" w:rsidRPr="00EB4F90" w:rsidRDefault="005E3C73" w:rsidP="00806FD8">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3E48951" w14:textId="77777777" w:rsidR="005E3C73" w:rsidRPr="00EB4F90" w:rsidRDefault="005E3C73" w:rsidP="00806FD8">
            <w:pPr>
              <w:rPr>
                <w:b/>
                <w:bCs/>
                <w:color w:val="000000"/>
              </w:rPr>
            </w:pPr>
            <w:r>
              <w:rPr>
                <w:b/>
                <w:bCs/>
                <w:color w:val="000000"/>
              </w:rPr>
              <w:t>t</w:t>
            </w:r>
            <w:r w:rsidRPr="00EB4F90">
              <w:rPr>
                <w:b/>
                <w:bCs/>
                <w:color w:val="000000"/>
              </w:rPr>
              <w:t xml:space="preserve"> value</w:t>
            </w:r>
          </w:p>
        </w:tc>
        <w:tc>
          <w:tcPr>
            <w:tcW w:w="1300" w:type="dxa"/>
            <w:noWrap/>
            <w:hideMark/>
          </w:tcPr>
          <w:p w14:paraId="0174BC20" w14:textId="77777777" w:rsidR="005E3C73" w:rsidRPr="00EB4F90" w:rsidRDefault="005E3C73" w:rsidP="00806FD8">
            <w:pPr>
              <w:rPr>
                <w:b/>
                <w:bCs/>
                <w:color w:val="000000"/>
              </w:rPr>
            </w:pPr>
            <w:r w:rsidRPr="00EB4F90">
              <w:rPr>
                <w:b/>
                <w:bCs/>
                <w:color w:val="000000"/>
              </w:rPr>
              <w:t>p value</w:t>
            </w:r>
          </w:p>
        </w:tc>
      </w:tr>
      <w:tr w:rsidR="005E3C73" w14:paraId="71954CB0" w14:textId="77777777" w:rsidTr="00806FD8">
        <w:trPr>
          <w:trHeight w:val="320"/>
        </w:trPr>
        <w:tc>
          <w:tcPr>
            <w:tcW w:w="2580" w:type="dxa"/>
            <w:noWrap/>
            <w:hideMark/>
          </w:tcPr>
          <w:p w14:paraId="201B5D3C" w14:textId="77777777" w:rsidR="005E3C73" w:rsidRDefault="005E3C73" w:rsidP="00806FD8">
            <w:pPr>
              <w:rPr>
                <w:color w:val="000000"/>
              </w:rPr>
            </w:pPr>
            <w:r>
              <w:rPr>
                <w:color w:val="000000"/>
              </w:rPr>
              <w:t>Intercept</w:t>
            </w:r>
          </w:p>
        </w:tc>
        <w:tc>
          <w:tcPr>
            <w:tcW w:w="1300" w:type="dxa"/>
            <w:noWrap/>
            <w:hideMark/>
          </w:tcPr>
          <w:p w14:paraId="54D481C4" w14:textId="77777777" w:rsidR="005E3C73" w:rsidRDefault="005E3C73" w:rsidP="00806FD8">
            <w:pPr>
              <w:rPr>
                <w:color w:val="000000"/>
              </w:rPr>
            </w:pPr>
            <w:r w:rsidRPr="00DB42F5">
              <w:rPr>
                <w:color w:val="000000"/>
              </w:rPr>
              <w:t>1.22</w:t>
            </w:r>
          </w:p>
        </w:tc>
        <w:tc>
          <w:tcPr>
            <w:tcW w:w="1507" w:type="dxa"/>
            <w:noWrap/>
            <w:hideMark/>
          </w:tcPr>
          <w:p w14:paraId="7783142A" w14:textId="77777777" w:rsidR="005E3C73" w:rsidRDefault="005E3C73" w:rsidP="00806FD8">
            <w:pPr>
              <w:rPr>
                <w:color w:val="000000"/>
              </w:rPr>
            </w:pPr>
            <w:r>
              <w:rPr>
                <w:color w:val="000000"/>
              </w:rPr>
              <w:t>0.32</w:t>
            </w:r>
          </w:p>
        </w:tc>
        <w:tc>
          <w:tcPr>
            <w:tcW w:w="1093" w:type="dxa"/>
            <w:noWrap/>
            <w:hideMark/>
          </w:tcPr>
          <w:p w14:paraId="7AA998E6" w14:textId="77777777" w:rsidR="005E3C73" w:rsidRDefault="005E3C73" w:rsidP="00806FD8">
            <w:pPr>
              <w:rPr>
                <w:color w:val="000000"/>
              </w:rPr>
            </w:pPr>
            <w:r>
              <w:rPr>
                <w:color w:val="000000"/>
              </w:rPr>
              <w:t>3.76</w:t>
            </w:r>
          </w:p>
        </w:tc>
        <w:tc>
          <w:tcPr>
            <w:tcW w:w="1300" w:type="dxa"/>
            <w:noWrap/>
            <w:hideMark/>
          </w:tcPr>
          <w:p w14:paraId="575BA351" w14:textId="77777777" w:rsidR="005E3C73" w:rsidRDefault="005E3C73" w:rsidP="00806FD8">
            <w:pPr>
              <w:rPr>
                <w:color w:val="000000"/>
              </w:rPr>
            </w:pPr>
            <w:r>
              <w:rPr>
                <w:color w:val="000000"/>
              </w:rPr>
              <w:t>0.002</w:t>
            </w:r>
          </w:p>
        </w:tc>
      </w:tr>
      <w:tr w:rsidR="005E3C73" w14:paraId="119D153E" w14:textId="77777777" w:rsidTr="00806FD8">
        <w:trPr>
          <w:trHeight w:val="320"/>
        </w:trPr>
        <w:tc>
          <w:tcPr>
            <w:tcW w:w="2580" w:type="dxa"/>
            <w:noWrap/>
            <w:hideMark/>
          </w:tcPr>
          <w:p w14:paraId="07ABFC38" w14:textId="77777777" w:rsidR="005E3C73" w:rsidRDefault="005E3C73" w:rsidP="00806FD8">
            <w:pPr>
              <w:rPr>
                <w:color w:val="000000"/>
              </w:rPr>
            </w:pPr>
            <w:r>
              <w:rPr>
                <w:color w:val="000000"/>
              </w:rPr>
              <w:t>Carapace</w:t>
            </w:r>
          </w:p>
        </w:tc>
        <w:tc>
          <w:tcPr>
            <w:tcW w:w="1300" w:type="dxa"/>
            <w:noWrap/>
            <w:hideMark/>
          </w:tcPr>
          <w:p w14:paraId="6BF7A29E" w14:textId="77777777" w:rsidR="005E3C73" w:rsidRDefault="005E3C73" w:rsidP="00806FD8">
            <w:pPr>
              <w:rPr>
                <w:color w:val="000000"/>
              </w:rPr>
            </w:pPr>
            <w:r>
              <w:rPr>
                <w:color w:val="000000"/>
              </w:rPr>
              <w:t>0.02</w:t>
            </w:r>
          </w:p>
        </w:tc>
        <w:tc>
          <w:tcPr>
            <w:tcW w:w="1507" w:type="dxa"/>
            <w:noWrap/>
            <w:hideMark/>
          </w:tcPr>
          <w:p w14:paraId="16268308" w14:textId="77777777" w:rsidR="005E3C73" w:rsidRDefault="005E3C73" w:rsidP="00806FD8">
            <w:pPr>
              <w:rPr>
                <w:color w:val="000000"/>
              </w:rPr>
            </w:pPr>
            <w:r>
              <w:rPr>
                <w:color w:val="000000"/>
              </w:rPr>
              <w:t>0.003</w:t>
            </w:r>
          </w:p>
        </w:tc>
        <w:tc>
          <w:tcPr>
            <w:tcW w:w="1093" w:type="dxa"/>
            <w:noWrap/>
            <w:hideMark/>
          </w:tcPr>
          <w:p w14:paraId="5E7D9881" w14:textId="77777777" w:rsidR="005E3C73" w:rsidRDefault="005E3C73" w:rsidP="00806FD8">
            <w:pPr>
              <w:rPr>
                <w:color w:val="000000"/>
              </w:rPr>
            </w:pPr>
            <w:r>
              <w:rPr>
                <w:color w:val="000000"/>
              </w:rPr>
              <w:t>8.73</w:t>
            </w:r>
          </w:p>
        </w:tc>
        <w:tc>
          <w:tcPr>
            <w:tcW w:w="1300" w:type="dxa"/>
            <w:noWrap/>
            <w:hideMark/>
          </w:tcPr>
          <w:p w14:paraId="13507B76" w14:textId="77777777" w:rsidR="005E3C73" w:rsidRDefault="005E3C73" w:rsidP="00806FD8">
            <w:pPr>
              <w:rPr>
                <w:color w:val="000000"/>
              </w:rPr>
            </w:pPr>
            <w:r>
              <w:rPr>
                <w:color w:val="000000"/>
              </w:rPr>
              <w:t>&lt; 0.001</w:t>
            </w:r>
          </w:p>
        </w:tc>
      </w:tr>
    </w:tbl>
    <w:p w14:paraId="028557D2" w14:textId="77777777" w:rsidR="005E3C73" w:rsidRDefault="005E3C73" w:rsidP="002A1EF5">
      <w:pPr>
        <w:rPr>
          <w:b/>
        </w:rPr>
      </w:pPr>
    </w:p>
    <w:p w14:paraId="6AC8469A" w14:textId="77777777" w:rsidR="000642CC" w:rsidRDefault="000642CC">
      <w:pPr>
        <w:rPr>
          <w:b/>
        </w:rPr>
      </w:pPr>
      <w:r>
        <w:rPr>
          <w:b/>
        </w:rPr>
        <w:br w:type="page"/>
      </w:r>
    </w:p>
    <w:p w14:paraId="2FED38AA" w14:textId="2D04E6EE" w:rsidR="000642CC" w:rsidRDefault="00E85DC2" w:rsidP="00225E24">
      <w:pPr>
        <w:spacing w:line="480" w:lineRule="auto"/>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 xml:space="preserve">Effect of individual families of fishes and invertebrates on </w:t>
      </w:r>
      <w:r w:rsidR="00033D21">
        <w:rPr>
          <w:bCs/>
        </w:rPr>
        <w:t>meso-scale (</w:t>
      </w:r>
      <w:r w:rsidR="000642CC" w:rsidRPr="000642CC">
        <w:rPr>
          <w:bCs/>
        </w:rPr>
        <w:t>among-</w:t>
      </w:r>
      <w:r w:rsidR="00033D21">
        <w:rPr>
          <w:bCs/>
        </w:rPr>
        <w:t>site)</w:t>
      </w:r>
      <w:r w:rsidR="000642CC" w:rsidRPr="000642CC">
        <w:rPr>
          <w:bCs/>
        </w:rPr>
        <w:t xml:space="preserve"> and </w:t>
      </w:r>
      <w:r w:rsidR="00033D21">
        <w:rPr>
          <w:bCs/>
        </w:rPr>
        <w:t>small-scale (</w:t>
      </w:r>
      <w:r w:rsidR="000642CC" w:rsidRPr="000642CC">
        <w:rPr>
          <w:bCs/>
        </w:rPr>
        <w:t>within-</w:t>
      </w:r>
      <w:r w:rsidR="00F10A37">
        <w:rPr>
          <w:bCs/>
        </w:rPr>
        <w:t>site</w:t>
      </w:r>
      <w:r w:rsidR="00033D21">
        <w:rPr>
          <w:bCs/>
        </w:rPr>
        <w:t>)</w:t>
      </w:r>
      <w:r w:rsidR="00F10A37" w:rsidRPr="000642CC">
        <w:rPr>
          <w:bCs/>
        </w:rPr>
        <w:t xml:space="preserve"> </w:t>
      </w:r>
      <w:r w:rsidR="000642CC" w:rsidRPr="000642CC">
        <w:rPr>
          <w:bCs/>
        </w:rPr>
        <w:t>variation in ammonium</w:t>
      </w:r>
      <w:r w:rsidR="00F122DB">
        <w:rPr>
          <w:bCs/>
        </w:rPr>
        <w:t>.</w:t>
      </w:r>
    </w:p>
    <w:p w14:paraId="3FDC7DBD" w14:textId="77777777" w:rsidR="00225E24" w:rsidRPr="00225E24" w:rsidRDefault="00225E24" w:rsidP="00225E24">
      <w:pPr>
        <w:spacing w:line="480" w:lineRule="auto"/>
        <w:rPr>
          <w:bCs/>
        </w:rPr>
      </w:pPr>
    </w:p>
    <w:p w14:paraId="6A133C31" w14:textId="0B15F886" w:rsidR="000642CC" w:rsidRPr="0096667C" w:rsidRDefault="00B46066" w:rsidP="000642CC">
      <w:pPr>
        <w:spacing w:line="480" w:lineRule="auto"/>
        <w:rPr>
          <w:b/>
          <w:bCs/>
        </w:rPr>
      </w:pPr>
      <w:r>
        <w:rPr>
          <w:b/>
          <w:bCs/>
        </w:rPr>
        <w:t>Regional</w:t>
      </w:r>
      <w:r w:rsidR="00F10A37" w:rsidRPr="0096667C">
        <w:rPr>
          <w:b/>
          <w:bCs/>
        </w:rPr>
        <w:t xml:space="preserve"> </w:t>
      </w:r>
      <w:r w:rsidR="000642CC"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(Hexagrammidae, Gobiidae, and Sebastidae) and three invertebrate families (Muricidae, Asteriidae, </w:t>
      </w:r>
      <w:r>
        <w:t xml:space="preserve">and </w:t>
      </w:r>
      <w:r w:rsidRPr="00623DD8">
        <w:t>Acmaeidae) with the highest R</w:t>
      </w:r>
      <w:r w:rsidRPr="00623DD8">
        <w:rPr>
          <w:vertAlign w:val="superscript"/>
        </w:rPr>
        <w:t>2</w:t>
      </w:r>
      <w:r w:rsidRPr="00623DD8">
        <w:t xml:space="preserve"> values.</w:t>
      </w:r>
      <w:r w:rsidR="00E85DC2">
        <w:t xml:space="preserve"> These six families constitute 17% of the total abundance.</w:t>
      </w:r>
    </w:p>
    <w:p w14:paraId="525E97F3" w14:textId="77777777" w:rsidR="000642CC" w:rsidRDefault="000642CC">
      <w:pPr>
        <w:rPr>
          <w:b/>
        </w:rPr>
      </w:pPr>
    </w:p>
    <w:p w14:paraId="3AA39F29" w14:textId="63149376"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r w:rsidRPr="001A65DD">
        <w:t>Hexagrammidae</w:t>
      </w:r>
      <w:r>
        <w:t xml:space="preserve">, GLMM, p = </w:t>
      </w:r>
      <w:r w:rsidRPr="001A65DD">
        <w:t>0.0</w:t>
      </w:r>
      <w:r>
        <w:t>3</w:t>
      </w:r>
      <w:r w:rsidR="001F1DDA">
        <w:t xml:space="preserve">, </w:t>
      </w:r>
      <w:r w:rsidR="001F1DDA" w:rsidRPr="001F1DDA">
        <w:rPr>
          <w:highlight w:val="green"/>
        </w:rPr>
        <w:t>Fig</w:t>
      </w:r>
      <w:r w:rsidR="00820A22">
        <w:rPr>
          <w:highlight w:val="green"/>
        </w:rPr>
        <w:t>.</w:t>
      </w:r>
      <w:r w:rsidR="001F1DDA" w:rsidRPr="001F1DDA">
        <w:rPr>
          <w:highlight w:val="green"/>
        </w:rPr>
        <w:t xml:space="preserve"> </w:t>
      </w:r>
      <w:r w:rsidR="003840BD">
        <w:rPr>
          <w:highlight w:val="green"/>
        </w:rPr>
        <w:t>S2.</w:t>
      </w:r>
      <w:r w:rsidR="001F1DDA" w:rsidRPr="001F1DDA">
        <w:rPr>
          <w:highlight w:val="green"/>
        </w:rPr>
        <w:t>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r w:rsidRPr="001A65DD">
        <w:t>Acmaeidae</w:t>
      </w:r>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r w:rsidRPr="005A129F">
        <w:t>Sebastidae</w:t>
      </w:r>
      <w:r>
        <w:t xml:space="preserve">, </w:t>
      </w:r>
      <w:r w:rsidRPr="005A129F">
        <w:t>Gobiidae</w:t>
      </w:r>
      <w:r>
        <w:t xml:space="preserve">, </w:t>
      </w:r>
      <w:r w:rsidRPr="005A129F">
        <w:t>Asteriidae</w:t>
      </w:r>
      <w:r>
        <w:t xml:space="preserve">, or </w:t>
      </w:r>
      <w:r w:rsidRPr="005A129F">
        <w:t>Muricidae</w:t>
      </w:r>
      <w:r>
        <w:t xml:space="preserve"> (p &gt; 0.10).</w:t>
      </w:r>
      <w:r w:rsidRPr="00275834">
        <w:rPr>
          <w:color w:val="000000"/>
        </w:rPr>
        <w:t xml:space="preserve"> </w:t>
      </w:r>
      <w:r>
        <w:rPr>
          <w:color w:val="000000"/>
        </w:rPr>
        <w:t xml:space="preserve">Full model outputs are available in </w:t>
      </w:r>
      <w:r w:rsidRPr="00275834">
        <w:rPr>
          <w:color w:val="000000"/>
          <w:highlight w:val="green"/>
        </w:rPr>
        <w:t xml:space="preserve">Table </w:t>
      </w:r>
      <w:r w:rsidR="003840BD">
        <w:rPr>
          <w:color w:val="000000"/>
          <w:highlight w:val="green"/>
        </w:rPr>
        <w:t>S2.</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3A43F5DC" w:rsidR="00435ABE" w:rsidRDefault="00435ABE" w:rsidP="002A1EF5">
      <w:r>
        <w:rPr>
          <w:b/>
        </w:rPr>
        <w:t xml:space="preserve">Figure </w:t>
      </w:r>
      <w:r w:rsidR="003840BD">
        <w:rPr>
          <w:b/>
        </w:rPr>
        <w:t>S2.</w:t>
      </w:r>
      <w:r>
        <w:rPr>
          <w:b/>
        </w:rPr>
        <w:t xml:space="preserve">1. </w:t>
      </w:r>
      <w:r>
        <w:t>M</w:t>
      </w:r>
      <w:r w:rsidRPr="009E2DF2">
        <w:t>odel</w:t>
      </w:r>
      <w:r w:rsidR="002B081F">
        <w:t>-</w:t>
      </w:r>
      <w:r w:rsidRPr="009E2DF2">
        <w:t xml:space="preserve">generated predictions </w:t>
      </w:r>
      <w:r w:rsidR="005200FA">
        <w:t xml:space="preserve">of ammonium concentrations in relation to abundance across rocky reef sites </w:t>
      </w:r>
      <w:r w:rsidRPr="009E2DF2">
        <w:t xml:space="preserve">for </w:t>
      </w:r>
      <w:r w:rsidR="005200FA">
        <w:t xml:space="preserve">the </w:t>
      </w:r>
      <w:r w:rsidRPr="009E2DF2">
        <w:t xml:space="preserve">6 </w:t>
      </w:r>
      <w:r w:rsidR="005200FA">
        <w:t xml:space="preserve">animal </w:t>
      </w:r>
      <w:r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3F78A7D3" w:rsidR="002B081F" w:rsidRPr="000D7435" w:rsidRDefault="002B081F" w:rsidP="002B081F">
      <w:r w:rsidRPr="000D7435">
        <w:rPr>
          <w:b/>
        </w:rPr>
        <w:t xml:space="preserve">Table </w:t>
      </w:r>
      <w:r w:rsidR="003840BD">
        <w:rPr>
          <w:b/>
        </w:rPr>
        <w:t>S2.</w:t>
      </w:r>
      <w:r>
        <w:rPr>
          <w:b/>
        </w:rPr>
        <w:t>1</w:t>
      </w:r>
      <w:r w:rsidRPr="000D7435">
        <w:rPr>
          <w:b/>
        </w:rPr>
        <w:t>.</w:t>
      </w:r>
      <w:r w:rsidRPr="000D7435">
        <w:t xml:space="preserve"> Model summaries from the </w:t>
      </w:r>
      <w:r>
        <w:t>meso-</w:t>
      </w:r>
      <w:r w:rsidRPr="000D7435">
        <w:t>scale</w:t>
      </w:r>
      <w:r w:rsidR="00055BCA">
        <w:t xml:space="preserve"> (among-site)</w:t>
      </w:r>
      <w:r w:rsidRPr="000D7435">
        <w:t xml:space="preserv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2087E0A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00442460" w14:textId="286026B7" w:rsidR="00EB4F90" w:rsidRPr="00055BCA" w:rsidRDefault="00EB4F90" w:rsidP="00EB4F90">
            <w:pPr>
              <w:rPr>
                <w:b/>
                <w:bCs/>
              </w:rPr>
            </w:pPr>
            <w:r w:rsidRPr="00EB4F90">
              <w:rPr>
                <w:b/>
                <w:bCs/>
              </w:rPr>
              <w:t>Sebastidae</w:t>
            </w:r>
            <w:r w:rsidR="00055BCA">
              <w:rPr>
                <w:b/>
                <w:bCs/>
              </w:rPr>
              <w:t xml:space="preserve"> </w:t>
            </w:r>
            <w:r w:rsidR="00055BCA" w:rsidRPr="002C77C5">
              <w:t>(R</w:t>
            </w:r>
            <w:r w:rsidR="00055BCA" w:rsidRPr="002C77C5">
              <w:rPr>
                <w:vertAlign w:val="superscript"/>
              </w:rPr>
              <w:t>2</w:t>
            </w:r>
            <w:r w:rsidR="00055BCA" w:rsidRPr="002C77C5">
              <w:t xml:space="preserve"> = 0.67)</w:t>
            </w:r>
          </w:p>
        </w:tc>
        <w:tc>
          <w:tcPr>
            <w:tcW w:w="619"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055BCA">
        <w:trPr>
          <w:trHeight w:val="320"/>
        </w:trPr>
        <w:tc>
          <w:tcPr>
            <w:tcW w:w="3261" w:type="dxa"/>
            <w:noWrap/>
            <w:hideMark/>
          </w:tcPr>
          <w:p w14:paraId="17C274E2" w14:textId="77777777" w:rsidR="00EB4F90" w:rsidRPr="00EB4F90" w:rsidRDefault="00EB4F90" w:rsidP="00EB4F90">
            <w:pPr>
              <w:rPr>
                <w:color w:val="000000"/>
              </w:rPr>
            </w:pPr>
            <w:r w:rsidRPr="00EB4F90">
              <w:rPr>
                <w:color w:val="000000"/>
              </w:rPr>
              <w:t>Intercept</w:t>
            </w:r>
          </w:p>
        </w:tc>
        <w:tc>
          <w:tcPr>
            <w:tcW w:w="619"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055BCA">
        <w:trPr>
          <w:trHeight w:val="320"/>
        </w:trPr>
        <w:tc>
          <w:tcPr>
            <w:tcW w:w="3261" w:type="dxa"/>
            <w:noWrap/>
            <w:hideMark/>
          </w:tcPr>
          <w:p w14:paraId="7F67A0E7" w14:textId="77777777" w:rsidR="00EB4F90" w:rsidRPr="00EB4F90" w:rsidRDefault="00EB4F90" w:rsidP="00EB4F90">
            <w:pPr>
              <w:rPr>
                <w:color w:val="000000"/>
              </w:rPr>
            </w:pPr>
            <w:r w:rsidRPr="00EB4F90">
              <w:rPr>
                <w:color w:val="000000"/>
              </w:rPr>
              <w:t>Abundance</w:t>
            </w:r>
          </w:p>
        </w:tc>
        <w:tc>
          <w:tcPr>
            <w:tcW w:w="619"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055BCA">
        <w:trPr>
          <w:trHeight w:val="320"/>
        </w:trPr>
        <w:tc>
          <w:tcPr>
            <w:tcW w:w="3261" w:type="dxa"/>
            <w:noWrap/>
            <w:hideMark/>
          </w:tcPr>
          <w:p w14:paraId="28C5C194" w14:textId="77777777" w:rsidR="00EB4F90" w:rsidRPr="00EB4F90" w:rsidRDefault="00EB4F90" w:rsidP="00EB4F90">
            <w:pPr>
              <w:rPr>
                <w:color w:val="000000"/>
              </w:rPr>
            </w:pPr>
            <w:r w:rsidRPr="00EB4F90">
              <w:rPr>
                <w:color w:val="000000"/>
              </w:rPr>
              <w:t>Tide exchange</w:t>
            </w:r>
          </w:p>
        </w:tc>
        <w:tc>
          <w:tcPr>
            <w:tcW w:w="619"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055BCA">
        <w:trPr>
          <w:trHeight w:val="320"/>
        </w:trPr>
        <w:tc>
          <w:tcPr>
            <w:tcW w:w="3261" w:type="dxa"/>
            <w:noWrap/>
            <w:hideMark/>
          </w:tcPr>
          <w:p w14:paraId="15355BE6" w14:textId="77777777" w:rsidR="00EB4F90" w:rsidRPr="00EB4F90" w:rsidRDefault="00EB4F90" w:rsidP="00EB4F90">
            <w:pPr>
              <w:rPr>
                <w:color w:val="000000"/>
              </w:rPr>
            </w:pPr>
            <w:r w:rsidRPr="00EB4F90">
              <w:rPr>
                <w:color w:val="000000"/>
              </w:rPr>
              <w:t>Biodiversity</w:t>
            </w:r>
          </w:p>
        </w:tc>
        <w:tc>
          <w:tcPr>
            <w:tcW w:w="619"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055BCA">
        <w:trPr>
          <w:trHeight w:val="320"/>
        </w:trPr>
        <w:tc>
          <w:tcPr>
            <w:tcW w:w="3261" w:type="dxa"/>
            <w:noWrap/>
            <w:hideMark/>
          </w:tcPr>
          <w:p w14:paraId="342EEE44" w14:textId="77777777" w:rsidR="00EB4F90" w:rsidRPr="00EB4F90" w:rsidRDefault="00EB4F90" w:rsidP="00EB4F90">
            <w:pPr>
              <w:rPr>
                <w:color w:val="000000"/>
              </w:rPr>
            </w:pPr>
            <w:r w:rsidRPr="00EB4F90">
              <w:rPr>
                <w:color w:val="000000"/>
              </w:rPr>
              <w:t>Depth</w:t>
            </w:r>
          </w:p>
        </w:tc>
        <w:tc>
          <w:tcPr>
            <w:tcW w:w="619"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055BCA">
        <w:trPr>
          <w:trHeight w:val="320"/>
        </w:trPr>
        <w:tc>
          <w:tcPr>
            <w:tcW w:w="3261" w:type="dxa"/>
            <w:noWrap/>
            <w:hideMark/>
          </w:tcPr>
          <w:p w14:paraId="401A86F5" w14:textId="77777777" w:rsidR="00EB4F90" w:rsidRPr="00EB4F90" w:rsidRDefault="00EB4F90" w:rsidP="00EB4F90">
            <w:pPr>
              <w:rPr>
                <w:color w:val="000000"/>
              </w:rPr>
            </w:pPr>
            <w:r w:rsidRPr="00EB4F90">
              <w:rPr>
                <w:color w:val="000000"/>
              </w:rPr>
              <w:t>Abundance:Tide</w:t>
            </w:r>
          </w:p>
        </w:tc>
        <w:tc>
          <w:tcPr>
            <w:tcW w:w="619"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055BCA">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CB7B7BA"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765EB320" w14:textId="5735E188" w:rsidR="00EB4F90" w:rsidRPr="00EB4F90" w:rsidRDefault="00EB4F90" w:rsidP="00EB4F90">
            <w:pPr>
              <w:rPr>
                <w:b/>
                <w:bCs/>
              </w:rPr>
            </w:pPr>
            <w:r w:rsidRPr="00EB4F90">
              <w:rPr>
                <w:b/>
                <w:bCs/>
              </w:rPr>
              <w:t>Muricidae</w:t>
            </w:r>
            <w:r w:rsidR="00055BCA">
              <w:rPr>
                <w:b/>
                <w:bCs/>
              </w:rPr>
              <w:t xml:space="preserve"> </w:t>
            </w:r>
            <w:r w:rsidR="00055BCA" w:rsidRPr="002C77C5">
              <w:t>(R</w:t>
            </w:r>
            <w:r w:rsidR="00055BCA" w:rsidRPr="002C77C5">
              <w:rPr>
                <w:vertAlign w:val="superscript"/>
              </w:rPr>
              <w:t>2</w:t>
            </w:r>
            <w:r w:rsidR="00055BCA" w:rsidRPr="002C77C5">
              <w:t xml:space="preserve"> = 0.54)</w:t>
            </w:r>
          </w:p>
        </w:tc>
        <w:tc>
          <w:tcPr>
            <w:tcW w:w="619"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055BCA">
        <w:trPr>
          <w:trHeight w:val="320"/>
        </w:trPr>
        <w:tc>
          <w:tcPr>
            <w:tcW w:w="3261" w:type="dxa"/>
            <w:noWrap/>
            <w:hideMark/>
          </w:tcPr>
          <w:p w14:paraId="2F105408" w14:textId="77777777" w:rsidR="00EB4F90" w:rsidRDefault="00EB4F90" w:rsidP="00EB4F90">
            <w:pPr>
              <w:rPr>
                <w:color w:val="000000"/>
              </w:rPr>
            </w:pPr>
            <w:r>
              <w:rPr>
                <w:color w:val="000000"/>
              </w:rPr>
              <w:t>Intercept</w:t>
            </w:r>
          </w:p>
        </w:tc>
        <w:tc>
          <w:tcPr>
            <w:tcW w:w="619"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055BCA">
        <w:trPr>
          <w:trHeight w:val="320"/>
        </w:trPr>
        <w:tc>
          <w:tcPr>
            <w:tcW w:w="3261" w:type="dxa"/>
            <w:noWrap/>
            <w:hideMark/>
          </w:tcPr>
          <w:p w14:paraId="02257A97" w14:textId="77777777" w:rsidR="00EB4F90" w:rsidRDefault="00EB4F90" w:rsidP="00EB4F90">
            <w:pPr>
              <w:rPr>
                <w:color w:val="000000"/>
              </w:rPr>
            </w:pPr>
            <w:r>
              <w:rPr>
                <w:color w:val="000000"/>
              </w:rPr>
              <w:t>Abundance</w:t>
            </w:r>
          </w:p>
        </w:tc>
        <w:tc>
          <w:tcPr>
            <w:tcW w:w="619"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055BCA">
        <w:trPr>
          <w:trHeight w:val="320"/>
        </w:trPr>
        <w:tc>
          <w:tcPr>
            <w:tcW w:w="3261" w:type="dxa"/>
            <w:noWrap/>
            <w:hideMark/>
          </w:tcPr>
          <w:p w14:paraId="7E838156" w14:textId="77777777" w:rsidR="00EB4F90" w:rsidRDefault="00EB4F90" w:rsidP="00EB4F90">
            <w:pPr>
              <w:rPr>
                <w:color w:val="000000"/>
              </w:rPr>
            </w:pPr>
            <w:r>
              <w:rPr>
                <w:color w:val="000000"/>
              </w:rPr>
              <w:t>Tide exchange</w:t>
            </w:r>
          </w:p>
        </w:tc>
        <w:tc>
          <w:tcPr>
            <w:tcW w:w="619"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055BCA">
        <w:trPr>
          <w:trHeight w:val="320"/>
        </w:trPr>
        <w:tc>
          <w:tcPr>
            <w:tcW w:w="3261" w:type="dxa"/>
            <w:noWrap/>
            <w:hideMark/>
          </w:tcPr>
          <w:p w14:paraId="2D2A99CD" w14:textId="77777777" w:rsidR="00EB4F90" w:rsidRDefault="00EB4F90" w:rsidP="00EB4F90">
            <w:pPr>
              <w:rPr>
                <w:color w:val="000000"/>
              </w:rPr>
            </w:pPr>
            <w:r>
              <w:rPr>
                <w:color w:val="000000"/>
              </w:rPr>
              <w:t>Biodiversity</w:t>
            </w:r>
          </w:p>
        </w:tc>
        <w:tc>
          <w:tcPr>
            <w:tcW w:w="619"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055BCA">
        <w:trPr>
          <w:trHeight w:val="320"/>
        </w:trPr>
        <w:tc>
          <w:tcPr>
            <w:tcW w:w="3261" w:type="dxa"/>
            <w:noWrap/>
            <w:hideMark/>
          </w:tcPr>
          <w:p w14:paraId="3F91AC63" w14:textId="77777777" w:rsidR="00EB4F90" w:rsidRDefault="00EB4F90" w:rsidP="00EB4F90">
            <w:pPr>
              <w:rPr>
                <w:color w:val="000000"/>
              </w:rPr>
            </w:pPr>
            <w:r>
              <w:rPr>
                <w:color w:val="000000"/>
              </w:rPr>
              <w:t>Depth</w:t>
            </w:r>
          </w:p>
        </w:tc>
        <w:tc>
          <w:tcPr>
            <w:tcW w:w="619"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055BCA">
        <w:trPr>
          <w:trHeight w:val="320"/>
        </w:trPr>
        <w:tc>
          <w:tcPr>
            <w:tcW w:w="3261" w:type="dxa"/>
            <w:noWrap/>
            <w:hideMark/>
          </w:tcPr>
          <w:p w14:paraId="70A27CE1" w14:textId="77777777" w:rsidR="00EB4F90" w:rsidRDefault="00EB4F90" w:rsidP="00EB4F90">
            <w:pPr>
              <w:rPr>
                <w:color w:val="000000"/>
              </w:rPr>
            </w:pPr>
            <w:r>
              <w:rPr>
                <w:color w:val="000000"/>
              </w:rPr>
              <w:t>Abundance:Tide</w:t>
            </w:r>
          </w:p>
        </w:tc>
        <w:tc>
          <w:tcPr>
            <w:tcW w:w="619"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72BD3AC7"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2DB9A47" w14:textId="3EF2D0E0" w:rsidR="00EB4F90" w:rsidRPr="00EB4F90" w:rsidRDefault="00EB4F90" w:rsidP="00EB4F90">
            <w:pPr>
              <w:rPr>
                <w:b/>
                <w:bCs/>
                <w:color w:val="000000"/>
              </w:rPr>
            </w:pPr>
            <w:r w:rsidRPr="00EB4F90">
              <w:rPr>
                <w:b/>
                <w:bCs/>
                <w:color w:val="000000"/>
              </w:rPr>
              <w:t>Asterinidae</w:t>
            </w:r>
            <w:r w:rsidR="00055BCA">
              <w:rPr>
                <w:b/>
                <w:bCs/>
                <w:color w:val="000000"/>
              </w:rPr>
              <w:t xml:space="preserve"> </w:t>
            </w:r>
            <w:r w:rsidR="00055BCA" w:rsidRPr="002C77C5">
              <w:t>(R</w:t>
            </w:r>
            <w:r w:rsidR="00055BCA" w:rsidRPr="002C77C5">
              <w:rPr>
                <w:vertAlign w:val="superscript"/>
              </w:rPr>
              <w:t>2</w:t>
            </w:r>
            <w:r w:rsidR="00055BCA" w:rsidRPr="002C77C5">
              <w:t xml:space="preserve"> = 0.651)</w:t>
            </w:r>
          </w:p>
        </w:tc>
        <w:tc>
          <w:tcPr>
            <w:tcW w:w="619"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55BCA">
        <w:trPr>
          <w:trHeight w:val="320"/>
        </w:trPr>
        <w:tc>
          <w:tcPr>
            <w:tcW w:w="3261" w:type="dxa"/>
            <w:noWrap/>
            <w:hideMark/>
          </w:tcPr>
          <w:p w14:paraId="6084C71F" w14:textId="77777777" w:rsidR="00EB4F90" w:rsidRDefault="00EB4F90" w:rsidP="00EB4F90">
            <w:pPr>
              <w:rPr>
                <w:color w:val="000000"/>
              </w:rPr>
            </w:pPr>
            <w:r>
              <w:rPr>
                <w:color w:val="000000"/>
              </w:rPr>
              <w:t>Intercept</w:t>
            </w:r>
          </w:p>
        </w:tc>
        <w:tc>
          <w:tcPr>
            <w:tcW w:w="619"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55BCA">
        <w:trPr>
          <w:trHeight w:val="320"/>
        </w:trPr>
        <w:tc>
          <w:tcPr>
            <w:tcW w:w="3261" w:type="dxa"/>
            <w:noWrap/>
            <w:hideMark/>
          </w:tcPr>
          <w:p w14:paraId="4D0F8F15" w14:textId="77777777" w:rsidR="00EB4F90" w:rsidRDefault="00EB4F90" w:rsidP="00EB4F90">
            <w:pPr>
              <w:rPr>
                <w:color w:val="000000"/>
              </w:rPr>
            </w:pPr>
            <w:r>
              <w:rPr>
                <w:color w:val="000000"/>
              </w:rPr>
              <w:t>Abundance</w:t>
            </w:r>
          </w:p>
        </w:tc>
        <w:tc>
          <w:tcPr>
            <w:tcW w:w="619"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55BCA">
        <w:trPr>
          <w:trHeight w:val="320"/>
        </w:trPr>
        <w:tc>
          <w:tcPr>
            <w:tcW w:w="3261" w:type="dxa"/>
            <w:noWrap/>
            <w:hideMark/>
          </w:tcPr>
          <w:p w14:paraId="36D86272" w14:textId="77777777" w:rsidR="00EB4F90" w:rsidRDefault="00EB4F90" w:rsidP="00EB4F90">
            <w:pPr>
              <w:rPr>
                <w:color w:val="000000"/>
              </w:rPr>
            </w:pPr>
            <w:r>
              <w:rPr>
                <w:color w:val="000000"/>
              </w:rPr>
              <w:t>Tide exchange</w:t>
            </w:r>
          </w:p>
        </w:tc>
        <w:tc>
          <w:tcPr>
            <w:tcW w:w="619"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55BCA">
        <w:trPr>
          <w:trHeight w:val="320"/>
        </w:trPr>
        <w:tc>
          <w:tcPr>
            <w:tcW w:w="3261" w:type="dxa"/>
            <w:noWrap/>
            <w:hideMark/>
          </w:tcPr>
          <w:p w14:paraId="6EA43FEA" w14:textId="77777777" w:rsidR="00EB4F90" w:rsidRDefault="00EB4F90" w:rsidP="00EB4F90">
            <w:pPr>
              <w:rPr>
                <w:color w:val="000000"/>
              </w:rPr>
            </w:pPr>
            <w:r>
              <w:rPr>
                <w:color w:val="000000"/>
              </w:rPr>
              <w:t>Biodiversity</w:t>
            </w:r>
          </w:p>
        </w:tc>
        <w:tc>
          <w:tcPr>
            <w:tcW w:w="619"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55BCA">
        <w:trPr>
          <w:trHeight w:val="320"/>
        </w:trPr>
        <w:tc>
          <w:tcPr>
            <w:tcW w:w="3261" w:type="dxa"/>
            <w:noWrap/>
            <w:hideMark/>
          </w:tcPr>
          <w:p w14:paraId="560B96EC" w14:textId="77777777" w:rsidR="00EB4F90" w:rsidRDefault="00EB4F90" w:rsidP="00EB4F90">
            <w:pPr>
              <w:rPr>
                <w:color w:val="000000"/>
              </w:rPr>
            </w:pPr>
            <w:r>
              <w:rPr>
                <w:color w:val="000000"/>
              </w:rPr>
              <w:t>Depth</w:t>
            </w:r>
          </w:p>
        </w:tc>
        <w:tc>
          <w:tcPr>
            <w:tcW w:w="619"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55BCA">
        <w:trPr>
          <w:trHeight w:val="320"/>
        </w:trPr>
        <w:tc>
          <w:tcPr>
            <w:tcW w:w="3261" w:type="dxa"/>
            <w:noWrap/>
            <w:hideMark/>
          </w:tcPr>
          <w:p w14:paraId="078C8FC2" w14:textId="77777777" w:rsidR="00EB4F90" w:rsidRDefault="00EB4F90" w:rsidP="00EB4F90">
            <w:pPr>
              <w:rPr>
                <w:color w:val="000000"/>
              </w:rPr>
            </w:pPr>
            <w:r>
              <w:rPr>
                <w:color w:val="000000"/>
              </w:rPr>
              <w:t>Abundance:Tide</w:t>
            </w:r>
          </w:p>
        </w:tc>
        <w:tc>
          <w:tcPr>
            <w:tcW w:w="619"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5452577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48CEDEA4" w14:textId="6B51D272" w:rsidR="00EB4F90" w:rsidRPr="00EB4F90" w:rsidRDefault="00EB4F90" w:rsidP="00EB4F90">
            <w:pPr>
              <w:rPr>
                <w:b/>
                <w:bCs/>
              </w:rPr>
            </w:pPr>
            <w:r w:rsidRPr="00EB4F90">
              <w:rPr>
                <w:b/>
                <w:bCs/>
              </w:rPr>
              <w:t>Hexagrammidae</w:t>
            </w:r>
            <w:r w:rsidR="00055BCA">
              <w:rPr>
                <w:b/>
                <w:bCs/>
              </w:rPr>
              <w:t xml:space="preserve"> </w:t>
            </w:r>
            <w:r w:rsidR="00055BCA" w:rsidRPr="002C77C5">
              <w:t>(R</w:t>
            </w:r>
            <w:r w:rsidR="00055BCA" w:rsidRPr="002C77C5">
              <w:rPr>
                <w:vertAlign w:val="superscript"/>
              </w:rPr>
              <w:t>2</w:t>
            </w:r>
            <w:r w:rsidR="00055BCA" w:rsidRPr="002C77C5">
              <w:t xml:space="preserve"> = 0.47)</w:t>
            </w:r>
          </w:p>
        </w:tc>
        <w:tc>
          <w:tcPr>
            <w:tcW w:w="619"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55BCA">
        <w:trPr>
          <w:trHeight w:val="320"/>
        </w:trPr>
        <w:tc>
          <w:tcPr>
            <w:tcW w:w="3261" w:type="dxa"/>
            <w:noWrap/>
            <w:hideMark/>
          </w:tcPr>
          <w:p w14:paraId="75F193EA" w14:textId="77777777" w:rsidR="00EB4F90" w:rsidRDefault="00EB4F90" w:rsidP="00EB4F90">
            <w:pPr>
              <w:rPr>
                <w:color w:val="000000"/>
              </w:rPr>
            </w:pPr>
            <w:r>
              <w:rPr>
                <w:color w:val="000000"/>
              </w:rPr>
              <w:t>Intercept</w:t>
            </w:r>
          </w:p>
        </w:tc>
        <w:tc>
          <w:tcPr>
            <w:tcW w:w="619"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55BCA">
        <w:trPr>
          <w:trHeight w:val="320"/>
        </w:trPr>
        <w:tc>
          <w:tcPr>
            <w:tcW w:w="3261" w:type="dxa"/>
            <w:noWrap/>
            <w:hideMark/>
          </w:tcPr>
          <w:p w14:paraId="1C990F5B" w14:textId="77777777" w:rsidR="00EB4F90" w:rsidRDefault="00EB4F90" w:rsidP="00EB4F90">
            <w:pPr>
              <w:rPr>
                <w:color w:val="000000"/>
              </w:rPr>
            </w:pPr>
            <w:r>
              <w:rPr>
                <w:color w:val="000000"/>
              </w:rPr>
              <w:t>Abundance</w:t>
            </w:r>
          </w:p>
        </w:tc>
        <w:tc>
          <w:tcPr>
            <w:tcW w:w="619"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55BCA">
        <w:trPr>
          <w:trHeight w:val="320"/>
        </w:trPr>
        <w:tc>
          <w:tcPr>
            <w:tcW w:w="3261" w:type="dxa"/>
            <w:noWrap/>
            <w:hideMark/>
          </w:tcPr>
          <w:p w14:paraId="4717D583" w14:textId="77777777" w:rsidR="00EB4F90" w:rsidRDefault="00EB4F90" w:rsidP="00EB4F90">
            <w:pPr>
              <w:rPr>
                <w:color w:val="000000"/>
              </w:rPr>
            </w:pPr>
            <w:r>
              <w:rPr>
                <w:color w:val="000000"/>
              </w:rPr>
              <w:t>Tide exchange</w:t>
            </w:r>
          </w:p>
        </w:tc>
        <w:tc>
          <w:tcPr>
            <w:tcW w:w="619"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55BCA">
        <w:trPr>
          <w:trHeight w:val="320"/>
        </w:trPr>
        <w:tc>
          <w:tcPr>
            <w:tcW w:w="3261" w:type="dxa"/>
            <w:noWrap/>
            <w:hideMark/>
          </w:tcPr>
          <w:p w14:paraId="0981DFB3" w14:textId="77777777" w:rsidR="00EB4F90" w:rsidRDefault="00EB4F90" w:rsidP="00EB4F90">
            <w:pPr>
              <w:rPr>
                <w:color w:val="000000"/>
              </w:rPr>
            </w:pPr>
            <w:r>
              <w:rPr>
                <w:color w:val="000000"/>
              </w:rPr>
              <w:t>Biodiversity</w:t>
            </w:r>
          </w:p>
        </w:tc>
        <w:tc>
          <w:tcPr>
            <w:tcW w:w="619"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55BCA">
        <w:trPr>
          <w:trHeight w:val="320"/>
        </w:trPr>
        <w:tc>
          <w:tcPr>
            <w:tcW w:w="3261" w:type="dxa"/>
            <w:noWrap/>
            <w:hideMark/>
          </w:tcPr>
          <w:p w14:paraId="2F044307" w14:textId="77777777" w:rsidR="00EB4F90" w:rsidRDefault="00EB4F90" w:rsidP="00EB4F90">
            <w:pPr>
              <w:rPr>
                <w:color w:val="000000"/>
              </w:rPr>
            </w:pPr>
            <w:r>
              <w:rPr>
                <w:color w:val="000000"/>
              </w:rPr>
              <w:t>Depth</w:t>
            </w:r>
          </w:p>
        </w:tc>
        <w:tc>
          <w:tcPr>
            <w:tcW w:w="619"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55BCA">
        <w:trPr>
          <w:trHeight w:val="320"/>
        </w:trPr>
        <w:tc>
          <w:tcPr>
            <w:tcW w:w="3261" w:type="dxa"/>
            <w:noWrap/>
            <w:hideMark/>
          </w:tcPr>
          <w:p w14:paraId="2503E06E" w14:textId="77777777" w:rsidR="00EB4F90" w:rsidRDefault="00EB4F90" w:rsidP="00EB4F90">
            <w:pPr>
              <w:rPr>
                <w:color w:val="000000"/>
              </w:rPr>
            </w:pPr>
            <w:r>
              <w:rPr>
                <w:color w:val="000000"/>
              </w:rPr>
              <w:t>Abundance:Tide</w:t>
            </w:r>
          </w:p>
        </w:tc>
        <w:tc>
          <w:tcPr>
            <w:tcW w:w="619"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0EAAC37B"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382D8BB2" w14:textId="2D7157B6" w:rsidR="00EB4F90" w:rsidRPr="00EB4F90" w:rsidRDefault="00EB4F90" w:rsidP="00EB4F90">
            <w:pPr>
              <w:rPr>
                <w:b/>
                <w:bCs/>
              </w:rPr>
            </w:pPr>
            <w:r w:rsidRPr="00EB4F90">
              <w:rPr>
                <w:b/>
                <w:bCs/>
              </w:rPr>
              <w:t>Acmaeidae</w:t>
            </w:r>
            <w:r w:rsidR="00055BCA">
              <w:rPr>
                <w:b/>
                <w:bCs/>
              </w:rPr>
              <w:t xml:space="preserve"> </w:t>
            </w:r>
            <w:r w:rsidR="00055BCA" w:rsidRPr="002C77C5">
              <w:t>(R</w:t>
            </w:r>
            <w:r w:rsidR="00055BCA" w:rsidRPr="002C77C5">
              <w:rPr>
                <w:vertAlign w:val="superscript"/>
              </w:rPr>
              <w:t>2</w:t>
            </w:r>
            <w:r w:rsidR="00055BCA" w:rsidRPr="002C77C5">
              <w:t xml:space="preserve"> = 0.46)</w:t>
            </w:r>
          </w:p>
        </w:tc>
        <w:tc>
          <w:tcPr>
            <w:tcW w:w="619"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055BCA">
        <w:trPr>
          <w:trHeight w:val="320"/>
        </w:trPr>
        <w:tc>
          <w:tcPr>
            <w:tcW w:w="3261" w:type="dxa"/>
            <w:noWrap/>
            <w:hideMark/>
          </w:tcPr>
          <w:p w14:paraId="4819FE54" w14:textId="77777777" w:rsidR="00EB4F90" w:rsidRDefault="00EB4F90" w:rsidP="00EB4F90">
            <w:pPr>
              <w:rPr>
                <w:color w:val="000000"/>
              </w:rPr>
            </w:pPr>
            <w:r>
              <w:rPr>
                <w:color w:val="000000"/>
              </w:rPr>
              <w:t>Intercept</w:t>
            </w:r>
          </w:p>
        </w:tc>
        <w:tc>
          <w:tcPr>
            <w:tcW w:w="619"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055BCA">
        <w:trPr>
          <w:trHeight w:val="320"/>
        </w:trPr>
        <w:tc>
          <w:tcPr>
            <w:tcW w:w="3261" w:type="dxa"/>
            <w:noWrap/>
            <w:hideMark/>
          </w:tcPr>
          <w:p w14:paraId="1BB277E9" w14:textId="77777777" w:rsidR="00EB4F90" w:rsidRDefault="00EB4F90" w:rsidP="00EB4F90">
            <w:pPr>
              <w:rPr>
                <w:color w:val="000000"/>
              </w:rPr>
            </w:pPr>
            <w:r>
              <w:rPr>
                <w:color w:val="000000"/>
              </w:rPr>
              <w:t>Abundance</w:t>
            </w:r>
          </w:p>
        </w:tc>
        <w:tc>
          <w:tcPr>
            <w:tcW w:w="619"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055BCA">
        <w:trPr>
          <w:trHeight w:val="320"/>
        </w:trPr>
        <w:tc>
          <w:tcPr>
            <w:tcW w:w="3261" w:type="dxa"/>
            <w:noWrap/>
            <w:hideMark/>
          </w:tcPr>
          <w:p w14:paraId="17E5578A" w14:textId="77777777" w:rsidR="00EB4F90" w:rsidRDefault="00EB4F90" w:rsidP="00EB4F90">
            <w:pPr>
              <w:rPr>
                <w:color w:val="000000"/>
              </w:rPr>
            </w:pPr>
            <w:r>
              <w:rPr>
                <w:color w:val="000000"/>
              </w:rPr>
              <w:t>Tide exchange</w:t>
            </w:r>
          </w:p>
        </w:tc>
        <w:tc>
          <w:tcPr>
            <w:tcW w:w="619"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055BCA">
        <w:trPr>
          <w:trHeight w:val="320"/>
        </w:trPr>
        <w:tc>
          <w:tcPr>
            <w:tcW w:w="3261" w:type="dxa"/>
            <w:noWrap/>
            <w:hideMark/>
          </w:tcPr>
          <w:p w14:paraId="4BAB32EC" w14:textId="77777777" w:rsidR="00EB4F90" w:rsidRDefault="00EB4F90" w:rsidP="00EB4F90">
            <w:pPr>
              <w:rPr>
                <w:color w:val="000000"/>
              </w:rPr>
            </w:pPr>
            <w:r>
              <w:rPr>
                <w:color w:val="000000"/>
              </w:rPr>
              <w:t>Biodiversity</w:t>
            </w:r>
          </w:p>
        </w:tc>
        <w:tc>
          <w:tcPr>
            <w:tcW w:w="619"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055BCA">
        <w:trPr>
          <w:trHeight w:val="320"/>
        </w:trPr>
        <w:tc>
          <w:tcPr>
            <w:tcW w:w="3261" w:type="dxa"/>
            <w:noWrap/>
            <w:hideMark/>
          </w:tcPr>
          <w:p w14:paraId="01CC1142" w14:textId="77777777" w:rsidR="00EB4F90" w:rsidRDefault="00EB4F90" w:rsidP="00EB4F90">
            <w:pPr>
              <w:rPr>
                <w:color w:val="000000"/>
              </w:rPr>
            </w:pPr>
            <w:r>
              <w:rPr>
                <w:color w:val="000000"/>
              </w:rPr>
              <w:t>Depth</w:t>
            </w:r>
          </w:p>
        </w:tc>
        <w:tc>
          <w:tcPr>
            <w:tcW w:w="619"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055BCA">
        <w:trPr>
          <w:trHeight w:val="320"/>
        </w:trPr>
        <w:tc>
          <w:tcPr>
            <w:tcW w:w="3261" w:type="dxa"/>
            <w:noWrap/>
            <w:hideMark/>
          </w:tcPr>
          <w:p w14:paraId="381AA6DA" w14:textId="77777777" w:rsidR="00EB4F90" w:rsidRDefault="00EB4F90" w:rsidP="00EB4F90">
            <w:pPr>
              <w:rPr>
                <w:color w:val="000000"/>
              </w:rPr>
            </w:pPr>
            <w:r>
              <w:rPr>
                <w:color w:val="000000"/>
              </w:rPr>
              <w:t>Abundance:Tide</w:t>
            </w:r>
          </w:p>
        </w:tc>
        <w:tc>
          <w:tcPr>
            <w:tcW w:w="619"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3261"/>
        <w:gridCol w:w="1247"/>
        <w:gridCol w:w="1507"/>
        <w:gridCol w:w="1093"/>
        <w:gridCol w:w="1300"/>
      </w:tblGrid>
      <w:tr w:rsidR="00EB4F90" w:rsidRPr="00EB4F90" w14:paraId="40732193"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261" w:type="dxa"/>
            <w:noWrap/>
            <w:hideMark/>
          </w:tcPr>
          <w:p w14:paraId="5381947B" w14:textId="58B76385" w:rsidR="00EB4F90" w:rsidRPr="00EB4F90" w:rsidRDefault="00EB4F90" w:rsidP="00EB4F90">
            <w:pPr>
              <w:rPr>
                <w:b/>
                <w:bCs/>
              </w:rPr>
            </w:pPr>
            <w:r w:rsidRPr="00EB4F90">
              <w:rPr>
                <w:b/>
                <w:bCs/>
              </w:rPr>
              <w:t>Gobiidae</w:t>
            </w:r>
            <w:r w:rsidR="00055BCA">
              <w:rPr>
                <w:b/>
                <w:bCs/>
              </w:rPr>
              <w:t xml:space="preserve"> </w:t>
            </w:r>
            <w:r w:rsidR="00055BCA" w:rsidRPr="002C77C5">
              <w:t>(R</w:t>
            </w:r>
            <w:r w:rsidR="00055BCA" w:rsidRPr="002C77C5">
              <w:rPr>
                <w:vertAlign w:val="superscript"/>
              </w:rPr>
              <w:t>2</w:t>
            </w:r>
            <w:r w:rsidR="00055BCA" w:rsidRPr="002C77C5">
              <w:t xml:space="preserve"> = 0.44)</w:t>
            </w:r>
          </w:p>
        </w:tc>
        <w:tc>
          <w:tcPr>
            <w:tcW w:w="619"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055BCA">
        <w:trPr>
          <w:trHeight w:val="320"/>
        </w:trPr>
        <w:tc>
          <w:tcPr>
            <w:tcW w:w="3261" w:type="dxa"/>
            <w:noWrap/>
            <w:hideMark/>
          </w:tcPr>
          <w:p w14:paraId="1BDBE031" w14:textId="77777777" w:rsidR="00EB4F90" w:rsidRDefault="00EB4F90" w:rsidP="00EB4F90">
            <w:pPr>
              <w:rPr>
                <w:color w:val="000000"/>
              </w:rPr>
            </w:pPr>
            <w:r>
              <w:rPr>
                <w:color w:val="000000"/>
              </w:rPr>
              <w:t>Intercept</w:t>
            </w:r>
          </w:p>
        </w:tc>
        <w:tc>
          <w:tcPr>
            <w:tcW w:w="619"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055BCA">
        <w:trPr>
          <w:trHeight w:val="320"/>
        </w:trPr>
        <w:tc>
          <w:tcPr>
            <w:tcW w:w="3261" w:type="dxa"/>
            <w:noWrap/>
            <w:hideMark/>
          </w:tcPr>
          <w:p w14:paraId="672FA050" w14:textId="77777777" w:rsidR="00EB4F90" w:rsidRDefault="00EB4F90" w:rsidP="00EB4F90">
            <w:pPr>
              <w:rPr>
                <w:color w:val="000000"/>
              </w:rPr>
            </w:pPr>
            <w:r>
              <w:rPr>
                <w:color w:val="000000"/>
              </w:rPr>
              <w:t>Abundance</w:t>
            </w:r>
          </w:p>
        </w:tc>
        <w:tc>
          <w:tcPr>
            <w:tcW w:w="619"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055BCA">
        <w:trPr>
          <w:trHeight w:val="320"/>
        </w:trPr>
        <w:tc>
          <w:tcPr>
            <w:tcW w:w="3261" w:type="dxa"/>
            <w:noWrap/>
            <w:hideMark/>
          </w:tcPr>
          <w:p w14:paraId="2493686D" w14:textId="77777777" w:rsidR="00EB4F90" w:rsidRDefault="00EB4F90" w:rsidP="00EB4F90">
            <w:pPr>
              <w:rPr>
                <w:color w:val="000000"/>
              </w:rPr>
            </w:pPr>
            <w:r>
              <w:rPr>
                <w:color w:val="000000"/>
              </w:rPr>
              <w:t>Tide exchange</w:t>
            </w:r>
          </w:p>
        </w:tc>
        <w:tc>
          <w:tcPr>
            <w:tcW w:w="619"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055BCA">
        <w:trPr>
          <w:trHeight w:val="320"/>
        </w:trPr>
        <w:tc>
          <w:tcPr>
            <w:tcW w:w="3261" w:type="dxa"/>
            <w:noWrap/>
            <w:hideMark/>
          </w:tcPr>
          <w:p w14:paraId="037948DD" w14:textId="77777777" w:rsidR="00EB4F90" w:rsidRDefault="00EB4F90" w:rsidP="00EB4F90">
            <w:pPr>
              <w:rPr>
                <w:color w:val="000000"/>
              </w:rPr>
            </w:pPr>
            <w:r>
              <w:rPr>
                <w:color w:val="000000"/>
              </w:rPr>
              <w:t>Biodiversity</w:t>
            </w:r>
          </w:p>
        </w:tc>
        <w:tc>
          <w:tcPr>
            <w:tcW w:w="619"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055BCA">
        <w:trPr>
          <w:trHeight w:val="320"/>
        </w:trPr>
        <w:tc>
          <w:tcPr>
            <w:tcW w:w="3261" w:type="dxa"/>
            <w:noWrap/>
            <w:hideMark/>
          </w:tcPr>
          <w:p w14:paraId="7E3022F0" w14:textId="77777777" w:rsidR="00EB4F90" w:rsidRDefault="00EB4F90" w:rsidP="00EB4F90">
            <w:pPr>
              <w:rPr>
                <w:color w:val="000000"/>
              </w:rPr>
            </w:pPr>
            <w:r>
              <w:rPr>
                <w:color w:val="000000"/>
              </w:rPr>
              <w:t>Depth</w:t>
            </w:r>
          </w:p>
        </w:tc>
        <w:tc>
          <w:tcPr>
            <w:tcW w:w="619"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055BCA">
        <w:trPr>
          <w:trHeight w:val="320"/>
        </w:trPr>
        <w:tc>
          <w:tcPr>
            <w:tcW w:w="3261" w:type="dxa"/>
            <w:noWrap/>
            <w:hideMark/>
          </w:tcPr>
          <w:p w14:paraId="0395A20C" w14:textId="77777777" w:rsidR="00EB4F90" w:rsidRDefault="00EB4F90" w:rsidP="00EB4F90">
            <w:pPr>
              <w:rPr>
                <w:color w:val="000000"/>
              </w:rPr>
            </w:pPr>
            <w:r>
              <w:rPr>
                <w:color w:val="000000"/>
              </w:rPr>
              <w:t>Abundance:Tide</w:t>
            </w:r>
          </w:p>
        </w:tc>
        <w:tc>
          <w:tcPr>
            <w:tcW w:w="619"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r w:rsidRPr="00367076">
        <w:t>Gobiidae</w:t>
      </w:r>
      <w:r>
        <w:t xml:space="preserve">, </w:t>
      </w:r>
      <w:r w:rsidRPr="00576035">
        <w:t>Cottidae</w:t>
      </w:r>
      <w:r>
        <w:t xml:space="preserve">, and </w:t>
      </w:r>
      <w:r w:rsidRPr="00576035">
        <w:t>Embiotocidae</w:t>
      </w:r>
      <w:r w:rsidRPr="00623DD8">
        <w:t xml:space="preserve">) and </w:t>
      </w:r>
      <w:r>
        <w:t>three</w:t>
      </w:r>
      <w:r w:rsidRPr="00623DD8">
        <w:t xml:space="preserve"> invertebrate families (</w:t>
      </w:r>
      <w:r w:rsidRPr="00576035">
        <w:t>Echinasteridae</w:t>
      </w:r>
      <w:r w:rsidRPr="00623DD8">
        <w:t xml:space="preserve">, </w:t>
      </w:r>
      <w:r w:rsidRPr="00367076">
        <w:t>Strongylocentrotidae</w:t>
      </w:r>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1B1E0A2F"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(Gobiidae) and evidence of positive kelp:</w:t>
      </w:r>
      <w:r w:rsidR="00815249">
        <w:t>goby biomass</w:t>
      </w:r>
      <w:r w:rsidR="00815249" w:rsidRPr="00801C1E">
        <w:t xml:space="preserve"> </w:t>
      </w:r>
      <w:r w:rsidRPr="00801C1E">
        <w:t>and tide:</w:t>
      </w:r>
      <w:r w:rsidR="00815249">
        <w:t>goby biomass</w:t>
      </w:r>
      <w:r w:rsidR="00815249" w:rsidRPr="00801C1E">
        <w:t xml:space="preserve"> </w:t>
      </w:r>
      <w:r w:rsidRPr="00801C1E">
        <w:t>interactions (GLM, p &lt; 0.003</w:t>
      </w:r>
      <w:r>
        <w:t xml:space="preserve">, </w:t>
      </w:r>
      <w:r w:rsidRPr="001F1DDA">
        <w:rPr>
          <w:highlight w:val="green"/>
        </w:rPr>
        <w:t>Fig</w:t>
      </w:r>
      <w:r w:rsidR="00820A22">
        <w:rPr>
          <w:highlight w:val="green"/>
        </w:rPr>
        <w:t>.</w:t>
      </w:r>
      <w:r w:rsidRPr="001F1DDA">
        <w:rPr>
          <w:highlight w:val="green"/>
        </w:rPr>
        <w:t xml:space="preserve"> </w:t>
      </w:r>
      <w:r w:rsidR="003840BD">
        <w:rPr>
          <w:highlight w:val="green"/>
        </w:rPr>
        <w:t>S2.</w:t>
      </w:r>
      <w:r w:rsidRPr="001F1DDA">
        <w:rPr>
          <w:highlight w:val="green"/>
        </w:rPr>
        <w:t>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(Cottidae</w:t>
      </w:r>
      <w:r>
        <w:t>; p = 0.046</w:t>
      </w:r>
      <w:r w:rsidRPr="00801C1E">
        <w:t>) and surfperches (Embiotocidae</w:t>
      </w:r>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Echinasteridae displayed a positive relationship with </w:t>
      </w:r>
      <w:r w:rsidRPr="00801C1E">
        <w:rPr>
          <w:color w:val="000000"/>
        </w:rPr>
        <w:t>∆NH</w:t>
      </w:r>
      <w:r w:rsidRPr="00801C1E">
        <w:rPr>
          <w:rFonts w:ascii="Cambria Math" w:hAnsi="Cambria Math" w:cs="Cambria Math"/>
          <w:color w:val="000000"/>
        </w:rPr>
        <w:t>₄⁺</w:t>
      </w:r>
      <w:r w:rsidRPr="00801C1E">
        <w:rPr>
          <w:color w:val="000000"/>
        </w:rPr>
        <w:t>, a negative kelp:</w:t>
      </w:r>
      <w:r w:rsidR="00815249">
        <w:rPr>
          <w:color w:val="000000"/>
        </w:rPr>
        <w:t>sea star biomass</w:t>
      </w:r>
      <w:r w:rsidR="00815249" w:rsidRPr="00801C1E">
        <w:rPr>
          <w:color w:val="000000"/>
        </w:rPr>
        <w:t xml:space="preserve"> </w:t>
      </w:r>
      <w:r w:rsidRPr="00801C1E">
        <w:rPr>
          <w:color w:val="000000"/>
        </w:rPr>
        <w:t>interaction, and a positive tide:</w:t>
      </w:r>
      <w:r w:rsidR="00815249">
        <w:rPr>
          <w:color w:val="000000"/>
        </w:rPr>
        <w:t>sea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r w:rsidRPr="00801C1E">
        <w:rPr>
          <w:color w:val="000000"/>
        </w:rPr>
        <w:t xml:space="preserve">Strongylocentrotidae and </w:t>
      </w:r>
      <w:r w:rsidR="00815249">
        <w:rPr>
          <w:color w:val="000000"/>
        </w:rPr>
        <w:t xml:space="preserve">sea </w:t>
      </w:r>
      <w:r w:rsidRPr="00801C1E">
        <w:rPr>
          <w:color w:val="000000"/>
        </w:rPr>
        <w:t xml:space="preserve">stars in </w:t>
      </w:r>
      <w:r w:rsidR="00815249">
        <w:rPr>
          <w:color w:val="000000"/>
        </w:rPr>
        <w:t xml:space="preserve">the family </w:t>
      </w:r>
      <w:r w:rsidRPr="00801C1E">
        <w:rPr>
          <w:color w:val="000000"/>
        </w:rPr>
        <w:t>Asteropseidae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 xml:space="preserve">Table </w:t>
      </w:r>
      <w:r w:rsidR="003840BD">
        <w:rPr>
          <w:color w:val="000000"/>
          <w:highlight w:val="green"/>
        </w:rPr>
        <w:t>S2.</w:t>
      </w:r>
      <w:r w:rsidRPr="001F1DDA">
        <w:rPr>
          <w:color w:val="000000"/>
          <w:highlight w:val="green"/>
        </w:rPr>
        <w:t>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45A3FDC6" w:rsidR="001F1DDA" w:rsidRPr="00EB4F90" w:rsidRDefault="001F1DDA" w:rsidP="002A1EF5">
      <w:r w:rsidRPr="00281EEC">
        <w:rPr>
          <w:b/>
        </w:rPr>
        <w:t xml:space="preserve">Figure </w:t>
      </w:r>
      <w:r w:rsidR="003840BD">
        <w:rPr>
          <w:b/>
        </w:rPr>
        <w:t>S2.</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44EB9CAF" w:rsidR="00275834" w:rsidRPr="00EB4F90" w:rsidRDefault="00275834" w:rsidP="00275834">
      <w:pPr>
        <w:rPr>
          <w:b/>
        </w:rPr>
      </w:pPr>
      <w:r w:rsidRPr="000D7435">
        <w:rPr>
          <w:b/>
        </w:rPr>
        <w:t xml:space="preserve">Table </w:t>
      </w:r>
      <w:r w:rsidR="003840BD">
        <w:rPr>
          <w:b/>
        </w:rPr>
        <w:t>S2.</w:t>
      </w:r>
      <w:r w:rsidR="00435ABE">
        <w:rPr>
          <w:b/>
        </w:rPr>
        <w:t>2</w:t>
      </w:r>
      <w:r w:rsidRPr="000D7435">
        <w:rPr>
          <w:b/>
        </w:rPr>
        <w:t>.</w:t>
      </w:r>
      <w:r w:rsidRPr="000D7435">
        <w:t xml:space="preserve"> Model summaries from the small scale </w:t>
      </w:r>
      <w:r w:rsidR="00055BCA">
        <w:t xml:space="preserve">(within-site) </w:t>
      </w:r>
      <w:r w:rsidRPr="000D7435">
        <w:t xml:space="preserve">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32BA718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D2AE413" w14:textId="067ADE9C" w:rsidR="00EB4F90" w:rsidRPr="00EB4F90" w:rsidRDefault="00EB4F90" w:rsidP="00EB4F90">
            <w:pPr>
              <w:rPr>
                <w:b/>
                <w:bCs/>
              </w:rPr>
            </w:pPr>
            <w:r w:rsidRPr="00EB4F90">
              <w:rPr>
                <w:b/>
                <w:bCs/>
              </w:rPr>
              <w:t>Echinasteridae</w:t>
            </w:r>
            <w:r w:rsidR="00055BCA">
              <w:rPr>
                <w:b/>
                <w:bCs/>
              </w:rPr>
              <w:t xml:space="preserve"> </w:t>
            </w:r>
            <w:r w:rsidR="00055BCA" w:rsidRPr="002C77C5">
              <w:t>(R</w:t>
            </w:r>
            <w:r w:rsidR="00055BCA" w:rsidRPr="002C77C5">
              <w:rPr>
                <w:vertAlign w:val="superscript"/>
              </w:rPr>
              <w:t>2</w:t>
            </w:r>
            <w:r w:rsidR="00055BCA" w:rsidRPr="002C77C5">
              <w:t xml:space="preserve"> = 0.97)</w:t>
            </w:r>
          </w:p>
        </w:tc>
        <w:tc>
          <w:tcPr>
            <w:tcW w:w="1077"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055BCA">
        <w:trPr>
          <w:trHeight w:val="320"/>
        </w:trPr>
        <w:tc>
          <w:tcPr>
            <w:tcW w:w="3686" w:type="dxa"/>
            <w:noWrap/>
            <w:hideMark/>
          </w:tcPr>
          <w:p w14:paraId="35A15421" w14:textId="77777777" w:rsidR="00EB4F90" w:rsidRDefault="00EB4F90" w:rsidP="00EB4F90">
            <w:pPr>
              <w:rPr>
                <w:color w:val="000000"/>
              </w:rPr>
            </w:pPr>
            <w:r>
              <w:rPr>
                <w:color w:val="000000"/>
              </w:rPr>
              <w:t>Intercept</w:t>
            </w:r>
          </w:p>
        </w:tc>
        <w:tc>
          <w:tcPr>
            <w:tcW w:w="1077"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055BCA">
        <w:trPr>
          <w:trHeight w:val="320"/>
        </w:trPr>
        <w:tc>
          <w:tcPr>
            <w:tcW w:w="3686" w:type="dxa"/>
            <w:noWrap/>
            <w:hideMark/>
          </w:tcPr>
          <w:p w14:paraId="1A04CF2E" w14:textId="77777777" w:rsidR="00EB4F90" w:rsidRDefault="00EB4F90" w:rsidP="00EB4F90">
            <w:pPr>
              <w:rPr>
                <w:color w:val="000000"/>
              </w:rPr>
            </w:pPr>
            <w:r>
              <w:rPr>
                <w:color w:val="000000"/>
              </w:rPr>
              <w:t>Kelp nereo</w:t>
            </w:r>
          </w:p>
        </w:tc>
        <w:tc>
          <w:tcPr>
            <w:tcW w:w="1077"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055BCA">
        <w:trPr>
          <w:trHeight w:val="320"/>
        </w:trPr>
        <w:tc>
          <w:tcPr>
            <w:tcW w:w="3686" w:type="dxa"/>
            <w:noWrap/>
            <w:hideMark/>
          </w:tcPr>
          <w:p w14:paraId="18146A50" w14:textId="77777777" w:rsidR="00EB4F90" w:rsidRDefault="00EB4F90" w:rsidP="00EB4F90">
            <w:pPr>
              <w:rPr>
                <w:color w:val="000000"/>
              </w:rPr>
            </w:pPr>
            <w:r>
              <w:rPr>
                <w:color w:val="000000"/>
              </w:rPr>
              <w:t>Kelp none</w:t>
            </w:r>
          </w:p>
        </w:tc>
        <w:tc>
          <w:tcPr>
            <w:tcW w:w="1077"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055BCA">
        <w:trPr>
          <w:trHeight w:val="320"/>
        </w:trPr>
        <w:tc>
          <w:tcPr>
            <w:tcW w:w="3686" w:type="dxa"/>
            <w:noWrap/>
            <w:hideMark/>
          </w:tcPr>
          <w:p w14:paraId="45944E0B" w14:textId="77777777" w:rsidR="00EB4F90" w:rsidRDefault="00EB4F90" w:rsidP="00EB4F90">
            <w:pPr>
              <w:rPr>
                <w:color w:val="000000"/>
              </w:rPr>
            </w:pPr>
            <w:r>
              <w:rPr>
                <w:color w:val="000000"/>
              </w:rPr>
              <w:t>Kelp biomass</w:t>
            </w:r>
          </w:p>
        </w:tc>
        <w:tc>
          <w:tcPr>
            <w:tcW w:w="1077"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055BCA">
        <w:trPr>
          <w:trHeight w:val="320"/>
        </w:trPr>
        <w:tc>
          <w:tcPr>
            <w:tcW w:w="3686" w:type="dxa"/>
            <w:noWrap/>
            <w:hideMark/>
          </w:tcPr>
          <w:p w14:paraId="79900B57" w14:textId="77777777" w:rsidR="00EB4F90" w:rsidRDefault="00EB4F90" w:rsidP="00EB4F90">
            <w:pPr>
              <w:rPr>
                <w:color w:val="000000"/>
              </w:rPr>
            </w:pPr>
            <w:r>
              <w:rPr>
                <w:color w:val="000000"/>
              </w:rPr>
              <w:t>Tide exchange</w:t>
            </w:r>
          </w:p>
        </w:tc>
        <w:tc>
          <w:tcPr>
            <w:tcW w:w="1077"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055BCA">
        <w:trPr>
          <w:trHeight w:val="320"/>
        </w:trPr>
        <w:tc>
          <w:tcPr>
            <w:tcW w:w="3686" w:type="dxa"/>
            <w:noWrap/>
            <w:hideMark/>
          </w:tcPr>
          <w:p w14:paraId="0B230650" w14:textId="77777777" w:rsidR="00EB4F90" w:rsidRDefault="00EB4F90" w:rsidP="00EB4F90">
            <w:pPr>
              <w:rPr>
                <w:color w:val="000000"/>
              </w:rPr>
            </w:pPr>
            <w:r>
              <w:rPr>
                <w:color w:val="000000"/>
              </w:rPr>
              <w:t>Animal biomass</w:t>
            </w:r>
          </w:p>
        </w:tc>
        <w:tc>
          <w:tcPr>
            <w:tcW w:w="1077"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055BCA">
        <w:trPr>
          <w:trHeight w:val="320"/>
        </w:trPr>
        <w:tc>
          <w:tcPr>
            <w:tcW w:w="3686" w:type="dxa"/>
            <w:noWrap/>
            <w:hideMark/>
          </w:tcPr>
          <w:p w14:paraId="772CC138" w14:textId="77777777" w:rsidR="00EB4F90" w:rsidRDefault="00EB4F90" w:rsidP="00EB4F90">
            <w:pPr>
              <w:rPr>
                <w:color w:val="000000"/>
              </w:rPr>
            </w:pPr>
            <w:r>
              <w:rPr>
                <w:color w:val="000000"/>
              </w:rPr>
              <w:t>Biodiversity</w:t>
            </w:r>
          </w:p>
        </w:tc>
        <w:tc>
          <w:tcPr>
            <w:tcW w:w="1077"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055BCA">
        <w:trPr>
          <w:trHeight w:val="320"/>
        </w:trPr>
        <w:tc>
          <w:tcPr>
            <w:tcW w:w="3686" w:type="dxa"/>
            <w:noWrap/>
            <w:hideMark/>
          </w:tcPr>
          <w:p w14:paraId="774D7931" w14:textId="77777777" w:rsidR="00EB4F90" w:rsidRDefault="00EB4F90" w:rsidP="00EB4F90">
            <w:pPr>
              <w:rPr>
                <w:color w:val="000000"/>
              </w:rPr>
            </w:pPr>
            <w:r>
              <w:rPr>
                <w:color w:val="000000"/>
              </w:rPr>
              <w:t>Depth</w:t>
            </w:r>
          </w:p>
        </w:tc>
        <w:tc>
          <w:tcPr>
            <w:tcW w:w="1077"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055BCA">
        <w:trPr>
          <w:trHeight w:val="320"/>
        </w:trPr>
        <w:tc>
          <w:tcPr>
            <w:tcW w:w="3686" w:type="dxa"/>
            <w:noWrap/>
            <w:hideMark/>
          </w:tcPr>
          <w:p w14:paraId="188F7A0C" w14:textId="77777777" w:rsidR="00EB4F90" w:rsidRDefault="00EB4F90" w:rsidP="00EB4F90">
            <w:pPr>
              <w:rPr>
                <w:color w:val="000000"/>
              </w:rPr>
            </w:pPr>
            <w:r>
              <w:rPr>
                <w:color w:val="000000"/>
              </w:rPr>
              <w:t>Kelp:tide</w:t>
            </w:r>
          </w:p>
        </w:tc>
        <w:tc>
          <w:tcPr>
            <w:tcW w:w="1077"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055BCA">
        <w:trPr>
          <w:trHeight w:val="320"/>
        </w:trPr>
        <w:tc>
          <w:tcPr>
            <w:tcW w:w="3686" w:type="dxa"/>
            <w:noWrap/>
            <w:hideMark/>
          </w:tcPr>
          <w:p w14:paraId="49B1369D" w14:textId="77777777" w:rsidR="00EB4F90" w:rsidRDefault="00EB4F90" w:rsidP="00EB4F90">
            <w:pPr>
              <w:rPr>
                <w:color w:val="000000"/>
              </w:rPr>
            </w:pPr>
            <w:r>
              <w:rPr>
                <w:color w:val="000000"/>
              </w:rPr>
              <w:t>Kelp:animals</w:t>
            </w:r>
          </w:p>
        </w:tc>
        <w:tc>
          <w:tcPr>
            <w:tcW w:w="1077"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055BCA">
        <w:trPr>
          <w:trHeight w:val="320"/>
        </w:trPr>
        <w:tc>
          <w:tcPr>
            <w:tcW w:w="3686" w:type="dxa"/>
            <w:noWrap/>
            <w:hideMark/>
          </w:tcPr>
          <w:p w14:paraId="37DC8C8F" w14:textId="77777777" w:rsidR="00EB4F90" w:rsidRDefault="00EB4F90" w:rsidP="00EB4F90">
            <w:pPr>
              <w:rPr>
                <w:color w:val="000000"/>
              </w:rPr>
            </w:pPr>
            <w:r>
              <w:rPr>
                <w:color w:val="000000"/>
              </w:rPr>
              <w:t>Tide:animals</w:t>
            </w:r>
          </w:p>
        </w:tc>
        <w:tc>
          <w:tcPr>
            <w:tcW w:w="1077"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19EB569F" w14:textId="7466D1BF" w:rsidR="00275834" w:rsidRPr="00EB4F90" w:rsidRDefault="00055BCA" w:rsidP="00EB4F90">
      <w:pPr>
        <w:rPr>
          <w:rStyle w:val="gnvwddmdl3b"/>
        </w:rPr>
      </w:pPr>
      <w:r>
        <w:rPr>
          <w:rStyle w:val="gnvwddmdl3b"/>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14:paraId="53C86B76"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109F2BF" w14:textId="128DE863" w:rsidR="00EB4F90" w:rsidRPr="00EB4F90" w:rsidRDefault="00EB4F90" w:rsidP="00EB4F90">
            <w:pPr>
              <w:rPr>
                <w:b/>
                <w:bCs/>
              </w:rPr>
            </w:pPr>
            <w:r w:rsidRPr="00EB4F90">
              <w:rPr>
                <w:b/>
                <w:bCs/>
              </w:rPr>
              <w:lastRenderedPageBreak/>
              <w:t>Gobiidae</w:t>
            </w:r>
            <w:r w:rsidR="00055BCA">
              <w:rPr>
                <w:b/>
                <w:bCs/>
              </w:rPr>
              <w:t xml:space="preserve"> </w:t>
            </w:r>
            <w:r w:rsidR="00055BCA" w:rsidRPr="002C77C5">
              <w:t>(R</w:t>
            </w:r>
            <w:r w:rsidR="00055BCA" w:rsidRPr="002C77C5">
              <w:rPr>
                <w:vertAlign w:val="superscript"/>
              </w:rPr>
              <w:t>2</w:t>
            </w:r>
            <w:r w:rsidR="00055BCA" w:rsidRPr="002C77C5">
              <w:t xml:space="preserve"> = 0.92)</w:t>
            </w:r>
          </w:p>
        </w:tc>
        <w:tc>
          <w:tcPr>
            <w:tcW w:w="1077"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055BCA">
        <w:trPr>
          <w:trHeight w:val="320"/>
        </w:trPr>
        <w:tc>
          <w:tcPr>
            <w:tcW w:w="3686" w:type="dxa"/>
            <w:noWrap/>
            <w:hideMark/>
          </w:tcPr>
          <w:p w14:paraId="4ACF5D24" w14:textId="77777777" w:rsidR="00EB4F90" w:rsidRDefault="00EB4F90" w:rsidP="00EB4F90">
            <w:pPr>
              <w:rPr>
                <w:color w:val="000000"/>
              </w:rPr>
            </w:pPr>
            <w:r>
              <w:rPr>
                <w:color w:val="000000"/>
              </w:rPr>
              <w:t>Intercept</w:t>
            </w:r>
          </w:p>
        </w:tc>
        <w:tc>
          <w:tcPr>
            <w:tcW w:w="1077"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055BCA">
        <w:trPr>
          <w:trHeight w:val="320"/>
        </w:trPr>
        <w:tc>
          <w:tcPr>
            <w:tcW w:w="3686" w:type="dxa"/>
            <w:noWrap/>
            <w:hideMark/>
          </w:tcPr>
          <w:p w14:paraId="50F26324" w14:textId="77777777" w:rsidR="00EB4F90" w:rsidRDefault="00EB4F90" w:rsidP="00EB4F90">
            <w:pPr>
              <w:rPr>
                <w:color w:val="000000"/>
              </w:rPr>
            </w:pPr>
            <w:r>
              <w:rPr>
                <w:color w:val="000000"/>
              </w:rPr>
              <w:t>Kelp none</w:t>
            </w:r>
          </w:p>
        </w:tc>
        <w:tc>
          <w:tcPr>
            <w:tcW w:w="1077"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055BCA">
        <w:trPr>
          <w:trHeight w:val="320"/>
        </w:trPr>
        <w:tc>
          <w:tcPr>
            <w:tcW w:w="3686" w:type="dxa"/>
            <w:noWrap/>
            <w:hideMark/>
          </w:tcPr>
          <w:p w14:paraId="38F4D788" w14:textId="77777777" w:rsidR="00EB4F90" w:rsidRDefault="00EB4F90" w:rsidP="00EB4F90">
            <w:pPr>
              <w:rPr>
                <w:color w:val="000000"/>
              </w:rPr>
            </w:pPr>
            <w:r>
              <w:rPr>
                <w:color w:val="000000"/>
              </w:rPr>
              <w:t>Kelp biomass</w:t>
            </w:r>
          </w:p>
        </w:tc>
        <w:tc>
          <w:tcPr>
            <w:tcW w:w="1077"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055BCA">
        <w:trPr>
          <w:trHeight w:val="320"/>
        </w:trPr>
        <w:tc>
          <w:tcPr>
            <w:tcW w:w="3686" w:type="dxa"/>
            <w:noWrap/>
            <w:hideMark/>
          </w:tcPr>
          <w:p w14:paraId="36A063A5" w14:textId="77777777" w:rsidR="00EB4F90" w:rsidRDefault="00EB4F90" w:rsidP="00EB4F90">
            <w:pPr>
              <w:rPr>
                <w:color w:val="000000"/>
              </w:rPr>
            </w:pPr>
            <w:r>
              <w:rPr>
                <w:color w:val="000000"/>
              </w:rPr>
              <w:t>Tide exchange</w:t>
            </w:r>
          </w:p>
        </w:tc>
        <w:tc>
          <w:tcPr>
            <w:tcW w:w="1077"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055BCA">
        <w:trPr>
          <w:trHeight w:val="320"/>
        </w:trPr>
        <w:tc>
          <w:tcPr>
            <w:tcW w:w="3686" w:type="dxa"/>
            <w:noWrap/>
            <w:hideMark/>
          </w:tcPr>
          <w:p w14:paraId="347D1CAA" w14:textId="77777777" w:rsidR="00EB4F90" w:rsidRDefault="00EB4F90" w:rsidP="00EB4F90">
            <w:pPr>
              <w:rPr>
                <w:color w:val="000000"/>
              </w:rPr>
            </w:pPr>
            <w:r>
              <w:rPr>
                <w:color w:val="000000"/>
              </w:rPr>
              <w:t>Animal biomass</w:t>
            </w:r>
          </w:p>
        </w:tc>
        <w:tc>
          <w:tcPr>
            <w:tcW w:w="1077"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055BCA">
        <w:trPr>
          <w:trHeight w:val="320"/>
        </w:trPr>
        <w:tc>
          <w:tcPr>
            <w:tcW w:w="3686" w:type="dxa"/>
            <w:noWrap/>
            <w:hideMark/>
          </w:tcPr>
          <w:p w14:paraId="4CFF2CD4" w14:textId="77777777" w:rsidR="00EB4F90" w:rsidRDefault="00EB4F90" w:rsidP="00EB4F90">
            <w:pPr>
              <w:rPr>
                <w:color w:val="000000"/>
              </w:rPr>
            </w:pPr>
            <w:r>
              <w:rPr>
                <w:color w:val="000000"/>
              </w:rPr>
              <w:t>Biodiversity</w:t>
            </w:r>
          </w:p>
        </w:tc>
        <w:tc>
          <w:tcPr>
            <w:tcW w:w="1077"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055BCA">
        <w:trPr>
          <w:trHeight w:val="320"/>
        </w:trPr>
        <w:tc>
          <w:tcPr>
            <w:tcW w:w="3686" w:type="dxa"/>
            <w:noWrap/>
            <w:hideMark/>
          </w:tcPr>
          <w:p w14:paraId="1EE5A02C" w14:textId="77777777" w:rsidR="00EB4F90" w:rsidRDefault="00EB4F90" w:rsidP="00EB4F90">
            <w:pPr>
              <w:rPr>
                <w:color w:val="000000"/>
              </w:rPr>
            </w:pPr>
            <w:r>
              <w:rPr>
                <w:color w:val="000000"/>
              </w:rPr>
              <w:t>Depth</w:t>
            </w:r>
          </w:p>
        </w:tc>
        <w:tc>
          <w:tcPr>
            <w:tcW w:w="1077"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055BCA">
        <w:trPr>
          <w:trHeight w:val="320"/>
        </w:trPr>
        <w:tc>
          <w:tcPr>
            <w:tcW w:w="3686" w:type="dxa"/>
            <w:noWrap/>
            <w:hideMark/>
          </w:tcPr>
          <w:p w14:paraId="3FEC1957" w14:textId="77777777" w:rsidR="00EB4F90" w:rsidRDefault="00EB4F90" w:rsidP="00EB4F90">
            <w:pPr>
              <w:rPr>
                <w:color w:val="000000"/>
              </w:rPr>
            </w:pPr>
            <w:r>
              <w:rPr>
                <w:color w:val="000000"/>
              </w:rPr>
              <w:t>Kelp:tide</w:t>
            </w:r>
          </w:p>
        </w:tc>
        <w:tc>
          <w:tcPr>
            <w:tcW w:w="1077"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055BCA">
        <w:trPr>
          <w:trHeight w:val="320"/>
        </w:trPr>
        <w:tc>
          <w:tcPr>
            <w:tcW w:w="3686" w:type="dxa"/>
            <w:noWrap/>
            <w:hideMark/>
          </w:tcPr>
          <w:p w14:paraId="77D4F760" w14:textId="77777777" w:rsidR="00EB4F90" w:rsidRDefault="00EB4F90" w:rsidP="00EB4F90">
            <w:pPr>
              <w:rPr>
                <w:color w:val="000000"/>
              </w:rPr>
            </w:pPr>
            <w:r>
              <w:rPr>
                <w:color w:val="000000"/>
              </w:rPr>
              <w:t>Kelp:animals</w:t>
            </w:r>
          </w:p>
        </w:tc>
        <w:tc>
          <w:tcPr>
            <w:tcW w:w="1077"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055BCA">
        <w:trPr>
          <w:trHeight w:val="320"/>
        </w:trPr>
        <w:tc>
          <w:tcPr>
            <w:tcW w:w="3686" w:type="dxa"/>
            <w:noWrap/>
            <w:hideMark/>
          </w:tcPr>
          <w:p w14:paraId="535552AA" w14:textId="77777777" w:rsidR="00EB4F90" w:rsidRDefault="00EB4F90" w:rsidP="00EB4F90">
            <w:pPr>
              <w:rPr>
                <w:color w:val="000000"/>
              </w:rPr>
            </w:pPr>
            <w:r>
              <w:rPr>
                <w:color w:val="000000"/>
              </w:rPr>
              <w:t>Tide:animals</w:t>
            </w:r>
          </w:p>
        </w:tc>
        <w:tc>
          <w:tcPr>
            <w:tcW w:w="1077"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8408" w:type="dxa"/>
        <w:tblLook w:val="04A0" w:firstRow="1" w:lastRow="0" w:firstColumn="1" w:lastColumn="0" w:noHBand="0" w:noVBand="1"/>
      </w:tblPr>
      <w:tblGrid>
        <w:gridCol w:w="3686"/>
        <w:gridCol w:w="1247"/>
        <w:gridCol w:w="1507"/>
        <w:gridCol w:w="1093"/>
        <w:gridCol w:w="1300"/>
      </w:tblGrid>
      <w:tr w:rsidR="00EB4F90" w14:paraId="2B65AEE4"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5A3D863" w14:textId="0AF62BE7" w:rsidR="00EB4F90" w:rsidRPr="00EB4F90" w:rsidRDefault="00EB4F90" w:rsidP="00EB4F90">
            <w:pPr>
              <w:rPr>
                <w:b/>
                <w:bCs/>
              </w:rPr>
            </w:pPr>
            <w:r w:rsidRPr="00EB4F90">
              <w:rPr>
                <w:b/>
                <w:bCs/>
              </w:rPr>
              <w:t>Cottidae</w:t>
            </w:r>
            <w:r w:rsidR="00055BCA">
              <w:rPr>
                <w:b/>
                <w:bCs/>
              </w:rPr>
              <w:t xml:space="preserve"> </w:t>
            </w:r>
            <w:r w:rsidR="00055BCA" w:rsidRPr="002C77C5">
              <w:t>(R</w:t>
            </w:r>
            <w:r w:rsidR="00055BCA" w:rsidRPr="002C77C5">
              <w:rPr>
                <w:vertAlign w:val="superscript"/>
              </w:rPr>
              <w:t>2</w:t>
            </w:r>
            <w:r w:rsidR="00055BCA" w:rsidRPr="002C77C5">
              <w:t xml:space="preserve"> = 0.92)</w:t>
            </w:r>
          </w:p>
        </w:tc>
        <w:tc>
          <w:tcPr>
            <w:tcW w:w="822"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055BCA">
        <w:trPr>
          <w:trHeight w:val="320"/>
        </w:trPr>
        <w:tc>
          <w:tcPr>
            <w:tcW w:w="3686" w:type="dxa"/>
            <w:noWrap/>
            <w:hideMark/>
          </w:tcPr>
          <w:p w14:paraId="76F33A4A" w14:textId="77777777" w:rsidR="00EB4F90" w:rsidRDefault="00EB4F90" w:rsidP="00EB4F90">
            <w:pPr>
              <w:rPr>
                <w:color w:val="000000"/>
              </w:rPr>
            </w:pPr>
            <w:r>
              <w:rPr>
                <w:color w:val="000000"/>
              </w:rPr>
              <w:t>Intercept</w:t>
            </w:r>
          </w:p>
        </w:tc>
        <w:tc>
          <w:tcPr>
            <w:tcW w:w="822"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055BCA">
        <w:trPr>
          <w:trHeight w:val="320"/>
        </w:trPr>
        <w:tc>
          <w:tcPr>
            <w:tcW w:w="3686" w:type="dxa"/>
            <w:noWrap/>
            <w:hideMark/>
          </w:tcPr>
          <w:p w14:paraId="4A9B19BE" w14:textId="77777777" w:rsidR="00EB4F90" w:rsidRDefault="00EB4F90" w:rsidP="00EB4F90">
            <w:pPr>
              <w:rPr>
                <w:color w:val="000000"/>
              </w:rPr>
            </w:pPr>
            <w:r>
              <w:rPr>
                <w:color w:val="000000"/>
              </w:rPr>
              <w:t>Kelp nereo</w:t>
            </w:r>
          </w:p>
        </w:tc>
        <w:tc>
          <w:tcPr>
            <w:tcW w:w="822"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055BCA">
        <w:trPr>
          <w:trHeight w:val="320"/>
        </w:trPr>
        <w:tc>
          <w:tcPr>
            <w:tcW w:w="3686" w:type="dxa"/>
            <w:noWrap/>
            <w:hideMark/>
          </w:tcPr>
          <w:p w14:paraId="70FDF957" w14:textId="77777777" w:rsidR="00EB4F90" w:rsidRDefault="00EB4F90" w:rsidP="00EB4F90">
            <w:pPr>
              <w:rPr>
                <w:color w:val="000000"/>
              </w:rPr>
            </w:pPr>
            <w:r>
              <w:rPr>
                <w:color w:val="000000"/>
              </w:rPr>
              <w:t>Kelp none</w:t>
            </w:r>
          </w:p>
        </w:tc>
        <w:tc>
          <w:tcPr>
            <w:tcW w:w="822"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055BCA">
        <w:trPr>
          <w:trHeight w:val="320"/>
        </w:trPr>
        <w:tc>
          <w:tcPr>
            <w:tcW w:w="3686" w:type="dxa"/>
            <w:noWrap/>
            <w:hideMark/>
          </w:tcPr>
          <w:p w14:paraId="72B16831" w14:textId="77777777" w:rsidR="00EB4F90" w:rsidRDefault="00EB4F90" w:rsidP="00EB4F90">
            <w:pPr>
              <w:rPr>
                <w:color w:val="000000"/>
              </w:rPr>
            </w:pPr>
            <w:r>
              <w:rPr>
                <w:color w:val="000000"/>
              </w:rPr>
              <w:t>Kelp biomass</w:t>
            </w:r>
          </w:p>
        </w:tc>
        <w:tc>
          <w:tcPr>
            <w:tcW w:w="822"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055BCA">
        <w:trPr>
          <w:trHeight w:val="320"/>
        </w:trPr>
        <w:tc>
          <w:tcPr>
            <w:tcW w:w="3686" w:type="dxa"/>
            <w:noWrap/>
            <w:hideMark/>
          </w:tcPr>
          <w:p w14:paraId="1E6E86C6" w14:textId="77777777" w:rsidR="00EB4F90" w:rsidRDefault="00EB4F90" w:rsidP="00EB4F90">
            <w:pPr>
              <w:rPr>
                <w:color w:val="000000"/>
              </w:rPr>
            </w:pPr>
            <w:r>
              <w:rPr>
                <w:color w:val="000000"/>
              </w:rPr>
              <w:t>Tide exchange</w:t>
            </w:r>
          </w:p>
        </w:tc>
        <w:tc>
          <w:tcPr>
            <w:tcW w:w="822"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055BCA">
        <w:trPr>
          <w:trHeight w:val="320"/>
        </w:trPr>
        <w:tc>
          <w:tcPr>
            <w:tcW w:w="3686" w:type="dxa"/>
            <w:noWrap/>
            <w:hideMark/>
          </w:tcPr>
          <w:p w14:paraId="243C54B9" w14:textId="77777777" w:rsidR="00EB4F90" w:rsidRDefault="00EB4F90" w:rsidP="00EB4F90">
            <w:pPr>
              <w:rPr>
                <w:color w:val="000000"/>
              </w:rPr>
            </w:pPr>
            <w:r>
              <w:rPr>
                <w:color w:val="000000"/>
              </w:rPr>
              <w:t>Animal biomass</w:t>
            </w:r>
          </w:p>
        </w:tc>
        <w:tc>
          <w:tcPr>
            <w:tcW w:w="822"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055BCA">
        <w:trPr>
          <w:trHeight w:val="320"/>
        </w:trPr>
        <w:tc>
          <w:tcPr>
            <w:tcW w:w="3686" w:type="dxa"/>
            <w:noWrap/>
            <w:hideMark/>
          </w:tcPr>
          <w:p w14:paraId="7F1D5BA3" w14:textId="77777777" w:rsidR="00EB4F90" w:rsidRDefault="00EB4F90" w:rsidP="00EB4F90">
            <w:pPr>
              <w:rPr>
                <w:color w:val="000000"/>
              </w:rPr>
            </w:pPr>
            <w:r>
              <w:rPr>
                <w:color w:val="000000"/>
              </w:rPr>
              <w:t>Biodiversity</w:t>
            </w:r>
          </w:p>
        </w:tc>
        <w:tc>
          <w:tcPr>
            <w:tcW w:w="822"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055BCA">
        <w:trPr>
          <w:trHeight w:val="320"/>
        </w:trPr>
        <w:tc>
          <w:tcPr>
            <w:tcW w:w="3686" w:type="dxa"/>
            <w:noWrap/>
            <w:hideMark/>
          </w:tcPr>
          <w:p w14:paraId="7374BEA2" w14:textId="77777777" w:rsidR="00EB4F90" w:rsidRDefault="00EB4F90" w:rsidP="00EB4F90">
            <w:pPr>
              <w:rPr>
                <w:color w:val="000000"/>
              </w:rPr>
            </w:pPr>
            <w:r>
              <w:rPr>
                <w:color w:val="000000"/>
              </w:rPr>
              <w:t>Depth</w:t>
            </w:r>
          </w:p>
        </w:tc>
        <w:tc>
          <w:tcPr>
            <w:tcW w:w="822"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055BCA">
        <w:trPr>
          <w:trHeight w:val="320"/>
        </w:trPr>
        <w:tc>
          <w:tcPr>
            <w:tcW w:w="3686" w:type="dxa"/>
            <w:noWrap/>
            <w:hideMark/>
          </w:tcPr>
          <w:p w14:paraId="546A7631" w14:textId="77777777" w:rsidR="00EB4F90" w:rsidRDefault="00EB4F90" w:rsidP="00EB4F90">
            <w:pPr>
              <w:rPr>
                <w:color w:val="000000"/>
              </w:rPr>
            </w:pPr>
            <w:r>
              <w:rPr>
                <w:color w:val="000000"/>
              </w:rPr>
              <w:t>Kelp:tide</w:t>
            </w:r>
          </w:p>
        </w:tc>
        <w:tc>
          <w:tcPr>
            <w:tcW w:w="822"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055BCA">
        <w:trPr>
          <w:trHeight w:val="320"/>
        </w:trPr>
        <w:tc>
          <w:tcPr>
            <w:tcW w:w="3686" w:type="dxa"/>
            <w:noWrap/>
            <w:hideMark/>
          </w:tcPr>
          <w:p w14:paraId="18B2E1BC" w14:textId="77777777" w:rsidR="00EB4F90" w:rsidRDefault="00EB4F90" w:rsidP="00EB4F90">
            <w:pPr>
              <w:rPr>
                <w:color w:val="000000"/>
              </w:rPr>
            </w:pPr>
            <w:r>
              <w:rPr>
                <w:color w:val="000000"/>
              </w:rPr>
              <w:t>Kelp:animals</w:t>
            </w:r>
          </w:p>
        </w:tc>
        <w:tc>
          <w:tcPr>
            <w:tcW w:w="822"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055BCA">
        <w:trPr>
          <w:trHeight w:val="320"/>
        </w:trPr>
        <w:tc>
          <w:tcPr>
            <w:tcW w:w="3686" w:type="dxa"/>
            <w:noWrap/>
            <w:hideMark/>
          </w:tcPr>
          <w:p w14:paraId="1F08D0FE" w14:textId="77777777" w:rsidR="00EB4F90" w:rsidRDefault="00EB4F90" w:rsidP="00EB4F90">
            <w:pPr>
              <w:rPr>
                <w:color w:val="000000"/>
              </w:rPr>
            </w:pPr>
            <w:r>
              <w:rPr>
                <w:color w:val="000000"/>
              </w:rPr>
              <w:t>Tide:animals</w:t>
            </w:r>
          </w:p>
        </w:tc>
        <w:tc>
          <w:tcPr>
            <w:tcW w:w="822"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7CECAA8D" w14:textId="2789913D" w:rsidR="00275834" w:rsidRPr="00055BCA" w:rsidRDefault="00055BCA" w:rsidP="00EB4F90">
      <w:pPr>
        <w:rPr>
          <w:rFonts w:ascii="Monaco" w:hAnsi="Monaco"/>
          <w:color w:val="000000"/>
          <w:sz w:val="18"/>
          <w:szCs w:val="18"/>
        </w:rPr>
      </w:pPr>
      <w:r>
        <w:rPr>
          <w:rFonts w:ascii="Monaco" w:hAnsi="Monaco"/>
          <w:color w:val="000000"/>
          <w:sz w:val="18"/>
          <w:szCs w:val="18"/>
        </w:rPr>
        <w:br w:type="page"/>
      </w:r>
    </w:p>
    <w:tbl>
      <w:tblPr>
        <w:tblStyle w:val="Nikola"/>
        <w:tblW w:w="8663" w:type="dxa"/>
        <w:tblLook w:val="04A0" w:firstRow="1" w:lastRow="0" w:firstColumn="1" w:lastColumn="0" w:noHBand="0" w:noVBand="1"/>
      </w:tblPr>
      <w:tblGrid>
        <w:gridCol w:w="3686"/>
        <w:gridCol w:w="1247"/>
        <w:gridCol w:w="1507"/>
        <w:gridCol w:w="1093"/>
        <w:gridCol w:w="1300"/>
      </w:tblGrid>
      <w:tr w:rsidR="00EB4F90" w:rsidRPr="00EB4F90" w14:paraId="15E0EEDF"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72D5544D" w14:textId="2484DF62" w:rsidR="00EB4F90" w:rsidRPr="00EB4F90" w:rsidRDefault="00EB4F90" w:rsidP="00EB4F90">
            <w:pPr>
              <w:rPr>
                <w:b/>
                <w:bCs/>
              </w:rPr>
            </w:pPr>
            <w:r w:rsidRPr="00EB4F90">
              <w:rPr>
                <w:b/>
                <w:bCs/>
              </w:rPr>
              <w:lastRenderedPageBreak/>
              <w:t>Strongylocentrotidae</w:t>
            </w:r>
            <w:r w:rsidR="00055BCA">
              <w:rPr>
                <w:b/>
                <w:bCs/>
              </w:rPr>
              <w:t xml:space="preserve"> </w:t>
            </w:r>
            <w:r w:rsidR="00055BCA" w:rsidRPr="002C77C5">
              <w:t>(R</w:t>
            </w:r>
            <w:r w:rsidR="00055BCA" w:rsidRPr="002C77C5">
              <w:rPr>
                <w:vertAlign w:val="superscript"/>
              </w:rPr>
              <w:t>2</w:t>
            </w:r>
            <w:r w:rsidR="00055BCA" w:rsidRPr="002C77C5">
              <w:t xml:space="preserve"> = 0.87)</w:t>
            </w:r>
          </w:p>
        </w:tc>
        <w:tc>
          <w:tcPr>
            <w:tcW w:w="1077"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055BCA">
        <w:trPr>
          <w:trHeight w:val="320"/>
        </w:trPr>
        <w:tc>
          <w:tcPr>
            <w:tcW w:w="3686" w:type="dxa"/>
            <w:noWrap/>
            <w:hideMark/>
          </w:tcPr>
          <w:p w14:paraId="7138B155" w14:textId="77777777" w:rsidR="00EB4F90" w:rsidRDefault="00EB4F90" w:rsidP="00EB4F90">
            <w:pPr>
              <w:rPr>
                <w:color w:val="000000"/>
              </w:rPr>
            </w:pPr>
            <w:r>
              <w:rPr>
                <w:color w:val="000000"/>
              </w:rPr>
              <w:t>Intercept</w:t>
            </w:r>
          </w:p>
        </w:tc>
        <w:tc>
          <w:tcPr>
            <w:tcW w:w="1077"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055BCA">
        <w:trPr>
          <w:trHeight w:val="320"/>
        </w:trPr>
        <w:tc>
          <w:tcPr>
            <w:tcW w:w="3686" w:type="dxa"/>
            <w:noWrap/>
            <w:hideMark/>
          </w:tcPr>
          <w:p w14:paraId="14C8CB29" w14:textId="77777777" w:rsidR="00EB4F90" w:rsidRDefault="00EB4F90" w:rsidP="00EB4F90">
            <w:pPr>
              <w:rPr>
                <w:color w:val="000000"/>
              </w:rPr>
            </w:pPr>
            <w:r>
              <w:rPr>
                <w:color w:val="000000"/>
              </w:rPr>
              <w:t>Kelp nereo</w:t>
            </w:r>
          </w:p>
        </w:tc>
        <w:tc>
          <w:tcPr>
            <w:tcW w:w="1077"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055BCA">
        <w:trPr>
          <w:trHeight w:val="320"/>
        </w:trPr>
        <w:tc>
          <w:tcPr>
            <w:tcW w:w="3686" w:type="dxa"/>
            <w:noWrap/>
            <w:hideMark/>
          </w:tcPr>
          <w:p w14:paraId="1FADCFA1" w14:textId="77777777" w:rsidR="00EB4F90" w:rsidRDefault="00EB4F90" w:rsidP="00EB4F90">
            <w:pPr>
              <w:rPr>
                <w:color w:val="000000"/>
              </w:rPr>
            </w:pPr>
            <w:r>
              <w:rPr>
                <w:color w:val="000000"/>
              </w:rPr>
              <w:t>Kelp none</w:t>
            </w:r>
          </w:p>
        </w:tc>
        <w:tc>
          <w:tcPr>
            <w:tcW w:w="1077"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055BCA">
        <w:trPr>
          <w:trHeight w:val="320"/>
        </w:trPr>
        <w:tc>
          <w:tcPr>
            <w:tcW w:w="3686" w:type="dxa"/>
            <w:noWrap/>
            <w:hideMark/>
          </w:tcPr>
          <w:p w14:paraId="71EA6791" w14:textId="77777777" w:rsidR="00EB4F90" w:rsidRDefault="00EB4F90" w:rsidP="00EB4F90">
            <w:pPr>
              <w:rPr>
                <w:color w:val="000000"/>
              </w:rPr>
            </w:pPr>
            <w:r>
              <w:rPr>
                <w:color w:val="000000"/>
              </w:rPr>
              <w:t>Kelp biomass</w:t>
            </w:r>
          </w:p>
        </w:tc>
        <w:tc>
          <w:tcPr>
            <w:tcW w:w="1077"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055BCA">
        <w:trPr>
          <w:trHeight w:val="320"/>
        </w:trPr>
        <w:tc>
          <w:tcPr>
            <w:tcW w:w="3686" w:type="dxa"/>
            <w:noWrap/>
            <w:hideMark/>
          </w:tcPr>
          <w:p w14:paraId="60D80230" w14:textId="77777777" w:rsidR="00EB4F90" w:rsidRDefault="00EB4F90" w:rsidP="00EB4F90">
            <w:pPr>
              <w:rPr>
                <w:color w:val="000000"/>
              </w:rPr>
            </w:pPr>
            <w:r>
              <w:rPr>
                <w:color w:val="000000"/>
              </w:rPr>
              <w:t>Tide exchange</w:t>
            </w:r>
          </w:p>
        </w:tc>
        <w:tc>
          <w:tcPr>
            <w:tcW w:w="1077"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055BCA">
        <w:trPr>
          <w:trHeight w:val="320"/>
        </w:trPr>
        <w:tc>
          <w:tcPr>
            <w:tcW w:w="3686" w:type="dxa"/>
            <w:noWrap/>
            <w:hideMark/>
          </w:tcPr>
          <w:p w14:paraId="6238B242" w14:textId="77777777" w:rsidR="00EB4F90" w:rsidRDefault="00EB4F90" w:rsidP="00EB4F90">
            <w:pPr>
              <w:rPr>
                <w:color w:val="000000"/>
              </w:rPr>
            </w:pPr>
            <w:r>
              <w:rPr>
                <w:color w:val="000000"/>
              </w:rPr>
              <w:t>Animal biomass</w:t>
            </w:r>
          </w:p>
        </w:tc>
        <w:tc>
          <w:tcPr>
            <w:tcW w:w="1077"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055BCA">
        <w:trPr>
          <w:trHeight w:val="320"/>
        </w:trPr>
        <w:tc>
          <w:tcPr>
            <w:tcW w:w="3686" w:type="dxa"/>
            <w:noWrap/>
            <w:hideMark/>
          </w:tcPr>
          <w:p w14:paraId="6CD3134E" w14:textId="77777777" w:rsidR="00EB4F90" w:rsidRDefault="00EB4F90" w:rsidP="00EB4F90">
            <w:pPr>
              <w:rPr>
                <w:color w:val="000000"/>
              </w:rPr>
            </w:pPr>
            <w:r>
              <w:rPr>
                <w:color w:val="000000"/>
              </w:rPr>
              <w:t>Biodiversity</w:t>
            </w:r>
          </w:p>
        </w:tc>
        <w:tc>
          <w:tcPr>
            <w:tcW w:w="1077"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055BCA">
        <w:trPr>
          <w:trHeight w:val="320"/>
        </w:trPr>
        <w:tc>
          <w:tcPr>
            <w:tcW w:w="3686" w:type="dxa"/>
            <w:noWrap/>
            <w:hideMark/>
          </w:tcPr>
          <w:p w14:paraId="12A291D8" w14:textId="77777777" w:rsidR="00EB4F90" w:rsidRDefault="00EB4F90" w:rsidP="00EB4F90">
            <w:pPr>
              <w:rPr>
                <w:color w:val="000000"/>
              </w:rPr>
            </w:pPr>
            <w:r>
              <w:rPr>
                <w:color w:val="000000"/>
              </w:rPr>
              <w:t>Depth</w:t>
            </w:r>
          </w:p>
        </w:tc>
        <w:tc>
          <w:tcPr>
            <w:tcW w:w="1077"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055BCA">
        <w:trPr>
          <w:trHeight w:val="320"/>
        </w:trPr>
        <w:tc>
          <w:tcPr>
            <w:tcW w:w="3686" w:type="dxa"/>
            <w:noWrap/>
            <w:hideMark/>
          </w:tcPr>
          <w:p w14:paraId="2910EBB9" w14:textId="77777777" w:rsidR="00EB4F90" w:rsidRDefault="00EB4F90" w:rsidP="00EB4F90">
            <w:pPr>
              <w:rPr>
                <w:color w:val="000000"/>
              </w:rPr>
            </w:pPr>
            <w:r>
              <w:rPr>
                <w:color w:val="000000"/>
              </w:rPr>
              <w:t>Kelp:tide</w:t>
            </w:r>
          </w:p>
        </w:tc>
        <w:tc>
          <w:tcPr>
            <w:tcW w:w="1077"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055BCA">
        <w:trPr>
          <w:trHeight w:val="320"/>
        </w:trPr>
        <w:tc>
          <w:tcPr>
            <w:tcW w:w="3686" w:type="dxa"/>
            <w:noWrap/>
            <w:hideMark/>
          </w:tcPr>
          <w:p w14:paraId="726EA69D" w14:textId="77777777" w:rsidR="00EB4F90" w:rsidRDefault="00EB4F90" w:rsidP="00EB4F90">
            <w:pPr>
              <w:rPr>
                <w:color w:val="000000"/>
              </w:rPr>
            </w:pPr>
            <w:r>
              <w:rPr>
                <w:color w:val="000000"/>
              </w:rPr>
              <w:t>Kelp:animals</w:t>
            </w:r>
          </w:p>
        </w:tc>
        <w:tc>
          <w:tcPr>
            <w:tcW w:w="1077"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055BCA">
        <w:trPr>
          <w:trHeight w:val="320"/>
        </w:trPr>
        <w:tc>
          <w:tcPr>
            <w:tcW w:w="3686" w:type="dxa"/>
            <w:noWrap/>
            <w:hideMark/>
          </w:tcPr>
          <w:p w14:paraId="3C10BD07" w14:textId="77777777" w:rsidR="00EB4F90" w:rsidRDefault="00EB4F90" w:rsidP="00EB4F90">
            <w:pPr>
              <w:rPr>
                <w:color w:val="000000"/>
              </w:rPr>
            </w:pPr>
            <w:r>
              <w:rPr>
                <w:color w:val="000000"/>
              </w:rPr>
              <w:t>Tide:animals</w:t>
            </w:r>
          </w:p>
        </w:tc>
        <w:tc>
          <w:tcPr>
            <w:tcW w:w="1077"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8266" w:type="dxa"/>
        <w:tblLook w:val="04A0" w:firstRow="1" w:lastRow="0" w:firstColumn="1" w:lastColumn="0" w:noHBand="0" w:noVBand="1"/>
      </w:tblPr>
      <w:tblGrid>
        <w:gridCol w:w="3686"/>
        <w:gridCol w:w="1247"/>
        <w:gridCol w:w="1507"/>
        <w:gridCol w:w="1093"/>
        <w:gridCol w:w="1300"/>
      </w:tblGrid>
      <w:tr w:rsidR="00EB4F90" w:rsidRPr="00EB4F90" w14:paraId="55715B09"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4296ABF8" w14:textId="3766A493" w:rsidR="00EB4F90" w:rsidRPr="00EB4F90" w:rsidRDefault="00EB4F90" w:rsidP="00EB4F90">
            <w:pPr>
              <w:rPr>
                <w:b/>
                <w:bCs/>
              </w:rPr>
            </w:pPr>
            <w:r w:rsidRPr="00EB4F90">
              <w:rPr>
                <w:b/>
                <w:bCs/>
              </w:rPr>
              <w:t>Embiotocidae</w:t>
            </w:r>
            <w:r w:rsidR="00055BCA">
              <w:rPr>
                <w:b/>
                <w:bCs/>
              </w:rPr>
              <w:t xml:space="preserve"> </w:t>
            </w:r>
            <w:r w:rsidR="00055BCA" w:rsidRPr="002C77C5">
              <w:t>(R</w:t>
            </w:r>
            <w:r w:rsidR="00055BCA" w:rsidRPr="002C77C5">
              <w:rPr>
                <w:vertAlign w:val="superscript"/>
              </w:rPr>
              <w:t>2</w:t>
            </w:r>
            <w:r w:rsidR="00055BCA" w:rsidRPr="002C77C5">
              <w:t xml:space="preserve"> = 0.88)</w:t>
            </w:r>
          </w:p>
        </w:tc>
        <w:tc>
          <w:tcPr>
            <w:tcW w:w="68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055BCA">
        <w:trPr>
          <w:trHeight w:val="320"/>
        </w:trPr>
        <w:tc>
          <w:tcPr>
            <w:tcW w:w="3686" w:type="dxa"/>
            <w:noWrap/>
            <w:hideMark/>
          </w:tcPr>
          <w:p w14:paraId="78BE4135" w14:textId="77777777" w:rsidR="00EB4F90" w:rsidRDefault="00EB4F90" w:rsidP="00EB4F90">
            <w:pPr>
              <w:rPr>
                <w:color w:val="000000"/>
              </w:rPr>
            </w:pPr>
            <w:r>
              <w:rPr>
                <w:color w:val="000000"/>
              </w:rPr>
              <w:t>Intercept</w:t>
            </w:r>
          </w:p>
        </w:tc>
        <w:tc>
          <w:tcPr>
            <w:tcW w:w="68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055BCA">
        <w:trPr>
          <w:trHeight w:val="320"/>
        </w:trPr>
        <w:tc>
          <w:tcPr>
            <w:tcW w:w="3686" w:type="dxa"/>
            <w:noWrap/>
            <w:hideMark/>
          </w:tcPr>
          <w:p w14:paraId="6FB41AFF" w14:textId="77777777" w:rsidR="00EB4F90" w:rsidRDefault="00EB4F90" w:rsidP="00EB4F90">
            <w:pPr>
              <w:rPr>
                <w:color w:val="000000"/>
              </w:rPr>
            </w:pPr>
            <w:r>
              <w:rPr>
                <w:color w:val="000000"/>
              </w:rPr>
              <w:t>Kelp nereo</w:t>
            </w:r>
          </w:p>
        </w:tc>
        <w:tc>
          <w:tcPr>
            <w:tcW w:w="68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055BCA">
        <w:trPr>
          <w:trHeight w:val="320"/>
        </w:trPr>
        <w:tc>
          <w:tcPr>
            <w:tcW w:w="3686" w:type="dxa"/>
            <w:noWrap/>
            <w:hideMark/>
          </w:tcPr>
          <w:p w14:paraId="67D284FC" w14:textId="77777777" w:rsidR="00EB4F90" w:rsidRDefault="00EB4F90" w:rsidP="00EB4F90">
            <w:pPr>
              <w:rPr>
                <w:color w:val="000000"/>
              </w:rPr>
            </w:pPr>
            <w:r>
              <w:rPr>
                <w:color w:val="000000"/>
              </w:rPr>
              <w:t>Kelp none</w:t>
            </w:r>
          </w:p>
        </w:tc>
        <w:tc>
          <w:tcPr>
            <w:tcW w:w="68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055BCA">
        <w:trPr>
          <w:trHeight w:val="320"/>
        </w:trPr>
        <w:tc>
          <w:tcPr>
            <w:tcW w:w="3686" w:type="dxa"/>
            <w:noWrap/>
            <w:hideMark/>
          </w:tcPr>
          <w:p w14:paraId="2824BCDF" w14:textId="77777777" w:rsidR="00EB4F90" w:rsidRDefault="00EB4F90" w:rsidP="00EB4F90">
            <w:pPr>
              <w:rPr>
                <w:color w:val="000000"/>
              </w:rPr>
            </w:pPr>
            <w:r>
              <w:rPr>
                <w:color w:val="000000"/>
              </w:rPr>
              <w:t>Kelp biomass</w:t>
            </w:r>
          </w:p>
        </w:tc>
        <w:tc>
          <w:tcPr>
            <w:tcW w:w="68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055BCA">
        <w:trPr>
          <w:trHeight w:val="320"/>
        </w:trPr>
        <w:tc>
          <w:tcPr>
            <w:tcW w:w="3686" w:type="dxa"/>
            <w:noWrap/>
            <w:hideMark/>
          </w:tcPr>
          <w:p w14:paraId="35914752" w14:textId="77777777" w:rsidR="00EB4F90" w:rsidRDefault="00EB4F90" w:rsidP="00EB4F90">
            <w:pPr>
              <w:rPr>
                <w:color w:val="000000"/>
              </w:rPr>
            </w:pPr>
            <w:r>
              <w:rPr>
                <w:color w:val="000000"/>
              </w:rPr>
              <w:t>Tide exchange</w:t>
            </w:r>
          </w:p>
        </w:tc>
        <w:tc>
          <w:tcPr>
            <w:tcW w:w="68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055BCA">
        <w:trPr>
          <w:trHeight w:val="320"/>
        </w:trPr>
        <w:tc>
          <w:tcPr>
            <w:tcW w:w="3686" w:type="dxa"/>
            <w:noWrap/>
            <w:hideMark/>
          </w:tcPr>
          <w:p w14:paraId="038FD755" w14:textId="77777777" w:rsidR="00EB4F90" w:rsidRDefault="00EB4F90" w:rsidP="00EB4F90">
            <w:pPr>
              <w:rPr>
                <w:color w:val="000000"/>
              </w:rPr>
            </w:pPr>
            <w:r>
              <w:rPr>
                <w:color w:val="000000"/>
              </w:rPr>
              <w:t>Animal biomass</w:t>
            </w:r>
          </w:p>
        </w:tc>
        <w:tc>
          <w:tcPr>
            <w:tcW w:w="68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055BCA">
        <w:trPr>
          <w:trHeight w:val="320"/>
        </w:trPr>
        <w:tc>
          <w:tcPr>
            <w:tcW w:w="3686" w:type="dxa"/>
            <w:noWrap/>
            <w:hideMark/>
          </w:tcPr>
          <w:p w14:paraId="2C874136" w14:textId="77777777" w:rsidR="00EB4F90" w:rsidRDefault="00EB4F90" w:rsidP="00EB4F90">
            <w:pPr>
              <w:rPr>
                <w:color w:val="000000"/>
              </w:rPr>
            </w:pPr>
            <w:r>
              <w:rPr>
                <w:color w:val="000000"/>
              </w:rPr>
              <w:t>Biodiversity</w:t>
            </w:r>
          </w:p>
        </w:tc>
        <w:tc>
          <w:tcPr>
            <w:tcW w:w="68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055BCA">
        <w:trPr>
          <w:trHeight w:val="320"/>
        </w:trPr>
        <w:tc>
          <w:tcPr>
            <w:tcW w:w="3686" w:type="dxa"/>
            <w:noWrap/>
            <w:hideMark/>
          </w:tcPr>
          <w:p w14:paraId="37832CAE" w14:textId="77777777" w:rsidR="00EB4F90" w:rsidRDefault="00EB4F90" w:rsidP="00EB4F90">
            <w:pPr>
              <w:rPr>
                <w:color w:val="000000"/>
              </w:rPr>
            </w:pPr>
            <w:r>
              <w:rPr>
                <w:color w:val="000000"/>
              </w:rPr>
              <w:t>Depth</w:t>
            </w:r>
          </w:p>
        </w:tc>
        <w:tc>
          <w:tcPr>
            <w:tcW w:w="68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055BCA">
        <w:trPr>
          <w:trHeight w:val="320"/>
        </w:trPr>
        <w:tc>
          <w:tcPr>
            <w:tcW w:w="3686" w:type="dxa"/>
            <w:noWrap/>
            <w:hideMark/>
          </w:tcPr>
          <w:p w14:paraId="45EEDB5E" w14:textId="77777777" w:rsidR="00EB4F90" w:rsidRDefault="00EB4F90" w:rsidP="00EB4F90">
            <w:pPr>
              <w:rPr>
                <w:color w:val="000000"/>
              </w:rPr>
            </w:pPr>
            <w:r>
              <w:rPr>
                <w:color w:val="000000"/>
              </w:rPr>
              <w:t>Kelp:tide</w:t>
            </w:r>
          </w:p>
        </w:tc>
        <w:tc>
          <w:tcPr>
            <w:tcW w:w="68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055BCA">
        <w:trPr>
          <w:trHeight w:val="320"/>
        </w:trPr>
        <w:tc>
          <w:tcPr>
            <w:tcW w:w="3686" w:type="dxa"/>
            <w:noWrap/>
            <w:hideMark/>
          </w:tcPr>
          <w:p w14:paraId="758524A0" w14:textId="77777777" w:rsidR="00EB4F90" w:rsidRDefault="00EB4F90" w:rsidP="00EB4F90">
            <w:pPr>
              <w:rPr>
                <w:color w:val="000000"/>
              </w:rPr>
            </w:pPr>
            <w:r>
              <w:rPr>
                <w:color w:val="000000"/>
              </w:rPr>
              <w:t>Kelp:animals</w:t>
            </w:r>
          </w:p>
        </w:tc>
        <w:tc>
          <w:tcPr>
            <w:tcW w:w="68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055BCA">
        <w:trPr>
          <w:trHeight w:val="320"/>
        </w:trPr>
        <w:tc>
          <w:tcPr>
            <w:tcW w:w="3686" w:type="dxa"/>
            <w:noWrap/>
            <w:hideMark/>
          </w:tcPr>
          <w:p w14:paraId="2244001C" w14:textId="77777777" w:rsidR="00EB4F90" w:rsidRDefault="00EB4F90" w:rsidP="00EB4F90">
            <w:pPr>
              <w:rPr>
                <w:color w:val="000000"/>
              </w:rPr>
            </w:pPr>
            <w:r>
              <w:rPr>
                <w:color w:val="000000"/>
              </w:rPr>
              <w:t>Tide:animals</w:t>
            </w:r>
          </w:p>
        </w:tc>
        <w:tc>
          <w:tcPr>
            <w:tcW w:w="68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4C7AA854" w14:textId="63958695" w:rsidR="00275834" w:rsidRPr="00EB4F90" w:rsidRDefault="00275834" w:rsidP="00EB4F90">
      <w:pPr>
        <w:rPr>
          <w:rFonts w:ascii="Monaco" w:hAnsi="Monaco" w:cs="Courier New"/>
          <w:color w:val="000000"/>
          <w:sz w:val="18"/>
          <w:szCs w:val="18"/>
        </w:rPr>
      </w:pPr>
    </w:p>
    <w:p w14:paraId="1F8184A0" w14:textId="77777777" w:rsidR="00055BCA" w:rsidRDefault="00055BCA">
      <w:r>
        <w:br w:type="page"/>
      </w:r>
    </w:p>
    <w:tbl>
      <w:tblPr>
        <w:tblStyle w:val="Nikola"/>
        <w:tblW w:w="8833" w:type="dxa"/>
        <w:tblLook w:val="04A0" w:firstRow="1" w:lastRow="0" w:firstColumn="1" w:lastColumn="0" w:noHBand="0" w:noVBand="1"/>
      </w:tblPr>
      <w:tblGrid>
        <w:gridCol w:w="3686"/>
        <w:gridCol w:w="1247"/>
        <w:gridCol w:w="1507"/>
        <w:gridCol w:w="1093"/>
        <w:gridCol w:w="1300"/>
      </w:tblGrid>
      <w:tr w:rsidR="00EB4F90" w:rsidRPr="00EB4F90" w14:paraId="5A6B4302" w14:textId="77777777" w:rsidTr="00055BCA">
        <w:trPr>
          <w:cnfStyle w:val="100000000000" w:firstRow="1" w:lastRow="0" w:firstColumn="0" w:lastColumn="0" w:oddVBand="0" w:evenVBand="0" w:oddHBand="0" w:evenHBand="0" w:firstRowFirstColumn="0" w:firstRowLastColumn="0" w:lastRowFirstColumn="0" w:lastRowLastColumn="0"/>
          <w:trHeight w:val="320"/>
        </w:trPr>
        <w:tc>
          <w:tcPr>
            <w:tcW w:w="3686" w:type="dxa"/>
            <w:noWrap/>
            <w:hideMark/>
          </w:tcPr>
          <w:p w14:paraId="665BB90A" w14:textId="250081D5" w:rsidR="00EB4F90" w:rsidRPr="00EB4F90" w:rsidRDefault="00EB4F90" w:rsidP="00EB4F90">
            <w:pPr>
              <w:rPr>
                <w:b/>
                <w:bCs/>
              </w:rPr>
            </w:pPr>
            <w:r w:rsidRPr="00EB4F90">
              <w:rPr>
                <w:b/>
                <w:bCs/>
              </w:rPr>
              <w:lastRenderedPageBreak/>
              <w:t>Asteriidae</w:t>
            </w:r>
            <w:r w:rsidR="00055BCA">
              <w:rPr>
                <w:b/>
                <w:bCs/>
              </w:rPr>
              <w:t xml:space="preserve"> </w:t>
            </w:r>
            <w:r w:rsidR="00055BCA" w:rsidRPr="002C77C5">
              <w:t>(R</w:t>
            </w:r>
            <w:r w:rsidR="00055BCA" w:rsidRPr="002C77C5">
              <w:rPr>
                <w:vertAlign w:val="superscript"/>
              </w:rPr>
              <w:t>2</w:t>
            </w:r>
            <w:r w:rsidR="00055BCA" w:rsidRPr="002C77C5">
              <w:t xml:space="preserve"> = 0.88)</w:t>
            </w:r>
          </w:p>
        </w:tc>
        <w:tc>
          <w:tcPr>
            <w:tcW w:w="1247"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055BCA">
        <w:trPr>
          <w:trHeight w:val="320"/>
        </w:trPr>
        <w:tc>
          <w:tcPr>
            <w:tcW w:w="3686" w:type="dxa"/>
            <w:noWrap/>
            <w:hideMark/>
          </w:tcPr>
          <w:p w14:paraId="5FF68AE7" w14:textId="77777777" w:rsidR="00EB4F90" w:rsidRDefault="00EB4F90" w:rsidP="00EB4F90">
            <w:pPr>
              <w:rPr>
                <w:color w:val="000000"/>
              </w:rPr>
            </w:pPr>
            <w:r>
              <w:rPr>
                <w:color w:val="000000"/>
              </w:rPr>
              <w:t>Intercept</w:t>
            </w:r>
          </w:p>
        </w:tc>
        <w:tc>
          <w:tcPr>
            <w:tcW w:w="1247"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055BCA">
        <w:trPr>
          <w:trHeight w:val="320"/>
        </w:trPr>
        <w:tc>
          <w:tcPr>
            <w:tcW w:w="3686" w:type="dxa"/>
            <w:noWrap/>
            <w:hideMark/>
          </w:tcPr>
          <w:p w14:paraId="2DADB6E7" w14:textId="77777777" w:rsidR="00EB4F90" w:rsidRDefault="00EB4F90" w:rsidP="00EB4F90">
            <w:pPr>
              <w:rPr>
                <w:color w:val="000000"/>
              </w:rPr>
            </w:pPr>
            <w:r>
              <w:rPr>
                <w:color w:val="000000"/>
              </w:rPr>
              <w:t>Kelp nereo</w:t>
            </w:r>
          </w:p>
        </w:tc>
        <w:tc>
          <w:tcPr>
            <w:tcW w:w="1247"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055BCA">
        <w:trPr>
          <w:trHeight w:val="320"/>
        </w:trPr>
        <w:tc>
          <w:tcPr>
            <w:tcW w:w="3686" w:type="dxa"/>
            <w:noWrap/>
            <w:hideMark/>
          </w:tcPr>
          <w:p w14:paraId="63E142F2" w14:textId="77777777" w:rsidR="00EB4F90" w:rsidRDefault="00EB4F90" w:rsidP="00EB4F90">
            <w:pPr>
              <w:rPr>
                <w:color w:val="000000"/>
              </w:rPr>
            </w:pPr>
            <w:r>
              <w:rPr>
                <w:color w:val="000000"/>
              </w:rPr>
              <w:t>Kelp none</w:t>
            </w:r>
          </w:p>
        </w:tc>
        <w:tc>
          <w:tcPr>
            <w:tcW w:w="1247"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055BCA">
        <w:trPr>
          <w:trHeight w:val="320"/>
        </w:trPr>
        <w:tc>
          <w:tcPr>
            <w:tcW w:w="3686" w:type="dxa"/>
            <w:noWrap/>
            <w:hideMark/>
          </w:tcPr>
          <w:p w14:paraId="540B05C2" w14:textId="77777777" w:rsidR="00EB4F90" w:rsidRDefault="00EB4F90" w:rsidP="00EB4F90">
            <w:pPr>
              <w:rPr>
                <w:color w:val="000000"/>
              </w:rPr>
            </w:pPr>
            <w:r>
              <w:rPr>
                <w:color w:val="000000"/>
              </w:rPr>
              <w:t>Kelp biomass</w:t>
            </w:r>
          </w:p>
        </w:tc>
        <w:tc>
          <w:tcPr>
            <w:tcW w:w="1247"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055BCA">
        <w:trPr>
          <w:trHeight w:val="320"/>
        </w:trPr>
        <w:tc>
          <w:tcPr>
            <w:tcW w:w="3686" w:type="dxa"/>
            <w:noWrap/>
            <w:hideMark/>
          </w:tcPr>
          <w:p w14:paraId="555D86B9" w14:textId="77777777" w:rsidR="00EB4F90" w:rsidRDefault="00EB4F90" w:rsidP="00EB4F90">
            <w:pPr>
              <w:rPr>
                <w:color w:val="000000"/>
              </w:rPr>
            </w:pPr>
            <w:r>
              <w:rPr>
                <w:color w:val="000000"/>
              </w:rPr>
              <w:t>Tide exchange</w:t>
            </w:r>
          </w:p>
        </w:tc>
        <w:tc>
          <w:tcPr>
            <w:tcW w:w="1247"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055BCA">
        <w:trPr>
          <w:trHeight w:val="320"/>
        </w:trPr>
        <w:tc>
          <w:tcPr>
            <w:tcW w:w="3686" w:type="dxa"/>
            <w:noWrap/>
            <w:hideMark/>
          </w:tcPr>
          <w:p w14:paraId="0448248B" w14:textId="77777777" w:rsidR="00EB4F90" w:rsidRDefault="00EB4F90" w:rsidP="00EB4F90">
            <w:pPr>
              <w:rPr>
                <w:color w:val="000000"/>
              </w:rPr>
            </w:pPr>
            <w:r>
              <w:rPr>
                <w:color w:val="000000"/>
              </w:rPr>
              <w:t>Animal biomass</w:t>
            </w:r>
          </w:p>
        </w:tc>
        <w:tc>
          <w:tcPr>
            <w:tcW w:w="1247"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055BCA">
        <w:trPr>
          <w:trHeight w:val="320"/>
        </w:trPr>
        <w:tc>
          <w:tcPr>
            <w:tcW w:w="3686" w:type="dxa"/>
            <w:noWrap/>
            <w:hideMark/>
          </w:tcPr>
          <w:p w14:paraId="1CA85F91" w14:textId="77777777" w:rsidR="00EB4F90" w:rsidRDefault="00EB4F90" w:rsidP="00EB4F90">
            <w:pPr>
              <w:rPr>
                <w:color w:val="000000"/>
              </w:rPr>
            </w:pPr>
            <w:r>
              <w:rPr>
                <w:color w:val="000000"/>
              </w:rPr>
              <w:t>Biodiversity</w:t>
            </w:r>
          </w:p>
        </w:tc>
        <w:tc>
          <w:tcPr>
            <w:tcW w:w="1247"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055BCA">
        <w:trPr>
          <w:trHeight w:val="320"/>
        </w:trPr>
        <w:tc>
          <w:tcPr>
            <w:tcW w:w="3686" w:type="dxa"/>
            <w:noWrap/>
            <w:hideMark/>
          </w:tcPr>
          <w:p w14:paraId="54002A34" w14:textId="77777777" w:rsidR="00EB4F90" w:rsidRDefault="00EB4F90" w:rsidP="00EB4F90">
            <w:pPr>
              <w:rPr>
                <w:color w:val="000000"/>
              </w:rPr>
            </w:pPr>
            <w:r>
              <w:rPr>
                <w:color w:val="000000"/>
              </w:rPr>
              <w:t>Depth</w:t>
            </w:r>
          </w:p>
        </w:tc>
        <w:tc>
          <w:tcPr>
            <w:tcW w:w="1247"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055BCA">
        <w:trPr>
          <w:trHeight w:val="320"/>
        </w:trPr>
        <w:tc>
          <w:tcPr>
            <w:tcW w:w="3686" w:type="dxa"/>
            <w:noWrap/>
            <w:hideMark/>
          </w:tcPr>
          <w:p w14:paraId="0FFD6A45" w14:textId="77777777" w:rsidR="00EB4F90" w:rsidRDefault="00EB4F90" w:rsidP="00EB4F90">
            <w:pPr>
              <w:rPr>
                <w:color w:val="000000"/>
              </w:rPr>
            </w:pPr>
            <w:r>
              <w:rPr>
                <w:color w:val="000000"/>
              </w:rPr>
              <w:t>Kelp:tide</w:t>
            </w:r>
          </w:p>
        </w:tc>
        <w:tc>
          <w:tcPr>
            <w:tcW w:w="1247"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055BCA">
        <w:trPr>
          <w:trHeight w:val="320"/>
        </w:trPr>
        <w:tc>
          <w:tcPr>
            <w:tcW w:w="3686" w:type="dxa"/>
            <w:noWrap/>
            <w:hideMark/>
          </w:tcPr>
          <w:p w14:paraId="69A8C611" w14:textId="77777777" w:rsidR="00EB4F90" w:rsidRDefault="00EB4F90" w:rsidP="00EB4F90">
            <w:pPr>
              <w:rPr>
                <w:color w:val="000000"/>
              </w:rPr>
            </w:pPr>
            <w:r>
              <w:rPr>
                <w:color w:val="000000"/>
              </w:rPr>
              <w:t>Kelp:animals</w:t>
            </w:r>
          </w:p>
        </w:tc>
        <w:tc>
          <w:tcPr>
            <w:tcW w:w="1247"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055BCA">
        <w:trPr>
          <w:trHeight w:val="320"/>
        </w:trPr>
        <w:tc>
          <w:tcPr>
            <w:tcW w:w="3686" w:type="dxa"/>
            <w:noWrap/>
            <w:hideMark/>
          </w:tcPr>
          <w:p w14:paraId="05C09813" w14:textId="77777777" w:rsidR="00EB4F90" w:rsidRDefault="00EB4F90" w:rsidP="00EB4F90">
            <w:pPr>
              <w:rPr>
                <w:color w:val="000000"/>
              </w:rPr>
            </w:pPr>
            <w:r>
              <w:rPr>
                <w:color w:val="000000"/>
              </w:rPr>
              <w:t>Tide:animals</w:t>
            </w:r>
          </w:p>
        </w:tc>
        <w:tc>
          <w:tcPr>
            <w:tcW w:w="1247"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6D2DE4D5" w14:textId="18FDB66A" w:rsidR="00792779" w:rsidRPr="00C27264" w:rsidRDefault="00DB42F5">
      <w:r>
        <w:br w:type="page"/>
      </w:r>
    </w:p>
    <w:p w14:paraId="367153FB" w14:textId="58526D09" w:rsidR="00263F14" w:rsidRPr="00263F14" w:rsidRDefault="00263F14" w:rsidP="00EB3BC7">
      <w:pPr>
        <w:spacing w:line="480" w:lineRule="auto"/>
        <w:rPr>
          <w:b/>
        </w:rPr>
      </w:pPr>
      <w:commentRangeStart w:id="26"/>
      <w:commentRangeStart w:id="27"/>
      <w:commentRangeStart w:id="28"/>
      <w:commentRangeStart w:id="29"/>
      <w:r w:rsidRPr="00263F14">
        <w:rPr>
          <w:b/>
        </w:rPr>
        <w:lastRenderedPageBreak/>
        <w:t>References</w:t>
      </w:r>
      <w:commentRangeEnd w:id="26"/>
      <w:r w:rsidR="00081881">
        <w:rPr>
          <w:rStyle w:val="CommentReference"/>
        </w:rPr>
        <w:commentReference w:id="26"/>
      </w:r>
      <w:commentRangeEnd w:id="27"/>
      <w:commentRangeEnd w:id="29"/>
      <w:r w:rsidR="006D16BE">
        <w:rPr>
          <w:rStyle w:val="CommentReference"/>
        </w:rPr>
        <w:commentReference w:id="29"/>
      </w:r>
      <w:r w:rsidR="00B307D5">
        <w:rPr>
          <w:rStyle w:val="CommentReference"/>
        </w:rPr>
        <w:commentReference w:id="27"/>
      </w:r>
      <w:commentRangeEnd w:id="28"/>
      <w:r w:rsidR="00CD7474">
        <w:rPr>
          <w:rStyle w:val="CommentReference"/>
        </w:rPr>
        <w:commentReference w:id="28"/>
      </w:r>
    </w:p>
    <w:p w14:paraId="301F1B33" w14:textId="77777777" w:rsidR="002E1F14" w:rsidRPr="002E1F14" w:rsidRDefault="00EC101B" w:rsidP="002E1F14">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2E1F14" w:rsidRPr="002E1F14">
        <w:rPr>
          <w:lang w:val="en-US"/>
        </w:rPr>
        <w:t>Allgeier, J.E., Burkepile, D.E., Layman, C.A., 2017. Animal pee in the sea: consumer-mediated nutrient dynamics in the world’s changing oceans. Glob Change Biol 23, 2166–2178. https://doi.org/10.1111/gcb.13625</w:t>
      </w:r>
    </w:p>
    <w:p w14:paraId="346338D6" w14:textId="77777777" w:rsidR="002E1F14" w:rsidRPr="002E1F14" w:rsidRDefault="002E1F14" w:rsidP="002E1F14">
      <w:pPr>
        <w:pStyle w:val="Bibliography"/>
        <w:rPr>
          <w:lang w:val="en-US"/>
        </w:rPr>
      </w:pPr>
      <w:r w:rsidRPr="002E1F14">
        <w:rPr>
          <w:lang w:val="en-US"/>
        </w:rPr>
        <w:t>Allgeier, J.E., Yeager, L.A., Layman, C.A., 2013. Consumers regulate nutrient limitation regimes and primary production in seagrass ecosystems. Ecology 94, 521–529. https://doi.org/10.1890/12-1122.1</w:t>
      </w:r>
    </w:p>
    <w:p w14:paraId="5D884441" w14:textId="77777777" w:rsidR="002E1F14" w:rsidRPr="002E1F14" w:rsidRDefault="002E1F14" w:rsidP="002E1F14">
      <w:pPr>
        <w:pStyle w:val="Bibliography"/>
        <w:rPr>
          <w:lang w:val="en-US"/>
        </w:rPr>
      </w:pPr>
      <w:r w:rsidRPr="002E1F14">
        <w:rPr>
          <w:lang w:val="en-US"/>
        </w:rPr>
        <w:t>Aquilino, K.M., Bracken, M.E.S., Faubel, M.N., Stachowicz, J.J., 2009. Local-scale nutrient regeneration facilitates seaweed growth on wave-exposed rocky shores in an upwelling system. Limnol Oceanogr 54, 309–317. https://doi.org/10.4319/lo.2009.54.1.0309</w:t>
      </w:r>
    </w:p>
    <w:p w14:paraId="4FAF5BA3" w14:textId="77777777" w:rsidR="002E1F14" w:rsidRPr="002E1F14" w:rsidRDefault="002E1F14" w:rsidP="002E1F14">
      <w:pPr>
        <w:pStyle w:val="Bibliography"/>
        <w:rPr>
          <w:lang w:val="en-US"/>
        </w:rPr>
      </w:pPr>
      <w:r w:rsidRPr="002E1F14">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155B56E2" w14:textId="77777777" w:rsidR="002E1F14" w:rsidRPr="002E1F14" w:rsidRDefault="002E1F14" w:rsidP="002E1F14">
      <w:pPr>
        <w:pStyle w:val="Bibliography"/>
        <w:rPr>
          <w:lang w:val="en-US"/>
        </w:rPr>
      </w:pPr>
      <w:r w:rsidRPr="002E1F14">
        <w:rPr>
          <w:lang w:val="en-US"/>
        </w:rPr>
        <w:t>Arzul, G., 2001. Effect of marine animal excretions on differential growth of phytoplankton species. ICES Journal of Marine Science 58, 386–390. https://doi.org/10.1006/jmsc.2000.1038</w:t>
      </w:r>
    </w:p>
    <w:p w14:paraId="6C20C755" w14:textId="77777777" w:rsidR="002E1F14" w:rsidRPr="002E1F14" w:rsidRDefault="002E1F14" w:rsidP="002E1F14">
      <w:pPr>
        <w:pStyle w:val="Bibliography"/>
        <w:rPr>
          <w:lang w:val="en-US"/>
        </w:rPr>
      </w:pPr>
      <w:r w:rsidRPr="002E1F14">
        <w:rPr>
          <w:lang w:val="en-US"/>
        </w:rPr>
        <w:t>Attridge, C.M., Cox, K.D., Maher, B., Gross, S., Lim, E.G., Kattler, K.R., Côté, I.M., 2024. Studying Kelp Forests of Today to Forecast Ecosystems of the Future. Fisheries 49, 181–187. https://doi.org/10.1002/fsh.11065</w:t>
      </w:r>
    </w:p>
    <w:p w14:paraId="408C00AA" w14:textId="77777777" w:rsidR="002E1F14" w:rsidRPr="002E1F14" w:rsidRDefault="002E1F14" w:rsidP="002E1F14">
      <w:pPr>
        <w:pStyle w:val="Bibliography"/>
        <w:rPr>
          <w:lang w:val="en-US"/>
        </w:rPr>
      </w:pPr>
      <w:r w:rsidRPr="002E1F14">
        <w:rPr>
          <w:lang w:val="en-US"/>
        </w:rPr>
        <w:t>Benkwitt, C.E., Wilson, S.K., Graham, N.A.J., 2019. Seabird nutrient subsidies alter patterns of algal abundance and fish biomass on coral reefs following a bleaching event. Glob Change Biol 25, 2619–2632. https://doi.org/10.1111/gcb.14643</w:t>
      </w:r>
    </w:p>
    <w:p w14:paraId="56024C1A" w14:textId="77777777" w:rsidR="002E1F14" w:rsidRPr="002E1F14" w:rsidRDefault="002E1F14" w:rsidP="002E1F14">
      <w:pPr>
        <w:pStyle w:val="Bibliography"/>
        <w:rPr>
          <w:lang w:val="en-US"/>
        </w:rPr>
      </w:pPr>
      <w:r w:rsidRPr="002E1F14">
        <w:rPr>
          <w:lang w:val="en-US"/>
        </w:rPr>
        <w:t>Bracken, M.E.S., 2004. Invertebrate-mediated nutrient loading increases growth of an intertidal macroalga. J Phycol 40, 1032–1041. https://doi.org/10.1111/j.1529-8817.2004.03106.x</w:t>
      </w:r>
    </w:p>
    <w:p w14:paraId="312E7330" w14:textId="77777777" w:rsidR="002E1F14" w:rsidRPr="002E1F14" w:rsidRDefault="002E1F14" w:rsidP="002E1F14">
      <w:pPr>
        <w:pStyle w:val="Bibliography"/>
        <w:rPr>
          <w:lang w:val="en-US"/>
        </w:rPr>
      </w:pPr>
      <w:r w:rsidRPr="002E1F14">
        <w:rPr>
          <w:lang w:val="en-US"/>
        </w:rPr>
        <w:t>Bray, R.N., Miller, A.C., Johnson, S., Krause, P.R., Robertson, D.L., Westcott, A.M., 1988. Ammonium excretion by macroinvertebrates and fishes on a subtidal rocky reef in southern California. Marine Biology 100, 21–30. https://doi.org/10.1007/BF00392951</w:t>
      </w:r>
    </w:p>
    <w:p w14:paraId="5E05C7EF" w14:textId="77777777" w:rsidR="002E1F14" w:rsidRPr="002E1F14" w:rsidRDefault="002E1F14" w:rsidP="002E1F14">
      <w:pPr>
        <w:pStyle w:val="Bibliography"/>
        <w:rPr>
          <w:lang w:val="en-US"/>
        </w:rPr>
      </w:pPr>
      <w:r w:rsidRPr="002E1F14">
        <w:rPr>
          <w:lang w:val="en-US"/>
        </w:rPr>
        <w:t>Broitman, B.R., Navarrete, S.A., Smith, F., Gaines, S.D., 2001. Geographic variation of southeastern Pacific intertidal communities. Marine Ecology Progress Series 224, 21–34. https://doi.org/10.3354/meps224021</w:t>
      </w:r>
    </w:p>
    <w:p w14:paraId="1ED41150" w14:textId="77777777" w:rsidR="002E1F14" w:rsidRPr="002E1F14" w:rsidRDefault="002E1F14" w:rsidP="002E1F14">
      <w:pPr>
        <w:pStyle w:val="Bibliography"/>
        <w:rPr>
          <w:lang w:val="en-US"/>
        </w:rPr>
      </w:pPr>
      <w:r w:rsidRPr="002E1F14">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48A8FCB5" w14:textId="77777777" w:rsidR="002E1F14" w:rsidRPr="002E1F14" w:rsidRDefault="002E1F14" w:rsidP="002E1F14">
      <w:pPr>
        <w:pStyle w:val="Bibliography"/>
        <w:rPr>
          <w:lang w:val="en-US"/>
        </w:rPr>
      </w:pPr>
      <w:r w:rsidRPr="002E1F14">
        <w:rPr>
          <w:lang w:val="en-US"/>
        </w:rPr>
        <w:t>Brzezinksi, M., Reed, D., Harrer, S., Rassweiler, A., Melack, J., Goodridge, B., Dugan, J., 2013. Multiple sources and forms of nitrogen sustain year-round kelp growth on the inner continental shelf of the Santa Barbara Channel. Oceanog 26, 114–123. https://doi.org/10.5670/oceanog.2013.53</w:t>
      </w:r>
    </w:p>
    <w:p w14:paraId="15F39302" w14:textId="77777777" w:rsidR="002E1F14" w:rsidRPr="002E1F14" w:rsidRDefault="002E1F14" w:rsidP="002E1F14">
      <w:pPr>
        <w:pStyle w:val="Bibliography"/>
        <w:rPr>
          <w:lang w:val="en-US"/>
        </w:rPr>
      </w:pPr>
      <w:r w:rsidRPr="002E1F14">
        <w:rPr>
          <w:lang w:val="en-US"/>
        </w:rPr>
        <w:t>Cedeno, T.H., Brzezinski, M.A., Miller, R.J., Reed, D.C., 2021. An evaluation of surge uptake capability in the giant kelp (Macrocystis pyrifera) in response to pulses of three different forms of nitrogen. Mar Biol 168, 166. https://doi.org/10.1007/s00227-021-03975-z</w:t>
      </w:r>
    </w:p>
    <w:p w14:paraId="3C5B72BE" w14:textId="77777777" w:rsidR="002E1F14" w:rsidRPr="002E1F14" w:rsidRDefault="002E1F14" w:rsidP="002E1F14">
      <w:pPr>
        <w:pStyle w:val="Bibliography"/>
        <w:rPr>
          <w:lang w:val="en-US"/>
        </w:rPr>
      </w:pPr>
      <w:r w:rsidRPr="002E1F14">
        <w:rPr>
          <w:lang w:val="en-US"/>
        </w:rPr>
        <w:t>Dayton, P.K., Tegner, M.J., Edwards, P.B., Riser, K.L., 1999. Temporal and Spatial Scales of Kelp Demography: The Role of Oceanographic Climate. Ecological Monographs 69, 219–250. https://doi.org/10.1890/0012-9615(1999)069[0219:TASSOK]2.0.CO;2</w:t>
      </w:r>
    </w:p>
    <w:p w14:paraId="1B4DB3A6" w14:textId="77777777" w:rsidR="002E1F14" w:rsidRPr="002E1F14" w:rsidRDefault="002E1F14" w:rsidP="002E1F14">
      <w:pPr>
        <w:pStyle w:val="Bibliography"/>
        <w:rPr>
          <w:lang w:val="en-US"/>
        </w:rPr>
      </w:pPr>
      <w:r w:rsidRPr="002E1F14">
        <w:rPr>
          <w:lang w:val="en-US"/>
        </w:rPr>
        <w:lastRenderedPageBreak/>
        <w:t>Doughty, C.E., Roman, J., Faurby, S., Wolf, A., Haque, A., Bakker, E.S., Malhi, Y., Dunning, J.B., Svenning, J.-C., 2016. Global nutrient transport in a world of giants. Proceedings of the National Academy of Sciences 113, 868–873. https://doi.org/10.1073/pnas.1502549112</w:t>
      </w:r>
    </w:p>
    <w:p w14:paraId="0EF1ABDE" w14:textId="77777777" w:rsidR="002E1F14" w:rsidRPr="002E1F14" w:rsidRDefault="002E1F14" w:rsidP="002E1F14">
      <w:pPr>
        <w:pStyle w:val="Bibliography"/>
        <w:rPr>
          <w:lang w:val="en-US"/>
        </w:rPr>
      </w:pPr>
      <w:r w:rsidRPr="002E1F14">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685B1ED7" w14:textId="77777777" w:rsidR="002E1F14" w:rsidRPr="002E1F14" w:rsidRDefault="002E1F14" w:rsidP="002E1F14">
      <w:pPr>
        <w:pStyle w:val="Bibliography"/>
        <w:rPr>
          <w:lang w:val="en-US"/>
        </w:rPr>
      </w:pPr>
      <w:r w:rsidRPr="002E1F14">
        <w:rPr>
          <w:lang w:val="en-US"/>
        </w:rPr>
        <w:t>Edgar, G., Stuart-Smith, R., 2009. Ecological effects of marine protected areas on rocky reef communities—a continental-scale analysis. Mar. Ecol. Prog. Ser. 388, 51–62. https://doi.org/10.3354/meps08149</w:t>
      </w:r>
    </w:p>
    <w:p w14:paraId="0ABB0AFB" w14:textId="77777777" w:rsidR="002E1F14" w:rsidRPr="002E1F14" w:rsidRDefault="002E1F14" w:rsidP="002E1F14">
      <w:pPr>
        <w:pStyle w:val="Bibliography"/>
        <w:rPr>
          <w:lang w:val="en-US"/>
        </w:rPr>
      </w:pPr>
      <w:r w:rsidRPr="002E1F14">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44A0EFBD" w14:textId="77777777" w:rsidR="002E1F14" w:rsidRPr="002E1F14" w:rsidRDefault="002E1F14" w:rsidP="002E1F14">
      <w:pPr>
        <w:pStyle w:val="Bibliography"/>
        <w:rPr>
          <w:lang w:val="en-US"/>
        </w:rPr>
      </w:pPr>
      <w:r w:rsidRPr="002E1F14">
        <w:rPr>
          <w:lang w:val="en-US"/>
        </w:rPr>
        <w:t>Francis, F.T., Côté, I.M., 2018. Fish movement drives spatial and temporal patterns of nutrient provisioning on coral reef patches. Ecosphere 9, e02225. https://doi.org/10.1002/ecs2.2225</w:t>
      </w:r>
    </w:p>
    <w:p w14:paraId="6D19F41C" w14:textId="77777777" w:rsidR="002E1F14" w:rsidRPr="002E1F14" w:rsidRDefault="002E1F14" w:rsidP="002E1F14">
      <w:pPr>
        <w:pStyle w:val="Bibliography"/>
        <w:rPr>
          <w:lang w:val="en-US"/>
        </w:rPr>
      </w:pPr>
      <w:r w:rsidRPr="002E1F14">
        <w:rPr>
          <w:lang w:val="en-US"/>
        </w:rPr>
        <w:t>Froese, R., Thorson, J.T., Reyes Jr, R.B., 2014. A Bayesian approach for estimating length-weight relationships in fishes. Journal of Applied Ichthyology 30, 78–85. https://doi.org/10.1111/jai.12299</w:t>
      </w:r>
    </w:p>
    <w:p w14:paraId="17B6B6D5" w14:textId="77777777" w:rsidR="002E1F14" w:rsidRPr="002E1F14" w:rsidRDefault="002E1F14" w:rsidP="002E1F14">
      <w:pPr>
        <w:pStyle w:val="Bibliography"/>
        <w:rPr>
          <w:lang w:val="en-US"/>
        </w:rPr>
      </w:pPr>
      <w:r w:rsidRPr="002E1F14">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90C8FE" w14:textId="77777777" w:rsidR="002E1F14" w:rsidRPr="002E1F14" w:rsidRDefault="002E1F14" w:rsidP="002E1F14">
      <w:pPr>
        <w:pStyle w:val="Bibliography"/>
        <w:rPr>
          <w:lang w:val="en-US"/>
        </w:rPr>
      </w:pPr>
      <w:r w:rsidRPr="002E1F14">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687B9A47" w14:textId="77777777" w:rsidR="002E1F14" w:rsidRPr="002E1F14" w:rsidRDefault="002E1F14" w:rsidP="002E1F14">
      <w:pPr>
        <w:pStyle w:val="Bibliography"/>
        <w:rPr>
          <w:lang w:val="en-US"/>
        </w:rPr>
      </w:pPr>
      <w:r w:rsidRPr="002E1F14">
        <w:rPr>
          <w:lang w:val="en-US"/>
        </w:rPr>
        <w:t>Hartig, F., 2022. DHARMa: Residual Diagnostics for Hierarchical (Multi-Level / Mixed) Regression Models. R package version 0.4.6.</w:t>
      </w:r>
    </w:p>
    <w:p w14:paraId="68DA861C" w14:textId="77777777" w:rsidR="002E1F14" w:rsidRPr="002E1F14" w:rsidRDefault="002E1F14" w:rsidP="002E1F14">
      <w:pPr>
        <w:pStyle w:val="Bibliography"/>
        <w:rPr>
          <w:lang w:val="en-US"/>
        </w:rPr>
      </w:pPr>
      <w:r w:rsidRPr="002E1F14">
        <w:rPr>
          <w:lang w:val="en-US"/>
        </w:rPr>
        <w:t>Holbrook, S.J., Brooks, A.J., Schmitt, R.J., Stewart, H.L., 2008. Effects of sheltering fish on growth of their host corals. Mar Biol 155, 521–530. https://doi.org/10.1007/s00227-008-1051-7</w:t>
      </w:r>
    </w:p>
    <w:p w14:paraId="2257C4BA" w14:textId="77777777" w:rsidR="002E1F14" w:rsidRPr="002E1F14" w:rsidRDefault="002E1F14" w:rsidP="002E1F14">
      <w:pPr>
        <w:pStyle w:val="Bibliography"/>
        <w:rPr>
          <w:lang w:val="en-US"/>
        </w:rPr>
      </w:pPr>
      <w:r w:rsidRPr="002E1F14">
        <w:rPr>
          <w:lang w:val="en-US"/>
        </w:rPr>
        <w:t>Holmes, R.M., Aminot, A., Kerouel, R., Hooker, B.A., Peterson, B.J., 1999. A simple and precise method for measuring ammonium in marine and freshwater ecosystems. Canadian Journal of Fisheries and Aquatic Sciences 56, 1801–1808. https://doi.org/10.1139/f99-128</w:t>
      </w:r>
    </w:p>
    <w:p w14:paraId="1C22E445" w14:textId="77777777" w:rsidR="002E1F14" w:rsidRPr="002E1F14" w:rsidRDefault="002E1F14" w:rsidP="002E1F14">
      <w:pPr>
        <w:pStyle w:val="Bibliography"/>
        <w:rPr>
          <w:lang w:val="en-US"/>
        </w:rPr>
      </w:pPr>
      <w:r w:rsidRPr="002E1F14">
        <w:rPr>
          <w:lang w:val="en-US"/>
        </w:rPr>
        <w:t xml:space="preserve">Hurd, C.L., Durante, K.M., Harrison, P.J., 2000. Influence of bryozoan colonization on the physiology of the kelp Macrocystis integrifolia (Laminariales, Phaeophyta) from </w:t>
      </w:r>
      <w:r w:rsidRPr="002E1F14">
        <w:rPr>
          <w:lang w:val="en-US"/>
        </w:rPr>
        <w:lastRenderedPageBreak/>
        <w:t>nitrogen-rich and -poor sites in Barkley Sound, British Columbia, Canada. Phycologia 39, 435–440. https://doi.org/10.2216/i0031-8884-39-5-435.1</w:t>
      </w:r>
    </w:p>
    <w:p w14:paraId="019BF699" w14:textId="77777777" w:rsidR="002E1F14" w:rsidRPr="002E1F14" w:rsidRDefault="002E1F14" w:rsidP="002E1F14">
      <w:pPr>
        <w:pStyle w:val="Bibliography"/>
        <w:rPr>
          <w:lang w:val="en-US"/>
        </w:rPr>
      </w:pPr>
      <w:r w:rsidRPr="002E1F14">
        <w:rPr>
          <w:lang w:val="en-US"/>
        </w:rPr>
        <w:t>Jackson, G.A., Winant, C.D., 1983. Effect of a kelp forest on coastal currents. Continental Shelf Research 2, 75–80. https://doi.org/10.1016/0278-4343(83)90023-7</w:t>
      </w:r>
    </w:p>
    <w:p w14:paraId="575002A7" w14:textId="77777777" w:rsidR="002E1F14" w:rsidRPr="002E1F14" w:rsidRDefault="002E1F14" w:rsidP="002E1F14">
      <w:pPr>
        <w:pStyle w:val="Bibliography"/>
        <w:rPr>
          <w:lang w:val="en-US"/>
        </w:rPr>
      </w:pPr>
      <w:r w:rsidRPr="002E1F14">
        <w:rPr>
          <w:lang w:val="en-US"/>
        </w:rPr>
        <w:t>Layman, C.A., Allgeier, J.E., Montaña, C.G., 2016. Mechanistic evidence of enhanced production on artificial reefs: A case study in a Bahamian seagrass ecosystem. Ecol Eng 95, 574–579. https://doi.org/10.1016/j.ecoleng.2016.06.109</w:t>
      </w:r>
    </w:p>
    <w:p w14:paraId="3382ADEA" w14:textId="77777777" w:rsidR="002E1F14" w:rsidRPr="002E1F14" w:rsidRDefault="002E1F14" w:rsidP="002E1F14">
      <w:pPr>
        <w:pStyle w:val="Bibliography"/>
        <w:rPr>
          <w:lang w:val="en-US"/>
        </w:rPr>
      </w:pPr>
      <w:r w:rsidRPr="002E1F14">
        <w:rPr>
          <w:lang w:val="en-US"/>
        </w:rPr>
        <w:t>Lees, L.E., Jordan, S.N.Z., Bracken, M.E.S., 2024. Kelps may compensate for low nitrate availability by using regenerated forms of nitrogen, including urea and ammonium. Journal of Phycology 60, 768–777. https://doi.org/10.1111/jpy.13459</w:t>
      </w:r>
    </w:p>
    <w:p w14:paraId="3756C8DE" w14:textId="77777777" w:rsidR="002E1F14" w:rsidRPr="002E1F14" w:rsidRDefault="002E1F14" w:rsidP="002E1F14">
      <w:pPr>
        <w:pStyle w:val="Bibliography"/>
        <w:rPr>
          <w:lang w:val="en-US"/>
        </w:rPr>
      </w:pPr>
      <w:r w:rsidRPr="002E1F14">
        <w:rPr>
          <w:lang w:val="en-US"/>
        </w:rPr>
        <w:t>Leibold, M.A., 1991. Biodiversity and nutrient enrichment in pond plankton communities. Evol. Ecol. Res 1, 73–95.</w:t>
      </w:r>
    </w:p>
    <w:p w14:paraId="1764C4D8" w14:textId="77777777" w:rsidR="002E1F14" w:rsidRPr="002E1F14" w:rsidRDefault="002E1F14" w:rsidP="002E1F14">
      <w:pPr>
        <w:pStyle w:val="Bibliography"/>
        <w:rPr>
          <w:lang w:val="en-US"/>
        </w:rPr>
      </w:pPr>
      <w:r w:rsidRPr="002E1F14">
        <w:rPr>
          <w:lang w:val="en-US"/>
        </w:rPr>
        <w:t>Lobban, C.S., Harrison, P.J., 1994. Seaweed Ecology and Physiology. Cambridge University Press.</w:t>
      </w:r>
    </w:p>
    <w:p w14:paraId="0FE03DEE" w14:textId="77777777" w:rsidR="002E1F14" w:rsidRPr="002E1F14" w:rsidRDefault="002E1F14" w:rsidP="002E1F14">
      <w:pPr>
        <w:pStyle w:val="Bibliography"/>
        <w:rPr>
          <w:lang w:val="en-US"/>
        </w:rPr>
      </w:pPr>
      <w:r w:rsidRPr="002E1F14">
        <w:rPr>
          <w:lang w:val="en-US"/>
        </w:rPr>
        <w:t>Lønborg, C., Müller, M., Butler, E.C.V., Jiang, S., Ooi, S.K., Trinh, D.H., Wong, P.Y., Ali, S.M., Cui, C., Siong, W.B., Yando, E.S., Friess, D.A., Rosentreter, J.A., Eyre, B.D., Martin, P., 2021. Nutrient cycling in tropical and temperate coastal waters: Is latitude making a difference? Estuarine, Coastal and Shelf Science 262, 107571. https://doi.org/10.1016/j.ecss.2021.107571</w:t>
      </w:r>
    </w:p>
    <w:p w14:paraId="28B4946D" w14:textId="77777777" w:rsidR="002E1F14" w:rsidRPr="002E1F14" w:rsidRDefault="002E1F14" w:rsidP="002E1F14">
      <w:pPr>
        <w:pStyle w:val="Bibliography"/>
        <w:rPr>
          <w:lang w:val="en-US"/>
        </w:rPr>
      </w:pPr>
      <w:r w:rsidRPr="002E1F14">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32AEDF95" w14:textId="77777777" w:rsidR="002E1F14" w:rsidRPr="002E1F14" w:rsidRDefault="002E1F14" w:rsidP="002E1F14">
      <w:pPr>
        <w:pStyle w:val="Bibliography"/>
        <w:rPr>
          <w:lang w:val="en-US"/>
        </w:rPr>
      </w:pPr>
      <w:r w:rsidRPr="002E1F14">
        <w:rPr>
          <w:lang w:val="en-US"/>
        </w:rPr>
        <w:t>MacIsaac, J.J., Dugdale, R.C., 1972. Interactions of light and inorganic nitrogen in controlling nitrogen uptake in the sea. Deep Sea Research and Oceanographic Abstracts 19, 209–232. https://doi.org/10.1016/0011-7471(72)90032-0</w:t>
      </w:r>
    </w:p>
    <w:p w14:paraId="79C423A1" w14:textId="77777777" w:rsidR="002E1F14" w:rsidRPr="002E1F14" w:rsidRDefault="002E1F14" w:rsidP="002E1F14">
      <w:pPr>
        <w:pStyle w:val="Bibliography"/>
        <w:rPr>
          <w:lang w:val="en-US"/>
        </w:rPr>
      </w:pPr>
      <w:r w:rsidRPr="002E1F14">
        <w:rPr>
          <w:lang w:val="en-US"/>
        </w:rPr>
        <w:t>MacIsaac, J.J., Dugdale, R.C., 1969. The kinetics of nitrate and ammonia uptake by natural populations of marine phytoplankton. Deep Sea Research and Oceanographic Abstracts 16, 45–57. https://doi.org/10.1016/0011-7471(69)90049-7</w:t>
      </w:r>
    </w:p>
    <w:p w14:paraId="7497C2C8" w14:textId="77777777" w:rsidR="002E1F14" w:rsidRPr="002E1F14" w:rsidRDefault="002E1F14" w:rsidP="002E1F14">
      <w:pPr>
        <w:pStyle w:val="Bibliography"/>
        <w:rPr>
          <w:lang w:val="en-US"/>
        </w:rPr>
      </w:pPr>
      <w:r w:rsidRPr="002E1F14">
        <w:rPr>
          <w:lang w:val="en-US"/>
        </w:rPr>
        <w:t>McInturf, A.G., Pollack, L., Yang, L.H., Spiegel, O., 2019. Vectors with autonomy: what distinguishes animal-mediated nutrient transport from abiotic vectors? Biological Reviews 94, 1761–1773. https://doi.org/10.1111/brv.12525</w:t>
      </w:r>
    </w:p>
    <w:p w14:paraId="7D18770D" w14:textId="77777777" w:rsidR="002E1F14" w:rsidRPr="002E1F14" w:rsidRDefault="002E1F14" w:rsidP="002E1F14">
      <w:pPr>
        <w:pStyle w:val="Bibliography"/>
        <w:rPr>
          <w:lang w:val="en-US"/>
        </w:rPr>
      </w:pPr>
      <w:r w:rsidRPr="002E1F14">
        <w:rPr>
          <w:lang w:val="en-US"/>
        </w:rPr>
        <w:t>Menge, B.A., 1992. Community Regulation: Under What Conditions Are Bottom-Up Factors Important on Rocky Shores? Ecology 73, 755–765. https://doi.org/10.2307/1940155</w:t>
      </w:r>
    </w:p>
    <w:p w14:paraId="2E9C2C6E" w14:textId="77777777" w:rsidR="002E1F14" w:rsidRPr="002E1F14" w:rsidRDefault="002E1F14" w:rsidP="002E1F14">
      <w:pPr>
        <w:pStyle w:val="Bibliography"/>
        <w:rPr>
          <w:lang w:val="en-US"/>
        </w:rPr>
      </w:pPr>
      <w:r w:rsidRPr="002E1F14">
        <w:rPr>
          <w:lang w:val="en-US"/>
        </w:rPr>
        <w:t>Menge, B.A., Daley, B.A., Wheeler, P.A., Dahlhoff, E., Sanford, E., Strub, P.T., 1997. Benthic–pelagic links and rocky intertidal communities: Bottom-up effects on top-down control? Proceedings of the National Academy of Sciences 94, 14530–14535. https://doi.org/10.1073/pnas.94.26.14530</w:t>
      </w:r>
    </w:p>
    <w:p w14:paraId="3861316F" w14:textId="77777777" w:rsidR="002E1F14" w:rsidRPr="002E1F14" w:rsidRDefault="002E1F14" w:rsidP="002E1F14">
      <w:pPr>
        <w:pStyle w:val="Bibliography"/>
        <w:rPr>
          <w:lang w:val="en-US"/>
        </w:rPr>
      </w:pPr>
      <w:r w:rsidRPr="002E1F14">
        <w:rPr>
          <w:lang w:val="en-US"/>
        </w:rPr>
        <w:t>Meyer, J.L., Schultz, E.T., 1985. Migrating haemulid fishes as a source of nutrients and organic matter on coral reefs. Limnol Oceanogr 30, 146–156.</w:t>
      </w:r>
    </w:p>
    <w:p w14:paraId="03B22F04" w14:textId="77777777" w:rsidR="002E1F14" w:rsidRPr="002E1F14" w:rsidRDefault="002E1F14" w:rsidP="002E1F14">
      <w:pPr>
        <w:pStyle w:val="Bibliography"/>
        <w:rPr>
          <w:lang w:val="en-US"/>
        </w:rPr>
      </w:pPr>
      <w:r w:rsidRPr="002E1F14">
        <w:rPr>
          <w:lang w:val="en-US"/>
        </w:rPr>
        <w:t>Meyer, J.L., Schultz, E.T., Helfman, G.S., 1983. Fish schools: An asset to corals. Science 220, 1047–1049. https://doi.org/10.1126/science.220.4601.1047</w:t>
      </w:r>
    </w:p>
    <w:p w14:paraId="65C26F10" w14:textId="77777777" w:rsidR="002E1F14" w:rsidRPr="002E1F14" w:rsidRDefault="002E1F14" w:rsidP="002E1F14">
      <w:pPr>
        <w:pStyle w:val="Bibliography"/>
        <w:rPr>
          <w:lang w:val="en-US"/>
        </w:rPr>
      </w:pPr>
      <w:r w:rsidRPr="002E1F14">
        <w:rPr>
          <w:lang w:val="en-US"/>
        </w:rPr>
        <w:t xml:space="preserve">Müller, J., Brandl, R., Brändle, M., Förster, B., de Araujo, B.C., Gossner, M.M., Ladas, A., Wagner, M., Maraun, M., Schall, P., Schmidt, S., Heurich, M., Thorn, S., Seibold, S., 2018. LiDAR-derived canopy structure supports the more-individuals hypothesis for </w:t>
      </w:r>
      <w:r w:rsidRPr="002E1F14">
        <w:rPr>
          <w:lang w:val="en-US"/>
        </w:rPr>
        <w:lastRenderedPageBreak/>
        <w:t>arthropod diversity in temperate forests. Oikos 127, 814–824. https://doi.org/10.1111/oik.04972</w:t>
      </w:r>
    </w:p>
    <w:p w14:paraId="6F2BA502" w14:textId="77777777" w:rsidR="002E1F14" w:rsidRPr="002E1F14" w:rsidRDefault="002E1F14" w:rsidP="002E1F14">
      <w:pPr>
        <w:pStyle w:val="Bibliography"/>
        <w:rPr>
          <w:lang w:val="en-US"/>
        </w:rPr>
      </w:pPr>
      <w:r w:rsidRPr="002E1F14">
        <w:rPr>
          <w:lang w:val="en-US"/>
        </w:rPr>
        <w:t>Murie, K.A., Bourdeau, P.E., 2020. Fragmented kelp forest canopies retain their ability to alter local seawater chemistry. Sci Rep 10, 11939. https://doi.org/10.1038/s41598-020-68841-2</w:t>
      </w:r>
    </w:p>
    <w:p w14:paraId="786622A7" w14:textId="77777777" w:rsidR="002E1F14" w:rsidRPr="002E1F14" w:rsidRDefault="002E1F14" w:rsidP="002E1F14">
      <w:pPr>
        <w:pStyle w:val="Bibliography"/>
        <w:rPr>
          <w:lang w:val="en-US"/>
        </w:rPr>
      </w:pPr>
      <w:r w:rsidRPr="002E1F14">
        <w:rPr>
          <w:lang w:val="en-US"/>
        </w:rPr>
        <w:t>Nielsen, K.J., Navarrete, S.A., 2004. Mesoscale regulation comes from the bottom-up: intertidal interactions between consumers and upwelling. Ecology Letters 7, 31–41. https://doi.org/10.1046/j.1461-0248.2003.00542.x</w:t>
      </w:r>
    </w:p>
    <w:p w14:paraId="014C5449" w14:textId="77777777" w:rsidR="002E1F14" w:rsidRPr="002E1F14" w:rsidRDefault="002E1F14" w:rsidP="002E1F14">
      <w:pPr>
        <w:pStyle w:val="Bibliography"/>
        <w:rPr>
          <w:lang w:val="en-US"/>
        </w:rPr>
      </w:pPr>
      <w:r w:rsidRPr="002E1F14">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84A327C" w14:textId="77777777" w:rsidR="002E1F14" w:rsidRPr="002E1F14" w:rsidRDefault="002E1F14" w:rsidP="002E1F14">
      <w:pPr>
        <w:pStyle w:val="Bibliography"/>
        <w:rPr>
          <w:lang w:val="en-US"/>
        </w:rPr>
      </w:pPr>
      <w:r w:rsidRPr="002E1F14">
        <w:rPr>
          <w:lang w:val="en-US"/>
        </w:rPr>
        <w:t>Paine, R.T., 1986. Benthic community—water column coupling during the 1982-1983 El Niño. Are community changes at high latitudes attributable to cause or coincidence?1. Limnology and Oceanography 31, 351–360. https://doi.org/10.4319/lo.1986.31.2.0351</w:t>
      </w:r>
    </w:p>
    <w:p w14:paraId="017FA135" w14:textId="77777777" w:rsidR="002E1F14" w:rsidRPr="002E1F14" w:rsidRDefault="002E1F14" w:rsidP="002E1F14">
      <w:pPr>
        <w:pStyle w:val="Bibliography"/>
        <w:rPr>
          <w:lang w:val="en-US"/>
        </w:rPr>
      </w:pPr>
      <w:r w:rsidRPr="002E1F14">
        <w:rPr>
          <w:lang w:val="en-US"/>
        </w:rPr>
        <w:t>Pawlowicz, R., 2017. Seasonal cycles, hypoxia, and renewal in a coastal fjord (Barkley Sound, British Columbia). Atmosphere-Ocean 55, 264–283. https://doi.org/10.1080/07055900.2017.1374240</w:t>
      </w:r>
    </w:p>
    <w:p w14:paraId="18582B40" w14:textId="77777777" w:rsidR="002E1F14" w:rsidRPr="002E1F14" w:rsidRDefault="002E1F14" w:rsidP="002E1F14">
      <w:pPr>
        <w:pStyle w:val="Bibliography"/>
        <w:rPr>
          <w:lang w:val="en-US"/>
        </w:rPr>
      </w:pPr>
      <w:r w:rsidRPr="002E1F14">
        <w:rPr>
          <w:lang w:val="en-US"/>
        </w:rPr>
        <w:t>Pfister, C.A., Altabet, M.A., Post, D., 2014. Animal regeneration and microbial retention of nitrogen along coastal rocky shores. Ecology 95, 2803–2814. https://doi.org/10.1890/13-1825.1</w:t>
      </w:r>
    </w:p>
    <w:p w14:paraId="097FE430" w14:textId="77777777" w:rsidR="002E1F14" w:rsidRPr="002E1F14" w:rsidRDefault="002E1F14" w:rsidP="002E1F14">
      <w:pPr>
        <w:pStyle w:val="Bibliography"/>
        <w:rPr>
          <w:lang w:val="en-US"/>
        </w:rPr>
      </w:pPr>
      <w:r w:rsidRPr="002E1F14">
        <w:rPr>
          <w:lang w:val="en-US"/>
        </w:rPr>
        <w:t>Pfister, C.A., Altabet, M.A., Weigel, B.L., 2019. Kelp beds and their local effects on seawater chemistry, productivity, and microbial communities. Ecology 100, e02798. https://doi.org/10.1002/ecy.2798</w:t>
      </w:r>
    </w:p>
    <w:p w14:paraId="0A61AB51" w14:textId="77777777" w:rsidR="002E1F14" w:rsidRPr="002E1F14" w:rsidRDefault="002E1F14" w:rsidP="002E1F14">
      <w:pPr>
        <w:pStyle w:val="Bibliography"/>
        <w:rPr>
          <w:lang w:val="en-US"/>
        </w:rPr>
      </w:pPr>
      <w:r w:rsidRPr="002E1F14">
        <w:rPr>
          <w:lang w:val="en-US"/>
        </w:rPr>
        <w:t>Phillips, J.C., Hurd, C.L., 2004. Kinetics of nitrate, ammonium, and urea uptake by four intertidal seaweeds from New Zealand. J Phycol 40, 534–545. https://doi.org/10.1111/j.1529-8817.2004.03157.x</w:t>
      </w:r>
    </w:p>
    <w:p w14:paraId="5FF60227" w14:textId="77777777" w:rsidR="002E1F14" w:rsidRPr="002E1F14" w:rsidRDefault="002E1F14" w:rsidP="002E1F14">
      <w:pPr>
        <w:pStyle w:val="Bibliography"/>
        <w:rPr>
          <w:lang w:val="en-US"/>
        </w:rPr>
      </w:pPr>
      <w:r w:rsidRPr="002E1F14">
        <w:rPr>
          <w:lang w:val="en-US"/>
        </w:rPr>
        <w:t>Probyn, T.A., Chapman, A.R.O., 1983. Summer growth of Chordaria flagelliformis (O.F. Muell.) C. Ag.: Physiological strategies in a nutrient stressed environment. Journal of Experimental Marine Biology and Ecology 73, 243–271. https://doi.org/10.1016/0022-0981(83)90050-3</w:t>
      </w:r>
    </w:p>
    <w:p w14:paraId="7BBD6B71" w14:textId="77777777" w:rsidR="002E1F14" w:rsidRPr="002E1F14" w:rsidRDefault="002E1F14" w:rsidP="002E1F14">
      <w:pPr>
        <w:pStyle w:val="Bibliography"/>
        <w:rPr>
          <w:lang w:val="en-US"/>
        </w:rPr>
      </w:pPr>
      <w:r w:rsidRPr="002E1F14">
        <w:rPr>
          <w:lang w:val="en-US"/>
        </w:rPr>
        <w:t>R Core Team, 2019. R: A language and environment for statistical computing.</w:t>
      </w:r>
    </w:p>
    <w:p w14:paraId="2CCFCB68" w14:textId="77777777" w:rsidR="002E1F14" w:rsidRPr="002E1F14" w:rsidRDefault="002E1F14" w:rsidP="002E1F14">
      <w:pPr>
        <w:pStyle w:val="Bibliography"/>
        <w:rPr>
          <w:lang w:val="en-US"/>
        </w:rPr>
      </w:pPr>
      <w:r w:rsidRPr="002E1F14">
        <w:rPr>
          <w:lang w:val="en-US"/>
        </w:rPr>
        <w:t>Roman, J., McCarthy, J.J., 2010. The Whale Pump: Marine Mammals Enhance Primary Productivity in a Coastal Basin. PLoS ONE 5, e13255. https://doi.org/10.1371/journal.pone.0013255</w:t>
      </w:r>
    </w:p>
    <w:p w14:paraId="3ABB2A46" w14:textId="77777777" w:rsidR="002E1F14" w:rsidRPr="002E1F14" w:rsidRDefault="002E1F14" w:rsidP="002E1F14">
      <w:pPr>
        <w:pStyle w:val="Bibliography"/>
        <w:rPr>
          <w:lang w:val="en-US"/>
        </w:rPr>
      </w:pPr>
      <w:r w:rsidRPr="002E1F14">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3951A2EF" w14:textId="77777777" w:rsidR="002E1F14" w:rsidRPr="002E1F14" w:rsidRDefault="002E1F14" w:rsidP="002E1F14">
      <w:pPr>
        <w:pStyle w:val="Bibliography"/>
        <w:rPr>
          <w:lang w:val="en-US"/>
        </w:rPr>
      </w:pPr>
      <w:r w:rsidRPr="002E1F14">
        <w:rPr>
          <w:lang w:val="en-US"/>
        </w:rPr>
        <w:t>RStudio Team, 2016. RStudio: Integrated development for R.</w:t>
      </w:r>
    </w:p>
    <w:p w14:paraId="0BE48D0F" w14:textId="77777777" w:rsidR="002E1F14" w:rsidRPr="002E1F14" w:rsidRDefault="002E1F14" w:rsidP="002E1F14">
      <w:pPr>
        <w:pStyle w:val="Bibliography"/>
        <w:rPr>
          <w:lang w:val="en-US"/>
        </w:rPr>
      </w:pPr>
      <w:r w:rsidRPr="002E1F14">
        <w:rPr>
          <w:lang w:val="en-US"/>
        </w:rPr>
        <w:t>Sellers, A.J., Leung, B., Torchin, M.E., 2020. Global meta-analysis of how marine upwelling affects herbivory. Global Ecology and Biogeography 29, 370–383. https://doi.org/10.1111/geb.13023</w:t>
      </w:r>
    </w:p>
    <w:p w14:paraId="5A0430F2" w14:textId="77777777" w:rsidR="002E1F14" w:rsidRPr="002E1F14" w:rsidRDefault="002E1F14" w:rsidP="002E1F14">
      <w:pPr>
        <w:pStyle w:val="Bibliography"/>
        <w:rPr>
          <w:lang w:val="en-US"/>
        </w:rPr>
      </w:pPr>
      <w:r w:rsidRPr="002E1F14">
        <w:rPr>
          <w:lang w:val="en-US"/>
        </w:rPr>
        <w:lastRenderedPageBreak/>
        <w:t>Shantz, A.A., Ladd, M.C., Schrack, E., Burkepile, D.E., 2015. Fish-derived nutrient hotspots shape coral reef benthic communities. Ecological Applications 25, 2142–2152. https://doi.org/10.1890/14-2209.1</w:t>
      </w:r>
    </w:p>
    <w:p w14:paraId="6DD68C1A" w14:textId="77777777" w:rsidR="002E1F14" w:rsidRPr="002E1F14" w:rsidRDefault="002E1F14" w:rsidP="002E1F14">
      <w:pPr>
        <w:pStyle w:val="Bibliography"/>
        <w:rPr>
          <w:lang w:val="en-US"/>
        </w:rPr>
      </w:pPr>
      <w:r w:rsidRPr="002E1F14">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5AC9B9A1" w14:textId="77777777" w:rsidR="002E1F14" w:rsidRPr="002E1F14" w:rsidRDefault="002E1F14" w:rsidP="002E1F14">
      <w:pPr>
        <w:pStyle w:val="Bibliography"/>
        <w:rPr>
          <w:lang w:val="en-US"/>
        </w:rPr>
      </w:pPr>
      <w:r w:rsidRPr="002E1F14">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07E33CD1" w14:textId="77777777" w:rsidR="002E1F14" w:rsidRPr="002E1F14" w:rsidRDefault="002E1F14" w:rsidP="002E1F14">
      <w:pPr>
        <w:pStyle w:val="Bibliography"/>
        <w:rPr>
          <w:lang w:val="en-US"/>
        </w:rPr>
      </w:pPr>
      <w:r w:rsidRPr="002E1F14">
        <w:rPr>
          <w:lang w:val="en-US"/>
        </w:rPr>
        <w:t>Steneck, R.S., Graham, M.H., Bourque, B.J., Corbett, D., Erlandson, J.M., Estes, J.A., Tegner, M.J., 2002. Kelp forest ecosystems: biodiversity, stability, resilience and future. Environmental Conservation 29, 436–459. https://doi.org/10.1017/S0376892902000322</w:t>
      </w:r>
    </w:p>
    <w:p w14:paraId="33A0E3E9" w14:textId="77777777" w:rsidR="002E1F14" w:rsidRPr="002E1F14" w:rsidRDefault="002E1F14" w:rsidP="002E1F14">
      <w:pPr>
        <w:pStyle w:val="Bibliography"/>
        <w:rPr>
          <w:lang w:val="en-US"/>
        </w:rPr>
      </w:pPr>
      <w:r w:rsidRPr="002E1F14">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3E542E26" w14:textId="77777777" w:rsidR="002E1F14" w:rsidRPr="002E1F14" w:rsidRDefault="002E1F14" w:rsidP="002E1F14">
      <w:pPr>
        <w:pStyle w:val="Bibliography"/>
        <w:rPr>
          <w:lang w:val="en-US"/>
        </w:rPr>
      </w:pPr>
      <w:r w:rsidRPr="002E1F14">
        <w:rPr>
          <w:lang w:val="en-US"/>
        </w:rPr>
        <w:t>Tanasichuk, R., 1998. Interannual variations in the population biology and productivity of Euphausia pacifica in Barkley Sound, Canada, with special reference to the 1992 and 1993 warm ocean years. Mar. Ecol. Prog. Ser. 173, 163–180. https://doi.org/10.3354/meps173163</w:t>
      </w:r>
    </w:p>
    <w:p w14:paraId="3E7B2CBD" w14:textId="77777777" w:rsidR="002E1F14" w:rsidRPr="002E1F14" w:rsidRDefault="002E1F14" w:rsidP="002E1F14">
      <w:pPr>
        <w:pStyle w:val="Bibliography"/>
        <w:rPr>
          <w:lang w:val="en-US"/>
        </w:rPr>
      </w:pPr>
      <w:r w:rsidRPr="002E1F14">
        <w:rPr>
          <w:lang w:val="en-US"/>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16702CB3" w14:textId="77777777" w:rsidR="002E1F14" w:rsidRPr="002E1F14" w:rsidRDefault="002E1F14" w:rsidP="002E1F14">
      <w:pPr>
        <w:pStyle w:val="Bibliography"/>
        <w:rPr>
          <w:lang w:val="en-US"/>
        </w:rPr>
      </w:pPr>
      <w:r w:rsidRPr="002E1F14">
        <w:rPr>
          <w:lang w:val="en-US"/>
        </w:rPr>
        <w:t>Taylor, R., Rees, T.A.V., 1998. Excretory products of mobile epifauna as a nitrogen source for seaweeds. Limnol Oceanogr 43, 600–606. https://doi.org/10.4319/lo.1998.43.4.0600</w:t>
      </w:r>
    </w:p>
    <w:p w14:paraId="686F80ED" w14:textId="77777777" w:rsidR="002E1F14" w:rsidRPr="002E1F14" w:rsidRDefault="002E1F14" w:rsidP="002E1F14">
      <w:pPr>
        <w:pStyle w:val="Bibliography"/>
        <w:rPr>
          <w:lang w:val="en-US"/>
        </w:rPr>
      </w:pPr>
      <w:r w:rsidRPr="002E1F14">
        <w:rPr>
          <w:lang w:val="en-US"/>
        </w:rPr>
        <w:t>Tilman, G.D., 1984. Plant Dominance Along an Experimental Nutrient Gradient. Ecology 65, 1445–1453. https://doi.org/10.2307/1939125</w:t>
      </w:r>
    </w:p>
    <w:p w14:paraId="18B20341" w14:textId="77777777" w:rsidR="002E1F14" w:rsidRPr="002E1F14" w:rsidRDefault="002E1F14" w:rsidP="002E1F14">
      <w:pPr>
        <w:pStyle w:val="Bibliography"/>
        <w:rPr>
          <w:lang w:val="en-US"/>
        </w:rPr>
      </w:pPr>
      <w:r w:rsidRPr="002E1F14">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00339176" w14:textId="77777777" w:rsidR="002E1F14" w:rsidRPr="002E1F14" w:rsidRDefault="002E1F14" w:rsidP="002E1F14">
      <w:pPr>
        <w:pStyle w:val="Bibliography"/>
        <w:rPr>
          <w:lang w:val="en-US"/>
        </w:rPr>
      </w:pPr>
      <w:r w:rsidRPr="002E1F14">
        <w:rPr>
          <w:lang w:val="en-US"/>
        </w:rPr>
        <w:t>Uthicke, S., 2001. Nutrient regeneration by abundant coral reef holothurians. J. Exp. Mar. Biol. Ecol. 265, 153–170. https://doi.org/10.1016/S0022-0981(01)00329-X</w:t>
      </w:r>
    </w:p>
    <w:p w14:paraId="555FFBDC" w14:textId="77777777" w:rsidR="002E1F14" w:rsidRPr="002E1F14" w:rsidRDefault="002E1F14" w:rsidP="002E1F14">
      <w:pPr>
        <w:pStyle w:val="Bibliography"/>
        <w:rPr>
          <w:lang w:val="en-US"/>
        </w:rPr>
      </w:pPr>
      <w:r w:rsidRPr="002E1F14">
        <w:rPr>
          <w:lang w:val="en-US"/>
        </w:rPr>
        <w:t>Uthicke, S., Klumpp, D.W., 1998. Microphytobenthos community production at a near-shore coral reef: seasonal variation and response to ammonium recycled by holothurians. Mar Ecol Prog Ser 169, 1–11.</w:t>
      </w:r>
    </w:p>
    <w:p w14:paraId="5E4E1644" w14:textId="77777777" w:rsidR="002E1F14" w:rsidRPr="002E1F14" w:rsidRDefault="002E1F14" w:rsidP="002E1F14">
      <w:pPr>
        <w:pStyle w:val="Bibliography"/>
        <w:rPr>
          <w:lang w:val="en-US"/>
        </w:rPr>
      </w:pPr>
      <w:r w:rsidRPr="002E1F14">
        <w:rPr>
          <w:lang w:val="en-US"/>
        </w:rPr>
        <w:t>Vanni, M.J., 2002. Nutrient cycling by animals in freshwater ecosystems. Annu Rev Ecol Syst 33, 341–370. https://doi.org/10.1146/annurev.ecolsys.33.010802.150519</w:t>
      </w:r>
    </w:p>
    <w:p w14:paraId="74B913C7" w14:textId="77777777" w:rsidR="002E1F14" w:rsidRPr="002E1F14" w:rsidRDefault="002E1F14" w:rsidP="002E1F14">
      <w:pPr>
        <w:pStyle w:val="Bibliography"/>
        <w:rPr>
          <w:lang w:val="en-US"/>
        </w:rPr>
      </w:pPr>
      <w:r w:rsidRPr="002E1F14">
        <w:rPr>
          <w:lang w:val="en-US"/>
        </w:rPr>
        <w:t xml:space="preserve">Vinther, H.F., Holmer, M., 2008. Experimental test of biodeposition and ammonium excretion from blue mussels (Mytilus edulis) on eelgrass (Zostera marina) performance. Journal of </w:t>
      </w:r>
      <w:r w:rsidRPr="002E1F14">
        <w:rPr>
          <w:lang w:val="en-US"/>
        </w:rPr>
        <w:lastRenderedPageBreak/>
        <w:t>Experimental Marine Biology and Ecology 364, 72–79. https://doi.org/10.1016/j.jembe.2008.07.003</w:t>
      </w:r>
    </w:p>
    <w:p w14:paraId="7B38BAC4" w14:textId="77777777" w:rsidR="002E1F14" w:rsidRPr="002E1F14" w:rsidRDefault="002E1F14" w:rsidP="002E1F14">
      <w:pPr>
        <w:pStyle w:val="Bibliography"/>
        <w:rPr>
          <w:lang w:val="en-US"/>
        </w:rPr>
      </w:pPr>
      <w:r w:rsidRPr="002E1F14">
        <w:rPr>
          <w:lang w:val="en-US"/>
        </w:rPr>
        <w:t>West, E.J., Pitt, K.A., Welsh, D.T., Koop, K., Rissik, D., 2009. Top-down and bottom-up influences of jellyfish on primary productivity and planktonic assemblages. Limnol Oceanogr 54, 2058–2071. https://doi.org/10.4319/lo.2009.54.6.2058</w:t>
      </w:r>
    </w:p>
    <w:p w14:paraId="4A61EC9C" w14:textId="77777777" w:rsidR="002E1F14" w:rsidRPr="002E1F14" w:rsidRDefault="002E1F14" w:rsidP="002E1F14">
      <w:pPr>
        <w:pStyle w:val="Bibliography"/>
        <w:rPr>
          <w:lang w:val="en-US"/>
        </w:rPr>
      </w:pPr>
      <w:r w:rsidRPr="002E1F14">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9BEFCCE" w14:textId="77777777" w:rsidR="002E1F14" w:rsidRPr="002E1F14" w:rsidRDefault="002E1F14" w:rsidP="002E1F14">
      <w:pPr>
        <w:pStyle w:val="Bibliography"/>
        <w:rPr>
          <w:lang w:val="en-US"/>
        </w:rPr>
      </w:pPr>
      <w:r w:rsidRPr="002E1F14">
        <w:rPr>
          <w:lang w:val="en-US"/>
        </w:rPr>
        <w:t>Yee, D.A., Juliano, S.A., 2007. Abundance matters: a field experiment testing the more individuals hypothesis for richness–productivity relationships. Oecologia 153, 153–162. https://doi.org/10.1007/s00442-007-0707-1</w:t>
      </w:r>
    </w:p>
    <w:p w14:paraId="7AAB984A" w14:textId="51C6546C"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t>All data</w:t>
      </w:r>
      <w:r>
        <w:t>sets generated during the current study</w:t>
      </w:r>
      <w:r w:rsidRPr="005F1E8D">
        <w:t xml:space="preserve"> and code are available </w:t>
      </w:r>
      <w:r>
        <w:t xml:space="preserve">in the GitHub repository: </w:t>
      </w:r>
      <w:hyperlink r:id="rId20"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1"/>
      <w:footerReference w:type="default" r:id="rId22"/>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1-13T16:51:00Z" w:initials="EL">
    <w:p w14:paraId="0B9E0A0B" w14:textId="77777777" w:rsidR="00A96C2B" w:rsidRDefault="00A96C2B" w:rsidP="00A96C2B">
      <w:r>
        <w:rPr>
          <w:rStyle w:val="CommentReference"/>
        </w:rPr>
        <w:annotationRef/>
      </w:r>
      <w:r>
        <w:rPr>
          <w:color w:val="000000"/>
          <w:sz w:val="20"/>
          <w:szCs w:val="20"/>
        </w:rPr>
        <w:t>I want to use this email because I’ll eventually lose access to my SFU email</w:t>
      </w:r>
    </w:p>
  </w:comment>
  <w:comment w:id="3" w:author="Em Lim" w:date="2024-11-05T14:54:00Z" w:initials="EL">
    <w:p w14:paraId="0A3E06A7" w14:textId="3A018E7F"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4" w:author="Em Lim" w:date="2024-11-05T15:39:00Z" w:initials="EL">
    <w:p w14:paraId="3D3213EF" w14:textId="77777777"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5" w:author="Em Lim" w:date="2024-11-06T09:53:00Z" w:initials="EL">
    <w:p w14:paraId="228198E4" w14:textId="77777777" w:rsidR="00BC772C" w:rsidRDefault="00582A7B" w:rsidP="00BC772C">
      <w:r>
        <w:rPr>
          <w:rStyle w:val="CommentReference"/>
        </w:rPr>
        <w:annotationRef/>
      </w:r>
      <w:r w:rsidR="00BC772C">
        <w:rPr>
          <w:sz w:val="20"/>
          <w:szCs w:val="20"/>
        </w:rPr>
        <w:t>Kieran: because it says 18 families the list of species common names seems a bit odd, revisions options</w:t>
      </w:r>
    </w:p>
  </w:comment>
  <w:comment w:id="6" w:author="Em Lim" w:date="2024-11-12T09:54:00Z" w:initials="EL">
    <w:p w14:paraId="77B1788F" w14:textId="77777777" w:rsidR="00BC772C" w:rsidRDefault="00BC772C" w:rsidP="00BC772C">
      <w:r>
        <w:rPr>
          <w:rStyle w:val="CommentReference"/>
        </w:rPr>
        <w:annotationRef/>
      </w:r>
      <w:r>
        <w:rPr>
          <w:sz w:val="20"/>
          <w:szCs w:val="20"/>
        </w:rPr>
        <w:t>These are the common names for the family names, same with the invert families</w:t>
      </w:r>
    </w:p>
  </w:comment>
  <w:comment w:id="7" w:author="Kieran Cox" w:date="2024-03-22T08:46:00Z" w:initials="KC">
    <w:p w14:paraId="005215D3" w14:textId="1351873A"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8"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9"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10" w:author="Em Lim" w:date="2024-11-06T10:05:00Z" w:initials="EL">
    <w:p w14:paraId="38322941" w14:textId="77777777" w:rsidR="00B42CBE" w:rsidRDefault="00B42CBE" w:rsidP="00B42CBE">
      <w:r>
        <w:rPr>
          <w:rStyle w:val="CommentReference"/>
        </w:rPr>
        <w:annotationRef/>
      </w:r>
      <w:r>
        <w:rPr>
          <w:color w:val="000000"/>
          <w:sz w:val="20"/>
          <w:szCs w:val="20"/>
        </w:rPr>
        <w:t>Journal format says no italics for in situ</w:t>
      </w:r>
    </w:p>
  </w:comment>
  <w:comment w:id="11"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12"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13"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14"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15"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16"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17" w:author="Em Lim" w:date="2024-10-25T13:42:00Z" w:initials="EL">
    <w:p w14:paraId="7251E587" w14:textId="5BCBB5CE"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18"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21" w:author="Em Lim" w:date="2024-10-25T14:53:00Z" w:initials="EL">
    <w:p w14:paraId="1C29CBDD" w14:textId="45FA3BAE"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25" w:author="Em Lim" w:date="2024-11-12T10:47:00Z" w:initials="EL">
    <w:p w14:paraId="3F183CF4" w14:textId="77777777" w:rsidR="00892365" w:rsidRDefault="00892365" w:rsidP="00892365">
      <w:r>
        <w:rPr>
          <w:rStyle w:val="CommentReference"/>
        </w:rPr>
        <w:annotationRef/>
      </w:r>
      <w:r>
        <w:rPr>
          <w:color w:val="000000"/>
          <w:sz w:val="20"/>
          <w:szCs w:val="20"/>
        </w:rPr>
        <w:t>This result shifts our general understanding of the importance of CND, especially in temperate areas.</w:t>
      </w:r>
    </w:p>
  </w:comment>
  <w:comment w:id="26"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29" w:author="Em Lim" w:date="2024-11-13T17:18:00Z" w:initials="EL">
    <w:p w14:paraId="41D88D0E" w14:textId="77777777" w:rsidR="006D16BE" w:rsidRDefault="006D16BE" w:rsidP="006D16BE">
      <w:r>
        <w:rPr>
          <w:rStyle w:val="CommentReference"/>
        </w:rPr>
        <w:annotationRef/>
      </w:r>
      <w:r>
        <w:rPr>
          <w:color w:val="000000"/>
          <w:sz w:val="20"/>
          <w:szCs w:val="20"/>
        </w:rPr>
        <w:t>Will fix</w:t>
      </w:r>
    </w:p>
  </w:comment>
  <w:comment w:id="27" w:author="Claire Attridge" w:date="2024-10-23T17:12:00Z" w:initials="CA">
    <w:p w14:paraId="3DFB1C42" w14:textId="2EBE784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 w:id="28" w:author="Em Lim" w:date="2024-11-08T09:52:00Z" w:initials="EL">
    <w:p w14:paraId="4D1DAD44" w14:textId="77777777" w:rsidR="00CD7474" w:rsidRDefault="00CD7474" w:rsidP="00CD7474">
      <w:r>
        <w:rPr>
          <w:rStyle w:val="CommentReference"/>
        </w:rPr>
        <w:annotationRef/>
      </w:r>
      <w:r>
        <w:rPr>
          <w:color w:val="000000"/>
          <w:sz w:val="20"/>
          <w:szCs w:val="20"/>
        </w:rPr>
        <w:t>We have 76 now but I’m gonna leave it for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0B9E0A0B" w15:paraIdParent="49434ED6" w15:done="0"/>
  <w15:commentEx w15:paraId="0A3E06A7" w15:done="0"/>
  <w15:commentEx w15:paraId="3D3213EF" w15:done="0"/>
  <w15:commentEx w15:paraId="228198E4" w15:done="0"/>
  <w15:commentEx w15:paraId="77B1788F" w15:paraIdParent="228198E4" w15:done="0"/>
  <w15:commentEx w15:paraId="005215D3" w15:done="0"/>
  <w15:commentEx w15:paraId="17D38A3B" w15:paraIdParent="005215D3" w15:done="0"/>
  <w15:commentEx w15:paraId="0A241C68" w15:paraIdParent="005215D3" w15:done="0"/>
  <w15:commentEx w15:paraId="38322941" w15:done="0"/>
  <w15:commentEx w15:paraId="14D9954E" w15:done="0"/>
  <w15:commentEx w15:paraId="419E3E32" w15:paraIdParent="14D9954E" w15:done="0"/>
  <w15:commentEx w15:paraId="2C175C13" w15:done="0"/>
  <w15:commentEx w15:paraId="453DECAD" w15:paraIdParent="2C175C13" w15:done="0"/>
  <w15:commentEx w15:paraId="7DAE3F4D" w15:done="0"/>
  <w15:commentEx w15:paraId="7F9A413F" w15:paraIdParent="7DAE3F4D" w15:done="0"/>
  <w15:commentEx w15:paraId="0125C7EB" w15:done="0"/>
  <w15:commentEx w15:paraId="12C72F7E" w15:paraIdParent="0125C7EB" w15:done="0"/>
  <w15:commentEx w15:paraId="7508C155" w15:done="0"/>
  <w15:commentEx w15:paraId="3F183CF4" w15:done="0"/>
  <w15:commentEx w15:paraId="48BAF201" w15:done="0"/>
  <w15:commentEx w15:paraId="41D88D0E" w15:paraIdParent="48BAF201" w15:done="0"/>
  <w15:commentEx w15:paraId="3DFB1C42" w15:done="0"/>
  <w15:commentEx w15:paraId="4D1DAD44" w15:paraIdParent="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5E573085" w16cex:dateUtc="2024-11-14T00:51:00Z"/>
  <w16cex:commentExtensible w16cex:durableId="4FB6BDAF" w16cex:dateUtc="2024-11-05T22:54:00Z"/>
  <w16cex:commentExtensible w16cex:durableId="05854962" w16cex:dateUtc="2024-11-05T23:39:00Z"/>
  <w16cex:commentExtensible w16cex:durableId="4C91251C" w16cex:dateUtc="2024-11-06T17:53:00Z"/>
  <w16cex:commentExtensible w16cex:durableId="43E7F42A" w16cex:dateUtc="2024-11-12T17:54:00Z"/>
  <w16cex:commentExtensible w16cex:durableId="60760F53" w16cex:dateUtc="2024-03-22T15:46:00Z"/>
  <w16cex:commentExtensible w16cex:durableId="2701E2FF" w16cex:dateUtc="2024-10-25T20:23:00Z"/>
  <w16cex:commentExtensible w16cex:durableId="699D1ABA" w16cex:dateUtc="2024-11-06T18:05:00Z"/>
  <w16cex:commentExtensible w16cex:durableId="58C4CEF9" w16cex:dateUtc="2024-10-28T17:16:00Z"/>
  <w16cex:commentExtensible w16cex:durableId="632995C3" w16cex:dateUtc="2024-11-06T18:26:00Z"/>
  <w16cex:commentExtensible w16cex:durableId="2484811A" w16cex:dateUtc="2024-10-13T19:26:00Z"/>
  <w16cex:commentExtensible w16cex:durableId="7B9F44EE" w16cex:dateUtc="2024-10-23T22:19:00Z"/>
  <w16cex:commentExtensible w16cex:durableId="5B0B640C" w16cex:dateUtc="2024-11-06T18:57:00Z"/>
  <w16cex:commentExtensible w16cex:durableId="6F87B50D" w16cex:dateUtc="2024-11-06T18:58:00Z"/>
  <w16cex:commentExtensible w16cex:durableId="3AA710EE" w16cex:dateUtc="2024-10-25T20:42:00Z"/>
  <w16cex:commentExtensible w16cex:durableId="57AF8C15" w16cex:dateUtc="2024-11-06T18:53:00Z"/>
  <w16cex:commentExtensible w16cex:durableId="1F0CCFAE" w16cex:dateUtc="2024-10-25T21:53:00Z"/>
  <w16cex:commentExtensible w16cex:durableId="7253692D" w16cex:dateUtc="2024-11-12T18:47:00Z"/>
  <w16cex:commentExtensible w16cex:durableId="764FB17F" w16cex:dateUtc="2024-11-14T01:18:00Z"/>
  <w16cex:commentExtensible w16cex:durableId="1E604AF5" w16cex:dateUtc="2024-10-24T00:12:00Z"/>
  <w16cex:commentExtensible w16cex:durableId="53BA3AE6" w16cex:dateUtc="2024-11-08T17: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0B9E0A0B" w16cid:durableId="5E573085"/>
  <w16cid:commentId w16cid:paraId="0A3E06A7" w16cid:durableId="4FB6BDAF"/>
  <w16cid:commentId w16cid:paraId="3D3213EF" w16cid:durableId="05854962"/>
  <w16cid:commentId w16cid:paraId="228198E4" w16cid:durableId="4C91251C"/>
  <w16cid:commentId w16cid:paraId="77B1788F" w16cid:durableId="43E7F42A"/>
  <w16cid:commentId w16cid:paraId="005215D3" w16cid:durableId="60760F53"/>
  <w16cid:commentId w16cid:paraId="17D38A3B" w16cid:durableId="29AD30AD"/>
  <w16cid:commentId w16cid:paraId="0A241C68" w16cid:durableId="2701E2FF"/>
  <w16cid:commentId w16cid:paraId="38322941" w16cid:durableId="699D1ABA"/>
  <w16cid:commentId w16cid:paraId="14D9954E" w16cid:durableId="58C4CEF9"/>
  <w16cid:commentId w16cid:paraId="419E3E32" w16cid:durableId="632995C3"/>
  <w16cid:commentId w16cid:paraId="2C175C13" w16cid:durableId="2484811A"/>
  <w16cid:commentId w16cid:paraId="453DECAD" w16cid:durableId="7B9F44EE"/>
  <w16cid:commentId w16cid:paraId="7DAE3F4D" w16cid:durableId="5B0B640C"/>
  <w16cid:commentId w16cid:paraId="7F9A413F" w16cid:durableId="6F87B50D"/>
  <w16cid:commentId w16cid:paraId="0125C7EB" w16cid:durableId="3AA710EE"/>
  <w16cid:commentId w16cid:paraId="12C72F7E" w16cid:durableId="57AF8C15"/>
  <w16cid:commentId w16cid:paraId="7508C155" w16cid:durableId="1F0CCFAE"/>
  <w16cid:commentId w16cid:paraId="3F183CF4" w16cid:durableId="7253692D"/>
  <w16cid:commentId w16cid:paraId="48BAF201" w16cid:durableId="2ABC62D2"/>
  <w16cid:commentId w16cid:paraId="41D88D0E" w16cid:durableId="764FB17F"/>
  <w16cid:commentId w16cid:paraId="3DFB1C42" w16cid:durableId="1E604AF5"/>
  <w16cid:commentId w16cid:paraId="4D1DAD44" w16cid:durableId="53BA3AE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8E27DB" w14:textId="77777777" w:rsidR="00095507" w:rsidRDefault="00095507" w:rsidP="009B4C2B">
      <w:r>
        <w:separator/>
      </w:r>
    </w:p>
  </w:endnote>
  <w:endnote w:type="continuationSeparator" w:id="0">
    <w:p w14:paraId="0DEC7128" w14:textId="77777777" w:rsidR="00095507" w:rsidRDefault="00095507" w:rsidP="009B4C2B">
      <w:r>
        <w:continuationSeparator/>
      </w:r>
    </w:p>
  </w:endnote>
  <w:endnote w:type="continuationNotice" w:id="1">
    <w:p w14:paraId="0501F9A5" w14:textId="77777777" w:rsidR="00095507" w:rsidRDefault="000955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CB5BBA" w14:textId="77777777" w:rsidR="00095507" w:rsidRDefault="00095507" w:rsidP="009B4C2B">
      <w:r>
        <w:separator/>
      </w:r>
    </w:p>
  </w:footnote>
  <w:footnote w:type="continuationSeparator" w:id="0">
    <w:p w14:paraId="5BB8E704" w14:textId="77777777" w:rsidR="00095507" w:rsidRDefault="00095507" w:rsidP="009B4C2B">
      <w:r>
        <w:continuationSeparator/>
      </w:r>
    </w:p>
  </w:footnote>
  <w:footnote w:type="continuationNotice" w:id="1">
    <w:p w14:paraId="4F5D628E" w14:textId="77777777" w:rsidR="00095507" w:rsidRDefault="000955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eran Cox">
    <w15:presenceInfo w15:providerId="AD" w15:userId="S::kieranc@sfu.ca::b4290085-ec8f-4fe0-8d75-e615e1fa996c"/>
  </w15:person>
  <w15:person w15:author="Claire Attridge">
    <w15:presenceInfo w15:providerId="Windows Live" w15:userId="19e80539abb6b726"/>
  </w15:person>
  <w15:person w15:author="Bridget Maher">
    <w15:presenceInfo w15:providerId="Windows Live" w15:userId="3667760862be51f8"/>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620B"/>
    <w:rsid w:val="0001775B"/>
    <w:rsid w:val="00017E16"/>
    <w:rsid w:val="0002013E"/>
    <w:rsid w:val="000227FF"/>
    <w:rsid w:val="00026365"/>
    <w:rsid w:val="00026433"/>
    <w:rsid w:val="000300C1"/>
    <w:rsid w:val="000311F4"/>
    <w:rsid w:val="0003188A"/>
    <w:rsid w:val="0003350D"/>
    <w:rsid w:val="00033D21"/>
    <w:rsid w:val="00034975"/>
    <w:rsid w:val="000358C8"/>
    <w:rsid w:val="00042896"/>
    <w:rsid w:val="00043001"/>
    <w:rsid w:val="00044A18"/>
    <w:rsid w:val="000450BF"/>
    <w:rsid w:val="000537A3"/>
    <w:rsid w:val="00055BCA"/>
    <w:rsid w:val="00055F62"/>
    <w:rsid w:val="00056973"/>
    <w:rsid w:val="00057B69"/>
    <w:rsid w:val="00057BA8"/>
    <w:rsid w:val="00060A7C"/>
    <w:rsid w:val="000642CC"/>
    <w:rsid w:val="000648DC"/>
    <w:rsid w:val="00064FCF"/>
    <w:rsid w:val="00066613"/>
    <w:rsid w:val="0007080D"/>
    <w:rsid w:val="0007282D"/>
    <w:rsid w:val="00073667"/>
    <w:rsid w:val="000748D8"/>
    <w:rsid w:val="00080452"/>
    <w:rsid w:val="00081881"/>
    <w:rsid w:val="00092ACC"/>
    <w:rsid w:val="000931AB"/>
    <w:rsid w:val="00094986"/>
    <w:rsid w:val="00095507"/>
    <w:rsid w:val="00095C26"/>
    <w:rsid w:val="000A1681"/>
    <w:rsid w:val="000A1A31"/>
    <w:rsid w:val="000A5345"/>
    <w:rsid w:val="000A63B7"/>
    <w:rsid w:val="000A641E"/>
    <w:rsid w:val="000A6D26"/>
    <w:rsid w:val="000B124D"/>
    <w:rsid w:val="000B303C"/>
    <w:rsid w:val="000B5AFB"/>
    <w:rsid w:val="000C156B"/>
    <w:rsid w:val="000C2453"/>
    <w:rsid w:val="000C4E84"/>
    <w:rsid w:val="000C5121"/>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32ED"/>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0219"/>
    <w:rsid w:val="001510C2"/>
    <w:rsid w:val="00151BB6"/>
    <w:rsid w:val="00151C99"/>
    <w:rsid w:val="00152CBA"/>
    <w:rsid w:val="0015432C"/>
    <w:rsid w:val="00155D45"/>
    <w:rsid w:val="00164233"/>
    <w:rsid w:val="001708F6"/>
    <w:rsid w:val="00170FF2"/>
    <w:rsid w:val="00171464"/>
    <w:rsid w:val="00171DD6"/>
    <w:rsid w:val="0017314E"/>
    <w:rsid w:val="001732AC"/>
    <w:rsid w:val="00173964"/>
    <w:rsid w:val="001743C0"/>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07F1"/>
    <w:rsid w:val="001C4D2F"/>
    <w:rsid w:val="001C535E"/>
    <w:rsid w:val="001C6002"/>
    <w:rsid w:val="001D13C5"/>
    <w:rsid w:val="001D14D5"/>
    <w:rsid w:val="001D3701"/>
    <w:rsid w:val="001D3A63"/>
    <w:rsid w:val="001D4EB7"/>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44A7"/>
    <w:rsid w:val="0020783B"/>
    <w:rsid w:val="00213173"/>
    <w:rsid w:val="002142F2"/>
    <w:rsid w:val="002145C6"/>
    <w:rsid w:val="00217D47"/>
    <w:rsid w:val="002216A4"/>
    <w:rsid w:val="00222A9E"/>
    <w:rsid w:val="0022385E"/>
    <w:rsid w:val="00225DAD"/>
    <w:rsid w:val="00225E24"/>
    <w:rsid w:val="00230925"/>
    <w:rsid w:val="00233597"/>
    <w:rsid w:val="00233D5C"/>
    <w:rsid w:val="00235FC5"/>
    <w:rsid w:val="00237ED0"/>
    <w:rsid w:val="00241033"/>
    <w:rsid w:val="00245C88"/>
    <w:rsid w:val="00245F48"/>
    <w:rsid w:val="00246B2A"/>
    <w:rsid w:val="00250785"/>
    <w:rsid w:val="0025202D"/>
    <w:rsid w:val="00252E04"/>
    <w:rsid w:val="00253D0A"/>
    <w:rsid w:val="00255188"/>
    <w:rsid w:val="00261545"/>
    <w:rsid w:val="002620AE"/>
    <w:rsid w:val="002624C3"/>
    <w:rsid w:val="002631FE"/>
    <w:rsid w:val="00263F14"/>
    <w:rsid w:val="00266DFF"/>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646C"/>
    <w:rsid w:val="0029789C"/>
    <w:rsid w:val="002A1EF5"/>
    <w:rsid w:val="002A304B"/>
    <w:rsid w:val="002A6FAB"/>
    <w:rsid w:val="002A72EC"/>
    <w:rsid w:val="002A7F03"/>
    <w:rsid w:val="002B081F"/>
    <w:rsid w:val="002B188A"/>
    <w:rsid w:val="002B400A"/>
    <w:rsid w:val="002B53A4"/>
    <w:rsid w:val="002B6ECC"/>
    <w:rsid w:val="002B7A8C"/>
    <w:rsid w:val="002B7F5F"/>
    <w:rsid w:val="002C2F6E"/>
    <w:rsid w:val="002C320F"/>
    <w:rsid w:val="002C3747"/>
    <w:rsid w:val="002C41D5"/>
    <w:rsid w:val="002C7346"/>
    <w:rsid w:val="002C77C5"/>
    <w:rsid w:val="002C7A7C"/>
    <w:rsid w:val="002C7B46"/>
    <w:rsid w:val="002D0F9D"/>
    <w:rsid w:val="002D15C0"/>
    <w:rsid w:val="002D40ED"/>
    <w:rsid w:val="002D6F8B"/>
    <w:rsid w:val="002D7263"/>
    <w:rsid w:val="002E0B15"/>
    <w:rsid w:val="002E0BE3"/>
    <w:rsid w:val="002E1265"/>
    <w:rsid w:val="002E1F14"/>
    <w:rsid w:val="002E2061"/>
    <w:rsid w:val="002E537D"/>
    <w:rsid w:val="002E5563"/>
    <w:rsid w:val="002E568B"/>
    <w:rsid w:val="002E7BDB"/>
    <w:rsid w:val="002F0A6D"/>
    <w:rsid w:val="002F0DB3"/>
    <w:rsid w:val="002F18B0"/>
    <w:rsid w:val="002F60B0"/>
    <w:rsid w:val="002F6441"/>
    <w:rsid w:val="002F7230"/>
    <w:rsid w:val="002F7D37"/>
    <w:rsid w:val="0030052D"/>
    <w:rsid w:val="00306F1F"/>
    <w:rsid w:val="003101A1"/>
    <w:rsid w:val="00314455"/>
    <w:rsid w:val="00314A5D"/>
    <w:rsid w:val="00315B05"/>
    <w:rsid w:val="00321208"/>
    <w:rsid w:val="0032304D"/>
    <w:rsid w:val="00324D34"/>
    <w:rsid w:val="00327838"/>
    <w:rsid w:val="00330741"/>
    <w:rsid w:val="00331A91"/>
    <w:rsid w:val="0033427F"/>
    <w:rsid w:val="00334ADF"/>
    <w:rsid w:val="00337794"/>
    <w:rsid w:val="00347B50"/>
    <w:rsid w:val="0035016F"/>
    <w:rsid w:val="003509B8"/>
    <w:rsid w:val="0035239D"/>
    <w:rsid w:val="00352B3A"/>
    <w:rsid w:val="003544AB"/>
    <w:rsid w:val="00355A76"/>
    <w:rsid w:val="003563BD"/>
    <w:rsid w:val="0035683A"/>
    <w:rsid w:val="00356E7A"/>
    <w:rsid w:val="00357A24"/>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0BD"/>
    <w:rsid w:val="003842D7"/>
    <w:rsid w:val="003859F6"/>
    <w:rsid w:val="00387A6E"/>
    <w:rsid w:val="0039086A"/>
    <w:rsid w:val="00390AE6"/>
    <w:rsid w:val="003922EB"/>
    <w:rsid w:val="00392DBC"/>
    <w:rsid w:val="003933B7"/>
    <w:rsid w:val="00396449"/>
    <w:rsid w:val="00397ACC"/>
    <w:rsid w:val="00397B9C"/>
    <w:rsid w:val="003A0091"/>
    <w:rsid w:val="003A204B"/>
    <w:rsid w:val="003A25E8"/>
    <w:rsid w:val="003B1D0A"/>
    <w:rsid w:val="003B3EB5"/>
    <w:rsid w:val="003B402E"/>
    <w:rsid w:val="003B4768"/>
    <w:rsid w:val="003B6CDD"/>
    <w:rsid w:val="003B6CDF"/>
    <w:rsid w:val="003C0BA5"/>
    <w:rsid w:val="003C2B32"/>
    <w:rsid w:val="003C3010"/>
    <w:rsid w:val="003C5615"/>
    <w:rsid w:val="003C6B73"/>
    <w:rsid w:val="003C7032"/>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452"/>
    <w:rsid w:val="003F3DBB"/>
    <w:rsid w:val="003F627B"/>
    <w:rsid w:val="003F63B3"/>
    <w:rsid w:val="0040085E"/>
    <w:rsid w:val="00401383"/>
    <w:rsid w:val="004036C6"/>
    <w:rsid w:val="00403CB4"/>
    <w:rsid w:val="00405356"/>
    <w:rsid w:val="00406608"/>
    <w:rsid w:val="00406F74"/>
    <w:rsid w:val="00411CC2"/>
    <w:rsid w:val="0041279D"/>
    <w:rsid w:val="0041334E"/>
    <w:rsid w:val="004136A2"/>
    <w:rsid w:val="0041407D"/>
    <w:rsid w:val="00415C5B"/>
    <w:rsid w:val="00417390"/>
    <w:rsid w:val="004173D2"/>
    <w:rsid w:val="0042004A"/>
    <w:rsid w:val="0042048F"/>
    <w:rsid w:val="0042174D"/>
    <w:rsid w:val="004220F3"/>
    <w:rsid w:val="00422C70"/>
    <w:rsid w:val="0042306A"/>
    <w:rsid w:val="00425018"/>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45ECC"/>
    <w:rsid w:val="00446C28"/>
    <w:rsid w:val="00453767"/>
    <w:rsid w:val="00456F9A"/>
    <w:rsid w:val="004578FA"/>
    <w:rsid w:val="00462E79"/>
    <w:rsid w:val="00467D8C"/>
    <w:rsid w:val="00471233"/>
    <w:rsid w:val="00473216"/>
    <w:rsid w:val="00473877"/>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B7CC5"/>
    <w:rsid w:val="004C10EB"/>
    <w:rsid w:val="004C314F"/>
    <w:rsid w:val="004C436C"/>
    <w:rsid w:val="004C7077"/>
    <w:rsid w:val="004D04FC"/>
    <w:rsid w:val="004D08E1"/>
    <w:rsid w:val="004D113C"/>
    <w:rsid w:val="004D19B2"/>
    <w:rsid w:val="004D42BB"/>
    <w:rsid w:val="004D42C3"/>
    <w:rsid w:val="004E5043"/>
    <w:rsid w:val="004E5C73"/>
    <w:rsid w:val="004E6F16"/>
    <w:rsid w:val="004F21D6"/>
    <w:rsid w:val="004F2705"/>
    <w:rsid w:val="004F4392"/>
    <w:rsid w:val="004F5624"/>
    <w:rsid w:val="004F7AE3"/>
    <w:rsid w:val="005014F7"/>
    <w:rsid w:val="00506812"/>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2F36"/>
    <w:rsid w:val="00533B7E"/>
    <w:rsid w:val="00535F8D"/>
    <w:rsid w:val="00540B15"/>
    <w:rsid w:val="005433DA"/>
    <w:rsid w:val="0054515D"/>
    <w:rsid w:val="00547A38"/>
    <w:rsid w:val="0055529E"/>
    <w:rsid w:val="00556E86"/>
    <w:rsid w:val="00557A19"/>
    <w:rsid w:val="00560BB1"/>
    <w:rsid w:val="0056137A"/>
    <w:rsid w:val="005613C5"/>
    <w:rsid w:val="00562CDF"/>
    <w:rsid w:val="005636C0"/>
    <w:rsid w:val="0056599C"/>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9550C"/>
    <w:rsid w:val="005A0A94"/>
    <w:rsid w:val="005A0B73"/>
    <w:rsid w:val="005A129F"/>
    <w:rsid w:val="005A1F03"/>
    <w:rsid w:val="005A498B"/>
    <w:rsid w:val="005A6DC6"/>
    <w:rsid w:val="005A6EDD"/>
    <w:rsid w:val="005B15F4"/>
    <w:rsid w:val="005B26B9"/>
    <w:rsid w:val="005B3F6C"/>
    <w:rsid w:val="005B5A3A"/>
    <w:rsid w:val="005B7764"/>
    <w:rsid w:val="005B7CE1"/>
    <w:rsid w:val="005C511E"/>
    <w:rsid w:val="005C5236"/>
    <w:rsid w:val="005C6C7A"/>
    <w:rsid w:val="005C7696"/>
    <w:rsid w:val="005D293A"/>
    <w:rsid w:val="005D42E1"/>
    <w:rsid w:val="005E0368"/>
    <w:rsid w:val="005E0538"/>
    <w:rsid w:val="005E0A73"/>
    <w:rsid w:val="005E0EEE"/>
    <w:rsid w:val="005E2687"/>
    <w:rsid w:val="005E2C00"/>
    <w:rsid w:val="005E2FEE"/>
    <w:rsid w:val="005E3C73"/>
    <w:rsid w:val="005E6D58"/>
    <w:rsid w:val="005E7820"/>
    <w:rsid w:val="005F0597"/>
    <w:rsid w:val="005F08F5"/>
    <w:rsid w:val="005F1E8D"/>
    <w:rsid w:val="005F39D0"/>
    <w:rsid w:val="005F4050"/>
    <w:rsid w:val="005F422E"/>
    <w:rsid w:val="006005D7"/>
    <w:rsid w:val="00600E47"/>
    <w:rsid w:val="006032E9"/>
    <w:rsid w:val="0060411D"/>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AE5"/>
    <w:rsid w:val="00630D4D"/>
    <w:rsid w:val="006312EC"/>
    <w:rsid w:val="006316C0"/>
    <w:rsid w:val="00633FE4"/>
    <w:rsid w:val="006349E9"/>
    <w:rsid w:val="00635119"/>
    <w:rsid w:val="006378C4"/>
    <w:rsid w:val="00637BD0"/>
    <w:rsid w:val="00641243"/>
    <w:rsid w:val="00643D24"/>
    <w:rsid w:val="006447F8"/>
    <w:rsid w:val="00644F70"/>
    <w:rsid w:val="0064532D"/>
    <w:rsid w:val="00645FB5"/>
    <w:rsid w:val="006479F8"/>
    <w:rsid w:val="006528A1"/>
    <w:rsid w:val="00652D23"/>
    <w:rsid w:val="00655502"/>
    <w:rsid w:val="006610AC"/>
    <w:rsid w:val="006611F9"/>
    <w:rsid w:val="00662D37"/>
    <w:rsid w:val="00662F9B"/>
    <w:rsid w:val="006657BD"/>
    <w:rsid w:val="00666133"/>
    <w:rsid w:val="006673D2"/>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698F"/>
    <w:rsid w:val="006A69B6"/>
    <w:rsid w:val="006B016A"/>
    <w:rsid w:val="006B046E"/>
    <w:rsid w:val="006B09F2"/>
    <w:rsid w:val="006B2625"/>
    <w:rsid w:val="006B4882"/>
    <w:rsid w:val="006C163C"/>
    <w:rsid w:val="006C2140"/>
    <w:rsid w:val="006C360E"/>
    <w:rsid w:val="006C4A83"/>
    <w:rsid w:val="006C4C3A"/>
    <w:rsid w:val="006C4CEE"/>
    <w:rsid w:val="006C5AC6"/>
    <w:rsid w:val="006C6716"/>
    <w:rsid w:val="006C6F43"/>
    <w:rsid w:val="006C7B78"/>
    <w:rsid w:val="006D152A"/>
    <w:rsid w:val="006D16BE"/>
    <w:rsid w:val="006D3066"/>
    <w:rsid w:val="006D3BCD"/>
    <w:rsid w:val="006D5284"/>
    <w:rsid w:val="006D747A"/>
    <w:rsid w:val="006D7F06"/>
    <w:rsid w:val="006E0BEA"/>
    <w:rsid w:val="006E0C18"/>
    <w:rsid w:val="006E54C4"/>
    <w:rsid w:val="006F3E6B"/>
    <w:rsid w:val="006F4686"/>
    <w:rsid w:val="006F584C"/>
    <w:rsid w:val="0070083D"/>
    <w:rsid w:val="00700CA8"/>
    <w:rsid w:val="007014A8"/>
    <w:rsid w:val="00701637"/>
    <w:rsid w:val="00701EB0"/>
    <w:rsid w:val="007025A9"/>
    <w:rsid w:val="0070501D"/>
    <w:rsid w:val="00705FE1"/>
    <w:rsid w:val="00707540"/>
    <w:rsid w:val="0071096F"/>
    <w:rsid w:val="00712A40"/>
    <w:rsid w:val="00712A56"/>
    <w:rsid w:val="00715D18"/>
    <w:rsid w:val="00715D27"/>
    <w:rsid w:val="00716377"/>
    <w:rsid w:val="00717F32"/>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568BC"/>
    <w:rsid w:val="00761A9D"/>
    <w:rsid w:val="00761BA2"/>
    <w:rsid w:val="00762932"/>
    <w:rsid w:val="00765FE9"/>
    <w:rsid w:val="0076719B"/>
    <w:rsid w:val="00771D86"/>
    <w:rsid w:val="00771FB3"/>
    <w:rsid w:val="0077211F"/>
    <w:rsid w:val="00772701"/>
    <w:rsid w:val="0077350E"/>
    <w:rsid w:val="0077441C"/>
    <w:rsid w:val="007747B7"/>
    <w:rsid w:val="00775011"/>
    <w:rsid w:val="00776655"/>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055"/>
    <w:rsid w:val="007B5406"/>
    <w:rsid w:val="007B580F"/>
    <w:rsid w:val="007C03DE"/>
    <w:rsid w:val="007C042F"/>
    <w:rsid w:val="007C0A44"/>
    <w:rsid w:val="007C14D9"/>
    <w:rsid w:val="007C1BDA"/>
    <w:rsid w:val="007C1D5C"/>
    <w:rsid w:val="007C2BBA"/>
    <w:rsid w:val="007C32C3"/>
    <w:rsid w:val="007C5A02"/>
    <w:rsid w:val="007C5C1D"/>
    <w:rsid w:val="007C783C"/>
    <w:rsid w:val="007D13CA"/>
    <w:rsid w:val="007D56C7"/>
    <w:rsid w:val="007D6070"/>
    <w:rsid w:val="007D6267"/>
    <w:rsid w:val="007D71C9"/>
    <w:rsid w:val="007E0BA8"/>
    <w:rsid w:val="007E1750"/>
    <w:rsid w:val="007E33DF"/>
    <w:rsid w:val="007E4686"/>
    <w:rsid w:val="007E69BA"/>
    <w:rsid w:val="007F1484"/>
    <w:rsid w:val="007F1CE1"/>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38C7"/>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0EF2"/>
    <w:rsid w:val="008319DF"/>
    <w:rsid w:val="00831BE8"/>
    <w:rsid w:val="008335BF"/>
    <w:rsid w:val="00833F25"/>
    <w:rsid w:val="008422B4"/>
    <w:rsid w:val="0084258D"/>
    <w:rsid w:val="0084294E"/>
    <w:rsid w:val="008457F1"/>
    <w:rsid w:val="00846C5B"/>
    <w:rsid w:val="0085021C"/>
    <w:rsid w:val="00850D17"/>
    <w:rsid w:val="00851AB4"/>
    <w:rsid w:val="00853D2B"/>
    <w:rsid w:val="008600C1"/>
    <w:rsid w:val="00860F6C"/>
    <w:rsid w:val="008613D1"/>
    <w:rsid w:val="00864DC0"/>
    <w:rsid w:val="008651BB"/>
    <w:rsid w:val="0087122E"/>
    <w:rsid w:val="0087419B"/>
    <w:rsid w:val="00880269"/>
    <w:rsid w:val="00882A24"/>
    <w:rsid w:val="00883F7B"/>
    <w:rsid w:val="008876FC"/>
    <w:rsid w:val="0089162E"/>
    <w:rsid w:val="00892365"/>
    <w:rsid w:val="008955F6"/>
    <w:rsid w:val="00895C86"/>
    <w:rsid w:val="008964CE"/>
    <w:rsid w:val="008A0791"/>
    <w:rsid w:val="008A1BD4"/>
    <w:rsid w:val="008A3F70"/>
    <w:rsid w:val="008A67F3"/>
    <w:rsid w:val="008B05F8"/>
    <w:rsid w:val="008B12AF"/>
    <w:rsid w:val="008B1EB6"/>
    <w:rsid w:val="008B2197"/>
    <w:rsid w:val="008B422C"/>
    <w:rsid w:val="008B5851"/>
    <w:rsid w:val="008B6145"/>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2783"/>
    <w:rsid w:val="009036DB"/>
    <w:rsid w:val="00903BFA"/>
    <w:rsid w:val="00906B6A"/>
    <w:rsid w:val="009108FE"/>
    <w:rsid w:val="0091520C"/>
    <w:rsid w:val="00915BE9"/>
    <w:rsid w:val="00915C04"/>
    <w:rsid w:val="0091699F"/>
    <w:rsid w:val="0092007B"/>
    <w:rsid w:val="0092030E"/>
    <w:rsid w:val="00920BAF"/>
    <w:rsid w:val="00920FC5"/>
    <w:rsid w:val="00921ABE"/>
    <w:rsid w:val="00923779"/>
    <w:rsid w:val="00924743"/>
    <w:rsid w:val="00925056"/>
    <w:rsid w:val="00926BE5"/>
    <w:rsid w:val="00930939"/>
    <w:rsid w:val="00932640"/>
    <w:rsid w:val="00933A0C"/>
    <w:rsid w:val="009341AA"/>
    <w:rsid w:val="0093424F"/>
    <w:rsid w:val="009343B9"/>
    <w:rsid w:val="00934674"/>
    <w:rsid w:val="00934728"/>
    <w:rsid w:val="00935305"/>
    <w:rsid w:val="009379C6"/>
    <w:rsid w:val="00943023"/>
    <w:rsid w:val="00944254"/>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86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E7833"/>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413"/>
    <w:rsid w:val="00A41B00"/>
    <w:rsid w:val="00A43FB6"/>
    <w:rsid w:val="00A44D01"/>
    <w:rsid w:val="00A47313"/>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0D8C"/>
    <w:rsid w:val="00A81C25"/>
    <w:rsid w:val="00A82539"/>
    <w:rsid w:val="00A83EAE"/>
    <w:rsid w:val="00A84F17"/>
    <w:rsid w:val="00A91086"/>
    <w:rsid w:val="00A92411"/>
    <w:rsid w:val="00A93AB7"/>
    <w:rsid w:val="00A9541C"/>
    <w:rsid w:val="00A95689"/>
    <w:rsid w:val="00A960B5"/>
    <w:rsid w:val="00A96C2B"/>
    <w:rsid w:val="00A9700D"/>
    <w:rsid w:val="00AA20C8"/>
    <w:rsid w:val="00AA2419"/>
    <w:rsid w:val="00AA2E4B"/>
    <w:rsid w:val="00AA3E02"/>
    <w:rsid w:val="00AA71E2"/>
    <w:rsid w:val="00AB2110"/>
    <w:rsid w:val="00AB222F"/>
    <w:rsid w:val="00AB275A"/>
    <w:rsid w:val="00AB55BA"/>
    <w:rsid w:val="00AB636E"/>
    <w:rsid w:val="00AC05CD"/>
    <w:rsid w:val="00AC09CD"/>
    <w:rsid w:val="00AC12DC"/>
    <w:rsid w:val="00AC1B8C"/>
    <w:rsid w:val="00AC1C49"/>
    <w:rsid w:val="00AC453C"/>
    <w:rsid w:val="00AC4D54"/>
    <w:rsid w:val="00AC6441"/>
    <w:rsid w:val="00AD03E0"/>
    <w:rsid w:val="00AD59FE"/>
    <w:rsid w:val="00AD62DF"/>
    <w:rsid w:val="00AD64D7"/>
    <w:rsid w:val="00AE1D23"/>
    <w:rsid w:val="00AE1D84"/>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0FF6"/>
    <w:rsid w:val="00B13313"/>
    <w:rsid w:val="00B164BF"/>
    <w:rsid w:val="00B16FBC"/>
    <w:rsid w:val="00B1705D"/>
    <w:rsid w:val="00B177C3"/>
    <w:rsid w:val="00B205EE"/>
    <w:rsid w:val="00B21893"/>
    <w:rsid w:val="00B232FE"/>
    <w:rsid w:val="00B23B37"/>
    <w:rsid w:val="00B25F11"/>
    <w:rsid w:val="00B27808"/>
    <w:rsid w:val="00B307D5"/>
    <w:rsid w:val="00B317B9"/>
    <w:rsid w:val="00B317F3"/>
    <w:rsid w:val="00B35528"/>
    <w:rsid w:val="00B40590"/>
    <w:rsid w:val="00B40FCC"/>
    <w:rsid w:val="00B42CBE"/>
    <w:rsid w:val="00B43EE2"/>
    <w:rsid w:val="00B450E4"/>
    <w:rsid w:val="00B46066"/>
    <w:rsid w:val="00B47743"/>
    <w:rsid w:val="00B50669"/>
    <w:rsid w:val="00B50D62"/>
    <w:rsid w:val="00B50E76"/>
    <w:rsid w:val="00B51A9A"/>
    <w:rsid w:val="00B51E94"/>
    <w:rsid w:val="00B527B0"/>
    <w:rsid w:val="00B547A8"/>
    <w:rsid w:val="00B54E59"/>
    <w:rsid w:val="00B61844"/>
    <w:rsid w:val="00B62619"/>
    <w:rsid w:val="00B62EEA"/>
    <w:rsid w:val="00B62F21"/>
    <w:rsid w:val="00B63962"/>
    <w:rsid w:val="00B654FE"/>
    <w:rsid w:val="00B712B7"/>
    <w:rsid w:val="00B71E47"/>
    <w:rsid w:val="00B75492"/>
    <w:rsid w:val="00B7637C"/>
    <w:rsid w:val="00B825DD"/>
    <w:rsid w:val="00B826DC"/>
    <w:rsid w:val="00B861DC"/>
    <w:rsid w:val="00B866D6"/>
    <w:rsid w:val="00B874D2"/>
    <w:rsid w:val="00B8757C"/>
    <w:rsid w:val="00B928B9"/>
    <w:rsid w:val="00B9291A"/>
    <w:rsid w:val="00B94A0D"/>
    <w:rsid w:val="00B96AAE"/>
    <w:rsid w:val="00B97964"/>
    <w:rsid w:val="00BA0DC8"/>
    <w:rsid w:val="00BA1DFE"/>
    <w:rsid w:val="00BA1FF7"/>
    <w:rsid w:val="00BA2485"/>
    <w:rsid w:val="00BA33CE"/>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C49DF"/>
    <w:rsid w:val="00BC772C"/>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07D6B"/>
    <w:rsid w:val="00C119E0"/>
    <w:rsid w:val="00C11E26"/>
    <w:rsid w:val="00C12458"/>
    <w:rsid w:val="00C12D3F"/>
    <w:rsid w:val="00C146F7"/>
    <w:rsid w:val="00C17C96"/>
    <w:rsid w:val="00C21487"/>
    <w:rsid w:val="00C21D82"/>
    <w:rsid w:val="00C2208A"/>
    <w:rsid w:val="00C2344C"/>
    <w:rsid w:val="00C246F4"/>
    <w:rsid w:val="00C24A19"/>
    <w:rsid w:val="00C25CFD"/>
    <w:rsid w:val="00C26711"/>
    <w:rsid w:val="00C27264"/>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4FD7"/>
    <w:rsid w:val="00C673A5"/>
    <w:rsid w:val="00C768BA"/>
    <w:rsid w:val="00C77114"/>
    <w:rsid w:val="00C77243"/>
    <w:rsid w:val="00C826A7"/>
    <w:rsid w:val="00C83AF9"/>
    <w:rsid w:val="00C85DCD"/>
    <w:rsid w:val="00C8732F"/>
    <w:rsid w:val="00C875E3"/>
    <w:rsid w:val="00C923D5"/>
    <w:rsid w:val="00C93485"/>
    <w:rsid w:val="00C936FC"/>
    <w:rsid w:val="00C9608F"/>
    <w:rsid w:val="00CA2BED"/>
    <w:rsid w:val="00CA34B5"/>
    <w:rsid w:val="00CA5366"/>
    <w:rsid w:val="00CA5503"/>
    <w:rsid w:val="00CB3CD3"/>
    <w:rsid w:val="00CB4FFE"/>
    <w:rsid w:val="00CB7309"/>
    <w:rsid w:val="00CC12B0"/>
    <w:rsid w:val="00CC5E86"/>
    <w:rsid w:val="00CC7DE1"/>
    <w:rsid w:val="00CD046A"/>
    <w:rsid w:val="00CD2A33"/>
    <w:rsid w:val="00CD2ED7"/>
    <w:rsid w:val="00CD481B"/>
    <w:rsid w:val="00CD73AB"/>
    <w:rsid w:val="00CD7474"/>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49D"/>
    <w:rsid w:val="00D14D33"/>
    <w:rsid w:val="00D1548C"/>
    <w:rsid w:val="00D154BC"/>
    <w:rsid w:val="00D16152"/>
    <w:rsid w:val="00D163B7"/>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58E0"/>
    <w:rsid w:val="00D566C3"/>
    <w:rsid w:val="00D5697E"/>
    <w:rsid w:val="00D56988"/>
    <w:rsid w:val="00D57AB2"/>
    <w:rsid w:val="00D63251"/>
    <w:rsid w:val="00D64188"/>
    <w:rsid w:val="00D71E1B"/>
    <w:rsid w:val="00D768B7"/>
    <w:rsid w:val="00D77A63"/>
    <w:rsid w:val="00D823F4"/>
    <w:rsid w:val="00D83BB3"/>
    <w:rsid w:val="00D84AA3"/>
    <w:rsid w:val="00D85A41"/>
    <w:rsid w:val="00D90520"/>
    <w:rsid w:val="00D911E4"/>
    <w:rsid w:val="00D93294"/>
    <w:rsid w:val="00D96F75"/>
    <w:rsid w:val="00D970DD"/>
    <w:rsid w:val="00D9775A"/>
    <w:rsid w:val="00DA0901"/>
    <w:rsid w:val="00DA10C2"/>
    <w:rsid w:val="00DA5006"/>
    <w:rsid w:val="00DA559A"/>
    <w:rsid w:val="00DA6701"/>
    <w:rsid w:val="00DA7738"/>
    <w:rsid w:val="00DB029A"/>
    <w:rsid w:val="00DB42F5"/>
    <w:rsid w:val="00DB431B"/>
    <w:rsid w:val="00DB5A3B"/>
    <w:rsid w:val="00DC0493"/>
    <w:rsid w:val="00DC055D"/>
    <w:rsid w:val="00DC4A52"/>
    <w:rsid w:val="00DC514B"/>
    <w:rsid w:val="00DC5B5B"/>
    <w:rsid w:val="00DC6420"/>
    <w:rsid w:val="00DD00A1"/>
    <w:rsid w:val="00DD3840"/>
    <w:rsid w:val="00DD3A00"/>
    <w:rsid w:val="00DD3F5C"/>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1EF7"/>
    <w:rsid w:val="00E221AC"/>
    <w:rsid w:val="00E249CD"/>
    <w:rsid w:val="00E24FB1"/>
    <w:rsid w:val="00E25DCB"/>
    <w:rsid w:val="00E26FA5"/>
    <w:rsid w:val="00E271AE"/>
    <w:rsid w:val="00E300C9"/>
    <w:rsid w:val="00E3051D"/>
    <w:rsid w:val="00E31706"/>
    <w:rsid w:val="00E31F65"/>
    <w:rsid w:val="00E32297"/>
    <w:rsid w:val="00E34FA8"/>
    <w:rsid w:val="00E36531"/>
    <w:rsid w:val="00E36DF6"/>
    <w:rsid w:val="00E40642"/>
    <w:rsid w:val="00E41074"/>
    <w:rsid w:val="00E428BC"/>
    <w:rsid w:val="00E42DA4"/>
    <w:rsid w:val="00E4439E"/>
    <w:rsid w:val="00E4531F"/>
    <w:rsid w:val="00E527A8"/>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2A4B"/>
    <w:rsid w:val="00E735B3"/>
    <w:rsid w:val="00E738EE"/>
    <w:rsid w:val="00E751AB"/>
    <w:rsid w:val="00E75352"/>
    <w:rsid w:val="00E763F3"/>
    <w:rsid w:val="00E81946"/>
    <w:rsid w:val="00E83D6E"/>
    <w:rsid w:val="00E83DAB"/>
    <w:rsid w:val="00E85990"/>
    <w:rsid w:val="00E85DC2"/>
    <w:rsid w:val="00E8600A"/>
    <w:rsid w:val="00E86B3F"/>
    <w:rsid w:val="00E9023C"/>
    <w:rsid w:val="00E9064C"/>
    <w:rsid w:val="00E914E6"/>
    <w:rsid w:val="00E94D69"/>
    <w:rsid w:val="00EA0E28"/>
    <w:rsid w:val="00EA2D98"/>
    <w:rsid w:val="00EA4716"/>
    <w:rsid w:val="00EA4761"/>
    <w:rsid w:val="00EB02CF"/>
    <w:rsid w:val="00EB3BC7"/>
    <w:rsid w:val="00EB4C91"/>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8A"/>
    <w:rsid w:val="00EE4DBD"/>
    <w:rsid w:val="00EE5D31"/>
    <w:rsid w:val="00EE5DD8"/>
    <w:rsid w:val="00EE7580"/>
    <w:rsid w:val="00EE7832"/>
    <w:rsid w:val="00EF0BBA"/>
    <w:rsid w:val="00EF0CFA"/>
    <w:rsid w:val="00EF152C"/>
    <w:rsid w:val="00EF3490"/>
    <w:rsid w:val="00EF3D0C"/>
    <w:rsid w:val="00EF7628"/>
    <w:rsid w:val="00F013CE"/>
    <w:rsid w:val="00F02795"/>
    <w:rsid w:val="00F03F07"/>
    <w:rsid w:val="00F0487B"/>
    <w:rsid w:val="00F0531E"/>
    <w:rsid w:val="00F069E4"/>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4EA3"/>
    <w:rsid w:val="00F36798"/>
    <w:rsid w:val="00F37657"/>
    <w:rsid w:val="00F428EF"/>
    <w:rsid w:val="00F4698D"/>
    <w:rsid w:val="00F473C9"/>
    <w:rsid w:val="00F50DBA"/>
    <w:rsid w:val="00F560C8"/>
    <w:rsid w:val="00F6133E"/>
    <w:rsid w:val="00F61D84"/>
    <w:rsid w:val="00F62DF9"/>
    <w:rsid w:val="00F64AEB"/>
    <w:rsid w:val="00F6702B"/>
    <w:rsid w:val="00F67950"/>
    <w:rsid w:val="00F762BB"/>
    <w:rsid w:val="00F767F6"/>
    <w:rsid w:val="00F769A6"/>
    <w:rsid w:val="00F76C68"/>
    <w:rsid w:val="00F773BD"/>
    <w:rsid w:val="00F77DA6"/>
    <w:rsid w:val="00F77F4A"/>
    <w:rsid w:val="00F8032E"/>
    <w:rsid w:val="00F81AF1"/>
    <w:rsid w:val="00F83AAB"/>
    <w:rsid w:val="00F84D48"/>
    <w:rsid w:val="00F86434"/>
    <w:rsid w:val="00F86B25"/>
    <w:rsid w:val="00F87E02"/>
    <w:rsid w:val="00F92D6E"/>
    <w:rsid w:val="00F92DAE"/>
    <w:rsid w:val="00F93107"/>
    <w:rsid w:val="00F95946"/>
    <w:rsid w:val="00F96096"/>
    <w:rsid w:val="00F96547"/>
    <w:rsid w:val="00FA0A52"/>
    <w:rsid w:val="00FA0E9B"/>
    <w:rsid w:val="00FA7DAE"/>
    <w:rsid w:val="00FB237D"/>
    <w:rsid w:val="00FB252B"/>
    <w:rsid w:val="00FB5C19"/>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github.com/em-lim13/Ch2_Spatial_pe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909</TotalTime>
  <Pages>49</Pages>
  <Words>47763</Words>
  <Characters>272253</Characters>
  <Application>Microsoft Office Word</Application>
  <DocSecurity>0</DocSecurity>
  <Lines>2268</Lines>
  <Paragraphs>638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196</cp:revision>
  <dcterms:created xsi:type="dcterms:W3CDTF">2024-10-03T00:00:00Z</dcterms:created>
  <dcterms:modified xsi:type="dcterms:W3CDTF">2024-11-14T01:18:00Z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