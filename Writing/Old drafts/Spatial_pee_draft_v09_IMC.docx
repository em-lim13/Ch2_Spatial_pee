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2BC33B66" w:rsidR="008307A0" w:rsidRPr="005F1E8D" w:rsidRDefault="0033427F" w:rsidP="00CE7337">
      <w:pPr>
        <w:spacing w:line="480" w:lineRule="auto"/>
        <w:jc w:val="center"/>
        <w:rPr>
          <w:b/>
        </w:rPr>
      </w:pPr>
      <w:proofErr w:type="gramStart"/>
      <w:r>
        <w:rPr>
          <w:b/>
          <w:bCs/>
        </w:rPr>
        <w:t>.</w:t>
      </w:r>
      <w:commentRangeStart w:id="0"/>
      <w:r w:rsidR="008307A0" w:rsidRPr="005F1E8D">
        <w:rPr>
          <w:b/>
          <w:bCs/>
        </w:rPr>
        <w:t>Spatial</w:t>
      </w:r>
      <w:proofErr w:type="gramEnd"/>
      <w:r w:rsidR="008307A0" w:rsidRPr="005F1E8D">
        <w:rPr>
          <w:b/>
          <w:bCs/>
        </w:rPr>
        <w:t xml:space="preserve"> </w:t>
      </w:r>
      <w:commentRangeEnd w:id="0"/>
      <w:r w:rsidR="00AF52A3">
        <w:rPr>
          <w:rStyle w:val="CommentReference"/>
        </w:rPr>
        <w:commentReference w:id="0"/>
      </w:r>
      <w:r w:rsidR="008307A0" w:rsidRPr="005F1E8D">
        <w:rPr>
          <w:b/>
          <w:bCs/>
        </w:rPr>
        <w:t>dynamics of animal-mediated nutrients</w:t>
      </w:r>
      <w:r w:rsidR="008307A0" w:rsidRPr="005F1E8D">
        <w:t xml:space="preserve"> </w:t>
      </w:r>
      <w:r w:rsidR="008307A0" w:rsidRPr="005F1E8D">
        <w:rPr>
          <w:b/>
        </w:rPr>
        <w:t>in temperate waters</w:t>
      </w:r>
    </w:p>
    <w:p w14:paraId="322C7FCD" w14:textId="4E87A533" w:rsidR="008307A0" w:rsidRPr="005F1E8D" w:rsidRDefault="008307A0" w:rsidP="00CE7337">
      <w:pPr>
        <w:spacing w:line="480" w:lineRule="auto"/>
        <w:jc w:val="center"/>
      </w:pPr>
    </w:p>
    <w:p w14:paraId="6F0D6093" w14:textId="103B569C" w:rsidR="00217D47" w:rsidRPr="005F1E8D" w:rsidRDefault="00217D47" w:rsidP="00217D47">
      <w:pPr>
        <w:spacing w:line="480" w:lineRule="auto"/>
        <w:jc w:val="center"/>
      </w:pPr>
      <w:r w:rsidRPr="005F1E8D">
        <w:br/>
        <w:t>Em G Lim</w:t>
      </w:r>
      <w:r w:rsidRPr="005F1E8D">
        <w:rPr>
          <w:vertAlign w:val="superscript"/>
        </w:rPr>
        <w:t>1</w:t>
      </w:r>
      <w:r w:rsidR="005014F7">
        <w:rPr>
          <w:vertAlign w:val="superscript"/>
        </w:rPr>
        <w:t>,2</w:t>
      </w:r>
      <w:r w:rsidR="006214D6">
        <w:rPr>
          <w:vertAlign w:val="superscript"/>
        </w:rPr>
        <w:t>*</w:t>
      </w:r>
      <w:r w:rsidRPr="005F1E8D">
        <w:t>, Claire M Attridge</w:t>
      </w:r>
      <w:r w:rsidRPr="005F1E8D">
        <w:rPr>
          <w:vertAlign w:val="superscript"/>
        </w:rPr>
        <w:t>1</w:t>
      </w:r>
      <w:r w:rsidRPr="005F1E8D">
        <w:t>, Jasmin M Schuster</w:t>
      </w:r>
      <w:r w:rsidR="005014F7">
        <w:rPr>
          <w:vertAlign w:val="superscript"/>
        </w:rPr>
        <w:t>3</w:t>
      </w:r>
      <w:r w:rsidRPr="005F1E8D">
        <w:rPr>
          <w:vertAlign w:val="superscript"/>
        </w:rPr>
        <w:t>,</w:t>
      </w:r>
      <w:r w:rsidR="005014F7">
        <w:rPr>
          <w:vertAlign w:val="superscript"/>
        </w:rPr>
        <w:t>4</w:t>
      </w:r>
      <w:r w:rsidRPr="005F1E8D">
        <w:t>, Kieran D Cox</w:t>
      </w:r>
      <w:r w:rsidRPr="005F1E8D">
        <w:rPr>
          <w:vertAlign w:val="superscript"/>
        </w:rPr>
        <w:t>1</w:t>
      </w:r>
      <w:r w:rsidRPr="005F1E8D">
        <w:t>, Kiara R Kattler</w:t>
      </w:r>
      <w:r w:rsidRPr="005F1E8D">
        <w:rPr>
          <w:vertAlign w:val="superscript"/>
        </w:rPr>
        <w:t>1</w:t>
      </w:r>
      <w:r w:rsidRPr="005F1E8D">
        <w:t>, Emily J Leedham</w:t>
      </w:r>
      <w:r w:rsidRPr="005F1E8D">
        <w:rPr>
          <w:vertAlign w:val="superscript"/>
        </w:rPr>
        <w:t>1</w:t>
      </w:r>
      <w:r w:rsidRPr="005F1E8D">
        <w:t>, Bridget Maher</w:t>
      </w:r>
      <w:r w:rsidR="005014F7">
        <w:rPr>
          <w:vertAlign w:val="superscript"/>
        </w:rPr>
        <w:t>3</w:t>
      </w:r>
      <w:r w:rsidRPr="005F1E8D">
        <w:t>, Andrew L Bickell</w:t>
      </w:r>
      <w:r w:rsidR="00E54847">
        <w:rPr>
          <w:vertAlign w:val="superscript"/>
        </w:rPr>
        <w:t>1</w:t>
      </w:r>
      <w:r w:rsidRPr="005F1E8D">
        <w:t>, Francis Juanes</w:t>
      </w:r>
      <w:r w:rsidR="005014F7">
        <w:rPr>
          <w:vertAlign w:val="superscript"/>
        </w:rPr>
        <w:t>3</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Default="008307A0" w:rsidP="00CE7337">
      <w:pPr>
        <w:spacing w:line="480" w:lineRule="auto"/>
      </w:pPr>
      <w:r w:rsidRPr="005F1E8D">
        <w:rPr>
          <w:vertAlign w:val="superscript"/>
        </w:rPr>
        <w:t>1</w:t>
      </w:r>
      <w:r w:rsidRPr="005F1E8D">
        <w:t>Department of Biological Sciences, Simon Fraser University, Burnaby, British Columbia, Canada</w:t>
      </w:r>
    </w:p>
    <w:p w14:paraId="326B7579" w14:textId="38721958" w:rsidR="005014F7" w:rsidRPr="005F1E8D" w:rsidRDefault="005014F7" w:rsidP="00CE7337">
      <w:pPr>
        <w:spacing w:line="480" w:lineRule="auto"/>
      </w:pPr>
      <w:r w:rsidRPr="00CB4FFE">
        <w:rPr>
          <w:vertAlign w:val="superscript"/>
        </w:rPr>
        <w:t>2</w:t>
      </w:r>
      <w:r>
        <w:t>Bamfield Marine Sciences Center, Bamfield, British Columbia, Canada</w:t>
      </w:r>
    </w:p>
    <w:p w14:paraId="30BEE07B" w14:textId="6B5EB3EB" w:rsidR="008307A0" w:rsidRPr="005F1E8D" w:rsidRDefault="005014F7" w:rsidP="00CE7337">
      <w:pPr>
        <w:spacing w:line="480" w:lineRule="auto"/>
      </w:pPr>
      <w:r>
        <w:rPr>
          <w:vertAlign w:val="superscript"/>
        </w:rPr>
        <w:t>3</w:t>
      </w:r>
      <w:r w:rsidR="008307A0" w:rsidRPr="005F1E8D">
        <w:t>Department of Biology, University of Victoria, Victoria, British Columbia, Canada</w:t>
      </w:r>
    </w:p>
    <w:p w14:paraId="6AD39534" w14:textId="3EE4FCE1" w:rsidR="008307A0" w:rsidRPr="00E54847" w:rsidRDefault="005014F7" w:rsidP="00CE7337">
      <w:pPr>
        <w:spacing w:line="480" w:lineRule="auto"/>
        <w:rPr>
          <w:color w:val="202124"/>
        </w:rPr>
      </w:pPr>
      <w:r>
        <w:rPr>
          <w:vertAlign w:val="superscript"/>
        </w:rPr>
        <w:t>4</w:t>
      </w:r>
      <w:r w:rsidR="008307A0" w:rsidRPr="005F1E8D">
        <w:t xml:space="preserve">Hakai Institute, </w:t>
      </w:r>
      <w:r w:rsidR="008307A0" w:rsidRPr="005F1E8D">
        <w:rPr>
          <w:color w:val="202124"/>
        </w:rPr>
        <w:t>Campbell River, British Columbia, Canada</w:t>
      </w:r>
      <w:r w:rsidR="006214D6">
        <w:br/>
        <w:t xml:space="preserve">*Corresponding author: Em Lim, </w:t>
      </w:r>
      <w:commentRangeStart w:id="1"/>
      <w:commentRangeStart w:id="2"/>
      <w:r w:rsidR="006214D6">
        <w:t>em.g.lim13@gmail.com</w:t>
      </w:r>
      <w:commentRangeEnd w:id="1"/>
      <w:r w:rsidR="00BB3685">
        <w:rPr>
          <w:rStyle w:val="CommentReference"/>
        </w:rPr>
        <w:commentReference w:id="1"/>
      </w:r>
      <w:commentRangeEnd w:id="2"/>
      <w:r w:rsidR="00A96C2B">
        <w:rPr>
          <w:rStyle w:val="CommentReference"/>
        </w:rPr>
        <w:commentReference w:id="2"/>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72AD11B1"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w:t>
      </w:r>
      <w:r w:rsidR="007519B8">
        <w:t xml:space="preserve"> in tropical waters.</w:t>
      </w:r>
      <w:r w:rsidRPr="005F1E8D">
        <w:t xml:space="preserve"> </w:t>
      </w:r>
      <w:r w:rsidR="007519B8">
        <w:t>This variability influences</w:t>
      </w:r>
      <w:r w:rsidRPr="005F1E8D">
        <w:t xml:space="preserve"> primary productivity and community functioning.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5A6EDD" w:rsidRPr="005A6EDD">
        <w:t xml:space="preserve"> </w:t>
      </w:r>
      <w:r w:rsidR="005A6EDD">
        <w:t>Therefore, w</w:t>
      </w:r>
      <w:r w:rsidR="005A6EDD" w:rsidRPr="005A6EDD">
        <w:t xml:space="preserve">e assessed the </w:t>
      </w:r>
      <w:ins w:id="3" w:author="Isabelle Cote" w:date="2024-11-15T11:40:00Z" w16du:dateUtc="2024-11-15T19:40:00Z">
        <w:r w:rsidR="004F7472">
          <w:t xml:space="preserve">existence and </w:t>
        </w:r>
      </w:ins>
      <w:r w:rsidR="005A6EDD" w:rsidRPr="005A6EDD">
        <w:t xml:space="preserve">drivers of variation in CND at </w:t>
      </w:r>
      <w:proofErr w:type="spellStart"/>
      <w:r w:rsidR="002E1F14">
        <w:t>meso</w:t>
      </w:r>
      <w:proofErr w:type="spellEnd"/>
      <w:r w:rsidR="002E1F14">
        <w:t>, small, and fine</w:t>
      </w:r>
      <w:r w:rsidR="005A6EDD" w:rsidRPr="005A6EDD">
        <w:t xml:space="preserve"> spatial scales within temperate marine ecosystems. To do so, we </w:t>
      </w:r>
      <w:r w:rsidR="00E53B33" w:rsidRPr="00E53B33">
        <w:t xml:space="preserve">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w:t>
      </w:r>
      <w:r w:rsidR="005F4050">
        <w:t xml:space="preserve">and measured in situ ammonium </w:t>
      </w:r>
      <w:r w:rsidR="00E53B33" w:rsidRPr="00E53B33">
        <w:t xml:space="preserve">at 27 </w:t>
      </w:r>
      <w:r w:rsidR="00B61844">
        <w:t>northeast Pacific</w:t>
      </w:r>
      <w:r w:rsidR="00B61844" w:rsidRPr="00E53B33">
        <w:t xml:space="preserve"> </w:t>
      </w:r>
      <w:r w:rsidR="00E53B33" w:rsidRPr="00E53B33">
        <w:t xml:space="preserve">rocky reefs for 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 xml:space="preserve">where flood tides seemed to “wash away” the effect of </w:t>
      </w:r>
      <w:r w:rsidR="005A6EDD">
        <w:t>nutrient regeneration by animals</w:t>
      </w:r>
      <w:r w:rsidR="00CC7DE1">
        <w:t xml:space="preserve">, </w:t>
      </w:r>
      <w:r w:rsidR="0012432E">
        <w:t xml:space="preserve">although </w:t>
      </w:r>
      <w:r w:rsidR="00CC7DE1">
        <w:t xml:space="preserve">enrichment </w:t>
      </w:r>
      <w:r w:rsidR="0012432E">
        <w:t>was</w:t>
      </w:r>
      <w:r w:rsidR="00CC7DE1">
        <w:t xml:space="preserve"> possible on ebb tides</w:t>
      </w:r>
      <w:r w:rsidRPr="005F1E8D">
        <w:t xml:space="preserve">. Ammonium was significantly higher within than </w:t>
      </w:r>
      <w:r w:rsidR="00D84AA3">
        <w:t xml:space="preserve">outside of </w:t>
      </w:r>
      <w:r w:rsidRPr="005F1E8D">
        <w:t>kelp forests</w:t>
      </w:r>
      <w:r w:rsidR="003C6B73">
        <w:t>,</w:t>
      </w:r>
      <w:r w:rsidRPr="005F1E8D">
        <w:t xml:space="preserve"> 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AF220D">
        <w:t xml:space="preserve">to a lesser degree </w:t>
      </w:r>
      <w:r w:rsidR="00915C04" w:rsidRPr="005F1E8D">
        <w:t xml:space="preserve">animal </w:t>
      </w:r>
      <w:r w:rsidRPr="005F1E8D">
        <w:t>biomass.</w:t>
      </w:r>
      <w:r w:rsidR="005E0538" w:rsidRPr="005F1E8D">
        <w:t xml:space="preserve"> </w:t>
      </w:r>
      <w:r w:rsidR="00AC1C49">
        <w:t>C</w:t>
      </w:r>
      <w:r w:rsidR="00E53B33">
        <w:t xml:space="preserve">aging experiments </w:t>
      </w:r>
      <w:r w:rsidR="00AC1C49">
        <w:t>revealed</w:t>
      </w:r>
      <w:r w:rsidR="00B61844">
        <w:t xml:space="preserve"> that</w:t>
      </w:r>
      <w:r w:rsidR="00B61844" w:rsidRPr="005F1E8D">
        <w:t xml:space="preserve"> </w:t>
      </w:r>
      <w:sdt>
        <w:sdtPr>
          <w:tag w:val="goog_rdk_3"/>
          <w:id w:val="594221998"/>
        </w:sdtPr>
        <w:sdtContent/>
      </w:sdt>
      <w:r w:rsidR="00B46066">
        <w:t>fine</w:t>
      </w:r>
      <w:r w:rsidR="00033D21">
        <w:t>-</w:t>
      </w:r>
      <w:r w:rsidRPr="005F1E8D">
        <w:t xml:space="preserve">scale </w:t>
      </w:r>
      <w:r w:rsidR="0012432E">
        <w:t>(</w:t>
      </w:r>
      <w:ins w:id="4" w:author="Isabelle Cote" w:date="2024-11-15T11:41:00Z" w16du:dateUtc="2024-11-15T19:41:00Z">
        <w:r w:rsidR="004F7472">
          <w:t>~</w:t>
        </w:r>
      </w:ins>
      <w:r w:rsidR="00776655">
        <w:t>2</w:t>
      </w:r>
      <w:r w:rsidR="0012432E">
        <w:t xml:space="preserve"> m)</w:t>
      </w:r>
      <w:r w:rsidRPr="005F1E8D">
        <w:t xml:space="preserve"> ammonium variability and nutrient enrichment </w:t>
      </w:r>
      <w:r w:rsidR="0012432E">
        <w:t>were</w:t>
      </w:r>
      <w:r w:rsidR="0012432E" w:rsidRPr="005F1E8D">
        <w:t xml:space="preserve"> </w:t>
      </w:r>
      <w:r w:rsidR="005E0538" w:rsidRPr="005F1E8D">
        <w:t>only</w:t>
      </w:r>
      <w:r w:rsidRPr="005F1E8D">
        <w:t xml:space="preserve"> possible</w:t>
      </w:r>
      <w:r w:rsidRPr="005F1E8D">
        <w:rPr>
          <w:iCs/>
        </w:rPr>
        <w:t xml:space="preserve"> under low</w:t>
      </w:r>
      <w:r w:rsidR="00B61844">
        <w:rPr>
          <w:iCs/>
        </w:rPr>
        <w:t>-</w:t>
      </w:r>
      <w:r w:rsidRPr="005F1E8D">
        <w:rPr>
          <w:iCs/>
        </w:rPr>
        <w:t xml:space="preserve">flow conditions. Our results suggest </w:t>
      </w:r>
      <w:r w:rsidR="004D19B2">
        <w:rPr>
          <w:iCs/>
        </w:rPr>
        <w:t xml:space="preserve">that </w:t>
      </w:r>
      <w:r w:rsidRPr="005F1E8D">
        <w:rPr>
          <w:iCs/>
        </w:rPr>
        <w:t>CN</w:t>
      </w:r>
      <w:r w:rsidR="00FC6B44" w:rsidRPr="005F1E8D">
        <w:rPr>
          <w:iCs/>
        </w:rPr>
        <w:t>D</w:t>
      </w:r>
      <w:r w:rsidRPr="005F1E8D">
        <w:rPr>
          <w:iCs/>
        </w:rPr>
        <w:t xml:space="preserve"> </w:t>
      </w:r>
      <w:r w:rsidR="004D19B2">
        <w:rPr>
          <w:iCs/>
        </w:rPr>
        <w:t>drives nutrient variability at</w:t>
      </w:r>
      <w:r w:rsidRPr="005F1E8D">
        <w:rPr>
          <w:iCs/>
        </w:rPr>
        <w:t xml:space="preserve"> scales ranging from </w:t>
      </w:r>
      <w:r w:rsidR="005F4050">
        <w:rPr>
          <w:iCs/>
        </w:rPr>
        <w:t>two</w:t>
      </w:r>
      <w:r w:rsidRPr="005F1E8D">
        <w:rPr>
          <w:iCs/>
        </w:rPr>
        <w:t xml:space="preserve"> meter</w:t>
      </w:r>
      <w:r w:rsidR="005F4050">
        <w:rPr>
          <w:iCs/>
        </w:rPr>
        <w:t>s</w:t>
      </w:r>
      <w:r w:rsidRPr="005F1E8D">
        <w:rPr>
          <w:iCs/>
        </w:rPr>
        <w:t xml:space="preserve"> to </w:t>
      </w:r>
      <w:r w:rsidR="005E0538" w:rsidRPr="005F1E8D">
        <w:rPr>
          <w:iCs/>
        </w:rPr>
        <w:t>over 20 km</w:t>
      </w:r>
      <w:r w:rsidRPr="005F1E8D">
        <w:rPr>
          <w:iCs/>
        </w:rPr>
        <w:t xml:space="preserve">, </w:t>
      </w:r>
      <w:r w:rsidR="004D19B2">
        <w:rPr>
          <w:iCs/>
        </w:rPr>
        <w:t>acting on</w:t>
      </w:r>
      <w:r w:rsidR="0012432E">
        <w:rPr>
          <w:iCs/>
        </w:rPr>
        <w:t xml:space="preserve"> a finer scale </w:t>
      </w:r>
      <w:r w:rsidRPr="005F1E8D">
        <w:rPr>
          <w:iCs/>
        </w:rPr>
        <w:t xml:space="preserve">than </w:t>
      </w:r>
      <w:r w:rsidRPr="005F1E8D">
        <w:t xml:space="preserve">allochthonous </w:t>
      </w:r>
      <w:ins w:id="5" w:author="Isabelle Cote" w:date="2024-11-15T11:41:00Z" w16du:dateUtc="2024-11-15T19:41:00Z">
        <w:r w:rsidR="004F7472">
          <w:t xml:space="preserve">nitrogen </w:t>
        </w:r>
      </w:ins>
      <w:r w:rsidRPr="005F1E8D">
        <w:t>sources such as upwelling.</w:t>
      </w:r>
      <w:r w:rsidR="00776655" w:rsidRPr="00776655">
        <w:t xml:space="preserve"> Therefore, consumer-mediated nutrient dynamics are implicated as a previously overlooked driver of </w:t>
      </w:r>
      <w:r w:rsidR="00776655">
        <w:t xml:space="preserve">spatial variation in </w:t>
      </w:r>
      <w:r w:rsidR="00776655" w:rsidRPr="00776655">
        <w:t>primary productivity in temperate marine systems</w:t>
      </w:r>
      <w:r w:rsidR="00776655">
        <w:t>.</w:t>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r w:rsidR="00F76C68" w:rsidRPr="005F1E8D">
        <w:rPr>
          <w:b/>
        </w:rPr>
        <w:lastRenderedPageBreak/>
        <w:t>Introduction</w:t>
      </w:r>
    </w:p>
    <w:p w14:paraId="79E1ED54" w14:textId="10D0D454" w:rsidR="00DC4A52" w:rsidRPr="0091699F" w:rsidRDefault="00E53B33" w:rsidP="004317DC">
      <w:pPr>
        <w:pBdr>
          <w:top w:val="nil"/>
          <w:left w:val="nil"/>
          <w:bottom w:val="nil"/>
          <w:right w:val="nil"/>
          <w:between w:val="nil"/>
        </w:pBdr>
        <w:spacing w:line="480" w:lineRule="auto"/>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is</w:t>
      </w:r>
      <w:r w:rsidR="005879AC">
        <w:rPr>
          <w:color w:val="000000"/>
        </w:rPr>
        <w:t xml:space="preserve"> regulated through</w:t>
      </w:r>
      <w:r w:rsidR="002216A4">
        <w:rPr>
          <w:color w:val="000000"/>
        </w:rPr>
        <w:t xml:space="preserve"> bottom-up control, i.e.</w:t>
      </w:r>
      <w:r w:rsidR="003D1191">
        <w:rPr>
          <w:color w:val="000000"/>
        </w:rPr>
        <w:t>,</w:t>
      </w:r>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CE5810" w:rsidRPr="005F1E8D">
        <w:rPr>
          <w:color w:val="000000"/>
        </w:rPr>
        <w:t xml:space="preserve"> </w:t>
      </w:r>
      <w:r w:rsidR="00DC055D">
        <w:rPr>
          <w:color w:val="000000"/>
        </w:rPr>
        <w:t>(e.g.</w:t>
      </w:r>
      <w:r w:rsidR="005B15F4">
        <w:rPr>
          <w:color w:val="000000"/>
        </w:rPr>
        <w:t>,</w:t>
      </w:r>
      <w:r w:rsidR="00CE5810" w:rsidRPr="005F1E8D">
        <w:rPr>
          <w:color w:val="000000"/>
        </w:rPr>
        <w:t xml:space="preserve"> upwelling</w:t>
      </w:r>
      <w:r w:rsidR="00DC055D">
        <w:rPr>
          <w:color w:val="000000"/>
        </w:rPr>
        <w:t>)</w:t>
      </w:r>
      <w:r w:rsidR="002142F2" w:rsidRPr="005F1E8D">
        <w:rPr>
          <w:color w:val="000000"/>
        </w:rPr>
        <w:t xml:space="preserve"> as drivers of variability in nutrient availability, </w:t>
      </w:r>
      <w:r w:rsidR="00F33E40" w:rsidRPr="005F1E8D">
        <w:rPr>
          <w:color w:val="000000"/>
        </w:rPr>
        <w:t xml:space="preserve">there is </w:t>
      </w:r>
      <w:r w:rsidR="00E9064C">
        <w:rPr>
          <w:color w:val="000000"/>
        </w:rPr>
        <w:t>e</w:t>
      </w:r>
      <w:r w:rsidR="00BB0987">
        <w:rPr>
          <w:color w:val="000000"/>
        </w:rPr>
        <w:t>merging</w:t>
      </w:r>
      <w:r w:rsidR="00F33E40" w:rsidRPr="00C11E26">
        <w:rPr>
          <w:color w:val="000000"/>
        </w:rPr>
        <w:t xml:space="preserve">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r w:rsidR="00380F24" w:rsidRPr="005F1E8D">
        <w:rPr>
          <w:color w:val="000000"/>
        </w:rPr>
        <w:fldChar w:fldCharType="begin"/>
      </w:r>
      <w:r w:rsidR="00F767F6">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F767F6">
        <w:rPr>
          <w:color w:val="000000"/>
          <w:lang w:val="en-US"/>
        </w:rPr>
        <w:t>(Allgeier et al., 2017)</w:t>
      </w:r>
      <w:r w:rsidR="00380F24" w:rsidRPr="005F1E8D">
        <w:rPr>
          <w:color w:val="000000"/>
        </w:rPr>
        <w:fldChar w:fldCharType="end"/>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5B15F4">
        <w:rPr>
          <w:color w:val="000000"/>
        </w:rPr>
        <w:t>;</w:t>
      </w:r>
      <w:r w:rsidR="00B16FBC" w:rsidRPr="005F1E8D">
        <w:rPr>
          <w:color w:val="000000"/>
        </w:rPr>
        <w:t xml:space="preserve"> </w:t>
      </w:r>
      <w:r w:rsidR="00B16FBC" w:rsidRPr="005F1E8D">
        <w:rPr>
          <w:color w:val="000000"/>
        </w:rPr>
        <w:fldChar w:fldCharType="begin"/>
      </w:r>
      <w:r w:rsidR="00A01D2E">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sidR="004F21D6">
        <w:rPr>
          <w:color w:val="000000"/>
        </w:rPr>
        <w:t>Consumers</w:t>
      </w:r>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F767F6">
        <w:rPr>
          <w:noProof/>
          <w:color w:val="000000"/>
        </w:rPr>
        <w:t>(Lobban and Harrison, 1994; Phillips and Hurd, 2004)</w:t>
      </w:r>
      <w:r w:rsidR="004F21D6" w:rsidRPr="005F1E8D">
        <w:rPr>
          <w:color w:val="000000"/>
        </w:rPr>
        <w:fldChar w:fldCharType="end"/>
      </w:r>
      <w:r w:rsidR="004F21D6" w:rsidRPr="005F1E8D">
        <w:rPr>
          <w:color w:val="000000"/>
        </w:rPr>
        <w:t>.</w:t>
      </w:r>
      <w:r w:rsidR="00C40F8D" w:rsidDel="00C40F8D">
        <w:rPr>
          <w:color w:val="000000"/>
        </w:rPr>
        <w:t xml:space="preserve"> </w:t>
      </w:r>
      <w:r>
        <w:rPr>
          <w:color w:val="000000"/>
        </w:rPr>
        <w:t xml:space="preserve">However, the ecological importance of consumer-regenerated nutrients </w:t>
      </w:r>
      <w:r w:rsidR="005B15F4">
        <w:rPr>
          <w:color w:val="000000"/>
        </w:rPr>
        <w:t xml:space="preserve">at varied spatial </w:t>
      </w:r>
      <w:r>
        <w:rPr>
          <w:color w:val="000000"/>
        </w:rPr>
        <w:t>scales remains unclear.</w:t>
      </w:r>
      <w:r w:rsidR="0091699F" w:rsidRPr="0091699F">
        <w:t xml:space="preserve"> </w:t>
      </w:r>
      <w:commentRangeStart w:id="6"/>
      <w:commentRangeStart w:id="7"/>
      <w:r w:rsidR="00DC4A52" w:rsidRPr="005F1E8D">
        <w:rPr>
          <w:color w:val="000000"/>
        </w:rPr>
        <w:t>Therefore</w:t>
      </w:r>
      <w:commentRangeEnd w:id="6"/>
      <w:r w:rsidR="0091699F">
        <w:rPr>
          <w:rStyle w:val="CommentReference"/>
        </w:rPr>
        <w:commentReference w:id="6"/>
      </w:r>
      <w:commentRangeEnd w:id="7"/>
      <w:r w:rsidR="004F7472">
        <w:rPr>
          <w:rStyle w:val="CommentReference"/>
        </w:rPr>
        <w:commentReference w:id="7"/>
      </w:r>
      <w:r w:rsidR="00DC4A52" w:rsidRPr="005F1E8D">
        <w:rPr>
          <w:color w:val="000000"/>
        </w:rPr>
        <w:t xml:space="preserve">, identifying the </w:t>
      </w:r>
      <w:r w:rsidR="0091699F">
        <w:rPr>
          <w:color w:val="000000"/>
        </w:rPr>
        <w:t>extent to</w:t>
      </w:r>
      <w:r w:rsidR="00DC4A52" w:rsidRPr="005F1E8D">
        <w:rPr>
          <w:color w:val="000000"/>
        </w:rPr>
        <w:t xml:space="preserve"> which biologically relevant variation in nutrient availability contributes to</w:t>
      </w:r>
      <w:r w:rsidR="00170FF2">
        <w:rPr>
          <w:color w:val="000000"/>
        </w:rPr>
        <w:t xml:space="preserve"> </w:t>
      </w:r>
      <w:r w:rsidR="00AC12DC">
        <w:rPr>
          <w:color w:val="000000"/>
        </w:rPr>
        <w:t xml:space="preserve">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0023B6D6" w14:textId="57B80E98" w:rsidR="00676581" w:rsidRPr="005F1E8D" w:rsidRDefault="004317DC" w:rsidP="00C40F8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w:t>
      </w:r>
      <w:r w:rsidR="00DA5006">
        <w:rPr>
          <w:color w:val="000000"/>
        </w:rPr>
        <w:t>greatly influences</w:t>
      </w:r>
      <w:r w:rsidR="007D71C9" w:rsidRPr="005F1E8D">
        <w:rPr>
          <w:color w:val="000000"/>
        </w:rPr>
        <w:t xml:space="preserve">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C85DCD">
        <w:rPr>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C85DCD">
        <w:rPr>
          <w:noProof/>
          <w:color w:val="000000"/>
        </w:rPr>
        <w:t>(Benkwitt et al., 2019; Roman and McCarthy, 2010; Uthicke, 2001)</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F767F6">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F767F6">
        <w:rPr>
          <w:noProof/>
          <w:color w:val="000000"/>
        </w:rPr>
        <w:t>(Archer et al., 2015;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w:t>
      </w:r>
      <w:proofErr w:type="spellStart"/>
      <w:r w:rsidR="009E7833">
        <w:rPr>
          <w:color w:val="000000"/>
        </w:rPr>
        <w:t>meso</w:t>
      </w:r>
      <w:proofErr w:type="spellEnd"/>
      <w:r w:rsidR="0002013E" w:rsidRPr="005F1E8D">
        <w:rPr>
          <w:color w:val="000000"/>
        </w:rPr>
        <w:t xml:space="preserve">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w:t>
      </w:r>
      <w:r w:rsidR="009E7833">
        <w:rPr>
          <w:color w:val="000000"/>
        </w:rPr>
        <w:t xml:space="preserve"> </w:t>
      </w:r>
      <w:r w:rsidR="005A6DC6">
        <w:rPr>
          <w:color w:val="000000"/>
        </w:rPr>
        <w:t>fine</w:t>
      </w:r>
      <w:r w:rsidR="00761A9D" w:rsidRPr="005F1E8D">
        <w:rPr>
          <w:color w:val="000000"/>
        </w:rPr>
        <w:t xml:space="preserve"> scale, </w:t>
      </w:r>
      <w:r w:rsidR="005110F5" w:rsidRPr="005F1E8D">
        <w:rPr>
          <w:color w:val="000000"/>
        </w:rPr>
        <w:t>s</w:t>
      </w:r>
      <w:r w:rsidR="006C4A83" w:rsidRPr="005F1E8D">
        <w:rPr>
          <w:color w:val="000000"/>
        </w:rPr>
        <w:t xml:space="preserve">heltering schools of </w:t>
      </w:r>
      <w:r w:rsidR="006C4A83" w:rsidRPr="005F1E8D">
        <w:rPr>
          <w:color w:val="000000"/>
        </w:rPr>
        <w:lastRenderedPageBreak/>
        <w:t>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w:t>
      </w:r>
      <w:r w:rsidR="00C40F8D">
        <w:rPr>
          <w:color w:val="000000"/>
        </w:rPr>
        <w:t xml:space="preserve"> </w:t>
      </w:r>
      <w:r w:rsidR="00E428BC" w:rsidRPr="005F1E8D">
        <w:rPr>
          <w:color w:val="000000"/>
        </w:rPr>
        <w:t>Diurnal</w:t>
      </w:r>
      <w:r w:rsidR="00F92DAE" w:rsidRPr="005F1E8D">
        <w:rPr>
          <w:color w:val="000000"/>
        </w:rPr>
        <w:t xml:space="preserve"> </w:t>
      </w:r>
      <w:r w:rsidR="008651BB" w:rsidRPr="005F1E8D">
        <w:rPr>
          <w:color w:val="000000"/>
        </w:rPr>
        <w:t>migrations are a</w:t>
      </w:r>
      <w:r w:rsidR="003D1191">
        <w:rPr>
          <w:color w:val="000000"/>
        </w:rPr>
        <w:t>nother</w:t>
      </w:r>
      <w:r w:rsidR="008651BB" w:rsidRPr="005F1E8D">
        <w:rPr>
          <w:color w:val="000000"/>
        </w:rPr>
        <w:t xml:space="preserve"> source of temporal </w:t>
      </w:r>
      <w:r w:rsidR="00DC6420">
        <w:rPr>
          <w:color w:val="000000"/>
        </w:rPr>
        <w:t xml:space="preserve">and spatial </w:t>
      </w:r>
      <w:r w:rsidR="008651BB" w:rsidRPr="005F1E8D">
        <w:rPr>
          <w:color w:val="000000"/>
        </w:rPr>
        <w:t>variation</w:t>
      </w:r>
      <w:r w:rsidR="00DA5006">
        <w:rPr>
          <w:color w:val="000000"/>
        </w:rPr>
        <w:t xml:space="preserve"> in consumer-regenerated nutrients,</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8457F1">
        <w:rPr>
          <w:color w:val="000000"/>
        </w:rPr>
        <w:t xml:space="preserve">At an even larger-scale, </w:t>
      </w:r>
      <w:r w:rsidR="004C7077" w:rsidRPr="005F1E8D">
        <w:rPr>
          <w:color w:val="000000"/>
        </w:rPr>
        <w:t>variation can arise from the migration of m</w:t>
      </w:r>
      <w:r w:rsidR="00E428BC" w:rsidRPr="005F1E8D">
        <w:rPr>
          <w:color w:val="000000"/>
        </w:rPr>
        <w:t>egafauna</w:t>
      </w:r>
      <w:r w:rsidR="004C7077" w:rsidRPr="005F1E8D">
        <w:rPr>
          <w:color w:val="000000"/>
        </w:rPr>
        <w:t>;</w:t>
      </w:r>
      <w:r w:rsidR="00E428BC"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w:t>
      </w:r>
      <w:r w:rsidR="00771FB3">
        <w:rPr>
          <w:color w:val="000000"/>
        </w:rPr>
        <w:t xml:space="preserve"> </w:t>
      </w:r>
      <w:r w:rsidR="00066613" w:rsidRPr="005F1E8D">
        <w:rPr>
          <w:color w:val="000000"/>
        </w:rPr>
        <w:t xml:space="preserve">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41C6879A" w:rsidR="00237ED0" w:rsidRDefault="00237ED0" w:rsidP="007E0BA8">
      <w:pPr>
        <w:pBdr>
          <w:top w:val="nil"/>
          <w:left w:val="nil"/>
          <w:bottom w:val="nil"/>
          <w:right w:val="nil"/>
          <w:between w:val="nil"/>
        </w:pBdr>
        <w:spacing w:line="480" w:lineRule="auto"/>
        <w:ind w:firstLine="720"/>
        <w:rPr>
          <w:color w:val="000000"/>
        </w:rPr>
      </w:pPr>
      <w:r w:rsidRPr="005F1E8D">
        <w:rPr>
          <w:color w:val="000000"/>
        </w:rPr>
        <w:t xml:space="preserve">In temperate </w:t>
      </w:r>
      <w:r w:rsidR="000D0A14">
        <w:rPr>
          <w:color w:val="000000"/>
        </w:rPr>
        <w:t>oceans</w:t>
      </w:r>
      <w:r w:rsidRPr="005F1E8D">
        <w:rPr>
          <w:color w:val="000000"/>
        </w:rPr>
        <w:t>,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w:t>
      </w:r>
      <w:r w:rsidR="00FE56ED">
        <w:rPr>
          <w:color w:val="000000"/>
        </w:rPr>
        <w:t>considered the</w:t>
      </w:r>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B46066">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Science","DOI":"10.1016/j.ecss.2021.107571","ISSN":"0272-7714","journalAbbreviation":"Estuarine, Coastal and Shelf Science","language":"en","page":"107571","source":"ScienceDirect","title":"Nutrient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5F1E8D">
        <w:rPr>
          <w:color w:val="000000"/>
        </w:rPr>
        <w:fldChar w:fldCharType="separate"/>
      </w:r>
      <w:r w:rsidR="00B46066" w:rsidRPr="00B46066">
        <w:rPr>
          <w:color w:val="000000"/>
          <w:lang w:val="en-US"/>
        </w:rPr>
        <w:t>(Dayton et al., 1999; Lønborg et al., 2021)</w:t>
      </w:r>
      <w:r w:rsidR="006D7F06" w:rsidRPr="005F1E8D">
        <w:rPr>
          <w:color w:val="000000"/>
        </w:rPr>
        <w:fldChar w:fldCharType="end"/>
      </w:r>
      <w:r w:rsidR="00B874D2" w:rsidRPr="005F1E8D">
        <w:rPr>
          <w:color w:val="000000"/>
        </w:rPr>
        <w:t>.</w:t>
      </w:r>
      <w:r w:rsidR="00ED22B3">
        <w:rPr>
          <w:color w:val="000000"/>
        </w:rPr>
        <w:t xml:space="preserve"> </w:t>
      </w:r>
      <w:r w:rsidR="00B8757C" w:rsidRPr="005F1E8D">
        <w:rPr>
          <w:color w:val="000000"/>
        </w:rPr>
        <w:t>Due to the open nature of nearshore environments, h</w:t>
      </w:r>
      <w:r w:rsidR="00B874D2" w:rsidRPr="005F1E8D">
        <w:rPr>
          <w:color w:val="000000"/>
        </w:rPr>
        <w:t xml:space="preserve">igh water flow </w:t>
      </w:r>
      <w:r w:rsidR="008457F1">
        <w:rPr>
          <w:color w:val="000000"/>
        </w:rPr>
        <w:t>from</w:t>
      </w:r>
      <w:r w:rsidR="00B874D2" w:rsidRPr="005F1E8D">
        <w:rPr>
          <w:color w:val="000000"/>
        </w:rPr>
        <w:t xml:space="preserve">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005A6DC6" w:rsidRPr="00E53B33">
        <w:rPr>
          <w:color w:val="000000"/>
        </w:rPr>
        <w:t xml:space="preserve">(1 </w:t>
      </w:r>
      <w:r w:rsidR="005A6DC6">
        <w:rPr>
          <w:color w:val="000000"/>
        </w:rPr>
        <w:t>to</w:t>
      </w:r>
      <w:r w:rsidR="005A6DC6" w:rsidRPr="00E53B33">
        <w:rPr>
          <w:color w:val="000000"/>
        </w:rPr>
        <w:t xml:space="preserve"> 100 m</w:t>
      </w:r>
      <w:r w:rsidR="005A6DC6">
        <w:rPr>
          <w:color w:val="000000"/>
          <w:vertAlign w:val="superscript"/>
        </w:rPr>
        <w:t>2</w:t>
      </w:r>
      <w:r w:rsidR="005A6DC6" w:rsidRPr="00E53B33">
        <w:rPr>
          <w:color w:val="000000"/>
        </w:rPr>
        <w:t>)</w:t>
      </w:r>
      <w:r w:rsidR="005A6DC6">
        <w:rPr>
          <w:color w:val="000000"/>
        </w:rPr>
        <w:t xml:space="preserv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w:t>
      </w:r>
      <w:r w:rsidR="00771FB3">
        <w:rPr>
          <w:color w:val="000000"/>
        </w:rPr>
        <w:t xml:space="preserve"> </w:t>
      </w:r>
      <w:r w:rsidR="00A44D01" w:rsidRPr="005F1E8D">
        <w:rPr>
          <w:color w:val="000000"/>
        </w:rPr>
        <w:t xml:space="preserve">ecosystems has traditionally focused on top-down trophic interactions as </w:t>
      </w:r>
      <w:r w:rsidR="008457F1">
        <w:rPr>
          <w:color w:val="000000"/>
        </w:rPr>
        <w:t>the</w:t>
      </w:r>
      <w:r w:rsidR="00A44D01" w:rsidRPr="005F1E8D">
        <w:rPr>
          <w:color w:val="000000"/>
        </w:rPr>
        <w:t xml:space="preserve"> drivers of community composition at </w:t>
      </w:r>
      <w:r w:rsidR="005A6DC6">
        <w:rPr>
          <w:color w:val="000000"/>
        </w:rPr>
        <w:t>small</w:t>
      </w:r>
      <w:r w:rsidR="00E6680F" w:rsidRPr="005F1E8D">
        <w:rPr>
          <w:color w:val="000000"/>
        </w:rPr>
        <w:t xml:space="preserve"> </w:t>
      </w:r>
      <w:r w:rsidR="00A44D01" w:rsidRPr="005F1E8D">
        <w:rPr>
          <w:color w:val="000000"/>
        </w:rPr>
        <w:t>scale</w:t>
      </w:r>
      <w:r w:rsidR="00E6680F" w:rsidRPr="005F1E8D">
        <w:rPr>
          <w:color w:val="000000"/>
        </w:rPr>
        <w:t>s</w:t>
      </w:r>
      <w:r w:rsidR="005A6DC6">
        <w:rPr>
          <w:color w:val="000000"/>
        </w:rPr>
        <w:t>,</w:t>
      </w:r>
      <w:r w:rsidR="00A44D01" w:rsidRPr="005F1E8D">
        <w:rPr>
          <w:color w:val="000000"/>
        </w:rPr>
        <w:t xml:space="preserve"> </w:t>
      </w:r>
      <w:r w:rsidR="008457F1">
        <w:rPr>
          <w:color w:val="000000"/>
        </w:rPr>
        <w:t xml:space="preserve">while limiting considerations of </w:t>
      </w:r>
      <w:r w:rsidR="00A44D01" w:rsidRPr="005F1E8D">
        <w:rPr>
          <w:color w:val="000000"/>
        </w:rPr>
        <w:t xml:space="preserve">resource limitation </w:t>
      </w:r>
      <w:r w:rsidR="008457F1">
        <w:rPr>
          <w:color w:val="000000"/>
        </w:rPr>
        <w:t>to</w:t>
      </w:r>
      <w:r w:rsidR="00A44D01" w:rsidRPr="005F1E8D">
        <w:rPr>
          <w:color w:val="000000"/>
        </w:rPr>
        <w:t xml:space="preserve"> </w:t>
      </w:r>
      <w:r w:rsidR="005A6DC6">
        <w:rPr>
          <w:color w:val="000000"/>
        </w:rPr>
        <w:t xml:space="preserve">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8457F1">
        <w:rPr>
          <w:color w:val="000000"/>
        </w:rPr>
        <w:t>;</w:t>
      </w:r>
      <w:r w:rsidR="003D5FEF">
        <w:rPr>
          <w:color w:val="000000"/>
        </w:rPr>
        <w:t xml:space="preserve"> </w:t>
      </w:r>
      <w:r w:rsidR="003D5FEF">
        <w:rPr>
          <w:color w:val="000000"/>
        </w:rPr>
        <w:fldChar w:fldCharType="begin"/>
      </w:r>
      <w:r w:rsidR="00A01D2E">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commentRangeStart w:id="8"/>
      <w:commentRangeStart w:id="9"/>
      <w:r w:rsidR="007E0BA8">
        <w:rPr>
          <w:color w:val="000000"/>
        </w:rPr>
        <w:t>C</w:t>
      </w:r>
      <w:ins w:id="10" w:author="Isabelle Cote" w:date="2024-11-15T13:10:00Z" w16du:dateUtc="2024-11-15T21:10:00Z">
        <w:r w:rsidR="002178A4" w:rsidRPr="002178A4">
          <w:rPr>
            <w:color w:val="000000"/>
          </w:rPr>
          <w:t xml:space="preserve"> </w:t>
        </w:r>
      </w:ins>
      <w:ins w:id="11" w:author="Isabelle Cote" w:date="2024-11-15T13:11:00Z" w16du:dateUtc="2024-11-15T21:11:00Z">
        <w:r w:rsidR="002178A4">
          <w:rPr>
            <w:color w:val="000000"/>
          </w:rPr>
          <w:t>C</w:t>
        </w:r>
      </w:ins>
      <w:ins w:id="12" w:author="Isabelle Cote" w:date="2024-11-15T13:10:00Z" w16du:dateUtc="2024-11-15T21:10:00Z">
        <w:r w:rsidR="002178A4" w:rsidRPr="005F1E8D">
          <w:rPr>
            <w:color w:val="000000"/>
          </w:rPr>
          <w:t>onsumer-mediated nutrient dynamics</w:t>
        </w:r>
      </w:ins>
      <w:del w:id="13" w:author="Isabelle Cote" w:date="2024-11-15T13:10:00Z" w16du:dateUtc="2024-11-15T21:10:00Z">
        <w:r w:rsidR="007E0BA8" w:rsidDel="002178A4">
          <w:rPr>
            <w:color w:val="000000"/>
          </w:rPr>
          <w:delText>ND</w:delText>
        </w:r>
      </w:del>
      <w:r w:rsidR="007E0BA8">
        <w:rPr>
          <w:color w:val="000000"/>
        </w:rPr>
        <w:t xml:space="preserve"> may also contribute to smaller scales of nutrient variability than previously assumed. </w:t>
      </w:r>
      <w:del w:id="14" w:author="Isabelle Cote" w:date="2024-11-15T13:12:00Z" w16du:dateUtc="2024-11-15T21:12:00Z">
        <w:r w:rsidR="007E0BA8" w:rsidDel="002178A4">
          <w:rPr>
            <w:color w:val="000000"/>
          </w:rPr>
          <w:delText xml:space="preserve">Considering </w:delText>
        </w:r>
      </w:del>
      <w:ins w:id="15" w:author="Isabelle Cote" w:date="2024-11-15T13:12:00Z" w16du:dateUtc="2024-11-15T21:12:00Z">
        <w:r w:rsidR="002178A4">
          <w:rPr>
            <w:color w:val="000000"/>
          </w:rPr>
          <w:t>For instance,</w:t>
        </w:r>
        <w:r w:rsidR="002178A4">
          <w:rPr>
            <w:color w:val="000000"/>
          </w:rPr>
          <w:t xml:space="preserve"> </w:t>
        </w:r>
      </w:ins>
      <w:del w:id="16" w:author="Isabelle Cote" w:date="2024-11-15T13:12:00Z" w16du:dateUtc="2024-11-15T21:12:00Z">
        <w:r w:rsidR="007E0BA8" w:rsidDel="002178A4">
          <w:rPr>
            <w:color w:val="000000"/>
          </w:rPr>
          <w:delText>intertidal mussel beds alone</w:delText>
        </w:r>
      </w:del>
      <w:r w:rsidR="007E0BA8">
        <w:rPr>
          <w:color w:val="000000"/>
        </w:rPr>
        <w:t xml:space="preserve">, animal abundance </w:t>
      </w:r>
      <w:ins w:id="17" w:author="Isabelle Cote" w:date="2024-11-15T13:12:00Z" w16du:dateUtc="2024-11-15T21:12:00Z">
        <w:r w:rsidR="002178A4">
          <w:rPr>
            <w:color w:val="000000"/>
          </w:rPr>
          <w:t xml:space="preserve">in </w:t>
        </w:r>
        <w:r w:rsidR="002178A4">
          <w:rPr>
            <w:color w:val="000000"/>
          </w:rPr>
          <w:t xml:space="preserve">intertidal mussel beds </w:t>
        </w:r>
      </w:ins>
      <w:r w:rsidR="007E0BA8">
        <w:rPr>
          <w:color w:val="000000"/>
        </w:rPr>
        <w:t xml:space="preserve">has been linked to variation in </w:t>
      </w:r>
      <w:r w:rsidR="007E0BA8">
        <w:rPr>
          <w:color w:val="000000"/>
        </w:rPr>
        <w:lastRenderedPageBreak/>
        <w:t xml:space="preserve">nitrogen concentrations along entire coastlines </w:t>
      </w:r>
      <w:r w:rsidR="007E0BA8" w:rsidRPr="005F1E8D">
        <w:rPr>
          <w:color w:val="000000"/>
        </w:rPr>
        <w:fldChar w:fldCharType="begin"/>
      </w:r>
      <w:r w:rsidR="007E0BA8"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5F1E8D">
        <w:rPr>
          <w:color w:val="000000"/>
        </w:rPr>
        <w:fldChar w:fldCharType="separate"/>
      </w:r>
      <w:r w:rsidR="007E0BA8" w:rsidRPr="005F1E8D">
        <w:rPr>
          <w:noProof/>
          <w:color w:val="000000"/>
        </w:rPr>
        <w:t>(Pfister et al., 2014)</w:t>
      </w:r>
      <w:r w:rsidR="007E0BA8" w:rsidRPr="005F1E8D">
        <w:rPr>
          <w:color w:val="000000"/>
        </w:rPr>
        <w:fldChar w:fldCharType="end"/>
      </w:r>
      <w:r w:rsidR="007E0BA8">
        <w:rPr>
          <w:color w:val="000000"/>
        </w:rPr>
        <w:t xml:space="preserve">, across 10s of meters </w:t>
      </w:r>
      <w:r w:rsidR="007E0BA8" w:rsidRPr="005F1E8D">
        <w:rPr>
          <w:color w:val="000000"/>
        </w:rPr>
        <w:fldChar w:fldCharType="begin"/>
      </w:r>
      <w:r w:rsidR="007E0BA8"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5F1E8D">
        <w:rPr>
          <w:color w:val="000000"/>
        </w:rPr>
        <w:fldChar w:fldCharType="separate"/>
      </w:r>
      <w:r w:rsidR="007E0BA8" w:rsidRPr="005F1E8D">
        <w:rPr>
          <w:noProof/>
          <w:color w:val="000000"/>
        </w:rPr>
        <w:t>(Aquilino et al., 2009)</w:t>
      </w:r>
      <w:r w:rsidR="007E0BA8" w:rsidRPr="005F1E8D">
        <w:rPr>
          <w:color w:val="000000"/>
        </w:rPr>
        <w:fldChar w:fldCharType="end"/>
      </w:r>
      <w:r w:rsidR="007E0BA8">
        <w:rPr>
          <w:color w:val="000000"/>
        </w:rPr>
        <w:t>, and among tidepools</w:t>
      </w:r>
      <w:r w:rsidR="005A6DC6">
        <w:rPr>
          <w:color w:val="000000"/>
        </w:rPr>
        <w:t xml:space="preserve"> (fine-scale microhabitats;</w:t>
      </w:r>
      <w:r w:rsidR="007E0BA8">
        <w:rPr>
          <w:color w:val="000000"/>
        </w:rPr>
        <w:t xml:space="preserve"> </w:t>
      </w:r>
      <w:r w:rsidR="007E0BA8">
        <w:rPr>
          <w:color w:val="000000"/>
        </w:rPr>
        <w:fldChar w:fldCharType="begin"/>
      </w:r>
      <w:r w:rsidR="007E0BA8">
        <w:rPr>
          <w:color w:val="000000"/>
        </w:rPr>
        <w:instrText xml:space="preserve"> ADDIN ZOTERO_ITEM CSL_CITATION {"citationID":"6ne3gYj5","properties":{"formattedCitation":"(Bracken, 2004)","plainCitation":"(Bracken, 2004)","noteIndex":0},"citationItems":[{"id":1908,"uris":["http://zotero.org/users/local/idKDtb7T/items/Q5W4LEJG"],"itemData":{"id":1908,"type":"article-journal","abstract":"Even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Pr>
          <w:color w:val="000000"/>
        </w:rPr>
        <w:fldChar w:fldCharType="separate"/>
      </w:r>
      <w:r w:rsidR="007E0BA8">
        <w:rPr>
          <w:noProof/>
          <w:color w:val="000000"/>
        </w:rPr>
        <w:t>Bracken, 2004)</w:t>
      </w:r>
      <w:r w:rsidR="007E0BA8">
        <w:rPr>
          <w:color w:val="000000"/>
        </w:rPr>
        <w:fldChar w:fldCharType="end"/>
      </w:r>
      <w:r w:rsidR="007E0BA8">
        <w:rPr>
          <w:color w:val="000000"/>
        </w:rPr>
        <w:t>.</w:t>
      </w:r>
      <w:commentRangeEnd w:id="8"/>
      <w:r w:rsidR="007E0BA8">
        <w:rPr>
          <w:rStyle w:val="CommentReference"/>
        </w:rPr>
        <w:commentReference w:id="8"/>
      </w:r>
      <w:commentRangeEnd w:id="9"/>
      <w:r w:rsidR="002178A4">
        <w:rPr>
          <w:rStyle w:val="CommentReference"/>
        </w:rPr>
        <w:commentReference w:id="9"/>
      </w:r>
      <w:r w:rsidR="007E0BA8">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may contribute substantially to meso-, small-</w:t>
      </w:r>
      <w:r w:rsidR="00B46066">
        <w:rPr>
          <w:color w:val="000000"/>
        </w:rPr>
        <w:t>, and fine-</w:t>
      </w:r>
      <w:r w:rsidR="00BC463D" w:rsidRPr="005F1E8D">
        <w:rPr>
          <w:color w:val="000000"/>
        </w:rPr>
        <w:t xml:space="preserve">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52F3F200" w:rsidR="00D57AB2" w:rsidRPr="005F1E8D" w:rsidRDefault="00FF6111" w:rsidP="00FF6111">
      <w:pPr>
        <w:pBdr>
          <w:top w:val="nil"/>
          <w:left w:val="nil"/>
          <w:bottom w:val="nil"/>
          <w:right w:val="nil"/>
          <w:between w:val="nil"/>
        </w:pBdr>
        <w:spacing w:line="480" w:lineRule="auto"/>
        <w:ind w:firstLine="720"/>
        <w:rPr>
          <w:color w:val="000000"/>
        </w:rPr>
      </w:pPr>
      <w:r>
        <w:rPr>
          <w:color w:val="000000"/>
        </w:rPr>
        <w:t xml:space="preserve">Shallow subtidal rocky reefs and kelp forests are temperate nearshore </w:t>
      </w:r>
      <w:r w:rsidR="003C5615">
        <w:rPr>
          <w:color w:val="000000"/>
        </w:rPr>
        <w:t>habitats</w:t>
      </w:r>
      <w:r>
        <w:rPr>
          <w:color w:val="000000"/>
        </w:rPr>
        <w:t xml:space="preserve">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1059C8">
        <w:rPr>
          <w:color w:val="000000"/>
        </w:rPr>
        <w:t>Elevated</w:t>
      </w:r>
      <w:r w:rsidR="004F21D6">
        <w:rPr>
          <w:color w:val="000000"/>
        </w:rPr>
        <w:t xml:space="preserve">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4F21D6">
        <w:rPr>
          <w:color w:val="000000"/>
        </w:rPr>
        <w:t>excretion from the</w:t>
      </w:r>
      <w:r w:rsidR="00E53B33" w:rsidRPr="00E53B33">
        <w:rPr>
          <w:color w:val="000000"/>
        </w:rPr>
        <w:t xml:space="preserve"> </w:t>
      </w:r>
      <w:r w:rsidR="00DA559A">
        <w:rPr>
          <w:color w:val="000000"/>
        </w:rPr>
        <w:t>concentrated</w:t>
      </w:r>
      <w:r w:rsidR="00DA559A" w:rsidRPr="00E53B33">
        <w:rPr>
          <w:color w:val="000000"/>
        </w:rPr>
        <w:t xml:space="preserve"> </w:t>
      </w:r>
      <w:r w:rsidR="00DA559A">
        <w:rPr>
          <w:color w:val="000000"/>
        </w:rPr>
        <w:t>biodiversity and biomass</w:t>
      </w:r>
      <w:r w:rsidR="00101C2F">
        <w:rPr>
          <w:color w:val="000000"/>
        </w:rPr>
        <w:t xml:space="preserve"> of </w:t>
      </w:r>
      <w:r w:rsidR="001059C8">
        <w:rPr>
          <w:color w:val="000000"/>
        </w:rPr>
        <w:t xml:space="preserve">these </w:t>
      </w:r>
      <w:r w:rsidR="00DA559A">
        <w:rPr>
          <w:color w:val="000000"/>
        </w:rPr>
        <w:t>communities</w:t>
      </w:r>
      <w:r w:rsidR="00DA559A" w:rsidRPr="00E53B33">
        <w:rPr>
          <w:color w:val="000000"/>
        </w:rPr>
        <w:t xml:space="preserve"> </w:t>
      </w:r>
      <w:r w:rsidR="00E53B33" w:rsidRPr="00E53B33">
        <w:rPr>
          <w:color w:val="000000"/>
        </w:rPr>
        <w:t xml:space="preserve">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4F21D6">
        <w:rPr>
          <w:color w:val="000000"/>
        </w:rPr>
        <w:t xml:space="preserve"> (in the form of </w:t>
      </w:r>
      <w:r w:rsidR="001059C8" w:rsidRPr="005F1E8D">
        <w:rPr>
          <w:color w:val="000000"/>
        </w:rPr>
        <w:t>NH</w:t>
      </w:r>
      <w:r w:rsidR="001059C8" w:rsidRPr="005F1E8D">
        <w:rPr>
          <w:rFonts w:ascii="Cambria Math" w:hAnsi="Cambria Math" w:cs="Cambria Math"/>
          <w:color w:val="000000"/>
        </w:rPr>
        <w:t>₄⁺</w:t>
      </w:r>
      <w:r w:rsidR="004F21D6">
        <w:rPr>
          <w:color w:val="000000"/>
        </w:rPr>
        <w:t>)</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A01D2E">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5F1E8D">
        <w:rPr>
          <w:color w:val="000000"/>
        </w:rPr>
        <w:fldChar w:fldCharType="separate"/>
      </w:r>
      <w:r w:rsidR="00A01D2E">
        <w:rPr>
          <w:noProof/>
          <w:color w:val="000000"/>
        </w:rPr>
        <w:t>(Brzezinksi et al., 2013; Lees et al., 2024)</w:t>
      </w:r>
      <w:r w:rsidR="002C320F" w:rsidRPr="005F1E8D">
        <w:rPr>
          <w:color w:val="000000"/>
        </w:rPr>
        <w:fldChar w:fldCharType="end"/>
      </w:r>
      <w:r w:rsidR="002C320F" w:rsidRPr="005F1E8D">
        <w:rPr>
          <w:color w:val="000000"/>
        </w:rPr>
        <w:t>. These kelp</w:t>
      </w:r>
      <w:r w:rsidR="00255188">
        <w:rPr>
          <w:color w:val="000000"/>
        </w:rPr>
        <w:t>s</w:t>
      </w:r>
      <w:r w:rsidR="002C320F" w:rsidRPr="005F1E8D">
        <w:rPr>
          <w:color w:val="000000"/>
        </w:rPr>
        <w:t>,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2C320F" w:rsidRPr="005F1E8D">
        <w:rPr>
          <w:color w:val="000000"/>
        </w:rPr>
        <w:t xml:space="preserve">, also </w:t>
      </w:r>
      <w:r w:rsidR="00DA559A">
        <w:rPr>
          <w:color w:val="000000"/>
        </w:rPr>
        <w:t>influence</w:t>
      </w:r>
      <w:r w:rsidR="00DA559A" w:rsidRPr="005F1E8D">
        <w:rPr>
          <w:color w:val="000000"/>
        </w:rPr>
        <w:t xml:space="preserve"> </w:t>
      </w:r>
      <w:r w:rsidR="00DA559A">
        <w:rPr>
          <w:color w:val="000000"/>
        </w:rPr>
        <w:t>the</w:t>
      </w:r>
      <w:r w:rsidR="00DA559A" w:rsidRPr="005F1E8D">
        <w:rPr>
          <w:color w:val="000000"/>
        </w:rPr>
        <w:t xml:space="preserve"> </w:t>
      </w:r>
      <w:r w:rsidR="002C320F" w:rsidRPr="005F1E8D">
        <w:rPr>
          <w:color w:val="000000"/>
        </w:rPr>
        <w:t xml:space="preserve">hydrodynamics and </w:t>
      </w:r>
      <w:r w:rsidR="000648DC">
        <w:rPr>
          <w:color w:val="000000"/>
        </w:rPr>
        <w:t>hydrochemistry</w:t>
      </w:r>
      <w:r w:rsidR="00DA559A">
        <w:rPr>
          <w:color w:val="000000"/>
        </w:rPr>
        <w:t xml:space="preserve"> of seawater</w:t>
      </w:r>
      <w:r w:rsidR="002C320F" w:rsidRPr="005F1E8D">
        <w:rPr>
          <w:color w:val="000000"/>
        </w:rPr>
        <w:t xml:space="preserve">, both slowing </w:t>
      </w:r>
      <w:r w:rsidR="006C6F43">
        <w:rPr>
          <w:color w:val="000000"/>
        </w:rPr>
        <w:t xml:space="preserve">water </w:t>
      </w:r>
      <w:r w:rsidR="002C320F" w:rsidRPr="005F1E8D">
        <w:rPr>
          <w:color w:val="000000"/>
        </w:rPr>
        <w:t xml:space="preserve">flow within </w:t>
      </w:r>
      <w:r w:rsidR="00A210AD">
        <w:rPr>
          <w:color w:val="000000"/>
        </w:rPr>
        <w:t xml:space="preserve">the </w:t>
      </w:r>
      <w:r w:rsidR="002C320F" w:rsidRPr="005F1E8D">
        <w:rPr>
          <w:color w:val="000000"/>
        </w:rPr>
        <w:t xml:space="preserve">forests and </w:t>
      </w:r>
      <w:r w:rsidR="00A210AD">
        <w:rPr>
          <w:color w:val="000000"/>
        </w:rPr>
        <w:t>generating</w:t>
      </w:r>
      <w:r w:rsidR="00A210AD" w:rsidRPr="005F1E8D">
        <w:rPr>
          <w:color w:val="000000"/>
        </w:rPr>
        <w:t xml:space="preserve"> </w:t>
      </w:r>
      <w:r w:rsidR="002C320F" w:rsidRPr="005F1E8D">
        <w:rPr>
          <w:color w:val="000000"/>
        </w:rPr>
        <w:t>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w:t>
      </w:r>
      <w:r w:rsidR="00775011">
        <w:rPr>
          <w:color w:val="000000"/>
        </w:rPr>
        <w:t xml:space="preserve"> m</w:t>
      </w:r>
      <w:r w:rsidR="00A210AD">
        <w:rPr>
          <w:color w:val="000000"/>
        </w:rPr>
        <w:t>odifications of the surrounding fluid environment by kelp forests</w:t>
      </w:r>
      <w:r w:rsidR="002C320F" w:rsidRPr="005F1E8D">
        <w:rPr>
          <w:color w:val="000000"/>
        </w:rPr>
        <w:t xml:space="preserve"> could affect the productivity and community composition of other primary producers</w:t>
      </w:r>
      <w:r w:rsidR="00255188">
        <w:rPr>
          <w:color w:val="000000"/>
        </w:rPr>
        <w:t xml:space="preserve"> and</w:t>
      </w:r>
      <w:r w:rsidR="008B1EB6" w:rsidRPr="005F1E8D">
        <w:rPr>
          <w:color w:val="000000"/>
        </w:rPr>
        <w:t xml:space="preserve"> contribut</w:t>
      </w:r>
      <w:r w:rsidR="00255188">
        <w:rPr>
          <w:color w:val="000000"/>
        </w:rPr>
        <w:t xml:space="preserve">e </w:t>
      </w:r>
      <w:r w:rsidR="008B1EB6" w:rsidRPr="005F1E8D">
        <w:rPr>
          <w:color w:val="000000"/>
        </w:rPr>
        <w:t xml:space="preserve">to </w:t>
      </w:r>
      <w:r w:rsidR="00043001" w:rsidRPr="005F1E8D">
        <w:rPr>
          <w:color w:val="000000"/>
        </w:rPr>
        <w:t xml:space="preserve">small-scale </w:t>
      </w:r>
      <w:r w:rsidR="008B1EB6" w:rsidRPr="005F1E8D">
        <w:rPr>
          <w:color w:val="000000"/>
        </w:rPr>
        <w:t xml:space="preserve">spatial </w:t>
      </w:r>
      <w:r w:rsidR="004F21D6">
        <w:rPr>
          <w:color w:val="000000"/>
        </w:rPr>
        <w:t>nutrient</w:t>
      </w:r>
      <w:r w:rsidR="008B1EB6" w:rsidRPr="005F1E8D">
        <w:rPr>
          <w:color w:val="000000"/>
        </w:rPr>
        <w:t xml:space="preserve"> heterogeneity</w:t>
      </w:r>
      <w:r w:rsidR="002C320F" w:rsidRPr="005F1E8D">
        <w:rPr>
          <w:color w:val="000000"/>
        </w:rPr>
        <w:t xml:space="preserve">. </w:t>
      </w:r>
    </w:p>
    <w:p w14:paraId="7AF2AC9B" w14:textId="79CC888A"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775011">
        <w:rPr>
          <w:color w:val="000000"/>
        </w:rPr>
        <w:t xml:space="preserve"> </w:t>
      </w:r>
      <w:r w:rsidR="00A210AD">
        <w:rPr>
          <w:color w:val="000000"/>
        </w:rPr>
        <w:t>(</w:t>
      </w:r>
      <w:r w:rsidR="002D40ED" w:rsidRPr="005F1E8D">
        <w:rPr>
          <w:color w:val="000000"/>
        </w:rPr>
        <w:t>Barkley Sound</w:t>
      </w:r>
      <w:r w:rsidR="00A210AD">
        <w:rPr>
          <w:color w:val="000000"/>
        </w:rPr>
        <w:t>,</w:t>
      </w:r>
      <w:r w:rsidR="000E691F" w:rsidRPr="005F1E8D">
        <w:rPr>
          <w:color w:val="000000"/>
        </w:rPr>
        <w:t xml:space="preserve"> British Columbia,</w:t>
      </w:r>
      <w:r w:rsidR="002D40ED" w:rsidRPr="005F1E8D">
        <w:rPr>
          <w:color w:val="000000"/>
        </w:rPr>
        <w:t xml:space="preserve"> </w:t>
      </w:r>
      <w:r w:rsidR="00D57AB2" w:rsidRPr="005F1E8D">
        <w:rPr>
          <w:color w:val="000000"/>
        </w:rPr>
        <w:t>Canada</w:t>
      </w:r>
      <w:r w:rsidR="00A210AD">
        <w:rPr>
          <w:color w:val="000000"/>
        </w:rPr>
        <w:t>)</w:t>
      </w:r>
      <w:r w:rsidR="00D57AB2" w:rsidRPr="005F1E8D">
        <w:rPr>
          <w:color w:val="000000"/>
        </w:rPr>
        <w:t>. This region is located on the traditional territories of the Huu-ay-aht Nation and comprises an archipelago of islands</w:t>
      </w:r>
      <w:r w:rsidR="00A07ADB">
        <w:rPr>
          <w:color w:val="000000"/>
        </w:rPr>
        <w:t xml:space="preserve"> </w:t>
      </w:r>
      <w:r w:rsidRPr="005F1E8D">
        <w:rPr>
          <w:color w:val="000000"/>
        </w:rPr>
        <w:t>dotted with rocky reefs and kelp forests</w:t>
      </w:r>
      <w:r w:rsidR="00A210AD">
        <w:rPr>
          <w:color w:val="000000"/>
        </w:rPr>
        <w:t xml:space="preserve"> of </w:t>
      </w:r>
      <w:r w:rsidR="00A210AD">
        <w:rPr>
          <w:color w:val="000000"/>
        </w:rPr>
        <w:lastRenderedPageBreak/>
        <w:t>heterogeneous structure</w:t>
      </w:r>
      <w:r w:rsidR="00D57AB2" w:rsidRPr="005F1E8D">
        <w:rPr>
          <w:color w:val="000000"/>
        </w:rPr>
        <w:t>.</w:t>
      </w:r>
      <w:r w:rsidR="00C11E26">
        <w:rPr>
          <w:color w:val="000000"/>
        </w:rPr>
        <w:t xml:space="preserve"> </w:t>
      </w:r>
      <w:r w:rsidR="006214D6">
        <w:rPr>
          <w:color w:val="000000"/>
        </w:rPr>
        <w:t>We</w:t>
      </w:r>
      <w:r w:rsidR="00A226B8">
        <w:rPr>
          <w:color w:val="000000"/>
        </w:rPr>
        <w:t xml:space="preserve"> hypothesized</w:t>
      </w:r>
      <w:r w:rsidR="006214D6">
        <w:rPr>
          <w:color w:val="000000"/>
        </w:rPr>
        <w:t xml:space="preserve"> that animal-regenerated nutrients contribute to variability in resource availability across </w:t>
      </w:r>
      <w:r w:rsidR="00D83BB3">
        <w:rPr>
          <w:color w:val="000000"/>
        </w:rPr>
        <w:t>three distinct spatial</w:t>
      </w:r>
      <w:r w:rsidR="006214D6">
        <w:rPr>
          <w:color w:val="000000"/>
        </w:rPr>
        <w:t xml:space="preserve"> 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2624C3">
        <w:rPr>
          <w:color w:val="000000"/>
        </w:rPr>
        <w:t xml:space="preserve">variation </w:t>
      </w:r>
      <w:r w:rsidR="004D113C">
        <w:rPr>
          <w:color w:val="000000"/>
        </w:rPr>
        <w:t>would</w:t>
      </w:r>
      <w:r w:rsidR="002624C3">
        <w:rPr>
          <w:color w:val="000000"/>
        </w:rPr>
        <w:t xml:space="preserve"> be detectable at the</w:t>
      </w:r>
      <w:r w:rsidR="00D83BB3">
        <w:rPr>
          <w:color w:val="000000"/>
        </w:rPr>
        <w:t xml:space="preserve"> meso-scale</w:t>
      </w:r>
      <w:r w:rsidR="002624C3">
        <w:rPr>
          <w:color w:val="000000"/>
        </w:rPr>
        <w:t xml:space="preserve"> </w:t>
      </w:r>
      <w:r w:rsidR="00AC12DC">
        <w:rPr>
          <w:color w:val="000000"/>
        </w:rPr>
        <w:t xml:space="preserve">due to </w:t>
      </w:r>
      <w:r w:rsidR="002624C3">
        <w:rPr>
          <w:color w:val="000000"/>
        </w:rPr>
        <w:t>variation in animal abundance among sites. We also expected</w:t>
      </w:r>
      <w:r w:rsidR="00535F8D">
        <w:rPr>
          <w:color w:val="000000"/>
        </w:rPr>
        <w:t xml:space="preserve"> to </w:t>
      </w:r>
      <w:r w:rsidR="00A210AD">
        <w:rPr>
          <w:color w:val="000000"/>
        </w:rPr>
        <w:t xml:space="preserve">observe </w:t>
      </w:r>
      <w:r w:rsidR="00535F8D">
        <w:rPr>
          <w:color w:val="000000"/>
        </w:rPr>
        <w:t xml:space="preserve">variation in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535F8D">
        <w:rPr>
          <w:color w:val="000000"/>
        </w:rPr>
        <w:t>concentrations a</w:t>
      </w:r>
      <w:r w:rsidR="002624C3">
        <w:rPr>
          <w:color w:val="000000"/>
        </w:rPr>
        <w:t xml:space="preserve">t </w:t>
      </w:r>
      <w:r w:rsidR="004F4392">
        <w:rPr>
          <w:color w:val="000000"/>
        </w:rPr>
        <w:t>small</w:t>
      </w:r>
      <w:r w:rsidR="002624C3">
        <w:rPr>
          <w:color w:val="000000"/>
        </w:rPr>
        <w:t xml:space="preserve"> scales</w:t>
      </w:r>
      <w:r w:rsidR="004F4392">
        <w:rPr>
          <w:color w:val="000000"/>
        </w:rPr>
        <w:t xml:space="preserve"> (</w:t>
      </w:r>
      <w:r w:rsidR="002624C3">
        <w:rPr>
          <w:color w:val="000000"/>
        </w:rPr>
        <w:t xml:space="preserve">within </w:t>
      </w:r>
      <w:r w:rsidR="00535F8D">
        <w:rPr>
          <w:color w:val="000000"/>
        </w:rPr>
        <w:t>natural sites</w:t>
      </w:r>
      <w:r w:rsidR="004F4392">
        <w:rPr>
          <w:color w:val="000000"/>
        </w:rPr>
        <w:t>)</w:t>
      </w:r>
      <w:r w:rsidR="00535F8D">
        <w:rPr>
          <w:color w:val="000000"/>
        </w:rPr>
        <w:t xml:space="preserve"> and </w:t>
      </w:r>
      <w:r w:rsidR="004F4392">
        <w:rPr>
          <w:color w:val="000000"/>
        </w:rPr>
        <w:t>fine scales (</w:t>
      </w:r>
      <w:r w:rsidR="00535F8D">
        <w:rPr>
          <w:color w:val="000000"/>
        </w:rPr>
        <w:t>between experimental cages), but only under conditions that allow</w:t>
      </w:r>
      <w:r w:rsidR="00A210AD">
        <w:rPr>
          <w:color w:val="000000"/>
        </w:rPr>
        <w:t xml:space="preserve"> for</w:t>
      </w:r>
      <w:r w:rsidR="00535F8D">
        <w:rPr>
          <w:color w:val="000000"/>
        </w:rPr>
        <w:t xml:space="preserve"> local enrichment (e.g., low tidal exchange). To test these predictions, we </w:t>
      </w:r>
      <w:r w:rsidR="00A213FF" w:rsidRPr="005F1E8D">
        <w:rPr>
          <w:color w:val="000000"/>
        </w:rPr>
        <w:t>measured variation in</w:t>
      </w:r>
      <w:r w:rsidR="000E691F" w:rsidRPr="005F1E8D">
        <w:rPr>
          <w:color w:val="000000"/>
        </w:rPr>
        <w:t xml:space="preserve"> </w:t>
      </w:r>
      <w:r w:rsidR="00057BA8" w:rsidRPr="005F1E8D">
        <w:t>NH</w:t>
      </w:r>
      <w:r w:rsidR="00057BA8" w:rsidRPr="005F1E8D">
        <w:rPr>
          <w:rFonts w:ascii="Cambria Math" w:hAnsi="Cambria Math" w:cs="Cambria Math"/>
        </w:rPr>
        <w:t>₄⁺</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w:t>
      </w:r>
      <w:r w:rsidR="00B46066">
        <w:rPr>
          <w:color w:val="000000"/>
        </w:rPr>
        <w:t>fine</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r w:rsidR="00255188">
        <w:rPr>
          <w:color w:val="000000"/>
          <w:highlight w:val="green"/>
        </w:rPr>
        <w:t xml:space="preserve"> </w:t>
      </w:r>
      <w:r w:rsidR="00E65785" w:rsidRPr="00E65785">
        <w:rPr>
          <w:color w:val="000000"/>
          <w:highlight w:val="green"/>
        </w:rPr>
        <w:t>b,</w:t>
      </w:r>
      <w:r w:rsidR="00255188">
        <w:rPr>
          <w:color w:val="000000"/>
          <w:highlight w:val="green"/>
        </w:rPr>
        <w:t xml:space="preserve"> </w:t>
      </w:r>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abiotic variables to explore </w:t>
      </w:r>
      <w:r w:rsidR="00A210AD">
        <w:rPr>
          <w:color w:val="000000"/>
        </w:rPr>
        <w:t xml:space="preserve">potential </w:t>
      </w:r>
      <w:r w:rsidR="00FC6B44" w:rsidRPr="005F1E8D">
        <w:rPr>
          <w:color w:val="000000"/>
        </w:rPr>
        <w:t xml:space="preserve">drivers of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y</w:t>
      </w:r>
      <w:r w:rsidR="00E34FA8" w:rsidRPr="005F1E8D">
        <w:rPr>
          <w:color w:val="000000"/>
        </w:rPr>
        <w:t xml:space="preserve">, </w:t>
      </w:r>
      <w:r w:rsidR="002C3747" w:rsidRPr="005F1E8D">
        <w:rPr>
          <w:color w:val="000000"/>
        </w:rPr>
        <w:t xml:space="preserve">we hope </w:t>
      </w:r>
      <w:r w:rsidR="00155D45">
        <w:rPr>
          <w:color w:val="000000"/>
        </w:rPr>
        <w:t xml:space="preserve">to </w:t>
      </w:r>
      <w:r w:rsidR="00A210AD">
        <w:rPr>
          <w:color w:val="000000"/>
        </w:rPr>
        <w:t xml:space="preserve">uncover </w:t>
      </w:r>
      <w:r w:rsidR="002C3747" w:rsidRPr="005F1E8D">
        <w:rPr>
          <w:color w:val="000000"/>
        </w:rPr>
        <w:t xml:space="preserve">the </w:t>
      </w:r>
      <w:r w:rsidR="00A210AD">
        <w:rPr>
          <w:color w:val="000000"/>
        </w:rPr>
        <w:t>extent to which</w:t>
      </w:r>
      <w:r w:rsidR="002C3747" w:rsidRPr="005F1E8D">
        <w:rPr>
          <w:color w:val="000000"/>
        </w:rPr>
        <w:t xml:space="preserve"> consumers </w:t>
      </w:r>
      <w:r w:rsidR="00A01D2E">
        <w:rPr>
          <w:color w:val="000000"/>
        </w:rPr>
        <w:t xml:space="preserve">in temperate regions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r w:rsidR="009D637D">
        <w:rPr>
          <w:color w:val="000000"/>
        </w:rPr>
        <w:t xml:space="preserve"> through CND</w:t>
      </w:r>
      <w:r w:rsidR="002C3747" w:rsidRPr="005F1E8D">
        <w:rPr>
          <w:color w:val="000000"/>
        </w:rPr>
        <w:t>.</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0698BE6F" w:rsidR="00E31F65" w:rsidRDefault="004E6F16" w:rsidP="00EB3BC7">
      <w:pPr>
        <w:spacing w:line="480" w:lineRule="auto"/>
      </w:pPr>
      <w:r w:rsidRPr="005F1E8D">
        <w:t xml:space="preserve">Barkley Sound </w:t>
      </w:r>
      <w:proofErr w:type="gramStart"/>
      <w:r w:rsidRPr="005F1E8D">
        <w:t>is located in</w:t>
      </w:r>
      <w:proofErr w:type="gramEnd"/>
      <w:r w:rsidRPr="005F1E8D">
        <w:t xml:space="preserve">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4C314F" w:rsidRPr="005F1E8D">
        <w:t xml:space="preserve">document </w:t>
      </w:r>
      <w:r w:rsidR="00365EF3">
        <w:t>the response of</w:t>
      </w:r>
      <w:r w:rsidR="004C314F" w:rsidRPr="005F1E8D">
        <w:t xml:space="preserve"> kelp</w:t>
      </w:r>
      <w:r w:rsidR="00365EF3">
        <w:t>s</w:t>
      </w:r>
      <w:r w:rsidR="004C314F" w:rsidRPr="005F1E8D">
        <w:t xml:space="preserve"> to </w:t>
      </w:r>
      <w:r w:rsidR="00365EF3">
        <w:t>marine</w:t>
      </w:r>
      <w:r w:rsidR="004C314F" w:rsidRPr="005F1E8D">
        <w:t xml:space="preserve"> heatwaves</w:t>
      </w:r>
      <w:r w:rsidR="004C314F">
        <w:t>,</w:t>
      </w:r>
      <w:r w:rsidR="000E691F" w:rsidRPr="005F1E8D">
        <w:t xml:space="preserve"> </w:t>
      </w:r>
      <w:r w:rsidR="00017E16" w:rsidRPr="005F1E8D">
        <w:t>establish ecological baselines</w:t>
      </w:r>
      <w:r w:rsidR="00017E16">
        <w:t>, and</w:t>
      </w:r>
      <w:r w:rsidR="00444BD0" w:rsidRPr="005F1E8D">
        <w:t xml:space="preserve"> </w:t>
      </w:r>
      <w:r w:rsidR="000E691F" w:rsidRPr="005F1E8D">
        <w:t xml:space="preserve">unravel </w:t>
      </w:r>
      <w:r w:rsidR="00444BD0" w:rsidRPr="005F1E8D">
        <w:t xml:space="preserve">ecosystem dynamics </w:t>
      </w:r>
      <w:r w:rsidR="00E639BB">
        <w:fldChar w:fldCharType="begin"/>
      </w:r>
      <w:r w:rsidR="00E72A4B">
        <w:instrText xml:space="preserve"> ADDIN ZOTERO_ITEM CSL_CITATION {"citationID":"amnmgXmL","properties":{"formattedCitation":"(Attridge et al., 2024; Starko et al., 2024, 2022; Tanasichuk, 1998)","plainCitation":"(Attridge et al., 2024;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E72A4B">
        <w:rPr>
          <w:noProof/>
        </w:rPr>
        <w:t xml:space="preserve">(Attridge et al., 2024; Starko et al., 2024, 2022; </w:t>
      </w:r>
      <w:r w:rsidR="00E72A4B">
        <w:rPr>
          <w:noProof/>
        </w:rPr>
        <w:lastRenderedPageBreak/>
        <w:t>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365EF3">
        <w:t xml:space="preserve">in this region </w:t>
      </w:r>
      <w:r w:rsidR="00582A7B">
        <w:t>include</w:t>
      </w:r>
      <w:r w:rsidR="00486C53">
        <w:t xml:space="preserve"> </w:t>
      </w:r>
      <w:r w:rsidR="00B0070F">
        <w:t xml:space="preserve">at least </w:t>
      </w:r>
      <w:r w:rsidR="00486C53">
        <w:t xml:space="preserve">18 families including </w:t>
      </w:r>
      <w:commentRangeStart w:id="18"/>
      <w:commentRangeStart w:id="19"/>
      <w:commentRangeStart w:id="20"/>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commentRangeEnd w:id="18"/>
      <w:r w:rsidR="00582A7B">
        <w:rPr>
          <w:rStyle w:val="CommentReference"/>
        </w:rPr>
        <w:commentReference w:id="18"/>
      </w:r>
      <w:commentRangeEnd w:id="19"/>
      <w:r w:rsidR="00BC772C">
        <w:rPr>
          <w:rStyle w:val="CommentReference"/>
        </w:rPr>
        <w:commentReference w:id="19"/>
      </w:r>
      <w:commentRangeEnd w:id="20"/>
      <w:r w:rsidR="002178A4">
        <w:rPr>
          <w:rStyle w:val="CommentReference"/>
        </w:rPr>
        <w:commentReference w:id="20"/>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365EF3">
        <w:t>Macroi</w:t>
      </w:r>
      <w:r w:rsidR="006159C2" w:rsidRPr="005F1E8D">
        <w:t>nvertebrate</w:t>
      </w:r>
      <w:r w:rsidR="00796F8D" w:rsidRPr="005F1E8D">
        <w:t xml:space="preserve"> </w:t>
      </w:r>
      <w:r w:rsidR="006159C2" w:rsidRPr="005F1E8D">
        <w:t>assemblages</w:t>
      </w:r>
      <w:r w:rsidR="00B0070F">
        <w:t xml:space="preserve">, </w:t>
      </w:r>
      <w:r w:rsidR="00CB4FFE">
        <w:t xml:space="preserve">which </w:t>
      </w:r>
      <w:r w:rsidR="00582A7B">
        <w:t>are made up of</w:t>
      </w:r>
      <w:r w:rsidR="00B0070F">
        <w:t xml:space="preserve"> over 49 families, </w:t>
      </w:r>
      <w:r w:rsidR="00796F8D" w:rsidRPr="005F1E8D">
        <w:t xml:space="preserve">are dominated by </w:t>
      </w:r>
      <w:ins w:id="21" w:author="Isabelle Cote" w:date="2024-11-15T13:13:00Z" w16du:dateUtc="2024-11-15T21:13:00Z">
        <w:r w:rsidR="002178A4">
          <w:t xml:space="preserve">sea </w:t>
        </w:r>
      </w:ins>
      <w:r w:rsidR="00796F8D" w:rsidRPr="005F1E8D">
        <w:t>urchins, turban</w:t>
      </w:r>
      <w:r w:rsidR="006159C2" w:rsidRPr="005F1E8D">
        <w:t xml:space="preserve"> snails, </w:t>
      </w:r>
      <w:r w:rsidR="009C41B4" w:rsidRPr="005F1E8D">
        <w:t>sea</w:t>
      </w:r>
      <w:r w:rsidR="006159C2" w:rsidRPr="005F1E8D">
        <w:t xml:space="preserve"> stars, </w:t>
      </w:r>
      <w:r w:rsidR="00582A7B" w:rsidRPr="005F1E8D">
        <w:t>sea cucumbers</w:t>
      </w:r>
      <w:r w:rsidR="00582A7B">
        <w:t>,</w:t>
      </w:r>
      <w:r w:rsidR="00582A7B" w:rsidRPr="00582A7B">
        <w:t xml:space="preserve"> </w:t>
      </w:r>
      <w:r w:rsidR="00582A7B" w:rsidRPr="005F1E8D">
        <w:t>and</w:t>
      </w:r>
      <w:r w:rsidR="00582A7B">
        <w:t xml:space="preserve"> </w:t>
      </w:r>
      <w:r w:rsidR="009C41B4" w:rsidRPr="005F1E8D">
        <w:t xml:space="preserve">abalone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79FA6C4C" w:rsidR="00217D47" w:rsidRDefault="005F422E" w:rsidP="00EB3BC7">
      <w:pPr>
        <w:spacing w:line="480" w:lineRule="auto"/>
        <w:rPr>
          <w:i/>
        </w:rPr>
      </w:pPr>
      <w:r>
        <w:rPr>
          <w:i/>
        </w:rPr>
        <w:t xml:space="preserve">Surveys of </w:t>
      </w:r>
      <w:r w:rsidR="00F235E9" w:rsidRPr="005F1E8D">
        <w:rPr>
          <w:i/>
        </w:rPr>
        <w:t>meso-scale</w:t>
      </w:r>
      <w:r w:rsidR="006C6716">
        <w:rPr>
          <w:i/>
        </w:rPr>
        <w:t xml:space="preserve"> (among-site)</w:t>
      </w:r>
      <w:r w:rsidR="00F235E9" w:rsidRPr="005F1E8D">
        <w:rPr>
          <w:i/>
        </w:rPr>
        <w:t xml:space="preserve"> </w:t>
      </w:r>
      <w:r>
        <w:rPr>
          <w:i/>
        </w:rPr>
        <w:t>variation</w:t>
      </w:r>
    </w:p>
    <w:p w14:paraId="58195507" w14:textId="0C8A657B"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w:t>
      </w:r>
      <w:r w:rsidR="00365EF3">
        <w:t>in the spring (April-May)</w:t>
      </w:r>
      <w:r w:rsidR="0067503F" w:rsidRPr="0067503F">
        <w:t xml:space="preserve"> for three years (2021-2023), with all annual surveys occurring within </w:t>
      </w:r>
      <w:r w:rsidR="004220F3">
        <w:t>two</w:t>
      </w:r>
      <w:r w:rsidR="0067503F" w:rsidRPr="0067503F">
        <w:t xml:space="preserve"> weeks of each other</w:t>
      </w:r>
      <w:r w:rsidR="0003350D" w:rsidRPr="005F1E8D">
        <w:t xml:space="preserve"> </w:t>
      </w:r>
      <w:r w:rsidR="00576692" w:rsidRPr="005F1E8D">
        <w:t>(</w:t>
      </w:r>
      <w:r w:rsidR="00576692" w:rsidRPr="0067503F">
        <w:rPr>
          <w:highlight w:val="green"/>
        </w:rPr>
        <w:t xml:space="preserve">Table </w:t>
      </w:r>
      <w:r w:rsidR="003840BD">
        <w:rPr>
          <w:highlight w:val="green"/>
        </w:rPr>
        <w:t>S1.</w:t>
      </w:r>
      <w:r w:rsidR="00576692" w:rsidRPr="0067503F">
        <w:rPr>
          <w:highlight w:val="green"/>
        </w:rPr>
        <w:t>1</w:t>
      </w:r>
      <w:r w:rsidR="00576692" w:rsidRPr="005F1E8D">
        <w:t>)</w:t>
      </w:r>
      <w:r w:rsidR="00217D47" w:rsidRPr="005F1E8D">
        <w:t xml:space="preserve">. </w:t>
      </w:r>
      <w:r w:rsidR="00CB4FFE" w:rsidRPr="005F1E8D">
        <w:t xml:space="preserve">A full explanation of the Reef Life Survey method is available online (http://www.reeflifesurvey.com/methods) and provided by </w:t>
      </w:r>
      <w:r w:rsidR="00CB4FFE" w:rsidRPr="005F1E8D">
        <w:fldChar w:fldCharType="begin"/>
      </w:r>
      <w:r w:rsidR="00CB4FFE"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5F1E8D">
        <w:fldChar w:fldCharType="separate"/>
      </w:r>
      <w:r w:rsidR="00CB4FFE" w:rsidRPr="005F1E8D">
        <w:rPr>
          <w:noProof/>
        </w:rPr>
        <w:t>Edgar and Stuart-Smith (2009) and Edgar et al. (2020)</w:t>
      </w:r>
      <w:r w:rsidR="00CB4FFE" w:rsidRPr="005F1E8D">
        <w:fldChar w:fldCharType="end"/>
      </w:r>
      <w:r w:rsidR="00CB4FFE" w:rsidRPr="005F1E8D">
        <w:t>.</w:t>
      </w:r>
      <w:r w:rsidR="00CB4FFE">
        <w:t xml:space="preserve"> </w:t>
      </w:r>
      <w:r w:rsidR="001D7BE9">
        <w:t>Briefly, a</w:t>
      </w:r>
      <w:r w:rsidR="00547A38" w:rsidRPr="005F1E8D">
        <w:t xml:space="preserve">t each rocky reef site, </w:t>
      </w:r>
      <w:r w:rsidR="00ED5552" w:rsidRPr="005F1E8D">
        <w:t xml:space="preserve">a pair of </w:t>
      </w:r>
      <w:r w:rsidR="009C7DB9">
        <w:t>RLS</w:t>
      </w:r>
      <w:r w:rsidR="00BB3685">
        <w:t>-</w:t>
      </w:r>
      <w:r w:rsidR="00ED5552" w:rsidRPr="005F1E8D">
        <w:t>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r w:rsidR="009C7DB9">
        <w:t xml:space="preserve"> </w:t>
      </w:r>
    </w:p>
    <w:p w14:paraId="31ABE297" w14:textId="47731906"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w:t>
      </w:r>
      <w:r w:rsidR="00365EF3">
        <w:t xml:space="preserve">, </w:t>
      </w:r>
      <w:r w:rsidR="00824E57" w:rsidRPr="005F1E8D">
        <w:t xml:space="preserve">0 – 2 m </w:t>
      </w:r>
      <w:r w:rsidR="00365EF3">
        <w:t>above</w:t>
      </w:r>
      <w:r w:rsidR="00365EF3" w:rsidRPr="005F1E8D">
        <w:t xml:space="preserve"> </w:t>
      </w:r>
      <w:r w:rsidR="00824E57" w:rsidRPr="005F1E8D">
        <w:t>the substrate</w:t>
      </w:r>
      <w:r w:rsidR="00365EF3">
        <w:t>,</w:t>
      </w:r>
      <w:r w:rsidR="00824E57" w:rsidRPr="005F1E8D">
        <w:t xml:space="preserv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w:t>
      </w:r>
      <w:r w:rsidRPr="005F1E8D">
        <w:lastRenderedPageBreak/>
        <w:t xml:space="preserve">filtered into </w:t>
      </w:r>
      <w:r w:rsidR="004B4907">
        <w:t xml:space="preserve">opaque </w:t>
      </w:r>
      <w:r w:rsidRPr="005F1E8D">
        <w:t>amber 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22"/>
      <w:commentRangeStart w:id="23"/>
      <w:commentRangeStart w:id="24"/>
      <w:commentRangeStart w:id="25"/>
      <w:r w:rsidR="007268C2" w:rsidRPr="005F1E8D">
        <w:rPr>
          <w:color w:val="000000"/>
        </w:rPr>
        <w:t xml:space="preserve">Lim </w:t>
      </w:r>
      <w:proofErr w:type="spellStart"/>
      <w:r w:rsidR="007268C2" w:rsidRPr="005F1E8D">
        <w:rPr>
          <w:color w:val="000000"/>
        </w:rPr>
        <w:t>unpubl</w:t>
      </w:r>
      <w:commentRangeEnd w:id="22"/>
      <w:proofErr w:type="spellEnd"/>
      <w:r w:rsidR="006214D6">
        <w:rPr>
          <w:color w:val="000000"/>
        </w:rPr>
        <w:t>.</w:t>
      </w:r>
      <w:r w:rsidR="001D7BE9">
        <w:rPr>
          <w:rStyle w:val="CommentReference"/>
        </w:rPr>
        <w:commentReference w:id="22"/>
      </w:r>
      <w:commentRangeEnd w:id="23"/>
      <w:r w:rsidR="0067503F">
        <w:rPr>
          <w:rStyle w:val="CommentReference"/>
        </w:rPr>
        <w:commentReference w:id="23"/>
      </w:r>
      <w:commentRangeEnd w:id="24"/>
      <w:r w:rsidR="00BB3685">
        <w:rPr>
          <w:rStyle w:val="CommentReference"/>
        </w:rPr>
        <w:commentReference w:id="24"/>
      </w:r>
      <w:commentRangeEnd w:id="25"/>
      <w:r w:rsidR="002178A4">
        <w:rPr>
          <w:rStyle w:val="CommentReference"/>
        </w:rPr>
        <w:commentReference w:id="25"/>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63982B05" w:rsidR="00217D47" w:rsidRPr="005F1E8D" w:rsidRDefault="005F422E" w:rsidP="00EB3BC7">
      <w:pPr>
        <w:spacing w:line="480" w:lineRule="auto"/>
        <w:rPr>
          <w:i/>
        </w:rPr>
      </w:pPr>
      <w:r>
        <w:rPr>
          <w:i/>
        </w:rPr>
        <w:t xml:space="preserve">Surveys of </w:t>
      </w:r>
      <w:r w:rsidR="001743C0" w:rsidRPr="005F1E8D">
        <w:rPr>
          <w:i/>
        </w:rPr>
        <w:t>small-scale</w:t>
      </w:r>
      <w:r w:rsidR="001743C0">
        <w:rPr>
          <w:i/>
        </w:rPr>
        <w:t xml:space="preserve"> (</w:t>
      </w:r>
      <w:r w:rsidR="00B46066">
        <w:rPr>
          <w:i/>
        </w:rPr>
        <w:t>within-</w:t>
      </w:r>
      <w:r w:rsidR="00CE7CA3" w:rsidRPr="005F1E8D">
        <w:rPr>
          <w:i/>
        </w:rPr>
        <w:t>sit</w:t>
      </w:r>
      <w:r w:rsidR="001743C0">
        <w:rPr>
          <w:i/>
        </w:rPr>
        <w:t>e</w:t>
      </w:r>
      <w:r w:rsidR="00895C86" w:rsidRPr="005F1E8D">
        <w:rPr>
          <w:i/>
        </w:rPr>
        <w:t xml:space="preserve">) </w:t>
      </w:r>
      <w:r>
        <w:rPr>
          <w:i/>
        </w:rPr>
        <w:t>variation</w:t>
      </w:r>
    </w:p>
    <w:p w14:paraId="7247B5E3" w14:textId="6A2BDF85" w:rsidR="001F79DB" w:rsidRPr="005F1E8D" w:rsidRDefault="00817D31" w:rsidP="0096667C">
      <w:pPr>
        <w:spacing w:line="480" w:lineRule="auto"/>
      </w:pPr>
      <w:r>
        <w:t xml:space="preserve">To investigate </w:t>
      </w:r>
      <w:r w:rsidR="001743C0">
        <w:t>small-scale</w:t>
      </w:r>
      <w:r>
        <w:t xml:space="preserve"> variation </w:t>
      </w:r>
      <w:r w:rsidR="00365EF3">
        <w:t>of</w:t>
      </w:r>
      <w:r>
        <w:t xml:space="preserve">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w:t>
      </w:r>
      <w:r w:rsidR="00582A7B">
        <w:t>side</w:t>
      </w:r>
      <w:r w:rsidRPr="005F1E8D">
        <w:t xml:space="preserve"> and </w:t>
      </w:r>
      <w:r w:rsidR="00582A7B">
        <w:t>outside</w:t>
      </w:r>
      <w:r w:rsidRPr="005F1E8D">
        <w:t xml:space="preserve"> kelp forests</w:t>
      </w:r>
      <w:r>
        <w:t xml:space="preserve"> </w:t>
      </w:r>
      <w:r w:rsidR="005F422E">
        <w:t xml:space="preserve">and surveyed the </w:t>
      </w:r>
      <w:r w:rsidR="00582A7B">
        <w:t xml:space="preserve">resident </w:t>
      </w:r>
      <w:r w:rsidR="005F422E">
        <w:t xml:space="preserve">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r w:rsidR="001F79DB" w:rsidRPr="005F1E8D">
        <w:t>giant kelp</w:t>
      </w:r>
      <w:r w:rsidR="0067503F">
        <w:t xml:space="preserve"> </w:t>
      </w:r>
      <w:r w:rsidR="009E35D0" w:rsidRPr="005F1E8D">
        <w:t>or</w:t>
      </w:r>
      <w:r w:rsidR="001F79DB" w:rsidRPr="005F1E8D">
        <w:t xml:space="preserve"> bull kelp</w:t>
      </w:r>
      <w:r w:rsidR="00365EF3">
        <w:t>,</w:t>
      </w:r>
      <w:r w:rsidR="001F79DB" w:rsidRPr="005F1E8D">
        <w:t xml:space="preserve"> </w:t>
      </w:r>
      <w:r w:rsidR="00556E86">
        <w:t>and</w:t>
      </w:r>
      <w:r w:rsidR="001F79DB" w:rsidRPr="005F1E8D">
        <w:t xml:space="preserve">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r w:rsidR="001F79DB" w:rsidRPr="005F1E8D">
        <w:t xml:space="preserve">. </w:t>
      </w:r>
      <w:r>
        <w:t xml:space="preserve">We conducted surveys </w:t>
      </w:r>
      <w:r w:rsidRPr="005F1E8D">
        <w:t>from July to September 2022 (</w:t>
      </w:r>
      <w:r w:rsidRPr="0067503F">
        <w:rPr>
          <w:highlight w:val="green"/>
        </w:rPr>
        <w:t xml:space="preserve">Table </w:t>
      </w:r>
      <w:r w:rsidR="003840BD">
        <w:rPr>
          <w:highlight w:val="green"/>
        </w:rPr>
        <w:t>S1.</w:t>
      </w:r>
      <w:r w:rsidRPr="0067503F">
        <w:rPr>
          <w:highlight w:val="green"/>
        </w:rPr>
        <w:t>2</w:t>
      </w:r>
      <w:r w:rsidRPr="005F1E8D">
        <w:t>).</w:t>
      </w:r>
      <w:r w:rsidR="007E1750" w:rsidRPr="007E1750">
        <w:t xml:space="preserve"> First, divers conducted RLS surveys </w:t>
      </w:r>
      <w:r w:rsidR="007E1750">
        <w:t xml:space="preserve">(as above) </w:t>
      </w:r>
      <w:r w:rsidR="007E1750" w:rsidRPr="007E1750">
        <w:t>along 50 m transect lines parallel to the edge of the kelp forest to quantify the abundance and biodiversity of fish and invertebrate communities associated with each kelp forest.</w:t>
      </w:r>
      <w:r w:rsidR="007E1750">
        <w:t xml:space="preserve"> </w:t>
      </w:r>
      <w:r w:rsidR="00576692" w:rsidRPr="005F1E8D">
        <w:t xml:space="preserve">Next, </w:t>
      </w:r>
      <w:r w:rsidR="007E1750">
        <w:t>divers</w:t>
      </w:r>
      <w:r w:rsidR="00576692" w:rsidRPr="005F1E8D">
        <w:t xml:space="preserv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 xml:space="preserve">and </w:t>
      </w:r>
      <w:r w:rsidR="00365EF3">
        <w:t xml:space="preserve">kelp </w:t>
      </w:r>
      <w:r w:rsidR="004F5624" w:rsidRPr="005F1E8D">
        <w:t>biomass</w:t>
      </w:r>
      <w:r w:rsidR="00576692" w:rsidRPr="005F1E8D">
        <w:t xml:space="preserve"> (</w:t>
      </w:r>
      <w:r w:rsidR="00374B2C">
        <w:rPr>
          <w:highlight w:val="green"/>
        </w:rPr>
        <w:t>F</w:t>
      </w:r>
      <w:r w:rsidR="00576692" w:rsidRPr="005F1E8D">
        <w:rPr>
          <w:highlight w:val="green"/>
        </w:rPr>
        <w:t>i</w:t>
      </w:r>
      <w:r w:rsidR="005746D1" w:rsidRPr="005F1E8D">
        <w:rPr>
          <w:highlight w:val="green"/>
        </w:rPr>
        <w:t>g.</w:t>
      </w:r>
      <w:r w:rsidR="00374B2C">
        <w:rPr>
          <w:highlight w:val="green"/>
        </w:rPr>
        <w:t xml:space="preserve"> </w:t>
      </w:r>
      <w:r w:rsidR="003840BD">
        <w:rPr>
          <w:highlight w:val="green"/>
        </w:rPr>
        <w:t>S1.</w:t>
      </w:r>
      <w:r w:rsidR="00374B2C">
        <w:rPr>
          <w:highlight w:val="green"/>
        </w:rPr>
        <w:t>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 xml:space="preserve">ly </w:t>
      </w:r>
      <w:r w:rsidR="00365EF3">
        <w:t>selected</w:t>
      </w:r>
      <w:r w:rsidR="00365EF3" w:rsidRPr="005F1E8D">
        <w:t xml:space="preserve"> </w:t>
      </w:r>
      <w:r w:rsidR="004F5624" w:rsidRPr="005F1E8D">
        <w:t>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holdfast to </w:t>
      </w:r>
      <w:proofErr w:type="spellStart"/>
      <w:r w:rsidR="001F79DB" w:rsidRPr="005F1E8D">
        <w:t>pneumatocyst</w:t>
      </w:r>
      <w:proofErr w:type="spellEnd"/>
      <w:r w:rsidR="001F79DB" w:rsidRPr="005F1E8D">
        <w:t xml:space="preserve"> </w:t>
      </w:r>
      <w:commentRangeStart w:id="26"/>
      <w:r w:rsidR="001F79DB" w:rsidRPr="00B42CBE">
        <w:rPr>
          <w:iCs/>
        </w:rPr>
        <w:t>in situ</w:t>
      </w:r>
      <w:commentRangeEnd w:id="26"/>
      <w:r w:rsidR="00B42CBE">
        <w:rPr>
          <w:rStyle w:val="CommentReference"/>
        </w:rPr>
        <w:commentReference w:id="26"/>
      </w:r>
      <w:r w:rsidR="001F79DB" w:rsidRPr="005F1E8D">
        <w:t>, but for giant kelp</w:t>
      </w:r>
      <w:r w:rsidR="00F762BB">
        <w:t>,</w:t>
      </w:r>
      <w:r w:rsidR="001F79DB" w:rsidRPr="005F1E8D">
        <w:t xml:space="preserve"> we collected five random individuals to measure </w:t>
      </w:r>
      <w:r w:rsidR="00F762BB">
        <w:t xml:space="preserve">the </w:t>
      </w:r>
      <w:r w:rsidR="004C436C">
        <w:lastRenderedPageBreak/>
        <w:t xml:space="preserve">length </w:t>
      </w:r>
      <w:r w:rsidR="001F79DB" w:rsidRPr="005F1E8D">
        <w:t xml:space="preserve">from holdfast to </w:t>
      </w:r>
      <w:r w:rsidR="001E5CB7">
        <w:t xml:space="preserve">the tip of the </w:t>
      </w:r>
      <w:r w:rsidR="001F79DB" w:rsidRPr="005F1E8D">
        <w:t xml:space="preserve">apical 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B42CBE">
        <w:rPr>
          <w:iCs/>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biomass </w:t>
      </w:r>
      <w:r w:rsidR="0042306A" w:rsidRPr="005F1E8D">
        <w:t xml:space="preserve">formula </w:t>
      </w:r>
      <w:r w:rsidR="00122525">
        <w:t>for Barkley Sound</w:t>
      </w:r>
      <w:r w:rsidR="0042306A" w:rsidRPr="005F1E8D">
        <w:t xml:space="preserve"> </w:t>
      </w:r>
      <w:r w:rsidR="0011523B" w:rsidRPr="001F293B">
        <w:t>(</w:t>
      </w:r>
      <w:r w:rsidR="006214D6" w:rsidRPr="001F293B">
        <w:t xml:space="preserve">C. M. </w:t>
      </w:r>
      <w:r w:rsidR="00B47743" w:rsidRPr="001F293B">
        <w:t xml:space="preserve">Attridge </w:t>
      </w:r>
      <w:proofErr w:type="spellStart"/>
      <w:r w:rsidR="00B47743" w:rsidRPr="001F293B">
        <w:t>unpub</w:t>
      </w:r>
      <w:r w:rsidR="006214D6" w:rsidRPr="001F293B">
        <w:t>l</w:t>
      </w:r>
      <w:proofErr w:type="spellEnd"/>
      <w:r w:rsidR="006214D6" w:rsidRPr="001F293B">
        <w:t>.</w:t>
      </w:r>
      <w:r w:rsidR="0011523B" w:rsidRPr="001F293B">
        <w:t>)</w:t>
      </w:r>
      <w:r w:rsidR="004F5624" w:rsidRPr="001F293B">
        <w:t>.</w:t>
      </w:r>
      <w:r w:rsidR="004F5624" w:rsidRPr="005F1E8D">
        <w:t xml:space="preserve"> For giant kelp</w:t>
      </w:r>
      <w:r w:rsidR="00895C86" w:rsidRPr="005F1E8D">
        <w:t xml:space="preserve"> biomass</w:t>
      </w:r>
      <w:r w:rsidR="004F5624" w:rsidRPr="005F1E8D">
        <w:t>, we weighe</w:t>
      </w:r>
      <w:r w:rsidR="001F79DB" w:rsidRPr="005F1E8D">
        <w:t xml:space="preserve">d </w:t>
      </w:r>
      <w:r w:rsidR="00122525">
        <w:t>(</w:t>
      </w:r>
      <w:commentRangeStart w:id="27"/>
      <w:commentRangeStart w:id="28"/>
      <w:commentRangeStart w:id="29"/>
      <w:r w:rsidR="00A13698" w:rsidRPr="003E54A5">
        <w:rPr>
          <w:highlight w:val="yellow"/>
        </w:rPr>
        <w:t xml:space="preserve">to the nearest </w:t>
      </w:r>
      <w:r w:rsidR="001F293B">
        <w:rPr>
          <w:highlight w:val="yellow"/>
        </w:rPr>
        <w:t>0.01-1</w:t>
      </w:r>
      <w:r w:rsidR="00A13698" w:rsidRPr="003E54A5">
        <w:rPr>
          <w:highlight w:val="yellow"/>
        </w:rPr>
        <w:t xml:space="preserve"> g</w:t>
      </w:r>
      <w:r w:rsidR="00122525">
        <w:t>)</w:t>
      </w:r>
      <w:r w:rsidR="00A13698">
        <w:t xml:space="preserve"> </w:t>
      </w:r>
      <w:commentRangeEnd w:id="27"/>
      <w:r w:rsidR="00122525">
        <w:rPr>
          <w:rStyle w:val="CommentReference"/>
        </w:rPr>
        <w:commentReference w:id="27"/>
      </w:r>
      <w:commentRangeEnd w:id="28"/>
      <w:r w:rsidR="001F293B">
        <w:rPr>
          <w:rStyle w:val="CommentReference"/>
        </w:rPr>
        <w:commentReference w:id="28"/>
      </w:r>
      <w:commentRangeEnd w:id="29"/>
      <w:r w:rsidR="002178A4">
        <w:rPr>
          <w:rStyle w:val="CommentReference"/>
        </w:rPr>
        <w:commentReference w:id="29"/>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total forest area by swimming around the perimeter of the forest on the surface with a </w:t>
      </w:r>
      <w:r w:rsidR="001F293B" w:rsidRPr="001F293B">
        <w:t>Garmin GPSMAP 78SC</w:t>
      </w:r>
      <w:r w:rsidR="003F63B3">
        <w:t>, which we used to calculate total forest biomass (kg).</w:t>
      </w:r>
    </w:p>
    <w:p w14:paraId="50BA9561" w14:textId="6347D6FB"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w:t>
      </w:r>
      <w:r w:rsidR="00122525">
        <w:t>above</w:t>
      </w:r>
      <w:r w:rsidR="00122525" w:rsidRPr="005F1E8D">
        <w:t xml:space="preserve"> </w:t>
      </w:r>
      <w:r w:rsidR="00B71E47" w:rsidRPr="005F1E8D">
        <w:t>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w:t>
      </w:r>
      <w:r w:rsidR="00122525">
        <w:t>,</w:t>
      </w:r>
      <w:r w:rsidR="00B164BF" w:rsidRPr="00B164BF">
        <w:t xml:space="preserve"> by matching them with the first three kelp transects.</w:t>
      </w:r>
      <w:r w:rsidR="00CB4FFE">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r w:rsidR="00B03EE3">
        <w:t>plastic Ziplock</w:t>
      </w:r>
      <w:r w:rsidR="00171464" w:rsidRPr="005F1E8D">
        <w:t xml:space="preserve"> bag </w:t>
      </w:r>
      <w:r w:rsidR="00253D0A" w:rsidRPr="005F1E8D">
        <w:t>with</w:t>
      </w:r>
      <w:r w:rsidR="00B71E47" w:rsidRPr="005F1E8D">
        <w:t xml:space="preserve"> seawater</w:t>
      </w:r>
      <w:r w:rsidR="00026433">
        <w:t xml:space="preserve"> </w:t>
      </w:r>
      <w:r w:rsidR="00BB3685">
        <w:t>to</w:t>
      </w:r>
      <w:r w:rsidR="00171464" w:rsidRPr="005F1E8D">
        <w:t xml:space="preserve"> creat</w:t>
      </w:r>
      <w:r w:rsidR="00BB3685">
        <w:t>e</w:t>
      </w:r>
      <w:r w:rsidR="00171464" w:rsidRPr="005F1E8D">
        <w:t xml:space="preserve">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70BD7955" w:rsidR="00217D47" w:rsidRPr="005F1E8D" w:rsidRDefault="005F422E" w:rsidP="00EB3BC7">
      <w:pPr>
        <w:spacing w:line="480" w:lineRule="auto"/>
        <w:rPr>
          <w:i/>
        </w:rPr>
      </w:pPr>
      <w:r>
        <w:rPr>
          <w:i/>
        </w:rPr>
        <w:t xml:space="preserve">Surveys of </w:t>
      </w:r>
      <w:r w:rsidR="00B46066">
        <w:rPr>
          <w:i/>
        </w:rPr>
        <w:t>fine</w:t>
      </w:r>
      <w:r w:rsidR="00136DB7" w:rsidRPr="005F1E8D">
        <w:rPr>
          <w:i/>
        </w:rPr>
        <w:t>-scale</w:t>
      </w:r>
      <w:r w:rsidR="001743C0">
        <w:rPr>
          <w:i/>
        </w:rPr>
        <w:t xml:space="preserve"> (microhabitat)</w:t>
      </w:r>
      <w:r w:rsidR="00136DB7" w:rsidRPr="005F1E8D">
        <w:rPr>
          <w:i/>
        </w:rPr>
        <w:t xml:space="preserve"> variation</w:t>
      </w:r>
    </w:p>
    <w:p w14:paraId="392E1C63" w14:textId="001AFE34" w:rsidR="00F37657" w:rsidRPr="001A5A1D" w:rsidRDefault="005B26B9" w:rsidP="00EB3BC7">
      <w:pPr>
        <w:spacing w:line="480" w:lineRule="auto"/>
      </w:pPr>
      <w:r w:rsidRPr="005F1E8D">
        <w:lastRenderedPageBreak/>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B42CBE">
        <w:rPr>
          <w:iCs/>
        </w:rPr>
        <w:t>in situ</w:t>
      </w:r>
      <w:r w:rsidRPr="005F1E8D">
        <w:t xml:space="preserve"> </w:t>
      </w:r>
      <w:r>
        <w:t>near Bamfield.</w:t>
      </w:r>
      <w:r w:rsidR="00DE63E7" w:rsidRPr="005F1E8D">
        <w:t xml:space="preserve"> </w:t>
      </w:r>
      <w:r w:rsidR="008B6A66">
        <w:t xml:space="preserve">We used California sea cucumbers </w:t>
      </w:r>
      <w:r w:rsidR="003101A1" w:rsidRPr="005F1E8D">
        <w:t>(</w:t>
      </w:r>
      <w:proofErr w:type="spellStart"/>
      <w:r w:rsidR="003101A1" w:rsidRPr="005F1E8D">
        <w:rPr>
          <w:i/>
        </w:rPr>
        <w:t>Apostichopus</w:t>
      </w:r>
      <w:proofErr w:type="spellEnd"/>
      <w:r w:rsidR="003101A1" w:rsidRPr="005F1E8D">
        <w:rPr>
          <w:i/>
        </w:rPr>
        <w:t xml:space="preserve"> californicus</w:t>
      </w:r>
      <w:r w:rsidR="003101A1" w:rsidRPr="005F1E8D">
        <w:t xml:space="preserve">) </w:t>
      </w:r>
      <w:r w:rsidR="008B6A66">
        <w:t>in the first</w:t>
      </w:r>
      <w:r w:rsidR="001F1825">
        <w:t xml:space="preserve"> caging</w:t>
      </w:r>
      <w:r w:rsidR="008B6A66">
        <w:t xml:space="preserve"> experiment</w:t>
      </w:r>
      <w:r w:rsidR="003101A1">
        <w:t xml:space="preserve"> because </w:t>
      </w:r>
      <w:r w:rsidR="00213173">
        <w:t>they</w:t>
      </w:r>
      <w:ins w:id="30" w:author="Isabelle Cote" w:date="2024-11-15T13:16:00Z" w16du:dateUtc="2024-11-15T21:16:00Z">
        <w:r w:rsidR="002178A4">
          <w:t xml:space="preserve"> a</w:t>
        </w:r>
      </w:ins>
      <w:del w:id="31" w:author="Isabelle Cote" w:date="2024-11-15T13:16:00Z" w16du:dateUtc="2024-11-15T21:16:00Z">
        <w:r w:rsidR="00213173" w:rsidDel="002178A4">
          <w:delText>’</w:delText>
        </w:r>
      </w:del>
      <w:r w:rsidR="00213173">
        <w:t xml:space="preserve">re a large, abundant invertebrate with a </w:t>
      </w:r>
      <w:r w:rsidR="00560BB1">
        <w:t>high excretion rate</w:t>
      </w:r>
      <w:r w:rsidR="00213173">
        <w:t xml:space="preserve"> </w:t>
      </w:r>
      <w:r w:rsidR="00213173">
        <w:fldChar w:fldCharType="begin"/>
      </w:r>
      <w:r w:rsidR="00213173">
        <w:instrText xml:space="preserve"> ADDIN ZOTERO_ITEM CSL_CITATION {"citationID":"88ffjCJF","properties":{"formattedCitation":"(Bray et al., 1988)","plainCitation":"(Bray et al., 1988)","noteIndex":0},"citationItems":[{"id":1918,"uris":["http://zotero.org/users/local/idKDtb7T/items/X4U4SI79"],"itemData":{"id":1918,"type":"article-journal","container-title":"Marine Biology","DOI":"10.1007/BF00392951","ISSN":"0025-3162, 1432-1793","issue":"1","journalAbbreviation":"Marine Biology","language":"en","page":"21-30","source":"DOI.org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fldChar w:fldCharType="separate"/>
      </w:r>
      <w:r w:rsidR="00213173">
        <w:rPr>
          <w:noProof/>
        </w:rPr>
        <w:t>(Bray et al., 1988)</w:t>
      </w:r>
      <w:r w:rsidR="00213173">
        <w:fldChar w:fldCharType="end"/>
      </w:r>
      <w:r w:rsidR="00213173">
        <w:t>.</w:t>
      </w:r>
      <w:r w:rsidR="001A5A1D">
        <w:t xml:space="preserve"> </w:t>
      </w:r>
      <w:r w:rsidR="00A047D2">
        <w:t>T</w:t>
      </w:r>
      <w:r w:rsidR="00FE017D" w:rsidRPr="005F1E8D">
        <w:t xml:space="preserve">he first experiment </w:t>
      </w:r>
      <w:r w:rsidR="00F02795">
        <w:t xml:space="preserve">occurred </w:t>
      </w:r>
      <w:r w:rsidR="00F02795" w:rsidRPr="005F1E8D">
        <w:t>May 27</w:t>
      </w:r>
      <w:r w:rsidR="00F02795">
        <w:t xml:space="preserve"> </w:t>
      </w:r>
      <w:r w:rsidR="00F02795" w:rsidRPr="005F1E8D">
        <w:rPr>
          <w:color w:val="000000"/>
        </w:rPr>
        <w:t>–</w:t>
      </w:r>
      <w:r w:rsidR="00F02795">
        <w:rPr>
          <w:color w:val="000000"/>
        </w:rPr>
        <w:t xml:space="preserve"> </w:t>
      </w:r>
      <w:r w:rsidR="00F02795">
        <w:t>28</w:t>
      </w:r>
      <w:r w:rsidR="00F02795" w:rsidRPr="005F1E8D">
        <w:t>, 202</w:t>
      </w:r>
      <w:r w:rsidR="00F02795">
        <w:t>1</w:t>
      </w:r>
      <w:r w:rsidR="00392DBC" w:rsidRPr="005F1E8D">
        <w:t xml:space="preserve"> </w:t>
      </w:r>
      <w:r w:rsidR="00FE017D" w:rsidRPr="005F1E8D">
        <w:t>at Scott’s Bay (48°50'05.2"N</w:t>
      </w:r>
      <w:r w:rsidR="00AA20C8">
        <w:t>,</w:t>
      </w:r>
      <w:r w:rsidR="00FE017D" w:rsidRPr="005F1E8D">
        <w:t xml:space="preserve"> 125°08'49.3"W)</w:t>
      </w:r>
      <w:r w:rsidR="000C156B">
        <w:t xml:space="preserve">, a wide, exposed bay that opens </w:t>
      </w:r>
      <w:r w:rsidR="004F21D6">
        <w:t xml:space="preserve">into </w:t>
      </w:r>
      <w:r w:rsidR="000C156B">
        <w:t>Trevor Channel (</w:t>
      </w:r>
      <w:r w:rsidR="00D34121">
        <w:rPr>
          <w:highlight w:val="green"/>
        </w:rPr>
        <w:t>Fig. 1d</w:t>
      </w:r>
      <w:r w:rsidR="000C156B">
        <w:t>)</w:t>
      </w:r>
      <w:r w:rsidR="00FC0F65" w:rsidRPr="005F1E8D">
        <w:t xml:space="preserve">.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w:t>
      </w:r>
      <w:r w:rsidR="003C3010" w:rsidRPr="005F1E8D">
        <w:t>(9 cages per line)</w:t>
      </w:r>
      <w:r w:rsidR="00C12458" w:rsidRPr="005F1E8D">
        <w:t xml:space="preserve"> and deployed </w:t>
      </w:r>
      <w:r w:rsidR="0003350D" w:rsidRPr="005F1E8D">
        <w:t xml:space="preserve">at </w:t>
      </w:r>
      <w:r w:rsidR="00C12458" w:rsidRPr="005F1E8D">
        <w:t xml:space="preserve">3 </w:t>
      </w:r>
      <w:r w:rsidR="0003350D" w:rsidRPr="005F1E8D">
        <w:t>to</w:t>
      </w:r>
      <w:r w:rsidR="00C12458" w:rsidRPr="005F1E8D">
        <w:t xml:space="preserve"> 5.8 m depth</w:t>
      </w:r>
      <w:r w:rsidR="003C3010">
        <w:t xml:space="preserve">. </w:t>
      </w:r>
      <w:r w:rsidR="00C12458" w:rsidRPr="005F1E8D">
        <w:t xml:space="preserve">We collected </w:t>
      </w:r>
      <w:r w:rsidR="00CB4FFE">
        <w:t xml:space="preserve">adult </w:t>
      </w:r>
      <w:r w:rsidR="00C12458" w:rsidRPr="005F1E8D">
        <w:t>California sea cucumbers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After 24 h</w:t>
      </w:r>
      <w:r w:rsidR="00F02795">
        <w:t>ours</w:t>
      </w:r>
      <w:r w:rsidR="00AC1B8C" w:rsidRPr="005F1E8D">
        <w:t xml:space="preserve">, </w:t>
      </w:r>
      <w:r w:rsidR="0018005F" w:rsidRPr="005F1E8D">
        <w:t xml:space="preserve">we returned to </w:t>
      </w:r>
      <w:r w:rsidR="00DE63E7" w:rsidRPr="005F1E8D">
        <w:t xml:space="preserve">collect water samples from each cage </w:t>
      </w:r>
      <w:r w:rsidR="00DB029A" w:rsidRPr="00B42CBE">
        <w:rPr>
          <w:iCs/>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w:t>
      </w:r>
      <w:r w:rsidR="003C3010">
        <w:t xml:space="preserve"> and </w:t>
      </w:r>
      <w:r w:rsidR="00DE63E7" w:rsidRPr="005F1E8D">
        <w:t xml:space="preserve">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4DE2B30A" w:rsidR="00DE63E7" w:rsidRPr="001A5A1D" w:rsidRDefault="001A5A1D" w:rsidP="001A5A1D">
      <w:pPr>
        <w:spacing w:line="480" w:lineRule="auto"/>
        <w:ind w:firstLine="720"/>
      </w:pPr>
      <w:r>
        <w:t xml:space="preserve">We used red rock crabs </w:t>
      </w:r>
      <w:r w:rsidRPr="005F1E8D">
        <w:t>(</w:t>
      </w:r>
      <w:r w:rsidRPr="005F1E8D">
        <w:rPr>
          <w:i/>
        </w:rPr>
        <w:t xml:space="preserve">Cancer </w:t>
      </w:r>
      <w:proofErr w:type="spellStart"/>
      <w:r w:rsidRPr="005F1E8D">
        <w:rPr>
          <w:i/>
        </w:rPr>
        <w:t>productus</w:t>
      </w:r>
      <w:proofErr w:type="spellEnd"/>
      <w:r w:rsidRPr="005F1E8D">
        <w:t>)</w:t>
      </w:r>
      <w:r>
        <w:t xml:space="preserve"> in the second </w:t>
      </w:r>
      <w:r w:rsidR="001F1825">
        <w:t xml:space="preserve">caging </w:t>
      </w:r>
      <w:r>
        <w:t>experiment to see if a species with an even higher individual-level excretion rate</w:t>
      </w:r>
      <w:r w:rsidR="00BD7CC8">
        <w:t xml:space="preserve"> </w:t>
      </w:r>
      <w:r>
        <w:t xml:space="preserve">could produce </w:t>
      </w:r>
      <w:r w:rsidR="00B46066">
        <w:t>fine</w:t>
      </w:r>
      <w:r w:rsidR="001F1825">
        <w:t>-</w:t>
      </w:r>
      <w:r>
        <w:t xml:space="preserve">scale nutrient variation. </w:t>
      </w:r>
      <w:r w:rsidR="00392DBC" w:rsidRPr="005F1E8D">
        <w:rPr>
          <w:color w:val="000000"/>
        </w:rPr>
        <w:t xml:space="preserve">The </w:t>
      </w:r>
      <w:r w:rsidR="00392DBC" w:rsidRPr="005F1E8D">
        <w:t xml:space="preserve">second experiment </w:t>
      </w:r>
      <w:r w:rsidR="00F02795">
        <w:t>occurred</w:t>
      </w:r>
      <w:r w:rsidR="00CA5366">
        <w:t xml:space="preserve"> over nine days from</w:t>
      </w:r>
      <w:r w:rsidR="00F02795">
        <w:t xml:space="preserve"> </w:t>
      </w:r>
      <w:r w:rsidR="00F02795" w:rsidRPr="005F1E8D">
        <w:rPr>
          <w:color w:val="000000"/>
        </w:rPr>
        <w:t>June 10 – 19, 2023</w:t>
      </w:r>
      <w:r w:rsidR="00392DBC" w:rsidRPr="005F1E8D">
        <w:t xml:space="preserve"> in Bamfield </w:t>
      </w:r>
      <w:r w:rsidR="0003350D" w:rsidRPr="005F1E8D">
        <w:t>I</w:t>
      </w:r>
      <w:r w:rsidR="00392DBC" w:rsidRPr="005F1E8D">
        <w:t>nlet (48°49'53"N 125°08'11"W)</w:t>
      </w:r>
      <w:r w:rsidR="000C156B">
        <w:t>, a narrow, sheltered inlet (</w:t>
      </w:r>
      <w:r w:rsidR="00D34121">
        <w:rPr>
          <w:highlight w:val="green"/>
        </w:rPr>
        <w:t>Fig. 1d</w:t>
      </w:r>
      <w:r w:rsidR="000C156B">
        <w:t>)</w:t>
      </w:r>
      <w:r w:rsidR="007E1750">
        <w:t>. We</w:t>
      </w:r>
      <w:r w:rsidR="00BD384B" w:rsidRPr="002C41D5">
        <w:rPr>
          <w:color w:val="000000"/>
        </w:rPr>
        <w:t xml:space="preserve"> </w:t>
      </w:r>
      <w:r w:rsidR="00BD384B" w:rsidRPr="005F1E8D">
        <w:rPr>
          <w:color w:val="000000"/>
        </w:rPr>
        <w:t xml:space="preserve">replicated </w:t>
      </w:r>
      <w:r w:rsidR="007E1750">
        <w:rPr>
          <w:color w:val="000000"/>
        </w:rPr>
        <w:t>this experiment</w:t>
      </w:r>
      <w:r w:rsidR="00BD384B" w:rsidRPr="005F1E8D">
        <w:rPr>
          <w:color w:val="000000"/>
        </w:rPr>
        <w:t xml:space="preserve"> </w:t>
      </w:r>
      <w:r w:rsidR="00CB4FFE">
        <w:rPr>
          <w:color w:val="000000"/>
        </w:rPr>
        <w:t>from</w:t>
      </w:r>
      <w:r w:rsidR="004F21D6" w:rsidRPr="005F1E8D">
        <w:rPr>
          <w:color w:val="000000"/>
        </w:rPr>
        <w:t xml:space="preserve"> </w:t>
      </w:r>
      <w:r w:rsidR="00BD384B" w:rsidRPr="005F1E8D">
        <w:rPr>
          <w:color w:val="000000"/>
        </w:rPr>
        <w:t xml:space="preserve">June 19 – 28, 2023 following the same methodology. </w:t>
      </w:r>
      <w:r w:rsidR="007D6070" w:rsidRPr="005F1E8D">
        <w:rPr>
          <w:color w:val="000000"/>
        </w:rPr>
        <w:t xml:space="preserve">We collected </w:t>
      </w:r>
      <w:r w:rsidR="003C3010">
        <w:rPr>
          <w:color w:val="000000"/>
        </w:rPr>
        <w:t>red rock</w:t>
      </w:r>
      <w:r w:rsidR="007D6070" w:rsidRPr="005F1E8D">
        <w:rPr>
          <w:color w:val="000000"/>
        </w:rPr>
        <w:t xml:space="preserve">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w:t>
      </w:r>
      <w:r w:rsidR="007D6070" w:rsidRPr="005F1E8D">
        <w:rPr>
          <w:color w:val="000000"/>
        </w:rPr>
        <w:lastRenderedPageBreak/>
        <w:t xml:space="preserve">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15.9 cm), one medium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r w:rsidR="00F6133E">
        <w:rPr>
          <w:color w:val="000000"/>
        </w:rPr>
        <w:t>s</w:t>
      </w:r>
      <w:r w:rsidR="007D6070" w:rsidRPr="005F1E8D">
        <w:rPr>
          <w:color w:val="000000"/>
        </w:rPr>
        <w:t xml:space="preserve">o weight </w:t>
      </w:r>
      <w:r w:rsidR="00CB3CD3">
        <w:rPr>
          <w:color w:val="000000"/>
        </w:rPr>
        <w:t>was similar across all cages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t>
      </w:r>
      <w:r w:rsidR="00D12ADF">
        <w:rPr>
          <w:color w:val="000000"/>
        </w:rPr>
        <w:t>this</w:t>
      </w:r>
      <w:r w:rsidR="007D6070" w:rsidRPr="005F1E8D">
        <w:rPr>
          <w:color w:val="000000"/>
        </w:rPr>
        <w:t xml:space="preserve"> point</w:t>
      </w:r>
      <w:r w:rsidR="00D12ADF">
        <w:rPr>
          <w:color w:val="000000"/>
        </w:rPr>
        <w:t>,</w:t>
      </w:r>
      <w:r w:rsidR="007D6070" w:rsidRPr="005F1E8D">
        <w:rPr>
          <w:color w:val="000000"/>
        </w:rPr>
        <w:t xml:space="preserve"> we </w:t>
      </w:r>
      <w:commentRangeStart w:id="32"/>
      <w:commentRangeStart w:id="33"/>
      <w:r w:rsidR="007D6070" w:rsidRPr="005F1E8D">
        <w:rPr>
          <w:color w:val="000000"/>
        </w:rPr>
        <w:t>re-randomized the order of the cages along the line</w:t>
      </w:r>
      <w:commentRangeEnd w:id="32"/>
      <w:r w:rsidR="00F6133E">
        <w:rPr>
          <w:rStyle w:val="CommentReference"/>
        </w:rPr>
        <w:commentReference w:id="32"/>
      </w:r>
      <w:commentRangeEnd w:id="33"/>
      <w:r w:rsidR="0082290C">
        <w:rPr>
          <w:rStyle w:val="CommentReference"/>
        </w:rPr>
        <w:commentReference w:id="33"/>
      </w:r>
      <w:ins w:id="34" w:author="Isabelle Cote" w:date="2024-11-15T13:17:00Z" w16du:dateUtc="2024-11-15T21:17:00Z">
        <w:r w:rsidR="002178A4">
          <w:rPr>
            <w:color w:val="000000"/>
          </w:rPr>
          <w:t xml:space="preserve"> to prevent any effect of cage location</w:t>
        </w:r>
      </w:ins>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6BCDEAC8"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using</w:t>
      </w:r>
      <w:r w:rsidR="00BD7CC8">
        <w:rPr>
          <w:color w:val="000000"/>
        </w:rPr>
        <w:t xml:space="preserve"> the</w:t>
      </w:r>
      <w:r w:rsidR="0097669C">
        <w:rPr>
          <w:color w:val="000000"/>
        </w:rPr>
        <w:t xml:space="preserve"> </w:t>
      </w:r>
      <w:proofErr w:type="spellStart"/>
      <w:r w:rsidR="00BD7CC8" w:rsidRPr="005F1E8D">
        <w:t>DHARMa</w:t>
      </w:r>
      <w:proofErr w:type="spellEnd"/>
      <w:r w:rsidR="00BD7CC8" w:rsidRPr="005F1E8D">
        <w:t xml:space="preserve"> </w:t>
      </w:r>
      <w:proofErr w:type="spellStart"/>
      <w:r w:rsidR="0097669C" w:rsidRPr="005F1E8D">
        <w:t>simulateResiduals</w:t>
      </w:r>
      <w:proofErr w:type="spellEnd"/>
      <w:r w:rsidR="00BD7CC8">
        <w:t xml:space="preserve"> function</w:t>
      </w:r>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BD7CC8">
        <w:t xml:space="preserve">the </w:t>
      </w:r>
      <w:proofErr w:type="spellStart"/>
      <w:r w:rsidR="0097669C" w:rsidRPr="005F1E8D">
        <w:t>vif</w:t>
      </w:r>
      <w:proofErr w:type="spellEnd"/>
      <w:r w:rsidR="0097669C">
        <w:t xml:space="preserve"> </w:t>
      </w:r>
      <w:r w:rsidR="00BD7CC8">
        <w:t xml:space="preserve">function from the car package </w:t>
      </w:r>
      <w:r w:rsidR="0097669C">
        <w:t xml:space="preserve">with a cutoff </w:t>
      </w:r>
      <w:r w:rsidR="00131A7C">
        <w:t xml:space="preserve">value of </w:t>
      </w:r>
      <w:r w:rsidR="0097669C">
        <w:t>2.</w:t>
      </w:r>
      <w:r w:rsidR="0097669C">
        <w:rPr>
          <w:color w:val="000000"/>
        </w:rPr>
        <w:t xml:space="preserve"> </w:t>
      </w:r>
    </w:p>
    <w:p w14:paraId="321F05C0" w14:textId="0B767C4B" w:rsidR="00A226B8"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w:t>
      </w:r>
      <w:r w:rsidR="00A226B8">
        <w:t>:</w:t>
      </w:r>
    </w:p>
    <w:p w14:paraId="5F422070" w14:textId="07DBC925" w:rsidR="00A226B8" w:rsidRDefault="00A226B8" w:rsidP="00EB3BC7">
      <w:pPr>
        <w:spacing w:line="480" w:lineRule="auto"/>
      </w:pPr>
      <m:oMathPara>
        <m:oMath>
          <m:r>
            <w:rPr>
              <w:rFonts w:ascii="Cambria Math" w:hAnsi="Cambria Math"/>
            </w:rPr>
            <w:lastRenderedPageBreak/>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5BF04D21" w:rsidR="001B79C7" w:rsidRDefault="00943023" w:rsidP="00EB3BC7">
      <w:pPr>
        <w:spacing w:line="480" w:lineRule="auto"/>
      </w:pPr>
      <w:r w:rsidRPr="005F1E8D">
        <w:t>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4F21D6">
        <w:t>All</w:t>
      </w:r>
      <w:r w:rsidR="004F21D6" w:rsidRPr="005F1E8D">
        <w:t xml:space="preserve"> </w:t>
      </w:r>
      <w:r w:rsidR="004F21D6">
        <w:t>mobile</w:t>
      </w:r>
      <w:r w:rsidR="00131A7C" w:rsidRPr="005F1E8D">
        <w:t xml:space="preserve"> invertebrates</w:t>
      </w:r>
      <w:r w:rsidR="00EE7580">
        <w:t xml:space="preserve"> </w:t>
      </w:r>
      <w:r w:rsidR="004F21D6">
        <w:t>were counted</w:t>
      </w:r>
      <w:r w:rsidR="00131A7C" w:rsidRPr="005F1E8D">
        <w:t>,</w:t>
      </w:r>
      <w:r w:rsidR="004F21D6">
        <w:t xml:space="preserve"> but only</w:t>
      </w:r>
      <w:r w:rsidR="00EE7580">
        <w:t xml:space="preserve"> </w:t>
      </w:r>
      <w:r w:rsidR="00131A7C" w:rsidRPr="005F1E8D">
        <w:t>sunflower sea stars</w:t>
      </w:r>
      <w:r w:rsidR="00EE5D31">
        <w:t xml:space="preserve"> (</w:t>
      </w:r>
      <w:proofErr w:type="spellStart"/>
      <w:r w:rsidR="00EE5D31" w:rsidRPr="00EE5D31">
        <w:rPr>
          <w:i/>
          <w:iCs/>
        </w:rPr>
        <w:t>Pycnopodia</w:t>
      </w:r>
      <w:proofErr w:type="spellEnd"/>
      <w:r w:rsidR="00EE5D31" w:rsidRPr="00EE5D31">
        <w:rPr>
          <w:i/>
          <w:iCs/>
        </w:rPr>
        <w:t xml:space="preserve"> </w:t>
      </w:r>
      <w:proofErr w:type="spellStart"/>
      <w:r w:rsidR="00EE5D31" w:rsidRPr="00EE5D31">
        <w:rPr>
          <w:i/>
          <w:iCs/>
        </w:rPr>
        <w:t>helianthoides</w:t>
      </w:r>
      <w:proofErr w:type="spellEnd"/>
      <w:r w:rsidR="00EE5D31">
        <w:t>)</w:t>
      </w:r>
      <w:r w:rsidR="00131A7C" w:rsidRPr="005F1E8D">
        <w:t xml:space="preserve"> and economically important species (abalone</w:t>
      </w:r>
      <w:r w:rsidR="00EE5D31">
        <w:t xml:space="preserve"> </w:t>
      </w:r>
      <w:r w:rsidR="00731BE6">
        <w:t>[</w:t>
      </w:r>
      <w:proofErr w:type="spellStart"/>
      <w:r w:rsidR="00EE5D31" w:rsidRPr="00EE5D31">
        <w:rPr>
          <w:i/>
          <w:iCs/>
        </w:rPr>
        <w:t>Haliotis</w:t>
      </w:r>
      <w:proofErr w:type="spellEnd"/>
      <w:r w:rsidR="00EE5D31" w:rsidRPr="00EE5D31">
        <w:rPr>
          <w:i/>
          <w:iCs/>
        </w:rPr>
        <w:t xml:space="preserve"> </w:t>
      </w:r>
      <w:proofErr w:type="spellStart"/>
      <w:r w:rsidR="00EE5D31" w:rsidRPr="00EE5D31">
        <w:rPr>
          <w:i/>
          <w:iCs/>
        </w:rPr>
        <w:t>kamtschatkana</w:t>
      </w:r>
      <w:proofErr w:type="spellEnd"/>
      <w:r w:rsidR="00731BE6">
        <w:t>]</w:t>
      </w:r>
      <w:r w:rsidR="00EE5D31">
        <w:t xml:space="preserve"> </w:t>
      </w:r>
      <w:r w:rsidR="00131A7C" w:rsidRPr="005F1E8D">
        <w:t>and scallops</w:t>
      </w:r>
      <w:r w:rsidR="00EE5D31">
        <w:t xml:space="preserve"> </w:t>
      </w:r>
      <w:r w:rsidR="00731BE6">
        <w:t>[</w:t>
      </w:r>
      <w:proofErr w:type="spellStart"/>
      <w:r w:rsidR="00EE5D31" w:rsidRPr="00EE5D31">
        <w:rPr>
          <w:i/>
          <w:iCs/>
        </w:rPr>
        <w:t>Crassadoma</w:t>
      </w:r>
      <w:proofErr w:type="spellEnd"/>
      <w:r w:rsidR="00EE5D31" w:rsidRPr="00EE5D31">
        <w:rPr>
          <w:i/>
          <w:iCs/>
        </w:rPr>
        <w:t xml:space="preserve"> gigantea</w:t>
      </w:r>
      <w:r w:rsidR="00731BE6">
        <w:t>]</w:t>
      </w:r>
      <w:r w:rsidR="00131A7C" w:rsidRPr="005F1E8D">
        <w:t xml:space="preserve">) </w:t>
      </w:r>
      <w:r w:rsidR="00EE7580">
        <w:t xml:space="preserve">were </w:t>
      </w:r>
      <w:r w:rsidR="004F21D6">
        <w:t>sized</w:t>
      </w:r>
      <w:r w:rsidR="00F02795">
        <w:t>.</w:t>
      </w:r>
      <w:r w:rsidR="00EE7580">
        <w:t xml:space="preserve"> </w:t>
      </w:r>
      <w:r w:rsidR="00F02795">
        <w:t>W</w:t>
      </w:r>
      <w:r w:rsidR="00131A7C" w:rsidRPr="005F1E8D">
        <w:t xml:space="preserve">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 xml:space="preserve">o calculate wet weight from </w:t>
      </w:r>
      <w:r w:rsidR="00C119E0">
        <w:rPr>
          <w:color w:val="000000"/>
        </w:rPr>
        <w:t>length</w:t>
      </w:r>
      <w:r w:rsidR="004F21D6">
        <w:rPr>
          <w:color w:val="000000"/>
        </w:rPr>
        <w:t xml:space="preserve"> for these three species</w:t>
      </w:r>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C119E0">
        <w:t>estimate</w:t>
      </w:r>
      <w:r w:rsidR="00C119E0" w:rsidRPr="005F1E8D">
        <w:t xml:space="preserve"> </w:t>
      </w:r>
      <w:r w:rsidR="00131A7C">
        <w:t>biomass</w:t>
      </w:r>
      <w:r w:rsidR="00131A7C" w:rsidRPr="005F1E8D">
        <w:t xml:space="preserve"> for each taxon. </w:t>
      </w:r>
      <w:r w:rsidR="00131A7C">
        <w:t>We used shell-free wet weight for species with large shells</w:t>
      </w:r>
      <w:r w:rsidR="00F02795">
        <w:t>,</w:t>
      </w:r>
      <w:r w:rsidR="00131A7C">
        <w:t xml:space="preserve"> such as hermit crabs and snails. </w:t>
      </w:r>
      <w:r w:rsidR="00792779">
        <w:t xml:space="preserve">When biomass information was unavailable for a species, we used estimates from the closest relative or most </w:t>
      </w:r>
      <w:r w:rsidR="00E6786E">
        <w:t>similarly sized</w:t>
      </w:r>
      <w:r w:rsidR="00792779">
        <w:t xml:space="preserve"> species available</w:t>
      </w:r>
      <w:r w:rsidR="00920FC5">
        <w:t xml:space="preserve"> </w:t>
      </w:r>
      <w:r w:rsidR="00920FC5" w:rsidRPr="005F1E8D">
        <w:t>(</w:t>
      </w:r>
      <w:r w:rsidR="00920FC5" w:rsidRPr="005F1E8D">
        <w:rPr>
          <w:highlight w:val="green"/>
        </w:rPr>
        <w:t xml:space="preserve">Table </w:t>
      </w:r>
      <w:r w:rsidR="003840BD">
        <w:rPr>
          <w:highlight w:val="green"/>
        </w:rPr>
        <w:t>S1.</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9C308B">
        <w:t xml:space="preserve">We calculated the tide exchange by computing the </w:t>
      </w:r>
      <w:r w:rsidR="00137407" w:rsidRPr="009C308B">
        <w:t xml:space="preserve">percent </w:t>
      </w:r>
      <w:r w:rsidRPr="009C308B">
        <w:t xml:space="preserve">change of the tide height every minute, </w:t>
      </w:r>
      <w:r w:rsidR="00131A7C" w:rsidRPr="009C308B">
        <w:t>averaged over the</w:t>
      </w:r>
      <w:r w:rsidRPr="009C308B">
        <w:t xml:space="preserve"> </w:t>
      </w:r>
      <w:r w:rsidR="00131A7C" w:rsidRPr="009C308B">
        <w:t>hour-long survey.</w:t>
      </w:r>
    </w:p>
    <w:p w14:paraId="010730BD" w14:textId="77777777" w:rsidR="00131A7C" w:rsidRPr="005F1E8D" w:rsidRDefault="00131A7C" w:rsidP="00EB3BC7">
      <w:pPr>
        <w:spacing w:line="480" w:lineRule="auto"/>
      </w:pPr>
    </w:p>
    <w:p w14:paraId="1BBA84D4" w14:textId="2D05C3BB" w:rsidR="008600C1" w:rsidRPr="00401383" w:rsidRDefault="001743C0" w:rsidP="008600C1">
      <w:pPr>
        <w:spacing w:line="480" w:lineRule="auto"/>
      </w:pPr>
      <w:r>
        <w:t>Meso-scale</w:t>
      </w:r>
      <w:r w:rsidR="008600C1" w:rsidRPr="00401383">
        <w:t xml:space="preserve"> (</w:t>
      </w:r>
      <w:r>
        <w:t>among-site</w:t>
      </w:r>
      <w:r w:rsidR="008600C1" w:rsidRPr="00401383">
        <w:t>) variation</w:t>
      </w:r>
    </w:p>
    <w:p w14:paraId="3814180E" w14:textId="501A517A" w:rsidR="00E221AC" w:rsidRDefault="00670555" w:rsidP="00670555">
      <w:pPr>
        <w:spacing w:line="480" w:lineRule="auto"/>
      </w:pPr>
      <w:r w:rsidRPr="005F1E8D">
        <w:t xml:space="preserve">To </w:t>
      </w:r>
      <w:r w:rsidR="00121C0A">
        <w:t>explore</w:t>
      </w:r>
      <w:r w:rsidRPr="005F1E8D">
        <w:t xml:space="preserve"> </w:t>
      </w:r>
      <w:r w:rsidR="001743C0">
        <w:t xml:space="preserve">meso-scale </w:t>
      </w:r>
      <w:r w:rsidRPr="005F1E8D">
        <w:t>variation in</w:t>
      </w:r>
      <w:r w:rsidR="00522FED" w:rsidRPr="005F1E8D">
        <w:t xml:space="preserve"> NH</w:t>
      </w:r>
      <w:r w:rsidR="00522FED" w:rsidRPr="005F1E8D">
        <w:rPr>
          <w:rFonts w:ascii="Cambria Math" w:hAnsi="Cambria Math" w:cs="Cambria Math"/>
        </w:rPr>
        <w:t>₄⁺</w:t>
      </w:r>
      <w:r w:rsidRPr="005F1E8D">
        <w:t>,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w:t>
      </w:r>
      <w:r w:rsidRPr="005F1E8D">
        <w:t xml:space="preserve">and year.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4F21D6">
        <w:t>To test the robustness of our modelling approach, we</w:t>
      </w:r>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t xml:space="preserve">instead of </w:t>
      </w:r>
      <w:r w:rsidR="002B6ECC" w:rsidRPr="005F1E8D">
        <w:lastRenderedPageBreak/>
        <w:t>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these predictors were not </w:t>
      </w:r>
      <w:r w:rsidR="00A5575A">
        <w:t xml:space="preserve">better supported </w:t>
      </w:r>
      <w:r w:rsidR="001269A3">
        <w:t xml:space="preserve">by AIC </w:t>
      </w:r>
      <w:r w:rsidR="002B6ECC" w:rsidRPr="005F1E8D">
        <w:rPr>
          <w:highlight w:val="green"/>
        </w:rPr>
        <w:t>(</w:t>
      </w:r>
      <w:r w:rsidR="002A304B" w:rsidRPr="005F1E8D">
        <w:rPr>
          <w:highlight w:val="green"/>
        </w:rPr>
        <w:t xml:space="preserve">Table </w:t>
      </w:r>
      <w:r w:rsidR="003840BD">
        <w:rPr>
          <w:highlight w:val="green"/>
        </w:rPr>
        <w:t>S1.</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5FA66728" w:rsidR="008600C1" w:rsidRPr="005F1E8D" w:rsidRDefault="001743C0" w:rsidP="008600C1">
      <w:pPr>
        <w:spacing w:line="480" w:lineRule="auto"/>
        <w:rPr>
          <w:iCs/>
        </w:rPr>
      </w:pPr>
      <w:r>
        <w:rPr>
          <w:iCs/>
        </w:rPr>
        <w:t>S</w:t>
      </w:r>
      <w:r w:rsidR="008600C1" w:rsidRPr="005F1E8D">
        <w:rPr>
          <w:iCs/>
        </w:rPr>
        <w:t>mall-scale</w:t>
      </w:r>
      <w:r>
        <w:rPr>
          <w:iCs/>
        </w:rPr>
        <w:t xml:space="preserve"> (within-site)</w:t>
      </w:r>
      <w:r w:rsidR="008600C1" w:rsidRPr="005F1E8D">
        <w:rPr>
          <w:iCs/>
        </w:rPr>
        <w:t xml:space="preserve"> variation</w:t>
      </w:r>
    </w:p>
    <w:p w14:paraId="7F72EBCE" w14:textId="327622AC"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4254E3">
        <w:rPr>
          <w:color w:val="000000"/>
        </w:rPr>
        <w:t xml:space="preserve"> (</w:t>
      </w:r>
      <w:r w:rsidR="00397ACC">
        <w:rPr>
          <w:color w:val="000000"/>
        </w:rPr>
        <w:t xml:space="preserve">per </w:t>
      </w:r>
      <w:r w:rsidR="009B2BF8" w:rsidRPr="005F1E8D">
        <w:rPr>
          <w:color w:val="000000"/>
        </w:rPr>
        <w:t>m</w:t>
      </w:r>
      <w:r w:rsidR="009B2BF8" w:rsidRPr="005F1E8D">
        <w:rPr>
          <w:color w:val="000000"/>
          <w:vertAlign w:val="superscript"/>
        </w:rPr>
        <w:t>2</w:t>
      </w:r>
      <w:r w:rsidR="004254E3">
        <w:rPr>
          <w:color w:val="000000"/>
        </w:rPr>
        <w:t>)</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w:t>
      </w:r>
      <w:r w:rsidR="00F02795">
        <w:rPr>
          <w:color w:val="000000"/>
        </w:rPr>
        <w:t>three</w:t>
      </w:r>
      <w:r w:rsidR="00131A7C" w:rsidRPr="00131A7C">
        <w:rPr>
          <w:color w:val="000000"/>
        </w:rPr>
        <w:t xml:space="preserve">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5F1E8D" w:rsidRPr="00792779">
        <w:rPr>
          <w:highlight w:val="green"/>
        </w:rPr>
        <w:t xml:space="preserve">Table </w:t>
      </w:r>
      <w:r w:rsidR="003840BD">
        <w:rPr>
          <w:highlight w:val="green"/>
        </w:rPr>
        <w:t>S1.</w:t>
      </w:r>
      <w:r w:rsidR="00F2075E">
        <w:rPr>
          <w:highlight w:val="green"/>
        </w:rPr>
        <w:t>5</w:t>
      </w:r>
      <w:r w:rsidR="005F1E8D" w:rsidRPr="005F1E8D">
        <w:t xml:space="preserve">). </w:t>
      </w:r>
      <w:r w:rsidR="00480B9F">
        <w:t xml:space="preserve"> </w:t>
      </w:r>
      <w:r w:rsidR="00EC3A47">
        <w:t>W</w:t>
      </w:r>
      <w:r w:rsidR="00E85DC2">
        <w:t xml:space="preserve">e </w:t>
      </w:r>
      <w:r w:rsidR="00EC3A47">
        <w:t>then</w:t>
      </w:r>
      <w:r w:rsidR="00E85DC2">
        <w:t xml:space="preserv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14DE9388" w:rsidR="00EE5DD8" w:rsidRPr="005F1E8D" w:rsidRDefault="00F428EF" w:rsidP="00EE5DD8">
      <w:pPr>
        <w:spacing w:line="480" w:lineRule="auto"/>
        <w:rPr>
          <w:iCs/>
        </w:rPr>
      </w:pPr>
      <w:r>
        <w:rPr>
          <w:iCs/>
        </w:rPr>
        <w:t>Fine-scale</w:t>
      </w:r>
      <w:r w:rsidR="00EE5DD8" w:rsidRPr="005F1E8D">
        <w:rPr>
          <w:iCs/>
        </w:rPr>
        <w:t xml:space="preserve"> (</w:t>
      </w:r>
      <w:r>
        <w:rPr>
          <w:iCs/>
        </w:rPr>
        <w:t>microhabitat</w:t>
      </w:r>
      <w:r w:rsidR="00EE5DD8" w:rsidRPr="005F1E8D">
        <w:rPr>
          <w:iCs/>
        </w:rPr>
        <w:t>) variation</w:t>
      </w:r>
    </w:p>
    <w:p w14:paraId="78B2165D" w14:textId="4DF02A31" w:rsidR="00E85DC2" w:rsidRPr="0026774C" w:rsidRDefault="00F6133E" w:rsidP="002F18B0">
      <w:pPr>
        <w:spacing w:line="480" w:lineRule="auto"/>
        <w:rPr>
          <w:color w:val="000000"/>
        </w:rPr>
      </w:pPr>
      <w:r>
        <w:t>We constructed separate linear models for each caging experiment t</w:t>
      </w:r>
      <w:r w:rsidR="00BD1992" w:rsidRPr="005F1E8D">
        <w:t xml:space="preserve">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009B31A7" w:rsidRPr="005F1E8D">
        <w: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w:t>
      </w:r>
      <w:r w:rsidR="00401383">
        <w:rPr>
          <w:color w:val="000000"/>
        </w:rPr>
        <w:t>-</w:t>
      </w:r>
      <w:r w:rsidR="00C54451">
        <w:rPr>
          <w:color w:val="000000"/>
        </w:rPr>
        <w:t>to</w:t>
      </w:r>
      <w:r w:rsidR="00401383">
        <w:rPr>
          <w:color w:val="000000"/>
        </w:rPr>
        <w:t>-</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lastRenderedPageBreak/>
        <w:t>(</w:t>
      </w:r>
      <w:r w:rsidR="001D4EB7" w:rsidRPr="001D4EB7">
        <w:rPr>
          <w:color w:val="000000"/>
          <w:highlight w:val="green"/>
        </w:rPr>
        <w:t>Table S1.6</w:t>
      </w:r>
      <w:r w:rsidR="0097669C" w:rsidRPr="001D4EB7">
        <w:rPr>
          <w:color w:val="000000"/>
          <w:highlight w:val="green"/>
        </w:rPr>
        <w:t>)</w:t>
      </w:r>
      <w:r w:rsidR="0026774C" w:rsidRPr="001D4EB7">
        <w:rPr>
          <w:color w:val="000000"/>
          <w:highlight w:val="green"/>
        </w:rPr>
        <w:t>.</w:t>
      </w:r>
      <w:r w:rsidR="0026774C">
        <w:rPr>
          <w:color w:val="000000"/>
        </w:rPr>
        <w:t xml:space="preserve"> </w:t>
      </w:r>
      <w:r w:rsidR="00D823F4" w:rsidRPr="005F1E8D">
        <w:t>For the red rock crab experiment, we constructed a</w:t>
      </w:r>
      <w:r w:rsidR="00401383">
        <w:t xml:space="preserve"> </w:t>
      </w:r>
      <w:r w:rsidR="00D823F4" w:rsidRPr="005F1E8D">
        <w:t xml:space="preserve">generalized linear mixed-effects model </w:t>
      </w:r>
      <w:r w:rsidR="00401383">
        <w:t xml:space="preserve">(GLMM) </w:t>
      </w:r>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C50FD">
        <w:t xml:space="preserve"> with a </w:t>
      </w:r>
      <w:r w:rsidR="00EC50FD" w:rsidRPr="005F1E8D">
        <w:t>gamma distribution (link = ‘log’)</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EC50FD">
        <w:t>.</w:t>
      </w:r>
      <w:r w:rsidR="0097669C">
        <w:t xml:space="preserve"> </w:t>
      </w:r>
      <w:r w:rsidR="006312EC">
        <w:t xml:space="preserve">We </w:t>
      </w:r>
      <w:r w:rsidR="00151BB6">
        <w:t>used a previously developed carapace</w:t>
      </w:r>
      <w:r w:rsidR="00772701">
        <w:t>-to-</w:t>
      </w:r>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EB4C91" w:rsidRPr="001D4EB7">
        <w:rPr>
          <w:color w:val="000000"/>
          <w:highlight w:val="green"/>
        </w:rPr>
        <w:t>Table S1.</w:t>
      </w:r>
      <w:r w:rsidR="00EB4C91">
        <w:rPr>
          <w:color w:val="000000"/>
          <w:highlight w:val="green"/>
        </w:rPr>
        <w:t>7</w:t>
      </w:r>
      <w:r w:rsidR="00EB4C91" w:rsidRPr="001D4EB7">
        <w:rPr>
          <w:color w:val="000000"/>
          <w:highlight w:val="green"/>
        </w:rPr>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r w:rsidRPr="005F1E8D">
        <w:rPr>
          <w:b/>
        </w:rPr>
        <w:t>Results</w:t>
      </w:r>
    </w:p>
    <w:p w14:paraId="68768815" w14:textId="0ABFE3A9"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F02795">
        <w:t>;</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F02795">
        <w:t>;</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r w:rsidR="00BC49DF">
        <w:t xml:space="preserve">In the models </w:t>
      </w:r>
      <w:r w:rsidR="00BC49DF" w:rsidRPr="00623DD8">
        <w:t xml:space="preserve">considering only the abundance of one </w:t>
      </w:r>
      <w:r w:rsidR="00BC49DF">
        <w:t xml:space="preserve">animal </w:t>
      </w:r>
      <w:r w:rsidR="00BC49DF" w:rsidRPr="00623DD8">
        <w:t>family at a time</w:t>
      </w:r>
      <w:r w:rsidR="00BC49DF">
        <w:t>, we found evidence for a positive relationship between the abundance of greenlings (</w:t>
      </w:r>
      <w:proofErr w:type="spellStart"/>
      <w:r w:rsidR="00BC49DF" w:rsidRPr="00BC49DF">
        <w:t>Hexagrammidae</w:t>
      </w:r>
      <w:proofErr w:type="spellEnd"/>
      <w:r w:rsidR="00BC49DF">
        <w:t>) and whitecap limpets (</w:t>
      </w:r>
      <w:proofErr w:type="spellStart"/>
      <w:r w:rsidR="00BC49DF" w:rsidRPr="00BC49DF">
        <w:t>Acmaeidae</w:t>
      </w:r>
      <w:proofErr w:type="spellEnd"/>
      <w:r w:rsidR="00BC49DF">
        <w:t>) and NH₄⁺ (p = 0.03</w:t>
      </w:r>
      <w:r w:rsidR="006673D2">
        <w:t>;</w:t>
      </w:r>
      <w:r w:rsidR="00BC49DF" w:rsidRPr="00BC49DF">
        <w:rPr>
          <w:highlight w:val="green"/>
        </w:rPr>
        <w:t xml:space="preserve"> Fig. </w:t>
      </w:r>
      <w:r w:rsidR="00D1449D">
        <w:rPr>
          <w:highlight w:val="green"/>
        </w:rPr>
        <w:t>S2.</w:t>
      </w:r>
      <w:r w:rsidR="00BC49DF" w:rsidRPr="00BC49DF">
        <w:rPr>
          <w:highlight w:val="green"/>
        </w:rPr>
        <w:t>1</w:t>
      </w:r>
      <w:r w:rsidR="00BC49DF">
        <w:t>). The single-family models did not reveal a significant effect of any other predictors (</w:t>
      </w:r>
      <w:r w:rsidR="00BC49DF" w:rsidRPr="00BC49DF">
        <w:rPr>
          <w:highlight w:val="green"/>
        </w:rPr>
        <w:t xml:space="preserve">Fig. </w:t>
      </w:r>
      <w:r w:rsidR="00D1449D">
        <w:rPr>
          <w:highlight w:val="green"/>
        </w:rPr>
        <w:t>S2.</w:t>
      </w:r>
      <w:r w:rsidR="00BC49DF" w:rsidRPr="00BC49DF">
        <w:rPr>
          <w:highlight w:val="green"/>
        </w:rPr>
        <w:t xml:space="preserve">1 and Table </w:t>
      </w:r>
      <w:r w:rsidR="003840BD">
        <w:rPr>
          <w:highlight w:val="green"/>
        </w:rPr>
        <w:t>S2.</w:t>
      </w:r>
      <w:r w:rsidR="00BC49DF" w:rsidRPr="00BC49DF">
        <w:rPr>
          <w:highlight w:val="green"/>
        </w:rPr>
        <w:t>1</w:t>
      </w:r>
      <w:r w:rsidR="00BC49DF">
        <w:t>).</w:t>
      </w:r>
    </w:p>
    <w:p w14:paraId="599BA4CA" w14:textId="2A408BD5" w:rsidR="00367076" w:rsidRPr="005F1E8D" w:rsidRDefault="00701EB0" w:rsidP="00EB3BC7">
      <w:pPr>
        <w:spacing w:line="480" w:lineRule="auto"/>
      </w:pPr>
      <w:r w:rsidRPr="005F1E8D">
        <w:tab/>
      </w:r>
      <w:r w:rsidR="00C146F7" w:rsidRPr="005F1E8D">
        <w:t xml:space="preserve">We </w:t>
      </w:r>
      <w:r w:rsidR="00682CDC" w:rsidRPr="005F1E8D">
        <w:t xml:space="preserve">also </w:t>
      </w:r>
      <w:r w:rsidR="00375F57">
        <w:t>documented</w:t>
      </w:r>
      <w:r w:rsidR="00C146F7" w:rsidRPr="005F1E8D">
        <w:t xml:space="preserve"> evidence of </w:t>
      </w:r>
      <w:r w:rsidR="004F21D6">
        <w:t>significant</w:t>
      </w:r>
      <w:r w:rsidR="00C146F7" w:rsidRPr="005F1E8D">
        <w:t xml:space="preserve"> </w:t>
      </w:r>
      <w:r w:rsidR="00682CDC" w:rsidRPr="005F1E8D">
        <w:t>small-scale</w:t>
      </w:r>
      <w:r w:rsidR="00245F48">
        <w:t>, within-site</w:t>
      </w:r>
      <w:r w:rsidR="006D152A" w:rsidRPr="005F1E8D">
        <w:t xml:space="preserve"> variation</w:t>
      </w:r>
      <w:r w:rsidR="000D0396">
        <w:t xml:space="preserve"> </w:t>
      </w:r>
      <w:r w:rsidR="00375F57">
        <w:t xml:space="preserve">of NH₄⁺ </w:t>
      </w:r>
      <w:r w:rsidR="000D0396">
        <w:t>(</w:t>
      </w:r>
      <w:r w:rsidR="000D0396" w:rsidRPr="00497588">
        <w:rPr>
          <w:highlight w:val="green"/>
        </w:rPr>
        <w:t>Fig. 3</w:t>
      </w:r>
      <w:r w:rsidR="000D0396">
        <w:t>)</w:t>
      </w:r>
      <w:r w:rsidR="00375F57">
        <w:t>.</w:t>
      </w:r>
      <w:r w:rsidR="00E36DF6">
        <w:t>; c</w:t>
      </w:r>
      <w:r w:rsidRPr="005F1E8D">
        <w:t>oncentrations</w:t>
      </w:r>
      <w:r w:rsidR="00375F57">
        <w:t xml:space="preserve"> were</w:t>
      </w:r>
      <w:r w:rsidRPr="005F1E8D">
        <w:t xml:space="preserve">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 xml:space="preserve">concentration inside </w:t>
      </w:r>
      <w:r w:rsidR="00682CDC" w:rsidRPr="005F1E8D">
        <w:lastRenderedPageBreak/>
        <w:t>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F02795">
        <w:t>;</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 xml:space="preserve">We also </w:t>
      </w:r>
      <w:r w:rsidR="00DE371F">
        <w:t>identified</w:t>
      </w:r>
      <w:r w:rsidR="00222A9E">
        <w:t xml:space="preserve">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F02795">
        <w:t>;</w:t>
      </w:r>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r w:rsidR="00291E5F">
        <w:t xml:space="preserve">The change in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F02795">
        <w:t>;</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r w:rsidR="002C2F6E">
        <w:rPr>
          <w:color w:val="000000"/>
        </w:rPr>
        <w:t xml:space="preserve">For the single-family models, five families displayed significant relationships between biomass and </w:t>
      </w:r>
      <w:r w:rsidR="002C2F6E" w:rsidRPr="005F1E8D">
        <w:t>∆NH</w:t>
      </w:r>
      <w:r w:rsidR="002C2F6E" w:rsidRPr="005F1E8D">
        <w:rPr>
          <w:rFonts w:ascii="Cambria Math" w:hAnsi="Cambria Math" w:cs="Cambria Math"/>
        </w:rPr>
        <w:t>₄⁺</w:t>
      </w:r>
      <w:r w:rsidR="002C2F6E">
        <w:rPr>
          <w:rFonts w:ascii="Cambria Math" w:hAnsi="Cambria Math" w:cs="Cambria Math"/>
        </w:rPr>
        <w:t xml:space="preserve">, while the biomass of </w:t>
      </w:r>
      <w:proofErr w:type="spellStart"/>
      <w:r w:rsidR="002C2F6E">
        <w:rPr>
          <w:rFonts w:ascii="Cambria Math" w:hAnsi="Cambria Math" w:cs="Cambria Math"/>
        </w:rPr>
        <w:t>Gobiidae</w:t>
      </w:r>
      <w:proofErr w:type="spellEnd"/>
      <w:r w:rsidR="002C2F6E">
        <w:rPr>
          <w:rFonts w:ascii="Cambria Math" w:hAnsi="Cambria Math" w:cs="Cambria Math"/>
        </w:rPr>
        <w:t xml:space="preserve"> was negatively correlated with </w:t>
      </w:r>
      <w:r w:rsidR="002C2F6E" w:rsidRPr="005F1E8D">
        <w:t>∆NH</w:t>
      </w:r>
      <w:r w:rsidR="002C2F6E" w:rsidRPr="005F1E8D">
        <w:rPr>
          <w:rFonts w:ascii="Cambria Math" w:hAnsi="Cambria Math" w:cs="Cambria Math"/>
        </w:rPr>
        <w:t>₄⁺</w:t>
      </w:r>
      <w:r w:rsidR="002C2F6E">
        <w:rPr>
          <w:rFonts w:ascii="Cambria Math" w:hAnsi="Cambria Math" w:cs="Cambria Math"/>
        </w:rPr>
        <w:t xml:space="preserve"> (</w:t>
      </w:r>
      <w:r w:rsidR="002C2F6E" w:rsidRPr="002C2F6E">
        <w:rPr>
          <w:rFonts w:ascii="Cambria Math" w:hAnsi="Cambria Math" w:cs="Cambria Math"/>
          <w:highlight w:val="green"/>
        </w:rPr>
        <w:t xml:space="preserve">Fig. </w:t>
      </w:r>
      <w:r w:rsidR="00D1449D">
        <w:rPr>
          <w:rFonts w:ascii="Cambria Math" w:hAnsi="Cambria Math" w:cs="Cambria Math"/>
          <w:highlight w:val="green"/>
        </w:rPr>
        <w:t>S</w:t>
      </w:r>
      <w:r w:rsidR="002C2F6E" w:rsidRPr="002C2F6E">
        <w:rPr>
          <w:rFonts w:ascii="Cambria Math" w:hAnsi="Cambria Math" w:cs="Cambria Math"/>
          <w:highlight w:val="green"/>
        </w:rPr>
        <w:t>2</w:t>
      </w:r>
      <w:r w:rsidR="00D1449D">
        <w:rPr>
          <w:rFonts w:ascii="Cambria Math" w:hAnsi="Cambria Math" w:cs="Cambria Math"/>
          <w:highlight w:val="green"/>
        </w:rPr>
        <w:t>.2</w:t>
      </w:r>
      <w:r w:rsidR="002C2F6E" w:rsidRPr="002C2F6E">
        <w:rPr>
          <w:rFonts w:ascii="Cambria Math" w:hAnsi="Cambria Math" w:cs="Cambria Math"/>
          <w:highlight w:val="green"/>
        </w:rPr>
        <w:t xml:space="preserve"> and Table </w:t>
      </w:r>
      <w:r w:rsidR="003840BD">
        <w:rPr>
          <w:rFonts w:ascii="Cambria Math" w:hAnsi="Cambria Math" w:cs="Cambria Math"/>
          <w:highlight w:val="green"/>
        </w:rPr>
        <w:t>S2.</w:t>
      </w:r>
      <w:r w:rsidR="002C2F6E" w:rsidRPr="002C2F6E">
        <w:rPr>
          <w:rFonts w:ascii="Cambria Math" w:hAnsi="Cambria Math" w:cs="Cambria Math"/>
          <w:highlight w:val="green"/>
        </w:rPr>
        <w:t>2</w:t>
      </w:r>
      <w:r w:rsidR="002C2F6E">
        <w:rPr>
          <w:rFonts w:ascii="Cambria Math" w:hAnsi="Cambria Math" w:cs="Cambria Math"/>
        </w:rPr>
        <w:t>).</w:t>
      </w:r>
    </w:p>
    <w:p w14:paraId="0CF63111" w14:textId="560517A9"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B10FF6">
        <w:t xml:space="preserve">fine-scale </w:t>
      </w:r>
      <w:r w:rsidR="006F3E6B" w:rsidRPr="005F1E8D">
        <w:t xml:space="preserve">variability </w:t>
      </w:r>
      <w:r w:rsidR="009B2182">
        <w:t xml:space="preserve">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9B2182">
        <w:t>concentration</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p &gt; 0.75 for both treatments</w:t>
      </w:r>
      <w:r w:rsidR="00F02795">
        <w:t>;</w:t>
      </w:r>
      <w:r w:rsidR="00B1705D" w:rsidRPr="005F1E8D">
        <w:t xml:space="preserve">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xml:space="preserve">. However, we </w:t>
      </w:r>
      <w:r w:rsidR="00DE371F">
        <w:t>see</w:t>
      </w:r>
      <w:r w:rsidRPr="005F1E8D">
        <w:t xml:space="preserve">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F02795">
        <w:t>;</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6313673D" w:rsidR="00057B69" w:rsidRDefault="004934ED" w:rsidP="00623DD8">
      <w:pPr>
        <w:spacing w:line="480" w:lineRule="auto"/>
      </w:pPr>
      <w:r>
        <w:lastRenderedPageBreak/>
        <w:t>We found evidence of variability of animal-regenerated nutrients</w:t>
      </w:r>
      <w:r w:rsidR="00A5377F">
        <w:t xml:space="preserve"> from the largest to the smallest scale examined</w:t>
      </w:r>
      <w:r w:rsidR="004F21D6">
        <w:t xml:space="preserve">, </w:t>
      </w:r>
      <w:r w:rsidR="008D0B85">
        <w:t xml:space="preserve">although </w:t>
      </w:r>
      <w:r w:rsidR="004F21D6">
        <w:t xml:space="preserve">the strength </w:t>
      </w:r>
      <w:r w:rsidR="008D0B85">
        <w:t>of the</w:t>
      </w:r>
      <w:r w:rsidR="004F21D6">
        <w:t xml:space="preserve"> signal</w:t>
      </w:r>
      <w:r w:rsidR="008D0B85">
        <w:t xml:space="preserve"> </w:t>
      </w:r>
      <w:r w:rsidR="004F21D6">
        <w:t>varied</w:t>
      </w:r>
      <w:r>
        <w:t xml:space="preserve">. </w:t>
      </w:r>
      <w:r w:rsidR="004739F8">
        <w:t xml:space="preserve">Ammonium </w:t>
      </w:r>
      <w:r w:rsidR="001440F3">
        <w:t>(</w:t>
      </w:r>
      <w:r w:rsidR="001440F3" w:rsidRPr="005F1E8D">
        <w:rPr>
          <w:color w:val="000000"/>
        </w:rPr>
        <w:t>NH</w:t>
      </w:r>
      <w:r w:rsidR="001440F3" w:rsidRPr="005F1E8D">
        <w:rPr>
          <w:rFonts w:ascii="Cambria Math" w:hAnsi="Cambria Math" w:cs="Cambria Math"/>
          <w:color w:val="000000"/>
        </w:rPr>
        <w:t>₄⁺</w:t>
      </w:r>
      <w:r w:rsidR="001440F3">
        <w:t xml:space="preserve">) </w:t>
      </w:r>
      <w:r w:rsidR="004739F8">
        <w:t xml:space="preserve">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r w:rsidR="00F07053">
        <w:t>and</w:t>
      </w:r>
      <w:r w:rsidR="004739F8">
        <w:t xml:space="preserve"> </w:t>
      </w:r>
      <w:r w:rsidR="00A5377F">
        <w:t>without crabs</w:t>
      </w:r>
      <w:r w:rsidR="00963154">
        <w:t xml:space="preserve">. </w:t>
      </w:r>
      <w:commentRangeStart w:id="35"/>
      <w:commentRangeStart w:id="36"/>
      <w:r w:rsidR="001828F2">
        <w:t>Water flow</w:t>
      </w:r>
      <w:ins w:id="37" w:author="Isabelle Cote" w:date="2024-11-15T13:18:00Z" w16du:dateUtc="2024-11-15T21:18:00Z">
        <w:r w:rsidR="002178A4">
          <w:t xml:space="preserve"> (i.e., ti</w:t>
        </w:r>
      </w:ins>
      <w:ins w:id="38" w:author="Isabelle Cote" w:date="2024-11-15T13:19:00Z" w16du:dateUtc="2024-11-15T21:19:00Z">
        <w:r w:rsidR="002178A4">
          <w:t>dal exchange and wave exposure)</w:t>
        </w:r>
      </w:ins>
      <w:r>
        <w:t xml:space="preserve"> </w:t>
      </w:r>
      <w:commentRangeEnd w:id="35"/>
      <w:r w:rsidR="000537A3">
        <w:rPr>
          <w:rStyle w:val="CommentReference"/>
        </w:rPr>
        <w:commentReference w:id="35"/>
      </w:r>
      <w:commentRangeEnd w:id="36"/>
      <w:r w:rsidR="000537A3">
        <w:rPr>
          <w:rStyle w:val="CommentReference"/>
        </w:rPr>
        <w:commentReference w:id="36"/>
      </w:r>
      <w:r>
        <w:t xml:space="preserve">mediated the capacity for animals to </w:t>
      </w:r>
      <w:r w:rsidR="009A1C7A">
        <w:t>saturate</w:t>
      </w:r>
      <w:r>
        <w:t xml:space="preserve"> the water column with nutrients</w:t>
      </w:r>
      <w:ins w:id="39" w:author="Isabelle Cote" w:date="2024-11-15T13:19:00Z" w16du:dateUtc="2024-11-15T21:19:00Z">
        <w:r w:rsidR="007C32B4">
          <w:t>. A</w:t>
        </w:r>
      </w:ins>
      <w:del w:id="40" w:author="Isabelle Cote" w:date="2024-11-15T13:19:00Z" w16du:dateUtc="2024-11-15T21:19:00Z">
        <w:r w:rsidDel="007C32B4">
          <w:delText xml:space="preserve">; </w:delText>
        </w:r>
        <w:r w:rsidR="009A1C7A" w:rsidDel="007C32B4">
          <w:delText>a</w:delText>
        </w:r>
      </w:del>
      <w:r w:rsidR="009A1C7A">
        <w:t>mong sites a flooding</w:t>
      </w:r>
      <w:r>
        <w:t xml:space="preserve"> </w:t>
      </w:r>
      <w:r w:rsidR="009A1C7A">
        <w:t xml:space="preserve">tide </w:t>
      </w:r>
      <w:r>
        <w:t>seemed to “wash away” the impact of animals on NH₄⁺ concentrations</w:t>
      </w:r>
      <w:commentRangeStart w:id="41"/>
      <w:ins w:id="42" w:author="Isabelle Cote" w:date="2024-11-15T13:19:00Z" w16du:dateUtc="2024-11-15T21:19:00Z">
        <w:r w:rsidR="007C32B4">
          <w:t>;</w:t>
        </w:r>
      </w:ins>
      <w:commentRangeEnd w:id="41"/>
      <w:ins w:id="43" w:author="Isabelle Cote" w:date="2024-11-15T13:20:00Z" w16du:dateUtc="2024-11-15T21:20:00Z">
        <w:r w:rsidR="007C32B4">
          <w:rPr>
            <w:rStyle w:val="CommentReference"/>
          </w:rPr>
          <w:commentReference w:id="41"/>
        </w:r>
      </w:ins>
      <w:ins w:id="44" w:author="Isabelle Cote" w:date="2024-11-15T13:19:00Z" w16du:dateUtc="2024-11-15T21:19:00Z">
        <w:r w:rsidR="007C32B4">
          <w:t xml:space="preserve"> i</w:t>
        </w:r>
      </w:ins>
      <w:del w:id="45" w:author="Isabelle Cote" w:date="2024-11-15T13:19:00Z" w16du:dateUtc="2024-11-15T21:19:00Z">
        <w:r w:rsidR="00225DAD" w:rsidDel="007C32B4">
          <w:delText xml:space="preserve">. </w:delText>
        </w:r>
        <w:r w:rsidR="008D0B85" w:rsidDel="007C32B4">
          <w:delText>I</w:delText>
        </w:r>
      </w:del>
      <w:r w:rsidR="008D0B85">
        <w:t xml:space="preserve">n contrast, </w:t>
      </w:r>
      <w:r w:rsidR="009A1C7A">
        <w:t>within sites</w:t>
      </w:r>
      <w:r w:rsidR="008D0B85">
        <w:t>,</w:t>
      </w:r>
      <w:r w:rsidR="009A1C7A">
        <w:t xml:space="preserve"> moving water made kelps’ ability to slow flow and trap animal-regenerated nutrients more pronounced. In the </w:t>
      </w:r>
      <w:r w:rsidR="00B10FF6">
        <w:t>fine</w:t>
      </w:r>
      <w:r w:rsidR="00033D21">
        <w:t>-</w:t>
      </w:r>
      <w:r w:rsidR="009A1C7A">
        <w:t xml:space="preserve">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w:t>
      </w:r>
      <w:r w:rsidR="009816FC">
        <w:t xml:space="preserve">the taxa. </w:t>
      </w:r>
      <w:r w:rsidR="00E94D69">
        <w:t>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45A701C9" w:rsidR="00306F1F" w:rsidRPr="00306F1F" w:rsidRDefault="00B10FF6" w:rsidP="00623DD8">
      <w:pPr>
        <w:spacing w:line="480" w:lineRule="auto"/>
        <w:rPr>
          <w:i/>
          <w:iCs/>
        </w:rPr>
      </w:pPr>
      <w:r>
        <w:rPr>
          <w:i/>
          <w:iCs/>
        </w:rPr>
        <w:t>M</w:t>
      </w:r>
      <w:r w:rsidR="00306F1F" w:rsidRPr="00306F1F">
        <w:rPr>
          <w:i/>
          <w:iCs/>
        </w:rPr>
        <w:t>eso-scale</w:t>
      </w:r>
      <w:r>
        <w:rPr>
          <w:i/>
          <w:iCs/>
        </w:rPr>
        <w:t xml:space="preserve"> (among-site</w:t>
      </w:r>
      <w:r w:rsidR="00B46066">
        <w:rPr>
          <w:i/>
          <w:iCs/>
        </w:rPr>
        <w:t>)</w:t>
      </w:r>
      <w:r w:rsidR="00A5377F">
        <w:rPr>
          <w:i/>
          <w:iCs/>
        </w:rPr>
        <w:t xml:space="preserve"> variation</w:t>
      </w:r>
    </w:p>
    <w:p w14:paraId="17F00B66" w14:textId="4D37F576" w:rsidR="009509EA" w:rsidRDefault="004036C6" w:rsidP="00497588">
      <w:pPr>
        <w:spacing w:line="480" w:lineRule="auto"/>
      </w:pPr>
      <w:commentRangeStart w:id="46"/>
      <w:del w:id="47" w:author="Isabelle Cote" w:date="2024-11-15T13:21:00Z" w16du:dateUtc="2024-11-15T21:21:00Z">
        <w:r w:rsidRPr="00BA1DFE" w:rsidDel="007C32B4">
          <w:delText xml:space="preserve">Among </w:delText>
        </w:r>
      </w:del>
      <w:ins w:id="48" w:author="Isabelle Cote" w:date="2024-11-15T13:21:00Z" w16du:dateUtc="2024-11-15T21:21:00Z">
        <w:r w:rsidR="007C32B4">
          <w:t>In</w:t>
        </w:r>
        <w:r w:rsidR="007C32B4" w:rsidRPr="00BA1DFE">
          <w:t xml:space="preserve"> </w:t>
        </w:r>
      </w:ins>
      <w:r w:rsidRPr="00BA1DFE">
        <w:t xml:space="preserve">rocky reef </w:t>
      </w:r>
      <w:del w:id="49" w:author="Isabelle Cote" w:date="2024-11-15T13:21:00Z" w16du:dateUtc="2024-11-15T21:21:00Z">
        <w:r w:rsidRPr="00BA1DFE" w:rsidDel="007C32B4">
          <w:delText>sites</w:delText>
        </w:r>
      </w:del>
      <w:ins w:id="50" w:author="Isabelle Cote" w:date="2024-11-15T13:21:00Z" w16du:dateUtc="2024-11-15T21:21:00Z">
        <w:r w:rsidR="007C32B4">
          <w:t>habitat</w:t>
        </w:r>
        <w:commentRangeEnd w:id="46"/>
        <w:r w:rsidR="007C32B4">
          <w:rPr>
            <w:rStyle w:val="CommentReference"/>
          </w:rPr>
          <w:commentReference w:id="46"/>
        </w:r>
      </w:ins>
      <w:r w:rsidRPr="00BA1DFE">
        <w:t xml:space="preserve">, </w:t>
      </w:r>
      <w:r w:rsidR="002B53A4" w:rsidRPr="00BA1DFE">
        <w:t>we detected a 1</w:t>
      </w:r>
      <w:r w:rsidR="00D44394">
        <w:t>6</w:t>
      </w:r>
      <w:r w:rsidR="002B53A4" w:rsidRPr="00BA1DFE">
        <w:t xml:space="preserve">-fold difference in NH₄⁺ </w:t>
      </w:r>
      <w:r w:rsidR="00FE54CE">
        <w:t>among</w:t>
      </w:r>
      <w:r w:rsidR="00FE54CE" w:rsidRPr="00BA1DFE">
        <w:t xml:space="preserve">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w:t>
      </w:r>
      <w:r w:rsidR="008270B2">
        <w:t>greater</w:t>
      </w:r>
      <w:r w:rsidR="008955F6" w:rsidRPr="00BA1DFE">
        <w:t xml:space="preserve"> than </w:t>
      </w:r>
      <w:r w:rsidR="001C535E">
        <w:t xml:space="preserve">previous </w:t>
      </w:r>
      <w:r w:rsidR="008955F6" w:rsidRPr="00BA1DFE">
        <w:t>measurements of among-site variation in nitrate (3.7x and 6.5x</w:t>
      </w:r>
      <w:r w:rsidR="00BA1DFE" w:rsidRPr="00BA1DFE">
        <w:t xml:space="preserve">) and </w:t>
      </w:r>
      <w:commentRangeStart w:id="51"/>
      <w:ins w:id="52" w:author="Isabelle Cote" w:date="2024-11-15T13:22:00Z" w16du:dateUtc="2024-11-15T21:22:00Z">
        <w:r w:rsidR="007C32B4">
          <w:t xml:space="preserve">ammonium? </w:t>
        </w:r>
        <w:commentRangeEnd w:id="51"/>
        <w:r w:rsidR="007C32B4">
          <w:rPr>
            <w:rStyle w:val="CommentReference"/>
          </w:rPr>
          <w:commentReference w:id="51"/>
        </w:r>
      </w:ins>
      <w:r w:rsidR="00BA1DFE" w:rsidRPr="00BA1DFE">
        <w:t>(0.4x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F07053">
        <w:t>. It is also</w:t>
      </w:r>
      <w:r w:rsidR="007014A8">
        <w:t xml:space="preserve"> </w:t>
      </w:r>
      <w:r w:rsidR="00BA1DFE" w:rsidRPr="00BA1DFE">
        <w:t xml:space="preserve">larger than among-site NH₄⁺ differences measured in nearby </w:t>
      </w:r>
      <w:r w:rsidR="001C535E">
        <w:t xml:space="preserve">Washington </w:t>
      </w:r>
      <w:r w:rsidR="00FE54CE">
        <w:t>S</w:t>
      </w:r>
      <w:r w:rsidR="001C535E">
        <w:t>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A01D2E">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 xml:space="preserve">We had predicted that variation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B13313">
        <w:t>concentration among sites would be driven primarily by animal abundance. We were partly correct since t</w:t>
      </w:r>
      <w:r w:rsidR="001C535E">
        <w:t>he only</w:t>
      </w:r>
      <w:r w:rsidR="0042004A">
        <w:t xml:space="preserve"> significant</w:t>
      </w:r>
      <w:r w:rsidR="001C535E">
        <w:t xml:space="preserve"> predictor of among-site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1C535E">
        <w:t>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w:t>
      </w:r>
      <w:del w:id="53" w:author="Isabelle Cote" w:date="2024-11-15T13:23:00Z" w16du:dateUtc="2024-11-15T21:23:00Z">
        <w:r w:rsidR="00BA1DFE" w:rsidDel="007C32B4">
          <w:delText>and standing still</w:delText>
        </w:r>
      </w:del>
      <w:ins w:id="54" w:author="Isabelle Cote" w:date="2024-11-15T13:23:00Z" w16du:dateUtc="2024-11-15T21:23:00Z">
        <w:r w:rsidR="007C32B4">
          <w:t>or slack</w:t>
        </w:r>
      </w:ins>
      <w:r w:rsidR="00BA1DFE">
        <w:t xml:space="preserve">, but </w:t>
      </w:r>
      <w:r w:rsidR="001C535E">
        <w:t xml:space="preserve">the effect of animal abundance is washed away </w:t>
      </w:r>
      <w:r w:rsidR="00BA1DFE">
        <w:t>when the tide comes in.</w:t>
      </w:r>
      <w:r w:rsidR="00A9700D">
        <w:t xml:space="preserve"> </w:t>
      </w:r>
      <w:r w:rsidR="006657BD" w:rsidRPr="006657BD">
        <w:rPr>
          <w:highlight w:val="yellow"/>
        </w:rPr>
        <w:t xml:space="preserve">Although marine species diversity sometimes covaries </w:t>
      </w:r>
      <w:r w:rsidR="006657BD" w:rsidRPr="006657BD">
        <w:rPr>
          <w:highlight w:val="yellow"/>
        </w:rPr>
        <w:lastRenderedPageBreak/>
        <w:t xml:space="preserve">with animal abundance or biomass </w:t>
      </w:r>
      <w:r w:rsidR="006657BD" w:rsidRPr="006657BD">
        <w:rPr>
          <w:highlight w:val="yellow"/>
        </w:rPr>
        <w:fldChar w:fldCharType="begin"/>
      </w:r>
      <w:r w:rsidR="006657BD" w:rsidRPr="006657BD">
        <w:rPr>
          <w:highlight w:val="yellow"/>
        </w:rPr>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6657BD">
        <w:rPr>
          <w:highlight w:val="yellow"/>
        </w:rPr>
        <w:fldChar w:fldCharType="separate"/>
      </w:r>
      <w:r w:rsidR="006657BD" w:rsidRPr="006657BD">
        <w:rPr>
          <w:highlight w:val="yellow"/>
        </w:rPr>
        <w:t>(Müller et al., 2018; Yee and Juliano, 2007)</w:t>
      </w:r>
      <w:r w:rsidR="006657BD" w:rsidRPr="006657BD">
        <w:rPr>
          <w:highlight w:val="yellow"/>
        </w:rPr>
        <w:fldChar w:fldCharType="end"/>
      </w:r>
      <w:r w:rsidR="006657BD" w:rsidRPr="006657BD">
        <w:rPr>
          <w:highlight w:val="yellow"/>
        </w:rPr>
        <w:t>, we found no relationship between Shannon diversity and NH</w:t>
      </w:r>
      <w:commentRangeStart w:id="55"/>
      <w:r w:rsidR="006657BD" w:rsidRPr="006657BD">
        <w:rPr>
          <w:highlight w:val="yellow"/>
        </w:rPr>
        <w:t>₄⁺</w:t>
      </w:r>
      <w:commentRangeEnd w:id="55"/>
      <w:r w:rsidR="007C32B4">
        <w:rPr>
          <w:rStyle w:val="CommentReference"/>
        </w:rPr>
        <w:commentReference w:id="55"/>
      </w:r>
      <w:r w:rsidR="006657BD" w:rsidRPr="006657BD">
        <w:rPr>
          <w:highlight w:val="yellow"/>
        </w:rPr>
        <w:t>.</w:t>
      </w:r>
      <w:r w:rsidR="006657BD">
        <w:t xml:space="preserve"> W</w:t>
      </w:r>
      <w:r w:rsidR="00A9700D">
        <w:t xml:space="preserve">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FE54CE">
        <w:t>,</w:t>
      </w:r>
      <w:r w:rsidR="001C535E">
        <w:t xml:space="preserve"> but these </w:t>
      </w:r>
      <w:r w:rsidR="0042004A">
        <w:t>may be</w:t>
      </w:r>
      <w:r w:rsidR="001C535E">
        <w:t xml:space="preserve"> more important in shallower waters </w:t>
      </w:r>
      <w:commentRangeStart w:id="56"/>
      <w:commentRangeStart w:id="57"/>
      <w:r w:rsidR="001C535E">
        <w:t xml:space="preserve">and </w:t>
      </w:r>
      <w:commentRangeEnd w:id="56"/>
      <w:r w:rsidR="00F07053">
        <w:rPr>
          <w:rStyle w:val="CommentReference"/>
        </w:rPr>
        <w:commentReference w:id="56"/>
      </w:r>
      <w:commentRangeEnd w:id="57"/>
      <w:r w:rsidR="00F1021C">
        <w:rPr>
          <w:rStyle w:val="CommentReference"/>
        </w:rPr>
        <w:commentReference w:id="57"/>
      </w:r>
      <w:r w:rsidR="001C535E">
        <w:t xml:space="preserve">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w:t>
      </w:r>
      <w:r w:rsidR="0042004A">
        <w:t>s</w:t>
      </w:r>
      <w:r w:rsidR="00525526">
        <w:t xml:space="preserv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0EF8F52B" w14:textId="77777777" w:rsidR="00D1449D" w:rsidRDefault="00D1449D" w:rsidP="00497588">
      <w:pPr>
        <w:spacing w:line="480" w:lineRule="auto"/>
      </w:pPr>
    </w:p>
    <w:p w14:paraId="0E3846E6" w14:textId="78A6547D" w:rsidR="00306F1F" w:rsidRPr="00306F1F" w:rsidRDefault="00B10FF6" w:rsidP="00306F1F">
      <w:pPr>
        <w:spacing w:line="480" w:lineRule="auto"/>
        <w:rPr>
          <w:i/>
          <w:iCs/>
        </w:rPr>
      </w:pPr>
      <w:r>
        <w:rPr>
          <w:i/>
          <w:iCs/>
        </w:rPr>
        <w:t>S</w:t>
      </w:r>
      <w:r w:rsidR="00306F1F" w:rsidRPr="00306F1F">
        <w:rPr>
          <w:i/>
          <w:iCs/>
        </w:rPr>
        <w:t>mall-scale</w:t>
      </w:r>
      <w:r>
        <w:rPr>
          <w:i/>
          <w:iCs/>
        </w:rPr>
        <w:t xml:space="preserve"> (w</w:t>
      </w:r>
      <w:r w:rsidRPr="00D1449D">
        <w:rPr>
          <w:i/>
          <w:iCs/>
        </w:rPr>
        <w:t>ithin-site</w:t>
      </w:r>
      <w:r w:rsidR="00B46066">
        <w:rPr>
          <w:i/>
          <w:iCs/>
        </w:rPr>
        <w:t>)</w:t>
      </w:r>
      <w:r w:rsidR="000D0CF1">
        <w:rPr>
          <w:i/>
          <w:iCs/>
        </w:rPr>
        <w:t xml:space="preserve"> variation</w:t>
      </w:r>
    </w:p>
    <w:p w14:paraId="4BB14774" w14:textId="7607E344" w:rsidR="00737B8A" w:rsidRDefault="00CF009F" w:rsidP="00683C48">
      <w:pPr>
        <w:spacing w:line="480" w:lineRule="auto"/>
      </w:pPr>
      <w:r>
        <w:t xml:space="preserve">We found evidence of kelp-mediated </w:t>
      </w:r>
      <w:r w:rsidR="00DA6701">
        <w:t>nutrient variation</w:t>
      </w:r>
      <w:r w:rsidR="009509EA">
        <w:t xml:space="preserve"> on a smaller scale (5 m) than previously established</w:t>
      </w:r>
      <w:r w:rsidR="00B50E76">
        <w:t xml:space="preserve">. </w:t>
      </w:r>
      <w:r w:rsidR="00422C70">
        <w:t>Although h</w:t>
      </w:r>
      <w:r w:rsidR="00A83EAE">
        <w:t xml:space="preserve">igher NH₄⁺ inside high-density kelp forests has been documented </w:t>
      </w:r>
      <w:r w:rsidR="00A83EAE">
        <w:fldChar w:fldCharType="begin"/>
      </w:r>
      <w:r w:rsidR="00A01D2E">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r w:rsidR="00A83EAE">
        <w:t>B</w:t>
      </w:r>
      <w:r w:rsidR="009509EA">
        <w:t xml:space="preserve">y sampling </w:t>
      </w:r>
      <w:r w:rsidR="00AE1D23">
        <w:t xml:space="preserve">inside and outside forests </w:t>
      </w:r>
      <w:r w:rsidR="009509EA">
        <w:t xml:space="preserve">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w:t>
      </w:r>
      <w:r w:rsidR="001828F2">
        <w:t xml:space="preserve">flow </w:t>
      </w:r>
      <w:r w:rsidR="005D42E1">
        <w:t xml:space="preserve">acceleration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w:t>
      </w:r>
      <w:r w:rsidR="00DA6701">
        <w:t>that</w:t>
      </w:r>
      <w:r w:rsidR="005D42E1">
        <w:t xml:space="preserve"> water flow due to tidal exchange </w:t>
      </w:r>
      <w:commentRangeStart w:id="58"/>
      <w:del w:id="59" w:author="Isabelle Cote" w:date="2024-11-15T13:25:00Z" w16du:dateUtc="2024-11-15T21:25:00Z">
        <w:r w:rsidR="001828F2" w:rsidDel="007C32B4">
          <w:delText xml:space="preserve">seems to </w:delText>
        </w:r>
      </w:del>
      <w:r w:rsidR="005D42E1">
        <w:t>enhance</w:t>
      </w:r>
      <w:ins w:id="60" w:author="Isabelle Cote" w:date="2024-11-15T13:25:00Z" w16du:dateUtc="2024-11-15T21:25:00Z">
        <w:r w:rsidR="007C32B4">
          <w:t>s</w:t>
        </w:r>
      </w:ins>
      <w:commentRangeEnd w:id="58"/>
      <w:ins w:id="61" w:author="Isabelle Cote" w:date="2024-11-15T13:26:00Z" w16du:dateUtc="2024-11-15T21:26:00Z">
        <w:r w:rsidR="007C32B4">
          <w:rPr>
            <w:rStyle w:val="CommentReference"/>
          </w:rPr>
          <w:commentReference w:id="58"/>
        </w:r>
      </w:ins>
      <w:r w:rsidR="005D42E1">
        <w:t xml:space="preserve"> NH₄⁺ variability within kelp forests instead of masking it. </w:t>
      </w:r>
    </w:p>
    <w:p w14:paraId="26110237" w14:textId="21686059" w:rsidR="0092007B" w:rsidRDefault="00900C38" w:rsidP="0092007B">
      <w:pPr>
        <w:spacing w:line="480" w:lineRule="auto"/>
        <w:ind w:firstLine="720"/>
      </w:pPr>
      <w:r>
        <w:lastRenderedPageBreak/>
        <w:t xml:space="preserve">We uncovered additional drivers of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concentration in</w:t>
      </w:r>
      <w:r w:rsidR="00044A18">
        <w:t>side</w:t>
      </w:r>
      <w:r>
        <w:t xml:space="preserve"> and out</w:t>
      </w:r>
      <w:r w:rsidR="00044A18">
        <w:t xml:space="preserve">side </w:t>
      </w:r>
      <w:r>
        <w:t xml:space="preserve">kelp forests, namely kelp species and animal biomass. </w:t>
      </w:r>
      <w:r w:rsidR="00D27303">
        <w:t xml:space="preserve">We found higher </w:t>
      </w:r>
      <w:r w:rsidR="00D27303" w:rsidRPr="005F1E8D">
        <w:t>∆</w:t>
      </w:r>
      <w:r w:rsidR="00D27303">
        <w:t xml:space="preserve">NH₄⁺ </w:t>
      </w:r>
      <w:r w:rsidR="002044A7">
        <w:t xml:space="preserve">(NH₄⁺ inside - NH₄⁺ outside) </w:t>
      </w:r>
      <w:r w:rsidR="00D27303">
        <w:t>in bull kelp</w:t>
      </w:r>
      <w:r w:rsidR="00AE1D23">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A01D2E">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t>
      </w:r>
      <w:commentRangeStart w:id="62"/>
      <w:r w:rsidR="00963154">
        <w:t>was smaller</w:t>
      </w:r>
      <w:commentRangeEnd w:id="62"/>
      <w:r w:rsidR="007C32B4">
        <w:rPr>
          <w:rStyle w:val="CommentReference"/>
        </w:rPr>
        <w:commentReference w:id="62"/>
      </w:r>
      <w:r w:rsidR="00963154">
        <w:t xml:space="preserve">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A01D2E">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C2344C">
        <w:rPr>
          <w:noProof/>
        </w:rPr>
        <w:t xml:space="preserve"> </w:t>
      </w:r>
      <w:r w:rsidR="008B6145" w:rsidRPr="004D04FC">
        <w:rPr>
          <w:noProof/>
          <w:highlight w:val="yellow"/>
        </w:rPr>
        <w:t>Somewhat surprisingly, at the no kelp sites</w:t>
      </w:r>
      <w:r w:rsidR="00EE7832" w:rsidRPr="004D04FC">
        <w:rPr>
          <w:noProof/>
          <w:highlight w:val="yellow"/>
        </w:rPr>
        <w:t>,</w:t>
      </w:r>
      <w:r w:rsidR="008B6145" w:rsidRPr="004D04FC">
        <w:rPr>
          <w:noProof/>
          <w:highlight w:val="yellow"/>
        </w:rPr>
        <w:t xml:space="preserve"> NH₄⁺ was lower in the “inside” samples, which were closer to shore, compared to the “outside” samples</w:t>
      </w:r>
      <w:ins w:id="63" w:author="Isabelle Cote" w:date="2024-11-15T13:29:00Z" w16du:dateUtc="2024-11-15T21:29:00Z">
        <w:r w:rsidR="007C32B4">
          <w:rPr>
            <w:noProof/>
            <w:highlight w:val="yellow"/>
          </w:rPr>
          <w:t>,</w:t>
        </w:r>
      </w:ins>
      <w:r w:rsidR="008B6145" w:rsidRPr="004D04FC">
        <w:rPr>
          <w:noProof/>
          <w:highlight w:val="yellow"/>
        </w:rPr>
        <w:t xml:space="preserve"> which were taken 5 m farther from shore</w:t>
      </w:r>
      <w:ins w:id="64" w:author="Isabelle Cote" w:date="2024-11-15T13:29:00Z" w16du:dateUtc="2024-11-15T21:29:00Z">
        <w:r w:rsidR="00232D3A">
          <w:rPr>
            <w:noProof/>
            <w:highlight w:val="yellow"/>
          </w:rPr>
          <w:t xml:space="preserve"> and often slightly deeper</w:t>
        </w:r>
      </w:ins>
      <w:ins w:id="65" w:author="Isabelle Cote" w:date="2024-11-15T13:30:00Z" w16du:dateUtc="2024-11-15T21:30:00Z">
        <w:r w:rsidR="00232D3A" w:rsidRPr="00232D3A">
          <w:rPr>
            <w:highlight w:val="yellow"/>
          </w:rPr>
          <w:t xml:space="preserve"> </w:t>
        </w:r>
        <w:r w:rsidR="00232D3A" w:rsidRPr="004D04FC">
          <w:rPr>
            <w:highlight w:val="yellow"/>
          </w:rPr>
          <w:t>despite our efforts to maintain a consistent sampling depth</w:t>
        </w:r>
      </w:ins>
      <w:r w:rsidR="008B6145" w:rsidRPr="004D04FC">
        <w:rPr>
          <w:noProof/>
          <w:highlight w:val="yellow"/>
        </w:rPr>
        <w:t xml:space="preserve">. </w:t>
      </w:r>
      <w:r w:rsidR="0092007B" w:rsidRPr="004D04FC">
        <w:rPr>
          <w:highlight w:val="yellow"/>
        </w:rPr>
        <w:t xml:space="preserve">NH₄⁺ tends to </w:t>
      </w:r>
      <w:r w:rsidR="0092007B" w:rsidRPr="004D04FC">
        <w:rPr>
          <w:i/>
          <w:iCs/>
          <w:highlight w:val="yellow"/>
        </w:rPr>
        <w:t>increase</w:t>
      </w:r>
      <w:r w:rsidR="0092007B" w:rsidRPr="004D04FC">
        <w:rPr>
          <w:highlight w:val="yellow"/>
        </w:rPr>
        <w:t xml:space="preserve"> with depth </w:t>
      </w:r>
      <w:r w:rsidR="0092007B" w:rsidRPr="004D04FC">
        <w:rPr>
          <w:highlight w:val="yellow"/>
        </w:rPr>
        <w:fldChar w:fldCharType="begin"/>
      </w:r>
      <w:r w:rsidR="0092007B" w:rsidRPr="004D04FC">
        <w:rPr>
          <w:highlight w:val="yellow"/>
        </w:rPr>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4D04FC">
        <w:rPr>
          <w:highlight w:val="yellow"/>
        </w:rPr>
        <w:fldChar w:fldCharType="separate"/>
      </w:r>
      <w:r w:rsidR="0092007B" w:rsidRPr="004D04FC">
        <w:rPr>
          <w:noProof/>
          <w:highlight w:val="yellow"/>
        </w:rPr>
        <w:t>(Brzezinksi et al., 2013)</w:t>
      </w:r>
      <w:r w:rsidR="0092007B" w:rsidRPr="004D04FC">
        <w:rPr>
          <w:highlight w:val="yellow"/>
        </w:rPr>
        <w:fldChar w:fldCharType="end"/>
      </w:r>
      <w:r w:rsidR="0092007B" w:rsidRPr="004D04FC">
        <w:rPr>
          <w:highlight w:val="yellow"/>
        </w:rPr>
        <w:t xml:space="preserve">, which might explain this result. </w:t>
      </w:r>
      <w:del w:id="66" w:author="Isabelle Cote" w:date="2024-11-15T13:30:00Z" w16du:dateUtc="2024-11-15T21:30:00Z">
        <w:r w:rsidR="0092007B" w:rsidRPr="004D04FC" w:rsidDel="00232D3A">
          <w:rPr>
            <w:highlight w:val="yellow"/>
          </w:rPr>
          <w:delText>The</w:delText>
        </w:r>
        <w:r w:rsidRPr="004D04FC" w:rsidDel="00232D3A">
          <w:rPr>
            <w:highlight w:val="yellow"/>
          </w:rPr>
          <w:delText xml:space="preserve"> </w:delText>
        </w:r>
        <w:r w:rsidR="00EC06BA" w:rsidRPr="004D04FC" w:rsidDel="00232D3A">
          <w:rPr>
            <w:highlight w:val="yellow"/>
          </w:rPr>
          <w:delText xml:space="preserve">“outside” samples </w:delText>
        </w:r>
        <w:r w:rsidR="0092007B" w:rsidRPr="004D04FC" w:rsidDel="00232D3A">
          <w:rPr>
            <w:highlight w:val="yellow"/>
          </w:rPr>
          <w:delText>may have been</w:delText>
        </w:r>
        <w:r w:rsidR="00EC06BA" w:rsidRPr="004D04FC" w:rsidDel="00232D3A">
          <w:rPr>
            <w:highlight w:val="yellow"/>
          </w:rPr>
          <w:delText xml:space="preserve"> </w:delText>
        </w:r>
        <w:r w:rsidR="00FE7DA5" w:rsidRPr="004D04FC" w:rsidDel="00232D3A">
          <w:rPr>
            <w:highlight w:val="yellow"/>
          </w:rPr>
          <w:delText xml:space="preserve">slightly </w:delText>
        </w:r>
        <w:r w:rsidR="00EC06BA" w:rsidRPr="004D04FC" w:rsidDel="00232D3A">
          <w:rPr>
            <w:highlight w:val="yellow"/>
          </w:rPr>
          <w:delText xml:space="preserve">deeper than the “inside” samples </w:delText>
        </w:r>
        <w:r w:rsidR="00FE7DA5" w:rsidRPr="004D04FC" w:rsidDel="00232D3A">
          <w:rPr>
            <w:highlight w:val="yellow"/>
          </w:rPr>
          <w:delText>due to the slope of the substrate</w:delText>
        </w:r>
        <w:r w:rsidR="0092007B" w:rsidRPr="004D04FC" w:rsidDel="00232D3A">
          <w:rPr>
            <w:highlight w:val="yellow"/>
          </w:rPr>
          <w:delText>,</w:delText>
        </w:r>
        <w:r w:rsidR="008B6145" w:rsidRPr="004D04FC" w:rsidDel="00232D3A">
          <w:rPr>
            <w:highlight w:val="yellow"/>
          </w:rPr>
          <w:delText xml:space="preserve"> despite our efforts to maintain a consistent sampling depth</w:delText>
        </w:r>
        <w:r w:rsidRPr="004D04FC" w:rsidDel="00232D3A">
          <w:rPr>
            <w:highlight w:val="yellow"/>
          </w:rPr>
          <w:delText>.</w:delText>
        </w:r>
        <w:r w:rsidR="0092007B" w:rsidRPr="004D04FC" w:rsidDel="00232D3A">
          <w:rPr>
            <w:highlight w:val="yellow"/>
          </w:rPr>
          <w:delText xml:space="preserve"> </w:delText>
        </w:r>
      </w:del>
      <w:r w:rsidR="008B6145" w:rsidRPr="004D04FC">
        <w:rPr>
          <w:highlight w:val="yellow"/>
        </w:rPr>
        <w:t xml:space="preserve">As we found the opposite trend at our kelp sites, where the “inside” kelp forest samples had more NH₄⁺ than the possibly deeper “outside” samples, </w:t>
      </w:r>
      <w:r w:rsidR="00F069E4" w:rsidRPr="004D04FC">
        <w:rPr>
          <w:highlight w:val="yellow"/>
        </w:rPr>
        <w:t xml:space="preserve">we are </w:t>
      </w:r>
      <w:r w:rsidR="007E33DF" w:rsidRPr="004D04FC">
        <w:rPr>
          <w:highlight w:val="yellow"/>
        </w:rPr>
        <w:t xml:space="preserve">confident this result is due to retention of NH₄⁺ by kelp, </w:t>
      </w:r>
      <w:del w:id="67" w:author="Isabelle Cote" w:date="2024-11-15T13:31:00Z" w16du:dateUtc="2024-11-15T21:31:00Z">
        <w:r w:rsidR="007E33DF" w:rsidRPr="004D04FC" w:rsidDel="00232D3A">
          <w:rPr>
            <w:highlight w:val="yellow"/>
          </w:rPr>
          <w:delText xml:space="preserve">opposed </w:delText>
        </w:r>
      </w:del>
      <w:ins w:id="68" w:author="Isabelle Cote" w:date="2024-11-15T13:31:00Z" w16du:dateUtc="2024-11-15T21:31:00Z">
        <w:r w:rsidR="00232D3A">
          <w:rPr>
            <w:highlight w:val="yellow"/>
          </w:rPr>
          <w:t>instead of</w:t>
        </w:r>
      </w:ins>
      <w:del w:id="69" w:author="Isabelle Cote" w:date="2024-11-15T13:31:00Z" w16du:dateUtc="2024-11-15T21:31:00Z">
        <w:r w:rsidR="007E33DF" w:rsidRPr="004D04FC" w:rsidDel="00232D3A">
          <w:rPr>
            <w:highlight w:val="yellow"/>
          </w:rPr>
          <w:delText>to</w:delText>
        </w:r>
      </w:del>
      <w:r w:rsidR="007E33DF" w:rsidRPr="004D04FC">
        <w:rPr>
          <w:highlight w:val="yellow"/>
        </w:rPr>
        <w:t xml:space="preserve"> an artifact of our sampling procedure.</w:t>
      </w:r>
      <w:r w:rsidR="007E33DF">
        <w:t xml:space="preserve"> </w:t>
      </w:r>
    </w:p>
    <w:p w14:paraId="34D203A6" w14:textId="6FE202A9" w:rsidR="00170FF2" w:rsidRDefault="00497588" w:rsidP="000F32ED">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3933B7">
        <w:t xml:space="preserve">. </w:t>
      </w:r>
      <w:r w:rsidR="00630AE5" w:rsidRPr="00630AE5">
        <w:rPr>
          <w:highlight w:val="yellow"/>
        </w:rPr>
        <w:t>Shannon diversity was positively associated with both animal and kelp biomass</w:t>
      </w:r>
      <w:r w:rsidR="00630AE5">
        <w:t xml:space="preserve"> </w:t>
      </w:r>
      <w:r w:rsidR="00630AE5" w:rsidRPr="00630AE5">
        <w:rPr>
          <w:highlight w:val="green"/>
        </w:rPr>
        <w:t xml:space="preserve">(add supp fig for </w:t>
      </w:r>
      <w:commentRangeStart w:id="70"/>
      <w:r w:rsidR="00630AE5" w:rsidRPr="00630AE5">
        <w:rPr>
          <w:highlight w:val="green"/>
        </w:rPr>
        <w:t>this</w:t>
      </w:r>
      <w:commentRangeEnd w:id="70"/>
      <w:r w:rsidR="00232D3A">
        <w:rPr>
          <w:rStyle w:val="CommentReference"/>
        </w:rPr>
        <w:commentReference w:id="70"/>
      </w:r>
      <w:r w:rsidR="00630AE5" w:rsidRPr="00630AE5">
        <w:rPr>
          <w:highlight w:val="green"/>
        </w:rPr>
        <w:t>?)</w:t>
      </w:r>
      <w:r w:rsidR="00630AE5">
        <w:t xml:space="preserve">, </w:t>
      </w:r>
      <w:r w:rsidR="00630AE5" w:rsidRPr="00630AE5">
        <w:rPr>
          <w:highlight w:val="yellow"/>
        </w:rPr>
        <w:t xml:space="preserve">but weakly negatively affected ∆NH₄⁺. </w:t>
      </w:r>
      <w:r w:rsidR="00B7637C">
        <w:t>T</w:t>
      </w:r>
      <w:r w:rsidR="00360246">
        <w:t>he</w:t>
      </w:r>
      <w:r w:rsidR="00965054">
        <w:t xml:space="preserve"> </w:t>
      </w:r>
      <w:r w:rsidR="00806D42">
        <w:t>negative interactions between animal biomass and both tide and kelp</w:t>
      </w:r>
      <w:r w:rsidR="00806D42" w:rsidRPr="00806D42">
        <w:t xml:space="preserve"> </w:t>
      </w:r>
      <w:r w:rsidR="003F3DBB">
        <w:t xml:space="preserve">biomass </w:t>
      </w:r>
      <w:r w:rsidR="00806D42">
        <w:t xml:space="preserve">suggest a potentially saturating relationship </w:t>
      </w:r>
      <w:r w:rsidR="00BA4AFF">
        <w:t xml:space="preserve">among </w:t>
      </w:r>
      <w:r w:rsidR="00806D42">
        <w:t>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w:t>
      </w:r>
      <w:r w:rsidR="00411CC2">
        <w:t xml:space="preserve">, whereas </w:t>
      </w:r>
      <w:r w:rsidR="006005D7">
        <w:t>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411CC2">
        <w:t xml:space="preserve"> in kelp forest ecosystems</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the forest edge.</w:t>
      </w:r>
      <w:r w:rsidR="003933B7">
        <w:t xml:space="preserve"> </w:t>
      </w:r>
    </w:p>
    <w:p w14:paraId="2449845A" w14:textId="77777777" w:rsidR="004D04FC" w:rsidRDefault="004D04FC" w:rsidP="000F32ED">
      <w:pPr>
        <w:spacing w:line="480" w:lineRule="auto"/>
        <w:ind w:firstLine="720"/>
      </w:pPr>
    </w:p>
    <w:p w14:paraId="72A48378" w14:textId="52518082" w:rsidR="00306F1F" w:rsidRPr="00306F1F" w:rsidRDefault="00B10FF6" w:rsidP="00306F1F">
      <w:pPr>
        <w:spacing w:line="480" w:lineRule="auto"/>
        <w:rPr>
          <w:i/>
          <w:iCs/>
        </w:rPr>
      </w:pPr>
      <w:r>
        <w:rPr>
          <w:i/>
          <w:iCs/>
        </w:rPr>
        <w:t>F</w:t>
      </w:r>
      <w:r w:rsidR="00B46066">
        <w:rPr>
          <w:i/>
          <w:iCs/>
        </w:rPr>
        <w:t>ine</w:t>
      </w:r>
      <w:r w:rsidR="005D293A">
        <w:rPr>
          <w:i/>
          <w:iCs/>
        </w:rPr>
        <w:t>-</w:t>
      </w:r>
      <w:r w:rsidR="004F7AE3" w:rsidRPr="00306F1F">
        <w:rPr>
          <w:i/>
          <w:iCs/>
        </w:rPr>
        <w:t>scale</w:t>
      </w:r>
      <w:r>
        <w:rPr>
          <w:i/>
          <w:iCs/>
        </w:rPr>
        <w:t xml:space="preserve"> (microhabitat</w:t>
      </w:r>
      <w:r w:rsidR="00B46066">
        <w:rPr>
          <w:i/>
          <w:iCs/>
        </w:rPr>
        <w:t>)</w:t>
      </w:r>
      <w:r w:rsidR="005D293A">
        <w:rPr>
          <w:i/>
          <w:iCs/>
        </w:rPr>
        <w:t xml:space="preserve"> variation</w:t>
      </w:r>
    </w:p>
    <w:p w14:paraId="7CE6CE0F" w14:textId="2205B516" w:rsidR="00327838" w:rsidRDefault="002F7230" w:rsidP="005D293A">
      <w:pPr>
        <w:spacing w:line="480" w:lineRule="auto"/>
      </w:pPr>
      <w:r>
        <w:t>At</w:t>
      </w:r>
      <w:r w:rsidR="00926BE5">
        <w:t xml:space="preserve"> the smallest scale of variability tested, </w:t>
      </w:r>
      <w:r w:rsidR="006610AC">
        <w:t>w</w:t>
      </w:r>
      <w:r w:rsidR="00282591">
        <w:t>e found</w:t>
      </w:r>
      <w:r w:rsidR="00906B6A">
        <w:t xml:space="preserve"> </w:t>
      </w:r>
      <w:r w:rsidR="00282591">
        <w:t xml:space="preserve">evidence of variation in NH₄⁺ </w:t>
      </w:r>
      <w:r w:rsidR="0041334E">
        <w:t xml:space="preserve">only </w:t>
      </w:r>
      <w:r w:rsidR="00282591">
        <w:t xml:space="preserve">in our cage experiments in the sheltered inlet, which </w:t>
      </w:r>
      <w:r w:rsidR="00CC5E86">
        <w:t>may</w:t>
      </w:r>
      <w:r w:rsidR="00282591">
        <w:t xml:space="preserve"> suggest </w:t>
      </w:r>
      <w:r w:rsidR="00C21487">
        <w:t xml:space="preserve">that </w:t>
      </w:r>
      <w:r w:rsidR="00282591">
        <w:t xml:space="preserve">water motion mediates variation at this scale as well. </w:t>
      </w:r>
      <w:del w:id="71" w:author="Isabelle Cote" w:date="2024-11-15T13:33:00Z" w16du:dateUtc="2024-11-15T21:33:00Z">
        <w:r w:rsidR="004B7CC5" w:rsidRPr="00C93485" w:rsidDel="00232D3A">
          <w:rPr>
            <w:highlight w:val="yellow"/>
          </w:rPr>
          <w:delText xml:space="preserve">In </w:delText>
        </w:r>
      </w:del>
      <w:ins w:id="72" w:author="Isabelle Cote" w:date="2024-11-15T13:33:00Z" w16du:dateUtc="2024-11-15T21:33:00Z">
        <w:r w:rsidR="00232D3A">
          <w:rPr>
            <w:highlight w:val="yellow"/>
          </w:rPr>
          <w:t>Under</w:t>
        </w:r>
        <w:r w:rsidR="00232D3A" w:rsidRPr="00C93485">
          <w:rPr>
            <w:highlight w:val="yellow"/>
          </w:rPr>
          <w:t xml:space="preserve"> </w:t>
        </w:r>
      </w:ins>
      <w:r w:rsidR="004B7CC5" w:rsidRPr="00C93485">
        <w:rPr>
          <w:highlight w:val="yellow"/>
        </w:rPr>
        <w:t>laboratory conditions we confirmed that NH₄⁺ enrichment by animals declines with increasing flow rates</w:t>
      </w:r>
      <w:r w:rsidR="004B7CC5">
        <w:t xml:space="preserve"> (</w:t>
      </w:r>
      <w:r w:rsidR="004B7CC5" w:rsidRPr="004B7CC5">
        <w:rPr>
          <w:highlight w:val="green"/>
        </w:rPr>
        <w:t>Fig. S1.2</w:t>
      </w:r>
      <w:r w:rsidR="004B7CC5">
        <w:t xml:space="preserve">).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r w:rsidRPr="00921ABE">
        <w:rPr>
          <w:highlight w:val="yellow"/>
        </w:rPr>
        <w:t xml:space="preserve">The experimental duration was also shorter </w:t>
      </w:r>
      <w:r w:rsidR="00EF3D0C" w:rsidRPr="00921ABE">
        <w:rPr>
          <w:highlight w:val="yellow"/>
        </w:rPr>
        <w:t xml:space="preserve">for the </w:t>
      </w:r>
      <w:r w:rsidRPr="00921ABE">
        <w:rPr>
          <w:highlight w:val="yellow"/>
        </w:rPr>
        <w:t>sea cucumber</w:t>
      </w:r>
      <w:r w:rsidR="00EF3D0C" w:rsidRPr="00921ABE">
        <w:rPr>
          <w:highlight w:val="yellow"/>
        </w:rPr>
        <w:t xml:space="preserve"> experiment</w:t>
      </w:r>
      <w:r w:rsidRPr="00921ABE">
        <w:rPr>
          <w:highlight w:val="yellow"/>
        </w:rPr>
        <w:t xml:space="preserve">, but NH₄⁺ concentrations </w:t>
      </w:r>
      <w:r w:rsidR="00EF3D0C" w:rsidRPr="00921ABE">
        <w:rPr>
          <w:highlight w:val="yellow"/>
        </w:rPr>
        <w:t xml:space="preserve">in the crab cages </w:t>
      </w:r>
      <w:r w:rsidR="002B7A8C" w:rsidRPr="00921ABE">
        <w:rPr>
          <w:highlight w:val="yellow"/>
        </w:rPr>
        <w:t xml:space="preserve">were consistent </w:t>
      </w:r>
      <w:r w:rsidR="00CA5366" w:rsidRPr="00921ABE">
        <w:rPr>
          <w:highlight w:val="yellow"/>
        </w:rPr>
        <w:t>across</w:t>
      </w:r>
      <w:r w:rsidR="002B7A8C" w:rsidRPr="00921ABE">
        <w:rPr>
          <w:highlight w:val="yellow"/>
        </w:rPr>
        <w:t xml:space="preserve"> </w:t>
      </w:r>
      <w:r w:rsidR="00CA5366" w:rsidRPr="00921ABE">
        <w:rPr>
          <w:highlight w:val="yellow"/>
        </w:rPr>
        <w:t>the three sampling days (</w:t>
      </w:r>
      <w:r w:rsidR="002B7A8C" w:rsidRPr="00921ABE">
        <w:rPr>
          <w:highlight w:val="yellow"/>
        </w:rPr>
        <w:t>day one</w:t>
      </w:r>
      <w:r w:rsidR="00CA5366" w:rsidRPr="00921ABE">
        <w:rPr>
          <w:highlight w:val="yellow"/>
        </w:rPr>
        <w:t xml:space="preserve">, four, and </w:t>
      </w:r>
      <w:r w:rsidR="002B7A8C" w:rsidRPr="00921ABE">
        <w:rPr>
          <w:highlight w:val="yellow"/>
        </w:rPr>
        <w:t>nine</w:t>
      </w:r>
      <w:r w:rsidR="00CA5366" w:rsidRPr="00921ABE">
        <w:rPr>
          <w:highlight w:val="yellow"/>
        </w:rPr>
        <w:t>)</w:t>
      </w:r>
      <w:r w:rsidR="002B7A8C" w:rsidRPr="00921ABE">
        <w:rPr>
          <w:highlight w:val="yellow"/>
        </w:rPr>
        <w:t xml:space="preserve"> so</w:t>
      </w:r>
      <w:r w:rsidR="003C0BA5" w:rsidRPr="00921ABE">
        <w:rPr>
          <w:highlight w:val="yellow"/>
        </w:rPr>
        <w:t xml:space="preserve"> cumulative</w:t>
      </w:r>
      <w:r w:rsidR="002B7A8C" w:rsidRPr="00921ABE">
        <w:rPr>
          <w:highlight w:val="yellow"/>
        </w:rPr>
        <w:t xml:space="preserve"> </w:t>
      </w:r>
      <w:r w:rsidRPr="00921ABE">
        <w:rPr>
          <w:highlight w:val="yellow"/>
        </w:rPr>
        <w:t xml:space="preserve">enrichment </w:t>
      </w:r>
      <w:r w:rsidR="00EF3D0C" w:rsidRPr="00921ABE">
        <w:rPr>
          <w:highlight w:val="yellow"/>
        </w:rPr>
        <w:t xml:space="preserve">is </w:t>
      </w:r>
      <w:commentRangeStart w:id="73"/>
      <w:r w:rsidR="003C0BA5" w:rsidRPr="00921ABE">
        <w:rPr>
          <w:highlight w:val="yellow"/>
        </w:rPr>
        <w:t>un</w:t>
      </w:r>
      <w:r w:rsidR="00EF3D0C" w:rsidRPr="00921ABE">
        <w:rPr>
          <w:highlight w:val="yellow"/>
        </w:rPr>
        <w:t>likely</w:t>
      </w:r>
      <w:commentRangeEnd w:id="73"/>
      <w:r w:rsidR="00232D3A">
        <w:rPr>
          <w:rStyle w:val="CommentReference"/>
        </w:rPr>
        <w:commentReference w:id="73"/>
      </w:r>
      <w:r w:rsidRPr="00921ABE">
        <w:rPr>
          <w:highlight w:val="yellow"/>
        </w:rPr>
        <w:t>.</w:t>
      </w:r>
      <w:r>
        <w:t xml:space="preserve"> </w:t>
      </w:r>
    </w:p>
    <w:p w14:paraId="34B4733F" w14:textId="77EF30DA" w:rsidR="00CC5E86" w:rsidRDefault="00B10FF6" w:rsidP="00170FF2">
      <w:pPr>
        <w:spacing w:line="480" w:lineRule="auto"/>
        <w:ind w:firstLine="720"/>
      </w:pPr>
      <w:r>
        <w:t>Fine</w:t>
      </w:r>
      <w:r w:rsidR="00033D21">
        <w:t>-</w:t>
      </w:r>
      <w:r>
        <w:t>scale NH₄⁺</w:t>
      </w:r>
      <w:r w:rsidR="00CC5E86">
        <w:t xml:space="preserve"> enrichment by animals is </w:t>
      </w:r>
      <w:r w:rsidR="00327838">
        <w:t xml:space="preserve">nevertheless </w:t>
      </w:r>
      <w:r w:rsidR="00CC5E86">
        <w:t xml:space="preserve">possible in wave-exposed conditions; </w:t>
      </w:r>
      <w:r w:rsidR="00327838">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rsidR="00327838">
        <w:t xml:space="preserve">without mussels </w:t>
      </w:r>
      <w:r w:rsidR="00C21487">
        <w:t>on the northern California coast</w:t>
      </w:r>
      <w:r w:rsidR="00327838">
        <w:t xml:space="preserve">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cage experiments were not designed to test why variation was found in one experiment and not the other, but rather to see whether</w:t>
      </w:r>
      <w:r w:rsidR="00B46066">
        <w:t xml:space="preserve"> fine</w:t>
      </w:r>
      <w:r w:rsidR="00327838">
        <w:t xml:space="preserve">-scale variation </w:t>
      </w:r>
      <w:r w:rsidR="00282591">
        <w:t xml:space="preserve">might </w:t>
      </w:r>
      <w:r w:rsidR="00327838">
        <w:t xml:space="preserve">arise </w:t>
      </w:r>
      <w:r w:rsidR="00282591">
        <w:t xml:space="preserve">at all. Therefore, </w:t>
      </w:r>
      <w:r w:rsidR="00CC5E86">
        <w:t>we simply conclude that at least in sheltered conditions, variation</w:t>
      </w:r>
      <w:r w:rsidR="00327838">
        <w:t xml:space="preserve"> on the scale of </w:t>
      </w:r>
      <w:r w:rsidR="002631FE">
        <w:t>meters</w:t>
      </w:r>
      <w:r w:rsidR="00CC5E86">
        <w:t xml:space="preserve"> driven by animal biomass is possible</w:t>
      </w:r>
      <w:r w:rsidR="001269A3">
        <w:t>.</w:t>
      </w:r>
      <w:r w:rsidR="003A25E8" w:rsidRPr="003A25E8">
        <w:rPr>
          <w:highlight w:val="yellow"/>
        </w:rPr>
        <w:t xml:space="preserve"> </w:t>
      </w:r>
    </w:p>
    <w:p w14:paraId="58864624" w14:textId="77777777" w:rsidR="00170FF2" w:rsidDel="00A80D8C" w:rsidRDefault="00170FF2" w:rsidP="00170FF2">
      <w:pPr>
        <w:spacing w:line="480" w:lineRule="auto"/>
        <w:ind w:firstLine="720"/>
        <w:rPr>
          <w:del w:id="74" w:author="Em Lim" w:date="2024-11-13T16:30:00Z" w16du:dateUtc="2024-11-14T00:30:00Z"/>
        </w:rPr>
      </w:pPr>
    </w:p>
    <w:p w14:paraId="3F478147" w14:textId="63AA6458" w:rsidR="00A510EF" w:rsidRPr="00727E31" w:rsidDel="00A80D8C" w:rsidRDefault="005D293A" w:rsidP="005D293A">
      <w:pPr>
        <w:spacing w:line="480" w:lineRule="auto"/>
        <w:rPr>
          <w:del w:id="75" w:author="Em Lim" w:date="2024-11-13T16:30:00Z" w16du:dateUtc="2024-11-14T00:30:00Z"/>
          <w:i/>
          <w:iCs/>
        </w:rPr>
      </w:pPr>
      <w:commentRangeStart w:id="76"/>
      <w:del w:id="77" w:author="Em Lim" w:date="2024-11-13T16:30:00Z" w16du:dateUtc="2024-11-14T00:30:00Z">
        <w:r w:rsidDel="00A80D8C">
          <w:rPr>
            <w:i/>
            <w:iCs/>
          </w:rPr>
          <w:delText>A role for</w:delText>
        </w:r>
        <w:r w:rsidRPr="00220618" w:rsidDel="00A80D8C">
          <w:rPr>
            <w:i/>
            <w:iCs/>
          </w:rPr>
          <w:delText xml:space="preserve"> species diversit</w:delText>
        </w:r>
        <w:r w:rsidR="00E94D69" w:rsidDel="00A80D8C">
          <w:rPr>
            <w:i/>
            <w:iCs/>
          </w:rPr>
          <w:delText>y</w:delText>
        </w:r>
        <w:commentRangeEnd w:id="76"/>
        <w:r w:rsidR="00EC105C" w:rsidDel="00A80D8C">
          <w:rPr>
            <w:rStyle w:val="CommentReference"/>
          </w:rPr>
          <w:commentReference w:id="76"/>
        </w:r>
      </w:del>
    </w:p>
    <w:p w14:paraId="1FD5BDB1" w14:textId="7E11E687" w:rsidR="000D122E" w:rsidDel="00A80D8C" w:rsidRDefault="005D293A" w:rsidP="00741F8A">
      <w:pPr>
        <w:spacing w:line="480" w:lineRule="auto"/>
        <w:rPr>
          <w:del w:id="78" w:author="Em Lim" w:date="2024-11-13T16:30:00Z" w16du:dateUtc="2024-11-14T00:30:00Z"/>
        </w:rPr>
      </w:pPr>
      <w:del w:id="79" w:author="Em Lim" w:date="2024-11-13T16:30:00Z" w16du:dateUtc="2024-11-14T00:30:00Z">
        <w:r w:rsidDel="00A80D8C">
          <w:delText xml:space="preserve">It was difficult to predict the effect of biodiversity on variation in </w:delText>
        </w:r>
        <w:r w:rsidR="001440F3" w:rsidRPr="005F1E8D" w:rsidDel="00A80D8C">
          <w:rPr>
            <w:color w:val="000000"/>
          </w:rPr>
          <w:delText>NH</w:delText>
        </w:r>
        <w:r w:rsidR="001440F3" w:rsidRPr="005F1E8D" w:rsidDel="00A80D8C">
          <w:rPr>
            <w:rFonts w:ascii="Cambria Math" w:hAnsi="Cambria Math" w:cs="Cambria Math"/>
            <w:color w:val="000000"/>
          </w:rPr>
          <w:delText>₄⁺</w:delText>
        </w:r>
        <w:r w:rsidDel="00A80D8C">
          <w:delText xml:space="preserve">, either among or within sites. Marine species diversity sometimes covaries with animal abundance or biomass </w:delText>
        </w:r>
        <w:r w:rsidR="007C5C1D" w:rsidDel="00A80D8C">
          <w:fldChar w:fldCharType="begin"/>
        </w:r>
        <w:r w:rsidR="0029646C" w:rsidDel="00A80D8C">
          <w:delInstrText xml:space="preserve"> ADDIN ZOTERO_ITEM CSL_CITATION {"citationID":"6NhiBRNm","properties":{"formattedCitation":"(M\\uc0\\u252{}ller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delInstrText>
        </w:r>
        <w:r w:rsidR="007C5C1D" w:rsidDel="00A80D8C">
          <w:fldChar w:fldCharType="separate"/>
        </w:r>
        <w:r w:rsidR="007C5C1D" w:rsidRPr="007C5C1D" w:rsidDel="00A80D8C">
          <w:delText>(Müller et al., 2018; Yee and Juliano, 2007)</w:delText>
        </w:r>
        <w:r w:rsidR="007C5C1D" w:rsidDel="00A80D8C">
          <w:fldChar w:fldCharType="end"/>
        </w:r>
        <w:r w:rsidDel="00A80D8C">
          <w:delText>, in which case we might have expected both to have a similar,</w:delText>
        </w:r>
        <w:r w:rsidR="003F3DBB" w:rsidDel="00A80D8C">
          <w:delText xml:space="preserve"> </w:delText>
        </w:r>
        <w:r w:rsidDel="00A80D8C">
          <w:delText xml:space="preserve">positive effect on </w:delText>
        </w:r>
        <w:r w:rsidR="001440F3" w:rsidRPr="005F1E8D" w:rsidDel="00A80D8C">
          <w:rPr>
            <w:color w:val="000000"/>
          </w:rPr>
          <w:delText>NH</w:delText>
        </w:r>
        <w:r w:rsidR="001440F3" w:rsidRPr="005F1E8D" w:rsidDel="00A80D8C">
          <w:rPr>
            <w:rFonts w:ascii="Cambria Math" w:hAnsi="Cambria Math" w:cs="Cambria Math"/>
            <w:color w:val="000000"/>
          </w:rPr>
          <w:delText>₄⁺</w:delText>
        </w:r>
        <w:r w:rsidR="00712A40" w:rsidDel="00A80D8C">
          <w:delText xml:space="preserve">. </w:delText>
        </w:r>
        <w:r w:rsidDel="00A80D8C">
          <w:delText>This was not the case</w:delText>
        </w:r>
        <w:r w:rsidR="00411CC2" w:rsidDel="00A80D8C">
          <w:delText xml:space="preserve"> in our study</w:delText>
        </w:r>
        <w:r w:rsidR="007B0365" w:rsidDel="00A80D8C">
          <w:delText>.</w:delText>
        </w:r>
        <w:r w:rsidDel="00A80D8C">
          <w:delText xml:space="preserve"> </w:delText>
        </w:r>
        <w:r w:rsidR="00A510EF" w:rsidDel="00A80D8C">
          <w:delText xml:space="preserve">Shannon </w:delText>
        </w:r>
        <w:r w:rsidDel="00A80D8C">
          <w:delText>diversity</w:delText>
        </w:r>
        <w:r w:rsidR="00712A40" w:rsidDel="00A80D8C">
          <w:delText xml:space="preserve"> had </w:delText>
        </w:r>
        <w:r w:rsidR="00741F8A" w:rsidDel="00A80D8C">
          <w:delText>a neutral effect on NH₄⁺ concentrations among sites and a</w:delText>
        </w:r>
        <w:r w:rsidR="00712A40" w:rsidDel="00A80D8C">
          <w:delText xml:space="preserve"> </w:delText>
        </w:r>
        <w:r w:rsidR="00A510EF" w:rsidDel="00A80D8C">
          <w:delText>weakly negative effect</w:delText>
        </w:r>
        <w:r w:rsidR="00712A40" w:rsidDel="00A80D8C">
          <w:delText xml:space="preserve"> on </w:delText>
        </w:r>
        <w:r w:rsidR="00712A40" w:rsidRPr="005F1E8D" w:rsidDel="00A80D8C">
          <w:delText>∆</w:delText>
        </w:r>
        <w:r w:rsidR="00712A40" w:rsidDel="00A80D8C">
          <w:delText xml:space="preserve">NH₄⁺ within sites. </w:delText>
        </w:r>
        <w:r w:rsidR="00A13236" w:rsidRPr="00426A33" w:rsidDel="00A80D8C">
          <w:delText xml:space="preserve">Abundance and species </w:delText>
        </w:r>
        <w:r w:rsidR="001269A3" w:rsidDel="00A80D8C">
          <w:delText>richness</w:delText>
        </w:r>
        <w:r w:rsidR="00A13236" w:rsidRPr="00426A33" w:rsidDel="00A80D8C">
          <w:delText xml:space="preserve"> are sometimes decoupled </w:delText>
        </w:r>
        <w:r w:rsidR="00426A33" w:rsidDel="00A80D8C">
          <w:fldChar w:fldCharType="begin"/>
        </w:r>
        <w:r w:rsidR="00426A33" w:rsidDel="00A80D8C">
          <w:del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delInstrText>
        </w:r>
        <w:r w:rsidR="00426A33" w:rsidDel="00A80D8C">
          <w:fldChar w:fldCharType="separate"/>
        </w:r>
        <w:r w:rsidR="00426A33" w:rsidDel="00A80D8C">
          <w:rPr>
            <w:noProof/>
          </w:rPr>
          <w:delText>(Kerr and Alroy, 2023)</w:delText>
        </w:r>
        <w:r w:rsidR="00426A33" w:rsidDel="00A80D8C">
          <w:fldChar w:fldCharType="end"/>
        </w:r>
        <w:r w:rsidR="00426A33" w:rsidDel="00A80D8C">
          <w:delText>,</w:delText>
        </w:r>
        <w:r w:rsidR="00741F8A" w:rsidRPr="00426A33" w:rsidDel="00A80D8C">
          <w:delText xml:space="preserve"> because they </w:delText>
        </w:r>
        <w:r w:rsidR="00411CC2" w:rsidDel="00A80D8C">
          <w:delText>can</w:delText>
        </w:r>
        <w:r w:rsidR="00741F8A" w:rsidRPr="00426A33" w:rsidDel="00A80D8C">
          <w:delText xml:space="preserve"> have different drivers </w:delText>
        </w:r>
        <w:r w:rsidR="00426A33" w:rsidDel="00A80D8C">
          <w:fldChar w:fldCharType="begin"/>
        </w:r>
        <w:r w:rsidR="00426A33" w:rsidDel="00A80D8C">
          <w:del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delInstrText>
        </w:r>
        <w:r w:rsidR="00426A33" w:rsidDel="00A80D8C">
          <w:fldChar w:fldCharType="separate"/>
        </w:r>
        <w:r w:rsidR="00426A33" w:rsidDel="00A80D8C">
          <w:rPr>
            <w:noProof/>
          </w:rPr>
          <w:delText>(Mellin et al., 2010)</w:delText>
        </w:r>
        <w:r w:rsidR="00426A33" w:rsidDel="00A80D8C">
          <w:fldChar w:fldCharType="end"/>
        </w:r>
        <w:r w:rsidR="00426A33" w:rsidDel="00A80D8C">
          <w:delText xml:space="preserve">. </w:delText>
        </w:r>
        <w:r w:rsidR="00D44EB8" w:rsidDel="00A80D8C">
          <w:delText>The s</w:delText>
        </w:r>
        <w:r w:rsidR="00A13236" w:rsidRPr="00426A33" w:rsidDel="00A80D8C">
          <w:delText xml:space="preserve">cale of variation in species </w:delText>
        </w:r>
        <w:r w:rsidR="001269A3" w:rsidDel="00A80D8C">
          <w:delText>richness</w:delText>
        </w:r>
        <w:r w:rsidR="00A13236" w:rsidRPr="00426A33" w:rsidDel="00A80D8C">
          <w:delText xml:space="preserve"> might </w:delText>
        </w:r>
        <w:r w:rsidR="00906B6A" w:rsidDel="00A80D8C">
          <w:delText xml:space="preserve">also </w:delText>
        </w:r>
        <w:r w:rsidR="00A13236" w:rsidRPr="00426A33" w:rsidDel="00A80D8C">
          <w:delText>be much larger than the largest scale studied here</w:delText>
        </w:r>
        <w:r w:rsidR="00906B6A" w:rsidDel="00A80D8C">
          <w:delText>. For instance,</w:delText>
        </w:r>
        <w:r w:rsidR="00A13236" w:rsidRPr="00426A33" w:rsidDel="00A80D8C">
          <w:delText xml:space="preserve"> </w:delText>
        </w:r>
        <w:r w:rsidR="00426A33" w:rsidDel="00A80D8C">
          <w:fldChar w:fldCharType="begin"/>
        </w:r>
        <w:r w:rsidR="00A01D2E" w:rsidDel="00A80D8C">
          <w:delInstrText xml:space="preserve"> ADDIN ZOTERO_ITEM CSL_CITATION {"citationID":"z8mMZuXW","properties":{"formattedCitation":"(Archambault and Bourget, 1996)","plainCitation":"(Archambault and Bourget, 1996)","dontUpdate":true,"noteIndex":0},"citationItems":[{"id":4845,"uris":["http://zotero.org/users/local/idKDtb7T/items/CU6R3UJ9"],"itemData":{"id":4845,"type":"article-journal","container-title":"Marine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delInstrText>
        </w:r>
        <w:r w:rsidR="00426A33" w:rsidDel="00A80D8C">
          <w:fldChar w:fldCharType="separate"/>
        </w:r>
        <w:r w:rsidR="00426A33" w:rsidDel="00A80D8C">
          <w:rPr>
            <w:noProof/>
          </w:rPr>
          <w:delText>Archambault and Bourget</w:delText>
        </w:r>
        <w:r w:rsidR="00906B6A" w:rsidDel="00A80D8C">
          <w:rPr>
            <w:noProof/>
          </w:rPr>
          <w:delText xml:space="preserve"> (</w:delText>
        </w:r>
        <w:r w:rsidR="00426A33" w:rsidDel="00A80D8C">
          <w:rPr>
            <w:noProof/>
          </w:rPr>
          <w:delText>1996</w:delText>
        </w:r>
        <w:r w:rsidR="00426A33" w:rsidDel="00A80D8C">
          <w:fldChar w:fldCharType="end"/>
        </w:r>
        <w:r w:rsidR="00906B6A" w:rsidDel="00A80D8C">
          <w:delText>)</w:delText>
        </w:r>
        <w:r w:rsidR="00426A33" w:rsidDel="00A80D8C">
          <w:delText xml:space="preserve"> </w:delText>
        </w:r>
        <w:r w:rsidR="00A13236" w:rsidRPr="00426A33" w:rsidDel="00A80D8C">
          <w:delText xml:space="preserve">found that scale of variation in </w:delText>
        </w:r>
        <w:r w:rsidR="001269A3" w:rsidDel="00A80D8C">
          <w:delText>richness</w:delText>
        </w:r>
        <w:r w:rsidR="00A13236" w:rsidRPr="00426A33" w:rsidDel="00A80D8C">
          <w:delText xml:space="preserve"> for intertidal species</w:delText>
        </w:r>
        <w:r w:rsidR="00426A33" w:rsidDel="00A80D8C">
          <w:delText xml:space="preserve"> </w:delText>
        </w:r>
        <w:r w:rsidR="00A13236" w:rsidRPr="00426A33" w:rsidDel="00A80D8C">
          <w:delText>was km while scale for variation in abundance was cm</w:delText>
        </w:r>
        <w:r w:rsidR="00426A33" w:rsidDel="00A80D8C">
          <w:delText>.</w:delText>
        </w:r>
        <w:r w:rsidR="00666133" w:rsidDel="00A80D8C">
          <w:delText xml:space="preserve"> </w:delText>
        </w:r>
        <w:r w:rsidDel="00A80D8C">
          <w:delText xml:space="preserve">Nevertheless, we did find more species at our kelp sites compared to the rocky reef sites, supporting extensive research on the </w:delText>
        </w:r>
        <w:r w:rsidR="00411CC2" w:rsidDel="00A80D8C">
          <w:delText>ability of</w:delText>
        </w:r>
        <w:r w:rsidDel="00A80D8C">
          <w:delText xml:space="preserve"> kelp </w:delText>
        </w:r>
        <w:r w:rsidR="0085021C" w:rsidDel="00A80D8C">
          <w:delText xml:space="preserve">forests </w:delText>
        </w:r>
        <w:r w:rsidR="00411CC2" w:rsidDel="00A80D8C">
          <w:delText>to foster</w:delText>
        </w:r>
        <w:r w:rsidDel="00A80D8C">
          <w:delText xml:space="preserve"> biodiversity</w:delText>
        </w:r>
        <w:r w:rsidR="0085021C" w:rsidDel="00A80D8C">
          <w:delText xml:space="preserve"> </w:delText>
        </w:r>
        <w:r w:rsidR="0085021C" w:rsidDel="00A80D8C">
          <w:fldChar w:fldCharType="begin"/>
        </w:r>
        <w:r w:rsidR="0085021C" w:rsidDel="00A80D8C">
          <w:del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delInstrText>
        </w:r>
        <w:r w:rsidR="0085021C" w:rsidDel="00A80D8C">
          <w:fldChar w:fldCharType="separate"/>
        </w:r>
        <w:r w:rsidR="0085021C" w:rsidDel="00A80D8C">
          <w:rPr>
            <w:noProof/>
          </w:rPr>
          <w:delText>(Graham, 2004; Miller et al., 2018; Smale et al., 2013)</w:delText>
        </w:r>
        <w:r w:rsidR="0085021C" w:rsidDel="00A80D8C">
          <w:fldChar w:fldCharType="end"/>
        </w:r>
        <w:r w:rsidR="0085021C" w:rsidDel="00A80D8C">
          <w:delText>.</w:delText>
        </w:r>
      </w:del>
    </w:p>
    <w:p w14:paraId="23E0E842" w14:textId="77777777" w:rsidR="00C64FD7" w:rsidRDefault="00C64FD7">
      <w:pPr>
        <w:rPr>
          <w:i/>
          <w:iCs/>
        </w:rPr>
      </w:pPr>
    </w:p>
    <w:p w14:paraId="4BB65755" w14:textId="359A54DF" w:rsidR="00C34E5F" w:rsidRPr="006B09F2" w:rsidRDefault="006B09F2" w:rsidP="00741F8A">
      <w:pPr>
        <w:spacing w:line="480" w:lineRule="auto"/>
        <w:rPr>
          <w:i/>
          <w:iCs/>
        </w:rPr>
      </w:pPr>
      <w:r w:rsidRPr="00557A19">
        <w:rPr>
          <w:i/>
          <w:iCs/>
          <w:highlight w:val="yellow"/>
        </w:rPr>
        <w:t>Implications for primary productivity</w:t>
      </w:r>
      <w:r w:rsidRPr="006B09F2">
        <w:rPr>
          <w:i/>
          <w:iCs/>
        </w:rPr>
        <w:t xml:space="preserve"> </w:t>
      </w:r>
    </w:p>
    <w:p w14:paraId="3EF04434" w14:textId="30520040" w:rsidR="006F4686" w:rsidRDefault="006F4686" w:rsidP="00425018">
      <w:pPr>
        <w:spacing w:line="480" w:lineRule="auto"/>
      </w:pPr>
      <w:r>
        <w:lastRenderedPageBreak/>
        <w:t>Heterogeneity in primary productivity arises from variation in resource supply. Increased primary productivity has been seen with orders of variation</w:t>
      </w:r>
      <w:ins w:id="80" w:author="Isabelle Cote" w:date="2024-11-15T13:35:00Z" w16du:dateUtc="2024-11-15T21:35:00Z">
        <w:r w:rsidR="006A5028">
          <w:t xml:space="preserve"> (</w:t>
        </w:r>
      </w:ins>
      <w:ins w:id="81" w:author="Isabelle Cote" w:date="2024-11-15T13:36:00Z" w16du:dateUtc="2024-11-15T21:36:00Z">
        <w:r w:rsidR="006A5028">
          <w:t xml:space="preserve">i.e., </w:t>
        </w:r>
      </w:ins>
      <w:ins w:id="82" w:author="Isabelle Cote" w:date="2024-11-15T13:35:00Z" w16du:dateUtc="2024-11-15T21:35:00Z">
        <w:r w:rsidR="006A5028">
          <w:t>1</w:t>
        </w:r>
        <w:r w:rsidR="006A5028">
          <w:t>.3 – 9x</w:t>
        </w:r>
        <w:r w:rsidR="006A5028">
          <w:t>)</w:t>
        </w:r>
      </w:ins>
      <w:r>
        <w:t xml:space="preserve"> in NH₄⁺ </w:t>
      </w:r>
      <w:del w:id="83" w:author="Isabelle Cote" w:date="2024-11-15T13:36:00Z" w16du:dateUtc="2024-11-15T21:36:00Z">
        <w:r w:rsidDel="006A5028">
          <w:delText>from 1</w:delText>
        </w:r>
      </w:del>
      <w:del w:id="84" w:author="Isabelle Cote" w:date="2024-11-15T13:35:00Z" w16du:dateUtc="2024-11-15T21:35:00Z">
        <w:r w:rsidDel="006A5028">
          <w:delText xml:space="preserve">.3 – 9x </w:delText>
        </w:r>
      </w:del>
      <w:del w:id="85" w:author="Isabelle Cote" w:date="2024-11-15T13:36:00Z" w16du:dateUtc="2024-11-15T21:36:00Z">
        <w:r w:rsidDel="006A5028">
          <w:delText xml:space="preserve">in NH₄⁺ </w:delText>
        </w:r>
      </w:del>
      <w:r>
        <w:fldChar w:fldCharType="begin"/>
      </w:r>
      <w:r>
        <w:instrText xml:space="preserve"> ADDIN ZOTERO_ITEM CSL_CITATION {"citationID":"QKzqzZxw","properties":{"formattedCitation":"(Arzul, 2001; Uthicke and Klumpp, 1998; Vinther and Holmer, 2008; West et al., 2009)","plainCitation":"(Arzul, 2001; Uthicke and Klumpp, 1998; Vinther and Holmer, 2008; West et al., 2009)","noteIndex":0},"citationItems":[{"id":1912,"uris":["http://zotero.org/users/local/idKDtb7T/items/RE7RZIGC"],"itemData":{"id":1912,"type":"article-journal","container-title":"ICES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fldChar w:fldCharType="separate"/>
      </w:r>
      <w:r>
        <w:rPr>
          <w:noProof/>
        </w:rPr>
        <w:t>(Arzul, 2001; Uthicke and Klumpp, 1998; Vinther and Holmer, 2008; West et al., 2009)</w:t>
      </w:r>
      <w:r>
        <w:fldChar w:fldCharType="end"/>
      </w:r>
      <w:r>
        <w:t>, which is within the range of variation we saw at all three spatial scales</w:t>
      </w:r>
      <w:ins w:id="86" w:author="Isabelle Cote" w:date="2024-11-15T13:36:00Z" w16du:dateUtc="2024-11-15T21:36:00Z">
        <w:r w:rsidR="006A5028">
          <w:t xml:space="preserve"> considered here</w:t>
        </w:r>
      </w:ins>
      <w:r>
        <w:t xml:space="preserve">. </w:t>
      </w:r>
      <w:del w:id="87" w:author="Isabelle Cote" w:date="2024-11-15T13:38:00Z" w16du:dateUtc="2024-11-15T21:38:00Z">
        <w:r w:rsidR="00D558E0" w:rsidRPr="002B188A" w:rsidDel="006A5028">
          <w:rPr>
            <w:highlight w:val="yellow"/>
          </w:rPr>
          <w:delText>Even against a background</w:delText>
        </w:r>
      </w:del>
      <w:ins w:id="88" w:author="Isabelle Cote" w:date="2024-11-15T13:38:00Z" w16du:dateUtc="2024-11-15T21:38:00Z">
        <w:r w:rsidR="006A5028">
          <w:rPr>
            <w:highlight w:val="yellow"/>
          </w:rPr>
          <w:t>R</w:t>
        </w:r>
      </w:ins>
      <w:ins w:id="89" w:author="Isabelle Cote" w:date="2024-11-15T13:39:00Z" w16du:dateUtc="2024-11-15T21:39:00Z">
        <w:r w:rsidR="006A5028">
          <w:rPr>
            <w:highlight w:val="yellow"/>
          </w:rPr>
          <w:t>ega</w:t>
        </w:r>
      </w:ins>
      <w:ins w:id="90" w:author="Isabelle Cote" w:date="2024-11-15T13:38:00Z" w16du:dateUtc="2024-11-15T21:38:00Z">
        <w:r w:rsidR="006A5028">
          <w:rPr>
            <w:highlight w:val="yellow"/>
          </w:rPr>
          <w:t xml:space="preserve">rdless </w:t>
        </w:r>
      </w:ins>
      <w:del w:id="91" w:author="Isabelle Cote" w:date="2024-11-15T13:39:00Z" w16du:dateUtc="2024-11-15T21:39:00Z">
        <w:r w:rsidR="00D558E0" w:rsidRPr="002B188A" w:rsidDel="006A5028">
          <w:rPr>
            <w:highlight w:val="yellow"/>
          </w:rPr>
          <w:delText xml:space="preserve"> </w:delText>
        </w:r>
      </w:del>
      <w:r w:rsidR="00D558E0" w:rsidRPr="002B188A">
        <w:rPr>
          <w:highlight w:val="yellow"/>
        </w:rPr>
        <w:t xml:space="preserve">of </w:t>
      </w:r>
      <w:del w:id="92" w:author="Isabelle Cote" w:date="2024-11-15T13:39:00Z" w16du:dateUtc="2024-11-15T21:39:00Z">
        <w:r w:rsidR="00D558E0" w:rsidRPr="002B188A" w:rsidDel="006A5028">
          <w:rPr>
            <w:highlight w:val="yellow"/>
          </w:rPr>
          <w:delText xml:space="preserve">high </w:delText>
        </w:r>
      </w:del>
      <w:r w:rsidR="00D558E0" w:rsidRPr="002B188A">
        <w:rPr>
          <w:highlight w:val="yellow"/>
        </w:rPr>
        <w:t>nitrate</w:t>
      </w:r>
      <w:ins w:id="93" w:author="Isabelle Cote" w:date="2024-11-15T13:39:00Z" w16du:dateUtc="2024-11-15T21:39:00Z">
        <w:r w:rsidR="006A5028">
          <w:rPr>
            <w:highlight w:val="yellow"/>
          </w:rPr>
          <w:t xml:space="preserve"> availability</w:t>
        </w:r>
      </w:ins>
      <w:del w:id="94" w:author="Isabelle Cote" w:date="2024-11-15T13:39:00Z" w16du:dateUtc="2024-11-15T21:39:00Z">
        <w:r w:rsidR="00D558E0" w:rsidRPr="002B188A" w:rsidDel="006A5028">
          <w:rPr>
            <w:highlight w:val="yellow"/>
          </w:rPr>
          <w:delText>s</w:delText>
        </w:r>
      </w:del>
      <w:r w:rsidR="00D558E0" w:rsidRPr="002B188A">
        <w:rPr>
          <w:highlight w:val="yellow"/>
        </w:rPr>
        <w:t>, NH₄⁺ uptake is less costly</w:t>
      </w:r>
      <w:ins w:id="95" w:author="Isabelle Cote" w:date="2024-11-15T13:39:00Z" w16du:dateUtc="2024-11-15T21:39:00Z">
        <w:r w:rsidR="006A5028">
          <w:rPr>
            <w:highlight w:val="yellow"/>
          </w:rPr>
          <w:t xml:space="preserve"> </w:t>
        </w:r>
        <w:r w:rsidR="00B3248A">
          <w:rPr>
            <w:highlight w:val="yellow"/>
          </w:rPr>
          <w:t>for primary producers to use</w:t>
        </w:r>
      </w:ins>
      <w:r w:rsidR="00D558E0" w:rsidRPr="002B188A">
        <w:rPr>
          <w:highlight w:val="yellow"/>
        </w:rPr>
        <w:t xml:space="preserve">, and NH₄⁺ can even inhibit nitrate uptake </w:t>
      </w:r>
      <w:r w:rsidR="00D558E0" w:rsidRPr="002B188A">
        <w:rPr>
          <w:highlight w:val="yellow"/>
        </w:rPr>
        <w:fldChar w:fldCharType="begin"/>
      </w:r>
      <w:r w:rsidR="00D558E0" w:rsidRPr="002B188A">
        <w:rPr>
          <w:highlight w:val="yellow"/>
        </w:rPr>
        <w:instrText xml:space="preserve"> ADDIN ZOTERO_ITEM CSL_CITATION {"citationID":"eaSHjXAP","properties":{"formattedCitation":"(MacIsaac and Dugdale, 1972, 1969)","plainCitation":"(MacIsaac and Dugdale, 1972, 1969)","noteIndex":0},"citationItems":[{"id":5108,"uris":["http://zotero.org/users/local/idKDtb7T/items/7GA7622Q"],"itemData":{"id":5108,"type":"article-journal","abstract":"The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 Sea Research and Oceanographic Abstracts","page":"209-232","source":"ScienceDirect","title":"Interactions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D558E0" w:rsidRPr="002B188A">
        <w:rPr>
          <w:rFonts w:ascii="Cambria Math" w:hAnsi="Cambria Math" w:cs="Cambria Math"/>
          <w:highlight w:val="yellow"/>
        </w:rPr>
        <w:instrText>⩽</w:instrText>
      </w:r>
      <w:r w:rsidR="00D558E0" w:rsidRPr="002B188A">
        <w:rPr>
          <w:highlight w:val="yellow"/>
        </w:rPr>
        <w:instrText xml:space="preserve"> 0.2 μg-atom/l., while in corresponding eutrophic regions, Kt(NO3−) </w:instrText>
      </w:r>
      <w:r w:rsidR="00D558E0" w:rsidRPr="002B188A">
        <w:rPr>
          <w:rFonts w:ascii="Cambria Math" w:hAnsi="Cambria Math" w:cs="Cambria Math"/>
          <w:highlight w:val="yellow"/>
        </w:rPr>
        <w:instrText>⩾</w:instrText>
      </w:r>
      <w:r w:rsidR="00D558E0" w:rsidRPr="002B188A">
        <w:rPr>
          <w:highlight w:val="yellow"/>
        </w:rPr>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 Sea Research and Oceanographic Abstracts","page":"45-57","source":"ScienceDirect","title":"The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2B188A">
        <w:rPr>
          <w:highlight w:val="yellow"/>
        </w:rPr>
        <w:fldChar w:fldCharType="separate"/>
      </w:r>
      <w:r w:rsidR="00D558E0" w:rsidRPr="002B188A">
        <w:rPr>
          <w:noProof/>
          <w:highlight w:val="yellow"/>
        </w:rPr>
        <w:t>(MacIsaac and Dugdale, 1972, 1969)</w:t>
      </w:r>
      <w:r w:rsidR="00D558E0" w:rsidRPr="002B188A">
        <w:rPr>
          <w:highlight w:val="yellow"/>
        </w:rPr>
        <w:fldChar w:fldCharType="end"/>
      </w:r>
      <w:r w:rsidR="00D558E0" w:rsidRPr="002B188A">
        <w:rPr>
          <w:highlight w:val="yellow"/>
        </w:rPr>
        <w:t>.</w:t>
      </w:r>
      <w:r w:rsidR="00D558E0">
        <w:t xml:space="preserve"> Therefore, </w:t>
      </w:r>
      <w:del w:id="96" w:author="Isabelle Cote" w:date="2024-11-15T13:40:00Z" w16du:dateUtc="2024-11-15T21:40:00Z">
        <w:r w:rsidR="00D558E0" w:rsidDel="00B3248A">
          <w:delText>e</w:delText>
        </w:r>
        <w:r w:rsidDel="00B3248A">
          <w:delText xml:space="preserve">ven </w:delText>
        </w:r>
      </w:del>
      <w:r>
        <w:t xml:space="preserve">in </w:t>
      </w:r>
      <w:r w:rsidR="002B188A">
        <w:t>nitrate</w:t>
      </w:r>
      <w:r>
        <w:t>-replete upwelling ecosystems</w:t>
      </w:r>
      <w:ins w:id="97" w:author="Isabelle Cote" w:date="2024-11-15T13:43:00Z" w16du:dateUtc="2024-11-15T21:43:00Z">
        <w:r w:rsidR="00B3248A">
          <w:t xml:space="preserve"> of the west coast of North America</w:t>
        </w:r>
      </w:ins>
      <w:r>
        <w:t>, a</w:t>
      </w:r>
      <w:ins w:id="98" w:author="Isabelle Cote" w:date="2024-11-15T13:41:00Z" w16du:dateUtc="2024-11-15T21:41:00Z">
        <w:r w:rsidR="00B3248A">
          <w:t xml:space="preserve"> 15.8x </w:t>
        </w:r>
      </w:ins>
      <w:del w:id="99" w:author="Isabelle Cote" w:date="2024-11-15T13:41:00Z" w16du:dateUtc="2024-11-15T21:41:00Z">
        <w:r w:rsidDel="00B3248A">
          <w:delText xml:space="preserve">n </w:delText>
        </w:r>
      </w:del>
      <w:r>
        <w:t xml:space="preserve">increase in NH₄⁺ </w:t>
      </w:r>
      <w:ins w:id="100" w:author="Isabelle Cote" w:date="2024-11-15T13:41:00Z" w16du:dateUtc="2024-11-15T21:41:00Z">
        <w:r w:rsidR="00B3248A">
          <w:t>(</w:t>
        </w:r>
      </w:ins>
      <w:r>
        <w:t xml:space="preserve">from 0.08 </w:t>
      </w:r>
      <w:proofErr w:type="spellStart"/>
      <w:r>
        <w:t>uM</w:t>
      </w:r>
      <w:proofErr w:type="spellEnd"/>
      <w:r>
        <w:t xml:space="preserve"> to 1.26 </w:t>
      </w:r>
      <w:proofErr w:type="spellStart"/>
      <w:r>
        <w:t>uM</w:t>
      </w:r>
      <w:proofErr w:type="spellEnd"/>
      <w:del w:id="101" w:author="Isabelle Cote" w:date="2024-11-15T13:41:00Z" w16du:dateUtc="2024-11-15T21:41:00Z">
        <w:r w:rsidDel="00B3248A">
          <w:delText xml:space="preserve"> (15.8x difference</w:delText>
        </w:r>
      </w:del>
      <w:r>
        <w:t xml:space="preserve">) was linked to increased tissue nitrogen and coverage of an intertidal seaweed </w:t>
      </w:r>
      <w:r>
        <w:fldChar w:fldCharType="begin"/>
      </w:r>
      <w:r>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fldChar w:fldCharType="separate"/>
      </w:r>
      <w:r>
        <w:rPr>
          <w:noProof/>
        </w:rPr>
        <w:t>(Aquilino et al., 2009)</w:t>
      </w:r>
      <w:r>
        <w:fldChar w:fldCharType="end"/>
      </w:r>
      <w:r>
        <w:t xml:space="preserve">, </w:t>
      </w:r>
      <w:del w:id="102" w:author="Isabelle Cote" w:date="2024-11-15T13:41:00Z" w16du:dateUtc="2024-11-15T21:41:00Z">
        <w:r w:rsidDel="00B3248A">
          <w:delText xml:space="preserve">and </w:delText>
        </w:r>
      </w:del>
      <w:ins w:id="103" w:author="Isabelle Cote" w:date="2024-11-15T13:41:00Z" w16du:dateUtc="2024-11-15T21:41:00Z">
        <w:r w:rsidR="00B3248A">
          <w:t>while</w:t>
        </w:r>
        <w:r w:rsidR="00B3248A">
          <w:t xml:space="preserve"> </w:t>
        </w:r>
      </w:ins>
      <w:r>
        <w:t xml:space="preserve">a 1.8x increase in NH₄⁺ increased growth in subtidal seaweeds </w:t>
      </w:r>
      <w:del w:id="104" w:author="Isabelle Cote" w:date="2024-11-15T13:42:00Z" w16du:dateUtc="2024-11-15T21:42:00Z">
        <w:r w:rsidDel="00B3248A">
          <w:delText xml:space="preserve">in Barkley Sound </w:delText>
        </w:r>
      </w:del>
      <w:r>
        <w:fldChar w:fldCharType="begin"/>
      </w:r>
      <w:r>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fldChar w:fldCharType="separate"/>
      </w:r>
      <w:r>
        <w:rPr>
          <w:noProof/>
        </w:rPr>
        <w:t>(Druehl et al., 1989)</w:t>
      </w:r>
      <w:r>
        <w:fldChar w:fldCharType="end"/>
      </w:r>
      <w:r>
        <w:t xml:space="preserve">. </w:t>
      </w:r>
      <w:r w:rsidRPr="0029646C">
        <w:rPr>
          <w:highlight w:val="yellow"/>
        </w:rPr>
        <w:t>Further</w:t>
      </w:r>
      <w:ins w:id="105" w:author="Isabelle Cote" w:date="2024-11-15T13:43:00Z" w16du:dateUtc="2024-11-15T21:43:00Z">
        <w:r w:rsidR="00B3248A">
          <w:rPr>
            <w:highlight w:val="yellow"/>
          </w:rPr>
          <w:t>more</w:t>
        </w:r>
      </w:ins>
      <w:r w:rsidRPr="0029646C">
        <w:rPr>
          <w:highlight w:val="yellow"/>
        </w:rPr>
        <w:t xml:space="preserve">, </w:t>
      </w:r>
      <w:r w:rsidR="00F34EA3" w:rsidRPr="0029646C">
        <w:rPr>
          <w:highlight w:val="yellow"/>
        </w:rPr>
        <w:t xml:space="preserve">the mismatch of timing between upwelling and </w:t>
      </w:r>
      <w:r w:rsidR="0029646C" w:rsidRPr="0029646C">
        <w:rPr>
          <w:highlight w:val="yellow"/>
        </w:rPr>
        <w:t>the growing season</w:t>
      </w:r>
      <w:r w:rsidR="006A69B6" w:rsidRPr="0029646C">
        <w:rPr>
          <w:highlight w:val="yellow"/>
        </w:rPr>
        <w:t xml:space="preserve"> </w:t>
      </w:r>
      <w:ins w:id="106" w:author="Isabelle Cote" w:date="2024-11-15T13:44:00Z" w16du:dateUtc="2024-11-15T21:44:00Z">
        <w:r w:rsidR="00B3248A">
          <w:rPr>
            <w:highlight w:val="yellow"/>
          </w:rPr>
          <w:t xml:space="preserve">at temperate latitudes </w:t>
        </w:r>
      </w:ins>
      <w:r w:rsidR="00F34EA3" w:rsidRPr="0029646C">
        <w:rPr>
          <w:highlight w:val="yellow"/>
        </w:rPr>
        <w:t xml:space="preserve">leads to </w:t>
      </w:r>
      <w:r w:rsidR="0029646C" w:rsidRPr="0029646C">
        <w:rPr>
          <w:highlight w:val="yellow"/>
        </w:rPr>
        <w:t xml:space="preserve">an increased reliance on NH₄⁺ </w:t>
      </w:r>
      <w:ins w:id="107" w:author="Isabelle Cote" w:date="2024-11-15T13:44:00Z" w16du:dateUtc="2024-11-15T21:44:00Z">
        <w:r w:rsidR="00B3248A">
          <w:rPr>
            <w:highlight w:val="yellow"/>
          </w:rPr>
          <w:t xml:space="preserve">over time </w:t>
        </w:r>
      </w:ins>
      <w:r w:rsidR="0029646C" w:rsidRPr="0029646C">
        <w:rPr>
          <w:highlight w:val="yellow"/>
        </w:rPr>
        <w:t>as nitrate becomes depleted</w:t>
      </w:r>
      <w:r w:rsidRPr="0029646C">
        <w:rPr>
          <w:highlight w:val="yellow"/>
        </w:rPr>
        <w:t xml:space="preserve"> </w:t>
      </w:r>
      <w:r w:rsidRPr="0029646C">
        <w:rPr>
          <w:highlight w:val="yellow"/>
        </w:rPr>
        <w:fldChar w:fldCharType="begin"/>
      </w:r>
      <w:r w:rsidR="004136A2">
        <w:rPr>
          <w:highlight w:val="yellow"/>
        </w:rPr>
        <w:instrText xml:space="preserve"> ADDIN ZOTERO_ITEM CSL_CITATION {"citationID":"60az4TCN","properties":{"formattedCitation":"(Brzezinksi et al., 2013; Druehl et al., 1989)","plainCitation":"(Brzezinksi et al., 2013; Druehl et al., 1989)","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29646C">
        <w:rPr>
          <w:highlight w:val="yellow"/>
        </w:rPr>
        <w:fldChar w:fldCharType="separate"/>
      </w:r>
      <w:r w:rsidR="004136A2">
        <w:rPr>
          <w:noProof/>
          <w:highlight w:val="yellow"/>
        </w:rPr>
        <w:t>(Brzezinksi et al., 2013; Druehl et al., 1989)</w:t>
      </w:r>
      <w:r w:rsidRPr="0029646C">
        <w:rPr>
          <w:highlight w:val="yellow"/>
        </w:rPr>
        <w:fldChar w:fldCharType="end"/>
      </w:r>
      <w:r w:rsidR="0029646C" w:rsidRPr="0029646C">
        <w:rPr>
          <w:highlight w:val="yellow"/>
        </w:rPr>
        <w:t>.</w:t>
      </w:r>
      <w:r w:rsidR="0029646C">
        <w:t xml:space="preserve"> </w:t>
      </w:r>
    </w:p>
    <w:p w14:paraId="080B2FF1" w14:textId="45C64EF7" w:rsidR="006F4686" w:rsidRPr="003F3452" w:rsidRDefault="00CB7309" w:rsidP="00CB7309">
      <w:pPr>
        <w:spacing w:line="480" w:lineRule="auto"/>
        <w:ind w:firstLine="720"/>
      </w:pPr>
      <w:r w:rsidRPr="00A80D8C">
        <w:rPr>
          <w:highlight w:val="yellow"/>
        </w:rPr>
        <w:t>Heterogeneity in NH₄⁺ availability likely impacts primary productivity in Barkley Sound a</w:t>
      </w:r>
      <w:r w:rsidR="00B9291A" w:rsidRPr="00A80D8C">
        <w:rPr>
          <w:highlight w:val="yellow"/>
        </w:rPr>
        <w:t>t each</w:t>
      </w:r>
      <w:r w:rsidR="006F4686" w:rsidRPr="00A80D8C">
        <w:rPr>
          <w:highlight w:val="yellow"/>
        </w:rPr>
        <w:t xml:space="preserve"> </w:t>
      </w:r>
      <w:r w:rsidR="0029646C" w:rsidRPr="00A80D8C">
        <w:rPr>
          <w:highlight w:val="yellow"/>
        </w:rPr>
        <w:t xml:space="preserve">spatial </w:t>
      </w:r>
      <w:r w:rsidR="006F4686" w:rsidRPr="00A80D8C">
        <w:rPr>
          <w:highlight w:val="yellow"/>
        </w:rPr>
        <w:t xml:space="preserve">scale studied. </w:t>
      </w:r>
      <w:r w:rsidR="003F3452" w:rsidRPr="00A80D8C">
        <w:rPr>
          <w:highlight w:val="yellow"/>
        </w:rPr>
        <w:t>At the meso-scale</w:t>
      </w:r>
      <w:r w:rsidRPr="00A80D8C">
        <w:rPr>
          <w:highlight w:val="yellow"/>
        </w:rPr>
        <w:t>,</w:t>
      </w:r>
      <w:r w:rsidR="003F3452" w:rsidRPr="00A80D8C">
        <w:rPr>
          <w:highlight w:val="yellow"/>
        </w:rPr>
        <w:t xml:space="preserve"> nitrate also varies among sites</w:t>
      </w:r>
      <w:r w:rsidRPr="00A80D8C">
        <w:rPr>
          <w:highlight w:val="yellow"/>
        </w:rPr>
        <w:t xml:space="preserve"> (CITE?)</w:t>
      </w:r>
      <w:r w:rsidR="003F3452" w:rsidRPr="00A80D8C">
        <w:rPr>
          <w:highlight w:val="yellow"/>
        </w:rPr>
        <w:t xml:space="preserve">. However, </w:t>
      </w:r>
      <w:r w:rsidR="004136A2" w:rsidRPr="00A80D8C">
        <w:rPr>
          <w:highlight w:val="yellow"/>
        </w:rPr>
        <w:fldChar w:fldCharType="begin"/>
      </w:r>
      <w:r w:rsidR="004136A2" w:rsidRPr="00A80D8C">
        <w:rPr>
          <w:highlight w:val="yellow"/>
        </w:rPr>
        <w:instrText xml:space="preserve"> ADDIN ZOTERO_ITEM CSL_CITATION {"citationID":"WFZf0DdG","properties":{"formattedCitation":"(Pawlowicz,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004136A2" w:rsidRPr="00A80D8C">
        <w:rPr>
          <w:highlight w:val="yellow"/>
        </w:rPr>
        <w:fldChar w:fldCharType="separate"/>
      </w:r>
      <w:r w:rsidR="004136A2" w:rsidRPr="00A80D8C">
        <w:rPr>
          <w:noProof/>
          <w:highlight w:val="yellow"/>
        </w:rPr>
        <w:t>(Pawlowicz, 2017)</w:t>
      </w:r>
      <w:r w:rsidR="004136A2" w:rsidRPr="00A80D8C">
        <w:rPr>
          <w:highlight w:val="yellow"/>
        </w:rPr>
        <w:fldChar w:fldCharType="end"/>
      </w:r>
      <w:r w:rsidR="004136A2" w:rsidRPr="00A80D8C">
        <w:rPr>
          <w:highlight w:val="yellow"/>
        </w:rPr>
        <w:t xml:space="preserve"> determined </w:t>
      </w:r>
      <w:ins w:id="108" w:author="Isabelle Cote" w:date="2024-11-15T13:45:00Z" w16du:dateUtc="2024-11-15T21:45:00Z">
        <w:r w:rsidR="00B3248A">
          <w:rPr>
            <w:highlight w:val="yellow"/>
          </w:rPr>
          <w:t xml:space="preserve">that </w:t>
        </w:r>
      </w:ins>
      <w:r w:rsidR="004136A2" w:rsidRPr="00A80D8C">
        <w:rPr>
          <w:highlight w:val="yellow"/>
        </w:rPr>
        <w:t>external nutrient supply (upwelling) does</w:t>
      </w:r>
      <w:ins w:id="109" w:author="Isabelle Cote" w:date="2024-11-15T13:44:00Z" w16du:dateUtc="2024-11-15T21:44:00Z">
        <w:r w:rsidR="00B3248A">
          <w:rPr>
            <w:highlight w:val="yellow"/>
          </w:rPr>
          <w:t xml:space="preserve"> not</w:t>
        </w:r>
      </w:ins>
      <w:del w:id="110" w:author="Isabelle Cote" w:date="2024-11-15T13:44:00Z" w16du:dateUtc="2024-11-15T21:44:00Z">
        <w:r w:rsidR="004136A2" w:rsidRPr="00A80D8C" w:rsidDel="00B3248A">
          <w:rPr>
            <w:highlight w:val="yellow"/>
          </w:rPr>
          <w:delText>n’t</w:delText>
        </w:r>
      </w:del>
      <w:r w:rsidR="004136A2" w:rsidRPr="00A80D8C">
        <w:rPr>
          <w:highlight w:val="yellow"/>
        </w:rPr>
        <w:t xml:space="preserve"> control primary productivity in Barkley Sound, and instead suggested </w:t>
      </w:r>
      <w:ins w:id="111" w:author="Isabelle Cote" w:date="2024-11-15T13:46:00Z" w16du:dateUtc="2024-11-15T21:46:00Z">
        <w:r w:rsidR="00B3248A">
          <w:rPr>
            <w:highlight w:val="yellow"/>
          </w:rPr>
          <w:t xml:space="preserve">that </w:t>
        </w:r>
      </w:ins>
      <w:r w:rsidR="004136A2" w:rsidRPr="00A80D8C">
        <w:rPr>
          <w:highlight w:val="yellow"/>
        </w:rPr>
        <w:t xml:space="preserve">local factors may be more important. The meso-scale NH₄⁺ variability we documented may be one such local factor. </w:t>
      </w:r>
      <w:r w:rsidR="00150219" w:rsidRPr="00A80D8C">
        <w:rPr>
          <w:highlight w:val="yellow"/>
        </w:rPr>
        <w:t>At a small scale,</w:t>
      </w:r>
      <w:r w:rsidR="006F4686" w:rsidRPr="00A80D8C">
        <w:rPr>
          <w:highlight w:val="yellow"/>
        </w:rPr>
        <w:t xml:space="preserve"> nitrate from external sources (e.g.</w:t>
      </w:r>
      <w:ins w:id="112" w:author="Isabelle Cote" w:date="2024-11-15T13:46:00Z" w16du:dateUtc="2024-11-15T21:46:00Z">
        <w:r w:rsidR="00B3248A">
          <w:rPr>
            <w:highlight w:val="yellow"/>
          </w:rPr>
          <w:t>,</w:t>
        </w:r>
      </w:ins>
      <w:r w:rsidR="006F4686" w:rsidRPr="00A80D8C">
        <w:rPr>
          <w:highlight w:val="yellow"/>
        </w:rPr>
        <w:t xml:space="preserve"> upwelling and run-off) becomes depleted or unchanged as it flows through a kelp forest </w:t>
      </w:r>
      <w:r w:rsidR="006F4686" w:rsidRPr="00A80D8C">
        <w:rPr>
          <w:rFonts w:eastAsiaTheme="minorHAnsi"/>
          <w:color w:val="000000"/>
          <w:highlight w:val="yellow"/>
          <w:lang w:val="en-US"/>
        </w:rPr>
        <w:t xml:space="preserve">(Pfister et al., 2019; Stewart et al., 2009), </w:t>
      </w:r>
      <w:r w:rsidR="006F4686" w:rsidRPr="00A80D8C">
        <w:rPr>
          <w:highlight w:val="yellow"/>
        </w:rPr>
        <w:t>in contrast to NH</w:t>
      </w:r>
      <w:r w:rsidR="006F4686" w:rsidRPr="00A80D8C">
        <w:rPr>
          <w:highlight w:val="yellow"/>
          <w:vertAlign w:val="subscript"/>
        </w:rPr>
        <w:t>4</w:t>
      </w:r>
      <w:r w:rsidR="006F4686" w:rsidRPr="00A80D8C">
        <w:rPr>
          <w:highlight w:val="yellow"/>
          <w:vertAlign w:val="superscript"/>
        </w:rPr>
        <w:t>+</w:t>
      </w:r>
      <w:r w:rsidR="006F4686" w:rsidRPr="00A80D8C">
        <w:rPr>
          <w:highlight w:val="yellow"/>
        </w:rPr>
        <w:t xml:space="preserve"> which is </w:t>
      </w:r>
      <w:ins w:id="113" w:author="Isabelle Cote" w:date="2024-11-15T13:46:00Z" w16du:dateUtc="2024-11-15T21:46:00Z">
        <w:r w:rsidR="00B3248A">
          <w:rPr>
            <w:highlight w:val="yellow"/>
          </w:rPr>
          <w:t xml:space="preserve">continuously </w:t>
        </w:r>
      </w:ins>
      <w:r w:rsidR="006F4686" w:rsidRPr="00A80D8C">
        <w:rPr>
          <w:highlight w:val="yellow"/>
        </w:rPr>
        <w:t>regenerated by animals within and around the forest and seemingly retained there. Kelp forests effectively</w:t>
      </w:r>
      <w:r w:rsidR="00150219" w:rsidRPr="00A80D8C">
        <w:rPr>
          <w:highlight w:val="yellow"/>
        </w:rPr>
        <w:t xml:space="preserve"> </w:t>
      </w:r>
      <w:r w:rsidR="006F4686" w:rsidRPr="00A80D8C">
        <w:rPr>
          <w:highlight w:val="yellow"/>
        </w:rPr>
        <w:t>concentrat</w:t>
      </w:r>
      <w:r w:rsidR="00150219" w:rsidRPr="00A80D8C">
        <w:rPr>
          <w:highlight w:val="yellow"/>
        </w:rPr>
        <w:t>e</w:t>
      </w:r>
      <w:r w:rsidR="006F4686" w:rsidRPr="00A80D8C">
        <w:rPr>
          <w:highlight w:val="yellow"/>
        </w:rPr>
        <w:t xml:space="preserve"> their preferred form of nitrogen</w:t>
      </w:r>
      <w:r w:rsidR="00150219" w:rsidRPr="00A80D8C">
        <w:rPr>
          <w:highlight w:val="yellow"/>
        </w:rPr>
        <w:t>.</w:t>
      </w:r>
      <w:r w:rsidR="006F4686" w:rsidRPr="00A80D8C">
        <w:rPr>
          <w:highlight w:val="yellow"/>
        </w:rPr>
        <w:t xml:space="preserve"> </w:t>
      </w:r>
      <w:r w:rsidR="00150219" w:rsidRPr="00A80D8C">
        <w:rPr>
          <w:highlight w:val="yellow"/>
        </w:rPr>
        <w:t>This</w:t>
      </w:r>
      <w:r w:rsidR="006F4686" w:rsidRPr="00A80D8C">
        <w:rPr>
          <w:highlight w:val="yellow"/>
        </w:rPr>
        <w:t xml:space="preserve"> likely facilitates not only the growth of these canopy kelps but also understory seaweeds and phytoplankton in the water column</w:t>
      </w:r>
      <w:del w:id="114" w:author="Isabelle Cote" w:date="2024-11-15T13:47:00Z" w16du:dateUtc="2024-11-15T21:47:00Z">
        <w:r w:rsidR="006F4686" w:rsidRPr="00A80D8C" w:rsidDel="00B3248A">
          <w:rPr>
            <w:highlight w:val="yellow"/>
          </w:rPr>
          <w:delText xml:space="preserve"> </w:delText>
        </w:r>
        <w:r w:rsidR="00150219" w:rsidRPr="00A80D8C" w:rsidDel="00B3248A">
          <w:rPr>
            <w:highlight w:val="yellow"/>
          </w:rPr>
          <w:delText>also</w:delText>
        </w:r>
      </w:del>
      <w:r w:rsidR="006F4686" w:rsidRPr="00A80D8C">
        <w:rPr>
          <w:highlight w:val="yellow"/>
        </w:rPr>
        <w:t xml:space="preserve">. </w:t>
      </w:r>
      <w:r w:rsidR="00C64FD7" w:rsidRPr="00A80D8C">
        <w:rPr>
          <w:highlight w:val="yellow"/>
        </w:rPr>
        <w:t>As</w:t>
      </w:r>
      <w:r w:rsidRPr="00A80D8C">
        <w:rPr>
          <w:highlight w:val="yellow"/>
        </w:rPr>
        <w:t xml:space="preserve"> urchin</w:t>
      </w:r>
      <w:r w:rsidR="00C64FD7" w:rsidRPr="00A80D8C">
        <w:rPr>
          <w:highlight w:val="yellow"/>
        </w:rPr>
        <w:t xml:space="preserve"> overgrazing and climate change decimate</w:t>
      </w:r>
      <w:del w:id="115" w:author="Isabelle Cote" w:date="2024-11-15T13:47:00Z" w16du:dateUtc="2024-11-15T21:47:00Z">
        <w:r w:rsidR="00C64FD7" w:rsidRPr="00A80D8C" w:rsidDel="00B3248A">
          <w:rPr>
            <w:highlight w:val="yellow"/>
          </w:rPr>
          <w:delText>s</w:delText>
        </w:r>
      </w:del>
      <w:r w:rsidR="00C64FD7" w:rsidRPr="00A80D8C">
        <w:rPr>
          <w:highlight w:val="yellow"/>
        </w:rPr>
        <w:t xml:space="preserve"> kelp </w:t>
      </w:r>
      <w:r w:rsidR="00C64FD7" w:rsidRPr="00A80D8C">
        <w:rPr>
          <w:highlight w:val="yellow"/>
        </w:rPr>
        <w:lastRenderedPageBreak/>
        <w:t xml:space="preserve">forests, we stand to lose this important ecosystem function. </w:t>
      </w:r>
      <w:r w:rsidR="006F4686" w:rsidRPr="00A80D8C">
        <w:rPr>
          <w:highlight w:val="yellow"/>
        </w:rPr>
        <w:t>At fine</w:t>
      </w:r>
      <w:ins w:id="116" w:author="Isabelle Cote" w:date="2024-11-15T13:47:00Z" w16du:dateUtc="2024-11-15T21:47:00Z">
        <w:r w:rsidR="00B3248A">
          <w:rPr>
            <w:highlight w:val="yellow"/>
          </w:rPr>
          <w:t xml:space="preserve"> </w:t>
        </w:r>
      </w:ins>
      <w:del w:id="117" w:author="Isabelle Cote" w:date="2024-11-15T13:47:00Z" w16du:dateUtc="2024-11-15T21:47:00Z">
        <w:r w:rsidR="006F4686" w:rsidRPr="00A80D8C" w:rsidDel="00B3248A">
          <w:rPr>
            <w:highlight w:val="yellow"/>
          </w:rPr>
          <w:delText>-</w:delText>
        </w:r>
      </w:del>
      <w:r w:rsidR="006F4686" w:rsidRPr="00A80D8C">
        <w:rPr>
          <w:highlight w:val="yellow"/>
        </w:rPr>
        <w:t xml:space="preserve">scales, </w:t>
      </w:r>
      <w:r w:rsidR="008138C7" w:rsidRPr="00A80D8C">
        <w:rPr>
          <w:highlight w:val="yellow"/>
        </w:rPr>
        <w:t xml:space="preserve">invertebrates and fishes living in close contact with primary producers </w:t>
      </w:r>
      <w:r w:rsidR="00150219" w:rsidRPr="00A80D8C">
        <w:rPr>
          <w:highlight w:val="yellow"/>
        </w:rPr>
        <w:t>can</w:t>
      </w:r>
      <w:r w:rsidR="008138C7" w:rsidRPr="00A80D8C">
        <w:rPr>
          <w:highlight w:val="yellow"/>
        </w:rPr>
        <w:t xml:space="preserve"> enrich seaweeds directly. Many seaweeds are capable of surge uptake of NH₄⁺</w:t>
      </w:r>
      <w:r w:rsidR="00C64FD7" w:rsidRPr="00A80D8C">
        <w:rPr>
          <w:highlight w:val="yellow"/>
        </w:rPr>
        <w:t xml:space="preserve"> </w:t>
      </w:r>
      <w:r w:rsidR="00C64FD7" w:rsidRPr="00A80D8C">
        <w:rPr>
          <w:highlight w:val="yellow"/>
        </w:rPr>
        <w:fldChar w:fldCharType="begin"/>
      </w:r>
      <w:r w:rsidR="00C64FD7" w:rsidRPr="00A80D8C">
        <w:rPr>
          <w:highlight w:val="yellow"/>
        </w:rPr>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A80D8C">
        <w:rPr>
          <w:highlight w:val="yellow"/>
        </w:rPr>
        <w:fldChar w:fldCharType="separate"/>
      </w:r>
      <w:r w:rsidR="00C64FD7" w:rsidRPr="00A80D8C">
        <w:rPr>
          <w:noProof/>
          <w:highlight w:val="yellow"/>
        </w:rPr>
        <w:t>(Cedeno et al., 2021)</w:t>
      </w:r>
      <w:r w:rsidR="00C64FD7" w:rsidRPr="00A80D8C">
        <w:rPr>
          <w:highlight w:val="yellow"/>
        </w:rPr>
        <w:fldChar w:fldCharType="end"/>
      </w:r>
      <w:r w:rsidR="008138C7" w:rsidRPr="00A80D8C">
        <w:rPr>
          <w:highlight w:val="yellow"/>
        </w:rPr>
        <w:t xml:space="preserve">, which allow them to maximize </w:t>
      </w:r>
      <w:ins w:id="118" w:author="Isabelle Cote" w:date="2024-11-15T13:48:00Z" w16du:dateUtc="2024-11-15T21:48:00Z">
        <w:r w:rsidR="00B3248A">
          <w:rPr>
            <w:highlight w:val="yellow"/>
          </w:rPr>
          <w:t xml:space="preserve">the </w:t>
        </w:r>
      </w:ins>
      <w:r w:rsidR="008138C7" w:rsidRPr="00A80D8C">
        <w:rPr>
          <w:highlight w:val="yellow"/>
        </w:rPr>
        <w:t xml:space="preserve">benefit from </w:t>
      </w:r>
      <w:ins w:id="119" w:author="Isabelle Cote" w:date="2024-11-15T13:48:00Z" w16du:dateUtc="2024-11-15T21:48:00Z">
        <w:r w:rsidR="00B3248A">
          <w:rPr>
            <w:highlight w:val="yellow"/>
          </w:rPr>
          <w:t xml:space="preserve">animal </w:t>
        </w:r>
      </w:ins>
      <w:r w:rsidR="008138C7" w:rsidRPr="00A80D8C">
        <w:rPr>
          <w:highlight w:val="yellow"/>
        </w:rPr>
        <w:t xml:space="preserve">excretion directly on their thalli. Indeed, given turnover rates of water and NH₄⁺ uptake rates, seaweeds in New Zealand were estimated to derive up to 79% of </w:t>
      </w:r>
      <w:ins w:id="120" w:author="Isabelle Cote" w:date="2024-11-15T13:48:00Z" w16du:dateUtc="2024-11-15T21:48:00Z">
        <w:r w:rsidR="00B3248A">
          <w:rPr>
            <w:highlight w:val="yellow"/>
          </w:rPr>
          <w:t xml:space="preserve">their </w:t>
        </w:r>
      </w:ins>
      <w:r w:rsidR="008138C7" w:rsidRPr="00A80D8C">
        <w:rPr>
          <w:highlight w:val="yellow"/>
        </w:rPr>
        <w:t xml:space="preserve">needed nitrogen from </w:t>
      </w:r>
      <w:r w:rsidR="00150219" w:rsidRPr="00A80D8C">
        <w:rPr>
          <w:highlight w:val="yellow"/>
        </w:rPr>
        <w:t xml:space="preserve">direct </w:t>
      </w:r>
      <w:r w:rsidR="008138C7" w:rsidRPr="00A80D8C">
        <w:rPr>
          <w:highlight w:val="yellow"/>
        </w:rPr>
        <w:t>epifauna excretion</w:t>
      </w:r>
      <w:r w:rsidR="002E1F14">
        <w:rPr>
          <w:highlight w:val="yellow"/>
        </w:rPr>
        <w:t xml:space="preserve"> </w:t>
      </w:r>
      <w:commentRangeStart w:id="121"/>
      <w:r w:rsidR="002E1F14">
        <w:rPr>
          <w:highlight w:val="yellow"/>
        </w:rPr>
        <w:fldChar w:fldCharType="begin"/>
      </w:r>
      <w:r w:rsidR="002E1F14">
        <w:rPr>
          <w:highlight w:val="yellow"/>
        </w:rPr>
        <w:instrText xml:space="preserve"> ADDIN ZOTERO_ITEM CSL_CITATION {"citationID":"w8tsqhuA","properties":{"formattedCitation":"(Taylor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Pr>
          <w:highlight w:val="yellow"/>
        </w:rPr>
        <w:fldChar w:fldCharType="separate"/>
      </w:r>
      <w:r w:rsidR="002E1F14">
        <w:rPr>
          <w:noProof/>
          <w:highlight w:val="yellow"/>
        </w:rPr>
        <w:t>(Taylor and Rees, 1998)</w:t>
      </w:r>
      <w:r w:rsidR="002E1F14">
        <w:rPr>
          <w:highlight w:val="yellow"/>
        </w:rPr>
        <w:fldChar w:fldCharType="end"/>
      </w:r>
      <w:commentRangeEnd w:id="121"/>
      <w:r w:rsidR="00B3248A">
        <w:rPr>
          <w:rStyle w:val="CommentReference"/>
        </w:rPr>
        <w:commentReference w:id="121"/>
      </w:r>
      <w:r w:rsidR="008138C7" w:rsidRPr="00A80D8C">
        <w:rPr>
          <w:highlight w:val="yellow"/>
        </w:rPr>
        <w:t>.</w:t>
      </w:r>
      <w:r w:rsidR="00C64FD7">
        <w:t xml:space="preserve"> </w:t>
      </w:r>
    </w:p>
    <w:p w14:paraId="6D270B3E" w14:textId="77777777" w:rsidR="006B09F2" w:rsidRPr="009D0A6F" w:rsidRDefault="006B09F2"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3E46EB4D" w14:textId="6EDB13A8" w:rsidR="003E52B2" w:rsidRDefault="00741F8A" w:rsidP="001C6002">
      <w:pPr>
        <w:spacing w:line="480" w:lineRule="auto"/>
      </w:pPr>
      <w:commentRangeStart w:id="122"/>
      <w:r>
        <w:t xml:space="preserve">Despite </w:t>
      </w:r>
      <w:commentRangeEnd w:id="122"/>
      <w:r w:rsidR="00892365">
        <w:rPr>
          <w:rStyle w:val="CommentReference"/>
        </w:rPr>
        <w:commentReference w:id="122"/>
      </w:r>
      <w:r>
        <w:t>the mixing forces of currents</w:t>
      </w:r>
      <w:del w:id="123" w:author="Isabelle Cote" w:date="2024-11-15T13:48:00Z" w16du:dateUtc="2024-11-15T21:48:00Z">
        <w:r w:rsidDel="00B3248A">
          <w:delText xml:space="preserve"> and</w:delText>
        </w:r>
      </w:del>
      <w:ins w:id="124" w:author="Isabelle Cote" w:date="2024-11-15T13:48:00Z" w16du:dateUtc="2024-11-15T21:48:00Z">
        <w:r w:rsidR="00B3248A">
          <w:t>,</w:t>
        </w:r>
      </w:ins>
      <w:r>
        <w:t xml:space="preserve"> tides</w:t>
      </w:r>
      <w:ins w:id="125" w:author="Isabelle Cote" w:date="2024-11-15T13:49:00Z" w16du:dateUtc="2024-11-15T21:49:00Z">
        <w:r w:rsidR="00B3248A">
          <w:t xml:space="preserve"> and waves</w:t>
        </w:r>
      </w:ins>
      <w:r>
        <w:t xml:space="preserve">, spatial heterogeneity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 xml:space="preserve">concentration </w:t>
      </w:r>
      <w:r w:rsidR="006260D7">
        <w:t>wa</w:t>
      </w:r>
      <w:r w:rsidR="00E07FB1">
        <w:t>s</w:t>
      </w:r>
      <w:r>
        <w:t xml:space="preserve"> detectable at </w:t>
      </w:r>
      <w:proofErr w:type="spellStart"/>
      <w:r w:rsidR="001C6002">
        <w:t>meso</w:t>
      </w:r>
      <w:proofErr w:type="spellEnd"/>
      <w:r w:rsidR="001C6002">
        <w:t>, small, and fine</w:t>
      </w:r>
      <w:r>
        <w:t xml:space="preserve"> </w:t>
      </w:r>
      <w:r w:rsidR="006260D7">
        <w:t xml:space="preserve">spatial </w:t>
      </w:r>
      <w:r>
        <w:t>scales</w:t>
      </w:r>
      <w:r w:rsidR="008A0791">
        <w:t>.</w:t>
      </w:r>
      <w:r w:rsidR="00C64FD7">
        <w:t xml:space="preserve"> </w:t>
      </w:r>
      <w:r w:rsidR="00425018">
        <w:t xml:space="preserve">Given the annual depletion of nitrates each summer </w:t>
      </w:r>
      <w:r w:rsidR="00425018">
        <w:fldChar w:fldCharType="begin"/>
      </w:r>
      <w:r w:rsidR="00425018">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fldChar w:fldCharType="separate"/>
      </w:r>
      <w:r w:rsidR="00425018">
        <w:rPr>
          <w:noProof/>
        </w:rPr>
        <w:t>(Druehl et al., 1989)</w:t>
      </w:r>
      <w:r w:rsidR="00425018">
        <w:fldChar w:fldCharType="end"/>
      </w:r>
      <w:r w:rsidR="00425018">
        <w:t xml:space="preserve">, primary producers’ preference for NH₄⁺ over nitrate </w:t>
      </w:r>
      <w:r w:rsidR="00425018">
        <w:fldChar w:fldCharType="begin"/>
      </w:r>
      <w:r w:rsidR="00425018">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fldChar w:fldCharType="separate"/>
      </w:r>
      <w:r w:rsidR="00425018">
        <w:rPr>
          <w:noProof/>
        </w:rPr>
        <w:t>(Phillips and Hurd, 2004)</w:t>
      </w:r>
      <w:r w:rsidR="00425018">
        <w:fldChar w:fldCharType="end"/>
      </w:r>
      <w:r w:rsidR="00425018">
        <w:t xml:space="preserve">, and capacity for surge uptake of NH₄⁺ </w:t>
      </w:r>
      <w:r w:rsidR="00425018">
        <w:fldChar w:fldCharType="begin"/>
      </w:r>
      <w:r w:rsidR="002E1F14">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fldChar w:fldCharType="separate"/>
      </w:r>
      <w:r w:rsidR="00425018">
        <w:rPr>
          <w:noProof/>
        </w:rPr>
        <w:t>(Cedeno et al., 2021)</w:t>
      </w:r>
      <w:r w:rsidR="00425018">
        <w:fldChar w:fldCharType="end"/>
      </w:r>
      <w:r w:rsidR="00425018">
        <w:t xml:space="preserve">, it seems likely the animal-driven variation in NH₄⁺ we observed could contribute to heterogeneity in primary productivity. </w:t>
      </w:r>
      <w:r w:rsidR="00AA3E02">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t xml:space="preserve">. </w:t>
      </w:r>
      <w:r w:rsidR="00AA3E02">
        <w:t xml:space="preserve">Instead, animals in temperate waters likely drive bottom-up effects across </w:t>
      </w:r>
      <w:del w:id="126" w:author="Isabelle Cote" w:date="2024-11-15T13:49:00Z" w16du:dateUtc="2024-11-15T21:49:00Z">
        <w:r w:rsidR="00AA3E02" w:rsidDel="00074E10">
          <w:delText xml:space="preserve">meso, small, and fine </w:delText>
        </w:r>
      </w:del>
      <w:r w:rsidR="00AA3E02">
        <w:t>scales while also contributing to top-down effects.</w:t>
      </w:r>
      <w:r w:rsidR="000A5345">
        <w:t xml:space="preserve">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t>Acknowledgements</w:t>
      </w:r>
    </w:p>
    <w:p w14:paraId="0F8A8B2B" w14:textId="5C105803" w:rsidR="006214D6" w:rsidRDefault="008E795A" w:rsidP="00282591">
      <w:pPr>
        <w:spacing w:line="480" w:lineRule="auto"/>
      </w:pPr>
      <w:r>
        <w:lastRenderedPageBreak/>
        <w:t>We are grateful</w:t>
      </w:r>
      <w:r w:rsidR="00E94D69">
        <w:t xml:space="preserve"> to the volunteers who conduct </w:t>
      </w:r>
      <w:r>
        <w:t xml:space="preserve">annual </w:t>
      </w:r>
      <w:r w:rsidR="00E94D69">
        <w:t xml:space="preserve">Reef Life Surveys and to </w:t>
      </w:r>
      <w:r>
        <w:t xml:space="preserve">Dr. </w:t>
      </w:r>
      <w:r w:rsidR="00E94D69">
        <w:t xml:space="preserve">Amanda Bates and the </w:t>
      </w:r>
      <w:r w:rsidR="00E94D69" w:rsidRPr="00E94D69">
        <w:t>Canada Research Chairs Program</w:t>
      </w:r>
      <w:r w:rsidR="00E94D69">
        <w:t xml:space="preserve"> for funding this critical long-term monitoring work. Thank you to Siobhan Gray, Dave Porter, Phil Lavoie, Kelly Clement, and all the Bamfield Marine Sciences Center staff for their ongoing support. </w:t>
      </w:r>
      <w:r w:rsidR="003F3DBB">
        <w:t xml:space="preserve">Thank you to </w:t>
      </w:r>
      <w:r w:rsidR="003F3DBB" w:rsidRPr="003F3DBB">
        <w:t xml:space="preserve">Brittnie </w:t>
      </w:r>
      <w:proofErr w:type="spellStart"/>
      <w:r w:rsidR="003F3DBB" w:rsidRPr="003F3DBB">
        <w:t>Spriel</w:t>
      </w:r>
      <w:proofErr w:type="spellEnd"/>
      <w:r w:rsidR="003F3DBB" w:rsidRPr="003F3DBB">
        <w:t xml:space="preserve"> </w:t>
      </w:r>
      <w:r w:rsidR="003F3DBB">
        <w:t xml:space="preserve">and </w:t>
      </w:r>
      <w:r w:rsidR="003F3DBB" w:rsidRPr="003F3DBB">
        <w:t xml:space="preserve">Kayla Holloway </w:t>
      </w:r>
      <w:r w:rsidR="003F3DBB">
        <w:t xml:space="preserve">for their assistance with the crab cages. </w:t>
      </w:r>
      <w:r w:rsidR="00E94D69">
        <w:t>Hailey Davi</w:t>
      </w:r>
      <w:r w:rsidR="005613C5">
        <w:t>e</w:t>
      </w:r>
      <w:r w:rsidR="00E94D69">
        <w:t xml:space="preserve">s provided the </w:t>
      </w:r>
      <w:r w:rsidR="0076719B">
        <w:t>illustrations</w:t>
      </w:r>
      <w:r w:rsidR="00E94D69">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49CB26EC" w:rsidR="00A960B5" w:rsidRPr="007A68CB" w:rsidRDefault="00B51E94" w:rsidP="007A68CB">
      <w:pPr>
        <w:rPr>
          <w:b/>
        </w:rPr>
      </w:pPr>
      <w:r>
        <w:rPr>
          <w:b/>
          <w:noProof/>
        </w:rPr>
        <w:drawing>
          <wp:inline distT="0" distB="0" distL="0" distR="0" wp14:anchorId="233F11E6" wp14:editId="6AD55942">
            <wp:extent cx="4699000" cy="4953000"/>
            <wp:effectExtent l="0" t="0" r="0" b="0"/>
            <wp:docPr id="122993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4199" name="Picture 12299341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2934B076"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in Barkley Sound, B</w:t>
      </w:r>
      <w:r w:rsidR="00EC105C">
        <w:t xml:space="preserve">ritish </w:t>
      </w:r>
      <w:r w:rsidR="000D0396">
        <w:t>C</w:t>
      </w:r>
      <w:r w:rsidR="00EC105C">
        <w:t>olumbia, Canada</w:t>
      </w:r>
      <w:r w:rsidR="000D0396" w:rsidRPr="005835B5">
        <w:rPr>
          <w:bCs/>
        </w:rPr>
        <w:t>.</w:t>
      </w:r>
      <w:r w:rsidR="000D0396">
        <w:rPr>
          <w:b/>
        </w:rPr>
        <w:t xml:space="preserve"> </w:t>
      </w:r>
      <w:r w:rsidR="00A32263">
        <w:t>(</w:t>
      </w:r>
      <w:r w:rsidR="000D0396">
        <w:t>a)</w:t>
      </w:r>
      <w:r w:rsidR="00A32263">
        <w:t xml:space="preserve"> </w:t>
      </w:r>
      <w:r w:rsidR="00033D21">
        <w:t>Meso-scale (a</w:t>
      </w:r>
      <w:r w:rsidR="00A32263">
        <w:t>mong-site</w:t>
      </w:r>
      <w:r w:rsidR="00033D21">
        <w:t>)</w:t>
      </w:r>
      <w:r w:rsidR="00A32263">
        <w:t>, (</w:t>
      </w:r>
      <w:r w:rsidR="000D0396">
        <w:t>b</w:t>
      </w:r>
      <w:r w:rsidR="00A32263">
        <w:t xml:space="preserve">) </w:t>
      </w:r>
      <w:r w:rsidR="00033D21">
        <w:t>small-scale (</w:t>
      </w:r>
      <w:r w:rsidR="00A32263">
        <w:t>within-site</w:t>
      </w:r>
      <w:r w:rsidR="00033D21">
        <w:t>)</w:t>
      </w:r>
      <w:r w:rsidR="00A32263">
        <w:t>, and (</w:t>
      </w:r>
      <w:r w:rsidR="000D0396">
        <w:t>c</w:t>
      </w:r>
      <w:r w:rsidR="00A32263">
        <w:t xml:space="preserve">) </w:t>
      </w:r>
      <w:r w:rsidR="00033D21">
        <w:t>fine-scale (microhabitat)</w:t>
      </w:r>
      <w:r w:rsidR="00A32263">
        <w:t xml:space="preserve">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scale</w:t>
      </w:r>
      <w:r w:rsidR="000D0396">
        <w:t xml:space="preserve"> </w:t>
      </w:r>
      <w:r w:rsidR="00AD62DF">
        <w:t xml:space="preserve">ammonium </w:t>
      </w:r>
      <w:r w:rsidR="00006B3F">
        <w:t>variation</w:t>
      </w:r>
      <w:r w:rsidR="00AD62DF">
        <w:t xml:space="preserve">, and kelp forests surveyed (triangles) for </w:t>
      </w:r>
      <w:r w:rsidR="00B46066">
        <w:t>small-scale</w:t>
      </w:r>
      <w:r w:rsidR="000D0396">
        <w:t xml:space="preserv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 xml:space="preserve">ndicates the location of the </w:t>
      </w:r>
      <w:r w:rsidR="00033D21">
        <w:t xml:space="preserve">fine scale </w:t>
      </w:r>
      <w:r w:rsidR="00D36A7A" w:rsidRPr="00314455">
        <w:t>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1ACD020C"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 xml:space="preserve">ammonium concentration observed across 27 rocky reef sites </w:t>
      </w:r>
      <w:r w:rsidR="006479F8">
        <w:t xml:space="preserve">(meso-scale) </w:t>
      </w:r>
      <w:r w:rsidR="00623DD8">
        <w:t>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471233">
        <w:t>with</w:t>
      </w:r>
      <w:r w:rsidR="00FE153F">
        <w:t xml:space="preserve">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w:t>
      </w:r>
      <w:r w:rsidR="00471233">
        <w:t xml:space="preserve"> with</w:t>
      </w:r>
      <w:r w:rsidR="00C826A7">
        <w:t xml:space="preserve"> a gamma distribution (link = ‘log’)</w:t>
      </w:r>
      <w:r w:rsidR="00471233">
        <w:t>,</w:t>
      </w:r>
      <w:r w:rsidR="00C826A7">
        <w:t xml:space="preserve"> so coefficients are presented in log space. Continuous predictors were centred and scaled </w:t>
      </w:r>
      <w:r w:rsidR="00471233">
        <w:t>to compare</w:t>
      </w:r>
      <w:r w:rsidR="00C826A7">
        <w:t xml:space="preserve">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06680544" w:rsidR="0095043F" w:rsidRDefault="00830EF2" w:rsidP="00C05A5A">
      <w:r>
        <w:rPr>
          <w:noProof/>
        </w:rPr>
        <w:lastRenderedPageBreak/>
        <w:drawing>
          <wp:inline distT="0" distB="0" distL="0" distR="0" wp14:anchorId="5F9EB9AC" wp14:editId="3B933271">
            <wp:extent cx="5943600" cy="5943600"/>
            <wp:effectExtent l="0" t="0" r="0" b="0"/>
            <wp:docPr id="14237766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76638" name="Picture 1"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3A9D4590"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 xml:space="preserve">inside vs outside kelp forests across 16 sites </w:t>
      </w:r>
      <w:r w:rsidR="006479F8">
        <w:t xml:space="preserve">(small-scale) </w:t>
      </w:r>
      <w:r w:rsidR="00623DD8">
        <w:t>in Barkley Sound</w:t>
      </w:r>
      <w:r w:rsidR="009B2182">
        <w:t>, British Columbia, Canada</w:t>
      </w:r>
      <w:r w:rsidR="00623DD8">
        <w:t xml:space="preserve">. </w:t>
      </w:r>
      <w:r w:rsidR="00C826A7">
        <w:t xml:space="preserve">(a) </w:t>
      </w:r>
      <w:r w:rsidR="00D37004">
        <w:t xml:space="preserve">Model coefficients </w:t>
      </w:r>
      <w:r w:rsidR="00471233">
        <w:t>with</w:t>
      </w:r>
      <w:r w:rsidR="00C826A7">
        <w:t xml:space="preserve">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2A8E1E5" w:rsidR="0058230D" w:rsidRPr="00946EB9" w:rsidRDefault="0058230D">
      <w:r>
        <w:rPr>
          <w:b/>
        </w:rPr>
        <w:t xml:space="preserve">Figure </w:t>
      </w:r>
      <w:r w:rsidR="00377E7D">
        <w:rPr>
          <w:b/>
        </w:rPr>
        <w:t>4</w:t>
      </w:r>
      <w:r>
        <w:rPr>
          <w:b/>
        </w:rPr>
        <w:t xml:space="preserve">. </w:t>
      </w:r>
      <w:r w:rsidR="00033D21">
        <w:t>Fine scale</w:t>
      </w:r>
      <w:r w:rsidR="00B46066">
        <w:t xml:space="preserve"> </w:t>
      </w:r>
      <w:r w:rsidR="00623DD8">
        <w:t xml:space="preserve">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 xml:space="preserve">medium,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70BDD310" w14:textId="62F69D53" w:rsidR="005166D6" w:rsidRPr="002F7D37" w:rsidRDefault="00F10A37" w:rsidP="002F7D37">
      <w:pPr>
        <w:spacing w:line="480" w:lineRule="auto"/>
        <w:rPr>
          <w:bCs/>
        </w:rPr>
      </w:pPr>
      <w:r>
        <w:rPr>
          <w:b/>
        </w:rPr>
        <w:lastRenderedPageBreak/>
        <w:t xml:space="preserve">Electronic Supplement 1. </w:t>
      </w:r>
      <w:r w:rsidRPr="0096667C">
        <w:rPr>
          <w:bCs/>
        </w:rPr>
        <w:t>Supplementary tables and figures.</w:t>
      </w:r>
    </w:p>
    <w:p w14:paraId="0E0B3FF7" w14:textId="6B513796" w:rsidR="00791FF5" w:rsidRDefault="002F7D37" w:rsidP="00E81946">
      <w:pPr>
        <w:rPr>
          <w:b/>
        </w:rPr>
      </w:pPr>
      <w:r>
        <w:rPr>
          <w:b/>
          <w:noProof/>
        </w:rPr>
        <w:drawing>
          <wp:inline distT="0" distB="0" distL="0" distR="0" wp14:anchorId="25CE5973" wp14:editId="4F385116">
            <wp:extent cx="4089400" cy="1944992"/>
            <wp:effectExtent l="0" t="0" r="0" b="0"/>
            <wp:docPr id="449147724" name="Picture 3" descr="A green hill with yellow dot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47724" name="Picture 3" descr="A green hill with yellow dots and a black text&#10;&#10;Description automatically generated"/>
                    <pic:cNvPicPr/>
                  </pic:nvPicPr>
                  <pic:blipFill rotWithShape="1">
                    <a:blip r:embed="rId16" cstate="print">
                      <a:extLst>
                        <a:ext uri="{28A0092B-C50C-407E-A947-70E740481C1C}">
                          <a14:useLocalDpi xmlns:a14="http://schemas.microsoft.com/office/drawing/2010/main" val="0"/>
                        </a:ext>
                      </a:extLst>
                    </a:blip>
                    <a:srcRect t="9913"/>
                    <a:stretch/>
                  </pic:blipFill>
                  <pic:spPr bwMode="auto">
                    <a:xfrm>
                      <a:off x="0" y="0"/>
                      <a:ext cx="4089400" cy="1944992"/>
                    </a:xfrm>
                    <a:prstGeom prst="rect">
                      <a:avLst/>
                    </a:prstGeom>
                    <a:ln>
                      <a:noFill/>
                    </a:ln>
                    <a:extLst>
                      <a:ext uri="{53640926-AAD7-44D8-BBD7-CCE9431645EC}">
                        <a14:shadowObscured xmlns:a14="http://schemas.microsoft.com/office/drawing/2010/main"/>
                      </a:ext>
                    </a:extLst>
                  </pic:spPr>
                </pic:pic>
              </a:graphicData>
            </a:graphic>
          </wp:inline>
        </w:drawing>
      </w:r>
    </w:p>
    <w:p w14:paraId="4D804E60" w14:textId="77777777" w:rsidR="00074E10" w:rsidRDefault="00074E10">
      <w:pPr>
        <w:rPr>
          <w:ins w:id="127" w:author="Isabelle Cote" w:date="2024-11-15T13:50:00Z" w16du:dateUtc="2024-11-15T21:50:00Z"/>
          <w:b/>
        </w:rPr>
      </w:pPr>
    </w:p>
    <w:p w14:paraId="09CFF5E1" w14:textId="77777777" w:rsidR="00074E10" w:rsidRDefault="00074E10">
      <w:pPr>
        <w:rPr>
          <w:ins w:id="128" w:author="Isabelle Cote" w:date="2024-11-15T13:50:00Z" w16du:dateUtc="2024-11-15T21:50:00Z"/>
          <w:b/>
        </w:rPr>
      </w:pPr>
    </w:p>
    <w:p w14:paraId="0C3E18DE" w14:textId="40203136" w:rsidR="00AE1D84" w:rsidRDefault="00E81946">
      <w:r>
        <w:rPr>
          <w:b/>
        </w:rPr>
        <w:t xml:space="preserve">Figure </w:t>
      </w:r>
      <w:r w:rsidR="003840BD">
        <w:rPr>
          <w:b/>
        </w:rPr>
        <w:t>S1.</w:t>
      </w:r>
      <w:r>
        <w:rPr>
          <w:b/>
        </w:rPr>
        <w:t xml:space="preserve">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 xml:space="preserve">and </w:t>
      </w:r>
      <w:del w:id="129" w:author="Isabelle Cote" w:date="2024-11-15T13:51:00Z" w16du:dateUtc="2024-11-15T21:51:00Z">
        <w:r w:rsidR="00791FF5" w:rsidRPr="00791FF5" w:rsidDel="00074E10">
          <w:rPr>
            <w:lang w:val="en-US"/>
          </w:rPr>
          <w:delText xml:space="preserve">surveyed </w:delText>
        </w:r>
      </w:del>
      <w:ins w:id="130" w:author="Isabelle Cote" w:date="2024-11-15T13:51:00Z" w16du:dateUtc="2024-11-15T21:51:00Z">
        <w:r w:rsidR="00074E10">
          <w:rPr>
            <w:lang w:val="en-US"/>
          </w:rPr>
          <w:t>counted</w:t>
        </w:r>
        <w:r w:rsidR="00074E10" w:rsidRPr="00791FF5">
          <w:rPr>
            <w:lang w:val="en-US"/>
          </w:rPr>
          <w:t xml:space="preserve"> </w:t>
        </w:r>
      </w:ins>
      <w:r w:rsidR="00791FF5" w:rsidRPr="00791FF5">
        <w:rPr>
          <w:lang w:val="en-US"/>
        </w:rPr>
        <w:t xml:space="preserve">fishes in the water column </w:t>
      </w:r>
      <w:ins w:id="131" w:author="Isabelle Cote" w:date="2024-11-15T13:51:00Z" w16du:dateUtc="2024-11-15T21:51:00Z">
        <w:r w:rsidR="00074E10">
          <w:rPr>
            <w:lang w:val="en-US"/>
          </w:rPr>
          <w:t xml:space="preserve">within </w:t>
        </w:r>
      </w:ins>
      <w:r w:rsidR="00791FF5" w:rsidRPr="00791FF5">
        <w:rPr>
          <w:lang w:val="en-US"/>
        </w:rPr>
        <w:t>5 m on either side of the transect (light blue shaded area</w:t>
      </w:r>
      <w:r w:rsidR="00B0699C">
        <w:rPr>
          <w:lang w:val="en-US"/>
        </w:rPr>
        <w:t>s</w:t>
      </w:r>
      <w:r w:rsidR="00791FF5" w:rsidRPr="00791FF5">
        <w:rPr>
          <w:lang w:val="en-US"/>
        </w:rPr>
        <w:t xml:space="preserve">), and cryptic fishes and macroinvertebrates </w:t>
      </w:r>
      <w:ins w:id="132" w:author="Isabelle Cote" w:date="2024-11-15T13:51:00Z" w16du:dateUtc="2024-11-15T21:51:00Z">
        <w:r w:rsidR="00074E10">
          <w:rPr>
            <w:lang w:val="en-US"/>
          </w:rPr>
          <w:t xml:space="preserve">within </w:t>
        </w:r>
      </w:ins>
      <w:r w:rsidR="00791FF5" w:rsidRPr="00791FF5">
        <w:rPr>
          <w:lang w:val="en-US"/>
        </w:rPr>
        <w:t>1 m on either side of the transect (darker blue shaded area). Next, we ran four 5 m long transects into the kelp forest</w:t>
      </w:r>
      <w:ins w:id="133" w:author="Isabelle Cote" w:date="2024-11-15T13:50:00Z" w16du:dateUtc="2024-11-15T21:50:00Z">
        <w:r w:rsidR="00074E10">
          <w:rPr>
            <w:lang w:val="en-US"/>
          </w:rPr>
          <w:t>,</w:t>
        </w:r>
      </w:ins>
      <w:r w:rsidR="00791FF5" w:rsidRPr="00791FF5">
        <w:rPr>
          <w:lang w:val="en-US"/>
        </w:rPr>
        <w:t xml:space="preserve"> 5 m</w:t>
      </w:r>
      <w:del w:id="134" w:author="Isabelle Cote" w:date="2024-11-15T13:50:00Z" w16du:dateUtc="2024-11-15T21:50:00Z">
        <w:r w:rsidR="00791FF5" w:rsidRPr="00791FF5" w:rsidDel="00074E10">
          <w:rPr>
            <w:lang w:val="en-US"/>
          </w:rPr>
          <w:delText>eters</w:delText>
        </w:r>
      </w:del>
      <w:r w:rsidR="00791FF5" w:rsidRPr="00791FF5">
        <w:rPr>
          <w:lang w:val="en-US"/>
        </w:rPr>
        <w:t xml:space="preserve"> apart from each other</w:t>
      </w:r>
      <w:ins w:id="135" w:author="Isabelle Cote" w:date="2024-11-15T13:50:00Z" w16du:dateUtc="2024-11-15T21:50:00Z">
        <w:r w:rsidR="00074E10">
          <w:rPr>
            <w:lang w:val="en-US"/>
          </w:rPr>
          <w:t>,</w:t>
        </w:r>
      </w:ins>
      <w:r w:rsidR="00791FF5" w:rsidRPr="00791FF5">
        <w:rPr>
          <w:lang w:val="en-US"/>
        </w:rPr>
        <w:t xml:space="preserve"> to assess kelp density and biomass </w:t>
      </w:r>
      <w:ins w:id="136" w:author="Isabelle Cote" w:date="2024-11-15T13:51:00Z" w16du:dateUtc="2024-11-15T21:51:00Z">
        <w:r w:rsidR="00074E10">
          <w:rPr>
            <w:lang w:val="en-US"/>
          </w:rPr>
          <w:t xml:space="preserve">within </w:t>
        </w:r>
      </w:ins>
      <w:r w:rsidR="00791FF5" w:rsidRPr="00791FF5">
        <w:rPr>
          <w:lang w:val="en-US"/>
        </w:rPr>
        <w:t xml:space="preserve">0.5 m on either side of the transect (four perpendicular black lines). </w:t>
      </w:r>
      <w:ins w:id="137" w:author="Isabelle Cote" w:date="2024-11-15T13:51:00Z" w16du:dateUtc="2024-11-15T21:51:00Z">
        <w:r w:rsidR="00074E10">
          <w:rPr>
            <w:lang w:val="en-US"/>
          </w:rPr>
          <w:t>Finally, w</w:t>
        </w:r>
      </w:ins>
      <w:del w:id="138" w:author="Isabelle Cote" w:date="2024-11-15T13:51:00Z" w16du:dateUtc="2024-11-15T21:51:00Z">
        <w:r w:rsidR="00791FF5" w:rsidRPr="00791FF5" w:rsidDel="00074E10">
          <w:rPr>
            <w:lang w:val="en-US"/>
          </w:rPr>
          <w:delText>W</w:delText>
        </w:r>
      </w:del>
      <w:r w:rsidR="00791FF5" w:rsidRPr="00791FF5">
        <w:rPr>
          <w:lang w:val="en-US"/>
        </w:rPr>
        <w:t>e took NH₄⁺ samples at the beginning and end of the first three kelp transects (yellow circles) to compare NH₄⁺ inside vs outside kelp forests.</w:t>
      </w:r>
    </w:p>
    <w:p w14:paraId="28FDFA7B" w14:textId="5FE6B5B0" w:rsidR="00532F36" w:rsidRPr="00AE1D84" w:rsidRDefault="00AE1D84">
      <w:r>
        <w:br w:type="page"/>
      </w:r>
    </w:p>
    <w:p w14:paraId="5092677A" w14:textId="22C63A48" w:rsidR="00F122DB" w:rsidRDefault="00717F32" w:rsidP="00F122DB">
      <w:pPr>
        <w:rPr>
          <w:b/>
        </w:rPr>
      </w:pPr>
      <w:r>
        <w:rPr>
          <w:b/>
          <w:noProof/>
        </w:rPr>
        <w:lastRenderedPageBreak/>
        <w:drawing>
          <wp:inline distT="0" distB="0" distL="0" distR="0" wp14:anchorId="29B6A404" wp14:editId="3B9CFC89">
            <wp:extent cx="5943600" cy="3343275"/>
            <wp:effectExtent l="0" t="0" r="0" b="0"/>
            <wp:docPr id="518268811" name="Picture 4" descr="A diagram of a flow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68811" name="Picture 4" descr="A diagram of a flow ra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DEE0E1" w14:textId="1CDB65BB" w:rsidR="00791FF5" w:rsidRPr="00532F36" w:rsidRDefault="00B21893" w:rsidP="00532F36">
      <w:pPr>
        <w:rPr>
          <w:bCs/>
        </w:rPr>
      </w:pPr>
      <w:r>
        <w:rPr>
          <w:b/>
        </w:rPr>
        <w:t xml:space="preserve">Figure </w:t>
      </w:r>
      <w:r w:rsidR="003840BD">
        <w:rPr>
          <w:b/>
        </w:rPr>
        <w:t>S1.</w:t>
      </w:r>
      <w:r>
        <w:rPr>
          <w:b/>
        </w:rPr>
        <w:t xml:space="preserve">2. </w:t>
      </w:r>
      <w:r>
        <w:rPr>
          <w:bCs/>
        </w:rPr>
        <w:t>Increase in ammonium in containers containing zero or four California sea cucumbers (</w:t>
      </w:r>
      <w:proofErr w:type="spellStart"/>
      <w:r w:rsidRPr="00B21893">
        <w:rPr>
          <w:bCs/>
          <w:i/>
          <w:iCs/>
        </w:rPr>
        <w:t>Apostichopus</w:t>
      </w:r>
      <w:proofErr w:type="spellEnd"/>
      <w:r w:rsidRPr="00B21893">
        <w:rPr>
          <w:bCs/>
          <w:i/>
          <w:iCs/>
        </w:rPr>
        <w:t xml:space="preserve"> californicus</w:t>
      </w:r>
      <w:r>
        <w:rPr>
          <w:bCs/>
        </w:rPr>
        <w:t xml:space="preserve">) relative to initial ammonium concentration after </w:t>
      </w:r>
      <w:r w:rsidR="00055BCA">
        <w:rPr>
          <w:bCs/>
        </w:rPr>
        <w:t>24</w:t>
      </w:r>
      <w:r>
        <w:rPr>
          <w:bCs/>
        </w:rPr>
        <w:t xml:space="preserve"> hours </w:t>
      </w:r>
      <w:r w:rsidR="00532F36">
        <w:rPr>
          <w:bCs/>
        </w:rPr>
        <w:t xml:space="preserve">in mesocosms </w:t>
      </w:r>
      <w:r>
        <w:rPr>
          <w:bCs/>
        </w:rPr>
        <w:t xml:space="preserve">with varying flow rates. Shaded areas indicate 95% confidence intervals, and raw data </w:t>
      </w:r>
      <w:r w:rsidR="002A6FAB">
        <w:rPr>
          <w:bCs/>
        </w:rPr>
        <w:t>are</w:t>
      </w:r>
      <w:r>
        <w:rPr>
          <w:bCs/>
        </w:rPr>
        <w:t xml:space="preserve"> plotted as points.</w:t>
      </w:r>
      <w:r w:rsidR="001D14D5">
        <w:rPr>
          <w:bCs/>
        </w:rPr>
        <w:t xml:space="preserve"> </w:t>
      </w:r>
      <w:r w:rsidR="00532F36">
        <w:rPr>
          <w:bCs/>
        </w:rPr>
        <w:t>While</w:t>
      </w:r>
      <w:r w:rsidR="001D14D5">
        <w:rPr>
          <w:bCs/>
        </w:rPr>
        <w:t xml:space="preserve"> NH₄⁺ concentration remained the same </w:t>
      </w:r>
      <w:r w:rsidR="00532F36">
        <w:rPr>
          <w:bCs/>
        </w:rPr>
        <w:t>across flow rates in the control mesocosms</w:t>
      </w:r>
      <w:r w:rsidR="001D14D5">
        <w:rPr>
          <w:bCs/>
        </w:rPr>
        <w:t>, sea cucumbers enriched NH₄⁺ concentration</w:t>
      </w:r>
      <w:r w:rsidR="00532F36">
        <w:rPr>
          <w:bCs/>
        </w:rPr>
        <w:t xml:space="preserve"> when flow was low. </w:t>
      </w:r>
      <w:r w:rsidR="002A6FAB">
        <w:rPr>
          <w:bCs/>
        </w:rPr>
        <w:t xml:space="preserve">This </w:t>
      </w:r>
      <w:r w:rsidR="00532F36">
        <w:rPr>
          <w:bCs/>
        </w:rPr>
        <w:t>enrich</w:t>
      </w:r>
      <w:r w:rsidR="002A6FAB">
        <w:rPr>
          <w:bCs/>
        </w:rPr>
        <w:t>ment</w:t>
      </w:r>
      <w:r w:rsidR="00532F36">
        <w:rPr>
          <w:bCs/>
        </w:rPr>
        <w:t xml:space="preserve"> </w:t>
      </w:r>
      <w:r w:rsidR="001D14D5">
        <w:rPr>
          <w:bCs/>
        </w:rPr>
        <w:t xml:space="preserve">declined as flow </w:t>
      </w:r>
      <w:r w:rsidR="00532F36">
        <w:rPr>
          <w:bCs/>
        </w:rPr>
        <w:t xml:space="preserve">rate </w:t>
      </w:r>
      <w:r w:rsidR="001D14D5">
        <w:rPr>
          <w:bCs/>
        </w:rPr>
        <w:t xml:space="preserve">increased. </w:t>
      </w:r>
      <w:del w:id="139" w:author="Isabelle Cote" w:date="2024-11-15T13:52:00Z" w16du:dateUtc="2024-11-15T21:52:00Z">
        <w:r w:rsidR="001D14D5" w:rsidDel="00074E10">
          <w:rPr>
            <w:bCs/>
          </w:rPr>
          <w:delText xml:space="preserve">Therefore, we see that the ability of animals to increase NH₄⁺ concentration declines with increased flow as we’d expect…. </w:delText>
        </w:r>
      </w:del>
      <w:r w:rsidR="00791FF5">
        <w:rPr>
          <w:b/>
        </w:rPr>
        <w:br w:type="page"/>
      </w:r>
    </w:p>
    <w:p w14:paraId="4600395C" w14:textId="46B5CD97" w:rsidR="00405356" w:rsidRDefault="00405356" w:rsidP="00F122DB">
      <w:r w:rsidRPr="0064532D">
        <w:rPr>
          <w:b/>
        </w:rPr>
        <w:lastRenderedPageBreak/>
        <w:t xml:space="preserve">Table </w:t>
      </w:r>
      <w:r w:rsidR="003840BD">
        <w:rPr>
          <w:b/>
        </w:rPr>
        <w:t>S1.</w:t>
      </w:r>
      <w:r w:rsidRPr="0064532D">
        <w:rPr>
          <w:b/>
        </w:rPr>
        <w:t>1</w:t>
      </w:r>
      <w:r w:rsidR="0064532D" w:rsidRPr="0064532D">
        <w:rPr>
          <w:b/>
        </w:rPr>
        <w:t>.</w:t>
      </w:r>
      <w:r w:rsidR="0064532D">
        <w:t xml:space="preserve"> </w:t>
      </w:r>
      <w:r w:rsidR="003C2B32">
        <w:t>R</w:t>
      </w:r>
      <w:r w:rsidR="0064532D">
        <w:t xml:space="preserve">ocky reef sites sampled using Reef Life Survey methods, </w:t>
      </w:r>
      <w:r w:rsidR="003C2B32">
        <w:t xml:space="preserve">with </w:t>
      </w:r>
      <w:r w:rsidR="0064532D">
        <w:t xml:space="preserve">the </w:t>
      </w:r>
      <w:r w:rsidR="003C2B32">
        <w:t>associated coordinates and</w:t>
      </w:r>
      <w:r w:rsidR="0064532D">
        <w:t xml:space="preserv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074E10">
            <w:pPr>
              <w:jc w:val="left"/>
              <w:rPr>
                <w:color w:val="000000"/>
              </w:rPr>
              <w:pPrChange w:id="140" w:author="Isabelle Cote" w:date="2024-11-15T13:53:00Z" w16du:dateUtc="2024-11-15T21:53:00Z">
                <w:pPr/>
              </w:pPrChange>
            </w:pPr>
            <w:r w:rsidRPr="00405356">
              <w:rPr>
                <w:color w:val="000000"/>
              </w:rPr>
              <w:t>BMSC1</w:t>
            </w:r>
          </w:p>
        </w:tc>
        <w:tc>
          <w:tcPr>
            <w:tcW w:w="3544" w:type="dxa"/>
            <w:noWrap/>
            <w:hideMark/>
          </w:tcPr>
          <w:p w14:paraId="6A121C45" w14:textId="77777777" w:rsidR="00405356" w:rsidRPr="00405356" w:rsidRDefault="00405356" w:rsidP="00074E10">
            <w:pPr>
              <w:jc w:val="left"/>
              <w:rPr>
                <w:color w:val="000000"/>
              </w:rPr>
              <w:pPrChange w:id="141" w:author="Isabelle Cote" w:date="2024-11-15T13:53:00Z" w16du:dateUtc="2024-11-15T21:53:00Z">
                <w:pPr/>
              </w:pPrChange>
            </w:pPr>
            <w:r w:rsidRPr="00405356">
              <w:rPr>
                <w:color w:val="000000"/>
              </w:rPr>
              <w:t>Dodger Channel</w:t>
            </w:r>
          </w:p>
        </w:tc>
        <w:tc>
          <w:tcPr>
            <w:tcW w:w="3119" w:type="dxa"/>
            <w:noWrap/>
            <w:hideMark/>
          </w:tcPr>
          <w:p w14:paraId="53D3666C" w14:textId="77777777" w:rsidR="00405356" w:rsidRPr="00405356" w:rsidRDefault="00405356" w:rsidP="00074E10">
            <w:pPr>
              <w:jc w:val="left"/>
              <w:rPr>
                <w:color w:val="000000"/>
              </w:rPr>
              <w:pPrChange w:id="142" w:author="Isabelle Cote" w:date="2024-11-15T13:53:00Z" w16du:dateUtc="2024-11-15T21:53:00Z">
                <w:pPr/>
              </w:pPrChange>
            </w:pPr>
            <w:r w:rsidRPr="00405356">
              <w:rPr>
                <w:color w:val="000000"/>
              </w:rPr>
              <w:t>48.82894897, -125.1975708</w:t>
            </w:r>
          </w:p>
        </w:tc>
        <w:tc>
          <w:tcPr>
            <w:tcW w:w="2126" w:type="dxa"/>
          </w:tcPr>
          <w:p w14:paraId="6B14115D" w14:textId="42E8E057" w:rsidR="00405356" w:rsidRPr="0064532D" w:rsidRDefault="000E74A0" w:rsidP="00074E10">
            <w:pPr>
              <w:jc w:val="left"/>
              <w:rPr>
                <w:color w:val="000000"/>
              </w:rPr>
              <w:pPrChange w:id="143" w:author="Isabelle Cote" w:date="2024-11-15T13:53:00Z" w16du:dateUtc="2024-11-15T21:53:00Z">
                <w:pPr/>
              </w:pPrChange>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074E10">
            <w:pPr>
              <w:jc w:val="left"/>
              <w:rPr>
                <w:color w:val="000000"/>
              </w:rPr>
              <w:pPrChange w:id="144" w:author="Isabelle Cote" w:date="2024-11-15T13:53:00Z" w16du:dateUtc="2024-11-15T21:53:00Z">
                <w:pPr/>
              </w:pPrChange>
            </w:pPr>
            <w:r w:rsidRPr="00405356">
              <w:rPr>
                <w:color w:val="000000"/>
              </w:rPr>
              <w:t>BMSC2</w:t>
            </w:r>
          </w:p>
        </w:tc>
        <w:tc>
          <w:tcPr>
            <w:tcW w:w="3544" w:type="dxa"/>
            <w:noWrap/>
            <w:hideMark/>
          </w:tcPr>
          <w:p w14:paraId="2FF715E2" w14:textId="77777777" w:rsidR="00405356" w:rsidRPr="00405356" w:rsidRDefault="00405356" w:rsidP="00074E10">
            <w:pPr>
              <w:jc w:val="left"/>
              <w:rPr>
                <w:color w:val="000000"/>
              </w:rPr>
              <w:pPrChange w:id="145" w:author="Isabelle Cote" w:date="2024-11-15T13:53:00Z" w16du:dateUtc="2024-11-15T21:53:00Z">
                <w:pPr/>
              </w:pPrChange>
            </w:pPr>
            <w:r w:rsidRPr="00405356">
              <w:rPr>
                <w:color w:val="000000"/>
              </w:rPr>
              <w:t>Kirby</w:t>
            </w:r>
          </w:p>
        </w:tc>
        <w:tc>
          <w:tcPr>
            <w:tcW w:w="3119" w:type="dxa"/>
            <w:noWrap/>
            <w:hideMark/>
          </w:tcPr>
          <w:p w14:paraId="350F57F8" w14:textId="77777777" w:rsidR="00405356" w:rsidRPr="00405356" w:rsidRDefault="00405356" w:rsidP="00074E10">
            <w:pPr>
              <w:jc w:val="left"/>
              <w:rPr>
                <w:color w:val="000000"/>
              </w:rPr>
              <w:pPrChange w:id="146" w:author="Isabelle Cote" w:date="2024-11-15T13:53:00Z" w16du:dateUtc="2024-11-15T21:53:00Z">
                <w:pPr/>
              </w:pPrChange>
            </w:pPr>
            <w:r w:rsidRPr="00405356">
              <w:rPr>
                <w:color w:val="000000"/>
              </w:rPr>
              <w:t>48.85039902, -125.1987686</w:t>
            </w:r>
          </w:p>
        </w:tc>
        <w:tc>
          <w:tcPr>
            <w:tcW w:w="2126" w:type="dxa"/>
          </w:tcPr>
          <w:p w14:paraId="02DB6915" w14:textId="41AD5FB0" w:rsidR="00405356" w:rsidRPr="0064532D" w:rsidRDefault="000E74A0" w:rsidP="00074E10">
            <w:pPr>
              <w:jc w:val="left"/>
              <w:rPr>
                <w:color w:val="000000"/>
              </w:rPr>
              <w:pPrChange w:id="147" w:author="Isabelle Cote" w:date="2024-11-15T13:53:00Z" w16du:dateUtc="2024-11-15T21:53:00Z">
                <w:pPr/>
              </w:pPrChange>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074E10">
            <w:pPr>
              <w:jc w:val="left"/>
              <w:rPr>
                <w:color w:val="000000"/>
              </w:rPr>
              <w:pPrChange w:id="148" w:author="Isabelle Cote" w:date="2024-11-15T13:53:00Z" w16du:dateUtc="2024-11-15T21:53:00Z">
                <w:pPr/>
              </w:pPrChange>
            </w:pPr>
            <w:r w:rsidRPr="00405356">
              <w:rPr>
                <w:color w:val="000000"/>
              </w:rPr>
              <w:t>BMSC3</w:t>
            </w:r>
          </w:p>
        </w:tc>
        <w:tc>
          <w:tcPr>
            <w:tcW w:w="3544" w:type="dxa"/>
            <w:noWrap/>
            <w:hideMark/>
          </w:tcPr>
          <w:p w14:paraId="4CB92DAC" w14:textId="77777777" w:rsidR="00405356" w:rsidRPr="00405356" w:rsidRDefault="00405356" w:rsidP="00074E10">
            <w:pPr>
              <w:jc w:val="left"/>
              <w:rPr>
                <w:color w:val="000000"/>
              </w:rPr>
              <w:pPrChange w:id="149" w:author="Isabelle Cote" w:date="2024-11-15T13:53:00Z" w16du:dateUtc="2024-11-15T21:53:00Z">
                <w:pPr/>
              </w:pPrChange>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074E10">
            <w:pPr>
              <w:jc w:val="left"/>
              <w:rPr>
                <w:color w:val="000000"/>
              </w:rPr>
              <w:pPrChange w:id="150" w:author="Isabelle Cote" w:date="2024-11-15T13:53:00Z" w16du:dateUtc="2024-11-15T21:53:00Z">
                <w:pPr/>
              </w:pPrChange>
            </w:pPr>
            <w:r w:rsidRPr="00405356">
              <w:rPr>
                <w:color w:val="000000"/>
              </w:rPr>
              <w:t>48.85558319, -125.1837997</w:t>
            </w:r>
          </w:p>
        </w:tc>
        <w:tc>
          <w:tcPr>
            <w:tcW w:w="2126" w:type="dxa"/>
          </w:tcPr>
          <w:p w14:paraId="5ABF2FE6" w14:textId="11B1DA5E" w:rsidR="00405356" w:rsidRPr="0064532D" w:rsidRDefault="000E74A0" w:rsidP="00074E10">
            <w:pPr>
              <w:jc w:val="left"/>
              <w:rPr>
                <w:color w:val="000000"/>
              </w:rPr>
              <w:pPrChange w:id="151" w:author="Isabelle Cote" w:date="2024-11-15T13:53:00Z" w16du:dateUtc="2024-11-15T21:53:00Z">
                <w:pPr/>
              </w:pPrChange>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074E10">
            <w:pPr>
              <w:jc w:val="left"/>
              <w:rPr>
                <w:color w:val="000000"/>
              </w:rPr>
              <w:pPrChange w:id="152" w:author="Isabelle Cote" w:date="2024-11-15T13:53:00Z" w16du:dateUtc="2024-11-15T21:53:00Z">
                <w:pPr/>
              </w:pPrChange>
            </w:pPr>
            <w:r w:rsidRPr="00405356">
              <w:rPr>
                <w:color w:val="000000"/>
              </w:rPr>
              <w:t>BMSC4</w:t>
            </w:r>
          </w:p>
        </w:tc>
        <w:tc>
          <w:tcPr>
            <w:tcW w:w="3544" w:type="dxa"/>
            <w:noWrap/>
            <w:hideMark/>
          </w:tcPr>
          <w:p w14:paraId="325BF00C" w14:textId="77777777" w:rsidR="00405356" w:rsidRPr="00405356" w:rsidRDefault="00405356" w:rsidP="00074E10">
            <w:pPr>
              <w:jc w:val="left"/>
              <w:rPr>
                <w:color w:val="000000"/>
              </w:rPr>
              <w:pPrChange w:id="153" w:author="Isabelle Cote" w:date="2024-11-15T13:53:00Z" w16du:dateUtc="2024-11-15T21:53:00Z">
                <w:pPr/>
              </w:pPrChange>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074E10">
            <w:pPr>
              <w:jc w:val="left"/>
              <w:rPr>
                <w:color w:val="000000"/>
              </w:rPr>
              <w:pPrChange w:id="154" w:author="Isabelle Cote" w:date="2024-11-15T13:53:00Z" w16du:dateUtc="2024-11-15T21:53:00Z">
                <w:pPr/>
              </w:pPrChange>
            </w:pPr>
            <w:r w:rsidRPr="00405356">
              <w:rPr>
                <w:color w:val="000000"/>
              </w:rPr>
              <w:t>48.81511688, -125.1753311</w:t>
            </w:r>
          </w:p>
        </w:tc>
        <w:tc>
          <w:tcPr>
            <w:tcW w:w="2126" w:type="dxa"/>
          </w:tcPr>
          <w:p w14:paraId="778EAEF5" w14:textId="49A91D6B" w:rsidR="00405356" w:rsidRPr="0064532D" w:rsidRDefault="0064532D" w:rsidP="00074E10">
            <w:pPr>
              <w:jc w:val="left"/>
              <w:rPr>
                <w:color w:val="000000"/>
              </w:rPr>
              <w:pPrChange w:id="155" w:author="Isabelle Cote" w:date="2024-11-15T13:53:00Z" w16du:dateUtc="2024-11-15T21:53:00Z">
                <w:pPr/>
              </w:pPrChange>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074E10">
            <w:pPr>
              <w:jc w:val="left"/>
              <w:rPr>
                <w:color w:val="000000"/>
              </w:rPr>
              <w:pPrChange w:id="156" w:author="Isabelle Cote" w:date="2024-11-15T13:53:00Z" w16du:dateUtc="2024-11-15T21:53:00Z">
                <w:pPr/>
              </w:pPrChange>
            </w:pPr>
            <w:r w:rsidRPr="00405356">
              <w:rPr>
                <w:color w:val="000000"/>
              </w:rPr>
              <w:t>BMSC5</w:t>
            </w:r>
          </w:p>
        </w:tc>
        <w:tc>
          <w:tcPr>
            <w:tcW w:w="3544" w:type="dxa"/>
            <w:noWrap/>
            <w:hideMark/>
          </w:tcPr>
          <w:p w14:paraId="477562F7" w14:textId="77777777" w:rsidR="00405356" w:rsidRPr="00405356" w:rsidRDefault="00405356" w:rsidP="00074E10">
            <w:pPr>
              <w:jc w:val="left"/>
              <w:rPr>
                <w:color w:val="000000"/>
              </w:rPr>
              <w:pPrChange w:id="157" w:author="Isabelle Cote" w:date="2024-11-15T13:53:00Z" w16du:dateUtc="2024-11-15T21:53:00Z">
                <w:pPr/>
              </w:pPrChange>
            </w:pPr>
            <w:r w:rsidRPr="00405356">
              <w:rPr>
                <w:color w:val="000000"/>
              </w:rPr>
              <w:t>Taylor Rock</w:t>
            </w:r>
          </w:p>
        </w:tc>
        <w:tc>
          <w:tcPr>
            <w:tcW w:w="3119" w:type="dxa"/>
            <w:noWrap/>
            <w:hideMark/>
          </w:tcPr>
          <w:p w14:paraId="7D6275C5" w14:textId="77777777" w:rsidR="00405356" w:rsidRPr="00405356" w:rsidRDefault="00405356" w:rsidP="00074E10">
            <w:pPr>
              <w:jc w:val="left"/>
              <w:rPr>
                <w:color w:val="000000"/>
              </w:rPr>
              <w:pPrChange w:id="158" w:author="Isabelle Cote" w:date="2024-11-15T13:53:00Z" w16du:dateUtc="2024-11-15T21:53:00Z">
                <w:pPr/>
              </w:pPrChange>
            </w:pPr>
            <w:r w:rsidRPr="00405356">
              <w:rPr>
                <w:color w:val="000000"/>
              </w:rPr>
              <w:t>48.82733154, -125.1966019</w:t>
            </w:r>
          </w:p>
        </w:tc>
        <w:tc>
          <w:tcPr>
            <w:tcW w:w="2126" w:type="dxa"/>
          </w:tcPr>
          <w:p w14:paraId="61BCFF2D" w14:textId="77DA7D17" w:rsidR="00405356" w:rsidRPr="0064532D" w:rsidRDefault="0064532D" w:rsidP="00074E10">
            <w:pPr>
              <w:jc w:val="left"/>
              <w:rPr>
                <w:color w:val="000000"/>
              </w:rPr>
              <w:pPrChange w:id="159" w:author="Isabelle Cote" w:date="2024-11-15T13:53:00Z" w16du:dateUtc="2024-11-15T21:53:00Z">
                <w:pPr/>
              </w:pPrChange>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074E10">
            <w:pPr>
              <w:jc w:val="left"/>
              <w:rPr>
                <w:color w:val="000000"/>
              </w:rPr>
              <w:pPrChange w:id="160" w:author="Isabelle Cote" w:date="2024-11-15T13:53:00Z" w16du:dateUtc="2024-11-15T21:53:00Z">
                <w:pPr/>
              </w:pPrChange>
            </w:pPr>
            <w:r w:rsidRPr="00405356">
              <w:rPr>
                <w:color w:val="000000"/>
              </w:rPr>
              <w:t>BMSC6</w:t>
            </w:r>
          </w:p>
        </w:tc>
        <w:tc>
          <w:tcPr>
            <w:tcW w:w="3544" w:type="dxa"/>
            <w:noWrap/>
            <w:hideMark/>
          </w:tcPr>
          <w:p w14:paraId="4CB7DC54" w14:textId="77777777" w:rsidR="00405356" w:rsidRPr="00405356" w:rsidRDefault="00405356" w:rsidP="00074E10">
            <w:pPr>
              <w:jc w:val="left"/>
              <w:rPr>
                <w:color w:val="000000"/>
              </w:rPr>
              <w:pPrChange w:id="161" w:author="Isabelle Cote" w:date="2024-11-15T13:53:00Z" w16du:dateUtc="2024-11-15T21:53:00Z">
                <w:pPr/>
              </w:pPrChange>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074E10">
            <w:pPr>
              <w:jc w:val="left"/>
              <w:rPr>
                <w:color w:val="000000"/>
              </w:rPr>
              <w:pPrChange w:id="162" w:author="Isabelle Cote" w:date="2024-11-15T13:53:00Z" w16du:dateUtc="2024-11-15T21:53:00Z">
                <w:pPr/>
              </w:pPrChange>
            </w:pPr>
            <w:r w:rsidRPr="00405356">
              <w:rPr>
                <w:color w:val="000000"/>
              </w:rPr>
              <w:t>48.95023346, -125.1555481</w:t>
            </w:r>
          </w:p>
        </w:tc>
        <w:tc>
          <w:tcPr>
            <w:tcW w:w="2126" w:type="dxa"/>
          </w:tcPr>
          <w:p w14:paraId="62A5785F" w14:textId="13FDD8CA" w:rsidR="00405356" w:rsidRPr="0064532D" w:rsidRDefault="0064532D" w:rsidP="00074E10">
            <w:pPr>
              <w:jc w:val="left"/>
              <w:rPr>
                <w:color w:val="000000"/>
              </w:rPr>
              <w:pPrChange w:id="163" w:author="Isabelle Cote" w:date="2024-11-15T13:53:00Z" w16du:dateUtc="2024-11-15T21:53:00Z">
                <w:pPr/>
              </w:pPrChange>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074E10">
            <w:pPr>
              <w:jc w:val="left"/>
              <w:rPr>
                <w:color w:val="000000"/>
              </w:rPr>
              <w:pPrChange w:id="164" w:author="Isabelle Cote" w:date="2024-11-15T13:53:00Z" w16du:dateUtc="2024-11-15T21:53:00Z">
                <w:pPr/>
              </w:pPrChange>
            </w:pPr>
            <w:r w:rsidRPr="00405356">
              <w:rPr>
                <w:color w:val="000000"/>
              </w:rPr>
              <w:t>BMSC7</w:t>
            </w:r>
          </w:p>
        </w:tc>
        <w:tc>
          <w:tcPr>
            <w:tcW w:w="3544" w:type="dxa"/>
            <w:noWrap/>
            <w:hideMark/>
          </w:tcPr>
          <w:p w14:paraId="383E5A0B" w14:textId="6F82A024" w:rsidR="00405356" w:rsidRPr="00405356" w:rsidRDefault="00405356" w:rsidP="00074E10">
            <w:pPr>
              <w:jc w:val="left"/>
              <w:rPr>
                <w:color w:val="000000"/>
              </w:rPr>
              <w:pPrChange w:id="165" w:author="Isabelle Cote" w:date="2024-11-15T13:53:00Z" w16du:dateUtc="2024-11-15T21:53:00Z">
                <w:pPr/>
              </w:pPrChange>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074E10">
            <w:pPr>
              <w:jc w:val="left"/>
              <w:rPr>
                <w:color w:val="000000"/>
              </w:rPr>
              <w:pPrChange w:id="166" w:author="Isabelle Cote" w:date="2024-11-15T13:53:00Z" w16du:dateUtc="2024-11-15T21:53:00Z">
                <w:pPr/>
              </w:pPrChange>
            </w:pPr>
            <w:r w:rsidRPr="00405356">
              <w:rPr>
                <w:color w:val="000000"/>
              </w:rPr>
              <w:t>48.95464325, -125.1539917</w:t>
            </w:r>
          </w:p>
        </w:tc>
        <w:tc>
          <w:tcPr>
            <w:tcW w:w="2126" w:type="dxa"/>
          </w:tcPr>
          <w:p w14:paraId="223C3BE4" w14:textId="48A49732" w:rsidR="00405356" w:rsidRPr="0064532D" w:rsidRDefault="0064532D" w:rsidP="00074E10">
            <w:pPr>
              <w:jc w:val="left"/>
              <w:rPr>
                <w:color w:val="000000"/>
              </w:rPr>
              <w:pPrChange w:id="167" w:author="Isabelle Cote" w:date="2024-11-15T13:53:00Z" w16du:dateUtc="2024-11-15T21:53:00Z">
                <w:pPr/>
              </w:pPrChange>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074E10">
            <w:pPr>
              <w:jc w:val="left"/>
              <w:rPr>
                <w:color w:val="000000"/>
              </w:rPr>
              <w:pPrChange w:id="168" w:author="Isabelle Cote" w:date="2024-11-15T13:53:00Z" w16du:dateUtc="2024-11-15T21:53:00Z">
                <w:pPr/>
              </w:pPrChange>
            </w:pPr>
            <w:r w:rsidRPr="00405356">
              <w:rPr>
                <w:color w:val="000000"/>
              </w:rPr>
              <w:t>BMSC8</w:t>
            </w:r>
          </w:p>
        </w:tc>
        <w:tc>
          <w:tcPr>
            <w:tcW w:w="3544" w:type="dxa"/>
            <w:noWrap/>
            <w:hideMark/>
          </w:tcPr>
          <w:p w14:paraId="2892CACA" w14:textId="09516E75" w:rsidR="00405356" w:rsidRPr="00405356" w:rsidRDefault="00405356" w:rsidP="00074E10">
            <w:pPr>
              <w:jc w:val="left"/>
              <w:rPr>
                <w:color w:val="000000"/>
              </w:rPr>
              <w:pPrChange w:id="169" w:author="Isabelle Cote" w:date="2024-11-15T13:53:00Z" w16du:dateUtc="2024-11-15T21:53:00Z">
                <w:pPr/>
              </w:pPrChange>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074E10">
            <w:pPr>
              <w:jc w:val="left"/>
              <w:rPr>
                <w:color w:val="000000"/>
              </w:rPr>
              <w:pPrChange w:id="170" w:author="Isabelle Cote" w:date="2024-11-15T13:53:00Z" w16du:dateUtc="2024-11-15T21:53:00Z">
                <w:pPr/>
              </w:pPrChange>
            </w:pPr>
            <w:r w:rsidRPr="00405356">
              <w:rPr>
                <w:color w:val="000000"/>
              </w:rPr>
              <w:t>48.95508194, -125.1533737</w:t>
            </w:r>
          </w:p>
        </w:tc>
        <w:tc>
          <w:tcPr>
            <w:tcW w:w="2126" w:type="dxa"/>
          </w:tcPr>
          <w:p w14:paraId="50060E53" w14:textId="6D493F97" w:rsidR="00405356" w:rsidRPr="0064532D" w:rsidRDefault="0064532D" w:rsidP="00074E10">
            <w:pPr>
              <w:jc w:val="left"/>
              <w:rPr>
                <w:color w:val="000000"/>
              </w:rPr>
              <w:pPrChange w:id="171" w:author="Isabelle Cote" w:date="2024-11-15T13:53:00Z" w16du:dateUtc="2024-11-15T21:53:00Z">
                <w:pPr/>
              </w:pPrChange>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074E10">
            <w:pPr>
              <w:jc w:val="left"/>
              <w:rPr>
                <w:color w:val="000000"/>
              </w:rPr>
              <w:pPrChange w:id="172" w:author="Isabelle Cote" w:date="2024-11-15T13:53:00Z" w16du:dateUtc="2024-11-15T21:53:00Z">
                <w:pPr/>
              </w:pPrChange>
            </w:pPr>
            <w:r w:rsidRPr="00405356">
              <w:rPr>
                <w:color w:val="000000"/>
              </w:rPr>
              <w:t>BMSC9</w:t>
            </w:r>
          </w:p>
        </w:tc>
        <w:tc>
          <w:tcPr>
            <w:tcW w:w="3544" w:type="dxa"/>
            <w:noWrap/>
            <w:hideMark/>
          </w:tcPr>
          <w:p w14:paraId="26371DF4" w14:textId="77777777" w:rsidR="00405356" w:rsidRPr="00405356" w:rsidRDefault="00405356" w:rsidP="00074E10">
            <w:pPr>
              <w:jc w:val="left"/>
              <w:rPr>
                <w:color w:val="000000"/>
              </w:rPr>
              <w:pPrChange w:id="173" w:author="Isabelle Cote" w:date="2024-11-15T13:53:00Z" w16du:dateUtc="2024-11-15T21:53:00Z">
                <w:pPr/>
              </w:pPrChange>
            </w:pPr>
            <w:r w:rsidRPr="00405356">
              <w:rPr>
                <w:color w:val="000000"/>
              </w:rPr>
              <w:t>Eagle Bay</w:t>
            </w:r>
          </w:p>
        </w:tc>
        <w:tc>
          <w:tcPr>
            <w:tcW w:w="3119" w:type="dxa"/>
            <w:noWrap/>
            <w:hideMark/>
          </w:tcPr>
          <w:p w14:paraId="2B84F1D5" w14:textId="77777777" w:rsidR="00405356" w:rsidRPr="00405356" w:rsidRDefault="00405356" w:rsidP="00074E10">
            <w:pPr>
              <w:jc w:val="left"/>
              <w:rPr>
                <w:color w:val="000000"/>
              </w:rPr>
              <w:pPrChange w:id="174" w:author="Isabelle Cote" w:date="2024-11-15T13:53:00Z" w16du:dateUtc="2024-11-15T21:53:00Z">
                <w:pPr/>
              </w:pPrChange>
            </w:pPr>
            <w:r w:rsidRPr="00405356">
              <w:rPr>
                <w:color w:val="000000"/>
              </w:rPr>
              <w:t>48.83478928, -125.1470261</w:t>
            </w:r>
          </w:p>
        </w:tc>
        <w:tc>
          <w:tcPr>
            <w:tcW w:w="2126" w:type="dxa"/>
          </w:tcPr>
          <w:p w14:paraId="74F31210" w14:textId="2E19694F" w:rsidR="00405356" w:rsidRPr="0064532D" w:rsidRDefault="0064532D" w:rsidP="00074E10">
            <w:pPr>
              <w:jc w:val="left"/>
              <w:rPr>
                <w:color w:val="000000"/>
              </w:rPr>
              <w:pPrChange w:id="175" w:author="Isabelle Cote" w:date="2024-11-15T13:53:00Z" w16du:dateUtc="2024-11-15T21:53:00Z">
                <w:pPr/>
              </w:pPrChange>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074E10">
            <w:pPr>
              <w:jc w:val="left"/>
              <w:rPr>
                <w:color w:val="000000"/>
              </w:rPr>
              <w:pPrChange w:id="176" w:author="Isabelle Cote" w:date="2024-11-15T13:53:00Z" w16du:dateUtc="2024-11-15T21:53:00Z">
                <w:pPr/>
              </w:pPrChange>
            </w:pPr>
            <w:r w:rsidRPr="00405356">
              <w:rPr>
                <w:color w:val="000000"/>
              </w:rPr>
              <w:t>BMSC10</w:t>
            </w:r>
          </w:p>
        </w:tc>
        <w:tc>
          <w:tcPr>
            <w:tcW w:w="3544" w:type="dxa"/>
            <w:noWrap/>
            <w:hideMark/>
          </w:tcPr>
          <w:p w14:paraId="37D0308B" w14:textId="77777777" w:rsidR="00405356" w:rsidRPr="00405356" w:rsidRDefault="00405356" w:rsidP="00074E10">
            <w:pPr>
              <w:jc w:val="left"/>
              <w:rPr>
                <w:color w:val="000000"/>
              </w:rPr>
              <w:pPrChange w:id="177" w:author="Isabelle Cote" w:date="2024-11-15T13:53:00Z" w16du:dateUtc="2024-11-15T21:53:00Z">
                <w:pPr/>
              </w:pPrChange>
            </w:pPr>
            <w:r w:rsidRPr="00405356">
              <w:rPr>
                <w:color w:val="000000"/>
              </w:rPr>
              <w:t>Ross Islets Slug Island</w:t>
            </w:r>
          </w:p>
        </w:tc>
        <w:tc>
          <w:tcPr>
            <w:tcW w:w="3119" w:type="dxa"/>
            <w:noWrap/>
            <w:hideMark/>
          </w:tcPr>
          <w:p w14:paraId="48E310FF" w14:textId="77777777" w:rsidR="00405356" w:rsidRPr="00405356" w:rsidRDefault="00405356" w:rsidP="00074E10">
            <w:pPr>
              <w:jc w:val="left"/>
              <w:rPr>
                <w:color w:val="000000"/>
              </w:rPr>
              <w:pPrChange w:id="178" w:author="Isabelle Cote" w:date="2024-11-15T13:53:00Z" w16du:dateUtc="2024-11-15T21:53:00Z">
                <w:pPr/>
              </w:pPrChange>
            </w:pPr>
            <w:r w:rsidRPr="00405356">
              <w:rPr>
                <w:color w:val="000000"/>
              </w:rPr>
              <w:t>48.87051773, -125.160347</w:t>
            </w:r>
          </w:p>
        </w:tc>
        <w:tc>
          <w:tcPr>
            <w:tcW w:w="2126" w:type="dxa"/>
          </w:tcPr>
          <w:p w14:paraId="69ED493D" w14:textId="1FE9D371" w:rsidR="00405356" w:rsidRPr="0064532D" w:rsidRDefault="0064532D" w:rsidP="00074E10">
            <w:pPr>
              <w:jc w:val="left"/>
              <w:rPr>
                <w:color w:val="000000"/>
              </w:rPr>
              <w:pPrChange w:id="179" w:author="Isabelle Cote" w:date="2024-11-15T13:53:00Z" w16du:dateUtc="2024-11-15T21:53:00Z">
                <w:pPr/>
              </w:pPrChange>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074E10">
            <w:pPr>
              <w:jc w:val="left"/>
              <w:rPr>
                <w:color w:val="000000"/>
              </w:rPr>
              <w:pPrChange w:id="180" w:author="Isabelle Cote" w:date="2024-11-15T13:53:00Z" w16du:dateUtc="2024-11-15T21:53:00Z">
                <w:pPr/>
              </w:pPrChange>
            </w:pPr>
            <w:r w:rsidRPr="00405356">
              <w:rPr>
                <w:color w:val="000000"/>
              </w:rPr>
              <w:t>BMSC11</w:t>
            </w:r>
          </w:p>
        </w:tc>
        <w:tc>
          <w:tcPr>
            <w:tcW w:w="3544" w:type="dxa"/>
            <w:noWrap/>
            <w:hideMark/>
          </w:tcPr>
          <w:p w14:paraId="70223F2F" w14:textId="77777777" w:rsidR="00405356" w:rsidRPr="00405356" w:rsidRDefault="00405356" w:rsidP="00074E10">
            <w:pPr>
              <w:jc w:val="left"/>
              <w:rPr>
                <w:color w:val="000000"/>
              </w:rPr>
              <w:pPrChange w:id="181" w:author="Isabelle Cote" w:date="2024-11-15T13:53:00Z" w16du:dateUtc="2024-11-15T21:53:00Z">
                <w:pPr/>
              </w:pPrChange>
            </w:pPr>
            <w:r w:rsidRPr="00405356">
              <w:rPr>
                <w:color w:val="000000"/>
              </w:rPr>
              <w:t>Wizard Island South</w:t>
            </w:r>
          </w:p>
        </w:tc>
        <w:tc>
          <w:tcPr>
            <w:tcW w:w="3119" w:type="dxa"/>
            <w:noWrap/>
            <w:hideMark/>
          </w:tcPr>
          <w:p w14:paraId="6CDEED3A" w14:textId="77777777" w:rsidR="00405356" w:rsidRPr="00405356" w:rsidRDefault="00405356" w:rsidP="00074E10">
            <w:pPr>
              <w:jc w:val="left"/>
              <w:rPr>
                <w:color w:val="000000"/>
              </w:rPr>
              <w:pPrChange w:id="182" w:author="Isabelle Cote" w:date="2024-11-15T13:53:00Z" w16du:dateUtc="2024-11-15T21:53:00Z">
                <w:pPr/>
              </w:pPrChange>
            </w:pPr>
            <w:r w:rsidRPr="00405356">
              <w:rPr>
                <w:color w:val="000000"/>
              </w:rPr>
              <w:t>48.85746765, -125.1582336</w:t>
            </w:r>
          </w:p>
        </w:tc>
        <w:tc>
          <w:tcPr>
            <w:tcW w:w="2126" w:type="dxa"/>
          </w:tcPr>
          <w:p w14:paraId="094FED63" w14:textId="71A431A7" w:rsidR="00405356" w:rsidRPr="0064532D" w:rsidRDefault="0064532D" w:rsidP="00074E10">
            <w:pPr>
              <w:jc w:val="left"/>
              <w:rPr>
                <w:color w:val="000000"/>
              </w:rPr>
              <w:pPrChange w:id="183" w:author="Isabelle Cote" w:date="2024-11-15T13:53:00Z" w16du:dateUtc="2024-11-15T21:53:00Z">
                <w:pPr/>
              </w:pPrChange>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074E10">
            <w:pPr>
              <w:jc w:val="left"/>
              <w:rPr>
                <w:color w:val="000000"/>
              </w:rPr>
              <w:pPrChange w:id="184" w:author="Isabelle Cote" w:date="2024-11-15T13:53:00Z" w16du:dateUtc="2024-11-15T21:53:00Z">
                <w:pPr/>
              </w:pPrChange>
            </w:pPr>
            <w:r w:rsidRPr="00405356">
              <w:rPr>
                <w:color w:val="000000"/>
              </w:rPr>
              <w:t>BMSC12</w:t>
            </w:r>
          </w:p>
        </w:tc>
        <w:tc>
          <w:tcPr>
            <w:tcW w:w="3544" w:type="dxa"/>
            <w:noWrap/>
            <w:hideMark/>
          </w:tcPr>
          <w:p w14:paraId="195141EA" w14:textId="77777777" w:rsidR="00405356" w:rsidRPr="00405356" w:rsidRDefault="00405356" w:rsidP="00074E10">
            <w:pPr>
              <w:jc w:val="left"/>
              <w:rPr>
                <w:color w:val="000000"/>
              </w:rPr>
              <w:pPrChange w:id="185" w:author="Isabelle Cote" w:date="2024-11-15T13:53:00Z" w16du:dateUtc="2024-11-15T21:53:00Z">
                <w:pPr/>
              </w:pPrChange>
            </w:pPr>
            <w:r w:rsidRPr="00405356">
              <w:rPr>
                <w:color w:val="000000"/>
              </w:rPr>
              <w:t>Wizard Island North</w:t>
            </w:r>
          </w:p>
        </w:tc>
        <w:tc>
          <w:tcPr>
            <w:tcW w:w="3119" w:type="dxa"/>
            <w:noWrap/>
            <w:hideMark/>
          </w:tcPr>
          <w:p w14:paraId="5D5A5A97" w14:textId="77777777" w:rsidR="00405356" w:rsidRPr="00405356" w:rsidRDefault="00405356" w:rsidP="00074E10">
            <w:pPr>
              <w:jc w:val="left"/>
              <w:rPr>
                <w:color w:val="000000"/>
              </w:rPr>
              <w:pPrChange w:id="186" w:author="Isabelle Cote" w:date="2024-11-15T13:53:00Z" w16du:dateUtc="2024-11-15T21:53:00Z">
                <w:pPr/>
              </w:pPrChange>
            </w:pPr>
            <w:r w:rsidRPr="00405356">
              <w:rPr>
                <w:color w:val="000000"/>
              </w:rPr>
              <w:t>48.858284, -125.1609192</w:t>
            </w:r>
          </w:p>
        </w:tc>
        <w:tc>
          <w:tcPr>
            <w:tcW w:w="2126" w:type="dxa"/>
          </w:tcPr>
          <w:p w14:paraId="3108E563" w14:textId="4311CC27" w:rsidR="00405356" w:rsidRPr="0064532D" w:rsidRDefault="0064532D" w:rsidP="00074E10">
            <w:pPr>
              <w:jc w:val="left"/>
              <w:rPr>
                <w:color w:val="000000"/>
              </w:rPr>
              <w:pPrChange w:id="187" w:author="Isabelle Cote" w:date="2024-11-15T13:53:00Z" w16du:dateUtc="2024-11-15T21:53:00Z">
                <w:pPr/>
              </w:pPrChange>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074E10">
            <w:pPr>
              <w:jc w:val="left"/>
              <w:rPr>
                <w:color w:val="000000"/>
              </w:rPr>
              <w:pPrChange w:id="188" w:author="Isabelle Cote" w:date="2024-11-15T13:53:00Z" w16du:dateUtc="2024-11-15T21:53:00Z">
                <w:pPr/>
              </w:pPrChange>
            </w:pPr>
            <w:r w:rsidRPr="00405356">
              <w:rPr>
                <w:color w:val="000000"/>
              </w:rPr>
              <w:t>BMSC13</w:t>
            </w:r>
          </w:p>
        </w:tc>
        <w:tc>
          <w:tcPr>
            <w:tcW w:w="3544" w:type="dxa"/>
            <w:noWrap/>
            <w:hideMark/>
          </w:tcPr>
          <w:p w14:paraId="3EE13071" w14:textId="77777777" w:rsidR="00405356" w:rsidRPr="00405356" w:rsidRDefault="00405356" w:rsidP="00074E10">
            <w:pPr>
              <w:jc w:val="left"/>
              <w:rPr>
                <w:color w:val="000000"/>
              </w:rPr>
              <w:pPrChange w:id="189" w:author="Isabelle Cote" w:date="2024-11-15T13:53:00Z" w16du:dateUtc="2024-11-15T21:53:00Z">
                <w:pPr/>
              </w:pPrChange>
            </w:pPr>
            <w:r w:rsidRPr="00405356">
              <w:rPr>
                <w:color w:val="000000"/>
              </w:rPr>
              <w:t>Effingham West</w:t>
            </w:r>
          </w:p>
        </w:tc>
        <w:tc>
          <w:tcPr>
            <w:tcW w:w="3119" w:type="dxa"/>
            <w:noWrap/>
            <w:hideMark/>
          </w:tcPr>
          <w:p w14:paraId="600C42DB" w14:textId="77777777" w:rsidR="00405356" w:rsidRPr="00405356" w:rsidRDefault="00405356" w:rsidP="00074E10">
            <w:pPr>
              <w:jc w:val="left"/>
              <w:rPr>
                <w:color w:val="000000"/>
              </w:rPr>
              <w:pPrChange w:id="190" w:author="Isabelle Cote" w:date="2024-11-15T13:53:00Z" w16du:dateUtc="2024-11-15T21:53:00Z">
                <w:pPr/>
              </w:pPrChange>
            </w:pPr>
            <w:r w:rsidRPr="00405356">
              <w:rPr>
                <w:color w:val="000000"/>
              </w:rPr>
              <w:t>48.8650322, -125.3137207</w:t>
            </w:r>
          </w:p>
        </w:tc>
        <w:tc>
          <w:tcPr>
            <w:tcW w:w="2126" w:type="dxa"/>
          </w:tcPr>
          <w:p w14:paraId="78056143" w14:textId="4DF9CC9E" w:rsidR="00405356" w:rsidRPr="0064532D" w:rsidRDefault="0064532D" w:rsidP="00074E10">
            <w:pPr>
              <w:jc w:val="left"/>
              <w:rPr>
                <w:color w:val="000000"/>
              </w:rPr>
              <w:pPrChange w:id="191" w:author="Isabelle Cote" w:date="2024-11-15T13:53:00Z" w16du:dateUtc="2024-11-15T21:53:00Z">
                <w:pPr/>
              </w:pPrChange>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074E10">
            <w:pPr>
              <w:jc w:val="left"/>
              <w:rPr>
                <w:color w:val="000000"/>
              </w:rPr>
              <w:pPrChange w:id="192" w:author="Isabelle Cote" w:date="2024-11-15T13:53:00Z" w16du:dateUtc="2024-11-15T21:53:00Z">
                <w:pPr/>
              </w:pPrChange>
            </w:pPr>
            <w:r w:rsidRPr="00405356">
              <w:rPr>
                <w:color w:val="000000"/>
              </w:rPr>
              <w:t>BMSC14</w:t>
            </w:r>
          </w:p>
        </w:tc>
        <w:tc>
          <w:tcPr>
            <w:tcW w:w="3544" w:type="dxa"/>
            <w:noWrap/>
            <w:hideMark/>
          </w:tcPr>
          <w:p w14:paraId="0D6E2306" w14:textId="77777777" w:rsidR="00405356" w:rsidRPr="00405356" w:rsidRDefault="00405356" w:rsidP="00074E10">
            <w:pPr>
              <w:jc w:val="left"/>
              <w:rPr>
                <w:color w:val="000000"/>
              </w:rPr>
              <w:pPrChange w:id="193" w:author="Isabelle Cote" w:date="2024-11-15T13:53:00Z" w16du:dateUtc="2024-11-15T21:53:00Z">
                <w:pPr/>
              </w:pPrChange>
            </w:pPr>
            <w:r w:rsidRPr="00405356">
              <w:rPr>
                <w:color w:val="000000"/>
              </w:rPr>
              <w:t>Effingham Archipelago</w:t>
            </w:r>
          </w:p>
        </w:tc>
        <w:tc>
          <w:tcPr>
            <w:tcW w:w="3119" w:type="dxa"/>
            <w:noWrap/>
            <w:hideMark/>
          </w:tcPr>
          <w:p w14:paraId="554260FD" w14:textId="77777777" w:rsidR="00405356" w:rsidRPr="00405356" w:rsidRDefault="00405356" w:rsidP="00074E10">
            <w:pPr>
              <w:jc w:val="left"/>
              <w:rPr>
                <w:color w:val="000000"/>
              </w:rPr>
              <w:pPrChange w:id="194" w:author="Isabelle Cote" w:date="2024-11-15T13:53:00Z" w16du:dateUtc="2024-11-15T21:53:00Z">
                <w:pPr/>
              </w:pPrChange>
            </w:pPr>
            <w:r w:rsidRPr="00405356">
              <w:rPr>
                <w:color w:val="000000"/>
              </w:rPr>
              <w:t>48.87908173, -125.2974014</w:t>
            </w:r>
          </w:p>
        </w:tc>
        <w:tc>
          <w:tcPr>
            <w:tcW w:w="2126" w:type="dxa"/>
          </w:tcPr>
          <w:p w14:paraId="6EDE732E" w14:textId="41B479A5" w:rsidR="00405356" w:rsidRPr="0064532D" w:rsidRDefault="0064532D" w:rsidP="00074E10">
            <w:pPr>
              <w:jc w:val="left"/>
              <w:rPr>
                <w:color w:val="000000"/>
              </w:rPr>
              <w:pPrChange w:id="195" w:author="Isabelle Cote" w:date="2024-11-15T13:53:00Z" w16du:dateUtc="2024-11-15T21:53:00Z">
                <w:pPr/>
              </w:pPrChange>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074E10">
            <w:pPr>
              <w:jc w:val="left"/>
              <w:rPr>
                <w:color w:val="000000"/>
              </w:rPr>
              <w:pPrChange w:id="196" w:author="Isabelle Cote" w:date="2024-11-15T13:53:00Z" w16du:dateUtc="2024-11-15T21:53:00Z">
                <w:pPr/>
              </w:pPrChange>
            </w:pPr>
            <w:r w:rsidRPr="00405356">
              <w:rPr>
                <w:color w:val="000000"/>
              </w:rPr>
              <w:t>BMSC15</w:t>
            </w:r>
          </w:p>
        </w:tc>
        <w:tc>
          <w:tcPr>
            <w:tcW w:w="3544" w:type="dxa"/>
            <w:noWrap/>
            <w:hideMark/>
          </w:tcPr>
          <w:p w14:paraId="78F05B28" w14:textId="77777777" w:rsidR="00405356" w:rsidRPr="00405356" w:rsidRDefault="00405356" w:rsidP="00074E10">
            <w:pPr>
              <w:jc w:val="left"/>
              <w:rPr>
                <w:color w:val="000000"/>
              </w:rPr>
              <w:pPrChange w:id="197" w:author="Isabelle Cote" w:date="2024-11-15T13:53:00Z" w16du:dateUtc="2024-11-15T21:53:00Z">
                <w:pPr/>
              </w:pPrChange>
            </w:pPr>
            <w:r w:rsidRPr="00405356">
              <w:rPr>
                <w:color w:val="000000"/>
              </w:rPr>
              <w:t>Raymond Kelp Rock</w:t>
            </w:r>
          </w:p>
        </w:tc>
        <w:tc>
          <w:tcPr>
            <w:tcW w:w="3119" w:type="dxa"/>
            <w:noWrap/>
            <w:hideMark/>
          </w:tcPr>
          <w:p w14:paraId="37E6062B" w14:textId="77777777" w:rsidR="00405356" w:rsidRPr="00405356" w:rsidRDefault="00405356" w:rsidP="00074E10">
            <w:pPr>
              <w:jc w:val="left"/>
              <w:rPr>
                <w:color w:val="000000"/>
              </w:rPr>
              <w:pPrChange w:id="198" w:author="Isabelle Cote" w:date="2024-11-15T13:53:00Z" w16du:dateUtc="2024-11-15T21:53:00Z">
                <w:pPr/>
              </w:pPrChange>
            </w:pPr>
            <w:r w:rsidRPr="00405356">
              <w:rPr>
                <w:color w:val="000000"/>
              </w:rPr>
              <w:t>48.88028336, -125.3128815</w:t>
            </w:r>
          </w:p>
        </w:tc>
        <w:tc>
          <w:tcPr>
            <w:tcW w:w="2126" w:type="dxa"/>
          </w:tcPr>
          <w:p w14:paraId="7572DF86" w14:textId="5C5781BD" w:rsidR="00405356" w:rsidRPr="0064532D" w:rsidRDefault="0064532D" w:rsidP="00074E10">
            <w:pPr>
              <w:jc w:val="left"/>
              <w:rPr>
                <w:color w:val="000000"/>
              </w:rPr>
              <w:pPrChange w:id="199" w:author="Isabelle Cote" w:date="2024-11-15T13:53:00Z" w16du:dateUtc="2024-11-15T21:53:00Z">
                <w:pPr/>
              </w:pPrChange>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074E10">
            <w:pPr>
              <w:jc w:val="left"/>
              <w:rPr>
                <w:color w:val="000000"/>
              </w:rPr>
              <w:pPrChange w:id="200" w:author="Isabelle Cote" w:date="2024-11-15T13:53:00Z" w16du:dateUtc="2024-11-15T21:53:00Z">
                <w:pPr/>
              </w:pPrChange>
            </w:pPr>
            <w:r w:rsidRPr="00405356">
              <w:rPr>
                <w:color w:val="000000"/>
              </w:rPr>
              <w:t>BMSC16</w:t>
            </w:r>
          </w:p>
        </w:tc>
        <w:tc>
          <w:tcPr>
            <w:tcW w:w="3544" w:type="dxa"/>
            <w:noWrap/>
            <w:hideMark/>
          </w:tcPr>
          <w:p w14:paraId="59CB8F93" w14:textId="77777777" w:rsidR="00405356" w:rsidRPr="00405356" w:rsidRDefault="00405356" w:rsidP="00074E10">
            <w:pPr>
              <w:jc w:val="left"/>
              <w:rPr>
                <w:color w:val="000000"/>
              </w:rPr>
              <w:pPrChange w:id="201" w:author="Isabelle Cote" w:date="2024-11-15T13:53:00Z" w16du:dateUtc="2024-11-15T21:53:00Z">
                <w:pPr/>
              </w:pPrChange>
            </w:pPr>
            <w:r w:rsidRPr="00405356">
              <w:rPr>
                <w:color w:val="000000"/>
              </w:rPr>
              <w:t>Faber Islets</w:t>
            </w:r>
          </w:p>
        </w:tc>
        <w:tc>
          <w:tcPr>
            <w:tcW w:w="3119" w:type="dxa"/>
            <w:noWrap/>
            <w:hideMark/>
          </w:tcPr>
          <w:p w14:paraId="714FD164" w14:textId="77777777" w:rsidR="00405356" w:rsidRPr="00405356" w:rsidRDefault="00405356" w:rsidP="00074E10">
            <w:pPr>
              <w:jc w:val="left"/>
              <w:rPr>
                <w:color w:val="000000"/>
              </w:rPr>
              <w:pPrChange w:id="202" w:author="Isabelle Cote" w:date="2024-11-15T13:53:00Z" w16du:dateUtc="2024-11-15T21:53:00Z">
                <w:pPr/>
              </w:pPrChange>
            </w:pPr>
            <w:r w:rsidRPr="00405356">
              <w:rPr>
                <w:color w:val="000000"/>
              </w:rPr>
              <w:t>48.89070129, -125.300499</w:t>
            </w:r>
          </w:p>
        </w:tc>
        <w:tc>
          <w:tcPr>
            <w:tcW w:w="2126" w:type="dxa"/>
          </w:tcPr>
          <w:p w14:paraId="448C3B9B" w14:textId="6C737689" w:rsidR="00405356" w:rsidRPr="0064532D" w:rsidRDefault="0064532D" w:rsidP="00074E10">
            <w:pPr>
              <w:jc w:val="left"/>
              <w:rPr>
                <w:color w:val="000000"/>
              </w:rPr>
              <w:pPrChange w:id="203" w:author="Isabelle Cote" w:date="2024-11-15T13:53:00Z" w16du:dateUtc="2024-11-15T21:53:00Z">
                <w:pPr/>
              </w:pPrChange>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074E10">
            <w:pPr>
              <w:jc w:val="left"/>
              <w:rPr>
                <w:color w:val="000000"/>
              </w:rPr>
              <w:pPrChange w:id="204" w:author="Isabelle Cote" w:date="2024-11-15T13:53:00Z" w16du:dateUtc="2024-11-15T21:53:00Z">
                <w:pPr/>
              </w:pPrChange>
            </w:pPr>
            <w:r w:rsidRPr="00405356">
              <w:rPr>
                <w:color w:val="000000"/>
              </w:rPr>
              <w:t>BMSC17</w:t>
            </w:r>
          </w:p>
        </w:tc>
        <w:tc>
          <w:tcPr>
            <w:tcW w:w="3544" w:type="dxa"/>
            <w:noWrap/>
            <w:hideMark/>
          </w:tcPr>
          <w:p w14:paraId="4452E91B" w14:textId="77777777" w:rsidR="00405356" w:rsidRPr="00405356" w:rsidRDefault="00405356" w:rsidP="00074E10">
            <w:pPr>
              <w:jc w:val="left"/>
              <w:rPr>
                <w:color w:val="000000"/>
              </w:rPr>
              <w:pPrChange w:id="205" w:author="Isabelle Cote" w:date="2024-11-15T13:53:00Z" w16du:dateUtc="2024-11-15T21:53:00Z">
                <w:pPr/>
              </w:pPrChange>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074E10">
            <w:pPr>
              <w:jc w:val="left"/>
              <w:rPr>
                <w:color w:val="000000"/>
              </w:rPr>
              <w:pPrChange w:id="206" w:author="Isabelle Cote" w:date="2024-11-15T13:53:00Z" w16du:dateUtc="2024-11-15T21:53:00Z">
                <w:pPr/>
              </w:pPrChange>
            </w:pPr>
            <w:r w:rsidRPr="00405356">
              <w:rPr>
                <w:color w:val="000000"/>
              </w:rPr>
              <w:t>48.86548233, -125.3614807</w:t>
            </w:r>
          </w:p>
        </w:tc>
        <w:tc>
          <w:tcPr>
            <w:tcW w:w="2126" w:type="dxa"/>
          </w:tcPr>
          <w:p w14:paraId="3202ACA4" w14:textId="538EF817" w:rsidR="00405356" w:rsidRPr="0064532D" w:rsidRDefault="0064532D" w:rsidP="00074E10">
            <w:pPr>
              <w:jc w:val="left"/>
              <w:rPr>
                <w:color w:val="000000"/>
              </w:rPr>
              <w:pPrChange w:id="207" w:author="Isabelle Cote" w:date="2024-11-15T13:53:00Z" w16du:dateUtc="2024-11-15T21:53:00Z">
                <w:pPr/>
              </w:pPrChange>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074E10">
            <w:pPr>
              <w:jc w:val="left"/>
              <w:rPr>
                <w:color w:val="000000"/>
              </w:rPr>
              <w:pPrChange w:id="208" w:author="Isabelle Cote" w:date="2024-11-15T13:53:00Z" w16du:dateUtc="2024-11-15T21:53:00Z">
                <w:pPr/>
              </w:pPrChange>
            </w:pPr>
            <w:r w:rsidRPr="00405356">
              <w:rPr>
                <w:color w:val="000000"/>
              </w:rPr>
              <w:t>BMSC18</w:t>
            </w:r>
          </w:p>
        </w:tc>
        <w:tc>
          <w:tcPr>
            <w:tcW w:w="3544" w:type="dxa"/>
            <w:noWrap/>
            <w:hideMark/>
          </w:tcPr>
          <w:p w14:paraId="3740ADD2" w14:textId="77777777" w:rsidR="00405356" w:rsidRPr="00405356" w:rsidRDefault="00405356" w:rsidP="00074E10">
            <w:pPr>
              <w:jc w:val="left"/>
              <w:rPr>
                <w:color w:val="000000"/>
              </w:rPr>
              <w:pPrChange w:id="209" w:author="Isabelle Cote" w:date="2024-11-15T13:53:00Z" w16du:dateUtc="2024-11-15T21:53:00Z">
                <w:pPr/>
              </w:pPrChange>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074E10">
            <w:pPr>
              <w:jc w:val="left"/>
              <w:rPr>
                <w:color w:val="000000"/>
              </w:rPr>
              <w:pPrChange w:id="210" w:author="Isabelle Cote" w:date="2024-11-15T13:53:00Z" w16du:dateUtc="2024-11-15T21:53:00Z">
                <w:pPr/>
              </w:pPrChange>
            </w:pPr>
            <w:r w:rsidRPr="00405356">
              <w:rPr>
                <w:color w:val="000000"/>
              </w:rPr>
              <w:t>48.91161728, -125.2670364</w:t>
            </w:r>
          </w:p>
        </w:tc>
        <w:tc>
          <w:tcPr>
            <w:tcW w:w="2126" w:type="dxa"/>
          </w:tcPr>
          <w:p w14:paraId="1410010B" w14:textId="76F52555" w:rsidR="00405356" w:rsidRPr="0064532D" w:rsidRDefault="0064532D" w:rsidP="00074E10">
            <w:pPr>
              <w:jc w:val="left"/>
              <w:rPr>
                <w:color w:val="000000"/>
              </w:rPr>
              <w:pPrChange w:id="211" w:author="Isabelle Cote" w:date="2024-11-15T13:53:00Z" w16du:dateUtc="2024-11-15T21:53:00Z">
                <w:pPr/>
              </w:pPrChange>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074E10">
            <w:pPr>
              <w:jc w:val="left"/>
              <w:rPr>
                <w:color w:val="000000"/>
              </w:rPr>
              <w:pPrChange w:id="212" w:author="Isabelle Cote" w:date="2024-11-15T13:53:00Z" w16du:dateUtc="2024-11-15T21:53:00Z">
                <w:pPr/>
              </w:pPrChange>
            </w:pPr>
            <w:r w:rsidRPr="00405356">
              <w:rPr>
                <w:color w:val="000000"/>
              </w:rPr>
              <w:t>BMSC19</w:t>
            </w:r>
          </w:p>
        </w:tc>
        <w:tc>
          <w:tcPr>
            <w:tcW w:w="3544" w:type="dxa"/>
            <w:noWrap/>
            <w:hideMark/>
          </w:tcPr>
          <w:p w14:paraId="63D9021A" w14:textId="77777777" w:rsidR="00405356" w:rsidRPr="00405356" w:rsidRDefault="00405356" w:rsidP="00074E10">
            <w:pPr>
              <w:jc w:val="left"/>
              <w:rPr>
                <w:color w:val="000000"/>
              </w:rPr>
              <w:pPrChange w:id="213" w:author="Isabelle Cote" w:date="2024-11-15T13:53:00Z" w16du:dateUtc="2024-11-15T21:53:00Z">
                <w:pPr/>
              </w:pPrChange>
            </w:pPr>
            <w:r w:rsidRPr="00405356">
              <w:rPr>
                <w:color w:val="000000"/>
              </w:rPr>
              <w:t>Ed King SW Pyramid</w:t>
            </w:r>
          </w:p>
        </w:tc>
        <w:tc>
          <w:tcPr>
            <w:tcW w:w="3119" w:type="dxa"/>
            <w:noWrap/>
            <w:hideMark/>
          </w:tcPr>
          <w:p w14:paraId="173279E3" w14:textId="77777777" w:rsidR="00405356" w:rsidRPr="00405356" w:rsidRDefault="00405356" w:rsidP="00074E10">
            <w:pPr>
              <w:jc w:val="left"/>
              <w:rPr>
                <w:color w:val="000000"/>
              </w:rPr>
              <w:pPrChange w:id="214" w:author="Isabelle Cote" w:date="2024-11-15T13:53:00Z" w16du:dateUtc="2024-11-15T21:53:00Z">
                <w:pPr/>
              </w:pPrChange>
            </w:pPr>
            <w:r w:rsidRPr="00405356">
              <w:rPr>
                <w:color w:val="000000"/>
              </w:rPr>
              <w:t>48.82860184, -125.2212982</w:t>
            </w:r>
          </w:p>
        </w:tc>
        <w:tc>
          <w:tcPr>
            <w:tcW w:w="2126" w:type="dxa"/>
          </w:tcPr>
          <w:p w14:paraId="5FC23E2C" w14:textId="35A62384" w:rsidR="00405356" w:rsidRPr="0064532D" w:rsidRDefault="0064532D" w:rsidP="00074E10">
            <w:pPr>
              <w:jc w:val="left"/>
              <w:rPr>
                <w:color w:val="000000"/>
              </w:rPr>
              <w:pPrChange w:id="215" w:author="Isabelle Cote" w:date="2024-11-15T13:53:00Z" w16du:dateUtc="2024-11-15T21:53:00Z">
                <w:pPr/>
              </w:pPrChange>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074E10">
            <w:pPr>
              <w:jc w:val="left"/>
              <w:rPr>
                <w:color w:val="000000"/>
              </w:rPr>
              <w:pPrChange w:id="216" w:author="Isabelle Cote" w:date="2024-11-15T13:53:00Z" w16du:dateUtc="2024-11-15T21:53:00Z">
                <w:pPr/>
              </w:pPrChange>
            </w:pPr>
            <w:r w:rsidRPr="00405356">
              <w:rPr>
                <w:color w:val="000000"/>
              </w:rPr>
              <w:t>BMSC20</w:t>
            </w:r>
          </w:p>
        </w:tc>
        <w:tc>
          <w:tcPr>
            <w:tcW w:w="3544" w:type="dxa"/>
            <w:noWrap/>
            <w:hideMark/>
          </w:tcPr>
          <w:p w14:paraId="367823A6" w14:textId="77777777" w:rsidR="00405356" w:rsidRPr="00405356" w:rsidRDefault="00405356" w:rsidP="00074E10">
            <w:pPr>
              <w:jc w:val="left"/>
              <w:rPr>
                <w:color w:val="000000"/>
              </w:rPr>
              <w:pPrChange w:id="217" w:author="Isabelle Cote" w:date="2024-11-15T13:53:00Z" w16du:dateUtc="2024-11-15T21:53:00Z">
                <w:pPr/>
              </w:pPrChange>
            </w:pPr>
            <w:r w:rsidRPr="00405356">
              <w:rPr>
                <w:color w:val="000000"/>
              </w:rPr>
              <w:t>Ed King East</w:t>
            </w:r>
          </w:p>
        </w:tc>
        <w:tc>
          <w:tcPr>
            <w:tcW w:w="3119" w:type="dxa"/>
            <w:noWrap/>
            <w:hideMark/>
          </w:tcPr>
          <w:p w14:paraId="39FC6D40" w14:textId="77777777" w:rsidR="00405356" w:rsidRPr="00405356" w:rsidRDefault="00405356" w:rsidP="00074E10">
            <w:pPr>
              <w:jc w:val="left"/>
              <w:rPr>
                <w:color w:val="000000"/>
              </w:rPr>
              <w:pPrChange w:id="218" w:author="Isabelle Cote" w:date="2024-11-15T13:53:00Z" w16du:dateUtc="2024-11-15T21:53:00Z">
                <w:pPr/>
              </w:pPrChange>
            </w:pPr>
            <w:r w:rsidRPr="00405356">
              <w:rPr>
                <w:color w:val="000000"/>
              </w:rPr>
              <w:t>48.83566666, -125.214798</w:t>
            </w:r>
          </w:p>
        </w:tc>
        <w:tc>
          <w:tcPr>
            <w:tcW w:w="2126" w:type="dxa"/>
          </w:tcPr>
          <w:p w14:paraId="2FA3F04C" w14:textId="333CA985" w:rsidR="00405356" w:rsidRPr="0064532D" w:rsidRDefault="0064532D" w:rsidP="00074E10">
            <w:pPr>
              <w:jc w:val="left"/>
              <w:rPr>
                <w:color w:val="000000"/>
              </w:rPr>
              <w:pPrChange w:id="219" w:author="Isabelle Cote" w:date="2024-11-15T13:53:00Z" w16du:dateUtc="2024-11-15T21:53:00Z">
                <w:pPr/>
              </w:pPrChange>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074E10">
            <w:pPr>
              <w:jc w:val="left"/>
              <w:rPr>
                <w:color w:val="000000"/>
              </w:rPr>
              <w:pPrChange w:id="220" w:author="Isabelle Cote" w:date="2024-11-15T13:53:00Z" w16du:dateUtc="2024-11-15T21:53:00Z">
                <w:pPr/>
              </w:pPrChange>
            </w:pPr>
            <w:r w:rsidRPr="00405356">
              <w:rPr>
                <w:color w:val="000000"/>
              </w:rPr>
              <w:t>BMSC21</w:t>
            </w:r>
          </w:p>
        </w:tc>
        <w:tc>
          <w:tcPr>
            <w:tcW w:w="3544" w:type="dxa"/>
            <w:noWrap/>
            <w:hideMark/>
          </w:tcPr>
          <w:p w14:paraId="027F0EC8" w14:textId="77777777" w:rsidR="00405356" w:rsidRPr="00405356" w:rsidRDefault="00405356" w:rsidP="00074E10">
            <w:pPr>
              <w:jc w:val="left"/>
              <w:rPr>
                <w:color w:val="000000"/>
              </w:rPr>
              <w:pPrChange w:id="221" w:author="Isabelle Cote" w:date="2024-11-15T13:53:00Z" w16du:dateUtc="2024-11-15T21:53:00Z">
                <w:pPr/>
              </w:pPrChange>
            </w:pPr>
            <w:r w:rsidRPr="00405356">
              <w:rPr>
                <w:color w:val="000000"/>
              </w:rPr>
              <w:t>Dixon SW</w:t>
            </w:r>
          </w:p>
        </w:tc>
        <w:tc>
          <w:tcPr>
            <w:tcW w:w="3119" w:type="dxa"/>
            <w:noWrap/>
            <w:hideMark/>
          </w:tcPr>
          <w:p w14:paraId="5F66D1B7" w14:textId="77777777" w:rsidR="00405356" w:rsidRPr="00405356" w:rsidRDefault="00405356" w:rsidP="00074E10">
            <w:pPr>
              <w:jc w:val="left"/>
              <w:rPr>
                <w:color w:val="000000"/>
              </w:rPr>
              <w:pPrChange w:id="222" w:author="Isabelle Cote" w:date="2024-11-15T13:53:00Z" w16du:dateUtc="2024-11-15T21:53:00Z">
                <w:pPr/>
              </w:pPrChange>
            </w:pPr>
            <w:r w:rsidRPr="00405356">
              <w:rPr>
                <w:color w:val="000000"/>
              </w:rPr>
              <w:t>48.85205078, -125.1235657</w:t>
            </w:r>
          </w:p>
        </w:tc>
        <w:tc>
          <w:tcPr>
            <w:tcW w:w="2126" w:type="dxa"/>
          </w:tcPr>
          <w:p w14:paraId="0938651A" w14:textId="39403134" w:rsidR="00405356" w:rsidRPr="0064532D" w:rsidRDefault="0064532D" w:rsidP="00074E10">
            <w:pPr>
              <w:jc w:val="left"/>
              <w:rPr>
                <w:color w:val="000000"/>
              </w:rPr>
              <w:pPrChange w:id="223" w:author="Isabelle Cote" w:date="2024-11-15T13:53:00Z" w16du:dateUtc="2024-11-15T21:53:00Z">
                <w:pPr/>
              </w:pPrChange>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074E10">
            <w:pPr>
              <w:jc w:val="left"/>
              <w:rPr>
                <w:color w:val="000000"/>
              </w:rPr>
              <w:pPrChange w:id="224" w:author="Isabelle Cote" w:date="2024-11-15T13:53:00Z" w16du:dateUtc="2024-11-15T21:53:00Z">
                <w:pPr/>
              </w:pPrChange>
            </w:pPr>
            <w:r w:rsidRPr="00405356">
              <w:rPr>
                <w:color w:val="000000"/>
              </w:rPr>
              <w:t>BMSC22</w:t>
            </w:r>
          </w:p>
        </w:tc>
        <w:tc>
          <w:tcPr>
            <w:tcW w:w="3544" w:type="dxa"/>
            <w:noWrap/>
            <w:hideMark/>
          </w:tcPr>
          <w:p w14:paraId="465338BD" w14:textId="77777777" w:rsidR="00405356" w:rsidRPr="00405356" w:rsidRDefault="00405356" w:rsidP="00074E10">
            <w:pPr>
              <w:jc w:val="left"/>
              <w:rPr>
                <w:color w:val="000000"/>
              </w:rPr>
              <w:pPrChange w:id="225" w:author="Isabelle Cote" w:date="2024-11-15T13:53:00Z" w16du:dateUtc="2024-11-15T21:53:00Z">
                <w:pPr/>
              </w:pPrChange>
            </w:pPr>
            <w:r w:rsidRPr="00405356">
              <w:rPr>
                <w:color w:val="000000"/>
              </w:rPr>
              <w:t>Dixon Inside</w:t>
            </w:r>
          </w:p>
        </w:tc>
        <w:tc>
          <w:tcPr>
            <w:tcW w:w="3119" w:type="dxa"/>
            <w:noWrap/>
            <w:hideMark/>
          </w:tcPr>
          <w:p w14:paraId="01B473A5" w14:textId="77777777" w:rsidR="00405356" w:rsidRPr="00405356" w:rsidRDefault="00405356" w:rsidP="00074E10">
            <w:pPr>
              <w:jc w:val="left"/>
              <w:rPr>
                <w:color w:val="000000"/>
              </w:rPr>
              <w:pPrChange w:id="226" w:author="Isabelle Cote" w:date="2024-11-15T13:53:00Z" w16du:dateUtc="2024-11-15T21:53:00Z">
                <w:pPr/>
              </w:pPrChange>
            </w:pPr>
            <w:r w:rsidRPr="00405356">
              <w:rPr>
                <w:color w:val="000000"/>
              </w:rPr>
              <w:t>48.85426712, -125.1170349</w:t>
            </w:r>
          </w:p>
        </w:tc>
        <w:tc>
          <w:tcPr>
            <w:tcW w:w="2126" w:type="dxa"/>
          </w:tcPr>
          <w:p w14:paraId="2431F6CB" w14:textId="6EAC6238" w:rsidR="00405356" w:rsidRPr="0064532D" w:rsidRDefault="0064532D" w:rsidP="00074E10">
            <w:pPr>
              <w:jc w:val="left"/>
              <w:rPr>
                <w:color w:val="000000"/>
              </w:rPr>
              <w:pPrChange w:id="227" w:author="Isabelle Cote" w:date="2024-11-15T13:53:00Z" w16du:dateUtc="2024-11-15T21:53:00Z">
                <w:pPr/>
              </w:pPrChange>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074E10">
            <w:pPr>
              <w:jc w:val="left"/>
              <w:rPr>
                <w:color w:val="000000"/>
              </w:rPr>
              <w:pPrChange w:id="228" w:author="Isabelle Cote" w:date="2024-11-15T13:53:00Z" w16du:dateUtc="2024-11-15T21:53:00Z">
                <w:pPr/>
              </w:pPrChange>
            </w:pPr>
            <w:r w:rsidRPr="00405356">
              <w:rPr>
                <w:color w:val="000000"/>
              </w:rPr>
              <w:t>BMSC23</w:t>
            </w:r>
          </w:p>
        </w:tc>
        <w:tc>
          <w:tcPr>
            <w:tcW w:w="3544" w:type="dxa"/>
            <w:noWrap/>
            <w:hideMark/>
          </w:tcPr>
          <w:p w14:paraId="35A56B7A" w14:textId="77777777" w:rsidR="00405356" w:rsidRPr="00405356" w:rsidRDefault="00405356" w:rsidP="00074E10">
            <w:pPr>
              <w:jc w:val="left"/>
              <w:rPr>
                <w:color w:val="000000"/>
              </w:rPr>
              <w:pPrChange w:id="229" w:author="Isabelle Cote" w:date="2024-11-15T13:53:00Z" w16du:dateUtc="2024-11-15T21:53:00Z">
                <w:pPr/>
              </w:pPrChange>
            </w:pPr>
            <w:r w:rsidRPr="00405356">
              <w:rPr>
                <w:color w:val="000000"/>
              </w:rPr>
              <w:t>Aguilar Point</w:t>
            </w:r>
          </w:p>
        </w:tc>
        <w:tc>
          <w:tcPr>
            <w:tcW w:w="3119" w:type="dxa"/>
            <w:noWrap/>
            <w:hideMark/>
          </w:tcPr>
          <w:p w14:paraId="2618FB77" w14:textId="77777777" w:rsidR="00405356" w:rsidRPr="00405356" w:rsidRDefault="00405356" w:rsidP="00074E10">
            <w:pPr>
              <w:jc w:val="left"/>
              <w:rPr>
                <w:color w:val="000000"/>
              </w:rPr>
              <w:pPrChange w:id="230" w:author="Isabelle Cote" w:date="2024-11-15T13:53:00Z" w16du:dateUtc="2024-11-15T21:53:00Z">
                <w:pPr/>
              </w:pPrChange>
            </w:pPr>
            <w:r w:rsidRPr="00405356">
              <w:rPr>
                <w:color w:val="000000"/>
              </w:rPr>
              <w:t>48.837589, -125.144145</w:t>
            </w:r>
          </w:p>
        </w:tc>
        <w:tc>
          <w:tcPr>
            <w:tcW w:w="2126" w:type="dxa"/>
          </w:tcPr>
          <w:p w14:paraId="3A6DCBA5" w14:textId="61C64867" w:rsidR="00405356" w:rsidRPr="0064532D" w:rsidRDefault="0064532D" w:rsidP="00074E10">
            <w:pPr>
              <w:jc w:val="left"/>
              <w:rPr>
                <w:color w:val="000000"/>
              </w:rPr>
              <w:pPrChange w:id="231" w:author="Isabelle Cote" w:date="2024-11-15T13:53:00Z" w16du:dateUtc="2024-11-15T21:53:00Z">
                <w:pPr/>
              </w:pPrChange>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074E10">
            <w:pPr>
              <w:jc w:val="left"/>
              <w:rPr>
                <w:color w:val="000000"/>
              </w:rPr>
              <w:pPrChange w:id="232" w:author="Isabelle Cote" w:date="2024-11-15T13:53:00Z" w16du:dateUtc="2024-11-15T21:53:00Z">
                <w:pPr/>
              </w:pPrChange>
            </w:pPr>
            <w:r w:rsidRPr="00405356">
              <w:rPr>
                <w:color w:val="000000"/>
              </w:rPr>
              <w:t>BMSC24</w:t>
            </w:r>
          </w:p>
        </w:tc>
        <w:tc>
          <w:tcPr>
            <w:tcW w:w="3544" w:type="dxa"/>
            <w:noWrap/>
            <w:hideMark/>
          </w:tcPr>
          <w:p w14:paraId="03B579FF" w14:textId="77777777" w:rsidR="00405356" w:rsidRPr="00405356" w:rsidRDefault="00405356" w:rsidP="00074E10">
            <w:pPr>
              <w:jc w:val="left"/>
              <w:rPr>
                <w:color w:val="000000"/>
              </w:rPr>
              <w:pPrChange w:id="233" w:author="Isabelle Cote" w:date="2024-11-15T13:53:00Z" w16du:dateUtc="2024-11-15T21:53:00Z">
                <w:pPr/>
              </w:pPrChange>
            </w:pPr>
            <w:r w:rsidRPr="00405356">
              <w:rPr>
                <w:color w:val="000000"/>
              </w:rPr>
              <w:t>Swiss Boy</w:t>
            </w:r>
          </w:p>
        </w:tc>
        <w:tc>
          <w:tcPr>
            <w:tcW w:w="3119" w:type="dxa"/>
            <w:noWrap/>
            <w:hideMark/>
          </w:tcPr>
          <w:p w14:paraId="6415D020" w14:textId="77777777" w:rsidR="00405356" w:rsidRPr="00405356" w:rsidRDefault="00405356" w:rsidP="00074E10">
            <w:pPr>
              <w:jc w:val="left"/>
              <w:rPr>
                <w:color w:val="000000"/>
              </w:rPr>
              <w:pPrChange w:id="234" w:author="Isabelle Cote" w:date="2024-11-15T13:53:00Z" w16du:dateUtc="2024-11-15T21:53:00Z">
                <w:pPr/>
              </w:pPrChange>
            </w:pPr>
            <w:r w:rsidRPr="00405356">
              <w:rPr>
                <w:color w:val="000000"/>
              </w:rPr>
              <w:t>48.916073, -125.131174</w:t>
            </w:r>
          </w:p>
        </w:tc>
        <w:tc>
          <w:tcPr>
            <w:tcW w:w="2126" w:type="dxa"/>
          </w:tcPr>
          <w:p w14:paraId="6D7A8E10" w14:textId="32128AE8" w:rsidR="00405356" w:rsidRPr="0064532D" w:rsidRDefault="0064532D" w:rsidP="00074E10">
            <w:pPr>
              <w:jc w:val="left"/>
              <w:rPr>
                <w:color w:val="000000"/>
              </w:rPr>
              <w:pPrChange w:id="235" w:author="Isabelle Cote" w:date="2024-11-15T13:53:00Z" w16du:dateUtc="2024-11-15T21:53:00Z">
                <w:pPr/>
              </w:pPrChange>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074E10">
            <w:pPr>
              <w:jc w:val="left"/>
              <w:rPr>
                <w:color w:val="000000"/>
              </w:rPr>
              <w:pPrChange w:id="236" w:author="Isabelle Cote" w:date="2024-11-15T13:53:00Z" w16du:dateUtc="2024-11-15T21:53:00Z">
                <w:pPr/>
              </w:pPrChange>
            </w:pPr>
            <w:r w:rsidRPr="00405356">
              <w:rPr>
                <w:color w:val="000000"/>
              </w:rPr>
              <w:t>BMSC25</w:t>
            </w:r>
          </w:p>
        </w:tc>
        <w:tc>
          <w:tcPr>
            <w:tcW w:w="3544" w:type="dxa"/>
            <w:noWrap/>
            <w:hideMark/>
          </w:tcPr>
          <w:p w14:paraId="0E31969E" w14:textId="77777777" w:rsidR="00405356" w:rsidRPr="00405356" w:rsidRDefault="00405356" w:rsidP="00074E10">
            <w:pPr>
              <w:jc w:val="left"/>
              <w:rPr>
                <w:color w:val="000000"/>
              </w:rPr>
              <w:pPrChange w:id="237" w:author="Isabelle Cote" w:date="2024-11-15T13:53:00Z" w16du:dateUtc="2024-11-15T21:53:00Z">
                <w:pPr/>
              </w:pPrChange>
            </w:pPr>
            <w:r w:rsidRPr="00405356">
              <w:rPr>
                <w:color w:val="000000"/>
              </w:rPr>
              <w:t>Goby Town</w:t>
            </w:r>
          </w:p>
        </w:tc>
        <w:tc>
          <w:tcPr>
            <w:tcW w:w="3119" w:type="dxa"/>
            <w:noWrap/>
            <w:hideMark/>
          </w:tcPr>
          <w:p w14:paraId="1F6BDE94" w14:textId="77777777" w:rsidR="00405356" w:rsidRPr="00405356" w:rsidRDefault="00405356" w:rsidP="00074E10">
            <w:pPr>
              <w:jc w:val="left"/>
              <w:rPr>
                <w:color w:val="000000"/>
              </w:rPr>
              <w:pPrChange w:id="238" w:author="Isabelle Cote" w:date="2024-11-15T13:53:00Z" w16du:dateUtc="2024-11-15T21:53:00Z">
                <w:pPr/>
              </w:pPrChange>
            </w:pPr>
            <w:r w:rsidRPr="00405356">
              <w:rPr>
                <w:color w:val="000000"/>
              </w:rPr>
              <w:t>48.838595, -125.135015</w:t>
            </w:r>
          </w:p>
        </w:tc>
        <w:tc>
          <w:tcPr>
            <w:tcW w:w="2126" w:type="dxa"/>
          </w:tcPr>
          <w:p w14:paraId="1732C14F" w14:textId="3A773B80" w:rsidR="00405356" w:rsidRPr="0064532D" w:rsidRDefault="0064532D" w:rsidP="00074E10">
            <w:pPr>
              <w:jc w:val="left"/>
              <w:rPr>
                <w:color w:val="000000"/>
              </w:rPr>
              <w:pPrChange w:id="239" w:author="Isabelle Cote" w:date="2024-11-15T13:53:00Z" w16du:dateUtc="2024-11-15T21:53:00Z">
                <w:pPr/>
              </w:pPrChange>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074E10">
            <w:pPr>
              <w:jc w:val="left"/>
              <w:rPr>
                <w:color w:val="000000"/>
              </w:rPr>
              <w:pPrChange w:id="240" w:author="Isabelle Cote" w:date="2024-11-15T13:53:00Z" w16du:dateUtc="2024-11-15T21:53:00Z">
                <w:pPr/>
              </w:pPrChange>
            </w:pPr>
            <w:r w:rsidRPr="00405356">
              <w:rPr>
                <w:color w:val="000000"/>
              </w:rPr>
              <w:t>BMSC26</w:t>
            </w:r>
          </w:p>
        </w:tc>
        <w:tc>
          <w:tcPr>
            <w:tcW w:w="3544" w:type="dxa"/>
            <w:tcBorders>
              <w:bottom w:val="nil"/>
            </w:tcBorders>
            <w:noWrap/>
            <w:hideMark/>
          </w:tcPr>
          <w:p w14:paraId="5ED6552A" w14:textId="77777777" w:rsidR="00405356" w:rsidRPr="00405356" w:rsidRDefault="00405356" w:rsidP="00074E10">
            <w:pPr>
              <w:jc w:val="left"/>
              <w:rPr>
                <w:color w:val="000000"/>
              </w:rPr>
              <w:pPrChange w:id="241" w:author="Isabelle Cote" w:date="2024-11-15T13:53:00Z" w16du:dateUtc="2024-11-15T21:53:00Z">
                <w:pPr/>
              </w:pPrChange>
            </w:pPr>
            <w:r w:rsidRPr="00405356">
              <w:rPr>
                <w:color w:val="000000"/>
              </w:rPr>
              <w:t>Hosie South</w:t>
            </w:r>
          </w:p>
        </w:tc>
        <w:tc>
          <w:tcPr>
            <w:tcW w:w="3119" w:type="dxa"/>
            <w:tcBorders>
              <w:bottom w:val="nil"/>
            </w:tcBorders>
            <w:noWrap/>
            <w:hideMark/>
          </w:tcPr>
          <w:p w14:paraId="5F8E0618" w14:textId="77777777" w:rsidR="00405356" w:rsidRPr="00405356" w:rsidRDefault="00405356" w:rsidP="00074E10">
            <w:pPr>
              <w:jc w:val="left"/>
              <w:rPr>
                <w:color w:val="000000"/>
              </w:rPr>
              <w:pPrChange w:id="242" w:author="Isabelle Cote" w:date="2024-11-15T13:53:00Z" w16du:dateUtc="2024-11-15T21:53:00Z">
                <w:pPr/>
              </w:pPrChange>
            </w:pPr>
            <w:r w:rsidRPr="00405356">
              <w:rPr>
                <w:color w:val="000000"/>
              </w:rPr>
              <w:t>48.9071, -125.037017</w:t>
            </w:r>
          </w:p>
        </w:tc>
        <w:tc>
          <w:tcPr>
            <w:tcW w:w="2126" w:type="dxa"/>
            <w:tcBorders>
              <w:bottom w:val="nil"/>
            </w:tcBorders>
          </w:tcPr>
          <w:p w14:paraId="4754498F" w14:textId="0B325F11" w:rsidR="00405356" w:rsidRPr="0064532D" w:rsidRDefault="0064532D" w:rsidP="00074E10">
            <w:pPr>
              <w:jc w:val="left"/>
              <w:rPr>
                <w:color w:val="000000"/>
              </w:rPr>
              <w:pPrChange w:id="243" w:author="Isabelle Cote" w:date="2024-11-15T13:53:00Z" w16du:dateUtc="2024-11-15T21:53:00Z">
                <w:pPr/>
              </w:pPrChange>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074E10">
            <w:pPr>
              <w:jc w:val="left"/>
              <w:rPr>
                <w:color w:val="000000"/>
              </w:rPr>
              <w:pPrChange w:id="244" w:author="Isabelle Cote" w:date="2024-11-15T13:53:00Z" w16du:dateUtc="2024-11-15T21:53:00Z">
                <w:pPr/>
              </w:pPrChange>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074E10">
            <w:pPr>
              <w:jc w:val="left"/>
              <w:rPr>
                <w:color w:val="000000"/>
              </w:rPr>
              <w:pPrChange w:id="245" w:author="Isabelle Cote" w:date="2024-11-15T13:53:00Z" w16du:dateUtc="2024-11-15T21:53:00Z">
                <w:pPr/>
              </w:pPrChange>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074E10">
            <w:pPr>
              <w:jc w:val="left"/>
              <w:rPr>
                <w:color w:val="000000"/>
              </w:rPr>
              <w:pPrChange w:id="246" w:author="Isabelle Cote" w:date="2024-11-15T13:53:00Z" w16du:dateUtc="2024-11-15T21:53:00Z">
                <w:pPr/>
              </w:pPrChange>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074E10">
            <w:pPr>
              <w:jc w:val="left"/>
              <w:rPr>
                <w:color w:val="000000"/>
              </w:rPr>
              <w:pPrChange w:id="247" w:author="Isabelle Cote" w:date="2024-11-15T13:53:00Z" w16du:dateUtc="2024-11-15T21:53:00Z">
                <w:pPr/>
              </w:pPrChange>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5B6A2657" w:rsidR="004D42BB" w:rsidRDefault="0053139F" w:rsidP="00F122DB">
      <w:r w:rsidRPr="00E83D6E">
        <w:rPr>
          <w:b/>
        </w:rPr>
        <w:lastRenderedPageBreak/>
        <w:t xml:space="preserve">Table </w:t>
      </w:r>
      <w:r w:rsidR="003840BD">
        <w:rPr>
          <w:b/>
        </w:rPr>
        <w:t>S1.</w:t>
      </w:r>
      <w:r w:rsidRPr="00E83D6E">
        <w:rPr>
          <w:b/>
        </w:rPr>
        <w:t>2.</w:t>
      </w:r>
      <w:r>
        <w:t xml:space="preserve"> </w:t>
      </w:r>
      <w:r w:rsidR="003C2B32">
        <w:t>K</w:t>
      </w:r>
      <w:r w:rsidR="00250785">
        <w:t xml:space="preserve">elp forest </w:t>
      </w:r>
      <w:r w:rsidR="00E83D6E">
        <w:t>s</w:t>
      </w:r>
      <w:r>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074E10">
            <w:pPr>
              <w:jc w:val="left"/>
              <w:rPr>
                <w:color w:val="000000"/>
              </w:rPr>
              <w:pPrChange w:id="248" w:author="Isabelle Cote" w:date="2024-11-15T13:54:00Z" w16du:dateUtc="2024-11-15T21:54:00Z">
                <w:pPr/>
              </w:pPrChange>
            </w:pPr>
            <w:r w:rsidRPr="004D42BB">
              <w:rPr>
                <w:color w:val="000000"/>
              </w:rPr>
              <w:t>KCCA1</w:t>
            </w:r>
          </w:p>
        </w:tc>
        <w:tc>
          <w:tcPr>
            <w:tcW w:w="2669" w:type="dxa"/>
            <w:noWrap/>
            <w:hideMark/>
          </w:tcPr>
          <w:p w14:paraId="2954FDA2" w14:textId="77777777" w:rsidR="00C34E5F" w:rsidRPr="004D42BB" w:rsidRDefault="00C34E5F" w:rsidP="00074E10">
            <w:pPr>
              <w:jc w:val="left"/>
              <w:rPr>
                <w:color w:val="000000"/>
              </w:rPr>
              <w:pPrChange w:id="249" w:author="Isabelle Cote" w:date="2024-11-15T13:54:00Z" w16du:dateUtc="2024-11-15T21:54:00Z">
                <w:pPr/>
              </w:pPrChange>
            </w:pPr>
            <w:r w:rsidRPr="004D42BB">
              <w:rPr>
                <w:color w:val="000000"/>
              </w:rPr>
              <w:t>Ross Islet Slug Island</w:t>
            </w:r>
          </w:p>
        </w:tc>
        <w:tc>
          <w:tcPr>
            <w:tcW w:w="2835" w:type="dxa"/>
            <w:noWrap/>
            <w:hideMark/>
          </w:tcPr>
          <w:p w14:paraId="3C92F875" w14:textId="77777777" w:rsidR="00C34E5F" w:rsidRPr="004D42BB" w:rsidRDefault="00C34E5F" w:rsidP="00074E10">
            <w:pPr>
              <w:jc w:val="left"/>
              <w:rPr>
                <w:color w:val="000000"/>
              </w:rPr>
              <w:pPrChange w:id="250" w:author="Isabelle Cote" w:date="2024-11-15T13:54:00Z" w16du:dateUtc="2024-11-15T21:54:00Z">
                <w:pPr/>
              </w:pPrChange>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074E10">
            <w:pPr>
              <w:jc w:val="left"/>
              <w:rPr>
                <w:color w:val="000000"/>
                <w:szCs w:val="22"/>
              </w:rPr>
              <w:pPrChange w:id="251" w:author="Isabelle Cote" w:date="2024-11-15T13:54:00Z" w16du:dateUtc="2024-11-15T21:54:00Z">
                <w:pPr/>
              </w:pPrChange>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074E10">
            <w:pPr>
              <w:jc w:val="left"/>
              <w:rPr>
                <w:color w:val="000000"/>
              </w:rPr>
              <w:pPrChange w:id="252" w:author="Isabelle Cote" w:date="2024-11-15T13:54:00Z" w16du:dateUtc="2024-11-15T21:54:00Z">
                <w:pPr/>
              </w:pPrChange>
            </w:pPr>
            <w:r w:rsidRPr="004D42BB">
              <w:rPr>
                <w:color w:val="000000"/>
              </w:rPr>
              <w:t>KCCA2</w:t>
            </w:r>
          </w:p>
        </w:tc>
        <w:tc>
          <w:tcPr>
            <w:tcW w:w="2669" w:type="dxa"/>
            <w:noWrap/>
            <w:hideMark/>
          </w:tcPr>
          <w:p w14:paraId="36F1A57F" w14:textId="255AC471" w:rsidR="00C34E5F" w:rsidRPr="004D42BB" w:rsidRDefault="00C34E5F" w:rsidP="00074E10">
            <w:pPr>
              <w:jc w:val="left"/>
              <w:rPr>
                <w:color w:val="000000"/>
              </w:rPr>
              <w:pPrChange w:id="253" w:author="Isabelle Cote" w:date="2024-11-15T13:54:00Z" w16du:dateUtc="2024-11-15T21:54:00Z">
                <w:pPr/>
              </w:pPrChange>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074E10">
            <w:pPr>
              <w:jc w:val="left"/>
              <w:rPr>
                <w:color w:val="000000"/>
              </w:rPr>
              <w:pPrChange w:id="254" w:author="Isabelle Cote" w:date="2024-11-15T13:54:00Z" w16du:dateUtc="2024-11-15T21:54:00Z">
                <w:pPr/>
              </w:pPrChange>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074E10">
            <w:pPr>
              <w:jc w:val="left"/>
              <w:rPr>
                <w:color w:val="000000"/>
                <w:szCs w:val="22"/>
              </w:rPr>
              <w:pPrChange w:id="255" w:author="Isabelle Cote" w:date="2024-11-15T13:54:00Z" w16du:dateUtc="2024-11-15T21:54:00Z">
                <w:pPr/>
              </w:pPrChange>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074E10">
            <w:pPr>
              <w:jc w:val="left"/>
              <w:rPr>
                <w:color w:val="000000"/>
              </w:rPr>
              <w:pPrChange w:id="256" w:author="Isabelle Cote" w:date="2024-11-15T13:54:00Z" w16du:dateUtc="2024-11-15T21:54:00Z">
                <w:pPr/>
              </w:pPrChange>
            </w:pPr>
            <w:r w:rsidRPr="004D42BB">
              <w:rPr>
                <w:color w:val="000000"/>
              </w:rPr>
              <w:t>KCCA3</w:t>
            </w:r>
          </w:p>
        </w:tc>
        <w:tc>
          <w:tcPr>
            <w:tcW w:w="2669" w:type="dxa"/>
            <w:noWrap/>
            <w:hideMark/>
          </w:tcPr>
          <w:p w14:paraId="7A0BF2D9" w14:textId="77777777" w:rsidR="00C34E5F" w:rsidRPr="004D42BB" w:rsidRDefault="00C34E5F" w:rsidP="00074E10">
            <w:pPr>
              <w:jc w:val="left"/>
              <w:rPr>
                <w:color w:val="000000"/>
              </w:rPr>
              <w:pPrChange w:id="257" w:author="Isabelle Cote" w:date="2024-11-15T13:54:00Z" w16du:dateUtc="2024-11-15T21:54:00Z">
                <w:pPr/>
              </w:pPrChange>
            </w:pPr>
            <w:r w:rsidRPr="004D42BB">
              <w:rPr>
                <w:color w:val="000000"/>
              </w:rPr>
              <w:t>Dodger Channel 1</w:t>
            </w:r>
          </w:p>
        </w:tc>
        <w:tc>
          <w:tcPr>
            <w:tcW w:w="2835" w:type="dxa"/>
            <w:noWrap/>
            <w:hideMark/>
          </w:tcPr>
          <w:p w14:paraId="37706C0A" w14:textId="77777777" w:rsidR="00C34E5F" w:rsidRPr="004D42BB" w:rsidRDefault="00C34E5F" w:rsidP="00074E10">
            <w:pPr>
              <w:jc w:val="left"/>
              <w:rPr>
                <w:color w:val="000000"/>
              </w:rPr>
              <w:pPrChange w:id="258" w:author="Isabelle Cote" w:date="2024-11-15T13:54:00Z" w16du:dateUtc="2024-11-15T21:54:00Z">
                <w:pPr/>
              </w:pPrChange>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074E10">
            <w:pPr>
              <w:jc w:val="left"/>
              <w:rPr>
                <w:color w:val="000000"/>
                <w:szCs w:val="22"/>
              </w:rPr>
              <w:pPrChange w:id="259" w:author="Isabelle Cote" w:date="2024-11-15T13:54:00Z" w16du:dateUtc="2024-11-15T21:54:00Z">
                <w:pPr/>
              </w:pPrChange>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074E10">
            <w:pPr>
              <w:jc w:val="left"/>
              <w:rPr>
                <w:color w:val="000000"/>
              </w:rPr>
              <w:pPrChange w:id="260" w:author="Isabelle Cote" w:date="2024-11-15T13:54:00Z" w16du:dateUtc="2024-11-15T21:54:00Z">
                <w:pPr/>
              </w:pPrChange>
            </w:pPr>
            <w:r w:rsidRPr="004D42BB">
              <w:rPr>
                <w:color w:val="000000"/>
              </w:rPr>
              <w:t>KCCA4</w:t>
            </w:r>
          </w:p>
        </w:tc>
        <w:tc>
          <w:tcPr>
            <w:tcW w:w="2669" w:type="dxa"/>
            <w:noWrap/>
            <w:hideMark/>
          </w:tcPr>
          <w:p w14:paraId="1CE350B5" w14:textId="77777777" w:rsidR="00C34E5F" w:rsidRPr="004D42BB" w:rsidRDefault="00C34E5F" w:rsidP="00074E10">
            <w:pPr>
              <w:jc w:val="left"/>
              <w:rPr>
                <w:color w:val="000000"/>
              </w:rPr>
              <w:pPrChange w:id="261" w:author="Isabelle Cote" w:date="2024-11-15T13:54:00Z" w16du:dateUtc="2024-11-15T21:54:00Z">
                <w:pPr/>
              </w:pPrChange>
            </w:pPr>
            <w:r w:rsidRPr="004D42BB">
              <w:rPr>
                <w:color w:val="000000"/>
              </w:rPr>
              <w:t>Flemming 112</w:t>
            </w:r>
          </w:p>
        </w:tc>
        <w:tc>
          <w:tcPr>
            <w:tcW w:w="2835" w:type="dxa"/>
            <w:noWrap/>
            <w:hideMark/>
          </w:tcPr>
          <w:p w14:paraId="579BFD3B" w14:textId="77777777" w:rsidR="00C34E5F" w:rsidRPr="004D42BB" w:rsidRDefault="00C34E5F" w:rsidP="00074E10">
            <w:pPr>
              <w:jc w:val="left"/>
              <w:rPr>
                <w:color w:val="000000"/>
              </w:rPr>
              <w:pPrChange w:id="262" w:author="Isabelle Cote" w:date="2024-11-15T13:54:00Z" w16du:dateUtc="2024-11-15T21:54:00Z">
                <w:pPr/>
              </w:pPrChange>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074E10">
            <w:pPr>
              <w:jc w:val="left"/>
              <w:rPr>
                <w:color w:val="000000"/>
                <w:szCs w:val="22"/>
              </w:rPr>
              <w:pPrChange w:id="263" w:author="Isabelle Cote" w:date="2024-11-15T13:54:00Z" w16du:dateUtc="2024-11-15T21:54:00Z">
                <w:pPr/>
              </w:pPrChange>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074E10">
            <w:pPr>
              <w:jc w:val="left"/>
              <w:rPr>
                <w:color w:val="000000"/>
              </w:rPr>
              <w:pPrChange w:id="264" w:author="Isabelle Cote" w:date="2024-11-15T13:54:00Z" w16du:dateUtc="2024-11-15T21:54:00Z">
                <w:pPr/>
              </w:pPrChange>
            </w:pPr>
            <w:r w:rsidRPr="004D42BB">
              <w:rPr>
                <w:color w:val="000000"/>
              </w:rPr>
              <w:t>KCCA6</w:t>
            </w:r>
          </w:p>
        </w:tc>
        <w:tc>
          <w:tcPr>
            <w:tcW w:w="2669" w:type="dxa"/>
            <w:noWrap/>
            <w:hideMark/>
          </w:tcPr>
          <w:p w14:paraId="5BD07A1C" w14:textId="77777777" w:rsidR="00C34E5F" w:rsidRPr="004D42BB" w:rsidRDefault="00C34E5F" w:rsidP="00074E10">
            <w:pPr>
              <w:jc w:val="left"/>
              <w:rPr>
                <w:color w:val="000000"/>
              </w:rPr>
              <w:pPrChange w:id="265" w:author="Isabelle Cote" w:date="2024-11-15T13:54:00Z" w16du:dateUtc="2024-11-15T21:54:00Z">
                <w:pPr/>
              </w:pPrChange>
            </w:pPr>
            <w:r w:rsidRPr="004D42BB">
              <w:rPr>
                <w:color w:val="000000"/>
              </w:rPr>
              <w:t>Less Dangerous Bay</w:t>
            </w:r>
          </w:p>
        </w:tc>
        <w:tc>
          <w:tcPr>
            <w:tcW w:w="2835" w:type="dxa"/>
            <w:noWrap/>
            <w:hideMark/>
          </w:tcPr>
          <w:p w14:paraId="67E97BE8" w14:textId="77777777" w:rsidR="00C34E5F" w:rsidRPr="004D42BB" w:rsidRDefault="00C34E5F" w:rsidP="00074E10">
            <w:pPr>
              <w:jc w:val="left"/>
              <w:rPr>
                <w:color w:val="000000"/>
              </w:rPr>
              <w:pPrChange w:id="266" w:author="Isabelle Cote" w:date="2024-11-15T13:54:00Z" w16du:dateUtc="2024-11-15T21:54:00Z">
                <w:pPr/>
              </w:pPrChange>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074E10">
            <w:pPr>
              <w:jc w:val="left"/>
              <w:rPr>
                <w:color w:val="000000"/>
                <w:szCs w:val="22"/>
              </w:rPr>
              <w:pPrChange w:id="267" w:author="Isabelle Cote" w:date="2024-11-15T13:54:00Z" w16du:dateUtc="2024-11-15T21:54:00Z">
                <w:pPr/>
              </w:pPrChange>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074E10">
            <w:pPr>
              <w:jc w:val="left"/>
              <w:rPr>
                <w:color w:val="000000"/>
              </w:rPr>
              <w:pPrChange w:id="268" w:author="Isabelle Cote" w:date="2024-11-15T13:54:00Z" w16du:dateUtc="2024-11-15T21:54:00Z">
                <w:pPr/>
              </w:pPrChange>
            </w:pPr>
            <w:r w:rsidRPr="004D42BB">
              <w:rPr>
                <w:color w:val="000000"/>
              </w:rPr>
              <w:t>KCCA7</w:t>
            </w:r>
          </w:p>
        </w:tc>
        <w:tc>
          <w:tcPr>
            <w:tcW w:w="2669" w:type="dxa"/>
            <w:noWrap/>
            <w:hideMark/>
          </w:tcPr>
          <w:p w14:paraId="73986A90" w14:textId="77777777" w:rsidR="00C34E5F" w:rsidRPr="004D42BB" w:rsidRDefault="00C34E5F" w:rsidP="00074E10">
            <w:pPr>
              <w:jc w:val="left"/>
              <w:rPr>
                <w:color w:val="000000"/>
              </w:rPr>
              <w:pPrChange w:id="269" w:author="Isabelle Cote" w:date="2024-11-15T13:54:00Z" w16du:dateUtc="2024-11-15T21:54:00Z">
                <w:pPr/>
              </w:pPrChange>
            </w:pPr>
            <w:r w:rsidRPr="004D42BB">
              <w:rPr>
                <w:color w:val="000000"/>
              </w:rPr>
              <w:t>Ed King East Inside</w:t>
            </w:r>
          </w:p>
        </w:tc>
        <w:tc>
          <w:tcPr>
            <w:tcW w:w="2835" w:type="dxa"/>
            <w:noWrap/>
            <w:hideMark/>
          </w:tcPr>
          <w:p w14:paraId="393D0761" w14:textId="77777777" w:rsidR="00C34E5F" w:rsidRPr="004D42BB" w:rsidRDefault="00C34E5F" w:rsidP="00074E10">
            <w:pPr>
              <w:jc w:val="left"/>
              <w:rPr>
                <w:color w:val="000000"/>
              </w:rPr>
              <w:pPrChange w:id="270" w:author="Isabelle Cote" w:date="2024-11-15T13:54:00Z" w16du:dateUtc="2024-11-15T21:54:00Z">
                <w:pPr/>
              </w:pPrChange>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074E10">
            <w:pPr>
              <w:jc w:val="left"/>
              <w:rPr>
                <w:color w:val="000000"/>
                <w:szCs w:val="22"/>
              </w:rPr>
              <w:pPrChange w:id="271" w:author="Isabelle Cote" w:date="2024-11-15T13:54:00Z" w16du:dateUtc="2024-11-15T21:54:00Z">
                <w:pPr/>
              </w:pPrChange>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074E10">
            <w:pPr>
              <w:jc w:val="left"/>
              <w:rPr>
                <w:color w:val="000000"/>
              </w:rPr>
              <w:pPrChange w:id="272" w:author="Isabelle Cote" w:date="2024-11-15T13:54:00Z" w16du:dateUtc="2024-11-15T21:54:00Z">
                <w:pPr/>
              </w:pPrChange>
            </w:pPr>
            <w:r w:rsidRPr="004D42BB">
              <w:rPr>
                <w:color w:val="000000"/>
              </w:rPr>
              <w:t>KCCA9</w:t>
            </w:r>
          </w:p>
        </w:tc>
        <w:tc>
          <w:tcPr>
            <w:tcW w:w="2669" w:type="dxa"/>
            <w:noWrap/>
            <w:hideMark/>
          </w:tcPr>
          <w:p w14:paraId="40D0ED1C" w14:textId="77777777" w:rsidR="00C34E5F" w:rsidRPr="004D42BB" w:rsidRDefault="00C34E5F" w:rsidP="00074E10">
            <w:pPr>
              <w:jc w:val="left"/>
              <w:rPr>
                <w:color w:val="000000"/>
              </w:rPr>
              <w:pPrChange w:id="273" w:author="Isabelle Cote" w:date="2024-11-15T13:54:00Z" w16du:dateUtc="2024-11-15T21:54:00Z">
                <w:pPr/>
              </w:pPrChange>
            </w:pPr>
            <w:r w:rsidRPr="004D42BB">
              <w:rPr>
                <w:color w:val="000000"/>
              </w:rPr>
              <w:t>Wizard Islet South</w:t>
            </w:r>
          </w:p>
        </w:tc>
        <w:tc>
          <w:tcPr>
            <w:tcW w:w="2835" w:type="dxa"/>
            <w:noWrap/>
            <w:hideMark/>
          </w:tcPr>
          <w:p w14:paraId="2A252C21" w14:textId="77777777" w:rsidR="00C34E5F" w:rsidRPr="004D42BB" w:rsidRDefault="00C34E5F" w:rsidP="00074E10">
            <w:pPr>
              <w:jc w:val="left"/>
              <w:rPr>
                <w:color w:val="000000"/>
              </w:rPr>
              <w:pPrChange w:id="274" w:author="Isabelle Cote" w:date="2024-11-15T13:54:00Z" w16du:dateUtc="2024-11-15T21:54:00Z">
                <w:pPr/>
              </w:pPrChange>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074E10">
            <w:pPr>
              <w:jc w:val="left"/>
              <w:rPr>
                <w:color w:val="000000"/>
                <w:szCs w:val="22"/>
              </w:rPr>
              <w:pPrChange w:id="275" w:author="Isabelle Cote" w:date="2024-11-15T13:54:00Z" w16du:dateUtc="2024-11-15T21:54:00Z">
                <w:pPr/>
              </w:pPrChange>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074E10">
            <w:pPr>
              <w:jc w:val="left"/>
              <w:rPr>
                <w:color w:val="000000"/>
              </w:rPr>
              <w:pPrChange w:id="276" w:author="Isabelle Cote" w:date="2024-11-15T13:54:00Z" w16du:dateUtc="2024-11-15T21:54:00Z">
                <w:pPr/>
              </w:pPrChange>
            </w:pPr>
            <w:r w:rsidRPr="004D42BB">
              <w:rPr>
                <w:color w:val="000000"/>
              </w:rPr>
              <w:t>KCCA12</w:t>
            </w:r>
          </w:p>
        </w:tc>
        <w:tc>
          <w:tcPr>
            <w:tcW w:w="2669" w:type="dxa"/>
            <w:noWrap/>
            <w:hideMark/>
          </w:tcPr>
          <w:p w14:paraId="0C9C0FED" w14:textId="77777777" w:rsidR="00C34E5F" w:rsidRPr="004D42BB" w:rsidRDefault="00C34E5F" w:rsidP="00074E10">
            <w:pPr>
              <w:jc w:val="left"/>
              <w:rPr>
                <w:color w:val="000000"/>
              </w:rPr>
              <w:pPrChange w:id="277" w:author="Isabelle Cote" w:date="2024-11-15T13:54:00Z" w16du:dateUtc="2024-11-15T21:54:00Z">
                <w:pPr/>
              </w:pPrChange>
            </w:pPr>
            <w:r w:rsidRPr="004D42BB">
              <w:rPr>
                <w:color w:val="000000"/>
              </w:rPr>
              <w:t>North Helby Rock</w:t>
            </w:r>
          </w:p>
        </w:tc>
        <w:tc>
          <w:tcPr>
            <w:tcW w:w="2835" w:type="dxa"/>
            <w:noWrap/>
            <w:hideMark/>
          </w:tcPr>
          <w:p w14:paraId="5A1BA746" w14:textId="77777777" w:rsidR="00C34E5F" w:rsidRPr="004D42BB" w:rsidRDefault="00C34E5F" w:rsidP="00074E10">
            <w:pPr>
              <w:jc w:val="left"/>
              <w:rPr>
                <w:color w:val="000000"/>
              </w:rPr>
              <w:pPrChange w:id="278" w:author="Isabelle Cote" w:date="2024-11-15T13:54:00Z" w16du:dateUtc="2024-11-15T21:54:00Z">
                <w:pPr/>
              </w:pPrChange>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074E10">
            <w:pPr>
              <w:jc w:val="left"/>
              <w:rPr>
                <w:color w:val="000000"/>
                <w:szCs w:val="22"/>
              </w:rPr>
              <w:pPrChange w:id="279" w:author="Isabelle Cote" w:date="2024-11-15T13:54:00Z" w16du:dateUtc="2024-11-15T21:54:00Z">
                <w:pPr/>
              </w:pPrChange>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074E10">
            <w:pPr>
              <w:jc w:val="left"/>
              <w:rPr>
                <w:color w:val="000000"/>
              </w:rPr>
              <w:pPrChange w:id="280" w:author="Isabelle Cote" w:date="2024-11-15T13:54:00Z" w16du:dateUtc="2024-11-15T21:54:00Z">
                <w:pPr/>
              </w:pPrChange>
            </w:pPr>
            <w:r w:rsidRPr="004D42BB">
              <w:rPr>
                <w:color w:val="000000"/>
              </w:rPr>
              <w:t>KCCA14</w:t>
            </w:r>
          </w:p>
        </w:tc>
        <w:tc>
          <w:tcPr>
            <w:tcW w:w="2669" w:type="dxa"/>
            <w:noWrap/>
            <w:hideMark/>
          </w:tcPr>
          <w:p w14:paraId="20059FA0" w14:textId="77777777" w:rsidR="00C34E5F" w:rsidRPr="004D42BB" w:rsidRDefault="00C34E5F" w:rsidP="00074E10">
            <w:pPr>
              <w:jc w:val="left"/>
              <w:rPr>
                <w:color w:val="000000"/>
              </w:rPr>
              <w:pPrChange w:id="281" w:author="Isabelle Cote" w:date="2024-11-15T13:54:00Z" w16du:dateUtc="2024-11-15T21:54:00Z">
                <w:pPr/>
              </w:pPrChange>
            </w:pPr>
            <w:r w:rsidRPr="004D42BB">
              <w:rPr>
                <w:color w:val="000000"/>
              </w:rPr>
              <w:t>Danvers Danger Rock</w:t>
            </w:r>
          </w:p>
        </w:tc>
        <w:tc>
          <w:tcPr>
            <w:tcW w:w="2835" w:type="dxa"/>
            <w:noWrap/>
            <w:hideMark/>
          </w:tcPr>
          <w:p w14:paraId="12C99159" w14:textId="77777777" w:rsidR="00C34E5F" w:rsidRPr="004D42BB" w:rsidRDefault="00C34E5F" w:rsidP="00074E10">
            <w:pPr>
              <w:jc w:val="left"/>
              <w:rPr>
                <w:color w:val="000000"/>
              </w:rPr>
              <w:pPrChange w:id="282" w:author="Isabelle Cote" w:date="2024-11-15T13:54:00Z" w16du:dateUtc="2024-11-15T21:54:00Z">
                <w:pPr/>
              </w:pPrChange>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074E10">
            <w:pPr>
              <w:jc w:val="left"/>
              <w:rPr>
                <w:color w:val="000000"/>
                <w:szCs w:val="22"/>
              </w:rPr>
              <w:pPrChange w:id="283" w:author="Isabelle Cote" w:date="2024-11-15T13:54:00Z" w16du:dateUtc="2024-11-15T21:54:00Z">
                <w:pPr/>
              </w:pPrChange>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074E10">
            <w:pPr>
              <w:jc w:val="left"/>
              <w:rPr>
                <w:color w:val="000000"/>
              </w:rPr>
              <w:pPrChange w:id="284" w:author="Isabelle Cote" w:date="2024-11-15T13:54:00Z" w16du:dateUtc="2024-11-15T21:54:00Z">
                <w:pPr/>
              </w:pPrChange>
            </w:pPr>
            <w:r w:rsidRPr="004D42BB">
              <w:rPr>
                <w:color w:val="000000"/>
              </w:rPr>
              <w:t>KCCA15</w:t>
            </w:r>
          </w:p>
        </w:tc>
        <w:tc>
          <w:tcPr>
            <w:tcW w:w="2669" w:type="dxa"/>
            <w:noWrap/>
            <w:hideMark/>
          </w:tcPr>
          <w:p w14:paraId="3C47A738" w14:textId="29E5E535" w:rsidR="00C34E5F" w:rsidRPr="004D42BB" w:rsidRDefault="00C34E5F" w:rsidP="00074E10">
            <w:pPr>
              <w:jc w:val="left"/>
              <w:rPr>
                <w:color w:val="000000"/>
              </w:rPr>
              <w:pPrChange w:id="285" w:author="Isabelle Cote" w:date="2024-11-15T13:54:00Z" w16du:dateUtc="2024-11-15T21:54:00Z">
                <w:pPr/>
              </w:pPrChange>
            </w:pPr>
            <w:r w:rsidRPr="004D42BB">
              <w:rPr>
                <w:color w:val="000000"/>
              </w:rPr>
              <w:t>Cable Beach</w:t>
            </w:r>
          </w:p>
        </w:tc>
        <w:tc>
          <w:tcPr>
            <w:tcW w:w="2835" w:type="dxa"/>
            <w:noWrap/>
            <w:hideMark/>
          </w:tcPr>
          <w:p w14:paraId="23E6D6AD" w14:textId="77777777" w:rsidR="00C34E5F" w:rsidRPr="004D42BB" w:rsidRDefault="00C34E5F" w:rsidP="00074E10">
            <w:pPr>
              <w:jc w:val="left"/>
              <w:rPr>
                <w:color w:val="000000"/>
              </w:rPr>
              <w:pPrChange w:id="286" w:author="Isabelle Cote" w:date="2024-11-15T13:54:00Z" w16du:dateUtc="2024-11-15T21:54:00Z">
                <w:pPr/>
              </w:pPrChange>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074E10">
            <w:pPr>
              <w:jc w:val="left"/>
              <w:rPr>
                <w:color w:val="000000"/>
                <w:szCs w:val="22"/>
              </w:rPr>
              <w:pPrChange w:id="287" w:author="Isabelle Cote" w:date="2024-11-15T13:54:00Z" w16du:dateUtc="2024-11-15T21:54:00Z">
                <w:pPr/>
              </w:pPrChange>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074E10">
            <w:pPr>
              <w:jc w:val="left"/>
              <w:rPr>
                <w:color w:val="000000"/>
              </w:rPr>
              <w:pPrChange w:id="288" w:author="Isabelle Cote" w:date="2024-11-15T13:54:00Z" w16du:dateUtc="2024-11-15T21:54:00Z">
                <w:pPr/>
              </w:pPrChange>
            </w:pPr>
            <w:r w:rsidRPr="004D42BB">
              <w:rPr>
                <w:color w:val="000000"/>
              </w:rPr>
              <w:t>KCCA16</w:t>
            </w:r>
          </w:p>
        </w:tc>
        <w:tc>
          <w:tcPr>
            <w:tcW w:w="2669" w:type="dxa"/>
            <w:noWrap/>
            <w:hideMark/>
          </w:tcPr>
          <w:p w14:paraId="26F81F70" w14:textId="77777777" w:rsidR="00C34E5F" w:rsidRPr="004D42BB" w:rsidRDefault="00C34E5F" w:rsidP="00074E10">
            <w:pPr>
              <w:jc w:val="left"/>
              <w:rPr>
                <w:color w:val="000000"/>
              </w:rPr>
              <w:pPrChange w:id="289" w:author="Isabelle Cote" w:date="2024-11-15T13:54:00Z" w16du:dateUtc="2024-11-15T21:54:00Z">
                <w:pPr/>
              </w:pPrChange>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074E10">
            <w:pPr>
              <w:jc w:val="left"/>
              <w:rPr>
                <w:color w:val="000000"/>
              </w:rPr>
              <w:pPrChange w:id="290" w:author="Isabelle Cote" w:date="2024-11-15T13:54:00Z" w16du:dateUtc="2024-11-15T21:54:00Z">
                <w:pPr/>
              </w:pPrChange>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074E10">
            <w:pPr>
              <w:jc w:val="left"/>
              <w:rPr>
                <w:color w:val="000000"/>
                <w:szCs w:val="22"/>
              </w:rPr>
              <w:pPrChange w:id="291" w:author="Isabelle Cote" w:date="2024-11-15T13:54:00Z" w16du:dateUtc="2024-11-15T21:54:00Z">
                <w:pPr/>
              </w:pPrChange>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074E10">
            <w:pPr>
              <w:jc w:val="left"/>
              <w:rPr>
                <w:color w:val="000000"/>
              </w:rPr>
              <w:pPrChange w:id="292" w:author="Isabelle Cote" w:date="2024-11-15T13:54:00Z" w16du:dateUtc="2024-11-15T21:54:00Z">
                <w:pPr/>
              </w:pPrChange>
            </w:pPr>
            <w:r w:rsidRPr="004D42BB">
              <w:rPr>
                <w:color w:val="000000"/>
              </w:rPr>
              <w:t>KCCA17</w:t>
            </w:r>
          </w:p>
        </w:tc>
        <w:tc>
          <w:tcPr>
            <w:tcW w:w="2669" w:type="dxa"/>
            <w:noWrap/>
            <w:hideMark/>
          </w:tcPr>
          <w:p w14:paraId="43834775" w14:textId="77777777" w:rsidR="00C34E5F" w:rsidRPr="004D42BB" w:rsidRDefault="00C34E5F" w:rsidP="00074E10">
            <w:pPr>
              <w:jc w:val="left"/>
              <w:rPr>
                <w:color w:val="000000"/>
              </w:rPr>
              <w:pPrChange w:id="293" w:author="Isabelle Cote" w:date="2024-11-15T13:54:00Z" w16du:dateUtc="2024-11-15T21:54:00Z">
                <w:pPr/>
              </w:pPrChange>
            </w:pPr>
            <w:r w:rsidRPr="004D42BB">
              <w:rPr>
                <w:color w:val="000000"/>
              </w:rPr>
              <w:t>Turf Island 2</w:t>
            </w:r>
          </w:p>
        </w:tc>
        <w:tc>
          <w:tcPr>
            <w:tcW w:w="2835" w:type="dxa"/>
            <w:noWrap/>
            <w:hideMark/>
          </w:tcPr>
          <w:p w14:paraId="1E59324A" w14:textId="77777777" w:rsidR="00C34E5F" w:rsidRPr="004D42BB" w:rsidRDefault="00C34E5F" w:rsidP="00074E10">
            <w:pPr>
              <w:jc w:val="left"/>
              <w:rPr>
                <w:color w:val="000000"/>
              </w:rPr>
              <w:pPrChange w:id="294" w:author="Isabelle Cote" w:date="2024-11-15T13:54:00Z" w16du:dateUtc="2024-11-15T21:54:00Z">
                <w:pPr/>
              </w:pPrChange>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074E10">
            <w:pPr>
              <w:jc w:val="left"/>
              <w:rPr>
                <w:color w:val="000000"/>
                <w:szCs w:val="22"/>
              </w:rPr>
              <w:pPrChange w:id="295" w:author="Isabelle Cote" w:date="2024-11-15T13:54:00Z" w16du:dateUtc="2024-11-15T21:54:00Z">
                <w:pPr/>
              </w:pPrChange>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074E10">
            <w:pPr>
              <w:jc w:val="left"/>
              <w:rPr>
                <w:color w:val="000000"/>
              </w:rPr>
              <w:pPrChange w:id="296" w:author="Isabelle Cote" w:date="2024-11-15T13:54:00Z" w16du:dateUtc="2024-11-15T21:54:00Z">
                <w:pPr/>
              </w:pPrChange>
            </w:pPr>
            <w:r w:rsidRPr="004D42BB">
              <w:rPr>
                <w:color w:val="000000"/>
              </w:rPr>
              <w:t>KCCA18</w:t>
            </w:r>
          </w:p>
        </w:tc>
        <w:tc>
          <w:tcPr>
            <w:tcW w:w="2669" w:type="dxa"/>
            <w:noWrap/>
            <w:hideMark/>
          </w:tcPr>
          <w:p w14:paraId="728C8BB3" w14:textId="77777777" w:rsidR="00C34E5F" w:rsidRPr="004D42BB" w:rsidRDefault="00C34E5F" w:rsidP="00074E10">
            <w:pPr>
              <w:jc w:val="left"/>
              <w:rPr>
                <w:color w:val="000000"/>
              </w:rPr>
              <w:pPrChange w:id="297" w:author="Isabelle Cote" w:date="2024-11-15T13:54:00Z" w16du:dateUtc="2024-11-15T21:54:00Z">
                <w:pPr/>
              </w:pPrChange>
            </w:pPr>
            <w:r w:rsidRPr="004D42BB">
              <w:rPr>
                <w:color w:val="000000"/>
              </w:rPr>
              <w:t>Second Beach</w:t>
            </w:r>
          </w:p>
        </w:tc>
        <w:tc>
          <w:tcPr>
            <w:tcW w:w="2835" w:type="dxa"/>
            <w:noWrap/>
            <w:hideMark/>
          </w:tcPr>
          <w:p w14:paraId="14D8420C" w14:textId="77777777" w:rsidR="00C34E5F" w:rsidRPr="004D42BB" w:rsidRDefault="00C34E5F" w:rsidP="00074E10">
            <w:pPr>
              <w:jc w:val="left"/>
              <w:rPr>
                <w:color w:val="000000"/>
              </w:rPr>
              <w:pPrChange w:id="298" w:author="Isabelle Cote" w:date="2024-11-15T13:54:00Z" w16du:dateUtc="2024-11-15T21:54:00Z">
                <w:pPr/>
              </w:pPrChange>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074E10">
            <w:pPr>
              <w:jc w:val="left"/>
              <w:rPr>
                <w:color w:val="000000"/>
                <w:szCs w:val="22"/>
              </w:rPr>
              <w:pPrChange w:id="299" w:author="Isabelle Cote" w:date="2024-11-15T13:54:00Z" w16du:dateUtc="2024-11-15T21:54:00Z">
                <w:pPr/>
              </w:pPrChange>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074E10">
            <w:pPr>
              <w:jc w:val="left"/>
              <w:rPr>
                <w:color w:val="000000"/>
              </w:rPr>
              <w:pPrChange w:id="300" w:author="Isabelle Cote" w:date="2024-11-15T13:54:00Z" w16du:dateUtc="2024-11-15T21:54:00Z">
                <w:pPr/>
              </w:pPrChange>
            </w:pPr>
            <w:r w:rsidRPr="004D42BB">
              <w:rPr>
                <w:color w:val="000000"/>
              </w:rPr>
              <w:t>KCCA19</w:t>
            </w:r>
          </w:p>
        </w:tc>
        <w:tc>
          <w:tcPr>
            <w:tcW w:w="2669" w:type="dxa"/>
            <w:noWrap/>
            <w:hideMark/>
          </w:tcPr>
          <w:p w14:paraId="6F28ACD8" w14:textId="77777777" w:rsidR="00C34E5F" w:rsidRPr="004D42BB" w:rsidRDefault="00C34E5F" w:rsidP="00074E10">
            <w:pPr>
              <w:jc w:val="left"/>
              <w:rPr>
                <w:color w:val="000000"/>
              </w:rPr>
              <w:pPrChange w:id="301" w:author="Isabelle Cote" w:date="2024-11-15T13:54:00Z" w16du:dateUtc="2024-11-15T21:54:00Z">
                <w:pPr/>
              </w:pPrChange>
            </w:pPr>
            <w:r w:rsidRPr="004D42BB">
              <w:rPr>
                <w:color w:val="000000"/>
              </w:rPr>
              <w:t>Wizard Islet North</w:t>
            </w:r>
          </w:p>
        </w:tc>
        <w:tc>
          <w:tcPr>
            <w:tcW w:w="2835" w:type="dxa"/>
            <w:noWrap/>
            <w:hideMark/>
          </w:tcPr>
          <w:p w14:paraId="067BC65F" w14:textId="77777777" w:rsidR="00C34E5F" w:rsidRPr="004D42BB" w:rsidRDefault="00C34E5F" w:rsidP="00074E10">
            <w:pPr>
              <w:jc w:val="left"/>
              <w:rPr>
                <w:color w:val="000000"/>
              </w:rPr>
              <w:pPrChange w:id="302" w:author="Isabelle Cote" w:date="2024-11-15T13:54:00Z" w16du:dateUtc="2024-11-15T21:54:00Z">
                <w:pPr/>
              </w:pPrChange>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074E10">
            <w:pPr>
              <w:jc w:val="left"/>
              <w:rPr>
                <w:color w:val="000000"/>
                <w:szCs w:val="22"/>
              </w:rPr>
              <w:pPrChange w:id="303" w:author="Isabelle Cote" w:date="2024-11-15T13:54:00Z" w16du:dateUtc="2024-11-15T21:54:00Z">
                <w:pPr/>
              </w:pPrChange>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074E10">
            <w:pPr>
              <w:jc w:val="left"/>
              <w:rPr>
                <w:color w:val="000000"/>
              </w:rPr>
              <w:pPrChange w:id="304" w:author="Isabelle Cote" w:date="2024-11-15T13:54:00Z" w16du:dateUtc="2024-11-15T21:54:00Z">
                <w:pPr/>
              </w:pPrChange>
            </w:pPr>
            <w:r w:rsidRPr="004D42BB">
              <w:rPr>
                <w:color w:val="000000"/>
              </w:rPr>
              <w:t>KCCA21</w:t>
            </w:r>
          </w:p>
        </w:tc>
        <w:tc>
          <w:tcPr>
            <w:tcW w:w="2669" w:type="dxa"/>
            <w:tcBorders>
              <w:bottom w:val="nil"/>
            </w:tcBorders>
            <w:noWrap/>
            <w:hideMark/>
          </w:tcPr>
          <w:p w14:paraId="0769FA03" w14:textId="77777777" w:rsidR="00C34E5F" w:rsidRPr="004D42BB" w:rsidRDefault="00C34E5F" w:rsidP="00074E10">
            <w:pPr>
              <w:jc w:val="left"/>
              <w:rPr>
                <w:color w:val="000000"/>
              </w:rPr>
              <w:pPrChange w:id="305" w:author="Isabelle Cote" w:date="2024-11-15T13:54:00Z" w16du:dateUtc="2024-11-15T21:54:00Z">
                <w:pPr/>
              </w:pPrChange>
            </w:pPr>
            <w:r w:rsidRPr="004D42BB">
              <w:rPr>
                <w:color w:val="000000"/>
              </w:rPr>
              <w:t>Bordelais Island</w:t>
            </w:r>
          </w:p>
        </w:tc>
        <w:tc>
          <w:tcPr>
            <w:tcW w:w="2835" w:type="dxa"/>
            <w:tcBorders>
              <w:bottom w:val="nil"/>
            </w:tcBorders>
            <w:noWrap/>
            <w:hideMark/>
          </w:tcPr>
          <w:p w14:paraId="07A90C20" w14:textId="77777777" w:rsidR="00C34E5F" w:rsidRPr="004D42BB" w:rsidRDefault="00C34E5F" w:rsidP="00074E10">
            <w:pPr>
              <w:jc w:val="left"/>
              <w:rPr>
                <w:color w:val="000000"/>
              </w:rPr>
              <w:pPrChange w:id="306" w:author="Isabelle Cote" w:date="2024-11-15T13:54:00Z" w16du:dateUtc="2024-11-15T21:54:00Z">
                <w:pPr/>
              </w:pPrChange>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074E10">
            <w:pPr>
              <w:jc w:val="left"/>
              <w:rPr>
                <w:color w:val="000000"/>
                <w:szCs w:val="22"/>
              </w:rPr>
              <w:pPrChange w:id="307" w:author="Isabelle Cote" w:date="2024-11-15T13:54:00Z" w16du:dateUtc="2024-11-15T21:54:00Z">
                <w:pPr/>
              </w:pPrChange>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074E10">
            <w:pPr>
              <w:jc w:val="left"/>
              <w:rPr>
                <w:color w:val="000000"/>
              </w:rPr>
              <w:pPrChange w:id="308" w:author="Isabelle Cote" w:date="2024-11-15T13:54:00Z" w16du:dateUtc="2024-11-15T21:54:00Z">
                <w:pPr/>
              </w:pPrChange>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074E10">
            <w:pPr>
              <w:jc w:val="left"/>
              <w:rPr>
                <w:color w:val="000000"/>
              </w:rPr>
              <w:pPrChange w:id="309" w:author="Isabelle Cote" w:date="2024-11-15T13:54:00Z" w16du:dateUtc="2024-11-15T21:54:00Z">
                <w:pPr/>
              </w:pPrChange>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074E10">
            <w:pPr>
              <w:jc w:val="left"/>
              <w:rPr>
                <w:color w:val="000000"/>
              </w:rPr>
              <w:pPrChange w:id="310" w:author="Isabelle Cote" w:date="2024-11-15T13:54:00Z" w16du:dateUtc="2024-11-15T21:54:00Z">
                <w:pPr/>
              </w:pPrChange>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074E10">
            <w:pPr>
              <w:jc w:val="left"/>
              <w:rPr>
                <w:color w:val="000000"/>
                <w:szCs w:val="22"/>
              </w:rPr>
              <w:pPrChange w:id="311" w:author="Isabelle Cote" w:date="2024-11-15T13:54:00Z" w16du:dateUtc="2024-11-15T21:54:00Z">
                <w:pPr/>
              </w:pPrChange>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58626561" w:rsidR="0017314E" w:rsidRDefault="0017314E" w:rsidP="00F122DB">
      <w:r>
        <w:rPr>
          <w:b/>
        </w:rPr>
        <w:lastRenderedPageBreak/>
        <w:t>T</w:t>
      </w:r>
      <w:r w:rsidRPr="001B22A8">
        <w:rPr>
          <w:b/>
        </w:rPr>
        <w:t xml:space="preserve">able </w:t>
      </w:r>
      <w:r w:rsidR="003840BD">
        <w:rPr>
          <w:b/>
        </w:rPr>
        <w:t>S1.</w:t>
      </w:r>
      <w:r w:rsidR="00F2075E">
        <w:rPr>
          <w:b/>
        </w:rPr>
        <w:t>3</w:t>
      </w:r>
      <w:r>
        <w:t>. Wet weight estimates for each invertebrate species used to calculate total biomass for Reef Life Survey data. We used shell-free wet weight for species with large shells (e</w:t>
      </w:r>
      <w:r w:rsidR="0067279B">
        <w:t>.</w:t>
      </w:r>
      <w:r>
        <w:t>g.</w:t>
      </w:r>
      <w:ins w:id="312" w:author="Isabelle Cote" w:date="2024-11-15T13:54:00Z" w16du:dateUtc="2024-11-15T21:54:00Z">
        <w:r w:rsidR="00074E10">
          <w:t>,</w:t>
        </w:r>
      </w:ins>
      <w:r>
        <w:t xml:space="preserve"> hermit crabs, snails). When weight information was unavailable for a species, we used estimates from the closest relative or most similarly sized species available. </w:t>
      </w:r>
      <w:r w:rsidRPr="00E763F3">
        <w:t xml:space="preserve">For </w:t>
      </w:r>
      <w:r>
        <w:t xml:space="preserve">the three species we </w:t>
      </w:r>
      <w:del w:id="313" w:author="Isabelle Cote" w:date="2024-11-15T13:55:00Z" w16du:dateUtc="2024-11-15T21:55:00Z">
        <w:r w:rsidDel="00074E10">
          <w:delText xml:space="preserve">measured </w:delText>
        </w:r>
      </w:del>
      <w:ins w:id="314" w:author="Isabelle Cote" w:date="2024-11-15T13:55:00Z" w16du:dateUtc="2024-11-15T21:55:00Z">
        <w:r w:rsidR="00074E10">
          <w:t>sized</w:t>
        </w:r>
        <w:r w:rsidR="00074E10">
          <w:t xml:space="preserve"> </w:t>
        </w:r>
      </w:ins>
      <w:r w:rsidRPr="00B42CBE">
        <w:rPr>
          <w:iCs/>
        </w:rPr>
        <w:t>in situ</w:t>
      </w:r>
      <w:ins w:id="315" w:author="Isabelle Cote" w:date="2024-11-15T13:55:00Z" w16du:dateUtc="2024-11-15T21:55:00Z">
        <w:r w:rsidR="00074E10">
          <w:t xml:space="preserve"> (</w:t>
        </w:r>
      </w:ins>
      <w:proofErr w:type="spellStart"/>
      <w:del w:id="316" w:author="Isabelle Cote" w:date="2024-11-15T13:55:00Z" w16du:dateUtc="2024-11-15T21:55:00Z">
        <w:r w:rsidDel="00074E10">
          <w:delText xml:space="preserve">; </w:delText>
        </w:r>
      </w:del>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ins w:id="317" w:author="Isabelle Cote" w:date="2024-11-15T13:55:00Z" w16du:dateUtc="2024-11-15T21:55:00Z">
        <w:r w:rsidR="00074E10">
          <w:rPr>
            <w:color w:val="000000"/>
          </w:rPr>
          <w:t xml:space="preserve">), </w:t>
        </w:r>
      </w:ins>
      <w:del w:id="318" w:author="Isabelle Cote" w:date="2024-11-15T13:55:00Z" w16du:dateUtc="2024-11-15T21:55:00Z">
        <w:r w:rsidDel="00074E10">
          <w:rPr>
            <w:color w:val="000000"/>
          </w:rPr>
          <w:delText>,</w:delText>
        </w:r>
        <w:r w:rsidRPr="00E763F3" w:rsidDel="00074E10">
          <w:rPr>
            <w:color w:val="000000"/>
          </w:rPr>
          <w:delText xml:space="preserve"> </w:delText>
        </w:r>
      </w:del>
      <w:r w:rsidRPr="00E763F3">
        <w:rPr>
          <w:color w:val="000000"/>
        </w:rPr>
        <w:t xml:space="preserve">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C27264">
            <w:pPr>
              <w:jc w:val="left"/>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C27264">
            <w:pPr>
              <w:jc w:val="left"/>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C27264">
            <w:pPr>
              <w:jc w:val="left"/>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C27264">
            <w:pPr>
              <w:jc w:val="left"/>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C27264">
            <w:pPr>
              <w:jc w:val="left"/>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C27264">
            <w:pPr>
              <w:jc w:val="left"/>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C27264">
            <w:pPr>
              <w:jc w:val="left"/>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C27264">
            <w:pPr>
              <w:jc w:val="left"/>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C27264">
            <w:pPr>
              <w:jc w:val="left"/>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longipes</w:t>
            </w:r>
          </w:p>
        </w:tc>
        <w:tc>
          <w:tcPr>
            <w:tcW w:w="1630" w:type="dxa"/>
            <w:noWrap/>
            <w:hideMark/>
          </w:tcPr>
          <w:p w14:paraId="69B586C6"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C27264">
            <w:pPr>
              <w:jc w:val="left"/>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C27264">
            <w:pPr>
              <w:jc w:val="left"/>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C27264">
            <w:pPr>
              <w:jc w:val="left"/>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C27264">
            <w:pPr>
              <w:jc w:val="left"/>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C27264">
            <w:pPr>
              <w:jc w:val="left"/>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C27264">
            <w:pPr>
              <w:jc w:val="left"/>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C27264">
            <w:pPr>
              <w:jc w:val="left"/>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C27264">
            <w:pPr>
              <w:jc w:val="left"/>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C27264">
            <w:pPr>
              <w:jc w:val="left"/>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4F7472" w14:paraId="501B22F6" w14:textId="77777777" w:rsidTr="000D7388">
        <w:trPr>
          <w:trHeight w:val="320"/>
        </w:trPr>
        <w:tc>
          <w:tcPr>
            <w:tcW w:w="3162" w:type="dxa"/>
            <w:noWrap/>
            <w:hideMark/>
          </w:tcPr>
          <w:p w14:paraId="352F8AA8" w14:textId="77777777" w:rsidR="0017314E" w:rsidRPr="00E763F3" w:rsidRDefault="0017314E" w:rsidP="00C27264">
            <w:pPr>
              <w:jc w:val="left"/>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6E4E6239" w14:textId="77777777" w:rsidR="0017314E" w:rsidRPr="004F7472" w:rsidRDefault="0017314E" w:rsidP="00C27264">
            <w:pPr>
              <w:jc w:val="left"/>
              <w:rPr>
                <w:color w:val="000000"/>
                <w:sz w:val="20"/>
                <w:szCs w:val="20"/>
                <w:lang w:val="fr-FR"/>
              </w:rPr>
            </w:pPr>
            <w:r w:rsidRPr="004F7472">
              <w:rPr>
                <w:color w:val="000000"/>
                <w:sz w:val="20"/>
                <w:szCs w:val="20"/>
                <w:lang w:val="fr-FR"/>
              </w:rPr>
              <w:t xml:space="preserve">Stewart et al 2015, </w:t>
            </w:r>
            <w:proofErr w:type="spellStart"/>
            <w:r w:rsidRPr="004F7472">
              <w:rPr>
                <w:i/>
                <w:color w:val="000000"/>
                <w:sz w:val="20"/>
                <w:szCs w:val="20"/>
                <w:lang w:val="fr-FR"/>
              </w:rPr>
              <w:t>Phyllolithodes</w:t>
            </w:r>
            <w:proofErr w:type="spellEnd"/>
            <w:r w:rsidRPr="004F7472">
              <w:rPr>
                <w:i/>
                <w:color w:val="000000"/>
                <w:sz w:val="20"/>
                <w:szCs w:val="20"/>
                <w:lang w:val="fr-FR"/>
              </w:rPr>
              <w:t xml:space="preserve"> </w:t>
            </w:r>
            <w:proofErr w:type="spellStart"/>
            <w:r w:rsidRPr="004F7472">
              <w:rPr>
                <w:i/>
                <w:color w:val="000000"/>
                <w:sz w:val="20"/>
                <w:szCs w:val="20"/>
                <w:lang w:val="fr-FR"/>
              </w:rPr>
              <w:t>papillosus</w:t>
            </w:r>
            <w:proofErr w:type="spellEnd"/>
          </w:p>
        </w:tc>
      </w:tr>
      <w:tr w:rsidR="0017314E" w:rsidRPr="004F7472" w14:paraId="32EDA088" w14:textId="77777777" w:rsidTr="000D7388">
        <w:trPr>
          <w:trHeight w:val="320"/>
        </w:trPr>
        <w:tc>
          <w:tcPr>
            <w:tcW w:w="3162" w:type="dxa"/>
            <w:noWrap/>
            <w:hideMark/>
          </w:tcPr>
          <w:p w14:paraId="3C1913C1" w14:textId="77777777" w:rsidR="0017314E" w:rsidRPr="00E763F3" w:rsidRDefault="0017314E" w:rsidP="00C27264">
            <w:pPr>
              <w:jc w:val="left"/>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0C1C40C6" w14:textId="77777777" w:rsidR="0017314E" w:rsidRPr="004F7472" w:rsidRDefault="0017314E" w:rsidP="00C27264">
            <w:pPr>
              <w:jc w:val="left"/>
              <w:rPr>
                <w:color w:val="000000"/>
                <w:sz w:val="20"/>
                <w:szCs w:val="20"/>
                <w:lang w:val="fr-FR"/>
              </w:rPr>
            </w:pPr>
            <w:r w:rsidRPr="004F7472">
              <w:rPr>
                <w:color w:val="000000"/>
                <w:sz w:val="20"/>
                <w:szCs w:val="20"/>
                <w:lang w:val="fr-FR"/>
              </w:rPr>
              <w:t xml:space="preserve">Stewart et al 2015, </w:t>
            </w:r>
            <w:proofErr w:type="spellStart"/>
            <w:r w:rsidRPr="004F7472">
              <w:rPr>
                <w:i/>
                <w:color w:val="000000"/>
                <w:sz w:val="20"/>
                <w:szCs w:val="20"/>
                <w:lang w:val="fr-FR"/>
              </w:rPr>
              <w:t>Phyllolithodes</w:t>
            </w:r>
            <w:proofErr w:type="spellEnd"/>
            <w:r w:rsidRPr="004F7472">
              <w:rPr>
                <w:i/>
                <w:color w:val="000000"/>
                <w:sz w:val="20"/>
                <w:szCs w:val="20"/>
                <w:lang w:val="fr-FR"/>
              </w:rPr>
              <w:t xml:space="preserve"> </w:t>
            </w:r>
            <w:proofErr w:type="spellStart"/>
            <w:r w:rsidRPr="004F7472">
              <w:rPr>
                <w:i/>
                <w:color w:val="000000"/>
                <w:sz w:val="20"/>
                <w:szCs w:val="20"/>
                <w:lang w:val="fr-FR"/>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C27264">
            <w:pPr>
              <w:jc w:val="left"/>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C27264">
            <w:pPr>
              <w:jc w:val="left"/>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C27264">
            <w:pPr>
              <w:jc w:val="left"/>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C27264">
            <w:pPr>
              <w:jc w:val="left"/>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C27264">
            <w:pPr>
              <w:jc w:val="left"/>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C27264">
            <w:pPr>
              <w:jc w:val="left"/>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C27264">
            <w:pPr>
              <w:jc w:val="left"/>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C27264">
            <w:pPr>
              <w:jc w:val="left"/>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C27264">
            <w:pPr>
              <w:jc w:val="left"/>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C27264">
            <w:pPr>
              <w:jc w:val="left"/>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C27264">
            <w:pPr>
              <w:jc w:val="left"/>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C27264">
            <w:pPr>
              <w:jc w:val="left"/>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pubescens</w:t>
            </w:r>
          </w:p>
        </w:tc>
        <w:tc>
          <w:tcPr>
            <w:tcW w:w="1630" w:type="dxa"/>
            <w:noWrap/>
            <w:hideMark/>
          </w:tcPr>
          <w:p w14:paraId="03337FCC" w14:textId="77777777" w:rsidR="0017314E" w:rsidRPr="00E763F3" w:rsidRDefault="0017314E" w:rsidP="00C27264">
            <w:pPr>
              <w:jc w:val="left"/>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C27264">
            <w:pPr>
              <w:jc w:val="left"/>
              <w:rPr>
                <w:color w:val="000000"/>
                <w:sz w:val="20"/>
                <w:szCs w:val="20"/>
              </w:rPr>
            </w:pPr>
            <w:r w:rsidRPr="00E763F3">
              <w:rPr>
                <w:color w:val="000000"/>
                <w:sz w:val="20"/>
                <w:szCs w:val="20"/>
              </w:rPr>
              <w:t xml:space="preserve">Stillman and Somero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C27264">
            <w:pPr>
              <w:jc w:val="left"/>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C27264">
            <w:pPr>
              <w:jc w:val="left"/>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C27264">
            <w:pPr>
              <w:jc w:val="left"/>
              <w:rPr>
                <w:color w:val="000000"/>
                <w:sz w:val="20"/>
                <w:szCs w:val="20"/>
              </w:rPr>
            </w:pPr>
            <w:r w:rsidRPr="00E763F3">
              <w:rPr>
                <w:color w:val="000000"/>
                <w:sz w:val="20"/>
                <w:szCs w:val="20"/>
              </w:rPr>
              <w:t xml:space="preserve">Stillman and Somero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C27264">
            <w:pPr>
              <w:jc w:val="left"/>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C27264">
            <w:pPr>
              <w:jc w:val="left"/>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C27264">
            <w:pPr>
              <w:jc w:val="left"/>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C27264">
            <w:pPr>
              <w:jc w:val="left"/>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C27264">
            <w:pPr>
              <w:jc w:val="left"/>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C27264">
            <w:pPr>
              <w:jc w:val="left"/>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C27264">
            <w:pPr>
              <w:jc w:val="left"/>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C27264">
            <w:pPr>
              <w:jc w:val="left"/>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C27264">
            <w:pPr>
              <w:jc w:val="left"/>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C27264">
            <w:pPr>
              <w:jc w:val="left"/>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C27264">
            <w:pPr>
              <w:jc w:val="left"/>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C27264">
            <w:pPr>
              <w:jc w:val="left"/>
              <w:rPr>
                <w:color w:val="000000"/>
                <w:sz w:val="20"/>
                <w:szCs w:val="20"/>
              </w:rPr>
            </w:pPr>
            <w:r w:rsidRPr="00E763F3">
              <w:rPr>
                <w:color w:val="000000"/>
                <w:sz w:val="20"/>
                <w:szCs w:val="20"/>
              </w:rPr>
              <w:t xml:space="preserve">Menge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C27264">
            <w:pPr>
              <w:jc w:val="left"/>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C27264">
            <w:pPr>
              <w:jc w:val="left"/>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C27264">
            <w:pPr>
              <w:jc w:val="left"/>
              <w:rPr>
                <w:color w:val="000000"/>
                <w:sz w:val="20"/>
                <w:szCs w:val="20"/>
              </w:rPr>
            </w:pPr>
            <w:r w:rsidRPr="00E763F3">
              <w:rPr>
                <w:color w:val="000000"/>
                <w:sz w:val="20"/>
                <w:szCs w:val="20"/>
              </w:rPr>
              <w:t xml:space="preserve">Menge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C27264">
            <w:pPr>
              <w:jc w:val="left"/>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C27264">
            <w:pPr>
              <w:jc w:val="left"/>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4F7472" w14:paraId="638E177F" w14:textId="77777777" w:rsidTr="000D7388">
        <w:trPr>
          <w:trHeight w:val="320"/>
        </w:trPr>
        <w:tc>
          <w:tcPr>
            <w:tcW w:w="3162" w:type="dxa"/>
            <w:noWrap/>
            <w:hideMark/>
          </w:tcPr>
          <w:p w14:paraId="1D91F760" w14:textId="77777777" w:rsidR="0017314E" w:rsidRPr="00E763F3" w:rsidRDefault="0017314E" w:rsidP="00C27264">
            <w:pPr>
              <w:jc w:val="left"/>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C27264">
            <w:pPr>
              <w:jc w:val="left"/>
              <w:rPr>
                <w:color w:val="000000"/>
                <w:sz w:val="20"/>
                <w:szCs w:val="20"/>
              </w:rPr>
            </w:pPr>
            <w:r w:rsidRPr="00E763F3">
              <w:rPr>
                <w:color w:val="000000"/>
                <w:sz w:val="20"/>
                <w:szCs w:val="20"/>
              </w:rPr>
              <w:t>146.18</w:t>
            </w:r>
          </w:p>
        </w:tc>
        <w:tc>
          <w:tcPr>
            <w:tcW w:w="4706" w:type="dxa"/>
            <w:noWrap/>
            <w:hideMark/>
          </w:tcPr>
          <w:p w14:paraId="3FBD7DC0" w14:textId="77777777" w:rsidR="0017314E" w:rsidRPr="004F7472" w:rsidRDefault="0017314E" w:rsidP="00C27264">
            <w:pPr>
              <w:jc w:val="left"/>
              <w:rPr>
                <w:color w:val="000000"/>
                <w:sz w:val="20"/>
                <w:szCs w:val="20"/>
                <w:lang w:val="fr-FR"/>
              </w:rPr>
            </w:pPr>
            <w:r w:rsidRPr="004F7472">
              <w:rPr>
                <w:color w:val="000000"/>
                <w:sz w:val="20"/>
                <w:szCs w:val="20"/>
                <w:lang w:val="fr-FR"/>
              </w:rPr>
              <w:t xml:space="preserve">Peters et al 2019, </w:t>
            </w:r>
            <w:proofErr w:type="spellStart"/>
            <w:r w:rsidRPr="004F7472">
              <w:rPr>
                <w:color w:val="000000"/>
                <w:sz w:val="20"/>
                <w:szCs w:val="20"/>
                <w:lang w:val="fr-FR"/>
              </w:rPr>
              <w:t>Pisaster</w:t>
            </w:r>
            <w:proofErr w:type="spellEnd"/>
            <w:r w:rsidRPr="004F7472">
              <w:rPr>
                <w:color w:val="000000"/>
                <w:sz w:val="20"/>
                <w:szCs w:val="20"/>
                <w:lang w:val="fr-FR"/>
              </w:rPr>
              <w:t xml:space="preserve"> </w:t>
            </w:r>
            <w:proofErr w:type="spellStart"/>
            <w:r w:rsidRPr="004F7472">
              <w:rPr>
                <w:color w:val="000000"/>
                <w:sz w:val="20"/>
                <w:szCs w:val="20"/>
                <w:lang w:val="fr-FR"/>
              </w:rPr>
              <w:t>giganteus</w:t>
            </w:r>
            <w:proofErr w:type="spellEnd"/>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C27264">
            <w:pPr>
              <w:jc w:val="left"/>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C27264">
            <w:pPr>
              <w:jc w:val="left"/>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C27264">
            <w:pPr>
              <w:jc w:val="left"/>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C27264">
            <w:pPr>
              <w:jc w:val="left"/>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C27264">
            <w:pPr>
              <w:jc w:val="left"/>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C27264">
            <w:pPr>
              <w:jc w:val="left"/>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C27264">
            <w:pPr>
              <w:jc w:val="left"/>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C27264">
            <w:pPr>
              <w:jc w:val="left"/>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C27264">
            <w:pPr>
              <w:jc w:val="left"/>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C27264">
            <w:pPr>
              <w:jc w:val="left"/>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C27264">
            <w:pPr>
              <w:jc w:val="left"/>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C27264">
            <w:pPr>
              <w:jc w:val="left"/>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C27264">
            <w:pPr>
              <w:jc w:val="left"/>
              <w:rPr>
                <w:color w:val="000000"/>
                <w:sz w:val="20"/>
                <w:szCs w:val="20"/>
              </w:rPr>
            </w:pPr>
            <w:r w:rsidRPr="00E763F3">
              <w:rPr>
                <w:color w:val="000000"/>
                <w:sz w:val="20"/>
                <w:szCs w:val="20"/>
              </w:rPr>
              <w:t xml:space="preserve">Menge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C27264">
            <w:pPr>
              <w:jc w:val="left"/>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C27264">
            <w:pPr>
              <w:jc w:val="left"/>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C27264">
            <w:pPr>
              <w:jc w:val="left"/>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C27264">
            <w:pPr>
              <w:jc w:val="left"/>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C27264">
            <w:pPr>
              <w:jc w:val="left"/>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C27264">
            <w:pPr>
              <w:jc w:val="left"/>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C27264">
            <w:pPr>
              <w:jc w:val="left"/>
              <w:rPr>
                <w:color w:val="000000"/>
                <w:sz w:val="20"/>
                <w:szCs w:val="20"/>
              </w:rPr>
            </w:pPr>
            <w:r w:rsidRPr="00E763F3">
              <w:rPr>
                <w:color w:val="000000"/>
                <w:sz w:val="20"/>
                <w:szCs w:val="20"/>
              </w:rPr>
              <w:t xml:space="preserve">Menge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C27264">
            <w:pPr>
              <w:jc w:val="left"/>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C27264">
            <w:pPr>
              <w:jc w:val="left"/>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C27264">
            <w:pPr>
              <w:jc w:val="left"/>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C27264">
            <w:pPr>
              <w:jc w:val="left"/>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C27264">
            <w:pPr>
              <w:jc w:val="left"/>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C27264">
            <w:pPr>
              <w:jc w:val="left"/>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C27264">
            <w:pPr>
              <w:jc w:val="left"/>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C27264">
            <w:pPr>
              <w:jc w:val="left"/>
              <w:rPr>
                <w:color w:val="000000"/>
                <w:sz w:val="20"/>
                <w:szCs w:val="20"/>
              </w:rPr>
            </w:pPr>
            <w:r w:rsidRPr="00E763F3">
              <w:rPr>
                <w:color w:val="000000"/>
                <w:sz w:val="20"/>
                <w:szCs w:val="20"/>
              </w:rPr>
              <w:t xml:space="preserve">Menge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C27264">
            <w:pPr>
              <w:jc w:val="left"/>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C27264">
            <w:pPr>
              <w:jc w:val="left"/>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C27264">
            <w:pPr>
              <w:jc w:val="left"/>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C27264">
            <w:pPr>
              <w:jc w:val="left"/>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C27264">
            <w:pPr>
              <w:jc w:val="left"/>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C27264">
            <w:pPr>
              <w:jc w:val="left"/>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C27264">
            <w:pPr>
              <w:jc w:val="left"/>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4F7472" w14:paraId="1B6659F4" w14:textId="77777777" w:rsidTr="000D7388">
        <w:trPr>
          <w:trHeight w:val="320"/>
        </w:trPr>
        <w:tc>
          <w:tcPr>
            <w:tcW w:w="3162" w:type="dxa"/>
            <w:noWrap/>
            <w:hideMark/>
          </w:tcPr>
          <w:p w14:paraId="58EE436D" w14:textId="77777777" w:rsidR="0017314E" w:rsidRPr="00E763F3" w:rsidRDefault="0017314E" w:rsidP="00C27264">
            <w:pPr>
              <w:jc w:val="left"/>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californicus</w:t>
            </w:r>
          </w:p>
        </w:tc>
        <w:tc>
          <w:tcPr>
            <w:tcW w:w="1630" w:type="dxa"/>
            <w:noWrap/>
            <w:hideMark/>
          </w:tcPr>
          <w:p w14:paraId="479D82EA" w14:textId="77777777" w:rsidR="0017314E" w:rsidRPr="00E763F3" w:rsidRDefault="0017314E" w:rsidP="00C27264">
            <w:pPr>
              <w:jc w:val="left"/>
              <w:rPr>
                <w:color w:val="000000"/>
                <w:sz w:val="20"/>
                <w:szCs w:val="20"/>
              </w:rPr>
            </w:pPr>
            <w:r w:rsidRPr="00E763F3">
              <w:rPr>
                <w:color w:val="000000"/>
                <w:sz w:val="20"/>
                <w:szCs w:val="20"/>
              </w:rPr>
              <w:t>319.31</w:t>
            </w:r>
          </w:p>
        </w:tc>
        <w:tc>
          <w:tcPr>
            <w:tcW w:w="4706" w:type="dxa"/>
            <w:noWrap/>
            <w:hideMark/>
          </w:tcPr>
          <w:p w14:paraId="00B42E71" w14:textId="77777777" w:rsidR="0017314E" w:rsidRPr="004F7472" w:rsidRDefault="0017314E" w:rsidP="00C27264">
            <w:pPr>
              <w:jc w:val="left"/>
              <w:rPr>
                <w:color w:val="000000"/>
                <w:sz w:val="20"/>
                <w:szCs w:val="20"/>
                <w:lang w:val="fr-FR"/>
              </w:rPr>
            </w:pPr>
            <w:r w:rsidRPr="004F7472">
              <w:rPr>
                <w:color w:val="000000"/>
                <w:sz w:val="20"/>
                <w:szCs w:val="20"/>
                <w:lang w:val="fr-FR"/>
              </w:rPr>
              <w:t xml:space="preserve">Peters et al 2019, </w:t>
            </w:r>
            <w:proofErr w:type="spellStart"/>
            <w:r w:rsidRPr="004F7472">
              <w:rPr>
                <w:i/>
                <w:color w:val="000000"/>
                <w:sz w:val="20"/>
                <w:szCs w:val="20"/>
                <w:lang w:val="fr-FR"/>
              </w:rPr>
              <w:t>Apostichopus</w:t>
            </w:r>
            <w:proofErr w:type="spellEnd"/>
            <w:r w:rsidRPr="004F7472">
              <w:rPr>
                <w:i/>
                <w:color w:val="000000"/>
                <w:sz w:val="20"/>
                <w:szCs w:val="20"/>
                <w:lang w:val="fr-FR"/>
              </w:rPr>
              <w:t xml:space="preserve"> </w:t>
            </w:r>
            <w:proofErr w:type="spellStart"/>
            <w:r w:rsidRPr="004F7472">
              <w:rPr>
                <w:i/>
                <w:color w:val="000000"/>
                <w:sz w:val="20"/>
                <w:szCs w:val="20"/>
                <w:lang w:val="fr-FR"/>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C27264">
            <w:pPr>
              <w:jc w:val="left"/>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C27264">
            <w:pPr>
              <w:jc w:val="left"/>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C27264">
            <w:pPr>
              <w:jc w:val="left"/>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C27264">
            <w:pPr>
              <w:jc w:val="left"/>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C27264">
            <w:pPr>
              <w:jc w:val="left"/>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C27264">
            <w:pPr>
              <w:jc w:val="left"/>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C27264">
            <w:pPr>
              <w:jc w:val="left"/>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C27264">
            <w:pPr>
              <w:jc w:val="left"/>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C27264">
            <w:pPr>
              <w:jc w:val="left"/>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C27264">
            <w:pPr>
              <w:jc w:val="left"/>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C27264">
            <w:pPr>
              <w:jc w:val="left"/>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C27264">
            <w:pPr>
              <w:jc w:val="left"/>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C27264">
            <w:pPr>
              <w:jc w:val="left"/>
              <w:rPr>
                <w:i/>
                <w:color w:val="000000"/>
                <w:sz w:val="20"/>
                <w:szCs w:val="20"/>
              </w:rPr>
            </w:pPr>
            <w:r w:rsidRPr="00E763F3">
              <w:rPr>
                <w:i/>
                <w:color w:val="000000"/>
                <w:sz w:val="20"/>
                <w:szCs w:val="20"/>
              </w:rPr>
              <w:t xml:space="preserve">Opalia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C27264">
            <w:pPr>
              <w:jc w:val="left"/>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C27264">
            <w:pPr>
              <w:jc w:val="left"/>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C27264">
            <w:pPr>
              <w:jc w:val="left"/>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C27264">
            <w:pPr>
              <w:jc w:val="left"/>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C27264">
            <w:pPr>
              <w:jc w:val="left"/>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C27264">
            <w:pPr>
              <w:jc w:val="left"/>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C27264">
            <w:pPr>
              <w:jc w:val="left"/>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C27264">
            <w:pPr>
              <w:jc w:val="left"/>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C27264">
            <w:pPr>
              <w:jc w:val="left"/>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C27264">
            <w:pPr>
              <w:jc w:val="left"/>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C27264">
            <w:pPr>
              <w:jc w:val="left"/>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modesta</w:t>
            </w:r>
          </w:p>
        </w:tc>
        <w:tc>
          <w:tcPr>
            <w:tcW w:w="1630" w:type="dxa"/>
            <w:noWrap/>
            <w:hideMark/>
          </w:tcPr>
          <w:p w14:paraId="3AEAFCA0"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C27264">
            <w:pPr>
              <w:jc w:val="left"/>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C27264">
            <w:pPr>
              <w:jc w:val="left"/>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C27264">
            <w:pPr>
              <w:jc w:val="left"/>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C27264">
            <w:pPr>
              <w:jc w:val="left"/>
              <w:rPr>
                <w:i/>
                <w:color w:val="000000"/>
                <w:sz w:val="20"/>
                <w:szCs w:val="20"/>
              </w:rPr>
            </w:pPr>
            <w:r w:rsidRPr="00E763F3">
              <w:rPr>
                <w:i/>
                <w:color w:val="000000"/>
                <w:sz w:val="20"/>
                <w:szCs w:val="20"/>
              </w:rPr>
              <w:t xml:space="preserve">Dirona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C27264">
            <w:pPr>
              <w:jc w:val="left"/>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C27264">
            <w:pPr>
              <w:jc w:val="left"/>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C27264">
            <w:pPr>
              <w:jc w:val="left"/>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C27264">
            <w:pPr>
              <w:jc w:val="left"/>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C27264">
            <w:pPr>
              <w:jc w:val="left"/>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C27264">
            <w:pPr>
              <w:jc w:val="left"/>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C27264">
            <w:pPr>
              <w:jc w:val="left"/>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C27264">
            <w:pPr>
              <w:jc w:val="left"/>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C27264">
            <w:pPr>
              <w:jc w:val="left"/>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C27264">
            <w:pPr>
              <w:jc w:val="left"/>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C27264">
            <w:pPr>
              <w:jc w:val="left"/>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C27264">
            <w:pPr>
              <w:jc w:val="left"/>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C27264">
            <w:pPr>
              <w:jc w:val="left"/>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C27264">
            <w:pPr>
              <w:jc w:val="left"/>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C27264">
            <w:pPr>
              <w:jc w:val="left"/>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modesta</w:t>
            </w:r>
          </w:p>
        </w:tc>
        <w:tc>
          <w:tcPr>
            <w:tcW w:w="1630" w:type="dxa"/>
            <w:noWrap/>
            <w:hideMark/>
          </w:tcPr>
          <w:p w14:paraId="5F97378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C27264">
            <w:pPr>
              <w:jc w:val="left"/>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C27264">
            <w:pPr>
              <w:jc w:val="left"/>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C27264">
            <w:pPr>
              <w:jc w:val="left"/>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C27264">
            <w:pPr>
              <w:jc w:val="left"/>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C27264">
            <w:pPr>
              <w:jc w:val="left"/>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C27264">
            <w:pPr>
              <w:jc w:val="left"/>
              <w:rPr>
                <w:i/>
                <w:color w:val="000000"/>
                <w:sz w:val="20"/>
                <w:szCs w:val="20"/>
              </w:rPr>
            </w:pPr>
            <w:r w:rsidRPr="00E763F3">
              <w:rPr>
                <w:i/>
                <w:color w:val="000000"/>
                <w:sz w:val="20"/>
                <w:szCs w:val="20"/>
              </w:rPr>
              <w:t xml:space="preserve">Berthella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C27264">
            <w:pPr>
              <w:jc w:val="left"/>
              <w:rPr>
                <w:i/>
                <w:color w:val="000000"/>
                <w:sz w:val="20"/>
                <w:szCs w:val="20"/>
              </w:rPr>
            </w:pPr>
            <w:r w:rsidRPr="00E763F3">
              <w:rPr>
                <w:i/>
                <w:color w:val="000000"/>
                <w:sz w:val="20"/>
                <w:szCs w:val="20"/>
              </w:rPr>
              <w:t xml:space="preserve">Calliostoma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C27264">
            <w:pPr>
              <w:jc w:val="left"/>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C27264">
            <w:pPr>
              <w:jc w:val="left"/>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C27264">
            <w:pPr>
              <w:jc w:val="left"/>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C27264">
            <w:pPr>
              <w:jc w:val="left"/>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C27264">
            <w:pPr>
              <w:jc w:val="left"/>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4B44B3F0" w:rsidR="00792779" w:rsidRDefault="00792779" w:rsidP="00F122DB">
      <w:r w:rsidRPr="00E83D6E">
        <w:rPr>
          <w:b/>
        </w:rPr>
        <w:t xml:space="preserve">Table </w:t>
      </w:r>
      <w:r w:rsidR="003840BD">
        <w:rPr>
          <w:b/>
        </w:rPr>
        <w:t>S1.</w:t>
      </w:r>
      <w:r w:rsidR="00F2075E">
        <w:rPr>
          <w:b/>
        </w:rPr>
        <w:t>4</w:t>
      </w:r>
      <w: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del w:id="319" w:author="Isabelle Cote" w:date="2024-11-15T13:55:00Z" w16du:dateUtc="2024-11-15T21:55:00Z">
        <w:r w:rsidDel="00074E10">
          <w:delText xml:space="preserve">df </w:delText>
        </w:r>
      </w:del>
      <w:ins w:id="320" w:author="Isabelle Cote" w:date="2024-11-15T13:55:00Z" w16du:dateUtc="2024-11-15T21:55:00Z">
        <w:r w:rsidR="00074E10">
          <w:t>k</w:t>
        </w:r>
        <w:r w:rsidR="00074E10">
          <w:t xml:space="preserve"> </w:t>
        </w:r>
      </w:ins>
      <w:r>
        <w:t xml:space="preserve">is </w:t>
      </w:r>
      <w:del w:id="321" w:author="Isabelle Cote" w:date="2024-11-15T13:55:00Z" w16du:dateUtc="2024-11-15T21:55:00Z">
        <w:r w:rsidDel="00074E10">
          <w:delText>the degrees of freedom</w:delText>
        </w:r>
      </w:del>
      <w:ins w:id="322" w:author="Isabelle Cote" w:date="2024-11-15T13:55:00Z" w16du:dateUtc="2024-11-15T21:55:00Z">
        <w:r w:rsidR="00074E10">
          <w:t>the number of parameters</w:t>
        </w:r>
      </w:ins>
      <w:r>
        <w:t xml:space="preserve"> in the model. The model with the lowest AIC score is the “best” model; </w:t>
      </w:r>
      <w:r w:rsidRPr="00D504C4">
        <w:t>Δ</w:t>
      </w:r>
      <w:r>
        <w:t xml:space="preserve">AIC is the difference in AIC score between a given model and the “best” model; AIC weight </w:t>
      </w:r>
      <w:r w:rsidRPr="00CE6557">
        <w:t>represent</w:t>
      </w:r>
      <w:r>
        <w:t>s</w:t>
      </w:r>
      <w:r w:rsidRPr="00CE6557">
        <w:t xml:space="preserve"> the </w:t>
      </w:r>
      <w:r>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Pr="004F7472" w:rsidRDefault="00792779" w:rsidP="005E2FEE">
            <w:pPr>
              <w:spacing w:line="360" w:lineRule="auto"/>
              <w:rPr>
                <w:lang w:val="fr-FR"/>
              </w:rPr>
            </w:pPr>
            <w:r w:rsidRPr="004F7472">
              <w:rPr>
                <w:lang w:val="fr-FR"/>
              </w:rPr>
              <w:t xml:space="preserve">AA + SHD + T + D + </w:t>
            </w:r>
            <w:proofErr w:type="gramStart"/>
            <w:r w:rsidRPr="004F7472">
              <w:rPr>
                <w:lang w:val="fr-FR"/>
              </w:rPr>
              <w:t>AA:T</w:t>
            </w:r>
            <w:proofErr w:type="gramEnd"/>
            <w:r w:rsidRPr="004F7472">
              <w:rPr>
                <w:lang w:val="fr-FR"/>
              </w:rP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Pr="004F7472" w:rsidRDefault="00792779" w:rsidP="005E2FEE">
            <w:pPr>
              <w:spacing w:line="360" w:lineRule="auto"/>
              <w:rPr>
                <w:lang w:val="fr-FR"/>
              </w:rPr>
            </w:pPr>
            <w:r w:rsidRPr="004F7472">
              <w:rPr>
                <w:lang w:val="fr-FR"/>
              </w:rPr>
              <w:t xml:space="preserve">AA + SID + T + D + </w:t>
            </w:r>
            <w:proofErr w:type="gramStart"/>
            <w:r w:rsidRPr="004F7472">
              <w:rPr>
                <w:lang w:val="fr-FR"/>
              </w:rPr>
              <w:t>AA:T</w:t>
            </w:r>
            <w:proofErr w:type="gramEnd"/>
            <w:r w:rsidRPr="004F7472">
              <w:rPr>
                <w:lang w:val="fr-FR"/>
              </w:rP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Pr="004F7472" w:rsidRDefault="00792779" w:rsidP="005E2FEE">
            <w:pPr>
              <w:spacing w:line="360" w:lineRule="auto"/>
              <w:rPr>
                <w:lang w:val="fr-FR"/>
              </w:rPr>
            </w:pPr>
            <w:r w:rsidRPr="004F7472">
              <w:rPr>
                <w:lang w:val="fr-FR"/>
              </w:rPr>
              <w:t xml:space="preserve">AB + SHD + T + D + </w:t>
            </w:r>
            <w:proofErr w:type="gramStart"/>
            <w:r w:rsidRPr="004F7472">
              <w:rPr>
                <w:lang w:val="fr-FR"/>
              </w:rPr>
              <w:t>AB:T</w:t>
            </w:r>
            <w:proofErr w:type="gramEnd"/>
            <w:r w:rsidRPr="004F7472">
              <w:rPr>
                <w:lang w:val="fr-FR"/>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Pr="004F7472" w:rsidRDefault="00792779" w:rsidP="005E2FEE">
            <w:pPr>
              <w:spacing w:line="360" w:lineRule="auto"/>
              <w:rPr>
                <w:lang w:val="fr-FR"/>
              </w:rPr>
            </w:pPr>
            <w:r w:rsidRPr="004F7472">
              <w:rPr>
                <w:lang w:val="fr-FR"/>
              </w:rPr>
              <w:t xml:space="preserve">AB + SID + T + D + </w:t>
            </w:r>
            <w:proofErr w:type="gramStart"/>
            <w:r w:rsidRPr="004F7472">
              <w:rPr>
                <w:lang w:val="fr-FR"/>
              </w:rPr>
              <w:t>AB:T</w:t>
            </w:r>
            <w:proofErr w:type="gramEnd"/>
            <w:r w:rsidRPr="004F7472">
              <w:rPr>
                <w:lang w:val="fr-FR"/>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71A9C42E" w:rsidR="00792779" w:rsidRPr="00F122DB" w:rsidRDefault="00792779" w:rsidP="00F122DB">
      <w:pPr>
        <w:rPr>
          <w:b/>
        </w:rPr>
      </w:pPr>
      <w:r w:rsidRPr="00A15B36">
        <w:rPr>
          <w:b/>
        </w:rPr>
        <w:t xml:space="preserve">Table </w:t>
      </w:r>
      <w:r w:rsidR="003840BD">
        <w:rPr>
          <w:b/>
        </w:rPr>
        <w:t>S1.</w:t>
      </w:r>
      <w:r w:rsidR="00F2075E">
        <w:rPr>
          <w:b/>
        </w:rPr>
        <w:t>5</w:t>
      </w:r>
      <w:r>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t xml:space="preserve">site. </w:t>
      </w:r>
      <w:ins w:id="323" w:author="Isabelle Cote" w:date="2024-11-15T13:56:00Z" w16du:dateUtc="2024-11-15T21:56:00Z">
        <w:r w:rsidR="00074E10">
          <w:t>k</w:t>
        </w:r>
        <w:r w:rsidR="00074E10">
          <w:t xml:space="preserve"> </w:t>
        </w:r>
        <w:r w:rsidR="00074E10">
          <w:t>is the number of parameters in the model</w:t>
        </w:r>
        <w:r w:rsidR="00074E10">
          <w:t xml:space="preserve">. </w:t>
        </w:r>
      </w:ins>
      <w:del w:id="324" w:author="Isabelle Cote" w:date="2024-11-15T13:56:00Z" w16du:dateUtc="2024-11-15T21:56:00Z">
        <w:r w:rsidDel="00074E10">
          <w:delText xml:space="preserve">df is the degrees of freedom in the model. </w:delText>
        </w:r>
      </w:del>
      <w:r>
        <w:t xml:space="preserve">The model with the lowest AIC score is the “best” model; </w:t>
      </w:r>
      <w:r w:rsidRPr="00D504C4">
        <w:t>Δ</w:t>
      </w:r>
      <w:r>
        <w:t xml:space="preserve">AIC is the difference in AIC score between a given model and the “best” model; AIC weight </w:t>
      </w:r>
      <w:r w:rsidRPr="00CE6557">
        <w:t>represent</w:t>
      </w:r>
      <w:r>
        <w:t>s</w:t>
      </w:r>
      <w:r w:rsidRPr="00CE6557">
        <w:t xml:space="preserve"> the </w:t>
      </w:r>
      <w:r>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4661D19" w:rsidR="00792779" w:rsidRPr="004F7472" w:rsidRDefault="00792779" w:rsidP="005E2FEE">
            <w:pPr>
              <w:spacing w:line="360" w:lineRule="auto"/>
              <w:rPr>
                <w:lang w:val="fr-FR"/>
              </w:rPr>
            </w:pPr>
            <w:r w:rsidRPr="004F7472">
              <w:rPr>
                <w:lang w:val="fr-FR"/>
              </w:rPr>
              <w:t>AB + SHD + KS + KB + T + D + AB</w:t>
            </w:r>
            <w:proofErr w:type="gramStart"/>
            <w:ins w:id="325" w:author="Isabelle Cote" w:date="2024-11-15T13:58:00Z" w16du:dateUtc="2024-11-15T21:58:00Z">
              <w:r w:rsidR="00074E10">
                <w:rPr>
                  <w:lang w:val="fr-FR"/>
                </w:rPr>
                <w:t> </w:t>
              </w:r>
            </w:ins>
            <w:r w:rsidRPr="004F7472">
              <w:rPr>
                <w:lang w:val="fr-FR"/>
              </w:rPr>
              <w:t>:T</w:t>
            </w:r>
            <w:proofErr w:type="gramEnd"/>
            <w:r w:rsidRPr="004F7472">
              <w:rPr>
                <w:lang w:val="fr-FR"/>
              </w:rPr>
              <w:t xml:space="preserve"> + AB</w:t>
            </w:r>
            <w:ins w:id="326" w:author="Isabelle Cote" w:date="2024-11-15T13:58:00Z" w16du:dateUtc="2024-11-15T21:58:00Z">
              <w:r w:rsidR="00074E10">
                <w:rPr>
                  <w:lang w:val="fr-FR"/>
                </w:rPr>
                <w:t> </w:t>
              </w:r>
            </w:ins>
            <w:r w:rsidRPr="004F7472">
              <w:rPr>
                <w:lang w:val="fr-FR"/>
              </w:rPr>
              <w:t>:KB + KB</w:t>
            </w:r>
            <w:ins w:id="327" w:author="Isabelle Cote" w:date="2024-11-15T13:58:00Z" w16du:dateUtc="2024-11-15T21:58:00Z">
              <w:r w:rsidR="00074E10">
                <w:rPr>
                  <w:lang w:val="fr-FR"/>
                </w:rPr>
                <w:t> </w:t>
              </w:r>
            </w:ins>
            <w:r w:rsidRPr="004F7472">
              <w:rPr>
                <w:lang w:val="fr-FR"/>
              </w:rPr>
              <w:t>:T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15CF703D" w:rsidR="00792779" w:rsidRPr="004F7472" w:rsidRDefault="00792779" w:rsidP="005E2FEE">
            <w:pPr>
              <w:spacing w:line="360" w:lineRule="auto"/>
              <w:rPr>
                <w:lang w:val="fr-FR"/>
              </w:rPr>
            </w:pPr>
            <w:r w:rsidRPr="004F7472">
              <w:rPr>
                <w:lang w:val="fr-FR"/>
              </w:rPr>
              <w:t>A</w:t>
            </w:r>
            <w:r w:rsidR="00F77F4A" w:rsidRPr="004F7472">
              <w:rPr>
                <w:lang w:val="fr-FR"/>
              </w:rPr>
              <w:t>A</w:t>
            </w:r>
            <w:r w:rsidRPr="004F7472">
              <w:rPr>
                <w:lang w:val="fr-FR"/>
              </w:rPr>
              <w:t xml:space="preserve"> + S</w:t>
            </w:r>
            <w:r w:rsidR="00F77F4A" w:rsidRPr="004F7472">
              <w:rPr>
                <w:lang w:val="fr-FR"/>
              </w:rPr>
              <w:t>H</w:t>
            </w:r>
            <w:r w:rsidRPr="004F7472">
              <w:rPr>
                <w:lang w:val="fr-FR"/>
              </w:rPr>
              <w:t>D + KS + KB + T + D + A</w:t>
            </w:r>
            <w:r w:rsidR="00F77F4A" w:rsidRPr="004F7472">
              <w:rPr>
                <w:lang w:val="fr-FR"/>
              </w:rPr>
              <w:t>A</w:t>
            </w:r>
            <w:proofErr w:type="gramStart"/>
            <w:ins w:id="328" w:author="Isabelle Cote" w:date="2024-11-15T13:58:00Z" w16du:dateUtc="2024-11-15T21:58:00Z">
              <w:r w:rsidR="00074E10">
                <w:rPr>
                  <w:lang w:val="fr-FR"/>
                </w:rPr>
                <w:t> </w:t>
              </w:r>
            </w:ins>
            <w:r w:rsidRPr="004F7472">
              <w:rPr>
                <w:lang w:val="fr-FR"/>
              </w:rPr>
              <w:t>:T</w:t>
            </w:r>
            <w:proofErr w:type="gramEnd"/>
            <w:r w:rsidRPr="004F7472">
              <w:rPr>
                <w:lang w:val="fr-FR"/>
              </w:rPr>
              <w:t xml:space="preserve"> + A</w:t>
            </w:r>
            <w:r w:rsidR="00F77F4A" w:rsidRPr="004F7472">
              <w:rPr>
                <w:lang w:val="fr-FR"/>
              </w:rPr>
              <w:t>A</w:t>
            </w:r>
            <w:ins w:id="329" w:author="Isabelle Cote" w:date="2024-11-15T13:58:00Z" w16du:dateUtc="2024-11-15T21:58:00Z">
              <w:r w:rsidR="00074E10">
                <w:rPr>
                  <w:lang w:val="fr-FR"/>
                </w:rPr>
                <w:t> </w:t>
              </w:r>
            </w:ins>
            <w:r w:rsidRPr="004F7472">
              <w:rPr>
                <w:lang w:val="fr-FR"/>
              </w:rPr>
              <w:t>:KB + KB</w:t>
            </w:r>
            <w:ins w:id="330" w:author="Isabelle Cote" w:date="2024-11-15T13:58:00Z" w16du:dateUtc="2024-11-15T21:58:00Z">
              <w:r w:rsidR="00074E10">
                <w:rPr>
                  <w:lang w:val="fr-FR"/>
                </w:rPr>
                <w:t> </w:t>
              </w:r>
            </w:ins>
            <w:r w:rsidRPr="004F7472">
              <w:rPr>
                <w:lang w:val="fr-FR"/>
              </w:rPr>
              <w:t>:T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0A4D77C5" w:rsidR="00792779" w:rsidRPr="004F7472" w:rsidRDefault="00792779" w:rsidP="005E2FEE">
            <w:pPr>
              <w:spacing w:line="360" w:lineRule="auto"/>
              <w:rPr>
                <w:lang w:val="fr-FR"/>
              </w:rPr>
            </w:pPr>
            <w:r w:rsidRPr="004F7472">
              <w:rPr>
                <w:lang w:val="fr-FR"/>
              </w:rPr>
              <w:t>AA + S</w:t>
            </w:r>
            <w:r w:rsidR="00F77F4A" w:rsidRPr="004F7472">
              <w:rPr>
                <w:lang w:val="fr-FR"/>
              </w:rPr>
              <w:t>I</w:t>
            </w:r>
            <w:r w:rsidRPr="004F7472">
              <w:rPr>
                <w:lang w:val="fr-FR"/>
              </w:rPr>
              <w:t>D + KS + KB + T + D + AA</w:t>
            </w:r>
            <w:proofErr w:type="gramStart"/>
            <w:ins w:id="331" w:author="Isabelle Cote" w:date="2024-11-15T13:58:00Z" w16du:dateUtc="2024-11-15T21:58:00Z">
              <w:r w:rsidR="00074E10">
                <w:rPr>
                  <w:lang w:val="fr-FR"/>
                </w:rPr>
                <w:t> </w:t>
              </w:r>
            </w:ins>
            <w:r w:rsidRPr="004F7472">
              <w:rPr>
                <w:lang w:val="fr-FR"/>
              </w:rPr>
              <w:t>:T</w:t>
            </w:r>
            <w:proofErr w:type="gramEnd"/>
            <w:r w:rsidRPr="004F7472">
              <w:rPr>
                <w:lang w:val="fr-FR"/>
              </w:rPr>
              <w:t xml:space="preserve"> + AA</w:t>
            </w:r>
            <w:ins w:id="332" w:author="Isabelle Cote" w:date="2024-11-15T13:58:00Z" w16du:dateUtc="2024-11-15T21:58:00Z">
              <w:r w:rsidR="00074E10">
                <w:rPr>
                  <w:lang w:val="fr-FR"/>
                </w:rPr>
                <w:t> </w:t>
              </w:r>
            </w:ins>
            <w:r w:rsidRPr="004F7472">
              <w:rPr>
                <w:lang w:val="fr-FR"/>
              </w:rPr>
              <w:t>:KB + KB</w:t>
            </w:r>
            <w:ins w:id="333" w:author="Isabelle Cote" w:date="2024-11-15T13:58:00Z" w16du:dateUtc="2024-11-15T21:58:00Z">
              <w:r w:rsidR="00074E10">
                <w:rPr>
                  <w:lang w:val="fr-FR"/>
                </w:rPr>
                <w:t> </w:t>
              </w:r>
            </w:ins>
            <w:r w:rsidRPr="004F7472">
              <w:rPr>
                <w:lang w:val="fr-FR"/>
              </w:rPr>
              <w:t>:T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521C4BFF" w:rsidR="00792779" w:rsidRPr="004F7472" w:rsidRDefault="00792779" w:rsidP="005E2FEE">
            <w:pPr>
              <w:spacing w:line="360" w:lineRule="auto"/>
              <w:rPr>
                <w:lang w:val="fr-FR"/>
              </w:rPr>
            </w:pPr>
            <w:r w:rsidRPr="004F7472">
              <w:rPr>
                <w:lang w:val="fr-FR"/>
              </w:rPr>
              <w:lastRenderedPageBreak/>
              <w:t>A</w:t>
            </w:r>
            <w:r w:rsidR="00F77F4A" w:rsidRPr="004F7472">
              <w:rPr>
                <w:lang w:val="fr-FR"/>
              </w:rPr>
              <w:t>B</w:t>
            </w:r>
            <w:r w:rsidRPr="004F7472">
              <w:rPr>
                <w:lang w:val="fr-FR"/>
              </w:rPr>
              <w:t xml:space="preserve"> + SID + KS + KB + T + D + A</w:t>
            </w:r>
            <w:r w:rsidR="00F77F4A" w:rsidRPr="004F7472">
              <w:rPr>
                <w:lang w:val="fr-FR"/>
              </w:rPr>
              <w:t>B</w:t>
            </w:r>
            <w:proofErr w:type="gramStart"/>
            <w:ins w:id="334" w:author="Isabelle Cote" w:date="2024-11-15T13:58:00Z" w16du:dateUtc="2024-11-15T21:58:00Z">
              <w:r w:rsidR="00074E10">
                <w:rPr>
                  <w:lang w:val="fr-FR"/>
                </w:rPr>
                <w:t> </w:t>
              </w:r>
            </w:ins>
            <w:r w:rsidRPr="004F7472">
              <w:rPr>
                <w:lang w:val="fr-FR"/>
              </w:rPr>
              <w:t>:T</w:t>
            </w:r>
            <w:proofErr w:type="gramEnd"/>
            <w:r w:rsidRPr="004F7472">
              <w:rPr>
                <w:lang w:val="fr-FR"/>
              </w:rPr>
              <w:t xml:space="preserve"> + A</w:t>
            </w:r>
            <w:r w:rsidR="00F77F4A" w:rsidRPr="004F7472">
              <w:rPr>
                <w:lang w:val="fr-FR"/>
              </w:rPr>
              <w:t>B</w:t>
            </w:r>
            <w:ins w:id="335" w:author="Isabelle Cote" w:date="2024-11-15T13:58:00Z" w16du:dateUtc="2024-11-15T21:58:00Z">
              <w:r w:rsidR="00074E10">
                <w:rPr>
                  <w:lang w:val="fr-FR"/>
                </w:rPr>
                <w:t> </w:t>
              </w:r>
            </w:ins>
            <w:r w:rsidRPr="004F7472">
              <w:rPr>
                <w:lang w:val="fr-FR"/>
              </w:rPr>
              <w:t>:KB + KB</w:t>
            </w:r>
            <w:ins w:id="336" w:author="Isabelle Cote" w:date="2024-11-15T13:58:00Z" w16du:dateUtc="2024-11-15T21:58:00Z">
              <w:r w:rsidR="00074E10">
                <w:rPr>
                  <w:lang w:val="fr-FR"/>
                </w:rPr>
                <w:t> </w:t>
              </w:r>
            </w:ins>
            <w:r w:rsidRPr="004F7472">
              <w:rPr>
                <w:lang w:val="fr-FR"/>
              </w:rPr>
              <w:t>:T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5086CDBC" w14:textId="3B292D87" w:rsidR="005E3C73" w:rsidRDefault="005E3C73" w:rsidP="00225E24">
      <w:r w:rsidRPr="000C5121">
        <w:rPr>
          <w:b/>
          <w:bCs/>
        </w:rPr>
        <w:t xml:space="preserve">Table </w:t>
      </w:r>
      <w:r w:rsidR="003840BD">
        <w:rPr>
          <w:b/>
          <w:bCs/>
        </w:rPr>
        <w:t>S1.</w:t>
      </w:r>
      <w:r>
        <w:rPr>
          <w:b/>
          <w:bCs/>
        </w:rPr>
        <w:t>6</w:t>
      </w:r>
      <w:r w:rsidRPr="000C5121">
        <w:rPr>
          <w:b/>
          <w:bCs/>
        </w:rPr>
        <w:t>.</w:t>
      </w:r>
      <w:r>
        <w:t xml:space="preserve"> Excretion rate model to determine log transformed NH₄⁺ excretion rate (</w:t>
      </w:r>
      <w:proofErr w:type="spellStart"/>
      <w:r>
        <w:t>uM</w:t>
      </w:r>
      <w:proofErr w:type="spellEnd"/>
      <w:r>
        <w:t>/hour/L) for California sea cucumbers (</w:t>
      </w:r>
      <w:proofErr w:type="spellStart"/>
      <w:r>
        <w:rPr>
          <w:i/>
          <w:iCs/>
        </w:rPr>
        <w:t>Apostichopus</w:t>
      </w:r>
      <w:proofErr w:type="spellEnd"/>
      <w:r>
        <w:rPr>
          <w:i/>
          <w:iCs/>
        </w:rPr>
        <w:t xml:space="preserve"> californicus</w:t>
      </w:r>
      <w:r>
        <w:t xml:space="preserve">) based on size index: </w:t>
      </w:r>
      <w:r>
        <w:rPr>
          <w:color w:val="000000"/>
        </w:rPr>
        <w:t>sqrt(length*girth)</w:t>
      </w:r>
      <w:r>
        <w:t xml:space="preserve">. </w:t>
      </w:r>
      <w:r w:rsidRPr="000C5121">
        <w:t>Adjusted R-squared</w:t>
      </w:r>
      <w:r>
        <w:t xml:space="preserve"> for this model is</w:t>
      </w:r>
      <w:r w:rsidRPr="000C5121">
        <w:t xml:space="preserve"> 0.</w:t>
      </w:r>
      <w:r>
        <w:t>39.</w:t>
      </w:r>
    </w:p>
    <w:p w14:paraId="53278237" w14:textId="77777777" w:rsidR="00225E24" w:rsidRPr="00DB42F5" w:rsidRDefault="00225E24" w:rsidP="00225E24"/>
    <w:tbl>
      <w:tblPr>
        <w:tblStyle w:val="Nikola"/>
        <w:tblW w:w="7780" w:type="dxa"/>
        <w:tblLook w:val="04A0" w:firstRow="1" w:lastRow="0" w:firstColumn="1" w:lastColumn="0" w:noHBand="0" w:noVBand="1"/>
      </w:tblPr>
      <w:tblGrid>
        <w:gridCol w:w="2580"/>
        <w:gridCol w:w="1300"/>
        <w:gridCol w:w="1507"/>
        <w:gridCol w:w="1093"/>
        <w:gridCol w:w="1300"/>
      </w:tblGrid>
      <w:tr w:rsidR="005E3C73" w:rsidRPr="00EB4F90" w14:paraId="27BEA5E8"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E8F72D9" w14:textId="77777777" w:rsidR="005E3C73" w:rsidRPr="00EB4F90" w:rsidRDefault="005E3C73" w:rsidP="00806FD8">
            <w:pPr>
              <w:rPr>
                <w:b/>
                <w:bCs/>
              </w:rPr>
            </w:pPr>
          </w:p>
        </w:tc>
        <w:tc>
          <w:tcPr>
            <w:tcW w:w="1300" w:type="dxa"/>
            <w:noWrap/>
            <w:hideMark/>
          </w:tcPr>
          <w:p w14:paraId="4035DF99" w14:textId="77777777" w:rsidR="005E3C73" w:rsidRPr="00EB4F90" w:rsidRDefault="005E3C73" w:rsidP="00806FD8">
            <w:pPr>
              <w:rPr>
                <w:b/>
                <w:bCs/>
                <w:color w:val="000000"/>
              </w:rPr>
            </w:pPr>
            <w:r w:rsidRPr="00EB4F90">
              <w:rPr>
                <w:b/>
                <w:bCs/>
                <w:color w:val="000000"/>
              </w:rPr>
              <w:t>Estimate</w:t>
            </w:r>
          </w:p>
        </w:tc>
        <w:tc>
          <w:tcPr>
            <w:tcW w:w="1507" w:type="dxa"/>
            <w:noWrap/>
            <w:hideMark/>
          </w:tcPr>
          <w:p w14:paraId="6DCFD894" w14:textId="77777777" w:rsidR="005E3C73" w:rsidRPr="00EB4F90" w:rsidRDefault="005E3C73" w:rsidP="00806FD8">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9B4AA76" w14:textId="77777777" w:rsidR="005E3C73" w:rsidRPr="00EB4F90" w:rsidRDefault="005E3C73" w:rsidP="00806FD8">
            <w:pPr>
              <w:rPr>
                <w:b/>
                <w:bCs/>
                <w:color w:val="000000"/>
              </w:rPr>
            </w:pPr>
            <w:r>
              <w:rPr>
                <w:b/>
                <w:bCs/>
                <w:color w:val="000000"/>
              </w:rPr>
              <w:t>t</w:t>
            </w:r>
            <w:r w:rsidRPr="00EB4F90">
              <w:rPr>
                <w:b/>
                <w:bCs/>
                <w:color w:val="000000"/>
              </w:rPr>
              <w:t xml:space="preserve"> value</w:t>
            </w:r>
          </w:p>
        </w:tc>
        <w:tc>
          <w:tcPr>
            <w:tcW w:w="1300" w:type="dxa"/>
            <w:noWrap/>
            <w:hideMark/>
          </w:tcPr>
          <w:p w14:paraId="02FC6516" w14:textId="77777777" w:rsidR="005E3C73" w:rsidRPr="00EB4F90" w:rsidRDefault="005E3C73" w:rsidP="00806FD8">
            <w:pPr>
              <w:rPr>
                <w:b/>
                <w:bCs/>
                <w:color w:val="000000"/>
              </w:rPr>
            </w:pPr>
            <w:r w:rsidRPr="00EB4F90">
              <w:rPr>
                <w:b/>
                <w:bCs/>
                <w:color w:val="000000"/>
              </w:rPr>
              <w:t>p value</w:t>
            </w:r>
          </w:p>
        </w:tc>
      </w:tr>
      <w:tr w:rsidR="005E3C73" w14:paraId="73A03477" w14:textId="77777777" w:rsidTr="00806FD8">
        <w:trPr>
          <w:trHeight w:val="320"/>
        </w:trPr>
        <w:tc>
          <w:tcPr>
            <w:tcW w:w="2580" w:type="dxa"/>
            <w:noWrap/>
            <w:hideMark/>
          </w:tcPr>
          <w:p w14:paraId="57EF6F80" w14:textId="77777777" w:rsidR="005E3C73" w:rsidRDefault="005E3C73" w:rsidP="00806FD8">
            <w:pPr>
              <w:rPr>
                <w:color w:val="000000"/>
              </w:rPr>
            </w:pPr>
            <w:r>
              <w:rPr>
                <w:color w:val="000000"/>
              </w:rPr>
              <w:t>Intercept</w:t>
            </w:r>
          </w:p>
        </w:tc>
        <w:tc>
          <w:tcPr>
            <w:tcW w:w="1300" w:type="dxa"/>
            <w:noWrap/>
            <w:hideMark/>
          </w:tcPr>
          <w:p w14:paraId="17957784" w14:textId="77777777" w:rsidR="005E3C73" w:rsidRDefault="005E3C73" w:rsidP="00806FD8">
            <w:pPr>
              <w:rPr>
                <w:color w:val="000000"/>
              </w:rPr>
            </w:pPr>
            <w:r>
              <w:rPr>
                <w:color w:val="000000"/>
              </w:rPr>
              <w:t>1.40</w:t>
            </w:r>
          </w:p>
        </w:tc>
        <w:tc>
          <w:tcPr>
            <w:tcW w:w="1507" w:type="dxa"/>
            <w:noWrap/>
            <w:hideMark/>
          </w:tcPr>
          <w:p w14:paraId="5C16B9A6" w14:textId="77777777" w:rsidR="005E3C73" w:rsidRDefault="005E3C73" w:rsidP="00806FD8">
            <w:pPr>
              <w:rPr>
                <w:color w:val="000000"/>
              </w:rPr>
            </w:pPr>
            <w:r>
              <w:rPr>
                <w:color w:val="000000"/>
              </w:rPr>
              <w:t>0.22</w:t>
            </w:r>
          </w:p>
        </w:tc>
        <w:tc>
          <w:tcPr>
            <w:tcW w:w="1093" w:type="dxa"/>
            <w:noWrap/>
            <w:hideMark/>
          </w:tcPr>
          <w:p w14:paraId="6EDD0612" w14:textId="77777777" w:rsidR="005E3C73" w:rsidRDefault="005E3C73" w:rsidP="00806FD8">
            <w:pPr>
              <w:rPr>
                <w:color w:val="000000"/>
              </w:rPr>
            </w:pPr>
            <w:r>
              <w:rPr>
                <w:color w:val="000000"/>
              </w:rPr>
              <w:t>6.23</w:t>
            </w:r>
          </w:p>
        </w:tc>
        <w:tc>
          <w:tcPr>
            <w:tcW w:w="1300" w:type="dxa"/>
            <w:noWrap/>
            <w:hideMark/>
          </w:tcPr>
          <w:p w14:paraId="303EC88A" w14:textId="77777777" w:rsidR="005E3C73" w:rsidRDefault="005E3C73" w:rsidP="00806FD8">
            <w:pPr>
              <w:rPr>
                <w:color w:val="000000"/>
              </w:rPr>
            </w:pPr>
            <w:r>
              <w:rPr>
                <w:color w:val="000000"/>
              </w:rPr>
              <w:t>&lt; 0.001</w:t>
            </w:r>
          </w:p>
        </w:tc>
      </w:tr>
      <w:tr w:rsidR="005E3C73" w14:paraId="4EAC10D4" w14:textId="77777777" w:rsidTr="00806FD8">
        <w:trPr>
          <w:trHeight w:val="320"/>
        </w:trPr>
        <w:tc>
          <w:tcPr>
            <w:tcW w:w="2580" w:type="dxa"/>
            <w:noWrap/>
            <w:hideMark/>
          </w:tcPr>
          <w:p w14:paraId="6409AD5E" w14:textId="77777777" w:rsidR="005E3C73" w:rsidRDefault="005E3C73" w:rsidP="00806FD8">
            <w:pPr>
              <w:rPr>
                <w:color w:val="000000"/>
              </w:rPr>
            </w:pPr>
            <w:r>
              <w:rPr>
                <w:color w:val="000000"/>
              </w:rPr>
              <w:t>Size index</w:t>
            </w:r>
          </w:p>
        </w:tc>
        <w:tc>
          <w:tcPr>
            <w:tcW w:w="1300" w:type="dxa"/>
            <w:noWrap/>
            <w:hideMark/>
          </w:tcPr>
          <w:p w14:paraId="624CDDD1" w14:textId="77777777" w:rsidR="005E3C73" w:rsidRDefault="005E3C73" w:rsidP="00806FD8">
            <w:pPr>
              <w:rPr>
                <w:color w:val="000000"/>
              </w:rPr>
            </w:pPr>
            <w:r>
              <w:rPr>
                <w:color w:val="000000"/>
              </w:rPr>
              <w:t>0.05</w:t>
            </w:r>
          </w:p>
        </w:tc>
        <w:tc>
          <w:tcPr>
            <w:tcW w:w="1507" w:type="dxa"/>
            <w:noWrap/>
            <w:hideMark/>
          </w:tcPr>
          <w:p w14:paraId="39E67FA1" w14:textId="77777777" w:rsidR="005E3C73" w:rsidRDefault="005E3C73" w:rsidP="00806FD8">
            <w:pPr>
              <w:rPr>
                <w:color w:val="000000"/>
              </w:rPr>
            </w:pPr>
            <w:r>
              <w:rPr>
                <w:color w:val="000000"/>
              </w:rPr>
              <w:t>0.009</w:t>
            </w:r>
          </w:p>
        </w:tc>
        <w:tc>
          <w:tcPr>
            <w:tcW w:w="1093" w:type="dxa"/>
            <w:noWrap/>
            <w:hideMark/>
          </w:tcPr>
          <w:p w14:paraId="5ABB221F" w14:textId="77777777" w:rsidR="005E3C73" w:rsidRDefault="005E3C73" w:rsidP="00806FD8">
            <w:pPr>
              <w:rPr>
                <w:color w:val="000000"/>
              </w:rPr>
            </w:pPr>
            <w:r>
              <w:rPr>
                <w:color w:val="000000"/>
              </w:rPr>
              <w:t>5.52</w:t>
            </w:r>
          </w:p>
        </w:tc>
        <w:tc>
          <w:tcPr>
            <w:tcW w:w="1300" w:type="dxa"/>
            <w:noWrap/>
            <w:hideMark/>
          </w:tcPr>
          <w:p w14:paraId="5818E8E9" w14:textId="77777777" w:rsidR="005E3C73" w:rsidRDefault="005E3C73" w:rsidP="00806FD8">
            <w:pPr>
              <w:rPr>
                <w:color w:val="000000"/>
              </w:rPr>
            </w:pPr>
            <w:r>
              <w:rPr>
                <w:color w:val="000000"/>
              </w:rPr>
              <w:t>&lt; 0.001</w:t>
            </w:r>
          </w:p>
        </w:tc>
      </w:tr>
    </w:tbl>
    <w:p w14:paraId="3A0E7B38" w14:textId="77777777" w:rsidR="005E3C73" w:rsidRDefault="005E3C73" w:rsidP="005E3C73">
      <w:pPr>
        <w:spacing w:line="480" w:lineRule="auto"/>
      </w:pPr>
    </w:p>
    <w:p w14:paraId="5899E3E4" w14:textId="08D08A57" w:rsidR="005E3C73" w:rsidRDefault="005E3C73" w:rsidP="00225E24">
      <w:r w:rsidRPr="000C5121">
        <w:rPr>
          <w:b/>
          <w:bCs/>
        </w:rPr>
        <w:t xml:space="preserve">Table </w:t>
      </w:r>
      <w:r w:rsidR="003840BD">
        <w:rPr>
          <w:b/>
          <w:bCs/>
        </w:rPr>
        <w:t>S1.</w:t>
      </w:r>
      <w:r>
        <w:rPr>
          <w:b/>
          <w:bCs/>
        </w:rPr>
        <w:t>7</w:t>
      </w:r>
      <w:r w:rsidRPr="000C5121">
        <w:rPr>
          <w:b/>
          <w:bCs/>
        </w:rPr>
        <w:t>.</w:t>
      </w:r>
      <w:r>
        <w:t xml:space="preserve"> Excretion rate model to determine log transformed NH₄⁺ excretion rate (</w:t>
      </w:r>
      <w:proofErr w:type="spellStart"/>
      <w:r>
        <w:t>uM</w:t>
      </w:r>
      <w:proofErr w:type="spellEnd"/>
      <w:r>
        <w:t>/hour/L) for red rock crabs (</w:t>
      </w:r>
      <w:r>
        <w:rPr>
          <w:i/>
          <w:iCs/>
        </w:rPr>
        <w:t xml:space="preserve">Cancer </w:t>
      </w:r>
      <w:proofErr w:type="spellStart"/>
      <w:r>
        <w:rPr>
          <w:i/>
          <w:iCs/>
        </w:rPr>
        <w:t>productus</w:t>
      </w:r>
      <w:proofErr w:type="spellEnd"/>
      <w:r>
        <w:t xml:space="preserve">) based on carapace width (mm). </w:t>
      </w:r>
      <w:r w:rsidRPr="000C5121">
        <w:t>Adjusted R-squared</w:t>
      </w:r>
      <w:r>
        <w:t xml:space="preserve"> for this model is</w:t>
      </w:r>
      <w:r w:rsidRPr="000C5121">
        <w:t xml:space="preserve"> 0.8</w:t>
      </w:r>
      <w:r>
        <w:t>2</w:t>
      </w:r>
      <w:r w:rsidR="00225E24">
        <w:t>.</w:t>
      </w:r>
    </w:p>
    <w:p w14:paraId="1B7DCCAB" w14:textId="77777777" w:rsidR="00225E24" w:rsidRPr="00DB42F5" w:rsidRDefault="00225E24" w:rsidP="00225E24"/>
    <w:tbl>
      <w:tblPr>
        <w:tblStyle w:val="Nikola"/>
        <w:tblW w:w="7780" w:type="dxa"/>
        <w:tblLook w:val="04A0" w:firstRow="1" w:lastRow="0" w:firstColumn="1" w:lastColumn="0" w:noHBand="0" w:noVBand="1"/>
      </w:tblPr>
      <w:tblGrid>
        <w:gridCol w:w="2580"/>
        <w:gridCol w:w="1300"/>
        <w:gridCol w:w="1507"/>
        <w:gridCol w:w="1093"/>
        <w:gridCol w:w="1300"/>
      </w:tblGrid>
      <w:tr w:rsidR="005E3C73" w:rsidRPr="00EB4F90" w14:paraId="7661C6FA"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22C885C9" w14:textId="77777777" w:rsidR="005E3C73" w:rsidRPr="00EB4F90" w:rsidRDefault="005E3C73" w:rsidP="00806FD8">
            <w:pPr>
              <w:rPr>
                <w:b/>
                <w:bCs/>
              </w:rPr>
            </w:pPr>
          </w:p>
        </w:tc>
        <w:tc>
          <w:tcPr>
            <w:tcW w:w="1300" w:type="dxa"/>
            <w:noWrap/>
            <w:hideMark/>
          </w:tcPr>
          <w:p w14:paraId="01C12F57" w14:textId="77777777" w:rsidR="005E3C73" w:rsidRPr="00EB4F90" w:rsidRDefault="005E3C73" w:rsidP="00806FD8">
            <w:pPr>
              <w:rPr>
                <w:b/>
                <w:bCs/>
                <w:color w:val="000000"/>
              </w:rPr>
            </w:pPr>
            <w:r w:rsidRPr="00EB4F90">
              <w:rPr>
                <w:b/>
                <w:bCs/>
                <w:color w:val="000000"/>
              </w:rPr>
              <w:t>Estimate</w:t>
            </w:r>
          </w:p>
        </w:tc>
        <w:tc>
          <w:tcPr>
            <w:tcW w:w="1507" w:type="dxa"/>
            <w:noWrap/>
            <w:hideMark/>
          </w:tcPr>
          <w:p w14:paraId="6B41BC5F" w14:textId="77777777" w:rsidR="005E3C73" w:rsidRPr="00EB4F90" w:rsidRDefault="005E3C73" w:rsidP="00806FD8">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3E48951" w14:textId="77777777" w:rsidR="005E3C73" w:rsidRPr="00EB4F90" w:rsidRDefault="005E3C73" w:rsidP="00806FD8">
            <w:pPr>
              <w:rPr>
                <w:b/>
                <w:bCs/>
                <w:color w:val="000000"/>
              </w:rPr>
            </w:pPr>
            <w:r>
              <w:rPr>
                <w:b/>
                <w:bCs/>
                <w:color w:val="000000"/>
              </w:rPr>
              <w:t>t</w:t>
            </w:r>
            <w:r w:rsidRPr="00EB4F90">
              <w:rPr>
                <w:b/>
                <w:bCs/>
                <w:color w:val="000000"/>
              </w:rPr>
              <w:t xml:space="preserve"> value</w:t>
            </w:r>
          </w:p>
        </w:tc>
        <w:tc>
          <w:tcPr>
            <w:tcW w:w="1300" w:type="dxa"/>
            <w:noWrap/>
            <w:hideMark/>
          </w:tcPr>
          <w:p w14:paraId="0174BC20" w14:textId="77777777" w:rsidR="005E3C73" w:rsidRPr="00EB4F90" w:rsidRDefault="005E3C73" w:rsidP="00806FD8">
            <w:pPr>
              <w:rPr>
                <w:b/>
                <w:bCs/>
                <w:color w:val="000000"/>
              </w:rPr>
            </w:pPr>
            <w:r w:rsidRPr="00EB4F90">
              <w:rPr>
                <w:b/>
                <w:bCs/>
                <w:color w:val="000000"/>
              </w:rPr>
              <w:t>p value</w:t>
            </w:r>
          </w:p>
        </w:tc>
      </w:tr>
      <w:tr w:rsidR="005E3C73" w14:paraId="71954CB0" w14:textId="77777777" w:rsidTr="00806FD8">
        <w:trPr>
          <w:trHeight w:val="320"/>
        </w:trPr>
        <w:tc>
          <w:tcPr>
            <w:tcW w:w="2580" w:type="dxa"/>
            <w:noWrap/>
            <w:hideMark/>
          </w:tcPr>
          <w:p w14:paraId="201B5D3C" w14:textId="77777777" w:rsidR="005E3C73" w:rsidRDefault="005E3C73" w:rsidP="00806FD8">
            <w:pPr>
              <w:rPr>
                <w:color w:val="000000"/>
              </w:rPr>
            </w:pPr>
            <w:r>
              <w:rPr>
                <w:color w:val="000000"/>
              </w:rPr>
              <w:t>Intercept</w:t>
            </w:r>
          </w:p>
        </w:tc>
        <w:tc>
          <w:tcPr>
            <w:tcW w:w="1300" w:type="dxa"/>
            <w:noWrap/>
            <w:hideMark/>
          </w:tcPr>
          <w:p w14:paraId="54D481C4" w14:textId="77777777" w:rsidR="005E3C73" w:rsidRDefault="005E3C73" w:rsidP="00806FD8">
            <w:pPr>
              <w:rPr>
                <w:color w:val="000000"/>
              </w:rPr>
            </w:pPr>
            <w:r w:rsidRPr="00DB42F5">
              <w:rPr>
                <w:color w:val="000000"/>
              </w:rPr>
              <w:t>1.22</w:t>
            </w:r>
          </w:p>
        </w:tc>
        <w:tc>
          <w:tcPr>
            <w:tcW w:w="1507" w:type="dxa"/>
            <w:noWrap/>
            <w:hideMark/>
          </w:tcPr>
          <w:p w14:paraId="7783142A" w14:textId="77777777" w:rsidR="005E3C73" w:rsidRDefault="005E3C73" w:rsidP="00806FD8">
            <w:pPr>
              <w:rPr>
                <w:color w:val="000000"/>
              </w:rPr>
            </w:pPr>
            <w:r>
              <w:rPr>
                <w:color w:val="000000"/>
              </w:rPr>
              <w:t>0.32</w:t>
            </w:r>
          </w:p>
        </w:tc>
        <w:tc>
          <w:tcPr>
            <w:tcW w:w="1093" w:type="dxa"/>
            <w:noWrap/>
            <w:hideMark/>
          </w:tcPr>
          <w:p w14:paraId="7AA998E6" w14:textId="77777777" w:rsidR="005E3C73" w:rsidRDefault="005E3C73" w:rsidP="00806FD8">
            <w:pPr>
              <w:rPr>
                <w:color w:val="000000"/>
              </w:rPr>
            </w:pPr>
            <w:r>
              <w:rPr>
                <w:color w:val="000000"/>
              </w:rPr>
              <w:t>3.76</w:t>
            </w:r>
          </w:p>
        </w:tc>
        <w:tc>
          <w:tcPr>
            <w:tcW w:w="1300" w:type="dxa"/>
            <w:noWrap/>
            <w:hideMark/>
          </w:tcPr>
          <w:p w14:paraId="575BA351" w14:textId="77777777" w:rsidR="005E3C73" w:rsidRDefault="005E3C73" w:rsidP="00806FD8">
            <w:pPr>
              <w:rPr>
                <w:color w:val="000000"/>
              </w:rPr>
            </w:pPr>
            <w:r>
              <w:rPr>
                <w:color w:val="000000"/>
              </w:rPr>
              <w:t>0.002</w:t>
            </w:r>
          </w:p>
        </w:tc>
      </w:tr>
      <w:tr w:rsidR="005E3C73" w14:paraId="119D153E" w14:textId="77777777" w:rsidTr="00806FD8">
        <w:trPr>
          <w:trHeight w:val="320"/>
        </w:trPr>
        <w:tc>
          <w:tcPr>
            <w:tcW w:w="2580" w:type="dxa"/>
            <w:noWrap/>
            <w:hideMark/>
          </w:tcPr>
          <w:p w14:paraId="07ABFC38" w14:textId="77777777" w:rsidR="005E3C73" w:rsidRDefault="005E3C73" w:rsidP="00806FD8">
            <w:pPr>
              <w:rPr>
                <w:color w:val="000000"/>
              </w:rPr>
            </w:pPr>
            <w:r>
              <w:rPr>
                <w:color w:val="000000"/>
              </w:rPr>
              <w:t>Carapace</w:t>
            </w:r>
          </w:p>
        </w:tc>
        <w:tc>
          <w:tcPr>
            <w:tcW w:w="1300" w:type="dxa"/>
            <w:noWrap/>
            <w:hideMark/>
          </w:tcPr>
          <w:p w14:paraId="6BF7A29E" w14:textId="77777777" w:rsidR="005E3C73" w:rsidRDefault="005E3C73" w:rsidP="00806FD8">
            <w:pPr>
              <w:rPr>
                <w:color w:val="000000"/>
              </w:rPr>
            </w:pPr>
            <w:r>
              <w:rPr>
                <w:color w:val="000000"/>
              </w:rPr>
              <w:t>0.02</w:t>
            </w:r>
          </w:p>
        </w:tc>
        <w:tc>
          <w:tcPr>
            <w:tcW w:w="1507" w:type="dxa"/>
            <w:noWrap/>
            <w:hideMark/>
          </w:tcPr>
          <w:p w14:paraId="16268308" w14:textId="77777777" w:rsidR="005E3C73" w:rsidRDefault="005E3C73" w:rsidP="00806FD8">
            <w:pPr>
              <w:rPr>
                <w:color w:val="000000"/>
              </w:rPr>
            </w:pPr>
            <w:r>
              <w:rPr>
                <w:color w:val="000000"/>
              </w:rPr>
              <w:t>0.003</w:t>
            </w:r>
          </w:p>
        </w:tc>
        <w:tc>
          <w:tcPr>
            <w:tcW w:w="1093" w:type="dxa"/>
            <w:noWrap/>
            <w:hideMark/>
          </w:tcPr>
          <w:p w14:paraId="5E7D9881" w14:textId="77777777" w:rsidR="005E3C73" w:rsidRDefault="005E3C73" w:rsidP="00806FD8">
            <w:pPr>
              <w:rPr>
                <w:color w:val="000000"/>
              </w:rPr>
            </w:pPr>
            <w:r>
              <w:rPr>
                <w:color w:val="000000"/>
              </w:rPr>
              <w:t>8.73</w:t>
            </w:r>
          </w:p>
        </w:tc>
        <w:tc>
          <w:tcPr>
            <w:tcW w:w="1300" w:type="dxa"/>
            <w:noWrap/>
            <w:hideMark/>
          </w:tcPr>
          <w:p w14:paraId="13507B76" w14:textId="77777777" w:rsidR="005E3C73" w:rsidRDefault="005E3C73" w:rsidP="00806FD8">
            <w:pPr>
              <w:rPr>
                <w:color w:val="000000"/>
              </w:rPr>
            </w:pPr>
            <w:r>
              <w:rPr>
                <w:color w:val="000000"/>
              </w:rPr>
              <w:t>&lt; 0.001</w:t>
            </w:r>
          </w:p>
        </w:tc>
      </w:tr>
    </w:tbl>
    <w:p w14:paraId="028557D2" w14:textId="77777777" w:rsidR="005E3C73" w:rsidRDefault="005E3C73" w:rsidP="002A1EF5">
      <w:pPr>
        <w:rPr>
          <w:b/>
        </w:rPr>
      </w:pPr>
    </w:p>
    <w:p w14:paraId="6AC8469A" w14:textId="77777777" w:rsidR="000642CC" w:rsidRDefault="000642CC">
      <w:pPr>
        <w:rPr>
          <w:b/>
        </w:rPr>
      </w:pPr>
      <w:r>
        <w:rPr>
          <w:b/>
        </w:rPr>
        <w:br w:type="page"/>
      </w:r>
    </w:p>
    <w:p w14:paraId="2FED38AA" w14:textId="2D04E6EE" w:rsidR="000642CC" w:rsidRDefault="00E85DC2" w:rsidP="00225E24">
      <w:pPr>
        <w:spacing w:line="480" w:lineRule="auto"/>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 xml:space="preserve">Effect of individual families of fishes and invertebrates on </w:t>
      </w:r>
      <w:r w:rsidR="00033D21">
        <w:rPr>
          <w:bCs/>
        </w:rPr>
        <w:t>meso-scale (</w:t>
      </w:r>
      <w:r w:rsidR="000642CC" w:rsidRPr="000642CC">
        <w:rPr>
          <w:bCs/>
        </w:rPr>
        <w:t>among-</w:t>
      </w:r>
      <w:r w:rsidR="00033D21">
        <w:rPr>
          <w:bCs/>
        </w:rPr>
        <w:t>site)</w:t>
      </w:r>
      <w:r w:rsidR="000642CC" w:rsidRPr="000642CC">
        <w:rPr>
          <w:bCs/>
        </w:rPr>
        <w:t xml:space="preserve"> and </w:t>
      </w:r>
      <w:r w:rsidR="00033D21">
        <w:rPr>
          <w:bCs/>
        </w:rPr>
        <w:t>small-scale (</w:t>
      </w:r>
      <w:r w:rsidR="000642CC" w:rsidRPr="000642CC">
        <w:rPr>
          <w:bCs/>
        </w:rPr>
        <w:t>within-</w:t>
      </w:r>
      <w:r w:rsidR="00F10A37">
        <w:rPr>
          <w:bCs/>
        </w:rPr>
        <w:t>site</w:t>
      </w:r>
      <w:r w:rsidR="00033D21">
        <w:rPr>
          <w:bCs/>
        </w:rPr>
        <w:t>)</w:t>
      </w:r>
      <w:r w:rsidR="00F10A37" w:rsidRPr="000642CC">
        <w:rPr>
          <w:bCs/>
        </w:rPr>
        <w:t xml:space="preserve"> </w:t>
      </w:r>
      <w:r w:rsidR="000642CC" w:rsidRPr="000642CC">
        <w:rPr>
          <w:bCs/>
        </w:rPr>
        <w:t>variation in ammonium</w:t>
      </w:r>
      <w:r w:rsidR="00F122DB">
        <w:rPr>
          <w:bCs/>
        </w:rPr>
        <w:t>.</w:t>
      </w:r>
    </w:p>
    <w:p w14:paraId="3FDC7DBD" w14:textId="77777777" w:rsidR="00225E24" w:rsidRPr="00225E24" w:rsidRDefault="00225E24" w:rsidP="00225E24">
      <w:pPr>
        <w:spacing w:line="480" w:lineRule="auto"/>
        <w:rPr>
          <w:bCs/>
        </w:rPr>
      </w:pPr>
    </w:p>
    <w:p w14:paraId="6A133C31" w14:textId="0B15F886" w:rsidR="000642CC" w:rsidRPr="0096667C" w:rsidRDefault="00B46066" w:rsidP="000642CC">
      <w:pPr>
        <w:spacing w:line="480" w:lineRule="auto"/>
        <w:rPr>
          <w:b/>
          <w:bCs/>
        </w:rPr>
      </w:pPr>
      <w:r>
        <w:rPr>
          <w:b/>
          <w:bCs/>
        </w:rPr>
        <w:t>Regional</w:t>
      </w:r>
      <w:r w:rsidR="00F10A37" w:rsidRPr="0096667C">
        <w:rPr>
          <w:b/>
          <w:bCs/>
        </w:rPr>
        <w:t xml:space="preserve"> </w:t>
      </w:r>
      <w:r w:rsidR="000642CC"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with the highest R</w:t>
      </w:r>
      <w:r w:rsidRPr="00623DD8">
        <w:rPr>
          <w:vertAlign w:val="superscript"/>
        </w:rPr>
        <w:t>2</w:t>
      </w:r>
      <w:r w:rsidRPr="00623DD8">
        <w:t xml:space="preserve"> values.</w:t>
      </w:r>
      <w:r w:rsidR="00E85DC2">
        <w:t xml:space="preserve"> These six families constitute 17% of the total abundance.</w:t>
      </w:r>
    </w:p>
    <w:p w14:paraId="525E97F3" w14:textId="77777777" w:rsidR="000642CC" w:rsidRDefault="000642CC">
      <w:pPr>
        <w:rPr>
          <w:b/>
        </w:rPr>
      </w:pPr>
    </w:p>
    <w:p w14:paraId="3AA39F29" w14:textId="63149376"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Fig</w:t>
      </w:r>
      <w:r w:rsidR="00820A22">
        <w:rPr>
          <w:highlight w:val="green"/>
        </w:rPr>
        <w:t>.</w:t>
      </w:r>
      <w:r w:rsidR="001F1DDA" w:rsidRPr="001F1DDA">
        <w:rPr>
          <w:highlight w:val="green"/>
        </w:rPr>
        <w:t xml:space="preserve"> </w:t>
      </w:r>
      <w:r w:rsidR="003840BD">
        <w:rPr>
          <w:highlight w:val="green"/>
        </w:rPr>
        <w:t>S2.</w:t>
      </w:r>
      <w:r w:rsidR="001F1DDA" w:rsidRPr="001F1DDA">
        <w:rPr>
          <w:highlight w:val="green"/>
        </w:rPr>
        <w:t>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Pr="00275834">
        <w:rPr>
          <w:color w:val="000000"/>
          <w:highlight w:val="green"/>
        </w:rPr>
        <w:t xml:space="preserve">Table </w:t>
      </w:r>
      <w:r w:rsidR="003840BD">
        <w:rPr>
          <w:color w:val="000000"/>
          <w:highlight w:val="green"/>
        </w:rPr>
        <w:t>S2.</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3A43F5DC" w:rsidR="00435ABE" w:rsidRDefault="00435ABE" w:rsidP="002A1EF5">
      <w:r>
        <w:rPr>
          <w:b/>
        </w:rPr>
        <w:t xml:space="preserve">Figure </w:t>
      </w:r>
      <w:r w:rsidR="003840BD">
        <w:rPr>
          <w:b/>
        </w:rPr>
        <w:t>S2.</w:t>
      </w:r>
      <w:r>
        <w:rPr>
          <w:b/>
        </w:rPr>
        <w:t xml:space="preserve">1. </w:t>
      </w:r>
      <w:r>
        <w:t>M</w:t>
      </w:r>
      <w:r w:rsidRPr="009E2DF2">
        <w:t>odel</w:t>
      </w:r>
      <w:r w:rsidR="002B081F">
        <w:t>-</w:t>
      </w:r>
      <w:r w:rsidRPr="009E2DF2">
        <w:t xml:space="preserve">generated predictions </w:t>
      </w:r>
      <w:r w:rsidR="005200FA">
        <w:t xml:space="preserve">of ammonium concentrations in relation to abundance across rocky reef sites </w:t>
      </w:r>
      <w:r w:rsidRPr="009E2DF2">
        <w:t xml:space="preserve">for </w:t>
      </w:r>
      <w:r w:rsidR="005200FA">
        <w:t xml:space="preserve">the </w:t>
      </w:r>
      <w:r w:rsidRPr="009E2DF2">
        <w:t xml:space="preserve">6 </w:t>
      </w:r>
      <w:r w:rsidR="005200FA">
        <w:t xml:space="preserve">animal </w:t>
      </w:r>
      <w:r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3F78A7D3" w:rsidR="002B081F" w:rsidRPr="000D7435" w:rsidRDefault="002B081F" w:rsidP="002B081F">
      <w:r w:rsidRPr="000D7435">
        <w:rPr>
          <w:b/>
        </w:rPr>
        <w:t xml:space="preserve">Table </w:t>
      </w:r>
      <w:r w:rsidR="003840BD">
        <w:rPr>
          <w:b/>
        </w:rPr>
        <w:t>S2.</w:t>
      </w:r>
      <w:r>
        <w:rPr>
          <w:b/>
        </w:rPr>
        <w:t>1</w:t>
      </w:r>
      <w:r w:rsidRPr="000D7435">
        <w:rPr>
          <w:b/>
        </w:rPr>
        <w:t>.</w:t>
      </w:r>
      <w:r w:rsidRPr="000D7435">
        <w:t xml:space="preserve"> Model summaries from the </w:t>
      </w:r>
      <w:r>
        <w:t>meso-</w:t>
      </w:r>
      <w:r w:rsidRPr="000D7435">
        <w:t>scale</w:t>
      </w:r>
      <w:r w:rsidR="00055BCA">
        <w:t xml:space="preserve"> (among-site)</w:t>
      </w:r>
      <w:r w:rsidRPr="000D7435">
        <w:t xml:space="preserv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2087E0A9"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00442460" w14:textId="286026B7" w:rsidR="00EB4F90" w:rsidRPr="00055BCA" w:rsidRDefault="00EB4F90" w:rsidP="00EB4F90">
            <w:pPr>
              <w:rPr>
                <w:b/>
                <w:bCs/>
              </w:rPr>
            </w:pPr>
            <w:proofErr w:type="spellStart"/>
            <w:r w:rsidRPr="00EB4F90">
              <w:rPr>
                <w:b/>
                <w:bCs/>
              </w:rPr>
              <w:t>Sebastidae</w:t>
            </w:r>
            <w:proofErr w:type="spellEnd"/>
            <w:r w:rsidR="00055BCA">
              <w:rPr>
                <w:b/>
                <w:bCs/>
              </w:rPr>
              <w:t xml:space="preserve"> </w:t>
            </w:r>
            <w:r w:rsidR="00055BCA" w:rsidRPr="002C77C5">
              <w:t>(R</w:t>
            </w:r>
            <w:r w:rsidR="00055BCA" w:rsidRPr="002C77C5">
              <w:rPr>
                <w:vertAlign w:val="superscript"/>
              </w:rPr>
              <w:t>2</w:t>
            </w:r>
            <w:r w:rsidR="00055BCA" w:rsidRPr="002C77C5">
              <w:t xml:space="preserve"> = 0.67)</w:t>
            </w:r>
          </w:p>
        </w:tc>
        <w:tc>
          <w:tcPr>
            <w:tcW w:w="619"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055BCA">
        <w:trPr>
          <w:trHeight w:val="320"/>
        </w:trPr>
        <w:tc>
          <w:tcPr>
            <w:tcW w:w="3261" w:type="dxa"/>
            <w:noWrap/>
            <w:hideMark/>
          </w:tcPr>
          <w:p w14:paraId="17C274E2" w14:textId="77777777" w:rsidR="00EB4F90" w:rsidRPr="00EB4F90" w:rsidRDefault="00EB4F90" w:rsidP="00074E10">
            <w:pPr>
              <w:jc w:val="left"/>
              <w:rPr>
                <w:color w:val="000000"/>
              </w:rPr>
              <w:pPrChange w:id="337" w:author="Isabelle Cote" w:date="2024-11-15T13:57:00Z" w16du:dateUtc="2024-11-15T21:57:00Z">
                <w:pPr/>
              </w:pPrChange>
            </w:pPr>
            <w:r w:rsidRPr="00EB4F90">
              <w:rPr>
                <w:color w:val="000000"/>
              </w:rPr>
              <w:t>Intercept</w:t>
            </w:r>
          </w:p>
        </w:tc>
        <w:tc>
          <w:tcPr>
            <w:tcW w:w="619"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055BCA">
        <w:trPr>
          <w:trHeight w:val="320"/>
        </w:trPr>
        <w:tc>
          <w:tcPr>
            <w:tcW w:w="3261" w:type="dxa"/>
            <w:noWrap/>
            <w:hideMark/>
          </w:tcPr>
          <w:p w14:paraId="7F67A0E7" w14:textId="77777777" w:rsidR="00EB4F90" w:rsidRPr="00EB4F90" w:rsidRDefault="00EB4F90" w:rsidP="00074E10">
            <w:pPr>
              <w:jc w:val="left"/>
              <w:rPr>
                <w:color w:val="000000"/>
              </w:rPr>
              <w:pPrChange w:id="338" w:author="Isabelle Cote" w:date="2024-11-15T13:57:00Z" w16du:dateUtc="2024-11-15T21:57:00Z">
                <w:pPr/>
              </w:pPrChange>
            </w:pPr>
            <w:r w:rsidRPr="00EB4F90">
              <w:rPr>
                <w:color w:val="000000"/>
              </w:rPr>
              <w:t>Abundance</w:t>
            </w:r>
          </w:p>
        </w:tc>
        <w:tc>
          <w:tcPr>
            <w:tcW w:w="619"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055BCA">
        <w:trPr>
          <w:trHeight w:val="320"/>
        </w:trPr>
        <w:tc>
          <w:tcPr>
            <w:tcW w:w="3261" w:type="dxa"/>
            <w:noWrap/>
            <w:hideMark/>
          </w:tcPr>
          <w:p w14:paraId="28C5C194" w14:textId="77777777" w:rsidR="00EB4F90" w:rsidRPr="00EB4F90" w:rsidRDefault="00EB4F90" w:rsidP="00074E10">
            <w:pPr>
              <w:jc w:val="left"/>
              <w:rPr>
                <w:color w:val="000000"/>
              </w:rPr>
              <w:pPrChange w:id="339" w:author="Isabelle Cote" w:date="2024-11-15T13:57:00Z" w16du:dateUtc="2024-11-15T21:57:00Z">
                <w:pPr/>
              </w:pPrChange>
            </w:pPr>
            <w:r w:rsidRPr="00EB4F90">
              <w:rPr>
                <w:color w:val="000000"/>
              </w:rPr>
              <w:t>Tide exchange</w:t>
            </w:r>
          </w:p>
        </w:tc>
        <w:tc>
          <w:tcPr>
            <w:tcW w:w="619"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055BCA">
        <w:trPr>
          <w:trHeight w:val="320"/>
        </w:trPr>
        <w:tc>
          <w:tcPr>
            <w:tcW w:w="3261" w:type="dxa"/>
            <w:noWrap/>
            <w:hideMark/>
          </w:tcPr>
          <w:p w14:paraId="15355BE6" w14:textId="77777777" w:rsidR="00EB4F90" w:rsidRPr="00EB4F90" w:rsidRDefault="00EB4F90" w:rsidP="00074E10">
            <w:pPr>
              <w:jc w:val="left"/>
              <w:rPr>
                <w:color w:val="000000"/>
              </w:rPr>
              <w:pPrChange w:id="340" w:author="Isabelle Cote" w:date="2024-11-15T13:57:00Z" w16du:dateUtc="2024-11-15T21:57:00Z">
                <w:pPr/>
              </w:pPrChange>
            </w:pPr>
            <w:r w:rsidRPr="00EB4F90">
              <w:rPr>
                <w:color w:val="000000"/>
              </w:rPr>
              <w:t>Biodiversity</w:t>
            </w:r>
          </w:p>
        </w:tc>
        <w:tc>
          <w:tcPr>
            <w:tcW w:w="619"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055BCA">
        <w:trPr>
          <w:trHeight w:val="320"/>
        </w:trPr>
        <w:tc>
          <w:tcPr>
            <w:tcW w:w="3261" w:type="dxa"/>
            <w:noWrap/>
            <w:hideMark/>
          </w:tcPr>
          <w:p w14:paraId="342EEE44" w14:textId="77777777" w:rsidR="00EB4F90" w:rsidRPr="00EB4F90" w:rsidRDefault="00EB4F90" w:rsidP="00074E10">
            <w:pPr>
              <w:jc w:val="left"/>
              <w:rPr>
                <w:color w:val="000000"/>
              </w:rPr>
              <w:pPrChange w:id="341" w:author="Isabelle Cote" w:date="2024-11-15T13:57:00Z" w16du:dateUtc="2024-11-15T21:57:00Z">
                <w:pPr/>
              </w:pPrChange>
            </w:pPr>
            <w:r w:rsidRPr="00EB4F90">
              <w:rPr>
                <w:color w:val="000000"/>
              </w:rPr>
              <w:t>Depth</w:t>
            </w:r>
          </w:p>
        </w:tc>
        <w:tc>
          <w:tcPr>
            <w:tcW w:w="619"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055BCA">
        <w:trPr>
          <w:trHeight w:val="320"/>
        </w:trPr>
        <w:tc>
          <w:tcPr>
            <w:tcW w:w="3261" w:type="dxa"/>
            <w:noWrap/>
            <w:hideMark/>
          </w:tcPr>
          <w:p w14:paraId="401A86F5" w14:textId="77777777" w:rsidR="00EB4F90" w:rsidRPr="00EB4F90" w:rsidRDefault="00EB4F90" w:rsidP="00074E10">
            <w:pPr>
              <w:jc w:val="left"/>
              <w:rPr>
                <w:color w:val="000000"/>
              </w:rPr>
              <w:pPrChange w:id="342" w:author="Isabelle Cote" w:date="2024-11-15T13:57:00Z" w16du:dateUtc="2024-11-15T21:57:00Z">
                <w:pPr/>
              </w:pPrChange>
            </w:pPr>
            <w:proofErr w:type="spellStart"/>
            <w:proofErr w:type="gramStart"/>
            <w:r w:rsidRPr="00EB4F90">
              <w:rPr>
                <w:color w:val="000000"/>
              </w:rPr>
              <w:t>Abundance:Tide</w:t>
            </w:r>
            <w:proofErr w:type="spellEnd"/>
            <w:proofErr w:type="gramEnd"/>
          </w:p>
        </w:tc>
        <w:tc>
          <w:tcPr>
            <w:tcW w:w="619"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055BCA">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7CB7B7BA"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765EB320" w14:textId="5735E188" w:rsidR="00EB4F90" w:rsidRPr="00EB4F90" w:rsidRDefault="00EB4F90" w:rsidP="00EB4F90">
            <w:pPr>
              <w:rPr>
                <w:b/>
                <w:bCs/>
              </w:rPr>
            </w:pPr>
            <w:proofErr w:type="spellStart"/>
            <w:r w:rsidRPr="00EB4F90">
              <w:rPr>
                <w:b/>
                <w:bCs/>
              </w:rPr>
              <w:t>Muricidae</w:t>
            </w:r>
            <w:proofErr w:type="spellEnd"/>
            <w:r w:rsidR="00055BCA">
              <w:rPr>
                <w:b/>
                <w:bCs/>
              </w:rPr>
              <w:t xml:space="preserve"> </w:t>
            </w:r>
            <w:r w:rsidR="00055BCA" w:rsidRPr="002C77C5">
              <w:t>(R</w:t>
            </w:r>
            <w:r w:rsidR="00055BCA" w:rsidRPr="002C77C5">
              <w:rPr>
                <w:vertAlign w:val="superscript"/>
              </w:rPr>
              <w:t>2</w:t>
            </w:r>
            <w:r w:rsidR="00055BCA" w:rsidRPr="002C77C5">
              <w:t xml:space="preserve"> = 0.54)</w:t>
            </w:r>
          </w:p>
        </w:tc>
        <w:tc>
          <w:tcPr>
            <w:tcW w:w="619"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055BCA">
        <w:trPr>
          <w:trHeight w:val="320"/>
        </w:trPr>
        <w:tc>
          <w:tcPr>
            <w:tcW w:w="3261" w:type="dxa"/>
            <w:noWrap/>
            <w:hideMark/>
          </w:tcPr>
          <w:p w14:paraId="2F105408" w14:textId="77777777" w:rsidR="00EB4F90" w:rsidRDefault="00EB4F90" w:rsidP="00074E10">
            <w:pPr>
              <w:jc w:val="left"/>
              <w:rPr>
                <w:color w:val="000000"/>
              </w:rPr>
              <w:pPrChange w:id="343" w:author="Isabelle Cote" w:date="2024-11-15T13:57:00Z" w16du:dateUtc="2024-11-15T21:57:00Z">
                <w:pPr/>
              </w:pPrChange>
            </w:pPr>
            <w:r>
              <w:rPr>
                <w:color w:val="000000"/>
              </w:rPr>
              <w:t>Intercept</w:t>
            </w:r>
          </w:p>
        </w:tc>
        <w:tc>
          <w:tcPr>
            <w:tcW w:w="619"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055BCA">
        <w:trPr>
          <w:trHeight w:val="320"/>
        </w:trPr>
        <w:tc>
          <w:tcPr>
            <w:tcW w:w="3261" w:type="dxa"/>
            <w:noWrap/>
            <w:hideMark/>
          </w:tcPr>
          <w:p w14:paraId="02257A97" w14:textId="77777777" w:rsidR="00EB4F90" w:rsidRDefault="00EB4F90" w:rsidP="00074E10">
            <w:pPr>
              <w:jc w:val="left"/>
              <w:rPr>
                <w:color w:val="000000"/>
              </w:rPr>
              <w:pPrChange w:id="344" w:author="Isabelle Cote" w:date="2024-11-15T13:57:00Z" w16du:dateUtc="2024-11-15T21:57:00Z">
                <w:pPr/>
              </w:pPrChange>
            </w:pPr>
            <w:r>
              <w:rPr>
                <w:color w:val="000000"/>
              </w:rPr>
              <w:t>Abundance</w:t>
            </w:r>
          </w:p>
        </w:tc>
        <w:tc>
          <w:tcPr>
            <w:tcW w:w="619"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055BCA">
        <w:trPr>
          <w:trHeight w:val="320"/>
        </w:trPr>
        <w:tc>
          <w:tcPr>
            <w:tcW w:w="3261" w:type="dxa"/>
            <w:noWrap/>
            <w:hideMark/>
          </w:tcPr>
          <w:p w14:paraId="7E838156" w14:textId="77777777" w:rsidR="00EB4F90" w:rsidRDefault="00EB4F90" w:rsidP="00074E10">
            <w:pPr>
              <w:jc w:val="left"/>
              <w:rPr>
                <w:color w:val="000000"/>
              </w:rPr>
              <w:pPrChange w:id="345" w:author="Isabelle Cote" w:date="2024-11-15T13:57:00Z" w16du:dateUtc="2024-11-15T21:57:00Z">
                <w:pPr/>
              </w:pPrChange>
            </w:pPr>
            <w:r>
              <w:rPr>
                <w:color w:val="000000"/>
              </w:rPr>
              <w:t>Tide exchange</w:t>
            </w:r>
          </w:p>
        </w:tc>
        <w:tc>
          <w:tcPr>
            <w:tcW w:w="619"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055BCA">
        <w:trPr>
          <w:trHeight w:val="320"/>
        </w:trPr>
        <w:tc>
          <w:tcPr>
            <w:tcW w:w="3261" w:type="dxa"/>
            <w:noWrap/>
            <w:hideMark/>
          </w:tcPr>
          <w:p w14:paraId="2D2A99CD" w14:textId="77777777" w:rsidR="00EB4F90" w:rsidRDefault="00EB4F90" w:rsidP="00074E10">
            <w:pPr>
              <w:jc w:val="left"/>
              <w:rPr>
                <w:color w:val="000000"/>
              </w:rPr>
              <w:pPrChange w:id="346" w:author="Isabelle Cote" w:date="2024-11-15T13:57:00Z" w16du:dateUtc="2024-11-15T21:57:00Z">
                <w:pPr/>
              </w:pPrChange>
            </w:pPr>
            <w:r>
              <w:rPr>
                <w:color w:val="000000"/>
              </w:rPr>
              <w:t>Biodiversity</w:t>
            </w:r>
          </w:p>
        </w:tc>
        <w:tc>
          <w:tcPr>
            <w:tcW w:w="619"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055BCA">
        <w:trPr>
          <w:trHeight w:val="320"/>
        </w:trPr>
        <w:tc>
          <w:tcPr>
            <w:tcW w:w="3261" w:type="dxa"/>
            <w:noWrap/>
            <w:hideMark/>
          </w:tcPr>
          <w:p w14:paraId="3F91AC63" w14:textId="77777777" w:rsidR="00EB4F90" w:rsidRDefault="00EB4F90" w:rsidP="00074E10">
            <w:pPr>
              <w:jc w:val="left"/>
              <w:rPr>
                <w:color w:val="000000"/>
              </w:rPr>
              <w:pPrChange w:id="347" w:author="Isabelle Cote" w:date="2024-11-15T13:57:00Z" w16du:dateUtc="2024-11-15T21:57:00Z">
                <w:pPr/>
              </w:pPrChange>
            </w:pPr>
            <w:r>
              <w:rPr>
                <w:color w:val="000000"/>
              </w:rPr>
              <w:t>Depth</w:t>
            </w:r>
          </w:p>
        </w:tc>
        <w:tc>
          <w:tcPr>
            <w:tcW w:w="619"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055BCA">
        <w:trPr>
          <w:trHeight w:val="320"/>
        </w:trPr>
        <w:tc>
          <w:tcPr>
            <w:tcW w:w="3261" w:type="dxa"/>
            <w:noWrap/>
            <w:hideMark/>
          </w:tcPr>
          <w:p w14:paraId="70A27CE1" w14:textId="77777777" w:rsidR="00EB4F90" w:rsidRDefault="00EB4F90" w:rsidP="00074E10">
            <w:pPr>
              <w:jc w:val="left"/>
              <w:rPr>
                <w:color w:val="000000"/>
              </w:rPr>
              <w:pPrChange w:id="348" w:author="Isabelle Cote" w:date="2024-11-15T13:57:00Z" w16du:dateUtc="2024-11-15T21:57:00Z">
                <w:pPr/>
              </w:pPrChange>
            </w:pPr>
            <w:proofErr w:type="spellStart"/>
            <w:proofErr w:type="gramStart"/>
            <w:r>
              <w:rPr>
                <w:color w:val="000000"/>
              </w:rPr>
              <w:t>Abundance:Tide</w:t>
            </w:r>
            <w:proofErr w:type="spellEnd"/>
            <w:proofErr w:type="gramEnd"/>
          </w:p>
        </w:tc>
        <w:tc>
          <w:tcPr>
            <w:tcW w:w="619"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72BD3AC7"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42DB9A47" w14:textId="3EF2D0E0" w:rsidR="00EB4F90" w:rsidRPr="00EB4F90" w:rsidRDefault="00EB4F90" w:rsidP="00EB4F90">
            <w:pPr>
              <w:rPr>
                <w:b/>
                <w:bCs/>
                <w:color w:val="000000"/>
              </w:rPr>
            </w:pPr>
            <w:proofErr w:type="spellStart"/>
            <w:r w:rsidRPr="00EB4F90">
              <w:rPr>
                <w:b/>
                <w:bCs/>
                <w:color w:val="000000"/>
              </w:rPr>
              <w:t>Asterinidae</w:t>
            </w:r>
            <w:proofErr w:type="spellEnd"/>
            <w:r w:rsidR="00055BCA">
              <w:rPr>
                <w:b/>
                <w:bCs/>
                <w:color w:val="000000"/>
              </w:rPr>
              <w:t xml:space="preserve"> </w:t>
            </w:r>
            <w:r w:rsidR="00055BCA" w:rsidRPr="002C77C5">
              <w:t>(R</w:t>
            </w:r>
            <w:r w:rsidR="00055BCA" w:rsidRPr="002C77C5">
              <w:rPr>
                <w:vertAlign w:val="superscript"/>
              </w:rPr>
              <w:t>2</w:t>
            </w:r>
            <w:r w:rsidR="00055BCA" w:rsidRPr="002C77C5">
              <w:t xml:space="preserve"> = 0.651)</w:t>
            </w:r>
          </w:p>
        </w:tc>
        <w:tc>
          <w:tcPr>
            <w:tcW w:w="619"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55BCA">
        <w:trPr>
          <w:trHeight w:val="320"/>
        </w:trPr>
        <w:tc>
          <w:tcPr>
            <w:tcW w:w="3261" w:type="dxa"/>
            <w:noWrap/>
            <w:hideMark/>
          </w:tcPr>
          <w:p w14:paraId="6084C71F" w14:textId="77777777" w:rsidR="00EB4F90" w:rsidRDefault="00EB4F90" w:rsidP="00074E10">
            <w:pPr>
              <w:jc w:val="left"/>
              <w:rPr>
                <w:color w:val="000000"/>
              </w:rPr>
              <w:pPrChange w:id="349" w:author="Isabelle Cote" w:date="2024-11-15T13:57:00Z" w16du:dateUtc="2024-11-15T21:57:00Z">
                <w:pPr/>
              </w:pPrChange>
            </w:pPr>
            <w:r>
              <w:rPr>
                <w:color w:val="000000"/>
              </w:rPr>
              <w:t>Intercept</w:t>
            </w:r>
          </w:p>
        </w:tc>
        <w:tc>
          <w:tcPr>
            <w:tcW w:w="619"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55BCA">
        <w:trPr>
          <w:trHeight w:val="320"/>
        </w:trPr>
        <w:tc>
          <w:tcPr>
            <w:tcW w:w="3261" w:type="dxa"/>
            <w:noWrap/>
            <w:hideMark/>
          </w:tcPr>
          <w:p w14:paraId="4D0F8F15" w14:textId="77777777" w:rsidR="00EB4F90" w:rsidRDefault="00EB4F90" w:rsidP="00074E10">
            <w:pPr>
              <w:jc w:val="left"/>
              <w:rPr>
                <w:color w:val="000000"/>
              </w:rPr>
              <w:pPrChange w:id="350" w:author="Isabelle Cote" w:date="2024-11-15T13:57:00Z" w16du:dateUtc="2024-11-15T21:57:00Z">
                <w:pPr/>
              </w:pPrChange>
            </w:pPr>
            <w:r>
              <w:rPr>
                <w:color w:val="000000"/>
              </w:rPr>
              <w:t>Abundance</w:t>
            </w:r>
          </w:p>
        </w:tc>
        <w:tc>
          <w:tcPr>
            <w:tcW w:w="619"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55BCA">
        <w:trPr>
          <w:trHeight w:val="320"/>
        </w:trPr>
        <w:tc>
          <w:tcPr>
            <w:tcW w:w="3261" w:type="dxa"/>
            <w:noWrap/>
            <w:hideMark/>
          </w:tcPr>
          <w:p w14:paraId="36D86272" w14:textId="77777777" w:rsidR="00EB4F90" w:rsidRDefault="00EB4F90" w:rsidP="00074E10">
            <w:pPr>
              <w:jc w:val="left"/>
              <w:rPr>
                <w:color w:val="000000"/>
              </w:rPr>
              <w:pPrChange w:id="351" w:author="Isabelle Cote" w:date="2024-11-15T13:57:00Z" w16du:dateUtc="2024-11-15T21:57:00Z">
                <w:pPr/>
              </w:pPrChange>
            </w:pPr>
            <w:r>
              <w:rPr>
                <w:color w:val="000000"/>
              </w:rPr>
              <w:t>Tide exchange</w:t>
            </w:r>
          </w:p>
        </w:tc>
        <w:tc>
          <w:tcPr>
            <w:tcW w:w="619"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55BCA">
        <w:trPr>
          <w:trHeight w:val="320"/>
        </w:trPr>
        <w:tc>
          <w:tcPr>
            <w:tcW w:w="3261" w:type="dxa"/>
            <w:noWrap/>
            <w:hideMark/>
          </w:tcPr>
          <w:p w14:paraId="6EA43FEA" w14:textId="77777777" w:rsidR="00EB4F90" w:rsidRDefault="00EB4F90" w:rsidP="00074E10">
            <w:pPr>
              <w:jc w:val="left"/>
              <w:rPr>
                <w:color w:val="000000"/>
              </w:rPr>
              <w:pPrChange w:id="352" w:author="Isabelle Cote" w:date="2024-11-15T13:57:00Z" w16du:dateUtc="2024-11-15T21:57:00Z">
                <w:pPr/>
              </w:pPrChange>
            </w:pPr>
            <w:r>
              <w:rPr>
                <w:color w:val="000000"/>
              </w:rPr>
              <w:t>Biodiversity</w:t>
            </w:r>
          </w:p>
        </w:tc>
        <w:tc>
          <w:tcPr>
            <w:tcW w:w="619"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55BCA">
        <w:trPr>
          <w:trHeight w:val="320"/>
        </w:trPr>
        <w:tc>
          <w:tcPr>
            <w:tcW w:w="3261" w:type="dxa"/>
            <w:noWrap/>
            <w:hideMark/>
          </w:tcPr>
          <w:p w14:paraId="560B96EC" w14:textId="77777777" w:rsidR="00EB4F90" w:rsidRDefault="00EB4F90" w:rsidP="00074E10">
            <w:pPr>
              <w:jc w:val="left"/>
              <w:rPr>
                <w:color w:val="000000"/>
              </w:rPr>
              <w:pPrChange w:id="353" w:author="Isabelle Cote" w:date="2024-11-15T13:57:00Z" w16du:dateUtc="2024-11-15T21:57:00Z">
                <w:pPr/>
              </w:pPrChange>
            </w:pPr>
            <w:r>
              <w:rPr>
                <w:color w:val="000000"/>
              </w:rPr>
              <w:t>Depth</w:t>
            </w:r>
          </w:p>
        </w:tc>
        <w:tc>
          <w:tcPr>
            <w:tcW w:w="619"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55BCA">
        <w:trPr>
          <w:trHeight w:val="320"/>
        </w:trPr>
        <w:tc>
          <w:tcPr>
            <w:tcW w:w="3261" w:type="dxa"/>
            <w:noWrap/>
            <w:hideMark/>
          </w:tcPr>
          <w:p w14:paraId="078C8FC2" w14:textId="77777777" w:rsidR="00EB4F90" w:rsidRDefault="00EB4F90" w:rsidP="00074E10">
            <w:pPr>
              <w:jc w:val="left"/>
              <w:rPr>
                <w:color w:val="000000"/>
              </w:rPr>
              <w:pPrChange w:id="354" w:author="Isabelle Cote" w:date="2024-11-15T13:57:00Z" w16du:dateUtc="2024-11-15T21:57:00Z">
                <w:pPr/>
              </w:pPrChange>
            </w:pPr>
            <w:proofErr w:type="spellStart"/>
            <w:proofErr w:type="gramStart"/>
            <w:r>
              <w:rPr>
                <w:color w:val="000000"/>
              </w:rPr>
              <w:t>Abundance:Tide</w:t>
            </w:r>
            <w:proofErr w:type="spellEnd"/>
            <w:proofErr w:type="gramEnd"/>
          </w:p>
        </w:tc>
        <w:tc>
          <w:tcPr>
            <w:tcW w:w="619"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54525772"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48CEDEA4" w14:textId="6B51D272" w:rsidR="00EB4F90" w:rsidRPr="00EB4F90" w:rsidRDefault="00EB4F90" w:rsidP="00EB4F90">
            <w:pPr>
              <w:rPr>
                <w:b/>
                <w:bCs/>
              </w:rPr>
            </w:pPr>
            <w:proofErr w:type="spellStart"/>
            <w:r w:rsidRPr="00EB4F90">
              <w:rPr>
                <w:b/>
                <w:bCs/>
              </w:rPr>
              <w:t>Hexagrammidae</w:t>
            </w:r>
            <w:proofErr w:type="spellEnd"/>
            <w:r w:rsidR="00055BCA">
              <w:rPr>
                <w:b/>
                <w:bCs/>
              </w:rPr>
              <w:t xml:space="preserve"> </w:t>
            </w:r>
            <w:r w:rsidR="00055BCA" w:rsidRPr="002C77C5">
              <w:t>(R</w:t>
            </w:r>
            <w:r w:rsidR="00055BCA" w:rsidRPr="002C77C5">
              <w:rPr>
                <w:vertAlign w:val="superscript"/>
              </w:rPr>
              <w:t>2</w:t>
            </w:r>
            <w:r w:rsidR="00055BCA" w:rsidRPr="002C77C5">
              <w:t xml:space="preserve"> = 0.47)</w:t>
            </w:r>
          </w:p>
        </w:tc>
        <w:tc>
          <w:tcPr>
            <w:tcW w:w="619"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55BCA">
        <w:trPr>
          <w:trHeight w:val="320"/>
        </w:trPr>
        <w:tc>
          <w:tcPr>
            <w:tcW w:w="3261" w:type="dxa"/>
            <w:noWrap/>
            <w:hideMark/>
          </w:tcPr>
          <w:p w14:paraId="75F193EA" w14:textId="77777777" w:rsidR="00EB4F90" w:rsidRDefault="00EB4F90" w:rsidP="00074E10">
            <w:pPr>
              <w:jc w:val="left"/>
              <w:rPr>
                <w:color w:val="000000"/>
              </w:rPr>
              <w:pPrChange w:id="355" w:author="Isabelle Cote" w:date="2024-11-15T13:57:00Z" w16du:dateUtc="2024-11-15T21:57:00Z">
                <w:pPr/>
              </w:pPrChange>
            </w:pPr>
            <w:r>
              <w:rPr>
                <w:color w:val="000000"/>
              </w:rPr>
              <w:t>Intercept</w:t>
            </w:r>
          </w:p>
        </w:tc>
        <w:tc>
          <w:tcPr>
            <w:tcW w:w="619"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55BCA">
        <w:trPr>
          <w:trHeight w:val="320"/>
        </w:trPr>
        <w:tc>
          <w:tcPr>
            <w:tcW w:w="3261" w:type="dxa"/>
            <w:noWrap/>
            <w:hideMark/>
          </w:tcPr>
          <w:p w14:paraId="1C990F5B" w14:textId="77777777" w:rsidR="00EB4F90" w:rsidRDefault="00EB4F90" w:rsidP="00074E10">
            <w:pPr>
              <w:jc w:val="left"/>
              <w:rPr>
                <w:color w:val="000000"/>
              </w:rPr>
              <w:pPrChange w:id="356" w:author="Isabelle Cote" w:date="2024-11-15T13:57:00Z" w16du:dateUtc="2024-11-15T21:57:00Z">
                <w:pPr/>
              </w:pPrChange>
            </w:pPr>
            <w:r>
              <w:rPr>
                <w:color w:val="000000"/>
              </w:rPr>
              <w:t>Abundance</w:t>
            </w:r>
          </w:p>
        </w:tc>
        <w:tc>
          <w:tcPr>
            <w:tcW w:w="619"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55BCA">
        <w:trPr>
          <w:trHeight w:val="320"/>
        </w:trPr>
        <w:tc>
          <w:tcPr>
            <w:tcW w:w="3261" w:type="dxa"/>
            <w:noWrap/>
            <w:hideMark/>
          </w:tcPr>
          <w:p w14:paraId="4717D583" w14:textId="77777777" w:rsidR="00EB4F90" w:rsidRDefault="00EB4F90" w:rsidP="00074E10">
            <w:pPr>
              <w:jc w:val="left"/>
              <w:rPr>
                <w:color w:val="000000"/>
              </w:rPr>
              <w:pPrChange w:id="357" w:author="Isabelle Cote" w:date="2024-11-15T13:57:00Z" w16du:dateUtc="2024-11-15T21:57:00Z">
                <w:pPr/>
              </w:pPrChange>
            </w:pPr>
            <w:r>
              <w:rPr>
                <w:color w:val="000000"/>
              </w:rPr>
              <w:t>Tide exchange</w:t>
            </w:r>
          </w:p>
        </w:tc>
        <w:tc>
          <w:tcPr>
            <w:tcW w:w="619"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55BCA">
        <w:trPr>
          <w:trHeight w:val="320"/>
        </w:trPr>
        <w:tc>
          <w:tcPr>
            <w:tcW w:w="3261" w:type="dxa"/>
            <w:noWrap/>
            <w:hideMark/>
          </w:tcPr>
          <w:p w14:paraId="0981DFB3" w14:textId="77777777" w:rsidR="00EB4F90" w:rsidRDefault="00EB4F90" w:rsidP="00074E10">
            <w:pPr>
              <w:jc w:val="left"/>
              <w:rPr>
                <w:color w:val="000000"/>
              </w:rPr>
              <w:pPrChange w:id="358" w:author="Isabelle Cote" w:date="2024-11-15T13:57:00Z" w16du:dateUtc="2024-11-15T21:57:00Z">
                <w:pPr/>
              </w:pPrChange>
            </w:pPr>
            <w:r>
              <w:rPr>
                <w:color w:val="000000"/>
              </w:rPr>
              <w:t>Biodiversity</w:t>
            </w:r>
          </w:p>
        </w:tc>
        <w:tc>
          <w:tcPr>
            <w:tcW w:w="619"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55BCA">
        <w:trPr>
          <w:trHeight w:val="320"/>
        </w:trPr>
        <w:tc>
          <w:tcPr>
            <w:tcW w:w="3261" w:type="dxa"/>
            <w:noWrap/>
            <w:hideMark/>
          </w:tcPr>
          <w:p w14:paraId="2F044307" w14:textId="77777777" w:rsidR="00EB4F90" w:rsidRDefault="00EB4F90" w:rsidP="00074E10">
            <w:pPr>
              <w:jc w:val="left"/>
              <w:rPr>
                <w:color w:val="000000"/>
              </w:rPr>
              <w:pPrChange w:id="359" w:author="Isabelle Cote" w:date="2024-11-15T13:57:00Z" w16du:dateUtc="2024-11-15T21:57:00Z">
                <w:pPr/>
              </w:pPrChange>
            </w:pPr>
            <w:r>
              <w:rPr>
                <w:color w:val="000000"/>
              </w:rPr>
              <w:t>Depth</w:t>
            </w:r>
          </w:p>
        </w:tc>
        <w:tc>
          <w:tcPr>
            <w:tcW w:w="619"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55BCA">
        <w:trPr>
          <w:trHeight w:val="320"/>
        </w:trPr>
        <w:tc>
          <w:tcPr>
            <w:tcW w:w="3261" w:type="dxa"/>
            <w:noWrap/>
            <w:hideMark/>
          </w:tcPr>
          <w:p w14:paraId="2503E06E" w14:textId="77777777" w:rsidR="00EB4F90" w:rsidRDefault="00EB4F90" w:rsidP="00074E10">
            <w:pPr>
              <w:jc w:val="left"/>
              <w:rPr>
                <w:color w:val="000000"/>
              </w:rPr>
              <w:pPrChange w:id="360" w:author="Isabelle Cote" w:date="2024-11-15T13:57:00Z" w16du:dateUtc="2024-11-15T21:57:00Z">
                <w:pPr/>
              </w:pPrChange>
            </w:pPr>
            <w:proofErr w:type="spellStart"/>
            <w:proofErr w:type="gramStart"/>
            <w:r>
              <w:rPr>
                <w:color w:val="000000"/>
              </w:rPr>
              <w:t>Abundance:Tide</w:t>
            </w:r>
            <w:proofErr w:type="spellEnd"/>
            <w:proofErr w:type="gramEnd"/>
          </w:p>
        </w:tc>
        <w:tc>
          <w:tcPr>
            <w:tcW w:w="619"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0EAAC37B"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382D8BB2" w14:textId="2D7157B6" w:rsidR="00EB4F90" w:rsidRPr="00EB4F90" w:rsidRDefault="00EB4F90" w:rsidP="00EB4F90">
            <w:pPr>
              <w:rPr>
                <w:b/>
                <w:bCs/>
              </w:rPr>
            </w:pPr>
            <w:proofErr w:type="spellStart"/>
            <w:r w:rsidRPr="00EB4F90">
              <w:rPr>
                <w:b/>
                <w:bCs/>
              </w:rPr>
              <w:t>Acmaeidae</w:t>
            </w:r>
            <w:proofErr w:type="spellEnd"/>
            <w:r w:rsidR="00055BCA">
              <w:rPr>
                <w:b/>
                <w:bCs/>
              </w:rPr>
              <w:t xml:space="preserve"> </w:t>
            </w:r>
            <w:r w:rsidR="00055BCA" w:rsidRPr="002C77C5">
              <w:t>(R</w:t>
            </w:r>
            <w:r w:rsidR="00055BCA" w:rsidRPr="002C77C5">
              <w:rPr>
                <w:vertAlign w:val="superscript"/>
              </w:rPr>
              <w:t>2</w:t>
            </w:r>
            <w:r w:rsidR="00055BCA" w:rsidRPr="002C77C5">
              <w:t xml:space="preserve"> = 0.46)</w:t>
            </w:r>
          </w:p>
        </w:tc>
        <w:tc>
          <w:tcPr>
            <w:tcW w:w="619"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055BCA">
        <w:trPr>
          <w:trHeight w:val="320"/>
        </w:trPr>
        <w:tc>
          <w:tcPr>
            <w:tcW w:w="3261" w:type="dxa"/>
            <w:noWrap/>
            <w:hideMark/>
          </w:tcPr>
          <w:p w14:paraId="4819FE54" w14:textId="77777777" w:rsidR="00EB4F90" w:rsidRDefault="00EB4F90" w:rsidP="00074E10">
            <w:pPr>
              <w:jc w:val="left"/>
              <w:rPr>
                <w:color w:val="000000"/>
              </w:rPr>
              <w:pPrChange w:id="361" w:author="Isabelle Cote" w:date="2024-11-15T13:58:00Z" w16du:dateUtc="2024-11-15T21:58:00Z">
                <w:pPr/>
              </w:pPrChange>
            </w:pPr>
            <w:r>
              <w:rPr>
                <w:color w:val="000000"/>
              </w:rPr>
              <w:t>Intercept</w:t>
            </w:r>
          </w:p>
        </w:tc>
        <w:tc>
          <w:tcPr>
            <w:tcW w:w="619"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055BCA">
        <w:trPr>
          <w:trHeight w:val="320"/>
        </w:trPr>
        <w:tc>
          <w:tcPr>
            <w:tcW w:w="3261" w:type="dxa"/>
            <w:noWrap/>
            <w:hideMark/>
          </w:tcPr>
          <w:p w14:paraId="1BB277E9" w14:textId="77777777" w:rsidR="00EB4F90" w:rsidRDefault="00EB4F90" w:rsidP="00074E10">
            <w:pPr>
              <w:jc w:val="left"/>
              <w:rPr>
                <w:color w:val="000000"/>
              </w:rPr>
              <w:pPrChange w:id="362" w:author="Isabelle Cote" w:date="2024-11-15T13:58:00Z" w16du:dateUtc="2024-11-15T21:58:00Z">
                <w:pPr/>
              </w:pPrChange>
            </w:pPr>
            <w:r>
              <w:rPr>
                <w:color w:val="000000"/>
              </w:rPr>
              <w:t>Abundance</w:t>
            </w:r>
          </w:p>
        </w:tc>
        <w:tc>
          <w:tcPr>
            <w:tcW w:w="619"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055BCA">
        <w:trPr>
          <w:trHeight w:val="320"/>
        </w:trPr>
        <w:tc>
          <w:tcPr>
            <w:tcW w:w="3261" w:type="dxa"/>
            <w:noWrap/>
            <w:hideMark/>
          </w:tcPr>
          <w:p w14:paraId="17E5578A" w14:textId="77777777" w:rsidR="00EB4F90" w:rsidRDefault="00EB4F90" w:rsidP="00074E10">
            <w:pPr>
              <w:jc w:val="left"/>
              <w:rPr>
                <w:color w:val="000000"/>
              </w:rPr>
              <w:pPrChange w:id="363" w:author="Isabelle Cote" w:date="2024-11-15T13:58:00Z" w16du:dateUtc="2024-11-15T21:58:00Z">
                <w:pPr/>
              </w:pPrChange>
            </w:pPr>
            <w:r>
              <w:rPr>
                <w:color w:val="000000"/>
              </w:rPr>
              <w:t>Tide exchange</w:t>
            </w:r>
          </w:p>
        </w:tc>
        <w:tc>
          <w:tcPr>
            <w:tcW w:w="619"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055BCA">
        <w:trPr>
          <w:trHeight w:val="320"/>
        </w:trPr>
        <w:tc>
          <w:tcPr>
            <w:tcW w:w="3261" w:type="dxa"/>
            <w:noWrap/>
            <w:hideMark/>
          </w:tcPr>
          <w:p w14:paraId="4BAB32EC" w14:textId="77777777" w:rsidR="00EB4F90" w:rsidRDefault="00EB4F90" w:rsidP="00074E10">
            <w:pPr>
              <w:jc w:val="left"/>
              <w:rPr>
                <w:color w:val="000000"/>
              </w:rPr>
              <w:pPrChange w:id="364" w:author="Isabelle Cote" w:date="2024-11-15T13:58:00Z" w16du:dateUtc="2024-11-15T21:58:00Z">
                <w:pPr/>
              </w:pPrChange>
            </w:pPr>
            <w:r>
              <w:rPr>
                <w:color w:val="000000"/>
              </w:rPr>
              <w:t>Biodiversity</w:t>
            </w:r>
          </w:p>
        </w:tc>
        <w:tc>
          <w:tcPr>
            <w:tcW w:w="619"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055BCA">
        <w:trPr>
          <w:trHeight w:val="320"/>
        </w:trPr>
        <w:tc>
          <w:tcPr>
            <w:tcW w:w="3261" w:type="dxa"/>
            <w:noWrap/>
            <w:hideMark/>
          </w:tcPr>
          <w:p w14:paraId="01CC1142" w14:textId="77777777" w:rsidR="00EB4F90" w:rsidRDefault="00EB4F90" w:rsidP="00074E10">
            <w:pPr>
              <w:jc w:val="left"/>
              <w:rPr>
                <w:color w:val="000000"/>
              </w:rPr>
              <w:pPrChange w:id="365" w:author="Isabelle Cote" w:date="2024-11-15T13:58:00Z" w16du:dateUtc="2024-11-15T21:58:00Z">
                <w:pPr/>
              </w:pPrChange>
            </w:pPr>
            <w:r>
              <w:rPr>
                <w:color w:val="000000"/>
              </w:rPr>
              <w:t>Depth</w:t>
            </w:r>
          </w:p>
        </w:tc>
        <w:tc>
          <w:tcPr>
            <w:tcW w:w="619"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055BCA">
        <w:trPr>
          <w:trHeight w:val="320"/>
        </w:trPr>
        <w:tc>
          <w:tcPr>
            <w:tcW w:w="3261" w:type="dxa"/>
            <w:noWrap/>
            <w:hideMark/>
          </w:tcPr>
          <w:p w14:paraId="381AA6DA" w14:textId="77777777" w:rsidR="00EB4F90" w:rsidRDefault="00EB4F90" w:rsidP="00074E10">
            <w:pPr>
              <w:jc w:val="left"/>
              <w:rPr>
                <w:color w:val="000000"/>
              </w:rPr>
              <w:pPrChange w:id="366" w:author="Isabelle Cote" w:date="2024-11-15T13:58:00Z" w16du:dateUtc="2024-11-15T21:58:00Z">
                <w:pPr/>
              </w:pPrChange>
            </w:pPr>
            <w:proofErr w:type="spellStart"/>
            <w:proofErr w:type="gramStart"/>
            <w:r>
              <w:rPr>
                <w:color w:val="000000"/>
              </w:rPr>
              <w:t>Abundance:Tide</w:t>
            </w:r>
            <w:proofErr w:type="spellEnd"/>
            <w:proofErr w:type="gramEnd"/>
          </w:p>
        </w:tc>
        <w:tc>
          <w:tcPr>
            <w:tcW w:w="619"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40732193"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5381947B" w14:textId="58B76385" w:rsidR="00EB4F90" w:rsidRPr="00EB4F90" w:rsidRDefault="00EB4F90" w:rsidP="00EB4F90">
            <w:pPr>
              <w:rPr>
                <w:b/>
                <w:bCs/>
              </w:rPr>
            </w:pPr>
            <w:proofErr w:type="spellStart"/>
            <w:r w:rsidRPr="00EB4F90">
              <w:rPr>
                <w:b/>
                <w:bCs/>
              </w:rPr>
              <w:t>Gobiidae</w:t>
            </w:r>
            <w:proofErr w:type="spellEnd"/>
            <w:r w:rsidR="00055BCA">
              <w:rPr>
                <w:b/>
                <w:bCs/>
              </w:rPr>
              <w:t xml:space="preserve"> </w:t>
            </w:r>
            <w:r w:rsidR="00055BCA" w:rsidRPr="002C77C5">
              <w:t>(R</w:t>
            </w:r>
            <w:r w:rsidR="00055BCA" w:rsidRPr="002C77C5">
              <w:rPr>
                <w:vertAlign w:val="superscript"/>
              </w:rPr>
              <w:t>2</w:t>
            </w:r>
            <w:r w:rsidR="00055BCA" w:rsidRPr="002C77C5">
              <w:t xml:space="preserve"> = 0.44)</w:t>
            </w:r>
          </w:p>
        </w:tc>
        <w:tc>
          <w:tcPr>
            <w:tcW w:w="619"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055BCA">
        <w:trPr>
          <w:trHeight w:val="320"/>
        </w:trPr>
        <w:tc>
          <w:tcPr>
            <w:tcW w:w="3261" w:type="dxa"/>
            <w:noWrap/>
            <w:hideMark/>
          </w:tcPr>
          <w:p w14:paraId="1BDBE031" w14:textId="77777777" w:rsidR="00EB4F90" w:rsidRDefault="00EB4F90" w:rsidP="00074E10">
            <w:pPr>
              <w:jc w:val="left"/>
              <w:rPr>
                <w:color w:val="000000"/>
              </w:rPr>
              <w:pPrChange w:id="367" w:author="Isabelle Cote" w:date="2024-11-15T13:58:00Z" w16du:dateUtc="2024-11-15T21:58:00Z">
                <w:pPr/>
              </w:pPrChange>
            </w:pPr>
            <w:r>
              <w:rPr>
                <w:color w:val="000000"/>
              </w:rPr>
              <w:t>Intercept</w:t>
            </w:r>
          </w:p>
        </w:tc>
        <w:tc>
          <w:tcPr>
            <w:tcW w:w="619"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055BCA">
        <w:trPr>
          <w:trHeight w:val="320"/>
        </w:trPr>
        <w:tc>
          <w:tcPr>
            <w:tcW w:w="3261" w:type="dxa"/>
            <w:noWrap/>
            <w:hideMark/>
          </w:tcPr>
          <w:p w14:paraId="672FA050" w14:textId="77777777" w:rsidR="00EB4F90" w:rsidRDefault="00EB4F90" w:rsidP="00074E10">
            <w:pPr>
              <w:jc w:val="left"/>
              <w:rPr>
                <w:color w:val="000000"/>
              </w:rPr>
              <w:pPrChange w:id="368" w:author="Isabelle Cote" w:date="2024-11-15T13:58:00Z" w16du:dateUtc="2024-11-15T21:58:00Z">
                <w:pPr/>
              </w:pPrChange>
            </w:pPr>
            <w:r>
              <w:rPr>
                <w:color w:val="000000"/>
              </w:rPr>
              <w:t>Abundance</w:t>
            </w:r>
          </w:p>
        </w:tc>
        <w:tc>
          <w:tcPr>
            <w:tcW w:w="619"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055BCA">
        <w:trPr>
          <w:trHeight w:val="320"/>
        </w:trPr>
        <w:tc>
          <w:tcPr>
            <w:tcW w:w="3261" w:type="dxa"/>
            <w:noWrap/>
            <w:hideMark/>
          </w:tcPr>
          <w:p w14:paraId="2493686D" w14:textId="77777777" w:rsidR="00EB4F90" w:rsidRDefault="00EB4F90" w:rsidP="00074E10">
            <w:pPr>
              <w:jc w:val="left"/>
              <w:rPr>
                <w:color w:val="000000"/>
              </w:rPr>
              <w:pPrChange w:id="369" w:author="Isabelle Cote" w:date="2024-11-15T13:58:00Z" w16du:dateUtc="2024-11-15T21:58:00Z">
                <w:pPr/>
              </w:pPrChange>
            </w:pPr>
            <w:r>
              <w:rPr>
                <w:color w:val="000000"/>
              </w:rPr>
              <w:t>Tide exchange</w:t>
            </w:r>
          </w:p>
        </w:tc>
        <w:tc>
          <w:tcPr>
            <w:tcW w:w="619"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055BCA">
        <w:trPr>
          <w:trHeight w:val="320"/>
        </w:trPr>
        <w:tc>
          <w:tcPr>
            <w:tcW w:w="3261" w:type="dxa"/>
            <w:noWrap/>
            <w:hideMark/>
          </w:tcPr>
          <w:p w14:paraId="037948DD" w14:textId="77777777" w:rsidR="00EB4F90" w:rsidRDefault="00EB4F90" w:rsidP="00074E10">
            <w:pPr>
              <w:jc w:val="left"/>
              <w:rPr>
                <w:color w:val="000000"/>
              </w:rPr>
              <w:pPrChange w:id="370" w:author="Isabelle Cote" w:date="2024-11-15T13:58:00Z" w16du:dateUtc="2024-11-15T21:58:00Z">
                <w:pPr/>
              </w:pPrChange>
            </w:pPr>
            <w:r>
              <w:rPr>
                <w:color w:val="000000"/>
              </w:rPr>
              <w:t>Biodiversity</w:t>
            </w:r>
          </w:p>
        </w:tc>
        <w:tc>
          <w:tcPr>
            <w:tcW w:w="619"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055BCA">
        <w:trPr>
          <w:trHeight w:val="320"/>
        </w:trPr>
        <w:tc>
          <w:tcPr>
            <w:tcW w:w="3261" w:type="dxa"/>
            <w:noWrap/>
            <w:hideMark/>
          </w:tcPr>
          <w:p w14:paraId="7E3022F0" w14:textId="77777777" w:rsidR="00EB4F90" w:rsidRDefault="00EB4F90" w:rsidP="00074E10">
            <w:pPr>
              <w:jc w:val="left"/>
              <w:rPr>
                <w:color w:val="000000"/>
              </w:rPr>
              <w:pPrChange w:id="371" w:author="Isabelle Cote" w:date="2024-11-15T13:58:00Z" w16du:dateUtc="2024-11-15T21:58:00Z">
                <w:pPr/>
              </w:pPrChange>
            </w:pPr>
            <w:r>
              <w:rPr>
                <w:color w:val="000000"/>
              </w:rPr>
              <w:t>Depth</w:t>
            </w:r>
          </w:p>
        </w:tc>
        <w:tc>
          <w:tcPr>
            <w:tcW w:w="619"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055BCA">
        <w:trPr>
          <w:trHeight w:val="320"/>
        </w:trPr>
        <w:tc>
          <w:tcPr>
            <w:tcW w:w="3261" w:type="dxa"/>
            <w:noWrap/>
            <w:hideMark/>
          </w:tcPr>
          <w:p w14:paraId="0395A20C" w14:textId="77777777" w:rsidR="00EB4F90" w:rsidRDefault="00EB4F90" w:rsidP="00074E10">
            <w:pPr>
              <w:jc w:val="left"/>
              <w:rPr>
                <w:color w:val="000000"/>
              </w:rPr>
              <w:pPrChange w:id="372" w:author="Isabelle Cote" w:date="2024-11-15T13:58:00Z" w16du:dateUtc="2024-11-15T21:58:00Z">
                <w:pPr/>
              </w:pPrChange>
            </w:pPr>
            <w:proofErr w:type="spellStart"/>
            <w:proofErr w:type="gramStart"/>
            <w:r>
              <w:rPr>
                <w:color w:val="000000"/>
              </w:rPr>
              <w:t>Abundance:Tide</w:t>
            </w:r>
            <w:proofErr w:type="spellEnd"/>
            <w:proofErr w:type="gramEnd"/>
          </w:p>
        </w:tc>
        <w:tc>
          <w:tcPr>
            <w:tcW w:w="619"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6DD92D8D" w14:textId="77777777" w:rsidR="00074E10" w:rsidRDefault="00074E10" w:rsidP="002B081F">
      <w:pPr>
        <w:spacing w:line="480" w:lineRule="auto"/>
        <w:rPr>
          <w:ins w:id="373" w:author="Isabelle Cote" w:date="2024-11-15T13:58:00Z" w16du:dateUtc="2024-11-15T21:58:00Z"/>
          <w:b/>
          <w:bCs/>
          <w:iCs/>
        </w:rPr>
      </w:pPr>
    </w:p>
    <w:p w14:paraId="219DF036" w14:textId="02576563" w:rsidR="002B081F" w:rsidRPr="00F83AAB" w:rsidRDefault="002B081F" w:rsidP="002B081F">
      <w:pPr>
        <w:spacing w:line="480" w:lineRule="auto"/>
        <w:rPr>
          <w:b/>
          <w:bCs/>
          <w:iCs/>
        </w:rPr>
      </w:pPr>
      <w:r w:rsidRPr="00F83AAB">
        <w:rPr>
          <w:b/>
          <w:bCs/>
          <w:iCs/>
        </w:rPr>
        <w:lastRenderedPageBreak/>
        <w:t>Within-site (small-scale) variation</w:t>
      </w:r>
    </w:p>
    <w:p w14:paraId="43151E4F" w14:textId="207542AC"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w:t>
      </w:r>
      <w:del w:id="374" w:author="Isabelle Cote" w:date="2024-11-15T13:58:00Z" w16du:dateUtc="2024-11-15T21:58:00Z">
        <w:r w:rsidDel="00074E10">
          <w:delText xml:space="preserve">our </w:delText>
        </w:r>
      </w:del>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1B1E0A2F"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Fig</w:t>
      </w:r>
      <w:r w:rsidR="00820A22">
        <w:rPr>
          <w:highlight w:val="green"/>
        </w:rPr>
        <w:t>.</w:t>
      </w:r>
      <w:r w:rsidRPr="001F1DDA">
        <w:rPr>
          <w:highlight w:val="green"/>
        </w:rPr>
        <w:t xml:space="preserve"> </w:t>
      </w:r>
      <w:r w:rsidR="003840BD">
        <w:rPr>
          <w:highlight w:val="green"/>
        </w:rPr>
        <w:t>S2.</w:t>
      </w:r>
      <w:r w:rsidRPr="001F1DDA">
        <w:rPr>
          <w:highlight w:val="green"/>
        </w:rPr>
        <w:t>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 xml:space="preserve">Table </w:t>
      </w:r>
      <w:r w:rsidR="003840BD">
        <w:rPr>
          <w:color w:val="000000"/>
          <w:highlight w:val="green"/>
        </w:rPr>
        <w:t>S2.</w:t>
      </w:r>
      <w:r w:rsidRPr="001F1DDA">
        <w:rPr>
          <w:color w:val="000000"/>
          <w:highlight w:val="green"/>
        </w:rPr>
        <w:t>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45A3FDC6" w:rsidR="001F1DDA" w:rsidRPr="00EB4F90" w:rsidRDefault="001F1DDA" w:rsidP="002A1EF5">
      <w:r w:rsidRPr="00281EEC">
        <w:rPr>
          <w:b/>
        </w:rPr>
        <w:t xml:space="preserve">Figure </w:t>
      </w:r>
      <w:r w:rsidR="003840BD">
        <w:rPr>
          <w:b/>
        </w:rPr>
        <w:t>S2.</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44EB9CAF" w:rsidR="00275834" w:rsidRPr="00EB4F90" w:rsidRDefault="00275834" w:rsidP="00275834">
      <w:pPr>
        <w:rPr>
          <w:b/>
        </w:rPr>
      </w:pPr>
      <w:r w:rsidRPr="000D7435">
        <w:rPr>
          <w:b/>
        </w:rPr>
        <w:t xml:space="preserve">Table </w:t>
      </w:r>
      <w:r w:rsidR="003840BD">
        <w:rPr>
          <w:b/>
        </w:rPr>
        <w:t>S2.</w:t>
      </w:r>
      <w:r w:rsidR="00435ABE">
        <w:rPr>
          <w:b/>
        </w:rPr>
        <w:t>2</w:t>
      </w:r>
      <w:r w:rsidRPr="000D7435">
        <w:rPr>
          <w:b/>
        </w:rPr>
        <w:t>.</w:t>
      </w:r>
      <w:r w:rsidRPr="000D7435">
        <w:t xml:space="preserve"> Model summaries from the small scale </w:t>
      </w:r>
      <w:r w:rsidR="00055BCA">
        <w:t xml:space="preserve">(within-site) </w:t>
      </w:r>
      <w:r w:rsidRPr="000D7435">
        <w:t xml:space="preserve">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8663" w:type="dxa"/>
        <w:tblLook w:val="04A0" w:firstRow="1" w:lastRow="0" w:firstColumn="1" w:lastColumn="0" w:noHBand="0" w:noVBand="1"/>
      </w:tblPr>
      <w:tblGrid>
        <w:gridCol w:w="3686"/>
        <w:gridCol w:w="1247"/>
        <w:gridCol w:w="1507"/>
        <w:gridCol w:w="1093"/>
        <w:gridCol w:w="1300"/>
      </w:tblGrid>
      <w:tr w:rsidR="00EB4F90" w:rsidRPr="00EB4F90" w14:paraId="32BA7182"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6D2AE413" w14:textId="067ADE9C" w:rsidR="00EB4F90" w:rsidRPr="00EB4F90" w:rsidRDefault="00EB4F90" w:rsidP="00EB4F90">
            <w:pPr>
              <w:rPr>
                <w:b/>
                <w:bCs/>
              </w:rPr>
            </w:pPr>
            <w:proofErr w:type="spellStart"/>
            <w:r w:rsidRPr="00EB4F90">
              <w:rPr>
                <w:b/>
                <w:bCs/>
              </w:rPr>
              <w:t>Echinasteridae</w:t>
            </w:r>
            <w:proofErr w:type="spellEnd"/>
            <w:r w:rsidR="00055BCA">
              <w:rPr>
                <w:b/>
                <w:bCs/>
              </w:rPr>
              <w:t xml:space="preserve"> </w:t>
            </w:r>
            <w:r w:rsidR="00055BCA" w:rsidRPr="002C77C5">
              <w:t>(R</w:t>
            </w:r>
            <w:r w:rsidR="00055BCA" w:rsidRPr="002C77C5">
              <w:rPr>
                <w:vertAlign w:val="superscript"/>
              </w:rPr>
              <w:t>2</w:t>
            </w:r>
            <w:r w:rsidR="00055BCA" w:rsidRPr="002C77C5">
              <w:t xml:space="preserve"> = 0.97)</w:t>
            </w:r>
          </w:p>
        </w:tc>
        <w:tc>
          <w:tcPr>
            <w:tcW w:w="1077"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055BCA">
        <w:trPr>
          <w:trHeight w:val="320"/>
        </w:trPr>
        <w:tc>
          <w:tcPr>
            <w:tcW w:w="3686" w:type="dxa"/>
            <w:noWrap/>
            <w:hideMark/>
          </w:tcPr>
          <w:p w14:paraId="35A15421" w14:textId="77777777" w:rsidR="00EB4F90" w:rsidRDefault="00EB4F90" w:rsidP="006D5B81">
            <w:pPr>
              <w:jc w:val="left"/>
              <w:rPr>
                <w:color w:val="000000"/>
              </w:rPr>
              <w:pPrChange w:id="375" w:author="Isabelle Cote" w:date="2024-11-15T14:00:00Z" w16du:dateUtc="2024-11-15T22:00:00Z">
                <w:pPr/>
              </w:pPrChange>
            </w:pPr>
            <w:r>
              <w:rPr>
                <w:color w:val="000000"/>
              </w:rPr>
              <w:t>Intercept</w:t>
            </w:r>
          </w:p>
        </w:tc>
        <w:tc>
          <w:tcPr>
            <w:tcW w:w="1077"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055BCA">
        <w:trPr>
          <w:trHeight w:val="320"/>
        </w:trPr>
        <w:tc>
          <w:tcPr>
            <w:tcW w:w="3686" w:type="dxa"/>
            <w:noWrap/>
            <w:hideMark/>
          </w:tcPr>
          <w:p w14:paraId="1A04CF2E" w14:textId="77777777" w:rsidR="00EB4F90" w:rsidRDefault="00EB4F90" w:rsidP="006D5B81">
            <w:pPr>
              <w:jc w:val="left"/>
              <w:rPr>
                <w:color w:val="000000"/>
              </w:rPr>
              <w:pPrChange w:id="376" w:author="Isabelle Cote" w:date="2024-11-15T14:00:00Z" w16du:dateUtc="2024-11-15T22:00:00Z">
                <w:pPr/>
              </w:pPrChange>
            </w:pPr>
            <w:r>
              <w:rPr>
                <w:color w:val="000000"/>
              </w:rPr>
              <w:t xml:space="preserve">Kelp </w:t>
            </w:r>
            <w:proofErr w:type="spellStart"/>
            <w:r>
              <w:rPr>
                <w:color w:val="000000"/>
              </w:rPr>
              <w:t>nereo</w:t>
            </w:r>
            <w:proofErr w:type="spellEnd"/>
          </w:p>
        </w:tc>
        <w:tc>
          <w:tcPr>
            <w:tcW w:w="1077"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055BCA">
        <w:trPr>
          <w:trHeight w:val="320"/>
        </w:trPr>
        <w:tc>
          <w:tcPr>
            <w:tcW w:w="3686" w:type="dxa"/>
            <w:noWrap/>
            <w:hideMark/>
          </w:tcPr>
          <w:p w14:paraId="18146A50" w14:textId="77777777" w:rsidR="00EB4F90" w:rsidRDefault="00EB4F90" w:rsidP="006D5B81">
            <w:pPr>
              <w:jc w:val="left"/>
              <w:rPr>
                <w:color w:val="000000"/>
              </w:rPr>
              <w:pPrChange w:id="377" w:author="Isabelle Cote" w:date="2024-11-15T14:00:00Z" w16du:dateUtc="2024-11-15T22:00:00Z">
                <w:pPr/>
              </w:pPrChange>
            </w:pPr>
            <w:r>
              <w:rPr>
                <w:color w:val="000000"/>
              </w:rPr>
              <w:t>Kelp none</w:t>
            </w:r>
          </w:p>
        </w:tc>
        <w:tc>
          <w:tcPr>
            <w:tcW w:w="1077"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055BCA">
        <w:trPr>
          <w:trHeight w:val="320"/>
        </w:trPr>
        <w:tc>
          <w:tcPr>
            <w:tcW w:w="3686" w:type="dxa"/>
            <w:noWrap/>
            <w:hideMark/>
          </w:tcPr>
          <w:p w14:paraId="45944E0B" w14:textId="77777777" w:rsidR="00EB4F90" w:rsidRDefault="00EB4F90" w:rsidP="006D5B81">
            <w:pPr>
              <w:jc w:val="left"/>
              <w:rPr>
                <w:color w:val="000000"/>
              </w:rPr>
              <w:pPrChange w:id="378" w:author="Isabelle Cote" w:date="2024-11-15T14:00:00Z" w16du:dateUtc="2024-11-15T22:00:00Z">
                <w:pPr/>
              </w:pPrChange>
            </w:pPr>
            <w:r>
              <w:rPr>
                <w:color w:val="000000"/>
              </w:rPr>
              <w:t>Kelp biomass</w:t>
            </w:r>
          </w:p>
        </w:tc>
        <w:tc>
          <w:tcPr>
            <w:tcW w:w="1077"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055BCA">
        <w:trPr>
          <w:trHeight w:val="320"/>
        </w:trPr>
        <w:tc>
          <w:tcPr>
            <w:tcW w:w="3686" w:type="dxa"/>
            <w:noWrap/>
            <w:hideMark/>
          </w:tcPr>
          <w:p w14:paraId="79900B57" w14:textId="77777777" w:rsidR="00EB4F90" w:rsidRDefault="00EB4F90" w:rsidP="006D5B81">
            <w:pPr>
              <w:jc w:val="left"/>
              <w:rPr>
                <w:color w:val="000000"/>
              </w:rPr>
              <w:pPrChange w:id="379" w:author="Isabelle Cote" w:date="2024-11-15T14:00:00Z" w16du:dateUtc="2024-11-15T22:00:00Z">
                <w:pPr/>
              </w:pPrChange>
            </w:pPr>
            <w:r>
              <w:rPr>
                <w:color w:val="000000"/>
              </w:rPr>
              <w:t>Tide exchange</w:t>
            </w:r>
          </w:p>
        </w:tc>
        <w:tc>
          <w:tcPr>
            <w:tcW w:w="1077"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055BCA">
        <w:trPr>
          <w:trHeight w:val="320"/>
        </w:trPr>
        <w:tc>
          <w:tcPr>
            <w:tcW w:w="3686" w:type="dxa"/>
            <w:noWrap/>
            <w:hideMark/>
          </w:tcPr>
          <w:p w14:paraId="0B230650" w14:textId="77777777" w:rsidR="00EB4F90" w:rsidRDefault="00EB4F90" w:rsidP="006D5B81">
            <w:pPr>
              <w:jc w:val="left"/>
              <w:rPr>
                <w:color w:val="000000"/>
              </w:rPr>
              <w:pPrChange w:id="380" w:author="Isabelle Cote" w:date="2024-11-15T14:00:00Z" w16du:dateUtc="2024-11-15T22:00:00Z">
                <w:pPr/>
              </w:pPrChange>
            </w:pPr>
            <w:r>
              <w:rPr>
                <w:color w:val="000000"/>
              </w:rPr>
              <w:t>Animal biomass</w:t>
            </w:r>
          </w:p>
        </w:tc>
        <w:tc>
          <w:tcPr>
            <w:tcW w:w="1077"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055BCA">
        <w:trPr>
          <w:trHeight w:val="320"/>
        </w:trPr>
        <w:tc>
          <w:tcPr>
            <w:tcW w:w="3686" w:type="dxa"/>
            <w:noWrap/>
            <w:hideMark/>
          </w:tcPr>
          <w:p w14:paraId="772CC138" w14:textId="77777777" w:rsidR="00EB4F90" w:rsidRDefault="00EB4F90" w:rsidP="006D5B81">
            <w:pPr>
              <w:jc w:val="left"/>
              <w:rPr>
                <w:color w:val="000000"/>
              </w:rPr>
              <w:pPrChange w:id="381" w:author="Isabelle Cote" w:date="2024-11-15T14:00:00Z" w16du:dateUtc="2024-11-15T22:00:00Z">
                <w:pPr/>
              </w:pPrChange>
            </w:pPr>
            <w:r>
              <w:rPr>
                <w:color w:val="000000"/>
              </w:rPr>
              <w:t>Biodiversity</w:t>
            </w:r>
          </w:p>
        </w:tc>
        <w:tc>
          <w:tcPr>
            <w:tcW w:w="1077"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055BCA">
        <w:trPr>
          <w:trHeight w:val="320"/>
        </w:trPr>
        <w:tc>
          <w:tcPr>
            <w:tcW w:w="3686" w:type="dxa"/>
            <w:noWrap/>
            <w:hideMark/>
          </w:tcPr>
          <w:p w14:paraId="774D7931" w14:textId="77777777" w:rsidR="00EB4F90" w:rsidRDefault="00EB4F90" w:rsidP="006D5B81">
            <w:pPr>
              <w:jc w:val="left"/>
              <w:rPr>
                <w:color w:val="000000"/>
              </w:rPr>
              <w:pPrChange w:id="382" w:author="Isabelle Cote" w:date="2024-11-15T14:00:00Z" w16du:dateUtc="2024-11-15T22:00:00Z">
                <w:pPr/>
              </w:pPrChange>
            </w:pPr>
            <w:r>
              <w:rPr>
                <w:color w:val="000000"/>
              </w:rPr>
              <w:t>Depth</w:t>
            </w:r>
          </w:p>
        </w:tc>
        <w:tc>
          <w:tcPr>
            <w:tcW w:w="1077"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055BCA">
        <w:trPr>
          <w:trHeight w:val="320"/>
        </w:trPr>
        <w:tc>
          <w:tcPr>
            <w:tcW w:w="3686" w:type="dxa"/>
            <w:noWrap/>
            <w:hideMark/>
          </w:tcPr>
          <w:p w14:paraId="188F7A0C" w14:textId="77777777" w:rsidR="00EB4F90" w:rsidRDefault="00EB4F90" w:rsidP="006D5B81">
            <w:pPr>
              <w:jc w:val="left"/>
              <w:rPr>
                <w:color w:val="000000"/>
              </w:rPr>
              <w:pPrChange w:id="383" w:author="Isabelle Cote" w:date="2024-11-15T14:00:00Z" w16du:dateUtc="2024-11-15T22:00:00Z">
                <w:pPr/>
              </w:pPrChange>
            </w:pPr>
            <w:proofErr w:type="spellStart"/>
            <w:proofErr w:type="gramStart"/>
            <w:r>
              <w:rPr>
                <w:color w:val="000000"/>
              </w:rPr>
              <w:t>Kelp:tide</w:t>
            </w:r>
            <w:proofErr w:type="spellEnd"/>
            <w:proofErr w:type="gramEnd"/>
          </w:p>
        </w:tc>
        <w:tc>
          <w:tcPr>
            <w:tcW w:w="1077"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055BCA">
        <w:trPr>
          <w:trHeight w:val="320"/>
        </w:trPr>
        <w:tc>
          <w:tcPr>
            <w:tcW w:w="3686" w:type="dxa"/>
            <w:noWrap/>
            <w:hideMark/>
          </w:tcPr>
          <w:p w14:paraId="49B1369D" w14:textId="77777777" w:rsidR="00EB4F90" w:rsidRDefault="00EB4F90" w:rsidP="006D5B81">
            <w:pPr>
              <w:jc w:val="left"/>
              <w:rPr>
                <w:color w:val="000000"/>
              </w:rPr>
              <w:pPrChange w:id="384" w:author="Isabelle Cote" w:date="2024-11-15T14:00:00Z" w16du:dateUtc="2024-11-15T22:00:00Z">
                <w:pPr/>
              </w:pPrChange>
            </w:pPr>
            <w:proofErr w:type="spellStart"/>
            <w:proofErr w:type="gramStart"/>
            <w:r>
              <w:rPr>
                <w:color w:val="000000"/>
              </w:rPr>
              <w:t>Kelp:animals</w:t>
            </w:r>
            <w:proofErr w:type="spellEnd"/>
            <w:proofErr w:type="gramEnd"/>
          </w:p>
        </w:tc>
        <w:tc>
          <w:tcPr>
            <w:tcW w:w="1077"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055BCA">
        <w:trPr>
          <w:trHeight w:val="320"/>
        </w:trPr>
        <w:tc>
          <w:tcPr>
            <w:tcW w:w="3686" w:type="dxa"/>
            <w:noWrap/>
            <w:hideMark/>
          </w:tcPr>
          <w:p w14:paraId="37DC8C8F" w14:textId="77777777" w:rsidR="00EB4F90" w:rsidRDefault="00EB4F90" w:rsidP="006D5B81">
            <w:pPr>
              <w:jc w:val="left"/>
              <w:rPr>
                <w:color w:val="000000"/>
              </w:rPr>
              <w:pPrChange w:id="385" w:author="Isabelle Cote" w:date="2024-11-15T14:00:00Z" w16du:dateUtc="2024-11-15T22:00:00Z">
                <w:pPr/>
              </w:pPrChange>
            </w:pPr>
            <w:proofErr w:type="spellStart"/>
            <w:proofErr w:type="gramStart"/>
            <w:r>
              <w:rPr>
                <w:color w:val="000000"/>
              </w:rPr>
              <w:t>Tide:animals</w:t>
            </w:r>
            <w:proofErr w:type="spellEnd"/>
            <w:proofErr w:type="gramEnd"/>
          </w:p>
        </w:tc>
        <w:tc>
          <w:tcPr>
            <w:tcW w:w="1077"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19EB569F" w14:textId="7466D1BF" w:rsidR="00275834" w:rsidRPr="00EB4F90" w:rsidRDefault="00055BCA" w:rsidP="00EB4F90">
      <w:pPr>
        <w:rPr>
          <w:rStyle w:val="gnvwddmdl3b"/>
        </w:rPr>
      </w:pPr>
      <w:r>
        <w:rPr>
          <w:rStyle w:val="gnvwddmdl3b"/>
        </w:rPr>
        <w:br w:type="page"/>
      </w:r>
    </w:p>
    <w:tbl>
      <w:tblPr>
        <w:tblStyle w:val="Nikola"/>
        <w:tblW w:w="8663" w:type="dxa"/>
        <w:tblLook w:val="04A0" w:firstRow="1" w:lastRow="0" w:firstColumn="1" w:lastColumn="0" w:noHBand="0" w:noVBand="1"/>
      </w:tblPr>
      <w:tblGrid>
        <w:gridCol w:w="3686"/>
        <w:gridCol w:w="1247"/>
        <w:gridCol w:w="1507"/>
        <w:gridCol w:w="1093"/>
        <w:gridCol w:w="1300"/>
      </w:tblGrid>
      <w:tr w:rsidR="00EB4F90" w14:paraId="53C86B76"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6109F2BF" w14:textId="128DE863" w:rsidR="00EB4F90" w:rsidRPr="00EB4F90" w:rsidRDefault="00EB4F90" w:rsidP="00EB4F90">
            <w:pPr>
              <w:rPr>
                <w:b/>
                <w:bCs/>
              </w:rPr>
            </w:pPr>
            <w:proofErr w:type="spellStart"/>
            <w:r w:rsidRPr="00EB4F90">
              <w:rPr>
                <w:b/>
                <w:bCs/>
              </w:rPr>
              <w:lastRenderedPageBreak/>
              <w:t>Gobiidae</w:t>
            </w:r>
            <w:proofErr w:type="spellEnd"/>
            <w:r w:rsidR="00055BCA">
              <w:rPr>
                <w:b/>
                <w:bCs/>
              </w:rPr>
              <w:t xml:space="preserve"> </w:t>
            </w:r>
            <w:r w:rsidR="00055BCA" w:rsidRPr="002C77C5">
              <w:t>(R</w:t>
            </w:r>
            <w:r w:rsidR="00055BCA" w:rsidRPr="002C77C5">
              <w:rPr>
                <w:vertAlign w:val="superscript"/>
              </w:rPr>
              <w:t>2</w:t>
            </w:r>
            <w:r w:rsidR="00055BCA" w:rsidRPr="002C77C5">
              <w:t xml:space="preserve"> = 0.92)</w:t>
            </w:r>
          </w:p>
        </w:tc>
        <w:tc>
          <w:tcPr>
            <w:tcW w:w="1077"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055BCA">
        <w:trPr>
          <w:trHeight w:val="320"/>
        </w:trPr>
        <w:tc>
          <w:tcPr>
            <w:tcW w:w="3686" w:type="dxa"/>
            <w:noWrap/>
            <w:hideMark/>
          </w:tcPr>
          <w:p w14:paraId="4ACF5D24" w14:textId="77777777" w:rsidR="00EB4F90" w:rsidRDefault="00EB4F90" w:rsidP="006D5B81">
            <w:pPr>
              <w:jc w:val="left"/>
              <w:rPr>
                <w:color w:val="000000"/>
              </w:rPr>
              <w:pPrChange w:id="386" w:author="Isabelle Cote" w:date="2024-11-15T14:00:00Z" w16du:dateUtc="2024-11-15T22:00:00Z">
                <w:pPr/>
              </w:pPrChange>
            </w:pPr>
            <w:r>
              <w:rPr>
                <w:color w:val="000000"/>
              </w:rPr>
              <w:t>Intercept</w:t>
            </w:r>
          </w:p>
        </w:tc>
        <w:tc>
          <w:tcPr>
            <w:tcW w:w="1077"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055BCA">
        <w:trPr>
          <w:trHeight w:val="320"/>
        </w:trPr>
        <w:tc>
          <w:tcPr>
            <w:tcW w:w="3686" w:type="dxa"/>
            <w:noWrap/>
            <w:hideMark/>
          </w:tcPr>
          <w:p w14:paraId="50F26324" w14:textId="77777777" w:rsidR="00EB4F90" w:rsidRDefault="00EB4F90" w:rsidP="006D5B81">
            <w:pPr>
              <w:jc w:val="left"/>
              <w:rPr>
                <w:color w:val="000000"/>
              </w:rPr>
              <w:pPrChange w:id="387" w:author="Isabelle Cote" w:date="2024-11-15T14:00:00Z" w16du:dateUtc="2024-11-15T22:00:00Z">
                <w:pPr/>
              </w:pPrChange>
            </w:pPr>
            <w:r>
              <w:rPr>
                <w:color w:val="000000"/>
              </w:rPr>
              <w:t>Kelp none</w:t>
            </w:r>
          </w:p>
        </w:tc>
        <w:tc>
          <w:tcPr>
            <w:tcW w:w="1077"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055BCA">
        <w:trPr>
          <w:trHeight w:val="320"/>
        </w:trPr>
        <w:tc>
          <w:tcPr>
            <w:tcW w:w="3686" w:type="dxa"/>
            <w:noWrap/>
            <w:hideMark/>
          </w:tcPr>
          <w:p w14:paraId="38F4D788" w14:textId="77777777" w:rsidR="00EB4F90" w:rsidRDefault="00EB4F90" w:rsidP="006D5B81">
            <w:pPr>
              <w:jc w:val="left"/>
              <w:rPr>
                <w:color w:val="000000"/>
              </w:rPr>
              <w:pPrChange w:id="388" w:author="Isabelle Cote" w:date="2024-11-15T14:00:00Z" w16du:dateUtc="2024-11-15T22:00:00Z">
                <w:pPr/>
              </w:pPrChange>
            </w:pPr>
            <w:r>
              <w:rPr>
                <w:color w:val="000000"/>
              </w:rPr>
              <w:t>Kelp biomass</w:t>
            </w:r>
          </w:p>
        </w:tc>
        <w:tc>
          <w:tcPr>
            <w:tcW w:w="1077"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055BCA">
        <w:trPr>
          <w:trHeight w:val="320"/>
        </w:trPr>
        <w:tc>
          <w:tcPr>
            <w:tcW w:w="3686" w:type="dxa"/>
            <w:noWrap/>
            <w:hideMark/>
          </w:tcPr>
          <w:p w14:paraId="36A063A5" w14:textId="77777777" w:rsidR="00EB4F90" w:rsidRDefault="00EB4F90" w:rsidP="006D5B81">
            <w:pPr>
              <w:jc w:val="left"/>
              <w:rPr>
                <w:color w:val="000000"/>
              </w:rPr>
              <w:pPrChange w:id="389" w:author="Isabelle Cote" w:date="2024-11-15T14:00:00Z" w16du:dateUtc="2024-11-15T22:00:00Z">
                <w:pPr/>
              </w:pPrChange>
            </w:pPr>
            <w:r>
              <w:rPr>
                <w:color w:val="000000"/>
              </w:rPr>
              <w:t>Tide exchange</w:t>
            </w:r>
          </w:p>
        </w:tc>
        <w:tc>
          <w:tcPr>
            <w:tcW w:w="1077"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055BCA">
        <w:trPr>
          <w:trHeight w:val="320"/>
        </w:trPr>
        <w:tc>
          <w:tcPr>
            <w:tcW w:w="3686" w:type="dxa"/>
            <w:noWrap/>
            <w:hideMark/>
          </w:tcPr>
          <w:p w14:paraId="347D1CAA" w14:textId="77777777" w:rsidR="00EB4F90" w:rsidRDefault="00EB4F90" w:rsidP="006D5B81">
            <w:pPr>
              <w:jc w:val="left"/>
              <w:rPr>
                <w:color w:val="000000"/>
              </w:rPr>
              <w:pPrChange w:id="390" w:author="Isabelle Cote" w:date="2024-11-15T14:00:00Z" w16du:dateUtc="2024-11-15T22:00:00Z">
                <w:pPr/>
              </w:pPrChange>
            </w:pPr>
            <w:r>
              <w:rPr>
                <w:color w:val="000000"/>
              </w:rPr>
              <w:t>Animal biomass</w:t>
            </w:r>
          </w:p>
        </w:tc>
        <w:tc>
          <w:tcPr>
            <w:tcW w:w="1077"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055BCA">
        <w:trPr>
          <w:trHeight w:val="320"/>
        </w:trPr>
        <w:tc>
          <w:tcPr>
            <w:tcW w:w="3686" w:type="dxa"/>
            <w:noWrap/>
            <w:hideMark/>
          </w:tcPr>
          <w:p w14:paraId="4CFF2CD4" w14:textId="77777777" w:rsidR="00EB4F90" w:rsidRDefault="00EB4F90" w:rsidP="006D5B81">
            <w:pPr>
              <w:jc w:val="left"/>
              <w:rPr>
                <w:color w:val="000000"/>
              </w:rPr>
              <w:pPrChange w:id="391" w:author="Isabelle Cote" w:date="2024-11-15T14:00:00Z" w16du:dateUtc="2024-11-15T22:00:00Z">
                <w:pPr/>
              </w:pPrChange>
            </w:pPr>
            <w:r>
              <w:rPr>
                <w:color w:val="000000"/>
              </w:rPr>
              <w:t>Biodiversity</w:t>
            </w:r>
          </w:p>
        </w:tc>
        <w:tc>
          <w:tcPr>
            <w:tcW w:w="1077"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055BCA">
        <w:trPr>
          <w:trHeight w:val="320"/>
        </w:trPr>
        <w:tc>
          <w:tcPr>
            <w:tcW w:w="3686" w:type="dxa"/>
            <w:noWrap/>
            <w:hideMark/>
          </w:tcPr>
          <w:p w14:paraId="1EE5A02C" w14:textId="77777777" w:rsidR="00EB4F90" w:rsidRDefault="00EB4F90" w:rsidP="006D5B81">
            <w:pPr>
              <w:jc w:val="left"/>
              <w:rPr>
                <w:color w:val="000000"/>
              </w:rPr>
              <w:pPrChange w:id="392" w:author="Isabelle Cote" w:date="2024-11-15T14:00:00Z" w16du:dateUtc="2024-11-15T22:00:00Z">
                <w:pPr/>
              </w:pPrChange>
            </w:pPr>
            <w:r>
              <w:rPr>
                <w:color w:val="000000"/>
              </w:rPr>
              <w:t>Depth</w:t>
            </w:r>
          </w:p>
        </w:tc>
        <w:tc>
          <w:tcPr>
            <w:tcW w:w="1077"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055BCA">
        <w:trPr>
          <w:trHeight w:val="320"/>
        </w:trPr>
        <w:tc>
          <w:tcPr>
            <w:tcW w:w="3686" w:type="dxa"/>
            <w:noWrap/>
            <w:hideMark/>
          </w:tcPr>
          <w:p w14:paraId="3FEC1957" w14:textId="77777777" w:rsidR="00EB4F90" w:rsidRDefault="00EB4F90" w:rsidP="006D5B81">
            <w:pPr>
              <w:jc w:val="left"/>
              <w:rPr>
                <w:color w:val="000000"/>
              </w:rPr>
              <w:pPrChange w:id="393" w:author="Isabelle Cote" w:date="2024-11-15T14:00:00Z" w16du:dateUtc="2024-11-15T22:00:00Z">
                <w:pPr/>
              </w:pPrChange>
            </w:pPr>
            <w:proofErr w:type="spellStart"/>
            <w:proofErr w:type="gramStart"/>
            <w:r>
              <w:rPr>
                <w:color w:val="000000"/>
              </w:rPr>
              <w:t>Kelp:tide</w:t>
            </w:r>
            <w:proofErr w:type="spellEnd"/>
            <w:proofErr w:type="gramEnd"/>
          </w:p>
        </w:tc>
        <w:tc>
          <w:tcPr>
            <w:tcW w:w="1077"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055BCA">
        <w:trPr>
          <w:trHeight w:val="320"/>
        </w:trPr>
        <w:tc>
          <w:tcPr>
            <w:tcW w:w="3686" w:type="dxa"/>
            <w:noWrap/>
            <w:hideMark/>
          </w:tcPr>
          <w:p w14:paraId="77D4F760" w14:textId="77777777" w:rsidR="00EB4F90" w:rsidRDefault="00EB4F90" w:rsidP="006D5B81">
            <w:pPr>
              <w:jc w:val="left"/>
              <w:rPr>
                <w:color w:val="000000"/>
              </w:rPr>
              <w:pPrChange w:id="394" w:author="Isabelle Cote" w:date="2024-11-15T14:00:00Z" w16du:dateUtc="2024-11-15T22:00:00Z">
                <w:pPr/>
              </w:pPrChange>
            </w:pPr>
            <w:proofErr w:type="spellStart"/>
            <w:proofErr w:type="gramStart"/>
            <w:r>
              <w:rPr>
                <w:color w:val="000000"/>
              </w:rPr>
              <w:t>Kelp:animals</w:t>
            </w:r>
            <w:proofErr w:type="spellEnd"/>
            <w:proofErr w:type="gramEnd"/>
          </w:p>
        </w:tc>
        <w:tc>
          <w:tcPr>
            <w:tcW w:w="1077"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055BCA">
        <w:trPr>
          <w:trHeight w:val="320"/>
        </w:trPr>
        <w:tc>
          <w:tcPr>
            <w:tcW w:w="3686" w:type="dxa"/>
            <w:noWrap/>
            <w:hideMark/>
          </w:tcPr>
          <w:p w14:paraId="535552AA" w14:textId="77777777" w:rsidR="00EB4F90" w:rsidRDefault="00EB4F90" w:rsidP="006D5B81">
            <w:pPr>
              <w:jc w:val="left"/>
              <w:rPr>
                <w:color w:val="000000"/>
              </w:rPr>
              <w:pPrChange w:id="395" w:author="Isabelle Cote" w:date="2024-11-15T14:00:00Z" w16du:dateUtc="2024-11-15T22:00:00Z">
                <w:pPr/>
              </w:pPrChange>
            </w:pPr>
            <w:proofErr w:type="spellStart"/>
            <w:proofErr w:type="gramStart"/>
            <w:r>
              <w:rPr>
                <w:color w:val="000000"/>
              </w:rPr>
              <w:t>Tide:animals</w:t>
            </w:r>
            <w:proofErr w:type="spellEnd"/>
            <w:proofErr w:type="gramEnd"/>
          </w:p>
        </w:tc>
        <w:tc>
          <w:tcPr>
            <w:tcW w:w="1077"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8408" w:type="dxa"/>
        <w:tblLook w:val="04A0" w:firstRow="1" w:lastRow="0" w:firstColumn="1" w:lastColumn="0" w:noHBand="0" w:noVBand="1"/>
      </w:tblPr>
      <w:tblGrid>
        <w:gridCol w:w="3686"/>
        <w:gridCol w:w="1247"/>
        <w:gridCol w:w="1507"/>
        <w:gridCol w:w="1093"/>
        <w:gridCol w:w="1300"/>
      </w:tblGrid>
      <w:tr w:rsidR="00EB4F90" w14:paraId="2B65AEE4"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45A3D863" w14:textId="0AF62BE7" w:rsidR="00EB4F90" w:rsidRPr="00EB4F90" w:rsidRDefault="00EB4F90" w:rsidP="00EB4F90">
            <w:pPr>
              <w:rPr>
                <w:b/>
                <w:bCs/>
              </w:rPr>
            </w:pPr>
            <w:proofErr w:type="spellStart"/>
            <w:r w:rsidRPr="00EB4F90">
              <w:rPr>
                <w:b/>
                <w:bCs/>
              </w:rPr>
              <w:t>Cottidae</w:t>
            </w:r>
            <w:proofErr w:type="spellEnd"/>
            <w:r w:rsidR="00055BCA">
              <w:rPr>
                <w:b/>
                <w:bCs/>
              </w:rPr>
              <w:t xml:space="preserve"> </w:t>
            </w:r>
            <w:r w:rsidR="00055BCA" w:rsidRPr="002C77C5">
              <w:t>(R</w:t>
            </w:r>
            <w:r w:rsidR="00055BCA" w:rsidRPr="002C77C5">
              <w:rPr>
                <w:vertAlign w:val="superscript"/>
              </w:rPr>
              <w:t>2</w:t>
            </w:r>
            <w:r w:rsidR="00055BCA" w:rsidRPr="002C77C5">
              <w:t xml:space="preserve"> = 0.92)</w:t>
            </w:r>
          </w:p>
        </w:tc>
        <w:tc>
          <w:tcPr>
            <w:tcW w:w="822"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055BCA">
        <w:trPr>
          <w:trHeight w:val="320"/>
        </w:trPr>
        <w:tc>
          <w:tcPr>
            <w:tcW w:w="3686" w:type="dxa"/>
            <w:noWrap/>
            <w:hideMark/>
          </w:tcPr>
          <w:p w14:paraId="76F33A4A" w14:textId="77777777" w:rsidR="00EB4F90" w:rsidRDefault="00EB4F90" w:rsidP="006D5B81">
            <w:pPr>
              <w:jc w:val="left"/>
              <w:rPr>
                <w:color w:val="000000"/>
              </w:rPr>
              <w:pPrChange w:id="396" w:author="Isabelle Cote" w:date="2024-11-15T14:00:00Z" w16du:dateUtc="2024-11-15T22:00:00Z">
                <w:pPr/>
              </w:pPrChange>
            </w:pPr>
            <w:r>
              <w:rPr>
                <w:color w:val="000000"/>
              </w:rPr>
              <w:t>Intercept</w:t>
            </w:r>
          </w:p>
        </w:tc>
        <w:tc>
          <w:tcPr>
            <w:tcW w:w="822"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055BCA">
        <w:trPr>
          <w:trHeight w:val="320"/>
        </w:trPr>
        <w:tc>
          <w:tcPr>
            <w:tcW w:w="3686" w:type="dxa"/>
            <w:noWrap/>
            <w:hideMark/>
          </w:tcPr>
          <w:p w14:paraId="4A9B19BE" w14:textId="77777777" w:rsidR="00EB4F90" w:rsidRDefault="00EB4F90" w:rsidP="006D5B81">
            <w:pPr>
              <w:jc w:val="left"/>
              <w:rPr>
                <w:color w:val="000000"/>
              </w:rPr>
              <w:pPrChange w:id="397" w:author="Isabelle Cote" w:date="2024-11-15T14:00:00Z" w16du:dateUtc="2024-11-15T22:00:00Z">
                <w:pPr/>
              </w:pPrChange>
            </w:pPr>
            <w:r>
              <w:rPr>
                <w:color w:val="000000"/>
              </w:rPr>
              <w:t xml:space="preserve">Kelp </w:t>
            </w:r>
            <w:proofErr w:type="spellStart"/>
            <w:r>
              <w:rPr>
                <w:color w:val="000000"/>
              </w:rPr>
              <w:t>nereo</w:t>
            </w:r>
            <w:proofErr w:type="spellEnd"/>
          </w:p>
        </w:tc>
        <w:tc>
          <w:tcPr>
            <w:tcW w:w="822"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055BCA">
        <w:trPr>
          <w:trHeight w:val="320"/>
        </w:trPr>
        <w:tc>
          <w:tcPr>
            <w:tcW w:w="3686" w:type="dxa"/>
            <w:noWrap/>
            <w:hideMark/>
          </w:tcPr>
          <w:p w14:paraId="70FDF957" w14:textId="77777777" w:rsidR="00EB4F90" w:rsidRDefault="00EB4F90" w:rsidP="006D5B81">
            <w:pPr>
              <w:jc w:val="left"/>
              <w:rPr>
                <w:color w:val="000000"/>
              </w:rPr>
              <w:pPrChange w:id="398" w:author="Isabelle Cote" w:date="2024-11-15T14:00:00Z" w16du:dateUtc="2024-11-15T22:00:00Z">
                <w:pPr/>
              </w:pPrChange>
            </w:pPr>
            <w:r>
              <w:rPr>
                <w:color w:val="000000"/>
              </w:rPr>
              <w:t>Kelp none</w:t>
            </w:r>
          </w:p>
        </w:tc>
        <w:tc>
          <w:tcPr>
            <w:tcW w:w="822"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055BCA">
        <w:trPr>
          <w:trHeight w:val="320"/>
        </w:trPr>
        <w:tc>
          <w:tcPr>
            <w:tcW w:w="3686" w:type="dxa"/>
            <w:noWrap/>
            <w:hideMark/>
          </w:tcPr>
          <w:p w14:paraId="72B16831" w14:textId="77777777" w:rsidR="00EB4F90" w:rsidRDefault="00EB4F90" w:rsidP="006D5B81">
            <w:pPr>
              <w:jc w:val="left"/>
              <w:rPr>
                <w:color w:val="000000"/>
              </w:rPr>
              <w:pPrChange w:id="399" w:author="Isabelle Cote" w:date="2024-11-15T14:00:00Z" w16du:dateUtc="2024-11-15T22:00:00Z">
                <w:pPr/>
              </w:pPrChange>
            </w:pPr>
            <w:r>
              <w:rPr>
                <w:color w:val="000000"/>
              </w:rPr>
              <w:t>Kelp biomass</w:t>
            </w:r>
          </w:p>
        </w:tc>
        <w:tc>
          <w:tcPr>
            <w:tcW w:w="822"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055BCA">
        <w:trPr>
          <w:trHeight w:val="320"/>
        </w:trPr>
        <w:tc>
          <w:tcPr>
            <w:tcW w:w="3686" w:type="dxa"/>
            <w:noWrap/>
            <w:hideMark/>
          </w:tcPr>
          <w:p w14:paraId="1E6E86C6" w14:textId="77777777" w:rsidR="00EB4F90" w:rsidRDefault="00EB4F90" w:rsidP="006D5B81">
            <w:pPr>
              <w:jc w:val="left"/>
              <w:rPr>
                <w:color w:val="000000"/>
              </w:rPr>
              <w:pPrChange w:id="400" w:author="Isabelle Cote" w:date="2024-11-15T14:00:00Z" w16du:dateUtc="2024-11-15T22:00:00Z">
                <w:pPr/>
              </w:pPrChange>
            </w:pPr>
            <w:r>
              <w:rPr>
                <w:color w:val="000000"/>
              </w:rPr>
              <w:t>Tide exchange</w:t>
            </w:r>
          </w:p>
        </w:tc>
        <w:tc>
          <w:tcPr>
            <w:tcW w:w="822"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055BCA">
        <w:trPr>
          <w:trHeight w:val="320"/>
        </w:trPr>
        <w:tc>
          <w:tcPr>
            <w:tcW w:w="3686" w:type="dxa"/>
            <w:noWrap/>
            <w:hideMark/>
          </w:tcPr>
          <w:p w14:paraId="243C54B9" w14:textId="77777777" w:rsidR="00EB4F90" w:rsidRDefault="00EB4F90" w:rsidP="006D5B81">
            <w:pPr>
              <w:jc w:val="left"/>
              <w:rPr>
                <w:color w:val="000000"/>
              </w:rPr>
              <w:pPrChange w:id="401" w:author="Isabelle Cote" w:date="2024-11-15T14:00:00Z" w16du:dateUtc="2024-11-15T22:00:00Z">
                <w:pPr/>
              </w:pPrChange>
            </w:pPr>
            <w:r>
              <w:rPr>
                <w:color w:val="000000"/>
              </w:rPr>
              <w:t>Animal biomass</w:t>
            </w:r>
          </w:p>
        </w:tc>
        <w:tc>
          <w:tcPr>
            <w:tcW w:w="822"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055BCA">
        <w:trPr>
          <w:trHeight w:val="320"/>
        </w:trPr>
        <w:tc>
          <w:tcPr>
            <w:tcW w:w="3686" w:type="dxa"/>
            <w:noWrap/>
            <w:hideMark/>
          </w:tcPr>
          <w:p w14:paraId="7F1D5BA3" w14:textId="77777777" w:rsidR="00EB4F90" w:rsidRDefault="00EB4F90" w:rsidP="006D5B81">
            <w:pPr>
              <w:jc w:val="left"/>
              <w:rPr>
                <w:color w:val="000000"/>
              </w:rPr>
              <w:pPrChange w:id="402" w:author="Isabelle Cote" w:date="2024-11-15T14:00:00Z" w16du:dateUtc="2024-11-15T22:00:00Z">
                <w:pPr/>
              </w:pPrChange>
            </w:pPr>
            <w:r>
              <w:rPr>
                <w:color w:val="000000"/>
              </w:rPr>
              <w:t>Biodiversity</w:t>
            </w:r>
          </w:p>
        </w:tc>
        <w:tc>
          <w:tcPr>
            <w:tcW w:w="822"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055BCA">
        <w:trPr>
          <w:trHeight w:val="320"/>
        </w:trPr>
        <w:tc>
          <w:tcPr>
            <w:tcW w:w="3686" w:type="dxa"/>
            <w:noWrap/>
            <w:hideMark/>
          </w:tcPr>
          <w:p w14:paraId="7374BEA2" w14:textId="77777777" w:rsidR="00EB4F90" w:rsidRDefault="00EB4F90" w:rsidP="006D5B81">
            <w:pPr>
              <w:jc w:val="left"/>
              <w:rPr>
                <w:color w:val="000000"/>
              </w:rPr>
              <w:pPrChange w:id="403" w:author="Isabelle Cote" w:date="2024-11-15T14:00:00Z" w16du:dateUtc="2024-11-15T22:00:00Z">
                <w:pPr/>
              </w:pPrChange>
            </w:pPr>
            <w:r>
              <w:rPr>
                <w:color w:val="000000"/>
              </w:rPr>
              <w:t>Depth</w:t>
            </w:r>
          </w:p>
        </w:tc>
        <w:tc>
          <w:tcPr>
            <w:tcW w:w="822"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055BCA">
        <w:trPr>
          <w:trHeight w:val="320"/>
        </w:trPr>
        <w:tc>
          <w:tcPr>
            <w:tcW w:w="3686" w:type="dxa"/>
            <w:noWrap/>
            <w:hideMark/>
          </w:tcPr>
          <w:p w14:paraId="546A7631" w14:textId="77777777" w:rsidR="00EB4F90" w:rsidRDefault="00EB4F90" w:rsidP="006D5B81">
            <w:pPr>
              <w:jc w:val="left"/>
              <w:rPr>
                <w:color w:val="000000"/>
              </w:rPr>
              <w:pPrChange w:id="404" w:author="Isabelle Cote" w:date="2024-11-15T14:00:00Z" w16du:dateUtc="2024-11-15T22:00:00Z">
                <w:pPr/>
              </w:pPrChange>
            </w:pPr>
            <w:proofErr w:type="spellStart"/>
            <w:proofErr w:type="gramStart"/>
            <w:r>
              <w:rPr>
                <w:color w:val="000000"/>
              </w:rPr>
              <w:t>Kelp:tide</w:t>
            </w:r>
            <w:proofErr w:type="spellEnd"/>
            <w:proofErr w:type="gramEnd"/>
          </w:p>
        </w:tc>
        <w:tc>
          <w:tcPr>
            <w:tcW w:w="822"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055BCA">
        <w:trPr>
          <w:trHeight w:val="320"/>
        </w:trPr>
        <w:tc>
          <w:tcPr>
            <w:tcW w:w="3686" w:type="dxa"/>
            <w:noWrap/>
            <w:hideMark/>
          </w:tcPr>
          <w:p w14:paraId="18B2E1BC" w14:textId="77777777" w:rsidR="00EB4F90" w:rsidRDefault="00EB4F90" w:rsidP="006D5B81">
            <w:pPr>
              <w:jc w:val="left"/>
              <w:rPr>
                <w:color w:val="000000"/>
              </w:rPr>
              <w:pPrChange w:id="405" w:author="Isabelle Cote" w:date="2024-11-15T14:00:00Z" w16du:dateUtc="2024-11-15T22:00:00Z">
                <w:pPr/>
              </w:pPrChange>
            </w:pPr>
            <w:proofErr w:type="spellStart"/>
            <w:proofErr w:type="gramStart"/>
            <w:r>
              <w:rPr>
                <w:color w:val="000000"/>
              </w:rPr>
              <w:t>Kelp:animals</w:t>
            </w:r>
            <w:proofErr w:type="spellEnd"/>
            <w:proofErr w:type="gramEnd"/>
          </w:p>
        </w:tc>
        <w:tc>
          <w:tcPr>
            <w:tcW w:w="822"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055BCA">
        <w:trPr>
          <w:trHeight w:val="320"/>
        </w:trPr>
        <w:tc>
          <w:tcPr>
            <w:tcW w:w="3686" w:type="dxa"/>
            <w:noWrap/>
            <w:hideMark/>
          </w:tcPr>
          <w:p w14:paraId="1F08D0FE" w14:textId="77777777" w:rsidR="00EB4F90" w:rsidRDefault="00EB4F90" w:rsidP="006D5B81">
            <w:pPr>
              <w:jc w:val="left"/>
              <w:rPr>
                <w:color w:val="000000"/>
              </w:rPr>
              <w:pPrChange w:id="406" w:author="Isabelle Cote" w:date="2024-11-15T14:00:00Z" w16du:dateUtc="2024-11-15T22:00:00Z">
                <w:pPr/>
              </w:pPrChange>
            </w:pPr>
            <w:proofErr w:type="spellStart"/>
            <w:proofErr w:type="gramStart"/>
            <w:r>
              <w:rPr>
                <w:color w:val="000000"/>
              </w:rPr>
              <w:t>Tide:animals</w:t>
            </w:r>
            <w:proofErr w:type="spellEnd"/>
            <w:proofErr w:type="gramEnd"/>
          </w:p>
        </w:tc>
        <w:tc>
          <w:tcPr>
            <w:tcW w:w="822"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7CECAA8D" w14:textId="2789913D" w:rsidR="00275834" w:rsidRPr="00055BCA" w:rsidRDefault="00055BCA" w:rsidP="00EB4F90">
      <w:pPr>
        <w:rPr>
          <w:rFonts w:ascii="Monaco" w:hAnsi="Monaco"/>
          <w:color w:val="000000"/>
          <w:sz w:val="18"/>
          <w:szCs w:val="18"/>
        </w:rPr>
      </w:pPr>
      <w:r>
        <w:rPr>
          <w:rFonts w:ascii="Monaco" w:hAnsi="Monaco"/>
          <w:color w:val="000000"/>
          <w:sz w:val="18"/>
          <w:szCs w:val="18"/>
        </w:rPr>
        <w:br w:type="page"/>
      </w:r>
    </w:p>
    <w:tbl>
      <w:tblPr>
        <w:tblStyle w:val="Nikola"/>
        <w:tblW w:w="8663" w:type="dxa"/>
        <w:tblLook w:val="04A0" w:firstRow="1" w:lastRow="0" w:firstColumn="1" w:lastColumn="0" w:noHBand="0" w:noVBand="1"/>
      </w:tblPr>
      <w:tblGrid>
        <w:gridCol w:w="3686"/>
        <w:gridCol w:w="1247"/>
        <w:gridCol w:w="1507"/>
        <w:gridCol w:w="1093"/>
        <w:gridCol w:w="1300"/>
      </w:tblGrid>
      <w:tr w:rsidR="00EB4F90" w:rsidRPr="00EB4F90" w14:paraId="15E0EEDF"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72D5544D" w14:textId="2484DF62" w:rsidR="00EB4F90" w:rsidRPr="00EB4F90" w:rsidRDefault="00EB4F90" w:rsidP="00EB4F90">
            <w:pPr>
              <w:rPr>
                <w:b/>
                <w:bCs/>
              </w:rPr>
            </w:pPr>
            <w:proofErr w:type="spellStart"/>
            <w:r w:rsidRPr="00EB4F90">
              <w:rPr>
                <w:b/>
                <w:bCs/>
              </w:rPr>
              <w:lastRenderedPageBreak/>
              <w:t>Strongylocentrotidae</w:t>
            </w:r>
            <w:proofErr w:type="spellEnd"/>
            <w:r w:rsidR="00055BCA">
              <w:rPr>
                <w:b/>
                <w:bCs/>
              </w:rPr>
              <w:t xml:space="preserve"> </w:t>
            </w:r>
            <w:r w:rsidR="00055BCA" w:rsidRPr="002C77C5">
              <w:t>(R</w:t>
            </w:r>
            <w:r w:rsidR="00055BCA" w:rsidRPr="002C77C5">
              <w:rPr>
                <w:vertAlign w:val="superscript"/>
              </w:rPr>
              <w:t>2</w:t>
            </w:r>
            <w:r w:rsidR="00055BCA" w:rsidRPr="002C77C5">
              <w:t xml:space="preserve"> = 0.87)</w:t>
            </w:r>
          </w:p>
        </w:tc>
        <w:tc>
          <w:tcPr>
            <w:tcW w:w="1077"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055BCA">
        <w:trPr>
          <w:trHeight w:val="320"/>
        </w:trPr>
        <w:tc>
          <w:tcPr>
            <w:tcW w:w="3686" w:type="dxa"/>
            <w:noWrap/>
            <w:hideMark/>
          </w:tcPr>
          <w:p w14:paraId="7138B155" w14:textId="77777777" w:rsidR="00EB4F90" w:rsidRDefault="00EB4F90" w:rsidP="006D5B81">
            <w:pPr>
              <w:jc w:val="left"/>
              <w:rPr>
                <w:color w:val="000000"/>
              </w:rPr>
              <w:pPrChange w:id="407" w:author="Isabelle Cote" w:date="2024-11-15T14:00:00Z" w16du:dateUtc="2024-11-15T22:00:00Z">
                <w:pPr/>
              </w:pPrChange>
            </w:pPr>
            <w:r>
              <w:rPr>
                <w:color w:val="000000"/>
              </w:rPr>
              <w:t>Intercept</w:t>
            </w:r>
          </w:p>
        </w:tc>
        <w:tc>
          <w:tcPr>
            <w:tcW w:w="1077"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055BCA">
        <w:trPr>
          <w:trHeight w:val="320"/>
        </w:trPr>
        <w:tc>
          <w:tcPr>
            <w:tcW w:w="3686" w:type="dxa"/>
            <w:noWrap/>
            <w:hideMark/>
          </w:tcPr>
          <w:p w14:paraId="14C8CB29" w14:textId="77777777" w:rsidR="00EB4F90" w:rsidRDefault="00EB4F90" w:rsidP="006D5B81">
            <w:pPr>
              <w:jc w:val="left"/>
              <w:rPr>
                <w:color w:val="000000"/>
              </w:rPr>
              <w:pPrChange w:id="408" w:author="Isabelle Cote" w:date="2024-11-15T14:00:00Z" w16du:dateUtc="2024-11-15T22:00:00Z">
                <w:pPr/>
              </w:pPrChange>
            </w:pPr>
            <w:r>
              <w:rPr>
                <w:color w:val="000000"/>
              </w:rPr>
              <w:t xml:space="preserve">Kelp </w:t>
            </w:r>
            <w:proofErr w:type="spellStart"/>
            <w:r>
              <w:rPr>
                <w:color w:val="000000"/>
              </w:rPr>
              <w:t>nereo</w:t>
            </w:r>
            <w:proofErr w:type="spellEnd"/>
          </w:p>
        </w:tc>
        <w:tc>
          <w:tcPr>
            <w:tcW w:w="1077"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055BCA">
        <w:trPr>
          <w:trHeight w:val="320"/>
        </w:trPr>
        <w:tc>
          <w:tcPr>
            <w:tcW w:w="3686" w:type="dxa"/>
            <w:noWrap/>
            <w:hideMark/>
          </w:tcPr>
          <w:p w14:paraId="1FADCFA1" w14:textId="77777777" w:rsidR="00EB4F90" w:rsidRDefault="00EB4F90" w:rsidP="006D5B81">
            <w:pPr>
              <w:jc w:val="left"/>
              <w:rPr>
                <w:color w:val="000000"/>
              </w:rPr>
              <w:pPrChange w:id="409" w:author="Isabelle Cote" w:date="2024-11-15T14:00:00Z" w16du:dateUtc="2024-11-15T22:00:00Z">
                <w:pPr/>
              </w:pPrChange>
            </w:pPr>
            <w:r>
              <w:rPr>
                <w:color w:val="000000"/>
              </w:rPr>
              <w:t>Kelp none</w:t>
            </w:r>
          </w:p>
        </w:tc>
        <w:tc>
          <w:tcPr>
            <w:tcW w:w="1077"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055BCA">
        <w:trPr>
          <w:trHeight w:val="320"/>
        </w:trPr>
        <w:tc>
          <w:tcPr>
            <w:tcW w:w="3686" w:type="dxa"/>
            <w:noWrap/>
            <w:hideMark/>
          </w:tcPr>
          <w:p w14:paraId="71EA6791" w14:textId="77777777" w:rsidR="00EB4F90" w:rsidRDefault="00EB4F90" w:rsidP="006D5B81">
            <w:pPr>
              <w:jc w:val="left"/>
              <w:rPr>
                <w:color w:val="000000"/>
              </w:rPr>
              <w:pPrChange w:id="410" w:author="Isabelle Cote" w:date="2024-11-15T14:00:00Z" w16du:dateUtc="2024-11-15T22:00:00Z">
                <w:pPr/>
              </w:pPrChange>
            </w:pPr>
            <w:r>
              <w:rPr>
                <w:color w:val="000000"/>
              </w:rPr>
              <w:t>Kelp biomass</w:t>
            </w:r>
          </w:p>
        </w:tc>
        <w:tc>
          <w:tcPr>
            <w:tcW w:w="1077"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055BCA">
        <w:trPr>
          <w:trHeight w:val="320"/>
        </w:trPr>
        <w:tc>
          <w:tcPr>
            <w:tcW w:w="3686" w:type="dxa"/>
            <w:noWrap/>
            <w:hideMark/>
          </w:tcPr>
          <w:p w14:paraId="60D80230" w14:textId="77777777" w:rsidR="00EB4F90" w:rsidRDefault="00EB4F90" w:rsidP="006D5B81">
            <w:pPr>
              <w:jc w:val="left"/>
              <w:rPr>
                <w:color w:val="000000"/>
              </w:rPr>
              <w:pPrChange w:id="411" w:author="Isabelle Cote" w:date="2024-11-15T14:00:00Z" w16du:dateUtc="2024-11-15T22:00:00Z">
                <w:pPr/>
              </w:pPrChange>
            </w:pPr>
            <w:r>
              <w:rPr>
                <w:color w:val="000000"/>
              </w:rPr>
              <w:t>Tide exchange</w:t>
            </w:r>
          </w:p>
        </w:tc>
        <w:tc>
          <w:tcPr>
            <w:tcW w:w="1077"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055BCA">
        <w:trPr>
          <w:trHeight w:val="320"/>
        </w:trPr>
        <w:tc>
          <w:tcPr>
            <w:tcW w:w="3686" w:type="dxa"/>
            <w:noWrap/>
            <w:hideMark/>
          </w:tcPr>
          <w:p w14:paraId="6238B242" w14:textId="77777777" w:rsidR="00EB4F90" w:rsidRDefault="00EB4F90" w:rsidP="006D5B81">
            <w:pPr>
              <w:jc w:val="left"/>
              <w:rPr>
                <w:color w:val="000000"/>
              </w:rPr>
              <w:pPrChange w:id="412" w:author="Isabelle Cote" w:date="2024-11-15T14:00:00Z" w16du:dateUtc="2024-11-15T22:00:00Z">
                <w:pPr/>
              </w:pPrChange>
            </w:pPr>
            <w:r>
              <w:rPr>
                <w:color w:val="000000"/>
              </w:rPr>
              <w:t>Animal biomass</w:t>
            </w:r>
          </w:p>
        </w:tc>
        <w:tc>
          <w:tcPr>
            <w:tcW w:w="1077"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055BCA">
        <w:trPr>
          <w:trHeight w:val="320"/>
        </w:trPr>
        <w:tc>
          <w:tcPr>
            <w:tcW w:w="3686" w:type="dxa"/>
            <w:noWrap/>
            <w:hideMark/>
          </w:tcPr>
          <w:p w14:paraId="6CD3134E" w14:textId="77777777" w:rsidR="00EB4F90" w:rsidRDefault="00EB4F90" w:rsidP="006D5B81">
            <w:pPr>
              <w:jc w:val="left"/>
              <w:rPr>
                <w:color w:val="000000"/>
              </w:rPr>
              <w:pPrChange w:id="413" w:author="Isabelle Cote" w:date="2024-11-15T14:00:00Z" w16du:dateUtc="2024-11-15T22:00:00Z">
                <w:pPr/>
              </w:pPrChange>
            </w:pPr>
            <w:r>
              <w:rPr>
                <w:color w:val="000000"/>
              </w:rPr>
              <w:t>Biodiversity</w:t>
            </w:r>
          </w:p>
        </w:tc>
        <w:tc>
          <w:tcPr>
            <w:tcW w:w="1077"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055BCA">
        <w:trPr>
          <w:trHeight w:val="320"/>
        </w:trPr>
        <w:tc>
          <w:tcPr>
            <w:tcW w:w="3686" w:type="dxa"/>
            <w:noWrap/>
            <w:hideMark/>
          </w:tcPr>
          <w:p w14:paraId="12A291D8" w14:textId="77777777" w:rsidR="00EB4F90" w:rsidRDefault="00EB4F90" w:rsidP="006D5B81">
            <w:pPr>
              <w:jc w:val="left"/>
              <w:rPr>
                <w:color w:val="000000"/>
              </w:rPr>
              <w:pPrChange w:id="414" w:author="Isabelle Cote" w:date="2024-11-15T14:00:00Z" w16du:dateUtc="2024-11-15T22:00:00Z">
                <w:pPr/>
              </w:pPrChange>
            </w:pPr>
            <w:r>
              <w:rPr>
                <w:color w:val="000000"/>
              </w:rPr>
              <w:t>Depth</w:t>
            </w:r>
          </w:p>
        </w:tc>
        <w:tc>
          <w:tcPr>
            <w:tcW w:w="1077"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055BCA">
        <w:trPr>
          <w:trHeight w:val="320"/>
        </w:trPr>
        <w:tc>
          <w:tcPr>
            <w:tcW w:w="3686" w:type="dxa"/>
            <w:noWrap/>
            <w:hideMark/>
          </w:tcPr>
          <w:p w14:paraId="2910EBB9" w14:textId="77777777" w:rsidR="00EB4F90" w:rsidRDefault="00EB4F90" w:rsidP="006D5B81">
            <w:pPr>
              <w:jc w:val="left"/>
              <w:rPr>
                <w:color w:val="000000"/>
              </w:rPr>
              <w:pPrChange w:id="415" w:author="Isabelle Cote" w:date="2024-11-15T14:00:00Z" w16du:dateUtc="2024-11-15T22:00:00Z">
                <w:pPr/>
              </w:pPrChange>
            </w:pPr>
            <w:proofErr w:type="spellStart"/>
            <w:proofErr w:type="gramStart"/>
            <w:r>
              <w:rPr>
                <w:color w:val="000000"/>
              </w:rPr>
              <w:t>Kelp:tide</w:t>
            </w:r>
            <w:proofErr w:type="spellEnd"/>
            <w:proofErr w:type="gramEnd"/>
          </w:p>
        </w:tc>
        <w:tc>
          <w:tcPr>
            <w:tcW w:w="1077"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055BCA">
        <w:trPr>
          <w:trHeight w:val="320"/>
        </w:trPr>
        <w:tc>
          <w:tcPr>
            <w:tcW w:w="3686" w:type="dxa"/>
            <w:noWrap/>
            <w:hideMark/>
          </w:tcPr>
          <w:p w14:paraId="726EA69D" w14:textId="77777777" w:rsidR="00EB4F90" w:rsidRDefault="00EB4F90" w:rsidP="006D5B81">
            <w:pPr>
              <w:jc w:val="left"/>
              <w:rPr>
                <w:color w:val="000000"/>
              </w:rPr>
              <w:pPrChange w:id="416" w:author="Isabelle Cote" w:date="2024-11-15T14:00:00Z" w16du:dateUtc="2024-11-15T22:00:00Z">
                <w:pPr/>
              </w:pPrChange>
            </w:pPr>
            <w:proofErr w:type="spellStart"/>
            <w:proofErr w:type="gramStart"/>
            <w:r>
              <w:rPr>
                <w:color w:val="000000"/>
              </w:rPr>
              <w:t>Kelp:animals</w:t>
            </w:r>
            <w:proofErr w:type="spellEnd"/>
            <w:proofErr w:type="gramEnd"/>
          </w:p>
        </w:tc>
        <w:tc>
          <w:tcPr>
            <w:tcW w:w="1077"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055BCA">
        <w:trPr>
          <w:trHeight w:val="320"/>
        </w:trPr>
        <w:tc>
          <w:tcPr>
            <w:tcW w:w="3686" w:type="dxa"/>
            <w:noWrap/>
            <w:hideMark/>
          </w:tcPr>
          <w:p w14:paraId="3C10BD07" w14:textId="77777777" w:rsidR="00EB4F90" w:rsidRDefault="00EB4F90" w:rsidP="006D5B81">
            <w:pPr>
              <w:jc w:val="left"/>
              <w:rPr>
                <w:color w:val="000000"/>
              </w:rPr>
              <w:pPrChange w:id="417" w:author="Isabelle Cote" w:date="2024-11-15T14:00:00Z" w16du:dateUtc="2024-11-15T22:00:00Z">
                <w:pPr/>
              </w:pPrChange>
            </w:pPr>
            <w:proofErr w:type="spellStart"/>
            <w:proofErr w:type="gramStart"/>
            <w:r>
              <w:rPr>
                <w:color w:val="000000"/>
              </w:rPr>
              <w:t>Tide:animals</w:t>
            </w:r>
            <w:proofErr w:type="spellEnd"/>
            <w:proofErr w:type="gramEnd"/>
          </w:p>
        </w:tc>
        <w:tc>
          <w:tcPr>
            <w:tcW w:w="1077"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8266" w:type="dxa"/>
        <w:tblLook w:val="04A0" w:firstRow="1" w:lastRow="0" w:firstColumn="1" w:lastColumn="0" w:noHBand="0" w:noVBand="1"/>
      </w:tblPr>
      <w:tblGrid>
        <w:gridCol w:w="3686"/>
        <w:gridCol w:w="1247"/>
        <w:gridCol w:w="1507"/>
        <w:gridCol w:w="1093"/>
        <w:gridCol w:w="1300"/>
      </w:tblGrid>
      <w:tr w:rsidR="00EB4F90" w:rsidRPr="00EB4F90" w14:paraId="55715B09"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4296ABF8" w14:textId="3766A493" w:rsidR="00EB4F90" w:rsidRPr="00EB4F90" w:rsidRDefault="00EB4F90" w:rsidP="00EB4F90">
            <w:pPr>
              <w:rPr>
                <w:b/>
                <w:bCs/>
              </w:rPr>
            </w:pPr>
            <w:proofErr w:type="spellStart"/>
            <w:r w:rsidRPr="00EB4F90">
              <w:rPr>
                <w:b/>
                <w:bCs/>
              </w:rPr>
              <w:t>Embiotocidae</w:t>
            </w:r>
            <w:proofErr w:type="spellEnd"/>
            <w:r w:rsidR="00055BCA">
              <w:rPr>
                <w:b/>
                <w:bCs/>
              </w:rPr>
              <w:t xml:space="preserve"> </w:t>
            </w:r>
            <w:r w:rsidR="00055BCA" w:rsidRPr="002C77C5">
              <w:t>(R</w:t>
            </w:r>
            <w:r w:rsidR="00055BCA" w:rsidRPr="002C77C5">
              <w:rPr>
                <w:vertAlign w:val="superscript"/>
              </w:rPr>
              <w:t>2</w:t>
            </w:r>
            <w:r w:rsidR="00055BCA" w:rsidRPr="002C77C5">
              <w:t xml:space="preserve"> = 0.88)</w:t>
            </w:r>
          </w:p>
        </w:tc>
        <w:tc>
          <w:tcPr>
            <w:tcW w:w="68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055BCA">
        <w:trPr>
          <w:trHeight w:val="320"/>
        </w:trPr>
        <w:tc>
          <w:tcPr>
            <w:tcW w:w="3686" w:type="dxa"/>
            <w:noWrap/>
            <w:hideMark/>
          </w:tcPr>
          <w:p w14:paraId="78BE4135" w14:textId="77777777" w:rsidR="00EB4F90" w:rsidRDefault="00EB4F90" w:rsidP="006D5B81">
            <w:pPr>
              <w:jc w:val="left"/>
              <w:rPr>
                <w:color w:val="000000"/>
              </w:rPr>
              <w:pPrChange w:id="418" w:author="Isabelle Cote" w:date="2024-11-15T14:00:00Z" w16du:dateUtc="2024-11-15T22:00:00Z">
                <w:pPr/>
              </w:pPrChange>
            </w:pPr>
            <w:r>
              <w:rPr>
                <w:color w:val="000000"/>
              </w:rPr>
              <w:t>Intercept</w:t>
            </w:r>
          </w:p>
        </w:tc>
        <w:tc>
          <w:tcPr>
            <w:tcW w:w="68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055BCA">
        <w:trPr>
          <w:trHeight w:val="320"/>
        </w:trPr>
        <w:tc>
          <w:tcPr>
            <w:tcW w:w="3686" w:type="dxa"/>
            <w:noWrap/>
            <w:hideMark/>
          </w:tcPr>
          <w:p w14:paraId="6FB41AFF" w14:textId="77777777" w:rsidR="00EB4F90" w:rsidRDefault="00EB4F90" w:rsidP="006D5B81">
            <w:pPr>
              <w:jc w:val="left"/>
              <w:rPr>
                <w:color w:val="000000"/>
              </w:rPr>
              <w:pPrChange w:id="419" w:author="Isabelle Cote" w:date="2024-11-15T14:00:00Z" w16du:dateUtc="2024-11-15T22:00:00Z">
                <w:pPr/>
              </w:pPrChange>
            </w:pPr>
            <w:r>
              <w:rPr>
                <w:color w:val="000000"/>
              </w:rPr>
              <w:t xml:space="preserve">Kelp </w:t>
            </w:r>
            <w:proofErr w:type="spellStart"/>
            <w:r>
              <w:rPr>
                <w:color w:val="000000"/>
              </w:rPr>
              <w:t>nereo</w:t>
            </w:r>
            <w:proofErr w:type="spellEnd"/>
          </w:p>
        </w:tc>
        <w:tc>
          <w:tcPr>
            <w:tcW w:w="68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055BCA">
        <w:trPr>
          <w:trHeight w:val="320"/>
        </w:trPr>
        <w:tc>
          <w:tcPr>
            <w:tcW w:w="3686" w:type="dxa"/>
            <w:noWrap/>
            <w:hideMark/>
          </w:tcPr>
          <w:p w14:paraId="67D284FC" w14:textId="77777777" w:rsidR="00EB4F90" w:rsidRDefault="00EB4F90" w:rsidP="006D5B81">
            <w:pPr>
              <w:jc w:val="left"/>
              <w:rPr>
                <w:color w:val="000000"/>
              </w:rPr>
              <w:pPrChange w:id="420" w:author="Isabelle Cote" w:date="2024-11-15T14:00:00Z" w16du:dateUtc="2024-11-15T22:00:00Z">
                <w:pPr/>
              </w:pPrChange>
            </w:pPr>
            <w:r>
              <w:rPr>
                <w:color w:val="000000"/>
              </w:rPr>
              <w:t>Kelp none</w:t>
            </w:r>
          </w:p>
        </w:tc>
        <w:tc>
          <w:tcPr>
            <w:tcW w:w="68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055BCA">
        <w:trPr>
          <w:trHeight w:val="320"/>
        </w:trPr>
        <w:tc>
          <w:tcPr>
            <w:tcW w:w="3686" w:type="dxa"/>
            <w:noWrap/>
            <w:hideMark/>
          </w:tcPr>
          <w:p w14:paraId="2824BCDF" w14:textId="77777777" w:rsidR="00EB4F90" w:rsidRDefault="00EB4F90" w:rsidP="006D5B81">
            <w:pPr>
              <w:jc w:val="left"/>
              <w:rPr>
                <w:color w:val="000000"/>
              </w:rPr>
              <w:pPrChange w:id="421" w:author="Isabelle Cote" w:date="2024-11-15T14:00:00Z" w16du:dateUtc="2024-11-15T22:00:00Z">
                <w:pPr/>
              </w:pPrChange>
            </w:pPr>
            <w:r>
              <w:rPr>
                <w:color w:val="000000"/>
              </w:rPr>
              <w:t>Kelp biomass</w:t>
            </w:r>
          </w:p>
        </w:tc>
        <w:tc>
          <w:tcPr>
            <w:tcW w:w="68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055BCA">
        <w:trPr>
          <w:trHeight w:val="320"/>
        </w:trPr>
        <w:tc>
          <w:tcPr>
            <w:tcW w:w="3686" w:type="dxa"/>
            <w:noWrap/>
            <w:hideMark/>
          </w:tcPr>
          <w:p w14:paraId="35914752" w14:textId="77777777" w:rsidR="00EB4F90" w:rsidRDefault="00EB4F90" w:rsidP="006D5B81">
            <w:pPr>
              <w:jc w:val="left"/>
              <w:rPr>
                <w:color w:val="000000"/>
              </w:rPr>
              <w:pPrChange w:id="422" w:author="Isabelle Cote" w:date="2024-11-15T14:00:00Z" w16du:dateUtc="2024-11-15T22:00:00Z">
                <w:pPr/>
              </w:pPrChange>
            </w:pPr>
            <w:r>
              <w:rPr>
                <w:color w:val="000000"/>
              </w:rPr>
              <w:t>Tide exchange</w:t>
            </w:r>
          </w:p>
        </w:tc>
        <w:tc>
          <w:tcPr>
            <w:tcW w:w="68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055BCA">
        <w:trPr>
          <w:trHeight w:val="320"/>
        </w:trPr>
        <w:tc>
          <w:tcPr>
            <w:tcW w:w="3686" w:type="dxa"/>
            <w:noWrap/>
            <w:hideMark/>
          </w:tcPr>
          <w:p w14:paraId="038FD755" w14:textId="77777777" w:rsidR="00EB4F90" w:rsidRDefault="00EB4F90" w:rsidP="006D5B81">
            <w:pPr>
              <w:jc w:val="left"/>
              <w:rPr>
                <w:color w:val="000000"/>
              </w:rPr>
              <w:pPrChange w:id="423" w:author="Isabelle Cote" w:date="2024-11-15T14:00:00Z" w16du:dateUtc="2024-11-15T22:00:00Z">
                <w:pPr/>
              </w:pPrChange>
            </w:pPr>
            <w:r>
              <w:rPr>
                <w:color w:val="000000"/>
              </w:rPr>
              <w:t>Animal biomass</w:t>
            </w:r>
          </w:p>
        </w:tc>
        <w:tc>
          <w:tcPr>
            <w:tcW w:w="68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055BCA">
        <w:trPr>
          <w:trHeight w:val="320"/>
        </w:trPr>
        <w:tc>
          <w:tcPr>
            <w:tcW w:w="3686" w:type="dxa"/>
            <w:noWrap/>
            <w:hideMark/>
          </w:tcPr>
          <w:p w14:paraId="2C874136" w14:textId="77777777" w:rsidR="00EB4F90" w:rsidRDefault="00EB4F90" w:rsidP="006D5B81">
            <w:pPr>
              <w:jc w:val="left"/>
              <w:rPr>
                <w:color w:val="000000"/>
              </w:rPr>
              <w:pPrChange w:id="424" w:author="Isabelle Cote" w:date="2024-11-15T14:00:00Z" w16du:dateUtc="2024-11-15T22:00:00Z">
                <w:pPr/>
              </w:pPrChange>
            </w:pPr>
            <w:r>
              <w:rPr>
                <w:color w:val="000000"/>
              </w:rPr>
              <w:t>Biodiversity</w:t>
            </w:r>
          </w:p>
        </w:tc>
        <w:tc>
          <w:tcPr>
            <w:tcW w:w="68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055BCA">
        <w:trPr>
          <w:trHeight w:val="320"/>
        </w:trPr>
        <w:tc>
          <w:tcPr>
            <w:tcW w:w="3686" w:type="dxa"/>
            <w:noWrap/>
            <w:hideMark/>
          </w:tcPr>
          <w:p w14:paraId="37832CAE" w14:textId="77777777" w:rsidR="00EB4F90" w:rsidRDefault="00EB4F90" w:rsidP="006D5B81">
            <w:pPr>
              <w:jc w:val="left"/>
              <w:rPr>
                <w:color w:val="000000"/>
              </w:rPr>
              <w:pPrChange w:id="425" w:author="Isabelle Cote" w:date="2024-11-15T14:00:00Z" w16du:dateUtc="2024-11-15T22:00:00Z">
                <w:pPr/>
              </w:pPrChange>
            </w:pPr>
            <w:r>
              <w:rPr>
                <w:color w:val="000000"/>
              </w:rPr>
              <w:t>Depth</w:t>
            </w:r>
          </w:p>
        </w:tc>
        <w:tc>
          <w:tcPr>
            <w:tcW w:w="68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055BCA">
        <w:trPr>
          <w:trHeight w:val="320"/>
        </w:trPr>
        <w:tc>
          <w:tcPr>
            <w:tcW w:w="3686" w:type="dxa"/>
            <w:noWrap/>
            <w:hideMark/>
          </w:tcPr>
          <w:p w14:paraId="45EEDB5E" w14:textId="77777777" w:rsidR="00EB4F90" w:rsidRDefault="00EB4F90" w:rsidP="006D5B81">
            <w:pPr>
              <w:jc w:val="left"/>
              <w:rPr>
                <w:color w:val="000000"/>
              </w:rPr>
              <w:pPrChange w:id="426" w:author="Isabelle Cote" w:date="2024-11-15T14:00:00Z" w16du:dateUtc="2024-11-15T22:00:00Z">
                <w:pPr/>
              </w:pPrChange>
            </w:pPr>
            <w:proofErr w:type="spellStart"/>
            <w:proofErr w:type="gramStart"/>
            <w:r>
              <w:rPr>
                <w:color w:val="000000"/>
              </w:rPr>
              <w:t>Kelp:tide</w:t>
            </w:r>
            <w:proofErr w:type="spellEnd"/>
            <w:proofErr w:type="gramEnd"/>
          </w:p>
        </w:tc>
        <w:tc>
          <w:tcPr>
            <w:tcW w:w="68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055BCA">
        <w:trPr>
          <w:trHeight w:val="320"/>
        </w:trPr>
        <w:tc>
          <w:tcPr>
            <w:tcW w:w="3686" w:type="dxa"/>
            <w:noWrap/>
            <w:hideMark/>
          </w:tcPr>
          <w:p w14:paraId="758524A0" w14:textId="77777777" w:rsidR="00EB4F90" w:rsidRDefault="00EB4F90" w:rsidP="006D5B81">
            <w:pPr>
              <w:jc w:val="left"/>
              <w:rPr>
                <w:color w:val="000000"/>
              </w:rPr>
              <w:pPrChange w:id="427" w:author="Isabelle Cote" w:date="2024-11-15T14:00:00Z" w16du:dateUtc="2024-11-15T22:00:00Z">
                <w:pPr/>
              </w:pPrChange>
            </w:pPr>
            <w:proofErr w:type="spellStart"/>
            <w:proofErr w:type="gramStart"/>
            <w:r>
              <w:rPr>
                <w:color w:val="000000"/>
              </w:rPr>
              <w:t>Kelp:animals</w:t>
            </w:r>
            <w:proofErr w:type="spellEnd"/>
            <w:proofErr w:type="gramEnd"/>
          </w:p>
        </w:tc>
        <w:tc>
          <w:tcPr>
            <w:tcW w:w="68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055BCA">
        <w:trPr>
          <w:trHeight w:val="320"/>
        </w:trPr>
        <w:tc>
          <w:tcPr>
            <w:tcW w:w="3686" w:type="dxa"/>
            <w:noWrap/>
            <w:hideMark/>
          </w:tcPr>
          <w:p w14:paraId="2244001C" w14:textId="77777777" w:rsidR="00EB4F90" w:rsidRDefault="00EB4F90" w:rsidP="006D5B81">
            <w:pPr>
              <w:jc w:val="left"/>
              <w:rPr>
                <w:color w:val="000000"/>
              </w:rPr>
              <w:pPrChange w:id="428" w:author="Isabelle Cote" w:date="2024-11-15T14:00:00Z" w16du:dateUtc="2024-11-15T22:00:00Z">
                <w:pPr/>
              </w:pPrChange>
            </w:pPr>
            <w:proofErr w:type="spellStart"/>
            <w:proofErr w:type="gramStart"/>
            <w:r>
              <w:rPr>
                <w:color w:val="000000"/>
              </w:rPr>
              <w:t>Tide:animals</w:t>
            </w:r>
            <w:proofErr w:type="spellEnd"/>
            <w:proofErr w:type="gramEnd"/>
          </w:p>
        </w:tc>
        <w:tc>
          <w:tcPr>
            <w:tcW w:w="68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4C7AA854" w14:textId="63958695" w:rsidR="00275834" w:rsidRPr="00EB4F90" w:rsidRDefault="00275834" w:rsidP="00EB4F90">
      <w:pPr>
        <w:rPr>
          <w:rFonts w:ascii="Monaco" w:hAnsi="Monaco" w:cs="Courier New"/>
          <w:color w:val="000000"/>
          <w:sz w:val="18"/>
          <w:szCs w:val="18"/>
        </w:rPr>
      </w:pPr>
    </w:p>
    <w:p w14:paraId="1F8184A0" w14:textId="77777777" w:rsidR="00055BCA" w:rsidRDefault="00055BCA">
      <w:r>
        <w:br w:type="page"/>
      </w:r>
    </w:p>
    <w:tbl>
      <w:tblPr>
        <w:tblStyle w:val="Nikola"/>
        <w:tblW w:w="8833" w:type="dxa"/>
        <w:tblLook w:val="04A0" w:firstRow="1" w:lastRow="0" w:firstColumn="1" w:lastColumn="0" w:noHBand="0" w:noVBand="1"/>
      </w:tblPr>
      <w:tblGrid>
        <w:gridCol w:w="3686"/>
        <w:gridCol w:w="1247"/>
        <w:gridCol w:w="1507"/>
        <w:gridCol w:w="1093"/>
        <w:gridCol w:w="1300"/>
      </w:tblGrid>
      <w:tr w:rsidR="00EB4F90" w:rsidRPr="00EB4F90" w14:paraId="5A6B4302"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665BB90A" w14:textId="250081D5" w:rsidR="00EB4F90" w:rsidRPr="00EB4F90" w:rsidRDefault="00EB4F90" w:rsidP="00EB4F90">
            <w:pPr>
              <w:rPr>
                <w:b/>
                <w:bCs/>
              </w:rPr>
            </w:pPr>
            <w:r w:rsidRPr="00EB4F90">
              <w:rPr>
                <w:b/>
                <w:bCs/>
              </w:rPr>
              <w:lastRenderedPageBreak/>
              <w:t>Asteriidae</w:t>
            </w:r>
            <w:r w:rsidR="00055BCA">
              <w:rPr>
                <w:b/>
                <w:bCs/>
              </w:rPr>
              <w:t xml:space="preserve"> </w:t>
            </w:r>
            <w:r w:rsidR="00055BCA" w:rsidRPr="002C77C5">
              <w:t>(R</w:t>
            </w:r>
            <w:r w:rsidR="00055BCA" w:rsidRPr="002C77C5">
              <w:rPr>
                <w:vertAlign w:val="superscript"/>
              </w:rPr>
              <w:t>2</w:t>
            </w:r>
            <w:r w:rsidR="00055BCA" w:rsidRPr="002C77C5">
              <w:t xml:space="preserve"> = 0.88)</w:t>
            </w:r>
          </w:p>
        </w:tc>
        <w:tc>
          <w:tcPr>
            <w:tcW w:w="1247"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055BCA">
        <w:trPr>
          <w:trHeight w:val="320"/>
        </w:trPr>
        <w:tc>
          <w:tcPr>
            <w:tcW w:w="3686" w:type="dxa"/>
            <w:noWrap/>
            <w:hideMark/>
          </w:tcPr>
          <w:p w14:paraId="5FF68AE7" w14:textId="77777777" w:rsidR="00EB4F90" w:rsidRDefault="00EB4F90" w:rsidP="006D5B81">
            <w:pPr>
              <w:jc w:val="left"/>
              <w:rPr>
                <w:color w:val="000000"/>
              </w:rPr>
              <w:pPrChange w:id="429" w:author="Isabelle Cote" w:date="2024-11-15T14:00:00Z" w16du:dateUtc="2024-11-15T22:00:00Z">
                <w:pPr/>
              </w:pPrChange>
            </w:pPr>
            <w:r>
              <w:rPr>
                <w:color w:val="000000"/>
              </w:rPr>
              <w:t>Intercept</w:t>
            </w:r>
          </w:p>
        </w:tc>
        <w:tc>
          <w:tcPr>
            <w:tcW w:w="1247"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055BCA">
        <w:trPr>
          <w:trHeight w:val="320"/>
        </w:trPr>
        <w:tc>
          <w:tcPr>
            <w:tcW w:w="3686" w:type="dxa"/>
            <w:noWrap/>
            <w:hideMark/>
          </w:tcPr>
          <w:p w14:paraId="2DADB6E7" w14:textId="77777777" w:rsidR="00EB4F90" w:rsidRDefault="00EB4F90" w:rsidP="006D5B81">
            <w:pPr>
              <w:jc w:val="left"/>
              <w:rPr>
                <w:color w:val="000000"/>
              </w:rPr>
              <w:pPrChange w:id="430" w:author="Isabelle Cote" w:date="2024-11-15T14:00:00Z" w16du:dateUtc="2024-11-15T22:00:00Z">
                <w:pPr/>
              </w:pPrChange>
            </w:pPr>
            <w:r>
              <w:rPr>
                <w:color w:val="000000"/>
              </w:rPr>
              <w:t xml:space="preserve">Kelp </w:t>
            </w:r>
            <w:proofErr w:type="spellStart"/>
            <w:r>
              <w:rPr>
                <w:color w:val="000000"/>
              </w:rPr>
              <w:t>nereo</w:t>
            </w:r>
            <w:proofErr w:type="spellEnd"/>
          </w:p>
        </w:tc>
        <w:tc>
          <w:tcPr>
            <w:tcW w:w="1247"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055BCA">
        <w:trPr>
          <w:trHeight w:val="320"/>
        </w:trPr>
        <w:tc>
          <w:tcPr>
            <w:tcW w:w="3686" w:type="dxa"/>
            <w:noWrap/>
            <w:hideMark/>
          </w:tcPr>
          <w:p w14:paraId="63E142F2" w14:textId="77777777" w:rsidR="00EB4F90" w:rsidRDefault="00EB4F90" w:rsidP="006D5B81">
            <w:pPr>
              <w:jc w:val="left"/>
              <w:rPr>
                <w:color w:val="000000"/>
              </w:rPr>
              <w:pPrChange w:id="431" w:author="Isabelle Cote" w:date="2024-11-15T14:00:00Z" w16du:dateUtc="2024-11-15T22:00:00Z">
                <w:pPr/>
              </w:pPrChange>
            </w:pPr>
            <w:r>
              <w:rPr>
                <w:color w:val="000000"/>
              </w:rPr>
              <w:t>Kelp none</w:t>
            </w:r>
          </w:p>
        </w:tc>
        <w:tc>
          <w:tcPr>
            <w:tcW w:w="1247"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055BCA">
        <w:trPr>
          <w:trHeight w:val="320"/>
        </w:trPr>
        <w:tc>
          <w:tcPr>
            <w:tcW w:w="3686" w:type="dxa"/>
            <w:noWrap/>
            <w:hideMark/>
          </w:tcPr>
          <w:p w14:paraId="540B05C2" w14:textId="77777777" w:rsidR="00EB4F90" w:rsidRDefault="00EB4F90" w:rsidP="006D5B81">
            <w:pPr>
              <w:jc w:val="left"/>
              <w:rPr>
                <w:color w:val="000000"/>
              </w:rPr>
              <w:pPrChange w:id="432" w:author="Isabelle Cote" w:date="2024-11-15T14:00:00Z" w16du:dateUtc="2024-11-15T22:00:00Z">
                <w:pPr/>
              </w:pPrChange>
            </w:pPr>
            <w:r>
              <w:rPr>
                <w:color w:val="000000"/>
              </w:rPr>
              <w:t>Kelp biomass</w:t>
            </w:r>
          </w:p>
        </w:tc>
        <w:tc>
          <w:tcPr>
            <w:tcW w:w="1247"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055BCA">
        <w:trPr>
          <w:trHeight w:val="320"/>
        </w:trPr>
        <w:tc>
          <w:tcPr>
            <w:tcW w:w="3686" w:type="dxa"/>
            <w:noWrap/>
            <w:hideMark/>
          </w:tcPr>
          <w:p w14:paraId="555D86B9" w14:textId="77777777" w:rsidR="00EB4F90" w:rsidRDefault="00EB4F90" w:rsidP="006D5B81">
            <w:pPr>
              <w:jc w:val="left"/>
              <w:rPr>
                <w:color w:val="000000"/>
              </w:rPr>
              <w:pPrChange w:id="433" w:author="Isabelle Cote" w:date="2024-11-15T14:00:00Z" w16du:dateUtc="2024-11-15T22:00:00Z">
                <w:pPr/>
              </w:pPrChange>
            </w:pPr>
            <w:r>
              <w:rPr>
                <w:color w:val="000000"/>
              </w:rPr>
              <w:t>Tide exchange</w:t>
            </w:r>
          </w:p>
        </w:tc>
        <w:tc>
          <w:tcPr>
            <w:tcW w:w="1247"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055BCA">
        <w:trPr>
          <w:trHeight w:val="320"/>
        </w:trPr>
        <w:tc>
          <w:tcPr>
            <w:tcW w:w="3686" w:type="dxa"/>
            <w:noWrap/>
            <w:hideMark/>
          </w:tcPr>
          <w:p w14:paraId="0448248B" w14:textId="77777777" w:rsidR="00EB4F90" w:rsidRDefault="00EB4F90" w:rsidP="006D5B81">
            <w:pPr>
              <w:jc w:val="left"/>
              <w:rPr>
                <w:color w:val="000000"/>
              </w:rPr>
              <w:pPrChange w:id="434" w:author="Isabelle Cote" w:date="2024-11-15T14:00:00Z" w16du:dateUtc="2024-11-15T22:00:00Z">
                <w:pPr/>
              </w:pPrChange>
            </w:pPr>
            <w:r>
              <w:rPr>
                <w:color w:val="000000"/>
              </w:rPr>
              <w:t>Animal biomass</w:t>
            </w:r>
          </w:p>
        </w:tc>
        <w:tc>
          <w:tcPr>
            <w:tcW w:w="1247"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055BCA">
        <w:trPr>
          <w:trHeight w:val="320"/>
        </w:trPr>
        <w:tc>
          <w:tcPr>
            <w:tcW w:w="3686" w:type="dxa"/>
            <w:noWrap/>
            <w:hideMark/>
          </w:tcPr>
          <w:p w14:paraId="1CA85F91" w14:textId="77777777" w:rsidR="00EB4F90" w:rsidRDefault="00EB4F90" w:rsidP="006D5B81">
            <w:pPr>
              <w:jc w:val="left"/>
              <w:rPr>
                <w:color w:val="000000"/>
              </w:rPr>
              <w:pPrChange w:id="435" w:author="Isabelle Cote" w:date="2024-11-15T14:00:00Z" w16du:dateUtc="2024-11-15T22:00:00Z">
                <w:pPr/>
              </w:pPrChange>
            </w:pPr>
            <w:r>
              <w:rPr>
                <w:color w:val="000000"/>
              </w:rPr>
              <w:t>Biodiversity</w:t>
            </w:r>
          </w:p>
        </w:tc>
        <w:tc>
          <w:tcPr>
            <w:tcW w:w="1247"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055BCA">
        <w:trPr>
          <w:trHeight w:val="320"/>
        </w:trPr>
        <w:tc>
          <w:tcPr>
            <w:tcW w:w="3686" w:type="dxa"/>
            <w:noWrap/>
            <w:hideMark/>
          </w:tcPr>
          <w:p w14:paraId="54002A34" w14:textId="77777777" w:rsidR="00EB4F90" w:rsidRDefault="00EB4F90" w:rsidP="006D5B81">
            <w:pPr>
              <w:jc w:val="left"/>
              <w:rPr>
                <w:color w:val="000000"/>
              </w:rPr>
              <w:pPrChange w:id="436" w:author="Isabelle Cote" w:date="2024-11-15T14:00:00Z" w16du:dateUtc="2024-11-15T22:00:00Z">
                <w:pPr/>
              </w:pPrChange>
            </w:pPr>
            <w:r>
              <w:rPr>
                <w:color w:val="000000"/>
              </w:rPr>
              <w:t>Depth</w:t>
            </w:r>
          </w:p>
        </w:tc>
        <w:tc>
          <w:tcPr>
            <w:tcW w:w="1247"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055BCA">
        <w:trPr>
          <w:trHeight w:val="320"/>
        </w:trPr>
        <w:tc>
          <w:tcPr>
            <w:tcW w:w="3686" w:type="dxa"/>
            <w:noWrap/>
            <w:hideMark/>
          </w:tcPr>
          <w:p w14:paraId="0FFD6A45" w14:textId="77777777" w:rsidR="00EB4F90" w:rsidRDefault="00EB4F90" w:rsidP="006D5B81">
            <w:pPr>
              <w:jc w:val="left"/>
              <w:rPr>
                <w:color w:val="000000"/>
              </w:rPr>
              <w:pPrChange w:id="437" w:author="Isabelle Cote" w:date="2024-11-15T14:00:00Z" w16du:dateUtc="2024-11-15T22:00:00Z">
                <w:pPr/>
              </w:pPrChange>
            </w:pPr>
            <w:proofErr w:type="spellStart"/>
            <w:proofErr w:type="gramStart"/>
            <w:r>
              <w:rPr>
                <w:color w:val="000000"/>
              </w:rPr>
              <w:t>Kelp:tide</w:t>
            </w:r>
            <w:proofErr w:type="spellEnd"/>
            <w:proofErr w:type="gramEnd"/>
          </w:p>
        </w:tc>
        <w:tc>
          <w:tcPr>
            <w:tcW w:w="1247"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055BCA">
        <w:trPr>
          <w:trHeight w:val="320"/>
        </w:trPr>
        <w:tc>
          <w:tcPr>
            <w:tcW w:w="3686" w:type="dxa"/>
            <w:noWrap/>
            <w:hideMark/>
          </w:tcPr>
          <w:p w14:paraId="69A8C611" w14:textId="77777777" w:rsidR="00EB4F90" w:rsidRDefault="00EB4F90" w:rsidP="006D5B81">
            <w:pPr>
              <w:jc w:val="left"/>
              <w:rPr>
                <w:color w:val="000000"/>
              </w:rPr>
              <w:pPrChange w:id="438" w:author="Isabelle Cote" w:date="2024-11-15T14:00:00Z" w16du:dateUtc="2024-11-15T22:00:00Z">
                <w:pPr/>
              </w:pPrChange>
            </w:pPr>
            <w:proofErr w:type="spellStart"/>
            <w:proofErr w:type="gramStart"/>
            <w:r>
              <w:rPr>
                <w:color w:val="000000"/>
              </w:rPr>
              <w:t>Kelp:animals</w:t>
            </w:r>
            <w:proofErr w:type="spellEnd"/>
            <w:proofErr w:type="gramEnd"/>
          </w:p>
        </w:tc>
        <w:tc>
          <w:tcPr>
            <w:tcW w:w="1247"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055BCA">
        <w:trPr>
          <w:trHeight w:val="320"/>
        </w:trPr>
        <w:tc>
          <w:tcPr>
            <w:tcW w:w="3686" w:type="dxa"/>
            <w:noWrap/>
            <w:hideMark/>
          </w:tcPr>
          <w:p w14:paraId="05C09813" w14:textId="77777777" w:rsidR="00EB4F90" w:rsidRDefault="00EB4F90" w:rsidP="006D5B81">
            <w:pPr>
              <w:jc w:val="left"/>
              <w:rPr>
                <w:color w:val="000000"/>
              </w:rPr>
              <w:pPrChange w:id="439" w:author="Isabelle Cote" w:date="2024-11-15T14:00:00Z" w16du:dateUtc="2024-11-15T22:00:00Z">
                <w:pPr/>
              </w:pPrChange>
            </w:pPr>
            <w:proofErr w:type="spellStart"/>
            <w:proofErr w:type="gramStart"/>
            <w:r>
              <w:rPr>
                <w:color w:val="000000"/>
              </w:rPr>
              <w:t>Tide:animals</w:t>
            </w:r>
            <w:proofErr w:type="spellEnd"/>
            <w:proofErr w:type="gramEnd"/>
          </w:p>
        </w:tc>
        <w:tc>
          <w:tcPr>
            <w:tcW w:w="1247"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6D2DE4D5" w14:textId="18FDB66A" w:rsidR="00792779" w:rsidRPr="00C27264" w:rsidRDefault="00DB42F5">
      <w:r>
        <w:br w:type="page"/>
      </w:r>
    </w:p>
    <w:p w14:paraId="367153FB" w14:textId="58526D09" w:rsidR="00263F14" w:rsidRPr="00263F14" w:rsidRDefault="00263F14" w:rsidP="00EB3BC7">
      <w:pPr>
        <w:spacing w:line="480" w:lineRule="auto"/>
        <w:rPr>
          <w:b/>
        </w:rPr>
      </w:pPr>
      <w:commentRangeStart w:id="440"/>
      <w:commentRangeStart w:id="441"/>
      <w:commentRangeStart w:id="442"/>
      <w:commentRangeStart w:id="443"/>
      <w:r w:rsidRPr="00263F14">
        <w:rPr>
          <w:b/>
        </w:rPr>
        <w:lastRenderedPageBreak/>
        <w:t>References</w:t>
      </w:r>
      <w:commentRangeEnd w:id="440"/>
      <w:r w:rsidR="00081881">
        <w:rPr>
          <w:rStyle w:val="CommentReference"/>
        </w:rPr>
        <w:commentReference w:id="440"/>
      </w:r>
      <w:commentRangeEnd w:id="441"/>
      <w:commentRangeEnd w:id="442"/>
      <w:r w:rsidR="006D16BE">
        <w:rPr>
          <w:rStyle w:val="CommentReference"/>
        </w:rPr>
        <w:commentReference w:id="441"/>
      </w:r>
      <w:r w:rsidR="00B307D5">
        <w:rPr>
          <w:rStyle w:val="CommentReference"/>
        </w:rPr>
        <w:commentReference w:id="442"/>
      </w:r>
      <w:commentRangeEnd w:id="443"/>
      <w:r w:rsidR="00CD7474">
        <w:rPr>
          <w:rStyle w:val="CommentReference"/>
        </w:rPr>
        <w:commentReference w:id="443"/>
      </w:r>
    </w:p>
    <w:p w14:paraId="301F1B33" w14:textId="77777777" w:rsidR="002E1F14" w:rsidRPr="002E1F14" w:rsidRDefault="00EC101B" w:rsidP="002E1F14">
      <w:pPr>
        <w:pStyle w:val="Bibliography"/>
        <w:rPr>
          <w:lang w:val="en-US"/>
        </w:rPr>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2E1F14" w:rsidRPr="002E1F14">
        <w:rPr>
          <w:lang w:val="en-US"/>
        </w:rPr>
        <w:t>Allgeier, J.E., Burkepile, D.E., Layman, C.A., 2017. Animal pee in the sea: consumer-mediated nutrient dynamics in the world’s changing oceans. Glob Change Biol 23, 2166–2178. https://doi.org/10.1111/gcb.13625</w:t>
      </w:r>
    </w:p>
    <w:p w14:paraId="346338D6" w14:textId="77777777" w:rsidR="002E1F14" w:rsidRPr="002E1F14" w:rsidRDefault="002E1F14" w:rsidP="002E1F14">
      <w:pPr>
        <w:pStyle w:val="Bibliography"/>
        <w:rPr>
          <w:lang w:val="en-US"/>
        </w:rPr>
      </w:pPr>
      <w:r w:rsidRPr="002E1F14">
        <w:rPr>
          <w:lang w:val="en-US"/>
        </w:rPr>
        <w:t>Allgeier, J.E., Yeager, L.A., Layman, C.A., 2013. Consumers regulate nutrient limitation regimes and primary production in seagrass ecosystems. Ecology 94, 521–529. https://doi.org/10.1890/12-1122.1</w:t>
      </w:r>
    </w:p>
    <w:p w14:paraId="5D884441" w14:textId="77777777" w:rsidR="002E1F14" w:rsidRPr="002E1F14" w:rsidRDefault="002E1F14" w:rsidP="002E1F14">
      <w:pPr>
        <w:pStyle w:val="Bibliography"/>
        <w:rPr>
          <w:lang w:val="en-US"/>
        </w:rPr>
      </w:pPr>
      <w:r w:rsidRPr="002E1F14">
        <w:rPr>
          <w:lang w:val="en-US"/>
        </w:rPr>
        <w:t>Aquilino, K.M., Bracken, M.E.S., Faubel, M.N., Stachowicz, J.J., 2009. Local-scale nutrient regeneration facilitates seaweed growth on wave-exposed rocky shores in an upwelling system. Limnol Oceanogr 54, 309–317. https://doi.org/10.4319/lo.2009.54.1.0309</w:t>
      </w:r>
    </w:p>
    <w:p w14:paraId="4FAF5BA3" w14:textId="77777777" w:rsidR="002E1F14" w:rsidRPr="002E1F14" w:rsidRDefault="002E1F14" w:rsidP="002E1F14">
      <w:pPr>
        <w:pStyle w:val="Bibliography"/>
        <w:rPr>
          <w:lang w:val="en-US"/>
        </w:rPr>
      </w:pPr>
      <w:r w:rsidRPr="002E1F14">
        <w:rPr>
          <w:lang w:val="en-US"/>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155B56E2" w14:textId="77777777" w:rsidR="002E1F14" w:rsidRPr="002E1F14" w:rsidRDefault="002E1F14" w:rsidP="002E1F14">
      <w:pPr>
        <w:pStyle w:val="Bibliography"/>
        <w:rPr>
          <w:lang w:val="en-US"/>
        </w:rPr>
      </w:pPr>
      <w:r w:rsidRPr="002E1F14">
        <w:rPr>
          <w:lang w:val="en-US"/>
        </w:rPr>
        <w:t>Arzul, G., 2001. Effect of marine animal excretions on differential growth of phytoplankton species. ICES Journal of Marine Science 58, 386–390. https://doi.org/10.1006/jmsc.2000.1038</w:t>
      </w:r>
    </w:p>
    <w:p w14:paraId="6C20C755" w14:textId="77777777" w:rsidR="002E1F14" w:rsidRPr="002E1F14" w:rsidRDefault="002E1F14" w:rsidP="002E1F14">
      <w:pPr>
        <w:pStyle w:val="Bibliography"/>
        <w:rPr>
          <w:lang w:val="en-US"/>
        </w:rPr>
      </w:pPr>
      <w:r w:rsidRPr="002E1F14">
        <w:rPr>
          <w:lang w:val="en-US"/>
        </w:rPr>
        <w:t>Attridge, C.M., Cox, K.D., Maher, B., Gross, S., Lim, E.G., Kattler, K.R., Côté, I.M., 2024. Studying Kelp Forests of Today to Forecast Ecosystems of the Future. Fisheries 49, 181–187. https://doi.org/10.1002/fsh.11065</w:t>
      </w:r>
    </w:p>
    <w:p w14:paraId="408C00AA" w14:textId="77777777" w:rsidR="002E1F14" w:rsidRPr="002E1F14" w:rsidRDefault="002E1F14" w:rsidP="002E1F14">
      <w:pPr>
        <w:pStyle w:val="Bibliography"/>
        <w:rPr>
          <w:lang w:val="en-US"/>
        </w:rPr>
      </w:pPr>
      <w:r w:rsidRPr="002E1F14">
        <w:rPr>
          <w:lang w:val="en-US"/>
        </w:rPr>
        <w:t>Benkwitt, C.E., Wilson, S.K., Graham, N.A.J., 2019. Seabird nutrient subsidies alter patterns of algal abundance and fish biomass on coral reefs following a bleaching event. Glob Change Biol 25, 2619–2632. https://doi.org/10.1111/gcb.14643</w:t>
      </w:r>
    </w:p>
    <w:p w14:paraId="56024C1A" w14:textId="77777777" w:rsidR="002E1F14" w:rsidRPr="002E1F14" w:rsidRDefault="002E1F14" w:rsidP="002E1F14">
      <w:pPr>
        <w:pStyle w:val="Bibliography"/>
        <w:rPr>
          <w:lang w:val="en-US"/>
        </w:rPr>
      </w:pPr>
      <w:r w:rsidRPr="002E1F14">
        <w:rPr>
          <w:lang w:val="en-US"/>
        </w:rPr>
        <w:t>Bracken, M.E.S., 2004. Invertebrate-mediated nutrient loading increases growth of an intertidal macroalga. J Phycol 40, 1032–1041. https://doi.org/10.1111/j.1529-8817.2004.03106.x</w:t>
      </w:r>
    </w:p>
    <w:p w14:paraId="312E7330" w14:textId="77777777" w:rsidR="002E1F14" w:rsidRPr="002E1F14" w:rsidRDefault="002E1F14" w:rsidP="002E1F14">
      <w:pPr>
        <w:pStyle w:val="Bibliography"/>
        <w:rPr>
          <w:lang w:val="en-US"/>
        </w:rPr>
      </w:pPr>
      <w:r w:rsidRPr="002E1F14">
        <w:rPr>
          <w:lang w:val="en-US"/>
        </w:rPr>
        <w:t>Bray, R.N., Miller, A.C., Johnson, S., Krause, P.R., Robertson, D.L., Westcott, A.M., 1988. Ammonium excretion by macroinvertebrates and fishes on a subtidal rocky reef in southern California. Marine Biology 100, 21–30. https://doi.org/10.1007/BF00392951</w:t>
      </w:r>
    </w:p>
    <w:p w14:paraId="5E05C7EF" w14:textId="77777777" w:rsidR="002E1F14" w:rsidRPr="002E1F14" w:rsidRDefault="002E1F14" w:rsidP="002E1F14">
      <w:pPr>
        <w:pStyle w:val="Bibliography"/>
        <w:rPr>
          <w:lang w:val="en-US"/>
        </w:rPr>
      </w:pPr>
      <w:r w:rsidRPr="002E1F14">
        <w:rPr>
          <w:lang w:val="en-US"/>
        </w:rPr>
        <w:t>Broitman, B.R., Navarrete, S.A., Smith, F., Gaines, S.D., 2001. Geographic variation of southeastern Pacific intertidal communities. Marine Ecology Progress Series 224, 21–34. https://doi.org/10.3354/meps224021</w:t>
      </w:r>
    </w:p>
    <w:p w14:paraId="1ED41150" w14:textId="77777777" w:rsidR="002E1F14" w:rsidRPr="002E1F14" w:rsidRDefault="002E1F14" w:rsidP="002E1F14">
      <w:pPr>
        <w:pStyle w:val="Bibliography"/>
        <w:rPr>
          <w:lang w:val="en-US"/>
        </w:rPr>
      </w:pPr>
      <w:r w:rsidRPr="002E1F14">
        <w:rPr>
          <w:lang w:val="en-US"/>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48A8FCB5" w14:textId="77777777" w:rsidR="002E1F14" w:rsidRPr="002E1F14" w:rsidRDefault="002E1F14" w:rsidP="002E1F14">
      <w:pPr>
        <w:pStyle w:val="Bibliography"/>
        <w:rPr>
          <w:lang w:val="en-US"/>
        </w:rPr>
      </w:pPr>
      <w:r w:rsidRPr="002E1F14">
        <w:rPr>
          <w:lang w:val="en-US"/>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15F39302" w14:textId="77777777" w:rsidR="002E1F14" w:rsidRPr="002E1F14" w:rsidRDefault="002E1F14" w:rsidP="002E1F14">
      <w:pPr>
        <w:pStyle w:val="Bibliography"/>
        <w:rPr>
          <w:lang w:val="en-US"/>
        </w:rPr>
      </w:pPr>
      <w:r w:rsidRPr="002E1F14">
        <w:rPr>
          <w:lang w:val="en-US"/>
        </w:rPr>
        <w:t>Cedeno, T.H., Brzezinski, M.A., Miller, R.J., Reed, D.C., 2021. An evaluation of surge uptake capability in the giant kelp (Macrocystis pyrifera) in response to pulses of three different forms of nitrogen. Mar Biol 168, 166. https://doi.org/10.1007/s00227-021-03975-z</w:t>
      </w:r>
    </w:p>
    <w:p w14:paraId="3C5B72BE" w14:textId="77777777" w:rsidR="002E1F14" w:rsidRPr="002E1F14" w:rsidRDefault="002E1F14" w:rsidP="002E1F14">
      <w:pPr>
        <w:pStyle w:val="Bibliography"/>
        <w:rPr>
          <w:lang w:val="en-US"/>
        </w:rPr>
      </w:pPr>
      <w:r w:rsidRPr="002E1F14">
        <w:rPr>
          <w:lang w:val="en-US"/>
        </w:rPr>
        <w:t>Dayton, P.K., Tegner, M.J., Edwards, P.B., Riser, K.L., 1999. Temporal and Spatial Scales of Kelp Demography: The Role of Oceanographic Climate. Ecological Monographs 69, 219–250. https://doi.org/10.1890/0012-9615(1999)069[0219:TASSOK]2.0.CO;2</w:t>
      </w:r>
    </w:p>
    <w:p w14:paraId="1B4DB3A6" w14:textId="77777777" w:rsidR="002E1F14" w:rsidRPr="002E1F14" w:rsidRDefault="002E1F14" w:rsidP="002E1F14">
      <w:pPr>
        <w:pStyle w:val="Bibliography"/>
        <w:rPr>
          <w:lang w:val="en-US"/>
        </w:rPr>
      </w:pPr>
      <w:r w:rsidRPr="002E1F14">
        <w:rPr>
          <w:lang w:val="en-US"/>
        </w:rPr>
        <w:lastRenderedPageBreak/>
        <w:t>Doughty, C.E., Roman, J., Faurby, S., Wolf, A., Haque, A., Bakker, E.S., Malhi, Y., Dunning, J.B., Svenning, J.-C., 2016. Global nutrient transport in a world of giants. Proceedings of the National Academy of Sciences 113, 868–873. https://doi.org/10.1073/pnas.1502549112</w:t>
      </w:r>
    </w:p>
    <w:p w14:paraId="0EF1ABDE" w14:textId="77777777" w:rsidR="002E1F14" w:rsidRPr="002E1F14" w:rsidRDefault="002E1F14" w:rsidP="002E1F14">
      <w:pPr>
        <w:pStyle w:val="Bibliography"/>
        <w:rPr>
          <w:lang w:val="en-US"/>
        </w:rPr>
      </w:pPr>
      <w:r w:rsidRPr="002E1F14">
        <w:rPr>
          <w:lang w:val="en-US"/>
        </w:rPr>
        <w:t>Druehl, L.D., Harrison, P.J., Lloyd, K.E., Thompson, P.A., 1989. Phenotypic variation in N uptake by Laminaria groenlandica Rosenvinge (Laminariales, Phaeophyta). Journal of Experimental Marine Biology and Ecology 127, 155–164. https://doi.org/10.1016/0022-0981(89)90181-0</w:t>
      </w:r>
    </w:p>
    <w:p w14:paraId="685B1ED7" w14:textId="77777777" w:rsidR="002E1F14" w:rsidRPr="002E1F14" w:rsidRDefault="002E1F14" w:rsidP="002E1F14">
      <w:pPr>
        <w:pStyle w:val="Bibliography"/>
        <w:rPr>
          <w:lang w:val="en-US"/>
        </w:rPr>
      </w:pPr>
      <w:r w:rsidRPr="002E1F14">
        <w:rPr>
          <w:lang w:val="en-US"/>
        </w:rPr>
        <w:t>Edgar, G., Stuart-Smith, R., 2009. Ecological effects of marine protected areas on rocky reef communities—a continental-scale analysis. Mar. Ecol. Prog. Ser. 388, 51–62. https://doi.org/10.3354/meps08149</w:t>
      </w:r>
    </w:p>
    <w:p w14:paraId="0ABB0AFB" w14:textId="77777777" w:rsidR="002E1F14" w:rsidRPr="002E1F14" w:rsidRDefault="002E1F14" w:rsidP="002E1F14">
      <w:pPr>
        <w:pStyle w:val="Bibliography"/>
        <w:rPr>
          <w:lang w:val="en-US"/>
        </w:rPr>
      </w:pPr>
      <w:r w:rsidRPr="002E1F14">
        <w:rPr>
          <w:lang w:val="en-US"/>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44A0EFBD" w14:textId="77777777" w:rsidR="002E1F14" w:rsidRPr="002E1F14" w:rsidRDefault="002E1F14" w:rsidP="002E1F14">
      <w:pPr>
        <w:pStyle w:val="Bibliography"/>
        <w:rPr>
          <w:lang w:val="en-US"/>
        </w:rPr>
      </w:pPr>
      <w:r w:rsidRPr="002E1F14">
        <w:rPr>
          <w:lang w:val="en-US"/>
        </w:rPr>
        <w:t>Francis, F.T., Côté, I.M., 2018. Fish movement drives spatial and temporal patterns of nutrient provisioning on coral reef patches. Ecosphere 9, e02225. https://doi.org/10.1002/ecs2.2225</w:t>
      </w:r>
    </w:p>
    <w:p w14:paraId="6D19F41C" w14:textId="77777777" w:rsidR="002E1F14" w:rsidRPr="002E1F14" w:rsidRDefault="002E1F14" w:rsidP="002E1F14">
      <w:pPr>
        <w:pStyle w:val="Bibliography"/>
        <w:rPr>
          <w:lang w:val="en-US"/>
        </w:rPr>
      </w:pPr>
      <w:r w:rsidRPr="002E1F14">
        <w:rPr>
          <w:lang w:val="en-US"/>
        </w:rPr>
        <w:t>Froese, R., Thorson, J.T., Reyes Jr, R.B., 2014. A Bayesian approach for estimating length-weight relationships in fishes. Journal of Applied Ichthyology 30, 78–85. https://doi.org/10.1111/jai.12299</w:t>
      </w:r>
    </w:p>
    <w:p w14:paraId="17B6B6D5" w14:textId="77777777" w:rsidR="002E1F14" w:rsidRPr="002E1F14" w:rsidRDefault="002E1F14" w:rsidP="002E1F14">
      <w:pPr>
        <w:pStyle w:val="Bibliography"/>
        <w:rPr>
          <w:lang w:val="en-US"/>
        </w:rPr>
      </w:pPr>
      <w:r w:rsidRPr="002E1F14">
        <w:rPr>
          <w:lang w:val="en-US"/>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790C8FE" w14:textId="77777777" w:rsidR="002E1F14" w:rsidRPr="002E1F14" w:rsidRDefault="002E1F14" w:rsidP="002E1F14">
      <w:pPr>
        <w:pStyle w:val="Bibliography"/>
        <w:rPr>
          <w:lang w:val="en-US"/>
        </w:rPr>
      </w:pPr>
      <w:r w:rsidRPr="002E1F14">
        <w:rPr>
          <w:lang w:val="en-US"/>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687B9A47" w14:textId="77777777" w:rsidR="002E1F14" w:rsidRPr="002E1F14" w:rsidRDefault="002E1F14" w:rsidP="002E1F14">
      <w:pPr>
        <w:pStyle w:val="Bibliography"/>
        <w:rPr>
          <w:lang w:val="en-US"/>
        </w:rPr>
      </w:pPr>
      <w:r w:rsidRPr="002E1F14">
        <w:rPr>
          <w:lang w:val="en-US"/>
        </w:rPr>
        <w:t>Hartig, F., 2022. DHARMa: Residual Diagnostics for Hierarchical (Multi-Level / Mixed) Regression Models. R package version 0.4.6.</w:t>
      </w:r>
    </w:p>
    <w:p w14:paraId="68DA861C" w14:textId="77777777" w:rsidR="002E1F14" w:rsidRPr="002E1F14" w:rsidRDefault="002E1F14" w:rsidP="002E1F14">
      <w:pPr>
        <w:pStyle w:val="Bibliography"/>
        <w:rPr>
          <w:lang w:val="en-US"/>
        </w:rPr>
      </w:pPr>
      <w:r w:rsidRPr="002E1F14">
        <w:rPr>
          <w:lang w:val="en-US"/>
        </w:rPr>
        <w:t>Holbrook, S.J., Brooks, A.J., Schmitt, R.J., Stewart, H.L., 2008. Effects of sheltering fish on growth of their host corals. Mar Biol 155, 521–530. https://doi.org/10.1007/s00227-008-1051-7</w:t>
      </w:r>
    </w:p>
    <w:p w14:paraId="2257C4BA" w14:textId="77777777" w:rsidR="002E1F14" w:rsidRPr="002E1F14" w:rsidRDefault="002E1F14" w:rsidP="002E1F14">
      <w:pPr>
        <w:pStyle w:val="Bibliography"/>
        <w:rPr>
          <w:lang w:val="en-US"/>
        </w:rPr>
      </w:pPr>
      <w:r w:rsidRPr="002E1F14">
        <w:rPr>
          <w:lang w:val="en-US"/>
        </w:rPr>
        <w:t>Holmes, R.M., Aminot, A., Kerouel, R., Hooker, B.A., Peterson, B.J., 1999. A simple and precise method for measuring ammonium in marine and freshwater ecosystems. Canadian Journal of Fisheries and Aquatic Sciences 56, 1801–1808. https://doi.org/10.1139/f99-128</w:t>
      </w:r>
    </w:p>
    <w:p w14:paraId="1C22E445" w14:textId="77777777" w:rsidR="002E1F14" w:rsidRPr="002E1F14" w:rsidRDefault="002E1F14" w:rsidP="002E1F14">
      <w:pPr>
        <w:pStyle w:val="Bibliography"/>
        <w:rPr>
          <w:lang w:val="en-US"/>
        </w:rPr>
      </w:pPr>
      <w:r w:rsidRPr="004F7472">
        <w:rPr>
          <w:lang w:val="fr-FR"/>
        </w:rPr>
        <w:t xml:space="preserve">Hurd, C.L., Durante, K.M., Harrison, P.J., 2000. </w:t>
      </w:r>
      <w:r w:rsidRPr="002E1F14">
        <w:rPr>
          <w:lang w:val="en-US"/>
        </w:rPr>
        <w:t xml:space="preserve">Influence of bryozoan colonization on the physiology of the kelp Macrocystis integrifolia (Laminariales, Phaeophyta) from </w:t>
      </w:r>
      <w:r w:rsidRPr="002E1F14">
        <w:rPr>
          <w:lang w:val="en-US"/>
        </w:rPr>
        <w:lastRenderedPageBreak/>
        <w:t>nitrogen-rich and -poor sites in Barkley Sound, British Columbia, Canada. Phycologia 39, 435–440. https://doi.org/10.2216/i0031-8884-39-5-435.1</w:t>
      </w:r>
    </w:p>
    <w:p w14:paraId="019BF699" w14:textId="77777777" w:rsidR="002E1F14" w:rsidRPr="002E1F14" w:rsidRDefault="002E1F14" w:rsidP="002E1F14">
      <w:pPr>
        <w:pStyle w:val="Bibliography"/>
        <w:rPr>
          <w:lang w:val="en-US"/>
        </w:rPr>
      </w:pPr>
      <w:r w:rsidRPr="002E1F14">
        <w:rPr>
          <w:lang w:val="en-US"/>
        </w:rPr>
        <w:t>Jackson, G.A., Winant, C.D., 1983. Effect of a kelp forest on coastal currents. Continental Shelf Research 2, 75–80. https://doi.org/10.1016/0278-4343(83)90023-7</w:t>
      </w:r>
    </w:p>
    <w:p w14:paraId="575002A7" w14:textId="77777777" w:rsidR="002E1F14" w:rsidRPr="002E1F14" w:rsidRDefault="002E1F14" w:rsidP="002E1F14">
      <w:pPr>
        <w:pStyle w:val="Bibliography"/>
        <w:rPr>
          <w:lang w:val="en-US"/>
        </w:rPr>
      </w:pPr>
      <w:r w:rsidRPr="002E1F14">
        <w:rPr>
          <w:lang w:val="en-US"/>
        </w:rPr>
        <w:t>Layman, C.A., Allgeier, J.E., Montaña, C.G., 2016. Mechanistic evidence of enhanced production on artificial reefs: A case study in a Bahamian seagrass ecosystem. Ecol Eng 95, 574–579. https://doi.org/10.1016/j.ecoleng.2016.06.109</w:t>
      </w:r>
    </w:p>
    <w:p w14:paraId="3382ADEA" w14:textId="77777777" w:rsidR="002E1F14" w:rsidRPr="002E1F14" w:rsidRDefault="002E1F14" w:rsidP="002E1F14">
      <w:pPr>
        <w:pStyle w:val="Bibliography"/>
        <w:rPr>
          <w:lang w:val="en-US"/>
        </w:rPr>
      </w:pPr>
      <w:r w:rsidRPr="002E1F14">
        <w:rPr>
          <w:lang w:val="en-US"/>
        </w:rPr>
        <w:t>Lees, L.E., Jordan, S.N.Z., Bracken, M.E.S., 2024. Kelps may compensate for low nitrate availability by using regenerated forms of nitrogen, including urea and ammonium. Journal of Phycology 60, 768–777. https://doi.org/10.1111/jpy.13459</w:t>
      </w:r>
    </w:p>
    <w:p w14:paraId="3756C8DE" w14:textId="77777777" w:rsidR="002E1F14" w:rsidRPr="002E1F14" w:rsidRDefault="002E1F14" w:rsidP="002E1F14">
      <w:pPr>
        <w:pStyle w:val="Bibliography"/>
        <w:rPr>
          <w:lang w:val="en-US"/>
        </w:rPr>
      </w:pPr>
      <w:r w:rsidRPr="002E1F14">
        <w:rPr>
          <w:lang w:val="en-US"/>
        </w:rPr>
        <w:t>Leibold, M.A., 1991. Biodiversity and nutrient enrichment in pond plankton communities. Evol. Ecol. Res 1, 73–95.</w:t>
      </w:r>
    </w:p>
    <w:p w14:paraId="1764C4D8" w14:textId="77777777" w:rsidR="002E1F14" w:rsidRPr="002E1F14" w:rsidRDefault="002E1F14" w:rsidP="002E1F14">
      <w:pPr>
        <w:pStyle w:val="Bibliography"/>
        <w:rPr>
          <w:lang w:val="en-US"/>
        </w:rPr>
      </w:pPr>
      <w:r w:rsidRPr="002E1F14">
        <w:rPr>
          <w:lang w:val="en-US"/>
        </w:rPr>
        <w:t>Lobban, C.S., Harrison, P.J., 1994. Seaweed Ecology and Physiology. Cambridge University Press.</w:t>
      </w:r>
    </w:p>
    <w:p w14:paraId="0FE03DEE" w14:textId="77777777" w:rsidR="002E1F14" w:rsidRPr="002E1F14" w:rsidRDefault="002E1F14" w:rsidP="002E1F14">
      <w:pPr>
        <w:pStyle w:val="Bibliography"/>
        <w:rPr>
          <w:lang w:val="en-US"/>
        </w:rPr>
      </w:pPr>
      <w:r w:rsidRPr="002E1F14">
        <w:rPr>
          <w:lang w:val="en-US"/>
        </w:rPr>
        <w:t>Lønborg, C., Müller, M., Butler, E.C.V., Jiang, S., Ooi, S.K., Trinh, D.H., Wong, P.Y., Ali, S.M., Cui, C., Siong, W.B., Yando, E.S., Friess, D.A., Rosentreter, J.A., Eyre, B.D., Martin, P., 2021. Nutrient cycling in tropical and temperate coastal waters: Is latitude making a difference? Estuarine, Coastal and Shelf Science 262, 107571. https://doi.org/10.1016/j.ecss.2021.107571</w:t>
      </w:r>
    </w:p>
    <w:p w14:paraId="28B4946D" w14:textId="77777777" w:rsidR="002E1F14" w:rsidRPr="002E1F14" w:rsidRDefault="002E1F14" w:rsidP="002E1F14">
      <w:pPr>
        <w:pStyle w:val="Bibliography"/>
        <w:rPr>
          <w:lang w:val="en-US"/>
        </w:rPr>
      </w:pPr>
      <w:r w:rsidRPr="002E1F14">
        <w:rPr>
          <w:lang w:val="en-US"/>
        </w:rPr>
        <w:t>Lowman, H.E., Hirsch, M.E., Brzezinski, M.A., Melack, J.M., 2023. Examining the Potential of Sandy Marine Sediments Surrounding Giant Kelp Forests to Provide Recycled Nutrients for Growth. Journal of Coastal Research 39, 442–454. https://doi.org/10.2112/JCOASTRES-D-22-00035.1</w:t>
      </w:r>
    </w:p>
    <w:p w14:paraId="32AEDF95" w14:textId="77777777" w:rsidR="002E1F14" w:rsidRPr="002E1F14" w:rsidRDefault="002E1F14" w:rsidP="002E1F14">
      <w:pPr>
        <w:pStyle w:val="Bibliography"/>
        <w:rPr>
          <w:lang w:val="en-US"/>
        </w:rPr>
      </w:pPr>
      <w:r w:rsidRPr="002E1F14">
        <w:rPr>
          <w:lang w:val="en-US"/>
        </w:rPr>
        <w:t>MacIsaac, J.J., Dugdale, R.C., 1972. Interactions of light and inorganic nitrogen in controlling nitrogen uptake in the sea. Deep Sea Research and Oceanographic Abstracts 19, 209–232. https://doi.org/10.1016/0011-7471(72)90032-0</w:t>
      </w:r>
    </w:p>
    <w:p w14:paraId="79C423A1" w14:textId="77777777" w:rsidR="002E1F14" w:rsidRPr="002E1F14" w:rsidRDefault="002E1F14" w:rsidP="002E1F14">
      <w:pPr>
        <w:pStyle w:val="Bibliography"/>
        <w:rPr>
          <w:lang w:val="en-US"/>
        </w:rPr>
      </w:pPr>
      <w:r w:rsidRPr="002E1F14">
        <w:rPr>
          <w:lang w:val="en-US"/>
        </w:rPr>
        <w:t>MacIsaac, J.J., Dugdale, R.C., 1969. The kinetics of nitrate and ammonia uptake by natural populations of marine phytoplankton. Deep Sea Research and Oceanographic Abstracts 16, 45–57. https://doi.org/10.1016/0011-7471(69)90049-7</w:t>
      </w:r>
    </w:p>
    <w:p w14:paraId="7497C2C8" w14:textId="77777777" w:rsidR="002E1F14" w:rsidRPr="002E1F14" w:rsidRDefault="002E1F14" w:rsidP="002E1F14">
      <w:pPr>
        <w:pStyle w:val="Bibliography"/>
        <w:rPr>
          <w:lang w:val="en-US"/>
        </w:rPr>
      </w:pPr>
      <w:r w:rsidRPr="002E1F14">
        <w:rPr>
          <w:lang w:val="en-US"/>
        </w:rPr>
        <w:t>McInturf, A.G., Pollack, L., Yang, L.H., Spiegel, O., 2019. Vectors with autonomy: what distinguishes animal-mediated nutrient transport from abiotic vectors? Biological Reviews 94, 1761–1773. https://doi.org/10.1111/brv.12525</w:t>
      </w:r>
    </w:p>
    <w:p w14:paraId="7D18770D" w14:textId="77777777" w:rsidR="002E1F14" w:rsidRPr="002E1F14" w:rsidRDefault="002E1F14" w:rsidP="002E1F14">
      <w:pPr>
        <w:pStyle w:val="Bibliography"/>
        <w:rPr>
          <w:lang w:val="en-US"/>
        </w:rPr>
      </w:pPr>
      <w:r w:rsidRPr="002E1F14">
        <w:rPr>
          <w:lang w:val="en-US"/>
        </w:rPr>
        <w:t>Menge, B.A., 1992. Community Regulation: Under What Conditions Are Bottom-Up Factors Important on Rocky Shores? Ecology 73, 755–765. https://doi.org/10.2307/1940155</w:t>
      </w:r>
    </w:p>
    <w:p w14:paraId="2E9C2C6E" w14:textId="77777777" w:rsidR="002E1F14" w:rsidRPr="002E1F14" w:rsidRDefault="002E1F14" w:rsidP="002E1F14">
      <w:pPr>
        <w:pStyle w:val="Bibliography"/>
        <w:rPr>
          <w:lang w:val="en-US"/>
        </w:rPr>
      </w:pPr>
      <w:r w:rsidRPr="002E1F14">
        <w:rPr>
          <w:lang w:val="en-US"/>
        </w:rPr>
        <w:t>Menge, B.A., Daley, B.A., Wheeler, P.A., Dahlhoff, E., Sanford, E., Strub, P.T., 1997. Benthic–pelagic links and rocky intertidal communities: Bottom-up effects on top-down control? Proceedings of the National Academy of Sciences 94, 14530–14535. https://doi.org/10.1073/pnas.94.26.14530</w:t>
      </w:r>
    </w:p>
    <w:p w14:paraId="3861316F" w14:textId="77777777" w:rsidR="002E1F14" w:rsidRPr="002E1F14" w:rsidRDefault="002E1F14" w:rsidP="002E1F14">
      <w:pPr>
        <w:pStyle w:val="Bibliography"/>
        <w:rPr>
          <w:lang w:val="en-US"/>
        </w:rPr>
      </w:pPr>
      <w:r w:rsidRPr="002E1F14">
        <w:rPr>
          <w:lang w:val="en-US"/>
        </w:rPr>
        <w:t>Meyer, J.L., Schultz, E.T., 1985. Migrating haemulid fishes as a source of nutrients and organic matter on coral reefs. Limnol Oceanogr 30, 146–156.</w:t>
      </w:r>
    </w:p>
    <w:p w14:paraId="03B22F04" w14:textId="77777777" w:rsidR="002E1F14" w:rsidRPr="002E1F14" w:rsidRDefault="002E1F14" w:rsidP="002E1F14">
      <w:pPr>
        <w:pStyle w:val="Bibliography"/>
        <w:rPr>
          <w:lang w:val="en-US"/>
        </w:rPr>
      </w:pPr>
      <w:r w:rsidRPr="002E1F14">
        <w:rPr>
          <w:lang w:val="en-US"/>
        </w:rPr>
        <w:t>Meyer, J.L., Schultz, E.T., Helfman, G.S., 1983. Fish schools: An asset to corals. Science 220, 1047–1049. https://doi.org/10.1126/science.220.4601.1047</w:t>
      </w:r>
    </w:p>
    <w:p w14:paraId="65C26F10" w14:textId="77777777" w:rsidR="002E1F14" w:rsidRPr="004F7472" w:rsidRDefault="002E1F14" w:rsidP="002E1F14">
      <w:pPr>
        <w:pStyle w:val="Bibliography"/>
        <w:rPr>
          <w:lang w:val="fr-FR"/>
        </w:rPr>
      </w:pPr>
      <w:r w:rsidRPr="002E1F14">
        <w:rPr>
          <w:lang w:val="en-US"/>
        </w:rPr>
        <w:t xml:space="preserve">Müller, J., Brandl, R., Brändle, M., Förster, B., de Araujo, B.C., Gossner, M.M., Ladas, A., Wagner, M., Maraun, M., Schall, P., Schmidt, S., Heurich, M., Thorn, S., Seibold, S., 2018. LiDAR-derived canopy structure supports the more-individuals hypothesis for </w:t>
      </w:r>
      <w:r w:rsidRPr="002E1F14">
        <w:rPr>
          <w:lang w:val="en-US"/>
        </w:rPr>
        <w:lastRenderedPageBreak/>
        <w:t xml:space="preserve">arthropod diversity in temperate forests. </w:t>
      </w:r>
      <w:proofErr w:type="spellStart"/>
      <w:r w:rsidRPr="004F7472">
        <w:rPr>
          <w:lang w:val="fr-FR"/>
        </w:rPr>
        <w:t>Oikos</w:t>
      </w:r>
      <w:proofErr w:type="spellEnd"/>
      <w:r w:rsidRPr="004F7472">
        <w:rPr>
          <w:lang w:val="fr-FR"/>
        </w:rPr>
        <w:t xml:space="preserve"> 127, 814–824. https://doi.org/10.1111/oik.04972</w:t>
      </w:r>
    </w:p>
    <w:p w14:paraId="6F2BA502" w14:textId="77777777" w:rsidR="002E1F14" w:rsidRPr="002E1F14" w:rsidRDefault="002E1F14" w:rsidP="002E1F14">
      <w:pPr>
        <w:pStyle w:val="Bibliography"/>
        <w:rPr>
          <w:lang w:val="en-US"/>
        </w:rPr>
      </w:pPr>
      <w:r w:rsidRPr="004F7472">
        <w:rPr>
          <w:lang w:val="fr-FR"/>
        </w:rPr>
        <w:t xml:space="preserve">Murie, K.A., Bourdeau, P.E., 2020. </w:t>
      </w:r>
      <w:r w:rsidRPr="002E1F14">
        <w:rPr>
          <w:lang w:val="en-US"/>
        </w:rPr>
        <w:t>Fragmented kelp forest canopies retain their ability to alter local seawater chemistry. Sci Rep 10, 11939. https://doi.org/10.1038/s41598-020-68841-2</w:t>
      </w:r>
    </w:p>
    <w:p w14:paraId="786622A7" w14:textId="77777777" w:rsidR="002E1F14" w:rsidRPr="002E1F14" w:rsidRDefault="002E1F14" w:rsidP="002E1F14">
      <w:pPr>
        <w:pStyle w:val="Bibliography"/>
        <w:rPr>
          <w:lang w:val="en-US"/>
        </w:rPr>
      </w:pPr>
      <w:r w:rsidRPr="002E1F14">
        <w:rPr>
          <w:lang w:val="en-US"/>
        </w:rPr>
        <w:t>Nielsen, K.J., Navarrete, S.A., 2004. Mesoscale regulation comes from the bottom-up: intertidal interactions between consumers and upwelling. Ecology Letters 7, 31–41. https://doi.org/10.1046/j.1461-0248.2003.00542.x</w:t>
      </w:r>
    </w:p>
    <w:p w14:paraId="014C5449" w14:textId="77777777" w:rsidR="002E1F14" w:rsidRPr="002E1F14" w:rsidRDefault="002E1F14" w:rsidP="002E1F14">
      <w:pPr>
        <w:pStyle w:val="Bibliography"/>
        <w:rPr>
          <w:lang w:val="en-US"/>
        </w:rPr>
      </w:pPr>
      <w:r w:rsidRPr="002E1F14">
        <w:rPr>
          <w:lang w:val="en-US"/>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684A327C" w14:textId="77777777" w:rsidR="002E1F14" w:rsidRPr="002E1F14" w:rsidRDefault="002E1F14" w:rsidP="002E1F14">
      <w:pPr>
        <w:pStyle w:val="Bibliography"/>
        <w:rPr>
          <w:lang w:val="en-US"/>
        </w:rPr>
      </w:pPr>
      <w:r w:rsidRPr="002E1F14">
        <w:rPr>
          <w:lang w:val="en-US"/>
        </w:rPr>
        <w:t>Paine, R.T., 1986. Benthic community—water column coupling during the 1982-1983 El Niño. Are community changes at high latitudes attributable to cause or coincidence?1. Limnology and Oceanography 31, 351–360. https://doi.org/10.4319/lo.1986.31.2.0351</w:t>
      </w:r>
    </w:p>
    <w:p w14:paraId="017FA135" w14:textId="77777777" w:rsidR="002E1F14" w:rsidRPr="002E1F14" w:rsidRDefault="002E1F14" w:rsidP="002E1F14">
      <w:pPr>
        <w:pStyle w:val="Bibliography"/>
        <w:rPr>
          <w:lang w:val="en-US"/>
        </w:rPr>
      </w:pPr>
      <w:r w:rsidRPr="002E1F14">
        <w:rPr>
          <w:lang w:val="en-US"/>
        </w:rPr>
        <w:t>Pawlowicz, R., 2017. Seasonal cycles, hypoxia, and renewal in a coastal fjord (Barkley Sound, British Columbia). Atmosphere-Ocean 55, 264–283. https://doi.org/10.1080/07055900.2017.1374240</w:t>
      </w:r>
    </w:p>
    <w:p w14:paraId="18582B40" w14:textId="77777777" w:rsidR="002E1F14" w:rsidRPr="002E1F14" w:rsidRDefault="002E1F14" w:rsidP="002E1F14">
      <w:pPr>
        <w:pStyle w:val="Bibliography"/>
        <w:rPr>
          <w:lang w:val="en-US"/>
        </w:rPr>
      </w:pPr>
      <w:r w:rsidRPr="002E1F14">
        <w:rPr>
          <w:lang w:val="en-US"/>
        </w:rPr>
        <w:t>Pfister, C.A., Altabet, M.A., Post, D., 2014. Animal regeneration and microbial retention of nitrogen along coastal rocky shores. Ecology 95, 2803–2814. https://doi.org/10.1890/13-1825.1</w:t>
      </w:r>
    </w:p>
    <w:p w14:paraId="097FE430" w14:textId="77777777" w:rsidR="002E1F14" w:rsidRPr="002E1F14" w:rsidRDefault="002E1F14" w:rsidP="002E1F14">
      <w:pPr>
        <w:pStyle w:val="Bibliography"/>
        <w:rPr>
          <w:lang w:val="en-US"/>
        </w:rPr>
      </w:pPr>
      <w:r w:rsidRPr="002E1F14">
        <w:rPr>
          <w:lang w:val="en-US"/>
        </w:rPr>
        <w:t>Pfister, C.A., Altabet, M.A., Weigel, B.L., 2019. Kelp beds and their local effects on seawater chemistry, productivity, and microbial communities. Ecology 100, e02798. https://doi.org/10.1002/ecy.2798</w:t>
      </w:r>
    </w:p>
    <w:p w14:paraId="0A61AB51" w14:textId="77777777" w:rsidR="002E1F14" w:rsidRPr="002E1F14" w:rsidRDefault="002E1F14" w:rsidP="002E1F14">
      <w:pPr>
        <w:pStyle w:val="Bibliography"/>
        <w:rPr>
          <w:lang w:val="en-US"/>
        </w:rPr>
      </w:pPr>
      <w:r w:rsidRPr="002E1F14">
        <w:rPr>
          <w:lang w:val="en-US"/>
        </w:rPr>
        <w:t>Phillips, J.C., Hurd, C.L., 2004. Kinetics of nitrate, ammonium, and urea uptake by four intertidal seaweeds from New Zealand. J Phycol 40, 534–545. https://doi.org/10.1111/j.1529-8817.2004.03157.x</w:t>
      </w:r>
    </w:p>
    <w:p w14:paraId="5FF60227" w14:textId="77777777" w:rsidR="002E1F14" w:rsidRPr="002E1F14" w:rsidRDefault="002E1F14" w:rsidP="002E1F14">
      <w:pPr>
        <w:pStyle w:val="Bibliography"/>
        <w:rPr>
          <w:lang w:val="en-US"/>
        </w:rPr>
      </w:pPr>
      <w:r w:rsidRPr="002E1F14">
        <w:rPr>
          <w:lang w:val="en-US"/>
        </w:rPr>
        <w:t>Probyn, T.A., Chapman, A.R.O., 1983. Summer growth of Chordaria flagelliformis (O.F. Muell.) C. Ag.: Physiological strategies in a nutrient stressed environment. Journal of Experimental Marine Biology and Ecology 73, 243–271. https://doi.org/10.1016/0022-0981(83)90050-3</w:t>
      </w:r>
    </w:p>
    <w:p w14:paraId="7BBD6B71" w14:textId="77777777" w:rsidR="002E1F14" w:rsidRPr="002E1F14" w:rsidRDefault="002E1F14" w:rsidP="002E1F14">
      <w:pPr>
        <w:pStyle w:val="Bibliography"/>
        <w:rPr>
          <w:lang w:val="en-US"/>
        </w:rPr>
      </w:pPr>
      <w:r w:rsidRPr="002E1F14">
        <w:rPr>
          <w:lang w:val="en-US"/>
        </w:rPr>
        <w:t>R Core Team, 2019. R: A language and environment for statistical computing.</w:t>
      </w:r>
    </w:p>
    <w:p w14:paraId="2CCFCB68" w14:textId="77777777" w:rsidR="002E1F14" w:rsidRPr="002E1F14" w:rsidRDefault="002E1F14" w:rsidP="002E1F14">
      <w:pPr>
        <w:pStyle w:val="Bibliography"/>
        <w:rPr>
          <w:lang w:val="en-US"/>
        </w:rPr>
      </w:pPr>
      <w:r w:rsidRPr="004F7472">
        <w:rPr>
          <w:lang w:val="fr-FR"/>
        </w:rPr>
        <w:t xml:space="preserve">Roman, J., McCarthy, J.J., 2010. </w:t>
      </w:r>
      <w:r w:rsidRPr="002E1F14">
        <w:rPr>
          <w:lang w:val="en-US"/>
        </w:rPr>
        <w:t>The Whale Pump: Marine Mammals Enhance Primary Productivity in a Coastal Basin. PLoS ONE 5, e13255. https://doi.org/10.1371/journal.pone.0013255</w:t>
      </w:r>
    </w:p>
    <w:p w14:paraId="3ABB2A46" w14:textId="77777777" w:rsidR="002E1F14" w:rsidRPr="002E1F14" w:rsidRDefault="002E1F14" w:rsidP="002E1F14">
      <w:pPr>
        <w:pStyle w:val="Bibliography"/>
        <w:rPr>
          <w:lang w:val="en-US"/>
        </w:rPr>
      </w:pPr>
      <w:r w:rsidRPr="002E1F14">
        <w:rPr>
          <w:lang w:val="en-US"/>
        </w:rPr>
        <w:t>Rosman, J.H., Koseff, J.R., Monismith, S.G., Grover, J., 2007. A field investigation into the effects of a kelp forest (Macrocystis pyrifera) on coastal hydrodynamics and transport. Journal of Geophysical Research: Oceans 112. https://doi.org/10.1029/2005JC003430</w:t>
      </w:r>
    </w:p>
    <w:p w14:paraId="3951A2EF" w14:textId="77777777" w:rsidR="002E1F14" w:rsidRPr="002E1F14" w:rsidRDefault="002E1F14" w:rsidP="002E1F14">
      <w:pPr>
        <w:pStyle w:val="Bibliography"/>
        <w:rPr>
          <w:lang w:val="en-US"/>
        </w:rPr>
      </w:pPr>
      <w:r w:rsidRPr="002E1F14">
        <w:rPr>
          <w:lang w:val="en-US"/>
        </w:rPr>
        <w:t>RStudio Team, 2016. RStudio: Integrated development for R.</w:t>
      </w:r>
    </w:p>
    <w:p w14:paraId="0BE48D0F" w14:textId="77777777" w:rsidR="002E1F14" w:rsidRPr="002E1F14" w:rsidRDefault="002E1F14" w:rsidP="002E1F14">
      <w:pPr>
        <w:pStyle w:val="Bibliography"/>
        <w:rPr>
          <w:lang w:val="en-US"/>
        </w:rPr>
      </w:pPr>
      <w:r w:rsidRPr="002E1F14">
        <w:rPr>
          <w:lang w:val="en-US"/>
        </w:rPr>
        <w:t>Sellers, A.J., Leung, B., Torchin, M.E., 2020. Global meta-analysis of how marine upwelling affects herbivory. Global Ecology and Biogeography 29, 370–383. https://doi.org/10.1111/geb.13023</w:t>
      </w:r>
    </w:p>
    <w:p w14:paraId="5A0430F2" w14:textId="77777777" w:rsidR="002E1F14" w:rsidRPr="002E1F14" w:rsidRDefault="002E1F14" w:rsidP="002E1F14">
      <w:pPr>
        <w:pStyle w:val="Bibliography"/>
        <w:rPr>
          <w:lang w:val="en-US"/>
        </w:rPr>
      </w:pPr>
      <w:r w:rsidRPr="002E1F14">
        <w:rPr>
          <w:lang w:val="en-US"/>
        </w:rPr>
        <w:lastRenderedPageBreak/>
        <w:t>Shantz, A.A., Ladd, M.C., Schrack, E., Burkepile, D.E., 2015. Fish-derived nutrient hotspots shape coral reef benthic communities. Ecological Applications 25, 2142–2152. https://doi.org/10.1890/14-2209.1</w:t>
      </w:r>
    </w:p>
    <w:p w14:paraId="6DD68C1A" w14:textId="77777777" w:rsidR="002E1F14" w:rsidRPr="002E1F14" w:rsidRDefault="002E1F14" w:rsidP="002E1F14">
      <w:pPr>
        <w:pStyle w:val="Bibliography"/>
        <w:rPr>
          <w:lang w:val="en-US"/>
        </w:rPr>
      </w:pPr>
      <w:r w:rsidRPr="002E1F14">
        <w:rPr>
          <w:lang w:val="en-US"/>
        </w:rPr>
        <w:t>Starko, S., Neufeld, C.J., Gendall, L., Timmer, B., Campbell, L., Yakimishyn, J., Druehl, L., Baum, J.K., 2022. Microclimate predicts kelp forest extinction in the face of direct and indirect marine heatwave effects. Ecological Applications 32, e2673. https://doi.org/10.1002/eap.2673</w:t>
      </w:r>
    </w:p>
    <w:p w14:paraId="5AC9B9A1" w14:textId="77777777" w:rsidR="002E1F14" w:rsidRPr="002E1F14" w:rsidRDefault="002E1F14" w:rsidP="002E1F14">
      <w:pPr>
        <w:pStyle w:val="Bibliography"/>
        <w:rPr>
          <w:lang w:val="en-US"/>
        </w:rPr>
      </w:pPr>
      <w:r w:rsidRPr="002E1F14">
        <w:rPr>
          <w:lang w:val="en-US"/>
        </w:rPr>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07E33CD1" w14:textId="77777777" w:rsidR="002E1F14" w:rsidRPr="002E1F14" w:rsidRDefault="002E1F14" w:rsidP="002E1F14">
      <w:pPr>
        <w:pStyle w:val="Bibliography"/>
        <w:rPr>
          <w:lang w:val="en-US"/>
        </w:rPr>
      </w:pPr>
      <w:r w:rsidRPr="002E1F14">
        <w:rPr>
          <w:lang w:val="en-US"/>
        </w:rPr>
        <w:t>Steneck, R.S., Graham, M.H., Bourque, B.J., Corbett, D., Erlandson, J.M., Estes, J.A., Tegner, M.J., 2002. Kelp forest ecosystems: biodiversity, stability, resilience and future. Environmental Conservation 29, 436–459. https://doi.org/10.1017/S0376892902000322</w:t>
      </w:r>
    </w:p>
    <w:p w14:paraId="33A0E3E9" w14:textId="77777777" w:rsidR="002E1F14" w:rsidRPr="002E1F14" w:rsidRDefault="002E1F14" w:rsidP="002E1F14">
      <w:pPr>
        <w:pStyle w:val="Bibliography"/>
        <w:rPr>
          <w:lang w:val="en-US"/>
        </w:rPr>
      </w:pPr>
      <w:r w:rsidRPr="002E1F14">
        <w:rPr>
          <w:lang w:val="en-US"/>
        </w:rPr>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3E542E26" w14:textId="77777777" w:rsidR="002E1F14" w:rsidRPr="002E1F14" w:rsidRDefault="002E1F14" w:rsidP="002E1F14">
      <w:pPr>
        <w:pStyle w:val="Bibliography"/>
        <w:rPr>
          <w:lang w:val="en-US"/>
        </w:rPr>
      </w:pPr>
      <w:r w:rsidRPr="002E1F14">
        <w:rPr>
          <w:lang w:val="en-US"/>
        </w:rPr>
        <w:t>Tanasichuk, R., 1998. Interannual variations in the population biology and productivity of Euphausia pacifica in Barkley Sound, Canada, with special reference to the 1992 and 1993 warm ocean years. Mar. Ecol. Prog. Ser. 173, 163–180. https://doi.org/10.3354/meps173163</w:t>
      </w:r>
    </w:p>
    <w:p w14:paraId="3E7B2CBD" w14:textId="77777777" w:rsidR="002E1F14" w:rsidRPr="002E1F14" w:rsidRDefault="002E1F14" w:rsidP="002E1F14">
      <w:pPr>
        <w:pStyle w:val="Bibliography"/>
        <w:rPr>
          <w:lang w:val="en-US"/>
        </w:rPr>
      </w:pPr>
      <w:r w:rsidRPr="002E1F14">
        <w:rPr>
          <w:lang w:val="en-US"/>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16702CB3" w14:textId="77777777" w:rsidR="002E1F14" w:rsidRPr="002E1F14" w:rsidRDefault="002E1F14" w:rsidP="002E1F14">
      <w:pPr>
        <w:pStyle w:val="Bibliography"/>
        <w:rPr>
          <w:lang w:val="en-US"/>
        </w:rPr>
      </w:pPr>
      <w:r w:rsidRPr="002E1F14">
        <w:rPr>
          <w:lang w:val="en-US"/>
        </w:rPr>
        <w:t>Taylor, R., Rees, T.A.V., 1998. Excretory products of mobile epifauna as a nitrogen source for seaweeds. Limnol Oceanogr 43, 600–606. https://doi.org/10.4319/lo.1998.43.4.0600</w:t>
      </w:r>
    </w:p>
    <w:p w14:paraId="686F80ED" w14:textId="77777777" w:rsidR="002E1F14" w:rsidRPr="002E1F14" w:rsidRDefault="002E1F14" w:rsidP="002E1F14">
      <w:pPr>
        <w:pStyle w:val="Bibliography"/>
        <w:rPr>
          <w:lang w:val="en-US"/>
        </w:rPr>
      </w:pPr>
      <w:r w:rsidRPr="002E1F14">
        <w:rPr>
          <w:lang w:val="en-US"/>
        </w:rPr>
        <w:t>Tilman, G.D., 1984. Plant Dominance Along an Experimental Nutrient Gradient. Ecology 65, 1445–1453. https://doi.org/10.2307/1939125</w:t>
      </w:r>
    </w:p>
    <w:p w14:paraId="18B20341" w14:textId="77777777" w:rsidR="002E1F14" w:rsidRPr="002E1F14" w:rsidRDefault="002E1F14" w:rsidP="002E1F14">
      <w:pPr>
        <w:pStyle w:val="Bibliography"/>
        <w:rPr>
          <w:lang w:val="en-US"/>
        </w:rPr>
      </w:pPr>
      <w:r w:rsidRPr="002E1F14">
        <w:rPr>
          <w:lang w:val="en-US"/>
        </w:rPr>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00339176" w14:textId="77777777" w:rsidR="002E1F14" w:rsidRPr="002E1F14" w:rsidRDefault="002E1F14" w:rsidP="002E1F14">
      <w:pPr>
        <w:pStyle w:val="Bibliography"/>
        <w:rPr>
          <w:lang w:val="en-US"/>
        </w:rPr>
      </w:pPr>
      <w:r w:rsidRPr="002E1F14">
        <w:rPr>
          <w:lang w:val="en-US"/>
        </w:rPr>
        <w:t>Uthicke, S., 2001. Nutrient regeneration by abundant coral reef holothurians. J. Exp. Mar. Biol. Ecol. 265, 153–170. https://doi.org/10.1016/S0022-0981(01)00329-X</w:t>
      </w:r>
    </w:p>
    <w:p w14:paraId="555FFBDC" w14:textId="77777777" w:rsidR="002E1F14" w:rsidRPr="002E1F14" w:rsidRDefault="002E1F14" w:rsidP="002E1F14">
      <w:pPr>
        <w:pStyle w:val="Bibliography"/>
        <w:rPr>
          <w:lang w:val="en-US"/>
        </w:rPr>
      </w:pPr>
      <w:r w:rsidRPr="002E1F14">
        <w:rPr>
          <w:lang w:val="en-US"/>
        </w:rPr>
        <w:t>Uthicke, S., Klumpp, D.W., 1998. Microphytobenthos community production at a near-shore coral reef: seasonal variation and response to ammonium recycled by holothurians. Mar Ecol Prog Ser 169, 1–11.</w:t>
      </w:r>
    </w:p>
    <w:p w14:paraId="5E4E1644" w14:textId="77777777" w:rsidR="002E1F14" w:rsidRPr="002E1F14" w:rsidRDefault="002E1F14" w:rsidP="002E1F14">
      <w:pPr>
        <w:pStyle w:val="Bibliography"/>
        <w:rPr>
          <w:lang w:val="en-US"/>
        </w:rPr>
      </w:pPr>
      <w:r w:rsidRPr="002E1F14">
        <w:rPr>
          <w:lang w:val="en-US"/>
        </w:rPr>
        <w:t>Vanni, M.J., 2002. Nutrient cycling by animals in freshwater ecosystems. Annu Rev Ecol Syst 33, 341–370. https://doi.org/10.1146/annurev.ecolsys.33.010802.150519</w:t>
      </w:r>
    </w:p>
    <w:p w14:paraId="74B913C7" w14:textId="77777777" w:rsidR="002E1F14" w:rsidRPr="002E1F14" w:rsidRDefault="002E1F14" w:rsidP="002E1F14">
      <w:pPr>
        <w:pStyle w:val="Bibliography"/>
        <w:rPr>
          <w:lang w:val="en-US"/>
        </w:rPr>
      </w:pPr>
      <w:r w:rsidRPr="002E1F14">
        <w:rPr>
          <w:lang w:val="en-US"/>
        </w:rPr>
        <w:t xml:space="preserve">Vinther, H.F., Holmer, M., 2008. Experimental test of biodeposition and ammonium excretion from blue mussels (Mytilus edulis) on eelgrass (Zostera marina) performance. Journal of </w:t>
      </w:r>
      <w:r w:rsidRPr="002E1F14">
        <w:rPr>
          <w:lang w:val="en-US"/>
        </w:rPr>
        <w:lastRenderedPageBreak/>
        <w:t>Experimental Marine Biology and Ecology 364, 72–79. https://doi.org/10.1016/j.jembe.2008.07.003</w:t>
      </w:r>
    </w:p>
    <w:p w14:paraId="7B38BAC4" w14:textId="77777777" w:rsidR="002E1F14" w:rsidRPr="002E1F14" w:rsidRDefault="002E1F14" w:rsidP="002E1F14">
      <w:pPr>
        <w:pStyle w:val="Bibliography"/>
        <w:rPr>
          <w:lang w:val="en-US"/>
        </w:rPr>
      </w:pPr>
      <w:r w:rsidRPr="002E1F14">
        <w:rPr>
          <w:lang w:val="en-US"/>
        </w:rPr>
        <w:t>West, E.J., Pitt, K.A., Welsh, D.T., Koop, K., Rissik, D., 2009. Top-down and bottom-up influences of jellyfish on primary productivity and planktonic assemblages. Limnol Oceanogr 54, 2058–2071. https://doi.org/10.4319/lo.2009.54.6.2058</w:t>
      </w:r>
    </w:p>
    <w:p w14:paraId="4A61EC9C" w14:textId="77777777" w:rsidR="002E1F14" w:rsidRPr="002E1F14" w:rsidRDefault="002E1F14" w:rsidP="002E1F14">
      <w:pPr>
        <w:pStyle w:val="Bibliography"/>
        <w:rPr>
          <w:lang w:val="en-US"/>
        </w:rPr>
      </w:pPr>
      <w:r w:rsidRPr="002E1F14">
        <w:rPr>
          <w:lang w:val="en-US"/>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29BEFCCE" w14:textId="77777777" w:rsidR="002E1F14" w:rsidRPr="002E1F14" w:rsidRDefault="002E1F14" w:rsidP="002E1F14">
      <w:pPr>
        <w:pStyle w:val="Bibliography"/>
        <w:rPr>
          <w:lang w:val="en-US"/>
        </w:rPr>
      </w:pPr>
      <w:r w:rsidRPr="002E1F14">
        <w:rPr>
          <w:lang w:val="en-US"/>
        </w:rPr>
        <w:t>Yee, D.A., Juliano, S.A., 2007. Abundance matters: a field experiment testing the more individuals hypothesis for richness–productivity relationships. Oecologia 153, 153–162. https://doi.org/10.1007/s00442-007-0707-1</w:t>
      </w:r>
    </w:p>
    <w:p w14:paraId="7AAB984A" w14:textId="51C6546C"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93C1BEF" w14:textId="4A0E5799" w:rsidR="007747B7" w:rsidRPr="003E54A5" w:rsidRDefault="007747B7" w:rsidP="007747B7">
      <w:pPr>
        <w:spacing w:line="480" w:lineRule="auto"/>
      </w:pPr>
      <w:r w:rsidRPr="005F1E8D">
        <w:t>All data</w:t>
      </w:r>
      <w:r>
        <w:t>sets generated during the current study</w:t>
      </w:r>
      <w:r w:rsidRPr="005F1E8D">
        <w:t xml:space="preserve"> and code are available </w:t>
      </w:r>
      <w:r>
        <w:t xml:space="preserve">in the GitHub repository: </w:t>
      </w:r>
      <w:hyperlink r:id="rId20" w:history="1">
        <w:r w:rsidRPr="00E76699">
          <w:rPr>
            <w:rStyle w:val="Hyperlink"/>
          </w:rPr>
          <w:t>https://github.com/em-lim13/Ch2_Spatial_pee</w:t>
        </w:r>
      </w:hyperlink>
      <w:r w:rsidRPr="005F1E8D">
        <w:t>.</w:t>
      </w:r>
    </w:p>
    <w:p w14:paraId="230090A7" w14:textId="3D4C0A83" w:rsidR="006214D6" w:rsidRPr="006214D6" w:rsidRDefault="006214D6" w:rsidP="007747B7">
      <w:pPr>
        <w:spacing w:line="480" w:lineRule="auto"/>
      </w:pPr>
    </w:p>
    <w:sectPr w:rsidR="006214D6" w:rsidRPr="006214D6" w:rsidSect="006E54C4">
      <w:headerReference w:type="default" r:id="rId21"/>
      <w:footerReference w:type="default" r:id="rId2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1" w:author="Em Lim" w:date="2024-10-25T13:11:00Z" w:initials="EL">
    <w:p w14:paraId="49434ED6" w14:textId="43436995" w:rsidR="00BB3685" w:rsidRDefault="00BB3685" w:rsidP="00BB3685">
      <w:r>
        <w:rPr>
          <w:rStyle w:val="CommentReference"/>
        </w:rPr>
        <w:annotationRef/>
      </w:r>
      <w:r>
        <w:rPr>
          <w:color w:val="000000"/>
          <w:sz w:val="20"/>
          <w:szCs w:val="20"/>
        </w:rPr>
        <w:t xml:space="preserve">Kieran: </w:t>
      </w:r>
      <w:r>
        <w:rPr>
          <w:sz w:val="20"/>
          <w:szCs w:val="20"/>
        </w:rPr>
        <w:t>It’s worth switching this to your SFU email cause the university has so many open access agreements that allow you to publish OA for free if you use your uni email</w:t>
      </w:r>
    </w:p>
  </w:comment>
  <w:comment w:id="2" w:author="Em Lim" w:date="2024-11-13T16:51:00Z" w:initials="EL">
    <w:p w14:paraId="0B9E0A0B" w14:textId="77777777" w:rsidR="00A96C2B" w:rsidRDefault="00A96C2B" w:rsidP="00A96C2B">
      <w:r>
        <w:rPr>
          <w:rStyle w:val="CommentReference"/>
        </w:rPr>
        <w:annotationRef/>
      </w:r>
      <w:r>
        <w:rPr>
          <w:color w:val="000000"/>
          <w:sz w:val="20"/>
          <w:szCs w:val="20"/>
        </w:rPr>
        <w:t>I want to use this email because I’ll eventually lose access to my SFU email</w:t>
      </w:r>
    </w:p>
  </w:comment>
  <w:comment w:id="6" w:author="Em Lim" w:date="2024-11-05T14:54:00Z" w:initials="EL">
    <w:p w14:paraId="0A3E06A7" w14:textId="3A018E7F" w:rsidR="0091699F" w:rsidRDefault="0091699F" w:rsidP="0091699F">
      <w:r>
        <w:rPr>
          <w:rStyle w:val="CommentReference"/>
        </w:rPr>
        <w:annotationRef/>
      </w:r>
      <w:r>
        <w:rPr>
          <w:color w:val="000000"/>
          <w:sz w:val="20"/>
          <w:szCs w:val="20"/>
        </w:rPr>
        <w:t>Alt: Therefore, identifying relationships between variation in nutrient availability and primary productivity at multiple spatial scales will contribute to growing understandings of the ecological role of CND.</w:t>
      </w:r>
    </w:p>
  </w:comment>
  <w:comment w:id="7" w:author="Isabelle Cote" w:date="2024-11-15T11:43:00Z" w:initials="IC">
    <w:p w14:paraId="248DD46B" w14:textId="77777777" w:rsidR="004F7472" w:rsidRDefault="004F7472" w:rsidP="004F7472">
      <w:pPr>
        <w:pStyle w:val="CommentText"/>
      </w:pPr>
      <w:r>
        <w:rPr>
          <w:rStyle w:val="CommentReference"/>
        </w:rPr>
        <w:annotationRef/>
      </w:r>
      <w:r>
        <w:t>Keep the sentence you have. We don’t address the relationship between nutrient availability and PP here</w:t>
      </w:r>
    </w:p>
  </w:comment>
  <w:comment w:id="8" w:author="Em Lim" w:date="2024-11-05T15:39:00Z" w:initials="EL">
    <w:p w14:paraId="3D3213EF" w14:textId="3AFE2534" w:rsidR="007E0BA8" w:rsidRDefault="007E0BA8" w:rsidP="007E0BA8">
      <w:r>
        <w:rPr>
          <w:rStyle w:val="CommentReference"/>
        </w:rPr>
        <w:annotationRef/>
      </w:r>
      <w:r>
        <w:rPr>
          <w:color w:val="000000"/>
          <w:sz w:val="20"/>
          <w:szCs w:val="20"/>
        </w:rPr>
        <w:t>Alt: For example, at a meso-scale, the amount of nitrogen regenerated by intertidal mussel beds varies with mussel cover along an entire coastline (Pfister et al., 2014). On wave-exposed shorelines, mussel beds also contribute to small-scale, localized nutrient regeneration by increasing the concentration of nitrogen in the water column directly over the beds (Aquilino et al., 2009). And at a very small scale, mussels enrich tidepools with NH₄⁺ at low tide (Bracken, 2004).</w:t>
      </w:r>
    </w:p>
  </w:comment>
  <w:comment w:id="9" w:author="Isabelle Cote" w:date="2024-11-15T13:13:00Z" w:initials="IC">
    <w:p w14:paraId="29044D51" w14:textId="77777777" w:rsidR="002178A4" w:rsidRDefault="002178A4" w:rsidP="002178A4">
      <w:pPr>
        <w:pStyle w:val="CommentText"/>
      </w:pPr>
      <w:r>
        <w:rPr>
          <w:rStyle w:val="CommentReference"/>
        </w:rPr>
        <w:annotationRef/>
      </w:r>
      <w:r>
        <w:t>I like the new version (in text, not above) better. Remember that you can’t start a sentence with an acronym</w:t>
      </w:r>
    </w:p>
  </w:comment>
  <w:comment w:id="18" w:author="Em Lim" w:date="2024-11-06T09:53:00Z" w:initials="EL">
    <w:p w14:paraId="228198E4" w14:textId="7200A8F4" w:rsidR="00BC772C" w:rsidRDefault="00582A7B" w:rsidP="00BC772C">
      <w:r>
        <w:rPr>
          <w:rStyle w:val="CommentReference"/>
        </w:rPr>
        <w:annotationRef/>
      </w:r>
      <w:r w:rsidR="00BC772C">
        <w:rPr>
          <w:sz w:val="20"/>
          <w:szCs w:val="20"/>
        </w:rPr>
        <w:t>Kieran: because it says 18 families the list of species common names seems a bit odd, revisions options</w:t>
      </w:r>
    </w:p>
  </w:comment>
  <w:comment w:id="19" w:author="Em Lim" w:date="2024-11-12T09:54:00Z" w:initials="EL">
    <w:p w14:paraId="77B1788F" w14:textId="77777777" w:rsidR="00BC772C" w:rsidRDefault="00BC772C" w:rsidP="00BC772C">
      <w:r>
        <w:rPr>
          <w:rStyle w:val="CommentReference"/>
        </w:rPr>
        <w:annotationRef/>
      </w:r>
      <w:r>
        <w:rPr>
          <w:sz w:val="20"/>
          <w:szCs w:val="20"/>
        </w:rPr>
        <w:t>These are the common names for the family names, same with the invert families</w:t>
      </w:r>
    </w:p>
  </w:comment>
  <w:comment w:id="20" w:author="Isabelle Cote" w:date="2024-11-15T13:14:00Z" w:initials="IC">
    <w:p w14:paraId="6181FABA" w14:textId="77777777" w:rsidR="002178A4" w:rsidRDefault="002178A4" w:rsidP="002178A4">
      <w:pPr>
        <w:pStyle w:val="CommentText"/>
      </w:pPr>
      <w:r>
        <w:rPr>
          <w:rStyle w:val="CommentReference"/>
        </w:rPr>
        <w:annotationRef/>
      </w:r>
      <w:r>
        <w:t>Common family names OK with me</w:t>
      </w:r>
    </w:p>
  </w:comment>
  <w:comment w:id="22" w:author="Kieran Cox" w:date="2024-03-22T08:46:00Z" w:initials="KC">
    <w:p w14:paraId="005215D3" w14:textId="7D59FC34"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23"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24" w:author="Em Lim" w:date="2024-10-25T13:23:00Z" w:initials="EL">
    <w:p w14:paraId="0A241C68" w14:textId="77777777" w:rsidR="00BB3685" w:rsidRDefault="00BB3685" w:rsidP="00BB3685">
      <w:r>
        <w:rPr>
          <w:rStyle w:val="CommentReference"/>
        </w:rPr>
        <w:annotationRef/>
      </w:r>
      <w:r>
        <w:rPr>
          <w:color w:val="000000"/>
          <w:sz w:val="20"/>
          <w:szCs w:val="20"/>
        </w:rPr>
        <w:t xml:space="preserve">Kieran: </w:t>
      </w:r>
      <w:r>
        <w:rPr>
          <w:sz w:val="20"/>
          <w:szCs w:val="20"/>
        </w:rPr>
        <w:t xml:space="preserve">rad. check the journal outline and see if they let you cite in-prep publications, if they do, you could use it here. But I think this is fine as well. </w:t>
      </w:r>
    </w:p>
  </w:comment>
  <w:comment w:id="25" w:author="Isabelle Cote" w:date="2024-11-15T13:15:00Z" w:initials="IC">
    <w:p w14:paraId="310273CF" w14:textId="77777777" w:rsidR="002178A4" w:rsidRDefault="002178A4" w:rsidP="002178A4">
      <w:pPr>
        <w:pStyle w:val="CommentText"/>
      </w:pPr>
      <w:r>
        <w:rPr>
          <w:rStyle w:val="CommentReference"/>
        </w:rPr>
        <w:annotationRef/>
      </w:r>
      <w:r>
        <w:t>We talked about you showing these data in the supplement. Did we decide against it?</w:t>
      </w:r>
    </w:p>
  </w:comment>
  <w:comment w:id="26" w:author="Em Lim" w:date="2024-11-06T10:05:00Z" w:initials="EL">
    <w:p w14:paraId="38322941" w14:textId="7112139F" w:rsidR="00B42CBE" w:rsidRDefault="00B42CBE" w:rsidP="00B42CBE">
      <w:r>
        <w:rPr>
          <w:rStyle w:val="CommentReference"/>
        </w:rPr>
        <w:annotationRef/>
      </w:r>
      <w:r>
        <w:rPr>
          <w:color w:val="000000"/>
          <w:sz w:val="20"/>
          <w:szCs w:val="20"/>
        </w:rPr>
        <w:t>Journal format says no italics for in situ</w:t>
      </w:r>
    </w:p>
  </w:comment>
  <w:comment w:id="27" w:author="Claire Attridge" w:date="2024-10-28T10:16:00Z" w:initials="CA">
    <w:p w14:paraId="14D9954E" w14:textId="77777777" w:rsidR="00122525" w:rsidRDefault="00122525" w:rsidP="00122525">
      <w:pPr>
        <w:pStyle w:val="CommentText"/>
      </w:pPr>
      <w:r>
        <w:rPr>
          <w:rStyle w:val="CommentReference"/>
        </w:rPr>
        <w:annotationRef/>
      </w:r>
      <w:r>
        <w:t>In the beginning we had a crappy scale, so it was to the nearest gram. After one day of this, we got a better scale, and were measuring to the nearest hundredth of a gram.</w:t>
      </w:r>
    </w:p>
  </w:comment>
  <w:comment w:id="28" w:author="Em Lim" w:date="2024-11-06T10:26:00Z" w:initials="EL">
    <w:p w14:paraId="419E3E32" w14:textId="77777777" w:rsidR="001F293B" w:rsidRDefault="001F293B" w:rsidP="001F293B">
      <w:r>
        <w:rPr>
          <w:rStyle w:val="CommentReference"/>
        </w:rPr>
        <w:annotationRef/>
      </w:r>
      <w:r>
        <w:rPr>
          <w:color w:val="000000"/>
          <w:sz w:val="20"/>
          <w:szCs w:val="20"/>
        </w:rPr>
        <w:t>Is this the best way to say this?</w:t>
      </w:r>
    </w:p>
  </w:comment>
  <w:comment w:id="29" w:author="Isabelle Cote" w:date="2024-11-15T13:16:00Z" w:initials="IC">
    <w:p w14:paraId="7C157275" w14:textId="77777777" w:rsidR="002178A4" w:rsidRDefault="002178A4" w:rsidP="002178A4">
      <w:pPr>
        <w:pStyle w:val="CommentText"/>
      </w:pPr>
      <w:r>
        <w:rPr>
          <w:rStyle w:val="CommentReference"/>
        </w:rPr>
        <w:annotationRef/>
      </w:r>
      <w:r>
        <w:t>To the nearest 1 g or less? Alternatively, to the nearest 1 g is fine, given the weight measured</w:t>
      </w:r>
    </w:p>
  </w:comment>
  <w:comment w:id="32" w:author="Bridget Maher" w:date="2024-10-13T12:26:00Z" w:initials="BM">
    <w:p w14:paraId="2C175C13" w14:textId="0C98344B" w:rsidR="00F6133E" w:rsidRDefault="00F6133E" w:rsidP="00F6133E">
      <w:r>
        <w:rPr>
          <w:rStyle w:val="CommentReference"/>
        </w:rPr>
        <w:annotationRef/>
      </w:r>
      <w:r>
        <w:rPr>
          <w:sz w:val="20"/>
          <w:szCs w:val="20"/>
        </w:rPr>
        <w:t>Is there a reason for the randomization? Not sure if required but curious if it would have an effect</w:t>
      </w:r>
    </w:p>
  </w:comment>
  <w:comment w:id="33" w:author="Em Lim" w:date="2024-10-23T15:19:00Z" w:initials="EL">
    <w:p w14:paraId="453DECAD" w14:textId="77777777" w:rsidR="0082290C" w:rsidRDefault="0082290C" w:rsidP="0082290C">
      <w:r>
        <w:rPr>
          <w:rStyle w:val="CommentReference"/>
        </w:rPr>
        <w:annotationRef/>
      </w:r>
      <w:r>
        <w:rPr>
          <w:color w:val="000000"/>
          <w:sz w:val="20"/>
          <w:szCs w:val="20"/>
        </w:rPr>
        <w:t xml:space="preserve">In case there was an effect of cage location! </w:t>
      </w:r>
    </w:p>
  </w:comment>
  <w:comment w:id="35" w:author="Em Lim" w:date="2024-11-06T10:57:00Z" w:initials="EL">
    <w:p w14:paraId="7DAE3F4D" w14:textId="77777777" w:rsidR="000537A3" w:rsidRDefault="000537A3" w:rsidP="000537A3">
      <w:r>
        <w:rPr>
          <w:rStyle w:val="CommentReference"/>
        </w:rPr>
        <w:annotationRef/>
      </w:r>
      <w:r>
        <w:rPr>
          <w:color w:val="000000"/>
          <w:sz w:val="20"/>
          <w:szCs w:val="20"/>
        </w:rPr>
        <w:t xml:space="preserve">Kieran: </w:t>
      </w:r>
      <w:r>
        <w:rPr>
          <w:sz w:val="20"/>
          <w:szCs w:val="20"/>
        </w:rPr>
        <w:t>Kieran; tidal flow or tides? cause water flow is current, movement, etc</w:t>
      </w:r>
    </w:p>
  </w:comment>
  <w:comment w:id="36" w:author="Em Lim" w:date="2024-11-06T10:58:00Z" w:initials="EL">
    <w:p w14:paraId="7F9A413F" w14:textId="77777777" w:rsidR="000537A3" w:rsidRDefault="000537A3" w:rsidP="000537A3">
      <w:r>
        <w:rPr>
          <w:rStyle w:val="CommentReference"/>
        </w:rPr>
        <w:annotationRef/>
      </w:r>
      <w:r>
        <w:rPr>
          <w:color w:val="000000"/>
          <w:sz w:val="20"/>
          <w:szCs w:val="20"/>
        </w:rPr>
        <w:t>Here I mean tidal exchange and also wave exposure. Tide exchange for among and within sites and wave exposure for the cages</w:t>
      </w:r>
    </w:p>
  </w:comment>
  <w:comment w:id="41" w:author="Isabelle Cote" w:date="2024-11-15T13:20:00Z" w:initials="IC">
    <w:p w14:paraId="58F0F453" w14:textId="77777777" w:rsidR="007C32B4" w:rsidRDefault="007C32B4" w:rsidP="007C32B4">
      <w:pPr>
        <w:pStyle w:val="CommentText"/>
      </w:pPr>
      <w:r>
        <w:rPr>
          <w:rStyle w:val="CommentReference"/>
        </w:rPr>
        <w:annotationRef/>
      </w:r>
      <w:r>
        <w:t>The semi-colon is better placed here since those two sentences contrast among and within sites.</w:t>
      </w:r>
    </w:p>
  </w:comment>
  <w:comment w:id="46" w:author="Isabelle Cote" w:date="2024-11-15T13:21:00Z" w:initials="IC">
    <w:p w14:paraId="07D2A169" w14:textId="77777777" w:rsidR="007C32B4" w:rsidRDefault="007C32B4" w:rsidP="007C32B4">
      <w:pPr>
        <w:pStyle w:val="CommentText"/>
      </w:pPr>
      <w:r>
        <w:rPr>
          <w:rStyle w:val="CommentReference"/>
        </w:rPr>
        <w:annotationRef/>
      </w:r>
      <w:r>
        <w:t>To avoid saying among sites twice in one sentence</w:t>
      </w:r>
    </w:p>
  </w:comment>
  <w:comment w:id="51" w:author="Isabelle Cote" w:date="2024-11-15T13:22:00Z" w:initials="IC">
    <w:p w14:paraId="4D8C6C87" w14:textId="77777777" w:rsidR="007C32B4" w:rsidRDefault="007C32B4" w:rsidP="007C32B4">
      <w:pPr>
        <w:pStyle w:val="CommentText"/>
      </w:pPr>
      <w:r>
        <w:rPr>
          <w:rStyle w:val="CommentReference"/>
        </w:rPr>
        <w:annotationRef/>
      </w:r>
      <w:r>
        <w:t>Something missing here?</w:t>
      </w:r>
    </w:p>
  </w:comment>
  <w:comment w:id="55" w:author="Isabelle Cote" w:date="2024-11-15T13:23:00Z" w:initials="IC">
    <w:p w14:paraId="58A42720" w14:textId="77777777" w:rsidR="007C32B4" w:rsidRDefault="007C32B4" w:rsidP="007C32B4">
      <w:pPr>
        <w:pStyle w:val="CommentText"/>
      </w:pPr>
      <w:r>
        <w:rPr>
          <w:rStyle w:val="CommentReference"/>
        </w:rPr>
        <w:annotationRef/>
      </w:r>
      <w:r>
        <w:t>This is fine</w:t>
      </w:r>
    </w:p>
  </w:comment>
  <w:comment w:id="56" w:author="Em Lim" w:date="2024-10-25T13:42:00Z" w:initials="EL">
    <w:p w14:paraId="7251E587" w14:textId="32F6D83A" w:rsidR="00F07053" w:rsidRDefault="00F07053" w:rsidP="00F07053">
      <w:r>
        <w:rPr>
          <w:rStyle w:val="CommentReference"/>
        </w:rPr>
        <w:annotationRef/>
      </w:r>
      <w:r>
        <w:rPr>
          <w:sz w:val="20"/>
          <w:szCs w:val="20"/>
        </w:rPr>
        <w:t>Kieran: two things or one?</w:t>
      </w:r>
    </w:p>
    <w:p w14:paraId="0125C7EB" w14:textId="77777777" w:rsidR="00F07053" w:rsidRDefault="00F07053" w:rsidP="00F07053">
      <w:r>
        <w:rPr>
          <w:sz w:val="20"/>
          <w:szCs w:val="20"/>
        </w:rPr>
        <w:t>i.e shallow soft-sediment areas</w:t>
      </w:r>
    </w:p>
  </w:comment>
  <w:comment w:id="57" w:author="Em Lim" w:date="2024-11-06T10:53:00Z" w:initials="EL">
    <w:p w14:paraId="12C72F7E" w14:textId="77777777" w:rsidR="00F1021C" w:rsidRDefault="00F1021C" w:rsidP="00F1021C">
      <w:r>
        <w:rPr>
          <w:rStyle w:val="CommentReference"/>
        </w:rPr>
        <w:annotationRef/>
      </w:r>
      <w:r>
        <w:rPr>
          <w:color w:val="000000"/>
          <w:sz w:val="20"/>
          <w:szCs w:val="20"/>
        </w:rPr>
        <w:t>Intertidal animals are more important in shallower water and microbial regeneration if more important on soft sediment</w:t>
      </w:r>
    </w:p>
  </w:comment>
  <w:comment w:id="58" w:author="Isabelle Cote" w:date="2024-11-15T13:26:00Z" w:initials="IC">
    <w:p w14:paraId="2BFBD5C5" w14:textId="77777777" w:rsidR="007C32B4" w:rsidRDefault="007C32B4" w:rsidP="007C32B4">
      <w:pPr>
        <w:pStyle w:val="CommentText"/>
      </w:pPr>
      <w:r>
        <w:rPr>
          <w:rStyle w:val="CommentReference"/>
        </w:rPr>
        <w:annotationRef/>
      </w:r>
      <w:r>
        <w:t>To avoid saying seems to twice in one sentence</w:t>
      </w:r>
    </w:p>
  </w:comment>
  <w:comment w:id="62" w:author="Isabelle Cote" w:date="2024-11-15T13:28:00Z" w:initials="IC">
    <w:p w14:paraId="0B65DDBA" w14:textId="77777777" w:rsidR="007C32B4" w:rsidRDefault="007C32B4" w:rsidP="007C32B4">
      <w:pPr>
        <w:pStyle w:val="CommentText"/>
      </w:pPr>
      <w:r>
        <w:rPr>
          <w:rStyle w:val="CommentReference"/>
        </w:rPr>
        <w:annotationRef/>
      </w:r>
      <w:r>
        <w:t>This is interesting - I would have predicted the opposite given that frond biomass in Macro is distributed throughout the water column. I would have thought that this would disrupt flow more. No need to add here. Just interesting!</w:t>
      </w:r>
    </w:p>
  </w:comment>
  <w:comment w:id="70" w:author="Isabelle Cote" w:date="2024-11-15T13:32:00Z" w:initials="IC">
    <w:p w14:paraId="48A12B1E" w14:textId="77777777" w:rsidR="00232D3A" w:rsidRDefault="00232D3A" w:rsidP="00232D3A">
      <w:pPr>
        <w:pStyle w:val="CommentText"/>
      </w:pPr>
      <w:r>
        <w:rPr>
          <w:rStyle w:val="CommentReference"/>
        </w:rPr>
        <w:annotationRef/>
      </w:r>
      <w:r>
        <w:t>Yes</w:t>
      </w:r>
    </w:p>
  </w:comment>
  <w:comment w:id="73" w:author="Isabelle Cote" w:date="2024-11-15T13:34:00Z" w:initials="IC">
    <w:p w14:paraId="41DB8803" w14:textId="77777777" w:rsidR="00232D3A" w:rsidRDefault="00232D3A" w:rsidP="00232D3A">
      <w:pPr>
        <w:pStyle w:val="CommentText"/>
      </w:pPr>
      <w:r>
        <w:rPr>
          <w:rStyle w:val="CommentReference"/>
        </w:rPr>
        <w:annotationRef/>
      </w:r>
      <w:r>
        <w:t>This is great!</w:t>
      </w:r>
    </w:p>
  </w:comment>
  <w:comment w:id="76" w:author="Em Lim" w:date="2024-10-25T14:53:00Z" w:initials="EL">
    <w:p w14:paraId="1C29CBDD" w14:textId="65FC110D" w:rsidR="00EC105C" w:rsidRDefault="00EC105C" w:rsidP="00EC105C">
      <w:r>
        <w:rPr>
          <w:rStyle w:val="CommentReference"/>
        </w:rPr>
        <w:annotationRef/>
      </w:r>
      <w:r>
        <w:rPr>
          <w:color w:val="000000"/>
          <w:sz w:val="20"/>
          <w:szCs w:val="20"/>
        </w:rPr>
        <w:t xml:space="preserve">Kieran: </w:t>
      </w:r>
      <w:r>
        <w:rPr>
          <w:sz w:val="20"/>
          <w:szCs w:val="20"/>
        </w:rPr>
        <w:t>This paragraph feels a bit like an ‘afterthought’ and seems, the point it’s getting across isn’t clear; it seems like a better way to finish off the discussion would be to pull the three scales together and tell folks what this means for nutrient dynamics in temperate ecosystems. Your introduction paints a beautiful picture of why the work matters and what it could mean and your methods outline 3 distinct spatial scales you are looking at, so pulling it all together and weighing in on the broader concept would be a good way to finish</w:t>
      </w:r>
    </w:p>
    <w:p w14:paraId="0A7EA405" w14:textId="77777777" w:rsidR="00EC105C" w:rsidRDefault="00EC105C" w:rsidP="00EC105C"/>
    <w:p w14:paraId="7508C155" w14:textId="77777777" w:rsidR="00EC105C" w:rsidRDefault="00EC105C" w:rsidP="00EC105C">
      <w:r>
        <w:rPr>
          <w:sz w:val="20"/>
          <w:szCs w:val="20"/>
        </w:rPr>
        <w:t>the parapgrah below is a good foundation for what I mean, and it also is a bit long for a conclusion and has a bit to much novel insight for a conclusion (as they are normally summarizes and big zoom out/mic drop statements), so you could use the paragraph below to pull the spatail scales together, and then have a conclusion that more of a summary of the aims and the main take home</w:t>
      </w:r>
    </w:p>
  </w:comment>
  <w:comment w:id="121" w:author="Isabelle Cote" w:date="2024-11-15T13:48:00Z" w:initials="IC">
    <w:p w14:paraId="19C01A56" w14:textId="77777777" w:rsidR="00B3248A" w:rsidRDefault="00B3248A" w:rsidP="00B3248A">
      <w:pPr>
        <w:pStyle w:val="CommentText"/>
      </w:pPr>
      <w:r>
        <w:rPr>
          <w:rStyle w:val="CommentReference"/>
        </w:rPr>
        <w:annotationRef/>
      </w:r>
      <w:r>
        <w:t>Excellent!</w:t>
      </w:r>
    </w:p>
  </w:comment>
  <w:comment w:id="122" w:author="Em Lim" w:date="2024-11-12T10:47:00Z" w:initials="EL">
    <w:p w14:paraId="3F183CF4" w14:textId="19D92B42" w:rsidR="00892365" w:rsidRDefault="00892365" w:rsidP="00892365">
      <w:r>
        <w:rPr>
          <w:rStyle w:val="CommentReference"/>
        </w:rPr>
        <w:annotationRef/>
      </w:r>
      <w:r>
        <w:rPr>
          <w:color w:val="000000"/>
          <w:sz w:val="20"/>
          <w:szCs w:val="20"/>
        </w:rPr>
        <w:t>This result shifts our general understanding of the importance of CND, especially in temperate areas.</w:t>
      </w:r>
    </w:p>
  </w:comment>
  <w:comment w:id="440" w:author="Microsoft Office User" w:date="2024-10-18T04:30:00Z" w:initials="MOU">
    <w:p w14:paraId="48BAF201" w14:textId="1653ACB8" w:rsidR="00081881" w:rsidRDefault="00081881">
      <w:pPr>
        <w:pStyle w:val="CommentText"/>
      </w:pPr>
      <w:r>
        <w:rPr>
          <w:rStyle w:val="CommentReference"/>
        </w:rPr>
        <w:annotationRef/>
      </w:r>
      <w:r>
        <w:t>Some journal names are abbreviated, some are not</w:t>
      </w:r>
    </w:p>
  </w:comment>
  <w:comment w:id="441" w:author="Em Lim" w:date="2024-11-13T17:18:00Z" w:initials="EL">
    <w:p w14:paraId="41D88D0E" w14:textId="77777777" w:rsidR="006D16BE" w:rsidRDefault="006D16BE" w:rsidP="006D16BE">
      <w:r>
        <w:rPr>
          <w:rStyle w:val="CommentReference"/>
        </w:rPr>
        <w:annotationRef/>
      </w:r>
      <w:r>
        <w:rPr>
          <w:color w:val="000000"/>
          <w:sz w:val="20"/>
          <w:szCs w:val="20"/>
        </w:rPr>
        <w:t>Will fix</w:t>
      </w:r>
    </w:p>
  </w:comment>
  <w:comment w:id="442" w:author="Claire Attridge" w:date="2024-10-23T17:12:00Z" w:initials="CA">
    <w:p w14:paraId="3DFB1C42" w14:textId="2EBE7847" w:rsidR="003C2B32" w:rsidRDefault="00B307D5" w:rsidP="003C2B32">
      <w:pPr>
        <w:pStyle w:val="CommentText"/>
      </w:pPr>
      <w:r>
        <w:rPr>
          <w:rStyle w:val="CommentReference"/>
        </w:rPr>
        <w:annotationRef/>
      </w:r>
      <w:r w:rsidR="003C2B32">
        <w:t>Limnol &amp; Ocea guidelines mention that over 75 references requires special approval! There’s 78 here.</w:t>
      </w:r>
    </w:p>
  </w:comment>
  <w:comment w:id="443" w:author="Em Lim" w:date="2024-11-08T09:52:00Z" w:initials="EL">
    <w:p w14:paraId="4D1DAD44" w14:textId="77777777" w:rsidR="00CD7474" w:rsidRDefault="00CD7474" w:rsidP="00CD7474">
      <w:r>
        <w:rPr>
          <w:rStyle w:val="CommentReference"/>
        </w:rPr>
        <w:annotationRef/>
      </w:r>
      <w:r>
        <w:rPr>
          <w:color w:val="000000"/>
          <w:sz w:val="20"/>
          <w:szCs w:val="20"/>
        </w:rPr>
        <w:t>We have 76 now but I’m gonna leave it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49434ED6" w15:done="0"/>
  <w15:commentEx w15:paraId="0B9E0A0B" w15:paraIdParent="49434ED6" w15:done="0"/>
  <w15:commentEx w15:paraId="0A3E06A7" w15:done="0"/>
  <w15:commentEx w15:paraId="248DD46B" w15:paraIdParent="0A3E06A7" w15:done="0"/>
  <w15:commentEx w15:paraId="3D3213EF" w15:done="0"/>
  <w15:commentEx w15:paraId="29044D51" w15:paraIdParent="3D3213EF" w15:done="0"/>
  <w15:commentEx w15:paraId="228198E4" w15:done="0"/>
  <w15:commentEx w15:paraId="77B1788F" w15:paraIdParent="228198E4" w15:done="0"/>
  <w15:commentEx w15:paraId="6181FABA" w15:paraIdParent="228198E4" w15:done="0"/>
  <w15:commentEx w15:paraId="005215D3" w15:done="0"/>
  <w15:commentEx w15:paraId="17D38A3B" w15:paraIdParent="005215D3" w15:done="0"/>
  <w15:commentEx w15:paraId="0A241C68" w15:paraIdParent="005215D3" w15:done="0"/>
  <w15:commentEx w15:paraId="310273CF" w15:paraIdParent="005215D3" w15:done="0"/>
  <w15:commentEx w15:paraId="38322941" w15:done="0"/>
  <w15:commentEx w15:paraId="14D9954E" w15:done="0"/>
  <w15:commentEx w15:paraId="419E3E32" w15:paraIdParent="14D9954E" w15:done="0"/>
  <w15:commentEx w15:paraId="7C157275" w15:paraIdParent="14D9954E" w15:done="0"/>
  <w15:commentEx w15:paraId="2C175C13" w15:done="0"/>
  <w15:commentEx w15:paraId="453DECAD" w15:paraIdParent="2C175C13" w15:done="0"/>
  <w15:commentEx w15:paraId="7DAE3F4D" w15:done="0"/>
  <w15:commentEx w15:paraId="7F9A413F" w15:paraIdParent="7DAE3F4D" w15:done="0"/>
  <w15:commentEx w15:paraId="58F0F453" w15:done="0"/>
  <w15:commentEx w15:paraId="07D2A169" w15:done="0"/>
  <w15:commentEx w15:paraId="4D8C6C87" w15:done="0"/>
  <w15:commentEx w15:paraId="58A42720" w15:done="0"/>
  <w15:commentEx w15:paraId="0125C7EB" w15:done="0"/>
  <w15:commentEx w15:paraId="12C72F7E" w15:paraIdParent="0125C7EB" w15:done="0"/>
  <w15:commentEx w15:paraId="2BFBD5C5" w15:done="0"/>
  <w15:commentEx w15:paraId="0B65DDBA" w15:done="0"/>
  <w15:commentEx w15:paraId="48A12B1E" w15:done="0"/>
  <w15:commentEx w15:paraId="41DB8803" w15:done="0"/>
  <w15:commentEx w15:paraId="7508C155" w15:done="0"/>
  <w15:commentEx w15:paraId="19C01A56" w15:done="0"/>
  <w15:commentEx w15:paraId="3F183CF4" w15:done="0"/>
  <w15:commentEx w15:paraId="48BAF201" w15:done="0"/>
  <w15:commentEx w15:paraId="41D88D0E" w15:paraIdParent="48BAF201" w15:done="0"/>
  <w15:commentEx w15:paraId="3DFB1C42" w15:done="0"/>
  <w15:commentEx w15:paraId="4D1DAD44" w15:paraIdParent="3DFB1C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7BCF5B46" w16cex:dateUtc="2024-10-25T20:11:00Z"/>
  <w16cex:commentExtensible w16cex:durableId="5E573085" w16cex:dateUtc="2024-11-14T00:51:00Z"/>
  <w16cex:commentExtensible w16cex:durableId="4FB6BDAF" w16cex:dateUtc="2024-11-05T22:54:00Z"/>
  <w16cex:commentExtensible w16cex:durableId="785E18BD" w16cex:dateUtc="2024-11-15T19:43:00Z"/>
  <w16cex:commentExtensible w16cex:durableId="05854962" w16cex:dateUtc="2024-11-05T23:39:00Z"/>
  <w16cex:commentExtensible w16cex:durableId="33A428CD" w16cex:dateUtc="2024-11-15T21:13:00Z"/>
  <w16cex:commentExtensible w16cex:durableId="4C91251C" w16cex:dateUtc="2024-11-06T17:53:00Z"/>
  <w16cex:commentExtensible w16cex:durableId="43E7F42A" w16cex:dateUtc="2024-11-12T17:54:00Z"/>
  <w16cex:commentExtensible w16cex:durableId="46956EBD" w16cex:dateUtc="2024-11-15T21:14:00Z"/>
  <w16cex:commentExtensible w16cex:durableId="60760F53" w16cex:dateUtc="2024-03-22T15:46:00Z"/>
  <w16cex:commentExtensible w16cex:durableId="2701E2FF" w16cex:dateUtc="2024-10-25T20:23:00Z"/>
  <w16cex:commentExtensible w16cex:durableId="45D52B8E" w16cex:dateUtc="2024-11-15T21:15:00Z"/>
  <w16cex:commentExtensible w16cex:durableId="699D1ABA" w16cex:dateUtc="2024-11-06T18:05:00Z"/>
  <w16cex:commentExtensible w16cex:durableId="58C4CEF9" w16cex:dateUtc="2024-10-28T17:16:00Z"/>
  <w16cex:commentExtensible w16cex:durableId="632995C3" w16cex:dateUtc="2024-11-06T18:26:00Z"/>
  <w16cex:commentExtensible w16cex:durableId="4C80C6BF" w16cex:dateUtc="2024-11-15T21:16:00Z"/>
  <w16cex:commentExtensible w16cex:durableId="2484811A" w16cex:dateUtc="2024-10-13T19:26:00Z"/>
  <w16cex:commentExtensible w16cex:durableId="7B9F44EE" w16cex:dateUtc="2024-10-23T22:19:00Z"/>
  <w16cex:commentExtensible w16cex:durableId="5B0B640C" w16cex:dateUtc="2024-11-06T18:57:00Z"/>
  <w16cex:commentExtensible w16cex:durableId="6F87B50D" w16cex:dateUtc="2024-11-06T18:58:00Z"/>
  <w16cex:commentExtensible w16cex:durableId="188CE9A5" w16cex:dateUtc="2024-11-15T21:20:00Z"/>
  <w16cex:commentExtensible w16cex:durableId="28B82321" w16cex:dateUtc="2024-11-15T21:21:00Z"/>
  <w16cex:commentExtensible w16cex:durableId="41ECD7FE" w16cex:dateUtc="2024-11-15T21:22:00Z"/>
  <w16cex:commentExtensible w16cex:durableId="06C29207" w16cex:dateUtc="2024-11-15T21:23:00Z"/>
  <w16cex:commentExtensible w16cex:durableId="3AA710EE" w16cex:dateUtc="2024-10-25T20:42:00Z"/>
  <w16cex:commentExtensible w16cex:durableId="57AF8C15" w16cex:dateUtc="2024-11-06T18:53:00Z"/>
  <w16cex:commentExtensible w16cex:durableId="51BAD84F" w16cex:dateUtc="2024-11-15T21:26:00Z"/>
  <w16cex:commentExtensible w16cex:durableId="0016FF6F" w16cex:dateUtc="2024-11-15T21:28:00Z"/>
  <w16cex:commentExtensible w16cex:durableId="34ED0DA2" w16cex:dateUtc="2024-11-15T21:32:00Z"/>
  <w16cex:commentExtensible w16cex:durableId="740F2F40" w16cex:dateUtc="2024-11-15T21:34:00Z"/>
  <w16cex:commentExtensible w16cex:durableId="1F0CCFAE" w16cex:dateUtc="2024-10-25T21:53:00Z"/>
  <w16cex:commentExtensible w16cex:durableId="674ACE73" w16cex:dateUtc="2024-11-15T21:48:00Z"/>
  <w16cex:commentExtensible w16cex:durableId="7253692D" w16cex:dateUtc="2024-11-12T18:47:00Z"/>
  <w16cex:commentExtensible w16cex:durableId="764FB17F" w16cex:dateUtc="2024-11-14T01:18:00Z"/>
  <w16cex:commentExtensible w16cex:durableId="1E604AF5" w16cex:dateUtc="2024-10-24T00:12:00Z"/>
  <w16cex:commentExtensible w16cex:durableId="53BA3AE6" w16cex:dateUtc="2024-11-08T1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49434ED6" w16cid:durableId="7BCF5B46"/>
  <w16cid:commentId w16cid:paraId="0B9E0A0B" w16cid:durableId="5E573085"/>
  <w16cid:commentId w16cid:paraId="0A3E06A7" w16cid:durableId="4FB6BDAF"/>
  <w16cid:commentId w16cid:paraId="248DD46B" w16cid:durableId="785E18BD"/>
  <w16cid:commentId w16cid:paraId="3D3213EF" w16cid:durableId="05854962"/>
  <w16cid:commentId w16cid:paraId="29044D51" w16cid:durableId="33A428CD"/>
  <w16cid:commentId w16cid:paraId="228198E4" w16cid:durableId="4C91251C"/>
  <w16cid:commentId w16cid:paraId="77B1788F" w16cid:durableId="43E7F42A"/>
  <w16cid:commentId w16cid:paraId="6181FABA" w16cid:durableId="46956EBD"/>
  <w16cid:commentId w16cid:paraId="005215D3" w16cid:durableId="60760F53"/>
  <w16cid:commentId w16cid:paraId="17D38A3B" w16cid:durableId="29AD30AD"/>
  <w16cid:commentId w16cid:paraId="0A241C68" w16cid:durableId="2701E2FF"/>
  <w16cid:commentId w16cid:paraId="310273CF" w16cid:durableId="45D52B8E"/>
  <w16cid:commentId w16cid:paraId="38322941" w16cid:durableId="699D1ABA"/>
  <w16cid:commentId w16cid:paraId="14D9954E" w16cid:durableId="58C4CEF9"/>
  <w16cid:commentId w16cid:paraId="419E3E32" w16cid:durableId="632995C3"/>
  <w16cid:commentId w16cid:paraId="7C157275" w16cid:durableId="4C80C6BF"/>
  <w16cid:commentId w16cid:paraId="2C175C13" w16cid:durableId="2484811A"/>
  <w16cid:commentId w16cid:paraId="453DECAD" w16cid:durableId="7B9F44EE"/>
  <w16cid:commentId w16cid:paraId="7DAE3F4D" w16cid:durableId="5B0B640C"/>
  <w16cid:commentId w16cid:paraId="7F9A413F" w16cid:durableId="6F87B50D"/>
  <w16cid:commentId w16cid:paraId="58F0F453" w16cid:durableId="188CE9A5"/>
  <w16cid:commentId w16cid:paraId="07D2A169" w16cid:durableId="28B82321"/>
  <w16cid:commentId w16cid:paraId="4D8C6C87" w16cid:durableId="41ECD7FE"/>
  <w16cid:commentId w16cid:paraId="58A42720" w16cid:durableId="06C29207"/>
  <w16cid:commentId w16cid:paraId="0125C7EB" w16cid:durableId="3AA710EE"/>
  <w16cid:commentId w16cid:paraId="12C72F7E" w16cid:durableId="57AF8C15"/>
  <w16cid:commentId w16cid:paraId="2BFBD5C5" w16cid:durableId="51BAD84F"/>
  <w16cid:commentId w16cid:paraId="0B65DDBA" w16cid:durableId="0016FF6F"/>
  <w16cid:commentId w16cid:paraId="48A12B1E" w16cid:durableId="34ED0DA2"/>
  <w16cid:commentId w16cid:paraId="41DB8803" w16cid:durableId="740F2F40"/>
  <w16cid:commentId w16cid:paraId="7508C155" w16cid:durableId="1F0CCFAE"/>
  <w16cid:commentId w16cid:paraId="19C01A56" w16cid:durableId="674ACE73"/>
  <w16cid:commentId w16cid:paraId="3F183CF4" w16cid:durableId="7253692D"/>
  <w16cid:commentId w16cid:paraId="48BAF201" w16cid:durableId="2ABC62D2"/>
  <w16cid:commentId w16cid:paraId="41D88D0E" w16cid:durableId="764FB17F"/>
  <w16cid:commentId w16cid:paraId="3DFB1C42" w16cid:durableId="1E604AF5"/>
  <w16cid:commentId w16cid:paraId="4D1DAD44" w16cid:durableId="53BA3A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F00F4" w14:textId="77777777" w:rsidR="00CC4CBE" w:rsidRDefault="00CC4CBE" w:rsidP="009B4C2B">
      <w:r>
        <w:separator/>
      </w:r>
    </w:p>
  </w:endnote>
  <w:endnote w:type="continuationSeparator" w:id="0">
    <w:p w14:paraId="2626F107" w14:textId="77777777" w:rsidR="00CC4CBE" w:rsidRDefault="00CC4CBE" w:rsidP="009B4C2B">
      <w:r>
        <w:continuationSeparator/>
      </w:r>
    </w:p>
  </w:endnote>
  <w:endnote w:type="continuationNotice" w:id="1">
    <w:p w14:paraId="0076632D" w14:textId="77777777" w:rsidR="00CC4CBE" w:rsidRDefault="00CC4C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altName w:val="Calibri"/>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3E0D5" w14:textId="77777777" w:rsidR="00CC4CBE" w:rsidRDefault="00CC4CBE" w:rsidP="009B4C2B">
      <w:r>
        <w:separator/>
      </w:r>
    </w:p>
  </w:footnote>
  <w:footnote w:type="continuationSeparator" w:id="0">
    <w:p w14:paraId="1B16BEDF" w14:textId="77777777" w:rsidR="00CC4CBE" w:rsidRDefault="00CC4CBE" w:rsidP="009B4C2B">
      <w:r>
        <w:continuationSeparator/>
      </w:r>
    </w:p>
  </w:footnote>
  <w:footnote w:type="continuationNotice" w:id="1">
    <w:p w14:paraId="25BA7278" w14:textId="77777777" w:rsidR="00CC4CBE" w:rsidRDefault="00CC4C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AD" w15:userId="S::imcote@sfu.ca::7fb6c07b-6221-489b-ad40-2a6d8aa9915e"/>
  </w15:person>
  <w15:person w15:author="Kieran Cox">
    <w15:presenceInfo w15:providerId="AD" w15:userId="S::kieranc@sfu.ca::b4290085-ec8f-4fe0-8d75-e615e1fa996c"/>
  </w15:person>
  <w15:person w15:author="Claire Attridge">
    <w15:presenceInfo w15:providerId="Windows Live" w15:userId="19e80539abb6b726"/>
  </w15:person>
  <w15:person w15:author="Bridget Maher">
    <w15:presenceInfo w15:providerId="Windows Live" w15:userId="3667760862be51f8"/>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75B"/>
    <w:rsid w:val="00017E16"/>
    <w:rsid w:val="0002013E"/>
    <w:rsid w:val="000227FF"/>
    <w:rsid w:val="00026365"/>
    <w:rsid w:val="00026433"/>
    <w:rsid w:val="000300C1"/>
    <w:rsid w:val="000311F4"/>
    <w:rsid w:val="0003188A"/>
    <w:rsid w:val="0003350D"/>
    <w:rsid w:val="00033D21"/>
    <w:rsid w:val="00034975"/>
    <w:rsid w:val="000358C8"/>
    <w:rsid w:val="00042896"/>
    <w:rsid w:val="00043001"/>
    <w:rsid w:val="00044A18"/>
    <w:rsid w:val="000450BF"/>
    <w:rsid w:val="000537A3"/>
    <w:rsid w:val="00055BCA"/>
    <w:rsid w:val="00055F62"/>
    <w:rsid w:val="00056973"/>
    <w:rsid w:val="00057B69"/>
    <w:rsid w:val="00057BA8"/>
    <w:rsid w:val="00060A7C"/>
    <w:rsid w:val="000642CC"/>
    <w:rsid w:val="000648DC"/>
    <w:rsid w:val="00064FCF"/>
    <w:rsid w:val="00066613"/>
    <w:rsid w:val="0007080D"/>
    <w:rsid w:val="0007282D"/>
    <w:rsid w:val="00073667"/>
    <w:rsid w:val="000748D8"/>
    <w:rsid w:val="00074E10"/>
    <w:rsid w:val="00080452"/>
    <w:rsid w:val="00081881"/>
    <w:rsid w:val="00092ACC"/>
    <w:rsid w:val="000931AB"/>
    <w:rsid w:val="00094986"/>
    <w:rsid w:val="00095507"/>
    <w:rsid w:val="00095C2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32ED"/>
    <w:rsid w:val="000F50D8"/>
    <w:rsid w:val="000F66F1"/>
    <w:rsid w:val="000F79B3"/>
    <w:rsid w:val="00101984"/>
    <w:rsid w:val="00101C2F"/>
    <w:rsid w:val="00105516"/>
    <w:rsid w:val="001059C8"/>
    <w:rsid w:val="00113724"/>
    <w:rsid w:val="0011523B"/>
    <w:rsid w:val="00116C10"/>
    <w:rsid w:val="001175F9"/>
    <w:rsid w:val="001211D2"/>
    <w:rsid w:val="00121C0A"/>
    <w:rsid w:val="00122300"/>
    <w:rsid w:val="00122525"/>
    <w:rsid w:val="00123705"/>
    <w:rsid w:val="0012432E"/>
    <w:rsid w:val="00124C17"/>
    <w:rsid w:val="001269A3"/>
    <w:rsid w:val="001313BD"/>
    <w:rsid w:val="00131A7C"/>
    <w:rsid w:val="00132010"/>
    <w:rsid w:val="0013326D"/>
    <w:rsid w:val="00134966"/>
    <w:rsid w:val="00136DB7"/>
    <w:rsid w:val="00137407"/>
    <w:rsid w:val="001376FF"/>
    <w:rsid w:val="00142ADA"/>
    <w:rsid w:val="001440F3"/>
    <w:rsid w:val="00144B86"/>
    <w:rsid w:val="00150219"/>
    <w:rsid w:val="001510C2"/>
    <w:rsid w:val="00151BB6"/>
    <w:rsid w:val="00151C99"/>
    <w:rsid w:val="00152CBA"/>
    <w:rsid w:val="0015432C"/>
    <w:rsid w:val="00155D45"/>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6F92"/>
    <w:rsid w:val="0019076A"/>
    <w:rsid w:val="00195ECF"/>
    <w:rsid w:val="0019777D"/>
    <w:rsid w:val="001A0C35"/>
    <w:rsid w:val="001A2E91"/>
    <w:rsid w:val="001A5A1D"/>
    <w:rsid w:val="001A5CB6"/>
    <w:rsid w:val="001A65DD"/>
    <w:rsid w:val="001A7CB9"/>
    <w:rsid w:val="001B22A8"/>
    <w:rsid w:val="001B79C7"/>
    <w:rsid w:val="001C07F1"/>
    <w:rsid w:val="001C4D2F"/>
    <w:rsid w:val="001C535E"/>
    <w:rsid w:val="001C6002"/>
    <w:rsid w:val="001D13C5"/>
    <w:rsid w:val="001D14D5"/>
    <w:rsid w:val="001D3701"/>
    <w:rsid w:val="001D3A63"/>
    <w:rsid w:val="001D4EB7"/>
    <w:rsid w:val="001D5081"/>
    <w:rsid w:val="001D7BE9"/>
    <w:rsid w:val="001E1BD6"/>
    <w:rsid w:val="001E1D5D"/>
    <w:rsid w:val="001E5CB7"/>
    <w:rsid w:val="001E7F77"/>
    <w:rsid w:val="001F1825"/>
    <w:rsid w:val="001F1DDA"/>
    <w:rsid w:val="001F293B"/>
    <w:rsid w:val="001F2BDA"/>
    <w:rsid w:val="001F6183"/>
    <w:rsid w:val="001F69F0"/>
    <w:rsid w:val="001F79DB"/>
    <w:rsid w:val="00201837"/>
    <w:rsid w:val="002044A7"/>
    <w:rsid w:val="0020783B"/>
    <w:rsid w:val="00213173"/>
    <w:rsid w:val="002142F2"/>
    <w:rsid w:val="002145C6"/>
    <w:rsid w:val="002178A4"/>
    <w:rsid w:val="00217D47"/>
    <w:rsid w:val="002216A4"/>
    <w:rsid w:val="00222A9E"/>
    <w:rsid w:val="0022385E"/>
    <w:rsid w:val="00225DAD"/>
    <w:rsid w:val="00225E24"/>
    <w:rsid w:val="00230925"/>
    <w:rsid w:val="00232D3A"/>
    <w:rsid w:val="00233597"/>
    <w:rsid w:val="00233D5C"/>
    <w:rsid w:val="00235FC5"/>
    <w:rsid w:val="00237ED0"/>
    <w:rsid w:val="00241033"/>
    <w:rsid w:val="00245C88"/>
    <w:rsid w:val="00245F48"/>
    <w:rsid w:val="00246B2A"/>
    <w:rsid w:val="00250785"/>
    <w:rsid w:val="0025202D"/>
    <w:rsid w:val="00252E04"/>
    <w:rsid w:val="00253D0A"/>
    <w:rsid w:val="00255188"/>
    <w:rsid w:val="00261545"/>
    <w:rsid w:val="002620AE"/>
    <w:rsid w:val="002624C3"/>
    <w:rsid w:val="002631FE"/>
    <w:rsid w:val="00263F14"/>
    <w:rsid w:val="00266DFF"/>
    <w:rsid w:val="0026711E"/>
    <w:rsid w:val="002676C9"/>
    <w:rsid w:val="0026774C"/>
    <w:rsid w:val="00271E58"/>
    <w:rsid w:val="002750B2"/>
    <w:rsid w:val="00275834"/>
    <w:rsid w:val="00280722"/>
    <w:rsid w:val="00281EEC"/>
    <w:rsid w:val="00282591"/>
    <w:rsid w:val="002840C9"/>
    <w:rsid w:val="00284C12"/>
    <w:rsid w:val="00287247"/>
    <w:rsid w:val="00290A83"/>
    <w:rsid w:val="00290BF1"/>
    <w:rsid w:val="00291048"/>
    <w:rsid w:val="00291E5F"/>
    <w:rsid w:val="00293DBF"/>
    <w:rsid w:val="0029554C"/>
    <w:rsid w:val="00295B89"/>
    <w:rsid w:val="0029646C"/>
    <w:rsid w:val="0029789C"/>
    <w:rsid w:val="002A1EF5"/>
    <w:rsid w:val="002A304B"/>
    <w:rsid w:val="002A6FAB"/>
    <w:rsid w:val="002A72EC"/>
    <w:rsid w:val="002A7F03"/>
    <w:rsid w:val="002B081F"/>
    <w:rsid w:val="002B188A"/>
    <w:rsid w:val="002B400A"/>
    <w:rsid w:val="002B53A4"/>
    <w:rsid w:val="002B6ECC"/>
    <w:rsid w:val="002B7A8C"/>
    <w:rsid w:val="002B7F5F"/>
    <w:rsid w:val="002C2F6E"/>
    <w:rsid w:val="002C320F"/>
    <w:rsid w:val="002C3747"/>
    <w:rsid w:val="002C41D5"/>
    <w:rsid w:val="002C7346"/>
    <w:rsid w:val="002C77C5"/>
    <w:rsid w:val="002C7A7C"/>
    <w:rsid w:val="002C7B46"/>
    <w:rsid w:val="002D0F9D"/>
    <w:rsid w:val="002D15C0"/>
    <w:rsid w:val="002D40ED"/>
    <w:rsid w:val="002D6F8B"/>
    <w:rsid w:val="002D7263"/>
    <w:rsid w:val="002E0B15"/>
    <w:rsid w:val="002E0BE3"/>
    <w:rsid w:val="002E1265"/>
    <w:rsid w:val="002E1F14"/>
    <w:rsid w:val="002E2061"/>
    <w:rsid w:val="002E537D"/>
    <w:rsid w:val="002E5563"/>
    <w:rsid w:val="002E568B"/>
    <w:rsid w:val="002E7BDB"/>
    <w:rsid w:val="002F0A6D"/>
    <w:rsid w:val="002F0DB3"/>
    <w:rsid w:val="002F18B0"/>
    <w:rsid w:val="002F60B0"/>
    <w:rsid w:val="002F6441"/>
    <w:rsid w:val="002F7230"/>
    <w:rsid w:val="002F7D37"/>
    <w:rsid w:val="0030052D"/>
    <w:rsid w:val="00306F1F"/>
    <w:rsid w:val="003101A1"/>
    <w:rsid w:val="00314455"/>
    <w:rsid w:val="00314A5D"/>
    <w:rsid w:val="00315B05"/>
    <w:rsid w:val="00321208"/>
    <w:rsid w:val="0032304D"/>
    <w:rsid w:val="00324D34"/>
    <w:rsid w:val="00327838"/>
    <w:rsid w:val="00330741"/>
    <w:rsid w:val="00331A91"/>
    <w:rsid w:val="0033427F"/>
    <w:rsid w:val="00334ADF"/>
    <w:rsid w:val="00337794"/>
    <w:rsid w:val="00347B50"/>
    <w:rsid w:val="0035016F"/>
    <w:rsid w:val="003509B8"/>
    <w:rsid w:val="0035239D"/>
    <w:rsid w:val="00352B3A"/>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33DE"/>
    <w:rsid w:val="00374B2C"/>
    <w:rsid w:val="00375CD0"/>
    <w:rsid w:val="00375F57"/>
    <w:rsid w:val="00377E7D"/>
    <w:rsid w:val="003801C9"/>
    <w:rsid w:val="00380F24"/>
    <w:rsid w:val="00382F5B"/>
    <w:rsid w:val="003840BD"/>
    <w:rsid w:val="003842D7"/>
    <w:rsid w:val="003859F6"/>
    <w:rsid w:val="00387A6E"/>
    <w:rsid w:val="0039011B"/>
    <w:rsid w:val="0039086A"/>
    <w:rsid w:val="00390AE6"/>
    <w:rsid w:val="003922EB"/>
    <w:rsid w:val="00392DBC"/>
    <w:rsid w:val="003933B7"/>
    <w:rsid w:val="00396449"/>
    <w:rsid w:val="00397ACC"/>
    <w:rsid w:val="00397B9C"/>
    <w:rsid w:val="003A0091"/>
    <w:rsid w:val="003A204B"/>
    <w:rsid w:val="003A25E8"/>
    <w:rsid w:val="003B1D0A"/>
    <w:rsid w:val="003B3EB5"/>
    <w:rsid w:val="003B402E"/>
    <w:rsid w:val="003B4768"/>
    <w:rsid w:val="003B6CDD"/>
    <w:rsid w:val="003B6CDF"/>
    <w:rsid w:val="003C0BA5"/>
    <w:rsid w:val="003C2B32"/>
    <w:rsid w:val="003C3010"/>
    <w:rsid w:val="003C5615"/>
    <w:rsid w:val="003C6B73"/>
    <w:rsid w:val="003C7032"/>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3452"/>
    <w:rsid w:val="003F3DBB"/>
    <w:rsid w:val="003F627B"/>
    <w:rsid w:val="003F63B3"/>
    <w:rsid w:val="0040085E"/>
    <w:rsid w:val="00401383"/>
    <w:rsid w:val="004036C6"/>
    <w:rsid w:val="00403CB4"/>
    <w:rsid w:val="00405356"/>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5018"/>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45ECC"/>
    <w:rsid w:val="00446C28"/>
    <w:rsid w:val="00453767"/>
    <w:rsid w:val="00456F9A"/>
    <w:rsid w:val="004578FA"/>
    <w:rsid w:val="00462E79"/>
    <w:rsid w:val="00467D8C"/>
    <w:rsid w:val="00471233"/>
    <w:rsid w:val="00473216"/>
    <w:rsid w:val="00473877"/>
    <w:rsid w:val="004739F8"/>
    <w:rsid w:val="00476C39"/>
    <w:rsid w:val="004773D8"/>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B7CC5"/>
    <w:rsid w:val="004C10EB"/>
    <w:rsid w:val="004C314F"/>
    <w:rsid w:val="004C436C"/>
    <w:rsid w:val="004C7077"/>
    <w:rsid w:val="004D04FC"/>
    <w:rsid w:val="004D08E1"/>
    <w:rsid w:val="004D113C"/>
    <w:rsid w:val="004D19B2"/>
    <w:rsid w:val="004D42BB"/>
    <w:rsid w:val="004D42C3"/>
    <w:rsid w:val="004E5043"/>
    <w:rsid w:val="004E5C73"/>
    <w:rsid w:val="004E6F16"/>
    <w:rsid w:val="004F21D6"/>
    <w:rsid w:val="004F2705"/>
    <w:rsid w:val="004F4392"/>
    <w:rsid w:val="004F5624"/>
    <w:rsid w:val="004F7472"/>
    <w:rsid w:val="004F7AE3"/>
    <w:rsid w:val="005014F7"/>
    <w:rsid w:val="00506812"/>
    <w:rsid w:val="00506EED"/>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2F36"/>
    <w:rsid w:val="00533B7E"/>
    <w:rsid w:val="00535F8D"/>
    <w:rsid w:val="00540B15"/>
    <w:rsid w:val="005433DA"/>
    <w:rsid w:val="0054515D"/>
    <w:rsid w:val="00547A38"/>
    <w:rsid w:val="0055529E"/>
    <w:rsid w:val="00556E86"/>
    <w:rsid w:val="00557A19"/>
    <w:rsid w:val="00560BB1"/>
    <w:rsid w:val="0056137A"/>
    <w:rsid w:val="005613C5"/>
    <w:rsid w:val="00562CDF"/>
    <w:rsid w:val="005636C0"/>
    <w:rsid w:val="0056599C"/>
    <w:rsid w:val="00565A8B"/>
    <w:rsid w:val="00566C2C"/>
    <w:rsid w:val="00570F20"/>
    <w:rsid w:val="005746D1"/>
    <w:rsid w:val="00576035"/>
    <w:rsid w:val="00576692"/>
    <w:rsid w:val="00580804"/>
    <w:rsid w:val="00580B22"/>
    <w:rsid w:val="0058230D"/>
    <w:rsid w:val="00582A7B"/>
    <w:rsid w:val="005831E6"/>
    <w:rsid w:val="005835B5"/>
    <w:rsid w:val="0058405B"/>
    <w:rsid w:val="00584638"/>
    <w:rsid w:val="005870DF"/>
    <w:rsid w:val="00587911"/>
    <w:rsid w:val="005879AC"/>
    <w:rsid w:val="00587BDC"/>
    <w:rsid w:val="005933DD"/>
    <w:rsid w:val="0059550C"/>
    <w:rsid w:val="005A0A94"/>
    <w:rsid w:val="005A0B73"/>
    <w:rsid w:val="005A129F"/>
    <w:rsid w:val="005A1F03"/>
    <w:rsid w:val="005A498B"/>
    <w:rsid w:val="005A6DC6"/>
    <w:rsid w:val="005A6EDD"/>
    <w:rsid w:val="005B15F4"/>
    <w:rsid w:val="005B26B9"/>
    <w:rsid w:val="005B3F6C"/>
    <w:rsid w:val="005B5A3A"/>
    <w:rsid w:val="005B7764"/>
    <w:rsid w:val="005B7CE1"/>
    <w:rsid w:val="005C511E"/>
    <w:rsid w:val="005C5236"/>
    <w:rsid w:val="005C6C7A"/>
    <w:rsid w:val="005C7696"/>
    <w:rsid w:val="005D293A"/>
    <w:rsid w:val="005D42E1"/>
    <w:rsid w:val="005E0368"/>
    <w:rsid w:val="005E0538"/>
    <w:rsid w:val="005E0A73"/>
    <w:rsid w:val="005E0EEE"/>
    <w:rsid w:val="005E2687"/>
    <w:rsid w:val="005E2C00"/>
    <w:rsid w:val="005E2FEE"/>
    <w:rsid w:val="005E3C73"/>
    <w:rsid w:val="005E6D58"/>
    <w:rsid w:val="005E7820"/>
    <w:rsid w:val="005F0597"/>
    <w:rsid w:val="005F08F5"/>
    <w:rsid w:val="005F1E8D"/>
    <w:rsid w:val="005F39D0"/>
    <w:rsid w:val="005F4050"/>
    <w:rsid w:val="005F422E"/>
    <w:rsid w:val="006005D7"/>
    <w:rsid w:val="00600E47"/>
    <w:rsid w:val="006032E9"/>
    <w:rsid w:val="0060411D"/>
    <w:rsid w:val="00605796"/>
    <w:rsid w:val="006077BE"/>
    <w:rsid w:val="006109F9"/>
    <w:rsid w:val="0061163F"/>
    <w:rsid w:val="006159C2"/>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28A1"/>
    <w:rsid w:val="00652D23"/>
    <w:rsid w:val="00655502"/>
    <w:rsid w:val="006610AC"/>
    <w:rsid w:val="006611F9"/>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C48"/>
    <w:rsid w:val="00683FC3"/>
    <w:rsid w:val="0068500B"/>
    <w:rsid w:val="006855B4"/>
    <w:rsid w:val="00686D1B"/>
    <w:rsid w:val="00690DD3"/>
    <w:rsid w:val="0069194B"/>
    <w:rsid w:val="00694C65"/>
    <w:rsid w:val="00695175"/>
    <w:rsid w:val="006A5028"/>
    <w:rsid w:val="006A698F"/>
    <w:rsid w:val="006A69B6"/>
    <w:rsid w:val="006B016A"/>
    <w:rsid w:val="006B046E"/>
    <w:rsid w:val="006B09F2"/>
    <w:rsid w:val="006B2625"/>
    <w:rsid w:val="006B4882"/>
    <w:rsid w:val="006C163C"/>
    <w:rsid w:val="006C2140"/>
    <w:rsid w:val="006C360E"/>
    <w:rsid w:val="006C4A83"/>
    <w:rsid w:val="006C4C3A"/>
    <w:rsid w:val="006C4CEE"/>
    <w:rsid w:val="006C5AC6"/>
    <w:rsid w:val="006C6716"/>
    <w:rsid w:val="006C6F43"/>
    <w:rsid w:val="006C7B78"/>
    <w:rsid w:val="006D152A"/>
    <w:rsid w:val="006D16BE"/>
    <w:rsid w:val="006D3066"/>
    <w:rsid w:val="006D3BCD"/>
    <w:rsid w:val="006D5284"/>
    <w:rsid w:val="006D5B81"/>
    <w:rsid w:val="006D747A"/>
    <w:rsid w:val="006D7F06"/>
    <w:rsid w:val="006E0BEA"/>
    <w:rsid w:val="006E0C18"/>
    <w:rsid w:val="006E54C4"/>
    <w:rsid w:val="006F3E6B"/>
    <w:rsid w:val="006F4686"/>
    <w:rsid w:val="006F584C"/>
    <w:rsid w:val="0070083D"/>
    <w:rsid w:val="00700CA8"/>
    <w:rsid w:val="007014A8"/>
    <w:rsid w:val="00701637"/>
    <w:rsid w:val="00701EB0"/>
    <w:rsid w:val="007025A9"/>
    <w:rsid w:val="0070501D"/>
    <w:rsid w:val="00705FE1"/>
    <w:rsid w:val="00707540"/>
    <w:rsid w:val="0071096F"/>
    <w:rsid w:val="00712A40"/>
    <w:rsid w:val="00712A56"/>
    <w:rsid w:val="00715D18"/>
    <w:rsid w:val="00715D27"/>
    <w:rsid w:val="00716377"/>
    <w:rsid w:val="00717F32"/>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F86"/>
    <w:rsid w:val="0075411C"/>
    <w:rsid w:val="007568BC"/>
    <w:rsid w:val="00761A9D"/>
    <w:rsid w:val="00761BA2"/>
    <w:rsid w:val="00762932"/>
    <w:rsid w:val="00765FE9"/>
    <w:rsid w:val="0076719B"/>
    <w:rsid w:val="00771D86"/>
    <w:rsid w:val="00771FB3"/>
    <w:rsid w:val="0077211F"/>
    <w:rsid w:val="00772701"/>
    <w:rsid w:val="0077350E"/>
    <w:rsid w:val="0077441C"/>
    <w:rsid w:val="007747B7"/>
    <w:rsid w:val="00775011"/>
    <w:rsid w:val="00776655"/>
    <w:rsid w:val="00782EA1"/>
    <w:rsid w:val="007831DE"/>
    <w:rsid w:val="0078518E"/>
    <w:rsid w:val="0078662B"/>
    <w:rsid w:val="007872E9"/>
    <w:rsid w:val="00791FF5"/>
    <w:rsid w:val="00792779"/>
    <w:rsid w:val="00796F8D"/>
    <w:rsid w:val="007A0BAF"/>
    <w:rsid w:val="007A1A08"/>
    <w:rsid w:val="007A1A41"/>
    <w:rsid w:val="007A283D"/>
    <w:rsid w:val="007A65BF"/>
    <w:rsid w:val="007A68CB"/>
    <w:rsid w:val="007B0365"/>
    <w:rsid w:val="007B0963"/>
    <w:rsid w:val="007B5055"/>
    <w:rsid w:val="007B5406"/>
    <w:rsid w:val="007B580F"/>
    <w:rsid w:val="007C03DE"/>
    <w:rsid w:val="007C042F"/>
    <w:rsid w:val="007C0A44"/>
    <w:rsid w:val="007C14D9"/>
    <w:rsid w:val="007C1BDA"/>
    <w:rsid w:val="007C1D5C"/>
    <w:rsid w:val="007C2BBA"/>
    <w:rsid w:val="007C32B4"/>
    <w:rsid w:val="007C32C3"/>
    <w:rsid w:val="007C5A02"/>
    <w:rsid w:val="007C5C1D"/>
    <w:rsid w:val="007C783C"/>
    <w:rsid w:val="007D13CA"/>
    <w:rsid w:val="007D56C7"/>
    <w:rsid w:val="007D6070"/>
    <w:rsid w:val="007D6267"/>
    <w:rsid w:val="007D71C9"/>
    <w:rsid w:val="007E0BA8"/>
    <w:rsid w:val="007E1750"/>
    <w:rsid w:val="007E33DF"/>
    <w:rsid w:val="007E4686"/>
    <w:rsid w:val="007E69BA"/>
    <w:rsid w:val="007F1484"/>
    <w:rsid w:val="007F1CE1"/>
    <w:rsid w:val="007F416C"/>
    <w:rsid w:val="007F45EC"/>
    <w:rsid w:val="007F6203"/>
    <w:rsid w:val="007F7354"/>
    <w:rsid w:val="0080060C"/>
    <w:rsid w:val="008012CE"/>
    <w:rsid w:val="00801C1E"/>
    <w:rsid w:val="00801C62"/>
    <w:rsid w:val="00805704"/>
    <w:rsid w:val="00805A5D"/>
    <w:rsid w:val="008068ED"/>
    <w:rsid w:val="00806D42"/>
    <w:rsid w:val="0080773F"/>
    <w:rsid w:val="00807C51"/>
    <w:rsid w:val="00813785"/>
    <w:rsid w:val="008138C7"/>
    <w:rsid w:val="008145DB"/>
    <w:rsid w:val="00815249"/>
    <w:rsid w:val="00816A13"/>
    <w:rsid w:val="00817AD8"/>
    <w:rsid w:val="00817D31"/>
    <w:rsid w:val="00820A22"/>
    <w:rsid w:val="00820B4D"/>
    <w:rsid w:val="0082290C"/>
    <w:rsid w:val="00824BD5"/>
    <w:rsid w:val="00824E57"/>
    <w:rsid w:val="00826808"/>
    <w:rsid w:val="008270B2"/>
    <w:rsid w:val="00830679"/>
    <w:rsid w:val="008307A0"/>
    <w:rsid w:val="00830E20"/>
    <w:rsid w:val="00830EF2"/>
    <w:rsid w:val="008319DF"/>
    <w:rsid w:val="00831BE8"/>
    <w:rsid w:val="008335BF"/>
    <w:rsid w:val="00833F25"/>
    <w:rsid w:val="008422B4"/>
    <w:rsid w:val="0084258D"/>
    <w:rsid w:val="0084294E"/>
    <w:rsid w:val="008457F1"/>
    <w:rsid w:val="00846C5B"/>
    <w:rsid w:val="0085021C"/>
    <w:rsid w:val="00850D17"/>
    <w:rsid w:val="00851AB4"/>
    <w:rsid w:val="00853D2B"/>
    <w:rsid w:val="008600C1"/>
    <w:rsid w:val="00860F6C"/>
    <w:rsid w:val="008613D1"/>
    <w:rsid w:val="00864DC0"/>
    <w:rsid w:val="008651BB"/>
    <w:rsid w:val="0087122E"/>
    <w:rsid w:val="0087419B"/>
    <w:rsid w:val="00880269"/>
    <w:rsid w:val="00882A24"/>
    <w:rsid w:val="00883F7B"/>
    <w:rsid w:val="008876FC"/>
    <w:rsid w:val="0089162E"/>
    <w:rsid w:val="00892365"/>
    <w:rsid w:val="008955F6"/>
    <w:rsid w:val="00895C86"/>
    <w:rsid w:val="008964CE"/>
    <w:rsid w:val="008A0791"/>
    <w:rsid w:val="008A1BD4"/>
    <w:rsid w:val="008A3F70"/>
    <w:rsid w:val="008A67F3"/>
    <w:rsid w:val="008B05F8"/>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E5B"/>
    <w:rsid w:val="008D6320"/>
    <w:rsid w:val="008E0052"/>
    <w:rsid w:val="008E0F38"/>
    <w:rsid w:val="008E3A36"/>
    <w:rsid w:val="008E62A2"/>
    <w:rsid w:val="008E7707"/>
    <w:rsid w:val="008E795A"/>
    <w:rsid w:val="008F1993"/>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549D"/>
    <w:rsid w:val="00956033"/>
    <w:rsid w:val="009569DD"/>
    <w:rsid w:val="00957070"/>
    <w:rsid w:val="00957535"/>
    <w:rsid w:val="009609CF"/>
    <w:rsid w:val="00963154"/>
    <w:rsid w:val="00965054"/>
    <w:rsid w:val="0096667C"/>
    <w:rsid w:val="00966E65"/>
    <w:rsid w:val="00967589"/>
    <w:rsid w:val="00970849"/>
    <w:rsid w:val="0097669C"/>
    <w:rsid w:val="00977C23"/>
    <w:rsid w:val="009816FC"/>
    <w:rsid w:val="009838BB"/>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1C19"/>
    <w:rsid w:val="009C2153"/>
    <w:rsid w:val="009C308B"/>
    <w:rsid w:val="009C41B4"/>
    <w:rsid w:val="009C4864"/>
    <w:rsid w:val="009C4EA4"/>
    <w:rsid w:val="009C58E1"/>
    <w:rsid w:val="009C7DB9"/>
    <w:rsid w:val="009D0A6F"/>
    <w:rsid w:val="009D2E19"/>
    <w:rsid w:val="009D637D"/>
    <w:rsid w:val="009D6967"/>
    <w:rsid w:val="009D6A5A"/>
    <w:rsid w:val="009E2DF2"/>
    <w:rsid w:val="009E34A5"/>
    <w:rsid w:val="009E35D0"/>
    <w:rsid w:val="009E3CC4"/>
    <w:rsid w:val="009E4099"/>
    <w:rsid w:val="009E47B9"/>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698"/>
    <w:rsid w:val="00A13FB6"/>
    <w:rsid w:val="00A14B41"/>
    <w:rsid w:val="00A15663"/>
    <w:rsid w:val="00A15B36"/>
    <w:rsid w:val="00A1653F"/>
    <w:rsid w:val="00A166C5"/>
    <w:rsid w:val="00A210AD"/>
    <w:rsid w:val="00A213FF"/>
    <w:rsid w:val="00A226B8"/>
    <w:rsid w:val="00A2432A"/>
    <w:rsid w:val="00A25B00"/>
    <w:rsid w:val="00A32263"/>
    <w:rsid w:val="00A33386"/>
    <w:rsid w:val="00A36A0B"/>
    <w:rsid w:val="00A36A36"/>
    <w:rsid w:val="00A37BD2"/>
    <w:rsid w:val="00A40ED6"/>
    <w:rsid w:val="00A41148"/>
    <w:rsid w:val="00A4123F"/>
    <w:rsid w:val="00A41413"/>
    <w:rsid w:val="00A41B00"/>
    <w:rsid w:val="00A43FB6"/>
    <w:rsid w:val="00A44D01"/>
    <w:rsid w:val="00A47313"/>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0D8C"/>
    <w:rsid w:val="00A81C25"/>
    <w:rsid w:val="00A82539"/>
    <w:rsid w:val="00A83EAE"/>
    <w:rsid w:val="00A84F17"/>
    <w:rsid w:val="00A91086"/>
    <w:rsid w:val="00A92411"/>
    <w:rsid w:val="00A93AB7"/>
    <w:rsid w:val="00A9541C"/>
    <w:rsid w:val="00A95689"/>
    <w:rsid w:val="00A960B5"/>
    <w:rsid w:val="00A96C2B"/>
    <w:rsid w:val="00A9700D"/>
    <w:rsid w:val="00AA20C8"/>
    <w:rsid w:val="00AA2419"/>
    <w:rsid w:val="00AA2E4B"/>
    <w:rsid w:val="00AA3E02"/>
    <w:rsid w:val="00AA71E2"/>
    <w:rsid w:val="00AB2110"/>
    <w:rsid w:val="00AB222F"/>
    <w:rsid w:val="00AB275A"/>
    <w:rsid w:val="00AB55BA"/>
    <w:rsid w:val="00AB636E"/>
    <w:rsid w:val="00AC05CD"/>
    <w:rsid w:val="00AC09CD"/>
    <w:rsid w:val="00AC12DC"/>
    <w:rsid w:val="00AC1B8C"/>
    <w:rsid w:val="00AC1C49"/>
    <w:rsid w:val="00AC453C"/>
    <w:rsid w:val="00AC4D54"/>
    <w:rsid w:val="00AC6441"/>
    <w:rsid w:val="00AD03E0"/>
    <w:rsid w:val="00AD59FE"/>
    <w:rsid w:val="00AD62DF"/>
    <w:rsid w:val="00AD64D7"/>
    <w:rsid w:val="00AE1D23"/>
    <w:rsid w:val="00AE1D84"/>
    <w:rsid w:val="00AE2D14"/>
    <w:rsid w:val="00AE4869"/>
    <w:rsid w:val="00AF1938"/>
    <w:rsid w:val="00AF1C1D"/>
    <w:rsid w:val="00AF220D"/>
    <w:rsid w:val="00AF48F7"/>
    <w:rsid w:val="00AF52A3"/>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7B9"/>
    <w:rsid w:val="00B317F3"/>
    <w:rsid w:val="00B3248A"/>
    <w:rsid w:val="00B35528"/>
    <w:rsid w:val="00B40590"/>
    <w:rsid w:val="00B40FCC"/>
    <w:rsid w:val="00B42CBE"/>
    <w:rsid w:val="00B43EE2"/>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12B7"/>
    <w:rsid w:val="00B71E47"/>
    <w:rsid w:val="00B75492"/>
    <w:rsid w:val="00B7637C"/>
    <w:rsid w:val="00B825DD"/>
    <w:rsid w:val="00B826DC"/>
    <w:rsid w:val="00B861DC"/>
    <w:rsid w:val="00B866D6"/>
    <w:rsid w:val="00B874D2"/>
    <w:rsid w:val="00B8757C"/>
    <w:rsid w:val="00B928B9"/>
    <w:rsid w:val="00B9291A"/>
    <w:rsid w:val="00B94A0D"/>
    <w:rsid w:val="00B96AAE"/>
    <w:rsid w:val="00B97964"/>
    <w:rsid w:val="00BA0DC8"/>
    <w:rsid w:val="00BA1DFE"/>
    <w:rsid w:val="00BA1FF7"/>
    <w:rsid w:val="00BA2485"/>
    <w:rsid w:val="00BA33CE"/>
    <w:rsid w:val="00BA4AFF"/>
    <w:rsid w:val="00BA5A27"/>
    <w:rsid w:val="00BA6691"/>
    <w:rsid w:val="00BB0987"/>
    <w:rsid w:val="00BB3685"/>
    <w:rsid w:val="00BB4DD2"/>
    <w:rsid w:val="00BB6F7F"/>
    <w:rsid w:val="00BC14D0"/>
    <w:rsid w:val="00BC1B34"/>
    <w:rsid w:val="00BC20AB"/>
    <w:rsid w:val="00BC2159"/>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F43"/>
    <w:rsid w:val="00BF1FB2"/>
    <w:rsid w:val="00BF7831"/>
    <w:rsid w:val="00C01950"/>
    <w:rsid w:val="00C027F9"/>
    <w:rsid w:val="00C05930"/>
    <w:rsid w:val="00C05A5A"/>
    <w:rsid w:val="00C06EC1"/>
    <w:rsid w:val="00C07D6B"/>
    <w:rsid w:val="00C119E0"/>
    <w:rsid w:val="00C11E26"/>
    <w:rsid w:val="00C12458"/>
    <w:rsid w:val="00C12D3F"/>
    <w:rsid w:val="00C146F7"/>
    <w:rsid w:val="00C17C96"/>
    <w:rsid w:val="00C21487"/>
    <w:rsid w:val="00C21D82"/>
    <w:rsid w:val="00C2208A"/>
    <w:rsid w:val="00C2344C"/>
    <w:rsid w:val="00C246F4"/>
    <w:rsid w:val="00C24A19"/>
    <w:rsid w:val="00C25CFD"/>
    <w:rsid w:val="00C26711"/>
    <w:rsid w:val="00C27264"/>
    <w:rsid w:val="00C27CC6"/>
    <w:rsid w:val="00C31EA3"/>
    <w:rsid w:val="00C322C9"/>
    <w:rsid w:val="00C34E5F"/>
    <w:rsid w:val="00C40D7C"/>
    <w:rsid w:val="00C40F8D"/>
    <w:rsid w:val="00C419CB"/>
    <w:rsid w:val="00C43285"/>
    <w:rsid w:val="00C45043"/>
    <w:rsid w:val="00C459A2"/>
    <w:rsid w:val="00C45F40"/>
    <w:rsid w:val="00C518E2"/>
    <w:rsid w:val="00C524A5"/>
    <w:rsid w:val="00C540DD"/>
    <w:rsid w:val="00C54451"/>
    <w:rsid w:val="00C557A7"/>
    <w:rsid w:val="00C56A22"/>
    <w:rsid w:val="00C6204B"/>
    <w:rsid w:val="00C62A98"/>
    <w:rsid w:val="00C64FD7"/>
    <w:rsid w:val="00C673A5"/>
    <w:rsid w:val="00C768BA"/>
    <w:rsid w:val="00C77114"/>
    <w:rsid w:val="00C77243"/>
    <w:rsid w:val="00C826A7"/>
    <w:rsid w:val="00C83AF9"/>
    <w:rsid w:val="00C85DCD"/>
    <w:rsid w:val="00C8732F"/>
    <w:rsid w:val="00C875E3"/>
    <w:rsid w:val="00C923D5"/>
    <w:rsid w:val="00C93485"/>
    <w:rsid w:val="00C936FC"/>
    <w:rsid w:val="00C9608F"/>
    <w:rsid w:val="00CA2BED"/>
    <w:rsid w:val="00CA34B5"/>
    <w:rsid w:val="00CA5366"/>
    <w:rsid w:val="00CA5503"/>
    <w:rsid w:val="00CB3CD3"/>
    <w:rsid w:val="00CB4FFE"/>
    <w:rsid w:val="00CB7309"/>
    <w:rsid w:val="00CC12B0"/>
    <w:rsid w:val="00CC4CBE"/>
    <w:rsid w:val="00CC5E86"/>
    <w:rsid w:val="00CC7DE1"/>
    <w:rsid w:val="00CD046A"/>
    <w:rsid w:val="00CD2A33"/>
    <w:rsid w:val="00CD2ED7"/>
    <w:rsid w:val="00CD481B"/>
    <w:rsid w:val="00CD73AB"/>
    <w:rsid w:val="00CD7474"/>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49D"/>
    <w:rsid w:val="00D14D33"/>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58E0"/>
    <w:rsid w:val="00D566C3"/>
    <w:rsid w:val="00D5697E"/>
    <w:rsid w:val="00D56988"/>
    <w:rsid w:val="00D57AB2"/>
    <w:rsid w:val="00D63251"/>
    <w:rsid w:val="00D64188"/>
    <w:rsid w:val="00D71E1B"/>
    <w:rsid w:val="00D768B7"/>
    <w:rsid w:val="00D77A63"/>
    <w:rsid w:val="00D823F4"/>
    <w:rsid w:val="00D83BB3"/>
    <w:rsid w:val="00D84AA3"/>
    <w:rsid w:val="00D85A41"/>
    <w:rsid w:val="00D90520"/>
    <w:rsid w:val="00D911E4"/>
    <w:rsid w:val="00D93294"/>
    <w:rsid w:val="00D96F75"/>
    <w:rsid w:val="00D970DD"/>
    <w:rsid w:val="00D9775A"/>
    <w:rsid w:val="00DA0901"/>
    <w:rsid w:val="00DA10C2"/>
    <w:rsid w:val="00DA5006"/>
    <w:rsid w:val="00DA559A"/>
    <w:rsid w:val="00DA6701"/>
    <w:rsid w:val="00DA7738"/>
    <w:rsid w:val="00DB029A"/>
    <w:rsid w:val="00DB42F5"/>
    <w:rsid w:val="00DB431B"/>
    <w:rsid w:val="00DB5A3B"/>
    <w:rsid w:val="00DC0493"/>
    <w:rsid w:val="00DC055D"/>
    <w:rsid w:val="00DC4A52"/>
    <w:rsid w:val="00DC514B"/>
    <w:rsid w:val="00DC5B5B"/>
    <w:rsid w:val="00DC6420"/>
    <w:rsid w:val="00DD00A1"/>
    <w:rsid w:val="00DD3840"/>
    <w:rsid w:val="00DD3A00"/>
    <w:rsid w:val="00DD3F5C"/>
    <w:rsid w:val="00DD6988"/>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300C9"/>
    <w:rsid w:val="00E3051D"/>
    <w:rsid w:val="00E31706"/>
    <w:rsid w:val="00E31F65"/>
    <w:rsid w:val="00E32297"/>
    <w:rsid w:val="00E34FA8"/>
    <w:rsid w:val="00E36531"/>
    <w:rsid w:val="00E36DF6"/>
    <w:rsid w:val="00E40642"/>
    <w:rsid w:val="00E41074"/>
    <w:rsid w:val="00E428BC"/>
    <w:rsid w:val="00E42DA4"/>
    <w:rsid w:val="00E4439E"/>
    <w:rsid w:val="00E4531F"/>
    <w:rsid w:val="00E527A8"/>
    <w:rsid w:val="00E53B33"/>
    <w:rsid w:val="00E54847"/>
    <w:rsid w:val="00E57739"/>
    <w:rsid w:val="00E624B0"/>
    <w:rsid w:val="00E626AC"/>
    <w:rsid w:val="00E626B9"/>
    <w:rsid w:val="00E639BB"/>
    <w:rsid w:val="00E63D93"/>
    <w:rsid w:val="00E6472E"/>
    <w:rsid w:val="00E65785"/>
    <w:rsid w:val="00E6680F"/>
    <w:rsid w:val="00E6772A"/>
    <w:rsid w:val="00E6786E"/>
    <w:rsid w:val="00E71885"/>
    <w:rsid w:val="00E72A4B"/>
    <w:rsid w:val="00E735B3"/>
    <w:rsid w:val="00E738EE"/>
    <w:rsid w:val="00E751AB"/>
    <w:rsid w:val="00E75352"/>
    <w:rsid w:val="00E763F3"/>
    <w:rsid w:val="00E81946"/>
    <w:rsid w:val="00E83D6E"/>
    <w:rsid w:val="00E83DAB"/>
    <w:rsid w:val="00E85990"/>
    <w:rsid w:val="00E85DC2"/>
    <w:rsid w:val="00E8600A"/>
    <w:rsid w:val="00E86B3F"/>
    <w:rsid w:val="00E9023C"/>
    <w:rsid w:val="00E9064C"/>
    <w:rsid w:val="00E914E6"/>
    <w:rsid w:val="00E94D69"/>
    <w:rsid w:val="00EA0E28"/>
    <w:rsid w:val="00EA2D98"/>
    <w:rsid w:val="00EA4716"/>
    <w:rsid w:val="00EA4761"/>
    <w:rsid w:val="00EB02CF"/>
    <w:rsid w:val="00EB3BC7"/>
    <w:rsid w:val="00EB4C91"/>
    <w:rsid w:val="00EB4F90"/>
    <w:rsid w:val="00EB7CB2"/>
    <w:rsid w:val="00EC0648"/>
    <w:rsid w:val="00EC06BA"/>
    <w:rsid w:val="00EC101B"/>
    <w:rsid w:val="00EC105C"/>
    <w:rsid w:val="00EC3A47"/>
    <w:rsid w:val="00EC50FD"/>
    <w:rsid w:val="00EC6CAC"/>
    <w:rsid w:val="00ED1C7F"/>
    <w:rsid w:val="00ED22B3"/>
    <w:rsid w:val="00ED4FFF"/>
    <w:rsid w:val="00ED5552"/>
    <w:rsid w:val="00EE0375"/>
    <w:rsid w:val="00EE20FF"/>
    <w:rsid w:val="00EE37C2"/>
    <w:rsid w:val="00EE4634"/>
    <w:rsid w:val="00EE4D8A"/>
    <w:rsid w:val="00EE4DBD"/>
    <w:rsid w:val="00EE5D31"/>
    <w:rsid w:val="00EE5DD8"/>
    <w:rsid w:val="00EE7580"/>
    <w:rsid w:val="00EE7832"/>
    <w:rsid w:val="00EF0BBA"/>
    <w:rsid w:val="00EF0CFA"/>
    <w:rsid w:val="00EF152C"/>
    <w:rsid w:val="00EF3490"/>
    <w:rsid w:val="00EF3D0C"/>
    <w:rsid w:val="00EF7628"/>
    <w:rsid w:val="00F013CE"/>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ED1"/>
    <w:rsid w:val="00F2075E"/>
    <w:rsid w:val="00F23409"/>
    <w:rsid w:val="00F235E9"/>
    <w:rsid w:val="00F25230"/>
    <w:rsid w:val="00F25F32"/>
    <w:rsid w:val="00F26904"/>
    <w:rsid w:val="00F26D14"/>
    <w:rsid w:val="00F270BB"/>
    <w:rsid w:val="00F305E1"/>
    <w:rsid w:val="00F30ED0"/>
    <w:rsid w:val="00F33E40"/>
    <w:rsid w:val="00F34EA3"/>
    <w:rsid w:val="00F36798"/>
    <w:rsid w:val="00F37657"/>
    <w:rsid w:val="00F428EF"/>
    <w:rsid w:val="00F4698D"/>
    <w:rsid w:val="00F473C9"/>
    <w:rsid w:val="00F50DBA"/>
    <w:rsid w:val="00F560C8"/>
    <w:rsid w:val="00F6133E"/>
    <w:rsid w:val="00F61D84"/>
    <w:rsid w:val="00F62DF9"/>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E02"/>
    <w:rsid w:val="00F92D6E"/>
    <w:rsid w:val="00F92DAE"/>
    <w:rsid w:val="00F93107"/>
    <w:rsid w:val="00F95946"/>
    <w:rsid w:val="00F96096"/>
    <w:rsid w:val="00F96547"/>
    <w:rsid w:val="00FA0A52"/>
    <w:rsid w:val="00FA0E9B"/>
    <w:rsid w:val="00FA7DAE"/>
    <w:rsid w:val="00FB237D"/>
    <w:rsid w:val="00FB252B"/>
    <w:rsid w:val="00FB5C19"/>
    <w:rsid w:val="00FC0F65"/>
    <w:rsid w:val="00FC157E"/>
    <w:rsid w:val="00FC6B44"/>
    <w:rsid w:val="00FC7532"/>
    <w:rsid w:val="00FD548B"/>
    <w:rsid w:val="00FE0037"/>
    <w:rsid w:val="00FE017D"/>
    <w:rsid w:val="00FE153F"/>
    <w:rsid w:val="00FE54CE"/>
    <w:rsid w:val="00FE56ED"/>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em-lim13/Ch2_Spatial_pe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49</Pages>
  <Words>45686</Words>
  <Characters>275035</Characters>
  <Application>Microsoft Office Word</Application>
  <DocSecurity>0</DocSecurity>
  <Lines>6708</Lines>
  <Paragraphs>5257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Isabelle Cote</cp:lastModifiedBy>
  <cp:revision>3</cp:revision>
  <dcterms:created xsi:type="dcterms:W3CDTF">2024-11-15T21:35:00Z</dcterms:created>
  <dcterms:modified xsi:type="dcterms:W3CDTF">2024-11-15T22:01:00Z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id="wOJ0WF8v"/&gt;&lt;style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