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5A0D65EC"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commentRangeStart w:id="1"/>
      <w:r w:rsidRPr="005F1E8D">
        <w:rPr>
          <w:rFonts w:ascii="Times New Roman" w:hAnsi="Times New Roman" w:cs="Times New Roman"/>
          <w:lang w:val="en-CA"/>
        </w:rPr>
        <w:t xml:space="preserve">is known to </w:t>
      </w:r>
      <w:commentRangeEnd w:id="1"/>
      <w:r w:rsidR="00F86B25">
        <w:rPr>
          <w:rStyle w:val="CommentReference"/>
        </w:rPr>
        <w:commentReference w:id="1"/>
      </w:r>
      <w:r w:rsidRPr="005F1E8D">
        <w:rPr>
          <w:rFonts w:ascii="Times New Roman" w:hAnsi="Times New Roman" w:cs="Times New Roman"/>
          <w:lang w:val="en-CA"/>
        </w:rPr>
        <w:t xml:space="preserve">drive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commentRangeStart w:id="2"/>
      <w:ins w:id="3" w:author="Kieran Cox" w:date="2024-03-21T11:19:00Z">
        <w:r w:rsidR="00676DAB">
          <w:rPr>
            <w:rFonts w:ascii="Times New Roman" w:eastAsia="Times New Roman" w:hAnsi="Times New Roman" w:cs="Times New Roman"/>
          </w:rPr>
          <w:t>marine eco</w:t>
        </w:r>
      </w:ins>
      <w:r w:rsidR="005E0538" w:rsidRPr="005F1E8D">
        <w:rPr>
          <w:rFonts w:ascii="Times New Roman" w:eastAsia="Times New Roman" w:hAnsi="Times New Roman" w:cs="Times New Roman"/>
        </w:rPr>
        <w:t xml:space="preserve">systems </w:t>
      </w:r>
      <w:commentRangeEnd w:id="2"/>
      <w:r w:rsidR="00BB6F7F">
        <w:rPr>
          <w:rStyle w:val="CommentReference"/>
        </w:rPr>
        <w:commentReference w:id="2"/>
      </w:r>
      <w:r w:rsidR="005E0538" w:rsidRPr="005F1E8D">
        <w:rPr>
          <w:rFonts w:ascii="Times New Roman" w:eastAsia="Times New Roman" w:hAnsi="Times New Roman" w:cs="Times New Roman"/>
        </w:rPr>
        <w:t>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w:t>
      </w:r>
      <w:commentRangeStart w:id="4"/>
      <w:r w:rsidRPr="005F1E8D">
        <w:rPr>
          <w:rFonts w:ascii="Times New Roman" w:hAnsi="Times New Roman" w:cs="Times New Roman"/>
          <w:lang w:val="en-CA"/>
        </w:rPr>
        <w:t>by surveying fish and macroinvertebrates via Reef Life Survey methods</w:t>
      </w:r>
      <w:commentRangeEnd w:id="4"/>
      <w:r w:rsidR="00676DAB">
        <w:rPr>
          <w:rStyle w:val="CommentReference"/>
        </w:rPr>
        <w:commentReference w:id="4"/>
      </w:r>
      <w:commentRangeStart w:id="5"/>
      <w:commentRangeStart w:id="6"/>
      <w:r w:rsidRPr="005F1E8D">
        <w:rPr>
          <w:rFonts w:ascii="Times New Roman" w:hAnsi="Times New Roman" w:cs="Times New Roman"/>
          <w:lang w:val="en-CA"/>
        </w:rPr>
        <w:t xml:space="preserve"> </w:t>
      </w:r>
      <w:commentRangeEnd w:id="5"/>
      <w:r w:rsidR="00676DAB">
        <w:rPr>
          <w:rStyle w:val="CommentReference"/>
        </w:rPr>
        <w:commentReference w:id="5"/>
      </w:r>
      <w:commentRangeEnd w:id="6"/>
      <w:r w:rsidR="00813785">
        <w:rPr>
          <w:rStyle w:val="CommentReference"/>
        </w:rPr>
        <w:commentReference w:id="6"/>
      </w:r>
      <w:commentRangeStart w:id="7"/>
      <w:commentRangeStart w:id="8"/>
      <w:r w:rsidRPr="005F1E8D">
        <w:rPr>
          <w:rFonts w:ascii="Times New Roman" w:hAnsi="Times New Roman" w:cs="Times New Roman"/>
          <w:lang w:val="en-CA"/>
        </w:rPr>
        <w:t xml:space="preserve">and </w:t>
      </w:r>
      <w:commentRangeEnd w:id="7"/>
      <w:r w:rsidR="00813785">
        <w:rPr>
          <w:rStyle w:val="CommentReference"/>
        </w:rPr>
        <w:commentReference w:id="7"/>
      </w:r>
      <w:commentRangeEnd w:id="8"/>
      <w:r w:rsidR="00813785">
        <w:rPr>
          <w:rStyle w:val="CommentReference"/>
        </w:rPr>
        <w:commentReference w:id="8"/>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commentRangeStart w:id="9"/>
      <w:del w:id="10" w:author="Kieran Cox" w:date="2024-03-21T12:18:00Z">
        <w:r w:rsidRPr="005F1E8D" w:rsidDel="00F86B25">
          <w:rPr>
            <w:rFonts w:ascii="Times New Roman" w:hAnsi="Times New Roman" w:cs="Times New Roman"/>
            <w:lang w:val="en-CA"/>
          </w:rPr>
          <w:delText>vari</w:delText>
        </w:r>
      </w:del>
      <w:ins w:id="11" w:author="Kieran Cox" w:date="2024-03-21T12:18:00Z">
        <w:r w:rsidR="00F86B25">
          <w:rPr>
            <w:rFonts w:ascii="Times New Roman" w:hAnsi="Times New Roman" w:cs="Times New Roman"/>
            <w:lang w:val="en-CA"/>
          </w:rPr>
          <w:t>rang</w:t>
        </w:r>
      </w:ins>
      <w:r w:rsidRPr="005F1E8D">
        <w:rPr>
          <w:rFonts w:ascii="Times New Roman" w:hAnsi="Times New Roman" w:cs="Times New Roman"/>
          <w:lang w:val="en-CA"/>
        </w:rPr>
        <w:t>ed</w:t>
      </w:r>
      <w:commentRangeEnd w:id="9"/>
      <w:r w:rsidR="00F86B25">
        <w:rPr>
          <w:rStyle w:val="CommentReference"/>
        </w:rPr>
        <w:commentReference w:id="9"/>
      </w:r>
      <w:r w:rsidRPr="005F1E8D">
        <w:rPr>
          <w:rFonts w:ascii="Times New Roman" w:hAnsi="Times New Roman" w:cs="Times New Roman"/>
          <w:lang w:val="en-CA"/>
        </w:rPr>
        <w:t xml:space="preserve">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12"/>
      <w:r w:rsidRPr="005F1E8D">
        <w:rPr>
          <w:rFonts w:ascii="Times New Roman" w:hAnsi="Times New Roman" w:cs="Times New Roman"/>
          <w:lang w:val="en-CA"/>
        </w:rPr>
        <w:t xml:space="preserve">varied </w:t>
      </w:r>
      <w:commentRangeEnd w:id="12"/>
      <w:r w:rsidR="00171DD6">
        <w:rPr>
          <w:rStyle w:val="CommentReference"/>
        </w:rPr>
        <w:commentReference w:id="12"/>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commentRangeStart w:id="13"/>
      <w:r w:rsidRPr="005F1E8D">
        <w:rPr>
          <w:rFonts w:ascii="Times New Roman" w:hAnsi="Times New Roman" w:cs="Times New Roman"/>
          <w:lang w:val="en-CA"/>
        </w:rPr>
        <w:t xml:space="preserve">kelp </w:t>
      </w:r>
      <w:commentRangeEnd w:id="13"/>
      <w:r w:rsidR="00813785">
        <w:rPr>
          <w:rStyle w:val="CommentReference"/>
        </w:rPr>
        <w:commentReference w:id="13"/>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del w:id="14" w:author="Kieran Cox" w:date="2024-03-21T12:19:00Z">
        <w:r w:rsidR="005E0538" w:rsidRPr="005F1E8D" w:rsidDel="00F86B25">
          <w:rPr>
            <w:rFonts w:ascii="Times New Roman" w:hAnsi="Times New Roman" w:cs="Times New Roman"/>
            <w:lang w:val="en-CA"/>
          </w:rPr>
          <w:delText>found</w:delText>
        </w:r>
        <w:r w:rsidRPr="005F1E8D" w:rsidDel="00F86B25">
          <w:rPr>
            <w:rFonts w:ascii="Times New Roman" w:hAnsi="Times New Roman" w:cs="Times New Roman"/>
            <w:lang w:val="en-CA"/>
          </w:rPr>
          <w:delText xml:space="preserve"> </w:delText>
        </w:r>
      </w:del>
      <w:ins w:id="15"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Content/>
      </w:sdt>
      <w:r w:rsidRPr="005F1E8D">
        <w:rPr>
          <w:rFonts w:ascii="Times New Roman" w:hAnsi="Times New Roman" w:cs="Times New Roman"/>
          <w:lang w:val="en-CA"/>
        </w:rPr>
        <w:t xml:space="preserve">fine-scale ammonium variability and nutrient enrichment on a scale of </w:t>
      </w:r>
      <w:commentRangeStart w:id="16"/>
      <w:r w:rsidRPr="005F1E8D">
        <w:rPr>
          <w:rFonts w:ascii="Times New Roman" w:hAnsi="Times New Roman" w:cs="Times New Roman"/>
          <w:lang w:val="en-CA"/>
        </w:rPr>
        <w:t>meters</w:t>
      </w:r>
      <w:commentRangeEnd w:id="16"/>
      <w:r w:rsidR="00F86B25">
        <w:rPr>
          <w:rStyle w:val="CommentReference"/>
        </w:rPr>
        <w:commentReference w:id="16"/>
      </w:r>
      <w:r w:rsidRPr="005F1E8D">
        <w:rPr>
          <w:rFonts w:ascii="Times New Roman" w:hAnsi="Times New Roman" w:cs="Times New Roman"/>
          <w:lang w:val="en-CA"/>
        </w:rPr>
        <w:t xml:space="preserve"> </w:t>
      </w:r>
      <w:commentRangeStart w:id="1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17"/>
      <w:r w:rsidR="00F86B25">
        <w:rPr>
          <w:rStyle w:val="CommentReference"/>
        </w:rPr>
        <w:commentReference w:id="1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18"/>
      <w:commentRangeStart w:id="19"/>
      <w:commentRangeStart w:id="20"/>
      <w:r w:rsidRPr="005F1E8D">
        <w:rPr>
          <w:rFonts w:ascii="Times New Roman" w:hAnsi="Times New Roman" w:cs="Times New Roman"/>
          <w:iCs/>
          <w:lang w:val="en-CA"/>
        </w:rPr>
        <w:t>.</w:t>
      </w:r>
      <w:commentRangeEnd w:id="18"/>
      <w:r w:rsidR="00813785">
        <w:rPr>
          <w:rStyle w:val="CommentReference"/>
        </w:rPr>
        <w:commentReference w:id="18"/>
      </w:r>
      <w:commentRangeEnd w:id="19"/>
      <w:r w:rsidR="00813785">
        <w:rPr>
          <w:rStyle w:val="CommentReference"/>
        </w:rPr>
        <w:commentReference w:id="19"/>
      </w:r>
      <w:commentRangeEnd w:id="20"/>
      <w:r w:rsidR="00813785">
        <w:rPr>
          <w:rStyle w:val="CommentReference"/>
        </w:rPr>
        <w:commentReference w:id="2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66ED8E9"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21"/>
      <w:commentRangeStart w:id="22"/>
      <w:commentRangeStart w:id="2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21"/>
      <w:r w:rsidR="008C6BDA">
        <w:rPr>
          <w:rStyle w:val="CommentReference"/>
        </w:rPr>
        <w:commentReference w:id="21"/>
      </w:r>
      <w:commentRangeEnd w:id="22"/>
      <w:r w:rsidR="00B047D8">
        <w:rPr>
          <w:rStyle w:val="CommentReference"/>
        </w:rPr>
        <w:commentReference w:id="2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23"/>
      <w:r w:rsidR="00BB6F7F">
        <w:rPr>
          <w:rStyle w:val="CommentReference"/>
        </w:rPr>
        <w:commentReference w:id="2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onsumers contribute to bottom-up effects</w:t>
      </w:r>
      <w:r w:rsidR="000D41B2" w:rsidRPr="005F1E8D">
        <w:rPr>
          <w:rFonts w:ascii="Times New Roman" w:eastAsia="Times New Roman" w:hAnsi="Times New Roman" w:cs="Times New Roman"/>
          <w:color w:val="000000"/>
        </w:rPr>
        <w:t xml:space="preserve"> </w:t>
      </w:r>
      <w:commentRangeStart w:id="24"/>
      <w:r w:rsidR="000D41B2" w:rsidRPr="005F1E8D">
        <w:rPr>
          <w:rFonts w:ascii="Times New Roman" w:eastAsia="Times New Roman" w:hAnsi="Times New Roman" w:cs="Times New Roman"/>
          <w:color w:val="000000"/>
        </w:rPr>
        <w:t>as well</w:t>
      </w:r>
      <w:r w:rsidR="00380F24" w:rsidRPr="005F1E8D">
        <w:rPr>
          <w:rFonts w:ascii="Times New Roman" w:eastAsia="Times New Roman" w:hAnsi="Times New Roman" w:cs="Times New Roman"/>
          <w:color w:val="000000"/>
        </w:rPr>
        <w:t xml:space="preserve"> </w:t>
      </w:r>
      <w:commentRangeEnd w:id="24"/>
      <w:r w:rsidR="00171DD6">
        <w:rPr>
          <w:rStyle w:val="CommentReference"/>
        </w:rPr>
        <w:commentReference w:id="24"/>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25"/>
      <w:r w:rsidR="0002013E" w:rsidRPr="005F1E8D">
        <w:rPr>
          <w:rFonts w:ascii="Times New Roman" w:eastAsia="Times New Roman" w:hAnsi="Times New Roman" w:cs="Times New Roman"/>
          <w:color w:val="000000"/>
        </w:rPr>
        <w:t>CND</w:t>
      </w:r>
      <w:commentRangeEnd w:id="25"/>
      <w:r w:rsidR="00D93294">
        <w:rPr>
          <w:rStyle w:val="CommentReference"/>
        </w:rPr>
        <w:commentReference w:id="2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26"/>
      <w:proofErr w:type="gramStart"/>
      <w:r w:rsidR="001A0C35" w:rsidRPr="005F1E8D">
        <w:rPr>
          <w:rFonts w:ascii="Times New Roman" w:eastAsia="Times New Roman" w:hAnsi="Times New Roman" w:cs="Times New Roman"/>
          <w:color w:val="000000"/>
        </w:rPr>
        <w:t>However</w:t>
      </w:r>
      <w:commentRangeEnd w:id="26"/>
      <w:proofErr w:type="gramEnd"/>
      <w:r w:rsidR="00171DD6">
        <w:rPr>
          <w:rStyle w:val="CommentReference"/>
        </w:rPr>
        <w:commentReference w:id="26"/>
      </w:r>
      <w:r w:rsidR="001A0C35" w:rsidRPr="005F1E8D">
        <w:rPr>
          <w:rFonts w:ascii="Times New Roman" w:eastAsia="Times New Roman" w:hAnsi="Times New Roman" w:cs="Times New Roman"/>
          <w:color w:val="000000"/>
        </w:rPr>
        <w:t xml:space="preserve">, </w:t>
      </w:r>
      <w:commentRangeStart w:id="27"/>
      <w:r w:rsidR="001A0C35" w:rsidRPr="005F1E8D">
        <w:rPr>
          <w:rFonts w:ascii="Times New Roman" w:eastAsia="Times New Roman" w:hAnsi="Times New Roman" w:cs="Times New Roman"/>
          <w:color w:val="000000"/>
        </w:rPr>
        <w:t xml:space="preserve">the </w:t>
      </w:r>
      <w:commentRangeEnd w:id="27"/>
      <w:r w:rsidR="009500AF">
        <w:rPr>
          <w:rStyle w:val="CommentReference"/>
        </w:rPr>
        <w:commentReference w:id="2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28"/>
      <w:r w:rsidR="00DC4A52" w:rsidRPr="005F1E8D">
        <w:rPr>
          <w:rFonts w:ascii="Times New Roman" w:eastAsia="Times New Roman" w:hAnsi="Times New Roman" w:cs="Times New Roman"/>
          <w:color w:val="000000"/>
        </w:rPr>
        <w:t xml:space="preserve">meaningfully </w:t>
      </w:r>
      <w:commentRangeEnd w:id="28"/>
      <w:r w:rsidR="009500AF">
        <w:rPr>
          <w:rStyle w:val="CommentReference"/>
        </w:rPr>
        <w:commentReference w:id="28"/>
      </w:r>
      <w:r w:rsidR="00DC4A52" w:rsidRPr="005F1E8D">
        <w:rPr>
          <w:rFonts w:ascii="Times New Roman" w:eastAsia="Times New Roman" w:hAnsi="Times New Roman" w:cs="Times New Roman"/>
          <w:color w:val="000000"/>
        </w:rPr>
        <w:t>to community structure remains an active area of research</w:t>
      </w:r>
      <w:commentRangeStart w:id="29"/>
      <w:r w:rsidR="00565A8B" w:rsidRPr="005F1E8D">
        <w:rPr>
          <w:rFonts w:ascii="Times New Roman" w:eastAsia="Times New Roman" w:hAnsi="Times New Roman" w:cs="Times New Roman"/>
          <w:color w:val="000000"/>
        </w:rPr>
        <w:t>.</w:t>
      </w:r>
      <w:commentRangeEnd w:id="29"/>
      <w:r w:rsidR="009500AF">
        <w:rPr>
          <w:rStyle w:val="CommentReference"/>
        </w:rPr>
        <w:commentReference w:id="29"/>
      </w:r>
    </w:p>
    <w:p w14:paraId="0023B6D6" w14:textId="183F70CE"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del w:id="30" w:author="Kieran Cox" w:date="2024-03-21T12:23:00Z">
        <w:r w:rsidR="00F92DAE" w:rsidRPr="005F1E8D" w:rsidDel="00F86B25">
          <w:rPr>
            <w:rFonts w:ascii="Times New Roman" w:eastAsia="Times New Roman" w:hAnsi="Times New Roman" w:cs="Times New Roman"/>
            <w:color w:val="000000"/>
          </w:rPr>
          <w:delText xml:space="preserve">which </w:delText>
        </w:r>
      </w:del>
      <w:ins w:id="31" w:author="Kieran Cox" w:date="2024-03-21T12:23:00Z">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ins>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commentRangeStart w:id="32"/>
      <w:r w:rsidRPr="005F1E8D">
        <w:rPr>
          <w:rFonts w:ascii="Times New Roman" w:eastAsia="Times New Roman" w:hAnsi="Times New Roman" w:cs="Times New Roman"/>
          <w:color w:val="000000"/>
        </w:rPr>
        <w:t xml:space="preserve">and thus </w:t>
      </w:r>
      <w:commentRangeEnd w:id="32"/>
      <w:r w:rsidR="009500AF">
        <w:rPr>
          <w:rStyle w:val="CommentReference"/>
        </w:rPr>
        <w:commentReference w:id="32"/>
      </w:r>
      <w:r w:rsidRPr="005F1E8D">
        <w:rPr>
          <w:rFonts w:ascii="Times New Roman" w:eastAsia="Times New Roman" w:hAnsi="Times New Roman" w:cs="Times New Roman"/>
          <w:color w:val="000000"/>
        </w:rPr>
        <w:t>regenerated</w:t>
      </w:r>
      <w:ins w:id="33" w:author="Kieran Cox" w:date="2024-03-21T14:15:00Z">
        <w:r w:rsidR="009500AF">
          <w:rPr>
            <w:rFonts w:ascii="Times New Roman" w:eastAsia="Times New Roman" w:hAnsi="Times New Roman" w:cs="Times New Roman"/>
            <w:color w:val="000000"/>
          </w:rPr>
          <w:t xml:space="preserve"> </w:t>
        </w:r>
      </w:ins>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34"/>
      <w:r w:rsidR="00761A9D" w:rsidRPr="005F1E8D">
        <w:rPr>
          <w:rFonts w:ascii="Times New Roman" w:eastAsia="Times New Roman" w:hAnsi="Times New Roman" w:cs="Times New Roman"/>
          <w:color w:val="000000"/>
        </w:rPr>
        <w:t xml:space="preserve">productivity increases with proximity </w:t>
      </w:r>
      <w:commentRangeEnd w:id="34"/>
      <w:r w:rsidR="00F86B25">
        <w:rPr>
          <w:rStyle w:val="CommentReference"/>
        </w:rPr>
        <w:commentReference w:id="34"/>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F92DAE" w:rsidRPr="005F1E8D">
        <w:rPr>
          <w:rFonts w:ascii="Times New Roman" w:eastAsia="Times New Roman" w:hAnsi="Times New Roman" w:cs="Times New Roman"/>
          <w:color w:val="000000"/>
        </w:rPr>
        <w:t xml:space="preserve"> </w:t>
      </w:r>
      <w:commentRangeStart w:id="35"/>
      <w:r w:rsidR="00F92DAE" w:rsidRPr="005F1E8D">
        <w:rPr>
          <w:rFonts w:ascii="Times New Roman" w:eastAsia="Times New Roman" w:hAnsi="Times New Roman" w:cs="Times New Roman"/>
          <w:color w:val="000000"/>
        </w:rPr>
        <w:t>with them</w:t>
      </w:r>
      <w:commentRangeEnd w:id="35"/>
      <w:r w:rsidR="009500AF">
        <w:rPr>
          <w:rStyle w:val="CommentReference"/>
        </w:rPr>
        <w:commentReference w:id="35"/>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3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36"/>
      <w:r w:rsidR="009500AF">
        <w:rPr>
          <w:rStyle w:val="CommentReference"/>
        </w:rPr>
        <w:commentReference w:id="3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37"/>
      <w:r w:rsidR="00066613" w:rsidRPr="005F1E8D">
        <w:rPr>
          <w:rFonts w:ascii="Times New Roman" w:eastAsia="Times New Roman" w:hAnsi="Times New Roman" w:cs="Times New Roman"/>
          <w:color w:val="000000"/>
        </w:rPr>
        <w:t>,</w:t>
      </w:r>
      <w:commentRangeEnd w:id="37"/>
      <w:r w:rsidR="002B400A">
        <w:rPr>
          <w:rStyle w:val="CommentReference"/>
        </w:rPr>
        <w:commentReference w:id="3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38"/>
      <w:r w:rsidR="00A44D01" w:rsidRPr="005F1E8D">
        <w:rPr>
          <w:rFonts w:ascii="Times New Roman" w:eastAsia="Times New Roman" w:hAnsi="Times New Roman" w:cs="Times New Roman"/>
          <w:color w:val="000000"/>
        </w:rPr>
        <w:t xml:space="preserve">traditionally </w:t>
      </w:r>
      <w:commentRangeEnd w:id="38"/>
      <w:r w:rsidR="00EF7628">
        <w:rPr>
          <w:rStyle w:val="CommentReference"/>
        </w:rPr>
        <w:commentReference w:id="3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3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40"/>
      <w:r w:rsidR="008964CE" w:rsidRPr="005F1E8D">
        <w:rPr>
          <w:rFonts w:ascii="Times New Roman" w:eastAsia="Times New Roman" w:hAnsi="Times New Roman" w:cs="Times New Roman"/>
          <w:color w:val="000000"/>
        </w:rPr>
        <w:t>10 to 100 km</w:t>
      </w:r>
      <w:commentRangeEnd w:id="40"/>
      <w:r w:rsidR="008964CE" w:rsidRPr="005F1E8D">
        <w:rPr>
          <w:rStyle w:val="CommentReference"/>
          <w:rFonts w:ascii="Times New Roman" w:hAnsi="Times New Roman" w:cs="Times New Roman"/>
        </w:rPr>
        <w:commentReference w:id="4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39"/>
      <w:r w:rsidR="00EF7628">
        <w:rPr>
          <w:rStyle w:val="CommentReference"/>
        </w:rPr>
        <w:commentReference w:id="3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41"/>
      <w:r w:rsidR="00C31EA3">
        <w:rPr>
          <w:rStyle w:val="CommentReference"/>
        </w:rPr>
        <w:commentReference w:id="4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42" w:author="Isabelle Cote" w:date="2024-02-07T11:22:00Z">
        <w:r w:rsidR="00E6680F" w:rsidRPr="005F1E8D">
          <w:rPr>
            <w:rFonts w:ascii="Times New Roman" w:eastAsia="Times New Roman" w:hAnsi="Times New Roman" w:cs="Times New Roman"/>
            <w:color w:val="000000"/>
          </w:rPr>
          <w:t xml:space="preserve"> </w:t>
        </w:r>
      </w:ins>
      <w:commentRangeStart w:id="43"/>
      <w:commentRangeStart w:id="44"/>
      <w:r w:rsidRPr="005F1E8D">
        <w:rPr>
          <w:rFonts w:ascii="Times New Roman" w:eastAsia="Times New Roman" w:hAnsi="Times New Roman" w:cs="Times New Roman"/>
          <w:color w:val="000000"/>
        </w:rPr>
        <w:t xml:space="preserve">variation </w:t>
      </w:r>
      <w:commentRangeEnd w:id="43"/>
      <w:r w:rsidR="007A1A41">
        <w:rPr>
          <w:rStyle w:val="CommentReference"/>
        </w:rPr>
        <w:commentReference w:id="43"/>
      </w:r>
      <w:commentRangeEnd w:id="44"/>
      <w:r w:rsidR="007A1A41">
        <w:rPr>
          <w:rStyle w:val="CommentReference"/>
        </w:rPr>
        <w:commentReference w:id="44"/>
      </w:r>
      <w:commentRangeStart w:id="45"/>
      <w:r w:rsidRPr="005F1E8D">
        <w:rPr>
          <w:rFonts w:ascii="Times New Roman" w:eastAsia="Times New Roman" w:hAnsi="Times New Roman" w:cs="Times New Roman"/>
          <w:color w:val="000000"/>
        </w:rPr>
        <w:t>by</w:t>
      </w:r>
      <w:commentRangeEnd w:id="45"/>
      <w:r w:rsidR="00D93294">
        <w:rPr>
          <w:rStyle w:val="CommentReference"/>
        </w:rPr>
        <w:commentReference w:id="4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46"/>
      <w:ins w:id="47" w:author="Kieran Cox" w:date="2024-03-21T16:11:00Z">
        <w:r w:rsidR="007A283D">
          <w:rPr>
            <w:rFonts w:ascii="Times New Roman" w:eastAsia="Times New Roman" w:hAnsi="Times New Roman" w:cs="Times New Roman"/>
            <w:color w:val="000000"/>
          </w:rPr>
          <w:t xml:space="preserve">can </w:t>
        </w:r>
      </w:ins>
      <w:commentRangeEnd w:id="46"/>
      <w:ins w:id="48" w:author="Kieran Cox" w:date="2024-03-21T16:12:00Z">
        <w:r w:rsidR="007A283D">
          <w:rPr>
            <w:rStyle w:val="CommentReference"/>
          </w:rPr>
          <w:commentReference w:id="4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49"/>
      <w:commentRangeStart w:id="5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49"/>
      <w:r w:rsidR="007A283D">
        <w:rPr>
          <w:rStyle w:val="CommentReference"/>
        </w:rPr>
        <w:commentReference w:id="49"/>
      </w:r>
      <w:r w:rsidR="00C26711" w:rsidRPr="005F1E8D">
        <w:rPr>
          <w:rFonts w:ascii="Times New Roman" w:eastAsia="Times New Roman" w:hAnsi="Times New Roman" w:cs="Times New Roman"/>
          <w:color w:val="000000"/>
        </w:rPr>
        <w:t>around kelp forests</w:t>
      </w:r>
      <w:commentRangeEnd w:id="50"/>
      <w:r w:rsidR="007A283D">
        <w:rPr>
          <w:rStyle w:val="CommentReference"/>
        </w:rPr>
        <w:commentReference w:id="5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51"/>
      <w:r w:rsidR="00BC463D" w:rsidRPr="005F1E8D">
        <w:rPr>
          <w:rFonts w:ascii="Times New Roman" w:eastAsia="Times New Roman" w:hAnsi="Times New Roman" w:cs="Times New Roman"/>
          <w:color w:val="000000"/>
        </w:rPr>
        <w:t>Therefore</w:t>
      </w:r>
      <w:commentRangeEnd w:id="51"/>
      <w:r w:rsidR="007A283D">
        <w:rPr>
          <w:rStyle w:val="CommentReference"/>
        </w:rPr>
        <w:commentReference w:id="5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52"/>
      <w:r w:rsidRPr="005F1E8D">
        <w:rPr>
          <w:rFonts w:ascii="Times New Roman" w:eastAsia="Times New Roman" w:hAnsi="Times New Roman" w:cs="Times New Roman"/>
          <w:color w:val="000000"/>
        </w:rPr>
        <w:t xml:space="preserve">Contrary </w:t>
      </w:r>
      <w:commentRangeEnd w:id="52"/>
      <w:r w:rsidR="003A204B">
        <w:rPr>
          <w:rStyle w:val="CommentReference"/>
        </w:rPr>
        <w:commentReference w:id="52"/>
      </w:r>
      <w:commentRangeStart w:id="53"/>
      <w:r w:rsidRPr="005F1E8D">
        <w:rPr>
          <w:rFonts w:ascii="Times New Roman" w:eastAsia="Times New Roman" w:hAnsi="Times New Roman" w:cs="Times New Roman"/>
          <w:color w:val="000000"/>
        </w:rPr>
        <w:t>to</w:t>
      </w:r>
      <w:commentRangeEnd w:id="53"/>
      <w:r w:rsidR="003A204B">
        <w:rPr>
          <w:rStyle w:val="CommentReference"/>
        </w:rPr>
        <w:commentReference w:id="5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54"/>
      <w:r w:rsidRPr="005F1E8D">
        <w:rPr>
          <w:rFonts w:ascii="Times New Roman" w:eastAsia="Times New Roman" w:hAnsi="Times New Roman" w:cs="Times New Roman"/>
          <w:color w:val="000000"/>
        </w:rPr>
        <w:t xml:space="preserve">Both of these </w:t>
      </w:r>
      <w:commentRangeEnd w:id="54"/>
      <w:r w:rsidR="003A204B">
        <w:rPr>
          <w:rStyle w:val="CommentReference"/>
        </w:rPr>
        <w:commentReference w:id="5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55"/>
      <w:commentRangeStart w:id="56"/>
      <w:r w:rsidR="00E34FA8" w:rsidRPr="005F1E8D">
        <w:rPr>
          <w:rFonts w:ascii="Times New Roman" w:eastAsia="Times New Roman" w:hAnsi="Times New Roman" w:cs="Times New Roman"/>
          <w:color w:val="000000"/>
        </w:rPr>
        <w:t xml:space="preserve">These </w:t>
      </w:r>
      <w:commentRangeEnd w:id="56"/>
      <w:r w:rsidR="00477D12">
        <w:rPr>
          <w:rStyle w:val="CommentReference"/>
        </w:rPr>
        <w:commentReference w:id="56"/>
      </w:r>
      <w:r w:rsidR="00E34FA8" w:rsidRPr="005F1E8D">
        <w:rPr>
          <w:rFonts w:ascii="Times New Roman" w:eastAsia="Times New Roman" w:hAnsi="Times New Roman" w:cs="Times New Roman"/>
          <w:color w:val="000000"/>
        </w:rPr>
        <w:t xml:space="preserve">biomass and biodiversity hot spots </w:t>
      </w:r>
      <w:commentRangeEnd w:id="55"/>
      <w:r w:rsidR="003A204B">
        <w:rPr>
          <w:rStyle w:val="CommentReference"/>
        </w:rPr>
        <w:commentReference w:id="55"/>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57"/>
      <w:commentRangeStart w:id="5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57"/>
      <w:r w:rsidR="00477D12">
        <w:rPr>
          <w:rStyle w:val="CommentReference"/>
        </w:rPr>
        <w:commentReference w:id="57"/>
      </w:r>
      <w:commentRangeEnd w:id="58"/>
      <w:r w:rsidR="00355A76">
        <w:rPr>
          <w:rStyle w:val="CommentReference"/>
        </w:rPr>
        <w:commentReference w:id="58"/>
      </w:r>
      <w:commentRangeStart w:id="59"/>
      <w:r w:rsidRPr="005F1E8D">
        <w:rPr>
          <w:rFonts w:ascii="Times New Roman" w:eastAsia="Times New Roman" w:hAnsi="Times New Roman" w:cs="Times New Roman"/>
          <w:color w:val="000000"/>
        </w:rPr>
        <w:t>in</w:t>
      </w:r>
      <w:commentRangeEnd w:id="59"/>
      <w:r w:rsidR="00477D12">
        <w:rPr>
          <w:rStyle w:val="CommentReference"/>
        </w:rPr>
        <w:commentReference w:id="5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60"/>
      <w:r w:rsidRPr="005F1E8D">
        <w:rPr>
          <w:rFonts w:ascii="Times New Roman" w:eastAsia="Times New Roman" w:hAnsi="Times New Roman" w:cs="Times New Roman"/>
          <w:color w:val="000000"/>
        </w:rPr>
        <w:t xml:space="preserve">which are </w:t>
      </w:r>
      <w:commentRangeEnd w:id="60"/>
      <w:r w:rsidR="00477D12">
        <w:rPr>
          <w:rStyle w:val="CommentReference"/>
        </w:rPr>
        <w:commentReference w:id="6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61"/>
      <w:r w:rsidR="00A213FF" w:rsidRPr="005F1E8D">
        <w:rPr>
          <w:rFonts w:ascii="Times New Roman" w:eastAsia="Times New Roman" w:hAnsi="Times New Roman" w:cs="Times New Roman"/>
          <w:color w:val="000000"/>
        </w:rPr>
        <w:t>variation in</w:t>
      </w:r>
      <w:commentRangeEnd w:id="61"/>
      <w:r w:rsidR="00477D12">
        <w:rPr>
          <w:rStyle w:val="CommentReference"/>
        </w:rPr>
        <w:commentReference w:id="6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6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62"/>
      <w:r w:rsidR="006B016A">
        <w:rPr>
          <w:rStyle w:val="CommentReference"/>
        </w:rPr>
        <w:commentReference w:id="6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6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63"/>
      <w:r w:rsidR="008D04B8">
        <w:rPr>
          <w:rStyle w:val="CommentReference"/>
        </w:rPr>
        <w:commentReference w:id="6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64"/>
      <w:r w:rsidR="002C3747" w:rsidRPr="005F1E8D">
        <w:rPr>
          <w:rFonts w:ascii="Times New Roman" w:eastAsia="Times New Roman" w:hAnsi="Times New Roman" w:cs="Times New Roman"/>
          <w:color w:val="000000"/>
        </w:rPr>
        <w:t xml:space="preserve">to better explain </w:t>
      </w:r>
      <w:commentRangeEnd w:id="64"/>
      <w:r w:rsidR="008D04B8">
        <w:rPr>
          <w:rStyle w:val="CommentReference"/>
        </w:rPr>
        <w:commentReference w:id="6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7C1F9081" w:rsidR="00E31F65" w:rsidRPr="005F1E8D" w:rsidRDefault="004E6F16" w:rsidP="00EB3BC7">
      <w:pPr>
        <w:spacing w:line="480" w:lineRule="auto"/>
        <w:rPr>
          <w:rFonts w:ascii="Times New Roman" w:hAnsi="Times New Roman" w:cs="Times New Roman"/>
          <w:i/>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6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 xml:space="preserve">scale patterns of kelp response to heatwaves and establish ecological </w:t>
      </w:r>
      <w:commentRangeStart w:id="66"/>
      <w:commentRangeStart w:id="67"/>
      <w:commentRangeStart w:id="68"/>
      <w:r w:rsidR="00444BD0" w:rsidRPr="005F1E8D">
        <w:rPr>
          <w:rFonts w:ascii="Times New Roman" w:hAnsi="Times New Roman" w:cs="Times New Roman"/>
          <w:lang w:val="en-CA"/>
        </w:rPr>
        <w:t>baselines</w:t>
      </w:r>
      <w:r w:rsidR="00E639BB">
        <w:rPr>
          <w:rFonts w:ascii="Times New Roman" w:hAnsi="Times New Roman" w:cs="Times New Roman"/>
          <w:lang w:val="en-CA"/>
        </w:rPr>
        <w:t xml:space="preserve"> </w:t>
      </w:r>
      <w:commentRangeEnd w:id="66"/>
      <w:r w:rsidR="00E639BB">
        <w:rPr>
          <w:rStyle w:val="CommentReference"/>
        </w:rPr>
        <w:commentReference w:id="66"/>
      </w:r>
      <w:commentRangeEnd w:id="67"/>
      <w:r w:rsidR="008D04B8">
        <w:rPr>
          <w:rStyle w:val="CommentReference"/>
        </w:rPr>
        <w:commentReference w:id="67"/>
      </w:r>
      <w:commentRangeEnd w:id="68"/>
      <w:r w:rsidR="00355A76">
        <w:rPr>
          <w:rStyle w:val="CommentReference"/>
        </w:rPr>
        <w:commentReference w:id="68"/>
      </w:r>
      <w:r w:rsidR="00E639BB">
        <w:rPr>
          <w:rFonts w:ascii="Times New Roman" w:hAnsi="Times New Roman" w:cs="Times New Roman"/>
          <w:lang w:val="en-CA"/>
        </w:rPr>
        <w:fldChar w:fldCharType="begin"/>
      </w:r>
      <w:r w:rsidR="00E639BB">
        <w:rPr>
          <w:rFonts w:ascii="Times New Roman" w:hAnsi="Times New Roman" w:cs="Times New Roman"/>
          <w:lang w:val="en-CA"/>
        </w:rPr>
        <w:instrText xml:space="preserve"> ADDIN ZOTERO_ITEM CSL_CITATION {"citationID":"2WyRZvOd","properties":{"formattedCitation":"(Howard et al., 2019; Starko et al., 2022; Tanasichuk, 1998)","plainCitation":"(Howard et al., 2019; Starko et al., 2022; Tanasichuk, 1998)","noteIndex":0},"citationItems":[{"id":1336,"uris":["http://zotero.org/users/local/idKDtb7T/items/USLVMC77"],"itemData":{"id":1336,"type":"article-journal","abstract":"Dominant,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E639BB">
        <w:rPr>
          <w:rFonts w:ascii="Times New Roman" w:hAnsi="Times New Roman" w:cs="Times New Roman"/>
          <w:noProof/>
          <w:lang w:val="en-CA"/>
        </w:rPr>
        <w:t>(Howard et al., 2019; Starko et al.,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69"/>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69"/>
      <w:r w:rsidR="008D04B8">
        <w:rPr>
          <w:rStyle w:val="CommentReference"/>
        </w:rPr>
        <w:commentReference w:id="69"/>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7DD35F2F" w14:textId="4DFF863F"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commentRangeStart w:id="70"/>
      <w:r w:rsidR="00F235E9" w:rsidRPr="005F1E8D">
        <w:rPr>
          <w:rFonts w:ascii="Times New Roman" w:hAnsi="Times New Roman" w:cs="Times New Roman"/>
          <w:i/>
          <w:lang w:val="en-CA"/>
        </w:rPr>
        <w:t>variation</w:t>
      </w:r>
      <w:commentRangeEnd w:id="70"/>
      <w:r w:rsidR="008D04B8">
        <w:rPr>
          <w:rStyle w:val="CommentReference"/>
        </w:rPr>
        <w:commentReference w:id="70"/>
      </w:r>
    </w:p>
    <w:p w14:paraId="58195507" w14:textId="3F0CC21B"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71"/>
      <w:r w:rsidRPr="005F1E8D">
        <w:rPr>
          <w:rFonts w:ascii="Times New Roman" w:eastAsia="Times New Roman" w:hAnsi="Times New Roman" w:cs="Times New Roman"/>
          <w:color w:val="000000"/>
        </w:rPr>
        <w:lastRenderedPageBreak/>
        <w:t xml:space="preserve">We considered </w:t>
      </w:r>
      <w:commentRangeEnd w:id="71"/>
      <w:r w:rsidR="001D7BE9">
        <w:rPr>
          <w:rStyle w:val="CommentReference"/>
        </w:rPr>
        <w:commentReference w:id="71"/>
      </w:r>
      <w:commentRangeStart w:id="72"/>
      <w:r w:rsidRPr="005F1E8D">
        <w:rPr>
          <w:rFonts w:ascii="Times New Roman" w:eastAsia="Times New Roman" w:hAnsi="Times New Roman" w:cs="Times New Roman"/>
          <w:color w:val="000000"/>
        </w:rPr>
        <w:t xml:space="preserve">meso-scale variation </w:t>
      </w:r>
      <w:commentRangeEnd w:id="72"/>
      <w:r w:rsidR="008D04B8">
        <w:rPr>
          <w:rStyle w:val="CommentReference"/>
        </w:rPr>
        <w:commentReference w:id="72"/>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 xml:space="preserve">BMSC </w:t>
      </w:r>
      <w:r w:rsidR="00173964" w:rsidRPr="005F1E8D">
        <w:rPr>
          <w:rFonts w:ascii="Times New Roman" w:hAnsi="Times New Roman" w:cs="Times New Roman"/>
          <w:lang w:val="en-CA"/>
        </w:rPr>
        <w:t xml:space="preserve">from the </w:t>
      </w:r>
      <w:commentRangeStart w:id="73"/>
      <w:commentRangeStart w:id="74"/>
      <w:r w:rsidR="00173964" w:rsidRPr="005F1E8D">
        <w:rPr>
          <w:rFonts w:ascii="Times New Roman" w:hAnsi="Times New Roman" w:cs="Times New Roman"/>
          <w:lang w:val="en-CA"/>
        </w:rPr>
        <w:t xml:space="preserve">end of April </w:t>
      </w:r>
      <w:r w:rsidR="00F235E9" w:rsidRPr="005F1E8D">
        <w:rPr>
          <w:rFonts w:ascii="Times New Roman" w:hAnsi="Times New Roman" w:cs="Times New Roman"/>
          <w:lang w:val="en-CA"/>
        </w:rPr>
        <w:t xml:space="preserve">/ </w:t>
      </w:r>
      <w:r w:rsidR="00173964" w:rsidRPr="005F1E8D">
        <w:rPr>
          <w:rFonts w:ascii="Times New Roman" w:hAnsi="Times New Roman" w:cs="Times New Roman"/>
          <w:lang w:val="en-CA"/>
        </w:rPr>
        <w:t>early May</w:t>
      </w:r>
      <w:r w:rsidR="00547A38" w:rsidRPr="005F1E8D">
        <w:rPr>
          <w:rFonts w:ascii="Times New Roman" w:hAnsi="Times New Roman" w:cs="Times New Roman"/>
          <w:lang w:val="en-CA"/>
        </w:rPr>
        <w:t xml:space="preserve"> </w:t>
      </w:r>
      <w:r w:rsidR="00EF0CFA" w:rsidRPr="005F1E8D">
        <w:rPr>
          <w:rFonts w:ascii="Times New Roman" w:hAnsi="Times New Roman" w:cs="Times New Roman"/>
          <w:lang w:val="en-CA"/>
        </w:rPr>
        <w:t>to early May/mid-May</w:t>
      </w:r>
      <w:commentRangeEnd w:id="73"/>
      <w:r w:rsidR="00EF0CFA" w:rsidRPr="005F1E8D">
        <w:rPr>
          <w:rStyle w:val="CommentReference"/>
          <w:rFonts w:ascii="Times New Roman" w:hAnsi="Times New Roman" w:cs="Times New Roman"/>
        </w:rPr>
        <w:commentReference w:id="73"/>
      </w:r>
      <w:commentRangeEnd w:id="74"/>
      <w:r w:rsidR="00CE1DE8">
        <w:rPr>
          <w:rStyle w:val="CommentReference"/>
        </w:rPr>
        <w:commentReference w:id="74"/>
      </w:r>
      <w:r w:rsidR="00EF0CFA" w:rsidRPr="005F1E8D">
        <w:rPr>
          <w:rFonts w:ascii="Times New Roman" w:hAnsi="Times New Roman" w:cs="Times New Roman"/>
          <w:lang w:val="en-CA"/>
        </w:rPr>
        <w:t xml:space="preserve"> </w:t>
      </w:r>
      <w:r w:rsidR="00173964" w:rsidRPr="005F1E8D">
        <w:rPr>
          <w:rFonts w:ascii="Times New Roman" w:hAnsi="Times New Roman" w:cs="Times New Roman"/>
          <w:lang w:val="en-CA"/>
        </w:rPr>
        <w:t xml:space="preserve">each </w:t>
      </w:r>
      <w:r w:rsidR="00F235E9" w:rsidRPr="005F1E8D">
        <w:rPr>
          <w:rFonts w:ascii="Times New Roman" w:hAnsi="Times New Roman" w:cs="Times New Roman"/>
          <w:lang w:val="en-CA"/>
        </w:rPr>
        <w:t xml:space="preserve">of three </w:t>
      </w:r>
      <w:r w:rsidR="00173964" w:rsidRPr="005F1E8D">
        <w:rPr>
          <w:rFonts w:ascii="Times New Roman" w:hAnsi="Times New Roman" w:cs="Times New Roman"/>
          <w:lang w:val="en-CA"/>
        </w:rPr>
        <w:t>year</w:t>
      </w:r>
      <w:r w:rsidR="00F235E9" w:rsidRPr="005F1E8D">
        <w:rPr>
          <w:rFonts w:ascii="Times New Roman" w:hAnsi="Times New Roman" w:cs="Times New Roman"/>
          <w:lang w:val="en-CA"/>
        </w:rPr>
        <w:t>s</w:t>
      </w:r>
      <w:r w:rsidR="00173964" w:rsidRPr="005F1E8D">
        <w:rPr>
          <w:rFonts w:ascii="Times New Roman" w:hAnsi="Times New Roman" w:cs="Times New Roman"/>
          <w:lang w:val="en-CA"/>
        </w:rPr>
        <w:t xml:space="preserve"> </w:t>
      </w:r>
      <w:r w:rsidR="00F235E9" w:rsidRPr="005F1E8D">
        <w:rPr>
          <w:rFonts w:ascii="Times New Roman" w:hAnsi="Times New Roman" w:cs="Times New Roman"/>
          <w:lang w:val="en-CA"/>
        </w:rPr>
        <w:t>(</w:t>
      </w:r>
      <w:r w:rsidR="00173964" w:rsidRPr="005F1E8D">
        <w:rPr>
          <w:rFonts w:ascii="Times New Roman" w:hAnsi="Times New Roman" w:cs="Times New Roman"/>
          <w:lang w:val="en-CA"/>
        </w:rPr>
        <w:t>2021 – 2023</w:t>
      </w:r>
      <w:r w:rsidR="00F235E9" w:rsidRPr="005F1E8D">
        <w:rPr>
          <w:rFonts w:ascii="Times New Roman" w:hAnsi="Times New Roman" w:cs="Times New Roman"/>
          <w:lang w:val="en-CA"/>
        </w:rPr>
        <w:t>)</w:t>
      </w:r>
      <w:r w:rsidR="00173964"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commentRangeStart w:id="75"/>
      <w:r w:rsidR="00576692" w:rsidRPr="005F1E8D">
        <w:rPr>
          <w:rFonts w:ascii="Times New Roman" w:hAnsi="Times New Roman" w:cs="Times New Roman"/>
          <w:highlight w:val="green"/>
          <w:lang w:val="en-CA"/>
        </w:rPr>
        <w:t>Table 1</w:t>
      </w:r>
      <w:commentRangeEnd w:id="75"/>
      <w:r w:rsidR="00355A76">
        <w:rPr>
          <w:rStyle w:val="CommentReference"/>
        </w:rPr>
        <w:commentReference w:id="75"/>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ins w:id="76" w:author="Kieran Cox" w:date="2024-03-22T08:42:00Z">
        <w:r w:rsidR="001D7BE9">
          <w:rPr>
            <w:rFonts w:ascii="Times New Roman" w:hAnsi="Times New Roman" w:cs="Times New Roman"/>
            <w:lang w:val="en-CA"/>
          </w:rPr>
          <w:t>Briefly, a</w:t>
        </w:r>
      </w:ins>
      <w:del w:id="77" w:author="Kieran Cox" w:date="2024-03-22T08:42:00Z">
        <w:r w:rsidR="00547A38" w:rsidRPr="005F1E8D" w:rsidDel="001D7BE9">
          <w:rPr>
            <w:rFonts w:ascii="Times New Roman" w:hAnsi="Times New Roman" w:cs="Times New Roman"/>
            <w:lang w:val="en-CA"/>
          </w:rPr>
          <w:delText>A</w:delText>
        </w:r>
      </w:del>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78"/>
      <w:r w:rsidR="00CF7FD0" w:rsidRPr="005F1E8D">
        <w:rPr>
          <w:rFonts w:ascii="Times New Roman" w:hAnsi="Times New Roman" w:cs="Times New Roman"/>
          <w:highlight w:val="green"/>
          <w:lang w:val="en-CA"/>
        </w:rPr>
        <w:t>Fig. 2</w:t>
      </w:r>
      <w:commentRangeEnd w:id="78"/>
      <w:r w:rsidR="00355A76">
        <w:rPr>
          <w:rStyle w:val="CommentReference"/>
        </w:rPr>
        <w:commentReference w:id="78"/>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then 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w:t>
      </w:r>
      <w:commentRangeStart w:id="79"/>
      <w:r w:rsidR="00547A38" w:rsidRPr="005F1E8D">
        <w:rPr>
          <w:rFonts w:ascii="Times New Roman" w:hAnsi="Times New Roman" w:cs="Times New Roman"/>
          <w:lang w:val="en-CA"/>
        </w:rPr>
        <w:t xml:space="preserve"> </w:t>
      </w:r>
      <w:commentRangeEnd w:id="79"/>
      <w:r w:rsidR="001D7BE9">
        <w:rPr>
          <w:rStyle w:val="CommentReference"/>
        </w:rPr>
        <w:commentReference w:id="79"/>
      </w:r>
      <w:r w:rsidR="00547A38" w:rsidRPr="005F1E8D">
        <w:rPr>
          <w:rFonts w:ascii="Times New Roman" w:hAnsi="Times New Roman" w:cs="Times New Roman"/>
          <w:lang w:val="en-CA"/>
        </w:rPr>
        <w:t>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63B921B7"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 xml:space="preserve">seawater samples </w:t>
      </w:r>
      <w:commentRangeStart w:id="80"/>
      <w:r w:rsidRPr="005F1E8D">
        <w:rPr>
          <w:rFonts w:ascii="Times New Roman" w:hAnsi="Times New Roman" w:cs="Times New Roman"/>
          <w:lang w:val="en-CA"/>
        </w:rPr>
        <w:t xml:space="preserve">along the transect </w:t>
      </w:r>
      <w:r w:rsidR="00D56988" w:rsidRPr="005F1E8D">
        <w:rPr>
          <w:rFonts w:ascii="Times New Roman" w:hAnsi="Times New Roman" w:cs="Times New Roman"/>
          <w:lang w:val="en-CA"/>
        </w:rPr>
        <w:t xml:space="preserve">(at 0, 25, and 50 m) </w:t>
      </w:r>
      <w:commentRangeEnd w:id="80"/>
      <w:r w:rsidR="001D7BE9">
        <w:rPr>
          <w:rStyle w:val="CommentReference"/>
        </w:rPr>
        <w:commentReference w:id="80"/>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81"/>
      <w:r w:rsidR="007268C2" w:rsidRPr="005F1E8D">
        <w:rPr>
          <w:rFonts w:ascii="Times New Roman" w:hAnsi="Times New Roman" w:cs="Times New Roman"/>
          <w:color w:val="000000"/>
          <w:lang w:val="en-CA"/>
        </w:rPr>
        <w:t>Lim, unpublished data</w:t>
      </w:r>
      <w:commentRangeEnd w:id="81"/>
      <w:r w:rsidR="001D7BE9">
        <w:rPr>
          <w:rStyle w:val="CommentReference"/>
        </w:rPr>
        <w:commentReference w:id="8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ins w:id="82" w:author="Kieran Cox" w:date="2024-03-22T08:47:00Z">
        <w:r w:rsidR="001D7BE9">
          <w:rPr>
            <w:rFonts w:ascii="Times New Roman" w:hAnsi="Times New Roman" w:cs="Times New Roman"/>
            <w:color w:val="000000"/>
            <w:lang w:val="en-CA"/>
          </w:rPr>
          <w:t>,</w:t>
        </w:r>
      </w:ins>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83"/>
      <w:commentRangeStart w:id="84"/>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83"/>
      <w:r w:rsidR="00895C86" w:rsidRPr="005F1E8D">
        <w:rPr>
          <w:rStyle w:val="CommentReference"/>
          <w:rFonts w:ascii="Times New Roman" w:hAnsi="Times New Roman" w:cs="Times New Roman"/>
        </w:rPr>
        <w:commentReference w:id="83"/>
      </w:r>
      <w:commentRangeEnd w:id="84"/>
      <w:r w:rsidR="001D7BE9">
        <w:rPr>
          <w:rStyle w:val="CommentReference"/>
        </w:rPr>
        <w:commentReference w:id="84"/>
      </w:r>
      <w:r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commentRangeStart w:id="85"/>
      <w:r w:rsidR="00AB636E" w:rsidRPr="005F1E8D">
        <w:rPr>
          <w:rFonts w:ascii="Times New Roman" w:hAnsi="Times New Roman" w:cs="Times New Roman"/>
          <w:color w:val="000000"/>
          <w:lang w:val="en-CA"/>
        </w:rPr>
        <w:t>For each survey, we took the average of the three 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samples as the mean NH</w:t>
      </w:r>
      <w:r w:rsidR="00AB636E" w:rsidRPr="005F1E8D">
        <w:rPr>
          <w:rFonts w:ascii="Times New Roman" w:hAnsi="Times New Roman" w:cs="Times New Roman"/>
          <w:color w:val="000000"/>
          <w:vertAlign w:val="subscript"/>
          <w:lang w:val="en-CA"/>
        </w:rPr>
        <w:t>4</w:t>
      </w:r>
      <w:r w:rsidR="00AB636E" w:rsidRPr="005F1E8D">
        <w:rPr>
          <w:rFonts w:ascii="Times New Roman" w:hAnsi="Times New Roman" w:cs="Times New Roman"/>
          <w:color w:val="000000"/>
          <w:vertAlign w:val="superscript"/>
          <w:lang w:val="en-CA"/>
        </w:rPr>
        <w:t>+</w:t>
      </w:r>
      <w:r w:rsidR="00AB636E" w:rsidRPr="005F1E8D">
        <w:rPr>
          <w:rFonts w:ascii="Times New Roman" w:hAnsi="Times New Roman" w:cs="Times New Roman"/>
          <w:color w:val="000000"/>
          <w:lang w:val="en-CA"/>
        </w:rPr>
        <w:t xml:space="preserve"> concentration.</w:t>
      </w:r>
      <w:commentRangeEnd w:id="85"/>
      <w:r w:rsidR="001D7BE9">
        <w:rPr>
          <w:rStyle w:val="CommentReference"/>
        </w:rPr>
        <w:commentReference w:id="85"/>
      </w:r>
      <w:r w:rsidR="00AB636E"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Detailed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D56988" w:rsidRPr="005F1E8D">
        <w:rPr>
          <w:rFonts w:ascii="Times New Roman" w:hAnsi="Times New Roman" w:cs="Times New Roman"/>
          <w:color w:val="000000"/>
          <w:lang w:val="en-CA"/>
        </w:rPr>
        <w:t xml:space="preserve">analysis methodology is available in the supplement </w:t>
      </w:r>
      <w:commentRangeStart w:id="86"/>
      <w:r w:rsidR="007268C2" w:rsidRPr="005F1E8D">
        <w:rPr>
          <w:rFonts w:ascii="Times New Roman" w:hAnsi="Times New Roman" w:cs="Times New Roman"/>
          <w:color w:val="000000"/>
          <w:lang w:val="en-CA"/>
        </w:rPr>
        <w:t>(</w:t>
      </w:r>
      <w:r w:rsidR="007268C2" w:rsidRPr="005F1E8D">
        <w:rPr>
          <w:rFonts w:ascii="Times New Roman" w:hAnsi="Times New Roman" w:cs="Times New Roman"/>
          <w:color w:val="000000"/>
          <w:highlight w:val="green"/>
          <w:lang w:val="en-CA"/>
        </w:rPr>
        <w:t>S1?</w:t>
      </w:r>
      <w:r w:rsidR="007268C2" w:rsidRPr="005F1E8D">
        <w:rPr>
          <w:rFonts w:ascii="Times New Roman" w:hAnsi="Times New Roman" w:cs="Times New Roman"/>
          <w:color w:val="000000"/>
          <w:lang w:val="en-CA"/>
        </w:rPr>
        <w:t>).</w:t>
      </w:r>
      <w:r w:rsidR="00D56988" w:rsidRPr="005F1E8D">
        <w:rPr>
          <w:rFonts w:ascii="Times New Roman" w:hAnsi="Times New Roman" w:cs="Times New Roman"/>
          <w:color w:val="000000"/>
          <w:lang w:val="en-CA"/>
        </w:rPr>
        <w:t xml:space="preserve"> </w:t>
      </w:r>
      <w:commentRangeEnd w:id="86"/>
      <w:r w:rsidR="00E31706">
        <w:rPr>
          <w:rStyle w:val="CommentReference"/>
        </w:rPr>
        <w:commentReference w:id="86"/>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0E7F4149" w:rsidR="00217D47" w:rsidRPr="005F1E8D" w:rsidRDefault="00CE7CA3" w:rsidP="00EB3BC7">
      <w:pPr>
        <w:spacing w:line="480" w:lineRule="auto"/>
        <w:rPr>
          <w:rFonts w:ascii="Times New Roman" w:hAnsi="Times New Roman" w:cs="Times New Roman"/>
          <w:i/>
          <w:lang w:val="en-CA"/>
        </w:rPr>
      </w:pPr>
      <w:commentRangeStart w:id="87"/>
      <w:r w:rsidRPr="005F1E8D">
        <w:rPr>
          <w:rFonts w:ascii="Times New Roman" w:hAnsi="Times New Roman" w:cs="Times New Roman"/>
          <w:i/>
          <w:lang w:val="en-CA"/>
        </w:rPr>
        <w:lastRenderedPageBreak/>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variation</w:t>
      </w:r>
    </w:p>
    <w:p w14:paraId="7247B5E3" w14:textId="09A79FFA"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site variability</w:t>
      </w:r>
      <w:commentRangeEnd w:id="87"/>
      <w:r w:rsidR="00E31706">
        <w:rPr>
          <w:rStyle w:val="CommentReference"/>
        </w:rPr>
        <w:commentReference w:id="87"/>
      </w:r>
      <w:r w:rsidRPr="005F1E8D">
        <w:rPr>
          <w:rFonts w:ascii="Times New Roman" w:hAnsi="Times New Roman" w:cs="Times New Roman"/>
          <w:lang w:val="en-CA"/>
        </w:rPr>
        <w:t xml:space="preserve">,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88"/>
      <w:r w:rsidRPr="005F1E8D">
        <w:rPr>
          <w:rFonts w:ascii="Times New Roman" w:hAnsi="Times New Roman" w:cs="Times New Roman"/>
          <w:lang w:val="en-CA"/>
        </w:rPr>
        <w:t xml:space="preserve">varying density and composition at </w:t>
      </w:r>
      <w:commentRangeEnd w:id="88"/>
      <w:r w:rsidR="00E31706">
        <w:rPr>
          <w:rStyle w:val="CommentReference"/>
        </w:rPr>
        <w:commentReference w:id="88"/>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commentRangeStart w:id="89"/>
      <w:r w:rsidRPr="005F1E8D">
        <w:rPr>
          <w:rFonts w:ascii="Times New Roman" w:hAnsi="Times New Roman" w:cs="Times New Roman"/>
          <w:highlight w:val="green"/>
          <w:lang w:val="en-CA"/>
        </w:rPr>
        <w:t>Table 2</w:t>
      </w:r>
      <w:commentRangeEnd w:id="89"/>
      <w:r w:rsidR="00E31706">
        <w:rPr>
          <w:rStyle w:val="CommentReference"/>
        </w:rPr>
        <w:commentReference w:id="89"/>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commentRangeStart w:id="90"/>
      <w:r w:rsidR="001F79DB" w:rsidRPr="005F1E8D">
        <w:rPr>
          <w:rFonts w:ascii="Times New Roman" w:hAnsi="Times New Roman" w:cs="Times New Roman"/>
          <w:lang w:val="en-CA"/>
        </w:rPr>
        <w:t xml:space="preserve">giant kelp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commentRangeEnd w:id="90"/>
      <w:r w:rsidR="00E31706">
        <w:rPr>
          <w:rStyle w:val="CommentReference"/>
        </w:rPr>
        <w:commentReference w:id="90"/>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Pr="005F1E8D">
        <w:rPr>
          <w:rFonts w:ascii="Times New Roman" w:hAnsi="Times New Roman" w:cs="Times New Roman"/>
          <w:lang w:val="en-CA"/>
        </w:rPr>
        <w:t>trained SCUBA divers</w:t>
      </w:r>
      <w:commentRangeStart w:id="91"/>
      <w:r w:rsidRPr="005F1E8D">
        <w:rPr>
          <w:rFonts w:ascii="Times New Roman" w:hAnsi="Times New Roman" w:cs="Times New Roman"/>
          <w:lang w:val="en-CA"/>
        </w:rPr>
        <w:t xml:space="preserve"> </w:t>
      </w:r>
      <w:commentRangeEnd w:id="91"/>
      <w:r w:rsidR="00E31706">
        <w:rPr>
          <w:rStyle w:val="CommentReference"/>
        </w:rPr>
        <w:commentReference w:id="91"/>
      </w:r>
      <w:r w:rsidR="001F79DB" w:rsidRPr="005F1E8D">
        <w:rPr>
          <w:rFonts w:ascii="Times New Roman" w:hAnsi="Times New Roman" w:cs="Times New Roman"/>
          <w:lang w:val="en-CA"/>
        </w:rPr>
        <w:t>counted and identified</w:t>
      </w:r>
      <w:r w:rsidRPr="005F1E8D">
        <w:rPr>
          <w:rFonts w:ascii="Times New Roman" w:hAnsi="Times New Roman" w:cs="Times New Roman"/>
          <w:lang w:val="en-CA"/>
        </w:rPr>
        <w:t xml:space="preserve"> fish and invertebrate</w:t>
      </w:r>
      <w:ins w:id="92" w:author="Kieran Cox" w:date="2024-03-22T08:56:00Z">
        <w:r w:rsidR="00E31706">
          <w:rPr>
            <w:rFonts w:ascii="Times New Roman" w:hAnsi="Times New Roman" w:cs="Times New Roman"/>
            <w:lang w:val="en-CA"/>
          </w:rPr>
          <w:t>s</w:t>
        </w:r>
      </w:ins>
      <w:r w:rsidRPr="005F1E8D">
        <w:rPr>
          <w:rFonts w:ascii="Times New Roman" w:hAnsi="Times New Roman" w:cs="Times New Roman"/>
          <w:lang w:val="en-CA"/>
        </w:rPr>
        <w:t xml:space="preserve"> </w:t>
      </w:r>
      <w:r w:rsidR="00B71E47" w:rsidRPr="005F1E8D">
        <w:rPr>
          <w:rFonts w:ascii="Times New Roman" w:hAnsi="Times New Roman" w:cs="Times New Roman"/>
          <w:lang w:val="en-CA"/>
        </w:rPr>
        <w:t>along 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commentRangeStart w:id="93"/>
      <w:r w:rsidRPr="005F1E8D">
        <w:rPr>
          <w:rFonts w:ascii="Times New Roman" w:hAnsi="Times New Roman" w:cs="Times New Roman"/>
          <w:lang w:val="en-CA"/>
        </w:rPr>
        <w:t xml:space="preserve">We </w:t>
      </w:r>
      <w:commentRangeEnd w:id="93"/>
      <w:r w:rsidR="00E31706">
        <w:rPr>
          <w:rStyle w:val="CommentReference"/>
        </w:rPr>
        <w:commentReference w:id="93"/>
      </w:r>
      <w:r w:rsidRPr="005F1E8D">
        <w:rPr>
          <w:rFonts w:ascii="Times New Roman" w:hAnsi="Times New Roman" w:cs="Times New Roman"/>
          <w:lang w:val="en-CA"/>
        </w:rPr>
        <w:t xml:space="preserve">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94"/>
      <w:commentRangeStart w:id="95"/>
      <w:r w:rsidR="001F79DB" w:rsidRPr="005F1E8D">
        <w:rPr>
          <w:rFonts w:ascii="Times New Roman" w:hAnsi="Times New Roman" w:cs="Times New Roman"/>
          <w:lang w:val="en-CA"/>
        </w:rPr>
        <w:t xml:space="preserve">0.5 m </w:t>
      </w:r>
      <w:commentRangeEnd w:id="94"/>
      <w:r w:rsidR="000A1681" w:rsidRPr="005F1E8D">
        <w:rPr>
          <w:rStyle w:val="CommentReference"/>
          <w:rFonts w:ascii="Times New Roman" w:hAnsi="Times New Roman" w:cs="Times New Roman"/>
        </w:rPr>
        <w:commentReference w:id="94"/>
      </w:r>
      <w:commentRangeEnd w:id="95"/>
      <w:r w:rsidR="00E31706">
        <w:rPr>
          <w:rStyle w:val="CommentReference"/>
        </w:rPr>
        <w:commentReference w:id="95"/>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t>
      </w:r>
      <w:commentRangeStart w:id="96"/>
      <w:r w:rsidR="001F79DB" w:rsidRPr="005F1E8D">
        <w:rPr>
          <w:rFonts w:ascii="Times New Roman" w:hAnsi="Times New Roman" w:cs="Times New Roman"/>
          <w:lang w:val="en-CA"/>
        </w:rPr>
        <w:t xml:space="preserve">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commentRangeEnd w:id="96"/>
      <w:r w:rsidR="00280722">
        <w:rPr>
          <w:rStyle w:val="CommentReference"/>
        </w:rPr>
        <w:commentReference w:id="96"/>
      </w:r>
      <w:r w:rsidR="001F79DB" w:rsidRPr="005F1E8D">
        <w:rPr>
          <w:rFonts w:ascii="Times New Roman" w:hAnsi="Times New Roman" w:cs="Times New Roman"/>
          <w:lang w:val="en-CA"/>
        </w:rPr>
        <w:t xml:space="preserve">. </w:t>
      </w:r>
      <w:commentRangeStart w:id="97"/>
      <w:r w:rsidR="00B71E47" w:rsidRPr="005F1E8D">
        <w:rPr>
          <w:rFonts w:ascii="Times New Roman" w:hAnsi="Times New Roman" w:cs="Times New Roman"/>
          <w:lang w:val="en-CA"/>
        </w:rPr>
        <w:t xml:space="preserve">We estimated total forest area by swimming around the perimeter of the forest on the surface with a </w:t>
      </w:r>
      <w:r w:rsidR="00B71E47" w:rsidRPr="005F1E8D">
        <w:rPr>
          <w:rFonts w:ascii="Times New Roman" w:hAnsi="Times New Roman" w:cs="Times New Roman"/>
          <w:highlight w:val="yellow"/>
          <w:lang w:val="en-CA"/>
        </w:rPr>
        <w:t>Garmin GPS</w:t>
      </w:r>
      <w:r w:rsidR="00B47743" w:rsidRPr="005F1E8D">
        <w:rPr>
          <w:rFonts w:ascii="Times New Roman" w:hAnsi="Times New Roman" w:cs="Times New Roman"/>
          <w:highlight w:val="yellow"/>
          <w:lang w:val="en-CA"/>
        </w:rPr>
        <w:t>(?)</w:t>
      </w:r>
      <w:r w:rsidR="00B71E47" w:rsidRPr="005F1E8D">
        <w:rPr>
          <w:rFonts w:ascii="Times New Roman" w:hAnsi="Times New Roman" w:cs="Times New Roman"/>
          <w:lang w:val="en-CA"/>
        </w:rPr>
        <w:t xml:space="preserve">. </w:t>
      </w:r>
      <w:commentRangeEnd w:id="97"/>
      <w:r w:rsidR="00280722">
        <w:rPr>
          <w:rStyle w:val="CommentReference"/>
        </w:rPr>
        <w:commentReference w:id="97"/>
      </w:r>
    </w:p>
    <w:p w14:paraId="50BA9561" w14:textId="38A1F5F9"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lastRenderedPageBreak/>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98"/>
      <w:r w:rsidR="00895C86" w:rsidRPr="005F1E8D">
        <w:rPr>
          <w:rFonts w:ascii="Times New Roman" w:hAnsi="Times New Roman" w:cs="Times New Roman"/>
          <w:lang w:val="en-CA"/>
        </w:rPr>
        <w:t>depth</w:t>
      </w:r>
      <w:r w:rsidR="00171464" w:rsidRPr="005F1E8D">
        <w:rPr>
          <w:rFonts w:ascii="Times New Roman" w:hAnsi="Times New Roman" w:cs="Times New Roman"/>
          <w:lang w:val="en-CA"/>
        </w:rPr>
        <w:t xml:space="preserve"> </w:t>
      </w:r>
      <w:commentRangeEnd w:id="98"/>
      <w:r w:rsidR="00152CBA" w:rsidRPr="005F1E8D">
        <w:rPr>
          <w:rStyle w:val="CommentReference"/>
          <w:rFonts w:ascii="Times New Roman" w:hAnsi="Times New Roman" w:cs="Times New Roman"/>
        </w:rPr>
        <w:commentReference w:id="98"/>
      </w:r>
      <w:commentRangeStart w:id="99"/>
      <w:r w:rsidR="00B71E47" w:rsidRPr="005F1E8D">
        <w:rPr>
          <w:rFonts w:ascii="Times New Roman" w:hAnsi="Times New Roman" w:cs="Times New Roman"/>
          <w:lang w:val="en-CA"/>
        </w:rPr>
        <w:t>(n = 3</w:t>
      </w:r>
      <w:r w:rsidR="00171464" w:rsidRPr="005F1E8D">
        <w:rPr>
          <w:rFonts w:ascii="Times New Roman" w:hAnsi="Times New Roman" w:cs="Times New Roman"/>
          <w:lang w:val="en-CA"/>
        </w:rPr>
        <w:t xml:space="preserve"> pairs per forest</w:t>
      </w:r>
      <w:r w:rsidR="00B71E47" w:rsidRPr="005F1E8D">
        <w:rPr>
          <w:rFonts w:ascii="Times New Roman" w:hAnsi="Times New Roman" w:cs="Times New Roman"/>
          <w:lang w:val="en-CA"/>
        </w:rPr>
        <w:t xml:space="preserve">). </w:t>
      </w:r>
      <w:commentRangeEnd w:id="99"/>
      <w:r w:rsidR="00280722">
        <w:rPr>
          <w:rStyle w:val="CommentReference"/>
        </w:rPr>
        <w:commentReference w:id="99"/>
      </w:r>
      <w:commentRangeStart w:id="100"/>
      <w:r w:rsidRPr="005F1E8D">
        <w:rPr>
          <w:rFonts w:ascii="Times New Roman" w:hAnsi="Times New Roman" w:cs="Times New Roman"/>
          <w:lang w:val="en-CA"/>
        </w:rPr>
        <w:t xml:space="preserve">These </w:t>
      </w:r>
      <w:commentRangeEnd w:id="100"/>
      <w:r w:rsidR="000047C1">
        <w:rPr>
          <w:rStyle w:val="CommentReference"/>
        </w:rPr>
        <w:commentReference w:id="100"/>
      </w:r>
      <w:r w:rsidRPr="005F1E8D">
        <w:rPr>
          <w:rFonts w:ascii="Times New Roman" w:hAnsi="Times New Roman" w:cs="Times New Roman"/>
          <w:lang w:val="en-CA"/>
        </w:rPr>
        <w:t xml:space="preserve">paired seawater samples were matched to the first three kelp density, biomass, and canopy height transects.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commentRangeStart w:id="101"/>
      <w:r w:rsidR="00171464"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to use in creating </w:t>
      </w:r>
      <w:commentRangeEnd w:id="101"/>
      <w:r w:rsidR="000047C1">
        <w:rPr>
          <w:rStyle w:val="CommentReference"/>
        </w:rPr>
        <w:commentReference w:id="101"/>
      </w:r>
      <w:r w:rsidR="00171464" w:rsidRPr="005F1E8D">
        <w:rPr>
          <w:rFonts w:ascii="Times New Roman" w:hAnsi="Times New Roman" w:cs="Times New Roman"/>
          <w:lang w:val="en-CA"/>
        </w:rPr>
        <w:t xml:space="preserve">standards. </w:t>
      </w:r>
      <w:commentRangeStart w:id="102"/>
      <w:r w:rsidR="00B71E47" w:rsidRPr="005F1E8D">
        <w:rPr>
          <w:rFonts w:ascii="Times New Roman" w:hAnsi="Times New Roman" w:cs="Times New Roman"/>
          <w:lang w:val="en-CA"/>
        </w:rPr>
        <w:t xml:space="preserve">Upon surfacing, we filtered 40 mL of each sample into amber bottles </w:t>
      </w:r>
      <w:proofErr w:type="gramStart"/>
      <w:r w:rsidR="00B71E47" w:rsidRPr="005F1E8D">
        <w:rPr>
          <w:rFonts w:ascii="Times New Roman" w:hAnsi="Times New Roman" w:cs="Times New Roman"/>
          <w:lang w:val="en-CA"/>
        </w:rPr>
        <w:t xml:space="preserve">and </w:t>
      </w:r>
      <w:r w:rsidRPr="005F1E8D">
        <w:rPr>
          <w:rFonts w:ascii="Times New Roman" w:hAnsi="Times New Roman" w:cs="Times New Roman"/>
          <w:lang w:val="en-CA"/>
        </w:rPr>
        <w:t>also</w:t>
      </w:r>
      <w:proofErr w:type="gramEnd"/>
      <w:r w:rsidRPr="005F1E8D">
        <w:rPr>
          <w:rFonts w:ascii="Times New Roman" w:hAnsi="Times New Roman" w:cs="Times New Roman"/>
          <w:lang w:val="en-CA"/>
        </w:rPr>
        <w:t xml:space="preserve">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102"/>
      <w:r w:rsidR="00526E5E">
        <w:rPr>
          <w:rStyle w:val="CommentReference"/>
        </w:rPr>
        <w:commentReference w:id="102"/>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103"/>
      <w:r w:rsidR="00417390" w:rsidRPr="005F1E8D">
        <w:rPr>
          <w:rFonts w:ascii="Times New Roman" w:hAnsi="Times New Roman" w:cs="Times New Roman"/>
          <w:color w:val="000000"/>
          <w:lang w:val="en-CA"/>
        </w:rPr>
        <w:t xml:space="preserve">paired inside </w:t>
      </w:r>
      <w:ins w:id="104" w:author="Kieran Cox" w:date="2024-03-22T09:26:00Z">
        <w:r w:rsidR="00526E5E">
          <w:rPr>
            <w:rFonts w:ascii="Times New Roman" w:hAnsi="Times New Roman" w:cs="Times New Roman"/>
            <w:color w:val="000000"/>
            <w:lang w:val="en-CA"/>
          </w:rPr>
          <w:t xml:space="preserve">the kelp </w:t>
        </w:r>
      </w:ins>
      <w:r w:rsidR="00417390" w:rsidRPr="005F1E8D">
        <w:rPr>
          <w:rFonts w:ascii="Times New Roman" w:hAnsi="Times New Roman" w:cs="Times New Roman"/>
          <w:color w:val="000000"/>
          <w:lang w:val="en-CA"/>
        </w:rPr>
        <w:t>vs outside</w:t>
      </w:r>
      <w:ins w:id="105" w:author="Kieran Cox" w:date="2024-03-22T09:26:00Z">
        <w:r w:rsidR="00526E5E">
          <w:rPr>
            <w:rFonts w:ascii="Times New Roman" w:hAnsi="Times New Roman" w:cs="Times New Roman"/>
            <w:color w:val="000000"/>
            <w:lang w:val="en-CA"/>
          </w:rPr>
          <w:t xml:space="preserve"> the kelp</w:t>
        </w:r>
      </w:ins>
      <w:commentRangeEnd w:id="103"/>
      <w:ins w:id="106" w:author="Kieran Cox" w:date="2024-03-22T09:27:00Z">
        <w:r w:rsidR="00526E5E">
          <w:rPr>
            <w:rStyle w:val="CommentReference"/>
          </w:rPr>
          <w:commentReference w:id="103"/>
        </w:r>
      </w:ins>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w:t>
      </w:r>
      <w:commentRangeStart w:id="107"/>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w:t>
      </w:r>
      <w:commentRangeEnd w:id="107"/>
      <w:r w:rsidR="00517C1E">
        <w:rPr>
          <w:rStyle w:val="CommentReference"/>
        </w:rPr>
        <w:commentReference w:id="107"/>
      </w:r>
      <w:r w:rsidR="00417390" w:rsidRPr="005F1E8D">
        <w:rPr>
          <w:rFonts w:ascii="Times New Roman" w:hAnsi="Times New Roman" w:cs="Times New Roman"/>
          <w:color w:val="000000"/>
          <w:lang w:val="en-CA"/>
        </w:rPr>
        <w:t>=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08"/>
      <w:r w:rsidR="00136DB7" w:rsidRPr="005F1E8D">
        <w:rPr>
          <w:rFonts w:ascii="Times New Roman" w:hAnsi="Times New Roman" w:cs="Times New Roman"/>
          <w:i/>
          <w:lang w:val="en-CA"/>
        </w:rPr>
        <w:t>very small-scale</w:t>
      </w:r>
      <w:commentRangeEnd w:id="108"/>
      <w:r w:rsidR="00F17ED1">
        <w:rPr>
          <w:rStyle w:val="CommentReference"/>
        </w:rPr>
        <w:commentReference w:id="108"/>
      </w:r>
      <w:r w:rsidR="00136DB7" w:rsidRPr="005F1E8D">
        <w:rPr>
          <w:rFonts w:ascii="Times New Roman" w:hAnsi="Times New Roman" w:cs="Times New Roman"/>
          <w:i/>
          <w:lang w:val="en-CA"/>
        </w:rPr>
        <w:t>) variation</w:t>
      </w:r>
    </w:p>
    <w:p w14:paraId="39EFC3F8" w14:textId="40CEACAA"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xml:space="preserve">. We collected </w:t>
      </w:r>
      <w:commentRangeStart w:id="109"/>
      <w:r w:rsidR="00C12458" w:rsidRPr="005F1E8D">
        <w:rPr>
          <w:rFonts w:ascii="Times New Roman" w:hAnsi="Times New Roman" w:cs="Times New Roman"/>
          <w:lang w:val="en-CA"/>
        </w:rPr>
        <w:t>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w:t>
      </w:r>
      <w:commentRangeEnd w:id="109"/>
      <w:r w:rsidR="00F17ED1">
        <w:rPr>
          <w:rStyle w:val="CommentReference"/>
        </w:rPr>
        <w:commentReference w:id="109"/>
      </w:r>
      <w:r w:rsidR="00C12458" w:rsidRPr="005F1E8D">
        <w:rPr>
          <w:rFonts w:ascii="Times New Roman" w:hAnsi="Times New Roman" w:cs="Times New Roman"/>
          <w:lang w:val="en-CA"/>
        </w:rPr>
        <w:t xml:space="preserve">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 xml:space="preserve">While </w:t>
      </w:r>
      <w:r w:rsidR="00DB029A" w:rsidRPr="005F1E8D">
        <w:rPr>
          <w:rFonts w:ascii="Times New Roman" w:hAnsi="Times New Roman" w:cs="Times New Roman"/>
          <w:lang w:val="en-CA"/>
        </w:rPr>
        <w:lastRenderedPageBreak/>
        <w:t>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X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lastRenderedPageBreak/>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2EB12797" w:rsidR="00943023" w:rsidRPr="00792779"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For each Reef Life Survey conducted, we calculated fish biomass from fish length following the formula (W = exp(log(a) + b*log(L)))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17314E" w:rsidRPr="005F1E8D">
        <w:rPr>
          <w:rFonts w:ascii="Times New Roman" w:hAnsi="Times New Roman" w:cs="Times New Roman"/>
          <w:highlight w:val="green"/>
          <w:lang w:val="en-CA"/>
        </w:rPr>
        <w:t>Supplemental Table</w:t>
      </w:r>
      <w:r w:rsidRPr="005F1E8D">
        <w:rPr>
          <w:rFonts w:ascii="Times New Roman" w:hAnsi="Times New Roman" w:cs="Times New Roman"/>
          <w:highlight w:val="green"/>
          <w:lang w:val="en-CA"/>
        </w:rPr>
        <w:t xml:space="preserve"> </w:t>
      </w:r>
      <w:r w:rsidR="0017314E" w:rsidRPr="005F1E8D">
        <w:rPr>
          <w:rFonts w:ascii="Times New Roman" w:hAnsi="Times New Roman" w:cs="Times New Roman"/>
          <w:highlight w:val="green"/>
          <w:lang w:val="en-CA"/>
        </w:rPr>
        <w:t>1</w:t>
      </w:r>
      <w:r w:rsidRPr="005F1E8D">
        <w:rPr>
          <w:rFonts w:ascii="Times New Roman" w:hAnsi="Times New Roman" w:cs="Times New Roman"/>
          <w:lang w:val="en-CA"/>
        </w:rPr>
        <w:t xml:space="preserve">).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commentRangeStart w:id="110"/>
      <w:r w:rsidR="00792779">
        <w:rPr>
          <w:rFonts w:ascii="Times New Roman" w:hAnsi="Times New Roman" w:cs="Times New Roman"/>
          <w:lang w:val="en-CA"/>
        </w:rPr>
        <w:t>.</w:t>
      </w:r>
      <w:commentRangeEnd w:id="110"/>
      <w:r w:rsidR="00F17ED1">
        <w:rPr>
          <w:rStyle w:val="CommentReference"/>
        </w:rPr>
        <w:commentReference w:id="110"/>
      </w:r>
      <w:r w:rsidR="00792779">
        <w:rPr>
          <w:rFonts w:ascii="Times New Roman" w:eastAsia="Times New Roman" w:hAnsi="Times New Roman" w:cs="Times New Roman"/>
          <w:color w:val="000000"/>
          <w:lang w:val="en-CA"/>
        </w:rPr>
        <w:t xml:space="preserve"> </w:t>
      </w:r>
      <w:r w:rsidRPr="005F1E8D">
        <w:rPr>
          <w:rFonts w:ascii="Times New Roman" w:hAnsi="Times New Roman" w:cs="Times New Roman"/>
          <w:lang w:val="en-CA"/>
        </w:rPr>
        <w:t xml:space="preserve">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21C4158D" w:rsidR="00670555" w:rsidRPr="005F1E8D"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xml:space="preserve">, and all values were below 1.75.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4EF7B906"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tide exchange, animal biomass, survey depth, Shannon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animal biomass, and animal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constructed additional models with animal abundance instead of biomass, and Simpson’s diversity instead of Shannon 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w:t>
      </w:r>
      <w:r w:rsidR="00E32297" w:rsidRPr="005F1E8D">
        <w:rPr>
          <w:rFonts w:ascii="Times New Roman" w:hAnsi="Times New Roman" w:cs="Times New Roman"/>
          <w:color w:val="000000"/>
          <w:lang w:val="en-CA"/>
        </w:rPr>
        <w:lastRenderedPageBreak/>
        <w:t>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w:t>
      </w:r>
      <w:r w:rsidR="00A7066E" w:rsidRPr="005F1E8D">
        <w:rPr>
          <w:rFonts w:ascii="Times New Roman" w:hAnsi="Times New Roman" w:cs="Times New Roman"/>
          <w:lang w:val="en-CA"/>
        </w:rPr>
        <w:lastRenderedPageBreak/>
        <w:t xml:space="preserve">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111"/>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111"/>
      <w:r w:rsidR="007E4686">
        <w:rPr>
          <w:rStyle w:val="CommentReference"/>
        </w:rPr>
        <w:commentReference w:id="111"/>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lastRenderedPageBreak/>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A20D27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commentRangeStart w:id="112"/>
      <w:r w:rsidR="00AD62DF">
        <w:rPr>
          <w:rFonts w:ascii="Times New Roman" w:hAnsi="Times New Roman" w:cs="Times New Roman"/>
          <w:lang w:val="en-CA"/>
        </w:rPr>
        <w:t>Fill colour indicates mean ammonium concentration found at each site</w:t>
      </w:r>
      <w:commentRangeEnd w:id="112"/>
      <w:r w:rsidR="00930939">
        <w:rPr>
          <w:rStyle w:val="CommentReference"/>
        </w:rPr>
        <w:commentReference w:id="112"/>
      </w:r>
      <w:ins w:id="113" w:author="Kieran Cox" w:date="2024-03-21T07:59:00Z">
        <w:r w:rsidR="00930939">
          <w:rPr>
            <w:rFonts w:ascii="Times New Roman" w:hAnsi="Times New Roman" w:cs="Times New Roman"/>
            <w:lang w:val="en-CA"/>
          </w:rPr>
          <w:t>,</w:t>
        </w:r>
      </w:ins>
      <w:r w:rsidR="00C826A7">
        <w:rPr>
          <w:rFonts w:ascii="Times New Roman" w:hAnsi="Times New Roman" w:cs="Times New Roman"/>
          <w:lang w:val="en-CA"/>
        </w:rPr>
        <w:t xml:space="preserve"> with darker points having a higher concentration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4">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114"/>
      <w:commentRangeStart w:id="115"/>
      <w:commentRangeStart w:id="116"/>
      <w:r>
        <w:rPr>
          <w:rFonts w:ascii="Times New Roman" w:hAnsi="Times New Roman" w:cs="Times New Roman"/>
          <w:b/>
          <w:lang w:val="en-CA"/>
        </w:rPr>
        <w:t>Figure 1</w:t>
      </w:r>
      <w:commentRangeEnd w:id="114"/>
      <w:r w:rsidR="00930939">
        <w:rPr>
          <w:rStyle w:val="CommentReference"/>
        </w:rPr>
        <w:commentReference w:id="114"/>
      </w:r>
      <w:commentRangeEnd w:id="115"/>
      <w:r w:rsidR="00930939">
        <w:rPr>
          <w:rStyle w:val="CommentReference"/>
        </w:rPr>
        <w:commentReference w:id="115"/>
      </w:r>
      <w:commentRangeEnd w:id="116"/>
      <w:r w:rsidR="00930939">
        <w:rPr>
          <w:rStyle w:val="CommentReference"/>
        </w:rPr>
        <w:commentReference w:id="116"/>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57FEB2BC" w14:textId="5D016C8E" w:rsidR="00C05A5A" w:rsidRDefault="00C05A5A">
      <w:pPr>
        <w:rPr>
          <w:rFonts w:ascii="Times New Roman" w:hAnsi="Times New Roman" w:cs="Times New Roman"/>
          <w:b/>
          <w:lang w:val="en-CA"/>
        </w:rPr>
      </w:pPr>
      <w:r>
        <w:rPr>
          <w:rFonts w:ascii="Times New Roman" w:hAnsi="Times New Roman" w:cs="Times New Roman"/>
          <w:b/>
          <w:lang w:val="en-CA"/>
        </w:rPr>
        <w:br w:type="page"/>
      </w:r>
    </w:p>
    <w:p w14:paraId="611BAC9D" w14:textId="63A176FE" w:rsidR="00C05A5A" w:rsidRDefault="00271E58"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445ECE68" wp14:editId="194F1D3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57567EC6"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117"/>
      <w:r>
        <w:rPr>
          <w:rFonts w:ascii="Times New Roman" w:hAnsi="Times New Roman" w:cs="Times New Roman"/>
          <w:b/>
          <w:lang w:val="en-CA"/>
        </w:rPr>
        <w:t xml:space="preserve"> </w:t>
      </w:r>
      <w:commentRangeEnd w:id="117"/>
      <w:r w:rsidR="00805704">
        <w:rPr>
          <w:rStyle w:val="CommentReference"/>
        </w:rPr>
        <w:commentReference w:id="117"/>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commentRangeStart w:id="118"/>
      <w:r w:rsidR="00D37004">
        <w:rPr>
          <w:rFonts w:ascii="Times New Roman" w:hAnsi="Times New Roman" w:cs="Times New Roman"/>
          <w:lang w:val="en-CA"/>
        </w:rPr>
        <w:t>Model</w:t>
      </w:r>
      <w:commentRangeEnd w:id="118"/>
      <w:r w:rsidR="00805704">
        <w:rPr>
          <w:rStyle w:val="CommentReference"/>
        </w:rPr>
        <w:commentReference w:id="118"/>
      </w:r>
      <w:r w:rsidR="00D37004">
        <w:rPr>
          <w:rFonts w:ascii="Times New Roman" w:hAnsi="Times New Roman" w:cs="Times New Roman"/>
          <w:lang w:val="en-CA"/>
        </w:rPr>
        <w:t xml:space="preserve">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1208D86D" w14:textId="78639095" w:rsidR="00AB275A" w:rsidRDefault="00AB275A" w:rsidP="00C05A5A">
      <w:pPr>
        <w:rPr>
          <w:rFonts w:ascii="Times New Roman" w:hAnsi="Times New Roman" w:cs="Times New Roman"/>
          <w:lang w:val="en-CA"/>
        </w:rPr>
      </w:pPr>
    </w:p>
    <w:p w14:paraId="39A14E41" w14:textId="77777777" w:rsidR="00C826A7" w:rsidRDefault="00C826A7">
      <w:pPr>
        <w:rPr>
          <w:rFonts w:ascii="Times New Roman" w:hAnsi="Times New Roman" w:cs="Times New Roman"/>
          <w:lang w:val="en-CA"/>
        </w:rPr>
      </w:pPr>
      <w:r>
        <w:rPr>
          <w:rFonts w:ascii="Times New Roman" w:hAnsi="Times New Roman" w:cs="Times New Roman"/>
          <w:lang w:val="en-CA"/>
        </w:rPr>
        <w:br w:type="page"/>
      </w:r>
    </w:p>
    <w:p w14:paraId="1EAE8CCE" w14:textId="61F97243" w:rsidR="00AB275A" w:rsidRDefault="007A1A08"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26480593" wp14:editId="05CF7FD3">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30295E44" w:rsidR="00462E79" w:rsidRPr="00C05A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119"/>
      <w:r>
        <w:rPr>
          <w:rFonts w:ascii="Times New Roman" w:hAnsi="Times New Roman" w:cs="Times New Roman"/>
          <w:lang w:val="en-CA"/>
        </w:rPr>
        <w:t xml:space="preserve"> </w:t>
      </w:r>
      <w:commentRangeEnd w:id="119"/>
      <w:r w:rsidR="00406F74">
        <w:rPr>
          <w:rStyle w:val="CommentReference"/>
        </w:rPr>
        <w:commentReference w:id="119"/>
      </w:r>
      <w:r w:rsidR="00C826A7">
        <w:rPr>
          <w:rFonts w:ascii="Times New Roman" w:hAnsi="Times New Roman" w:cs="Times New Roman"/>
          <w:lang w:val="en-CA"/>
        </w:rPr>
        <w:t xml:space="preserve">(a) </w:t>
      </w:r>
      <w:commentRangeStart w:id="120"/>
      <w:r w:rsidR="00D37004">
        <w:rPr>
          <w:rFonts w:ascii="Times New Roman" w:hAnsi="Times New Roman" w:cs="Times New Roman"/>
          <w:lang w:val="en-CA"/>
        </w:rPr>
        <w:t xml:space="preserve">Model </w:t>
      </w:r>
      <w:commentRangeEnd w:id="120"/>
      <w:r w:rsidR="00406F74">
        <w:rPr>
          <w:rStyle w:val="CommentReference"/>
        </w:rPr>
        <w:commentReference w:id="120"/>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E0A7AE7" w14:textId="4CD2260B" w:rsidR="00DF59A5" w:rsidRPr="00B50D62" w:rsidRDefault="00406F74" w:rsidP="00B50D62">
      <w:pPr>
        <w:spacing w:after="120" w:line="276" w:lineRule="auto"/>
        <w:rPr>
          <w:ins w:id="121" w:author="Kieran Cox" w:date="2024-03-21T09:44:00Z"/>
          <w:rFonts w:ascii="Times New Roman" w:hAnsi="Times New Roman" w:cs="Times New Roman"/>
          <w:bCs/>
          <w:lang w:val="en-CA"/>
        </w:rPr>
      </w:pPr>
      <w:bookmarkStart w:id="122" w:name="OLE_LINK1"/>
      <w:bookmarkStart w:id="123" w:name="OLE_LINK2"/>
      <w:ins w:id="124" w:author="Kieran Cox" w:date="2024-03-21T09:11:00Z">
        <w:r w:rsidRPr="00B50D62">
          <w:rPr>
            <w:rFonts w:ascii="Times New Roman" w:hAnsi="Times New Roman" w:cs="Times New Roman"/>
            <w:bCs/>
            <w:lang w:val="en-CA"/>
          </w:rPr>
          <w:t xml:space="preserve">K so, Marco, </w:t>
        </w:r>
      </w:ins>
      <w:proofErr w:type="spellStart"/>
      <w:ins w:id="125"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126" w:author="Kieran Cox" w:date="2024-03-21T09:44:00Z">
        <w:r w:rsidR="00DF59A5" w:rsidRPr="00B50D62">
          <w:rPr>
            <w:rFonts w:ascii="Times New Roman" w:hAnsi="Times New Roman" w:cs="Times New Roman"/>
            <w:bCs/>
            <w:lang w:val="en-CA"/>
          </w:rPr>
          <w:t xml:space="preserve">l biomass, tide, </w:t>
        </w:r>
      </w:ins>
      <w:ins w:id="127" w:author="Kieran Cox" w:date="2024-03-21T09:45:00Z">
        <w:r w:rsidR="00DF59A5" w:rsidRPr="00B50D62">
          <w:rPr>
            <w:rFonts w:ascii="Times New Roman" w:hAnsi="Times New Roman" w:cs="Times New Roman"/>
            <w:bCs/>
            <w:lang w:val="en-CA"/>
          </w:rPr>
          <w:t xml:space="preserve">kelp: tide, </w:t>
        </w:r>
      </w:ins>
      <w:proofErr w:type="spellStart"/>
      <w:proofErr w:type="gramStart"/>
      <w:ins w:id="128"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129" w:author="Kieran Cox" w:date="2024-03-21T09:47:00Z"/>
          <w:rFonts w:ascii="Times New Roman" w:hAnsi="Times New Roman" w:cs="Times New Roman"/>
          <w:bCs/>
          <w:lang w:val="en-CA"/>
        </w:rPr>
      </w:pPr>
      <w:ins w:id="130" w:author="Kieran Cox" w:date="2024-03-21T09:44:00Z">
        <w:r w:rsidRPr="00B50D62">
          <w:rPr>
            <w:rFonts w:ascii="Times New Roman" w:hAnsi="Times New Roman" w:cs="Times New Roman"/>
            <w:bCs/>
            <w:lang w:val="en-CA"/>
          </w:rPr>
          <w:t>-You’ve done an awesome job showing animal biomass, tide, and kelp biomass</w:t>
        </w:r>
      </w:ins>
      <w:ins w:id="131" w:author="Kieran Cox" w:date="2024-03-21T10:12:00Z">
        <w:r w:rsidR="00B50D62" w:rsidRPr="00B50D62">
          <w:rPr>
            <w:rFonts w:ascii="Times New Roman" w:hAnsi="Times New Roman" w:cs="Times New Roman"/>
            <w:bCs/>
            <w:lang w:val="en-CA"/>
          </w:rPr>
          <w:t xml:space="preserve">, so this is </w:t>
        </w:r>
        <w:proofErr w:type="gramStart"/>
        <w:r w:rsidR="00B50D62" w:rsidRPr="00B50D62">
          <w:rPr>
            <w:rFonts w:ascii="Times New Roman" w:hAnsi="Times New Roman" w:cs="Times New Roman"/>
            <w:bCs/>
            <w:lang w:val="en-CA"/>
          </w:rPr>
          <w:t>more or</w:t>
        </w:r>
      </w:ins>
      <w:ins w:id="132" w:author="Kieran Cox" w:date="2024-03-21T09:45:00Z">
        <w:r w:rsidRPr="00B50D62">
          <w:rPr>
            <w:rFonts w:ascii="Times New Roman" w:hAnsi="Times New Roman" w:cs="Times New Roman"/>
            <w:bCs/>
            <w:lang w:val="en-CA"/>
          </w:rPr>
          <w:t xml:space="preserve"> less leaves</w:t>
        </w:r>
        <w:proofErr w:type="gramEnd"/>
        <w:r w:rsidRPr="00B50D62">
          <w:rPr>
            <w:rFonts w:ascii="Times New Roman" w:hAnsi="Times New Roman" w:cs="Times New Roman"/>
            <w:bCs/>
            <w:lang w:val="en-CA"/>
          </w:rPr>
          <w:t xml:space="preserve">: </w:t>
        </w:r>
      </w:ins>
      <w:ins w:id="133"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w:t>
        </w:r>
        <w:r w:rsidRPr="00B50D62">
          <w:rPr>
            <w:rFonts w:ascii="Times New Roman" w:hAnsi="Times New Roman" w:cs="Times New Roman"/>
            <w:bCs/>
            <w:lang w:val="en-CA"/>
          </w:rPr>
          <w:t xml:space="preserve"> (optional as species level cause it’s interesting)</w:t>
        </w:r>
        <w:r w:rsidRPr="00B50D62">
          <w:rPr>
            <w:rFonts w:ascii="Times New Roman" w:hAnsi="Times New Roman" w:cs="Times New Roman"/>
            <w:bCs/>
            <w:lang w:val="en-CA"/>
          </w:rPr>
          <w:t>,</w:t>
        </w:r>
        <w:r w:rsidRPr="00B50D62">
          <w:rPr>
            <w:rFonts w:ascii="Times New Roman" w:hAnsi="Times New Roman" w:cs="Times New Roman"/>
            <w:bCs/>
            <w:lang w:val="en-CA"/>
          </w:rPr>
          <w:t xml:space="preserve"> </w:t>
        </w:r>
        <w:r w:rsidRPr="00B50D62">
          <w:rPr>
            <w:rFonts w:ascii="Times New Roman" w:hAnsi="Times New Roman" w:cs="Times New Roman"/>
            <w:bCs/>
            <w:lang w:val="en-CA"/>
          </w:rPr>
          <w:t>depth</w:t>
        </w:r>
        <w:r w:rsidRPr="00B50D62">
          <w:rPr>
            <w:rFonts w:ascii="Times New Roman" w:hAnsi="Times New Roman" w:cs="Times New Roman"/>
            <w:bCs/>
            <w:lang w:val="en-CA"/>
          </w:rPr>
          <w:t>.</w:t>
        </w:r>
      </w:ins>
    </w:p>
    <w:p w14:paraId="016AC638" w14:textId="4D5C9C68" w:rsidR="00DF59A5" w:rsidRPr="00B50D62" w:rsidRDefault="00DF59A5" w:rsidP="00B50D62">
      <w:pPr>
        <w:spacing w:after="120" w:line="276" w:lineRule="auto"/>
        <w:rPr>
          <w:ins w:id="134" w:author="Kieran Cox" w:date="2024-03-21T09:48:00Z"/>
          <w:rFonts w:ascii="Times New Roman" w:hAnsi="Times New Roman" w:cs="Times New Roman"/>
          <w:bCs/>
          <w:lang w:val="en-CA"/>
        </w:rPr>
      </w:pPr>
      <w:ins w:id="135"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136" w:author="Kieran Cox" w:date="2024-03-21T10:21:00Z">
        <w:r w:rsidR="00B50D62">
          <w:rPr>
            <w:rFonts w:ascii="Times New Roman" w:hAnsi="Times New Roman" w:cs="Times New Roman"/>
            <w:bCs/>
            <w:lang w:val="en-CA"/>
          </w:rPr>
          <w:t>,</w:t>
        </w:r>
      </w:ins>
      <w:ins w:id="137" w:author="Kieran Cox" w:date="2024-03-21T09:47:00Z">
        <w:r w:rsidRPr="00B50D62">
          <w:rPr>
            <w:rFonts w:ascii="Times New Roman" w:hAnsi="Times New Roman" w:cs="Times New Roman"/>
            <w:bCs/>
            <w:lang w:val="en-CA"/>
          </w:rPr>
          <w:t xml:space="preserve"> so tweak it as needed</w:t>
        </w:r>
      </w:ins>
      <w:ins w:id="138" w:author="Kieran Cox" w:date="2024-03-21T09:48:00Z">
        <w:r w:rsidRPr="00B50D62">
          <w:rPr>
            <w:rFonts w:ascii="Times New Roman" w:hAnsi="Times New Roman" w:cs="Times New Roman"/>
            <w:bCs/>
            <w:lang w:val="en-CA"/>
          </w:rPr>
          <w:t xml:space="preserve">, the point </w:t>
        </w:r>
      </w:ins>
      <w:ins w:id="139" w:author="Kieran Cox" w:date="2024-03-21T10:38:00Z">
        <w:r w:rsidR="007F1484">
          <w:rPr>
            <w:rFonts w:ascii="Times New Roman" w:hAnsi="Times New Roman" w:cs="Times New Roman"/>
            <w:bCs/>
            <w:lang w:val="en-CA"/>
          </w:rPr>
          <w:t>is</w:t>
        </w:r>
      </w:ins>
      <w:ins w:id="140" w:author="Kieran Cox" w:date="2024-03-21T09:48:00Z">
        <w:r w:rsidRPr="00B50D62">
          <w:rPr>
            <w:rFonts w:ascii="Times New Roman" w:hAnsi="Times New Roman" w:cs="Times New Roman"/>
            <w:bCs/>
            <w:lang w:val="en-CA"/>
          </w:rPr>
          <w:t xml:space="preserve"> to show the trends that can be further unpacked</w:t>
        </w:r>
      </w:ins>
      <w:ins w:id="141" w:author="Kieran Cox" w:date="2024-03-21T10:38:00Z">
        <w:r w:rsidR="007F1484">
          <w:rPr>
            <w:rFonts w:ascii="Times New Roman" w:hAnsi="Times New Roman" w:cs="Times New Roman"/>
            <w:bCs/>
            <w:lang w:val="en-CA"/>
          </w:rPr>
          <w:t xml:space="preserve"> and not leave biodiversity is an unresolved place</w:t>
        </w:r>
      </w:ins>
      <w:ins w:id="142" w:author="Kieran Cox" w:date="2024-03-21T09:48:00Z">
        <w:r w:rsidRPr="00B50D62">
          <w:rPr>
            <w:rFonts w:ascii="Times New Roman" w:hAnsi="Times New Roman" w:cs="Times New Roman"/>
            <w:bCs/>
            <w:lang w:val="en-CA"/>
          </w:rPr>
          <w:t>).</w:t>
        </w:r>
      </w:ins>
      <w:ins w:id="143"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44" w:author="Kieran Cox" w:date="2024-03-21T10:20:00Z"/>
          <w:rFonts w:ascii="Times New Roman" w:hAnsi="Times New Roman" w:cs="Times New Roman"/>
          <w:bCs/>
          <w:lang w:val="en-CA"/>
        </w:rPr>
      </w:pPr>
      <w:ins w:id="145" w:author="Kieran Cox" w:date="2024-03-21T09:48:00Z">
        <w:r w:rsidRPr="00B50D62">
          <w:rPr>
            <w:rFonts w:ascii="Times New Roman" w:hAnsi="Times New Roman" w:cs="Times New Roman"/>
            <w:bCs/>
            <w:lang w:val="en-CA"/>
          </w:rPr>
          <w:t>-1) Ammonium</w:t>
        </w:r>
      </w:ins>
      <w:ins w:id="146" w:author="Kieran Cox" w:date="2024-03-21T10:12:00Z">
        <w:r w:rsidR="00B50D62">
          <w:rPr>
            <w:rFonts w:ascii="Times New Roman" w:hAnsi="Times New Roman" w:cs="Times New Roman"/>
            <w:b/>
            <w:lang w:val="en-CA"/>
          </w:rPr>
          <w:t xml:space="preserve"> </w:t>
        </w:r>
      </w:ins>
      <w:ins w:id="147"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48" w:author="Kieran Cox" w:date="2024-03-21T10:14:00Z">
        <w:r w:rsidR="00B50D62">
          <w:rPr>
            <w:rFonts w:ascii="Times New Roman" w:hAnsi="Times New Roman" w:cs="Times New Roman"/>
            <w:bCs/>
            <w:lang w:val="en-CA"/>
          </w:rPr>
          <w:t>box plot (but this will</w:t>
        </w:r>
      </w:ins>
      <w:ins w:id="149" w:author="Kieran Cox" w:date="2024-03-21T10:19:00Z">
        <w:r w:rsidR="00B50D62">
          <w:rPr>
            <w:rFonts w:ascii="Times New Roman" w:hAnsi="Times New Roman" w:cs="Times New Roman"/>
            <w:bCs/>
            <w:lang w:val="en-CA"/>
          </w:rPr>
          <w:t xml:space="preserve"> somewhat</w:t>
        </w:r>
      </w:ins>
      <w:ins w:id="150" w:author="Kieran Cox" w:date="2024-03-21T10:14:00Z">
        <w:r w:rsidR="00B50D62">
          <w:rPr>
            <w:rFonts w:ascii="Times New Roman" w:hAnsi="Times New Roman" w:cs="Times New Roman"/>
            <w:bCs/>
            <w:lang w:val="en-CA"/>
          </w:rPr>
          <w:t xml:space="preserve"> recreate the trend seen in a), so perhaps include depth in this (although a bit </w:t>
        </w:r>
      </w:ins>
      <w:ins w:id="151" w:author="Kieran Cox" w:date="2024-03-21T10:15:00Z">
        <w:r w:rsidR="00B50D62">
          <w:rPr>
            <w:rFonts w:ascii="Times New Roman" w:hAnsi="Times New Roman" w:cs="Times New Roman"/>
            <w:bCs/>
            <w:lang w:val="en-CA"/>
          </w:rPr>
          <w:t xml:space="preserve">redundant, I think </w:t>
        </w:r>
      </w:ins>
      <w:ins w:id="152" w:author="Kieran Cox" w:date="2024-03-21T10:20:00Z">
        <w:r w:rsidR="00B50D62">
          <w:rPr>
            <w:rFonts w:ascii="Times New Roman" w:hAnsi="Times New Roman" w:cs="Times New Roman"/>
            <w:bCs/>
            <w:lang w:val="en-CA"/>
          </w:rPr>
          <w:t>concentrations will be</w:t>
        </w:r>
      </w:ins>
      <w:ins w:id="153" w:author="Kieran Cox" w:date="2024-03-21T10:15:00Z">
        <w:r w:rsidR="00B50D62">
          <w:rPr>
            <w:rFonts w:ascii="Times New Roman" w:hAnsi="Times New Roman" w:cs="Times New Roman"/>
            <w:bCs/>
            <w:lang w:val="en-CA"/>
          </w:rPr>
          <w:t xml:space="preserve"> kind of stat that folks cite a lot)</w:t>
        </w:r>
      </w:ins>
      <w:ins w:id="154" w:author="Kieran Cox" w:date="2024-03-21T10:20:00Z">
        <w:r w:rsidR="00B50D62">
          <w:rPr>
            <w:rFonts w:ascii="Times New Roman" w:hAnsi="Times New Roman" w:cs="Times New Roman"/>
            <w:bCs/>
            <w:lang w:val="en-CA"/>
          </w:rPr>
          <w:t>.</w:t>
        </w:r>
      </w:ins>
      <w:ins w:id="155" w:author="Kieran Cox" w:date="2024-03-21T10:38:00Z">
        <w:r w:rsidR="007F1484">
          <w:rPr>
            <w:rFonts w:ascii="Times New Roman" w:hAnsi="Times New Roman" w:cs="Times New Roman"/>
            <w:bCs/>
            <w:lang w:val="en-CA"/>
          </w:rPr>
          <w:t xml:space="preserve"> This cou</w:t>
        </w:r>
      </w:ins>
      <w:ins w:id="156"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57" w:author="Kieran Cox" w:date="2024-03-21T10:28:00Z"/>
          <w:rFonts w:ascii="Times New Roman" w:hAnsi="Times New Roman" w:cs="Times New Roman"/>
          <w:bCs/>
          <w:lang w:val="en-CA"/>
        </w:rPr>
      </w:pPr>
      <w:ins w:id="158" w:author="Kieran Cox" w:date="2024-03-21T10:20:00Z">
        <w:r>
          <w:rPr>
            <w:rFonts w:ascii="Times New Roman" w:hAnsi="Times New Roman" w:cs="Times New Roman"/>
            <w:bCs/>
            <w:lang w:val="en-CA"/>
          </w:rPr>
          <w:t xml:space="preserve">-2) </w:t>
        </w:r>
      </w:ins>
      <w:ins w:id="159"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60" w:author="Kieran Cox" w:date="2024-03-21T10:23:00Z">
        <w:r w:rsidR="00900E3F">
          <w:rPr>
            <w:rFonts w:ascii="Times New Roman" w:hAnsi="Times New Roman" w:cs="Times New Roman"/>
            <w:bCs/>
            <w:lang w:val="en-CA"/>
          </w:rPr>
          <w:t xml:space="preserve">likely with site type shown. I think it’s important </w:t>
        </w:r>
      </w:ins>
      <w:ins w:id="161" w:author="Kieran Cox" w:date="2024-03-21T10:24:00Z">
        <w:r w:rsidR="00900E3F">
          <w:rPr>
            <w:rFonts w:ascii="Times New Roman" w:hAnsi="Times New Roman" w:cs="Times New Roman"/>
            <w:bCs/>
            <w:lang w:val="en-CA"/>
          </w:rPr>
          <w:t>not to</w:t>
        </w:r>
      </w:ins>
      <w:ins w:id="162" w:author="Kieran Cox" w:date="2024-03-21T10:23:00Z">
        <w:r w:rsidR="00900E3F">
          <w:rPr>
            <w:rFonts w:ascii="Times New Roman" w:hAnsi="Times New Roman" w:cs="Times New Roman"/>
            <w:bCs/>
            <w:lang w:val="en-CA"/>
          </w:rPr>
          <w:t xml:space="preserve"> leave</w:t>
        </w:r>
      </w:ins>
      <w:ins w:id="163" w:author="Kieran Cox" w:date="2024-03-21T10:39:00Z">
        <w:r w:rsidR="007F1484">
          <w:rPr>
            <w:rFonts w:ascii="Times New Roman" w:hAnsi="Times New Roman" w:cs="Times New Roman"/>
            <w:bCs/>
            <w:lang w:val="en-CA"/>
          </w:rPr>
          <w:t xml:space="preserve"> the</w:t>
        </w:r>
      </w:ins>
      <w:ins w:id="164" w:author="Kieran Cox" w:date="2024-03-21T10:23:00Z">
        <w:r w:rsidR="00900E3F">
          <w:rPr>
            <w:rFonts w:ascii="Times New Roman" w:hAnsi="Times New Roman" w:cs="Times New Roman"/>
            <w:bCs/>
            <w:lang w:val="en-CA"/>
          </w:rPr>
          <w:t xml:space="preserve"> </w:t>
        </w:r>
      </w:ins>
      <w:ins w:id="165" w:author="Kieran Cox" w:date="2024-03-21T10:39:00Z">
        <w:r w:rsidR="007F1484">
          <w:rPr>
            <w:rFonts w:ascii="Times New Roman" w:hAnsi="Times New Roman" w:cs="Times New Roman"/>
            <w:bCs/>
            <w:lang w:val="en-CA"/>
          </w:rPr>
          <w:t xml:space="preserve">biodiversity </w:t>
        </w:r>
        <w:r w:rsidR="007F1484">
          <w:rPr>
            <w:rFonts w:ascii="Times New Roman" w:hAnsi="Times New Roman" w:cs="Times New Roman"/>
            <w:bCs/>
            <w:lang w:val="en-CA"/>
          </w:rPr>
          <w:t>finding</w:t>
        </w:r>
      </w:ins>
      <w:ins w:id="166"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67"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68" w:author="Kieran Cox" w:date="2024-03-21T10:24:00Z">
        <w:r w:rsidR="00900E3F">
          <w:rPr>
            <w:rFonts w:ascii="Times New Roman" w:hAnsi="Times New Roman" w:cs="Times New Roman"/>
            <w:bCs/>
            <w:lang w:val="en-CA"/>
          </w:rPr>
          <w:t xml:space="preserve"> sites, </w:t>
        </w:r>
      </w:ins>
      <w:ins w:id="169" w:author="Kieran Cox" w:date="2024-03-21T10:25:00Z">
        <w:r w:rsidR="00900E3F">
          <w:rPr>
            <w:rFonts w:ascii="Times New Roman" w:hAnsi="Times New Roman" w:cs="Times New Roman"/>
            <w:bCs/>
            <w:lang w:val="en-CA"/>
          </w:rPr>
          <w:t>this would contribute to this negative correlation</w:t>
        </w:r>
      </w:ins>
      <w:ins w:id="170" w:author="Kieran Cox" w:date="2024-03-21T10:26:00Z">
        <w:r w:rsidR="00900E3F">
          <w:rPr>
            <w:rFonts w:ascii="Times New Roman" w:hAnsi="Times New Roman" w:cs="Times New Roman"/>
            <w:bCs/>
            <w:lang w:val="en-CA"/>
          </w:rPr>
          <w:t>. The same could be true for the no kelp sites given the ‘flaws’ of species richness as a term, i.e.</w:t>
        </w:r>
      </w:ins>
      <w:ins w:id="171" w:author="Kieran Cox" w:date="2024-03-21T10:27:00Z">
        <w:r w:rsidR="00900E3F">
          <w:rPr>
            <w:rFonts w:ascii="Times New Roman" w:hAnsi="Times New Roman" w:cs="Times New Roman"/>
            <w:bCs/>
            <w:lang w:val="en-CA"/>
          </w:rPr>
          <w:t>,</w:t>
        </w:r>
      </w:ins>
      <w:ins w:id="172" w:author="Kieran Cox" w:date="2024-03-21T10:26:00Z">
        <w:r w:rsidR="00900E3F">
          <w:rPr>
            <w:rFonts w:ascii="Times New Roman" w:hAnsi="Times New Roman" w:cs="Times New Roman"/>
            <w:bCs/>
            <w:lang w:val="en-CA"/>
          </w:rPr>
          <w:t xml:space="preserve"> 9 species at a no kelp site that occur at low abundances </w:t>
        </w:r>
      </w:ins>
      <w:ins w:id="173" w:author="Kieran Cox" w:date="2024-03-21T10:27:00Z">
        <w:r w:rsidR="00900E3F">
          <w:rPr>
            <w:rFonts w:ascii="Times New Roman" w:hAnsi="Times New Roman" w:cs="Times New Roman"/>
            <w:bCs/>
            <w:lang w:val="en-CA"/>
          </w:rPr>
          <w:t xml:space="preserve">verse 6 species at a kelp site </w:t>
        </w:r>
        <w:r w:rsidR="00900E3F">
          <w:rPr>
            <w:rFonts w:ascii="Times New Roman" w:hAnsi="Times New Roman" w:cs="Times New Roman"/>
            <w:bCs/>
            <w:lang w:val="en-CA"/>
          </w:rPr>
          <w:lastRenderedPageBreak/>
          <w:t>that occur at high abundances, would create a very understan</w:t>
        </w:r>
      </w:ins>
      <w:ins w:id="174" w:author="Kieran Cox" w:date="2024-03-21T10:28:00Z">
        <w:r w:rsidR="00900E3F">
          <w:rPr>
            <w:rFonts w:ascii="Times New Roman" w:hAnsi="Times New Roman" w:cs="Times New Roman"/>
            <w:bCs/>
            <w:lang w:val="en-CA"/>
          </w:rPr>
          <w:t>da</w:t>
        </w:r>
      </w:ins>
      <w:ins w:id="175" w:author="Kieran Cox" w:date="2024-03-21T10:27:00Z">
        <w:r w:rsidR="00900E3F">
          <w:rPr>
            <w:rFonts w:ascii="Times New Roman" w:hAnsi="Times New Roman" w:cs="Times New Roman"/>
            <w:bCs/>
            <w:lang w:val="en-CA"/>
          </w:rPr>
          <w:t xml:space="preserve">ble negative correlation between richness and </w:t>
        </w:r>
      </w:ins>
      <w:ins w:id="176"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77" w:author="Kieran Cox" w:date="2024-03-21T10:29:00Z">
        <w:r w:rsidR="00900E3F">
          <w:rPr>
            <w:rFonts w:ascii="Times New Roman" w:hAnsi="Times New Roman" w:cs="Times New Roman"/>
            <w:bCs/>
            <w:lang w:val="en-CA"/>
          </w:rPr>
          <w:t>If you make this p</w:t>
        </w:r>
      </w:ins>
      <w:ins w:id="178"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79" w:author="Kieran Cox" w:date="2024-03-21T10:28:00Z">
        <w:r>
          <w:rPr>
            <w:rFonts w:ascii="Times New Roman" w:hAnsi="Times New Roman" w:cs="Times New Roman"/>
            <w:bCs/>
            <w:lang w:val="en-CA"/>
          </w:rPr>
          <w:t xml:space="preserve">-3) </w:t>
        </w:r>
      </w:ins>
      <w:ins w:id="180" w:author="Kieran Cox" w:date="2024-03-21T10:30:00Z">
        <w:r>
          <w:rPr>
            <w:rFonts w:ascii="Times New Roman" w:hAnsi="Times New Roman" w:cs="Times New Roman"/>
            <w:bCs/>
            <w:lang w:val="en-CA"/>
          </w:rPr>
          <w:t xml:space="preserve">several plots, each looking at the abundance of a species relative to </w:t>
        </w:r>
        <w:r>
          <w:rPr>
            <w:rFonts w:ascii="Times New Roman" w:hAnsi="Times New Roman" w:cs="Times New Roman"/>
            <w:bCs/>
            <w:lang w:val="en-CA"/>
          </w:rPr>
          <w:t>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81" w:author="Kieran Cox" w:date="2024-03-21T10:31:00Z">
        <w:r>
          <w:rPr>
            <w:rFonts w:ascii="Times New Roman" w:hAnsi="Times New Roman" w:cs="Times New Roman"/>
            <w:bCs/>
            <w:lang w:val="en-CA"/>
          </w:rPr>
          <w:t xml:space="preserve">, </w:t>
        </w:r>
      </w:ins>
      <w:ins w:id="182" w:author="Kieran Cox" w:date="2024-03-21T10:32:00Z">
        <w:r w:rsidR="007F1484">
          <w:rPr>
            <w:rFonts w:ascii="Times New Roman" w:hAnsi="Times New Roman" w:cs="Times New Roman"/>
            <w:bCs/>
            <w:lang w:val="en-CA"/>
          </w:rPr>
          <w:t>with the o</w:t>
        </w:r>
      </w:ins>
      <w:ins w:id="183" w:author="Kieran Cox" w:date="2024-03-21T10:33:00Z">
        <w:r w:rsidR="007F1484">
          <w:rPr>
            <w:rFonts w:ascii="Times New Roman" w:hAnsi="Times New Roman" w:cs="Times New Roman"/>
            <w:bCs/>
            <w:lang w:val="en-CA"/>
          </w:rPr>
          <w:t xml:space="preserve">ption to scale the size of the points by biomass. Biomass and </w:t>
        </w:r>
        <w:r w:rsidR="007F1484">
          <w:rPr>
            <w:rFonts w:ascii="Times New Roman" w:hAnsi="Times New Roman" w:cs="Times New Roman"/>
            <w:bCs/>
            <w:lang w:val="en-CA"/>
          </w:rPr>
          <w:t>abundance</w:t>
        </w:r>
        <w:r w:rsidR="007F1484">
          <w:rPr>
            <w:rFonts w:ascii="Times New Roman" w:hAnsi="Times New Roman" w:cs="Times New Roman"/>
            <w:bCs/>
            <w:lang w:val="en-CA"/>
          </w:rPr>
          <w:t xml:space="preserve"> will be </w:t>
        </w:r>
      </w:ins>
      <w:ins w:id="184" w:author="Kieran Cox" w:date="2024-03-21T10:41:00Z">
        <w:r w:rsidR="007F1484">
          <w:rPr>
            <w:rFonts w:ascii="Times New Roman" w:hAnsi="Times New Roman" w:cs="Times New Roman"/>
            <w:bCs/>
            <w:lang w:val="en-CA"/>
          </w:rPr>
          <w:t>correlated</w:t>
        </w:r>
      </w:ins>
      <w:ins w:id="185" w:author="Kieran Cox" w:date="2024-03-21T10:33:00Z">
        <w:r w:rsidR="007F1484">
          <w:rPr>
            <w:rFonts w:ascii="Times New Roman" w:hAnsi="Times New Roman" w:cs="Times New Roman"/>
            <w:bCs/>
            <w:lang w:val="en-CA"/>
          </w:rPr>
          <w:t xml:space="preserve"> for the inverts because the weights ar</w:t>
        </w:r>
      </w:ins>
      <w:ins w:id="186" w:author="Kieran Cox" w:date="2024-03-21T10:34:00Z">
        <w:r w:rsidR="007F1484">
          <w:rPr>
            <w:rFonts w:ascii="Times New Roman" w:hAnsi="Times New Roman" w:cs="Times New Roman"/>
            <w:bCs/>
            <w:lang w:val="en-CA"/>
          </w:rPr>
          <w:t xml:space="preserve">e fixed for </w:t>
        </w:r>
        <w:proofErr w:type="gramStart"/>
        <w:r w:rsidR="007F1484">
          <w:rPr>
            <w:rFonts w:ascii="Times New Roman" w:hAnsi="Times New Roman" w:cs="Times New Roman"/>
            <w:bCs/>
            <w:lang w:val="en-CA"/>
          </w:rPr>
          <w:t>each individual</w:t>
        </w:r>
        <w:proofErr w:type="gramEnd"/>
        <w:r w:rsidR="007F1484">
          <w:rPr>
            <w:rFonts w:ascii="Times New Roman" w:hAnsi="Times New Roman" w:cs="Times New Roman"/>
            <w:bCs/>
            <w:lang w:val="en-CA"/>
          </w:rPr>
          <w:t xml:space="preserve">, but this isn’t the case for fish, so I’d check the implications of biomass on these plots for fish to determine if biomass needs to be included. </w:t>
        </w:r>
      </w:ins>
      <w:ins w:id="187" w:author="Kieran Cox" w:date="2024-03-21T10:36:00Z">
        <w:r w:rsidR="007F1484">
          <w:rPr>
            <w:rFonts w:ascii="Times New Roman" w:hAnsi="Times New Roman" w:cs="Times New Roman"/>
            <w:bCs/>
            <w:lang w:val="en-CA"/>
          </w:rPr>
          <w:t>This data isn’t really in the model</w:t>
        </w:r>
      </w:ins>
      <w:ins w:id="188"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89" w:author="Kieran Cox" w:date="2024-03-21T10:36:00Z">
        <w:r w:rsidR="007F1484">
          <w:rPr>
            <w:rFonts w:ascii="Times New Roman" w:hAnsi="Times New Roman" w:cs="Times New Roman"/>
            <w:bCs/>
            <w:lang w:val="en-CA"/>
          </w:rPr>
          <w:t>You could make a panel figure</w:t>
        </w:r>
      </w:ins>
      <w:ins w:id="190" w:author="Kieran Cox" w:date="2024-03-21T10:37:00Z">
        <w:r w:rsidR="007F1484">
          <w:rPr>
            <w:rFonts w:ascii="Times New Roman" w:hAnsi="Times New Roman" w:cs="Times New Roman"/>
            <w:bCs/>
            <w:lang w:val="en-CA"/>
          </w:rPr>
          <w:t xml:space="preserve"> for M1 and one for M2, then show the top ~4-5 r2 value species for each. </w:t>
        </w:r>
      </w:ins>
      <w:ins w:id="191"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https://www.nature.com/articles/s41598-021-97862-8/figures/3</w:t>
        </w:r>
        <w:r w:rsidR="007F1484" w:rsidRPr="007F1484">
          <w:rPr>
            <w:rFonts w:ascii="Times New Roman" w:hAnsi="Times New Roman" w:cs="Times New Roman"/>
            <w:bCs/>
            <w:lang w:val="en-CA"/>
          </w:rPr>
          <w:t xml:space="preserve"> </w:t>
        </w:r>
        <w:r w:rsidR="007F1484">
          <w:rPr>
            <w:rFonts w:ascii="Times New Roman" w:hAnsi="Times New Roman" w:cs="Times New Roman"/>
            <w:bCs/>
            <w:lang w:val="en-CA"/>
          </w:rPr>
          <w:t xml:space="preserve"> </w:t>
        </w:r>
      </w:ins>
      <w:bookmarkEnd w:id="122"/>
      <w:bookmarkEnd w:id="123"/>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92"/>
      <w:r w:rsidR="005E6D58">
        <w:rPr>
          <w:rFonts w:ascii="Times New Roman" w:hAnsi="Times New Roman" w:cs="Times New Roman"/>
          <w:lang w:val="en-CA"/>
        </w:rPr>
        <w:t xml:space="preserve">intervals. </w:t>
      </w:r>
      <w:commentRangeEnd w:id="192"/>
      <w:r w:rsidR="00F15086">
        <w:rPr>
          <w:rStyle w:val="CommentReference"/>
        </w:rPr>
        <w:commentReference w:id="192"/>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93"/>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93"/>
      <w:r w:rsidR="00E01F00">
        <w:rPr>
          <w:rStyle w:val="CommentReference"/>
        </w:rPr>
        <w:commentReference w:id="193"/>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A1218C">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A1218C">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A1218C">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A1218C">
        <w:tc>
          <w:tcPr>
            <w:tcW w:w="3686" w:type="dxa"/>
            <w:tcBorders>
              <w:right w:val="nil"/>
            </w:tcBorders>
          </w:tcPr>
          <w:p w14:paraId="32423919"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46.37</w:t>
            </w:r>
          </w:p>
        </w:tc>
        <w:tc>
          <w:tcPr>
            <w:tcW w:w="1560" w:type="dxa"/>
            <w:tcBorders>
              <w:left w:val="nil"/>
              <w:right w:val="nil"/>
            </w:tcBorders>
            <w:vAlign w:val="bottom"/>
          </w:tcPr>
          <w:p w14:paraId="2E349C73"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0.47</w:t>
            </w:r>
          </w:p>
        </w:tc>
      </w:tr>
      <w:tr w:rsidR="00792779" w14:paraId="32493589" w14:textId="77777777" w:rsidTr="00A1218C">
        <w:tc>
          <w:tcPr>
            <w:tcW w:w="3686" w:type="dxa"/>
            <w:tcBorders>
              <w:right w:val="nil"/>
            </w:tcBorders>
          </w:tcPr>
          <w:p w14:paraId="1D191D46"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46.50</w:t>
            </w:r>
          </w:p>
        </w:tc>
        <w:tc>
          <w:tcPr>
            <w:tcW w:w="1560" w:type="dxa"/>
            <w:tcBorders>
              <w:left w:val="nil"/>
              <w:right w:val="nil"/>
            </w:tcBorders>
            <w:vAlign w:val="bottom"/>
          </w:tcPr>
          <w:p w14:paraId="386611C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0.13</w:t>
            </w:r>
          </w:p>
        </w:tc>
        <w:tc>
          <w:tcPr>
            <w:tcW w:w="1701" w:type="dxa"/>
            <w:tcBorders>
              <w:left w:val="nil"/>
            </w:tcBorders>
            <w:vAlign w:val="bottom"/>
          </w:tcPr>
          <w:p w14:paraId="3EC54DDF" w14:textId="77777777" w:rsidR="00792779" w:rsidRPr="00A87CDD"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0.44</w:t>
            </w:r>
          </w:p>
        </w:tc>
      </w:tr>
      <w:tr w:rsidR="00792779" w14:paraId="01C44B49" w14:textId="77777777" w:rsidTr="00A1218C">
        <w:tc>
          <w:tcPr>
            <w:tcW w:w="3686" w:type="dxa"/>
            <w:tcBorders>
              <w:bottom w:val="single" w:sz="6" w:space="0" w:color="F2F2F2"/>
              <w:right w:val="nil"/>
            </w:tcBorders>
          </w:tcPr>
          <w:p w14:paraId="3D979439"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50.85</w:t>
            </w:r>
          </w:p>
        </w:tc>
        <w:tc>
          <w:tcPr>
            <w:tcW w:w="1560" w:type="dxa"/>
            <w:tcBorders>
              <w:left w:val="nil"/>
              <w:bottom w:val="single" w:sz="6" w:space="0" w:color="F2F2F2"/>
              <w:right w:val="nil"/>
            </w:tcBorders>
            <w:vAlign w:val="bottom"/>
          </w:tcPr>
          <w:p w14:paraId="5E8521CA"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4.49</w:t>
            </w:r>
          </w:p>
        </w:tc>
        <w:tc>
          <w:tcPr>
            <w:tcW w:w="1701" w:type="dxa"/>
            <w:tcBorders>
              <w:left w:val="nil"/>
              <w:bottom w:val="single" w:sz="6" w:space="0" w:color="F2F2F2"/>
            </w:tcBorders>
            <w:vAlign w:val="bottom"/>
          </w:tcPr>
          <w:p w14:paraId="346E2D15" w14:textId="77777777" w:rsidR="00792779" w:rsidRPr="00A87CDD"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r w:rsidR="00792779" w14:paraId="4C793F07" w14:textId="77777777" w:rsidTr="00A1218C">
        <w:tc>
          <w:tcPr>
            <w:tcW w:w="3686" w:type="dxa"/>
            <w:tcBorders>
              <w:top w:val="single" w:sz="6" w:space="0" w:color="F2F2F2"/>
              <w:bottom w:val="single" w:sz="4" w:space="0" w:color="auto"/>
              <w:right w:val="nil"/>
            </w:tcBorders>
          </w:tcPr>
          <w:p w14:paraId="6288DC06"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50.94</w:t>
            </w:r>
          </w:p>
        </w:tc>
        <w:tc>
          <w:tcPr>
            <w:tcW w:w="1560" w:type="dxa"/>
            <w:tcBorders>
              <w:top w:val="single" w:sz="6" w:space="0" w:color="F2F2F2"/>
              <w:left w:val="nil"/>
              <w:bottom w:val="single" w:sz="4" w:space="0" w:color="auto"/>
              <w:right w:val="nil"/>
            </w:tcBorders>
            <w:vAlign w:val="bottom"/>
          </w:tcPr>
          <w:p w14:paraId="11173806" w14:textId="77777777" w:rsidR="00792779"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4.57</w:t>
            </w:r>
          </w:p>
        </w:tc>
        <w:tc>
          <w:tcPr>
            <w:tcW w:w="1701" w:type="dxa"/>
            <w:tcBorders>
              <w:top w:val="single" w:sz="6" w:space="0" w:color="F2F2F2"/>
              <w:left w:val="nil"/>
              <w:bottom w:val="single" w:sz="4" w:space="0" w:color="auto"/>
            </w:tcBorders>
            <w:vAlign w:val="bottom"/>
          </w:tcPr>
          <w:p w14:paraId="42CCF900" w14:textId="77777777" w:rsidR="00792779" w:rsidRPr="00A87CDD" w:rsidRDefault="00792779" w:rsidP="00A1218C">
            <w:pPr>
              <w:spacing w:line="360" w:lineRule="auto"/>
              <w:jc w:val="center"/>
              <w:rPr>
                <w:rFonts w:ascii="Times New Roman" w:hAnsi="Times New Roman" w:cs="Times New Roman"/>
              </w:rPr>
            </w:pPr>
            <w:r w:rsidRPr="00B177C3">
              <w:rPr>
                <w:rFonts w:ascii="Times New Roman" w:hAnsi="Times New Roman" w:cs="Times New Roman"/>
                <w:color w:val="000000"/>
              </w:rPr>
              <w:t>0.05</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94"/>
      <w:r w:rsidRPr="00A15B36">
        <w:rPr>
          <w:rFonts w:ascii="Times New Roman" w:hAnsi="Times New Roman" w:cs="Times New Roman"/>
          <w:b/>
          <w:lang w:val="en-CA"/>
        </w:rPr>
        <w:t xml:space="preserve">Table </w:t>
      </w:r>
      <w:commentRangeEnd w:id="194"/>
      <w:r>
        <w:rPr>
          <w:rStyle w:val="CommentReference"/>
        </w:rPr>
        <w:commentReference w:id="194"/>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A1218C">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A1218C">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A1218C">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A1218C">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A1218C">
        <w:tc>
          <w:tcPr>
            <w:tcW w:w="6671" w:type="dxa"/>
            <w:tcBorders>
              <w:right w:val="nil"/>
            </w:tcBorders>
          </w:tcPr>
          <w:p w14:paraId="119059BA"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42.08</w:t>
            </w:r>
          </w:p>
        </w:tc>
        <w:tc>
          <w:tcPr>
            <w:tcW w:w="990" w:type="dxa"/>
            <w:tcBorders>
              <w:left w:val="nil"/>
              <w:right w:val="nil"/>
            </w:tcBorders>
            <w:vAlign w:val="bottom"/>
          </w:tcPr>
          <w:p w14:paraId="4436CFC6"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68</w:t>
            </w:r>
          </w:p>
        </w:tc>
      </w:tr>
      <w:tr w:rsidR="00792779" w14:paraId="0F357B07" w14:textId="77777777" w:rsidTr="00A1218C">
        <w:tc>
          <w:tcPr>
            <w:tcW w:w="6671" w:type="dxa"/>
            <w:tcBorders>
              <w:right w:val="nil"/>
            </w:tcBorders>
          </w:tcPr>
          <w:p w14:paraId="4AC36ED7"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40.42</w:t>
            </w:r>
          </w:p>
        </w:tc>
        <w:tc>
          <w:tcPr>
            <w:tcW w:w="990" w:type="dxa"/>
            <w:tcBorders>
              <w:left w:val="nil"/>
              <w:right w:val="nil"/>
            </w:tcBorders>
            <w:vAlign w:val="bottom"/>
          </w:tcPr>
          <w:p w14:paraId="47E1BE53" w14:textId="77777777" w:rsidR="00792779" w:rsidRPr="00A9541C" w:rsidRDefault="00792779" w:rsidP="00A1218C">
            <w:pPr>
              <w:spacing w:line="360" w:lineRule="auto"/>
              <w:jc w:val="center"/>
              <w:rPr>
                <w:rFonts w:ascii="Times New Roman" w:hAnsi="Times New Roman" w:cs="Times New Roman"/>
              </w:rPr>
            </w:pPr>
            <w:r>
              <w:rPr>
                <w:rFonts w:ascii="Times New Roman" w:hAnsi="Times New Roman" w:cs="Times New Roman"/>
              </w:rPr>
              <w:t>1.66</w:t>
            </w:r>
          </w:p>
        </w:tc>
        <w:tc>
          <w:tcPr>
            <w:tcW w:w="1544" w:type="dxa"/>
            <w:tcBorders>
              <w:left w:val="nil"/>
            </w:tcBorders>
            <w:vAlign w:val="bottom"/>
          </w:tcPr>
          <w:p w14:paraId="3A4F4C78"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A1218C">
        <w:tc>
          <w:tcPr>
            <w:tcW w:w="6671" w:type="dxa"/>
            <w:tcBorders>
              <w:bottom w:val="single" w:sz="6" w:space="0" w:color="F2F2F2"/>
              <w:right w:val="nil"/>
            </w:tcBorders>
          </w:tcPr>
          <w:p w14:paraId="11BD7072"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34.54</w:t>
            </w:r>
          </w:p>
        </w:tc>
        <w:tc>
          <w:tcPr>
            <w:tcW w:w="990" w:type="dxa"/>
            <w:tcBorders>
              <w:left w:val="nil"/>
              <w:bottom w:val="single" w:sz="6" w:space="0" w:color="F2F2F2"/>
              <w:right w:val="nil"/>
            </w:tcBorders>
            <w:vAlign w:val="bottom"/>
          </w:tcPr>
          <w:p w14:paraId="2965428D" w14:textId="77777777" w:rsidR="00792779" w:rsidRPr="00A9541C" w:rsidRDefault="00792779" w:rsidP="00A1218C">
            <w:pPr>
              <w:spacing w:line="360" w:lineRule="auto"/>
              <w:jc w:val="center"/>
              <w:rPr>
                <w:rFonts w:ascii="Times New Roman" w:hAnsi="Times New Roman" w:cs="Times New Roman"/>
              </w:rPr>
            </w:pPr>
            <w:r>
              <w:rPr>
                <w:rFonts w:ascii="Times New Roman" w:hAnsi="Times New Roman" w:cs="Times New Roman"/>
              </w:rPr>
              <w:t>7.55</w:t>
            </w:r>
          </w:p>
        </w:tc>
        <w:tc>
          <w:tcPr>
            <w:tcW w:w="1544" w:type="dxa"/>
            <w:tcBorders>
              <w:left w:val="nil"/>
              <w:bottom w:val="single" w:sz="6" w:space="0" w:color="F2F2F2"/>
            </w:tcBorders>
            <w:vAlign w:val="bottom"/>
          </w:tcPr>
          <w:p w14:paraId="2CB6F0CB"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0.0</w:t>
            </w:r>
            <w:r>
              <w:rPr>
                <w:rFonts w:ascii="Times New Roman" w:hAnsi="Times New Roman" w:cs="Times New Roman"/>
                <w:color w:val="000000"/>
                <w:szCs w:val="22"/>
              </w:rPr>
              <w:t>2</w:t>
            </w:r>
          </w:p>
        </w:tc>
      </w:tr>
      <w:tr w:rsidR="00792779" w14:paraId="165B1E09" w14:textId="77777777" w:rsidTr="00A1218C">
        <w:tc>
          <w:tcPr>
            <w:tcW w:w="6671" w:type="dxa"/>
            <w:tcBorders>
              <w:top w:val="single" w:sz="6" w:space="0" w:color="F2F2F2"/>
              <w:bottom w:val="single" w:sz="4" w:space="0" w:color="auto"/>
              <w:right w:val="nil"/>
            </w:tcBorders>
          </w:tcPr>
          <w:p w14:paraId="1DAA32AC" w14:textId="77777777" w:rsidR="00792779" w:rsidRDefault="00792779" w:rsidP="00A1218C">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32.10</w:t>
            </w:r>
          </w:p>
        </w:tc>
        <w:tc>
          <w:tcPr>
            <w:tcW w:w="990" w:type="dxa"/>
            <w:tcBorders>
              <w:top w:val="single" w:sz="6" w:space="0" w:color="F2F2F2"/>
              <w:left w:val="nil"/>
              <w:bottom w:val="single" w:sz="4" w:space="0" w:color="auto"/>
              <w:right w:val="nil"/>
            </w:tcBorders>
            <w:vAlign w:val="bottom"/>
          </w:tcPr>
          <w:p w14:paraId="2288EB4D" w14:textId="77777777" w:rsidR="00792779" w:rsidRPr="00A9541C" w:rsidRDefault="00792779" w:rsidP="00A1218C">
            <w:pPr>
              <w:spacing w:line="360" w:lineRule="auto"/>
              <w:jc w:val="center"/>
              <w:rPr>
                <w:rFonts w:ascii="Times New Roman" w:hAnsi="Times New Roman" w:cs="Times New Roman"/>
              </w:rPr>
            </w:pPr>
            <w:r>
              <w:rPr>
                <w:rFonts w:ascii="Times New Roman" w:hAnsi="Times New Roman" w:cs="Times New Roman"/>
              </w:rPr>
              <w:t>9.98</w:t>
            </w:r>
          </w:p>
        </w:tc>
        <w:tc>
          <w:tcPr>
            <w:tcW w:w="1544" w:type="dxa"/>
            <w:tcBorders>
              <w:top w:val="single" w:sz="6" w:space="0" w:color="F2F2F2"/>
              <w:left w:val="nil"/>
              <w:bottom w:val="single" w:sz="4" w:space="0" w:color="auto"/>
            </w:tcBorders>
            <w:vAlign w:val="bottom"/>
          </w:tcPr>
          <w:p w14:paraId="79B7AC54" w14:textId="77777777" w:rsidR="00792779" w:rsidRPr="00A9541C" w:rsidRDefault="00792779" w:rsidP="00A1218C">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r>
              <w:rPr>
                <w:rFonts w:ascii="Times New Roman" w:hAnsi="Times New Roman" w:cs="Times New Roman"/>
                <w:color w:val="000000"/>
                <w:szCs w:val="22"/>
              </w:rPr>
              <w:t>5</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472709FD" w14:textId="77777777" w:rsidR="00E639BB" w:rsidRPr="00E639BB" w:rsidRDefault="00EC101B" w:rsidP="00E639BB">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E639BB" w:rsidRPr="00E639BB">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FB71078"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6CFF921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394C65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1D8AAC3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6BFE5A7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7E0FA1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2CE832F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62F8981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75F0243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8AB2F9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Francis, F.T., Côté, I.M., 2018. Fish movement drives spatial and temporal patterns of nutrient provisioning on coral reef patches. Ecosphere 9, e02225. https://doi.org/10.1002/ecs2.2225</w:t>
      </w:r>
    </w:p>
    <w:p w14:paraId="7A4DC8BC"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lastRenderedPageBreak/>
        <w:t>Froese, R., Thorson, J.T., Reyes Jr, R.B., 2014. A Bayesian approach for estimating length-weight relationships in fishes. Journal of Applied Ichthyology 30, 78–85. https://doi.org/10.1111/jai.12299</w:t>
      </w:r>
    </w:p>
    <w:p w14:paraId="151AD16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0E129A0"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906AF9A"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Hartig, F., 2022. DHARMa: Residual Diagnostics for Hierarchical (Multi-Level / Mixed) Regression Models. R package version 0.4.6.</w:t>
      </w:r>
    </w:p>
    <w:p w14:paraId="308B5D9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Holbrook, S.J., Brooks, A.J., Schmitt, R.J., Stewart, H.L., 2008. Effects of sheltering fish on growth of their host corals. Mar Biol 155, 521–530. https://doi.org/10.1007/s00227-008-1051-7</w:t>
      </w:r>
    </w:p>
    <w:p w14:paraId="6D916D7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7F21A713"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4913884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0D60CA5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Leibold, M.A., 1991. Biodiversity and nutrient enrichment in pond plankton communities. Evol. Ecol. Res 1, 73–95.</w:t>
      </w:r>
    </w:p>
    <w:p w14:paraId="553E3ED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Lobban, C.S., Harrison, P.J., 1994. Seaweed Ecology and Physiology. Cambridge University Press.</w:t>
      </w:r>
    </w:p>
    <w:p w14:paraId="4FFCDD5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32C5729C"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Mann, K.H., 1973. Seaweeds: Their Productivity and Strategy for Growth. Science 182, 975–981. https://doi.org/10.1126/science.182.4116.975</w:t>
      </w:r>
    </w:p>
    <w:p w14:paraId="5BCA902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Menge, B.A., 1992. Community Regulation: Under What Conditions Are Bottom-Up Factors Important on Rocky Shores? Ecology 73, 755–765. https://doi.org/10.2307/1940155</w:t>
      </w:r>
    </w:p>
    <w:p w14:paraId="05082A7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Meyer, J.L., Schultz, E.T., 1985. Migrating haemulid fishes as a source of nutrients and organic matter on coral reefs. Limnol Oceanogr 30, 146–156.</w:t>
      </w:r>
    </w:p>
    <w:p w14:paraId="2550EC7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Meyer, J.L., Schultz, E.T., Helfman, G.S., 1983. Fish schools: An asset to corals. Science 220, 1047–1049. https://doi.org/10.1126/science.220.4601.1047</w:t>
      </w:r>
    </w:p>
    <w:p w14:paraId="2C8C9302"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27F07E48"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lastRenderedPageBreak/>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50295FB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5E4A5F06"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Pawlowicz, R., 2017. Seasonal cycles, hypoxia, and renewal in a coastal fjord (Barkley Sound, British Columbia). Atmosphere-Ocean 55, 264–283. https://doi.org/10.1080/07055900.2017.1374240</w:t>
      </w:r>
    </w:p>
    <w:p w14:paraId="662C5E11"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Pfister, C.A., Altabet, M.A., Post, D., 2014. Animal regeneration and microbial retention of nitrogen along coastal rocky shores. Ecology 95, 2803–2814. https://doi.org/10.1890/13-1825.1</w:t>
      </w:r>
    </w:p>
    <w:p w14:paraId="4F2199C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57162F5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Phillips, J.C., Hurd, C.L., 2004. Kinetics of nitrate, ammonium, and urea uptake by four intertidal seaweeds from New Zealand. J Phycol 40, 534–545. https://doi.org/10.1111/j.1529-8817.2004.03157.x</w:t>
      </w:r>
    </w:p>
    <w:p w14:paraId="09228BE6"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D5DBCF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R Core Team, 2019. R: A language and environment for statistical computing.</w:t>
      </w:r>
    </w:p>
    <w:p w14:paraId="602805DB"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Roman, J., McCarthy, J.J., 2010. The Whale Pump: Marine Mammals Enhance Primary Productivity in a Coastal Basin. PLoS ONE 5, e13255. https://doi.org/10.1371/journal.pone.0013255</w:t>
      </w:r>
    </w:p>
    <w:p w14:paraId="7A759B7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RStudio Team, 2016. RStudio: Integrated development for R.</w:t>
      </w:r>
    </w:p>
    <w:p w14:paraId="0CDB110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Sellers, A.J., Leung, B., Torchin, M.E., 2020. Global meta-analysis of how marine upwelling affects herbivory. Global Ecology and Biogeography 29, 370–383. https://doi.org/10.1111/geb.13023</w:t>
      </w:r>
    </w:p>
    <w:p w14:paraId="4B2A2FA9"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Shantz, A.A., Ladd, M.C., Schrack, E., Burkepile, D.E., 2015. Fish-derived nutrient hotspots shape coral reef benthic communities. Ecological Applications 25, 2142–2152. https://doi.org/10.1890/14-2209.1</w:t>
      </w:r>
    </w:p>
    <w:p w14:paraId="2C733D9D"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5C0F73F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7E1CDCF"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 xml:space="preserve">Tanasichuk, R., 1998. Interannual variations in the population biology and productivity of Euphausia pacifica in Barkley Sound, Canada, with special reference to the 1992 and </w:t>
      </w:r>
      <w:r w:rsidRPr="00E639BB">
        <w:rPr>
          <w:rFonts w:ascii="Times New Roman" w:hAnsi="Times New Roman" w:cs="Times New Roman"/>
        </w:rPr>
        <w:lastRenderedPageBreak/>
        <w:t>1993 warm ocean years. Mar. Ecol. Prog. Ser. 173, 163–180. https://doi.org/10.3354/meps173163</w:t>
      </w:r>
    </w:p>
    <w:p w14:paraId="0CA165AE"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26C671C5"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Tilman, G.D., 1984. Plant Dominance Along an Experimental Nutrient Gradient. Ecology 65, 1445–1453. https://doi.org/10.2307/1939125</w:t>
      </w:r>
    </w:p>
    <w:p w14:paraId="260756D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Uthicke, S., 2001. Nutrient regeneration by abundant coral reef holothurians. J. Exp. Mar. Biol. Ecol. 265, 153–170. https://doi.org/10.1016/S0022-0981(01)00329-X</w:t>
      </w:r>
    </w:p>
    <w:p w14:paraId="029AC8B4"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Vanni, M.J., 2002. Nutrient cycling by animals in freshwater ecosystems. Annu Rev Ecol Syst 33, 341–370. https://doi.org/10.1146/annurev.ecolsys.33.010802.150519</w:t>
      </w:r>
    </w:p>
    <w:p w14:paraId="07125206" w14:textId="77777777" w:rsidR="00E639BB" w:rsidRPr="00E639BB" w:rsidRDefault="00E639BB" w:rsidP="00E639BB">
      <w:pPr>
        <w:pStyle w:val="Bibliography"/>
        <w:rPr>
          <w:rFonts w:ascii="Times New Roman" w:hAnsi="Times New Roman" w:cs="Times New Roman"/>
        </w:rPr>
      </w:pPr>
      <w:r w:rsidRPr="00E639BB">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281DDC9A"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sabelle Cote" w:date="2024-02-07T10:58:00Z" w:initials="IC">
    <w:p w14:paraId="40C93B3D" w14:textId="77777777" w:rsidR="00AA20C8" w:rsidRDefault="00AA20C8" w:rsidP="00CE5810">
      <w:pPr>
        <w:pStyle w:val="CommentText"/>
      </w:pPr>
      <w:r>
        <w:rPr>
          <w:rStyle w:val="CommentReference"/>
        </w:rPr>
        <w:annotationRef/>
      </w:r>
      <w:r>
        <w:t>I will read this once the MS is complete</w:t>
      </w:r>
    </w:p>
  </w:comment>
  <w:comment w:id="1" w:author="Kieran Cox" w:date="2024-03-21T12:18:00Z" w:initials="KC">
    <w:p w14:paraId="2A120A59" w14:textId="77777777" w:rsidR="00F86B25" w:rsidRDefault="00F86B25" w:rsidP="00F86B25">
      <w:r>
        <w:rPr>
          <w:rStyle w:val="CommentReference"/>
        </w:rPr>
        <w:annotationRef/>
      </w:r>
      <w:r>
        <w:rPr>
          <w:color w:val="000000"/>
          <w:sz w:val="20"/>
          <w:szCs w:val="20"/>
        </w:rPr>
        <w:t>could pull this and go to ‘drives’</w:t>
      </w:r>
    </w:p>
  </w:comment>
  <w:comment w:id="2" w:author="Kieran Cox" w:date="2024-03-22T07:35:00Z" w:initials="KC">
    <w:p w14:paraId="09685482" w14:textId="77777777" w:rsidR="00BB6F7F" w:rsidRDefault="00BB6F7F" w:rsidP="00BB6F7F">
      <w:r>
        <w:rPr>
          <w:rStyle w:val="CommentReference"/>
        </w:rPr>
        <w:annotationRef/>
      </w:r>
      <w:r>
        <w:rPr>
          <w:color w:val="000000"/>
          <w:sz w:val="20"/>
          <w:szCs w:val="20"/>
        </w:rPr>
        <w:t>added based on the assuming you are aiming to keep it statements within marine systems</w:t>
      </w:r>
    </w:p>
  </w:comment>
  <w:comment w:id="4" w:author="Kieran Cox" w:date="2024-03-21T11:13:00Z" w:initials="KC">
    <w:p w14:paraId="1488040B" w14:textId="342404E6" w:rsidR="00676DAB" w:rsidRDefault="00676DAB" w:rsidP="00676DAB">
      <w:r>
        <w:rPr>
          <w:rStyle w:val="CommentReference"/>
        </w:rPr>
        <w:annotationRef/>
      </w:r>
      <w:r>
        <w:rPr>
          <w:color w:val="000000"/>
          <w:sz w:val="20"/>
          <w:szCs w:val="20"/>
        </w:rPr>
        <w:t xml:space="preserve">I checked a handful of the studies that have been published as they don’t seem to include the RLS method in the abstract, likely because it would mean needing to state the other methods used and instead more commonly state the number of surveys, sites, and species observed. A few examples </w:t>
      </w:r>
    </w:p>
    <w:p w14:paraId="410FDAE2" w14:textId="77777777" w:rsidR="00676DAB" w:rsidRDefault="00676DAB" w:rsidP="00676DAB"/>
    <w:p w14:paraId="184CF57B" w14:textId="77777777" w:rsidR="00676DAB" w:rsidRDefault="00676DAB" w:rsidP="00676DAB">
      <w:hyperlink r:id="rId1" w:history="1">
        <w:r w:rsidRPr="00325991">
          <w:rPr>
            <w:rStyle w:val="Hyperlink"/>
            <w:sz w:val="20"/>
            <w:szCs w:val="20"/>
          </w:rPr>
          <w:t>https://www.nature.com/articles/s41586-023-05833-y</w:t>
        </w:r>
      </w:hyperlink>
    </w:p>
    <w:p w14:paraId="5B72404E" w14:textId="77777777" w:rsidR="00676DAB" w:rsidRDefault="00676DAB" w:rsidP="00676DAB"/>
    <w:p w14:paraId="4919DB42" w14:textId="77777777" w:rsidR="00676DAB" w:rsidRDefault="00676DAB" w:rsidP="00676DAB">
      <w:hyperlink r:id="rId2" w:history="1">
        <w:r w:rsidRPr="00325991">
          <w:rPr>
            <w:rStyle w:val="Hyperlink"/>
            <w:sz w:val="20"/>
            <w:szCs w:val="20"/>
          </w:rPr>
          <w:t>https://www.techrxiv.org/doi/full/10.22541/au.170664759.90048156</w:t>
        </w:r>
      </w:hyperlink>
    </w:p>
    <w:p w14:paraId="7FFD5488" w14:textId="77777777" w:rsidR="00676DAB" w:rsidRDefault="00676DAB" w:rsidP="00676DAB"/>
    <w:p w14:paraId="34A0D247" w14:textId="77777777" w:rsidR="00676DAB" w:rsidRDefault="00676DAB" w:rsidP="00676DAB">
      <w:hyperlink r:id="rId3" w:history="1">
        <w:r w:rsidRPr="00325991">
          <w:rPr>
            <w:rStyle w:val="Hyperlink"/>
            <w:sz w:val="20"/>
            <w:szCs w:val="20"/>
          </w:rPr>
          <w:t>https://essopenarchive.org/doi/full/10.22541/au.168978416.65860153</w:t>
        </w:r>
      </w:hyperlink>
    </w:p>
    <w:p w14:paraId="18AFC4CA" w14:textId="77777777" w:rsidR="00676DAB" w:rsidRDefault="00676DAB" w:rsidP="00676DAB"/>
    <w:p w14:paraId="2A1D2870" w14:textId="77777777" w:rsidR="00676DAB" w:rsidRDefault="00676DAB" w:rsidP="00676DAB">
      <w:hyperlink r:id="rId4" w:history="1">
        <w:r w:rsidRPr="00325991">
          <w:rPr>
            <w:rStyle w:val="Hyperlink"/>
            <w:sz w:val="20"/>
            <w:szCs w:val="20"/>
          </w:rPr>
          <w:t>https://www.nature.com/articles/s41467-024-44976-y</w:t>
        </w:r>
      </w:hyperlink>
    </w:p>
    <w:p w14:paraId="3BA52D39" w14:textId="77777777" w:rsidR="00676DAB" w:rsidRDefault="00676DAB" w:rsidP="00676DAB"/>
    <w:p w14:paraId="08621BFD" w14:textId="77777777" w:rsidR="00676DAB" w:rsidRDefault="00676DAB" w:rsidP="00676DAB"/>
  </w:comment>
  <w:comment w:id="5" w:author="Kieran Cox" w:date="2024-03-21T11:16:00Z" w:initials="KC">
    <w:p w14:paraId="2BF23956" w14:textId="77777777" w:rsidR="00676DAB" w:rsidRDefault="00676DAB" w:rsidP="00676DAB">
      <w:r>
        <w:rPr>
          <w:rStyle w:val="CommentReference"/>
        </w:rPr>
        <w:annotationRef/>
      </w:r>
      <w:r>
        <w:rPr>
          <w:color w:val="000000"/>
          <w:sz w:val="20"/>
          <w:szCs w:val="20"/>
        </w:rPr>
        <w:t xml:space="preserve">If you agree with the point above, a revision would be something like, </w:t>
      </w:r>
    </w:p>
    <w:p w14:paraId="068E663F" w14:textId="77777777" w:rsidR="00676DAB" w:rsidRDefault="00676DAB" w:rsidP="00676DAB"/>
    <w:p w14:paraId="1FF535BD" w14:textId="77777777" w:rsidR="00676DAB" w:rsidRDefault="00676DAB" w:rsidP="00676DAB">
      <w:r>
        <w:rPr>
          <w:color w:val="000000"/>
          <w:sz w:val="20"/>
          <w:szCs w:val="20"/>
        </w:rPr>
        <w:t xml:space="preserve">… surveying the occurrences of X fish and X macroinvertebrate species and measuring their ammonium … </w:t>
      </w:r>
    </w:p>
    <w:p w14:paraId="1D1B45A4" w14:textId="77777777" w:rsidR="00676DAB" w:rsidRDefault="00676DAB" w:rsidP="00676DAB"/>
    <w:p w14:paraId="3A4B5DF9" w14:textId="77777777" w:rsidR="00676DAB" w:rsidRDefault="00676DAB" w:rsidP="00676DAB">
      <w:r>
        <w:rPr>
          <w:color w:val="000000"/>
          <w:sz w:val="20"/>
          <w:szCs w:val="20"/>
        </w:rPr>
        <w:t>(option to not have species, here cause some are likely genus, order or family)</w:t>
      </w:r>
    </w:p>
    <w:p w14:paraId="4EF384D0" w14:textId="77777777" w:rsidR="00676DAB" w:rsidRDefault="00676DAB" w:rsidP="00676DAB"/>
  </w:comment>
  <w:comment w:id="6" w:author="Kieran Cox" w:date="2024-03-21T11:26:00Z" w:initials="KC">
    <w:p w14:paraId="01075659" w14:textId="77777777" w:rsidR="00813785" w:rsidRDefault="00813785" w:rsidP="00813785">
      <w:r>
        <w:rPr>
          <w:rStyle w:val="CommentReference"/>
        </w:rPr>
        <w:annotationRef/>
      </w:r>
      <w:r>
        <w:rPr>
          <w:color w:val="000000"/>
          <w:sz w:val="20"/>
          <w:szCs w:val="20"/>
        </w:rPr>
        <w:t>It can also be nice to include the species numbers in the work, as it highlights the effort and relevance</w:t>
      </w:r>
    </w:p>
  </w:comment>
  <w:comment w:id="7" w:author="Kieran Cox" w:date="2024-03-21T11:27:00Z" w:initials="KC">
    <w:p w14:paraId="0A5E2A83" w14:textId="77777777" w:rsidR="00813785" w:rsidRDefault="00813785" w:rsidP="00813785">
      <w:r>
        <w:rPr>
          <w:rStyle w:val="CommentReference"/>
        </w:rPr>
        <w:annotationRef/>
      </w:r>
      <w:r>
        <w:rPr>
          <w:color w:val="000000"/>
          <w:sz w:val="20"/>
          <w:szCs w:val="20"/>
        </w:rPr>
        <w:t>Very optional revision</w:t>
      </w:r>
    </w:p>
    <w:p w14:paraId="5991A5FA" w14:textId="77777777" w:rsidR="00813785" w:rsidRDefault="0081378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813785" w:rsidRDefault="00813785" w:rsidP="00813785"/>
  </w:comment>
  <w:comment w:id="8" w:author="Kieran Cox" w:date="2024-03-21T11:28:00Z" w:initials="KC">
    <w:p w14:paraId="31282972" w14:textId="77777777" w:rsidR="00813785" w:rsidRDefault="00813785" w:rsidP="00813785">
      <w:r>
        <w:rPr>
          <w:rStyle w:val="CommentReference"/>
        </w:rPr>
        <w:annotationRef/>
      </w:r>
      <w:r>
        <w:rPr>
          <w:color w:val="000000"/>
          <w:sz w:val="20"/>
          <w:szCs w:val="20"/>
        </w:rPr>
        <w:t xml:space="preserve">or </w:t>
      </w:r>
    </w:p>
    <w:p w14:paraId="6CCAD30D" w14:textId="77777777" w:rsidR="00813785" w:rsidRDefault="0081378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813785" w:rsidRDefault="00813785" w:rsidP="00813785"/>
  </w:comment>
  <w:comment w:id="9" w:author="Kieran Cox" w:date="2024-03-21T12:18:00Z" w:initials="KC">
    <w:p w14:paraId="25F04828" w14:textId="77777777" w:rsidR="00F86B25" w:rsidRDefault="00F86B25" w:rsidP="00F86B25">
      <w:r>
        <w:rPr>
          <w:rStyle w:val="CommentReference"/>
        </w:rPr>
        <w:annotationRef/>
      </w:r>
      <w:r>
        <w:rPr>
          <w:color w:val="000000"/>
          <w:sz w:val="20"/>
          <w:szCs w:val="20"/>
        </w:rPr>
        <w:t>changed cause you state a range</w:t>
      </w:r>
    </w:p>
  </w:comment>
  <w:comment w:id="12" w:author="Kieran Cox" w:date="2024-03-21T14:01:00Z" w:initials="KC">
    <w:p w14:paraId="142E06F7" w14:textId="77777777" w:rsidR="00171DD6" w:rsidRDefault="00171DD6" w:rsidP="00171DD6">
      <w:r>
        <w:rPr>
          <w:rStyle w:val="CommentReference"/>
        </w:rPr>
        <w:annotationRef/>
      </w:r>
      <w:r>
        <w:rPr>
          <w:color w:val="000000"/>
          <w:sz w:val="20"/>
          <w:szCs w:val="20"/>
        </w:rPr>
        <w:t xml:space="preserve">lots of ‘variability’ related statements in this abstract, which are good but also they don’t state a directionality and require addition words to clarify. If you want to cut this down, you could go with </w:t>
      </w:r>
    </w:p>
    <w:p w14:paraId="44CDDB04" w14:textId="77777777" w:rsidR="00171DD6" w:rsidRDefault="00171DD6" w:rsidP="00171DD6"/>
    <w:p w14:paraId="28580584" w14:textId="77777777" w:rsidR="00171DD6" w:rsidRDefault="00171DD6" w:rsidP="00171DD6">
      <w:r>
        <w:rPr>
          <w:color w:val="000000"/>
          <w:sz w:val="20"/>
          <w:szCs w:val="20"/>
        </w:rPr>
        <w:t xml:space="preserve">.. ammonium was weakly positive during slack and ebb tides, and weakly negative at flood tides. </w:t>
      </w:r>
    </w:p>
    <w:p w14:paraId="4B515A0C" w14:textId="77777777" w:rsidR="00171DD6" w:rsidRDefault="00171DD6" w:rsidP="00171DD6">
      <w:r>
        <w:rPr>
          <w:color w:val="000000"/>
          <w:sz w:val="20"/>
          <w:szCs w:val="20"/>
        </w:rPr>
        <w:t>*also, we you want to pull ‘weakly’ you can cause it’s a hard-to-define term and your trends are positive and negative</w:t>
      </w:r>
    </w:p>
  </w:comment>
  <w:comment w:id="13" w:author="Kieran Cox" w:date="2024-03-21T11:30:00Z" w:initials="KC">
    <w:p w14:paraId="0244D12D" w14:textId="2F68820F" w:rsidR="00813785" w:rsidRDefault="00813785" w:rsidP="00813785">
      <w:r>
        <w:rPr>
          <w:rStyle w:val="CommentReference"/>
        </w:rPr>
        <w:annotationRef/>
      </w:r>
      <w:r>
        <w:rPr>
          <w:color w:val="000000"/>
          <w:sz w:val="20"/>
          <w:szCs w:val="20"/>
        </w:rPr>
        <w:t>Technically, I think this should be … exchange, and kelp and animal biomass.</w:t>
      </w:r>
    </w:p>
    <w:p w14:paraId="25195190" w14:textId="77777777" w:rsidR="00813785" w:rsidRDefault="00813785" w:rsidP="00813785">
      <w:r>
        <w:rPr>
          <w:color w:val="000000"/>
          <w:sz w:val="20"/>
          <w:szCs w:val="20"/>
        </w:rPr>
        <w:t>or</w:t>
      </w:r>
    </w:p>
    <w:p w14:paraId="3B5527CC" w14:textId="77777777" w:rsidR="00813785" w:rsidRDefault="00813785" w:rsidP="00813785">
      <w:r>
        <w:rPr>
          <w:color w:val="000000"/>
          <w:sz w:val="20"/>
          <w:szCs w:val="20"/>
        </w:rPr>
        <w:t xml:space="preserve">… exchange, kelp biomass, and animal biomass. </w:t>
      </w:r>
    </w:p>
  </w:comment>
  <w:comment w:id="16" w:author="Kieran Cox" w:date="2024-03-21T12:19:00Z" w:initials="KC">
    <w:p w14:paraId="563821ED" w14:textId="77777777" w:rsidR="00F86B25" w:rsidRDefault="00F86B25" w:rsidP="00F86B25">
      <w:r>
        <w:rPr>
          <w:rStyle w:val="CommentReference"/>
        </w:rPr>
        <w:annotationRef/>
      </w:r>
      <w:r>
        <w:rPr>
          <w:color w:val="000000"/>
          <w:sz w:val="20"/>
          <w:szCs w:val="20"/>
        </w:rPr>
        <w:t>if you keep found, i thin it has to be ‘found that’</w:t>
      </w:r>
    </w:p>
  </w:comment>
  <w:comment w:id="17" w:author="Kieran Cox" w:date="2024-03-21T12:21:00Z" w:initials="KC">
    <w:p w14:paraId="569D2535" w14:textId="77777777" w:rsidR="00F86B25" w:rsidRDefault="00F86B25" w:rsidP="00F86B25">
      <w:r>
        <w:rPr>
          <w:rStyle w:val="CommentReference"/>
        </w:rPr>
        <w:annotationRef/>
      </w:r>
      <w:r>
        <w:rPr>
          <w:color w:val="000000"/>
          <w:sz w:val="20"/>
          <w:szCs w:val="20"/>
        </w:rPr>
        <w:t>is the second part of this a someone different point or condition? if so, go to ‘which’</w:t>
      </w:r>
    </w:p>
  </w:comment>
  <w:comment w:id="18" w:author="Kieran Cox" w:date="2024-03-21T11:31:00Z" w:initials="KC">
    <w:p w14:paraId="5AAB2810" w14:textId="1E541DC4" w:rsidR="00813785" w:rsidRDefault="0081378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19" w:author="Kieran Cox" w:date="2024-03-21T11:32:00Z" w:initials="KC">
    <w:p w14:paraId="37A9109E" w14:textId="77777777" w:rsidR="00813785" w:rsidRDefault="0081378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20" w:author="Kieran Cox" w:date="2024-03-21T11:32:00Z" w:initials="KC">
    <w:p w14:paraId="125D4431" w14:textId="77777777" w:rsidR="00813785" w:rsidRDefault="00813785" w:rsidP="00813785">
      <w:r>
        <w:rPr>
          <w:rStyle w:val="CommentReference"/>
        </w:rPr>
        <w:annotationRef/>
      </w:r>
      <w:r>
        <w:rPr>
          <w:color w:val="000000"/>
          <w:sz w:val="20"/>
          <w:szCs w:val="20"/>
        </w:rPr>
        <w:t>but you’re at 219 words, and most journal limits will be 250 so there is a neat route forward</w:t>
      </w:r>
    </w:p>
  </w:comment>
  <w:comment w:id="21" w:author="Kieran Cox" w:date="2024-03-21T14:57:00Z" w:initials="KC">
    <w:p w14:paraId="6C1A64E6" w14:textId="77777777" w:rsidR="008C6BDA" w:rsidRDefault="008C6BDA"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22" w:author="Kieran Cox" w:date="2024-03-21T15:04:00Z" w:initials="KC">
    <w:p w14:paraId="08BB5ED7" w14:textId="77777777" w:rsidR="00B047D8" w:rsidRDefault="00B047D8" w:rsidP="00B047D8">
      <w:r>
        <w:rPr>
          <w:rStyle w:val="CommentReference"/>
        </w:rPr>
        <w:annotationRef/>
      </w:r>
      <w:r>
        <w:rPr>
          <w:color w:val="000000"/>
          <w:sz w:val="20"/>
          <w:szCs w:val="20"/>
        </w:rPr>
        <w:t>Not just if these will be useful but just in case</w:t>
      </w:r>
    </w:p>
    <w:p w14:paraId="1732140F" w14:textId="77777777" w:rsidR="00B047D8" w:rsidRDefault="00B047D8" w:rsidP="00B047D8"/>
    <w:p w14:paraId="77382E88" w14:textId="77777777" w:rsidR="00B047D8" w:rsidRDefault="00B047D8" w:rsidP="00B047D8">
      <w:hyperlink r:id="rId5" w:history="1">
        <w:r w:rsidRPr="009C377D">
          <w:rPr>
            <w:rStyle w:val="Hyperlink"/>
            <w:sz w:val="20"/>
            <w:szCs w:val="20"/>
          </w:rPr>
          <w:t>https://besjournals.onlinelibrary.wiley.com/doi/full/10.1111/1365-2656.13538</w:t>
        </w:r>
      </w:hyperlink>
    </w:p>
    <w:p w14:paraId="415E0241" w14:textId="77777777" w:rsidR="00B047D8" w:rsidRDefault="00B047D8" w:rsidP="00B047D8"/>
    <w:p w14:paraId="4E89525A" w14:textId="77777777" w:rsidR="00B047D8" w:rsidRDefault="00B047D8" w:rsidP="00B047D8">
      <w:hyperlink r:id="rId6" w:history="1">
        <w:r w:rsidRPr="009C377D">
          <w:rPr>
            <w:rStyle w:val="Hyperlink"/>
            <w:sz w:val="20"/>
            <w:szCs w:val="20"/>
          </w:rPr>
          <w:t>https://www.frontiersin.org/articles/10.3389/fmars.2022.870308/full</w:t>
        </w:r>
      </w:hyperlink>
    </w:p>
    <w:p w14:paraId="05291F44" w14:textId="77777777" w:rsidR="00B047D8" w:rsidRDefault="00B047D8" w:rsidP="00B047D8"/>
    <w:p w14:paraId="15A11BA5" w14:textId="77777777" w:rsidR="00B047D8" w:rsidRDefault="00B047D8" w:rsidP="00B047D8"/>
    <w:p w14:paraId="60AE354C" w14:textId="77777777" w:rsidR="00B047D8" w:rsidRDefault="00B047D8" w:rsidP="00B047D8">
      <w:r>
        <w:rPr>
          <w:color w:val="000000"/>
          <w:sz w:val="20"/>
          <w:szCs w:val="20"/>
        </w:rPr>
        <w:t>(terrestrial)</w:t>
      </w:r>
    </w:p>
    <w:p w14:paraId="163F92D5" w14:textId="77777777" w:rsidR="00B047D8" w:rsidRDefault="00B047D8" w:rsidP="00B047D8">
      <w:hyperlink r:id="rId7" w:history="1">
        <w:r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B047D8" w:rsidRDefault="00B047D8" w:rsidP="00B047D8"/>
    <w:p w14:paraId="6FA73E6D" w14:textId="77777777" w:rsidR="00B047D8" w:rsidRDefault="00B047D8" w:rsidP="00B047D8"/>
    <w:p w14:paraId="5E99F29A" w14:textId="77777777" w:rsidR="00B047D8" w:rsidRDefault="00B047D8" w:rsidP="00B047D8"/>
  </w:comment>
  <w:comment w:id="23" w:author="Kieran Cox" w:date="2024-03-22T07:38:00Z" w:initials="KC">
    <w:p w14:paraId="7B591026" w14:textId="77777777" w:rsidR="00BB6F7F" w:rsidRDefault="00BB6F7F"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24" w:author="Kieran Cox" w:date="2024-03-21T14:02:00Z" w:initials="KC">
    <w:p w14:paraId="38DB8008" w14:textId="2B906202" w:rsidR="00171DD6" w:rsidRDefault="00171DD6" w:rsidP="00171DD6">
      <w:r>
        <w:rPr>
          <w:rStyle w:val="CommentReference"/>
        </w:rPr>
        <w:annotationRef/>
      </w:r>
      <w:r>
        <w:rPr>
          <w:color w:val="000000"/>
          <w:sz w:val="20"/>
          <w:szCs w:val="20"/>
        </w:rPr>
        <w:t>could pull, if you do there is the option to add ‘also’ after consumers but I don’t think this is needed</w:t>
      </w:r>
    </w:p>
  </w:comment>
  <w:comment w:id="25" w:author="Kieran Cox" w:date="2024-03-21T15:50:00Z" w:initials="KC">
    <w:p w14:paraId="7DE1196E" w14:textId="77777777" w:rsidR="00D93294" w:rsidRDefault="00D93294" w:rsidP="00D93294">
      <w:r>
        <w:rPr>
          <w:rStyle w:val="CommentReference"/>
        </w:rPr>
        <w:annotationRef/>
      </w:r>
      <w:r>
        <w:rPr>
          <w:color w:val="000000"/>
          <w:sz w:val="20"/>
          <w:szCs w:val="20"/>
        </w:rPr>
        <w:t>You don’t use this a huge amount and it’s an important term, so think about using CND in the abstract, but then writing it out in the main text cause people read papers so selectively these days the will likely miss this</w:t>
      </w:r>
    </w:p>
  </w:comment>
  <w:comment w:id="26" w:author="Kieran Cox" w:date="2024-03-21T14:10:00Z" w:initials="KC">
    <w:p w14:paraId="24EF6609" w14:textId="34193753" w:rsidR="00171DD6" w:rsidRDefault="00171DD6"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171DD6" w:rsidRDefault="00171DD6" w:rsidP="00171DD6"/>
    <w:p w14:paraId="47128156" w14:textId="77777777" w:rsidR="00171DD6" w:rsidRDefault="00171DD6" w:rsidP="00171DD6">
      <w:r>
        <w:rPr>
          <w:color w:val="000000"/>
          <w:sz w:val="20"/>
          <w:szCs w:val="20"/>
        </w:rPr>
        <w:t>Also, ‘meaning variation across spatial and temporal scale’ isn’t clear as a term cause what is varying isn’t indicated</w:t>
      </w:r>
    </w:p>
  </w:comment>
  <w:comment w:id="27" w:author="Kieran Cox" w:date="2024-03-21T14:12:00Z" w:initials="KC">
    <w:p w14:paraId="768FB895" w14:textId="77777777" w:rsidR="009500AF" w:rsidRDefault="009500AF"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28" w:author="Kieran Cox" w:date="2024-03-21T14:13:00Z" w:initials="KC">
    <w:p w14:paraId="5D259939" w14:textId="77777777" w:rsidR="009500AF" w:rsidRDefault="009500AF" w:rsidP="009500AF">
      <w:r>
        <w:rPr>
          <w:rStyle w:val="CommentReference"/>
        </w:rPr>
        <w:annotationRef/>
      </w:r>
      <w:r>
        <w:rPr>
          <w:color w:val="000000"/>
          <w:sz w:val="20"/>
          <w:szCs w:val="20"/>
        </w:rPr>
        <w:t>could pull</w:t>
      </w:r>
    </w:p>
  </w:comment>
  <w:comment w:id="29" w:author="Kieran Cox" w:date="2024-03-21T14:14:00Z" w:initials="KC">
    <w:p w14:paraId="3DE0D48A" w14:textId="77777777" w:rsidR="009500AF" w:rsidRDefault="009500AF" w:rsidP="009500AF">
      <w:r>
        <w:rPr>
          <w:rStyle w:val="CommentReference"/>
        </w:rPr>
        <w:annotationRef/>
      </w:r>
      <w:r>
        <w:rPr>
          <w:color w:val="000000"/>
          <w:sz w:val="20"/>
          <w:szCs w:val="20"/>
        </w:rPr>
        <w:t>is there some ‘We need to know more about pee!’ paper you can cite here</w:t>
      </w:r>
    </w:p>
  </w:comment>
  <w:comment w:id="32" w:author="Kieran Cox" w:date="2024-03-21T14:16:00Z" w:initials="KC">
    <w:p w14:paraId="2F8D3AD0" w14:textId="77777777" w:rsidR="009500AF" w:rsidRDefault="009500AF" w:rsidP="009500AF">
      <w:r>
        <w:rPr>
          <w:rStyle w:val="CommentReference"/>
        </w:rPr>
        <w:annotationRef/>
      </w:r>
      <w:r>
        <w:rPr>
          <w:color w:val="000000"/>
          <w:sz w:val="20"/>
          <w:szCs w:val="20"/>
        </w:rPr>
        <w:t xml:space="preserve">the ‘thus’ isn’t clear here, perhaps go to, </w:t>
      </w:r>
    </w:p>
    <w:p w14:paraId="7E67D134" w14:textId="77777777" w:rsidR="009500AF" w:rsidRDefault="009500AF" w:rsidP="009500AF">
      <w:r>
        <w:rPr>
          <w:color w:val="000000"/>
          <w:sz w:val="20"/>
          <w:szCs w:val="20"/>
        </w:rPr>
        <w:t>which create regenerated nutrients</w:t>
      </w:r>
    </w:p>
  </w:comment>
  <w:comment w:id="34" w:author="Kieran Cox" w:date="2024-03-21T12:27:00Z" w:initials="KC">
    <w:p w14:paraId="7CBECB88" w14:textId="624D5EEF" w:rsidR="00F86B25" w:rsidRDefault="00F86B25" w:rsidP="00F86B25">
      <w:r>
        <w:rPr>
          <w:rStyle w:val="CommentReference"/>
        </w:rPr>
        <w:annotationRef/>
      </w:r>
      <w:r>
        <w:rPr>
          <w:color w:val="000000"/>
          <w:sz w:val="20"/>
          <w:szCs w:val="20"/>
        </w:rPr>
        <w:t xml:space="preserve">I don’t know this data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F86B25" w:rsidRDefault="00F86B25" w:rsidP="00F86B25"/>
    <w:p w14:paraId="2E7365B1" w14:textId="77777777" w:rsidR="00F86B25" w:rsidRDefault="00F86B25" w:rsidP="00F86B25">
      <w:r>
        <w:rPr>
          <w:color w:val="000000"/>
          <w:sz w:val="20"/>
          <w:szCs w:val="20"/>
        </w:rPr>
        <w:t xml:space="preserve">…, productivity decreases within increasing proximity to reefs with.. </w:t>
      </w:r>
    </w:p>
    <w:p w14:paraId="1C110647" w14:textId="77777777" w:rsidR="00F86B25" w:rsidRDefault="00F86B25" w:rsidP="00F86B25"/>
    <w:p w14:paraId="542A9680" w14:textId="77777777" w:rsidR="00F86B25" w:rsidRDefault="00F86B25" w:rsidP="00F86B25">
      <w:r>
        <w:rPr>
          <w:color w:val="000000"/>
          <w:sz w:val="20"/>
          <w:szCs w:val="20"/>
        </w:rPr>
        <w:t>productivity increases towards reefs with…</w:t>
      </w:r>
    </w:p>
    <w:p w14:paraId="0A4FE0AC" w14:textId="77777777" w:rsidR="00F86B25" w:rsidRDefault="00F86B25" w:rsidP="00F86B25"/>
  </w:comment>
  <w:comment w:id="35" w:author="Kieran Cox" w:date="2024-03-21T14:20:00Z" w:initials="KC">
    <w:p w14:paraId="16B9DBAC" w14:textId="77777777" w:rsidR="009500AF" w:rsidRDefault="009500AF"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36" w:author="Kieran Cox" w:date="2024-03-21T14:21:00Z" w:initials="KC">
    <w:p w14:paraId="79822A56" w14:textId="77777777" w:rsidR="009500AF" w:rsidRDefault="009500AF"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37" w:author="Kieran Cox" w:date="2024-03-21T14:22:00Z" w:initials="KC">
    <w:p w14:paraId="0A3BC77C" w14:textId="77777777" w:rsidR="002B400A" w:rsidRDefault="002B400A" w:rsidP="002B400A">
      <w:r>
        <w:rPr>
          <w:rStyle w:val="CommentReference"/>
        </w:rPr>
        <w:annotationRef/>
      </w:r>
      <w:r>
        <w:rPr>
          <w:color w:val="000000"/>
          <w:sz w:val="20"/>
          <w:szCs w:val="20"/>
        </w:rPr>
        <w:t>You could cite a few of the papers you have already referenced here</w:t>
      </w:r>
    </w:p>
  </w:comment>
  <w:comment w:id="38" w:author="Kieran Cox" w:date="2024-03-21T15:25:00Z" w:initials="KC">
    <w:p w14:paraId="19217904" w14:textId="77777777" w:rsidR="00EF7628" w:rsidRDefault="00EF7628" w:rsidP="00EF7628">
      <w:r>
        <w:rPr>
          <w:rStyle w:val="CommentReference"/>
        </w:rPr>
        <w:annotationRef/>
      </w:r>
      <w:r>
        <w:rPr>
          <w:color w:val="000000"/>
          <w:sz w:val="20"/>
          <w:szCs w:val="20"/>
        </w:rPr>
        <w:t>it could be neat to frame this on what is the primary focus, more so than on the past.</w:t>
      </w:r>
    </w:p>
    <w:p w14:paraId="342C4501" w14:textId="77777777" w:rsidR="00EF7628" w:rsidRDefault="00EF7628" w:rsidP="00EF7628">
      <w:r>
        <w:rPr>
          <w:color w:val="000000"/>
          <w:sz w:val="20"/>
          <w:szCs w:val="20"/>
        </w:rPr>
        <w:t>so</w:t>
      </w:r>
    </w:p>
    <w:p w14:paraId="215FF3D5" w14:textId="77777777" w:rsidR="00EF7628" w:rsidRDefault="00EF7628" w:rsidP="00EF7628">
      <w:r>
        <w:rPr>
          <w:color w:val="000000"/>
          <w:sz w:val="20"/>
          <w:szCs w:val="20"/>
        </w:rPr>
        <w:t xml:space="preserve">… has predominately focused on… </w:t>
      </w:r>
    </w:p>
    <w:p w14:paraId="7919FC41" w14:textId="77777777" w:rsidR="00EF7628" w:rsidRDefault="00EF7628" w:rsidP="00EF7628">
      <w:r>
        <w:rPr>
          <w:color w:val="000000"/>
          <w:sz w:val="20"/>
          <w:szCs w:val="20"/>
        </w:rPr>
        <w:t>then add citations of more recent work</w:t>
      </w:r>
    </w:p>
    <w:p w14:paraId="306E3770" w14:textId="77777777" w:rsidR="00EF7628" w:rsidRDefault="00EF7628" w:rsidP="00EF7628"/>
  </w:comment>
  <w:comment w:id="40" w:author="Em Lim" w:date="2024-02-15T16:17:00Z" w:initials="EL">
    <w:p w14:paraId="768B22C3" w14:textId="1B7F6235" w:rsidR="00AA20C8" w:rsidRDefault="00AA20C8">
      <w:pPr>
        <w:pStyle w:val="CommentText"/>
      </w:pPr>
      <w:r>
        <w:rPr>
          <w:rStyle w:val="CommentReference"/>
        </w:rPr>
        <w:annotationRef/>
      </w:r>
      <w:r>
        <w:t>I am using Broitman et al 2001’s definitions:</w:t>
      </w:r>
    </w:p>
    <w:p w14:paraId="2DCD498C" w14:textId="77777777" w:rsidR="00AA20C8" w:rsidRDefault="00AA20C8">
      <w:pPr>
        <w:pStyle w:val="CommentText"/>
      </w:pPr>
      <w:r>
        <w:t>Small-scale = local scale = 1 – 100m2</w:t>
      </w:r>
    </w:p>
    <w:p w14:paraId="3B87A7AA" w14:textId="77777777" w:rsidR="00AA20C8" w:rsidRDefault="00AA20C8">
      <w:pPr>
        <w:pStyle w:val="CommentText"/>
      </w:pPr>
      <w:r>
        <w:t>Meso-scale = 10 – 100 km</w:t>
      </w:r>
    </w:p>
    <w:p w14:paraId="5E21FE31" w14:textId="3F144AE5" w:rsidR="00AA20C8" w:rsidRDefault="00AA20C8">
      <w:pPr>
        <w:pStyle w:val="CommentText"/>
      </w:pPr>
      <w:r>
        <w:t>Large-scale = biogeographic scale = 100 – 1000 km</w:t>
      </w:r>
    </w:p>
  </w:comment>
  <w:comment w:id="39" w:author="Kieran Cox" w:date="2024-03-21T15:32:00Z" w:initials="KC">
    <w:p w14:paraId="56D94D69" w14:textId="77777777" w:rsidR="00EF7628" w:rsidRDefault="00EF7628"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EF7628" w:rsidRDefault="00EF7628" w:rsidP="00EF7628"/>
    <w:p w14:paraId="44853E15" w14:textId="77777777" w:rsidR="00EF7628" w:rsidRDefault="00EF7628" w:rsidP="00EF7628">
      <w:r>
        <w:rPr>
          <w:color w:val="000000"/>
          <w:sz w:val="20"/>
          <w:szCs w:val="20"/>
        </w:rPr>
        <w:t>For example, intertidal mussel beds contribute to variation in nitrogen via regenerative processes along a coastline with varying mussel cover.</w:t>
      </w:r>
    </w:p>
    <w:p w14:paraId="46AB9188" w14:textId="77777777" w:rsidR="00EF7628" w:rsidRDefault="00EF7628" w:rsidP="00EF7628">
      <w:r>
        <w:rPr>
          <w:color w:val="000000"/>
          <w:sz w:val="20"/>
          <w:szCs w:val="20"/>
        </w:rPr>
        <w:t>Or</w:t>
      </w:r>
    </w:p>
    <w:p w14:paraId="3EFAE972" w14:textId="77777777" w:rsidR="00EF7628" w:rsidRDefault="00EF7628" w:rsidP="00EF7628">
      <w:r>
        <w:rPr>
          <w:color w:val="000000"/>
          <w:sz w:val="20"/>
          <w:szCs w:val="20"/>
        </w:rPr>
        <w:t>For example, the amount of nitrogen intertidal mussel beds contribute to a coastline varies with mussel cover.</w:t>
      </w:r>
    </w:p>
    <w:p w14:paraId="3ADA887D" w14:textId="77777777" w:rsidR="00EF7628" w:rsidRDefault="00EF7628" w:rsidP="00EF7628"/>
    <w:p w14:paraId="6CB30796" w14:textId="77777777" w:rsidR="00EF7628" w:rsidRDefault="00EF7628" w:rsidP="00EF7628"/>
    <w:p w14:paraId="2B370014" w14:textId="77777777" w:rsidR="00EF7628" w:rsidRDefault="00EF7628" w:rsidP="00EF7628"/>
    <w:p w14:paraId="780AB908" w14:textId="77777777" w:rsidR="00EF7628" w:rsidRDefault="00EF7628" w:rsidP="00EF7628"/>
    <w:p w14:paraId="4E6969D5" w14:textId="77777777" w:rsidR="00EF7628" w:rsidRDefault="00EF7628" w:rsidP="00EF7628">
      <w:r>
        <w:rPr>
          <w:color w:val="000000"/>
          <w:sz w:val="20"/>
          <w:szCs w:val="20"/>
        </w:rPr>
        <w:t>If you make this change, you could put ‘meso-scale (i.e., 10 to 100 km) variation’ in the previous sentence as that’s when it is first used</w:t>
      </w:r>
    </w:p>
    <w:p w14:paraId="3D0DE905" w14:textId="77777777" w:rsidR="00EF7628" w:rsidRDefault="00EF7628" w:rsidP="00EF7628"/>
    <w:p w14:paraId="2DDBA4FF" w14:textId="77777777" w:rsidR="00EF7628" w:rsidRDefault="00EF7628" w:rsidP="00EF7628"/>
  </w:comment>
  <w:comment w:id="41" w:author="Kieran Cox" w:date="2024-03-21T16:02:00Z" w:initials="KC">
    <w:p w14:paraId="787EC27E" w14:textId="77777777" w:rsidR="00C31EA3" w:rsidRDefault="00C31EA3"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C31EA3" w:rsidRDefault="00C31EA3" w:rsidP="00C31EA3">
      <w:r>
        <w:rPr>
          <w:color w:val="000000"/>
          <w:sz w:val="20"/>
          <w:szCs w:val="20"/>
        </w:rPr>
        <w:t xml:space="preserve">Along wave-exposed shorelines, </w:t>
      </w:r>
    </w:p>
  </w:comment>
  <w:comment w:id="43" w:author="Kieran Cox" w:date="2024-03-21T15:36:00Z" w:initials="KC">
    <w:p w14:paraId="383DFAA4" w14:textId="201595C2" w:rsidR="007A1A41" w:rsidRDefault="007A1A41"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44" w:author="Kieran Cox" w:date="2024-03-21T15:39:00Z" w:initials="KC">
    <w:p w14:paraId="6B690857" w14:textId="77777777" w:rsidR="00BB6F7F" w:rsidRDefault="007A1A41" w:rsidP="00BB6F7F">
      <w:r>
        <w:rPr>
          <w:rStyle w:val="CommentReference"/>
        </w:rPr>
        <w:annotationRef/>
      </w:r>
      <w:r w:rsidR="00BB6F7F">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45" w:author="Kieran Cox" w:date="2024-03-21T15:51:00Z" w:initials="KC">
    <w:p w14:paraId="5C37A6F8" w14:textId="6FA49627" w:rsidR="00D93294" w:rsidRDefault="00D93294" w:rsidP="00D93294">
      <w:r>
        <w:rPr>
          <w:rStyle w:val="CommentReference"/>
        </w:rPr>
        <w:annotationRef/>
      </w:r>
      <w:r>
        <w:rPr>
          <w:color w:val="000000"/>
          <w:sz w:val="20"/>
          <w:szCs w:val="20"/>
        </w:rPr>
        <w:t>It’ll need a polish but an optional revision for this sentence</w:t>
      </w:r>
    </w:p>
    <w:p w14:paraId="5E0D535B" w14:textId="77777777" w:rsidR="00D93294" w:rsidRDefault="00D93294"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3294" w:rsidRDefault="00D93294" w:rsidP="00D93294"/>
    <w:p w14:paraId="3712A111" w14:textId="77777777" w:rsidR="00D93294" w:rsidRDefault="00D93294" w:rsidP="00D93294"/>
  </w:comment>
  <w:comment w:id="46" w:author="Kieran Cox" w:date="2024-03-21T16:12:00Z" w:initials="KC">
    <w:p w14:paraId="6B6DD224" w14:textId="77777777" w:rsidR="007A283D" w:rsidRDefault="007A283D" w:rsidP="007A283D">
      <w:r>
        <w:rPr>
          <w:rStyle w:val="CommentReference"/>
        </w:rPr>
        <w:annotationRef/>
      </w:r>
      <w:r>
        <w:rPr>
          <w:color w:val="000000"/>
          <w:sz w:val="20"/>
          <w:szCs w:val="20"/>
        </w:rPr>
        <w:t>just to caveat this a bit as there is probably a few places microbes are doing this</w:t>
      </w:r>
    </w:p>
  </w:comment>
  <w:comment w:id="49" w:author="Kieran Cox" w:date="2024-03-21T16:08:00Z" w:initials="KC">
    <w:p w14:paraId="13A734F5" w14:textId="2CA03FA4" w:rsidR="007A283D" w:rsidRDefault="007A283D" w:rsidP="007A283D">
      <w:r>
        <w:rPr>
          <w:rStyle w:val="CommentReference"/>
        </w:rPr>
        <w:annotationRef/>
      </w:r>
      <w:r>
        <w:rPr>
          <w:color w:val="000000"/>
          <w:sz w:val="20"/>
          <w:szCs w:val="20"/>
        </w:rPr>
        <w:t xml:space="preserve">Just checking, this process is occurring ‘in’ sandy sediments i.e. are the microbes in the sand? </w:t>
      </w:r>
    </w:p>
  </w:comment>
  <w:comment w:id="50" w:author="Kieran Cox" w:date="2024-03-21T16:12:00Z" w:initials="KC">
    <w:p w14:paraId="1F98E184" w14:textId="77777777" w:rsidR="007A283D" w:rsidRDefault="007A283D"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7A283D" w:rsidRDefault="007A283D" w:rsidP="007A283D">
      <w:r>
        <w:rPr>
          <w:color w:val="000000"/>
          <w:sz w:val="20"/>
          <w:szCs w:val="20"/>
        </w:rPr>
        <w:t>… in marine sediments.</w:t>
      </w:r>
    </w:p>
  </w:comment>
  <w:comment w:id="51" w:author="Kieran Cox" w:date="2024-03-21T16:13:00Z" w:initials="KC">
    <w:p w14:paraId="58DA682D" w14:textId="77777777" w:rsidR="007A283D" w:rsidRDefault="007A283D" w:rsidP="007A283D">
      <w:r>
        <w:rPr>
          <w:rStyle w:val="CommentReference"/>
        </w:rPr>
        <w:annotationRef/>
      </w:r>
      <w:r>
        <w:rPr>
          <w:color w:val="000000"/>
          <w:sz w:val="20"/>
          <w:szCs w:val="20"/>
        </w:rPr>
        <w:t xml:space="preserve">nice, this paragraph wraps up super well </w:t>
      </w:r>
    </w:p>
  </w:comment>
  <w:comment w:id="52" w:author="Kieran Cox" w:date="2024-03-21T16:20:00Z" w:initials="KC">
    <w:p w14:paraId="26DE0AD2" w14:textId="77777777" w:rsidR="003A204B" w:rsidRDefault="003A204B"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53" w:author="Kieran Cox" w:date="2024-03-21T16:25:00Z" w:initials="KC">
    <w:p w14:paraId="058364E9" w14:textId="77777777" w:rsidR="003A204B" w:rsidRDefault="003A204B"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3A204B" w:rsidRDefault="003A204B"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54" w:author="Kieran Cox" w:date="2024-03-21T16:26:00Z" w:initials="KC">
    <w:p w14:paraId="3451F693" w14:textId="77777777" w:rsidR="003A204B" w:rsidRDefault="003A204B" w:rsidP="003A204B">
      <w:r>
        <w:rPr>
          <w:rStyle w:val="CommentReference"/>
        </w:rPr>
        <w:annotationRef/>
      </w:r>
      <w:r>
        <w:rPr>
          <w:color w:val="000000"/>
          <w:sz w:val="20"/>
          <w:szCs w:val="20"/>
        </w:rPr>
        <w:t>If you go with the 1) above, you could add</w:t>
      </w:r>
    </w:p>
    <w:p w14:paraId="1F0628F2" w14:textId="77777777" w:rsidR="003A204B" w:rsidRDefault="003A204B" w:rsidP="003A204B">
      <w:r>
        <w:rPr>
          <w:color w:val="000000"/>
          <w:sz w:val="20"/>
          <w:szCs w:val="20"/>
        </w:rPr>
        <w:t>This lack of understanding as persistent despite both of these habitats attracting dense…</w:t>
      </w:r>
    </w:p>
  </w:comment>
  <w:comment w:id="56" w:author="Kieran Cox" w:date="2024-03-21T16:30:00Z" w:initials="KC">
    <w:p w14:paraId="1A5AD971" w14:textId="77777777" w:rsidR="00BB6F7F" w:rsidRDefault="00477D12" w:rsidP="00BB6F7F">
      <w:r>
        <w:rPr>
          <w:rStyle w:val="CommentReference"/>
        </w:rPr>
        <w:annotationRef/>
      </w:r>
      <w:r w:rsidR="00BB6F7F">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55" w:author="Kieran Cox" w:date="2024-03-21T16:28:00Z" w:initials="KC">
    <w:p w14:paraId="69CE65A9" w14:textId="1FDE9601" w:rsidR="003A204B" w:rsidRDefault="003A204B" w:rsidP="003A204B">
      <w:r>
        <w:rPr>
          <w:rStyle w:val="CommentReference"/>
        </w:rPr>
        <w:annotationRef/>
      </w:r>
      <w:r>
        <w:rPr>
          <w:color w:val="000000"/>
          <w:sz w:val="20"/>
          <w:szCs w:val="20"/>
        </w:rPr>
        <w:t>The elevated levels of biomass and biodiversity that occur within these habitats may also contribute to.</w:t>
      </w:r>
    </w:p>
  </w:comment>
  <w:comment w:id="57" w:author="Kieran Cox" w:date="2024-03-21T16:35:00Z" w:initials="KC">
    <w:p w14:paraId="4D83A1E3" w14:textId="77777777" w:rsidR="00477D12" w:rsidRDefault="00477D12"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58" w:author="Kieran Cox" w:date="2024-03-22T07:46:00Z" w:initials="KC">
    <w:p w14:paraId="24A6D6D0" w14:textId="77777777" w:rsidR="00355A76" w:rsidRDefault="00355A76"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59" w:author="Kieran Cox" w:date="2024-03-21T16:37:00Z" w:initials="KC">
    <w:p w14:paraId="106FF508" w14:textId="1A0A4810" w:rsidR="00477D12" w:rsidRDefault="00477D12" w:rsidP="00477D12">
      <w:r>
        <w:rPr>
          <w:rStyle w:val="CommentReference"/>
        </w:rPr>
        <w:annotationRef/>
      </w:r>
      <w:r>
        <w:rPr>
          <w:color w:val="000000"/>
          <w:sz w:val="20"/>
          <w:szCs w:val="20"/>
        </w:rPr>
        <w:t>optional revisions</w:t>
      </w:r>
    </w:p>
    <w:p w14:paraId="3217FE03" w14:textId="77777777" w:rsidR="00477D12" w:rsidRDefault="00477D12" w:rsidP="00477D12">
      <w:r>
        <w:rPr>
          <w:color w:val="000000"/>
          <w:sz w:val="20"/>
          <w:szCs w:val="20"/>
        </w:rPr>
        <w:t xml:space="preserve">We aimed to quantify the ecological co-varieties that influence (OR contribute to) spatial variability in  </w:t>
      </w:r>
    </w:p>
    <w:p w14:paraId="5D788537" w14:textId="77777777" w:rsidR="00477D12" w:rsidRDefault="00477D12" w:rsidP="00477D12">
      <w:r>
        <w:rPr>
          <w:color w:val="000000"/>
          <w:sz w:val="20"/>
          <w:szCs w:val="20"/>
        </w:rPr>
        <w:t>regenerated nutrients within a temperate…</w:t>
      </w:r>
    </w:p>
    <w:p w14:paraId="2F749496" w14:textId="77777777" w:rsidR="00477D12" w:rsidRDefault="00477D12" w:rsidP="00477D12"/>
  </w:comment>
  <w:comment w:id="60" w:author="Kieran Cox" w:date="2024-03-21T16:38:00Z" w:initials="KC">
    <w:p w14:paraId="1163E39B" w14:textId="77777777" w:rsidR="00477D12" w:rsidRDefault="00477D12" w:rsidP="00477D12">
      <w:r>
        <w:rPr>
          <w:rStyle w:val="CommentReference"/>
        </w:rPr>
        <w:annotationRef/>
      </w:r>
      <w:r>
        <w:rPr>
          <w:color w:val="000000"/>
          <w:sz w:val="20"/>
          <w:szCs w:val="20"/>
        </w:rPr>
        <w:t>could pull</w:t>
      </w:r>
    </w:p>
  </w:comment>
  <w:comment w:id="61" w:author="Kieran Cox" w:date="2024-03-21T16:39:00Z" w:initials="KC">
    <w:p w14:paraId="5D0B4C1A" w14:textId="77777777" w:rsidR="00477D12" w:rsidRDefault="00477D12"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62" w:author="Kieran Cox" w:date="2024-03-21T16:42:00Z" w:initials="KC">
    <w:p w14:paraId="42AD80B4" w14:textId="77777777" w:rsidR="006B016A" w:rsidRDefault="006B016A" w:rsidP="006B016A">
      <w:r>
        <w:rPr>
          <w:rStyle w:val="CommentReference"/>
        </w:rPr>
        <w:annotationRef/>
      </w:r>
      <w:r>
        <w:rPr>
          <w:color w:val="000000"/>
          <w:sz w:val="20"/>
          <w:szCs w:val="20"/>
        </w:rPr>
        <w:t>alt:</w:t>
      </w:r>
    </w:p>
    <w:p w14:paraId="69613DF6" w14:textId="77777777" w:rsidR="006B016A" w:rsidRDefault="006B016A" w:rsidP="006B016A">
      <w:r>
        <w:rPr>
          <w:color w:val="000000"/>
          <w:sz w:val="20"/>
          <w:szCs w:val="20"/>
        </w:rPr>
        <w:t>and across several meters</w:t>
      </w:r>
    </w:p>
  </w:comment>
  <w:comment w:id="63" w:author="Kieran Cox" w:date="2024-03-21T16:54:00Z" w:initials="KC">
    <w:p w14:paraId="458521D1" w14:textId="77777777" w:rsidR="008D04B8" w:rsidRDefault="008D04B8" w:rsidP="008D04B8">
      <w:r>
        <w:rPr>
          <w:rStyle w:val="CommentReference"/>
        </w:rPr>
        <w:annotationRef/>
      </w:r>
      <w:r>
        <w:rPr>
          <w:color w:val="000000"/>
          <w:sz w:val="20"/>
          <w:szCs w:val="20"/>
        </w:rPr>
        <w:t>Alt: the scale at which animal-driven nutrient variability is ecological relevant…</w:t>
      </w:r>
    </w:p>
    <w:p w14:paraId="1F6F1789" w14:textId="77777777" w:rsidR="008D04B8" w:rsidRDefault="008D04B8" w:rsidP="008D04B8">
      <w:r>
        <w:rPr>
          <w:color w:val="000000"/>
          <w:sz w:val="20"/>
          <w:szCs w:val="20"/>
        </w:rPr>
        <w:t>OR</w:t>
      </w:r>
    </w:p>
    <w:p w14:paraId="03E696A0" w14:textId="77777777" w:rsidR="008D04B8" w:rsidRDefault="008D04B8" w:rsidP="008D04B8">
      <w:r>
        <w:rPr>
          <w:color w:val="000000"/>
          <w:sz w:val="20"/>
          <w:szCs w:val="20"/>
        </w:rPr>
        <w:t>the scale at which CND is ecological relevant in this…</w:t>
      </w:r>
    </w:p>
    <w:p w14:paraId="5DC8135A" w14:textId="77777777" w:rsidR="008D04B8" w:rsidRDefault="008D04B8" w:rsidP="008D04B8"/>
  </w:comment>
  <w:comment w:id="64" w:author="Kieran Cox" w:date="2024-03-21T16:55:00Z" w:initials="KC">
    <w:p w14:paraId="35987A85" w14:textId="77777777" w:rsidR="008D04B8" w:rsidRDefault="008D04B8" w:rsidP="008D04B8">
      <w:r>
        <w:rPr>
          <w:rStyle w:val="CommentReference"/>
        </w:rPr>
        <w:annotationRef/>
      </w:r>
      <w:r>
        <w:rPr>
          <w:color w:val="000000"/>
          <w:sz w:val="20"/>
          <w:szCs w:val="20"/>
        </w:rPr>
        <w:t>alt: elucidate</w:t>
      </w:r>
    </w:p>
  </w:comment>
  <w:comment w:id="66" w:author="Em Lim" w:date="2024-02-23T14:25:00Z" w:initials="EL">
    <w:p w14:paraId="7A692BA4" w14:textId="1C14B3C8" w:rsidR="00AA20C8" w:rsidRDefault="00AA20C8">
      <w:pPr>
        <w:pStyle w:val="CommentText"/>
      </w:pPr>
      <w:r>
        <w:rPr>
          <w:rStyle w:val="CommentReference"/>
        </w:rPr>
        <w:annotationRef/>
      </w:r>
      <w:r>
        <w:t>Anyone have any more good BMSC papers we should cite here?</w:t>
      </w:r>
    </w:p>
  </w:comment>
  <w:comment w:id="67" w:author="Kieran Cox" w:date="2024-03-21T16:57:00Z" w:initials="KC">
    <w:p w14:paraId="40F76117" w14:textId="77777777" w:rsidR="008D04B8" w:rsidRDefault="008D04B8" w:rsidP="008D04B8">
      <w:r>
        <w:rPr>
          <w:rStyle w:val="CommentReference"/>
        </w:rPr>
        <w:annotationRef/>
      </w:r>
      <w:r>
        <w:rPr>
          <w:color w:val="000000"/>
          <w:sz w:val="20"/>
          <w:szCs w:val="20"/>
        </w:rPr>
        <w:t>I mean ya could cite a recent hot off-the-press photo series that talks about how rad and important BMSC is for kelp research, but also that Sam’s MEPS paper that I sent you could go here as it will be out next month</w:t>
      </w:r>
    </w:p>
  </w:comment>
  <w:comment w:id="68" w:author="Kieran Cox" w:date="2024-03-22T07:50:00Z" w:initials="KC">
    <w:p w14:paraId="00360759" w14:textId="77777777" w:rsidR="00355A76" w:rsidRDefault="00355A76" w:rsidP="00355A76">
      <w:r>
        <w:rPr>
          <w:rStyle w:val="CommentReference"/>
        </w:rPr>
        <w:annotationRef/>
      </w:r>
      <w:r>
        <w:rPr>
          <w:color w:val="000000"/>
          <w:sz w:val="20"/>
          <w:szCs w:val="20"/>
        </w:rPr>
        <w:t>Really though the photo article is perfect for this type of citation cause it saws exactly what you are referring too, and even speaks a bit to the specific project</w:t>
      </w:r>
    </w:p>
  </w:comment>
  <w:comment w:id="69" w:author="Kieran Cox" w:date="2024-03-21T16:59:00Z" w:initials="KC">
    <w:p w14:paraId="089269FA" w14:textId="4A80DD93" w:rsidR="008D04B8" w:rsidRDefault="008D04B8"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8D04B8" w:rsidRDefault="008D04B8" w:rsidP="008D04B8"/>
    <w:p w14:paraId="6CE554D0" w14:textId="77777777" w:rsidR="008D04B8" w:rsidRDefault="008D04B8" w:rsidP="008D04B8">
      <w:r>
        <w:rPr>
          <w:color w:val="000000"/>
          <w:sz w:val="20"/>
          <w:szCs w:val="20"/>
        </w:rPr>
        <w:t>Dealers choice if you want to include species names here but it looks like you use them elsewhere</w:t>
      </w:r>
    </w:p>
  </w:comment>
  <w:comment w:id="70" w:author="Kieran Cox" w:date="2024-03-21T17:00:00Z" w:initials="KC">
    <w:p w14:paraId="5A7BDEEF" w14:textId="77777777" w:rsidR="008D04B8" w:rsidRDefault="008D04B8" w:rsidP="008D04B8">
      <w:r>
        <w:rPr>
          <w:rStyle w:val="CommentReference"/>
        </w:rPr>
        <w:annotationRef/>
      </w:r>
      <w:r>
        <w:rPr>
          <w:color w:val="000000"/>
          <w:sz w:val="20"/>
          <w:szCs w:val="20"/>
        </w:rPr>
        <w:t xml:space="preserve">could go to variation in ammonium, or just Among Site (meso-scale) Ammonium </w:t>
      </w:r>
    </w:p>
  </w:comment>
  <w:comment w:id="71" w:author="Kieran Cox" w:date="2024-03-22T08:41:00Z" w:initials="KC">
    <w:p w14:paraId="78B0E8B8" w14:textId="77777777" w:rsidR="001D7BE9" w:rsidRDefault="001D7BE9"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72" w:author="Kieran Cox" w:date="2024-03-21T17:01:00Z" w:initials="KC">
    <w:p w14:paraId="7A82F56B" w14:textId="7D96C9DB" w:rsidR="008D04B8" w:rsidRDefault="008D04B8"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73" w:author="Em Lim" w:date="2024-02-15T16:46:00Z" w:initials="EL">
    <w:p w14:paraId="01CE0AB7" w14:textId="14C6053A" w:rsidR="00AA20C8" w:rsidRDefault="00AA20C8" w:rsidP="00EF0CFA">
      <w:pPr>
        <w:pStyle w:val="CommentText"/>
      </w:pPr>
      <w:r>
        <w:rPr>
          <w:rStyle w:val="CommentReference"/>
        </w:rPr>
        <w:annotationRef/>
      </w:r>
      <w:r>
        <w:t>There’s gotta be a better way to say this.</w:t>
      </w:r>
    </w:p>
    <w:p w14:paraId="68E04432" w14:textId="77777777" w:rsidR="00AA20C8" w:rsidRDefault="00AA20C8" w:rsidP="00EF0CFA">
      <w:pPr>
        <w:pStyle w:val="CommentText"/>
      </w:pPr>
    </w:p>
    <w:p w14:paraId="5936E5AB" w14:textId="587DB046" w:rsidR="00AA20C8" w:rsidRDefault="00AA20C8" w:rsidP="00EF0CFA">
      <w:pPr>
        <w:pStyle w:val="CommentText"/>
      </w:pPr>
      <w:r>
        <w:t>2021 last week of April – first week may</w:t>
      </w:r>
    </w:p>
    <w:p w14:paraId="2A15B90C" w14:textId="77777777" w:rsidR="00AA20C8" w:rsidRDefault="00AA20C8" w:rsidP="00EF0CFA">
      <w:pPr>
        <w:pStyle w:val="CommentText"/>
      </w:pPr>
      <w:r>
        <w:t>2022 = last two weeks of April</w:t>
      </w:r>
    </w:p>
    <w:p w14:paraId="11908A72" w14:textId="1E68D8BA" w:rsidR="00AA20C8" w:rsidRDefault="00AA20C8" w:rsidP="00EF0CFA">
      <w:pPr>
        <w:pStyle w:val="CommentText"/>
      </w:pPr>
      <w:r>
        <w:t>2023 = mid may</w:t>
      </w:r>
    </w:p>
  </w:comment>
  <w:comment w:id="74" w:author="Kieran Cox" w:date="2024-03-21T17:11:00Z" w:initials="KC">
    <w:p w14:paraId="6B5B7AEE" w14:textId="77777777" w:rsidR="00CE1DE8" w:rsidRDefault="00CE1DE8" w:rsidP="00CE1DE8">
      <w:r>
        <w:rPr>
          <w:rStyle w:val="CommentReference"/>
        </w:rPr>
        <w:annotationRef/>
      </w:r>
      <w:r>
        <w:rPr>
          <w:sz w:val="20"/>
          <w:szCs w:val="20"/>
        </w:rPr>
        <w:t>I would just Zoom out and talk about the date range, that the studies span, something like, from the end of April to mid-May. Or make it a stand-alone statement</w:t>
      </w:r>
      <w:r>
        <w:rPr>
          <w:sz w:val="20"/>
          <w:szCs w:val="20"/>
        </w:rPr>
        <w:cr/>
      </w:r>
      <w:r>
        <w:rPr>
          <w:sz w:val="20"/>
          <w:szCs w:val="20"/>
        </w:rPr>
        <w:cr/>
        <w:t xml:space="preserve">BMSC. Each site was surveyed between the end of April and middle of May for three years (2021-2023), with all annual surveys occurring within 2 weeks of each other. </w:t>
      </w:r>
      <w:r>
        <w:rPr>
          <w:sz w:val="20"/>
          <w:szCs w:val="20"/>
        </w:rPr>
        <w:cr/>
      </w:r>
      <w:r>
        <w:rPr>
          <w:sz w:val="20"/>
          <w:szCs w:val="20"/>
        </w:rPr>
        <w:cr/>
      </w:r>
      <w:r>
        <w:rPr>
          <w:sz w:val="20"/>
          <w:szCs w:val="20"/>
        </w:rPr>
        <w:cr/>
      </w:r>
    </w:p>
  </w:comment>
  <w:comment w:id="75" w:author="Kieran Cox" w:date="2024-03-22T07:50:00Z" w:initials="KC">
    <w:p w14:paraId="2C343657" w14:textId="77777777" w:rsidR="00355A76" w:rsidRDefault="00355A76" w:rsidP="00355A76">
      <w:r>
        <w:rPr>
          <w:rStyle w:val="CommentReference"/>
        </w:rPr>
        <w:annotationRef/>
      </w:r>
      <w:r>
        <w:rPr>
          <w:color w:val="000000"/>
          <w:sz w:val="20"/>
          <w:szCs w:val="20"/>
        </w:rPr>
        <w:t xml:space="preserve">I mentioned on the table that this could go to supplemental cause it’s a long table, not vital to the main manuscript, and will impact journal options and formatting </w:t>
      </w:r>
    </w:p>
  </w:comment>
  <w:comment w:id="78" w:author="Kieran Cox" w:date="2024-03-22T07:51:00Z" w:initials="KC">
    <w:p w14:paraId="0D4D4846" w14:textId="77777777" w:rsidR="00355A76" w:rsidRDefault="00355A7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79" w:author="Kieran Cox" w:date="2024-03-22T08:44:00Z" w:initials="KC">
    <w:p w14:paraId="0891B066" w14:textId="77777777" w:rsidR="001D7BE9" w:rsidRDefault="001D7BE9" w:rsidP="001D7BE9">
      <w:r>
        <w:rPr>
          <w:rStyle w:val="CommentReference"/>
        </w:rPr>
        <w:annotationRef/>
      </w:r>
      <w:r>
        <w:rPr>
          <w:color w:val="000000"/>
          <w:sz w:val="20"/>
          <w:szCs w:val="20"/>
        </w:rPr>
        <w:t>I don’t love the placement but this could be a spot to add ‘benthic’ to paint the picture of the difference between the surveys</w:t>
      </w:r>
    </w:p>
  </w:comment>
  <w:comment w:id="80" w:author="Kieran Cox" w:date="2024-03-22T08:44:00Z" w:initials="KC">
    <w:p w14:paraId="067E12EE" w14:textId="77777777" w:rsidR="001D7BE9" w:rsidRDefault="001D7BE9" w:rsidP="001D7BE9">
      <w:r>
        <w:rPr>
          <w:rStyle w:val="CommentReference"/>
        </w:rPr>
        <w:annotationRef/>
      </w:r>
      <w:r>
        <w:rPr>
          <w:color w:val="000000"/>
          <w:sz w:val="20"/>
          <w:szCs w:val="20"/>
        </w:rPr>
        <w:t>alt: samples at 0, 25, and 50 m along the transect at …</w:t>
      </w:r>
    </w:p>
  </w:comment>
  <w:comment w:id="81" w:author="Kieran Cox" w:date="2024-03-22T08:46:00Z" w:initials="KC">
    <w:p w14:paraId="005215D3" w14:textId="77777777" w:rsidR="001D7BE9" w:rsidRDefault="001D7BE9"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83" w:author="Isabelle Cote" w:date="2024-02-07T14:32:00Z" w:initials="IC">
    <w:p w14:paraId="39119A83" w14:textId="47764534" w:rsidR="00AA20C8" w:rsidRDefault="00AA20C8" w:rsidP="00895C86">
      <w:pPr>
        <w:pStyle w:val="CommentText"/>
      </w:pPr>
      <w:r>
        <w:rPr>
          <w:rStyle w:val="CommentReference"/>
        </w:rPr>
        <w:annotationRef/>
      </w:r>
      <w:r>
        <w:t>The reviewers might wonder about the change and whether it had an impact on the results</w:t>
      </w:r>
    </w:p>
  </w:comment>
  <w:comment w:id="84" w:author="Kieran Cox" w:date="2024-03-22T08:48:00Z" w:initials="KC">
    <w:p w14:paraId="40ACD5F1" w14:textId="77777777" w:rsidR="001D7BE9" w:rsidRDefault="001D7BE9"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85" w:author="Kieran Cox" w:date="2024-03-22T08:52:00Z" w:initials="KC">
    <w:p w14:paraId="418CC82A" w14:textId="77777777" w:rsidR="001D7BE9" w:rsidRDefault="001D7BE9" w:rsidP="001D7BE9">
      <w:r>
        <w:rPr>
          <w:rStyle w:val="CommentReference"/>
        </w:rPr>
        <w:annotationRef/>
      </w:r>
      <w:r>
        <w:rPr>
          <w:color w:val="000000"/>
          <w:sz w:val="20"/>
          <w:szCs w:val="20"/>
        </w:rPr>
        <w:t>alt way to say this that I think is a bit more clear that you are getting to site level values, and aligns more with the writing style you have used throughout this paragraph</w:t>
      </w:r>
    </w:p>
    <w:p w14:paraId="50E7D7E3" w14:textId="77777777" w:rsidR="001D7BE9" w:rsidRDefault="001D7BE9" w:rsidP="001D7BE9"/>
    <w:p w14:paraId="6951F721" w14:textId="77777777" w:rsidR="001D7BE9" w:rsidRDefault="001D7BE9" w:rsidP="001D7BE9">
      <w:r>
        <w:rPr>
          <w:color w:val="000000"/>
          <w:sz w:val="20"/>
          <w:szCs w:val="20"/>
        </w:rPr>
        <w:t xml:space="preserve">The three NH4+ samples collected during each survey were averaged to determine the mean NH4+ concentration for each site. </w:t>
      </w:r>
    </w:p>
    <w:p w14:paraId="08829AC3" w14:textId="77777777" w:rsidR="001D7BE9" w:rsidRDefault="001D7BE9" w:rsidP="001D7BE9"/>
    <w:p w14:paraId="60C8F7AC" w14:textId="77777777" w:rsidR="001D7BE9" w:rsidRDefault="001D7BE9" w:rsidP="001D7BE9"/>
  </w:comment>
  <w:comment w:id="86" w:author="Kieran Cox" w:date="2024-03-22T08:53:00Z" w:initials="KC">
    <w:p w14:paraId="05D16676" w14:textId="77777777" w:rsidR="00E31706" w:rsidRDefault="00E31706" w:rsidP="00E31706">
      <w:r>
        <w:rPr>
          <w:rStyle w:val="CommentReference"/>
        </w:rPr>
        <w:annotationRef/>
      </w:r>
      <w:r>
        <w:rPr>
          <w:color w:val="000000"/>
          <w:sz w:val="20"/>
          <w:szCs w:val="20"/>
        </w:rPr>
        <w:t>If you want to dump some of your methods/protocol text in the supplemental you def can, but if that sounds like a hassle you are likely save to cite methods papers after the previous statements</w:t>
      </w:r>
    </w:p>
  </w:comment>
  <w:comment w:id="87" w:author="Kieran Cox" w:date="2024-03-22T08:54:00Z" w:initials="KC">
    <w:p w14:paraId="72C06CB9" w14:textId="77777777" w:rsidR="00E31706" w:rsidRDefault="00E31706" w:rsidP="00E31706">
      <w:r>
        <w:rPr>
          <w:rStyle w:val="CommentReference"/>
        </w:rPr>
        <w:annotationRef/>
      </w:r>
      <w:r>
        <w:rPr>
          <w:color w:val="000000"/>
          <w:sz w:val="20"/>
          <w:szCs w:val="20"/>
        </w:rPr>
        <w:t>same point as above, re-assigning the variation to something or zooming out and focusing on “Within-Site (Small-Scale) Surveys”</w:t>
      </w:r>
    </w:p>
  </w:comment>
  <w:comment w:id="88" w:author="Kieran Cox" w:date="2024-03-22T08:55:00Z" w:initials="KC">
    <w:p w14:paraId="64211845" w14:textId="77777777" w:rsidR="00E31706" w:rsidRDefault="00E31706"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89" w:author="Kieran Cox" w:date="2024-03-22T08:55:00Z" w:initials="KC">
    <w:p w14:paraId="295B0F72" w14:textId="77777777" w:rsidR="00E31706" w:rsidRDefault="00E31706" w:rsidP="00E31706">
      <w:r>
        <w:rPr>
          <w:rStyle w:val="CommentReference"/>
        </w:rPr>
        <w:annotationRef/>
      </w:r>
      <w:r>
        <w:rPr>
          <w:color w:val="000000"/>
          <w:sz w:val="20"/>
          <w:szCs w:val="20"/>
        </w:rPr>
        <w:t>same note about this being a supplemental table</w:t>
      </w:r>
    </w:p>
  </w:comment>
  <w:comment w:id="90" w:author="Kieran Cox" w:date="2024-03-22T08:56:00Z" w:initials="KC">
    <w:p w14:paraId="484119F8" w14:textId="77777777" w:rsidR="00E31706" w:rsidRDefault="00E31706" w:rsidP="00E31706">
      <w:r>
        <w:rPr>
          <w:rStyle w:val="CommentReference"/>
        </w:rPr>
        <w:annotationRef/>
      </w:r>
      <w:r>
        <w:rPr>
          <w:color w:val="000000"/>
          <w:sz w:val="20"/>
          <w:szCs w:val="20"/>
        </w:rPr>
        <w:t xml:space="preserve">option to include species names here, but it’s personal preference, if you include, brace for a discussion on what species name you use for giant kelp :) </w:t>
      </w:r>
    </w:p>
  </w:comment>
  <w:comment w:id="91" w:author="Kieran Cox" w:date="2024-03-22T08:58:00Z" w:initials="KC">
    <w:p w14:paraId="05173C13" w14:textId="77777777" w:rsidR="00E31706" w:rsidRDefault="00E31706" w:rsidP="00E31706">
      <w:r>
        <w:rPr>
          <w:rStyle w:val="CommentReference"/>
        </w:rPr>
        <w:annotationRef/>
      </w:r>
      <w:r>
        <w:rPr>
          <w:color w:val="000000"/>
          <w:sz w:val="20"/>
          <w:szCs w:val="20"/>
        </w:rPr>
        <w:t>optional revision to reduce the length of the sentence</w:t>
      </w:r>
    </w:p>
    <w:p w14:paraId="67686ACF" w14:textId="77777777" w:rsidR="00E31706" w:rsidRDefault="00E31706" w:rsidP="00E31706">
      <w:r>
        <w:rPr>
          <w:color w:val="000000"/>
          <w:sz w:val="20"/>
          <w:szCs w:val="20"/>
        </w:rPr>
        <w:t>… divers used the RLS protocol to survey fish and invertebrate communities along…</w:t>
      </w:r>
    </w:p>
    <w:p w14:paraId="2F81FBD2" w14:textId="77777777" w:rsidR="00E31706" w:rsidRDefault="00E31706" w:rsidP="00E31706"/>
  </w:comment>
  <w:comment w:id="93" w:author="Kieran Cox" w:date="2024-03-22T08:59:00Z" w:initials="KC">
    <w:p w14:paraId="0309C649" w14:textId="77777777" w:rsidR="00E31706" w:rsidRDefault="00E31706" w:rsidP="00E31706">
      <w:r>
        <w:rPr>
          <w:rStyle w:val="CommentReference"/>
        </w:rPr>
        <w:annotationRef/>
      </w:r>
      <w:r>
        <w:rPr>
          <w:color w:val="000000"/>
          <w:sz w:val="20"/>
          <w:szCs w:val="20"/>
        </w:rPr>
        <w:t>alt: Divers then…</w:t>
      </w:r>
    </w:p>
  </w:comment>
  <w:comment w:id="94" w:author="Em Lim" w:date="2024-02-02T10:43:00Z" w:initials="EL">
    <w:p w14:paraId="02CC6045" w14:textId="60F9E5FE" w:rsidR="00AA20C8" w:rsidRDefault="00AA20C8">
      <w:pPr>
        <w:pStyle w:val="CommentText"/>
      </w:pPr>
      <w:r>
        <w:rPr>
          <w:rStyle w:val="CommentReference"/>
        </w:rPr>
        <w:annotationRef/>
      </w:r>
      <w:r>
        <w:t>Claire, can you confirm? The density calculations indicate it was a 1 x 5 rectangle but one of your old methods protocols said 2 x 5.</w:t>
      </w:r>
    </w:p>
  </w:comment>
  <w:comment w:id="95" w:author="Kieran Cox" w:date="2024-03-22T09:01:00Z" w:initials="KC">
    <w:p w14:paraId="52A5CFE4" w14:textId="77777777" w:rsidR="00E31706" w:rsidRDefault="00E31706"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96" w:author="Kieran Cox" w:date="2024-03-22T09:08:00Z" w:initials="KC">
    <w:p w14:paraId="14EE1D82" w14:textId="77777777" w:rsidR="00280722" w:rsidRDefault="00280722" w:rsidP="00280722">
      <w:r>
        <w:rPr>
          <w:rStyle w:val="CommentReference"/>
        </w:rPr>
        <w:annotationRef/>
      </w:r>
      <w:r>
        <w:rPr>
          <w:color w:val="000000"/>
          <w:sz w:val="20"/>
          <w:szCs w:val="20"/>
        </w:rPr>
        <w:t>may need to mention kelp area here so it’s clear</w:t>
      </w:r>
    </w:p>
  </w:comment>
  <w:comment w:id="97" w:author="Kieran Cox" w:date="2024-03-22T09:07:00Z" w:initials="KC">
    <w:p w14:paraId="423CCB11" w14:textId="12758D06" w:rsidR="00280722" w:rsidRDefault="00280722" w:rsidP="00280722">
      <w:r>
        <w:rPr>
          <w:rStyle w:val="CommentReference"/>
        </w:rPr>
        <w:annotationRef/>
      </w:r>
      <w:r>
        <w:rPr>
          <w:color w:val="000000"/>
          <w:sz w:val="20"/>
          <w:szCs w:val="20"/>
        </w:rPr>
        <w:t xml:space="preserve">I think this has to come before the previous statement for it to be clear how you got to forest biomass, but where it should go isn’t super clear because you have a good flow of density to length to biomass, so perhaps it could go before “next we ran…” with a possible revisions being, </w:t>
      </w:r>
    </w:p>
    <w:p w14:paraId="31472012" w14:textId="77777777" w:rsidR="00280722" w:rsidRDefault="00280722" w:rsidP="00280722"/>
    <w:p w14:paraId="10A624AA" w14:textId="77777777" w:rsidR="00280722" w:rsidRDefault="00280722" w:rsidP="00280722">
      <w:r>
        <w:rPr>
          <w:color w:val="000000"/>
          <w:sz w:val="20"/>
          <w:szCs w:val="20"/>
        </w:rPr>
        <w:t xml:space="preserve">… protocol as above. We estimated the total forest area following the RLS dives by swimming around the forest’s perimeter on the surface with a </w:t>
      </w:r>
      <w:r>
        <w:rPr>
          <w:color w:val="000000"/>
          <w:sz w:val="20"/>
          <w:szCs w:val="20"/>
          <w:highlight w:val="yellow"/>
        </w:rPr>
        <w:t>Garmin GPS(?)</w:t>
      </w:r>
      <w:r>
        <w:rPr>
          <w:color w:val="000000"/>
          <w:sz w:val="20"/>
          <w:szCs w:val="20"/>
        </w:rPr>
        <w:t xml:space="preserve">. Divers then ran… </w:t>
      </w:r>
    </w:p>
    <w:p w14:paraId="43CA53FA" w14:textId="77777777" w:rsidR="00280722" w:rsidRDefault="00280722" w:rsidP="00280722"/>
  </w:comment>
  <w:comment w:id="98" w:author="Em Lim" w:date="2024-02-15T16:49:00Z" w:initials="EL">
    <w:p w14:paraId="53EF394E" w14:textId="3A1B674C" w:rsidR="00AA20C8" w:rsidRDefault="00AA20C8">
      <w:pPr>
        <w:pStyle w:val="CommentText"/>
      </w:pPr>
      <w:r>
        <w:rPr>
          <w:rStyle w:val="CommentReference"/>
        </w:rPr>
        <w:annotationRef/>
      </w:r>
      <w:r>
        <w:t xml:space="preserve">Sample depths ranged from 0.7 – 5 m deep, but each pair was collected at the same depth </w:t>
      </w:r>
    </w:p>
  </w:comment>
  <w:comment w:id="99" w:author="Kieran Cox" w:date="2024-03-22T09:12:00Z" w:initials="KC">
    <w:p w14:paraId="5E22F52C" w14:textId="77777777" w:rsidR="00280722" w:rsidRDefault="00280722" w:rsidP="00280722">
      <w:r>
        <w:rPr>
          <w:rStyle w:val="CommentReference"/>
        </w:rPr>
        <w:annotationRef/>
      </w:r>
      <w:r>
        <w:rPr>
          <w:color w:val="000000"/>
          <w:sz w:val="20"/>
          <w:szCs w:val="20"/>
        </w:rPr>
        <w:t>The distances between these collections seems important so perhaps make it it’s own sentence via something like</w:t>
      </w:r>
    </w:p>
    <w:p w14:paraId="7E2479DD" w14:textId="77777777" w:rsidR="00280722" w:rsidRDefault="00280722" w:rsidP="00280722"/>
    <w:p w14:paraId="58640E2B" w14:textId="77777777" w:rsidR="00280722" w:rsidRDefault="00280722" w:rsidP="00280722">
      <w:r>
        <w:rPr>
          <w:color w:val="000000"/>
          <w:sz w:val="20"/>
          <w:szCs w:val="20"/>
        </w:rPr>
        <w:t xml:space="preserve">Three paired NH₄⁺ collections occur at each site, each of which was 5 m apart along the transect. </w:t>
      </w:r>
    </w:p>
    <w:p w14:paraId="36D591B8" w14:textId="77777777" w:rsidR="00280722" w:rsidRDefault="00280722" w:rsidP="00280722"/>
  </w:comment>
  <w:comment w:id="100" w:author="Kieran Cox" w:date="2024-03-22T09:18:00Z" w:initials="KC">
    <w:p w14:paraId="6D82474F" w14:textId="77777777" w:rsidR="000047C1" w:rsidRDefault="000047C1" w:rsidP="000047C1">
      <w:r>
        <w:rPr>
          <w:rStyle w:val="CommentReference"/>
        </w:rPr>
        <w:annotationRef/>
      </w:r>
      <w:r>
        <w:rPr>
          <w:sz w:val="20"/>
          <w:szCs w:val="20"/>
        </w:rPr>
        <w:t>The n= 3 pairs seems to come within an explanation so you could combine it with the next statement via</w:t>
      </w:r>
    </w:p>
    <w:p w14:paraId="39F69577" w14:textId="77777777" w:rsidR="000047C1" w:rsidRDefault="000047C1" w:rsidP="000047C1"/>
    <w:p w14:paraId="43D0C222" w14:textId="77777777" w:rsidR="000047C1" w:rsidRDefault="000047C1" w:rsidP="000047C1">
      <w:r>
        <w:rPr>
          <w:sz w:val="20"/>
          <w:szCs w:val="20"/>
        </w:rPr>
        <w:t xml:space="preserve">Three paired NH₄⁺ collections occur at each site, which matched </w:t>
      </w:r>
      <w:r>
        <w:rPr>
          <w:color w:val="000000"/>
          <w:sz w:val="20"/>
          <w:szCs w:val="20"/>
        </w:rPr>
        <w:t>the first three kelp density, biomass, and canopy height transects</w:t>
      </w:r>
      <w:r>
        <w:rPr>
          <w:sz w:val="20"/>
          <w:szCs w:val="20"/>
        </w:rPr>
        <w:t xml:space="preserve">. </w:t>
      </w:r>
    </w:p>
    <w:p w14:paraId="3AB46C44" w14:textId="77777777" w:rsidR="000047C1" w:rsidRDefault="000047C1" w:rsidP="000047C1">
      <w:r>
        <w:rPr>
          <w:sz w:val="20"/>
          <w:szCs w:val="20"/>
        </w:rPr>
        <w:t>OR</w:t>
      </w:r>
    </w:p>
    <w:p w14:paraId="406B3089" w14:textId="77777777" w:rsidR="000047C1" w:rsidRDefault="000047C1" w:rsidP="000047C1">
      <w:r>
        <w:rPr>
          <w:sz w:val="20"/>
          <w:szCs w:val="20"/>
        </w:rPr>
        <w:t>Three paired NH₄⁺ collections occur at each site, which were spaced 5 m apart by matching them with the</w:t>
      </w:r>
      <w:r>
        <w:rPr>
          <w:color w:val="000000"/>
          <w:sz w:val="20"/>
          <w:szCs w:val="20"/>
        </w:rPr>
        <w:t xml:space="preserve"> first three kelp density, biomass, and canopy height transects</w:t>
      </w:r>
      <w:r>
        <w:rPr>
          <w:sz w:val="20"/>
          <w:szCs w:val="20"/>
        </w:rPr>
        <w:t xml:space="preserve">. </w:t>
      </w:r>
    </w:p>
  </w:comment>
  <w:comment w:id="101" w:author="Kieran Cox" w:date="2024-03-22T09:19:00Z" w:initials="KC">
    <w:p w14:paraId="18CEBB1D" w14:textId="77777777" w:rsidR="000047C1" w:rsidRDefault="000047C1" w:rsidP="000047C1">
      <w:r>
        <w:rPr>
          <w:rStyle w:val="CommentReference"/>
        </w:rPr>
        <w:annotationRef/>
      </w:r>
      <w:r>
        <w:rPr>
          <w:color w:val="000000"/>
          <w:sz w:val="20"/>
          <w:szCs w:val="20"/>
        </w:rPr>
        <w:t xml:space="preserve">alt: for creating OR to use for creating… </w:t>
      </w:r>
    </w:p>
  </w:comment>
  <w:comment w:id="102" w:author="Kieran Cox" w:date="2024-03-22T09:25:00Z" w:initials="KC">
    <w:p w14:paraId="6241F8BC" w14:textId="77777777" w:rsidR="00526E5E" w:rsidRDefault="00526E5E" w:rsidP="00526E5E">
      <w:r>
        <w:rPr>
          <w:rStyle w:val="CommentReference"/>
        </w:rPr>
        <w:annotationRef/>
      </w:r>
      <w:r>
        <w:rPr>
          <w:color w:val="000000"/>
          <w:sz w:val="20"/>
          <w:szCs w:val="20"/>
        </w:rPr>
        <w:t>I can’t seem to follow what this means. Will folks that know this method better then me (ahh so anyone) get it?</w:t>
      </w:r>
    </w:p>
  </w:comment>
  <w:comment w:id="103" w:author="Kieran Cox" w:date="2024-03-22T09:27:00Z" w:initials="KC">
    <w:p w14:paraId="71120E43" w14:textId="77777777" w:rsidR="00526E5E" w:rsidRDefault="00526E5E" w:rsidP="00526E5E">
      <w:r>
        <w:rPr>
          <w:rStyle w:val="CommentReference"/>
        </w:rPr>
        <w:annotationRef/>
      </w:r>
      <w:r>
        <w:rPr>
          <w:color w:val="000000"/>
          <w:sz w:val="20"/>
          <w:szCs w:val="20"/>
        </w:rPr>
        <w:t xml:space="preserve">alt: </w:t>
      </w:r>
    </w:p>
    <w:p w14:paraId="1DABC380" w14:textId="77777777" w:rsidR="00526E5E" w:rsidRDefault="00526E5E" w:rsidP="00526E5E">
      <w:r>
        <w:rPr>
          <w:color w:val="000000"/>
          <w:sz w:val="20"/>
          <w:szCs w:val="20"/>
        </w:rPr>
        <w:t>paired inside and outside of the kelp NH4 sample…</w:t>
      </w:r>
    </w:p>
  </w:comment>
  <w:comment w:id="107" w:author="Kieran Cox" w:date="2024-03-22T09:37:00Z" w:initials="KC">
    <w:p w14:paraId="66073DB6" w14:textId="77777777" w:rsidR="00517C1E" w:rsidRDefault="00517C1E" w:rsidP="00517C1E">
      <w:r>
        <w:rPr>
          <w:rStyle w:val="CommentReference"/>
        </w:rPr>
        <w:annotationRef/>
      </w:r>
      <w:r>
        <w:rPr>
          <w:color w:val="000000"/>
          <w:sz w:val="20"/>
          <w:szCs w:val="20"/>
        </w:rPr>
        <w:t>slick</w:t>
      </w:r>
    </w:p>
  </w:comment>
  <w:comment w:id="108" w:author="Kieran Cox" w:date="2024-03-22T09:49:00Z" w:initials="KC">
    <w:p w14:paraId="750B71F8" w14:textId="77777777" w:rsidR="00F17ED1" w:rsidRDefault="00F17ED1"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F17ED1" w:rsidRDefault="00F17ED1" w:rsidP="00F17ED1"/>
  </w:comment>
  <w:comment w:id="109" w:author="Kieran Cox" w:date="2024-03-22T09:51:00Z" w:initials="KC">
    <w:p w14:paraId="1507176D" w14:textId="77777777" w:rsidR="00F17ED1" w:rsidRDefault="00F17ED1" w:rsidP="00F17ED1">
      <w:r>
        <w:rPr>
          <w:rStyle w:val="CommentReference"/>
        </w:rPr>
        <w:annotationRef/>
      </w:r>
      <w:r>
        <w:rPr>
          <w:color w:val="000000"/>
          <w:sz w:val="20"/>
          <w:szCs w:val="20"/>
        </w:rPr>
        <w:t>just ping’ing that use use species names here so it’d be good to add them to a few places above for consistency</w:t>
      </w:r>
    </w:p>
  </w:comment>
  <w:comment w:id="110" w:author="Kieran Cox" w:date="2024-03-22T09:52:00Z" w:initials="KC">
    <w:p w14:paraId="1462B7F6" w14:textId="77777777" w:rsidR="00F17ED1" w:rsidRDefault="00F17ED1" w:rsidP="00F17ED1">
      <w:r>
        <w:rPr>
          <w:rStyle w:val="CommentReference"/>
        </w:rPr>
        <w:annotationRef/>
      </w:r>
      <w:r>
        <w:rPr>
          <w:color w:val="000000"/>
          <w:sz w:val="20"/>
          <w:szCs w:val="20"/>
        </w:rPr>
        <w:t>You could add an example here, or include the number of taxa this occurred for to clarify the potential ‘impacts’</w:t>
      </w:r>
    </w:p>
  </w:comment>
  <w:comment w:id="111" w:author="Em Lim" w:date="2024-02-26T12:02:00Z" w:initials="EL">
    <w:p w14:paraId="6FC76E13" w14:textId="4A68C8D7" w:rsidR="00AA20C8" w:rsidRDefault="00AA20C8">
      <w:pPr>
        <w:pStyle w:val="CommentText"/>
      </w:pPr>
      <w:r>
        <w:rPr>
          <w:rStyle w:val="CommentReference"/>
        </w:rPr>
        <w:annotationRef/>
      </w:r>
      <w:r>
        <w:t>?</w:t>
      </w:r>
    </w:p>
  </w:comment>
  <w:comment w:id="112" w:author="Kieran Cox" w:date="2024-03-21T08:01:00Z" w:initials="KC">
    <w:p w14:paraId="46517B72" w14:textId="77777777" w:rsidR="00930939" w:rsidRDefault="00930939" w:rsidP="00930939">
      <w:r>
        <w:rPr>
          <w:rStyle w:val="CommentReference"/>
        </w:rPr>
        <w:annotationRef/>
      </w:r>
      <w:r>
        <w:rPr>
          <w:color w:val="000000"/>
          <w:sz w:val="20"/>
          <w:szCs w:val="20"/>
        </w:rPr>
        <w:t>Alt:</w:t>
      </w:r>
    </w:p>
    <w:p w14:paraId="20C2678B" w14:textId="77777777" w:rsidR="00930939" w:rsidRDefault="00930939" w:rsidP="00930939">
      <w:r>
        <w:rPr>
          <w:color w:val="000000"/>
          <w:sz w:val="20"/>
          <w:szCs w:val="20"/>
        </w:rPr>
        <w:t>Site colour indicates mean ammonium concentration, with darker points having higher concentrations.</w:t>
      </w:r>
    </w:p>
  </w:comment>
  <w:comment w:id="114" w:author="Kieran Cox" w:date="2024-03-21T07:54:00Z" w:initials="KC">
    <w:p w14:paraId="5188AD0A" w14:textId="095B73BD" w:rsidR="00930939" w:rsidRDefault="00930939"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930939" w:rsidRDefault="00930939" w:rsidP="00930939"/>
    <w:p w14:paraId="1F56115F" w14:textId="77777777" w:rsidR="00930939" w:rsidRDefault="00930939" w:rsidP="00930939">
      <w:r>
        <w:rPr>
          <w:color w:val="000000"/>
          <w:sz w:val="20"/>
          <w:szCs w:val="20"/>
        </w:rPr>
        <w:t>If you do this, you may need to move the concentration and site type legend into the map, but it looks like it could fit in the bottom left</w:t>
      </w:r>
    </w:p>
  </w:comment>
  <w:comment w:id="115" w:author="Kieran Cox" w:date="2024-03-21T08:02:00Z" w:initials="KC">
    <w:p w14:paraId="097F1C04" w14:textId="77777777" w:rsidR="00930939" w:rsidRDefault="00930939"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116" w:author="Kieran Cox" w:date="2024-03-21T08:03:00Z" w:initials="KC">
    <w:p w14:paraId="6248F20C" w14:textId="77777777" w:rsidR="00930939" w:rsidRDefault="00930939"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117" w:author="Kieran Cox" w:date="2024-03-21T08:07:00Z" w:initials="KC">
    <w:p w14:paraId="0ADB0963" w14:textId="77777777" w:rsidR="00805704" w:rsidRDefault="00805704"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805704" w:rsidRDefault="00805704" w:rsidP="00805704">
      <w:r>
        <w:rPr>
          <w:color w:val="000000"/>
          <w:sz w:val="20"/>
          <w:szCs w:val="20"/>
        </w:rPr>
        <w:t xml:space="preserve">Perhaps something like, </w:t>
      </w:r>
    </w:p>
    <w:p w14:paraId="7F721B6E" w14:textId="77777777" w:rsidR="00805704" w:rsidRDefault="00805704" w:rsidP="00805704">
      <w:r>
        <w:rPr>
          <w:color w:val="000000"/>
          <w:sz w:val="20"/>
          <w:szCs w:val="20"/>
        </w:rPr>
        <w:t>Ecological co-variates of ammonium concretions observed across Barkely Sound, BC. (a)…</w:t>
      </w:r>
    </w:p>
    <w:p w14:paraId="0DB4366E" w14:textId="77777777" w:rsidR="00805704" w:rsidRDefault="00805704" w:rsidP="00805704"/>
  </w:comment>
  <w:comment w:id="118" w:author="Kieran Cox" w:date="2024-03-21T08:10:00Z" w:initials="KC">
    <w:p w14:paraId="685C2B2B" w14:textId="77777777" w:rsidR="00805704" w:rsidRDefault="00805704" w:rsidP="00805704">
      <w:r>
        <w:rPr>
          <w:rStyle w:val="CommentReference"/>
        </w:rPr>
        <w:annotationRef/>
      </w:r>
      <w:r>
        <w:rPr>
          <w:color w:val="000000"/>
          <w:sz w:val="20"/>
          <w:szCs w:val="20"/>
        </w:rPr>
        <w:t xml:space="preserve">I don’t think it matters but given the modeling approach you used below to remove the intercept value, if I was reviewing this I may ask why you didn’t do that here or suggest that you do, but I don’t think this is vital to address before submitting </w:t>
      </w:r>
    </w:p>
  </w:comment>
  <w:comment w:id="119" w:author="Kieran Cox" w:date="2024-03-21T09:11:00Z" w:initials="KC">
    <w:p w14:paraId="5A24C090" w14:textId="77777777" w:rsidR="00406F74" w:rsidRDefault="00406F74" w:rsidP="00406F74">
      <w:r>
        <w:rPr>
          <w:rStyle w:val="CommentReference"/>
        </w:rPr>
        <w:annotationRef/>
      </w:r>
      <w:r>
        <w:rPr>
          <w:color w:val="000000"/>
          <w:sz w:val="20"/>
          <w:szCs w:val="20"/>
        </w:rPr>
        <w:t xml:space="preserve">Same comment as the previous figure about adding more of a topic sentence to the front end of this </w:t>
      </w:r>
    </w:p>
  </w:comment>
  <w:comment w:id="120" w:author="Kieran Cox" w:date="2024-03-21T09:10:00Z" w:initials="KC">
    <w:p w14:paraId="44163916" w14:textId="173C0666" w:rsidR="00406F74" w:rsidRDefault="00406F74"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406F74" w:rsidRDefault="00406F74" w:rsidP="00406F74"/>
    <w:p w14:paraId="09196CA4" w14:textId="77777777" w:rsidR="00406F74" w:rsidRDefault="00406F74"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92" w:author="Kieran Cox" w:date="2024-03-22T10:06:00Z" w:initials="KC">
    <w:p w14:paraId="6ED83976" w14:textId="77777777" w:rsidR="00F15086" w:rsidRDefault="00F15086"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93" w:author="Kieran Cox" w:date="2024-03-21T10:45:00Z" w:initials="KC">
    <w:p w14:paraId="75E15649" w14:textId="51706D9E" w:rsidR="00E01F00" w:rsidRDefault="00E01F00"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94" w:author="Em Lim" w:date="2024-02-21T17:08:00Z" w:initials="EL">
    <w:p w14:paraId="48CC7B98" w14:textId="3AE49E8A" w:rsidR="00792779" w:rsidRDefault="00792779"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93B3D" w15:done="0"/>
  <w15:commentEx w15:paraId="2A120A59" w15:done="0"/>
  <w15:commentEx w15:paraId="09685482" w15:done="0"/>
  <w15:commentEx w15:paraId="08621BFD" w15:done="0"/>
  <w15:commentEx w15:paraId="4EF384D0" w15:done="0"/>
  <w15:commentEx w15:paraId="01075659" w15:paraIdParent="4EF384D0" w15:done="0"/>
  <w15:commentEx w15:paraId="76EA3621" w15:done="0"/>
  <w15:commentEx w15:paraId="31C2E668" w15:paraIdParent="76EA3621" w15:done="0"/>
  <w15:commentEx w15:paraId="25F04828" w15:done="0"/>
  <w15:commentEx w15:paraId="4B515A0C" w15:done="0"/>
  <w15:commentEx w15:paraId="3B5527CC" w15:done="0"/>
  <w15:commentEx w15:paraId="563821ED"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38DB8008" w15:done="0"/>
  <w15:commentEx w15:paraId="7DE1196E" w15:done="0"/>
  <w15:commentEx w15:paraId="47128156" w15:done="0"/>
  <w15:commentEx w15:paraId="768FB895" w15:done="0"/>
  <w15:commentEx w15:paraId="5D259939" w15:done="0"/>
  <w15:commentEx w15:paraId="3DE0D48A" w15:done="0"/>
  <w15:commentEx w15:paraId="7E67D134" w15:done="0"/>
  <w15:commentEx w15:paraId="0A4FE0AC" w15:done="0"/>
  <w15:commentEx w15:paraId="16B9DBAC" w15:done="0"/>
  <w15:commentEx w15:paraId="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7A692BA4" w15:done="0"/>
  <w15:commentEx w15:paraId="40F76117" w15:paraIdParent="7A692BA4" w15:done="0"/>
  <w15:commentEx w15:paraId="00360759" w15:paraIdParent="7A692BA4" w15:done="0"/>
  <w15:commentEx w15:paraId="6CE554D0" w15:done="0"/>
  <w15:commentEx w15:paraId="5A7BDEEF" w15:done="0"/>
  <w15:commentEx w15:paraId="78B0E8B8" w15:done="0"/>
  <w15:commentEx w15:paraId="7A82F56B" w15:done="0"/>
  <w15:commentEx w15:paraId="11908A72" w15:done="0"/>
  <w15:commentEx w15:paraId="6B5B7AEE" w15:paraIdParent="11908A72" w15:done="0"/>
  <w15:commentEx w15:paraId="2C343657" w15:done="0"/>
  <w15:commentEx w15:paraId="0D4D4846" w15:done="0"/>
  <w15:commentEx w15:paraId="0891B066" w15:done="0"/>
  <w15:commentEx w15:paraId="067E12EE" w15:done="0"/>
  <w15:commentEx w15:paraId="005215D3" w15:done="0"/>
  <w15:commentEx w15:paraId="39119A83" w15:done="0"/>
  <w15:commentEx w15:paraId="40ACD5F1" w15:paraIdParent="39119A83" w15:done="0"/>
  <w15:commentEx w15:paraId="60C8F7AC" w15:done="0"/>
  <w15:commentEx w15:paraId="05D16676" w15:done="0"/>
  <w15:commentEx w15:paraId="72C06CB9" w15:done="0"/>
  <w15:commentEx w15:paraId="64211845" w15:done="0"/>
  <w15:commentEx w15:paraId="295B0F72" w15:done="0"/>
  <w15:commentEx w15:paraId="484119F8" w15:done="0"/>
  <w15:commentEx w15:paraId="2F81FBD2" w15:done="0"/>
  <w15:commentEx w15:paraId="0309C649" w15:done="0"/>
  <w15:commentEx w15:paraId="02CC6045" w15:done="0"/>
  <w15:commentEx w15:paraId="52A5CFE4" w15:paraIdParent="02CC6045" w15:done="0"/>
  <w15:commentEx w15:paraId="14EE1D82" w15:done="0"/>
  <w15:commentEx w15:paraId="43CA53FA" w15:done="0"/>
  <w15:commentEx w15:paraId="53EF394E" w15:done="0"/>
  <w15:commentEx w15:paraId="36D591B8" w15:done="0"/>
  <w15:commentEx w15:paraId="406B3089" w15:done="0"/>
  <w15:commentEx w15:paraId="18CEBB1D" w15:done="0"/>
  <w15:commentEx w15:paraId="6241F8BC" w15:done="0"/>
  <w15:commentEx w15:paraId="1DABC380" w15:done="0"/>
  <w15:commentEx w15:paraId="66073DB6" w15:done="0"/>
  <w15:commentEx w15:paraId="78E7E39F" w15:done="0"/>
  <w15:commentEx w15:paraId="1507176D" w15:done="0"/>
  <w15:commentEx w15:paraId="1462B7F6" w15:done="0"/>
  <w15:commentEx w15:paraId="6FC76E13" w15:done="0"/>
  <w15:commentEx w15:paraId="20C2678B" w15:done="0"/>
  <w15:commentEx w15:paraId="1F56115F" w15:done="0"/>
  <w15:commentEx w15:paraId="097F1C04" w15:paraIdParent="1F56115F" w15:done="0"/>
  <w15:commentEx w15:paraId="6248F20C" w15:paraIdParent="1F56115F" w15:done="0"/>
  <w15:commentEx w15:paraId="0DB4366E" w15:done="0"/>
  <w15:commentEx w15:paraId="685C2B2B"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93B3D" w16cid:durableId="685A84B1"/>
  <w16cid:commentId w16cid:paraId="2A120A59" w16cid:durableId="39BF684E"/>
  <w16cid:commentId w16cid:paraId="09685482" w16cid:durableId="01071313"/>
  <w16cid:commentId w16cid:paraId="08621BFD" w16cid:durableId="66455FEA"/>
  <w16cid:commentId w16cid:paraId="4EF384D0" w16cid:durableId="7F9BCB11"/>
  <w16cid:commentId w16cid:paraId="01075659" w16cid:durableId="48C1687F"/>
  <w16cid:commentId w16cid:paraId="76EA3621" w16cid:durableId="76BE8CD1"/>
  <w16cid:commentId w16cid:paraId="31C2E668" w16cid:durableId="237CB4E2"/>
  <w16cid:commentId w16cid:paraId="25F04828" w16cid:durableId="61178FC4"/>
  <w16cid:commentId w16cid:paraId="4B515A0C" w16cid:durableId="755BF72F"/>
  <w16cid:commentId w16cid:paraId="3B5527CC" w16cid:durableId="204C318A"/>
  <w16cid:commentId w16cid:paraId="563821ED" w16cid:durableId="061E34F6"/>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38DB8008" w16cid:durableId="06DCF60D"/>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7E67D134" w16cid:durableId="5CAB1777"/>
  <w16cid:commentId w16cid:paraId="0A4FE0AC" w16cid:durableId="3C355E6C"/>
  <w16cid:commentId w16cid:paraId="16B9DBAC" w16cid:durableId="6B150E81"/>
  <w16cid:commentId w16cid:paraId="79822A56" w16cid:durableId="46C5D16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7A692BA4" w16cid:durableId="2983295B"/>
  <w16cid:commentId w16cid:paraId="40F76117" w16cid:durableId="66D89A4D"/>
  <w16cid:commentId w16cid:paraId="00360759" w16cid:durableId="2B19DEBD"/>
  <w16cid:commentId w16cid:paraId="6CE554D0" w16cid:durableId="2DDE8B35"/>
  <w16cid:commentId w16cid:paraId="5A7BDEEF" w16cid:durableId="16FFE7A8"/>
  <w16cid:commentId w16cid:paraId="78B0E8B8" w16cid:durableId="31ADB03F"/>
  <w16cid:commentId w16cid:paraId="7A82F56B" w16cid:durableId="1F94C741"/>
  <w16cid:commentId w16cid:paraId="11908A72" w16cid:durableId="2978BE6F"/>
  <w16cid:commentId w16cid:paraId="6B5B7AEE" w16cid:durableId="05BCAD38"/>
  <w16cid:commentId w16cid:paraId="2C343657" w16cid:durableId="77A7F30C"/>
  <w16cid:commentId w16cid:paraId="0D4D4846" w16cid:durableId="571A093A"/>
  <w16cid:commentId w16cid:paraId="0891B066" w16cid:durableId="20B2F648"/>
  <w16cid:commentId w16cid:paraId="067E12EE" w16cid:durableId="2263FC0E"/>
  <w16cid:commentId w16cid:paraId="005215D3" w16cid:durableId="60760F53"/>
  <w16cid:commentId w16cid:paraId="39119A83" w16cid:durableId="4D277808"/>
  <w16cid:commentId w16cid:paraId="40ACD5F1" w16cid:durableId="512776B4"/>
  <w16cid:commentId w16cid:paraId="60C8F7AC" w16cid:durableId="4F7B41B3"/>
  <w16cid:commentId w16cid:paraId="05D16676" w16cid:durableId="60629700"/>
  <w16cid:commentId w16cid:paraId="72C06CB9" w16cid:durableId="1A7CA827"/>
  <w16cid:commentId w16cid:paraId="64211845" w16cid:durableId="7E5E8ED1"/>
  <w16cid:commentId w16cid:paraId="295B0F72" w16cid:durableId="495BE558"/>
  <w16cid:commentId w16cid:paraId="484119F8" w16cid:durableId="407B806F"/>
  <w16cid:commentId w16cid:paraId="2F81FBD2" w16cid:durableId="7C4CF82A"/>
  <w16cid:commentId w16cid:paraId="0309C649" w16cid:durableId="2F3AAFA9"/>
  <w16cid:commentId w16cid:paraId="02CC6045" w16cid:durableId="296745BC"/>
  <w16cid:commentId w16cid:paraId="52A5CFE4" w16cid:durableId="4E9D3511"/>
  <w16cid:commentId w16cid:paraId="14EE1D82" w16cid:durableId="7E8A4EDE"/>
  <w16cid:commentId w16cid:paraId="43CA53FA" w16cid:durableId="1F23C83A"/>
  <w16cid:commentId w16cid:paraId="53EF394E" w16cid:durableId="2978BF19"/>
  <w16cid:commentId w16cid:paraId="36D591B8" w16cid:durableId="12EFE4DB"/>
  <w16cid:commentId w16cid:paraId="406B3089" w16cid:durableId="22EE8084"/>
  <w16cid:commentId w16cid:paraId="18CEBB1D" w16cid:durableId="2740CD5D"/>
  <w16cid:commentId w16cid:paraId="6241F8BC" w16cid:durableId="2DBA9229"/>
  <w16cid:commentId w16cid:paraId="1DABC380" w16cid:durableId="61912D04"/>
  <w16cid:commentId w16cid:paraId="66073DB6" w16cid:durableId="4E18BA24"/>
  <w16cid:commentId w16cid:paraId="78E7E39F" w16cid:durableId="32825E31"/>
  <w16cid:commentId w16cid:paraId="1507176D" w16cid:durableId="09C8CBBA"/>
  <w16cid:commentId w16cid:paraId="1462B7F6" w16cid:durableId="22B005F0"/>
  <w16cid:commentId w16cid:paraId="6FC76E13" w16cid:durableId="2986FC5F"/>
  <w16cid:commentId w16cid:paraId="20C2678B" w16cid:durableId="3BA5F10D"/>
  <w16cid:commentId w16cid:paraId="1F56115F" w16cid:durableId="1B9972EF"/>
  <w16cid:commentId w16cid:paraId="097F1C04" w16cid:durableId="258AFB3A"/>
  <w16cid:commentId w16cid:paraId="6248F20C" w16cid:durableId="05349D56"/>
  <w16cid:commentId w16cid:paraId="0DB4366E" w16cid:durableId="48E58BC0"/>
  <w16cid:commentId w16cid:paraId="685C2B2B" w16cid:durableId="6847EA98"/>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3536F" w14:textId="77777777" w:rsidR="006E54C4" w:rsidRDefault="006E54C4" w:rsidP="009B4C2B">
      <w:r>
        <w:separator/>
      </w:r>
    </w:p>
  </w:endnote>
  <w:endnote w:type="continuationSeparator" w:id="0">
    <w:p w14:paraId="4E8EEF76" w14:textId="77777777" w:rsidR="006E54C4" w:rsidRDefault="006E54C4"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FEA8B" w14:textId="77777777" w:rsidR="006E54C4" w:rsidRDefault="006E54C4" w:rsidP="009B4C2B">
      <w:r>
        <w:separator/>
      </w:r>
    </w:p>
  </w:footnote>
  <w:footnote w:type="continuationSeparator" w:id="0">
    <w:p w14:paraId="55EE286C" w14:textId="77777777" w:rsidR="006E54C4" w:rsidRDefault="006E54C4"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37253530">
    <w:abstractNumId w:val="1"/>
  </w:num>
  <w:num w:numId="2" w16cid:durableId="230241969">
    <w:abstractNumId w:val="2"/>
  </w:num>
  <w:num w:numId="3" w16cid:durableId="638921847">
    <w:abstractNumId w:val="5"/>
  </w:num>
  <w:num w:numId="4" w16cid:durableId="1045711777">
    <w:abstractNumId w:val="0"/>
  </w:num>
  <w:num w:numId="5" w16cid:durableId="1807507248">
    <w:abstractNumId w:val="3"/>
  </w:num>
  <w:num w:numId="6" w16cid:durableId="1050810412">
    <w:abstractNumId w:val="6"/>
  </w:num>
  <w:num w:numId="7" w16cid:durableId="19589476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e Cote">
    <w15:presenceInfo w15:providerId="Windows Live" w15:userId="5e078651ba9eb2b3"/>
  </w15:person>
  <w15:person w15:author="Kieran Cox">
    <w15:presenceInfo w15:providerId="AD" w15:userId="S::kieranc@sfu.ca::b4290085-ec8f-4fe0-8d75-e615e1fa996c"/>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7ED0"/>
    <w:rsid w:val="00245C88"/>
    <w:rsid w:val="0025202D"/>
    <w:rsid w:val="00252E04"/>
    <w:rsid w:val="00253D0A"/>
    <w:rsid w:val="00261545"/>
    <w:rsid w:val="002620AE"/>
    <w:rsid w:val="00263F14"/>
    <w:rsid w:val="0026711E"/>
    <w:rsid w:val="00271E58"/>
    <w:rsid w:val="00280722"/>
    <w:rsid w:val="002840C9"/>
    <w:rsid w:val="00290BF1"/>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665DF"/>
    <w:rsid w:val="003801C9"/>
    <w:rsid w:val="00380F24"/>
    <w:rsid w:val="003859F6"/>
    <w:rsid w:val="00392DBC"/>
    <w:rsid w:val="00397B9C"/>
    <w:rsid w:val="003A204B"/>
    <w:rsid w:val="003B4768"/>
    <w:rsid w:val="003B6CDD"/>
    <w:rsid w:val="003D17AC"/>
    <w:rsid w:val="003E0CA3"/>
    <w:rsid w:val="003E0D14"/>
    <w:rsid w:val="003F627B"/>
    <w:rsid w:val="00405356"/>
    <w:rsid w:val="00406F74"/>
    <w:rsid w:val="0041407D"/>
    <w:rsid w:val="00415C5B"/>
    <w:rsid w:val="00417390"/>
    <w:rsid w:val="004173D2"/>
    <w:rsid w:val="0042306A"/>
    <w:rsid w:val="004253ED"/>
    <w:rsid w:val="004317DC"/>
    <w:rsid w:val="00433289"/>
    <w:rsid w:val="0043787D"/>
    <w:rsid w:val="00437D2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E0538"/>
    <w:rsid w:val="005E0A73"/>
    <w:rsid w:val="005E2C00"/>
    <w:rsid w:val="005E6D58"/>
    <w:rsid w:val="005F0597"/>
    <w:rsid w:val="005F1E8D"/>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2AF"/>
    <w:rsid w:val="008B1EB6"/>
    <w:rsid w:val="008C6BDA"/>
    <w:rsid w:val="008D04B8"/>
    <w:rsid w:val="008E0F38"/>
    <w:rsid w:val="008E62A2"/>
    <w:rsid w:val="008E7707"/>
    <w:rsid w:val="00900E3F"/>
    <w:rsid w:val="00903BFA"/>
    <w:rsid w:val="0091520C"/>
    <w:rsid w:val="00915C04"/>
    <w:rsid w:val="00925056"/>
    <w:rsid w:val="00930939"/>
    <w:rsid w:val="00933A0C"/>
    <w:rsid w:val="009341AA"/>
    <w:rsid w:val="00943023"/>
    <w:rsid w:val="0094446B"/>
    <w:rsid w:val="00946EB9"/>
    <w:rsid w:val="009500AF"/>
    <w:rsid w:val="00950C3D"/>
    <w:rsid w:val="009529BF"/>
    <w:rsid w:val="009569DD"/>
    <w:rsid w:val="009609CF"/>
    <w:rsid w:val="00996C31"/>
    <w:rsid w:val="00997D69"/>
    <w:rsid w:val="00997F39"/>
    <w:rsid w:val="009B18A4"/>
    <w:rsid w:val="009B2BF8"/>
    <w:rsid w:val="009B31A7"/>
    <w:rsid w:val="009B4C2B"/>
    <w:rsid w:val="009C41B4"/>
    <w:rsid w:val="009C4EA4"/>
    <w:rsid w:val="009D6967"/>
    <w:rsid w:val="009E35D0"/>
    <w:rsid w:val="009E3CC4"/>
    <w:rsid w:val="009E6CC7"/>
    <w:rsid w:val="00A01D2A"/>
    <w:rsid w:val="00A05727"/>
    <w:rsid w:val="00A14B41"/>
    <w:rsid w:val="00A15663"/>
    <w:rsid w:val="00A15B36"/>
    <w:rsid w:val="00A213FF"/>
    <w:rsid w:val="00A36A0B"/>
    <w:rsid w:val="00A44D01"/>
    <w:rsid w:val="00A565ED"/>
    <w:rsid w:val="00A7066E"/>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48F7"/>
    <w:rsid w:val="00B01287"/>
    <w:rsid w:val="00B028F9"/>
    <w:rsid w:val="00B047D8"/>
    <w:rsid w:val="00B070A5"/>
    <w:rsid w:val="00B071BE"/>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6691"/>
    <w:rsid w:val="00BB6F7F"/>
    <w:rsid w:val="00BC1B34"/>
    <w:rsid w:val="00BC20AB"/>
    <w:rsid w:val="00BC463D"/>
    <w:rsid w:val="00BD0E57"/>
    <w:rsid w:val="00BD1256"/>
    <w:rsid w:val="00BD1992"/>
    <w:rsid w:val="00BD384B"/>
    <w:rsid w:val="00BE5F43"/>
    <w:rsid w:val="00BF7831"/>
    <w:rsid w:val="00C05930"/>
    <w:rsid w:val="00C05A5A"/>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B029A"/>
    <w:rsid w:val="00DB5A3B"/>
    <w:rsid w:val="00DC0493"/>
    <w:rsid w:val="00DC4A52"/>
    <w:rsid w:val="00DC5B5B"/>
    <w:rsid w:val="00DE151A"/>
    <w:rsid w:val="00DE493D"/>
    <w:rsid w:val="00DE63E7"/>
    <w:rsid w:val="00DF4B83"/>
    <w:rsid w:val="00DF5087"/>
    <w:rsid w:val="00DF59A5"/>
    <w:rsid w:val="00E01F00"/>
    <w:rsid w:val="00E0703E"/>
    <w:rsid w:val="00E12068"/>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B3BC7"/>
    <w:rsid w:val="00EC101B"/>
    <w:rsid w:val="00EC6CAC"/>
    <w:rsid w:val="00ED1C7F"/>
    <w:rsid w:val="00ED5552"/>
    <w:rsid w:val="00EE4634"/>
    <w:rsid w:val="00EE4DBD"/>
    <w:rsid w:val="00EE5DD8"/>
    <w:rsid w:val="00EF0BBA"/>
    <w:rsid w:val="00EF0CFA"/>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essopenarchive.org/doi/full/10.22541/au.168978416.65860153" TargetMode="External"/><Relationship Id="rId7"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techrxiv.org/doi/full/10.22541/au.170664759.90048156" TargetMode="External"/><Relationship Id="rId1" Type="http://schemas.openxmlformats.org/officeDocument/2006/relationships/hyperlink" Target="https://www.nature.com/articles/s41586-023-05833-y" TargetMode="External"/><Relationship Id="rId6" Type="http://schemas.openxmlformats.org/officeDocument/2006/relationships/hyperlink" Target="https://www.frontiersin.org/articles/10.3389/fmars.2022.870308/full" TargetMode="External"/><Relationship Id="rId5" Type="http://schemas.openxmlformats.org/officeDocument/2006/relationships/hyperlink" Target="https://besjournals.onlinelibrary.wiley.com/doi/full/10.1111/1365-2656.13538" TargetMode="External"/><Relationship Id="rId4" Type="http://schemas.openxmlformats.org/officeDocument/2006/relationships/hyperlink" Target="https://www.nature.com/articles/s41467-024-44976-y"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B2390-6F30-2042-8A68-5FD6B44D0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33</Pages>
  <Words>25620</Words>
  <Characters>146038</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Kieran Cox</cp:lastModifiedBy>
  <cp:revision>7</cp:revision>
  <dcterms:created xsi:type="dcterms:W3CDTF">2024-03-15T22:42:00Z</dcterms:created>
  <dcterms:modified xsi:type="dcterms:W3CDTF">2024-03-22T17:29:00Z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id="bMsCzrBy"/&gt;&lt;style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