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commentRangeEnd w:id="0"/>
      <w:r w:rsidR="00315B05">
        <w:rPr>
          <w:rStyle w:val="CommentReference"/>
        </w:rPr>
        <w:commentReference w:id="0"/>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1"/>
      <w:r w:rsidRPr="005F1E8D">
        <w:rPr>
          <w:rFonts w:ascii="Times New Roman" w:hAnsi="Times New Roman" w:cs="Times New Roman"/>
          <w:b/>
          <w:lang w:val="en-CA"/>
        </w:rPr>
        <w:lastRenderedPageBreak/>
        <w:t>Abstract</w:t>
      </w:r>
      <w:commentRangeEnd w:id="1"/>
      <w:r w:rsidR="00CE5810" w:rsidRPr="005F1E8D">
        <w:rPr>
          <w:rStyle w:val="CommentReference"/>
          <w:rFonts w:ascii="Times New Roman" w:hAnsi="Times New Roman" w:cs="Times New Roman"/>
        </w:rPr>
        <w:commentReference w:id="1"/>
      </w:r>
    </w:p>
    <w:p w14:paraId="2FE39DE9" w14:textId="34356EBC" w:rsidR="008307A0" w:rsidRPr="00E53B33" w:rsidRDefault="008307A0" w:rsidP="00B61844">
      <w:pPr>
        <w:spacing w:line="480" w:lineRule="auto"/>
        <w:rPr>
          <w:rFonts w:ascii="Times New Roman" w:eastAsia="Times New Roman" w:hAnsi="Times New Roman" w:cs="Times New Roman"/>
        </w:rPr>
        <w:pPrChange w:id="2" w:author="Isabelle Cote" w:date="2024-07-22T11:42:00Z" w16du:dateUtc="2024-07-22T18:42:00Z">
          <w:pPr>
            <w:spacing w:line="480" w:lineRule="auto"/>
            <w:ind w:firstLine="720"/>
          </w:pPr>
        </w:pPrChange>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commentRangeStart w:id="3"/>
      <w:del w:id="4" w:author="Isabelle Cote" w:date="2024-07-22T11:44:00Z" w16du:dateUtc="2024-07-22T18:44:00Z">
        <w:r w:rsidR="00E53B33" w:rsidRPr="00E53B33" w:rsidDel="00B61844">
          <w:rPr>
            <w:rFonts w:ascii="Times New Roman" w:hAnsi="Times New Roman" w:cs="Times New Roman"/>
            <w:lang w:val="en-CA"/>
          </w:rPr>
          <w:delText xml:space="preserve">examine </w:delText>
        </w:r>
      </w:del>
      <w:ins w:id="5" w:author="Isabelle Cote" w:date="2024-07-22T11:44:00Z" w16du:dateUtc="2024-07-22T18:44:00Z">
        <w:r w:rsidR="00B61844">
          <w:rPr>
            <w:rFonts w:ascii="Times New Roman" w:hAnsi="Times New Roman" w:cs="Times New Roman"/>
            <w:lang w:val="en-CA"/>
          </w:rPr>
          <w:t>assess</w:t>
        </w:r>
      </w:ins>
      <w:commentRangeEnd w:id="3"/>
      <w:ins w:id="6" w:author="Isabelle Cote" w:date="2024-07-22T11:45:00Z" w16du:dateUtc="2024-07-22T18:45:00Z">
        <w:r w:rsidR="00B61844">
          <w:rPr>
            <w:rStyle w:val="CommentReference"/>
          </w:rPr>
          <w:commentReference w:id="3"/>
        </w:r>
        <w:r w:rsidR="00B61844">
          <w:rPr>
            <w:rFonts w:ascii="Times New Roman" w:hAnsi="Times New Roman" w:cs="Times New Roman"/>
            <w:lang w:val="en-CA"/>
          </w:rPr>
          <w:t xml:space="preserve"> the scale</w:t>
        </w:r>
      </w:ins>
      <w:ins w:id="7" w:author="Isabelle Cote" w:date="2024-07-22T11:46:00Z" w16du:dateUtc="2024-07-22T18:46:00Z">
        <w:r w:rsidR="00B61844">
          <w:rPr>
            <w:rFonts w:ascii="Times New Roman" w:hAnsi="Times New Roman" w:cs="Times New Roman"/>
            <w:lang w:val="en-CA"/>
          </w:rPr>
          <w:t xml:space="preserve"> and drivers</w:t>
        </w:r>
      </w:ins>
      <w:ins w:id="8" w:author="Isabelle Cote" w:date="2024-07-22T11:45:00Z" w16du:dateUtc="2024-07-22T18:45:00Z">
        <w:r w:rsidR="00B61844">
          <w:rPr>
            <w:rFonts w:ascii="Times New Roman" w:hAnsi="Times New Roman" w:cs="Times New Roman"/>
            <w:lang w:val="en-CA"/>
          </w:rPr>
          <w:t xml:space="preserve"> of</w:t>
        </w:r>
      </w:ins>
      <w:ins w:id="9" w:author="Isabelle Cote" w:date="2024-07-22T11:44:00Z" w16du:dateUtc="2024-07-22T18:44:00Z">
        <w:r w:rsidR="00B61844" w:rsidRPr="00E53B33">
          <w:rPr>
            <w:rFonts w:ascii="Times New Roman" w:hAnsi="Times New Roman" w:cs="Times New Roman"/>
            <w:lang w:val="en-CA"/>
          </w:rPr>
          <w:t xml:space="preserve"> </w:t>
        </w:r>
      </w:ins>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ins w:id="10" w:author="Isabelle Cote" w:date="2024-07-22T11:43:00Z" w16du:dateUtc="2024-07-22T18:43:00Z">
        <w:r w:rsidR="00B61844">
          <w:rPr>
            <w:rFonts w:ascii="Times New Roman" w:hAnsi="Times New Roman" w:cs="Times New Roman"/>
            <w:lang w:val="en-CA"/>
          </w:rPr>
          <w:t xml:space="preserve"> taxa</w:t>
        </w:r>
      </w:ins>
      <w:del w:id="11" w:author="Isabelle Cote" w:date="2024-07-22T11:43:00Z" w16du:dateUtc="2024-07-22T18:43:00Z">
        <w:r w:rsidR="00E53B33" w:rsidRPr="00E53B33" w:rsidDel="00B61844">
          <w:rPr>
            <w:rFonts w:ascii="Times New Roman" w:hAnsi="Times New Roman" w:cs="Times New Roman"/>
            <w:lang w:val="en-CA"/>
          </w:rPr>
          <w:delText>s</w:delText>
        </w:r>
      </w:del>
      <w:r w:rsidR="00E53B33" w:rsidRPr="00E53B33">
        <w:rPr>
          <w:rFonts w:ascii="Times New Roman" w:hAnsi="Times New Roman" w:cs="Times New Roman"/>
          <w:lang w:val="en-CA"/>
        </w:rPr>
        <w:t xml:space="preserve"> and measured their ammonium excretions at 27 </w:t>
      </w:r>
      <w:ins w:id="12" w:author="Isabelle Cote" w:date="2024-07-22T11:46:00Z" w16du:dateUtc="2024-07-22T18:46:00Z">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ins>
      <w:r w:rsidR="00E53B33" w:rsidRPr="00E53B33">
        <w:rPr>
          <w:rFonts w:ascii="Times New Roman" w:hAnsi="Times New Roman" w:cs="Times New Roman"/>
          <w:lang w:val="en-CA"/>
        </w:rPr>
        <w:t>rocky reefs for three years and 17 kelp forests of varying density for a single 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del w:id="13" w:author="Isabelle Cote" w:date="2024-07-23T12:12:00Z" w16du:dateUtc="2024-07-23T19:12:00Z">
        <w:r w:rsidRPr="005F1E8D" w:rsidDel="00E4531F">
          <w:rPr>
            <w:rFonts w:ascii="Times New Roman" w:hAnsi="Times New Roman" w:cs="Times New Roman"/>
            <w:lang w:val="en-CA"/>
          </w:rPr>
          <w:delText xml:space="preserve">009 </w:delText>
        </w:r>
      </w:del>
      <w:ins w:id="14" w:author="Isabelle Cote" w:date="2024-07-23T12:12:00Z" w16du:dateUtc="2024-07-23T19:12:00Z">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ins>
      <w:r w:rsidRPr="005F1E8D">
        <w:rPr>
          <w:rFonts w:ascii="Times New Roman" w:hAnsi="Times New Roman" w:cs="Times New Roman"/>
          <w:lang w:val="en-CA"/>
        </w:rPr>
        <w:t xml:space="preserve">to 2.5 uM across rocky reefs,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but weakly negative at flood tide. Ammonium was significantly higher within than </w:t>
      </w:r>
      <w:del w:id="15" w:author="Isabelle Cote" w:date="2024-07-22T11:47:00Z" w16du:dateUtc="2024-07-22T18:47:00Z">
        <w:r w:rsidRPr="005F1E8D" w:rsidDel="00B61844">
          <w:rPr>
            <w:rFonts w:ascii="Times New Roman" w:hAnsi="Times New Roman" w:cs="Times New Roman"/>
            <w:lang w:val="en-CA"/>
          </w:rPr>
          <w:delText xml:space="preserve">near </w:delText>
        </w:r>
      </w:del>
      <w:ins w:id="16" w:author="Isabelle Cote" w:date="2024-07-22T11:47:00Z" w16du:dateUtc="2024-07-22T18:47:00Z">
        <w:r w:rsidR="00B61844">
          <w:rPr>
            <w:rFonts w:ascii="Times New Roman" w:hAnsi="Times New Roman" w:cs="Times New Roman"/>
            <w:lang w:val="en-CA"/>
          </w:rPr>
          <w:t>adjacent to</w:t>
        </w:r>
        <w:r w:rsidR="00B61844" w:rsidRPr="005F1E8D">
          <w:rPr>
            <w:rFonts w:ascii="Times New Roman" w:hAnsi="Times New Roman" w:cs="Times New Roman"/>
            <w:lang w:val="en-CA"/>
          </w:rPr>
          <w:t xml:space="preserve"> </w:t>
        </w:r>
      </w:ins>
      <w:r w:rsidRPr="005F1E8D">
        <w:rPr>
          <w:rFonts w:ascii="Times New Roman" w:hAnsi="Times New Roman" w:cs="Times New Roman"/>
          <w:lang w:val="en-CA"/>
        </w:rPr>
        <w:t xml:space="preserve">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del w:id="17" w:author="Isabelle Cote" w:date="2024-07-22T11:47:00Z" w16du:dateUtc="2024-07-22T18:47:00Z">
        <w:r w:rsidR="00F86B25" w:rsidDel="00B61844">
          <w:rPr>
            <w:rFonts w:ascii="Times New Roman" w:hAnsi="Times New Roman" w:cs="Times New Roman"/>
            <w:lang w:val="en-CA"/>
          </w:rPr>
          <w:delText>observed</w:delText>
        </w:r>
        <w:r w:rsidR="00F86B25" w:rsidRPr="005F1E8D" w:rsidDel="00B61844">
          <w:rPr>
            <w:rFonts w:ascii="Times New Roman" w:hAnsi="Times New Roman" w:cs="Times New Roman"/>
            <w:lang w:val="en-CA"/>
          </w:rPr>
          <w:delText xml:space="preserve"> </w:delText>
        </w:r>
      </w:del>
      <w:ins w:id="18" w:author="Isabelle Cote" w:date="2024-07-22T11:47:00Z" w16du:dateUtc="2024-07-22T18:47:00Z">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ins w:id="19" w:author="Isabelle Cote" w:date="2024-07-22T11:47:00Z" w16du:dateUtc="2024-07-22T18:47:00Z">
        <w:r w:rsidR="00B61844">
          <w:rPr>
            <w:rFonts w:ascii="Times New Roman" w:hAnsi="Times New Roman" w:cs="Times New Roman"/>
            <w:iCs/>
            <w:lang w:val="en-CA"/>
          </w:rPr>
          <w:t>-</w:t>
        </w:r>
      </w:ins>
      <w:del w:id="20" w:author="Isabelle Cote" w:date="2024-07-22T11:47:00Z" w16du:dateUtc="2024-07-22T18:47:00Z">
        <w:r w:rsidRPr="005F1E8D" w:rsidDel="00B61844">
          <w:rPr>
            <w:rFonts w:ascii="Times New Roman" w:hAnsi="Times New Roman" w:cs="Times New Roman"/>
            <w:iCs/>
            <w:lang w:val="en-CA"/>
          </w:rPr>
          <w:delText xml:space="preserve"> </w:delText>
        </w:r>
      </w:del>
      <w:r w:rsidRPr="005F1E8D">
        <w:rPr>
          <w:rFonts w:ascii="Times New Roman" w:hAnsi="Times New Roman" w:cs="Times New Roman"/>
          <w:iCs/>
          <w:lang w:val="en-CA"/>
        </w:rPr>
        <w:t>flow conditions</w:t>
      </w:r>
      <w:commentRangeStart w:id="21"/>
      <w:commentRangeStart w:id="22"/>
      <w:commentRangeStart w:id="23"/>
      <w:r w:rsidRPr="005F1E8D">
        <w:rPr>
          <w:rFonts w:ascii="Times New Roman" w:hAnsi="Times New Roman" w:cs="Times New Roman"/>
          <w:iCs/>
          <w:lang w:val="en-CA"/>
        </w:rPr>
        <w:t>.</w:t>
      </w:r>
      <w:commentRangeEnd w:id="21"/>
      <w:r w:rsidR="00813785">
        <w:rPr>
          <w:rStyle w:val="CommentReference"/>
        </w:rPr>
        <w:commentReference w:id="21"/>
      </w:r>
      <w:commentRangeEnd w:id="22"/>
      <w:r w:rsidR="00813785">
        <w:rPr>
          <w:rStyle w:val="CommentReference"/>
        </w:rPr>
        <w:commentReference w:id="22"/>
      </w:r>
      <w:commentRangeEnd w:id="23"/>
      <w:r w:rsidR="00813785">
        <w:rPr>
          <w:rStyle w:val="CommentReference"/>
        </w:rPr>
        <w:commentReference w:id="23"/>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B61844">
        <w:rPr>
          <w:rFonts w:ascii="Times New Roman" w:hAnsi="Times New Roman" w:cs="Times New Roman"/>
          <w:highlight w:val="yellow"/>
          <w:lang w:val="en-CA"/>
          <w:rPrChange w:id="24" w:author="Isabelle Cote" w:date="2024-07-22T11:47:00Z" w16du:dateUtc="2024-07-22T18:47:00Z">
            <w:rPr>
              <w:rFonts w:ascii="Times New Roman" w:hAnsi="Times New Roman" w:cs="Times New Roman"/>
              <w:lang w:val="en-CA"/>
            </w:rPr>
          </w:rPrChange>
        </w:rPr>
        <w:t xml:space="preserve">Therefore, </w:t>
      </w:r>
      <w:r w:rsidRPr="00B61844">
        <w:rPr>
          <w:rFonts w:ascii="Times New Roman" w:hAnsi="Times New Roman" w:cs="Times New Roman"/>
          <w:highlight w:val="yellow"/>
          <w:lang w:val="en-CA"/>
          <w:rPrChange w:id="25" w:author="Isabelle Cote" w:date="2024-07-22T11:47:00Z" w16du:dateUtc="2024-07-22T18:47:00Z">
            <w:rPr>
              <w:rFonts w:ascii="Times New Roman" w:hAnsi="Times New Roman" w:cs="Times New Roman"/>
              <w:lang w:val="en-CA"/>
            </w:rPr>
          </w:rPrChange>
        </w:rPr>
        <w:t>CN</w:t>
      </w:r>
      <w:r w:rsidR="00FC6B44" w:rsidRPr="00B61844">
        <w:rPr>
          <w:rFonts w:ascii="Times New Roman" w:hAnsi="Times New Roman" w:cs="Times New Roman"/>
          <w:highlight w:val="yellow"/>
          <w:lang w:val="en-CA"/>
          <w:rPrChange w:id="26" w:author="Isabelle Cote" w:date="2024-07-22T11:47:00Z" w16du:dateUtc="2024-07-22T18:47:00Z">
            <w:rPr>
              <w:rFonts w:ascii="Times New Roman" w:hAnsi="Times New Roman" w:cs="Times New Roman"/>
              <w:lang w:val="en-CA"/>
            </w:rPr>
          </w:rPrChange>
        </w:rPr>
        <w:t>D</w:t>
      </w:r>
      <w:r w:rsidR="005E0538" w:rsidRPr="00B61844">
        <w:rPr>
          <w:rFonts w:ascii="Times New Roman" w:hAnsi="Times New Roman" w:cs="Times New Roman"/>
          <w:highlight w:val="yellow"/>
          <w:lang w:val="en-CA"/>
          <w:rPrChange w:id="27" w:author="Isabelle Cote" w:date="2024-07-22T11:47:00Z" w16du:dateUtc="2024-07-22T18:47:00Z">
            <w:rPr>
              <w:rFonts w:ascii="Times New Roman" w:hAnsi="Times New Roman" w:cs="Times New Roman"/>
              <w:lang w:val="en-CA"/>
            </w:rPr>
          </w:rPrChange>
        </w:rPr>
        <w:t xml:space="preserve"> may play</w:t>
      </w:r>
      <w:r w:rsidRPr="00B61844">
        <w:rPr>
          <w:rFonts w:ascii="Times New Roman" w:hAnsi="Times New Roman" w:cs="Times New Roman"/>
          <w:highlight w:val="yellow"/>
          <w:lang w:val="en-CA"/>
          <w:rPrChange w:id="28" w:author="Isabelle Cote" w:date="2024-07-22T11:47:00Z" w16du:dateUtc="2024-07-22T18:47:00Z">
            <w:rPr>
              <w:rFonts w:ascii="Times New Roman" w:hAnsi="Times New Roman" w:cs="Times New Roman"/>
              <w:lang w:val="en-CA"/>
            </w:rPr>
          </w:rPrChange>
        </w:rPr>
        <w:t xml:space="preserve"> </w:t>
      </w:r>
      <w:r w:rsidR="005E0538" w:rsidRPr="00B61844">
        <w:rPr>
          <w:rFonts w:ascii="Times New Roman" w:hAnsi="Times New Roman" w:cs="Times New Roman"/>
          <w:highlight w:val="yellow"/>
          <w:lang w:val="en-CA"/>
          <w:rPrChange w:id="29" w:author="Isabelle Cote" w:date="2024-07-22T11:47:00Z" w16du:dateUtc="2024-07-22T18:47:00Z">
            <w:rPr>
              <w:rFonts w:ascii="Times New Roman" w:hAnsi="Times New Roman" w:cs="Times New Roman"/>
              <w:lang w:val="en-CA"/>
            </w:rPr>
          </w:rPrChange>
        </w:rPr>
        <w:t xml:space="preserve">a previously unrecognized </w:t>
      </w:r>
      <w:sdt>
        <w:sdtPr>
          <w:rPr>
            <w:rFonts w:ascii="Times New Roman" w:hAnsi="Times New Roman" w:cs="Times New Roman"/>
            <w:highlight w:val="yellow"/>
            <w:rPrChange w:id="30" w:author="Isabelle Cote" w:date="2024-07-22T11:47:00Z" w16du:dateUtc="2024-07-22T18:47:00Z">
              <w:rPr>
                <w:rFonts w:ascii="Times New Roman" w:hAnsi="Times New Roman" w:cs="Times New Roman"/>
              </w:rPr>
            </w:rPrChange>
          </w:rPr>
          <w:tag w:val="goog_rdk_4"/>
          <w:id w:val="1148018418"/>
        </w:sdtPr>
        <w:sdtContent/>
      </w:sdt>
      <w:r w:rsidR="005E0538" w:rsidRPr="00B61844">
        <w:rPr>
          <w:rFonts w:ascii="Times New Roman" w:eastAsia="Times New Roman" w:hAnsi="Times New Roman" w:cs="Times New Roman"/>
          <w:highlight w:val="yellow"/>
          <w:rPrChange w:id="31" w:author="Isabelle Cote" w:date="2024-07-22T11:47:00Z" w16du:dateUtc="2024-07-22T18:47:00Z">
            <w:rPr>
              <w:rFonts w:ascii="Times New Roman" w:eastAsia="Times New Roman" w:hAnsi="Times New Roman" w:cs="Times New Roman"/>
            </w:rPr>
          </w:rPrChange>
        </w:rPr>
        <w:t>role</w:t>
      </w:r>
      <w:r w:rsidR="002D40ED" w:rsidRPr="00B61844">
        <w:rPr>
          <w:rFonts w:ascii="Times New Roman" w:eastAsia="Times New Roman" w:hAnsi="Times New Roman" w:cs="Times New Roman"/>
          <w:highlight w:val="yellow"/>
          <w:rPrChange w:id="32" w:author="Isabelle Cote" w:date="2024-07-22T11:47:00Z" w16du:dateUtc="2024-07-22T18:47:00Z">
            <w:rPr>
              <w:rFonts w:ascii="Times New Roman" w:eastAsia="Times New Roman" w:hAnsi="Times New Roman" w:cs="Times New Roman"/>
            </w:rPr>
          </w:rPrChange>
        </w:rPr>
        <w:t xml:space="preserve"> in </w:t>
      </w:r>
      <w:r w:rsidRPr="00B61844">
        <w:rPr>
          <w:rFonts w:ascii="Times New Roman" w:hAnsi="Times New Roman" w:cs="Times New Roman"/>
          <w:highlight w:val="yellow"/>
          <w:lang w:val="en-CA"/>
          <w:rPrChange w:id="33" w:author="Isabelle Cote" w:date="2024-07-22T11:47:00Z" w16du:dateUtc="2024-07-22T18:47:00Z">
            <w:rPr>
              <w:rFonts w:ascii="Times New Roman" w:hAnsi="Times New Roman" w:cs="Times New Roman"/>
              <w:lang w:val="en-CA"/>
            </w:rPr>
          </w:rPrChange>
        </w:rPr>
        <w:t xml:space="preserve">structuring temperate marine ecosystems from the bottom </w:t>
      </w:r>
      <w:commentRangeStart w:id="34"/>
      <w:r w:rsidRPr="00B61844">
        <w:rPr>
          <w:rFonts w:ascii="Times New Roman" w:hAnsi="Times New Roman" w:cs="Times New Roman"/>
          <w:highlight w:val="yellow"/>
          <w:lang w:val="en-CA"/>
          <w:rPrChange w:id="35" w:author="Isabelle Cote" w:date="2024-07-22T11:47:00Z" w16du:dateUtc="2024-07-22T18:47:00Z">
            <w:rPr>
              <w:rFonts w:ascii="Times New Roman" w:hAnsi="Times New Roman" w:cs="Times New Roman"/>
              <w:lang w:val="en-CA"/>
            </w:rPr>
          </w:rPrChange>
        </w:rPr>
        <w:t>up</w:t>
      </w:r>
      <w:commentRangeEnd w:id="34"/>
      <w:r w:rsidR="00B61844">
        <w:rPr>
          <w:rStyle w:val="CommentReference"/>
        </w:rPr>
        <w:commentReference w:id="34"/>
      </w:r>
      <w:r w:rsidRPr="00B61844">
        <w:rPr>
          <w:rFonts w:ascii="Times New Roman" w:hAnsi="Times New Roman" w:cs="Times New Roman"/>
          <w:highlight w:val="yellow"/>
          <w:lang w:val="en-CA"/>
          <w:rPrChange w:id="36" w:author="Isabelle Cote" w:date="2024-07-22T11:47:00Z" w16du:dateUtc="2024-07-22T18:47:00Z">
            <w:rPr>
              <w:rFonts w:ascii="Times New Roman" w:hAnsi="Times New Roman" w:cs="Times New Roman"/>
              <w:lang w:val="en-CA"/>
            </w:rPr>
          </w:rPrChange>
        </w:rPr>
        <w:t>.</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10640717"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37"/>
      <w:commentRangeStart w:id="38"/>
      <w:r>
        <w:rPr>
          <w:rFonts w:ascii="Times New Roman" w:eastAsia="Times New Roman" w:hAnsi="Times New Roman" w:cs="Times New Roman"/>
          <w:color w:val="000000"/>
        </w:rPr>
        <w:t xml:space="preserve">Variation </w:t>
      </w:r>
      <w:commentRangeEnd w:id="37"/>
      <w:r w:rsidR="00375CD0">
        <w:rPr>
          <w:rStyle w:val="CommentReference"/>
        </w:rPr>
        <w:commentReference w:id="37"/>
      </w:r>
      <w:commentRangeEnd w:id="38"/>
      <w:r w:rsidR="002216A4">
        <w:rPr>
          <w:rStyle w:val="CommentReference"/>
        </w:rPr>
        <w:commentReference w:id="38"/>
      </w:r>
      <w:r>
        <w:rPr>
          <w:rFonts w:ascii="Times New Roman" w:eastAsia="Times New Roman" w:hAnsi="Times New Roman" w:cs="Times New Roman"/>
          <w:color w:val="000000"/>
        </w:rPr>
        <w:t xml:space="preserve">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del w:id="39" w:author="Isabelle Cote" w:date="2024-07-23T09:38:00Z" w16du:dateUtc="2024-07-23T16:38:00Z">
        <w:r w:rsidR="00375CD0" w:rsidRPr="005F1E8D" w:rsidDel="002216A4">
          <w:rPr>
            <w:rFonts w:ascii="Times New Roman" w:eastAsia="Times New Roman" w:hAnsi="Times New Roman" w:cs="Times New Roman"/>
            <w:color w:val="000000"/>
          </w:rPr>
          <w:delText>There is evidence i</w:delText>
        </w:r>
      </w:del>
      <w:ins w:id="40" w:author="Isabelle Cote" w:date="2024-07-23T09:38:00Z" w16du:dateUtc="2024-07-23T16:38:00Z">
        <w:r w:rsidR="002216A4">
          <w:rPr>
            <w:rFonts w:ascii="Times New Roman" w:eastAsia="Times New Roman" w:hAnsi="Times New Roman" w:cs="Times New Roman"/>
            <w:color w:val="000000"/>
          </w:rPr>
          <w:t>I</w:t>
        </w:r>
      </w:ins>
      <w:r w:rsidR="00375CD0" w:rsidRPr="005F1E8D">
        <w:rPr>
          <w:rFonts w:ascii="Times New Roman" w:eastAsia="Times New Roman" w:hAnsi="Times New Roman" w:cs="Times New Roman"/>
          <w:color w:val="000000"/>
        </w:rPr>
        <w:t>n many marine ecosystems</w:t>
      </w:r>
      <w:ins w:id="41" w:author="Isabelle Cote" w:date="2024-07-23T09:38:00Z" w16du:dateUtc="2024-07-23T16:38:00Z">
        <w:r w:rsidR="002216A4">
          <w:rPr>
            <w:rFonts w:ascii="Times New Roman" w:eastAsia="Times New Roman" w:hAnsi="Times New Roman" w:cs="Times New Roman"/>
            <w:color w:val="000000"/>
          </w:rPr>
          <w:t>,</w:t>
        </w:r>
      </w:ins>
      <w:del w:id="42" w:author="Isabelle Cote" w:date="2024-07-23T09:38:00Z" w16du:dateUtc="2024-07-23T16:38:00Z">
        <w:r w:rsidR="00375CD0" w:rsidRPr="005F1E8D" w:rsidDel="002216A4">
          <w:rPr>
            <w:rFonts w:ascii="Times New Roman" w:eastAsia="Times New Roman" w:hAnsi="Times New Roman" w:cs="Times New Roman"/>
            <w:color w:val="000000"/>
          </w:rPr>
          <w:delText xml:space="preserve"> that</w:delText>
        </w:r>
      </w:del>
      <w:r w:rsidR="00375CD0" w:rsidRPr="005F1E8D">
        <w:rPr>
          <w:rFonts w:ascii="Times New Roman" w:eastAsia="Times New Roman" w:hAnsi="Times New Roman" w:cs="Times New Roman"/>
          <w:color w:val="000000"/>
        </w:rPr>
        <w:t xml:space="preserve"> community structure </w:t>
      </w:r>
      <w:ins w:id="43" w:author="Isabelle Cote" w:date="2024-07-23T09:41:00Z" w16du:dateUtc="2024-07-23T16:41:00Z">
        <w:r w:rsidR="002216A4">
          <w:rPr>
            <w:rFonts w:ascii="Times New Roman" w:eastAsia="Times New Roman" w:hAnsi="Times New Roman" w:cs="Times New Roman"/>
            <w:color w:val="000000"/>
          </w:rPr>
          <w:t xml:space="preserve">is under bottom-up control, </w:t>
        </w:r>
      </w:ins>
      <w:ins w:id="44" w:author="Isabelle Cote" w:date="2024-07-23T09:42:00Z" w16du:dateUtc="2024-07-23T16:42:00Z">
        <w:r w:rsidR="002216A4">
          <w:rPr>
            <w:rFonts w:ascii="Times New Roman" w:eastAsia="Times New Roman" w:hAnsi="Times New Roman" w:cs="Times New Roman"/>
            <w:color w:val="000000"/>
          </w:rPr>
          <w:t>i.e.</w:t>
        </w:r>
      </w:ins>
      <w:ins w:id="45" w:author="Isabelle Cote" w:date="2024-07-23T09:41:00Z" w16du:dateUtc="2024-07-23T16:41:00Z">
        <w:r w:rsidR="002216A4">
          <w:rPr>
            <w:rFonts w:ascii="Times New Roman" w:eastAsia="Times New Roman" w:hAnsi="Times New Roman" w:cs="Times New Roman"/>
            <w:color w:val="000000"/>
          </w:rPr>
          <w:t xml:space="preserve"> it </w:t>
        </w:r>
      </w:ins>
      <w:r w:rsidR="00375CD0" w:rsidRPr="005F1E8D">
        <w:rPr>
          <w:rFonts w:ascii="Times New Roman" w:eastAsia="Times New Roman" w:hAnsi="Times New Roman" w:cs="Times New Roman"/>
          <w:color w:val="000000"/>
        </w:rPr>
        <w:t xml:space="preserve">depends on factors </w:t>
      </w:r>
      <w:ins w:id="46" w:author="Isabelle Cote" w:date="2024-07-23T09:38:00Z" w16du:dateUtc="2024-07-23T16:38:00Z">
        <w:r w:rsidR="002216A4">
          <w:rPr>
            <w:rFonts w:ascii="Times New Roman" w:eastAsia="Times New Roman" w:hAnsi="Times New Roman" w:cs="Times New Roman"/>
            <w:color w:val="000000"/>
          </w:rPr>
          <w:t xml:space="preserve">that generate </w:t>
        </w:r>
      </w:ins>
      <w:del w:id="47" w:author="Isabelle Cote" w:date="2024-07-23T09:38:00Z" w16du:dateUtc="2024-07-23T16:38:00Z">
        <w:r w:rsidR="00375CD0" w:rsidRPr="005F1E8D" w:rsidDel="002216A4">
          <w:rPr>
            <w:rFonts w:ascii="Times New Roman" w:eastAsia="Times New Roman" w:hAnsi="Times New Roman" w:cs="Times New Roman"/>
            <w:color w:val="000000"/>
          </w:rPr>
          <w:delText xml:space="preserve">producing </w:delText>
        </w:r>
      </w:del>
      <w:r w:rsidR="00375CD0" w:rsidRPr="005F1E8D">
        <w:rPr>
          <w:rFonts w:ascii="Times New Roman" w:eastAsia="Times New Roman" w:hAnsi="Times New Roman" w:cs="Times New Roman"/>
          <w:color w:val="000000"/>
        </w:rPr>
        <w:t>varia</w:t>
      </w:r>
      <w:del w:id="48" w:author="Isabelle Cote" w:date="2024-07-23T09:38:00Z" w16du:dateUtc="2024-07-23T16:38:00Z">
        <w:r w:rsidR="00375CD0" w:rsidRPr="005F1E8D" w:rsidDel="002216A4">
          <w:rPr>
            <w:rFonts w:ascii="Times New Roman" w:eastAsia="Times New Roman" w:hAnsi="Times New Roman" w:cs="Times New Roman"/>
            <w:color w:val="000000"/>
          </w:rPr>
          <w:delText>tion</w:delText>
        </w:r>
      </w:del>
      <w:ins w:id="49" w:author="Isabelle Cote" w:date="2024-07-23T09:38:00Z" w16du:dateUtc="2024-07-23T16:38:00Z">
        <w:r w:rsidR="002216A4">
          <w:rPr>
            <w:rFonts w:ascii="Times New Roman" w:eastAsia="Times New Roman" w:hAnsi="Times New Roman" w:cs="Times New Roman"/>
            <w:color w:val="000000"/>
          </w:rPr>
          <w:t>bility</w:t>
        </w:r>
      </w:ins>
      <w:r w:rsidR="00375CD0" w:rsidRPr="005F1E8D">
        <w:rPr>
          <w:rFonts w:ascii="Times New Roman" w:eastAsia="Times New Roman" w:hAnsi="Times New Roman" w:cs="Times New Roman"/>
          <w:color w:val="000000"/>
        </w:rPr>
        <w:t xml:space="preserve"> in the resources available to lower trophic levels</w:t>
      </w:r>
      <w:del w:id="50" w:author="Isabelle Cote" w:date="2024-07-23T09:41:00Z" w16du:dateUtc="2024-07-23T16:41:00Z">
        <w:r w:rsidR="00375CD0" w:rsidRPr="005F1E8D" w:rsidDel="002216A4">
          <w:rPr>
            <w:rFonts w:ascii="Times New Roman" w:eastAsia="Times New Roman" w:hAnsi="Times New Roman" w:cs="Times New Roman"/>
            <w:color w:val="000000"/>
          </w:rPr>
          <w:delText>, termed bottom-up control</w:delText>
        </w:r>
      </w:del>
      <w:r w:rsidR="00375CD0" w:rsidRPr="005F1E8D">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ins w:id="51" w:author="Isabelle Cote" w:date="2024-07-23T09:39:00Z" w16du:dateUtc="2024-07-23T16:39:00Z">
        <w:r w:rsidR="002216A4">
          <w:rPr>
            <w:rFonts w:ascii="Times New Roman" w:eastAsia="Times New Roman" w:hAnsi="Times New Roman" w:cs="Times New Roman"/>
            <w:color w:val="000000"/>
          </w:rPr>
          <w:t xml:space="preserve">have </w:t>
        </w:r>
      </w:ins>
      <w:r w:rsidR="002142F2" w:rsidRPr="005F1E8D">
        <w:rPr>
          <w:rFonts w:ascii="Times New Roman" w:eastAsia="Times New Roman" w:hAnsi="Times New Roman" w:cs="Times New Roman"/>
          <w:color w:val="000000"/>
        </w:rPr>
        <w:t>historically focused on external, abiotic sources of nutrients</w:t>
      </w:r>
      <w:ins w:id="52" w:author="Isabelle Cote" w:date="2024-07-23T09:39:00Z" w16du:dateUtc="2024-07-23T16:39:00Z">
        <w:r w:rsidR="002216A4">
          <w:rPr>
            <w:rFonts w:ascii="Times New Roman" w:eastAsia="Times New Roman" w:hAnsi="Times New Roman" w:cs="Times New Roman"/>
            <w:color w:val="000000"/>
          </w:rPr>
          <w:t>,</w:t>
        </w:r>
      </w:ins>
      <w:r w:rsidR="00CE5810" w:rsidRPr="005F1E8D">
        <w:rPr>
          <w:rFonts w:ascii="Times New Roman" w:eastAsia="Times New Roman" w:hAnsi="Times New Roman" w:cs="Times New Roman"/>
          <w:color w:val="000000"/>
        </w:rPr>
        <w:t xml:space="preserve"> such as upwelling</w:t>
      </w:r>
      <w:ins w:id="53" w:author="Isabelle Cote" w:date="2024-07-23T09:39:00Z" w16du:dateUtc="2024-07-23T16:39:00Z">
        <w:r w:rsidR="002216A4">
          <w:rPr>
            <w:rFonts w:ascii="Times New Roman" w:eastAsia="Times New Roman" w:hAnsi="Times New Roman" w:cs="Times New Roman"/>
            <w:color w:val="000000"/>
          </w:rPr>
          <w:t>,</w:t>
        </w:r>
      </w:ins>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ins w:id="54" w:author="Isabelle Cote" w:date="2024-07-23T09:43:00Z" w16du:dateUtc="2024-07-23T16:43:00Z">
        <w:r w:rsidR="002216A4">
          <w:rPr>
            <w:rFonts w:ascii="Times New Roman" w:eastAsia="Times New Roman" w:hAnsi="Times New Roman" w:cs="Times New Roman"/>
            <w:color w:val="000000"/>
          </w:rPr>
          <w:t>s</w:t>
        </w:r>
      </w:ins>
      <w:r w:rsidR="00DC4A52" w:rsidRPr="005F1E8D">
        <w:rPr>
          <w:rFonts w:ascii="Times New Roman" w:eastAsia="Times New Roman" w:hAnsi="Times New Roman" w:cs="Times New Roman"/>
          <w:color w:val="000000"/>
        </w:rPr>
        <w:t xml:space="preserve"> </w:t>
      </w:r>
      <w:del w:id="55" w:author="Isabelle Cote" w:date="2024-07-23T09:43:00Z" w16du:dateUtc="2024-07-23T16:43:00Z">
        <w:r w:rsidR="00DC4A52" w:rsidRPr="005F1E8D" w:rsidDel="002216A4">
          <w:rPr>
            <w:rFonts w:ascii="Times New Roman" w:eastAsia="Times New Roman" w:hAnsi="Times New Roman" w:cs="Times New Roman"/>
            <w:color w:val="000000"/>
          </w:rPr>
          <w:delText xml:space="preserve">on </w:delText>
        </w:r>
      </w:del>
      <w:ins w:id="56" w:author="Isabelle Cote" w:date="2024-07-23T09:43:00Z" w16du:dateUtc="2024-07-23T16:43:00Z">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ins>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040E8623"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del w:id="57" w:author="Isabelle Cote" w:date="2024-07-23T09:43:00Z" w16du:dateUtc="2024-07-23T16:43:00Z">
        <w:r w:rsidR="00AF1C1D" w:rsidDel="002216A4">
          <w:rPr>
            <w:rFonts w:ascii="Times New Roman" w:eastAsia="Times New Roman" w:hAnsi="Times New Roman" w:cs="Times New Roman"/>
            <w:color w:val="000000"/>
          </w:rPr>
          <w:delText xml:space="preserve">create </w:delText>
        </w:r>
      </w:del>
      <w:r w:rsidRPr="005F1E8D">
        <w:rPr>
          <w:rFonts w:ascii="Times New Roman" w:eastAsia="Times New Roman" w:hAnsi="Times New Roman" w:cs="Times New Roman"/>
          <w:color w:val="000000"/>
        </w:rPr>
        <w:t>regenerate</w:t>
      </w:r>
      <w:del w:id="58" w:author="Isabelle Cote" w:date="2024-07-23T09:43:00Z" w16du:dateUtc="2024-07-23T16:43:00Z">
        <w:r w:rsidRPr="005F1E8D" w:rsidDel="002216A4">
          <w:rPr>
            <w:rFonts w:ascii="Times New Roman" w:eastAsia="Times New Roman" w:hAnsi="Times New Roman" w:cs="Times New Roman"/>
            <w:color w:val="000000"/>
          </w:rPr>
          <w:delText>d</w:delText>
        </w:r>
      </w:del>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59"/>
      <w:r w:rsidR="00761A9D" w:rsidRPr="005F1E8D">
        <w:rPr>
          <w:rFonts w:ascii="Times New Roman" w:eastAsia="Times New Roman" w:hAnsi="Times New Roman" w:cs="Times New Roman"/>
          <w:color w:val="000000"/>
        </w:rPr>
        <w:t xml:space="preserve">productivity </w:t>
      </w:r>
      <w:commentRangeEnd w:id="59"/>
      <w:r w:rsidR="002216A4">
        <w:rPr>
          <w:rStyle w:val="CommentReference"/>
        </w:rPr>
        <w:commentReference w:id="59"/>
      </w:r>
      <w:r w:rsidR="00761A9D" w:rsidRPr="005F1E8D">
        <w:rPr>
          <w:rFonts w:ascii="Times New Roman" w:eastAsia="Times New Roman" w:hAnsi="Times New Roman" w:cs="Times New Roman"/>
          <w:color w:val="000000"/>
        </w:rPr>
        <w:t xml:space="preserve">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ins w:id="60" w:author="Isabelle Cote" w:date="2024-07-23T09:45:00Z" w16du:dateUtc="2024-07-23T16:45:00Z">
        <w:r w:rsidR="002216A4">
          <w:rPr>
            <w:rFonts w:ascii="Times New Roman" w:eastAsia="Times New Roman" w:hAnsi="Times New Roman" w:cs="Times New Roman"/>
            <w:color w:val="000000"/>
          </w:rPr>
          <w:t>r</w:t>
        </w:r>
      </w:ins>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t>
      </w:r>
      <w:commentRangeStart w:id="61"/>
      <w:commentRangeStart w:id="62"/>
      <w:r w:rsidR="00F92DAE" w:rsidRPr="005F1E8D">
        <w:rPr>
          <w:rFonts w:ascii="Times New Roman" w:eastAsia="Times New Roman" w:hAnsi="Times New Roman" w:cs="Times New Roman"/>
          <w:color w:val="000000"/>
        </w:rPr>
        <w:t>with them</w:t>
      </w:r>
      <w:commentRangeEnd w:id="61"/>
      <w:r w:rsidR="009500AF">
        <w:rPr>
          <w:rStyle w:val="CommentReference"/>
        </w:rPr>
        <w:commentReference w:id="61"/>
      </w:r>
      <w:commentRangeEnd w:id="62"/>
      <w:r w:rsidR="00AF1C1D">
        <w:rPr>
          <w:rStyle w:val="CommentReference"/>
        </w:rPr>
        <w:commentReference w:id="62"/>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ins w:id="63" w:author="Isabelle Cote" w:date="2024-07-23T09:46:00Z" w16du:dateUtc="2024-07-23T16:46:00Z">
        <w:r w:rsidR="002216A4">
          <w:rPr>
            <w:rFonts w:ascii="Times New Roman" w:eastAsia="Times New Roman" w:hAnsi="Times New Roman" w:cs="Times New Roman"/>
            <w:color w:val="000000"/>
          </w:rPr>
          <w:t>Even l</w:t>
        </w:r>
      </w:ins>
      <w:del w:id="64" w:author="Isabelle Cote" w:date="2024-07-23T09:46:00Z" w16du:dateUtc="2024-07-23T16:46:00Z">
        <w:r w:rsidR="004C7077" w:rsidRPr="005F1E8D" w:rsidDel="002216A4">
          <w:rPr>
            <w:rFonts w:ascii="Times New Roman" w:eastAsia="Times New Roman" w:hAnsi="Times New Roman" w:cs="Times New Roman"/>
            <w:color w:val="000000"/>
          </w:rPr>
          <w:delText>L</w:delText>
        </w:r>
      </w:del>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r w:rsidR="003D17AC" w:rsidRPr="005F1E8D">
        <w:rPr>
          <w:rFonts w:ascii="Times New Roman" w:eastAsia="Times New Roman" w:hAnsi="Times New Roman" w:cs="Times New Roman"/>
          <w:color w:val="000000"/>
        </w:rPr>
        <w:t xml:space="preserve">spatio-temporal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del w:id="65" w:author="Isabelle Cote" w:date="2024-07-23T09:46:00Z" w16du:dateUtc="2024-07-23T16:46:00Z">
        <w:r w:rsidR="00066613" w:rsidRPr="005F1E8D" w:rsidDel="002216A4">
          <w:rPr>
            <w:rFonts w:ascii="Times New Roman" w:eastAsia="Times New Roman" w:hAnsi="Times New Roman" w:cs="Times New Roman"/>
            <w:color w:val="000000"/>
          </w:rPr>
          <w:delText xml:space="preserve">disregarding </w:delText>
        </w:r>
      </w:del>
      <w:ins w:id="66" w:author="Isabelle Cote" w:date="2024-07-23T09:46:00Z" w16du:dateUtc="2024-07-23T16:46:00Z">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ins>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5AE2A8EA"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67"/>
      <w:commentRangeStart w:id="68"/>
      <w:r w:rsidR="00E53B33">
        <w:rPr>
          <w:rFonts w:ascii="Times New Roman" w:eastAsia="Times New Roman" w:hAnsi="Times New Roman" w:cs="Times New Roman"/>
          <w:color w:val="000000"/>
        </w:rPr>
        <w:t>10 to 100 km</w:t>
      </w:r>
      <w:commentRangeEnd w:id="67"/>
      <w:r w:rsidR="00E53B33">
        <w:rPr>
          <w:rStyle w:val="CommentReference"/>
        </w:rPr>
        <w:commentReference w:id="67"/>
      </w:r>
      <w:commentRangeEnd w:id="68"/>
      <w:r w:rsidR="00B62F21">
        <w:rPr>
          <w:rStyle w:val="CommentReference"/>
        </w:rPr>
        <w:commentReference w:id="68"/>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For example, </w:t>
      </w:r>
      <w:del w:id="69" w:author="Isabelle Cote" w:date="2024-07-23T09:51:00Z" w16du:dateUtc="2024-07-23T16:51:00Z">
        <w:r w:rsidR="00E53B33" w:rsidDel="00B62F21">
          <w:rPr>
            <w:rFonts w:ascii="Times New Roman" w:eastAsia="Times New Roman" w:hAnsi="Times New Roman" w:cs="Times New Roman"/>
            <w:color w:val="000000"/>
          </w:rPr>
          <w:delText xml:space="preserve">at the meso-scale, </w:delText>
        </w:r>
      </w:del>
      <w:r w:rsidR="00E53B33" w:rsidRPr="00E53B33">
        <w:rPr>
          <w:rFonts w:ascii="Times New Roman" w:eastAsia="Times New Roman" w:hAnsi="Times New Roman" w:cs="Times New Roman"/>
          <w:color w:val="000000"/>
        </w:rPr>
        <w:t>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ins w:id="70" w:author="Isabelle Cote" w:date="2024-07-23T09:53:00Z" w16du:dateUtc="2024-07-23T16:53:00Z">
        <w:r w:rsidR="00B62F21">
          <w:rPr>
            <w:rFonts w:ascii="Times New Roman" w:eastAsia="Times New Roman" w:hAnsi="Times New Roman" w:cs="Times New Roman"/>
            <w:color w:val="000000"/>
          </w:rPr>
          <w:t xml:space="preserve"> </w:t>
        </w:r>
      </w:ins>
      <w:del w:id="71" w:author="Isabelle Cote" w:date="2024-07-23T09:53:00Z" w16du:dateUtc="2024-07-23T16:53:00Z">
        <w:r w:rsidR="00E53B33" w:rsidRPr="00E53B33" w:rsidDel="00B62F21">
          <w:rPr>
            <w:rFonts w:ascii="Times New Roman" w:eastAsia="Times New Roman" w:hAnsi="Times New Roman" w:cs="Times New Roman"/>
            <w:color w:val="000000"/>
          </w:rPr>
          <w:delText>-</w:delText>
        </w:r>
      </w:del>
      <w:r w:rsidR="00E53B33" w:rsidRPr="00E53B33">
        <w:rPr>
          <w:rFonts w:ascii="Times New Roman" w:eastAsia="Times New Roman" w:hAnsi="Times New Roman" w:cs="Times New Roman"/>
          <w:color w:val="000000"/>
        </w:rPr>
        <w:t xml:space="preserve">scales by increasing the concentration of nitrogen in the water column directly over the </w:t>
      </w:r>
      <w:del w:id="72" w:author="Isabelle Cote" w:date="2024-07-23T09:53:00Z" w16du:dateUtc="2024-07-23T16:53:00Z">
        <w:r w:rsidR="00E53B33" w:rsidRPr="00E53B33" w:rsidDel="00B62F21">
          <w:rPr>
            <w:rFonts w:ascii="Times New Roman" w:eastAsia="Times New Roman" w:hAnsi="Times New Roman" w:cs="Times New Roman"/>
            <w:color w:val="000000"/>
          </w:rPr>
          <w:delText xml:space="preserve">mussel </w:delText>
        </w:r>
      </w:del>
      <w:r w:rsidR="00E53B33" w:rsidRPr="00E53B33">
        <w:rPr>
          <w:rFonts w:ascii="Times New Roman" w:eastAsia="Times New Roman" w:hAnsi="Times New Roman" w:cs="Times New Roman"/>
          <w:color w:val="000000"/>
        </w:rPr>
        <w:t>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lastRenderedPageBreak/>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B0636C4"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del w:id="73" w:author="Isabelle Cote" w:date="2024-07-23T09:53:00Z" w16du:dateUtc="2024-07-23T16:53:00Z">
        <w:r w:rsidDel="00B62F21">
          <w:rPr>
            <w:rFonts w:ascii="Times New Roman" w:eastAsia="Times New Roman" w:hAnsi="Times New Roman" w:cs="Times New Roman"/>
            <w:color w:val="000000"/>
          </w:rPr>
          <w:delText xml:space="preserve">which </w:delText>
        </w:r>
      </w:del>
      <w:ins w:id="74" w:author="Isabelle Cote" w:date="2024-07-23T09:53:00Z" w16du:dateUtc="2024-07-23T16:53:00Z">
        <w:r w:rsidR="00B62F21">
          <w:rPr>
            <w:rFonts w:ascii="Times New Roman" w:eastAsia="Times New Roman" w:hAnsi="Times New Roman" w:cs="Times New Roman"/>
            <w:color w:val="000000"/>
          </w:rPr>
          <w:t>that</w:t>
        </w:r>
        <w:r w:rsidR="00B62F21">
          <w:rPr>
            <w:rFonts w:ascii="Times New Roman" w:eastAsia="Times New Roman" w:hAnsi="Times New Roman" w:cs="Times New Roman"/>
            <w:color w:val="000000"/>
          </w:rPr>
          <w:t xml:space="preserve"> </w:t>
        </w:r>
      </w:ins>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elevated levels of biomass and biodiversity that occur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meso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Nereocystis leutkeana</w:t>
      </w:r>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D04E2DA"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regenerated nutrients 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75"/>
      <w:r w:rsidRPr="005F1E8D">
        <w:rPr>
          <w:rFonts w:ascii="Times New Roman" w:eastAsia="Times New Roman" w:hAnsi="Times New Roman" w:cs="Times New Roman"/>
          <w:color w:val="000000"/>
        </w:rPr>
        <w:t>in</w:t>
      </w:r>
      <w:commentRangeEnd w:id="75"/>
      <w:r w:rsidR="00477D12">
        <w:rPr>
          <w:rStyle w:val="CommentReference"/>
        </w:rPr>
        <w:commentReference w:id="75"/>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ins w:id="76" w:author="Isabelle Cote" w:date="2024-07-23T09:57:00Z" w16du:dateUtc="2024-07-23T16:57:00Z">
        <w:r w:rsidR="00B62F21">
          <w:rPr>
            <w:rFonts w:ascii="Times New Roman" w:eastAsia="Times New Roman" w:hAnsi="Times New Roman" w:cs="Times New Roman"/>
            <w:color w:val="000000"/>
          </w:rPr>
          <w:t xml:space="preserve"> (meso scale of </w:t>
        </w:r>
      </w:ins>
      <w:ins w:id="77" w:author="Isabelle Cote" w:date="2024-07-23T10:54:00Z" w16du:dateUtc="2024-07-23T17:54:00Z">
        <w:r w:rsidR="000C156B">
          <w:rPr>
            <w:rFonts w:ascii="Times New Roman" w:eastAsia="Times New Roman" w:hAnsi="Times New Roman" w:cs="Times New Roman"/>
            <w:color w:val="000000"/>
          </w:rPr>
          <w:lastRenderedPageBreak/>
          <w:t>~</w:t>
        </w:r>
      </w:ins>
      <w:ins w:id="78" w:author="Isabelle Cote" w:date="2024-07-23T09:57:00Z" w16du:dateUtc="2024-07-23T16:57:00Z">
        <w:r w:rsidR="00B62F21">
          <w:rPr>
            <w:rFonts w:ascii="Times New Roman" w:eastAsia="Times New Roman" w:hAnsi="Times New Roman" w:cs="Times New Roman"/>
            <w:color w:val="000000"/>
          </w:rPr>
          <w:t>10s of km)</w:t>
        </w:r>
      </w:ins>
      <w:r w:rsidR="00FC6B44" w:rsidRPr="005F1E8D">
        <w:rPr>
          <w:rFonts w:ascii="Times New Roman" w:eastAsia="Times New Roman" w:hAnsi="Times New Roman" w:cs="Times New Roman"/>
          <w:color w:val="000000"/>
        </w:rPr>
        <w:t xml:space="preserve">, </w:t>
      </w:r>
      <w:del w:id="79" w:author="Isabelle Cote" w:date="2024-07-23T09:57:00Z" w16du:dateUtc="2024-07-23T16:57:00Z">
        <w:r w:rsidR="00E34FA8" w:rsidRPr="005F1E8D" w:rsidDel="00B62F21">
          <w:rPr>
            <w:rFonts w:ascii="Times New Roman" w:eastAsia="Times New Roman" w:hAnsi="Times New Roman" w:cs="Times New Roman"/>
            <w:color w:val="000000"/>
          </w:rPr>
          <w:delText xml:space="preserve">within </w:delText>
        </w:r>
      </w:del>
      <w:ins w:id="80" w:author="Isabelle Cote" w:date="2024-07-23T09:57:00Z" w16du:dateUtc="2024-07-23T16:57:00Z">
        <w:r w:rsidR="00B62F21">
          <w:rPr>
            <w:rFonts w:ascii="Times New Roman" w:eastAsia="Times New Roman" w:hAnsi="Times New Roman" w:cs="Times New Roman"/>
            <w:color w:val="000000"/>
          </w:rPr>
          <w:t xml:space="preserve">in and </w:t>
        </w:r>
      </w:ins>
      <w:ins w:id="81" w:author="Isabelle Cote" w:date="2024-07-23T10:53:00Z" w16du:dateUtc="2024-07-23T17:53:00Z">
        <w:r w:rsidR="000C156B">
          <w:rPr>
            <w:rFonts w:ascii="Times New Roman" w:eastAsia="Times New Roman" w:hAnsi="Times New Roman" w:cs="Times New Roman"/>
            <w:color w:val="000000"/>
          </w:rPr>
          <w:t>out of</w:t>
        </w:r>
      </w:ins>
      <w:ins w:id="82" w:author="Isabelle Cote" w:date="2024-07-23T09:57:00Z" w16du:dateUtc="2024-07-23T16:57:00Z">
        <w:r w:rsidR="00B62F21" w:rsidRPr="005F1E8D">
          <w:rPr>
            <w:rFonts w:ascii="Times New Roman" w:eastAsia="Times New Roman" w:hAnsi="Times New Roman" w:cs="Times New Roman"/>
            <w:color w:val="000000"/>
          </w:rPr>
          <w:t xml:space="preserve"> </w:t>
        </w:r>
      </w:ins>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ins w:id="83" w:author="Isabelle Cote" w:date="2024-07-23T09:57:00Z" w16du:dateUtc="2024-07-23T16:57:00Z">
        <w:r w:rsidR="00B62F21">
          <w:rPr>
            <w:rFonts w:ascii="Times New Roman" w:eastAsia="Times New Roman" w:hAnsi="Times New Roman" w:cs="Times New Roman"/>
            <w:color w:val="000000"/>
          </w:rPr>
          <w:t xml:space="preserve"> (small</w:t>
        </w:r>
      </w:ins>
      <w:ins w:id="84" w:author="Isabelle Cote" w:date="2024-07-23T09:58:00Z" w16du:dateUtc="2024-07-23T16:58:00Z">
        <w:r w:rsidR="00B62F21">
          <w:rPr>
            <w:rFonts w:ascii="Times New Roman" w:eastAsia="Times New Roman" w:hAnsi="Times New Roman" w:cs="Times New Roman"/>
            <w:color w:val="000000"/>
          </w:rPr>
          <w:t xml:space="preserve"> scale of </w:t>
        </w:r>
      </w:ins>
      <w:ins w:id="85" w:author="Isabelle Cote" w:date="2024-07-23T10:53:00Z" w16du:dateUtc="2024-07-23T17:53:00Z">
        <w:r w:rsidR="000C156B">
          <w:rPr>
            <w:rFonts w:ascii="Times New Roman" w:eastAsia="Times New Roman" w:hAnsi="Times New Roman" w:cs="Times New Roman"/>
            <w:color w:val="000000"/>
          </w:rPr>
          <w:t xml:space="preserve"> ~</w:t>
        </w:r>
      </w:ins>
      <w:ins w:id="86" w:author="Isabelle Cote" w:date="2024-07-23T09:58:00Z" w16du:dateUtc="2024-07-23T16:58:00Z">
        <w:r w:rsidR="00B62F21">
          <w:rPr>
            <w:rFonts w:ascii="Times New Roman" w:eastAsia="Times New Roman" w:hAnsi="Times New Roman" w:cs="Times New Roman"/>
            <w:color w:val="000000"/>
          </w:rPr>
          <w:t>10s of m)</w:t>
        </w:r>
      </w:ins>
      <w:r w:rsidR="00FC6B44" w:rsidRPr="005F1E8D">
        <w:rPr>
          <w:rFonts w:ascii="Times New Roman" w:eastAsia="Times New Roman" w:hAnsi="Times New Roman" w:cs="Times New Roman"/>
          <w:color w:val="000000"/>
        </w:rPr>
        <w:t xml:space="preserve">, and </w:t>
      </w:r>
      <w:del w:id="87" w:author="Isabelle Cote" w:date="2024-07-23T09:59:00Z" w16du:dateUtc="2024-07-23T16:59:00Z">
        <w:r w:rsidR="00A07ADB" w:rsidDel="009962D6">
          <w:rPr>
            <w:rFonts w:ascii="Times New Roman" w:eastAsia="Times New Roman" w:hAnsi="Times New Roman" w:cs="Times New Roman"/>
            <w:color w:val="000000"/>
          </w:rPr>
          <w:delText xml:space="preserve">across several </w:delText>
        </w:r>
        <w:r w:rsidR="006C6F43" w:rsidRPr="005F1E8D" w:rsidDel="009962D6">
          <w:rPr>
            <w:rFonts w:ascii="Times New Roman" w:eastAsia="Times New Roman" w:hAnsi="Times New Roman" w:cs="Times New Roman"/>
            <w:color w:val="000000"/>
          </w:rPr>
          <w:delText>meters</w:delText>
        </w:r>
      </w:del>
      <w:ins w:id="88" w:author="Isabelle Cote" w:date="2024-07-23T09:59:00Z" w16du:dateUtc="2024-07-23T16:59:00Z">
        <w:r w:rsidR="009962D6">
          <w:rPr>
            <w:rFonts w:ascii="Times New Roman" w:eastAsia="Times New Roman" w:hAnsi="Times New Roman" w:cs="Times New Roman"/>
            <w:color w:val="000000"/>
          </w:rPr>
          <w:t>near experimental</w:t>
        </w:r>
      </w:ins>
      <w:ins w:id="89" w:author="Isabelle Cote" w:date="2024-07-23T10:02:00Z" w16du:dateUtc="2024-07-23T17:02:00Z">
        <w:r w:rsidR="009962D6">
          <w:rPr>
            <w:rFonts w:ascii="Times New Roman" w:eastAsia="Times New Roman" w:hAnsi="Times New Roman" w:cs="Times New Roman"/>
            <w:color w:val="000000"/>
          </w:rPr>
          <w:t>ly</w:t>
        </w:r>
      </w:ins>
      <w:ins w:id="90" w:author="Isabelle Cote" w:date="2024-07-23T09:59:00Z" w16du:dateUtc="2024-07-23T16:59:00Z">
        <w:r w:rsidR="009962D6">
          <w:rPr>
            <w:rFonts w:ascii="Times New Roman" w:eastAsia="Times New Roman" w:hAnsi="Times New Roman" w:cs="Times New Roman"/>
            <w:color w:val="000000"/>
          </w:rPr>
          <w:t xml:space="preserve"> caged consumers (small</w:t>
        </w:r>
      </w:ins>
      <w:ins w:id="91" w:author="Isabelle Cote" w:date="2024-07-23T10:55:00Z" w16du:dateUtc="2024-07-23T17:55:00Z">
        <w:r w:rsidR="000C156B">
          <w:rPr>
            <w:rFonts w:ascii="Times New Roman" w:eastAsia="Times New Roman" w:hAnsi="Times New Roman" w:cs="Times New Roman"/>
            <w:color w:val="000000"/>
          </w:rPr>
          <w:t>er</w:t>
        </w:r>
      </w:ins>
      <w:ins w:id="92" w:author="Isabelle Cote" w:date="2024-07-23T09:59:00Z" w16du:dateUtc="2024-07-23T16:59:00Z">
        <w:r w:rsidR="009962D6">
          <w:rPr>
            <w:rFonts w:ascii="Times New Roman" w:eastAsia="Times New Roman" w:hAnsi="Times New Roman" w:cs="Times New Roman"/>
            <w:color w:val="000000"/>
          </w:rPr>
          <w:t xml:space="preserve"> scale of</w:t>
        </w:r>
      </w:ins>
      <w:ins w:id="93" w:author="Isabelle Cote" w:date="2024-07-23T10:00:00Z" w16du:dateUtc="2024-07-23T17:00:00Z">
        <w:r w:rsidR="009962D6">
          <w:rPr>
            <w:rFonts w:ascii="Times New Roman" w:eastAsia="Times New Roman" w:hAnsi="Times New Roman" w:cs="Times New Roman"/>
            <w:color w:val="000000"/>
          </w:rPr>
          <w:t xml:space="preserve"> </w:t>
        </w:r>
      </w:ins>
      <w:ins w:id="94" w:author="Isabelle Cote" w:date="2024-07-23T10:57:00Z" w16du:dateUtc="2024-07-23T17:57:00Z">
        <w:r w:rsidR="000C156B">
          <w:rPr>
            <w:rFonts w:ascii="Times New Roman" w:eastAsia="Times New Roman" w:hAnsi="Times New Roman" w:cs="Times New Roman"/>
            <w:color w:val="000000"/>
          </w:rPr>
          <w:t>&lt; 10 m</w:t>
        </w:r>
      </w:ins>
      <w:ins w:id="95" w:author="Isabelle Cote" w:date="2024-07-23T10:00:00Z" w16du:dateUtc="2024-07-23T17:00:00Z">
        <w:r w:rsidR="009962D6">
          <w:rPr>
            <w:rFonts w:ascii="Times New Roman" w:eastAsia="Times New Roman" w:hAnsi="Times New Roman" w:cs="Times New Roman"/>
            <w:color w:val="000000"/>
          </w:rPr>
          <w:t>)</w:t>
        </w:r>
      </w:ins>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ins w:id="96" w:author="Isabelle Cote" w:date="2024-07-23T10:02:00Z" w16du:dateUtc="2024-07-23T17:02:00Z">
        <w:r w:rsidR="009962D6">
          <w:rPr>
            <w:rFonts w:ascii="Times New Roman" w:eastAsia="Times New Roman" w:hAnsi="Times New Roman" w:cs="Times New Roman"/>
            <w:color w:val="000000"/>
          </w:rPr>
          <w:t>es</w:t>
        </w:r>
      </w:ins>
      <w:r w:rsidR="00FC6B44" w:rsidRPr="005F1E8D">
        <w:rPr>
          <w:rFonts w:ascii="Times New Roman" w:eastAsia="Times New Roman" w:hAnsi="Times New Roman" w:cs="Times New Roman"/>
          <w:color w:val="000000"/>
        </w:rPr>
        <w:t xml:space="preserve"> and invertebrate</w:t>
      </w:r>
      <w:ins w:id="97" w:author="Isabelle Cote" w:date="2024-07-23T10:02:00Z" w16du:dateUtc="2024-07-23T17:02:00Z">
        <w:r w:rsidR="009962D6">
          <w:rPr>
            <w:rFonts w:ascii="Times New Roman" w:eastAsia="Times New Roman" w:hAnsi="Times New Roman" w:cs="Times New Roman"/>
            <w:color w:val="000000"/>
          </w:rPr>
          <w:t>s</w:t>
        </w:r>
      </w:ins>
      <w:del w:id="98" w:author="Isabelle Cote" w:date="2024-07-23T10:02:00Z" w16du:dateUtc="2024-07-23T17:02:00Z">
        <w:r w:rsidR="00FC6B44" w:rsidRPr="005F1E8D" w:rsidDel="009962D6">
          <w:rPr>
            <w:rFonts w:ascii="Times New Roman" w:eastAsia="Times New Roman" w:hAnsi="Times New Roman" w:cs="Times New Roman"/>
            <w:color w:val="000000"/>
          </w:rPr>
          <w:delText xml:space="preserve"> communities</w:delText>
        </w:r>
      </w:del>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 xml:space="preserve">Due to this region’s external nutrient sources and high flow, </w:t>
      </w:r>
      <w:commentRangeStart w:id="99"/>
      <w:ins w:id="100" w:author="Isabelle Cote" w:date="2024-07-23T10:03:00Z" w16du:dateUtc="2024-07-23T17:03:00Z">
        <w:r w:rsidR="009962D6">
          <w:rPr>
            <w:rFonts w:ascii="Times New Roman" w:eastAsia="Times New Roman" w:hAnsi="Times New Roman" w:cs="Times New Roman"/>
            <w:color w:val="000000"/>
          </w:rPr>
          <w:t xml:space="preserve">we did not expect </w:t>
        </w:r>
      </w:ins>
      <w:r w:rsidR="00E53B33">
        <w:rPr>
          <w:rFonts w:ascii="Times New Roman" w:eastAsia="Times New Roman" w:hAnsi="Times New Roman" w:cs="Times New Roman"/>
          <w:color w:val="000000"/>
        </w:rPr>
        <w:t>consumer-mediated nutrient dynamics</w:t>
      </w:r>
      <w:r w:rsidR="00E34FA8" w:rsidRPr="005F1E8D">
        <w:rPr>
          <w:rFonts w:ascii="Times New Roman" w:eastAsia="Times New Roman" w:hAnsi="Times New Roman" w:cs="Times New Roman"/>
          <w:color w:val="000000"/>
        </w:rPr>
        <w:t xml:space="preserve"> </w:t>
      </w:r>
      <w:del w:id="101" w:author="Isabelle Cote" w:date="2024-07-23T10:03:00Z" w16du:dateUtc="2024-07-23T17:03:00Z">
        <w:r w:rsidR="00E34FA8" w:rsidRPr="005F1E8D" w:rsidDel="009962D6">
          <w:rPr>
            <w:rFonts w:ascii="Times New Roman" w:eastAsia="Times New Roman" w:hAnsi="Times New Roman" w:cs="Times New Roman"/>
            <w:color w:val="000000"/>
          </w:rPr>
          <w:delText xml:space="preserve">would not be expected </w:delText>
        </w:r>
      </w:del>
      <w:r w:rsidR="00E34FA8" w:rsidRPr="005F1E8D">
        <w:rPr>
          <w:rFonts w:ascii="Times New Roman" w:eastAsia="Times New Roman" w:hAnsi="Times New Roman" w:cs="Times New Roman"/>
          <w:color w:val="000000"/>
        </w:rPr>
        <w:t>to contribute substantially to small-scale nutrient variability</w:t>
      </w:r>
      <w:commentRangeEnd w:id="99"/>
      <w:r w:rsidR="009962D6">
        <w:rPr>
          <w:rStyle w:val="CommentReference"/>
        </w:rPr>
        <w:commentReference w:id="99"/>
      </w:r>
      <w:r w:rsidR="00E34FA8" w:rsidRPr="005F1E8D">
        <w:rPr>
          <w:rFonts w:ascii="Times New Roman" w:eastAsia="Times New Roman" w:hAnsi="Times New Roman" w:cs="Times New Roman"/>
          <w:color w:val="000000"/>
        </w:rPr>
        <w:t>, but we hypothesize</w:t>
      </w:r>
      <w:ins w:id="102" w:author="Isabelle Cote" w:date="2024-07-23T10:03:00Z" w16du:dateUtc="2024-07-23T17:03:00Z">
        <w:r w:rsidR="009962D6">
          <w:rPr>
            <w:rFonts w:ascii="Times New Roman" w:eastAsia="Times New Roman" w:hAnsi="Times New Roman" w:cs="Times New Roman"/>
            <w:color w:val="000000"/>
          </w:rPr>
          <w:t>d</w:t>
        </w:r>
      </w:ins>
      <w:r w:rsidR="00E34FA8" w:rsidRPr="005F1E8D">
        <w:rPr>
          <w:rFonts w:ascii="Times New Roman" w:eastAsia="Times New Roman" w:hAnsi="Times New Roman" w:cs="Times New Roman"/>
          <w:color w:val="000000"/>
        </w:rPr>
        <w:t xml:space="preserv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ins w:id="103" w:author="Isabelle Cote" w:date="2024-07-23T10:06:00Z" w16du:dateUtc="2024-07-23T17:06:00Z">
        <w:r w:rsidR="009962D6">
          <w:rPr>
            <w:rFonts w:ascii="Times New Roman" w:eastAsia="Times New Roman" w:hAnsi="Times New Roman" w:cs="Times New Roman"/>
            <w:color w:val="000000"/>
          </w:rPr>
          <w:t>s</w:t>
        </w:r>
      </w:ins>
      <w:r w:rsidR="00A07ADB" w:rsidRPr="00A07ADB">
        <w:rPr>
          <w:rFonts w:ascii="Times New Roman" w:eastAsia="Times New Roman" w:hAnsi="Times New Roman" w:cs="Times New Roman"/>
          <w:color w:val="000000"/>
        </w:rPr>
        <w:t xml:space="preserve"> </w:t>
      </w:r>
      <w:commentRangeStart w:id="104"/>
      <w:r w:rsidR="00A07ADB" w:rsidRPr="00A07ADB">
        <w:rPr>
          <w:rFonts w:ascii="Times New Roman" w:eastAsia="Times New Roman" w:hAnsi="Times New Roman" w:cs="Times New Roman"/>
          <w:color w:val="000000"/>
        </w:rPr>
        <w:t>var</w:t>
      </w:r>
      <w:ins w:id="105" w:author="Isabelle Cote" w:date="2024-07-23T10:06:00Z" w16du:dateUtc="2024-07-23T17:06:00Z">
        <w:r w:rsidR="009962D6">
          <w:rPr>
            <w:rFonts w:ascii="Times New Roman" w:eastAsia="Times New Roman" w:hAnsi="Times New Roman" w:cs="Times New Roman"/>
            <w:color w:val="000000"/>
          </w:rPr>
          <w:t>y</w:t>
        </w:r>
      </w:ins>
      <w:commentRangeEnd w:id="104"/>
      <w:ins w:id="106" w:author="Isabelle Cote" w:date="2024-07-23T10:35:00Z" w16du:dateUtc="2024-07-23T17:35:00Z">
        <w:r w:rsidR="00DF22E5">
          <w:rPr>
            <w:rStyle w:val="CommentReference"/>
          </w:rPr>
          <w:commentReference w:id="104"/>
        </w:r>
      </w:ins>
      <w:ins w:id="107" w:author="Isabelle Cote" w:date="2024-07-23T10:06:00Z" w16du:dateUtc="2024-07-23T17:06:00Z">
        <w:r w:rsidR="009962D6">
          <w:rPr>
            <w:rFonts w:ascii="Times New Roman" w:eastAsia="Times New Roman" w:hAnsi="Times New Roman" w:cs="Times New Roman"/>
            <w:color w:val="000000"/>
          </w:rPr>
          <w:t xml:space="preserve"> </w:t>
        </w:r>
      </w:ins>
      <w:del w:id="108" w:author="Isabelle Cote" w:date="2024-07-23T10:34:00Z" w16du:dateUtc="2024-07-23T17:34:00Z">
        <w:r w:rsidR="00A07ADB" w:rsidRPr="00A07ADB" w:rsidDel="00DF22E5">
          <w:rPr>
            <w:rFonts w:ascii="Times New Roman" w:eastAsia="Times New Roman" w:hAnsi="Times New Roman" w:cs="Times New Roman"/>
            <w:color w:val="000000"/>
          </w:rPr>
          <w:delText>iability is ecological</w:delText>
        </w:r>
        <w:r w:rsidR="00375CD0" w:rsidDel="00DF22E5">
          <w:rPr>
            <w:rFonts w:ascii="Times New Roman" w:eastAsia="Times New Roman" w:hAnsi="Times New Roman" w:cs="Times New Roman"/>
            <w:color w:val="000000"/>
          </w:rPr>
          <w:delText>ly</w:delText>
        </w:r>
        <w:r w:rsidR="00A07ADB" w:rsidRPr="00A07ADB" w:rsidDel="00DF22E5">
          <w:rPr>
            <w:rFonts w:ascii="Times New Roman" w:eastAsia="Times New Roman" w:hAnsi="Times New Roman" w:cs="Times New Roman"/>
            <w:color w:val="000000"/>
          </w:rPr>
          <w:delText xml:space="preserve"> relevant</w:delText>
        </w:r>
        <w:r w:rsidR="00E34FA8" w:rsidRPr="005F1E8D" w:rsidDel="00DF22E5">
          <w:rPr>
            <w:rFonts w:ascii="Times New Roman" w:eastAsia="Times New Roman" w:hAnsi="Times New Roman" w:cs="Times New Roman"/>
            <w:color w:val="000000"/>
          </w:rPr>
          <w:delText xml:space="preserve"> </w:delText>
        </w:r>
      </w:del>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del w:id="109" w:author="Isabelle Cote" w:date="2024-07-23T10:36:00Z" w16du:dateUtc="2024-07-23T17:36:00Z">
        <w:r w:rsidR="002C3747" w:rsidRPr="005F1E8D" w:rsidDel="00DF22E5">
          <w:rPr>
            <w:rFonts w:ascii="Times New Roman" w:eastAsia="Times New Roman" w:hAnsi="Times New Roman" w:cs="Times New Roman"/>
            <w:color w:val="000000"/>
          </w:rPr>
          <w:delText xml:space="preserve">role </w:delText>
        </w:r>
      </w:del>
      <w:ins w:id="110" w:author="Isabelle Cote" w:date="2024-07-23T10:36:00Z" w16du:dateUtc="2024-07-23T17:36:00Z">
        <w:r w:rsidR="00DF22E5">
          <w:rPr>
            <w:rFonts w:ascii="Times New Roman" w:eastAsia="Times New Roman" w:hAnsi="Times New Roman" w:cs="Times New Roman"/>
            <w:color w:val="000000"/>
          </w:rPr>
          <w:t>potential for</w:t>
        </w:r>
      </w:ins>
      <w:del w:id="111" w:author="Isabelle Cote" w:date="2024-07-23T10:36:00Z" w16du:dateUtc="2024-07-23T17:36:00Z">
        <w:r w:rsidR="002C3747" w:rsidRPr="005F1E8D" w:rsidDel="00DF22E5">
          <w:rPr>
            <w:rFonts w:ascii="Times New Roman" w:eastAsia="Times New Roman" w:hAnsi="Times New Roman" w:cs="Times New Roman"/>
            <w:color w:val="000000"/>
          </w:rPr>
          <w:delText>of</w:delText>
        </w:r>
      </w:del>
      <w:r w:rsidR="002C3747" w:rsidRPr="005F1E8D">
        <w:rPr>
          <w:rFonts w:ascii="Times New Roman" w:eastAsia="Times New Roman" w:hAnsi="Times New Roman" w:cs="Times New Roman"/>
          <w:color w:val="000000"/>
        </w:rPr>
        <w:t xml:space="preserve"> consumers </w:t>
      </w:r>
      <w:del w:id="112" w:author="Isabelle Cote" w:date="2024-07-23T10:36:00Z" w16du:dateUtc="2024-07-23T17:36:00Z">
        <w:r w:rsidR="002C3747" w:rsidRPr="005F1E8D" w:rsidDel="00DF22E5">
          <w:rPr>
            <w:rFonts w:ascii="Times New Roman" w:eastAsia="Times New Roman" w:hAnsi="Times New Roman" w:cs="Times New Roman"/>
            <w:color w:val="000000"/>
          </w:rPr>
          <w:delText xml:space="preserve">in </w:delText>
        </w:r>
      </w:del>
      <w:ins w:id="113" w:author="Isabelle Cote" w:date="2024-07-23T10:36:00Z" w16du:dateUtc="2024-07-23T17:36:00Z">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ins>
      <w:r w:rsidR="002C3747" w:rsidRPr="005F1E8D">
        <w:rPr>
          <w:rFonts w:ascii="Times New Roman" w:eastAsia="Times New Roman" w:hAnsi="Times New Roman" w:cs="Times New Roman"/>
          <w:color w:val="000000"/>
        </w:rPr>
        <w:t>structur</w:t>
      </w:r>
      <w:ins w:id="114" w:author="Isabelle Cote" w:date="2024-07-23T10:36:00Z" w16du:dateUtc="2024-07-23T17:36:00Z">
        <w:r w:rsidR="00DF22E5">
          <w:rPr>
            <w:rFonts w:ascii="Times New Roman" w:eastAsia="Times New Roman" w:hAnsi="Times New Roman" w:cs="Times New Roman"/>
            <w:color w:val="000000"/>
          </w:rPr>
          <w:t>e communities</w:t>
        </w:r>
      </w:ins>
      <w:del w:id="115" w:author="Isabelle Cote" w:date="2024-07-23T10:36:00Z" w16du:dateUtc="2024-07-23T17:36:00Z">
        <w:r w:rsidR="002C3747" w:rsidRPr="005F1E8D" w:rsidDel="00DF22E5">
          <w:rPr>
            <w:rFonts w:ascii="Times New Roman" w:eastAsia="Times New Roman" w:hAnsi="Times New Roman" w:cs="Times New Roman"/>
            <w:color w:val="000000"/>
          </w:rPr>
          <w:delText>ing</w:delText>
        </w:r>
      </w:del>
      <w:r w:rsidR="002C3747" w:rsidRPr="005F1E8D">
        <w:rPr>
          <w:rFonts w:ascii="Times New Roman" w:eastAsia="Times New Roman" w:hAnsi="Times New Roman" w:cs="Times New Roman"/>
          <w:color w:val="000000"/>
        </w:rPr>
        <w:t xml:space="preserve"> not only </w:t>
      </w:r>
      <w:ins w:id="116" w:author="Isabelle Cote" w:date="2024-07-23T10:36:00Z" w16du:dateUtc="2024-07-23T17:36:00Z">
        <w:r w:rsidR="00DF22E5">
          <w:rPr>
            <w:rFonts w:ascii="Times New Roman" w:eastAsia="Times New Roman" w:hAnsi="Times New Roman" w:cs="Times New Roman"/>
            <w:color w:val="000000"/>
          </w:rPr>
          <w:t xml:space="preserve">from the </w:t>
        </w:r>
      </w:ins>
      <w:r w:rsidR="002C3747" w:rsidRPr="005F1E8D">
        <w:rPr>
          <w:rFonts w:ascii="Times New Roman" w:eastAsia="Times New Roman" w:hAnsi="Times New Roman" w:cs="Times New Roman"/>
          <w:color w:val="000000"/>
        </w:rPr>
        <w:t>top</w:t>
      </w:r>
      <w:del w:id="117" w:author="Isabelle Cote" w:date="2024-07-23T10:36:00Z" w16du:dateUtc="2024-07-23T17:36:00Z">
        <w:r w:rsidR="002C3747" w:rsidRPr="005F1E8D" w:rsidDel="00DF22E5">
          <w:rPr>
            <w:rFonts w:ascii="Times New Roman" w:eastAsia="Times New Roman" w:hAnsi="Times New Roman" w:cs="Times New Roman"/>
            <w:color w:val="000000"/>
          </w:rPr>
          <w:delText>-</w:delText>
        </w:r>
      </w:del>
      <w:r w:rsidR="002C3747" w:rsidRPr="005F1E8D">
        <w:rPr>
          <w:rFonts w:ascii="Times New Roman" w:eastAsia="Times New Roman" w:hAnsi="Times New Roman" w:cs="Times New Roman"/>
          <w:color w:val="000000"/>
        </w:rPr>
        <w:t xml:space="preserve">down, but also </w:t>
      </w:r>
      <w:ins w:id="118" w:author="Isabelle Cote" w:date="2024-07-23T10:36:00Z" w16du:dateUtc="2024-07-23T17:36:00Z">
        <w:r w:rsidR="00DF22E5">
          <w:rPr>
            <w:rFonts w:ascii="Times New Roman" w:eastAsia="Times New Roman" w:hAnsi="Times New Roman" w:cs="Times New Roman"/>
            <w:color w:val="000000"/>
          </w:rPr>
          <w:t xml:space="preserve">the </w:t>
        </w:r>
      </w:ins>
      <w:r w:rsidR="002C3747" w:rsidRPr="005F1E8D">
        <w:rPr>
          <w:rFonts w:ascii="Times New Roman" w:eastAsia="Times New Roman" w:hAnsi="Times New Roman" w:cs="Times New Roman"/>
          <w:color w:val="000000"/>
        </w:rPr>
        <w:t>bottom</w:t>
      </w:r>
      <w:ins w:id="119" w:author="Isabelle Cote" w:date="2024-07-23T10:36:00Z" w16du:dateUtc="2024-07-23T17:36:00Z">
        <w:r w:rsidR="00DF22E5">
          <w:rPr>
            <w:rFonts w:ascii="Times New Roman" w:eastAsia="Times New Roman" w:hAnsi="Times New Roman" w:cs="Times New Roman"/>
            <w:color w:val="000000"/>
          </w:rPr>
          <w:t xml:space="preserve"> </w:t>
        </w:r>
      </w:ins>
      <w:del w:id="120" w:author="Isabelle Cote" w:date="2024-07-23T10:36:00Z" w16du:dateUtc="2024-07-23T17:36:00Z">
        <w:r w:rsidR="002C3747" w:rsidRPr="005F1E8D" w:rsidDel="00DF22E5">
          <w:rPr>
            <w:rFonts w:ascii="Times New Roman" w:eastAsia="Times New Roman" w:hAnsi="Times New Roman" w:cs="Times New Roman"/>
            <w:color w:val="000000"/>
          </w:rPr>
          <w:delText>-</w:delText>
        </w:r>
      </w:del>
      <w:r w:rsidR="002C3747" w:rsidRPr="005F1E8D">
        <w:rPr>
          <w:rFonts w:ascii="Times New Roman" w:eastAsia="Times New Roman" w:hAnsi="Times New Roman" w:cs="Times New Roman"/>
          <w:color w:val="000000"/>
        </w:rPr>
        <w:t>up</w:t>
      </w:r>
      <w:del w:id="121" w:author="Isabelle Cote" w:date="2024-07-23T10:36:00Z" w16du:dateUtc="2024-07-23T17:36:00Z">
        <w:r w:rsidR="002C3747" w:rsidRPr="005F1E8D" w:rsidDel="00DF22E5">
          <w:rPr>
            <w:rFonts w:ascii="Times New Roman" w:eastAsia="Times New Roman" w:hAnsi="Times New Roman" w:cs="Times New Roman"/>
            <w:color w:val="000000"/>
          </w:rPr>
          <w:delText xml:space="preserve"> control</w:delText>
        </w:r>
      </w:del>
      <w:r w:rsidR="002C3747" w:rsidRPr="005F1E8D">
        <w:rPr>
          <w:rFonts w:ascii="Times New Roman" w:eastAsia="Times New Roman" w:hAnsi="Times New Roman" w:cs="Times New Roman"/>
          <w:color w:val="000000"/>
        </w:rPr>
        <w:t>.</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59DCA647" w:rsidR="00E31F65" w:rsidRDefault="004E6F16" w:rsidP="00EB3BC7">
      <w:pPr>
        <w:spacing w:line="480" w:lineRule="auto"/>
        <w:rPr>
          <w:rFonts w:ascii="Times New Roman" w:hAnsi="Times New Roman" w:cs="Times New Roman"/>
          <w:lang w:val="en-CA"/>
        </w:rPr>
      </w:pPr>
      <w:del w:id="122" w:author="Isabelle Cote" w:date="2024-07-23T10:05:00Z" w16du:dateUtc="2024-07-23T17:05:00Z">
        <w:r w:rsidRPr="005F1E8D" w:rsidDel="009962D6">
          <w:rPr>
            <w:rFonts w:ascii="Times New Roman" w:hAnsi="Times New Roman" w:cs="Times New Roman"/>
            <w:lang w:val="en-CA"/>
          </w:rPr>
          <w:tab/>
        </w:r>
      </w:del>
      <w:r w:rsidRPr="005F1E8D">
        <w:rPr>
          <w:rFonts w:ascii="Times New Roman" w:hAnsi="Times New Roman" w:cs="Times New Roman"/>
          <w:lang w:val="en-CA"/>
        </w:rPr>
        <w:t>Barkley Sound is located in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commentRangeStart w:id="123"/>
      <w:r w:rsidR="00486C53">
        <w:rPr>
          <w:rFonts w:ascii="Times New Roman" w:hAnsi="Times New Roman" w:cs="Times New Roman"/>
          <w:lang w:val="en-CA"/>
        </w:rPr>
        <w:t xml:space="preserve">comprise </w:t>
      </w:r>
      <w:commentRangeEnd w:id="123"/>
      <w:r w:rsidR="00DF22E5">
        <w:rPr>
          <w:rStyle w:val="CommentReference"/>
        </w:rPr>
        <w:commentReference w:id="123"/>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ins w:id="124" w:author="Isabelle Cote" w:date="2024-07-23T10:38:00Z" w16du:dateUtc="2024-07-23T17:38:00Z">
        <w:r w:rsidR="00DF22E5">
          <w:rPr>
            <w:rFonts w:ascii="Times New Roman" w:hAnsi="Times New Roman" w:cs="Times New Roman"/>
            <w:lang w:val="en-CA"/>
          </w:rPr>
          <w:t xml:space="preserve"> (cite RLS?)</w:t>
        </w:r>
      </w:ins>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ins w:id="125" w:author="Isabelle Cote" w:date="2024-07-23T10:38:00Z" w16du:dateUtc="2024-07-23T17:38:00Z">
        <w:r w:rsidR="00DF22E5">
          <w:rPr>
            <w:rFonts w:ascii="Times New Roman" w:hAnsi="Times New Roman" w:cs="Times New Roman"/>
            <w:lang w:val="en-CA"/>
          </w:rPr>
          <w:t xml:space="preserve"> (cite RLS)</w:t>
        </w:r>
      </w:ins>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7B2E90C6" w:rsidR="009E6CC7" w:rsidRPr="00356E7A" w:rsidRDefault="005F422E" w:rsidP="005F422E">
      <w:pPr>
        <w:spacing w:line="480" w:lineRule="auto"/>
        <w:rPr>
          <w:rFonts w:ascii="Times New Roman" w:hAnsi="Times New Roman" w:cs="Times New Roman"/>
          <w:lang w:val="en-CA"/>
        </w:rPr>
      </w:pPr>
      <w:del w:id="126" w:author="Isabelle Cote" w:date="2024-07-23T10:38:00Z" w16du:dateUtc="2024-07-23T17:38:00Z">
        <w:r w:rsidDel="00DF22E5">
          <w:rPr>
            <w:rFonts w:ascii="Times New Roman" w:hAnsi="Times New Roman" w:cs="Times New Roman"/>
            <w:lang w:val="en-CA"/>
          </w:rPr>
          <w:tab/>
        </w:r>
      </w:del>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w:t>
      </w:r>
      <w:r>
        <w:rPr>
          <w:rFonts w:ascii="Times New Roman" w:hAnsi="Times New Roman" w:cs="Times New Roman"/>
          <w:lang w:val="en-CA"/>
        </w:rPr>
        <w:t xml:space="preserve"> at each site</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127"/>
      <w:commentRangeStart w:id="128"/>
      <w:r w:rsidR="00CF7FD0" w:rsidRPr="005F1E8D">
        <w:rPr>
          <w:rFonts w:ascii="Times New Roman" w:hAnsi="Times New Roman" w:cs="Times New Roman"/>
          <w:highlight w:val="green"/>
          <w:lang w:val="en-CA"/>
        </w:rPr>
        <w:t>Fig. 2</w:t>
      </w:r>
      <w:commentRangeEnd w:id="127"/>
      <w:r w:rsidR="00355A76">
        <w:rPr>
          <w:rStyle w:val="CommentReference"/>
        </w:rPr>
        <w:commentReference w:id="127"/>
      </w:r>
      <w:commentRangeEnd w:id="128"/>
      <w:r w:rsidR="00250785">
        <w:rPr>
          <w:rStyle w:val="CommentReference"/>
        </w:rPr>
        <w:commentReference w:id="128"/>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del w:id="129" w:author="Isabelle Cote" w:date="2024-07-23T11:16:00Z" w16du:dateUtc="2024-07-23T18:16:00Z">
        <w:r w:rsidR="004433B7" w:rsidDel="00F013CE">
          <w:rPr>
            <w:rFonts w:ascii="Times New Roman" w:hAnsi="Times New Roman" w:cs="Times New Roman"/>
            <w:lang w:val="en-CA"/>
          </w:rPr>
          <w:delText>Given the uneven sampling areas for each method, abundances of animals were divided by their respective sampled areas (500 m</w:delText>
        </w:r>
        <w:r w:rsidR="004433B7" w:rsidDel="00F013CE">
          <w:rPr>
            <w:rFonts w:ascii="Times New Roman" w:hAnsi="Times New Roman" w:cs="Times New Roman"/>
            <w:vertAlign w:val="superscript"/>
            <w:lang w:val="en-CA"/>
          </w:rPr>
          <w:delText>2</w:delText>
        </w:r>
        <w:r w:rsidR="004433B7" w:rsidDel="00F013CE">
          <w:rPr>
            <w:rFonts w:ascii="Times New Roman" w:hAnsi="Times New Roman" w:cs="Times New Roman"/>
            <w:lang w:val="en-CA"/>
          </w:rPr>
          <w:delText xml:space="preserve"> for fishes recorded in the water column, and 100 m</w:delText>
        </w:r>
        <w:r w:rsidR="004433B7" w:rsidDel="00F013CE">
          <w:rPr>
            <w:rFonts w:ascii="Times New Roman" w:hAnsi="Times New Roman" w:cs="Times New Roman"/>
            <w:vertAlign w:val="superscript"/>
            <w:lang w:val="en-CA"/>
          </w:rPr>
          <w:delText>2</w:delText>
        </w:r>
        <w:r w:rsidR="004433B7" w:rsidDel="00F013CE">
          <w:rPr>
            <w:rFonts w:ascii="Times New Roman" w:hAnsi="Times New Roman" w:cs="Times New Roman"/>
            <w:lang w:val="en-CA"/>
          </w:rPr>
          <w:delText xml:space="preserve"> for cryptic fishes and large mobile invertebrates).</w:delText>
        </w:r>
      </w:del>
    </w:p>
    <w:p w14:paraId="31ABE297" w14:textId="7294AD86"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w:t>
      </w:r>
      <w:del w:id="130" w:author="Isabelle Cote" w:date="2024-07-23T10:44:00Z" w16du:dateUtc="2024-07-23T17:44:00Z">
        <w:r w:rsidRPr="005F1E8D" w:rsidDel="00250785">
          <w:rPr>
            <w:rFonts w:ascii="Times New Roman" w:hAnsi="Times New Roman" w:cs="Times New Roman"/>
            <w:lang w:val="en-CA"/>
          </w:rPr>
          <w:delText xml:space="preserve">the </w:delText>
        </w:r>
      </w:del>
      <w:ins w:id="131" w:author="Isabelle Cote" w:date="2024-07-23T10:44:00Z" w16du:dateUtc="2024-07-23T17:44:00Z">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ins>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132"/>
      <w:commentRangeStart w:id="133"/>
      <w:r w:rsidR="007268C2" w:rsidRPr="005F1E8D">
        <w:rPr>
          <w:rFonts w:ascii="Times New Roman" w:hAnsi="Times New Roman" w:cs="Times New Roman"/>
          <w:color w:val="000000"/>
          <w:lang w:val="en-CA"/>
        </w:rPr>
        <w:t>Lim, unpublished data</w:t>
      </w:r>
      <w:commentRangeEnd w:id="132"/>
      <w:r w:rsidR="001D7BE9">
        <w:rPr>
          <w:rStyle w:val="CommentReference"/>
        </w:rPr>
        <w:commentReference w:id="132"/>
      </w:r>
      <w:commentRangeEnd w:id="133"/>
      <w:r w:rsidR="0067503F">
        <w:rPr>
          <w:rStyle w:val="CommentReference"/>
        </w:rPr>
        <w:commentReference w:id="133"/>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134"/>
      <w:commentRangeStart w:id="135"/>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134"/>
      <w:r w:rsidR="00895C86" w:rsidRPr="005F1E8D">
        <w:rPr>
          <w:rStyle w:val="CommentReference"/>
          <w:rFonts w:ascii="Times New Roman" w:hAnsi="Times New Roman" w:cs="Times New Roman"/>
        </w:rPr>
        <w:commentReference w:id="134"/>
      </w:r>
      <w:commentRangeEnd w:id="135"/>
      <w:r w:rsidR="001D7BE9">
        <w:rPr>
          <w:rStyle w:val="CommentReference"/>
        </w:rPr>
        <w:commentReference w:id="135"/>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9D0BF45" w:rsidR="001F79DB" w:rsidRPr="005F1E8D" w:rsidRDefault="00817D31" w:rsidP="00250785">
      <w:pPr>
        <w:spacing w:line="480" w:lineRule="auto"/>
        <w:rPr>
          <w:rFonts w:ascii="Times New Roman" w:hAnsi="Times New Roman" w:cs="Times New Roman"/>
          <w:lang w:val="en-CA"/>
        </w:rPr>
        <w:pPrChange w:id="136" w:author="Isabelle Cote" w:date="2024-07-23T10:45:00Z" w16du:dateUtc="2024-07-23T17:45:00Z">
          <w:pPr>
            <w:spacing w:line="480" w:lineRule="auto"/>
            <w:ind w:firstLine="720"/>
          </w:pPr>
        </w:pPrChange>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ins w:id="137" w:author="Isabelle Cote" w:date="2024-07-23T10:49:00Z" w16du:dateUtc="2024-07-23T17:49:00Z">
        <w:r w:rsidR="00250785">
          <w:rPr>
            <w:rFonts w:ascii="Times New Roman" w:hAnsi="Times New Roman" w:cs="Times New Roman"/>
            <w:lang w:val="en-CA"/>
          </w:rPr>
          <w:t xml:space="preserve">edge of the </w:t>
        </w:r>
      </w:ins>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576692"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00576692"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lastRenderedPageBreak/>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138"/>
      <w:r w:rsidR="00895C86" w:rsidRPr="005F1E8D">
        <w:rPr>
          <w:rFonts w:ascii="Times New Roman" w:hAnsi="Times New Roman" w:cs="Times New Roman"/>
          <w:lang w:val="en-CA"/>
        </w:rPr>
        <w:t>depth</w:t>
      </w:r>
      <w:commentRangeEnd w:id="138"/>
      <w:r w:rsidR="00152CBA" w:rsidRPr="005F1E8D">
        <w:rPr>
          <w:rStyle w:val="CommentReference"/>
          <w:rFonts w:ascii="Times New Roman" w:hAnsi="Times New Roman" w:cs="Times New Roman"/>
        </w:rPr>
        <w:commentReference w:id="13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7826D1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139"/>
      <w:commentRangeStart w:id="140"/>
      <w:del w:id="141" w:author="Isabelle Cote" w:date="2024-07-23T10:55:00Z" w16du:dateUtc="2024-07-23T17:55:00Z">
        <w:r w:rsidR="00136DB7" w:rsidRPr="005F1E8D" w:rsidDel="000C156B">
          <w:rPr>
            <w:rFonts w:ascii="Times New Roman" w:hAnsi="Times New Roman" w:cs="Times New Roman"/>
            <w:i/>
            <w:lang w:val="en-CA"/>
          </w:rPr>
          <w:delText xml:space="preserve">very </w:delText>
        </w:r>
      </w:del>
      <w:r w:rsidR="00136DB7" w:rsidRPr="005F1E8D">
        <w:rPr>
          <w:rFonts w:ascii="Times New Roman" w:hAnsi="Times New Roman" w:cs="Times New Roman"/>
          <w:i/>
          <w:lang w:val="en-CA"/>
        </w:rPr>
        <w:t>small</w:t>
      </w:r>
      <w:ins w:id="142" w:author="Isabelle Cote" w:date="2024-07-23T10:55:00Z" w16du:dateUtc="2024-07-23T17:55:00Z">
        <w:r w:rsidR="000C156B">
          <w:rPr>
            <w:rFonts w:ascii="Times New Roman" w:hAnsi="Times New Roman" w:cs="Times New Roman"/>
            <w:i/>
            <w:lang w:val="en-CA"/>
          </w:rPr>
          <w:t>er</w:t>
        </w:r>
      </w:ins>
      <w:r w:rsidR="00136DB7" w:rsidRPr="005F1E8D">
        <w:rPr>
          <w:rFonts w:ascii="Times New Roman" w:hAnsi="Times New Roman" w:cs="Times New Roman"/>
          <w:i/>
          <w:lang w:val="en-CA"/>
        </w:rPr>
        <w:t>-scale</w:t>
      </w:r>
      <w:commentRangeEnd w:id="139"/>
      <w:r w:rsidR="00F17ED1">
        <w:rPr>
          <w:rStyle w:val="CommentReference"/>
        </w:rPr>
        <w:commentReference w:id="139"/>
      </w:r>
      <w:commentRangeEnd w:id="140"/>
      <w:r w:rsidR="000C156B">
        <w:rPr>
          <w:rStyle w:val="CommentReference"/>
        </w:rPr>
        <w:commentReference w:id="140"/>
      </w:r>
      <w:r w:rsidR="00136DB7" w:rsidRPr="005F1E8D">
        <w:rPr>
          <w:rFonts w:ascii="Times New Roman" w:hAnsi="Times New Roman" w:cs="Times New Roman"/>
          <w:i/>
          <w:lang w:val="en-CA"/>
        </w:rPr>
        <w:t>) variation</w:t>
      </w:r>
    </w:p>
    <w:p w14:paraId="39EFC3F8" w14:textId="771A875A" w:rsidR="00D823F4" w:rsidRPr="005F1E8D" w:rsidRDefault="00230925" w:rsidP="00EB3BC7">
      <w:pPr>
        <w:spacing w:line="480" w:lineRule="auto"/>
        <w:rPr>
          <w:rFonts w:ascii="Times New Roman" w:hAnsi="Times New Roman" w:cs="Times New Roman"/>
          <w:lang w:val="en-CA"/>
        </w:rPr>
      </w:pPr>
      <w:del w:id="143" w:author="Isabelle Cote" w:date="2024-07-23T10:55:00Z" w16du:dateUtc="2024-07-23T17:55:00Z">
        <w:r w:rsidRPr="005F1E8D" w:rsidDel="000C156B">
          <w:rPr>
            <w:rFonts w:ascii="Times New Roman" w:hAnsi="Times New Roman" w:cs="Times New Roman"/>
            <w:lang w:val="en-CA"/>
          </w:rPr>
          <w:tab/>
        </w:r>
      </w:del>
      <w:r w:rsidR="005B26B9" w:rsidRPr="005F1E8D">
        <w:rPr>
          <w:rFonts w:ascii="Times New Roman" w:hAnsi="Times New Roman" w:cs="Times New Roman"/>
          <w:lang w:val="en-CA"/>
        </w:rPr>
        <w:t>To quantify the ability of animals to affect the NH</w:t>
      </w:r>
      <w:r w:rsidR="005B26B9" w:rsidRPr="005F1E8D">
        <w:rPr>
          <w:rFonts w:ascii="Cambria Math" w:hAnsi="Cambria Math" w:cs="Cambria Math"/>
          <w:lang w:val="en-CA"/>
        </w:rPr>
        <w:t>₄⁺</w:t>
      </w:r>
      <w:r w:rsidR="005B26B9" w:rsidRPr="005F1E8D">
        <w:rPr>
          <w:rFonts w:ascii="Times New Roman" w:hAnsi="Times New Roman" w:cs="Times New Roman"/>
          <w:lang w:val="en-CA"/>
        </w:rPr>
        <w:t xml:space="preserve"> concentration in their immediate vicinit</w:t>
      </w:r>
      <w:r w:rsidR="005B26B9">
        <w:rPr>
          <w:rFonts w:ascii="Times New Roman" w:hAnsi="Times New Roman" w:cs="Times New Roman"/>
          <w:lang w:val="en-CA"/>
        </w:rPr>
        <w:t>y</w:t>
      </w:r>
      <w:r w:rsidR="005B26B9" w:rsidRPr="005F1E8D">
        <w:rPr>
          <w:rFonts w:ascii="Times New Roman" w:hAnsi="Times New Roman" w:cs="Times New Roman"/>
          <w:lang w:val="en-CA"/>
        </w:rPr>
        <w:t xml:space="preserve"> we conducted two caging experiments </w:t>
      </w:r>
      <w:r w:rsidR="005B26B9" w:rsidRPr="005F1E8D">
        <w:rPr>
          <w:rFonts w:ascii="Times New Roman" w:hAnsi="Times New Roman" w:cs="Times New Roman"/>
          <w:i/>
          <w:lang w:val="en-CA"/>
        </w:rPr>
        <w:t>in situ</w:t>
      </w:r>
      <w:r w:rsidR="005B26B9" w:rsidRPr="005F1E8D">
        <w:rPr>
          <w:rFonts w:ascii="Times New Roman" w:hAnsi="Times New Roman" w:cs="Times New Roman"/>
          <w:lang w:val="en-CA"/>
        </w:rPr>
        <w:t xml:space="preserve"> </w:t>
      </w:r>
      <w:r w:rsidR="005B26B9">
        <w:rPr>
          <w:rFonts w:ascii="Times New Roman" w:hAnsi="Times New Roman" w:cs="Times New Roman"/>
          <w:lang w:val="en-CA"/>
        </w:rPr>
        <w:t>near Bamfield.</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ins w:id="144" w:author="Isabelle Cote" w:date="2024-07-23T10:59:00Z" w16du:dateUtc="2024-07-23T17:59:00Z">
        <w:r w:rsidR="000C156B">
          <w:rPr>
            <w:rFonts w:ascii="Times New Roman" w:hAnsi="Times New Roman" w:cs="Times New Roman"/>
            <w:lang w:val="en-CA"/>
          </w:rPr>
          <w:t>, a wide, exposed bay that opens on</w:t>
        </w:r>
      </w:ins>
      <w:ins w:id="145" w:author="Isabelle Cote" w:date="2024-07-23T11:00:00Z" w16du:dateUtc="2024-07-23T18:00:00Z">
        <w:r w:rsidR="000C156B">
          <w:rPr>
            <w:rFonts w:ascii="Times New Roman" w:hAnsi="Times New Roman" w:cs="Times New Roman"/>
            <w:lang w:val="en-CA"/>
          </w:rPr>
          <w:t xml:space="preserve"> Trevor Channel (Fig. 1),</w:t>
        </w:r>
      </w:ins>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 xml:space="preserve">on May </w:t>
      </w:r>
      <w:commentRangeStart w:id="146"/>
      <w:r w:rsidR="00FC0F65" w:rsidRPr="005F1E8D">
        <w:rPr>
          <w:rFonts w:ascii="Times New Roman" w:hAnsi="Times New Roman" w:cs="Times New Roman"/>
          <w:lang w:val="en-CA"/>
        </w:rPr>
        <w:t>27</w:t>
      </w:r>
      <w:ins w:id="147" w:author="Isabelle Cote" w:date="2024-07-23T10:58:00Z" w16du:dateUtc="2024-07-23T17:58:00Z">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ins>
      <w:ins w:id="148" w:author="Isabelle Cote" w:date="2024-07-23T10:57:00Z" w16du:dateUtc="2024-07-23T17:57:00Z">
        <w:r w:rsidR="000C156B">
          <w:rPr>
            <w:rFonts w:ascii="Times New Roman" w:hAnsi="Times New Roman" w:cs="Times New Roman"/>
            <w:lang w:val="en-CA"/>
          </w:rPr>
          <w:t>28</w:t>
        </w:r>
      </w:ins>
      <w:commentRangeEnd w:id="146"/>
      <w:ins w:id="149" w:author="Isabelle Cote" w:date="2024-07-23T10:58:00Z" w16du:dateUtc="2024-07-23T17:58:00Z">
        <w:r w:rsidR="000C156B">
          <w:rPr>
            <w:rStyle w:val="CommentReference"/>
          </w:rPr>
          <w:commentReference w:id="146"/>
        </w:r>
      </w:ins>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ins w:id="150" w:author="Isabelle Cote" w:date="2024-07-23T10:56:00Z" w16du:dateUtc="2024-07-23T17:56:00Z">
        <w:r w:rsidR="000C156B">
          <w:rPr>
            <w:rFonts w:ascii="Times New Roman" w:hAnsi="Times New Roman" w:cs="Times New Roman"/>
            <w:lang w:val="en-CA"/>
          </w:rPr>
          <w:t>(</w:t>
        </w:r>
      </w:ins>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ins w:id="151" w:author="Isabelle Cote" w:date="2024-07-23T10:56:00Z" w16du:dateUtc="2024-07-23T17:56:00Z">
        <w:r w:rsidR="000C156B">
          <w:rPr>
            <w:rFonts w:ascii="Times New Roman" w:hAnsi="Times New Roman" w:cs="Times New Roman"/>
            <w:lang w:val="en-CA"/>
          </w:rPr>
          <w:t>)</w:t>
        </w:r>
      </w:ins>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w:t>
      </w:r>
      <w:r w:rsidR="00C12458" w:rsidRPr="005F1E8D">
        <w:rPr>
          <w:rFonts w:ascii="Times New Roman" w:hAnsi="Times New Roman" w:cs="Times New Roman"/>
          <w:lang w:val="en-CA"/>
        </w:rPr>
        <w:lastRenderedPageBreak/>
        <w:t xml:space="preserve">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r w:rsidR="00C12458" w:rsidRPr="005F1E8D">
        <w:rPr>
          <w:rFonts w:ascii="Times New Roman" w:hAnsi="Times New Roman" w:cs="Times New Roman"/>
          <w:i/>
          <w:lang w:val="en-CA"/>
        </w:rPr>
        <w:t>Apostichopus californicus</w:t>
      </w:r>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26390B33"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ins w:id="152" w:author="Isabelle Cote" w:date="2024-07-23T11:02:00Z" w16du:dateUtc="2024-07-23T18:02:00Z">
        <w:r w:rsidR="000C156B">
          <w:rPr>
            <w:rFonts w:ascii="Times New Roman" w:hAnsi="Times New Roman" w:cs="Times New Roman"/>
            <w:lang w:val="en-CA"/>
          </w:rPr>
          <w:t>, a narrow, sheltered inlet (Fig. 1),</w:t>
        </w:r>
      </w:ins>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ins w:id="153" w:author="Isabelle Cote" w:date="2024-07-23T11:02:00Z" w16du:dateUtc="2024-07-23T18:02:00Z">
        <w:r w:rsidR="00A56CF1">
          <w:rPr>
            <w:rFonts w:ascii="Times New Roman" w:hAnsi="Times New Roman" w:cs="Times New Roman"/>
            <w:color w:val="000000"/>
            <w:lang w:val="en-CA"/>
          </w:rPr>
          <w:t>(</w:t>
        </w:r>
      </w:ins>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ins w:id="154" w:author="Isabelle Cote" w:date="2024-07-23T11:02:00Z" w16du:dateUtc="2024-07-23T18:02:00Z">
        <w:r w:rsidR="00A56CF1">
          <w:rPr>
            <w:rFonts w:ascii="Times New Roman" w:hAnsi="Times New Roman" w:cs="Times New Roman"/>
            <w:color w:val="000000"/>
            <w:lang w:val="en-CA"/>
          </w:rPr>
          <w:t>)</w:t>
        </w:r>
      </w:ins>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w:t>
      </w:r>
      <w:r w:rsidR="00D823F4" w:rsidRPr="005F1E8D">
        <w:rPr>
          <w:rFonts w:ascii="Times New Roman" w:hAnsi="Times New Roman" w:cs="Times New Roman"/>
          <w:color w:val="000000"/>
          <w:lang w:val="en-CA"/>
        </w:rPr>
        <w:lastRenderedPageBreak/>
        <w:t>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del w:id="155" w:author="Isabelle Cote" w:date="2024-07-23T11:05:00Z" w16du:dateUtc="2024-07-23T18:05:00Z">
        <w:r w:rsidRPr="005F1E8D" w:rsidDel="00A56CF1">
          <w:rPr>
            <w:rFonts w:ascii="Times New Roman" w:hAnsi="Times New Roman" w:cs="Times New Roman"/>
            <w:lang w:val="en-CA"/>
          </w:rPr>
          <w:tab/>
        </w:r>
      </w:del>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tidyverse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‘glmmTMB’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and DHARMa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7F5ED3CE"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w:t>
      </w:r>
      <w:r w:rsidR="00880269">
        <w:rPr>
          <w:rFonts w:ascii="Times New Roman" w:hAnsi="Times New Roman" w:cs="Times New Roman"/>
          <w:lang w:val="en-CA"/>
        </w:rPr>
        <w:t xml:space="preserve">estimates </w:t>
      </w:r>
      <w:r w:rsidRPr="005F1E8D">
        <w:rPr>
          <w:rFonts w:ascii="Times New Roman" w:hAnsi="Times New Roman" w:cs="Times New Roman"/>
          <w:lang w:val="en-CA"/>
        </w:rPr>
        <w:t xml:space="preserve">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156"/>
      <w:commentRangeStart w:id="157"/>
      <w:r w:rsidR="00792779">
        <w:rPr>
          <w:rFonts w:ascii="Times New Roman" w:hAnsi="Times New Roman" w:cs="Times New Roman"/>
          <w:lang w:val="en-CA"/>
        </w:rPr>
        <w:t>.</w:t>
      </w:r>
      <w:commentRangeEnd w:id="156"/>
      <w:r w:rsidR="00F17ED1">
        <w:rPr>
          <w:rStyle w:val="CommentReference"/>
        </w:rPr>
        <w:commentReference w:id="156"/>
      </w:r>
      <w:commentRangeEnd w:id="157"/>
      <w:r w:rsidR="00F013CE">
        <w:rPr>
          <w:rStyle w:val="CommentReference"/>
        </w:rPr>
        <w:commentReference w:id="157"/>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w:t>
      </w:r>
      <w:commentRangeStart w:id="158"/>
      <w:commentRangeStart w:id="159"/>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158"/>
      <w:r w:rsidR="00EA4716">
        <w:rPr>
          <w:rStyle w:val="CommentReference"/>
        </w:rPr>
        <w:commentReference w:id="158"/>
      </w:r>
      <w:commentRangeEnd w:id="159"/>
      <w:r w:rsidR="00F013CE">
        <w:rPr>
          <w:rStyle w:val="CommentReference"/>
        </w:rPr>
        <w:commentReference w:id="159"/>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w:t>
      </w:r>
      <w:r w:rsidR="00C25CFD" w:rsidRPr="005F1E8D">
        <w:rPr>
          <w:rFonts w:ascii="Times New Roman" w:hAnsi="Times New Roman" w:cs="Times New Roman"/>
          <w:lang w:val="en-CA"/>
        </w:rPr>
        <w:lastRenderedPageBreak/>
        <w:t xml:space="preserve">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one hour later, and taking the average of those values. We downloaded tide height data from the website: </w:t>
      </w:r>
      <w:hyperlink r:id="rId12"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1291CEF5" w:rsidR="00E221AC" w:rsidRDefault="00670555" w:rsidP="00670555">
      <w:pPr>
        <w:spacing w:line="480" w:lineRule="auto"/>
        <w:rPr>
          <w:rFonts w:ascii="Times New Roman" w:hAnsi="Times New Roman" w:cs="Times New Roman"/>
          <w:lang w:val="en-CA"/>
        </w:rPr>
      </w:pPr>
      <w:del w:id="160" w:author="Isabelle Cote" w:date="2024-07-23T11:18:00Z" w16du:dateUtc="2024-07-23T18:18:00Z">
        <w:r w:rsidRPr="005F1E8D" w:rsidDel="00F013CE">
          <w:rPr>
            <w:rFonts w:ascii="Times New Roman" w:hAnsi="Times New Roman" w:cs="Times New Roman"/>
            <w:lang w:val="en-CA"/>
          </w:rPr>
          <w:tab/>
        </w:r>
      </w:del>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xml:space="preserve">, and </w:t>
      </w:r>
      <w:del w:id="161" w:author="Isabelle Cote" w:date="2024-07-23T11:18:00Z" w16du:dateUtc="2024-07-23T18:18:00Z">
        <w:r w:rsidRPr="005F1E8D" w:rsidDel="00F013CE">
          <w:rPr>
            <w:rFonts w:ascii="Times New Roman" w:hAnsi="Times New Roman" w:cs="Times New Roman"/>
            <w:lang w:val="en-CA"/>
          </w:rPr>
          <w:delText xml:space="preserve">a </w:delText>
        </w:r>
      </w:del>
      <w:r w:rsidRPr="005F1E8D">
        <w:rPr>
          <w:rFonts w:ascii="Times New Roman" w:hAnsi="Times New Roman" w:cs="Times New Roman"/>
          <w:lang w:val="en-CA"/>
        </w:rPr>
        <w:t>random effect</w:t>
      </w:r>
      <w:ins w:id="162" w:author="Isabelle Cote" w:date="2024-07-23T11:18:00Z" w16du:dateUtc="2024-07-23T18:18:00Z">
        <w:r w:rsidR="00F013CE">
          <w:rPr>
            <w:rFonts w:ascii="Times New Roman" w:hAnsi="Times New Roman" w:cs="Times New Roman"/>
            <w:lang w:val="en-CA"/>
          </w:rPr>
          <w:t>s</w:t>
        </w:r>
      </w:ins>
      <w:r w:rsidRPr="005F1E8D">
        <w:rPr>
          <w:rFonts w:ascii="Times New Roman" w:hAnsi="Times New Roman" w:cs="Times New Roman"/>
          <w:lang w:val="en-CA"/>
        </w:rPr>
        <w:t xml:space="preserve"> of </w:t>
      </w:r>
      <w:del w:id="163" w:author="Isabelle Cote" w:date="2024-07-23T11:19:00Z" w16du:dateUtc="2024-07-23T18:19:00Z">
        <w:r w:rsidRPr="005F1E8D" w:rsidDel="00F013CE">
          <w:rPr>
            <w:rFonts w:ascii="Times New Roman" w:hAnsi="Times New Roman" w:cs="Times New Roman"/>
            <w:lang w:val="en-CA"/>
          </w:rPr>
          <w:delText xml:space="preserve">both </w:delText>
        </w:r>
      </w:del>
      <w:r w:rsidRPr="005F1E8D">
        <w:rPr>
          <w:rFonts w:ascii="Times New Roman" w:hAnsi="Times New Roman" w:cs="Times New Roman"/>
          <w:lang w:val="en-CA"/>
        </w:rPr>
        <w:t>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 xml:space="preserve">abundance and Shannon diversity were </w:t>
      </w:r>
      <w:commentRangeStart w:id="164"/>
      <w:r w:rsidR="002B6ECC" w:rsidRPr="005F1E8D">
        <w:rPr>
          <w:rFonts w:ascii="Times New Roman" w:hAnsi="Times New Roman" w:cs="Times New Roman"/>
          <w:lang w:val="en-CA"/>
        </w:rPr>
        <w:t xml:space="preserve">the best metrics </w:t>
      </w:r>
      <w:commentRangeEnd w:id="164"/>
      <w:r w:rsidR="00F013CE">
        <w:rPr>
          <w:rStyle w:val="CommentReference"/>
        </w:rPr>
        <w:commentReference w:id="164"/>
      </w:r>
      <w:r w:rsidR="002B6ECC" w:rsidRPr="005F1E8D">
        <w:rPr>
          <w:rFonts w:ascii="Times New Roman" w:hAnsi="Times New Roman" w:cs="Times New Roman"/>
          <w:lang w:val="en-CA"/>
        </w:rPr>
        <w:t>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car::vif,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We visually inspected model residuals by plotting the output from DHARMa::simulateResiduals, and the model met all assumptions.</w:t>
      </w:r>
      <w:r w:rsidR="007F416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ins w:id="165" w:author="Isabelle Cote" w:date="2024-07-23T11:19:00Z" w16du:dateUtc="2024-07-23T18:19:00Z">
        <w:r w:rsidR="00F013CE">
          <w:rPr>
            <w:rFonts w:ascii="Times New Roman" w:hAnsi="Times New Roman" w:cs="Times New Roman"/>
            <w:lang w:val="en-CA"/>
          </w:rPr>
          <w:t>,</w:t>
        </w:r>
      </w:ins>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1B279A4C" w:rsidR="005F1E8D" w:rsidRPr="00E85DC2" w:rsidRDefault="0061731D" w:rsidP="00670555">
      <w:pPr>
        <w:spacing w:line="480" w:lineRule="auto"/>
        <w:rPr>
          <w:rFonts w:ascii="Times New Roman" w:hAnsi="Times New Roman" w:cs="Times New Roman"/>
          <w:lang w:val="en-CA"/>
        </w:rPr>
      </w:pPr>
      <w:del w:id="166" w:author="Isabelle Cote" w:date="2024-07-23T11:37:00Z" w16du:dateUtc="2024-07-23T18:37:00Z">
        <w:r w:rsidRPr="005F1E8D" w:rsidDel="00F10A37">
          <w:rPr>
            <w:rFonts w:ascii="Times New Roman" w:hAnsi="Times New Roman" w:cs="Times New Roman"/>
            <w:lang w:val="en-CA"/>
          </w:rPr>
          <w:lastRenderedPageBreak/>
          <w:tab/>
        </w:r>
      </w:del>
      <w:r w:rsidRPr="005F1E8D">
        <w:rPr>
          <w:rFonts w:ascii="Times New Roman" w:hAnsi="Times New Roman" w:cs="Times New Roman"/>
          <w:lang w:val="en-CA"/>
        </w:rPr>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w:t>
      </w:r>
      <w:r w:rsidR="00E221AC">
        <w:rPr>
          <w:rFonts w:ascii="Times New Roman" w:hAnsi="Times New Roman" w:cs="Times New Roman"/>
          <w:color w:val="000000"/>
          <w:lang w:val="en-CA"/>
        </w:rPr>
        <w:t>3</w:t>
      </w:r>
      <w:r w:rsidR="00E32297"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ins w:id="167" w:author="Isabelle Cote" w:date="2024-07-23T11:46:00Z" w16du:dateUtc="2024-07-23T18:46:00Z">
        <w:r w:rsidR="00815249">
          <w:rPr>
            <w:rFonts w:ascii="Times New Roman" w:hAnsi="Times New Roman" w:cs="Times New Roman"/>
            <w:lang w:val="en-CA"/>
          </w:rPr>
          <w:t>As above, we c</w:t>
        </w:r>
        <w:r w:rsidR="00815249">
          <w:rPr>
            <w:rFonts w:ascii="Times New Roman" w:hAnsi="Times New Roman" w:cs="Times New Roman"/>
            <w:lang w:val="en-CA"/>
          </w:rPr>
          <w:t>hose our final set of predictors upon comparing AIC values</w:t>
        </w:r>
        <w:r w:rsidR="00815249" w:rsidRPr="005F1E8D">
          <w:rPr>
            <w:rFonts w:ascii="Times New Roman" w:hAnsi="Times New Roman" w:cs="Times New Roman"/>
            <w:lang w:val="en-CA"/>
          </w:rPr>
          <w:t xml:space="preserve"> </w:t>
        </w:r>
      </w:ins>
      <w:del w:id="168" w:author="Isabelle Cote" w:date="2024-07-23T11:46:00Z" w16du:dateUtc="2024-07-23T18:46:00Z">
        <w:r w:rsidR="00E221AC" w:rsidDel="00815249">
          <w:rPr>
            <w:rFonts w:ascii="Times New Roman" w:hAnsi="Times New Roman" w:cs="Times New Roman"/>
            <w:lang w:val="en-CA"/>
          </w:rPr>
          <w:delText>W</w:delText>
        </w:r>
        <w:r w:rsidR="005F1E8D" w:rsidRPr="005F1E8D" w:rsidDel="00815249">
          <w:rPr>
            <w:rFonts w:ascii="Times New Roman" w:hAnsi="Times New Roman" w:cs="Times New Roman"/>
            <w:lang w:val="en-CA"/>
          </w:rPr>
          <w:delText xml:space="preserve">e </w:delText>
        </w:r>
        <w:r w:rsidR="005F1E8D" w:rsidDel="00815249">
          <w:rPr>
            <w:rFonts w:ascii="Times New Roman" w:hAnsi="Times New Roman" w:cs="Times New Roman"/>
            <w:lang w:val="en-CA"/>
          </w:rPr>
          <w:delText>constructed additional</w:delText>
        </w:r>
      </w:del>
      <w:ins w:id="169" w:author="Isabelle Cote" w:date="2024-07-23T11:46:00Z" w16du:dateUtc="2024-07-23T18:46:00Z">
        <w:r w:rsidR="00815249">
          <w:rPr>
            <w:rFonts w:ascii="Times New Roman" w:hAnsi="Times New Roman" w:cs="Times New Roman"/>
            <w:lang w:val="en-CA"/>
          </w:rPr>
          <w:t>of</w:t>
        </w:r>
      </w:ins>
      <w:r w:rsidR="005F1E8D">
        <w:rPr>
          <w:rFonts w:ascii="Times New Roman" w:hAnsi="Times New Roman" w:cs="Times New Roman"/>
          <w:lang w:val="en-CA"/>
        </w:rPr>
        <w:t xml:space="preserve">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w:t>
      </w:r>
      <w:del w:id="170" w:author="Isabelle Cote" w:date="2024-07-23T11:46:00Z" w16du:dateUtc="2024-07-23T18:46:00Z">
        <w:r w:rsidR="005F1E8D" w:rsidDel="00815249">
          <w:rPr>
            <w:rFonts w:ascii="Times New Roman" w:hAnsi="Times New Roman" w:cs="Times New Roman"/>
            <w:lang w:val="en-CA"/>
          </w:rPr>
          <w:delText>, and</w:delText>
        </w:r>
      </w:del>
      <w:r w:rsidR="005F1E8D">
        <w:rPr>
          <w:rFonts w:ascii="Times New Roman" w:hAnsi="Times New Roman" w:cs="Times New Roman"/>
          <w:lang w:val="en-CA"/>
        </w:rPr>
        <w:t xml:space="preserve"> </w:t>
      </w:r>
      <w:del w:id="171" w:author="Isabelle Cote" w:date="2024-07-23T11:46:00Z" w16du:dateUtc="2024-07-23T18:46:00Z">
        <w:r w:rsidR="005F1E8D" w:rsidDel="00815249">
          <w:rPr>
            <w:rFonts w:ascii="Times New Roman" w:hAnsi="Times New Roman" w:cs="Times New Roman"/>
            <w:lang w:val="en-CA"/>
          </w:rPr>
          <w:delText>chose our final set of predictors</w:delText>
        </w:r>
      </w:del>
      <w:del w:id="172" w:author="Isabelle Cote" w:date="2024-07-23T11:45:00Z" w16du:dateUtc="2024-07-23T18:45:00Z">
        <w:r w:rsidR="005F1E8D" w:rsidDel="00815249">
          <w:rPr>
            <w:rFonts w:ascii="Times New Roman" w:hAnsi="Times New Roman" w:cs="Times New Roman"/>
            <w:lang w:val="en-CA"/>
          </w:rPr>
          <w:delText xml:space="preserve"> </w:delText>
        </w:r>
      </w:del>
      <w:del w:id="173" w:author="Isabelle Cote" w:date="2024-07-23T11:46:00Z" w16du:dateUtc="2024-07-23T18:46:00Z">
        <w:r w:rsidR="005F1E8D" w:rsidDel="00815249">
          <w:rPr>
            <w:rFonts w:ascii="Times New Roman" w:hAnsi="Times New Roman" w:cs="Times New Roman"/>
            <w:lang w:val="en-CA"/>
          </w:rPr>
          <w:delText>upon comparing model AIC values</w:delText>
        </w:r>
        <w:r w:rsidR="005F1E8D" w:rsidRPr="005F1E8D" w:rsidDel="00815249">
          <w:rPr>
            <w:rFonts w:ascii="Times New Roman" w:hAnsi="Times New Roman" w:cs="Times New Roman"/>
            <w:lang w:val="en-CA"/>
          </w:rPr>
          <w:delText xml:space="preserve"> </w:delText>
        </w:r>
      </w:del>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w:t>
      </w:r>
      <w:r w:rsidR="00E221AC">
        <w:rPr>
          <w:rFonts w:ascii="Times New Roman" w:hAnsi="Times New Roman" w:cs="Times New Roman"/>
          <w:color w:val="000000"/>
          <w:lang w:val="en-CA"/>
        </w:rPr>
        <w:t xml:space="preserve">using </w:t>
      </w:r>
      <w:r w:rsidR="00E221AC" w:rsidRPr="005F1E8D">
        <w:rPr>
          <w:rFonts w:ascii="Times New Roman" w:hAnsi="Times New Roman" w:cs="Times New Roman"/>
          <w:lang w:val="en-CA"/>
        </w:rPr>
        <w:t>DHARMa::simulateResiduals</w:t>
      </w:r>
      <w:r w:rsidR="00E32297" w:rsidRPr="005F1E8D">
        <w:rPr>
          <w:rFonts w:ascii="Times New Roman" w:hAnsi="Times New Roman" w:cs="Times New Roman"/>
          <w:color w:val="000000"/>
          <w:lang w:val="en-CA"/>
        </w:rPr>
        <w:t xml:space="preser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r w:rsidR="00E85DC2" w:rsidRPr="00E85DC2">
        <w:rPr>
          <w:rFonts w:ascii="Times New Roman" w:hAnsi="Times New Roman" w:cs="Times New Roman"/>
          <w:lang w:val="en-CA"/>
        </w:rPr>
        <w:t xml:space="preserve"> </w:t>
      </w:r>
      <w:ins w:id="174" w:author="Isabelle Cote" w:date="2024-07-23T11:41:00Z" w16du:dateUtc="2024-07-23T18:41:00Z">
        <w:r w:rsidR="00480B9F">
          <w:rPr>
            <w:rFonts w:ascii="Times New Roman" w:hAnsi="Times New Roman" w:cs="Times New Roman"/>
            <w:lang w:val="en-CA"/>
          </w:rPr>
          <w:t>Finally, w</w:t>
        </w:r>
      </w:ins>
      <w:del w:id="175" w:author="Isabelle Cote" w:date="2024-07-23T11:41:00Z" w16du:dateUtc="2024-07-23T18:41:00Z">
        <w:r w:rsidR="00E85DC2" w:rsidDel="00480B9F">
          <w:rPr>
            <w:rFonts w:ascii="Times New Roman" w:hAnsi="Times New Roman" w:cs="Times New Roman"/>
            <w:lang w:val="en-CA"/>
          </w:rPr>
          <w:delText>W</w:delText>
        </w:r>
      </w:del>
      <w:r w:rsidR="00E85DC2">
        <w:rPr>
          <w:rFonts w:ascii="Times New Roman" w:hAnsi="Times New Roman" w:cs="Times New Roman"/>
          <w:lang w:val="en-CA"/>
        </w:rPr>
        <w:t xml:space="preserve">e </w:t>
      </w:r>
      <w:del w:id="176" w:author="Isabelle Cote" w:date="2024-07-23T11:41:00Z" w16du:dateUtc="2024-07-23T18:41:00Z">
        <w:r w:rsidR="00E85DC2" w:rsidDel="00480B9F">
          <w:rPr>
            <w:rFonts w:ascii="Times New Roman" w:hAnsi="Times New Roman" w:cs="Times New Roman"/>
            <w:lang w:val="en-CA"/>
          </w:rPr>
          <w:delText xml:space="preserve">also </w:delText>
        </w:r>
      </w:del>
      <w:r w:rsidR="00E85DC2">
        <w:rPr>
          <w:rFonts w:ascii="Times New Roman" w:hAnsi="Times New Roman" w:cs="Times New Roman"/>
          <w:lang w:val="en-CA"/>
        </w:rPr>
        <w:t>ran additional models considering the effect of only the most abundant families of fishes and invertebrates</w:t>
      </w:r>
      <w:ins w:id="177" w:author="Isabelle Cote" w:date="2024-07-23T11:42:00Z" w16du:dateUtc="2024-07-23T18:42:00Z">
        <w:r w:rsidR="00480B9F">
          <w:rPr>
            <w:rFonts w:ascii="Times New Roman" w:hAnsi="Times New Roman" w:cs="Times New Roman"/>
            <w:lang w:val="en-CA"/>
          </w:rPr>
          <w:t>,</w:t>
        </w:r>
      </w:ins>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71D356EB"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w:t>
      </w:r>
      <w:del w:id="178" w:author="Isabelle Cote" w:date="2024-07-23T11:55:00Z" w16du:dateUtc="2024-07-23T18:55:00Z">
        <w:r w:rsidRPr="005F1E8D" w:rsidDel="006E0C18">
          <w:rPr>
            <w:rFonts w:ascii="Times New Roman" w:hAnsi="Times New Roman" w:cs="Times New Roman"/>
            <w:iCs/>
            <w:lang w:val="en-CA"/>
          </w:rPr>
          <w:delText xml:space="preserve">very </w:delText>
        </w:r>
      </w:del>
      <w:r w:rsidRPr="005F1E8D">
        <w:rPr>
          <w:rFonts w:ascii="Times New Roman" w:hAnsi="Times New Roman" w:cs="Times New Roman"/>
          <w:iCs/>
          <w:lang w:val="en-CA"/>
        </w:rPr>
        <w:t>small</w:t>
      </w:r>
      <w:ins w:id="179" w:author="Isabelle Cote" w:date="2024-07-23T11:55:00Z" w16du:dateUtc="2024-07-23T18:55:00Z">
        <w:r w:rsidR="006E0C18">
          <w:rPr>
            <w:rFonts w:ascii="Times New Roman" w:hAnsi="Times New Roman" w:cs="Times New Roman"/>
            <w:iCs/>
            <w:lang w:val="en-CA"/>
          </w:rPr>
          <w:t>er</w:t>
        </w:r>
      </w:ins>
      <w:r w:rsidRPr="005F1E8D">
        <w:rPr>
          <w:rFonts w:ascii="Times New Roman" w:hAnsi="Times New Roman" w:cs="Times New Roman"/>
          <w:iCs/>
          <w:lang w:val="en-CA"/>
        </w:rPr>
        <w:t>-scale) variation</w:t>
      </w:r>
    </w:p>
    <w:p w14:paraId="78B2165D" w14:textId="0B14F4D2" w:rsidR="00E85DC2" w:rsidRPr="005F1E8D" w:rsidRDefault="00BD1992" w:rsidP="002F18B0">
      <w:pPr>
        <w:spacing w:line="480" w:lineRule="auto"/>
        <w:rPr>
          <w:rFonts w:ascii="Times New Roman" w:hAnsi="Times New Roman" w:cs="Times New Roman"/>
          <w:lang w:val="en-CA"/>
        </w:rPr>
      </w:pPr>
      <w:del w:id="180" w:author="Isabelle Cote" w:date="2024-07-23T11:47:00Z" w16du:dateUtc="2024-07-23T18:47:00Z">
        <w:r w:rsidRPr="005F1E8D" w:rsidDel="00815249">
          <w:rPr>
            <w:rFonts w:ascii="Times New Roman" w:hAnsi="Times New Roman" w:cs="Times New Roman"/>
            <w:lang w:val="en-CA"/>
          </w:rPr>
          <w:tab/>
        </w:r>
      </w:del>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w:t>
      </w:r>
      <w:r w:rsidR="00D823F4" w:rsidRPr="005F1E8D">
        <w:rPr>
          <w:rFonts w:ascii="Times New Roman" w:hAnsi="Times New Roman" w:cs="Times New Roman"/>
          <w:lang w:val="en-CA"/>
        </w:rPr>
        <w:lastRenderedPageBreak/>
        <w:t>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del w:id="181" w:author="Isabelle Cote" w:date="2024-07-23T11:56:00Z" w16du:dateUtc="2024-07-23T18:56:00Z">
        <w:r w:rsidR="00E25DCB" w:rsidDel="006E0C18">
          <w:rPr>
            <w:rFonts w:ascii="Times New Roman" w:hAnsi="Times New Roman" w:cs="Times New Roman"/>
            <w:lang w:val="en-CA"/>
          </w:rPr>
          <w:delText>,</w:delText>
        </w:r>
      </w:del>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3049A7CF" w:rsidR="00701EB0" w:rsidRPr="005F1E8D" w:rsidRDefault="00C05A5A" w:rsidP="00EB3BC7">
      <w:pPr>
        <w:spacing w:line="480" w:lineRule="auto"/>
        <w:rPr>
          <w:rFonts w:ascii="Times New Roman" w:hAnsi="Times New Roman" w:cs="Times New Roman"/>
          <w:lang w:val="en-CA"/>
        </w:rPr>
      </w:pPr>
      <w:del w:id="182" w:author="Isabelle Cote" w:date="2024-07-23T11:56:00Z" w16du:dateUtc="2024-07-23T18:56:00Z">
        <w:r w:rsidRPr="005F1E8D" w:rsidDel="006E0C18">
          <w:rPr>
            <w:rFonts w:ascii="Times New Roman" w:hAnsi="Times New Roman" w:cs="Times New Roman"/>
            <w:lang w:val="en-CA"/>
          </w:rPr>
          <w:tab/>
        </w:r>
      </w:del>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μM – 2.54 μM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1C2F7522"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w:t>
      </w:r>
      <w:del w:id="183" w:author="Isabelle Cote" w:date="2024-07-23T12:01:00Z" w16du:dateUtc="2024-07-23T19:01:00Z">
        <w:r w:rsidR="00C673A5" w:rsidRPr="005F1E8D" w:rsidDel="00FF474D">
          <w:rPr>
            <w:rFonts w:ascii="Times New Roman" w:hAnsi="Times New Roman" w:cs="Times New Roman"/>
            <w:lang w:val="en-CA"/>
          </w:rPr>
          <w:delText xml:space="preserve">increase </w:delText>
        </w:r>
      </w:del>
      <w:ins w:id="184" w:author="Isabelle Cote" w:date="2024-07-23T12:01:00Z" w16du:dateUtc="2024-07-23T19:01:00Z">
        <w:r w:rsidR="00FF474D">
          <w:rPr>
            <w:rFonts w:ascii="Times New Roman" w:hAnsi="Times New Roman" w:cs="Times New Roman"/>
            <w:lang w:val="en-CA"/>
          </w:rPr>
          <w:t>difference</w:t>
        </w:r>
        <w:r w:rsidR="00FF474D" w:rsidRPr="005F1E8D">
          <w:rPr>
            <w:rFonts w:ascii="Times New Roman" w:hAnsi="Times New Roman" w:cs="Times New Roman"/>
            <w:lang w:val="en-CA"/>
          </w:rPr>
          <w:t xml:space="preserve"> </w:t>
        </w:r>
      </w:ins>
      <w:r w:rsidR="00C673A5" w:rsidRPr="005F1E8D">
        <w:rPr>
          <w:rFonts w:ascii="Times New Roman" w:hAnsi="Times New Roman" w:cs="Times New Roman"/>
          <w:lang w:val="en-CA"/>
        </w:rPr>
        <w:t xml:space="preserve">±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μM</w:t>
      </w:r>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μM</w:t>
      </w:r>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del w:id="185" w:author="Isabelle Cote" w:date="2024-07-23T12:02:00Z" w16du:dateUtc="2024-07-23T19:02:00Z">
        <w:r w:rsidR="00C673A5" w:rsidRPr="005F1E8D" w:rsidDel="00FF474D">
          <w:rPr>
            <w:rFonts w:ascii="Times New Roman" w:hAnsi="Times New Roman" w:cs="Times New Roman"/>
            <w:lang w:val="en-CA"/>
          </w:rPr>
          <w:delText>with kelp forest biomass</w:delText>
        </w:r>
        <w:r w:rsidR="00E914E6" w:rsidDel="00FF474D">
          <w:rPr>
            <w:rFonts w:ascii="Times New Roman" w:hAnsi="Times New Roman" w:cs="Times New Roman"/>
            <w:lang w:val="en-CA"/>
          </w:rPr>
          <w:delText xml:space="preserve"> </w:delText>
        </w:r>
      </w:del>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μM</w:t>
      </w:r>
      <w:ins w:id="186" w:author="Isabelle Cote" w:date="2024-07-23T12:02:00Z" w16du:dateUtc="2024-07-23T19:02:00Z">
        <w:r w:rsidR="00FF474D">
          <w:rPr>
            <w:rFonts w:ascii="Times New Roman" w:hAnsi="Times New Roman" w:cs="Times New Roman"/>
            <w:lang w:val="en-CA"/>
          </w:rPr>
          <w:t xml:space="preserve"> per unit of</w:t>
        </w:r>
      </w:ins>
      <w:del w:id="187" w:author="Isabelle Cote" w:date="2024-07-23T12:02:00Z" w16du:dateUtc="2024-07-23T19:02:00Z">
        <w:r w:rsidR="00677126" w:rsidDel="00FF474D">
          <w:rPr>
            <w:rFonts w:ascii="Times New Roman" w:hAnsi="Times New Roman" w:cs="Times New Roman"/>
            <w:lang w:val="en-CA"/>
          </w:rPr>
          <w:delText>/kg</w:delText>
        </w:r>
        <w:r w:rsidR="003859F6" w:rsidDel="00FF474D">
          <w:rPr>
            <w:rFonts w:ascii="Times New Roman" w:hAnsi="Times New Roman" w:cs="Times New Roman"/>
            <w:lang w:val="en-CA"/>
          </w:rPr>
          <w:delText>/m</w:delText>
        </w:r>
        <w:r w:rsidR="003859F6" w:rsidDel="00FF474D">
          <w:rPr>
            <w:rFonts w:ascii="Times New Roman" w:hAnsi="Times New Roman" w:cs="Times New Roman"/>
            <w:vertAlign w:val="superscript"/>
            <w:lang w:val="en-CA"/>
          </w:rPr>
          <w:delText>2</w:delText>
        </w:r>
      </w:del>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ins w:id="188" w:author="Isabelle Cote" w:date="2024-07-23T12:02:00Z" w16du:dateUtc="2024-07-23T19:02:00Z">
        <w:r w:rsidR="00FF474D">
          <w:rPr>
            <w:rFonts w:ascii="Times New Roman" w:hAnsi="Times New Roman" w:cs="Times New Roman"/>
            <w:lang w:val="en-CA"/>
          </w:rPr>
          <w:t>(</w:t>
        </w:r>
        <w:r w:rsidR="00FF474D">
          <w:rPr>
            <w:rFonts w:ascii="Times New Roman" w:hAnsi="Times New Roman" w:cs="Times New Roman"/>
            <w:lang w:val="en-CA"/>
          </w:rPr>
          <w:t>kg/m</w:t>
        </w:r>
        <w:r w:rsidR="00FF474D">
          <w:rPr>
            <w:rFonts w:ascii="Times New Roman" w:hAnsi="Times New Roman" w:cs="Times New Roman"/>
            <w:vertAlign w:val="superscript"/>
            <w:lang w:val="en-CA"/>
          </w:rPr>
          <w:t>2</w:t>
        </w:r>
      </w:ins>
      <w:ins w:id="189" w:author="Isabelle Cote" w:date="2024-07-23T12:03:00Z" w16du:dateUtc="2024-07-23T19:03:00Z">
        <w:r w:rsidR="00FF474D">
          <w:rPr>
            <w:rFonts w:ascii="Times New Roman" w:hAnsi="Times New Roman" w:cs="Times New Roman"/>
            <w:lang w:val="en-CA"/>
          </w:rPr>
          <w:t>)</w:t>
        </w:r>
      </w:ins>
      <w:ins w:id="190" w:author="Isabelle Cote" w:date="2024-07-23T12:02:00Z" w16du:dateUtc="2024-07-23T19:02:00Z">
        <w:r w:rsidR="00FF474D">
          <w:rPr>
            <w:rFonts w:ascii="Times New Roman" w:hAnsi="Times New Roman" w:cs="Times New Roman"/>
            <w:lang w:val="en-CA"/>
          </w:rPr>
          <w:t xml:space="preserve"> </w:t>
        </w:r>
      </w:ins>
      <w:r w:rsidR="00677126">
        <w:rPr>
          <w:rFonts w:ascii="Times New Roman" w:hAnsi="Times New Roman" w:cs="Times New Roman"/>
          <w:lang w:val="en-CA"/>
        </w:rPr>
        <w:t>(</w:t>
      </w:r>
      <w:r w:rsidR="00C673A5" w:rsidRPr="005F1E8D">
        <w:rPr>
          <w:rFonts w:ascii="Times New Roman" w:hAnsi="Times New Roman" w:cs="Times New Roman"/>
          <w:lang w:val="en-CA"/>
        </w:rPr>
        <w:t xml:space="preserve">p &lt; 0.001),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677126">
        <w:rPr>
          <w:rFonts w:ascii="Times New Roman" w:hAnsi="Times New Roman" w:cs="Times New Roman"/>
          <w:lang w:val="en-CA"/>
        </w:rPr>
        <w:t>0.</w:t>
      </w:r>
      <w:r w:rsidR="00D07BC0">
        <w:rPr>
          <w:rFonts w:ascii="Times New Roman" w:hAnsi="Times New Roman" w:cs="Times New Roman"/>
          <w:lang w:val="en-CA"/>
        </w:rPr>
        <w:t>36</w:t>
      </w:r>
      <w:r w:rsidR="00677126">
        <w:rPr>
          <w:rFonts w:ascii="Times New Roman" w:hAnsi="Times New Roman" w:cs="Times New Roman"/>
          <w:lang w:val="en-CA"/>
        </w:rPr>
        <w:t xml:space="preserve"> ± 0.1</w:t>
      </w:r>
      <w:r w:rsidR="00D07BC0">
        <w:rPr>
          <w:rFonts w:ascii="Times New Roman" w:hAnsi="Times New Roman" w:cs="Times New Roman"/>
          <w:lang w:val="en-CA"/>
        </w:rPr>
        <w:t>3</w:t>
      </w:r>
      <w:r w:rsidR="00677126">
        <w:rPr>
          <w:rFonts w:ascii="Times New Roman" w:hAnsi="Times New Roman" w:cs="Times New Roman"/>
          <w:lang w:val="en-CA"/>
        </w:rPr>
        <w:t xml:space="preserve"> μM</w:t>
      </w:r>
      <w:ins w:id="191" w:author="Isabelle Cote" w:date="2024-07-23T12:04:00Z" w16du:dateUtc="2024-07-23T19:04:00Z">
        <w:r w:rsidR="009B2182">
          <w:rPr>
            <w:rFonts w:ascii="Times New Roman" w:hAnsi="Times New Roman" w:cs="Times New Roman"/>
            <w:lang w:val="en-CA"/>
          </w:rPr>
          <w:t xml:space="preserve"> per unit of tidal speed,</w:t>
        </w:r>
      </w:ins>
      <w:del w:id="192" w:author="Isabelle Cote" w:date="2024-07-23T12:04:00Z" w16du:dateUtc="2024-07-23T19:04:00Z">
        <w:r w:rsidR="00677126" w:rsidDel="009B2182">
          <w:rPr>
            <w:rFonts w:ascii="Times New Roman" w:hAnsi="Times New Roman" w:cs="Times New Roman"/>
            <w:lang w:val="en-CA"/>
          </w:rPr>
          <w:delText>/</w:delText>
        </w:r>
      </w:del>
      <w:ins w:id="193" w:author="Isabelle Cote" w:date="2024-07-23T12:04:00Z" w16du:dateUtc="2024-07-23T19:04:00Z">
        <w:r w:rsidR="009B2182">
          <w:rPr>
            <w:rFonts w:ascii="Times New Roman" w:hAnsi="Times New Roman" w:cs="Times New Roman"/>
            <w:lang w:val="en-CA"/>
          </w:rPr>
          <w:t xml:space="preserve"> </w:t>
        </w:r>
      </w:ins>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commentRangeStart w:id="194"/>
      <w:r w:rsidR="00C673A5" w:rsidRPr="005F1E8D">
        <w:rPr>
          <w:rFonts w:ascii="Times New Roman" w:hAnsi="Times New Roman" w:cs="Times New Roman"/>
          <w:lang w:val="en-CA"/>
        </w:rPr>
        <w:t xml:space="preserve">animal biomass </w:t>
      </w:r>
      <w:commentRangeEnd w:id="194"/>
      <w:r w:rsidR="00A067A6">
        <w:rPr>
          <w:rStyle w:val="CommentReference"/>
        </w:rPr>
        <w:commentReference w:id="194"/>
      </w:r>
      <w:r w:rsidR="00C673A5" w:rsidRPr="005F1E8D">
        <w:rPr>
          <w:rFonts w:ascii="Times New Roman" w:hAnsi="Times New Roman" w:cs="Times New Roman"/>
          <w:lang w:val="en-CA"/>
        </w:rPr>
        <w:t>(p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commentRangeStart w:id="195"/>
      <w:r w:rsidR="00D07BC0" w:rsidRPr="005F1E8D">
        <w:rPr>
          <w:rFonts w:ascii="Times New Roman" w:hAnsi="Times New Roman" w:cs="Times New Roman"/>
          <w:lang w:val="en-CA"/>
        </w:rPr>
        <w:t xml:space="preserve">survey depth </w:t>
      </w:r>
      <w:commentRangeEnd w:id="195"/>
      <w:r w:rsidR="00A067A6">
        <w:rPr>
          <w:rStyle w:val="CommentReference"/>
        </w:rPr>
        <w:commentReference w:id="195"/>
      </w:r>
      <w:r w:rsidR="00D07BC0" w:rsidRPr="005F1E8D">
        <w:rPr>
          <w:rFonts w:ascii="Times New Roman" w:hAnsi="Times New Roman" w:cs="Times New Roman"/>
          <w:lang w:val="en-CA"/>
        </w:rPr>
        <w:t>(p = 0.</w:t>
      </w:r>
      <w:r w:rsidR="00D07BC0">
        <w:rPr>
          <w:rFonts w:ascii="Times New Roman" w:hAnsi="Times New Roman" w:cs="Times New Roman"/>
          <w:lang w:val="en-CA"/>
        </w:rPr>
        <w:t>07</w:t>
      </w:r>
      <w:r w:rsidR="00D07BC0" w:rsidRPr="005F1E8D">
        <w:rPr>
          <w:rFonts w:ascii="Times New Roman" w:hAnsi="Times New Roman" w:cs="Times New Roman"/>
          <w:lang w:val="en-CA"/>
        </w:rPr>
        <w:t>) (</w:t>
      </w:r>
      <w:r w:rsidR="00D07BC0" w:rsidRPr="005F1E8D">
        <w:rPr>
          <w:rFonts w:ascii="Times New Roman" w:hAnsi="Times New Roman" w:cs="Times New Roman"/>
          <w:highlight w:val="green"/>
          <w:lang w:val="en-CA"/>
        </w:rPr>
        <w:t>Fig. 4a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commentRangeStart w:id="196"/>
      <w:r w:rsidR="00245F48" w:rsidRPr="005F1E8D">
        <w:rPr>
          <w:rFonts w:ascii="Times New Roman" w:hAnsi="Times New Roman" w:cs="Times New Roman"/>
          <w:lang w:val="en-CA"/>
        </w:rPr>
        <w:t xml:space="preserve">Shannon diversity </w:t>
      </w:r>
      <w:commentRangeEnd w:id="196"/>
      <w:r w:rsidR="00A067A6">
        <w:rPr>
          <w:rStyle w:val="CommentReference"/>
        </w:rPr>
        <w:commentReference w:id="196"/>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C673A5" w:rsidRPr="005F1E8D">
        <w:rPr>
          <w:rFonts w:ascii="Times New Roman" w:hAnsi="Times New Roman" w:cs="Times New Roman"/>
          <w:lang w:val="en-CA"/>
        </w:rPr>
        <w:t xml:space="preserve">We found evidence of a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xml:space="preserve">, p = </w:t>
      </w:r>
      <w:r w:rsidR="00222A9E">
        <w:rPr>
          <w:rFonts w:ascii="Times New Roman" w:hAnsi="Times New Roman" w:cs="Times New Roman"/>
          <w:lang w:val="en-CA"/>
        </w:rPr>
        <w:lastRenderedPageBreak/>
        <w:t>0.0</w:t>
      </w:r>
      <w:r w:rsidR="00D07BC0">
        <w:rPr>
          <w:rFonts w:ascii="Times New Roman" w:hAnsi="Times New Roman" w:cs="Times New Roman"/>
          <w:lang w:val="en-CA"/>
        </w:rPr>
        <w:t>06</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- 4.23 ± 1.45</w:t>
      </w:r>
      <w:r w:rsidR="00A84F17">
        <w:rPr>
          <w:rFonts w:ascii="Times New Roman" w:hAnsi="Times New Roman" w:cs="Times New Roman"/>
          <w:lang w:val="en-CA"/>
        </w:rPr>
        <w:t>,</w:t>
      </w:r>
      <w:r w:rsidR="00D07BC0">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del w:id="197" w:author="Isabelle Cote" w:date="2024-07-23T12:05:00Z" w16du:dateUtc="2024-07-23T19:05:00Z">
        <w:r w:rsidR="00846C5B" w:rsidDel="009B2182">
          <w:rPr>
            <w:rFonts w:ascii="Times New Roman" w:hAnsi="Times New Roman" w:cs="Times New Roman"/>
            <w:lang w:val="en-CA"/>
          </w:rPr>
          <w:delText>declined</w:delText>
        </w:r>
        <w:r w:rsidR="00846C5B" w:rsidRPr="005F1E8D" w:rsidDel="009B2182">
          <w:rPr>
            <w:rFonts w:ascii="Times New Roman" w:hAnsi="Times New Roman" w:cs="Times New Roman"/>
            <w:lang w:val="en-CA"/>
          </w:rPr>
          <w:delText xml:space="preserve"> </w:delText>
        </w:r>
      </w:del>
      <w:ins w:id="198" w:author="Isabelle Cote" w:date="2024-07-23T12:05:00Z" w16du:dateUtc="2024-07-23T19:05:00Z">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ins>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w:t>
      </w:r>
      <w:r w:rsidR="00846C5B">
        <w:rPr>
          <w:rFonts w:ascii="Times New Roman" w:hAnsi="Times New Roman" w:cs="Times New Roman"/>
          <w:lang w:val="en-CA"/>
        </w:rPr>
        <w:t>-</w:t>
      </w:r>
      <w:del w:id="199" w:author="Isabelle Cote" w:date="2024-07-23T12:05:00Z" w16du:dateUtc="2024-07-23T19:05:00Z">
        <w:r w:rsidR="00846C5B" w:rsidDel="009B2182">
          <w:rPr>
            <w:rFonts w:ascii="Times New Roman" w:hAnsi="Times New Roman" w:cs="Times New Roman"/>
            <w:lang w:val="en-CA"/>
          </w:rPr>
          <w:delText xml:space="preserve"> </w:delText>
        </w:r>
      </w:del>
      <w:r w:rsidR="00846C5B">
        <w:rPr>
          <w:rFonts w:ascii="Times New Roman" w:hAnsi="Times New Roman" w:cs="Times New Roman"/>
          <w:lang w:val="en-CA"/>
        </w:rPr>
        <w:t>0.24</w:t>
      </w:r>
      <w:r w:rsidR="00846C5B" w:rsidRPr="005F1E8D">
        <w:rPr>
          <w:rFonts w:ascii="Times New Roman" w:hAnsi="Times New Roman" w:cs="Times New Roman"/>
          <w:lang w:val="en-CA"/>
        </w:rPr>
        <w:t xml:space="preserve"> ± 0.</w:t>
      </w:r>
      <w:r w:rsidR="00846C5B">
        <w:rPr>
          <w:rFonts w:ascii="Times New Roman" w:hAnsi="Times New Roman" w:cs="Times New Roman"/>
          <w:lang w:val="en-CA"/>
        </w:rPr>
        <w:t>08 μM</w:t>
      </w:r>
      <w:r w:rsidR="00846C5B" w:rsidRPr="005F1E8D">
        <w:rPr>
          <w:rFonts w:ascii="Times New Roman" w:hAnsi="Times New Roman" w:cs="Times New Roman"/>
          <w:lang w:val="en-CA"/>
        </w:rPr>
        <w:t>,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Fig. 4a</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09D78A81"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ins w:id="200" w:author="Isabelle Cote" w:date="2024-07-23T12:09:00Z" w16du:dateUtc="2024-07-23T19:09:00Z">
        <w:r w:rsidR="009B2182">
          <w:rPr>
            <w:rFonts w:ascii="Times New Roman" w:hAnsi="Times New Roman" w:cs="Times New Roman"/>
            <w:lang w:val="en-CA"/>
          </w:rPr>
          <w:t xml:space="preserve">animal-related </w:t>
        </w:r>
      </w:ins>
      <w:r w:rsidR="006F3E6B" w:rsidRPr="005F1E8D">
        <w:rPr>
          <w:rFonts w:ascii="Times New Roman" w:hAnsi="Times New Roman" w:cs="Times New Roman"/>
          <w:lang w:val="en-CA"/>
        </w:rPr>
        <w:t xml:space="preserve">variability </w:t>
      </w:r>
      <w:ins w:id="201" w:author="Isabelle Cote" w:date="2024-07-23T12:09:00Z" w16du:dateUtc="2024-07-23T19:09:00Z">
        <w:r w:rsidR="009B2182">
          <w:rPr>
            <w:rFonts w:ascii="Times New Roman" w:hAnsi="Times New Roman" w:cs="Times New Roman"/>
            <w:lang w:val="en-CA"/>
          </w:rPr>
          <w:t xml:space="preserve">in ammonium concentration </w:t>
        </w:r>
      </w:ins>
      <w:r w:rsidR="00682CDC" w:rsidRPr="005F1E8D">
        <w:rPr>
          <w:rFonts w:ascii="Times New Roman" w:hAnsi="Times New Roman" w:cs="Times New Roman"/>
          <w:lang w:val="en-CA"/>
        </w:rPr>
        <w:t xml:space="preserve">at </w:t>
      </w:r>
      <w:del w:id="202" w:author="Isabelle Cote" w:date="2024-07-23T12:08:00Z" w16du:dateUtc="2024-07-23T19:08:00Z">
        <w:r w:rsidR="00682CDC" w:rsidRPr="005F1E8D" w:rsidDel="009B2182">
          <w:rPr>
            <w:rFonts w:ascii="Times New Roman" w:hAnsi="Times New Roman" w:cs="Times New Roman"/>
            <w:lang w:val="en-CA"/>
          </w:rPr>
          <w:delText xml:space="preserve">very </w:delText>
        </w:r>
      </w:del>
      <w:ins w:id="203" w:author="Isabelle Cote" w:date="2024-07-23T12:08:00Z" w16du:dateUtc="2024-07-23T19:08:00Z">
        <w:r w:rsidR="009B2182">
          <w:rPr>
            <w:rFonts w:ascii="Times New Roman" w:hAnsi="Times New Roman" w:cs="Times New Roman"/>
            <w:lang w:val="en-CA"/>
          </w:rPr>
          <w:t xml:space="preserve">the </w:t>
        </w:r>
      </w:ins>
      <w:r w:rsidR="00682CDC" w:rsidRPr="005F1E8D">
        <w:rPr>
          <w:rFonts w:ascii="Times New Roman" w:hAnsi="Times New Roman" w:cs="Times New Roman"/>
          <w:lang w:val="en-CA"/>
        </w:rPr>
        <w:t>small</w:t>
      </w:r>
      <w:ins w:id="204" w:author="Isabelle Cote" w:date="2024-07-23T12:08:00Z" w16du:dateUtc="2024-07-23T19:08:00Z">
        <w:r w:rsidR="009B2182">
          <w:rPr>
            <w:rFonts w:ascii="Times New Roman" w:hAnsi="Times New Roman" w:cs="Times New Roman"/>
            <w:lang w:val="en-CA"/>
          </w:rPr>
          <w:t>est</w:t>
        </w:r>
      </w:ins>
      <w:r w:rsidR="00682CDC" w:rsidRPr="005F1E8D">
        <w:rPr>
          <w:rFonts w:ascii="Times New Roman" w:hAnsi="Times New Roman" w:cs="Times New Roman"/>
          <w:lang w:val="en-CA"/>
        </w:rPr>
        <w:t xml:space="preserve"> scale</w:t>
      </w:r>
      <w:ins w:id="205" w:author="Isabelle Cote" w:date="2024-07-23T12:08:00Z" w16du:dateUtc="2024-07-23T19:08:00Z">
        <w:r w:rsidR="009B2182">
          <w:rPr>
            <w:rFonts w:ascii="Times New Roman" w:hAnsi="Times New Roman" w:cs="Times New Roman"/>
            <w:lang w:val="en-CA"/>
          </w:rPr>
          <w:t xml:space="preserve"> studied</w:t>
        </w:r>
      </w:ins>
      <w:del w:id="206" w:author="Isabelle Cote" w:date="2024-07-23T12:08:00Z" w16du:dateUtc="2024-07-23T19:08:00Z">
        <w:r w:rsidR="00682CDC" w:rsidRPr="005F1E8D" w:rsidDel="009B2182">
          <w:rPr>
            <w:rFonts w:ascii="Times New Roman" w:hAnsi="Times New Roman" w:cs="Times New Roman"/>
            <w:lang w:val="en-CA"/>
          </w:rPr>
          <w:delText>s</w:delText>
        </w:r>
      </w:del>
      <w:r w:rsidR="00C146F7" w:rsidRPr="005F1E8D">
        <w:rPr>
          <w:rFonts w:ascii="Times New Roman" w:hAnsi="Times New Roman" w:cs="Times New Roman"/>
          <w:lang w:val="en-CA"/>
        </w:rPr>
        <w:t xml:space="preserve">. For sea cucumbers, we </w:t>
      </w:r>
      <w:commentRangeStart w:id="207"/>
      <w:commentRangeStart w:id="208"/>
      <w:commentRangeStart w:id="209"/>
      <w:r w:rsidR="00C146F7" w:rsidRPr="005F1E8D">
        <w:rPr>
          <w:rFonts w:ascii="Times New Roman" w:hAnsi="Times New Roman" w:cs="Times New Roman"/>
          <w:lang w:val="en-CA"/>
        </w:rPr>
        <w:t xml:space="preserve">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μM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ins w:id="210" w:author="Isabelle Cote" w:date="2024-07-23T12:09:00Z" w16du:dateUtc="2024-07-23T19:09:00Z">
        <w:r w:rsidR="009B2182">
          <w:rPr>
            <w:rFonts w:ascii="Times New Roman" w:hAnsi="Times New Roman" w:cs="Times New Roman"/>
            <w:lang w:val="en-CA"/>
          </w:rPr>
          <w:t xml:space="preserve">by </w:t>
        </w:r>
      </w:ins>
      <w:r w:rsidR="00B1705D">
        <w:rPr>
          <w:rFonts w:ascii="Times New Roman" w:hAnsi="Times New Roman" w:cs="Times New Roman"/>
          <w:lang w:val="en-CA"/>
        </w:rPr>
        <w:t>0.38 ± 0.05 μM</w:t>
      </w:r>
      <w:del w:id="211" w:author="Isabelle Cote" w:date="2024-07-23T12:10:00Z" w16du:dateUtc="2024-07-23T19:10:00Z">
        <w:r w:rsidR="00B1705D" w:rsidDel="009B2182">
          <w:rPr>
            <w:rFonts w:ascii="Times New Roman" w:hAnsi="Times New Roman" w:cs="Times New Roman"/>
            <w:lang w:val="en-CA"/>
          </w:rPr>
          <w:delText>/m</w:delText>
        </w:r>
      </w:del>
      <w:ins w:id="212" w:author="Isabelle Cote" w:date="2024-07-23T12:10:00Z" w16du:dateUtc="2024-07-23T19:10:00Z">
        <w:r w:rsidR="009B2182">
          <w:rPr>
            <w:rFonts w:ascii="Times New Roman" w:hAnsi="Times New Roman" w:cs="Times New Roman"/>
            <w:lang w:val="en-CA"/>
          </w:rPr>
          <w:t xml:space="preserve"> per m increase in depth</w:t>
        </w:r>
      </w:ins>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ins w:id="213" w:author="Isabelle Cote" w:date="2024-07-23T12:10:00Z" w16du:dateUtc="2024-07-23T19:10:00Z">
        <w:r w:rsidR="009B2182">
          <w:rPr>
            <w:rFonts w:ascii="Times New Roman" w:hAnsi="Times New Roman" w:cs="Times New Roman"/>
            <w:lang w:val="en-CA"/>
          </w:rPr>
          <w:t>,</w:t>
        </w:r>
      </w:ins>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commentRangeEnd w:id="207"/>
      <w:r w:rsidR="00566C2C">
        <w:rPr>
          <w:rStyle w:val="CommentReference"/>
        </w:rPr>
        <w:commentReference w:id="207"/>
      </w:r>
      <w:commentRangeEnd w:id="208"/>
      <w:r w:rsidR="00566C2C">
        <w:rPr>
          <w:rStyle w:val="CommentReference"/>
        </w:rPr>
        <w:commentReference w:id="208"/>
      </w:r>
      <w:commentRangeEnd w:id="209"/>
      <w:r w:rsidR="009F603D">
        <w:rPr>
          <w:rStyle w:val="CommentReference"/>
        </w:rPr>
        <w:commentReference w:id="209"/>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r w:rsidRPr="00094986">
        <w:rPr>
          <w:rFonts w:ascii="Times New Roman" w:hAnsi="Times New Roman" w:cs="Times New Roman"/>
          <w:b/>
          <w:bCs/>
          <w:lang w:val="en-CA"/>
        </w:rPr>
        <w:t>Discussion</w:t>
      </w:r>
    </w:p>
    <w:p w14:paraId="01ADD3A9" w14:textId="19D8D477" w:rsidR="00094986" w:rsidRDefault="00094986" w:rsidP="00623DD8">
      <w:pPr>
        <w:spacing w:line="480" w:lineRule="auto"/>
        <w:rPr>
          <w:rFonts w:ascii="Times New Roman" w:hAnsi="Times New Roman" w:cs="Times New Roman"/>
          <w:lang w:val="en-CA"/>
        </w:rPr>
      </w:pPr>
      <w:r>
        <w:rPr>
          <w:rFonts w:ascii="Times New Roman" w:hAnsi="Times New Roman" w:cs="Times New Roman"/>
          <w:lang w:val="en-CA"/>
        </w:rPr>
        <w:t>Paragraph 1: restate results from each spatial scale and address hypotheses</w:t>
      </w:r>
      <w:r w:rsidR="00057B69">
        <w:rPr>
          <w:rFonts w:ascii="Times New Roman" w:hAnsi="Times New Roman" w:cs="Times New Roman"/>
          <w:lang w:val="en-CA"/>
        </w:rPr>
        <w:t>.</w:t>
      </w:r>
      <w:r w:rsidR="009F603D">
        <w:rPr>
          <w:rFonts w:ascii="Times New Roman" w:hAnsi="Times New Roman" w:cs="Times New Roman"/>
          <w:lang w:val="en-CA"/>
        </w:rPr>
        <w:t xml:space="preserve"> </w:t>
      </w:r>
      <w:r w:rsidR="002F18B0">
        <w:rPr>
          <w:rFonts w:ascii="Times New Roman" w:hAnsi="Times New Roman" w:cs="Times New Roman"/>
          <w:lang w:val="en-CA"/>
        </w:rPr>
        <w:t>We found evidence of meso-scale, small-scale, and very small-scale variation in NH</w:t>
      </w:r>
      <w:r w:rsidR="002F18B0">
        <w:rPr>
          <w:rFonts w:ascii="Cambria Math" w:hAnsi="Cambria Math" w:cs="Cambria Math"/>
          <w:lang w:val="en-CA"/>
        </w:rPr>
        <w:t>₄⁺</w:t>
      </w:r>
      <w:r w:rsidR="002F18B0">
        <w:rPr>
          <w:rFonts w:ascii="Times New Roman" w:hAnsi="Times New Roman" w:cs="Times New Roman"/>
          <w:lang w:val="en-CA"/>
        </w:rPr>
        <w:t xml:space="preserve">. </w:t>
      </w:r>
      <w:r w:rsidR="00947079">
        <w:rPr>
          <w:rFonts w:ascii="Times New Roman" w:hAnsi="Times New Roman" w:cs="Times New Roman"/>
          <w:lang w:val="en-CA"/>
        </w:rPr>
        <w:t>Flow and animals</w:t>
      </w:r>
      <w:r w:rsidR="00641243">
        <w:rPr>
          <w:rFonts w:ascii="Times New Roman" w:hAnsi="Times New Roman" w:cs="Times New Roman"/>
          <w:lang w:val="en-CA"/>
        </w:rPr>
        <w:t xml:space="preserve"> were important at all three scales. </w:t>
      </w:r>
      <w:r w:rsidR="00947079">
        <w:rPr>
          <w:rFonts w:ascii="Times New Roman" w:hAnsi="Times New Roman" w:cs="Times New Roman"/>
          <w:lang w:val="en-CA"/>
        </w:rPr>
        <w:t xml:space="preserve"> </w:t>
      </w:r>
      <w:r w:rsidR="002F18B0">
        <w:rPr>
          <w:rFonts w:ascii="Times New Roman" w:hAnsi="Times New Roman" w:cs="Times New Roman"/>
          <w:lang w:val="en-CA"/>
        </w:rPr>
        <w:t xml:space="preserve"> </w:t>
      </w:r>
    </w:p>
    <w:p w14:paraId="7BD5CB5E" w14:textId="77777777" w:rsidR="00057B69" w:rsidRDefault="00057B69" w:rsidP="00623DD8">
      <w:pPr>
        <w:spacing w:line="480" w:lineRule="auto"/>
        <w:rPr>
          <w:rFonts w:ascii="Times New Roman" w:hAnsi="Times New Roman" w:cs="Times New Roman"/>
          <w:lang w:val="en-CA"/>
        </w:rPr>
      </w:pPr>
    </w:p>
    <w:p w14:paraId="53499B99" w14:textId="36742D75" w:rsidR="00057B69" w:rsidRDefault="00094986" w:rsidP="00623DD8">
      <w:pPr>
        <w:spacing w:line="480" w:lineRule="auto"/>
        <w:rPr>
          <w:rFonts w:ascii="Times New Roman" w:hAnsi="Times New Roman" w:cs="Times New Roman"/>
          <w:lang w:val="en-CA"/>
        </w:rPr>
      </w:pPr>
      <w:r>
        <w:rPr>
          <w:rFonts w:ascii="Times New Roman" w:hAnsi="Times New Roman" w:cs="Times New Roman"/>
          <w:lang w:val="en-CA"/>
        </w:rPr>
        <w:t>Paragraph 2: Amo</w:t>
      </w:r>
      <w:del w:id="214" w:author="Isabelle Cote" w:date="2024-07-23T12:16:00Z" w16du:dateUtc="2024-07-23T19:16:00Z">
        <w:r w:rsidDel="00C2208A">
          <w:rPr>
            <w:rFonts w:ascii="Times New Roman" w:hAnsi="Times New Roman" w:cs="Times New Roman"/>
            <w:lang w:val="en-CA"/>
          </w:rPr>
          <w:delText>u</w:delText>
        </w:r>
      </w:del>
      <w:r>
        <w:rPr>
          <w:rFonts w:ascii="Times New Roman" w:hAnsi="Times New Roman" w:cs="Times New Roman"/>
          <w:lang w:val="en-CA"/>
        </w:rPr>
        <w:t xml:space="preserve">ng-site. </w:t>
      </w:r>
      <w:r w:rsidR="00057B69">
        <w:rPr>
          <w:rFonts w:ascii="Times New Roman" w:hAnsi="Times New Roman" w:cs="Times New Roman"/>
          <w:lang w:val="en-CA"/>
        </w:rPr>
        <w:t xml:space="preserve">What is the magnitude of variability? </w:t>
      </w:r>
      <w:ins w:id="215" w:author="Isabelle Cote" w:date="2024-07-23T12:16:00Z" w16du:dateUtc="2024-07-23T19:16:00Z">
        <w:r w:rsidR="00C2208A">
          <w:rPr>
            <w:rFonts w:ascii="Times New Roman" w:hAnsi="Times New Roman" w:cs="Times New Roman"/>
            <w:lang w:val="en-CA"/>
          </w:rPr>
          <w:t xml:space="preserve">(it’s HUGE if you express as fold difference between highest and lowest) </w:t>
        </w:r>
      </w:ins>
      <w:r w:rsidR="00057B69">
        <w:rPr>
          <w:rFonts w:ascii="Times New Roman" w:hAnsi="Times New Roman" w:cs="Times New Roman"/>
          <w:lang w:val="en-CA"/>
        </w:rPr>
        <w:t>How does that measure up to other drivers of variability (nitrates from upwelling!) Drivers of amo</w:t>
      </w:r>
      <w:del w:id="216" w:author="Isabelle Cote" w:date="2024-07-23T12:16:00Z" w16du:dateUtc="2024-07-23T19:16:00Z">
        <w:r w:rsidR="00057B69" w:rsidDel="00C2208A">
          <w:rPr>
            <w:rFonts w:ascii="Times New Roman" w:hAnsi="Times New Roman" w:cs="Times New Roman"/>
            <w:lang w:val="en-CA"/>
          </w:rPr>
          <w:delText>u</w:delText>
        </w:r>
      </w:del>
      <w:r w:rsidR="00057B69">
        <w:rPr>
          <w:rFonts w:ascii="Times New Roman" w:hAnsi="Times New Roman" w:cs="Times New Roman"/>
          <w:lang w:val="en-CA"/>
        </w:rPr>
        <w:t>ng-site variation? Flow vs animals?</w:t>
      </w:r>
      <w:r w:rsidR="00947079">
        <w:rPr>
          <w:rFonts w:ascii="Times New Roman" w:hAnsi="Times New Roman" w:cs="Times New Roman"/>
          <w:lang w:val="en-CA"/>
        </w:rPr>
        <w:t xml:space="preserve"> </w:t>
      </w:r>
      <w:ins w:id="217" w:author="Isabelle Cote" w:date="2024-07-23T12:17:00Z" w16du:dateUtc="2024-07-23T19:17:00Z">
        <w:r w:rsidR="00C2208A">
          <w:rPr>
            <w:rFonts w:ascii="Times New Roman" w:hAnsi="Times New Roman" w:cs="Times New Roman"/>
            <w:lang w:val="en-CA"/>
          </w:rPr>
          <w:t xml:space="preserve">(explain the logic of an ebb-only effect (most likely reviewers won’t be marine people) </w:t>
        </w:r>
      </w:ins>
      <w:r w:rsidR="00947079">
        <w:rPr>
          <w:rFonts w:ascii="Times New Roman" w:hAnsi="Times New Roman" w:cs="Times New Roman"/>
          <w:lang w:val="en-CA"/>
        </w:rPr>
        <w:t xml:space="preserve">Limitation: only getting snapshots of communities, </w:t>
      </w:r>
      <w:r w:rsidR="007A68CB">
        <w:rPr>
          <w:rFonts w:ascii="Times New Roman" w:hAnsi="Times New Roman" w:cs="Times New Roman"/>
          <w:lang w:val="en-CA"/>
        </w:rPr>
        <w:t>we don’t consider intertidal communities, there’s also other sources of ammonium (microbial regeneration)</w:t>
      </w:r>
    </w:p>
    <w:p w14:paraId="0B6C7069" w14:textId="77777777" w:rsidR="00057B69" w:rsidRDefault="00057B69" w:rsidP="00623DD8">
      <w:pPr>
        <w:spacing w:line="480" w:lineRule="auto"/>
        <w:rPr>
          <w:rFonts w:ascii="Times New Roman" w:hAnsi="Times New Roman" w:cs="Times New Roman"/>
          <w:lang w:val="en-CA"/>
        </w:rPr>
      </w:pPr>
    </w:p>
    <w:p w14:paraId="1471C953" w14:textId="46812BA2" w:rsidR="00CA5503" w:rsidRDefault="00057B69" w:rsidP="00623DD8">
      <w:pPr>
        <w:spacing w:line="480" w:lineRule="auto"/>
        <w:rPr>
          <w:rFonts w:ascii="Times New Roman" w:hAnsi="Times New Roman" w:cs="Times New Roman"/>
          <w:lang w:val="en-CA"/>
        </w:rPr>
      </w:pPr>
      <w:commentRangeStart w:id="218"/>
      <w:r>
        <w:rPr>
          <w:rFonts w:ascii="Times New Roman" w:hAnsi="Times New Roman" w:cs="Times New Roman"/>
          <w:lang w:val="en-CA"/>
        </w:rPr>
        <w:lastRenderedPageBreak/>
        <w:t xml:space="preserve">Paragraph </w:t>
      </w:r>
      <w:commentRangeEnd w:id="218"/>
      <w:r w:rsidR="009F603D">
        <w:rPr>
          <w:rStyle w:val="CommentReference"/>
        </w:rPr>
        <w:commentReference w:id="218"/>
      </w:r>
      <w:r>
        <w:rPr>
          <w:rFonts w:ascii="Times New Roman" w:hAnsi="Times New Roman" w:cs="Times New Roman"/>
          <w:lang w:val="en-CA"/>
        </w:rPr>
        <w:t xml:space="preserve">3. Within-site. </w:t>
      </w:r>
      <w:r w:rsidR="00CA5503">
        <w:rPr>
          <w:rFonts w:ascii="Times New Roman" w:hAnsi="Times New Roman" w:cs="Times New Roman"/>
          <w:lang w:val="en-CA"/>
        </w:rPr>
        <w:t xml:space="preserve">More kelp and more flow = increased delta, and positive interaction so that relationship really cranks up! </w:t>
      </w:r>
      <w:r>
        <w:rPr>
          <w:rFonts w:ascii="Times New Roman" w:hAnsi="Times New Roman" w:cs="Times New Roman"/>
          <w:lang w:val="en-CA"/>
        </w:rPr>
        <w:t xml:space="preserve">Magnitude of variability vs differences found in other in vs out kelp forests. Cite those kelp slows flow of water papers. Sounds like nitrates don’t concentrate in kelp but animal regenerated nutrients = preferred nutrient = concentrated around kelp! Cool! </w:t>
      </w:r>
      <w:r w:rsidR="007A68CB">
        <w:rPr>
          <w:rFonts w:ascii="Times New Roman" w:hAnsi="Times New Roman" w:cs="Times New Roman"/>
          <w:lang w:val="en-CA"/>
        </w:rPr>
        <w:t>Limitation: only sampled on flood and slack, didn’t catch ebb.</w:t>
      </w:r>
    </w:p>
    <w:p w14:paraId="15CF885A" w14:textId="77777777" w:rsidR="007A68CB" w:rsidRDefault="007A68CB" w:rsidP="00623DD8">
      <w:pPr>
        <w:spacing w:line="480" w:lineRule="auto"/>
        <w:rPr>
          <w:rFonts w:ascii="Times New Roman" w:hAnsi="Times New Roman" w:cs="Times New Roman"/>
          <w:lang w:val="en-CA"/>
        </w:rPr>
      </w:pPr>
    </w:p>
    <w:p w14:paraId="42B5D4B8" w14:textId="2DE05AF9" w:rsidR="00057B69" w:rsidRDefault="00CA5503"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4. </w:t>
      </w:r>
      <w:r w:rsidR="00057B69">
        <w:rPr>
          <w:rFonts w:ascii="Times New Roman" w:hAnsi="Times New Roman" w:cs="Times New Roman"/>
          <w:lang w:val="en-CA"/>
        </w:rPr>
        <w:t xml:space="preserve">Address </w:t>
      </w:r>
      <w:r>
        <w:rPr>
          <w:rFonts w:ascii="Times New Roman" w:hAnsi="Times New Roman" w:cs="Times New Roman"/>
          <w:lang w:val="en-CA"/>
        </w:rPr>
        <w:t>the other</w:t>
      </w:r>
      <w:r w:rsidR="00057B69">
        <w:rPr>
          <w:rFonts w:ascii="Times New Roman" w:hAnsi="Times New Roman" w:cs="Times New Roman"/>
          <w:lang w:val="en-CA"/>
        </w:rPr>
        <w:t xml:space="preserve"> </w:t>
      </w:r>
      <w:r>
        <w:rPr>
          <w:rFonts w:ascii="Times New Roman" w:hAnsi="Times New Roman" w:cs="Times New Roman"/>
          <w:lang w:val="en-CA"/>
        </w:rPr>
        <w:t xml:space="preserve">in vs out </w:t>
      </w:r>
      <w:r w:rsidR="00057B69">
        <w:rPr>
          <w:rFonts w:ascii="Times New Roman" w:hAnsi="Times New Roman" w:cs="Times New Roman"/>
          <w:lang w:val="en-CA"/>
        </w:rPr>
        <w:t>predictors here</w:t>
      </w:r>
      <w:r>
        <w:rPr>
          <w:rFonts w:ascii="Times New Roman" w:hAnsi="Times New Roman" w:cs="Times New Roman"/>
          <w:lang w:val="en-CA"/>
        </w:rPr>
        <w:t xml:space="preserve">! </w:t>
      </w:r>
      <w:r w:rsidR="00947079">
        <w:rPr>
          <w:rFonts w:ascii="Times New Roman" w:hAnsi="Times New Roman" w:cs="Times New Roman"/>
          <w:lang w:val="en-CA"/>
        </w:rPr>
        <w:t>Why was delta nh4+ larger in Nereo vs Macro?</w:t>
      </w:r>
      <w:r>
        <w:rPr>
          <w:rFonts w:ascii="Times New Roman" w:hAnsi="Times New Roman" w:cs="Times New Roman"/>
          <w:lang w:val="en-CA"/>
        </w:rPr>
        <w:t xml:space="preserve"> </w:t>
      </w:r>
      <w:r w:rsidR="00947079">
        <w:rPr>
          <w:rFonts w:ascii="Times New Roman" w:hAnsi="Times New Roman" w:cs="Times New Roman"/>
          <w:lang w:val="en-CA"/>
        </w:rPr>
        <w:t>W</w:t>
      </w:r>
      <w:r>
        <w:rPr>
          <w:rFonts w:ascii="Times New Roman" w:hAnsi="Times New Roman" w:cs="Times New Roman"/>
          <w:lang w:val="en-CA"/>
        </w:rPr>
        <w:t xml:space="preserve">hy the no kelp sites had negative delta ammonium. Negative interactions: almost an asymptote relationship? If you have a high level of one variable, increasing the other doesn’t infinitely increase the delta. </w:t>
      </w:r>
      <w:r w:rsidR="009D6A5A">
        <w:rPr>
          <w:rFonts w:ascii="Times New Roman" w:hAnsi="Times New Roman" w:cs="Times New Roman"/>
          <w:lang w:val="en-CA"/>
        </w:rPr>
        <w:t xml:space="preserve">Talk about animal biomass here. </w:t>
      </w:r>
      <w:r>
        <w:rPr>
          <w:rFonts w:ascii="Times New Roman" w:hAnsi="Times New Roman" w:cs="Times New Roman"/>
          <w:lang w:val="en-CA"/>
        </w:rPr>
        <w:t xml:space="preserve">Address depth and biodiversity, both had near </w:t>
      </w:r>
      <w:r w:rsidR="00101984">
        <w:rPr>
          <w:rFonts w:ascii="Times New Roman" w:hAnsi="Times New Roman" w:cs="Times New Roman"/>
          <w:lang w:val="en-CA"/>
        </w:rPr>
        <w:t>significant</w:t>
      </w:r>
      <w:r>
        <w:rPr>
          <w:rFonts w:ascii="Times New Roman" w:hAnsi="Times New Roman" w:cs="Times New Roman"/>
          <w:lang w:val="en-CA"/>
        </w:rPr>
        <w:t xml:space="preserve"> </w:t>
      </w:r>
      <w:r w:rsidR="00101984">
        <w:rPr>
          <w:rFonts w:ascii="Times New Roman" w:hAnsi="Times New Roman" w:cs="Times New Roman"/>
          <w:lang w:val="en-CA"/>
        </w:rPr>
        <w:t xml:space="preserve">effects. </w:t>
      </w:r>
      <w:r w:rsidR="007A68CB">
        <w:rPr>
          <w:rFonts w:ascii="Times New Roman" w:hAnsi="Times New Roman" w:cs="Times New Roman"/>
          <w:lang w:val="en-CA"/>
        </w:rPr>
        <w:t xml:space="preserve">Limitations: RLS surveys were on edge of kelp, not inside the forest, only one year of data. </w:t>
      </w:r>
    </w:p>
    <w:p w14:paraId="789E7B92" w14:textId="77777777" w:rsidR="009D6A5A" w:rsidRDefault="009D6A5A" w:rsidP="00623DD8">
      <w:pPr>
        <w:spacing w:line="480" w:lineRule="auto"/>
        <w:rPr>
          <w:rFonts w:ascii="Times New Roman" w:hAnsi="Times New Roman" w:cs="Times New Roman"/>
          <w:lang w:val="en-CA"/>
        </w:rPr>
      </w:pPr>
    </w:p>
    <w:p w14:paraId="1D995561" w14:textId="4CC985CD" w:rsidR="009D6A5A" w:rsidRDefault="009D6A5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5. Small </w:t>
      </w:r>
      <w:r w:rsidR="006611F9">
        <w:rPr>
          <w:rFonts w:ascii="Times New Roman" w:hAnsi="Times New Roman" w:cs="Times New Roman"/>
          <w:lang w:val="en-CA"/>
        </w:rPr>
        <w:t xml:space="preserve">scale! Magnitude of diff, has anyone else done super small scale stuff? Compare to that. </w:t>
      </w:r>
      <w:r w:rsidR="003717AA">
        <w:rPr>
          <w:rFonts w:ascii="Times New Roman" w:hAnsi="Times New Roman" w:cs="Times New Roman"/>
          <w:lang w:val="en-CA"/>
        </w:rPr>
        <w:t>Maybe the crabs had a diff bc that area had lower flow? But also a</w:t>
      </w:r>
      <w:r w:rsidR="006611F9">
        <w:rPr>
          <w:rFonts w:ascii="Times New Roman" w:hAnsi="Times New Roman" w:cs="Times New Roman"/>
          <w:lang w:val="en-CA"/>
        </w:rPr>
        <w:t>ddress diff in flow between cages</w:t>
      </w:r>
      <w:r w:rsidR="003717AA">
        <w:rPr>
          <w:rFonts w:ascii="Times New Roman" w:hAnsi="Times New Roman" w:cs="Times New Roman"/>
          <w:lang w:val="en-CA"/>
        </w:rPr>
        <w:t xml:space="preserve">! </w:t>
      </w:r>
      <w:r w:rsidR="007A68CB">
        <w:rPr>
          <w:rFonts w:ascii="Times New Roman" w:hAnsi="Times New Roman" w:cs="Times New Roman"/>
          <w:lang w:val="en-CA"/>
        </w:rPr>
        <w:t>Limitations: didn’t standardize cage design but these experiments weren’t to test the conditions under which fine-scale variation was possible, only to see if it WAS possible.</w:t>
      </w:r>
    </w:p>
    <w:p w14:paraId="4E8EA377" w14:textId="77777777" w:rsidR="00057B69" w:rsidRDefault="00057B69" w:rsidP="00623DD8">
      <w:pPr>
        <w:spacing w:line="480" w:lineRule="auto"/>
        <w:rPr>
          <w:rFonts w:ascii="Times New Roman" w:hAnsi="Times New Roman" w:cs="Times New Roman"/>
          <w:lang w:val="en-CA"/>
        </w:rPr>
      </w:pPr>
    </w:p>
    <w:p w14:paraId="084B9956" w14:textId="5C67E130" w:rsidR="00057B69" w:rsidRDefault="00057B69" w:rsidP="00057B69">
      <w:pPr>
        <w:spacing w:line="480" w:lineRule="auto"/>
        <w:rPr>
          <w:rFonts w:ascii="Times New Roman" w:hAnsi="Times New Roman" w:cs="Times New Roman"/>
          <w:lang w:val="en-CA"/>
        </w:rPr>
      </w:pPr>
      <w:r>
        <w:rPr>
          <w:rFonts w:ascii="Times New Roman" w:hAnsi="Times New Roman" w:cs="Times New Roman"/>
          <w:lang w:val="en-CA"/>
        </w:rPr>
        <w:t>Paragraph</w:t>
      </w:r>
      <w:r w:rsidR="003717AA">
        <w:rPr>
          <w:rFonts w:ascii="Times New Roman" w:hAnsi="Times New Roman" w:cs="Times New Roman"/>
          <w:lang w:val="en-CA"/>
        </w:rPr>
        <w:t xml:space="preserve"> 6</w:t>
      </w:r>
      <w:r>
        <w:rPr>
          <w:rFonts w:ascii="Times New Roman" w:hAnsi="Times New Roman" w:cs="Times New Roman"/>
          <w:lang w:val="en-CA"/>
        </w:rPr>
        <w:t xml:space="preserve">: Do we think </w:t>
      </w:r>
      <w:r w:rsidR="003717AA">
        <w:rPr>
          <w:rFonts w:ascii="Times New Roman" w:hAnsi="Times New Roman" w:cs="Times New Roman"/>
          <w:lang w:val="en-CA"/>
        </w:rPr>
        <w:t>the</w:t>
      </w:r>
      <w:r>
        <w:rPr>
          <w:rFonts w:ascii="Times New Roman" w:hAnsi="Times New Roman" w:cs="Times New Roman"/>
          <w:lang w:val="en-CA"/>
        </w:rPr>
        <w:t xml:space="preserve"> amount of variability </w:t>
      </w:r>
      <w:r w:rsidR="003717AA">
        <w:rPr>
          <w:rFonts w:ascii="Times New Roman" w:hAnsi="Times New Roman" w:cs="Times New Roman"/>
          <w:lang w:val="en-CA"/>
        </w:rPr>
        <w:t xml:space="preserve">we found at each scale </w:t>
      </w:r>
      <w:r>
        <w:rPr>
          <w:rFonts w:ascii="Times New Roman" w:hAnsi="Times New Roman" w:cs="Times New Roman"/>
          <w:lang w:val="en-CA"/>
        </w:rPr>
        <w:t xml:space="preserve">will amount to any effect on pp? </w:t>
      </w:r>
      <w:r w:rsidR="00ED4FFF">
        <w:rPr>
          <w:rFonts w:ascii="Times New Roman" w:hAnsi="Times New Roman" w:cs="Times New Roman"/>
          <w:lang w:val="en-CA"/>
        </w:rPr>
        <w:t xml:space="preserve">Cite some CNC = growth papers that have similar levels of enrichment. </w:t>
      </w:r>
      <w:r w:rsidR="007A68CB">
        <w:rPr>
          <w:rFonts w:ascii="Times New Roman" w:hAnsi="Times New Roman" w:cs="Times New Roman"/>
          <w:lang w:val="en-CA"/>
        </w:rPr>
        <w:t xml:space="preserve">Cite the papers that show nitrates in the summer are low? </w:t>
      </w:r>
    </w:p>
    <w:p w14:paraId="60947F2E" w14:textId="77777777" w:rsidR="003717AA" w:rsidRDefault="003717AA" w:rsidP="00057B69">
      <w:pPr>
        <w:spacing w:line="480" w:lineRule="auto"/>
        <w:rPr>
          <w:rFonts w:ascii="Times New Roman" w:hAnsi="Times New Roman" w:cs="Times New Roman"/>
          <w:lang w:val="en-CA"/>
        </w:rPr>
      </w:pPr>
    </w:p>
    <w:p w14:paraId="1BA99C0B" w14:textId="0B1261EC" w:rsidR="00057B69" w:rsidRDefault="003717AA" w:rsidP="00623DD8">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Paragraph 7. Conclusions. Animals are contributing to variability! </w:t>
      </w:r>
      <w:r w:rsidR="007A68CB">
        <w:rPr>
          <w:rFonts w:ascii="Times New Roman" w:hAnsi="Times New Roman" w:cs="Times New Roman"/>
          <w:lang w:val="en-CA"/>
        </w:rPr>
        <w:t xml:space="preserve">Mention magnitude of variability vs other sources (upwelling, run-off) </w:t>
      </w:r>
      <w:r w:rsidR="00E24FB1">
        <w:rPr>
          <w:rFonts w:ascii="Times New Roman" w:hAnsi="Times New Roman" w:cs="Times New Roman"/>
          <w:lang w:val="en-CA"/>
        </w:rPr>
        <w:t xml:space="preserve">BUT… do we know if this impacts pp? </w:t>
      </w:r>
      <w:r>
        <w:rPr>
          <w:rFonts w:ascii="Times New Roman" w:hAnsi="Times New Roman" w:cs="Times New Roman"/>
          <w:lang w:val="en-CA"/>
        </w:rPr>
        <w:t>Set up Ch 3</w:t>
      </w:r>
      <w:r w:rsidR="007A68CB">
        <w:rPr>
          <w:rFonts w:ascii="Times New Roman" w:hAnsi="Times New Roman" w:cs="Times New Roman"/>
          <w:lang w:val="en-CA"/>
        </w:rPr>
        <w:t xml:space="preserve"> kelp outplant experiment</w:t>
      </w:r>
      <w:r w:rsidR="00E24FB1">
        <w:rPr>
          <w:rFonts w:ascii="Times New Roman" w:hAnsi="Times New Roman" w:cs="Times New Roman"/>
          <w:lang w:val="en-CA"/>
        </w:rPr>
        <w:t>!</w:t>
      </w:r>
    </w:p>
    <w:p w14:paraId="442B19BD" w14:textId="5B435254" w:rsidR="00D37004" w:rsidRPr="007A68CB"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36360EEA"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commentRangeStart w:id="219"/>
      <w:commentRangeStart w:id="220"/>
      <w:r w:rsidR="00622296">
        <w:rPr>
          <w:rFonts w:ascii="Times New Roman" w:hAnsi="Times New Roman" w:cs="Times New Roman"/>
          <w:b/>
          <w:lang w:val="en-CA"/>
        </w:rPr>
        <w:t>Figure</w:t>
      </w:r>
      <w:commentRangeEnd w:id="219"/>
      <w:r w:rsidR="00D16571">
        <w:rPr>
          <w:rStyle w:val="CommentReference"/>
        </w:rPr>
        <w:commentReference w:id="219"/>
      </w:r>
      <w:commentRangeEnd w:id="220"/>
      <w:r w:rsidR="00AC09CD">
        <w:rPr>
          <w:rStyle w:val="CommentReference"/>
        </w:rPr>
        <w:commentReference w:id="220"/>
      </w:r>
      <w:r w:rsidR="00622296">
        <w:rPr>
          <w:rFonts w:ascii="Times New Roman" w:hAnsi="Times New Roman" w:cs="Times New Roman"/>
          <w:b/>
          <w:lang w:val="en-CA"/>
        </w:rPr>
        <w:t xml:space="preserv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w:t>
      </w:r>
      <w:commentRangeStart w:id="221"/>
      <w:r w:rsidR="00C826A7">
        <w:rPr>
          <w:rFonts w:ascii="Times New Roman" w:hAnsi="Times New Roman" w:cs="Times New Roman"/>
          <w:lang w:val="en-CA"/>
        </w:rPr>
        <w:t>ammonium</w:t>
      </w:r>
      <w:commentRangeEnd w:id="221"/>
      <w:r w:rsidR="000C156B">
        <w:rPr>
          <w:rStyle w:val="CommentReference"/>
        </w:rPr>
        <w:commentReference w:id="221"/>
      </w:r>
      <w:r w:rsidR="00C826A7">
        <w:rPr>
          <w:rFonts w:ascii="Times New Roman" w:hAnsi="Times New Roman" w:cs="Times New Roman"/>
          <w:lang w:val="en-CA"/>
        </w:rPr>
        <w:t>.</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commentRangeStart w:id="222"/>
      <w:commentRangeStart w:id="223"/>
      <w:commentRangeStart w:id="224"/>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4">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commentRangeEnd w:id="222"/>
      <w:r w:rsidR="00D16571">
        <w:rPr>
          <w:rStyle w:val="CommentReference"/>
        </w:rPr>
        <w:commentReference w:id="222"/>
      </w:r>
      <w:commentRangeEnd w:id="223"/>
      <w:r w:rsidR="00D16571">
        <w:rPr>
          <w:rStyle w:val="CommentReference"/>
        </w:rPr>
        <w:commentReference w:id="223"/>
      </w:r>
      <w:commentRangeEnd w:id="224"/>
      <w:r w:rsidR="00F25230">
        <w:rPr>
          <w:rStyle w:val="CommentReference"/>
        </w:rPr>
        <w:commentReference w:id="224"/>
      </w:r>
    </w:p>
    <w:p w14:paraId="380F603E" w14:textId="7BEE3E68" w:rsidR="00641243" w:rsidRDefault="00641243" w:rsidP="006C6F43">
      <w:pPr>
        <w:rPr>
          <w:rFonts w:ascii="Times New Roman" w:hAnsi="Times New Roman" w:cs="Times New Roman"/>
          <w:b/>
          <w:lang w:val="en-CA"/>
        </w:rPr>
      </w:pPr>
      <w:r>
        <w:rPr>
          <w:noProof/>
        </w:rPr>
        <w:drawing>
          <wp:inline distT="0" distB="0" distL="0" distR="0" wp14:anchorId="36B555C9" wp14:editId="0B139C44">
            <wp:extent cx="1863893" cy="1835041"/>
            <wp:effectExtent l="0" t="0" r="3175" b="0"/>
            <wp:docPr id="106503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1333" name=""/>
                    <pic:cNvPicPr/>
                  </pic:nvPicPr>
                  <pic:blipFill>
                    <a:blip r:embed="rId15"/>
                    <a:stretch>
                      <a:fillRect/>
                    </a:stretch>
                  </pic:blipFill>
                  <pic:spPr>
                    <a:xfrm>
                      <a:off x="0" y="0"/>
                      <a:ext cx="1894953" cy="1865620"/>
                    </a:xfrm>
                    <a:prstGeom prst="rect">
                      <a:avLst/>
                    </a:prstGeom>
                  </pic:spPr>
                </pic:pic>
              </a:graphicData>
            </a:graphic>
          </wp:inline>
        </w:drawing>
      </w:r>
      <w:r w:rsidRPr="00641243">
        <w:rPr>
          <w:noProof/>
        </w:rPr>
        <w:t xml:space="preserve"> </w:t>
      </w:r>
      <w:r>
        <w:rPr>
          <w:noProof/>
        </w:rPr>
        <w:drawing>
          <wp:inline distT="0" distB="0" distL="0" distR="0" wp14:anchorId="6AB2484F" wp14:editId="49FDDC9A">
            <wp:extent cx="1882588" cy="1876705"/>
            <wp:effectExtent l="0" t="0" r="0" b="3175"/>
            <wp:docPr id="54598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9448" name=""/>
                    <pic:cNvPicPr/>
                  </pic:nvPicPr>
                  <pic:blipFill>
                    <a:blip r:embed="rId16"/>
                    <a:stretch>
                      <a:fillRect/>
                    </a:stretch>
                  </pic:blipFill>
                  <pic:spPr>
                    <a:xfrm>
                      <a:off x="0" y="0"/>
                      <a:ext cx="1898524" cy="1892591"/>
                    </a:xfrm>
                    <a:prstGeom prst="rect">
                      <a:avLst/>
                    </a:prstGeom>
                  </pic:spPr>
                </pic:pic>
              </a:graphicData>
            </a:graphic>
          </wp:inline>
        </w:drawing>
      </w:r>
      <w:r>
        <w:rPr>
          <w:noProof/>
        </w:rPr>
        <w:drawing>
          <wp:inline distT="0" distB="0" distL="0" distR="0" wp14:anchorId="7DDD0341" wp14:editId="004B3ACB">
            <wp:extent cx="1874807" cy="1828800"/>
            <wp:effectExtent l="0" t="0" r="0" b="0"/>
            <wp:docPr id="15000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37241" name=""/>
                    <pic:cNvPicPr/>
                  </pic:nvPicPr>
                  <pic:blipFill>
                    <a:blip r:embed="rId17"/>
                    <a:stretch>
                      <a:fillRect/>
                    </a:stretch>
                  </pic:blipFill>
                  <pic:spPr>
                    <a:xfrm>
                      <a:off x="0" y="0"/>
                      <a:ext cx="1894874" cy="1848375"/>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225"/>
      <w:commentRangeStart w:id="226"/>
      <w:commentRangeStart w:id="227"/>
      <w:r>
        <w:rPr>
          <w:rFonts w:ascii="Times New Roman" w:hAnsi="Times New Roman" w:cs="Times New Roman"/>
          <w:b/>
          <w:lang w:val="en-CA"/>
        </w:rPr>
        <w:t xml:space="preserve">Figure </w:t>
      </w:r>
      <w:commentRangeEnd w:id="225"/>
      <w:r w:rsidR="001A65DD">
        <w:rPr>
          <w:rFonts w:ascii="Times New Roman" w:hAnsi="Times New Roman" w:cs="Times New Roman"/>
          <w:b/>
          <w:lang w:val="en-CA"/>
        </w:rPr>
        <w:t>2</w:t>
      </w:r>
      <w:r w:rsidR="00930939">
        <w:rPr>
          <w:rStyle w:val="CommentReference"/>
        </w:rPr>
        <w:commentReference w:id="225"/>
      </w:r>
      <w:commentRangeEnd w:id="226"/>
      <w:r w:rsidR="00930939">
        <w:rPr>
          <w:rStyle w:val="CommentReference"/>
        </w:rPr>
        <w:commentReference w:id="226"/>
      </w:r>
      <w:commentRangeEnd w:id="227"/>
      <w:r w:rsidR="00930939">
        <w:rPr>
          <w:rStyle w:val="CommentReference"/>
        </w:rPr>
        <w:commentReference w:id="227"/>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2F0D6ED4" w14:textId="5CC340C4"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5C92FEFB" w:rsidR="00AF1938" w:rsidRDefault="00435ABE"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4A6633" wp14:editId="14B236F6">
            <wp:extent cx="5943600" cy="3343275"/>
            <wp:effectExtent l="0" t="0" r="0" b="0"/>
            <wp:docPr id="1905005952"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05952" name="Picture 1" descr="A graph of an abundan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254D5B3B"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commentRangeStart w:id="228"/>
      <w:r w:rsidR="00623DD8">
        <w:rPr>
          <w:rFonts w:ascii="Times New Roman" w:hAnsi="Times New Roman" w:cs="Times New Roman"/>
          <w:lang w:val="en-CA"/>
        </w:rPr>
        <w:t xml:space="preserve">moderators </w:t>
      </w:r>
      <w:commentRangeEnd w:id="228"/>
      <w:r w:rsidR="00FF474D">
        <w:rPr>
          <w:rStyle w:val="CommentReference"/>
        </w:rPr>
        <w:commentReference w:id="228"/>
      </w:r>
      <w:r w:rsidR="00623DD8">
        <w:rPr>
          <w:rFonts w:ascii="Times New Roman" w:hAnsi="Times New Roman" w:cs="Times New Roman"/>
          <w:lang w:val="en-CA"/>
        </w:rPr>
        <w:t xml:space="preserve">of </w:t>
      </w:r>
      <w:ins w:id="229" w:author="Isabelle Cote" w:date="2024-07-23T11:58:00Z" w16du:dateUtc="2024-07-23T18:58:00Z">
        <w:r w:rsidR="00FF474D">
          <w:rPr>
            <w:rFonts w:ascii="Times New Roman" w:hAnsi="Times New Roman" w:cs="Times New Roman"/>
            <w:lang w:val="en-CA"/>
          </w:rPr>
          <w:t xml:space="preserve">seawater </w:t>
        </w:r>
      </w:ins>
      <w:r w:rsidR="00623DD8">
        <w:rPr>
          <w:rFonts w:ascii="Times New Roman" w:hAnsi="Times New Roman" w:cs="Times New Roman"/>
          <w:lang w:val="en-CA"/>
        </w:rPr>
        <w:t>ammonium concentration observed across 27 rocky reef sites in Barkley Sound</w:t>
      </w:r>
      <w:ins w:id="230" w:author="Isabelle Cote" w:date="2024-07-23T11:58:00Z" w16du:dateUtc="2024-07-23T18:58:00Z">
        <w:r w:rsidR="00FF474D">
          <w:rPr>
            <w:rFonts w:ascii="Times New Roman" w:hAnsi="Times New Roman" w:cs="Times New Roman"/>
            <w:lang w:val="en-CA"/>
          </w:rPr>
          <w:t>, British Columbia, C</w:t>
        </w:r>
      </w:ins>
      <w:ins w:id="231" w:author="Isabelle Cote" w:date="2024-07-23T11:59:00Z" w16du:dateUtc="2024-07-23T18:59:00Z">
        <w:r w:rsidR="00FF474D">
          <w:rPr>
            <w:rFonts w:ascii="Times New Roman" w:hAnsi="Times New Roman" w:cs="Times New Roman"/>
            <w:lang w:val="en-CA"/>
          </w:rPr>
          <w:t>anada</w:t>
        </w:r>
      </w:ins>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ins w:id="232" w:author="Isabelle Cote" w:date="2024-07-23T11:59:00Z" w16du:dateUtc="2024-07-23T18:59:00Z">
        <w:r w:rsidR="00FF474D">
          <w:rPr>
            <w:rFonts w:ascii="Times New Roman" w:hAnsi="Times New Roman" w:cs="Times New Roman"/>
            <w:lang w:val="en-CA"/>
          </w:rPr>
          <w:t>-</w:t>
        </w:r>
      </w:ins>
      <w:del w:id="233" w:author="Isabelle Cote" w:date="2024-07-23T11:59:00Z" w16du:dateUtc="2024-07-23T18:59:00Z">
        <w:r w:rsidR="00D37004" w:rsidDel="00FF474D">
          <w:rPr>
            <w:rFonts w:ascii="Times New Roman" w:hAnsi="Times New Roman" w:cs="Times New Roman"/>
            <w:lang w:val="en-CA"/>
          </w:rPr>
          <w:delText xml:space="preserve"> </w:delText>
        </w:r>
      </w:del>
      <w:r w:rsidR="00D37004">
        <w:rPr>
          <w:rFonts w:ascii="Times New Roman" w:hAnsi="Times New Roman" w:cs="Times New Roman"/>
          <w:lang w:val="en-CA"/>
        </w:rPr>
        <w:t>generated predictions for the investigation of among-site</w:t>
      </w:r>
      <w:del w:id="234" w:author="Isabelle Cote" w:date="2024-07-23T11:59:00Z" w16du:dateUtc="2024-07-23T18:59:00Z">
        <w:r w:rsidR="00D37004" w:rsidDel="00FF474D">
          <w:rPr>
            <w:rFonts w:ascii="Times New Roman" w:hAnsi="Times New Roman" w:cs="Times New Roman"/>
            <w:lang w:val="en-CA"/>
          </w:rPr>
          <w:delText>, meso-scale</w:delText>
        </w:r>
      </w:del>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del w:id="235" w:author="Isabelle Cote" w:date="2024-07-23T11:59:00Z" w16du:dateUtc="2024-07-23T18:59:00Z">
        <w:r w:rsidR="00C826A7" w:rsidDel="00FF474D">
          <w:rPr>
            <w:rFonts w:ascii="Times New Roman" w:hAnsi="Times New Roman" w:cs="Times New Roman"/>
            <w:lang w:val="en-CA"/>
          </w:rPr>
          <w:delText xml:space="preserve">the </w:delText>
        </w:r>
      </w:del>
      <w:ins w:id="236" w:author="Isabelle Cote" w:date="2024-07-23T11:59:00Z" w16du:dateUtc="2024-07-23T18:59:00Z">
        <w:r w:rsidR="00FF474D">
          <w:rPr>
            <w:rFonts w:ascii="Times New Roman" w:hAnsi="Times New Roman" w:cs="Times New Roman"/>
            <w:lang w:val="en-CA"/>
          </w:rPr>
          <w:t>a</w:t>
        </w:r>
        <w:r w:rsidR="00FF474D">
          <w:rPr>
            <w:rFonts w:ascii="Times New Roman" w:hAnsi="Times New Roman" w:cs="Times New Roman"/>
            <w:lang w:val="en-CA"/>
          </w:rPr>
          <w:t xml:space="preserve"> </w:t>
        </w:r>
      </w:ins>
      <w:r w:rsidR="00C826A7">
        <w:rPr>
          <w:rFonts w:ascii="Times New Roman" w:hAnsi="Times New Roman" w:cs="Times New Roman"/>
          <w:lang w:val="en-CA"/>
        </w:rPr>
        <w:t>generalized linear mixed-effects model, which used a gamma distribution (link = ‘log’) so coefficients are presented in log space. Continuous predictors were centred and scaled for comparison of effect size</w:t>
      </w:r>
      <w:ins w:id="237" w:author="Isabelle Cote" w:date="2024-07-23T11:59:00Z" w16du:dateUtc="2024-07-23T18:59:00Z">
        <w:r w:rsidR="00FF474D">
          <w:rPr>
            <w:rFonts w:ascii="Times New Roman" w:hAnsi="Times New Roman" w:cs="Times New Roman"/>
            <w:lang w:val="en-CA"/>
          </w:rPr>
          <w:t>s</w:t>
        </w:r>
      </w:ins>
      <w:r w:rsidR="00C826A7">
        <w:rPr>
          <w:rFonts w:ascii="Times New Roman" w:hAnsi="Times New Roman" w:cs="Times New Roman"/>
          <w:lang w:val="en-CA"/>
        </w:rPr>
        <w:t xml:space="preserve"> between </w:t>
      </w:r>
      <w:ins w:id="238" w:author="Isabelle Cote" w:date="2024-07-23T12:00:00Z" w16du:dateUtc="2024-07-23T19:00:00Z">
        <w:r w:rsidR="00FF474D">
          <w:rPr>
            <w:rFonts w:ascii="Times New Roman" w:hAnsi="Times New Roman" w:cs="Times New Roman"/>
            <w:lang w:val="en-CA"/>
          </w:rPr>
          <w:t xml:space="preserve">predictors with </w:t>
        </w:r>
      </w:ins>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239"/>
      <w:commentRangeStart w:id="240"/>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239"/>
      <w:r w:rsidR="0041279D">
        <w:rPr>
          <w:rStyle w:val="CommentReference"/>
        </w:rPr>
        <w:commentReference w:id="239"/>
      </w:r>
      <w:commentRangeEnd w:id="240"/>
      <w:r w:rsidR="00532560">
        <w:rPr>
          <w:rStyle w:val="CommentReference"/>
        </w:rPr>
        <w:commentReference w:id="240"/>
      </w:r>
    </w:p>
    <w:p w14:paraId="72A51E40" w14:textId="3751F51D"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w:t>
      </w:r>
      <w:del w:id="241" w:author="Isabelle Cote" w:date="2024-07-23T12:06:00Z" w16du:dateUtc="2024-07-23T19:06:00Z">
        <w:r w:rsidR="00623DD8" w:rsidDel="009B2182">
          <w:rPr>
            <w:rFonts w:ascii="Times New Roman" w:hAnsi="Times New Roman" w:cs="Times New Roman"/>
            <w:lang w:val="en-CA"/>
          </w:rPr>
          <w:delText xml:space="preserve">ammonium </w:delText>
        </w:r>
      </w:del>
      <w:r w:rsidR="00623DD8">
        <w:rPr>
          <w:rFonts w:ascii="Times New Roman" w:hAnsi="Times New Roman" w:cs="Times New Roman"/>
          <w:lang w:val="en-CA"/>
        </w:rPr>
        <w:t xml:space="preserve">variation </w:t>
      </w:r>
      <w:ins w:id="242" w:author="Isabelle Cote" w:date="2024-07-23T12:06:00Z" w16du:dateUtc="2024-07-23T19:06:00Z">
        <w:r w:rsidR="009B2182">
          <w:rPr>
            <w:rFonts w:ascii="Times New Roman" w:hAnsi="Times New Roman" w:cs="Times New Roman"/>
            <w:lang w:val="en-CA"/>
          </w:rPr>
          <w:t xml:space="preserve">in </w:t>
        </w:r>
        <w:r w:rsidR="009B2182">
          <w:rPr>
            <w:rFonts w:ascii="Times New Roman" w:hAnsi="Times New Roman" w:cs="Times New Roman"/>
            <w:lang w:val="en-CA"/>
          </w:rPr>
          <w:t>ammonium</w:t>
        </w:r>
        <w:r w:rsidR="009B2182">
          <w:rPr>
            <w:rFonts w:ascii="Times New Roman" w:hAnsi="Times New Roman" w:cs="Times New Roman"/>
            <w:lang w:val="en-CA"/>
          </w:rPr>
          <w:t xml:space="preserve"> concentration</w:t>
        </w:r>
        <w:r w:rsidR="009B2182">
          <w:rPr>
            <w:rFonts w:ascii="Times New Roman" w:hAnsi="Times New Roman" w:cs="Times New Roman"/>
            <w:lang w:val="en-CA"/>
          </w:rPr>
          <w:t xml:space="preserve"> </w:t>
        </w:r>
      </w:ins>
      <w:r w:rsidR="00623DD8">
        <w:rPr>
          <w:rFonts w:ascii="Times New Roman" w:hAnsi="Times New Roman" w:cs="Times New Roman"/>
          <w:lang w:val="en-CA"/>
        </w:rPr>
        <w:t>inside vs outside kelp forests across 16 sites in Barkley Sound</w:t>
      </w:r>
      <w:ins w:id="243" w:author="Isabelle Cote" w:date="2024-07-23T12:06:00Z" w16du:dateUtc="2024-07-23T19:06:00Z">
        <w:r w:rsidR="009B2182">
          <w:rPr>
            <w:rFonts w:ascii="Times New Roman" w:hAnsi="Times New Roman" w:cs="Times New Roman"/>
            <w:lang w:val="en-CA"/>
          </w:rPr>
          <w:t>, British Columbia, Canada</w:t>
        </w:r>
      </w:ins>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ins w:id="244" w:author="Isabelle Cote" w:date="2024-07-23T12:06:00Z" w16du:dateUtc="2024-07-23T19:06:00Z">
        <w:r w:rsidR="009B2182">
          <w:rPr>
            <w:rFonts w:ascii="Times New Roman" w:hAnsi="Times New Roman" w:cs="Times New Roman"/>
            <w:lang w:val="en-CA"/>
          </w:rPr>
          <w:t>-</w:t>
        </w:r>
      </w:ins>
      <w:del w:id="245" w:author="Isabelle Cote" w:date="2024-07-23T12:06:00Z" w16du:dateUtc="2024-07-23T19:06:00Z">
        <w:r w:rsidR="00D37004" w:rsidDel="009B2182">
          <w:rPr>
            <w:rFonts w:ascii="Times New Roman" w:hAnsi="Times New Roman" w:cs="Times New Roman"/>
            <w:lang w:val="en-CA"/>
          </w:rPr>
          <w:delText xml:space="preserve"> </w:delText>
        </w:r>
      </w:del>
      <w:r w:rsidR="00D37004">
        <w:rPr>
          <w:rFonts w:ascii="Times New Roman" w:hAnsi="Times New Roman" w:cs="Times New Roman"/>
          <w:lang w:val="en-CA"/>
        </w:rPr>
        <w:t>generated predictions for the investigation of within-site</w:t>
      </w:r>
      <w:del w:id="246" w:author="Isabelle Cote" w:date="2024-07-23T12:07:00Z" w16du:dateUtc="2024-07-23T19:07:00Z">
        <w:r w:rsidR="00D37004" w:rsidDel="009B2182">
          <w:rPr>
            <w:rFonts w:ascii="Times New Roman" w:hAnsi="Times New Roman" w:cs="Times New Roman"/>
            <w:lang w:val="en-CA"/>
          </w:rPr>
          <w:delText>,</w:delText>
        </w:r>
      </w:del>
      <w:r w:rsidR="00D37004">
        <w:rPr>
          <w:rFonts w:ascii="Times New Roman" w:hAnsi="Times New Roman" w:cs="Times New Roman"/>
          <w:lang w:val="en-CA"/>
        </w:rPr>
        <w:t xml:space="preserve"> </w:t>
      </w:r>
      <w:del w:id="247" w:author="Isabelle Cote" w:date="2024-07-23T12:07:00Z" w16du:dateUtc="2024-07-23T19:07:00Z">
        <w:r w:rsidR="00D37004" w:rsidDel="009B2182">
          <w:rPr>
            <w:rFonts w:ascii="Times New Roman" w:hAnsi="Times New Roman" w:cs="Times New Roman"/>
            <w:lang w:val="en-CA"/>
          </w:rPr>
          <w:delText xml:space="preserve">small-scale </w:delText>
        </w:r>
      </w:del>
      <w:r w:rsidR="00D37004">
        <w:rPr>
          <w:rFonts w:ascii="Times New Roman" w:hAnsi="Times New Roman" w:cs="Times New Roman"/>
          <w:lang w:val="en-CA"/>
        </w:rPr>
        <w:t xml:space="preserve">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del w:id="248" w:author="Isabelle Cote" w:date="2024-07-23T12:07:00Z" w16du:dateUtc="2024-07-23T19:07:00Z">
        <w:r w:rsidR="00E914E6" w:rsidDel="009B2182">
          <w:rPr>
            <w:rFonts w:ascii="Times New Roman" w:hAnsi="Times New Roman" w:cs="Times New Roman"/>
            <w:lang w:val="en-CA"/>
          </w:rPr>
          <w:delText xml:space="preserve">in order </w:delText>
        </w:r>
      </w:del>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75D2C0C0" w14:textId="7C268561" w:rsidR="00281EEC" w:rsidRDefault="00281EEC">
      <w:pPr>
        <w:rPr>
          <w:rFonts w:ascii="Times New Roman" w:hAnsi="Times New Roman" w:cs="Times New Roman"/>
          <w:lang w:val="en-CA"/>
        </w:rPr>
      </w:pP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628F0F55"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1F1DDA">
        <w:rPr>
          <w:rFonts w:ascii="Times New Roman" w:hAnsi="Times New Roman" w:cs="Times New Roman"/>
          <w:b/>
          <w:lang w:val="en-CA"/>
        </w:rPr>
        <w:t>5</w:t>
      </w:r>
      <w:r>
        <w:rPr>
          <w:rFonts w:ascii="Times New Roman" w:hAnsi="Times New Roman" w:cs="Times New Roman"/>
          <w:b/>
          <w:lang w:val="en-CA"/>
        </w:rPr>
        <w:t xml:space="preserve">. </w:t>
      </w:r>
      <w:r w:rsidR="00623DD8">
        <w:rPr>
          <w:rFonts w:ascii="Times New Roman" w:hAnsi="Times New Roman" w:cs="Times New Roman"/>
          <w:lang w:val="en-CA"/>
        </w:rPr>
        <w:t>Small</w:t>
      </w:r>
      <w:ins w:id="249" w:author="Isabelle Cote" w:date="2024-07-23T12:10:00Z" w16du:dateUtc="2024-07-23T19:10:00Z">
        <w:r w:rsidR="009B2182">
          <w:rPr>
            <w:rFonts w:ascii="Times New Roman" w:hAnsi="Times New Roman" w:cs="Times New Roman"/>
            <w:lang w:val="en-CA"/>
          </w:rPr>
          <w:t>est</w:t>
        </w:r>
      </w:ins>
      <w:r w:rsidR="00623DD8">
        <w:rPr>
          <w:rFonts w:ascii="Times New Roman" w:hAnsi="Times New Roman" w:cs="Times New Roman"/>
          <w:lang w:val="en-CA"/>
        </w:rPr>
        <w:t>-scale</w:t>
      </w:r>
      <w:del w:id="250" w:author="Isabelle Cote" w:date="2024-07-23T12:10:00Z" w16du:dateUtc="2024-07-23T19:10:00Z">
        <w:r w:rsidR="00623DD8" w:rsidDel="009B2182">
          <w:rPr>
            <w:rFonts w:ascii="Times New Roman" w:hAnsi="Times New Roman" w:cs="Times New Roman"/>
            <w:lang w:val="en-CA"/>
          </w:rPr>
          <w:delText>, within-meters</w:delText>
        </w:r>
      </w:del>
      <w:r w:rsidR="00623DD8">
        <w:rPr>
          <w:rFonts w:ascii="Times New Roman" w:hAnsi="Times New Roman" w:cs="Times New Roman"/>
          <w:lang w:val="en-CA"/>
        </w:rPr>
        <w:t xml:space="preserve"> effect of animals on </w:t>
      </w:r>
      <w:del w:id="251" w:author="Isabelle Cote" w:date="2024-07-23T12:11:00Z" w16du:dateUtc="2024-07-23T19:11:00Z">
        <w:r w:rsidR="00623DD8" w:rsidDel="009B2182">
          <w:rPr>
            <w:rFonts w:ascii="Times New Roman" w:hAnsi="Times New Roman" w:cs="Times New Roman"/>
            <w:lang w:val="en-CA"/>
          </w:rPr>
          <w:delText xml:space="preserve">immediate </w:delText>
        </w:r>
      </w:del>
      <w:r w:rsidR="00623DD8">
        <w:rPr>
          <w:rFonts w:ascii="Times New Roman" w:hAnsi="Times New Roman" w:cs="Times New Roman"/>
          <w:lang w:val="en-CA"/>
        </w:rPr>
        <w:t xml:space="preserve">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252"/>
      <w:commentRangeStart w:id="253"/>
      <w:commentRangeStart w:id="254"/>
      <w:commentRangeStart w:id="255"/>
      <w:r w:rsidR="005E6D58">
        <w:rPr>
          <w:rFonts w:ascii="Times New Roman" w:hAnsi="Times New Roman" w:cs="Times New Roman"/>
          <w:lang w:val="en-CA"/>
        </w:rPr>
        <w:t xml:space="preserve">intervals. </w:t>
      </w:r>
      <w:commentRangeEnd w:id="252"/>
      <w:r w:rsidR="00F15086">
        <w:rPr>
          <w:rStyle w:val="CommentReference"/>
        </w:rPr>
        <w:commentReference w:id="252"/>
      </w:r>
      <w:commentRangeEnd w:id="253"/>
      <w:r w:rsidR="00695175">
        <w:rPr>
          <w:rStyle w:val="CommentReference"/>
        </w:rPr>
        <w:commentReference w:id="253"/>
      </w:r>
      <w:commentRangeEnd w:id="254"/>
      <w:r w:rsidR="00695175">
        <w:rPr>
          <w:rStyle w:val="CommentReference"/>
        </w:rPr>
        <w:commentReference w:id="254"/>
      </w:r>
      <w:commentRangeEnd w:id="255"/>
      <w:r w:rsidR="00641243">
        <w:rPr>
          <w:rStyle w:val="CommentReference"/>
        </w:rPr>
        <w:commentReference w:id="255"/>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ins w:id="256" w:author="Isabelle Cote" w:date="2024-07-23T11:38:00Z" w16du:dateUtc="2024-07-23T18:38:00Z"/>
          <w:rFonts w:ascii="Times New Roman" w:hAnsi="Times New Roman" w:cs="Times New Roman"/>
          <w:b/>
          <w:lang w:val="en-CA"/>
        </w:rPr>
      </w:pPr>
      <w:ins w:id="257" w:author="Isabelle Cote" w:date="2024-07-23T11:38:00Z" w16du:dateUtc="2024-07-23T18:38:00Z">
        <w:r>
          <w:rPr>
            <w:rFonts w:ascii="Times New Roman" w:hAnsi="Times New Roman" w:cs="Times New Roman"/>
            <w:b/>
            <w:lang w:val="en-CA"/>
          </w:rPr>
          <w:lastRenderedPageBreak/>
          <w:t xml:space="preserve">Electronic </w:t>
        </w:r>
      </w:ins>
      <w:ins w:id="258" w:author="Isabelle Cote" w:date="2024-07-23T11:39:00Z" w16du:dateUtc="2024-07-23T18:39:00Z">
        <w:r>
          <w:rPr>
            <w:rFonts w:ascii="Times New Roman" w:hAnsi="Times New Roman" w:cs="Times New Roman"/>
            <w:b/>
            <w:lang w:val="en-CA"/>
          </w:rPr>
          <w:t>S</w:t>
        </w:r>
      </w:ins>
      <w:ins w:id="259" w:author="Isabelle Cote" w:date="2024-07-23T11:38:00Z" w16du:dateUtc="2024-07-23T18:38:00Z">
        <w:r>
          <w:rPr>
            <w:rFonts w:ascii="Times New Roman" w:hAnsi="Times New Roman" w:cs="Times New Roman"/>
            <w:b/>
            <w:lang w:val="en-CA"/>
          </w:rPr>
          <w:t>upplement 1</w:t>
        </w:r>
      </w:ins>
      <w:ins w:id="260" w:author="Isabelle Cote" w:date="2024-07-23T11:39:00Z" w16du:dateUtc="2024-07-23T18:39:00Z">
        <w:r>
          <w:rPr>
            <w:rFonts w:ascii="Times New Roman" w:hAnsi="Times New Roman" w:cs="Times New Roman"/>
            <w:b/>
            <w:lang w:val="en-CA"/>
          </w:rPr>
          <w:t xml:space="preserve">. </w:t>
        </w:r>
        <w:r w:rsidRPr="00F10A37">
          <w:rPr>
            <w:rFonts w:ascii="Times New Roman" w:hAnsi="Times New Roman" w:cs="Times New Roman"/>
            <w:bCs/>
            <w:lang w:val="en-CA"/>
            <w:rPrChange w:id="261" w:author="Isabelle Cote" w:date="2024-07-23T11:39:00Z" w16du:dateUtc="2024-07-23T18:39:00Z">
              <w:rPr>
                <w:rFonts w:ascii="Times New Roman" w:hAnsi="Times New Roman" w:cs="Times New Roman"/>
                <w:b/>
                <w:lang w:val="en-CA"/>
              </w:rPr>
            </w:rPrChange>
          </w:rPr>
          <w:t>Supplementary tables and figures.</w:t>
        </w:r>
      </w:ins>
    </w:p>
    <w:p w14:paraId="4600395C" w14:textId="6D178EBD"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Ohiat</w:t>
            </w:r>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Kii xin</w:t>
            </w:r>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Baeria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 xml:space="preserve">Baeria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 xml:space="preserve">Baeria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Wouwer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Eussen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E97F3C9"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ins w:id="262" w:author="Isabelle Cote" w:date="2024-07-23T10:47:00Z" w16du:dateUtc="2024-07-23T17:47:00Z">
        <w:r w:rsidR="00250785">
          <w:rPr>
            <w:rFonts w:ascii="Times New Roman" w:hAnsi="Times New Roman" w:cs="Times New Roman"/>
            <w:lang w:val="en-CA"/>
          </w:rPr>
          <w:t xml:space="preserve">kelp forest </w:t>
        </w:r>
      </w:ins>
      <w:r w:rsidR="00E83D6E">
        <w:rPr>
          <w:rFonts w:ascii="Times New Roman" w:hAnsi="Times New Roman" w:cs="Times New Roman"/>
          <w:lang w:val="en-CA"/>
        </w:rPr>
        <w:t>s</w:t>
      </w:r>
      <w:r w:rsidR="0053139F">
        <w:rPr>
          <w:rFonts w:ascii="Times New Roman" w:hAnsi="Times New Roman" w:cs="Times New Roman"/>
          <w:lang w:val="en-CA"/>
        </w:rPr>
        <w:t xml:space="preserve">ites </w:t>
      </w:r>
      <w:del w:id="263" w:author="Isabelle Cote" w:date="2024-07-23T10:47:00Z" w16du:dateUtc="2024-07-23T17:47:00Z">
        <w:r w:rsidR="0053139F" w:rsidDel="00250785">
          <w:rPr>
            <w:rFonts w:ascii="Times New Roman" w:hAnsi="Times New Roman" w:cs="Times New Roman"/>
            <w:lang w:val="en-CA"/>
          </w:rPr>
          <w:delText xml:space="preserve">used in kelp forest </w:delText>
        </w:r>
        <w:r w:rsidR="00682CDC" w:rsidDel="00250785">
          <w:rPr>
            <w:rFonts w:ascii="Times New Roman" w:hAnsi="Times New Roman" w:cs="Times New Roman"/>
            <w:lang w:val="en-CA"/>
          </w:rPr>
          <w:delText>small</w:delText>
        </w:r>
        <w:r w:rsidR="004D42BB" w:rsidDel="00250785">
          <w:rPr>
            <w:rFonts w:ascii="Times New Roman" w:hAnsi="Times New Roman" w:cs="Times New Roman"/>
            <w:lang w:val="en-CA"/>
          </w:rPr>
          <w:delText>-scale experiment</w:delText>
        </w:r>
        <w:r w:rsidR="00E83D6E" w:rsidDel="00250785">
          <w:rPr>
            <w:rFonts w:ascii="Times New Roman" w:hAnsi="Times New Roman" w:cs="Times New Roman"/>
            <w:lang w:val="en-CA"/>
          </w:rPr>
          <w:delText xml:space="preserve">, </w:delText>
        </w:r>
      </w:del>
      <w:r w:rsidR="00E83D6E">
        <w:rPr>
          <w:rFonts w:ascii="Times New Roman" w:hAnsi="Times New Roman" w:cs="Times New Roman"/>
          <w:lang w:val="en-CA"/>
        </w:rPr>
        <w:t xml:space="preserve">and the date of each </w:t>
      </w:r>
      <w:commentRangeStart w:id="264"/>
      <w:r w:rsidR="00E83D6E">
        <w:rPr>
          <w:rFonts w:ascii="Times New Roman" w:hAnsi="Times New Roman" w:cs="Times New Roman"/>
          <w:lang w:val="en-CA"/>
        </w:rPr>
        <w:t>survey</w:t>
      </w:r>
      <w:commentRangeEnd w:id="264"/>
      <w:r w:rsidR="00250785">
        <w:rPr>
          <w:rStyle w:val="CommentReference"/>
        </w:rPr>
        <w:commentReference w:id="264"/>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Tzartus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xml:space="preserve">. Wet weight estimates for each invertebrate species used to calculate total biomass for Reef Life Survey data. We used shell-free wet weight for species with large shells (eg.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r w:rsidRPr="00E763F3">
        <w:rPr>
          <w:rFonts w:ascii="Times New Roman" w:eastAsia="Times New Roman" w:hAnsi="Times New Roman" w:cs="Times New Roman"/>
          <w:i/>
          <w:color w:val="000000"/>
          <w:lang w:val="en-CA"/>
        </w:rPr>
        <w:t>Pycnopodia helianthoides</w:t>
      </w:r>
      <w:r w:rsidRPr="00E763F3">
        <w:rPr>
          <w:rFonts w:ascii="Times New Roman" w:eastAsia="Times New Roman" w:hAnsi="Times New Roman" w:cs="Times New Roman"/>
          <w:color w:val="000000"/>
          <w:lang w:val="en-CA"/>
        </w:rPr>
        <w:t xml:space="preserve">, </w:t>
      </w:r>
      <w:r w:rsidRPr="00E763F3">
        <w:rPr>
          <w:rFonts w:ascii="Times New Roman" w:eastAsia="Times New Roman" w:hAnsi="Times New Roman" w:cs="Times New Roman"/>
          <w:i/>
          <w:color w:val="000000"/>
          <w:lang w:val="en-CA"/>
        </w:rPr>
        <w:t>Crassadoma gigantea</w:t>
      </w:r>
      <w:r>
        <w:rPr>
          <w:rFonts w:ascii="Times New Roman" w:eastAsia="Times New Roman" w:hAnsi="Times New Roman" w:cs="Times New Roman"/>
          <w:color w:val="000000"/>
          <w:lang w:val="en-CA"/>
        </w:rPr>
        <w:t xml:space="preserve">, and </w:t>
      </w:r>
      <w:r w:rsidRPr="00E763F3">
        <w:rPr>
          <w:rFonts w:ascii="Times New Roman" w:eastAsia="Times New Roman" w:hAnsi="Times New Roman" w:cs="Times New Roman"/>
          <w:i/>
          <w:color w:val="000000"/>
          <w:lang w:val="en-CA"/>
        </w:rPr>
        <w:t>Haliotis kamtschatkana</w:t>
      </w:r>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Glebocarcinus oregonensis</w:t>
            </w:r>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Romaleon antennarium</w:t>
            </w:r>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Chorilia longipes</w:t>
            </w:r>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r w:rsidRPr="00B51A9A">
              <w:rPr>
                <w:rFonts w:ascii="Times New Roman" w:eastAsia="Times New Roman" w:hAnsi="Times New Roman" w:cs="Times New Roman"/>
                <w:i/>
                <w:color w:val="000000"/>
                <w:sz w:val="20"/>
                <w:szCs w:val="20"/>
                <w:lang w:val="en-CA"/>
              </w:rPr>
              <w:t>Pugettia richii</w:t>
            </w:r>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foliata</w:t>
            </w:r>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r w:rsidRPr="00B51A9A">
              <w:rPr>
                <w:rFonts w:ascii="Times New Roman" w:eastAsia="Times New Roman" w:hAnsi="Times New Roman" w:cs="Times New Roman"/>
                <w:i/>
                <w:color w:val="000000"/>
                <w:sz w:val="20"/>
                <w:szCs w:val="20"/>
                <w:lang w:val="en-CA"/>
              </w:rPr>
              <w:t>Pugettia richii</w:t>
            </w:r>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r w:rsidRPr="00B51A9A">
              <w:rPr>
                <w:rFonts w:ascii="Times New Roman" w:eastAsia="Times New Roman" w:hAnsi="Times New Roman" w:cs="Times New Roman"/>
                <w:i/>
                <w:color w:val="000000"/>
                <w:sz w:val="20"/>
                <w:szCs w:val="20"/>
                <w:lang w:val="en-CA"/>
              </w:rPr>
              <w:t>Pugettia richii</w:t>
            </w:r>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producta</w:t>
            </w:r>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Pugettia richii</w:t>
            </w:r>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Scyra acutifrons</w:t>
            </w:r>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Scyra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Cryptolithodes sitchensis</w:t>
            </w:r>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Cryptolithodes typicus</w:t>
            </w:r>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Hapalogaster mertensii</w:t>
            </w:r>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Phyllolithodes papillosus</w:t>
            </w:r>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Lopholithodes mandtii</w:t>
            </w:r>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Phyllolithodes papillosus</w:t>
            </w:r>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Phyllolithodes papillosus</w:t>
            </w:r>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Oregonia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Paguroidea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Paguroidea</w:t>
            </w:r>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Pagurus beringanus</w:t>
            </w:r>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Paguroidea</w:t>
            </w:r>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Pagurus hemphilli</w:t>
            </w:r>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Paguroidea</w:t>
            </w:r>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Pandalus danae</w:t>
            </w:r>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Pandalus gurneyi</w:t>
            </w:r>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Pandalus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Pandulus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Lophopanopeus bellus</w:t>
            </w:r>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Pachycheles pubescens</w:t>
            </w:r>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Somero 1996, </w:t>
            </w:r>
            <w:r w:rsidRPr="00B51A9A">
              <w:rPr>
                <w:rFonts w:ascii="Times New Roman" w:eastAsia="Times New Roman" w:hAnsi="Times New Roman" w:cs="Times New Roman"/>
                <w:i/>
                <w:color w:val="000000"/>
                <w:sz w:val="20"/>
                <w:szCs w:val="20"/>
                <w:lang w:val="en-CA"/>
              </w:rPr>
              <w:t>Petrolisthes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Petrolisthes eriomerus</w:t>
            </w:r>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Somero 1996, </w:t>
            </w:r>
            <w:r w:rsidRPr="00B51A9A">
              <w:rPr>
                <w:rFonts w:ascii="Times New Roman" w:eastAsia="Times New Roman" w:hAnsi="Times New Roman" w:cs="Times New Roman"/>
                <w:i/>
                <w:color w:val="000000"/>
                <w:sz w:val="20"/>
                <w:szCs w:val="20"/>
                <w:lang w:val="en-CA"/>
              </w:rPr>
              <w:t>Petrolisthes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Heptacarpus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r w:rsidRPr="00B51A9A">
              <w:rPr>
                <w:rFonts w:ascii="Times New Roman" w:eastAsia="Times New Roman" w:hAnsi="Times New Roman" w:cs="Times New Roman"/>
                <w:i/>
                <w:color w:val="000000"/>
                <w:sz w:val="20"/>
                <w:szCs w:val="20"/>
                <w:lang w:val="en-CA"/>
              </w:rPr>
              <w:t>Palaemonetes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Polyorchis penicillatus</w:t>
            </w:r>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Båmstedt 2015, </w:t>
            </w:r>
            <w:r w:rsidRPr="00B51A9A">
              <w:rPr>
                <w:rFonts w:ascii="Times New Roman" w:eastAsia="Times New Roman" w:hAnsi="Times New Roman" w:cs="Times New Roman"/>
                <w:i/>
                <w:color w:val="000000"/>
                <w:sz w:val="20"/>
                <w:szCs w:val="20"/>
                <w:lang w:val="en-CA"/>
              </w:rPr>
              <w:t>Bolinopsis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Mitrocoma cellularia</w:t>
            </w:r>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Båmstedt 2015, </w:t>
            </w:r>
            <w:r w:rsidRPr="00B51A9A">
              <w:rPr>
                <w:rFonts w:ascii="Times New Roman" w:eastAsia="Times New Roman" w:hAnsi="Times New Roman" w:cs="Times New Roman"/>
                <w:i/>
                <w:color w:val="000000"/>
                <w:sz w:val="20"/>
                <w:szCs w:val="20"/>
                <w:lang w:val="en-CA"/>
              </w:rPr>
              <w:t>Bolinopsis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Pleurobrachia bachei</w:t>
            </w:r>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Båmstedt 2015, </w:t>
            </w:r>
            <w:r w:rsidRPr="00B51A9A">
              <w:rPr>
                <w:rFonts w:ascii="Times New Roman" w:eastAsia="Times New Roman" w:hAnsi="Times New Roman" w:cs="Times New Roman"/>
                <w:i/>
                <w:color w:val="000000"/>
                <w:sz w:val="20"/>
                <w:szCs w:val="20"/>
                <w:lang w:val="en-CA"/>
              </w:rPr>
              <w:t>Bolinopsis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Bolinopsis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Båmstedt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Evasterias troschelii</w:t>
            </w:r>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O'Clair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Leptasterias hexactis</w:t>
            </w:r>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Leptasterias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Leptasterias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Leptasterias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Orthasterias koehleri</w:t>
            </w:r>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O'Clair 1985, </w:t>
            </w:r>
            <w:r w:rsidRPr="00B51A9A">
              <w:rPr>
                <w:rFonts w:ascii="Times New Roman" w:eastAsia="Times New Roman" w:hAnsi="Times New Roman" w:cs="Times New Roman"/>
                <w:i/>
                <w:color w:val="000000"/>
                <w:sz w:val="20"/>
                <w:szCs w:val="20"/>
                <w:lang w:val="en-CA"/>
              </w:rPr>
              <w:t>Evasterias troschelii</w:t>
            </w:r>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Pisaster brevispinus</w:t>
            </w:r>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Pisaster ochraceus</w:t>
            </w:r>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Pycnopodia helianthoides</w:t>
            </w:r>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Stylasterias forreri</w:t>
            </w:r>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O'Clair 1985, </w:t>
            </w:r>
            <w:r w:rsidRPr="00B51A9A">
              <w:rPr>
                <w:rFonts w:ascii="Times New Roman" w:eastAsia="Times New Roman" w:hAnsi="Times New Roman" w:cs="Times New Roman"/>
                <w:i/>
                <w:color w:val="000000"/>
                <w:sz w:val="20"/>
                <w:szCs w:val="20"/>
                <w:lang w:val="en-CA"/>
              </w:rPr>
              <w:t>Evasterias troschelii</w:t>
            </w:r>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Patiria miniata</w:t>
            </w:r>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Henricia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Henricia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Henricia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Menge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Dermasterias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Mediaster aequalis</w:t>
            </w:r>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Henricia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Solaster dawsoni</w:t>
            </w:r>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r w:rsidRPr="00B51A9A">
              <w:rPr>
                <w:rFonts w:ascii="Times New Roman" w:eastAsia="Times New Roman" w:hAnsi="Times New Roman" w:cs="Times New Roman"/>
                <w:i/>
                <w:color w:val="000000"/>
                <w:sz w:val="20"/>
                <w:szCs w:val="20"/>
                <w:lang w:val="en-CA"/>
              </w:rPr>
              <w:t>Solaster stimpsoni</w:t>
            </w:r>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Solaster stimpsoni</w:t>
            </w:r>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Pteraster tesselatus</w:t>
            </w:r>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Menge 1975, </w:t>
            </w:r>
            <w:r w:rsidRPr="00B51A9A">
              <w:rPr>
                <w:rFonts w:ascii="Times New Roman" w:eastAsia="Times New Roman" w:hAnsi="Times New Roman" w:cs="Times New Roman"/>
                <w:i/>
                <w:color w:val="000000"/>
                <w:sz w:val="20"/>
                <w:szCs w:val="20"/>
                <w:lang w:val="en-CA"/>
              </w:rPr>
              <w:t>Henricia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Mesocentrotus franciscanus</w:t>
            </w:r>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Strongylocentrotus droebachiensis</w:t>
            </w:r>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Strongylocentrotus polyacanthus</w:t>
            </w:r>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Strongylocentrotus purpuratus</w:t>
            </w:r>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Strongylocentrotus polyacanthus</w:t>
            </w:r>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Apostichopus californicus</w:t>
            </w:r>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r w:rsidRPr="00B51A9A">
              <w:rPr>
                <w:rFonts w:ascii="Times New Roman" w:eastAsia="Times New Roman" w:hAnsi="Times New Roman" w:cs="Times New Roman"/>
                <w:i/>
                <w:color w:val="000000"/>
                <w:sz w:val="20"/>
                <w:szCs w:val="20"/>
                <w:lang w:val="en-CA"/>
              </w:rPr>
              <w:t>Apostichopus parvimensis</w:t>
            </w:r>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Chlamys hastata</w:t>
            </w:r>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Crassadoma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Enteroctopus dofleini</w:t>
            </w:r>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Octopus rubescens</w:t>
            </w:r>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Octopus rubescens</w:t>
            </w:r>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Opalia wroblewskyi</w:t>
            </w:r>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Megathura crenulata</w:t>
            </w:r>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Haliotis kamtschatkana</w:t>
            </w:r>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Neverita lewisii</w:t>
            </w:r>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Ceratostoma foliatum</w:t>
            </w:r>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Nucella lamellosa</w:t>
            </w:r>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Cadlina luteomarginata</w:t>
            </w:r>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Cadlina modesta</w:t>
            </w:r>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Cadlina sylviaearleae</w:t>
            </w:r>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Coryphella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Dendronotus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Dirona albolineata</w:t>
            </w:r>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Dirona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Diaulula odonoghuei</w:t>
            </w:r>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Diaulula sandiegensis</w:t>
            </w:r>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Peltodoris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Doris montereyensis</w:t>
            </w:r>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Doris odhneri</w:t>
            </w:r>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Antiopella fusca</w:t>
            </w:r>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Hermissenda crassicornis</w:t>
            </w:r>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Acanthodoris hudsoni</w:t>
            </w:r>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Acanthodoris nanaimoensis</w:t>
            </w:r>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Onchidoris bilamellata</w:t>
            </w:r>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Limacia cockerelli</w:t>
            </w:r>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Polycera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Triopha catalinae</w:t>
            </w:r>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Triopha modesta</w:t>
            </w:r>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Triopha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Melibe leonina</w:t>
            </w:r>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Tritonia festiva</w:t>
            </w:r>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Acmaea mitra</w:t>
            </w:r>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Lottia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Berthella chacei</w:t>
            </w:r>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Calliostoma ligatum</w:t>
            </w:r>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Tegula funebralis</w:t>
            </w:r>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r w:rsidRPr="00B51A9A">
              <w:rPr>
                <w:rFonts w:ascii="Times New Roman" w:eastAsia="Times New Roman" w:hAnsi="Times New Roman" w:cs="Times New Roman"/>
                <w:i/>
                <w:color w:val="000000"/>
                <w:sz w:val="20"/>
                <w:szCs w:val="20"/>
                <w:lang w:val="en-CA"/>
              </w:rPr>
              <w:t>Nucella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Pomaulax gibberosus</w:t>
            </w:r>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Eurylepta leoparda</w:t>
            </w:r>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df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265"/>
            <w:r>
              <w:rPr>
                <w:rFonts w:ascii="Times New Roman" w:hAnsi="Times New Roman" w:cs="Times New Roman"/>
                <w:b/>
              </w:rPr>
              <w:t>df</w:t>
            </w:r>
            <w:commentRangeEnd w:id="265"/>
            <w:r w:rsidR="00815249">
              <w:rPr>
                <w:rStyle w:val="CommentReference"/>
              </w:rPr>
              <w:commentReference w:id="265"/>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SHD + T + D + AA:T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SID + T + D + AA:T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SHD + T + D + AB:T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SID + T + D + AB:T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266"/>
      <w:r w:rsidR="00792779" w:rsidRPr="00A15B36">
        <w:rPr>
          <w:rFonts w:ascii="Times New Roman" w:hAnsi="Times New Roman" w:cs="Times New Roman"/>
          <w:b/>
          <w:lang w:val="en-CA"/>
        </w:rPr>
        <w:t xml:space="preserve">Table </w:t>
      </w:r>
      <w:commentRangeEnd w:id="266"/>
      <w:r w:rsidR="00792779">
        <w:rPr>
          <w:rStyle w:val="CommentReference"/>
        </w:rPr>
        <w:commentReference w:id="266"/>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ins w:id="267" w:author="Isabelle Cote" w:date="2024-07-23T11:43:00Z" w16du:dateUtc="2024-07-23T18:43:00Z">
        <w:r w:rsidR="00815249">
          <w:rPr>
            <w:rFonts w:ascii="Times New Roman" w:hAnsi="Times New Roman" w:cs="Times New Roman"/>
          </w:rPr>
          <w:t xml:space="preserve">of </w:t>
        </w:r>
      </w:ins>
      <w:r w:rsidR="00792779">
        <w:rPr>
          <w:rFonts w:ascii="Times New Roman" w:hAnsi="Times New Roman" w:cs="Times New Roman"/>
        </w:rPr>
        <w:t xml:space="preserve">site. df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r>
              <w:rPr>
                <w:rFonts w:ascii="Times New Roman" w:hAnsi="Times New Roman" w:cs="Times New Roman"/>
                <w:b/>
              </w:rPr>
              <w:t>df</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SHD + KS + KB + T + D + AB:T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D + KS + KB + T + D + A</w:t>
            </w:r>
            <w:r w:rsidR="00F77F4A">
              <w:rPr>
                <w:rFonts w:ascii="Times New Roman" w:hAnsi="Times New Roman" w:cs="Times New Roman"/>
              </w:rPr>
              <w:t>A</w:t>
            </w:r>
            <w:r>
              <w:rPr>
                <w:rFonts w:ascii="Times New Roman" w:hAnsi="Times New Roman" w:cs="Times New Roman"/>
              </w:rPr>
              <w:t>:T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D + KS + KB + T + D + AA:T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A</w:t>
            </w:r>
            <w:r w:rsidR="00F77F4A">
              <w:rPr>
                <w:rFonts w:ascii="Times New Roman" w:hAnsi="Times New Roman" w:cs="Times New Roman"/>
              </w:rPr>
              <w:t>B</w:t>
            </w:r>
            <w:r>
              <w:rPr>
                <w:rFonts w:ascii="Times New Roman" w:hAnsi="Times New Roman" w:cs="Times New Roman"/>
              </w:rPr>
              <w:t>:T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40D68ED8" w:rsidR="000642CC" w:rsidRDefault="00E85DC2">
      <w:pPr>
        <w:rPr>
          <w:ins w:id="268" w:author="Isabelle Cote" w:date="2024-07-23T11:25:00Z" w16du:dateUtc="2024-07-23T18:25:00Z"/>
          <w:rFonts w:ascii="Times New Roman" w:hAnsi="Times New Roman" w:cs="Times New Roman"/>
          <w:bCs/>
        </w:rPr>
      </w:pPr>
      <w:r>
        <w:rPr>
          <w:rFonts w:ascii="Times New Roman" w:hAnsi="Times New Roman" w:cs="Times New Roman"/>
          <w:b/>
        </w:rPr>
        <w:lastRenderedPageBreak/>
        <w:t xml:space="preserve">Electronic </w:t>
      </w:r>
      <w:commentRangeStart w:id="269"/>
      <w:commentRangeStart w:id="270"/>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269"/>
      <w:r w:rsidR="00580B22">
        <w:rPr>
          <w:rStyle w:val="CommentReference"/>
        </w:rPr>
        <w:commentReference w:id="269"/>
      </w:r>
      <w:commentRangeEnd w:id="270"/>
      <w:r w:rsidR="002B081F">
        <w:rPr>
          <w:rStyle w:val="CommentReference"/>
        </w:rPr>
        <w:commentReference w:id="270"/>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w:t>
      </w:r>
      <w:del w:id="271" w:author="Isabelle Cote" w:date="2024-07-23T11:22:00Z" w16du:dateUtc="2024-07-23T18:22:00Z">
        <w:r w:rsidR="000642CC" w:rsidRPr="000642CC" w:rsidDel="002B081F">
          <w:rPr>
            <w:rFonts w:ascii="Times New Roman" w:hAnsi="Times New Roman" w:cs="Times New Roman"/>
            <w:bCs/>
          </w:rPr>
          <w:delText>u</w:delText>
        </w:r>
      </w:del>
      <w:r w:rsidR="000642CC" w:rsidRPr="000642CC">
        <w:rPr>
          <w:rFonts w:ascii="Times New Roman" w:hAnsi="Times New Roman" w:cs="Times New Roman"/>
          <w:bCs/>
        </w:rPr>
        <w:t>ng-</w:t>
      </w:r>
      <w:del w:id="272" w:author="Isabelle Cote" w:date="2024-07-23T11:35:00Z" w16du:dateUtc="2024-07-23T18:35:00Z">
        <w:r w:rsidR="000642CC" w:rsidRPr="000642CC" w:rsidDel="00F10A37">
          <w:rPr>
            <w:rFonts w:ascii="Times New Roman" w:hAnsi="Times New Roman" w:cs="Times New Roman"/>
            <w:bCs/>
          </w:rPr>
          <w:delText>reef</w:delText>
        </w:r>
      </w:del>
      <w:r w:rsidR="000642CC" w:rsidRPr="000642CC">
        <w:rPr>
          <w:rFonts w:ascii="Times New Roman" w:hAnsi="Times New Roman" w:cs="Times New Roman"/>
          <w:bCs/>
        </w:rPr>
        <w:t xml:space="preserve"> and within-</w:t>
      </w:r>
      <w:del w:id="273" w:author="Isabelle Cote" w:date="2024-07-23T11:35:00Z" w16du:dateUtc="2024-07-23T18:35:00Z">
        <w:r w:rsidR="000642CC" w:rsidRPr="000642CC" w:rsidDel="00F10A37">
          <w:rPr>
            <w:rFonts w:ascii="Times New Roman" w:hAnsi="Times New Roman" w:cs="Times New Roman"/>
            <w:bCs/>
          </w:rPr>
          <w:delText xml:space="preserve">reef </w:delText>
        </w:r>
      </w:del>
      <w:ins w:id="274" w:author="Isabelle Cote" w:date="2024-07-23T11:35:00Z" w16du:dateUtc="2024-07-23T18:35:00Z">
        <w:r w:rsidR="00F10A37">
          <w:rPr>
            <w:rFonts w:ascii="Times New Roman" w:hAnsi="Times New Roman" w:cs="Times New Roman"/>
            <w:bCs/>
          </w:rPr>
          <w:t>site</w:t>
        </w:r>
        <w:r w:rsidR="00F10A37" w:rsidRPr="000642CC">
          <w:rPr>
            <w:rFonts w:ascii="Times New Roman" w:hAnsi="Times New Roman" w:cs="Times New Roman"/>
            <w:bCs/>
          </w:rPr>
          <w:t xml:space="preserve"> </w:t>
        </w:r>
      </w:ins>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696EB68E" w:rsidR="000642CC" w:rsidRPr="00480B9F" w:rsidRDefault="000642CC" w:rsidP="000642CC">
      <w:pPr>
        <w:spacing w:line="480" w:lineRule="auto"/>
        <w:rPr>
          <w:rFonts w:ascii="Times New Roman" w:hAnsi="Times New Roman" w:cs="Times New Roman"/>
          <w:b/>
          <w:bCs/>
          <w:lang w:val="en-CA"/>
          <w:rPrChange w:id="275" w:author="Isabelle Cote" w:date="2024-07-23T11:42:00Z" w16du:dateUtc="2024-07-23T18:42:00Z">
            <w:rPr>
              <w:rFonts w:ascii="Times New Roman" w:hAnsi="Times New Roman" w:cs="Times New Roman"/>
              <w:lang w:val="en-CA"/>
            </w:rPr>
          </w:rPrChange>
        </w:rPr>
      </w:pPr>
      <w:r w:rsidRPr="00480B9F">
        <w:rPr>
          <w:rFonts w:ascii="Times New Roman" w:hAnsi="Times New Roman" w:cs="Times New Roman"/>
          <w:b/>
          <w:bCs/>
          <w:lang w:val="en-CA"/>
          <w:rPrChange w:id="276" w:author="Isabelle Cote" w:date="2024-07-23T11:42:00Z" w16du:dateUtc="2024-07-23T18:42:00Z">
            <w:rPr>
              <w:rFonts w:ascii="Times New Roman" w:hAnsi="Times New Roman" w:cs="Times New Roman"/>
              <w:lang w:val="en-CA"/>
            </w:rPr>
          </w:rPrChange>
        </w:rPr>
        <w:t>Among-</w:t>
      </w:r>
      <w:del w:id="277" w:author="Isabelle Cote" w:date="2024-07-23T11:35:00Z" w16du:dateUtc="2024-07-23T18:35:00Z">
        <w:r w:rsidRPr="00480B9F" w:rsidDel="00F10A37">
          <w:rPr>
            <w:rFonts w:ascii="Times New Roman" w:hAnsi="Times New Roman" w:cs="Times New Roman"/>
            <w:b/>
            <w:bCs/>
            <w:lang w:val="en-CA"/>
            <w:rPrChange w:id="278" w:author="Isabelle Cote" w:date="2024-07-23T11:42:00Z" w16du:dateUtc="2024-07-23T18:42:00Z">
              <w:rPr>
                <w:rFonts w:ascii="Times New Roman" w:hAnsi="Times New Roman" w:cs="Times New Roman"/>
                <w:lang w:val="en-CA"/>
              </w:rPr>
            </w:rPrChange>
          </w:rPr>
          <w:delText xml:space="preserve">reef </w:delText>
        </w:r>
      </w:del>
      <w:ins w:id="279" w:author="Isabelle Cote" w:date="2024-07-23T11:35:00Z" w16du:dateUtc="2024-07-23T18:35:00Z">
        <w:r w:rsidR="00F10A37" w:rsidRPr="00480B9F">
          <w:rPr>
            <w:rFonts w:ascii="Times New Roman" w:hAnsi="Times New Roman" w:cs="Times New Roman"/>
            <w:b/>
            <w:bCs/>
            <w:lang w:val="en-CA"/>
            <w:rPrChange w:id="280" w:author="Isabelle Cote" w:date="2024-07-23T11:42:00Z" w16du:dateUtc="2024-07-23T18:42:00Z">
              <w:rPr>
                <w:rFonts w:ascii="Times New Roman" w:hAnsi="Times New Roman" w:cs="Times New Roman"/>
                <w:lang w:val="en-CA"/>
              </w:rPr>
            </w:rPrChange>
          </w:rPr>
          <w:t>site</w:t>
        </w:r>
        <w:r w:rsidR="00F10A37" w:rsidRPr="00480B9F">
          <w:rPr>
            <w:rFonts w:ascii="Times New Roman" w:hAnsi="Times New Roman" w:cs="Times New Roman"/>
            <w:b/>
            <w:bCs/>
            <w:lang w:val="en-CA"/>
            <w:rPrChange w:id="281" w:author="Isabelle Cote" w:date="2024-07-23T11:42:00Z" w16du:dateUtc="2024-07-23T18:42:00Z">
              <w:rPr>
                <w:rFonts w:ascii="Times New Roman" w:hAnsi="Times New Roman" w:cs="Times New Roman"/>
                <w:lang w:val="en-CA"/>
              </w:rPr>
            </w:rPrChange>
          </w:rPr>
          <w:t xml:space="preserve"> </w:t>
        </w:r>
      </w:ins>
      <w:r w:rsidRPr="00480B9F">
        <w:rPr>
          <w:rFonts w:ascii="Times New Roman" w:hAnsi="Times New Roman" w:cs="Times New Roman"/>
          <w:b/>
          <w:bCs/>
          <w:lang w:val="en-CA"/>
          <w:rPrChange w:id="282" w:author="Isabelle Cote" w:date="2024-07-23T11:42:00Z" w16du:dateUtc="2024-07-23T18:42:00Z">
            <w:rPr>
              <w:rFonts w:ascii="Times New Roman" w:hAnsi="Times New Roman" w:cs="Times New Roman"/>
              <w:lang w:val="en-CA"/>
            </w:rPr>
          </w:rPrChange>
        </w:rPr>
        <w:t>(meso-scale) variation</w:t>
      </w:r>
    </w:p>
    <w:p w14:paraId="11F81E98" w14:textId="77E0F8E4" w:rsidR="000642CC" w:rsidRDefault="000642CC" w:rsidP="002B081F">
      <w:pPr>
        <w:spacing w:line="480" w:lineRule="auto"/>
        <w:rPr>
          <w:rFonts w:ascii="Times New Roman" w:hAnsi="Times New Roman" w:cs="Times New Roman"/>
          <w:lang w:val="en-CA"/>
        </w:rPr>
        <w:pPrChange w:id="283" w:author="Isabelle Cote" w:date="2024-07-23T11:23:00Z" w16du:dateUtc="2024-07-23T18:23:00Z">
          <w:pPr>
            <w:spacing w:line="480" w:lineRule="auto"/>
            <w:ind w:firstLine="720"/>
          </w:pPr>
        </w:pPrChange>
      </w:pPr>
      <w:r w:rsidRPr="00623DD8">
        <w:rPr>
          <w:rFonts w:ascii="Times New Roman" w:hAnsi="Times New Roman" w:cs="Times New Roman"/>
          <w:lang w:val="en-CA"/>
        </w:rPr>
        <w:t xml:space="preserve">We further explored the effect of animals on </w:t>
      </w:r>
      <w:ins w:id="284" w:author="Isabelle Cote" w:date="2024-07-23T11:36:00Z" w16du:dateUtc="2024-07-23T18:36:00Z">
        <w:r w:rsidR="00F10A37">
          <w:rPr>
            <w:rFonts w:ascii="Times New Roman" w:hAnsi="Times New Roman" w:cs="Times New Roman"/>
            <w:lang w:val="en-CA"/>
          </w:rPr>
          <w:t xml:space="preserve">variation in </w:t>
        </w:r>
      </w:ins>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ins w:id="285" w:author="Isabelle Cote" w:date="2024-07-23T11:36:00Z" w16du:dateUtc="2024-07-23T18:36:00Z">
        <w:r w:rsidR="00F10A37">
          <w:rPr>
            <w:rFonts w:ascii="Times New Roman" w:hAnsi="Times New Roman" w:cs="Times New Roman"/>
            <w:lang w:val="en-CA"/>
          </w:rPr>
          <w:t xml:space="preserve">among rocky reef sites </w:t>
        </w:r>
      </w:ins>
      <w:r w:rsidRPr="00623DD8">
        <w:rPr>
          <w:rFonts w:ascii="Times New Roman" w:hAnsi="Times New Roman" w:cs="Times New Roman"/>
          <w:lang w:val="en-CA"/>
        </w:rPr>
        <w:t xml:space="preserve">by considering only the abundance of one </w:t>
      </w:r>
      <w:ins w:id="286" w:author="Isabelle Cote" w:date="2024-07-23T11:23:00Z" w16du:dateUtc="2024-07-23T18:23:00Z">
        <w:r w:rsidR="002B081F">
          <w:rPr>
            <w:rFonts w:ascii="Times New Roman" w:hAnsi="Times New Roman" w:cs="Times New Roman"/>
            <w:lang w:val="en-CA"/>
          </w:rPr>
          <w:t xml:space="preserve">animal </w:t>
        </w:r>
      </w:ins>
      <w:r w:rsidRPr="00623DD8">
        <w:rPr>
          <w:rFonts w:ascii="Times New Roman" w:hAnsi="Times New Roman" w:cs="Times New Roman"/>
          <w:lang w:val="en-CA"/>
        </w:rPr>
        <w:t xml:space="preserve">family </w:t>
      </w:r>
      <w:del w:id="287" w:author="Isabelle Cote" w:date="2024-07-23T11:23:00Z" w16du:dateUtc="2024-07-23T18:23:00Z">
        <w:r w:rsidRPr="00623DD8" w:rsidDel="002B081F">
          <w:rPr>
            <w:rFonts w:ascii="Times New Roman" w:hAnsi="Times New Roman" w:cs="Times New Roman"/>
            <w:lang w:val="en-CA"/>
          </w:rPr>
          <w:delText xml:space="preserve">of animals </w:delText>
        </w:r>
      </w:del>
      <w:r w:rsidRPr="00623DD8">
        <w:rPr>
          <w:rFonts w:ascii="Times New Roman" w:hAnsi="Times New Roman" w:cs="Times New Roman"/>
          <w:lang w:val="en-CA"/>
        </w:rPr>
        <w:t xml:space="preserve">at a time. For each of the top 15 most abundant families observed on our surveys, we constructed an </w:t>
      </w:r>
      <w:del w:id="288" w:author="Isabelle Cote" w:date="2024-07-23T11:24:00Z" w16du:dateUtc="2024-07-23T18:24:00Z">
        <w:r w:rsidRPr="00623DD8" w:rsidDel="002B081F">
          <w:rPr>
            <w:rFonts w:ascii="Times New Roman" w:hAnsi="Times New Roman" w:cs="Times New Roman"/>
            <w:lang w:val="en-CA"/>
          </w:rPr>
          <w:delText xml:space="preserve">identical </w:delText>
        </w:r>
      </w:del>
      <w:r w:rsidRPr="00623DD8">
        <w:rPr>
          <w:rFonts w:ascii="Times New Roman" w:hAnsi="Times New Roman" w:cs="Times New Roman"/>
          <w:lang w:val="en-CA"/>
        </w:rPr>
        <w:t xml:space="preserve">GLMM </w:t>
      </w:r>
      <w:ins w:id="289" w:author="Isabelle Cote" w:date="2024-07-23T11:24:00Z" w16du:dateUtc="2024-07-23T18:24:00Z">
        <w:r w:rsidR="002B081F" w:rsidRPr="00623DD8">
          <w:rPr>
            <w:rFonts w:ascii="Times New Roman" w:hAnsi="Times New Roman" w:cs="Times New Roman"/>
            <w:lang w:val="en-CA"/>
          </w:rPr>
          <w:t xml:space="preserve">identical </w:t>
        </w:r>
      </w:ins>
      <w:r w:rsidRPr="00623DD8">
        <w:rPr>
          <w:rFonts w:ascii="Times New Roman" w:hAnsi="Times New Roman" w:cs="Times New Roman"/>
          <w:lang w:val="en-CA"/>
        </w:rPr>
        <w:t xml:space="preserve">to the </w:t>
      </w:r>
      <w:del w:id="290" w:author="Isabelle Cote" w:date="2024-07-23T11:24:00Z" w16du:dateUtc="2024-07-23T18:24:00Z">
        <w:r w:rsidRPr="00623DD8" w:rsidDel="002B081F">
          <w:rPr>
            <w:rFonts w:ascii="Times New Roman" w:hAnsi="Times New Roman" w:cs="Times New Roman"/>
            <w:lang w:val="en-CA"/>
          </w:rPr>
          <w:delText xml:space="preserve">final </w:delText>
        </w:r>
      </w:del>
      <w:ins w:id="291" w:author="Isabelle Cote" w:date="2024-07-23T11:24:00Z" w16du:dateUtc="2024-07-23T18:24:00Z">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ins>
      <w:r w:rsidRPr="00623DD8">
        <w:rPr>
          <w:rFonts w:ascii="Times New Roman" w:hAnsi="Times New Roman" w:cs="Times New Roman"/>
          <w:lang w:val="en-CA"/>
        </w:rPr>
        <w:t xml:space="preserve">model </w:t>
      </w:r>
      <w:del w:id="292" w:author="Isabelle Cote" w:date="2024-07-23T11:24:00Z" w16du:dateUtc="2024-07-23T18:24:00Z">
        <w:r w:rsidRPr="00623DD8" w:rsidDel="002B081F">
          <w:rPr>
            <w:rFonts w:ascii="Times New Roman" w:hAnsi="Times New Roman" w:cs="Times New Roman"/>
            <w:lang w:val="en-CA"/>
          </w:rPr>
          <w:delText>described above</w:delText>
        </w:r>
      </w:del>
      <w:ins w:id="293" w:author="Isabelle Cote" w:date="2024-07-23T11:24:00Z" w16du:dateUtc="2024-07-23T18:24:00Z">
        <w:r w:rsidR="002B081F">
          <w:rPr>
            <w:rFonts w:ascii="Times New Roman" w:hAnsi="Times New Roman" w:cs="Times New Roman"/>
            <w:lang w:val="en-CA"/>
          </w:rPr>
          <w:t>shown in Table S4</w:t>
        </w:r>
      </w:ins>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(Hexagrammidae, Gobiidae, and Sebastidae) and three invertebrate families (Muricidae, Asteriidae, </w:t>
      </w:r>
      <w:r>
        <w:rPr>
          <w:rFonts w:ascii="Times New Roman" w:hAnsi="Times New Roman" w:cs="Times New Roman"/>
          <w:lang w:val="en-CA"/>
        </w:rPr>
        <w:t xml:space="preserve">and </w:t>
      </w:r>
      <w:r w:rsidRPr="00623DD8">
        <w:rPr>
          <w:rFonts w:ascii="Times New Roman" w:hAnsi="Times New Roman" w:cs="Times New Roman"/>
          <w:lang w:val="en-CA"/>
        </w:rPr>
        <w:t xml:space="preserve">Acmaeidae) with the </w:t>
      </w:r>
      <w:commentRangeStart w:id="294"/>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294"/>
      <w:r w:rsidR="00F10A37">
        <w:rPr>
          <w:rStyle w:val="CommentReference"/>
        </w:rPr>
        <w:commentReference w:id="294"/>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41736499" w:rsidR="000642CC" w:rsidRDefault="000642CC" w:rsidP="000642CC">
      <w:pPr>
        <w:spacing w:line="480" w:lineRule="auto"/>
        <w:ind w:firstLine="720"/>
        <w:rPr>
          <w:rFonts w:ascii="Times New Roman" w:hAnsi="Times New Roman" w:cs="Times New Roman"/>
          <w:color w:val="000000"/>
          <w:lang w:val="en-CA"/>
        </w:rPr>
      </w:pPr>
      <w:commentRangeStart w:id="295"/>
      <w:commentRangeStart w:id="296"/>
      <w:r>
        <w:rPr>
          <w:rFonts w:ascii="Times New Roman" w:hAnsi="Times New Roman" w:cs="Times New Roman"/>
          <w:lang w:val="en-CA"/>
        </w:rPr>
        <w:t>We found evidence of a positive relationship between NH</w:t>
      </w:r>
      <w:r>
        <w:rPr>
          <w:rFonts w:ascii="Cambria Math" w:hAnsi="Cambria Math" w:cs="Cambria Math"/>
          <w:lang w:val="en-CA"/>
        </w:rPr>
        <w:t>₄⁺</w:t>
      </w:r>
      <w:ins w:id="297" w:author="Isabelle Cote" w:date="2024-07-23T11:27:00Z" w16du:dateUtc="2024-07-23T18:27:00Z">
        <w:r w:rsidR="002B081F">
          <w:rPr>
            <w:rFonts w:ascii="Cambria Math" w:hAnsi="Cambria Math" w:cs="Cambria Math"/>
            <w:lang w:val="en-CA"/>
          </w:rPr>
          <w:t xml:space="preserve"> concentration</w:t>
        </w:r>
      </w:ins>
      <w:r>
        <w:rPr>
          <w:rFonts w:ascii="Times New Roman" w:hAnsi="Times New Roman" w:cs="Times New Roman"/>
          <w:lang w:val="en-CA"/>
        </w:rPr>
        <w:t xml:space="preserve"> and </w:t>
      </w:r>
      <w:ins w:id="298" w:author="Isabelle Cote" w:date="2024-07-23T11:27:00Z" w16du:dateUtc="2024-07-23T18:27:00Z">
        <w:r w:rsidR="002B081F">
          <w:rPr>
            <w:rFonts w:ascii="Times New Roman" w:hAnsi="Times New Roman" w:cs="Times New Roman"/>
            <w:lang w:val="en-CA"/>
          </w:rPr>
          <w:t xml:space="preserve">the </w:t>
        </w:r>
      </w:ins>
      <w:r>
        <w:rPr>
          <w:rFonts w:ascii="Times New Roman" w:hAnsi="Times New Roman" w:cs="Times New Roman"/>
          <w:lang w:val="en-CA"/>
        </w:rPr>
        <w:t xml:space="preserve">abundance of </w:t>
      </w:r>
      <w:del w:id="299" w:author="Isabelle Cote" w:date="2024-07-23T11:26:00Z" w16du:dateUtc="2024-07-23T18:26:00Z">
        <w:r w:rsidDel="002B081F">
          <w:rPr>
            <w:rFonts w:ascii="Times New Roman" w:hAnsi="Times New Roman" w:cs="Times New Roman"/>
            <w:lang w:val="en-CA"/>
          </w:rPr>
          <w:delText xml:space="preserve">fish in the </w:delText>
        </w:r>
      </w:del>
      <w:r>
        <w:rPr>
          <w:rFonts w:ascii="Times New Roman" w:hAnsi="Times New Roman" w:cs="Times New Roman"/>
          <w:lang w:val="en-CA"/>
        </w:rPr>
        <w:t>greenling</w:t>
      </w:r>
      <w:ins w:id="300" w:author="Isabelle Cote" w:date="2024-07-23T11:26:00Z" w16du:dateUtc="2024-07-23T18:26:00Z">
        <w:r w:rsidR="002B081F">
          <w:rPr>
            <w:rFonts w:ascii="Times New Roman" w:hAnsi="Times New Roman" w:cs="Times New Roman"/>
            <w:lang w:val="en-CA"/>
          </w:rPr>
          <w:t>s</w:t>
        </w:r>
      </w:ins>
      <w:r>
        <w:rPr>
          <w:rFonts w:ascii="Times New Roman" w:hAnsi="Times New Roman" w:cs="Times New Roman"/>
          <w:lang w:val="en-CA"/>
        </w:rPr>
        <w:t xml:space="preserve"> </w:t>
      </w:r>
      <w:del w:id="301" w:author="Isabelle Cote" w:date="2024-07-23T11:27:00Z" w16du:dateUtc="2024-07-23T18:27:00Z">
        <w:r w:rsidDel="002B081F">
          <w:rPr>
            <w:rFonts w:ascii="Times New Roman" w:hAnsi="Times New Roman" w:cs="Times New Roman"/>
            <w:lang w:val="en-CA"/>
          </w:rPr>
          <w:delText xml:space="preserve">family </w:delText>
        </w:r>
      </w:del>
      <w:r>
        <w:rPr>
          <w:rFonts w:ascii="Times New Roman" w:hAnsi="Times New Roman" w:cs="Times New Roman"/>
          <w:lang w:val="en-CA"/>
        </w:rPr>
        <w:t>(</w:t>
      </w:r>
      <w:r w:rsidRPr="001A65DD">
        <w:rPr>
          <w:rFonts w:ascii="Times New Roman" w:hAnsi="Times New Roman" w:cs="Times New Roman"/>
          <w:lang w:val="en-CA"/>
        </w:rPr>
        <w:t>Hexagrammidae</w:t>
      </w:r>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ins w:id="302" w:author="Isabelle Cote" w:date="2024-07-23T11:27:00Z" w16du:dateUtc="2024-07-23T18:27:00Z">
        <w:r w:rsidR="002B081F">
          <w:rPr>
            <w:rFonts w:ascii="Times New Roman" w:hAnsi="Times New Roman" w:cs="Times New Roman"/>
            <w:lang w:val="en-CA"/>
          </w:rPr>
          <w:t xml:space="preserve">greenling </w:t>
        </w:r>
      </w:ins>
      <w:r>
        <w:rPr>
          <w:rFonts w:ascii="Times New Roman" w:hAnsi="Times New Roman" w:cs="Times New Roman"/>
          <w:lang w:val="en-CA"/>
        </w:rPr>
        <w:t xml:space="preserve">abundance and tide (p = 0.09), but no evidence for an effect of any other predictors (p &gt; 0.10). </w:t>
      </w:r>
      <w:commentRangeStart w:id="303"/>
      <w:r>
        <w:rPr>
          <w:rFonts w:ascii="Times New Roman" w:hAnsi="Times New Roman" w:cs="Times New Roman"/>
          <w:lang w:val="en-CA"/>
        </w:rPr>
        <w:t xml:space="preserve">We </w:t>
      </w:r>
      <w:commentRangeEnd w:id="303"/>
      <w:r>
        <w:rPr>
          <w:rStyle w:val="CommentReference"/>
        </w:rPr>
        <w:commentReference w:id="303"/>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ins w:id="304" w:author="Isabelle Cote" w:date="2024-07-23T11:30:00Z" w16du:dateUtc="2024-07-23T18:30:00Z">
        <w:r w:rsidR="002B081F">
          <w:rPr>
            <w:rFonts w:ascii="Times New Roman" w:hAnsi="Times New Roman" w:cs="Times New Roman"/>
            <w:lang w:val="en-CA"/>
          </w:rPr>
          <w:t xml:space="preserve">concentration </w:t>
        </w:r>
      </w:ins>
      <w:r>
        <w:rPr>
          <w:rFonts w:ascii="Times New Roman" w:hAnsi="Times New Roman" w:cs="Times New Roman"/>
          <w:lang w:val="en-CA"/>
        </w:rPr>
        <w:t>and the abundance of whitecap limpets (</w:t>
      </w:r>
      <w:r w:rsidRPr="001A65DD">
        <w:rPr>
          <w:rFonts w:ascii="Times New Roman" w:hAnsi="Times New Roman" w:cs="Times New Roman"/>
          <w:lang w:val="en-CA"/>
        </w:rPr>
        <w:t>Acmaeidae</w:t>
      </w:r>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ins w:id="305" w:author="Isabelle Cote" w:date="2024-07-23T11:30:00Z" w16du:dateUtc="2024-07-23T18:30:00Z">
        <w:r w:rsidR="002B081F">
          <w:rPr>
            <w:rFonts w:ascii="Times New Roman" w:hAnsi="Times New Roman" w:cs="Times New Roman"/>
            <w:lang w:val="en-CA"/>
          </w:rPr>
          <w:t xml:space="preserve"> concentration</w:t>
        </w:r>
      </w:ins>
      <w:del w:id="306" w:author="Isabelle Cote" w:date="2024-07-23T11:30:00Z" w16du:dateUtc="2024-07-23T18:30:00Z">
        <w:r w:rsidDel="002B081F">
          <w:rPr>
            <w:rFonts w:ascii="Times New Roman" w:hAnsi="Times New Roman" w:cs="Times New Roman"/>
            <w:lang w:val="en-CA"/>
          </w:rPr>
          <w:delText>+</w:delText>
        </w:r>
      </w:del>
      <w:r>
        <w:rPr>
          <w:rFonts w:ascii="Times New Roman" w:hAnsi="Times New Roman" w:cs="Times New Roman"/>
          <w:lang w:val="en-CA"/>
        </w:rPr>
        <w:t xml:space="preserve"> in the models for </w:t>
      </w:r>
      <w:del w:id="307" w:author="Isabelle Cote" w:date="2024-07-23T11:30:00Z" w16du:dateUtc="2024-07-23T18:30:00Z">
        <w:r w:rsidDel="002B081F">
          <w:rPr>
            <w:rFonts w:ascii="Times New Roman" w:hAnsi="Times New Roman" w:cs="Times New Roman"/>
            <w:lang w:val="en-CA"/>
          </w:rPr>
          <w:delText>animals in</w:delText>
        </w:r>
      </w:del>
      <w:ins w:id="308" w:author="Isabelle Cote" w:date="2024-07-23T11:30:00Z" w16du:dateUtc="2024-07-23T18:30:00Z">
        <w:r w:rsidR="002B081F">
          <w:rPr>
            <w:rFonts w:ascii="Times New Roman" w:hAnsi="Times New Roman" w:cs="Times New Roman"/>
            <w:lang w:val="en-CA"/>
          </w:rPr>
          <w:t>the families</w:t>
        </w:r>
      </w:ins>
      <w:r>
        <w:rPr>
          <w:rFonts w:ascii="Times New Roman" w:hAnsi="Times New Roman" w:cs="Times New Roman"/>
          <w:lang w:val="en-CA"/>
        </w:rPr>
        <w:t xml:space="preserve"> </w:t>
      </w:r>
      <w:r w:rsidRPr="005A129F">
        <w:rPr>
          <w:rFonts w:ascii="Times New Roman" w:hAnsi="Times New Roman" w:cs="Times New Roman"/>
          <w:lang w:val="en-CA"/>
        </w:rPr>
        <w:t>Sebastidae</w:t>
      </w:r>
      <w:r>
        <w:rPr>
          <w:rFonts w:ascii="Times New Roman" w:hAnsi="Times New Roman" w:cs="Times New Roman"/>
          <w:lang w:val="en-CA"/>
        </w:rPr>
        <w:t xml:space="preserve">, </w:t>
      </w:r>
      <w:r w:rsidRPr="005A129F">
        <w:rPr>
          <w:rFonts w:ascii="Times New Roman" w:hAnsi="Times New Roman" w:cs="Times New Roman"/>
          <w:lang w:val="en-CA"/>
        </w:rPr>
        <w:t>Gobiidae</w:t>
      </w:r>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r w:rsidRPr="005A129F">
        <w:rPr>
          <w:rFonts w:ascii="Times New Roman" w:hAnsi="Times New Roman" w:cs="Times New Roman"/>
          <w:lang w:val="en-CA"/>
        </w:rPr>
        <w:t>Muricidae</w:t>
      </w:r>
      <w:r>
        <w:rPr>
          <w:rFonts w:ascii="Times New Roman" w:hAnsi="Times New Roman" w:cs="Times New Roman"/>
          <w:lang w:val="en-CA"/>
        </w:rPr>
        <w:t xml:space="preserve"> </w:t>
      </w:r>
      <w:del w:id="309" w:author="Isabelle Cote" w:date="2024-07-23T11:30:00Z" w16du:dateUtc="2024-07-23T18:30:00Z">
        <w:r w:rsidDel="002B081F">
          <w:rPr>
            <w:rFonts w:ascii="Times New Roman" w:hAnsi="Times New Roman" w:cs="Times New Roman"/>
            <w:lang w:val="en-CA"/>
          </w:rPr>
          <w:delText xml:space="preserve">families </w:delText>
        </w:r>
      </w:del>
      <w:r>
        <w:rPr>
          <w:rFonts w:ascii="Times New Roman" w:hAnsi="Times New Roman" w:cs="Times New Roman"/>
          <w:lang w:val="en-CA"/>
        </w:rPr>
        <w:t>(p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commentRangeEnd w:id="295"/>
      <w:r>
        <w:rPr>
          <w:rStyle w:val="CommentReference"/>
        </w:rPr>
        <w:commentReference w:id="295"/>
      </w:r>
      <w:commentRangeEnd w:id="296"/>
      <w:r w:rsidR="002B081F">
        <w:rPr>
          <w:rStyle w:val="CommentReference"/>
        </w:rPr>
        <w:commentReference w:id="296"/>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commentRangeStart w:id="310"/>
      <w:commentRangeEnd w:id="310"/>
      <w:r w:rsidR="00F10A37">
        <w:rPr>
          <w:rStyle w:val="CommentReference"/>
        </w:rPr>
        <w:commentReference w:id="310"/>
      </w:r>
    </w:p>
    <w:p w14:paraId="1BB6F834" w14:textId="77139BDF" w:rsidR="00435ABE" w:rsidRDefault="001F1DDA" w:rsidP="002A1EF5">
      <w:pPr>
        <w:rPr>
          <w:ins w:id="311" w:author="Isabelle Cote" w:date="2024-07-23T11:33:00Z" w16du:dateUtc="2024-07-23T18:33:00Z"/>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ins w:id="312" w:author="Isabelle Cote" w:date="2024-07-23T11:27:00Z" w16du:dateUtc="2024-07-23T18:27:00Z">
        <w:r w:rsidR="002B081F">
          <w:rPr>
            <w:rFonts w:ascii="Times New Roman" w:hAnsi="Times New Roman" w:cs="Times New Roman"/>
            <w:lang w:val="en-CA"/>
          </w:rPr>
          <w:t>-</w:t>
        </w:r>
      </w:ins>
      <w:del w:id="313" w:author="Isabelle Cote" w:date="2024-07-23T11:27:00Z" w16du:dateUtc="2024-07-23T18:27:00Z">
        <w:r w:rsidR="00435ABE" w:rsidRPr="009E2DF2" w:rsidDel="002B081F">
          <w:rPr>
            <w:rFonts w:ascii="Times New Roman" w:hAnsi="Times New Roman" w:cs="Times New Roman"/>
            <w:lang w:val="en-CA"/>
          </w:rPr>
          <w:delText xml:space="preserve"> </w:delText>
        </w:r>
      </w:del>
      <w:r w:rsidR="00435ABE" w:rsidRPr="009E2DF2">
        <w:rPr>
          <w:rFonts w:ascii="Times New Roman" w:hAnsi="Times New Roman" w:cs="Times New Roman"/>
          <w:lang w:val="en-CA"/>
        </w:rPr>
        <w:t xml:space="preserve">generated predictions </w:t>
      </w:r>
      <w:ins w:id="314" w:author="Isabelle Cote" w:date="2024-07-23T11:53:00Z" w16du:dateUtc="2024-07-23T18:53:00Z">
        <w:r w:rsidR="005200FA">
          <w:rPr>
            <w:rFonts w:ascii="Times New Roman" w:hAnsi="Times New Roman" w:cs="Times New Roman"/>
            <w:lang w:val="en-CA"/>
          </w:rPr>
          <w:t>of ammonium concentrations in relation to abundance a</w:t>
        </w:r>
      </w:ins>
      <w:ins w:id="315" w:author="Isabelle Cote" w:date="2024-07-23T11:54:00Z" w16du:dateUtc="2024-07-23T18:54:00Z">
        <w:r w:rsidR="005200FA">
          <w:rPr>
            <w:rFonts w:ascii="Times New Roman" w:hAnsi="Times New Roman" w:cs="Times New Roman"/>
            <w:lang w:val="en-CA"/>
          </w:rPr>
          <w:t>cross rocky reef sites</w:t>
        </w:r>
      </w:ins>
      <w:ins w:id="316" w:author="Isabelle Cote" w:date="2024-07-23T11:53:00Z" w16du:dateUtc="2024-07-23T18:53:00Z">
        <w:r w:rsidR="005200FA">
          <w:rPr>
            <w:rFonts w:ascii="Times New Roman" w:hAnsi="Times New Roman" w:cs="Times New Roman"/>
            <w:lang w:val="en-CA"/>
          </w:rPr>
          <w:t xml:space="preserve"> </w:t>
        </w:r>
      </w:ins>
      <w:r w:rsidR="00435ABE" w:rsidRPr="009E2DF2">
        <w:rPr>
          <w:rFonts w:ascii="Times New Roman" w:hAnsi="Times New Roman" w:cs="Times New Roman"/>
          <w:lang w:val="en-CA"/>
        </w:rPr>
        <w:t xml:space="preserve">for </w:t>
      </w:r>
      <w:ins w:id="317" w:author="Isabelle Cote" w:date="2024-07-23T11:53:00Z" w16du:dateUtc="2024-07-23T18:53:00Z">
        <w:r w:rsidR="005200FA">
          <w:rPr>
            <w:rFonts w:ascii="Times New Roman" w:hAnsi="Times New Roman" w:cs="Times New Roman"/>
            <w:lang w:val="en-CA"/>
          </w:rPr>
          <w:t xml:space="preserve">the </w:t>
        </w:r>
      </w:ins>
      <w:del w:id="318" w:author="Isabelle Cote" w:date="2024-07-23T11:33:00Z" w16du:dateUtc="2024-07-23T18:33:00Z">
        <w:r w:rsidR="00435ABE" w:rsidRPr="009E2DF2" w:rsidDel="00F10A37">
          <w:rPr>
            <w:rFonts w:ascii="Times New Roman" w:hAnsi="Times New Roman" w:cs="Times New Roman"/>
            <w:lang w:val="en-CA"/>
          </w:rPr>
          <w:delText xml:space="preserve">the top </w:delText>
        </w:r>
      </w:del>
      <w:r w:rsidR="00435ABE" w:rsidRPr="009E2DF2">
        <w:rPr>
          <w:rFonts w:ascii="Times New Roman" w:hAnsi="Times New Roman" w:cs="Times New Roman"/>
          <w:lang w:val="en-CA"/>
        </w:rPr>
        <w:t xml:space="preserve">6 </w:t>
      </w:r>
      <w:ins w:id="319" w:author="Isabelle Cote" w:date="2024-07-23T11:53:00Z" w16du:dateUtc="2024-07-23T18:53:00Z">
        <w:r w:rsidR="005200FA">
          <w:rPr>
            <w:rFonts w:ascii="Times New Roman" w:hAnsi="Times New Roman" w:cs="Times New Roman"/>
            <w:lang w:val="en-CA"/>
          </w:rPr>
          <w:t xml:space="preserve">animal </w:t>
        </w:r>
      </w:ins>
      <w:r w:rsidR="00435ABE" w:rsidRPr="009E2DF2">
        <w:rPr>
          <w:rFonts w:ascii="Times New Roman" w:hAnsi="Times New Roman" w:cs="Times New Roman"/>
          <w:lang w:val="en-CA"/>
        </w:rPr>
        <w:t>famil</w:t>
      </w:r>
      <w:del w:id="320" w:author="Isabelle Cote" w:date="2024-07-23T11:53:00Z" w16du:dateUtc="2024-07-23T18:53:00Z">
        <w:r w:rsidR="00435ABE" w:rsidRPr="009E2DF2" w:rsidDel="005200FA">
          <w:rPr>
            <w:rFonts w:ascii="Times New Roman" w:hAnsi="Times New Roman" w:cs="Times New Roman"/>
            <w:lang w:val="en-CA"/>
          </w:rPr>
          <w:delText>y models</w:delText>
        </w:r>
      </w:del>
      <w:ins w:id="321" w:author="Isabelle Cote" w:date="2024-07-23T11:53:00Z" w16du:dateUtc="2024-07-23T18:53:00Z">
        <w:r w:rsidR="005200FA">
          <w:rPr>
            <w:rFonts w:ascii="Times New Roman" w:hAnsi="Times New Roman" w:cs="Times New Roman"/>
            <w:lang w:val="en-CA"/>
          </w:rPr>
          <w:t xml:space="preserve">ies </w:t>
        </w:r>
      </w:ins>
      <w:ins w:id="322" w:author="Isabelle Cote" w:date="2024-07-23T11:33:00Z" w16du:dateUtc="2024-07-23T18:33:00Z">
        <w:r w:rsidR="00F10A37">
          <w:rPr>
            <w:rFonts w:ascii="Times New Roman" w:hAnsi="Times New Roman" w:cs="Times New Roman"/>
            <w:lang w:val="en-CA"/>
          </w:rPr>
          <w:t>with the highest R</w:t>
        </w:r>
        <w:r w:rsidR="00F10A37" w:rsidRPr="00F10A37">
          <w:rPr>
            <w:rFonts w:ascii="Times New Roman" w:hAnsi="Times New Roman" w:cs="Times New Roman"/>
            <w:vertAlign w:val="superscript"/>
            <w:lang w:val="en-CA"/>
            <w:rPrChange w:id="323" w:author="Isabelle Cote" w:date="2024-07-23T11:33:00Z" w16du:dateUtc="2024-07-23T18:33:00Z">
              <w:rPr>
                <w:rFonts w:ascii="Times New Roman" w:hAnsi="Times New Roman" w:cs="Times New Roman"/>
                <w:lang w:val="en-CA"/>
              </w:rPr>
            </w:rPrChange>
          </w:rPr>
          <w:t>2</w:t>
        </w:r>
        <w:r w:rsidR="00F10A37">
          <w:rPr>
            <w:rFonts w:ascii="Times New Roman" w:hAnsi="Times New Roman" w:cs="Times New Roman"/>
            <w:lang w:val="en-CA"/>
          </w:rPr>
          <w:t>.</w:t>
        </w:r>
      </w:ins>
      <w:ins w:id="324" w:author="Isabelle Cote" w:date="2024-07-23T11:34:00Z" w16du:dateUtc="2024-07-23T18:34:00Z">
        <w:r w:rsidR="00F10A37">
          <w:rPr>
            <w:rFonts w:ascii="Times New Roman" w:hAnsi="Times New Roman" w:cs="Times New Roman"/>
            <w:lang w:val="en-CA"/>
          </w:rPr>
          <w:t xml:space="preserve"> </w:t>
        </w:r>
      </w:ins>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Sebastidae</w:t>
      </w:r>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fam_den_scale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-0.52577    1.00087  -0.525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shannon_scale            -0.09965    0.13231  -0.753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depth_avg_scale          -0.02276    0.12990  -0.175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fam_den_scale:tide_scale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Muricidae</w:t>
      </w:r>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fam_den_scale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shannon_scale            -0.003838   0.097453  -0.039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depth_avg_scale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fam_den_scale:tide_scale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Asterinidae</w:t>
      </w:r>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fam_den_scale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0.12450    0.06909   1.802   0.0715 .</w:t>
      </w:r>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shannon_scale            -0.11586    0.09008  -1.286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depth_avg_scale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lastRenderedPageBreak/>
        <w:t xml:space="preserve">fam_den_scale:tide_scale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Hexagrammidae</w:t>
      </w:r>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fam_den_scale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-3.349292   2.012201  -1.665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shannon_scale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depth_avg_scale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fam_den_scale:tide_scale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Acmaeidae</w:t>
      </w:r>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(Intercept)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fam_den_scale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tide_scale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shannon_scale            -0.007977   0.093207  -0.086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depth_avg_scale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fam_den_scale:tide_scale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Gobiidae</w:t>
      </w:r>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fam_den_scale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tide_scale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shannon_scale            -0.01094    0.09648  -0.113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depth_avg_scale          -0.06208    0.11275  -0.551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fam_den_scale:tide_scale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480B9F" w:rsidRDefault="002B081F" w:rsidP="002B081F">
      <w:pPr>
        <w:spacing w:line="480" w:lineRule="auto"/>
        <w:rPr>
          <w:rFonts w:ascii="Times New Roman" w:hAnsi="Times New Roman" w:cs="Times New Roman"/>
          <w:b/>
          <w:bCs/>
          <w:iCs/>
          <w:lang w:val="en-CA"/>
          <w:rPrChange w:id="325" w:author="Isabelle Cote" w:date="2024-07-23T11:42:00Z" w16du:dateUtc="2024-07-23T18:42:00Z">
            <w:rPr>
              <w:rFonts w:ascii="Times New Roman" w:hAnsi="Times New Roman" w:cs="Times New Roman"/>
              <w:iCs/>
              <w:lang w:val="en-CA"/>
            </w:rPr>
          </w:rPrChange>
        </w:rPr>
      </w:pPr>
      <w:r w:rsidRPr="00480B9F">
        <w:rPr>
          <w:rFonts w:ascii="Times New Roman" w:hAnsi="Times New Roman" w:cs="Times New Roman"/>
          <w:b/>
          <w:bCs/>
          <w:iCs/>
          <w:lang w:val="en-CA"/>
          <w:rPrChange w:id="326" w:author="Isabelle Cote" w:date="2024-07-23T11:42:00Z" w16du:dateUtc="2024-07-23T18:42:00Z">
            <w:rPr>
              <w:rFonts w:ascii="Times New Roman" w:hAnsi="Times New Roman" w:cs="Times New Roman"/>
              <w:iCs/>
              <w:lang w:val="en-CA"/>
            </w:rPr>
          </w:rPrChange>
        </w:rPr>
        <w:t>Within-site (small-scale) variation</w:t>
      </w:r>
    </w:p>
    <w:p w14:paraId="43151E4F" w14:textId="2442C5EF" w:rsidR="002B081F" w:rsidRPr="00F10A37" w:rsidRDefault="002B081F" w:rsidP="00F10A37">
      <w:pPr>
        <w:spacing w:line="480" w:lineRule="auto"/>
        <w:rPr>
          <w:rFonts w:ascii="Times New Roman" w:hAnsi="Times New Roman" w:cs="Times New Roman"/>
          <w:color w:val="000000"/>
          <w:lang w:val="en-CA"/>
          <w:rPrChange w:id="327" w:author="Isabelle Cote" w:date="2024-07-23T11:36:00Z" w16du:dateUtc="2024-07-23T18:36:00Z">
            <w:rPr>
              <w:rFonts w:ascii="Times New Roman" w:hAnsi="Times New Roman" w:cs="Times New Roman"/>
              <w:lang w:val="en-CA"/>
            </w:rPr>
          </w:rPrChange>
        </w:rPr>
        <w:pPrChange w:id="328" w:author="Isabelle Cote" w:date="2024-07-23T11:35:00Z" w16du:dateUtc="2024-07-23T18:35:00Z">
          <w:pPr>
            <w:spacing w:line="480" w:lineRule="auto"/>
            <w:ind w:firstLine="720"/>
          </w:pPr>
        </w:pPrChange>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w:t>
      </w:r>
      <w:del w:id="329" w:author="Isabelle Cote" w:date="2024-07-23T11:49:00Z" w16du:dateUtc="2024-07-23T18:49:00Z">
        <w:r w:rsidRPr="005F1E8D" w:rsidDel="00815249">
          <w:rPr>
            <w:rFonts w:ascii="Times New Roman" w:hAnsi="Times New Roman" w:cs="Times New Roman"/>
            <w:color w:val="000000"/>
            <w:lang w:val="en-CA"/>
          </w:rPr>
          <w:delText xml:space="preserve"> </w:delText>
        </w:r>
      </w:del>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ins w:id="330" w:author="Isabelle Cote" w:date="2024-07-23T11:37:00Z" w16du:dateUtc="2024-07-23T18:37:00Z">
        <w:r w:rsidR="00F10A37">
          <w:rPr>
            <w:rFonts w:ascii="Times New Roman" w:hAnsi="Times New Roman" w:cs="Times New Roman"/>
            <w:color w:val="000000"/>
            <w:lang w:val="en-CA"/>
          </w:rPr>
          <w:t>–</w:t>
        </w:r>
      </w:ins>
      <w:ins w:id="331" w:author="Isabelle Cote" w:date="2024-07-23T11:36:00Z" w16du:dateUtc="2024-07-23T18:36:00Z">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10A37"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w:t>
        </w:r>
        <w:r w:rsidR="00F10A37">
          <w:rPr>
            <w:rFonts w:ascii="Times New Roman" w:hAnsi="Times New Roman" w:cs="Times New Roman"/>
            <w:color w:val="000000"/>
            <w:lang w:val="en-CA"/>
          </w:rPr>
          <w:t>concentration between</w:t>
        </w:r>
      </w:ins>
      <w:ins w:id="332" w:author="Isabelle Cote" w:date="2024-07-23T11:38:00Z" w16du:dateUtc="2024-07-23T18:38:00Z">
        <w:r w:rsidR="00F10A37">
          <w:rPr>
            <w:rFonts w:ascii="Times New Roman" w:hAnsi="Times New Roman" w:cs="Times New Roman"/>
            <w:color w:val="000000"/>
            <w:lang w:val="en-CA"/>
          </w:rPr>
          <w:t xml:space="preserve"> inside and outside kelp forests</w:t>
        </w:r>
      </w:ins>
      <w:ins w:id="333" w:author="Isabelle Cote" w:date="2024-07-23T11:37:00Z" w16du:dateUtc="2024-07-23T18:37:00Z">
        <w:r w:rsidR="00F10A37">
          <w:rPr>
            <w:rFonts w:ascii="Times New Roman" w:hAnsi="Times New Roman" w:cs="Times New Roman"/>
            <w:color w:val="000000"/>
            <w:lang w:val="en-CA"/>
          </w:rPr>
          <w:t xml:space="preserve"> –</w:t>
        </w:r>
      </w:ins>
      <w:ins w:id="334" w:author="Isabelle Cote" w:date="2024-07-23T11:36:00Z" w16du:dateUtc="2024-07-23T18:36:00Z">
        <w:r w:rsidR="00F10A37">
          <w:rPr>
            <w:rFonts w:ascii="Times New Roman" w:hAnsi="Times New Roman" w:cs="Times New Roman"/>
            <w:color w:val="000000"/>
            <w:lang w:val="en-CA"/>
          </w:rPr>
          <w:t xml:space="preserve"> </w:t>
        </w:r>
      </w:ins>
      <w:r w:rsidRPr="00623DD8">
        <w:rPr>
          <w:rFonts w:ascii="Times New Roman" w:hAnsi="Times New Roman" w:cs="Times New Roman"/>
          <w:lang w:val="en-CA"/>
        </w:rPr>
        <w:t xml:space="preserve">by </w:t>
      </w:r>
      <w:r>
        <w:rPr>
          <w:rFonts w:ascii="Times New Roman" w:hAnsi="Times New Roman" w:cs="Times New Roman"/>
          <w:lang w:val="en-CA"/>
        </w:rPr>
        <w:t xml:space="preserve">rerunning our </w:t>
      </w:r>
      <w:del w:id="335" w:author="Isabelle Cote" w:date="2024-07-23T11:47:00Z" w16du:dateUtc="2024-07-23T18:47:00Z">
        <w:r w:rsidDel="00815249">
          <w:rPr>
            <w:rFonts w:ascii="Times New Roman" w:hAnsi="Times New Roman" w:cs="Times New Roman"/>
            <w:lang w:val="en-CA"/>
          </w:rPr>
          <w:delText xml:space="preserve">final </w:delText>
        </w:r>
      </w:del>
      <w:ins w:id="336" w:author="Isabelle Cote" w:date="2024-07-23T11:47:00Z" w16du:dateUtc="2024-07-23T18:47:00Z">
        <w:r w:rsidR="00815249">
          <w:rPr>
            <w:rFonts w:ascii="Times New Roman" w:hAnsi="Times New Roman" w:cs="Times New Roman"/>
            <w:lang w:val="en-CA"/>
          </w:rPr>
          <w:t>the top</w:t>
        </w:r>
        <w:r w:rsidR="00815249">
          <w:rPr>
            <w:rFonts w:ascii="Times New Roman" w:hAnsi="Times New Roman" w:cs="Times New Roman"/>
            <w:lang w:val="en-CA"/>
          </w:rPr>
          <w:t xml:space="preserve"> </w:t>
        </w:r>
      </w:ins>
      <w:commentRangeStart w:id="337"/>
      <w:r>
        <w:rPr>
          <w:rFonts w:ascii="Times New Roman" w:hAnsi="Times New Roman" w:cs="Times New Roman"/>
          <w:lang w:val="en-CA"/>
        </w:rPr>
        <w:t xml:space="preserve">LMM </w:t>
      </w:r>
      <w:commentRangeEnd w:id="337"/>
      <w:r>
        <w:rPr>
          <w:rStyle w:val="CommentReference"/>
        </w:rPr>
        <w:commentReference w:id="337"/>
      </w:r>
      <w:ins w:id="338" w:author="Isabelle Cote" w:date="2024-07-23T11:47:00Z" w16du:dateUtc="2024-07-23T18:47:00Z">
        <w:r w:rsidR="00815249">
          <w:rPr>
            <w:rFonts w:ascii="Times New Roman" w:hAnsi="Times New Roman" w:cs="Times New Roman"/>
            <w:lang w:val="en-CA"/>
          </w:rPr>
          <w:t xml:space="preserve">in Table S5 </w:t>
        </w:r>
      </w:ins>
      <w:r>
        <w:rPr>
          <w:rFonts w:ascii="Times New Roman" w:hAnsi="Times New Roman" w:cs="Times New Roman"/>
          <w:lang w:val="en-CA"/>
        </w:rPr>
        <w:t xml:space="preserve">with </w:t>
      </w:r>
      <w:del w:id="339" w:author="Isabelle Cote" w:date="2024-07-23T11:48:00Z" w16du:dateUtc="2024-07-23T18:48:00Z">
        <w:r w:rsidDel="00815249">
          <w:rPr>
            <w:rFonts w:ascii="Times New Roman" w:hAnsi="Times New Roman" w:cs="Times New Roman"/>
            <w:lang w:val="en-CA"/>
          </w:rPr>
          <w:delText xml:space="preserve">only </w:delText>
        </w:r>
      </w:del>
      <w:r>
        <w:rPr>
          <w:rFonts w:ascii="Times New Roman" w:hAnsi="Times New Roman" w:cs="Times New Roman"/>
          <w:lang w:val="en-CA"/>
        </w:rPr>
        <w:t xml:space="preserve">the biomass of </w:t>
      </w:r>
      <w:ins w:id="340" w:author="Isabelle Cote" w:date="2024-07-23T11:48:00Z" w16du:dateUtc="2024-07-23T18:48:00Z">
        <w:r w:rsidR="00815249">
          <w:rPr>
            <w:rFonts w:ascii="Times New Roman" w:hAnsi="Times New Roman" w:cs="Times New Roman"/>
            <w:lang w:val="en-CA"/>
          </w:rPr>
          <w:t xml:space="preserve">only </w:t>
        </w:r>
      </w:ins>
      <w:r>
        <w:rPr>
          <w:rFonts w:ascii="Times New Roman" w:hAnsi="Times New Roman" w:cs="Times New Roman"/>
          <w:lang w:val="en-CA"/>
        </w:rPr>
        <w:t xml:space="preserve">one </w:t>
      </w:r>
      <w:ins w:id="341" w:author="Isabelle Cote" w:date="2024-07-23T11:48:00Z" w16du:dateUtc="2024-07-23T18:48:00Z">
        <w:r w:rsidR="00815249">
          <w:rPr>
            <w:rFonts w:ascii="Times New Roman" w:hAnsi="Times New Roman" w:cs="Times New Roman"/>
            <w:lang w:val="en-CA"/>
          </w:rPr>
          <w:t xml:space="preserve">animal </w:t>
        </w:r>
      </w:ins>
      <w:r>
        <w:rPr>
          <w:rFonts w:ascii="Times New Roman" w:hAnsi="Times New Roman" w:cs="Times New Roman"/>
          <w:lang w:val="en-CA"/>
        </w:rPr>
        <w:t>family</w:t>
      </w:r>
      <w:del w:id="342" w:author="Isabelle Cote" w:date="2024-07-23T11:48:00Z" w16du:dateUtc="2024-07-23T18:48:00Z">
        <w:r w:rsidDel="00815249">
          <w:rPr>
            <w:rFonts w:ascii="Times New Roman" w:hAnsi="Times New Roman" w:cs="Times New Roman"/>
            <w:lang w:val="en-CA"/>
          </w:rPr>
          <w:delText xml:space="preserve"> of animals</w:delText>
        </w:r>
      </w:del>
      <w:r>
        <w:rPr>
          <w:rFonts w:ascii="Times New Roman" w:hAnsi="Times New Roman" w:cs="Times New Roman"/>
          <w:lang w:val="en-CA"/>
        </w:rPr>
        <w:t xml:space="preserve"> at a time. We ran models for the 15 most abundant </w:t>
      </w:r>
      <w:commentRangeStart w:id="343"/>
      <w:r>
        <w:rPr>
          <w:rFonts w:ascii="Times New Roman" w:hAnsi="Times New Roman" w:cs="Times New Roman"/>
          <w:lang w:val="en-CA"/>
        </w:rPr>
        <w:t>species</w:t>
      </w:r>
      <w:commentRangeEnd w:id="343"/>
      <w:r w:rsidR="00815249">
        <w:rPr>
          <w:rStyle w:val="CommentReference"/>
        </w:rPr>
        <w:commentReference w:id="343"/>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r w:rsidRPr="00367076">
        <w:rPr>
          <w:rFonts w:ascii="Times New Roman" w:hAnsi="Times New Roman" w:cs="Times New Roman"/>
          <w:lang w:val="en-CA"/>
        </w:rPr>
        <w:t>Gobiidae</w:t>
      </w:r>
      <w:r>
        <w:rPr>
          <w:rFonts w:ascii="Times New Roman" w:hAnsi="Times New Roman" w:cs="Times New Roman"/>
          <w:lang w:val="en-CA"/>
        </w:rPr>
        <w:t xml:space="preserve">, </w:t>
      </w:r>
      <w:r w:rsidRPr="00576035">
        <w:rPr>
          <w:rFonts w:ascii="Times New Roman" w:hAnsi="Times New Roman" w:cs="Times New Roman"/>
          <w:lang w:val="en-CA"/>
        </w:rPr>
        <w:t>Cottidae</w:t>
      </w:r>
      <w:r>
        <w:rPr>
          <w:rFonts w:ascii="Times New Roman" w:hAnsi="Times New Roman" w:cs="Times New Roman"/>
          <w:lang w:val="en-CA"/>
        </w:rPr>
        <w:t xml:space="preserve">, and </w:t>
      </w:r>
      <w:r w:rsidRPr="00576035">
        <w:rPr>
          <w:rFonts w:ascii="Times New Roman" w:hAnsi="Times New Roman" w:cs="Times New Roman"/>
          <w:lang w:val="en-CA"/>
        </w:rPr>
        <w:t>Embiotocidae</w:t>
      </w:r>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r w:rsidRPr="00576035">
        <w:rPr>
          <w:rFonts w:ascii="Times New Roman" w:hAnsi="Times New Roman" w:cs="Times New Roman"/>
          <w:lang w:val="en-CA"/>
        </w:rPr>
        <w:t>Echinasteridae</w:t>
      </w:r>
      <w:r w:rsidRPr="00623DD8">
        <w:rPr>
          <w:rFonts w:ascii="Times New Roman" w:hAnsi="Times New Roman" w:cs="Times New Roman"/>
          <w:lang w:val="en-CA"/>
        </w:rPr>
        <w:t xml:space="preserve">, </w:t>
      </w:r>
      <w:r w:rsidRPr="00367076">
        <w:rPr>
          <w:rFonts w:ascii="Times New Roman" w:hAnsi="Times New Roman" w:cs="Times New Roman"/>
          <w:lang w:val="en-CA"/>
        </w:rPr>
        <w:t>Strongylocentrotidae</w:t>
      </w:r>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32072E36" w:rsidR="002B081F" w:rsidRPr="005F1E8D" w:rsidRDefault="002B081F" w:rsidP="002B081F">
      <w:pPr>
        <w:spacing w:line="480" w:lineRule="auto"/>
        <w:ind w:firstLine="720"/>
        <w:rPr>
          <w:rFonts w:ascii="Times New Roman" w:hAnsi="Times New Roman" w:cs="Times New Roman"/>
          <w:lang w:val="en-CA"/>
        </w:rPr>
      </w:pPr>
      <w:commentRangeStart w:id="344"/>
      <w:commentRangeStart w:id="345"/>
      <w:r>
        <w:rPr>
          <w:rFonts w:ascii="Times New Roman" w:hAnsi="Times New Roman" w:cs="Times New Roman"/>
          <w:lang w:val="en-CA"/>
        </w:rPr>
        <w:t xml:space="preserve">We </w:t>
      </w:r>
      <w:commentRangeEnd w:id="344"/>
      <w:r>
        <w:rPr>
          <w:rStyle w:val="CommentReference"/>
        </w:rPr>
        <w:commentReference w:id="344"/>
      </w:r>
      <w:commentRangeEnd w:id="345"/>
      <w:r>
        <w:rPr>
          <w:rStyle w:val="CommentReference"/>
        </w:rPr>
        <w:commentReference w:id="345"/>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w:t>
      </w:r>
      <w:del w:id="346" w:author="Isabelle Cote" w:date="2024-07-23T11:49:00Z" w16du:dateUtc="2024-07-23T18:49:00Z">
        <w:r w:rsidRPr="00801C1E" w:rsidDel="00815249">
          <w:rPr>
            <w:rFonts w:ascii="Times New Roman" w:hAnsi="Times New Roman" w:cs="Times New Roman"/>
            <w:color w:val="000000"/>
            <w:lang w:val="en-CA"/>
          </w:rPr>
          <w:delText xml:space="preserve"> </w:delText>
        </w:r>
      </w:del>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del w:id="347" w:author="Isabelle Cote" w:date="2024-07-23T11:50:00Z" w16du:dateUtc="2024-07-23T18:50:00Z">
        <w:r w:rsidRPr="00801C1E" w:rsidDel="00815249">
          <w:rPr>
            <w:rFonts w:ascii="Times New Roman" w:hAnsi="Times New Roman" w:cs="Times New Roman"/>
            <w:lang w:val="en-CA"/>
          </w:rPr>
          <w:delText xml:space="preserve">weight </w:delText>
        </w:r>
      </w:del>
      <w:ins w:id="348" w:author="Isabelle Cote" w:date="2024-07-23T11:50:00Z" w16du:dateUtc="2024-07-23T18:50:00Z">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ins>
      <w:r w:rsidRPr="00801C1E">
        <w:rPr>
          <w:rFonts w:ascii="Times New Roman" w:hAnsi="Times New Roman" w:cs="Times New Roman"/>
          <w:lang w:val="en-CA"/>
        </w:rPr>
        <w:t xml:space="preserve">of </w:t>
      </w:r>
      <w:del w:id="349" w:author="Isabelle Cote" w:date="2024-07-23T11:49:00Z" w16du:dateUtc="2024-07-23T18:49:00Z">
        <w:r w:rsidRPr="00801C1E" w:rsidDel="00815249">
          <w:rPr>
            <w:rFonts w:ascii="Times New Roman" w:hAnsi="Times New Roman" w:cs="Times New Roman"/>
            <w:lang w:val="en-CA"/>
          </w:rPr>
          <w:delText>fish in the goby</w:delText>
        </w:r>
      </w:del>
      <w:ins w:id="350" w:author="Isabelle Cote" w:date="2024-07-23T11:49:00Z" w16du:dateUtc="2024-07-23T18:49:00Z">
        <w:r w:rsidR="00815249">
          <w:rPr>
            <w:rFonts w:ascii="Times New Roman" w:hAnsi="Times New Roman" w:cs="Times New Roman"/>
            <w:lang w:val="en-CA"/>
          </w:rPr>
          <w:t>gobies</w:t>
        </w:r>
      </w:ins>
      <w:r w:rsidRPr="00801C1E">
        <w:rPr>
          <w:rFonts w:ascii="Times New Roman" w:hAnsi="Times New Roman" w:cs="Times New Roman"/>
          <w:lang w:val="en-CA"/>
        </w:rPr>
        <w:t xml:space="preserve"> </w:t>
      </w:r>
      <w:del w:id="351" w:author="Isabelle Cote" w:date="2024-07-23T11:49:00Z" w16du:dateUtc="2024-07-23T18:49:00Z">
        <w:r w:rsidRPr="00801C1E" w:rsidDel="00815249">
          <w:rPr>
            <w:rFonts w:ascii="Times New Roman" w:hAnsi="Times New Roman" w:cs="Times New Roman"/>
            <w:lang w:val="en-CA"/>
          </w:rPr>
          <w:delText xml:space="preserve">family </w:delText>
        </w:r>
      </w:del>
      <w:r w:rsidRPr="00801C1E">
        <w:rPr>
          <w:rFonts w:ascii="Times New Roman" w:hAnsi="Times New Roman" w:cs="Times New Roman"/>
          <w:lang w:val="en-CA"/>
        </w:rPr>
        <w:t>(Gobiidae) and evidence of positive kelp:</w:t>
      </w:r>
      <w:del w:id="352" w:author="Isabelle Cote" w:date="2024-07-23T11:51:00Z" w16du:dateUtc="2024-07-23T18:51:00Z">
        <w:r w:rsidRPr="00801C1E" w:rsidDel="00815249">
          <w:rPr>
            <w:rFonts w:ascii="Times New Roman" w:hAnsi="Times New Roman" w:cs="Times New Roman"/>
            <w:lang w:val="en-CA"/>
          </w:rPr>
          <w:delText xml:space="preserve">weight </w:delText>
        </w:r>
      </w:del>
      <w:ins w:id="353" w:author="Isabelle Cote" w:date="2024-07-23T11:51:00Z" w16du:dateUtc="2024-07-23T18:51:00Z">
        <w:r w:rsidR="00815249">
          <w:rPr>
            <w:rFonts w:ascii="Times New Roman" w:hAnsi="Times New Roman" w:cs="Times New Roman"/>
            <w:lang w:val="en-CA"/>
          </w:rPr>
          <w:t>goby biomass</w:t>
        </w:r>
        <w:r w:rsidR="00815249" w:rsidRPr="00801C1E">
          <w:rPr>
            <w:rFonts w:ascii="Times New Roman" w:hAnsi="Times New Roman" w:cs="Times New Roman"/>
            <w:lang w:val="en-CA"/>
          </w:rPr>
          <w:t xml:space="preserve"> </w:t>
        </w:r>
      </w:ins>
      <w:r w:rsidRPr="00801C1E">
        <w:rPr>
          <w:rFonts w:ascii="Times New Roman" w:hAnsi="Times New Roman" w:cs="Times New Roman"/>
          <w:lang w:val="en-CA"/>
        </w:rPr>
        <w:t>and tide:</w:t>
      </w:r>
      <w:del w:id="354" w:author="Isabelle Cote" w:date="2024-07-23T11:51:00Z" w16du:dateUtc="2024-07-23T18:51:00Z">
        <w:r w:rsidRPr="00801C1E" w:rsidDel="00815249">
          <w:rPr>
            <w:rFonts w:ascii="Times New Roman" w:hAnsi="Times New Roman" w:cs="Times New Roman"/>
            <w:lang w:val="en-CA"/>
          </w:rPr>
          <w:delText xml:space="preserve">weight </w:delText>
        </w:r>
      </w:del>
      <w:ins w:id="355" w:author="Isabelle Cote" w:date="2024-07-23T11:51:00Z" w16du:dateUtc="2024-07-23T18:51:00Z">
        <w:r w:rsidR="00815249">
          <w:rPr>
            <w:rFonts w:ascii="Times New Roman" w:hAnsi="Times New Roman" w:cs="Times New Roman"/>
            <w:lang w:val="en-CA"/>
          </w:rPr>
          <w:t>goby biomass</w:t>
        </w:r>
        <w:r w:rsidR="00815249" w:rsidRPr="00801C1E">
          <w:rPr>
            <w:rFonts w:ascii="Times New Roman" w:hAnsi="Times New Roman" w:cs="Times New Roman"/>
            <w:lang w:val="en-CA"/>
          </w:rPr>
          <w:t xml:space="preserve"> </w:t>
        </w:r>
      </w:ins>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w:t>
      </w:r>
      <w:del w:id="356" w:author="Isabelle Cote" w:date="2024-07-23T11:51:00Z" w16du:dateUtc="2024-07-23T18:51:00Z">
        <w:r w:rsidRPr="00801C1E" w:rsidDel="00815249">
          <w:rPr>
            <w:rFonts w:ascii="Times New Roman" w:hAnsi="Times New Roman" w:cs="Times New Roman"/>
            <w:color w:val="000000"/>
            <w:lang w:val="en-CA"/>
          </w:rPr>
          <w:delText xml:space="preserve"> </w:delText>
        </w:r>
      </w:del>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del w:id="357" w:author="Isabelle Cote" w:date="2024-07-23T11:51:00Z" w16du:dateUtc="2024-07-23T18:51:00Z">
        <w:r w:rsidRPr="00801C1E" w:rsidDel="00815249">
          <w:rPr>
            <w:rFonts w:ascii="Times New Roman" w:hAnsi="Times New Roman" w:cs="Times New Roman"/>
            <w:lang w:val="en-CA"/>
          </w:rPr>
          <w:delText xml:space="preserve">weight </w:delText>
        </w:r>
      </w:del>
      <w:ins w:id="358" w:author="Isabelle Cote" w:date="2024-07-23T11:51:00Z" w16du:dateUtc="2024-07-23T18:51:00Z">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ins>
      <w:r w:rsidRPr="00801C1E">
        <w:rPr>
          <w:rFonts w:ascii="Times New Roman" w:hAnsi="Times New Roman" w:cs="Times New Roman"/>
          <w:lang w:val="en-CA"/>
        </w:rPr>
        <w:t xml:space="preserve">of sculpins </w:t>
      </w:r>
      <w:r w:rsidRPr="00801C1E">
        <w:rPr>
          <w:rFonts w:ascii="Times New Roman" w:hAnsi="Times New Roman" w:cs="Times New Roman"/>
          <w:lang w:val="en-CA"/>
        </w:rPr>
        <w:lastRenderedPageBreak/>
        <w:t>(Cottidae</w:t>
      </w:r>
      <w:r>
        <w:rPr>
          <w:rFonts w:ascii="Times New Roman" w:hAnsi="Times New Roman" w:cs="Times New Roman"/>
          <w:lang w:val="en-CA"/>
        </w:rPr>
        <w:t>; p = 0.046</w:t>
      </w:r>
      <w:r w:rsidRPr="00801C1E">
        <w:rPr>
          <w:rFonts w:ascii="Times New Roman" w:hAnsi="Times New Roman" w:cs="Times New Roman"/>
          <w:lang w:val="en-CA"/>
        </w:rPr>
        <w:t>) and surfperches (Embiotocidae</w:t>
      </w:r>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del w:id="359" w:author="Isabelle Cote" w:date="2024-07-23T11:51:00Z" w16du:dateUtc="2024-07-23T18:51:00Z">
        <w:r w:rsidRPr="00801C1E" w:rsidDel="00815249">
          <w:rPr>
            <w:rFonts w:ascii="Times New Roman" w:hAnsi="Times New Roman" w:cs="Times New Roman"/>
            <w:lang w:val="en-CA"/>
          </w:rPr>
          <w:delText xml:space="preserve">weight </w:delText>
        </w:r>
      </w:del>
      <w:ins w:id="360" w:author="Isabelle Cote" w:date="2024-07-23T11:51:00Z" w16du:dateUtc="2024-07-23T18:51:00Z">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ins>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ins w:id="361" w:author="Isabelle Cote" w:date="2024-07-23T11:51:00Z" w16du:dateUtc="2024-07-23T18:51:00Z">
        <w:r w:rsidR="00815249">
          <w:rPr>
            <w:rFonts w:ascii="Times New Roman" w:hAnsi="Times New Roman" w:cs="Times New Roman"/>
            <w:lang w:val="en-CA"/>
          </w:rPr>
          <w:t>ea s</w:t>
        </w:r>
      </w:ins>
      <w:r w:rsidRPr="00801C1E">
        <w:rPr>
          <w:rFonts w:ascii="Times New Roman" w:hAnsi="Times New Roman" w:cs="Times New Roman"/>
          <w:lang w:val="en-CA"/>
        </w:rPr>
        <w:t xml:space="preserve">tars in the family Echinasteridae displayed a positive relationship with </w:t>
      </w:r>
      <w:r w:rsidRPr="00801C1E">
        <w:rPr>
          <w:rFonts w:ascii="Times New Roman" w:hAnsi="Times New Roman" w:cs="Times New Roman"/>
          <w:color w:val="000000"/>
          <w:lang w:val="en-CA"/>
        </w:rPr>
        <w:t>∆</w:t>
      </w:r>
      <w:del w:id="362" w:author="Isabelle Cote" w:date="2024-07-23T11:52:00Z" w16du:dateUtc="2024-07-23T18:52:00Z">
        <w:r w:rsidRPr="00801C1E" w:rsidDel="00815249">
          <w:rPr>
            <w:rFonts w:ascii="Times New Roman" w:hAnsi="Times New Roman" w:cs="Times New Roman"/>
            <w:color w:val="000000"/>
            <w:lang w:val="en-CA"/>
          </w:rPr>
          <w:delText xml:space="preserve"> </w:delText>
        </w:r>
      </w:del>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a negative kelp:</w:t>
      </w:r>
      <w:del w:id="363" w:author="Isabelle Cote" w:date="2024-07-23T11:52:00Z" w16du:dateUtc="2024-07-23T18:52:00Z">
        <w:r w:rsidRPr="00801C1E" w:rsidDel="00815249">
          <w:rPr>
            <w:rFonts w:ascii="Times New Roman" w:hAnsi="Times New Roman" w:cs="Times New Roman"/>
            <w:color w:val="000000"/>
            <w:lang w:val="en-CA"/>
          </w:rPr>
          <w:delText xml:space="preserve">weight </w:delText>
        </w:r>
      </w:del>
      <w:ins w:id="364" w:author="Isabelle Cote" w:date="2024-07-23T11:52:00Z" w16du:dateUtc="2024-07-23T18:52:00Z">
        <w:r w:rsidR="00815249">
          <w:rPr>
            <w:rFonts w:ascii="Times New Roman" w:hAnsi="Times New Roman" w:cs="Times New Roman"/>
            <w:color w:val="000000"/>
            <w:lang w:val="en-CA"/>
          </w:rPr>
          <w:t>sea star biomass</w:t>
        </w:r>
        <w:r w:rsidR="00815249" w:rsidRPr="00801C1E">
          <w:rPr>
            <w:rFonts w:ascii="Times New Roman" w:hAnsi="Times New Roman" w:cs="Times New Roman"/>
            <w:color w:val="000000"/>
            <w:lang w:val="en-CA"/>
          </w:rPr>
          <w:t xml:space="preserve"> </w:t>
        </w:r>
      </w:ins>
      <w:r w:rsidRPr="00801C1E">
        <w:rPr>
          <w:rFonts w:ascii="Times New Roman" w:hAnsi="Times New Roman" w:cs="Times New Roman"/>
          <w:color w:val="000000"/>
          <w:lang w:val="en-CA"/>
        </w:rPr>
        <w:t>interaction, and a positive tide:</w:t>
      </w:r>
      <w:del w:id="365" w:author="Isabelle Cote" w:date="2024-07-23T11:52:00Z" w16du:dateUtc="2024-07-23T18:52:00Z">
        <w:r w:rsidRPr="00801C1E" w:rsidDel="00815249">
          <w:rPr>
            <w:rFonts w:ascii="Times New Roman" w:hAnsi="Times New Roman" w:cs="Times New Roman"/>
            <w:color w:val="000000"/>
            <w:lang w:val="en-CA"/>
          </w:rPr>
          <w:delText xml:space="preserve">weight </w:delText>
        </w:r>
      </w:del>
      <w:ins w:id="366" w:author="Isabelle Cote" w:date="2024-07-23T11:52:00Z" w16du:dateUtc="2024-07-23T18:52:00Z">
        <w:r w:rsidR="00815249">
          <w:rPr>
            <w:rFonts w:ascii="Times New Roman" w:hAnsi="Times New Roman" w:cs="Times New Roman"/>
            <w:color w:val="000000"/>
            <w:lang w:val="en-CA"/>
          </w:rPr>
          <w:t>sea star biomass</w:t>
        </w:r>
        <w:r w:rsidR="00815249" w:rsidRPr="00801C1E">
          <w:rPr>
            <w:rFonts w:ascii="Times New Roman" w:hAnsi="Times New Roman" w:cs="Times New Roman"/>
            <w:color w:val="000000"/>
            <w:lang w:val="en-CA"/>
          </w:rPr>
          <w:t xml:space="preserve"> </w:t>
        </w:r>
      </w:ins>
      <w:r w:rsidRPr="00801C1E">
        <w:rPr>
          <w:rFonts w:ascii="Times New Roman" w:hAnsi="Times New Roman" w:cs="Times New Roman"/>
          <w:color w:val="000000"/>
          <w:lang w:val="en-CA"/>
        </w:rPr>
        <w:t xml:space="preserve">interaction (p &lt; 0.001). We found evidence for a smaller but still positive relationship between the </w:t>
      </w:r>
      <w:del w:id="367" w:author="Isabelle Cote" w:date="2024-07-23T11:52:00Z" w16du:dateUtc="2024-07-23T18:52:00Z">
        <w:r w:rsidRPr="00801C1E" w:rsidDel="00815249">
          <w:rPr>
            <w:rFonts w:ascii="Times New Roman" w:hAnsi="Times New Roman" w:cs="Times New Roman"/>
            <w:color w:val="000000"/>
            <w:lang w:val="en-CA"/>
          </w:rPr>
          <w:delText xml:space="preserve">weight </w:delText>
        </w:r>
      </w:del>
      <w:ins w:id="368" w:author="Isabelle Cote" w:date="2024-07-23T11:52:00Z" w16du:dateUtc="2024-07-23T18:52:00Z">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ins>
      <w:r w:rsidRPr="00801C1E">
        <w:rPr>
          <w:rFonts w:ascii="Times New Roman" w:hAnsi="Times New Roman" w:cs="Times New Roman"/>
          <w:color w:val="000000"/>
          <w:lang w:val="en-CA"/>
        </w:rPr>
        <w:t xml:space="preserve">of urchins in </w:t>
      </w:r>
      <w:ins w:id="369" w:author="Isabelle Cote" w:date="2024-07-23T11:52:00Z" w16du:dateUtc="2024-07-23T18:52:00Z">
        <w:r w:rsidR="00815249">
          <w:rPr>
            <w:rFonts w:ascii="Times New Roman" w:hAnsi="Times New Roman" w:cs="Times New Roman"/>
            <w:color w:val="000000"/>
            <w:lang w:val="en-CA"/>
          </w:rPr>
          <w:t xml:space="preserve">the family </w:t>
        </w:r>
      </w:ins>
      <w:r w:rsidRPr="00801C1E">
        <w:rPr>
          <w:rFonts w:ascii="Times New Roman" w:hAnsi="Times New Roman" w:cs="Times New Roman"/>
          <w:color w:val="000000"/>
          <w:lang w:val="en-CA"/>
        </w:rPr>
        <w:t xml:space="preserve">Strongylocentrotidae and </w:t>
      </w:r>
      <w:ins w:id="370" w:author="Isabelle Cote" w:date="2024-07-23T11:52:00Z" w16du:dateUtc="2024-07-23T18:52:00Z">
        <w:r w:rsidR="00815249">
          <w:rPr>
            <w:rFonts w:ascii="Times New Roman" w:hAnsi="Times New Roman" w:cs="Times New Roman"/>
            <w:color w:val="000000"/>
            <w:lang w:val="en-CA"/>
          </w:rPr>
          <w:t xml:space="preserve">sea </w:t>
        </w:r>
      </w:ins>
      <w:r w:rsidRPr="00801C1E">
        <w:rPr>
          <w:rFonts w:ascii="Times New Roman" w:hAnsi="Times New Roman" w:cs="Times New Roman"/>
          <w:color w:val="000000"/>
          <w:lang w:val="en-CA"/>
        </w:rPr>
        <w:t xml:space="preserve">stars in </w:t>
      </w:r>
      <w:ins w:id="371" w:author="Isabelle Cote" w:date="2024-07-23T11:52:00Z" w16du:dateUtc="2024-07-23T18:52:00Z">
        <w:r w:rsidR="00815249">
          <w:rPr>
            <w:rFonts w:ascii="Times New Roman" w:hAnsi="Times New Roman" w:cs="Times New Roman"/>
            <w:color w:val="000000"/>
            <w:lang w:val="en-CA"/>
          </w:rPr>
          <w:t xml:space="preserve">the family </w:t>
        </w:r>
      </w:ins>
      <w:r w:rsidRPr="00801C1E">
        <w:rPr>
          <w:rFonts w:ascii="Times New Roman" w:hAnsi="Times New Roman" w:cs="Times New Roman"/>
          <w:color w:val="000000"/>
          <w:lang w:val="en-CA"/>
        </w:rPr>
        <w:t>Asteropseidae and ∆</w:t>
      </w:r>
      <w:del w:id="372" w:author="Isabelle Cote" w:date="2024-07-23T11:52:00Z" w16du:dateUtc="2024-07-23T18:52:00Z">
        <w:r w:rsidRPr="00801C1E" w:rsidDel="00815249">
          <w:rPr>
            <w:rFonts w:ascii="Times New Roman" w:hAnsi="Times New Roman" w:cs="Times New Roman"/>
            <w:color w:val="000000"/>
            <w:lang w:val="en-CA"/>
          </w:rPr>
          <w:delText xml:space="preserve"> </w:delText>
        </w:r>
      </w:del>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del w:id="373" w:author="Isabelle Cote" w:date="2024-07-23T11:52:00Z" w16du:dateUtc="2024-07-23T18:52:00Z">
        <w:r w:rsidRPr="00801C1E" w:rsidDel="00815249">
          <w:rPr>
            <w:rFonts w:ascii="Times New Roman" w:hAnsi="Times New Roman" w:cs="Times New Roman"/>
            <w:color w:val="000000"/>
            <w:lang w:val="en-CA"/>
          </w:rPr>
          <w:delText xml:space="preserve">weight </w:delText>
        </w:r>
      </w:del>
      <w:ins w:id="374" w:author="Isabelle Cote" w:date="2024-07-23T11:52:00Z" w16du:dateUtc="2024-07-23T18:52:00Z">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ins>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34E6493D"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375"/>
      <w:r w:rsidRPr="00281EEC">
        <w:rPr>
          <w:rFonts w:ascii="Times New Roman" w:hAnsi="Times New Roman" w:cs="Times New Roman"/>
          <w:b/>
          <w:lang w:val="en-CA"/>
        </w:rPr>
        <w:t xml:space="preserve">Figure </w:t>
      </w:r>
      <w:commentRangeEnd w:id="375"/>
      <w:r>
        <w:rPr>
          <w:rStyle w:val="CommentReference"/>
        </w:rPr>
        <w:commentReference w:id="375"/>
      </w:r>
      <w:r>
        <w:rPr>
          <w:rFonts w:ascii="Times New Roman" w:hAnsi="Times New Roman" w:cs="Times New Roman"/>
          <w:b/>
          <w:lang w:val="en-CA"/>
        </w:rPr>
        <w:t>2</w:t>
      </w:r>
      <w:r w:rsidRPr="00281EEC">
        <w:rPr>
          <w:rFonts w:ascii="Times New Roman" w:hAnsi="Times New Roman" w:cs="Times New Roman"/>
          <w:b/>
          <w:lang w:val="en-CA"/>
        </w:rPr>
        <w:t xml:space="preserve">. </w:t>
      </w:r>
      <w:ins w:id="376" w:author="Isabelle Cote" w:date="2024-07-23T11:54:00Z" w16du:dateUtc="2024-07-23T18:54:00Z">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w:t>
        </w:r>
        <w:r w:rsidR="005200FA">
          <w:rPr>
            <w:rFonts w:ascii="Times New Roman" w:hAnsi="Times New Roman" w:cs="Times New Roman"/>
            <w:lang w:val="en-CA"/>
          </w:rPr>
          <w:t xml:space="preserve">difference in </w:t>
        </w:r>
        <w:r w:rsidR="005200FA">
          <w:rPr>
            <w:rFonts w:ascii="Times New Roman" w:hAnsi="Times New Roman" w:cs="Times New Roman"/>
            <w:lang w:val="en-CA"/>
          </w:rPr>
          <w:t xml:space="preserve">ammonium concentrations </w:t>
        </w:r>
        <w:r w:rsidR="005200FA">
          <w:rPr>
            <w:rFonts w:ascii="Times New Roman" w:hAnsi="Times New Roman" w:cs="Times New Roman"/>
            <w:lang w:val="en-CA"/>
          </w:rPr>
          <w:t>between inside and outside kelp forests in</w:t>
        </w:r>
        <w:r w:rsidR="005200FA">
          <w:rPr>
            <w:rFonts w:ascii="Times New Roman" w:hAnsi="Times New Roman" w:cs="Times New Roman"/>
            <w:lang w:val="en-CA"/>
          </w:rPr>
          <w:t xml:space="preserve"> relation to </w:t>
        </w:r>
      </w:ins>
      <w:ins w:id="377" w:author="Isabelle Cote" w:date="2024-07-23T11:55:00Z" w16du:dateUtc="2024-07-23T18:55:00Z">
        <w:r w:rsidR="005200FA">
          <w:rPr>
            <w:rFonts w:ascii="Times New Roman" w:hAnsi="Times New Roman" w:cs="Times New Roman"/>
            <w:lang w:val="en-CA"/>
          </w:rPr>
          <w:t>animal</w:t>
        </w:r>
      </w:ins>
      <w:ins w:id="378" w:author="Isabelle Cote" w:date="2024-07-23T11:54:00Z" w16du:dateUtc="2024-07-23T18:54:00Z">
        <w:r w:rsidR="005200FA">
          <w:rPr>
            <w:rFonts w:ascii="Times New Roman" w:hAnsi="Times New Roman" w:cs="Times New Roman"/>
            <w:lang w:val="en-CA"/>
          </w:rPr>
          <w:t xml:space="preserve">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379"/>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ins>
      <w:commentRangeEnd w:id="379"/>
      <w:ins w:id="380" w:author="Isabelle Cote" w:date="2024-07-23T11:55:00Z" w16du:dateUtc="2024-07-23T18:55:00Z">
        <w:r w:rsidR="005200FA">
          <w:rPr>
            <w:rStyle w:val="CommentReference"/>
          </w:rPr>
          <w:commentReference w:id="379"/>
        </w:r>
      </w:ins>
      <w:del w:id="381" w:author="Isabelle Cote" w:date="2024-07-23T11:54:00Z" w16du:dateUtc="2024-07-23T18:54:00Z">
        <w:r w:rsidDel="005200FA">
          <w:rPr>
            <w:rFonts w:ascii="Times New Roman" w:hAnsi="Times New Roman" w:cs="Times New Roman"/>
            <w:lang w:val="en-CA"/>
          </w:rPr>
          <w:delText>Kelp family models</w:delText>
        </w:r>
      </w:del>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r w:rsidRPr="000D7435">
        <w:rPr>
          <w:rStyle w:val="gnvwddmdl3b"/>
          <w:rFonts w:ascii="Monaco" w:hAnsi="Monaco"/>
          <w:color w:val="000000"/>
          <w:sz w:val="18"/>
          <w:szCs w:val="18"/>
          <w:u w:val="single"/>
          <w:bdr w:val="none" w:sz="0" w:space="0" w:color="auto" w:frame="1"/>
        </w:rPr>
        <w:t>Echinasteridae</w:t>
      </w:r>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Pr(&gt;|z|)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(Intercept)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kelp_spnereo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kelp_spnone                         -0.08853    0.06650  -1.331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kelp_bio_scale                      -2.81761    0.88787  -3.173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tide_scale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weight_den_fam_scale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shannon_scale                       -0.12606    0.02115  -5.959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depth_scale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kelp_bio_scale:tide_scale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kelp_bio_scale:weight_den_fam_scale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r w:rsidRPr="000D7435">
        <w:rPr>
          <w:rFonts w:ascii="Monaco" w:eastAsia="Times New Roman" w:hAnsi="Monaco" w:cs="Courier New"/>
          <w:color w:val="000000"/>
          <w:sz w:val="18"/>
          <w:szCs w:val="18"/>
          <w:bdr w:val="none" w:sz="0" w:space="0" w:color="auto" w:frame="1"/>
        </w:rPr>
        <w:t>tide_scale:weight_den_fam_scale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Gobiidae</w:t>
      </w:r>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(Intercept)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kelp_spnone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weight_den_fam_scale                -1.71304    0.56978  -3.006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shannon_scale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depth_scale                         -0.00280    0.02937  -0.095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kelp_bio_scale:tide_scale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kelp_bio_scale:weight_den_fam_scale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tide_scale:weight_den_fam_scale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Cottidae</w:t>
      </w:r>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(Intercept)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kelp_spnereo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kelp_spnone                         -0.43416    0.09321  -4.658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                      -0.35380    0.36761  -0.962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tide_scale                          -0.67897    1.14142  -0.595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weight_den_fam_scale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shannon_scale                       -0.15608    0.03545  -4.402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depth_scale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kelp_bio_scale:tide_scale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kelp_bio_scale:weight_den_fam_scale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tide_scale:weight_den_fam_scale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Strongylocentrotidae</w:t>
      </w:r>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(Intercept)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kelp_spnereo                         0.0661813  0.0798662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kelp_spnone                         -0.6711153  0.1241935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kelp_bio_scale                       0.1965326  0.0574934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tide_scale                           0.0663294  0.0669569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weight_den_fam_scale                 0.0808835  0.0251885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shannon_scale                        0.0400143  0.0349902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depth_scale                          0.0994891  0.0310032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kelp_bio_scale:tide_scale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lastRenderedPageBreak/>
        <w:t xml:space="preserve">kelp_bio_scale:weight_den_fam_scale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tide_scale:weight_den_fam_scale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Embiotocidae</w:t>
      </w:r>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(Intercept)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kelp_spnereo                        -0.03453    0.07745  -0.446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kelp_spnone                         -0.28231    0.13383  -2.109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kelp_bio_scale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tide_scale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weight_den_fam_scale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shannon_scale                       -0.08701    0.03058  -2.846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depth_scale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kelp_bio_scale:tide_scale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kelp_bio_scale:weight_den_fam_scale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tide_scale:weight_den_fam_scale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Pr(&gt;|z|)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(Intercept)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kelp_spnereo                         0.047528   0.092364   0.515  0.60685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kelp_spnone                         -0.242165   0.111039  -2.181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kelp_bio_scale                       0.234677   0.074798   3.138  0.00170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tide_scale                          -0.018518   0.081987  -0.226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weight_den_fam_scale                 0.126168   0.045779   2.756  0.00585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shannon_scale                       -0.098288   0.031823  -3.089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depth_scale                          0.047207   0.030279   1.559  0.11898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kelp_bio_scale:tide_scale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kelp_bio_scale:weight_den_fam_scale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 xml:space="preserve">tide_scale:weight_den_fam_scale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CFB6AD5" w14:textId="77777777" w:rsidR="00B00A9A" w:rsidRPr="00B00A9A" w:rsidRDefault="00EC101B" w:rsidP="00B00A9A">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B00A9A" w:rsidRPr="00B00A9A">
        <w:t>Allgeier, J.E., Burkepile, D.E., Layman, C.A., 2017. Animal pee in the sea: consumer-mediated nutrient dynamics in the world’s changing oceans. Glob Change Biol 23, 2166–2178. https://doi.org/10.1111/gcb.13625</w:t>
      </w:r>
    </w:p>
    <w:p w14:paraId="443E3409" w14:textId="77777777" w:rsidR="00B00A9A" w:rsidRPr="00B00A9A" w:rsidRDefault="00B00A9A" w:rsidP="00B00A9A">
      <w:pPr>
        <w:pStyle w:val="Bibliography"/>
      </w:pPr>
      <w:r w:rsidRPr="00B00A9A">
        <w:t>Allgeier, J.E., Yeager, L.A., Layman, C.A., 2013. Consumers regulate nutrient limitation regimes and primary production in seagrass ecosystems. Ecology 94, 521–529. https://doi.org/10.1890/12-1122.1</w:t>
      </w:r>
    </w:p>
    <w:p w14:paraId="215F2220" w14:textId="77777777" w:rsidR="00B00A9A" w:rsidRPr="00B00A9A" w:rsidRDefault="00B00A9A" w:rsidP="00B00A9A">
      <w:pPr>
        <w:pStyle w:val="Bibliography"/>
      </w:pPr>
      <w:r w:rsidRPr="00B00A9A">
        <w:t>Aquilino, K.M., Bracken, M.E.S., Faubel, M.N., Stachowicz, J.J., 2009. Local-scale nutrient regeneration facilitates seaweed growth on wave-exposed rocky shores in an upwelling system. Limnol Oceanogr 54, 309–317. https://doi.org/10.4319/lo.2009.54.1.0309</w:t>
      </w:r>
    </w:p>
    <w:p w14:paraId="59ACEBD5" w14:textId="77777777" w:rsidR="00B00A9A" w:rsidRPr="00B00A9A" w:rsidRDefault="00B00A9A" w:rsidP="00B00A9A">
      <w:pPr>
        <w:pStyle w:val="Bibliography"/>
      </w:pPr>
      <w:r w:rsidRPr="00B00A9A">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59E02BC9" w14:textId="77777777" w:rsidR="00B00A9A" w:rsidRPr="00B00A9A" w:rsidRDefault="00B00A9A" w:rsidP="00B00A9A">
      <w:pPr>
        <w:pStyle w:val="Bibliography"/>
      </w:pPr>
      <w:r w:rsidRPr="00B00A9A">
        <w:t>Attridge, C.M., Cox, K.D., Maher, B., Gross, S., Lim, E.G., Kattler, K.R., Côté, I.M., 2024. Studying Kelp Forests of Today to Forecast Ecosystems of the Future. Fisheries 49, 181–187. https://doi.org/10.1002/fsh.11065</w:t>
      </w:r>
    </w:p>
    <w:p w14:paraId="07FC9CF5" w14:textId="77777777" w:rsidR="00B00A9A" w:rsidRPr="00B00A9A" w:rsidRDefault="00B00A9A" w:rsidP="00B00A9A">
      <w:pPr>
        <w:pStyle w:val="Bibliography"/>
      </w:pPr>
      <w:r w:rsidRPr="00B00A9A">
        <w:t>Benkwitt, C.E., Wilson, S.K., Graham, N.A.J., 2019. Seabird nutrient subsidies alter patterns of algal abundance and fish biomass on coral reefs following a bleaching event. Glob Change Biol 25, 2619–2632. https://doi.org/10.1111/gcb.14643</w:t>
      </w:r>
    </w:p>
    <w:p w14:paraId="011E1BCE" w14:textId="77777777" w:rsidR="00B00A9A" w:rsidRPr="00B00A9A" w:rsidRDefault="00B00A9A" w:rsidP="00B00A9A">
      <w:pPr>
        <w:pStyle w:val="Bibliography"/>
      </w:pPr>
      <w:r w:rsidRPr="00B00A9A">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B1D552C" w14:textId="77777777" w:rsidR="00B00A9A" w:rsidRPr="00B00A9A" w:rsidRDefault="00B00A9A" w:rsidP="00B00A9A">
      <w:pPr>
        <w:pStyle w:val="Bibliography"/>
      </w:pPr>
      <w:r w:rsidRPr="00B00A9A">
        <w:t>Brzezinksi, M., Reed, D., Harrer, S., Rassweiler, A., Melack, J., Goodridge, B., Dugan, J., 2013. Multiple sources and forms of nitrogen sustain year-round kelp growth on the inner continental shelf of the Santa Barbara Channel. Oceanog 26, 114–123. https://doi.org/10.5670/oceanog.2013.53</w:t>
      </w:r>
    </w:p>
    <w:p w14:paraId="2F5960B0" w14:textId="77777777" w:rsidR="00B00A9A" w:rsidRPr="00B00A9A" w:rsidRDefault="00B00A9A" w:rsidP="00B00A9A">
      <w:pPr>
        <w:pStyle w:val="Bibliography"/>
      </w:pPr>
      <w:r w:rsidRPr="00B00A9A">
        <w:t>Dayton, P.K., Tegner, M.J., Edwards, P.B., Riser, K.L., 1999. Temporal and Spatial Scales of Kelp Demography: The Role of Oceanographic Climate. Ecological Monographs 69, 219–250. https://doi.org/10.1890/0012-9615(1999)069[0219:TASSOK]2.0.CO;2</w:t>
      </w:r>
    </w:p>
    <w:p w14:paraId="12DF0DF1" w14:textId="77777777" w:rsidR="00B00A9A" w:rsidRPr="00B00A9A" w:rsidRDefault="00B00A9A" w:rsidP="00B00A9A">
      <w:pPr>
        <w:pStyle w:val="Bibliography"/>
      </w:pPr>
      <w:r w:rsidRPr="00B00A9A">
        <w:t>Doughty, C.E., Roman, J., Faurby, S., Wolf, A., Haque, A., Bakker, E.S., Malhi, Y., Dunning, J.B., Svenning, J.-C., 2016. Global nutrient transport in a world of giants. Proceedings of the National Academy of Sciences 113, 868–873. https://doi.org/10.1073/pnas.1502549112</w:t>
      </w:r>
    </w:p>
    <w:p w14:paraId="12268D67" w14:textId="77777777" w:rsidR="00B00A9A" w:rsidRPr="00B00A9A" w:rsidRDefault="00B00A9A" w:rsidP="00B00A9A">
      <w:pPr>
        <w:pStyle w:val="Bibliography"/>
      </w:pPr>
      <w:r w:rsidRPr="00B00A9A">
        <w:t>Edgar, G., Stuart-Smith, R., 2009. Ecological effects of marine protected areas on rocky reef communities—a continental-scale analysis. Mar. Ecol. Prog. Ser. 388, 51–62. https://doi.org/10.3354/meps08149</w:t>
      </w:r>
    </w:p>
    <w:p w14:paraId="6C0B5A65" w14:textId="77777777" w:rsidR="00B00A9A" w:rsidRPr="00B00A9A" w:rsidRDefault="00B00A9A" w:rsidP="00B00A9A">
      <w:pPr>
        <w:pStyle w:val="Bibliography"/>
      </w:pPr>
      <w:r w:rsidRPr="00B00A9A">
        <w:t xml:space="preserve">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w:t>
      </w:r>
      <w:r w:rsidRPr="00B00A9A">
        <w:lastRenderedPageBreak/>
        <w:t>basis for conservation of shallow marine life using Reef Life Survey. Biological Conservation 252, 108855. https://doi.org/10.1016/j.biocon.2020.108855</w:t>
      </w:r>
    </w:p>
    <w:p w14:paraId="0A97B474" w14:textId="77777777" w:rsidR="00B00A9A" w:rsidRPr="00B00A9A" w:rsidRDefault="00B00A9A" w:rsidP="00B00A9A">
      <w:pPr>
        <w:pStyle w:val="Bibliography"/>
      </w:pPr>
      <w:r w:rsidRPr="00B00A9A">
        <w:t>Francis, F.T., Côté, I.M., 2018. Fish movement drives spatial and temporal patterns of nutrient provisioning on coral reef patches. Ecosphere 9, e02225. https://doi.org/10.1002/ecs2.2225</w:t>
      </w:r>
    </w:p>
    <w:p w14:paraId="78F27F02" w14:textId="77777777" w:rsidR="00B00A9A" w:rsidRPr="00B00A9A" w:rsidRDefault="00B00A9A" w:rsidP="00B00A9A">
      <w:pPr>
        <w:pStyle w:val="Bibliography"/>
      </w:pPr>
      <w:r w:rsidRPr="00B00A9A">
        <w:t>Froese, R., Thorson, J.T., Reyes Jr, R.B., 2014. A Bayesian approach for estimating length-weight relationships in fishes. Journal of Applied Ichthyology 30, 78–85. https://doi.org/10.1111/jai.12299</w:t>
      </w:r>
    </w:p>
    <w:p w14:paraId="09FF6AC3" w14:textId="77777777" w:rsidR="00B00A9A" w:rsidRPr="00B00A9A" w:rsidRDefault="00B00A9A" w:rsidP="00B00A9A">
      <w:pPr>
        <w:pStyle w:val="Bibliography"/>
      </w:pPr>
      <w:r w:rsidRPr="00B00A9A">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26AF7835" w14:textId="77777777" w:rsidR="00B00A9A" w:rsidRPr="00B00A9A" w:rsidRDefault="00B00A9A" w:rsidP="00B00A9A">
      <w:pPr>
        <w:pStyle w:val="Bibliography"/>
      </w:pPr>
      <w:r w:rsidRPr="00B00A9A">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34A35A07" w14:textId="77777777" w:rsidR="00B00A9A" w:rsidRPr="00B00A9A" w:rsidRDefault="00B00A9A" w:rsidP="00B00A9A">
      <w:pPr>
        <w:pStyle w:val="Bibliography"/>
      </w:pPr>
      <w:r w:rsidRPr="00B00A9A">
        <w:t>Hartig, F., 2022. DHARMa: Residual Diagnostics for Hierarchical (Multi-Level / Mixed) Regression Models. R package version 0.4.6.</w:t>
      </w:r>
    </w:p>
    <w:p w14:paraId="79C19109" w14:textId="77777777" w:rsidR="00B00A9A" w:rsidRPr="00B00A9A" w:rsidRDefault="00B00A9A" w:rsidP="00B00A9A">
      <w:pPr>
        <w:pStyle w:val="Bibliography"/>
      </w:pPr>
      <w:r w:rsidRPr="00B00A9A">
        <w:t>Holbrook, S.J., Brooks, A.J., Schmitt, R.J., Stewart, H.L., 2008. Effects of sheltering fish on growth of their host corals. Mar Biol 155, 521–530. https://doi.org/10.1007/s00227-008-1051-7</w:t>
      </w:r>
    </w:p>
    <w:p w14:paraId="11E605F3" w14:textId="77777777" w:rsidR="00B00A9A" w:rsidRPr="00B00A9A" w:rsidRDefault="00B00A9A" w:rsidP="00B00A9A">
      <w:pPr>
        <w:pStyle w:val="Bibliography"/>
      </w:pPr>
      <w:r w:rsidRPr="00B00A9A">
        <w:t>Holmes, R.M., Aminot, A., Kerouel, R., Hooker, B.A., Peterson, B.J., 1999. A simple and precise method for measuring ammonium in marine and freshwater ecosystems. Canadian Journal of Fisheries and Aquatic Sciences 56, 1801–1808. https://doi.org/10.1139/f99-128</w:t>
      </w:r>
    </w:p>
    <w:p w14:paraId="407F0289" w14:textId="77777777" w:rsidR="00B00A9A" w:rsidRPr="00B00A9A" w:rsidRDefault="00B00A9A" w:rsidP="00B00A9A">
      <w:pPr>
        <w:pStyle w:val="Bibliography"/>
      </w:pPr>
      <w:r w:rsidRPr="00B00A9A">
        <w:t>Howard, B.R., Francis, F.T., Côté, I.M., Therriault, T.W., 2019. Habitat alteration by invasive European green crab (Carcinus maenas) causes eelgrass loss in British Columbia, Canada. Biol Invasions 21, 3607–3618. https://doi.org/10.1007/s10530-019-02072-z</w:t>
      </w:r>
    </w:p>
    <w:p w14:paraId="639111A4" w14:textId="77777777" w:rsidR="00B00A9A" w:rsidRPr="00B00A9A" w:rsidRDefault="00B00A9A" w:rsidP="00B00A9A">
      <w:pPr>
        <w:pStyle w:val="Bibliography"/>
      </w:pPr>
      <w:r w:rsidRPr="00B00A9A">
        <w:t>Layman, C.A., Allgeier, J.E., Montaña, C.G., 2016. Mechanistic evidence of enhanced production on artificial reefs: A case study in a Bahamian seagrass ecosystem. Ecol Eng 95, 574–579. https://doi.org/10.1016/j.ecoleng.2016.06.109</w:t>
      </w:r>
    </w:p>
    <w:p w14:paraId="4F5EB28B" w14:textId="77777777" w:rsidR="00B00A9A" w:rsidRPr="00B00A9A" w:rsidRDefault="00B00A9A" w:rsidP="00B00A9A">
      <w:pPr>
        <w:pStyle w:val="Bibliography"/>
      </w:pPr>
      <w:r w:rsidRPr="00B00A9A">
        <w:t>Leibold, M.A., 1991. Biodiversity and nutrient enrichment in pond plankton communities. Evol. Ecol. Res 1, 73–95.</w:t>
      </w:r>
    </w:p>
    <w:p w14:paraId="7EF462E6" w14:textId="77777777" w:rsidR="00B00A9A" w:rsidRPr="00B00A9A" w:rsidRDefault="00B00A9A" w:rsidP="00B00A9A">
      <w:pPr>
        <w:pStyle w:val="Bibliography"/>
      </w:pPr>
      <w:r w:rsidRPr="00B00A9A">
        <w:t>Lobban, C.S., Harrison, P.J., 1994. Seaweed Ecology and Physiology. Cambridge University Press.</w:t>
      </w:r>
    </w:p>
    <w:p w14:paraId="0082FAAF" w14:textId="77777777" w:rsidR="00B00A9A" w:rsidRPr="00B00A9A" w:rsidRDefault="00B00A9A" w:rsidP="00B00A9A">
      <w:pPr>
        <w:pStyle w:val="Bibliography"/>
      </w:pPr>
      <w:r w:rsidRPr="00B00A9A">
        <w:t>Lowman, H.E., Hirsch, M.E., Brzezinski, M.A., Melack, J.M., 2023. Examining the Potential of Sandy Marine Sediments Surrounding Giant Kelp Forests to Provide Recycled Nutrients for Growth. Journal of Coastal Research 39, 442–454. https://doi.org/10.2112/JCOASTRES-D-22-00035.1</w:t>
      </w:r>
    </w:p>
    <w:p w14:paraId="3BD7B90E" w14:textId="77777777" w:rsidR="00B00A9A" w:rsidRPr="00B00A9A" w:rsidRDefault="00B00A9A" w:rsidP="00B00A9A">
      <w:pPr>
        <w:pStyle w:val="Bibliography"/>
      </w:pPr>
      <w:r w:rsidRPr="00B00A9A">
        <w:t>Mann, K.H., 1973. Seaweeds: Their Productivity and Strategy for Growth. Science 182, 975–981. https://doi.org/10.1126/science.182.4116.975</w:t>
      </w:r>
    </w:p>
    <w:p w14:paraId="5DE331BD" w14:textId="77777777" w:rsidR="00B00A9A" w:rsidRPr="00B00A9A" w:rsidRDefault="00B00A9A" w:rsidP="00B00A9A">
      <w:pPr>
        <w:pStyle w:val="Bibliography"/>
      </w:pPr>
      <w:r w:rsidRPr="00B00A9A">
        <w:t>McInturf, A.G., Pollack, L., Yang, L.H., Spiegel, O., 2019. Vectors with autonomy: what distinguishes animal-mediated nutrient transport from abiotic vectors? Biological Reviews 94, 1761–1773. https://doi.org/10.1111/brv.12525</w:t>
      </w:r>
    </w:p>
    <w:p w14:paraId="6FF81B4A" w14:textId="77777777" w:rsidR="00B00A9A" w:rsidRPr="00B00A9A" w:rsidRDefault="00B00A9A" w:rsidP="00B00A9A">
      <w:pPr>
        <w:pStyle w:val="Bibliography"/>
      </w:pPr>
      <w:r w:rsidRPr="00B00A9A">
        <w:lastRenderedPageBreak/>
        <w:t>Menge, B.A., 1992. Community Regulation: Under What Conditions Are Bottom-Up Factors Important on Rocky Shores? Ecology 73, 755–765. https://doi.org/10.2307/1940155</w:t>
      </w:r>
    </w:p>
    <w:p w14:paraId="1C3BDAD9" w14:textId="77777777" w:rsidR="00B00A9A" w:rsidRPr="00B00A9A" w:rsidRDefault="00B00A9A" w:rsidP="00B00A9A">
      <w:pPr>
        <w:pStyle w:val="Bibliography"/>
      </w:pPr>
      <w:r w:rsidRPr="00B00A9A">
        <w:t>Meyer, J.L., Schultz, E.T., 1985. Migrating haemulid fishes as a source of nutrients and organic matter on coral reefs. Limnol Oceanogr 30, 146–156.</w:t>
      </w:r>
    </w:p>
    <w:p w14:paraId="3F477F23" w14:textId="77777777" w:rsidR="00B00A9A" w:rsidRPr="00B00A9A" w:rsidRDefault="00B00A9A" w:rsidP="00B00A9A">
      <w:pPr>
        <w:pStyle w:val="Bibliography"/>
      </w:pPr>
      <w:r w:rsidRPr="00B00A9A">
        <w:t>Meyer, J.L., Schultz, E.T., Helfman, G.S., 1983. Fish schools: An asset to corals. Science 220, 1047–1049. https://doi.org/10.1126/science.220.4601.1047</w:t>
      </w:r>
    </w:p>
    <w:p w14:paraId="34E5466B" w14:textId="77777777" w:rsidR="00B00A9A" w:rsidRPr="00B00A9A" w:rsidRDefault="00B00A9A" w:rsidP="00B00A9A">
      <w:pPr>
        <w:pStyle w:val="Bibliography"/>
      </w:pPr>
      <w:r w:rsidRPr="00B00A9A">
        <w:t>Nielsen, K.J., Navarrete, S.A., 2004. Mesoscale regulation comes from the bottom-up: intertidal interactions between consumers and upwelling. Ecology Letters 7, 31–41. https://doi.org/10.1046/j.1461-0248.2003.00542.x</w:t>
      </w:r>
    </w:p>
    <w:p w14:paraId="5ACB5581" w14:textId="77777777" w:rsidR="00B00A9A" w:rsidRPr="00B00A9A" w:rsidRDefault="00B00A9A" w:rsidP="00B00A9A">
      <w:pPr>
        <w:pStyle w:val="Bibliography"/>
      </w:pPr>
      <w:r w:rsidRPr="00B00A9A">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459C1F83" w14:textId="77777777" w:rsidR="00B00A9A" w:rsidRPr="00B00A9A" w:rsidRDefault="00B00A9A" w:rsidP="00B00A9A">
      <w:pPr>
        <w:pStyle w:val="Bibliography"/>
      </w:pPr>
      <w:r w:rsidRPr="00B00A9A">
        <w:t>Paine, R.T., 1986. Benthic community—water column coupling during the 1982-1983 El Niño. Are community changes at high latitudes attributable to cause or coincidence?1. Limnology and Oceanography 31, 351–360. https://doi.org/10.4319/lo.1986.31.2.0351</w:t>
      </w:r>
    </w:p>
    <w:p w14:paraId="1171C2C7" w14:textId="77777777" w:rsidR="00B00A9A" w:rsidRPr="00B00A9A" w:rsidRDefault="00B00A9A" w:rsidP="00B00A9A">
      <w:pPr>
        <w:pStyle w:val="Bibliography"/>
      </w:pPr>
      <w:r w:rsidRPr="00B00A9A">
        <w:t>Pawlowicz, R., 2017. Seasonal cycles, hypoxia, and renewal in a coastal fjord (Barkley Sound, British Columbia). Atmosphere-Ocean 55, 264–283. https://doi.org/10.1080/07055900.2017.1374240</w:t>
      </w:r>
    </w:p>
    <w:p w14:paraId="544A0C22" w14:textId="77777777" w:rsidR="00B00A9A" w:rsidRPr="00B00A9A" w:rsidRDefault="00B00A9A" w:rsidP="00B00A9A">
      <w:pPr>
        <w:pStyle w:val="Bibliography"/>
      </w:pPr>
      <w:r w:rsidRPr="00B00A9A">
        <w:t>Peters, J.R., Reed, D.C., Burkepile, D.E., 2019. Climate and fishing drive regime shifts in consumer-mediated nutrient cycling in kelp forests. Glob Change Biol 25, 3179–3192. https://doi.org/10.1111/gcb.14706</w:t>
      </w:r>
    </w:p>
    <w:p w14:paraId="37C044E6" w14:textId="77777777" w:rsidR="00B00A9A" w:rsidRPr="00B00A9A" w:rsidRDefault="00B00A9A" w:rsidP="00B00A9A">
      <w:pPr>
        <w:pStyle w:val="Bibliography"/>
      </w:pPr>
      <w:r w:rsidRPr="00B00A9A">
        <w:t>Pfister, C.A., Altabet, M.A., Post, D., 2014. Animal regeneration and microbial retention of nitrogen along coastal rocky shores. Ecology 95, 2803–2814. https://doi.org/10.1890/13-1825.1</w:t>
      </w:r>
    </w:p>
    <w:p w14:paraId="66200F82" w14:textId="77777777" w:rsidR="00B00A9A" w:rsidRPr="00B00A9A" w:rsidRDefault="00B00A9A" w:rsidP="00B00A9A">
      <w:pPr>
        <w:pStyle w:val="Bibliography"/>
      </w:pPr>
      <w:r w:rsidRPr="00B00A9A">
        <w:t>Pfister, C.A., Altabet, M.A., Weigel, B.L., 2019. Kelp beds and their local effects on seawater chemistry, productivity, and microbial communities. Ecology 100, e02798. https://doi.org/10.1002/ecy.2798</w:t>
      </w:r>
    </w:p>
    <w:p w14:paraId="76FFD3E7" w14:textId="77777777" w:rsidR="00B00A9A" w:rsidRPr="00B00A9A" w:rsidRDefault="00B00A9A" w:rsidP="00B00A9A">
      <w:pPr>
        <w:pStyle w:val="Bibliography"/>
      </w:pPr>
      <w:r w:rsidRPr="00B00A9A">
        <w:t>Phillips, J.C., Hurd, C.L., 2004. Kinetics of nitrate, ammonium, and urea uptake by four intertidal seaweeds from New Zealand. J Phycol 40, 534–545. https://doi.org/10.1111/j.1529-8817.2004.03157.x</w:t>
      </w:r>
    </w:p>
    <w:p w14:paraId="4F71316A" w14:textId="77777777" w:rsidR="00B00A9A" w:rsidRPr="00B00A9A" w:rsidRDefault="00B00A9A" w:rsidP="00B00A9A">
      <w:pPr>
        <w:pStyle w:val="Bibliography"/>
      </w:pPr>
      <w:r w:rsidRPr="00B00A9A">
        <w:t>Probyn, T.A., Chapman, A.R.O., 1983. Summer growth of Chordaria flagelliformis (O.F. Muell.) C. Ag.: Physiological strategies in a nutrient stressed environment. Journal of Experimental Marine Biology and Ecology 73, 243–271. https://doi.org/10.1016/0022-0981(83)90050-3</w:t>
      </w:r>
    </w:p>
    <w:p w14:paraId="448189F2" w14:textId="77777777" w:rsidR="00B00A9A" w:rsidRPr="00B00A9A" w:rsidRDefault="00B00A9A" w:rsidP="00B00A9A">
      <w:pPr>
        <w:pStyle w:val="Bibliography"/>
      </w:pPr>
      <w:r w:rsidRPr="00B00A9A">
        <w:t>R Core Team, 2019. R: A language and environment for statistical computing.</w:t>
      </w:r>
    </w:p>
    <w:p w14:paraId="3895EBF8" w14:textId="77777777" w:rsidR="00B00A9A" w:rsidRPr="00B00A9A" w:rsidRDefault="00B00A9A" w:rsidP="00B00A9A">
      <w:pPr>
        <w:pStyle w:val="Bibliography"/>
      </w:pPr>
      <w:r w:rsidRPr="00B00A9A">
        <w:t>Roman, J., McCarthy, J.J., 2010. The Whale Pump: Marine Mammals Enhance Primary Productivity in a Coastal Basin. PLoS ONE 5, e13255. https://doi.org/10.1371/journal.pone.0013255</w:t>
      </w:r>
    </w:p>
    <w:p w14:paraId="6A8A67E0" w14:textId="77777777" w:rsidR="00B00A9A" w:rsidRPr="00B00A9A" w:rsidRDefault="00B00A9A" w:rsidP="00B00A9A">
      <w:pPr>
        <w:pStyle w:val="Bibliography"/>
      </w:pPr>
      <w:r w:rsidRPr="00B00A9A">
        <w:t>RStudio Team, 2016. RStudio: Integrated development for R.</w:t>
      </w:r>
    </w:p>
    <w:p w14:paraId="5ABFF3F6" w14:textId="77777777" w:rsidR="00B00A9A" w:rsidRPr="00B00A9A" w:rsidRDefault="00B00A9A" w:rsidP="00B00A9A">
      <w:pPr>
        <w:pStyle w:val="Bibliography"/>
      </w:pPr>
      <w:r w:rsidRPr="00B00A9A">
        <w:lastRenderedPageBreak/>
        <w:t>Sellers, A.J., Leung, B., Torchin, M.E., 2020. Global meta-analysis of how marine upwelling affects herbivory. Global Ecology and Biogeography 29, 370–383. https://doi.org/10.1111/geb.13023</w:t>
      </w:r>
    </w:p>
    <w:p w14:paraId="10FEFA50" w14:textId="77777777" w:rsidR="00B00A9A" w:rsidRPr="00B00A9A" w:rsidRDefault="00B00A9A" w:rsidP="00B00A9A">
      <w:pPr>
        <w:pStyle w:val="Bibliography"/>
      </w:pPr>
      <w:r w:rsidRPr="00B00A9A">
        <w:t>Shantz, A.A., Ladd, M.C., Schrack, E., Burkepile, D.E., 2015. Fish-derived nutrient hotspots shape coral reef benthic communities. Ecological Applications 25, 2142–2152. https://doi.org/10.1890/14-2209.1</w:t>
      </w:r>
    </w:p>
    <w:p w14:paraId="20D58FA7" w14:textId="77777777" w:rsidR="00B00A9A" w:rsidRPr="00B00A9A" w:rsidRDefault="00B00A9A" w:rsidP="00B00A9A">
      <w:pPr>
        <w:pStyle w:val="Bibliography"/>
      </w:pPr>
      <w:r w:rsidRPr="00B00A9A">
        <w:t>Shrestha, J., Coale, K.H., Hamilton, S.L., 2023. Empirical measurements of ammonium excretion in kelp forest fishes: Effects of body size, taxonomy and trophic guild. Journal of Experimental Marine Biology and Ecology 569, 151956. https://doi.org/10.1016/j.jembe.2023.151956</w:t>
      </w:r>
    </w:p>
    <w:p w14:paraId="3BF4C32C" w14:textId="77777777" w:rsidR="00B00A9A" w:rsidRPr="00B00A9A" w:rsidRDefault="00B00A9A" w:rsidP="00B00A9A">
      <w:pPr>
        <w:pStyle w:val="Bibliography"/>
      </w:pPr>
      <w:r w:rsidRPr="00B00A9A">
        <w:t>Starko, S., Neufeld, C.J., Gendall, L., Timmer, B., Campbell, L., Yakimishyn, J., Druehl, L., Baum, J.K., 2022. Microclimate predicts kelp forest extinction in the face of direct and indirect marine heatwave effects. Ecological Applications 32, e2673. https://doi.org/10.1002/eap.2673</w:t>
      </w:r>
    </w:p>
    <w:p w14:paraId="37F05018" w14:textId="77777777" w:rsidR="00B00A9A" w:rsidRPr="00B00A9A" w:rsidRDefault="00B00A9A" w:rsidP="00B00A9A">
      <w:pPr>
        <w:pStyle w:val="Bibliography"/>
      </w:pPr>
      <w:r w:rsidRPr="00B00A9A">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193D6BC8" w14:textId="77777777" w:rsidR="00B00A9A" w:rsidRPr="00B00A9A" w:rsidRDefault="00B00A9A" w:rsidP="00B00A9A">
      <w:pPr>
        <w:pStyle w:val="Bibliography"/>
      </w:pPr>
      <w:r w:rsidRPr="00B00A9A">
        <w:t>Steneck, R.S., Graham, M.H., Bourque, B.J., Corbett, D., Erlandson, J.M., Estes, J.A., Tegner, M.J., 2002. Kelp forest ecosystems: biodiversity, stability, resilience and future. Environmental Conservation 29, 436–459. https://doi.org/10.1017/S0376892902000322</w:t>
      </w:r>
    </w:p>
    <w:p w14:paraId="645CA0EF" w14:textId="77777777" w:rsidR="00B00A9A" w:rsidRPr="00B00A9A" w:rsidRDefault="00B00A9A" w:rsidP="00B00A9A">
      <w:pPr>
        <w:pStyle w:val="Bibliography"/>
      </w:pPr>
      <w:r w:rsidRPr="00B00A9A">
        <w:t>Tanasichuk, R., 1998. Interannual variations in the population biology and productivity of Euphausia pacifica in Barkley Sound, Canada, with special reference to the 1992 and 1993 warm ocean years. Mar. Ecol. Prog. Ser. 173, 163–180. https://doi.org/10.3354/meps173163</w:t>
      </w:r>
    </w:p>
    <w:p w14:paraId="5096E364" w14:textId="77777777" w:rsidR="00B00A9A" w:rsidRPr="00B00A9A" w:rsidRDefault="00B00A9A" w:rsidP="00B00A9A">
      <w:pPr>
        <w:pStyle w:val="Bibliography"/>
      </w:pPr>
      <w:r w:rsidRPr="00B00A9A">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479E42C1" w14:textId="77777777" w:rsidR="00B00A9A" w:rsidRPr="00B00A9A" w:rsidRDefault="00B00A9A" w:rsidP="00B00A9A">
      <w:pPr>
        <w:pStyle w:val="Bibliography"/>
      </w:pPr>
      <w:r w:rsidRPr="00B00A9A">
        <w:t>Tilman, G.D., 1984. Plant Dominance Along an Experimental Nutrient Gradient. Ecology 65, 1445–1453. https://doi.org/10.2307/1939125</w:t>
      </w:r>
    </w:p>
    <w:p w14:paraId="1D73AE46" w14:textId="77777777" w:rsidR="00B00A9A" w:rsidRPr="00B00A9A" w:rsidRDefault="00B00A9A" w:rsidP="00B00A9A">
      <w:pPr>
        <w:pStyle w:val="Bibliography"/>
      </w:pPr>
      <w:r w:rsidRPr="00B00A9A">
        <w:t>Uthicke, S., 2001. Nutrient regeneration by abundant coral reef holothurians. J. Exp. Mar. Biol. Ecol. 265, 153–170. https://doi.org/10.1016/S0022-0981(01)00329-X</w:t>
      </w:r>
    </w:p>
    <w:p w14:paraId="79F163D5" w14:textId="77777777" w:rsidR="00B00A9A" w:rsidRPr="00B00A9A" w:rsidRDefault="00B00A9A" w:rsidP="00B00A9A">
      <w:pPr>
        <w:pStyle w:val="Bibliography"/>
      </w:pPr>
      <w:r w:rsidRPr="00B00A9A">
        <w:t>Vanni, M.J., 2002. Nutrient cycling by animals in freshwater ecosystems. Annu Rev Ecol Syst 33, 341–370. https://doi.org/10.1146/annurev.ecolsys.33.010802.150519</w:t>
      </w:r>
    </w:p>
    <w:p w14:paraId="3C8FC942" w14:textId="77777777" w:rsidR="00B00A9A" w:rsidRPr="00B00A9A" w:rsidRDefault="00B00A9A" w:rsidP="00B00A9A">
      <w:pPr>
        <w:pStyle w:val="Bibliography"/>
      </w:pPr>
      <w:r w:rsidRPr="00B00A9A">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43D87EFA"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lastRenderedPageBreak/>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Pfister, Altabet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Make sure to compare magnitudes of variation! 0 – 20 umol nitrite, what increases did Pfister or Aquilio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6-10T11:28:00Z" w:initials="EL">
    <w:p w14:paraId="4BFDD7D3" w14:textId="77777777"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1" w:author="Isabelle Cote" w:date="2024-02-07T10:58:00Z" w:initials="IC">
    <w:p w14:paraId="40C93B3D" w14:textId="77777777" w:rsidR="005831E6" w:rsidRDefault="005831E6" w:rsidP="00CE5810">
      <w:pPr>
        <w:pStyle w:val="CommentText"/>
      </w:pPr>
      <w:r>
        <w:rPr>
          <w:rStyle w:val="CommentReference"/>
        </w:rPr>
        <w:annotationRef/>
      </w:r>
      <w:r>
        <w:t>I will read this once the MS is complete</w:t>
      </w:r>
    </w:p>
  </w:comment>
  <w:comment w:id="3" w:author="Isabelle Cote" w:date="2024-07-22T11:45:00Z" w:initials="IC">
    <w:p w14:paraId="77D93B77" w14:textId="77777777" w:rsidR="00B61844" w:rsidRDefault="00B61844" w:rsidP="00B61844">
      <w:pPr>
        <w:pStyle w:val="CommentText"/>
      </w:pPr>
      <w:r>
        <w:rPr>
          <w:rStyle w:val="CommentReference"/>
        </w:rPr>
        <w:annotationRef/>
      </w:r>
      <w:r>
        <w:t>For word variation (since you have examination in the previous sentence)</w:t>
      </w:r>
    </w:p>
  </w:comment>
  <w:comment w:id="21" w:author="Kieran Cox" w:date="2024-03-21T11:31:00Z" w:initials="KC">
    <w:p w14:paraId="5AAB2810" w14:textId="12D94B5D"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22"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23"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34" w:author="Isabelle Cote" w:date="2024-07-22T11:49:00Z" w:initials="IC">
    <w:p w14:paraId="08D131CF" w14:textId="77777777" w:rsidR="00B61844" w:rsidRDefault="00B61844" w:rsidP="00B61844">
      <w:pPr>
        <w:pStyle w:val="CommentText"/>
      </w:pPr>
      <w:r>
        <w:rPr>
          <w:rStyle w:val="CommentReference"/>
        </w:rPr>
        <w:annotationRef/>
      </w:r>
      <w:r>
        <w:t xml:space="preserve"> This sentence doesn’t quite work. Needs something about scale</w:t>
      </w:r>
    </w:p>
  </w:comment>
  <w:comment w:id="37" w:author="Em Lim" w:date="2024-07-02T10:08:00Z" w:initials="EL">
    <w:p w14:paraId="73D02BD6" w14:textId="0B455F36" w:rsidR="00375CD0" w:rsidRDefault="00375CD0" w:rsidP="00375CD0">
      <w:pPr>
        <w:pBdr>
          <w:top w:val="nil"/>
          <w:left w:val="nil"/>
          <w:bottom w:val="nil"/>
          <w:right w:val="nil"/>
          <w:between w:val="nil"/>
        </w:pBdr>
        <w:spacing w:line="480" w:lineRule="auto"/>
        <w:rPr>
          <w:rFonts w:ascii="Times New Roman" w:eastAsia="Times New Roman" w:hAnsi="Times New Roman" w:cs="Times New Roman"/>
          <w:color w:val="000000"/>
        </w:rPr>
      </w:pPr>
      <w:r>
        <w:rPr>
          <w:rStyle w:val="CommentReference"/>
        </w:rPr>
        <w:annotationRef/>
      </w:r>
      <w:r>
        <w:t xml:space="preserve">Alt: </w:t>
      </w:r>
      <w:r>
        <w:rPr>
          <w:rFonts w:ascii="Times New Roman" w:eastAsia="Times New Roman" w:hAnsi="Times New Roman" w:cs="Times New Roman"/>
          <w:color w:val="000000"/>
        </w:rPr>
        <w:t xml:space="preserve">Variation in resource availability across spatial and temporal scales can drive substantial heterogeneity in primary productivity within and across ecosystems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Bottom-up control, whereby </w:t>
      </w:r>
      <w:r w:rsidRPr="005F1E8D">
        <w:rPr>
          <w:rFonts w:ascii="Times New Roman" w:eastAsia="Times New Roman" w:hAnsi="Times New Roman" w:cs="Times New Roman"/>
          <w:color w:val="000000"/>
        </w:rPr>
        <w:t>community structure depends on factors producing variation in the resources available to lower trophic levels</w:t>
      </w:r>
      <w:r>
        <w:rPr>
          <w:rFonts w:ascii="Times New Roman" w:eastAsia="Times New Roman" w:hAnsi="Times New Roman" w:cs="Times New Roman"/>
          <w:color w:val="000000"/>
        </w:rPr>
        <w:t xml:space="preserve">, appears to influence many marine ecosystems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(Gruner et al., 2008)</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p>
    <w:p w14:paraId="4220FE55" w14:textId="39510240" w:rsidR="00375CD0" w:rsidRDefault="00375CD0">
      <w:pPr>
        <w:pStyle w:val="CommentText"/>
      </w:pPr>
    </w:p>
  </w:comment>
  <w:comment w:id="38" w:author="Isabelle Cote" w:date="2024-07-23T09:39:00Z" w:initials="IC">
    <w:p w14:paraId="73E3C52D" w14:textId="77777777" w:rsidR="002216A4" w:rsidRDefault="002216A4" w:rsidP="002216A4">
      <w:pPr>
        <w:pStyle w:val="CommentText"/>
      </w:pPr>
      <w:r>
        <w:rPr>
          <w:rStyle w:val="CommentReference"/>
        </w:rPr>
        <w:annotationRef/>
      </w:r>
      <w:r>
        <w:t>I prefer what you already have</w:t>
      </w:r>
    </w:p>
  </w:comment>
  <w:comment w:id="59" w:author="Isabelle Cote" w:date="2024-07-23T09:44:00Z" w:initials="IC">
    <w:p w14:paraId="377D4F44" w14:textId="77777777" w:rsidR="002216A4" w:rsidRDefault="002216A4" w:rsidP="002216A4">
      <w:pPr>
        <w:pStyle w:val="CommentText"/>
      </w:pPr>
      <w:r>
        <w:rPr>
          <w:rStyle w:val="CommentReference"/>
        </w:rPr>
        <w:annotationRef/>
      </w:r>
      <w:r>
        <w:t>Primary productivity or nutrient concentrations?</w:t>
      </w:r>
    </w:p>
  </w:comment>
  <w:comment w:id="61" w:author="Kieran Cox" w:date="2024-03-21T14:20:00Z" w:initials="KC">
    <w:p w14:paraId="16B9DBAC" w14:textId="399CF706" w:rsidR="005831E6" w:rsidRDefault="005831E6"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62" w:author="Em Lim" w:date="2024-03-26T08:59:00Z" w:initials="EL">
    <w:p w14:paraId="5D0E611E" w14:textId="6CD030B1" w:rsidR="005831E6" w:rsidRDefault="005831E6">
      <w:pPr>
        <w:pStyle w:val="CommentText"/>
      </w:pPr>
      <w:r>
        <w:rPr>
          <w:rStyle w:val="CommentReference"/>
        </w:rPr>
        <w:annotationRef/>
      </w:r>
      <w:r>
        <w:t>They transport nitrogen both in their tissues and also excrete and egest nitrogen</w:t>
      </w:r>
    </w:p>
  </w:comment>
  <w:comment w:id="67" w:author="Em Lim" w:date="2024-06-17T11:23:00Z" w:initials="EL">
    <w:p w14:paraId="59D54C52" w14:textId="77777777"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68" w:author="Isabelle Cote" w:date="2024-07-23T09:49:00Z" w:initials="IC">
    <w:p w14:paraId="4C4333DD" w14:textId="77777777" w:rsidR="00B62F21" w:rsidRDefault="00B62F21" w:rsidP="00B62F21">
      <w:pPr>
        <w:pStyle w:val="CommentText"/>
      </w:pPr>
      <w:r>
        <w:rPr>
          <w:rStyle w:val="CommentReference"/>
        </w:rPr>
        <w:annotationRef/>
      </w:r>
      <w:r>
        <w:t>Cite Broitman in the parenthesis</w:t>
      </w:r>
    </w:p>
  </w:comment>
  <w:comment w:id="75" w:author="Kieran Cox" w:date="2024-03-21T16:37:00Z" w:initials="KC">
    <w:p w14:paraId="106FF508" w14:textId="49BE6461"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99" w:author="Isabelle Cote" w:date="2024-07-23T10:04:00Z" w:initials="IC">
    <w:p w14:paraId="4B66C07D" w14:textId="77777777" w:rsidR="009962D6" w:rsidRDefault="009962D6" w:rsidP="009962D6">
      <w:pPr>
        <w:pStyle w:val="CommentText"/>
      </w:pPr>
      <w:r>
        <w:rPr>
          <w:rStyle w:val="CommentReference"/>
        </w:rPr>
        <w:annotationRef/>
      </w:r>
      <w:r>
        <w:t>This doesn’t quite jive with the argument you made in the third paragraph about the potential for small-scale variability above mussel beds...</w:t>
      </w:r>
    </w:p>
  </w:comment>
  <w:comment w:id="104" w:author="Isabelle Cote" w:date="2024-07-23T10:35:00Z" w:initials="IC">
    <w:p w14:paraId="4DABD73D" w14:textId="77777777" w:rsidR="00DF22E5" w:rsidRDefault="00DF22E5" w:rsidP="00DF22E5">
      <w:pPr>
        <w:pStyle w:val="CommentText"/>
      </w:pPr>
      <w:r>
        <w:rPr>
          <w:rStyle w:val="CommentReference"/>
        </w:rPr>
        <w:annotationRef/>
      </w:r>
      <w:r>
        <w:t>Reviewers might wonder what’s ‘ecologically relevant’, and this paper won’t explicitly link the levels of nutrients you see to an ecological effect</w:t>
      </w:r>
    </w:p>
  </w:comment>
  <w:comment w:id="123" w:author="Isabelle Cote" w:date="2024-07-23T10:38:00Z" w:initials="IC">
    <w:p w14:paraId="04592D08" w14:textId="77777777" w:rsidR="00DF22E5" w:rsidRDefault="00DF22E5" w:rsidP="00DF22E5">
      <w:pPr>
        <w:pStyle w:val="CommentText"/>
      </w:pPr>
      <w:r>
        <w:rPr>
          <w:rStyle w:val="CommentReference"/>
        </w:rPr>
        <w:annotationRef/>
      </w:r>
      <w:r>
        <w:t xml:space="preserve"> You so have the hang of using this word properly. I love it!</w:t>
      </w:r>
    </w:p>
  </w:comment>
  <w:comment w:id="127" w:author="Kieran Cox" w:date="2024-03-22T07:51:00Z" w:initials="KC">
    <w:p w14:paraId="0D4D4846" w14:textId="6377A944" w:rsidR="005831E6" w:rsidRDefault="005831E6"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128" w:author="Isabelle Cote" w:date="2024-07-23T10:41:00Z" w:initials="IC">
    <w:p w14:paraId="749A1E21" w14:textId="77777777" w:rsidR="00250785" w:rsidRDefault="00250785" w:rsidP="00250785">
      <w:pPr>
        <w:pStyle w:val="CommentText"/>
      </w:pPr>
      <w:r>
        <w:rPr>
          <w:rStyle w:val="CommentReference"/>
        </w:rPr>
        <w:annotationRef/>
      </w:r>
      <w:r>
        <w:t>Good idea!</w:t>
      </w:r>
    </w:p>
  </w:comment>
  <w:comment w:id="132" w:author="Kieran Cox" w:date="2024-03-22T08:46:00Z" w:initials="KC">
    <w:p w14:paraId="005215D3" w14:textId="0DFE1520"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33"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34" w:author="Isabelle Cote" w:date="2024-02-07T14:32:00Z" w:initials="IC">
    <w:p w14:paraId="39119A83" w14:textId="47764534" w:rsidR="005831E6" w:rsidRDefault="005831E6" w:rsidP="00895C86">
      <w:pPr>
        <w:pStyle w:val="CommentText"/>
      </w:pPr>
      <w:r>
        <w:rPr>
          <w:rStyle w:val="CommentReference"/>
        </w:rPr>
        <w:annotationRef/>
      </w:r>
      <w:r>
        <w:t>The reviewers might wonder about the change and whether it had an impact on the results</w:t>
      </w:r>
    </w:p>
  </w:comment>
  <w:comment w:id="135" w:author="Kieran Cox" w:date="2024-03-22T08:48:00Z" w:initials="KC">
    <w:p w14:paraId="40ACD5F1" w14:textId="77777777" w:rsidR="005831E6" w:rsidRDefault="005831E6"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138" w:author="Em Lim" w:date="2024-02-15T16:49:00Z" w:initials="EL">
    <w:p w14:paraId="53EF394E" w14:textId="3D955652" w:rsidR="005831E6" w:rsidRDefault="005831E6">
      <w:pPr>
        <w:pStyle w:val="CommentText"/>
      </w:pPr>
      <w:r>
        <w:rPr>
          <w:rStyle w:val="CommentReference"/>
        </w:rPr>
        <w:annotationRef/>
      </w:r>
      <w:r>
        <w:t xml:space="preserve">Sample depths ranged from 0.7 – 5 m deep, but each pair was collected at the same depth </w:t>
      </w:r>
    </w:p>
  </w:comment>
  <w:comment w:id="139" w:author="Kieran Cox" w:date="2024-03-22T09:49:00Z" w:initials="KC">
    <w:p w14:paraId="750B71F8" w14:textId="77777777"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140"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146" w:author="Isabelle Cote" w:date="2024-07-23T10:58:00Z" w:initials="IC">
    <w:p w14:paraId="42A6BFCE" w14:textId="77777777" w:rsidR="000C156B" w:rsidRDefault="000C156B" w:rsidP="000C156B">
      <w:pPr>
        <w:pStyle w:val="CommentText"/>
      </w:pPr>
      <w:r>
        <w:rPr>
          <w:rStyle w:val="CommentReference"/>
        </w:rPr>
        <w:annotationRef/>
      </w:r>
      <w:r>
        <w:t>OK?</w:t>
      </w:r>
    </w:p>
  </w:comment>
  <w:comment w:id="156" w:author="Kieran Cox" w:date="2024-03-22T09:52:00Z" w:initials="KC">
    <w:p w14:paraId="1462B7F6" w14:textId="4099BB8F"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157"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158" w:author="Em Lim" w:date="2024-05-08T10:51:00Z" w:initials="EL">
    <w:p w14:paraId="10489376" w14:textId="23EB9BB0" w:rsidR="005831E6" w:rsidRDefault="005831E6">
      <w:pPr>
        <w:pStyle w:val="CommentText"/>
      </w:pPr>
      <w:r>
        <w:rPr>
          <w:rStyle w:val="CommentReference"/>
        </w:rPr>
        <w:annotationRef/>
      </w:r>
      <w:r>
        <w:t>Not sure if it’s best to just state this when I first explain RLS methods, or repeat it here when I explain animal abundance</w:t>
      </w:r>
    </w:p>
  </w:comment>
  <w:comment w:id="159" w:author="Isabelle Cote" w:date="2024-07-23T11:16:00Z" w:initials="IC">
    <w:p w14:paraId="64F5D9CE" w14:textId="77777777" w:rsidR="00F013CE" w:rsidRDefault="00F013CE" w:rsidP="00F013CE">
      <w:pPr>
        <w:pStyle w:val="CommentText"/>
      </w:pPr>
      <w:r>
        <w:rPr>
          <w:rStyle w:val="CommentReference"/>
        </w:rPr>
        <w:annotationRef/>
      </w:r>
      <w:r>
        <w:t>Best to have it here. I’ve deleted it from above</w:t>
      </w:r>
    </w:p>
  </w:comment>
  <w:comment w:id="164" w:author="Isabelle Cote" w:date="2024-07-23T11:22:00Z" w:initials="IC">
    <w:p w14:paraId="47C177F3" w14:textId="77777777" w:rsidR="00F013CE" w:rsidRDefault="00F013CE" w:rsidP="00F013CE">
      <w:pPr>
        <w:pStyle w:val="CommentText"/>
      </w:pPr>
      <w:r>
        <w:rPr>
          <w:rStyle w:val="CommentReference"/>
        </w:rPr>
        <w:annotationRef/>
      </w:r>
      <w:r>
        <w:t>Technically, Shannon and Simpson seem to be equivalent</w:t>
      </w:r>
    </w:p>
  </w:comment>
  <w:comment w:id="194" w:author="Em Lim" w:date="2024-07-02T10:45:00Z" w:initials="EL">
    <w:p w14:paraId="22BF149A" w14:textId="427179AB" w:rsidR="00A067A6" w:rsidRDefault="00A067A6">
      <w:pPr>
        <w:pStyle w:val="CommentText"/>
      </w:pPr>
      <w:r>
        <w:rPr>
          <w:rStyle w:val="CommentReference"/>
        </w:rPr>
        <w:annotationRef/>
      </w:r>
      <w:r>
        <w:rPr>
          <w:rFonts w:ascii="Times New Roman" w:hAnsi="Times New Roman" w:cs="Times New Roman"/>
          <w:lang w:val="en-CA"/>
        </w:rPr>
        <w:t>0.37 ± 0.20 μM/kg animal biomass</w:t>
      </w:r>
    </w:p>
  </w:comment>
  <w:comment w:id="195" w:author="Em Lim" w:date="2024-07-02T10:46:00Z" w:initials="EL">
    <w:p w14:paraId="179F601D" w14:textId="50A6C2A1" w:rsidR="00A067A6" w:rsidRDefault="00A067A6">
      <w:pPr>
        <w:pStyle w:val="CommentText"/>
      </w:pPr>
      <w:r>
        <w:rPr>
          <w:rStyle w:val="CommentReference"/>
        </w:rPr>
        <w:annotationRef/>
      </w:r>
      <w:r w:rsidRPr="005F1E8D">
        <w:rPr>
          <w:rFonts w:ascii="Times New Roman" w:hAnsi="Times New Roman" w:cs="Times New Roman"/>
          <w:lang w:val="en-CA"/>
        </w:rPr>
        <w:t>0.0</w:t>
      </w:r>
      <w:r>
        <w:rPr>
          <w:rFonts w:ascii="Times New Roman" w:hAnsi="Times New Roman" w:cs="Times New Roman"/>
          <w:lang w:val="en-CA"/>
        </w:rPr>
        <w:t>5</w:t>
      </w:r>
      <w:r w:rsidRPr="005F1E8D">
        <w:rPr>
          <w:rFonts w:ascii="Times New Roman" w:hAnsi="Times New Roman" w:cs="Times New Roman"/>
          <w:lang w:val="en-CA"/>
        </w:rPr>
        <w:t xml:space="preserve"> ± 0.0</w:t>
      </w:r>
      <w:r>
        <w:rPr>
          <w:rFonts w:ascii="Times New Roman" w:hAnsi="Times New Roman" w:cs="Times New Roman"/>
          <w:lang w:val="en-CA"/>
        </w:rPr>
        <w:t>3 μM/m</w:t>
      </w:r>
    </w:p>
  </w:comment>
  <w:comment w:id="196" w:author="Em Lim" w:date="2024-07-02T10:46:00Z" w:initials="EL">
    <w:p w14:paraId="10643720" w14:textId="1693FDCC" w:rsidR="00A067A6" w:rsidRDefault="00A067A6">
      <w:pPr>
        <w:pStyle w:val="CommentText"/>
      </w:pPr>
      <w:r>
        <w:rPr>
          <w:rStyle w:val="CommentReference"/>
        </w:rPr>
        <w:annotationRef/>
      </w:r>
      <w:r w:rsidRPr="005F1E8D">
        <w:rPr>
          <w:rFonts w:ascii="Times New Roman" w:hAnsi="Times New Roman" w:cs="Times New Roman"/>
          <w:lang w:val="en-CA"/>
        </w:rPr>
        <w:t>- 0.</w:t>
      </w:r>
      <w:r>
        <w:rPr>
          <w:rFonts w:ascii="Times New Roman" w:hAnsi="Times New Roman" w:cs="Times New Roman"/>
          <w:lang w:val="en-CA"/>
        </w:rPr>
        <w:t>12</w:t>
      </w:r>
      <w:r w:rsidRPr="005F1E8D">
        <w:rPr>
          <w:rFonts w:ascii="Times New Roman" w:hAnsi="Times New Roman" w:cs="Times New Roman"/>
          <w:lang w:val="en-CA"/>
        </w:rPr>
        <w:t xml:space="preserve"> ± 0.</w:t>
      </w:r>
      <w:r>
        <w:rPr>
          <w:rFonts w:ascii="Times New Roman" w:hAnsi="Times New Roman" w:cs="Times New Roman"/>
          <w:lang w:val="en-CA"/>
        </w:rPr>
        <w:t>10 μM/diversity index unit</w:t>
      </w:r>
    </w:p>
  </w:comment>
  <w:comment w:id="207" w:author="Jasmin Schuster" w:date="2024-07-09T15:22:00Z" w:initials="JS">
    <w:p w14:paraId="0B5397D3" w14:textId="44DC0E76" w:rsidR="00566C2C" w:rsidRDefault="00566C2C" w:rsidP="00566C2C">
      <w:r>
        <w:rPr>
          <w:rStyle w:val="CommentReference"/>
        </w:rPr>
        <w:annotationRef/>
      </w:r>
      <w:r>
        <w:rPr>
          <w:color w:val="000000"/>
          <w:sz w:val="20"/>
          <w:szCs w:val="20"/>
        </w:rPr>
        <w:t>Could this be due to cage design? Sounds like the sea cucumber cages perhaps allowed more flow through, based on mesh?</w:t>
      </w:r>
    </w:p>
  </w:comment>
  <w:comment w:id="208" w:author="Jasmin Schuster" w:date="2024-07-09T15:23:00Z" w:initials="JS">
    <w:p w14:paraId="30D74F9C" w14:textId="77777777" w:rsidR="00566C2C" w:rsidRDefault="00566C2C" w:rsidP="00566C2C">
      <w:r>
        <w:rPr>
          <w:rStyle w:val="CommentReference"/>
        </w:rPr>
        <w:annotationRef/>
      </w:r>
      <w:r>
        <w:rPr>
          <w:color w:val="000000"/>
          <w:sz w:val="20"/>
          <w:szCs w:val="20"/>
        </w:rPr>
        <w:t>As in, your ability to detect an effect in crabs but not cubes</w:t>
      </w:r>
    </w:p>
  </w:comment>
  <w:comment w:id="209" w:author="Em Lim" w:date="2024-07-12T17:53:00Z" w:initials="EL">
    <w:p w14:paraId="39F085B9" w14:textId="77777777" w:rsidR="009F603D" w:rsidRDefault="009F603D" w:rsidP="009F603D">
      <w:r>
        <w:rPr>
          <w:rStyle w:val="CommentReference"/>
        </w:rPr>
        <w:annotationRef/>
      </w:r>
      <w:r>
        <w:rPr>
          <w:sz w:val="20"/>
          <w:szCs w:val="20"/>
        </w:rPr>
        <w:t>Yes 100%, will add this to the discussion</w:t>
      </w:r>
    </w:p>
  </w:comment>
  <w:comment w:id="218" w:author="Em Lim" w:date="2024-07-12T17:53:00Z" w:initials="EL">
    <w:p w14:paraId="1FCFFCF9" w14:textId="77777777" w:rsidR="009F603D" w:rsidRDefault="009F603D" w:rsidP="009F603D">
      <w:r>
        <w:rPr>
          <w:rStyle w:val="CommentReference"/>
        </w:rPr>
        <w:annotationRef/>
      </w:r>
      <w:r>
        <w:rPr>
          <w:sz w:val="20"/>
          <w:szCs w:val="20"/>
        </w:rPr>
        <w:t>Can I squish all of the in vs out stuff in one paragraph? Feels like a lot but maybe it will fit</w:t>
      </w:r>
    </w:p>
  </w:comment>
  <w:comment w:id="219" w:author="Jasmin Schuster" w:date="2024-07-05T12:26:00Z" w:initials="JS">
    <w:p w14:paraId="2D9C5BA7" w14:textId="6C975757" w:rsidR="00D16571" w:rsidRDefault="00D16571" w:rsidP="00D16571">
      <w:r>
        <w:rPr>
          <w:rStyle w:val="CommentReference"/>
        </w:rPr>
        <w:annotationRef/>
      </w:r>
      <w:r>
        <w:rPr>
          <w:color w:val="000000"/>
          <w:sz w:val="20"/>
          <w:szCs w:val="20"/>
        </w:rPr>
        <w:t>Some points totally overlap so hard to interpret. Could you jitter/scatter?</w:t>
      </w:r>
    </w:p>
    <w:p w14:paraId="6274D02F" w14:textId="77777777" w:rsidR="00D16571" w:rsidRDefault="00D16571" w:rsidP="00D16571"/>
    <w:p w14:paraId="5428C492" w14:textId="77777777" w:rsidR="00D16571" w:rsidRDefault="00D16571" w:rsidP="00D16571">
      <w:r>
        <w:rPr>
          <w:color w:val="000000"/>
          <w:sz w:val="20"/>
          <w:szCs w:val="20"/>
        </w:rPr>
        <w:t>Or add zoomed-in insets for site-dense areas?</w:t>
      </w:r>
    </w:p>
  </w:comment>
  <w:comment w:id="220" w:author="Em Lim" w:date="2024-07-16T14:41:00Z" w:initials="EL">
    <w:p w14:paraId="33E02D7D" w14:textId="77777777" w:rsidR="00AC09CD" w:rsidRDefault="00AC09CD" w:rsidP="00AC09CD">
      <w:r>
        <w:rPr>
          <w:rStyle w:val="CommentReference"/>
        </w:rPr>
        <w:annotationRef/>
      </w:r>
      <w:r>
        <w:rPr>
          <w:sz w:val="20"/>
          <w:szCs w:val="20"/>
        </w:rPr>
        <w:t>Working on this!</w:t>
      </w:r>
    </w:p>
  </w:comment>
  <w:comment w:id="221" w:author="Isabelle Cote" w:date="2024-07-23T11:01:00Z" w:initials="IC">
    <w:p w14:paraId="7BD2D752" w14:textId="77777777" w:rsidR="000C156B" w:rsidRDefault="000C156B" w:rsidP="000C156B">
      <w:pPr>
        <w:pStyle w:val="CommentText"/>
      </w:pPr>
      <w:r>
        <w:rPr>
          <w:rStyle w:val="CommentReference"/>
        </w:rPr>
        <w:annotationRef/>
      </w:r>
      <w:r>
        <w:t>Maybe add a location symbol for the two caging experiments? And/or add some names (e.g. Bamfield, Trevor Channel)</w:t>
      </w:r>
    </w:p>
  </w:comment>
  <w:comment w:id="222" w:author="Jasmin Schuster" w:date="2024-07-05T12:30:00Z" w:initials="JS">
    <w:p w14:paraId="79040004" w14:textId="545793A5" w:rsidR="00D16571" w:rsidRDefault="00D16571" w:rsidP="00D16571">
      <w:r>
        <w:rPr>
          <w:rStyle w:val="CommentReference"/>
        </w:rPr>
        <w:annotationRef/>
      </w:r>
      <w:r>
        <w:rPr>
          <w:color w:val="000000"/>
          <w:sz w:val="20"/>
          <w:szCs w:val="20"/>
        </w:rPr>
        <w:t>If you’re going to make a methods illustration or conceptual figure, I think one that illustrates all 3 stages/scales of the approach would be cool…</w:t>
      </w:r>
    </w:p>
    <w:p w14:paraId="29818BB8" w14:textId="77777777" w:rsidR="00D16571" w:rsidRDefault="00D16571" w:rsidP="00D16571"/>
    <w:p w14:paraId="69D9EBD5" w14:textId="77777777" w:rsidR="00D16571" w:rsidRDefault="00D16571" w:rsidP="00D16571">
      <w:r>
        <w:rPr>
          <w:color w:val="000000"/>
          <w:sz w:val="20"/>
          <w:szCs w:val="20"/>
        </w:rPr>
        <w:t>1) reef scale</w:t>
      </w:r>
    </w:p>
    <w:p w14:paraId="683929FC" w14:textId="77777777" w:rsidR="00D16571" w:rsidRDefault="00D16571" w:rsidP="00D16571">
      <w:r>
        <w:rPr>
          <w:color w:val="000000"/>
          <w:sz w:val="20"/>
          <w:szCs w:val="20"/>
        </w:rPr>
        <w:t>2) mesh-scale kelp</w:t>
      </w:r>
    </w:p>
    <w:p w14:paraId="740CA00E" w14:textId="77777777" w:rsidR="00D16571" w:rsidRDefault="00D16571" w:rsidP="00D16571">
      <w:r>
        <w:rPr>
          <w:color w:val="000000"/>
          <w:sz w:val="20"/>
          <w:szCs w:val="20"/>
        </w:rPr>
        <w:t>3) small scale experiment</w:t>
      </w:r>
    </w:p>
    <w:p w14:paraId="23652E6D" w14:textId="77777777" w:rsidR="00D16571" w:rsidRDefault="00D16571" w:rsidP="00D16571"/>
    <w:p w14:paraId="1E191D94" w14:textId="77777777" w:rsidR="00D16571" w:rsidRDefault="00D16571" w:rsidP="00D16571">
      <w:r>
        <w:rPr>
          <w:color w:val="000000"/>
          <w:sz w:val="20"/>
          <w:szCs w:val="20"/>
        </w:rPr>
        <w:t>The fact that you consider all three levels here is impressive and an illustration would be a nice way to drive that home and remind the reader visually how much is in here</w:t>
      </w:r>
    </w:p>
  </w:comment>
  <w:comment w:id="223" w:author="Jasmin Schuster" w:date="2024-07-05T12:30:00Z" w:initials="JS">
    <w:p w14:paraId="059A3945" w14:textId="77777777" w:rsidR="00D16571" w:rsidRDefault="00D16571" w:rsidP="00D16571">
      <w:r>
        <w:rPr>
          <w:rStyle w:val="CommentReference"/>
        </w:rPr>
        <w:annotationRef/>
      </w:r>
      <w:r>
        <w:rPr>
          <w:color w:val="000000"/>
          <w:sz w:val="20"/>
          <w:szCs w:val="20"/>
        </w:rPr>
        <w:t>Would need to be much simplified from this so it doesn’t become overwhelming</w:t>
      </w:r>
    </w:p>
  </w:comment>
  <w:comment w:id="224" w:author="Em Lim" w:date="2024-07-12T16:37:00Z" w:initials="EL">
    <w:p w14:paraId="3228B177" w14:textId="77777777" w:rsidR="00F25230" w:rsidRDefault="00F25230" w:rsidP="00F25230">
      <w:r>
        <w:rPr>
          <w:rStyle w:val="CommentReference"/>
        </w:rPr>
        <w:annotationRef/>
      </w:r>
      <w:r>
        <w:rPr>
          <w:sz w:val="20"/>
          <w:szCs w:val="20"/>
        </w:rPr>
        <w:t>Maybe I’ll try to make something similar to the schematic I made for my presentations???</w:t>
      </w:r>
    </w:p>
  </w:comment>
  <w:comment w:id="225" w:author="Kieran Cox" w:date="2024-03-21T07:54:00Z" w:initials="KC">
    <w:p w14:paraId="5188AD0A" w14:textId="2CCFAF95" w:rsidR="005831E6" w:rsidRDefault="005831E6" w:rsidP="00930939">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03633912" w14:textId="77777777" w:rsidR="005831E6" w:rsidRDefault="005831E6" w:rsidP="00930939"/>
    <w:p w14:paraId="1F56115F" w14:textId="77777777" w:rsidR="005831E6" w:rsidRDefault="005831E6" w:rsidP="00930939">
      <w:r>
        <w:rPr>
          <w:color w:val="000000"/>
          <w:sz w:val="20"/>
          <w:szCs w:val="20"/>
        </w:rPr>
        <w:t>If you do this, you may need to move the concentration and site type legend into the map, but it looks like it could fit in the bottom left</w:t>
      </w:r>
    </w:p>
  </w:comment>
  <w:comment w:id="226" w:author="Kieran Cox" w:date="2024-03-21T08:02:00Z" w:initials="KC">
    <w:p w14:paraId="097F1C04" w14:textId="77777777" w:rsidR="005831E6" w:rsidRDefault="005831E6"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227" w:author="Kieran Cox" w:date="2024-03-21T08:03:00Z" w:initials="KC">
    <w:p w14:paraId="6248F20C" w14:textId="77777777" w:rsidR="005831E6" w:rsidRDefault="005831E6"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228"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239" w:author="Jasmin Schuster" w:date="2024-07-05T12:37:00Z" w:initials="JS">
    <w:p w14:paraId="6181C6EB" w14:textId="5CC4FD31"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240"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252" w:author="Kieran Cox" w:date="2024-03-22T10:06:00Z" w:initials="KC">
    <w:p w14:paraId="6ED83976" w14:textId="3D25594E" w:rsidR="005831E6" w:rsidRDefault="005831E6"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253" w:author="Jasmin Schuster" w:date="2024-07-09T15:33:00Z" w:initials="JS">
    <w:p w14:paraId="2E10E93B" w14:textId="77777777" w:rsidR="00695175" w:rsidRDefault="00695175" w:rsidP="00695175">
      <w:r>
        <w:rPr>
          <w:rStyle w:val="CommentReference"/>
        </w:rPr>
        <w:annotationRef/>
      </w:r>
      <w:r>
        <w:rPr>
          <w:color w:val="000000"/>
          <w:sz w:val="20"/>
          <w:szCs w:val="20"/>
        </w:rPr>
        <w:t>Second Kieran here. The sea cuces look a bit… poopy… :’)</w:t>
      </w:r>
    </w:p>
  </w:comment>
  <w:comment w:id="254" w:author="Jasmin Schuster" w:date="2024-07-09T15:33:00Z" w:initials="JS">
    <w:p w14:paraId="47DF4B29" w14:textId="77777777" w:rsidR="00695175" w:rsidRDefault="00695175" w:rsidP="00695175">
      <w:r>
        <w:rPr>
          <w:rStyle w:val="CommentReference"/>
        </w:rPr>
        <w:annotationRef/>
      </w:r>
      <w:r>
        <w:rPr>
          <w:color w:val="000000"/>
          <w:sz w:val="20"/>
          <w:szCs w:val="20"/>
        </w:rPr>
        <w:t>And yummy crab croissant</w:t>
      </w:r>
    </w:p>
  </w:comment>
  <w:comment w:id="255" w:author="Em Lim" w:date="2024-07-16T14:40:00Z" w:initials="EL">
    <w:p w14:paraId="0A5E8CC6" w14:textId="77777777" w:rsidR="00641243" w:rsidRDefault="00641243" w:rsidP="00641243">
      <w:r>
        <w:rPr>
          <w:rStyle w:val="CommentReference"/>
        </w:rPr>
        <w:annotationRef/>
      </w:r>
      <w:r>
        <w:rPr>
          <w:sz w:val="20"/>
          <w:szCs w:val="20"/>
        </w:rPr>
        <w:t>Waiting on illustrations from Kieran</w:t>
      </w:r>
    </w:p>
  </w:comment>
  <w:comment w:id="264"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265" w:author="Isabelle Cote" w:date="2024-07-23T11:43:00Z" w:initials="IC">
    <w:p w14:paraId="447B34F5" w14:textId="77777777" w:rsidR="00815249" w:rsidRDefault="00815249" w:rsidP="00815249">
      <w:pPr>
        <w:pStyle w:val="CommentText"/>
      </w:pPr>
      <w:r>
        <w:rPr>
          <w:rStyle w:val="CommentReference"/>
        </w:rPr>
        <w:annotationRef/>
      </w:r>
      <w:r>
        <w:t>Usually people report k (the number of parameters) rather than df</w:t>
      </w:r>
    </w:p>
  </w:comment>
  <w:comment w:id="266" w:author="Em Lim" w:date="2024-02-21T17:08:00Z" w:initials="EL">
    <w:p w14:paraId="48CC7B98" w14:textId="01F98C9D" w:rsidR="005831E6" w:rsidRDefault="005831E6" w:rsidP="00792779">
      <w:pPr>
        <w:pStyle w:val="CommentText"/>
      </w:pPr>
      <w:r>
        <w:rPr>
          <w:rStyle w:val="CommentReference"/>
        </w:rPr>
        <w:annotationRef/>
      </w:r>
      <w:r>
        <w:t>There’s a lot of terms in these models, is this the best way to list all of them?</w:t>
      </w:r>
    </w:p>
  </w:comment>
  <w:comment w:id="269"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270" w:author="Isabelle Cote" w:date="2024-07-23T11:23:00Z" w:initials="IC">
    <w:p w14:paraId="214C3337" w14:textId="77777777" w:rsidR="002B081F" w:rsidRDefault="002B081F" w:rsidP="002B081F">
      <w:pPr>
        <w:pStyle w:val="CommentText"/>
      </w:pPr>
      <w:r>
        <w:rPr>
          <w:rStyle w:val="CommentReference"/>
        </w:rPr>
        <w:annotationRef/>
      </w:r>
      <w:r>
        <w:t>Yep</w:t>
      </w:r>
    </w:p>
  </w:comment>
  <w:comment w:id="294"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303"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295" w:author="Jasmin Schuster" w:date="2024-07-09T15:26:00Z" w:initials="JS">
    <w:p w14:paraId="38849327" w14:textId="77777777" w:rsidR="000642CC" w:rsidRDefault="000642CC" w:rsidP="000642CC">
      <w:r>
        <w:rPr>
          <w:rStyle w:val="CommentReference"/>
        </w:rPr>
        <w:annotationRef/>
      </w:r>
      <w:r>
        <w:rPr>
          <w:color w:val="000000"/>
          <w:sz w:val="20"/>
          <w:szCs w:val="20"/>
        </w:rPr>
        <w:t xml:space="preserve">This is a bit out of place to me… jumping from biggest spatial scale and site-level predictors to individual taxa. </w:t>
      </w:r>
    </w:p>
    <w:p w14:paraId="510E1BEE" w14:textId="77777777" w:rsidR="000642CC" w:rsidRDefault="000642CC" w:rsidP="000642CC"/>
    <w:p w14:paraId="25524E5B" w14:textId="77777777" w:rsidR="000642CC" w:rsidRDefault="000642CC" w:rsidP="000642CC">
      <w:r>
        <w:rPr>
          <w:color w:val="000000"/>
          <w:sz w:val="20"/>
          <w:szCs w:val="20"/>
        </w:rPr>
        <w:t xml:space="preserve">Why did you look at these taxa specifically, or did you look at all of them but only report these in main text? </w:t>
      </w:r>
    </w:p>
    <w:p w14:paraId="6194CB2E" w14:textId="77777777" w:rsidR="000642CC" w:rsidRDefault="000642CC" w:rsidP="000642CC"/>
    <w:p w14:paraId="2443808D" w14:textId="77777777" w:rsidR="000642CC" w:rsidRDefault="000642CC" w:rsidP="000642CC">
      <w:r>
        <w:rPr>
          <w:color w:val="000000"/>
          <w:sz w:val="20"/>
          <w:szCs w:val="20"/>
        </w:rPr>
        <w:t xml:space="preserve">Not sure what a relationship between one taxon and NH4 tells us, without considering the abundance of all the other taxa  across that NH4 gradient (if there is one). </w:t>
      </w:r>
    </w:p>
  </w:comment>
  <w:comment w:id="296" w:author="Isabelle Cote" w:date="2024-07-23T11:27:00Z" w:initials="IC">
    <w:p w14:paraId="283546F8" w14:textId="77777777" w:rsidR="002B081F" w:rsidRDefault="002B081F" w:rsidP="002B081F">
      <w:pPr>
        <w:pStyle w:val="CommentText"/>
      </w:pPr>
      <w:r>
        <w:rPr>
          <w:rStyle w:val="CommentReference"/>
        </w:rPr>
        <w:annotationRef/>
      </w:r>
      <w:r>
        <w:t>But that’s what this section is about?? Individual family abundance as predictor instead of overall abundance</w:t>
      </w:r>
    </w:p>
  </w:comment>
  <w:comment w:id="310" w:author="Isabelle Cote" w:date="2024-07-23T11:35:00Z" w:initials="IC">
    <w:p w14:paraId="37F956D3" w14:textId="77777777" w:rsidR="00F10A37" w:rsidRDefault="00F10A37" w:rsidP="00F10A37">
      <w:pPr>
        <w:pStyle w:val="CommentText"/>
      </w:pPr>
      <w:r>
        <w:rPr>
          <w:rStyle w:val="CommentReference"/>
        </w:rPr>
        <w:annotationRef/>
      </w:r>
      <w:r>
        <w:t>I’ve moved the figures and tables around. It’s OK to have them closer to where they’re called up in the supplement.</w:t>
      </w:r>
    </w:p>
  </w:comment>
  <w:comment w:id="337"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343" w:author="Isabelle Cote" w:date="2024-07-23T11:48:00Z" w:initials="IC">
    <w:p w14:paraId="3099CDF0" w14:textId="77777777" w:rsidR="00815249" w:rsidRDefault="00815249" w:rsidP="00815249">
      <w:pPr>
        <w:pStyle w:val="CommentText"/>
      </w:pPr>
      <w:r>
        <w:rPr>
          <w:rStyle w:val="CommentReference"/>
        </w:rPr>
        <w:annotationRef/>
      </w:r>
      <w:r>
        <w:t xml:space="preserve"> families?</w:t>
      </w:r>
    </w:p>
  </w:comment>
  <w:comment w:id="344" w:author="Em Lim" w:date="2024-07-02T10:51:00Z" w:initials="EL">
    <w:p w14:paraId="2CA4225F" w14:textId="047FBFB8" w:rsidR="002B081F" w:rsidRDefault="002B081F" w:rsidP="002B081F">
      <w:pPr>
        <w:pStyle w:val="CommentText"/>
      </w:pPr>
      <w:r>
        <w:rPr>
          <w:rStyle w:val="CommentReference"/>
        </w:rPr>
        <w:annotationRef/>
      </w:r>
      <w:r>
        <w:t xml:space="preserve">I am pretty temped to throw these family models in the supplement, it takes sooo much time to explain those results and I’m not sure how much I’ll focus on them… </w:t>
      </w:r>
    </w:p>
  </w:comment>
  <w:comment w:id="345" w:author="Jasmin Schuster" w:date="2024-07-09T15:30:00Z" w:initials="JS">
    <w:p w14:paraId="2FC75CB9" w14:textId="77777777" w:rsidR="002B081F" w:rsidRDefault="002B081F" w:rsidP="002B081F">
      <w:r>
        <w:rPr>
          <w:rStyle w:val="CommentReference"/>
        </w:rPr>
        <w:annotationRef/>
      </w:r>
      <w:r>
        <w:rPr>
          <w:color w:val="000000"/>
          <w:sz w:val="20"/>
          <w:szCs w:val="20"/>
        </w:rPr>
        <w:t xml:space="preserve">I agree, I think it’s a cleaner story if you make it flow from biggest (site-level) to medium (forest vs non forrest) to smallest (caged) scales. </w:t>
      </w:r>
    </w:p>
    <w:p w14:paraId="0E3CE041" w14:textId="77777777" w:rsidR="002B081F" w:rsidRDefault="002B081F" w:rsidP="002B081F"/>
    <w:p w14:paraId="5073D62F" w14:textId="77777777" w:rsidR="002B081F" w:rsidRDefault="002B081F" w:rsidP="002B081F">
      <w:r>
        <w:rPr>
          <w:color w:val="000000"/>
          <w:sz w:val="20"/>
          <w:szCs w:val="20"/>
        </w:rPr>
        <w:t>The ‘animal specific’ patterns interjected at meso and small scale somewhat distract from that overall story.</w:t>
      </w:r>
    </w:p>
    <w:p w14:paraId="06ECA83D" w14:textId="77777777" w:rsidR="002B081F" w:rsidRDefault="002B081F" w:rsidP="002B081F"/>
    <w:p w14:paraId="3FFED37F" w14:textId="77777777" w:rsidR="002B081F" w:rsidRDefault="002B081F" w:rsidP="002B081F">
      <w:r>
        <w:rPr>
          <w:color w:val="000000"/>
          <w:sz w:val="20"/>
          <w:szCs w:val="20"/>
        </w:rPr>
        <w:t>But would defo include in suppl as still very interesting</w:t>
      </w:r>
    </w:p>
  </w:comment>
  <w:comment w:id="375"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379"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A4B35" w15:done="0"/>
  <w15:commentEx w15:paraId="40C93B3D" w15:done="0"/>
  <w15:commentEx w15:paraId="77D93B77" w15:done="0"/>
  <w15:commentEx w15:paraId="5AAB2810" w15:done="0"/>
  <w15:commentEx w15:paraId="37A9109E" w15:paraIdParent="5AAB2810" w15:done="0"/>
  <w15:commentEx w15:paraId="125D4431" w15:paraIdParent="5AAB2810" w15:done="0"/>
  <w15:commentEx w15:paraId="08D131CF" w15:done="0"/>
  <w15:commentEx w15:paraId="4220FE55" w15:done="0"/>
  <w15:commentEx w15:paraId="73E3C52D" w15:paraIdParent="4220FE55" w15:done="0"/>
  <w15:commentEx w15:paraId="377D4F44" w15:done="0"/>
  <w15:commentEx w15:paraId="16B9DBAC" w15:done="0"/>
  <w15:commentEx w15:paraId="5D0E611E" w15:paraIdParent="16B9DBAC" w15:done="0"/>
  <w15:commentEx w15:paraId="5CA930B3" w15:done="0"/>
  <w15:commentEx w15:paraId="4C4333DD" w15:paraIdParent="5CA930B3" w15:done="0"/>
  <w15:commentEx w15:paraId="2F749496" w15:done="0"/>
  <w15:commentEx w15:paraId="4B66C07D" w15:done="0"/>
  <w15:commentEx w15:paraId="4DABD73D" w15:done="0"/>
  <w15:commentEx w15:paraId="04592D08" w15:done="0"/>
  <w15:commentEx w15:paraId="0D4D4846" w15:done="0"/>
  <w15:commentEx w15:paraId="749A1E21" w15:paraIdParent="0D4D4846" w15:done="0"/>
  <w15:commentEx w15:paraId="005215D3" w15:done="0"/>
  <w15:commentEx w15:paraId="17D38A3B" w15:paraIdParent="005215D3" w15:done="0"/>
  <w15:commentEx w15:paraId="39119A83" w15:done="0"/>
  <w15:commentEx w15:paraId="40ACD5F1" w15:paraIdParent="39119A83" w15:done="0"/>
  <w15:commentEx w15:paraId="53EF394E" w15:done="0"/>
  <w15:commentEx w15:paraId="78E7E39F" w15:done="0"/>
  <w15:commentEx w15:paraId="56DF0AB1" w15:paraIdParent="78E7E39F" w15:done="0"/>
  <w15:commentEx w15:paraId="42A6BFCE" w15:done="0"/>
  <w15:commentEx w15:paraId="1462B7F6" w15:done="0"/>
  <w15:commentEx w15:paraId="12612A31" w15:paraIdParent="1462B7F6" w15:done="0"/>
  <w15:commentEx w15:paraId="10489376" w15:done="0"/>
  <w15:commentEx w15:paraId="64F5D9CE" w15:paraIdParent="10489376" w15:done="0"/>
  <w15:commentEx w15:paraId="47C177F3" w15:done="0"/>
  <w15:commentEx w15:paraId="22BF149A" w15:done="0"/>
  <w15:commentEx w15:paraId="179F601D" w15:done="0"/>
  <w15:commentEx w15:paraId="10643720" w15:done="0"/>
  <w15:commentEx w15:paraId="0B5397D3" w15:done="0"/>
  <w15:commentEx w15:paraId="30D74F9C" w15:paraIdParent="0B5397D3" w15:done="0"/>
  <w15:commentEx w15:paraId="39F085B9" w15:paraIdParent="0B5397D3" w15:done="0"/>
  <w15:commentEx w15:paraId="1FCFFCF9" w15:done="0"/>
  <w15:commentEx w15:paraId="5428C492" w15:done="0"/>
  <w15:commentEx w15:paraId="33E02D7D" w15:paraIdParent="5428C492" w15:done="0"/>
  <w15:commentEx w15:paraId="7BD2D752" w15:done="0"/>
  <w15:commentEx w15:paraId="1E191D94" w15:done="0"/>
  <w15:commentEx w15:paraId="059A3945" w15:paraIdParent="1E191D94" w15:done="0"/>
  <w15:commentEx w15:paraId="3228B177" w15:paraIdParent="1E191D94" w15:done="0"/>
  <w15:commentEx w15:paraId="1F56115F" w15:done="0"/>
  <w15:commentEx w15:paraId="097F1C04" w15:paraIdParent="1F56115F" w15:done="0"/>
  <w15:commentEx w15:paraId="6248F20C" w15:paraIdParent="1F56115F" w15:done="0"/>
  <w15:commentEx w15:paraId="6417C75B" w15:done="0"/>
  <w15:commentEx w15:paraId="5A99A513" w15:done="0"/>
  <w15:commentEx w15:paraId="1F298D4A" w15:paraIdParent="5A99A513" w15:done="0"/>
  <w15:commentEx w15:paraId="6ED83976" w15:done="0"/>
  <w15:commentEx w15:paraId="2E10E93B" w15:paraIdParent="6ED83976" w15:done="0"/>
  <w15:commentEx w15:paraId="47DF4B29" w15:paraIdParent="6ED83976" w15:done="0"/>
  <w15:commentEx w15:paraId="0A5E8CC6" w15:paraIdParent="6ED83976" w15:done="0"/>
  <w15:commentEx w15:paraId="25884009" w15:done="0"/>
  <w15:commentEx w15:paraId="447B34F5" w15:done="0"/>
  <w15:commentEx w15:paraId="48CC7B98" w15:done="0"/>
  <w15:commentEx w15:paraId="52E6EFFD" w15:done="0"/>
  <w15:commentEx w15:paraId="214C3337" w15:paraIdParent="52E6EFFD" w15:done="0"/>
  <w15:commentEx w15:paraId="57083FF1" w15:done="0"/>
  <w15:commentEx w15:paraId="321DB3B9" w15:done="0"/>
  <w15:commentEx w15:paraId="2443808D" w15:done="0"/>
  <w15:commentEx w15:paraId="283546F8" w15:paraIdParent="2443808D" w15:done="0"/>
  <w15:commentEx w15:paraId="37F956D3" w15:done="0"/>
  <w15:commentEx w15:paraId="42DCD354" w15:done="0"/>
  <w15:commentEx w15:paraId="3099CDF0" w15:done="0"/>
  <w15:commentEx w15:paraId="2CA4225F" w15:done="0"/>
  <w15:commentEx w15:paraId="3FFED37F" w15:paraIdParent="2CA4225F"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5A84B1" w16cex:dateUtc="2024-02-07T18:58:00Z"/>
  <w16cex:commentExtensible w16cex:durableId="10A6C114" w16cex:dateUtc="2024-07-22T18:45:00Z"/>
  <w16cex:commentExtensible w16cex:durableId="70C1F963" w16cex:dateUtc="2024-03-21T18:31:00Z"/>
  <w16cex:commentExtensible w16cex:durableId="57DBCCA9" w16cex:dateUtc="2024-03-21T18:32:00Z"/>
  <w16cex:commentExtensible w16cex:durableId="6710A97F" w16cex:dateUtc="2024-03-21T18:32:00Z"/>
  <w16cex:commentExtensible w16cex:durableId="1B863DFD" w16cex:dateUtc="2024-07-22T18:49:00Z"/>
  <w16cex:commentExtensible w16cex:durableId="4FF7E6BC" w16cex:dateUtc="2024-07-23T16:39:00Z"/>
  <w16cex:commentExtensible w16cex:durableId="1412179C" w16cex:dateUtc="2024-07-23T16:44:00Z"/>
  <w16cex:commentExtensible w16cex:durableId="6B150E81" w16cex:dateUtc="2024-03-21T21:20:00Z"/>
  <w16cex:commentExtensible w16cex:durableId="251DD98F" w16cex:dateUtc="2024-07-23T16:49:00Z"/>
  <w16cex:commentExtensible w16cex:durableId="31093E64" w16cex:dateUtc="2024-03-21T23:37:00Z"/>
  <w16cex:commentExtensible w16cex:durableId="773A7939" w16cex:dateUtc="2024-07-23T17:04:00Z"/>
  <w16cex:commentExtensible w16cex:durableId="76FE3096" w16cex:dateUtc="2024-07-23T17:35:00Z"/>
  <w16cex:commentExtensible w16cex:durableId="0AEC8F65" w16cex:dateUtc="2024-07-23T17:38:00Z"/>
  <w16cex:commentExtensible w16cex:durableId="571A093A" w16cex:dateUtc="2024-03-22T14:51:00Z"/>
  <w16cex:commentExtensible w16cex:durableId="751C4471" w16cex:dateUtc="2024-07-23T17:41:00Z"/>
  <w16cex:commentExtensible w16cex:durableId="60760F53" w16cex:dateUtc="2024-03-22T15:46:00Z"/>
  <w16cex:commentExtensible w16cex:durableId="4D277808" w16cex:dateUtc="2024-02-07T22:32:00Z"/>
  <w16cex:commentExtensible w16cex:durableId="512776B4" w16cex:dateUtc="2024-03-22T15:48:00Z"/>
  <w16cex:commentExtensible w16cex:durableId="32825E31" w16cex:dateUtc="2024-03-22T16:49:00Z"/>
  <w16cex:commentExtensible w16cex:durableId="6621FE56" w16cex:dateUtc="2024-07-23T17:55:00Z"/>
  <w16cex:commentExtensible w16cex:durableId="2A25E8BE" w16cex:dateUtc="2024-07-23T17:58:00Z"/>
  <w16cex:commentExtensible w16cex:durableId="22B005F0" w16cex:dateUtc="2024-03-22T16:52:00Z"/>
  <w16cex:commentExtensible w16cex:durableId="4F01F276" w16cex:dateUtc="2024-07-23T18:17:00Z"/>
  <w16cex:commentExtensible w16cex:durableId="05DA9AFF" w16cex:dateUtc="2024-07-23T18:16:00Z"/>
  <w16cex:commentExtensible w16cex:durableId="2423B057" w16cex:dateUtc="2024-07-23T18:22:00Z"/>
  <w16cex:commentExtensible w16cex:durableId="7F3506FC" w16cex:dateUtc="2024-07-09T22:22:00Z"/>
  <w16cex:commentExtensible w16cex:durableId="51FAFE6B" w16cex:dateUtc="2024-07-09T22:23:00Z"/>
  <w16cex:commentExtensible w16cex:durableId="22C527FB" w16cex:dateUtc="2024-07-13T00:53:00Z"/>
  <w16cex:commentExtensible w16cex:durableId="7048F4EB" w16cex:dateUtc="2024-07-13T00:53:00Z"/>
  <w16cex:commentExtensible w16cex:durableId="4F57C760" w16cex:dateUtc="2024-07-05T19:26:00Z"/>
  <w16cex:commentExtensible w16cex:durableId="37DF9A14" w16cex:dateUtc="2024-07-16T21:41:00Z"/>
  <w16cex:commentExtensible w16cex:durableId="30B9E16C" w16cex:dateUtc="2024-07-23T18:01:00Z"/>
  <w16cex:commentExtensible w16cex:durableId="4676C56D" w16cex:dateUtc="2024-07-05T19:30:00Z"/>
  <w16cex:commentExtensible w16cex:durableId="42CD58B9" w16cex:dateUtc="2024-07-05T19:30:00Z"/>
  <w16cex:commentExtensible w16cex:durableId="0C438392" w16cex:dateUtc="2024-07-12T23:37:00Z"/>
  <w16cex:commentExtensible w16cex:durableId="1B9972EF" w16cex:dateUtc="2024-03-21T14:54:00Z"/>
  <w16cex:commentExtensible w16cex:durableId="258AFB3A" w16cex:dateUtc="2024-03-21T15:02:00Z"/>
  <w16cex:commentExtensible w16cex:durableId="05349D56" w16cex:dateUtc="2024-03-21T15:03:00Z"/>
  <w16cex:commentExtensible w16cex:durableId="1364E7C1" w16cex:dateUtc="2024-07-23T18:58:00Z"/>
  <w16cex:commentExtensible w16cex:durableId="459C4B33" w16cex:dateUtc="2024-07-05T19:37:00Z"/>
  <w16cex:commentExtensible w16cex:durableId="18982704" w16cex:dateUtc="2024-07-16T21:14:00Z"/>
  <w16cex:commentExtensible w16cex:durableId="14D6BE76" w16cex:dateUtc="2024-03-22T17:06:00Z"/>
  <w16cex:commentExtensible w16cex:durableId="77101D02" w16cex:dateUtc="2024-07-09T22:33:00Z"/>
  <w16cex:commentExtensible w16cex:durableId="434AD890" w16cex:dateUtc="2024-07-09T22:33:00Z"/>
  <w16cex:commentExtensible w16cex:durableId="2E17F06E" w16cex:dateUtc="2024-07-16T21:40:00Z"/>
  <w16cex:commentExtensible w16cex:durableId="39B6242B" w16cex:dateUtc="2024-07-23T17:48:00Z"/>
  <w16cex:commentExtensible w16cex:durableId="22C8D591" w16cex:dateUtc="2024-07-23T18:43:00Z"/>
  <w16cex:commentExtensible w16cex:durableId="0E951235" w16cex:dateUtc="2024-07-12T23:36:00Z"/>
  <w16cex:commentExtensible w16cex:durableId="38E36350" w16cex:dateUtc="2024-07-23T18:23:00Z"/>
  <w16cex:commentExtensible w16cex:durableId="365853B9" w16cex:dateUtc="2024-07-23T18:33:00Z"/>
  <w16cex:commentExtensible w16cex:durableId="234B2BD8" w16cex:dateUtc="2024-07-09T22:26:00Z"/>
  <w16cex:commentExtensible w16cex:durableId="29DE9EB4" w16cex:dateUtc="2024-07-23T18:27:00Z"/>
  <w16cex:commentExtensible w16cex:durableId="6CB9FD8C" w16cex:dateUtc="2024-07-23T18:35:00Z"/>
  <w16cex:commentExtensible w16cex:durableId="3F10C9F8" w16cex:dateUtc="2024-07-23T18:48:00Z"/>
  <w16cex:commentExtensible w16cex:durableId="09C8FCBC" w16cex:dateUtc="2024-07-09T22:30: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A4B35" w16cid:durableId="2A11621D"/>
  <w16cid:commentId w16cid:paraId="40C93B3D" w16cid:durableId="685A84B1"/>
  <w16cid:commentId w16cid:paraId="77D93B77" w16cid:durableId="10A6C114"/>
  <w16cid:commentId w16cid:paraId="5AAB2810" w16cid:durableId="70C1F963"/>
  <w16cid:commentId w16cid:paraId="37A9109E" w16cid:durableId="57DBCCA9"/>
  <w16cid:commentId w16cid:paraId="125D4431" w16cid:durableId="6710A97F"/>
  <w16cid:commentId w16cid:paraId="08D131CF" w16cid:durableId="1B863DFD"/>
  <w16cid:commentId w16cid:paraId="4220FE55" w16cid:durableId="2A2E503A"/>
  <w16cid:commentId w16cid:paraId="73E3C52D" w16cid:durableId="4FF7E6BC"/>
  <w16cid:commentId w16cid:paraId="377D4F44" w16cid:durableId="1412179C"/>
  <w16cid:commentId w16cid:paraId="16B9DBAC" w16cid:durableId="6B150E81"/>
  <w16cid:commentId w16cid:paraId="5D0E611E" w16cid:durableId="29AD0D02"/>
  <w16cid:commentId w16cid:paraId="5CA930B3" w16cid:durableId="2A1A9B22"/>
  <w16cid:commentId w16cid:paraId="4C4333DD" w16cid:durableId="251DD98F"/>
  <w16cid:commentId w16cid:paraId="2F749496" w16cid:durableId="31093E64"/>
  <w16cid:commentId w16cid:paraId="4B66C07D" w16cid:durableId="773A7939"/>
  <w16cid:commentId w16cid:paraId="4DABD73D" w16cid:durableId="76FE3096"/>
  <w16cid:commentId w16cid:paraId="04592D08" w16cid:durableId="0AEC8F65"/>
  <w16cid:commentId w16cid:paraId="0D4D4846" w16cid:durableId="571A093A"/>
  <w16cid:commentId w16cid:paraId="749A1E21" w16cid:durableId="751C4471"/>
  <w16cid:commentId w16cid:paraId="005215D3" w16cid:durableId="60760F53"/>
  <w16cid:commentId w16cid:paraId="17D38A3B" w16cid:durableId="29AD30AD"/>
  <w16cid:commentId w16cid:paraId="39119A83" w16cid:durableId="4D277808"/>
  <w16cid:commentId w16cid:paraId="40ACD5F1" w16cid:durableId="512776B4"/>
  <w16cid:commentId w16cid:paraId="53EF394E" w16cid:durableId="2978BF19"/>
  <w16cid:commentId w16cid:paraId="78E7E39F" w16cid:durableId="32825E31"/>
  <w16cid:commentId w16cid:paraId="56DF0AB1" w16cid:durableId="6621FE56"/>
  <w16cid:commentId w16cid:paraId="42A6BFCE" w16cid:durableId="2A25E8BE"/>
  <w16cid:commentId w16cid:paraId="1462B7F6" w16cid:durableId="22B005F0"/>
  <w16cid:commentId w16cid:paraId="12612A31" w16cid:durableId="4F01F276"/>
  <w16cid:commentId w16cid:paraId="10489376" w16cid:durableId="29E5D7B8"/>
  <w16cid:commentId w16cid:paraId="64F5D9CE" w16cid:durableId="05DA9AFF"/>
  <w16cid:commentId w16cid:paraId="47C177F3" w16cid:durableId="2423B057"/>
  <w16cid:commentId w16cid:paraId="22BF149A" w16cid:durableId="2A2E58E4"/>
  <w16cid:commentId w16cid:paraId="179F601D" w16cid:durableId="2A2E58F6"/>
  <w16cid:commentId w16cid:paraId="10643720" w16cid:durableId="2A2E591D"/>
  <w16cid:commentId w16cid:paraId="0B5397D3" w16cid:durableId="7F3506FC"/>
  <w16cid:commentId w16cid:paraId="30D74F9C" w16cid:durableId="51FAFE6B"/>
  <w16cid:commentId w16cid:paraId="39F085B9" w16cid:durableId="22C527FB"/>
  <w16cid:commentId w16cid:paraId="1FCFFCF9" w16cid:durableId="7048F4EB"/>
  <w16cid:commentId w16cid:paraId="5428C492" w16cid:durableId="4F57C760"/>
  <w16cid:commentId w16cid:paraId="33E02D7D" w16cid:durableId="37DF9A14"/>
  <w16cid:commentId w16cid:paraId="7BD2D752" w16cid:durableId="30B9E16C"/>
  <w16cid:commentId w16cid:paraId="1E191D94" w16cid:durableId="4676C56D"/>
  <w16cid:commentId w16cid:paraId="059A3945" w16cid:durableId="42CD58B9"/>
  <w16cid:commentId w16cid:paraId="3228B177" w16cid:durableId="0C438392"/>
  <w16cid:commentId w16cid:paraId="1F56115F" w16cid:durableId="1B9972EF"/>
  <w16cid:commentId w16cid:paraId="097F1C04" w16cid:durableId="258AFB3A"/>
  <w16cid:commentId w16cid:paraId="6248F20C" w16cid:durableId="05349D56"/>
  <w16cid:commentId w16cid:paraId="6417C75B" w16cid:durableId="1364E7C1"/>
  <w16cid:commentId w16cid:paraId="5A99A513" w16cid:durableId="459C4B33"/>
  <w16cid:commentId w16cid:paraId="1F298D4A" w16cid:durableId="18982704"/>
  <w16cid:commentId w16cid:paraId="6ED83976" w16cid:durableId="14D6BE76"/>
  <w16cid:commentId w16cid:paraId="2E10E93B" w16cid:durableId="77101D02"/>
  <w16cid:commentId w16cid:paraId="47DF4B29" w16cid:durableId="434AD890"/>
  <w16cid:commentId w16cid:paraId="0A5E8CC6" w16cid:durableId="2E17F06E"/>
  <w16cid:commentId w16cid:paraId="25884009" w16cid:durableId="39B6242B"/>
  <w16cid:commentId w16cid:paraId="447B34F5" w16cid:durableId="22C8D591"/>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2443808D" w16cid:durableId="234B2BD8"/>
  <w16cid:commentId w16cid:paraId="283546F8" w16cid:durableId="29DE9EB4"/>
  <w16cid:commentId w16cid:paraId="37F956D3" w16cid:durableId="6CB9FD8C"/>
  <w16cid:commentId w16cid:paraId="42DCD354" w16cid:durableId="2A2E563E"/>
  <w16cid:commentId w16cid:paraId="3099CDF0" w16cid:durableId="3F10C9F8"/>
  <w16cid:commentId w16cid:paraId="2CA4225F" w16cid:durableId="2A2E5A1B"/>
  <w16cid:commentId w16cid:paraId="3FFED37F" w16cid:durableId="09C8FCBC"/>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05F1C" w14:textId="77777777" w:rsidR="00991BD6" w:rsidRDefault="00991BD6" w:rsidP="009B4C2B">
      <w:r>
        <w:separator/>
      </w:r>
    </w:p>
  </w:endnote>
  <w:endnote w:type="continuationSeparator" w:id="0">
    <w:p w14:paraId="2685E8F7" w14:textId="77777777" w:rsidR="00991BD6" w:rsidRDefault="00991BD6"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Monaco">
    <w:altName w:val="Calibri"/>
    <w:charset w:val="4D"/>
    <w:family w:val="auto"/>
    <w:pitch w:val="variable"/>
    <w:sig w:usb0="A00002FF" w:usb1="500039F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5B359" w14:textId="77777777" w:rsidR="00991BD6" w:rsidRDefault="00991BD6" w:rsidP="009B4C2B">
      <w:r>
        <w:separator/>
      </w:r>
    </w:p>
  </w:footnote>
  <w:footnote w:type="continuationSeparator" w:id="0">
    <w:p w14:paraId="1EBBD686" w14:textId="77777777" w:rsidR="00991BD6" w:rsidRDefault="00991BD6"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0741475">
    <w:abstractNumId w:val="1"/>
  </w:num>
  <w:num w:numId="2" w16cid:durableId="823005314">
    <w:abstractNumId w:val="2"/>
  </w:num>
  <w:num w:numId="3" w16cid:durableId="360740267">
    <w:abstractNumId w:val="5"/>
  </w:num>
  <w:num w:numId="4" w16cid:durableId="969171322">
    <w:abstractNumId w:val="0"/>
  </w:num>
  <w:num w:numId="5" w16cid:durableId="1478454110">
    <w:abstractNumId w:val="3"/>
  </w:num>
  <w:num w:numId="6" w16cid:durableId="1226066904">
    <w:abstractNumId w:val="6"/>
  </w:num>
  <w:num w:numId="7" w16cid:durableId="21117767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2896"/>
    <w:rsid w:val="00043001"/>
    <w:rsid w:val="00056973"/>
    <w:rsid w:val="00057B69"/>
    <w:rsid w:val="00057BA8"/>
    <w:rsid w:val="000642CC"/>
    <w:rsid w:val="00064FCF"/>
    <w:rsid w:val="00066613"/>
    <w:rsid w:val="0007080D"/>
    <w:rsid w:val="0007282D"/>
    <w:rsid w:val="00080452"/>
    <w:rsid w:val="00094986"/>
    <w:rsid w:val="00095C26"/>
    <w:rsid w:val="000A1681"/>
    <w:rsid w:val="000A1A31"/>
    <w:rsid w:val="000A63B7"/>
    <w:rsid w:val="000A6D26"/>
    <w:rsid w:val="000C156B"/>
    <w:rsid w:val="000C6AA6"/>
    <w:rsid w:val="000D41B2"/>
    <w:rsid w:val="000D4769"/>
    <w:rsid w:val="000D685F"/>
    <w:rsid w:val="000E0C25"/>
    <w:rsid w:val="000E1A71"/>
    <w:rsid w:val="000E3FA6"/>
    <w:rsid w:val="000E691F"/>
    <w:rsid w:val="000E74A0"/>
    <w:rsid w:val="000F79B3"/>
    <w:rsid w:val="00101984"/>
    <w:rsid w:val="00105516"/>
    <w:rsid w:val="0011523B"/>
    <w:rsid w:val="001175F9"/>
    <w:rsid w:val="001211D2"/>
    <w:rsid w:val="001313BD"/>
    <w:rsid w:val="0013326D"/>
    <w:rsid w:val="00134966"/>
    <w:rsid w:val="00136DB7"/>
    <w:rsid w:val="00144B86"/>
    <w:rsid w:val="00151C99"/>
    <w:rsid w:val="00152CBA"/>
    <w:rsid w:val="0015432C"/>
    <w:rsid w:val="00155D45"/>
    <w:rsid w:val="00164233"/>
    <w:rsid w:val="00171464"/>
    <w:rsid w:val="00171DD6"/>
    <w:rsid w:val="0017314E"/>
    <w:rsid w:val="00173964"/>
    <w:rsid w:val="00176D2C"/>
    <w:rsid w:val="0018005F"/>
    <w:rsid w:val="00181FA8"/>
    <w:rsid w:val="0018289E"/>
    <w:rsid w:val="0019076A"/>
    <w:rsid w:val="00195ECF"/>
    <w:rsid w:val="001A0C35"/>
    <w:rsid w:val="001A65DD"/>
    <w:rsid w:val="001B22A8"/>
    <w:rsid w:val="001B79C7"/>
    <w:rsid w:val="001D13C5"/>
    <w:rsid w:val="001D3701"/>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D5C"/>
    <w:rsid w:val="00235FC5"/>
    <w:rsid w:val="00237ED0"/>
    <w:rsid w:val="00245C88"/>
    <w:rsid w:val="00245F48"/>
    <w:rsid w:val="00250785"/>
    <w:rsid w:val="0025202D"/>
    <w:rsid w:val="00252E04"/>
    <w:rsid w:val="00253D0A"/>
    <w:rsid w:val="00261545"/>
    <w:rsid w:val="002620AE"/>
    <w:rsid w:val="00263F14"/>
    <w:rsid w:val="0026711E"/>
    <w:rsid w:val="002676C9"/>
    <w:rsid w:val="00271E58"/>
    <w:rsid w:val="002750B2"/>
    <w:rsid w:val="00275834"/>
    <w:rsid w:val="00280722"/>
    <w:rsid w:val="00281EEC"/>
    <w:rsid w:val="002840C9"/>
    <w:rsid w:val="00284C12"/>
    <w:rsid w:val="00287247"/>
    <w:rsid w:val="00290BF1"/>
    <w:rsid w:val="0029554C"/>
    <w:rsid w:val="00295B89"/>
    <w:rsid w:val="0029789C"/>
    <w:rsid w:val="002A1EF5"/>
    <w:rsid w:val="002A304B"/>
    <w:rsid w:val="002A72EC"/>
    <w:rsid w:val="002A7F03"/>
    <w:rsid w:val="002B081F"/>
    <w:rsid w:val="002B400A"/>
    <w:rsid w:val="002B6ECC"/>
    <w:rsid w:val="002B7F5F"/>
    <w:rsid w:val="002C320F"/>
    <w:rsid w:val="002C3747"/>
    <w:rsid w:val="002D40ED"/>
    <w:rsid w:val="002D7263"/>
    <w:rsid w:val="002E1265"/>
    <w:rsid w:val="002E537D"/>
    <w:rsid w:val="002E568B"/>
    <w:rsid w:val="002E7BDB"/>
    <w:rsid w:val="002F0A6D"/>
    <w:rsid w:val="002F0DB3"/>
    <w:rsid w:val="002F18B0"/>
    <w:rsid w:val="00314A5D"/>
    <w:rsid w:val="00315B05"/>
    <w:rsid w:val="00334ADF"/>
    <w:rsid w:val="00337794"/>
    <w:rsid w:val="003509B8"/>
    <w:rsid w:val="00355A76"/>
    <w:rsid w:val="00356E7A"/>
    <w:rsid w:val="00363EDC"/>
    <w:rsid w:val="003665DF"/>
    <w:rsid w:val="00367076"/>
    <w:rsid w:val="003717AA"/>
    <w:rsid w:val="003733DE"/>
    <w:rsid w:val="00375CD0"/>
    <w:rsid w:val="003801C9"/>
    <w:rsid w:val="00380F24"/>
    <w:rsid w:val="003859F6"/>
    <w:rsid w:val="003922EB"/>
    <w:rsid w:val="00392DBC"/>
    <w:rsid w:val="00396449"/>
    <w:rsid w:val="00397B9C"/>
    <w:rsid w:val="003A204B"/>
    <w:rsid w:val="003B4768"/>
    <w:rsid w:val="003B6CDD"/>
    <w:rsid w:val="003C7B94"/>
    <w:rsid w:val="003D17AC"/>
    <w:rsid w:val="003D5A5B"/>
    <w:rsid w:val="003E0CA3"/>
    <w:rsid w:val="003E0D14"/>
    <w:rsid w:val="003F627B"/>
    <w:rsid w:val="003F63B3"/>
    <w:rsid w:val="0040085E"/>
    <w:rsid w:val="00403CB4"/>
    <w:rsid w:val="00405356"/>
    <w:rsid w:val="00406F74"/>
    <w:rsid w:val="0041279D"/>
    <w:rsid w:val="0041407D"/>
    <w:rsid w:val="00415C5B"/>
    <w:rsid w:val="00417390"/>
    <w:rsid w:val="004173D2"/>
    <w:rsid w:val="0042174D"/>
    <w:rsid w:val="0042306A"/>
    <w:rsid w:val="004253ED"/>
    <w:rsid w:val="004317DC"/>
    <w:rsid w:val="0043235D"/>
    <w:rsid w:val="00433289"/>
    <w:rsid w:val="00435ABE"/>
    <w:rsid w:val="0043787D"/>
    <w:rsid w:val="00437D27"/>
    <w:rsid w:val="004433B7"/>
    <w:rsid w:val="00444382"/>
    <w:rsid w:val="00444BD0"/>
    <w:rsid w:val="004578FA"/>
    <w:rsid w:val="00462E79"/>
    <w:rsid w:val="00473216"/>
    <w:rsid w:val="00477D12"/>
    <w:rsid w:val="00480B9F"/>
    <w:rsid w:val="00481673"/>
    <w:rsid w:val="00486C53"/>
    <w:rsid w:val="00487ED1"/>
    <w:rsid w:val="00494CBA"/>
    <w:rsid w:val="00495B22"/>
    <w:rsid w:val="004A19AE"/>
    <w:rsid w:val="004A6A89"/>
    <w:rsid w:val="004B0146"/>
    <w:rsid w:val="004C10EB"/>
    <w:rsid w:val="004C7077"/>
    <w:rsid w:val="004D08E1"/>
    <w:rsid w:val="004D42BB"/>
    <w:rsid w:val="004E5C73"/>
    <w:rsid w:val="004E6F16"/>
    <w:rsid w:val="004F5624"/>
    <w:rsid w:val="005110F5"/>
    <w:rsid w:val="00512CBD"/>
    <w:rsid w:val="00517C1E"/>
    <w:rsid w:val="005200FA"/>
    <w:rsid w:val="005209E1"/>
    <w:rsid w:val="00522FED"/>
    <w:rsid w:val="00526E5E"/>
    <w:rsid w:val="00527C2B"/>
    <w:rsid w:val="0053139F"/>
    <w:rsid w:val="00532560"/>
    <w:rsid w:val="00532C7F"/>
    <w:rsid w:val="00533B7E"/>
    <w:rsid w:val="00540B15"/>
    <w:rsid w:val="005433DA"/>
    <w:rsid w:val="00547A38"/>
    <w:rsid w:val="0055529E"/>
    <w:rsid w:val="005636C0"/>
    <w:rsid w:val="00565A8B"/>
    <w:rsid w:val="00566C2C"/>
    <w:rsid w:val="00570F20"/>
    <w:rsid w:val="005746D1"/>
    <w:rsid w:val="00576035"/>
    <w:rsid w:val="00576692"/>
    <w:rsid w:val="00580B22"/>
    <w:rsid w:val="0058230D"/>
    <w:rsid w:val="005831E6"/>
    <w:rsid w:val="005870DF"/>
    <w:rsid w:val="005933DD"/>
    <w:rsid w:val="005A129F"/>
    <w:rsid w:val="005A1F03"/>
    <w:rsid w:val="005A498B"/>
    <w:rsid w:val="005B26B9"/>
    <w:rsid w:val="005B3F6C"/>
    <w:rsid w:val="005B5A3A"/>
    <w:rsid w:val="005C511E"/>
    <w:rsid w:val="005C6C7A"/>
    <w:rsid w:val="005E0538"/>
    <w:rsid w:val="005E0A73"/>
    <w:rsid w:val="005E2C00"/>
    <w:rsid w:val="005E2FEE"/>
    <w:rsid w:val="005E6D58"/>
    <w:rsid w:val="005F0597"/>
    <w:rsid w:val="005F1E8D"/>
    <w:rsid w:val="005F39D0"/>
    <w:rsid w:val="005F422E"/>
    <w:rsid w:val="006032E9"/>
    <w:rsid w:val="0061163F"/>
    <w:rsid w:val="006159C2"/>
    <w:rsid w:val="0061715C"/>
    <w:rsid w:val="0061731D"/>
    <w:rsid w:val="00617BD9"/>
    <w:rsid w:val="00622296"/>
    <w:rsid w:val="00623B32"/>
    <w:rsid w:val="00623DD8"/>
    <w:rsid w:val="006259B4"/>
    <w:rsid w:val="00630D4D"/>
    <w:rsid w:val="006349E9"/>
    <w:rsid w:val="00635119"/>
    <w:rsid w:val="00641243"/>
    <w:rsid w:val="0064532D"/>
    <w:rsid w:val="006528A1"/>
    <w:rsid w:val="006611F9"/>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95175"/>
    <w:rsid w:val="006B016A"/>
    <w:rsid w:val="006B4882"/>
    <w:rsid w:val="006C360E"/>
    <w:rsid w:val="006C4A83"/>
    <w:rsid w:val="006C6F43"/>
    <w:rsid w:val="006D152A"/>
    <w:rsid w:val="006D3066"/>
    <w:rsid w:val="006D5284"/>
    <w:rsid w:val="006D7F06"/>
    <w:rsid w:val="006E0C18"/>
    <w:rsid w:val="006E54C4"/>
    <w:rsid w:val="006F3E6B"/>
    <w:rsid w:val="006F584C"/>
    <w:rsid w:val="00700CA8"/>
    <w:rsid w:val="00701637"/>
    <w:rsid w:val="00701EB0"/>
    <w:rsid w:val="007025A9"/>
    <w:rsid w:val="0070501D"/>
    <w:rsid w:val="00705FE1"/>
    <w:rsid w:val="00712A56"/>
    <w:rsid w:val="00715D18"/>
    <w:rsid w:val="00715D27"/>
    <w:rsid w:val="007256B0"/>
    <w:rsid w:val="0072610A"/>
    <w:rsid w:val="007268C2"/>
    <w:rsid w:val="00731EA5"/>
    <w:rsid w:val="00761A9D"/>
    <w:rsid w:val="00765FE9"/>
    <w:rsid w:val="0077211F"/>
    <w:rsid w:val="0077441C"/>
    <w:rsid w:val="00782EA1"/>
    <w:rsid w:val="00792779"/>
    <w:rsid w:val="00796F8D"/>
    <w:rsid w:val="007A1A08"/>
    <w:rsid w:val="007A1A41"/>
    <w:rsid w:val="007A283D"/>
    <w:rsid w:val="007A68CB"/>
    <w:rsid w:val="007B5406"/>
    <w:rsid w:val="007B580F"/>
    <w:rsid w:val="007C03DE"/>
    <w:rsid w:val="007C042F"/>
    <w:rsid w:val="007C0A44"/>
    <w:rsid w:val="007C1BDA"/>
    <w:rsid w:val="007C1D5C"/>
    <w:rsid w:val="007C32C3"/>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13785"/>
    <w:rsid w:val="00815249"/>
    <w:rsid w:val="00816A13"/>
    <w:rsid w:val="00817AD8"/>
    <w:rsid w:val="00817D31"/>
    <w:rsid w:val="00824BD5"/>
    <w:rsid w:val="00826808"/>
    <w:rsid w:val="008307A0"/>
    <w:rsid w:val="00830E20"/>
    <w:rsid w:val="008335BF"/>
    <w:rsid w:val="008422B4"/>
    <w:rsid w:val="00846C5B"/>
    <w:rsid w:val="00851AB4"/>
    <w:rsid w:val="008600C1"/>
    <w:rsid w:val="008613D1"/>
    <w:rsid w:val="008651BB"/>
    <w:rsid w:val="0087419B"/>
    <w:rsid w:val="00880269"/>
    <w:rsid w:val="00882A24"/>
    <w:rsid w:val="00883F7B"/>
    <w:rsid w:val="008876FC"/>
    <w:rsid w:val="00895C86"/>
    <w:rsid w:val="008964CE"/>
    <w:rsid w:val="008A1BD4"/>
    <w:rsid w:val="008A3F70"/>
    <w:rsid w:val="008B05F8"/>
    <w:rsid w:val="008B12AF"/>
    <w:rsid w:val="008B1EB6"/>
    <w:rsid w:val="008B5851"/>
    <w:rsid w:val="008C2771"/>
    <w:rsid w:val="008C6877"/>
    <w:rsid w:val="008C6BDA"/>
    <w:rsid w:val="008D04B8"/>
    <w:rsid w:val="008D5E5B"/>
    <w:rsid w:val="008E0F38"/>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47079"/>
    <w:rsid w:val="009500AF"/>
    <w:rsid w:val="0095043F"/>
    <w:rsid w:val="00950C3D"/>
    <w:rsid w:val="009529BF"/>
    <w:rsid w:val="00956033"/>
    <w:rsid w:val="009569DD"/>
    <w:rsid w:val="009609CF"/>
    <w:rsid w:val="00967589"/>
    <w:rsid w:val="00990B37"/>
    <w:rsid w:val="00991BD6"/>
    <w:rsid w:val="009962D6"/>
    <w:rsid w:val="00996C31"/>
    <w:rsid w:val="00997D69"/>
    <w:rsid w:val="00997F39"/>
    <w:rsid w:val="009B18A4"/>
    <w:rsid w:val="009B2182"/>
    <w:rsid w:val="009B2BF8"/>
    <w:rsid w:val="009B31A7"/>
    <w:rsid w:val="009B4C2B"/>
    <w:rsid w:val="009C2153"/>
    <w:rsid w:val="009C41B4"/>
    <w:rsid w:val="009C4EA4"/>
    <w:rsid w:val="009D2E19"/>
    <w:rsid w:val="009D6967"/>
    <w:rsid w:val="009D6A5A"/>
    <w:rsid w:val="009E2DF2"/>
    <w:rsid w:val="009E35D0"/>
    <w:rsid w:val="009E3CC4"/>
    <w:rsid w:val="009E4099"/>
    <w:rsid w:val="009E6CC7"/>
    <w:rsid w:val="009F3B04"/>
    <w:rsid w:val="009F603D"/>
    <w:rsid w:val="00A01D2A"/>
    <w:rsid w:val="00A047D2"/>
    <w:rsid w:val="00A05727"/>
    <w:rsid w:val="00A067A6"/>
    <w:rsid w:val="00A07ADB"/>
    <w:rsid w:val="00A14B41"/>
    <w:rsid w:val="00A15663"/>
    <w:rsid w:val="00A15B36"/>
    <w:rsid w:val="00A166C5"/>
    <w:rsid w:val="00A213FF"/>
    <w:rsid w:val="00A36A0B"/>
    <w:rsid w:val="00A44D01"/>
    <w:rsid w:val="00A565ED"/>
    <w:rsid w:val="00A56CF1"/>
    <w:rsid w:val="00A7066E"/>
    <w:rsid w:val="00A71A32"/>
    <w:rsid w:val="00A76702"/>
    <w:rsid w:val="00A8076B"/>
    <w:rsid w:val="00A81C25"/>
    <w:rsid w:val="00A82539"/>
    <w:rsid w:val="00A84F17"/>
    <w:rsid w:val="00A91086"/>
    <w:rsid w:val="00A92411"/>
    <w:rsid w:val="00A9541C"/>
    <w:rsid w:val="00AA20C8"/>
    <w:rsid w:val="00AA2419"/>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B0070F"/>
    <w:rsid w:val="00B00A9A"/>
    <w:rsid w:val="00B01287"/>
    <w:rsid w:val="00B028F9"/>
    <w:rsid w:val="00B047D8"/>
    <w:rsid w:val="00B070A5"/>
    <w:rsid w:val="00B071BE"/>
    <w:rsid w:val="00B164BF"/>
    <w:rsid w:val="00B16FBC"/>
    <w:rsid w:val="00B1705D"/>
    <w:rsid w:val="00B177C3"/>
    <w:rsid w:val="00B205EE"/>
    <w:rsid w:val="00B25F11"/>
    <w:rsid w:val="00B27808"/>
    <w:rsid w:val="00B317B9"/>
    <w:rsid w:val="00B317F3"/>
    <w:rsid w:val="00B40590"/>
    <w:rsid w:val="00B43EE2"/>
    <w:rsid w:val="00B450E4"/>
    <w:rsid w:val="00B47743"/>
    <w:rsid w:val="00B50D62"/>
    <w:rsid w:val="00B51A9A"/>
    <w:rsid w:val="00B547A8"/>
    <w:rsid w:val="00B61844"/>
    <w:rsid w:val="00B62619"/>
    <w:rsid w:val="00B62EEA"/>
    <w:rsid w:val="00B62F21"/>
    <w:rsid w:val="00B654FE"/>
    <w:rsid w:val="00B71E47"/>
    <w:rsid w:val="00B825DD"/>
    <w:rsid w:val="00B826DC"/>
    <w:rsid w:val="00B861DC"/>
    <w:rsid w:val="00B866D6"/>
    <w:rsid w:val="00B874D2"/>
    <w:rsid w:val="00B8757C"/>
    <w:rsid w:val="00B928B9"/>
    <w:rsid w:val="00B96AAE"/>
    <w:rsid w:val="00BA2485"/>
    <w:rsid w:val="00BA5A27"/>
    <w:rsid w:val="00BA6691"/>
    <w:rsid w:val="00BB6F7F"/>
    <w:rsid w:val="00BC1B34"/>
    <w:rsid w:val="00BC20AB"/>
    <w:rsid w:val="00BC2159"/>
    <w:rsid w:val="00BC390A"/>
    <w:rsid w:val="00BC463D"/>
    <w:rsid w:val="00BD0E57"/>
    <w:rsid w:val="00BD1256"/>
    <w:rsid w:val="00BD1992"/>
    <w:rsid w:val="00BD384B"/>
    <w:rsid w:val="00BE5F43"/>
    <w:rsid w:val="00BF1FB2"/>
    <w:rsid w:val="00BF7831"/>
    <w:rsid w:val="00C01950"/>
    <w:rsid w:val="00C05930"/>
    <w:rsid w:val="00C05A5A"/>
    <w:rsid w:val="00C06EC1"/>
    <w:rsid w:val="00C12458"/>
    <w:rsid w:val="00C12D3F"/>
    <w:rsid w:val="00C146F7"/>
    <w:rsid w:val="00C21D82"/>
    <w:rsid w:val="00C2208A"/>
    <w:rsid w:val="00C246F4"/>
    <w:rsid w:val="00C25CFD"/>
    <w:rsid w:val="00C26711"/>
    <w:rsid w:val="00C27CC6"/>
    <w:rsid w:val="00C31EA3"/>
    <w:rsid w:val="00C43285"/>
    <w:rsid w:val="00C45043"/>
    <w:rsid w:val="00C459A2"/>
    <w:rsid w:val="00C540DD"/>
    <w:rsid w:val="00C673A5"/>
    <w:rsid w:val="00C768BA"/>
    <w:rsid w:val="00C77114"/>
    <w:rsid w:val="00C77243"/>
    <w:rsid w:val="00C826A7"/>
    <w:rsid w:val="00C8732F"/>
    <w:rsid w:val="00C923D5"/>
    <w:rsid w:val="00C9608F"/>
    <w:rsid w:val="00CA34B5"/>
    <w:rsid w:val="00CA5503"/>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07BC0"/>
    <w:rsid w:val="00D10B17"/>
    <w:rsid w:val="00D1548C"/>
    <w:rsid w:val="00D16152"/>
    <w:rsid w:val="00D16571"/>
    <w:rsid w:val="00D16B00"/>
    <w:rsid w:val="00D20127"/>
    <w:rsid w:val="00D27E15"/>
    <w:rsid w:val="00D351C1"/>
    <w:rsid w:val="00D37004"/>
    <w:rsid w:val="00D37C4A"/>
    <w:rsid w:val="00D40247"/>
    <w:rsid w:val="00D411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D6988"/>
    <w:rsid w:val="00DE151A"/>
    <w:rsid w:val="00DE4185"/>
    <w:rsid w:val="00DE493D"/>
    <w:rsid w:val="00DE63E7"/>
    <w:rsid w:val="00DF22E5"/>
    <w:rsid w:val="00DF4B83"/>
    <w:rsid w:val="00DF5087"/>
    <w:rsid w:val="00DF59A5"/>
    <w:rsid w:val="00E01F00"/>
    <w:rsid w:val="00E0267E"/>
    <w:rsid w:val="00E02E63"/>
    <w:rsid w:val="00E0703E"/>
    <w:rsid w:val="00E12068"/>
    <w:rsid w:val="00E12E12"/>
    <w:rsid w:val="00E13479"/>
    <w:rsid w:val="00E15F93"/>
    <w:rsid w:val="00E221AC"/>
    <w:rsid w:val="00E24FB1"/>
    <w:rsid w:val="00E25DCB"/>
    <w:rsid w:val="00E26FA5"/>
    <w:rsid w:val="00E31706"/>
    <w:rsid w:val="00E31F65"/>
    <w:rsid w:val="00E32297"/>
    <w:rsid w:val="00E34FA8"/>
    <w:rsid w:val="00E428BC"/>
    <w:rsid w:val="00E4531F"/>
    <w:rsid w:val="00E53B33"/>
    <w:rsid w:val="00E57739"/>
    <w:rsid w:val="00E626AC"/>
    <w:rsid w:val="00E639BB"/>
    <w:rsid w:val="00E6472E"/>
    <w:rsid w:val="00E6680F"/>
    <w:rsid w:val="00E763F3"/>
    <w:rsid w:val="00E83D6E"/>
    <w:rsid w:val="00E85990"/>
    <w:rsid w:val="00E85DC2"/>
    <w:rsid w:val="00E86B3F"/>
    <w:rsid w:val="00E914E6"/>
    <w:rsid w:val="00EA2D98"/>
    <w:rsid w:val="00EA4716"/>
    <w:rsid w:val="00EB3BC7"/>
    <w:rsid w:val="00EB7CB2"/>
    <w:rsid w:val="00EC101B"/>
    <w:rsid w:val="00EC6CAC"/>
    <w:rsid w:val="00ED1C7F"/>
    <w:rsid w:val="00ED4FFF"/>
    <w:rsid w:val="00ED5552"/>
    <w:rsid w:val="00EE20FF"/>
    <w:rsid w:val="00EE4634"/>
    <w:rsid w:val="00EE4DBD"/>
    <w:rsid w:val="00EE5DD8"/>
    <w:rsid w:val="00EF0BBA"/>
    <w:rsid w:val="00EF0CFA"/>
    <w:rsid w:val="00EF152C"/>
    <w:rsid w:val="00EF7628"/>
    <w:rsid w:val="00F013CE"/>
    <w:rsid w:val="00F0487B"/>
    <w:rsid w:val="00F10947"/>
    <w:rsid w:val="00F10A37"/>
    <w:rsid w:val="00F149DB"/>
    <w:rsid w:val="00F15086"/>
    <w:rsid w:val="00F17ED1"/>
    <w:rsid w:val="00F2075E"/>
    <w:rsid w:val="00F23409"/>
    <w:rsid w:val="00F235E9"/>
    <w:rsid w:val="00F25230"/>
    <w:rsid w:val="00F26904"/>
    <w:rsid w:val="00F26D14"/>
    <w:rsid w:val="00F33E40"/>
    <w:rsid w:val="00F36798"/>
    <w:rsid w:val="00F64AEB"/>
    <w:rsid w:val="00F769A6"/>
    <w:rsid w:val="00F76C68"/>
    <w:rsid w:val="00F77F4A"/>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tbone.biol.sc.edu/tide/tideshow.cgi?site=Bamfield%2C+British+Columbia" TargetMode="Externa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42</Pages>
  <Words>34240</Words>
  <Characters>168807</Characters>
  <Application>Microsoft Office Word</Application>
  <DocSecurity>0</DocSecurity>
  <Lines>2446</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Isabelle Cote</cp:lastModifiedBy>
  <cp:revision>28</cp:revision>
  <dcterms:created xsi:type="dcterms:W3CDTF">2024-07-09T22:34:00Z</dcterms:created>
  <dcterms:modified xsi:type="dcterms:W3CDTF">2024-07-23T19:20:00Z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id="JUC7ozfk"/&gt;&lt;style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