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commentRangeStart w:id="1"/>
      <w:commentRangeStart w:id="2"/>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commentRangeEnd w:id="1"/>
      <w:r w:rsidR="008E795A">
        <w:rPr>
          <w:rStyle w:val="CommentReference"/>
        </w:rPr>
        <w:commentReference w:id="1"/>
      </w:r>
      <w:commentRangeEnd w:id="2"/>
      <w:r w:rsidR="008E795A">
        <w:rPr>
          <w:rStyle w:val="CommentReference"/>
        </w:rPr>
        <w:commentReference w:id="2"/>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6B74677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rocky reefs for three years</w:t>
      </w:r>
      <w:ins w:id="3" w:author="Jasmin Schuster" w:date="2024-10-19T15:36:00Z" w16du:dateUtc="2024-10-19T22:36:00Z">
        <w:r w:rsidR="003D1191">
          <w:t>,</w:t>
        </w:r>
      </w:ins>
      <w:r w:rsidR="00E53B33" w:rsidRPr="00E53B33">
        <w:t xml:space="preserve">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4"/>
      <w:r w:rsidRPr="005F1E8D">
        <w:t xml:space="preserve">higher within than </w:t>
      </w:r>
      <w:r w:rsidR="003C6B73">
        <w:t>at the edge of</w:t>
      </w:r>
      <w:r w:rsidR="00B61844" w:rsidRPr="005F1E8D">
        <w:t xml:space="preserve"> </w:t>
      </w:r>
      <w:r w:rsidRPr="005F1E8D">
        <w:t>kelp forests</w:t>
      </w:r>
      <w:r w:rsidR="003C6B73">
        <w:t>, ~ 5 m away</w:t>
      </w:r>
      <w:r w:rsidRPr="005F1E8D">
        <w:t xml:space="preserve">, </w:t>
      </w:r>
      <w:commentRangeEnd w:id="4"/>
      <w:r w:rsidR="003D1191">
        <w:rPr>
          <w:rStyle w:val="CommentReference"/>
        </w:rPr>
        <w:commentReference w:id="4"/>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5A0A94">
        <w:t xml:space="preserve">weakly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1CBF3A00"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ins w:id="5" w:author="Jasmin Schuster" w:date="2024-10-19T15:41:00Z" w16du:dateUtc="2024-10-19T22:41:00Z">
        <w:r w:rsidR="003D1191">
          <w:rPr>
            <w:color w:val="000000"/>
          </w:rPr>
          <w:t>,</w:t>
        </w:r>
      </w:ins>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3D1191">
        <w:rPr>
          <w:color w:val="000000"/>
          <w:highlight w:val="yellow"/>
          <w:rPrChange w:id="6" w:author="Jasmin Schuster" w:date="2024-10-19T15:43:00Z" w16du:dateUtc="2024-10-19T22:43:00Z">
            <w:rPr>
              <w:color w:val="000000"/>
            </w:rPr>
          </w:rPrChange>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7"/>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7"/>
      <w:r w:rsidR="003D1191">
        <w:rPr>
          <w:rStyle w:val="CommentReference"/>
        </w:rPr>
        <w:commentReference w:id="7"/>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ins w:id="8" w:author="Jasmin Schuster" w:date="2024-10-19T16:02:00Z" w16du:dateUtc="2024-10-19T23:02:00Z">
        <w:r w:rsidR="004F21D6">
          <w:rPr>
            <w:color w:val="000000"/>
          </w:rPr>
          <w:t xml:space="preserve"> Consumers</w:t>
        </w:r>
      </w:ins>
      <w:del w:id="9" w:author="Jasmin Schuster" w:date="2024-10-19T16:02:00Z" w16du:dateUtc="2024-10-19T23:02:00Z">
        <w:r w:rsidR="00F33E40" w:rsidRPr="005F1E8D" w:rsidDel="004F21D6">
          <w:rPr>
            <w:color w:val="000000"/>
          </w:rPr>
          <w:delText xml:space="preserve"> </w:delText>
        </w:r>
      </w:del>
      <w:moveToRangeStart w:id="10" w:author="Jasmin Schuster" w:date="2024-10-19T16:01:00Z" w:name="move180246129"/>
      <w:moveTo w:id="11" w:author="Jasmin Schuster" w:date="2024-10-19T16:01:00Z" w16du:dateUtc="2024-10-19T23:01:00Z">
        <w:del w:id="12" w:author="Jasmin Schuster" w:date="2024-10-19T16:02:00Z" w16du:dateUtc="2024-10-19T23:02:00Z">
          <w:r w:rsidR="004F21D6" w:rsidRPr="005F1E8D" w:rsidDel="004F21D6">
            <w:rPr>
              <w:color w:val="000000"/>
            </w:rPr>
            <w:delText>These animals</w:delText>
          </w:r>
        </w:del>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moveTo>
      <w:moveToRangeEnd w:id="10"/>
      <w:ins w:id="13" w:author="Jasmin Schuster" w:date="2024-10-19T16:03:00Z" w16du:dateUtc="2024-10-19T23:03:00Z">
        <w:r w:rsidR="004F21D6">
          <w:rPr>
            <w:color w:val="000000"/>
          </w:rPr>
          <w:t xml:space="preserve"> </w:t>
        </w:r>
      </w:ins>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47E599E1" w:rsidR="00676581" w:rsidRPr="005F1E8D" w:rsidRDefault="00E428BC" w:rsidP="00BC463D">
      <w:pPr>
        <w:pBdr>
          <w:top w:val="nil"/>
          <w:left w:val="nil"/>
          <w:bottom w:val="nil"/>
          <w:right w:val="nil"/>
          <w:between w:val="nil"/>
        </w:pBdr>
        <w:spacing w:line="480" w:lineRule="auto"/>
        <w:rPr>
          <w:color w:val="000000"/>
        </w:rPr>
      </w:pPr>
      <w:r w:rsidRPr="005F1E8D">
        <w:rPr>
          <w:color w:val="000000"/>
        </w:rPr>
        <w:t>Diurnal</w:t>
      </w:r>
      <w:r w:rsidR="00F92DAE" w:rsidRPr="005F1E8D">
        <w:rPr>
          <w:color w:val="000000"/>
        </w:rPr>
        <w:t xml:space="preserve"> </w:t>
      </w:r>
      <w:r w:rsidR="008651BB" w:rsidRPr="005F1E8D">
        <w:rPr>
          <w:color w:val="000000"/>
        </w:rPr>
        <w:t>migrations are a</w:t>
      </w:r>
      <w:ins w:id="14" w:author="Jasmin Schuster" w:date="2024-10-19T15:46:00Z" w16du:dateUtc="2024-10-19T22:46:00Z">
        <w:r w:rsidR="003D1191">
          <w:rPr>
            <w:color w:val="000000"/>
          </w:rPr>
          <w:t>nother</w:t>
        </w:r>
      </w:ins>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2548E19C"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For example,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w:t>
      </w:r>
      <w:r w:rsidR="00E53B33" w:rsidRPr="00E53B33">
        <w:rPr>
          <w:color w:val="000000"/>
        </w:rPr>
        <w:lastRenderedPageBreak/>
        <w:t>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122DE322"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charismatic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commentRangeStart w:id="15"/>
      <w:r w:rsidR="00A36A0B" w:rsidRPr="005F1E8D">
        <w:rPr>
          <w:color w:val="000000"/>
        </w:rPr>
        <w:t>.</w:t>
      </w:r>
      <w:r w:rsidR="00481673" w:rsidRPr="005F1E8D">
        <w:rPr>
          <w:color w:val="000000"/>
        </w:rPr>
        <w:t xml:space="preserve"> </w:t>
      </w:r>
      <w:commentRangeEnd w:id="15"/>
      <w:r w:rsidR="004F21D6">
        <w:rPr>
          <w:rStyle w:val="CommentReference"/>
        </w:rPr>
        <w:commentReference w:id="15"/>
      </w:r>
      <w:moveFromRangeStart w:id="16" w:author="Jasmin Schuster" w:date="2024-10-19T16:01:00Z" w:name="move180246129"/>
      <w:moveFrom w:id="17" w:author="Jasmin Schuster" w:date="2024-10-19T16:01:00Z" w16du:dateUtc="2024-10-19T23:01:00Z">
        <w:del w:id="18" w:author="Jasmin Schuster" w:date="2024-10-19T16:05:00Z" w16du:dateUtc="2024-10-19T23:05:00Z">
          <w:r w:rsidR="00AD64D7" w:rsidRPr="005F1E8D" w:rsidDel="004F21D6">
            <w:rPr>
              <w:color w:val="000000"/>
            </w:rPr>
            <w:delText>These animals excrete metabolic waste in the form of ammonium (NH</w:delText>
          </w:r>
          <w:r w:rsidR="00AD64D7" w:rsidRPr="005F1E8D" w:rsidDel="004F21D6">
            <w:rPr>
              <w:rFonts w:ascii="Cambria Math" w:hAnsi="Cambria Math" w:cs="Cambria Math"/>
              <w:color w:val="000000"/>
            </w:rPr>
            <w:delText>₄⁺</w:delText>
          </w:r>
          <w:r w:rsidR="00AD64D7" w:rsidRPr="005F1E8D" w:rsidDel="004F21D6">
            <w:rPr>
              <w:color w:val="000000"/>
            </w:rPr>
            <w:delText>), which is preferentially taken up by primary producers over other forms of nitrogen like nitrate and nitrite</w:delText>
          </w:r>
          <w:r w:rsidR="00677F1B" w:rsidRPr="005F1E8D" w:rsidDel="004F21D6">
            <w:rPr>
              <w:color w:val="000000"/>
            </w:rPr>
            <w:delText xml:space="preserve"> </w:delText>
          </w:r>
          <w:r w:rsidR="00677F1B" w:rsidRPr="005F1E8D" w:rsidDel="004F21D6">
            <w:rPr>
              <w:color w:val="000000"/>
            </w:rPr>
            <w:fldChar w:fldCharType="begin"/>
          </w:r>
          <w:r w:rsidR="00677F1B"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677F1B" w:rsidRPr="005F1E8D" w:rsidDel="004F21D6">
            <w:rPr>
              <w:color w:val="000000"/>
            </w:rPr>
            <w:fldChar w:fldCharType="separate"/>
          </w:r>
          <w:r w:rsidR="00677F1B" w:rsidRPr="005F1E8D" w:rsidDel="004F21D6">
            <w:rPr>
              <w:noProof/>
              <w:color w:val="000000"/>
            </w:rPr>
            <w:delText>(Lobban and Harrison, 1994; Phillips and Hurd, 2004)</w:delText>
          </w:r>
          <w:r w:rsidR="00677F1B" w:rsidRPr="005F1E8D" w:rsidDel="004F21D6">
            <w:rPr>
              <w:color w:val="000000"/>
            </w:rPr>
            <w:fldChar w:fldCharType="end"/>
          </w:r>
          <w:r w:rsidR="00AD64D7" w:rsidRPr="005F1E8D" w:rsidDel="004F21D6">
            <w:rPr>
              <w:color w:val="000000"/>
            </w:rPr>
            <w:delText xml:space="preserve">. </w:delText>
          </w:r>
        </w:del>
      </w:moveFrom>
      <w:moveFromRangeEnd w:id="16"/>
      <w:del w:id="19" w:author="Jasmin Schuster" w:date="2024-10-19T16:05:00Z" w16du:dateUtc="2024-10-19T23:05:00Z">
        <w:r w:rsidR="00E53B33" w:rsidRPr="00E53B33" w:rsidDel="004F21D6">
          <w:rPr>
            <w:color w:val="000000"/>
          </w:rPr>
          <w:delText xml:space="preserve">The </w:delText>
        </w:r>
      </w:del>
      <w:ins w:id="20" w:author="Jasmin Schuster" w:date="2024-10-19T16:05:00Z" w16du:dateUtc="2024-10-19T23:05:00Z">
        <w:del w:id="21" w:author="Jasmin Schuster" w:date="2024-10-19T16:01:00Z" w16du:dateUtc="2024-10-19T23:01:00Z">
          <w:r w:rsidR="004F21D6" w:rsidRPr="005F1E8D" w:rsidDel="004F21D6">
            <w:rPr>
              <w:color w:val="000000"/>
            </w:rPr>
            <w:delText>These animals excrete metabolic waste in the form of ammonium (NH</w:delText>
          </w:r>
          <w:r w:rsidR="004F21D6" w:rsidRPr="005F1E8D" w:rsidDel="004F21D6">
            <w:rPr>
              <w:rFonts w:ascii="Cambria Math" w:hAnsi="Cambria Math" w:cs="Cambria Math"/>
              <w:color w:val="000000"/>
            </w:rPr>
            <w:delText>₄⁺</w:delText>
          </w:r>
          <w:r w:rsidR="004F21D6" w:rsidRPr="005F1E8D" w:rsidDel="004F21D6">
            <w:rPr>
              <w:color w:val="000000"/>
            </w:rPr>
            <w:delText xml:space="preserve">), which is preferentially taken up by primary producers over other forms of nitrogen like nitrate and nitrite </w:delText>
          </w:r>
          <w:r w:rsidR="004F21D6" w:rsidRPr="005F1E8D" w:rsidDel="004F21D6">
            <w:rPr>
              <w:color w:val="000000"/>
            </w:rPr>
            <w:fldChar w:fldCharType="begin"/>
          </w:r>
          <w:r w:rsidR="004F21D6"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4F21D6" w:rsidRPr="005F1E8D" w:rsidDel="004F21D6">
            <w:rPr>
              <w:color w:val="000000"/>
            </w:rPr>
            <w:fldChar w:fldCharType="separate"/>
          </w:r>
          <w:r w:rsidR="004F21D6" w:rsidRPr="005F1E8D" w:rsidDel="004F21D6">
            <w:rPr>
              <w:noProof/>
              <w:color w:val="000000"/>
            </w:rPr>
            <w:delText>(Lobban and Harrison, 1994; Phillips and Hurd, 2004)</w:delText>
          </w:r>
          <w:r w:rsidR="004F21D6" w:rsidRPr="005F1E8D" w:rsidDel="004F21D6">
            <w:rPr>
              <w:color w:val="000000"/>
            </w:rPr>
            <w:fldChar w:fldCharType="end"/>
          </w:r>
        </w:del>
      </w:ins>
      <w:ins w:id="22" w:author="Jasmin Schuster" w:date="2024-10-19T16:06:00Z" w16du:dateUtc="2024-10-19T23:06:00Z">
        <w:r w:rsidR="004F21D6">
          <w:rPr>
            <w:color w:val="000000"/>
          </w:rPr>
          <w:t>Heightened ammonia excretion from the</w:t>
        </w:r>
      </w:ins>
      <w:ins w:id="23" w:author="Jasmin Schuster" w:date="2024-10-19T16:05:00Z" w16du:dateUtc="2024-10-19T23:05:00Z">
        <w:r w:rsidR="004F21D6">
          <w:rPr>
            <w:color w:val="000000"/>
          </w:rPr>
          <w:t xml:space="preserve"> </w:t>
        </w:r>
      </w:ins>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ins w:id="24" w:author="Jasmin Schuster" w:date="2024-10-19T16:09:00Z" w16du:dateUtc="2024-10-19T23:09:00Z">
        <w:r w:rsidR="004F21D6">
          <w:rPr>
            <w:color w:val="000000"/>
          </w:rPr>
          <w:t xml:space="preserve"> </w:t>
        </w:r>
        <w:commentRangeStart w:id="25"/>
        <w:r w:rsidR="004F21D6">
          <w:rPr>
            <w:color w:val="000000"/>
          </w:rPr>
          <w:t>(in the form of nitrate or ammonium)</w:t>
        </w:r>
      </w:ins>
      <w:r w:rsidR="008B1EB6" w:rsidRPr="005F1E8D">
        <w:rPr>
          <w:color w:val="000000"/>
        </w:rPr>
        <w:t xml:space="preserve">, </w:t>
      </w:r>
      <w:commentRangeEnd w:id="25"/>
      <w:r w:rsidR="004F21D6">
        <w:rPr>
          <w:rStyle w:val="CommentReference"/>
        </w:rPr>
        <w:commentReference w:id="25"/>
      </w:r>
      <w:r w:rsidR="008B1EB6" w:rsidRPr="005F1E8D">
        <w:rPr>
          <w:color w:val="000000"/>
        </w:rPr>
        <w:t>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r w:rsidR="002C320F" w:rsidRPr="005F1E8D">
        <w:rPr>
          <w:i/>
          <w:color w:val="000000"/>
        </w:rPr>
        <w:t xml:space="preserve">Nereocystis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w:t>
      </w:r>
      <w:ins w:id="26" w:author="Jasmin Schuster" w:date="2024-10-19T16:10:00Z" w16du:dateUtc="2024-10-19T23:10:00Z">
        <w:r w:rsidR="004F21D6">
          <w:rPr>
            <w:color w:val="000000"/>
          </w:rPr>
          <w:t xml:space="preserve"> nutrient</w:t>
        </w:r>
      </w:ins>
      <w:r w:rsidR="008B1EB6" w:rsidRPr="005F1E8D">
        <w:rPr>
          <w:color w:val="000000"/>
        </w:rPr>
        <w:t xml:space="preserve"> heterogeneity</w:t>
      </w:r>
      <w:r w:rsidR="002C320F" w:rsidRPr="005F1E8D">
        <w:rPr>
          <w:color w:val="000000"/>
        </w:rPr>
        <w:t xml:space="preserve">. </w:t>
      </w:r>
    </w:p>
    <w:p w14:paraId="7AF2AC9B" w14:textId="2013F1CF"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 xml:space="preserve">Canada. This region is located on the traditional territories of the Huu-ay-aht </w:t>
      </w:r>
      <w:r w:rsidR="00D57AB2" w:rsidRPr="005F1E8D">
        <w:rPr>
          <w:color w:val="000000"/>
        </w:rPr>
        <w:lastRenderedPageBreak/>
        <w:t>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t xml:space="preserve">We tested the hypothesis that animal-regenerated nutrients could contribute to variability in 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w:t>
      </w:r>
      <w:proofErr w:type="gramStart"/>
      <w:r w:rsidR="00E65785" w:rsidRPr="00E65785">
        <w:rPr>
          <w:color w:val="000000"/>
          <w:highlight w:val="green"/>
        </w:rPr>
        <w:t>a,b</w:t>
      </w:r>
      <w:proofErr w:type="gramEnd"/>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 xml:space="preserve">scale patterns of kelp response </w:t>
      </w:r>
      <w:r w:rsidR="00444BD0" w:rsidRPr="005F1E8D">
        <w:lastRenderedPageBreak/>
        <w:t>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2A71565"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and 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158EA101"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w:t>
      </w:r>
      <w:r w:rsidRPr="005F1E8D">
        <w:lastRenderedPageBreak/>
        <w:t xml:space="preserve">in </w:t>
      </w:r>
      <w:r w:rsidR="00D56988" w:rsidRPr="005F1E8D">
        <w:t>sealed</w:t>
      </w:r>
      <w:r w:rsidRPr="005F1E8D">
        <w:t xml:space="preserve"> </w:t>
      </w:r>
      <w:r w:rsidR="00D56988" w:rsidRPr="005F1E8D">
        <w:t xml:space="preserve">plastic </w:t>
      </w:r>
      <w:r w:rsidRPr="005F1E8D">
        <w:t>bags upon collection to prevent contamination. Seawater samples were filtered 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7"/>
      <w:commentRangeStart w:id="28"/>
      <w:r w:rsidR="007268C2" w:rsidRPr="005F1E8D">
        <w:rPr>
          <w:color w:val="000000"/>
        </w:rPr>
        <w:t xml:space="preserve">Lim </w:t>
      </w:r>
      <w:proofErr w:type="spellStart"/>
      <w:r w:rsidR="007268C2" w:rsidRPr="005F1E8D">
        <w:rPr>
          <w:color w:val="000000"/>
        </w:rPr>
        <w:t>unpubl</w:t>
      </w:r>
      <w:commentRangeEnd w:id="27"/>
      <w:proofErr w:type="spellEnd"/>
      <w:r w:rsidR="006214D6">
        <w:rPr>
          <w:color w:val="000000"/>
        </w:rPr>
        <w:t>.</w:t>
      </w:r>
      <w:r w:rsidR="001D7BE9">
        <w:rPr>
          <w:rStyle w:val="CommentReference"/>
        </w:rPr>
        <w:commentReference w:id="27"/>
      </w:r>
      <w:commentRangeEnd w:id="28"/>
      <w:r w:rsidR="0067503F">
        <w:rPr>
          <w:rStyle w:val="CommentReference"/>
        </w:rPr>
        <w:commentReference w:id="28"/>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7155D441"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w:t>
      </w:r>
      <w:r w:rsidR="001F79DB" w:rsidRPr="005F1E8D">
        <w:lastRenderedPageBreak/>
        <w:t>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29"/>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29"/>
      <w:r w:rsidR="004F21D6">
        <w:rPr>
          <w:rStyle w:val="CommentReference"/>
        </w:rPr>
        <w:commentReference w:id="29"/>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74D5E105" w:rsidR="00F37657" w:rsidRDefault="005B26B9" w:rsidP="00EB3BC7">
      <w:pPr>
        <w:spacing w:line="480" w:lineRule="auto"/>
        <w:rPr>
          <w:color w:val="000000"/>
        </w:rPr>
      </w:pPr>
      <w:commentRangeStart w:id="30"/>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del w:id="31" w:author="Jasmin Schuster" w:date="2024-10-19T16:23:00Z" w16du:dateUtc="2024-10-19T23:23:00Z">
        <w:r w:rsidR="000C156B" w:rsidDel="004F21D6">
          <w:delText xml:space="preserve">on </w:delText>
        </w:r>
      </w:del>
      <w:ins w:id="32" w:author="Jasmin Schuster" w:date="2024-10-19T16:23:00Z" w16du:dateUtc="2024-10-19T23:23:00Z">
        <w:r w:rsidR="004F21D6">
          <w:t>into?</w:t>
        </w:r>
        <w:r w:rsidR="004F21D6">
          <w:t xml:space="preserve"> </w:t>
        </w:r>
      </w:ins>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w:t>
      </w:r>
      <w:commentRangeStart w:id="33"/>
      <w:r w:rsidR="00C12458" w:rsidRPr="005F1E8D">
        <w:t xml:space="preserve">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w:t>
      </w:r>
      <w:commentRangeEnd w:id="33"/>
      <w:r w:rsidR="004F21D6">
        <w:rPr>
          <w:rStyle w:val="CommentReference"/>
        </w:rPr>
        <w:commentReference w:id="33"/>
      </w:r>
      <w:r w:rsidR="00AC1B8C" w:rsidRPr="005F1E8D">
        <w:t xml:space="preserve">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7C309A4D"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w:t>
      </w:r>
      <w:del w:id="34" w:author="Jasmin Schuster" w:date="2024-10-19T16:24:00Z" w16du:dateUtc="2024-10-19T23:24:00Z">
        <w:r w:rsidR="00BD384B" w:rsidRPr="005F1E8D" w:rsidDel="004F21D6">
          <w:rPr>
            <w:color w:val="000000"/>
          </w:rPr>
          <w:delText xml:space="preserve">from </w:delText>
        </w:r>
      </w:del>
      <w:ins w:id="35" w:author="Jasmin Schuster" w:date="2024-10-19T16:24:00Z" w16du:dateUtc="2024-10-19T23:24:00Z">
        <w:r w:rsidR="004F21D6">
          <w:rPr>
            <w:color w:val="000000"/>
          </w:rPr>
          <w:t>again in</w:t>
        </w:r>
        <w:r w:rsidR="004F21D6" w:rsidRPr="005F1E8D">
          <w:rPr>
            <w:color w:val="000000"/>
          </w:rPr>
          <w:t xml:space="preserve"> </w:t>
        </w:r>
      </w:ins>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 xml:space="preserve">red rock crabs </w:t>
      </w:r>
      <w:commentRangeStart w:id="36"/>
      <w:r w:rsidRPr="005F1E8D">
        <w:t>(</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t>
      </w:r>
      <w:commentRangeEnd w:id="36"/>
      <w:r w:rsidR="004F21D6">
        <w:rPr>
          <w:rStyle w:val="CommentReference"/>
        </w:rPr>
        <w:commentReference w:id="36"/>
      </w:r>
      <w:r w:rsidR="007D6070" w:rsidRPr="005F1E8D">
        <w:rPr>
          <w:color w:val="000000"/>
        </w:rPr>
        <w:t xml:space="preserve">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w:t>
      </w:r>
      <w:r w:rsidR="007D6070" w:rsidRPr="005F1E8D">
        <w:rPr>
          <w:color w:val="000000"/>
        </w:rPr>
        <w:lastRenderedPageBreak/>
        <w:t xml:space="preserve">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commentRangeEnd w:id="30"/>
      <w:r w:rsidR="004F21D6">
        <w:rPr>
          <w:rStyle w:val="CommentReference"/>
        </w:rPr>
        <w:commentReference w:id="30"/>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A4A1039" w14:textId="742FF010"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del w:id="37" w:author="Jasmin Schuster" w:date="2024-10-19T16:29:00Z" w16du:dateUtc="2024-10-19T23:29:00Z">
        <w:r w:rsidR="00131A7C" w:rsidRPr="005F1E8D" w:rsidDel="004F21D6">
          <w:delText xml:space="preserve">For </w:delText>
        </w:r>
      </w:del>
      <w:ins w:id="38" w:author="Jasmin Schuster" w:date="2024-10-19T16:29:00Z" w16du:dateUtc="2024-10-19T23:29:00Z">
        <w:r w:rsidR="004F21D6">
          <w:t>All</w:t>
        </w:r>
        <w:r w:rsidR="004F21D6" w:rsidRPr="005F1E8D">
          <w:t xml:space="preserve"> </w:t>
        </w:r>
        <w:r w:rsidR="004F21D6">
          <w:t xml:space="preserve">mobile </w:t>
        </w:r>
      </w:ins>
      <w:r w:rsidR="00131A7C" w:rsidRPr="005F1E8D">
        <w:t>invertebrates</w:t>
      </w:r>
      <w:ins w:id="39" w:author="Jasmin Schuster" w:date="2024-10-19T16:29:00Z" w16du:dateUtc="2024-10-19T23:29:00Z">
        <w:r w:rsidR="004F21D6">
          <w:t xml:space="preserve"> were counted</w:t>
        </w:r>
      </w:ins>
      <w:r w:rsidR="00131A7C" w:rsidRPr="005F1E8D">
        <w:t>,</w:t>
      </w:r>
      <w:ins w:id="40" w:author="Jasmin Schuster" w:date="2024-10-19T16:29:00Z" w16du:dateUtc="2024-10-19T23:29:00Z">
        <w:r w:rsidR="004F21D6">
          <w:t xml:space="preserve"> but only</w:t>
        </w:r>
      </w:ins>
      <w:r w:rsidR="00131A7C" w:rsidRPr="005F1E8D">
        <w:t xml:space="preserve"> sunflower sea stars and economically important species (abalone and scallops) were </w:t>
      </w:r>
      <w:del w:id="41" w:author="Jasmin Schuster" w:date="2024-10-19T16:28:00Z" w16du:dateUtc="2024-10-19T23:28:00Z">
        <w:r w:rsidR="00131A7C" w:rsidDel="004F21D6">
          <w:delText>measured</w:delText>
        </w:r>
      </w:del>
      <w:ins w:id="42" w:author="Jasmin Schuster" w:date="2024-10-19T16:28:00Z" w16du:dateUtc="2024-10-19T23:28:00Z">
        <w:r w:rsidR="004F21D6">
          <w:t>sized</w:t>
        </w:r>
      </w:ins>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ins w:id="43" w:author="Jasmin Schuster" w:date="2024-10-19T16:30:00Z" w16du:dateUtc="2024-10-19T23:30:00Z">
        <w:r w:rsidR="004F21D6">
          <w:rPr>
            <w:color w:val="000000"/>
          </w:rPr>
          <w:t xml:space="preserve"> </w:t>
        </w:r>
        <w:r w:rsidR="004F21D6">
          <w:rPr>
            <w:color w:val="000000"/>
          </w:rPr>
          <w:lastRenderedPageBreak/>
          <w:t>for these three species</w:t>
        </w:r>
      </w:ins>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When 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4F21D6" w:rsidRDefault="008600C1" w:rsidP="008600C1">
      <w:pPr>
        <w:spacing w:line="480" w:lineRule="auto"/>
        <w:rPr>
          <w:i/>
          <w:color w:val="000000"/>
          <w:rPrChange w:id="44" w:author="Jasmin Schuster" w:date="2024-10-19T16:31:00Z" w16du:dateUtc="2024-10-19T23:31:00Z">
            <w:rPr>
              <w:iCs/>
            </w:rPr>
          </w:rPrChange>
        </w:rPr>
      </w:pPr>
      <w:r w:rsidRPr="004F21D6">
        <w:rPr>
          <w:i/>
          <w:color w:val="000000"/>
          <w:rPrChange w:id="45" w:author="Jasmin Schuster" w:date="2024-10-19T16:31:00Z" w16du:dateUtc="2024-10-19T23:31:00Z">
            <w:rPr>
              <w:iCs/>
            </w:rPr>
          </w:rPrChange>
        </w:rPr>
        <w:t>Among-site (meso-scale) variation</w:t>
      </w:r>
    </w:p>
    <w:p w14:paraId="3814180E" w14:textId="3116CE08"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ins w:id="46" w:author="Jasmin Schuster" w:date="2024-10-19T16:33:00Z" w16du:dateUtc="2024-10-19T23:33:00Z">
        <w:r w:rsidR="004F21D6">
          <w:t>To test the robustness of our modelling approach, we</w:t>
        </w:r>
      </w:ins>
      <w:del w:id="47" w:author="Jasmin Schuster" w:date="2024-10-19T16:33:00Z" w16du:dateUtc="2024-10-19T23:33:00Z">
        <w:r w:rsidR="002B6ECC" w:rsidRPr="005F1E8D" w:rsidDel="004F21D6">
          <w:delText>We</w:delText>
        </w:r>
      </w:del>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w:t>
      </w:r>
      <w:r w:rsidR="00D823F4" w:rsidRPr="005F1E8D">
        <w:lastRenderedPageBreak/>
        <w:t xml:space="preserve">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proofErr w:type="spellStart"/>
      <w:r w:rsidR="0097669C">
        <w:t>unpubl</w:t>
      </w:r>
      <w:proofErr w:type="spellEnd"/>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9B9387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ins w:id="48" w:author="Jasmin Schuster" w:date="2024-10-19T16:36:00Z" w16du:dateUtc="2024-10-19T23:36:00Z">
        <w:r w:rsidR="004F21D6">
          <w:t>signi</w:t>
        </w:r>
      </w:ins>
      <w:ins w:id="49" w:author="Jasmin Schuster" w:date="2024-10-19T16:37:00Z" w16du:dateUtc="2024-10-19T23:37:00Z">
        <w:r w:rsidR="004F21D6">
          <w:t xml:space="preserve">ficant </w:t>
        </w:r>
      </w:ins>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del w:id="50" w:author="Jasmin Schuster" w:date="2024-10-19T16:37:00Z" w16du:dateUtc="2024-10-19T23:37:00Z">
        <w:r w:rsidR="00C673A5" w:rsidRPr="005F1E8D" w:rsidDel="004F21D6">
          <w:delText xml:space="preserve">significantly </w:delText>
        </w:r>
      </w:del>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w:t>
      </w:r>
      <w:r w:rsidR="00C673A5" w:rsidRPr="005F1E8D">
        <w:lastRenderedPageBreak/>
        <w:t>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1E125072" w:rsidR="00057B69" w:rsidRDefault="004934ED" w:rsidP="00623DD8">
      <w:pPr>
        <w:spacing w:line="480" w:lineRule="auto"/>
      </w:pPr>
      <w:r>
        <w:t xml:space="preserve">We found </w:t>
      </w:r>
      <w:commentRangeStart w:id="51"/>
      <w:del w:id="52" w:author="Jasmin Schuster" w:date="2024-10-19T16:39:00Z" w16du:dateUtc="2024-10-19T23:39:00Z">
        <w:r w:rsidR="00A5377F" w:rsidDel="004F21D6">
          <w:delText xml:space="preserve">at least some </w:delText>
        </w:r>
      </w:del>
      <w:commentRangeEnd w:id="51"/>
      <w:r w:rsidR="004F21D6">
        <w:rPr>
          <w:rStyle w:val="CommentReference"/>
        </w:rPr>
        <w:commentReference w:id="51"/>
      </w:r>
      <w:r>
        <w:t>evidence of variability of animal-regenerated nutrients</w:t>
      </w:r>
      <w:r w:rsidR="00A5377F">
        <w:t xml:space="preserve"> from the largest to the smallest scale examined</w:t>
      </w:r>
      <w:ins w:id="53" w:author="Jasmin Schuster" w:date="2024-10-19T16:39:00Z" w16du:dateUtc="2024-10-19T23:39:00Z">
        <w:r w:rsidR="004F21D6">
          <w:t>, albeit the signal strength var</w:t>
        </w:r>
      </w:ins>
      <w:ins w:id="54" w:author="Jasmin Schuster" w:date="2024-10-19T16:40:00Z" w16du:dateUtc="2024-10-19T23:40:00Z">
        <w:r w:rsidR="004F21D6">
          <w:t>ied across scales</w:t>
        </w:r>
      </w:ins>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w:t>
      </w:r>
      <w:r w:rsidR="00E94D69">
        <w:lastRenderedPageBreak/>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55"/>
      <w:r w:rsidRPr="00306F1F">
        <w:rPr>
          <w:i/>
          <w:iCs/>
        </w:rPr>
        <w:t>Small-scale</w:t>
      </w:r>
      <w:r w:rsidR="000D0CF1">
        <w:rPr>
          <w:i/>
          <w:iCs/>
        </w:rPr>
        <w:t xml:space="preserve"> variation</w:t>
      </w:r>
      <w:commentRangeEnd w:id="55"/>
      <w:r w:rsidR="00D36A7A">
        <w:rPr>
          <w:rStyle w:val="CommentReference"/>
        </w:rPr>
        <w:commentReference w:id="55"/>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 xml:space="preserve">(e.g., </w:t>
      </w:r>
      <w:r w:rsidR="00A83EAE">
        <w:rPr>
          <w:noProof/>
        </w:rPr>
        <w:lastRenderedPageBreak/>
        <w:t>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56"/>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56"/>
      <w:r w:rsidR="004F21D6">
        <w:rPr>
          <w:rStyle w:val="CommentReference"/>
        </w:rPr>
        <w:commentReference w:id="56"/>
      </w:r>
      <w:r>
        <w:t xml:space="preserve"> trend that our </w:t>
      </w:r>
      <w:r w:rsidR="00CC12B0">
        <w:t xml:space="preserve">no-kelp sites seem to confirm, strengthens </w:t>
      </w:r>
      <w:commentRangeStart w:id="57"/>
      <w:r w:rsidR="00CC12B0">
        <w:t>our finding of higher ammonium concentrations within kelp forests than at their slightly deeper edges.</w:t>
      </w:r>
      <w:commentRangeEnd w:id="57"/>
      <w:r w:rsidR="004F21D6">
        <w:rPr>
          <w:rStyle w:val="CommentReference"/>
        </w:rPr>
        <w:commentReference w:id="57"/>
      </w:r>
    </w:p>
    <w:p w14:paraId="5ADD87CD" w14:textId="777A05DB" w:rsidR="00965054" w:rsidRDefault="00497588" w:rsidP="004F2705">
      <w:pPr>
        <w:spacing w:line="480" w:lineRule="auto"/>
        <w:ind w:firstLine="720"/>
      </w:pPr>
      <w:r>
        <w:lastRenderedPageBreak/>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commentRangeStart w:id="58"/>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commentRangeEnd w:id="58"/>
      <w:r w:rsidR="008E795A">
        <w:rPr>
          <w:rStyle w:val="CommentReference"/>
        </w:rPr>
        <w:commentReference w:id="58"/>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w:t>
      </w:r>
      <w:r>
        <w:lastRenderedPageBreak/>
        <w:t xml:space="preserve">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 xml:space="preserve">(Allgeier et al., 2020; Arzul, </w:t>
      </w:r>
      <w:r w:rsidR="00906B6A">
        <w:rPr>
          <w:noProof/>
        </w:rPr>
        <w:lastRenderedPageBreak/>
        <w:t>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very likely 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commentRangeStart w:id="59"/>
      <w:r w:rsidR="007C5C1D">
        <w:t xml:space="preserve">disrupt the dominant paradigm </w:t>
      </w:r>
      <w:commentRangeEnd w:id="59"/>
      <w:r w:rsidR="008E795A">
        <w:rPr>
          <w:rStyle w:val="CommentReference"/>
        </w:rPr>
        <w:commentReference w:id="59"/>
      </w:r>
      <w:r w:rsidR="007C5C1D">
        <w:t>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269DD989" w:rsidR="006214D6" w:rsidRDefault="00E94D69" w:rsidP="00282591">
      <w:pPr>
        <w:spacing w:line="480" w:lineRule="auto"/>
      </w:pPr>
      <w:commentRangeStart w:id="60"/>
      <w:del w:id="61" w:author="Jasmin Schuster" w:date="2024-10-19T16:57:00Z" w16du:dateUtc="2024-10-19T23:57:00Z">
        <w:r w:rsidDel="008E795A">
          <w:delText>Thank you</w:delText>
        </w:r>
      </w:del>
      <w:ins w:id="62" w:author="Jasmin Schuster" w:date="2024-10-19T16:57:00Z" w16du:dateUtc="2024-10-19T23:57:00Z">
        <w:r w:rsidR="008E795A">
          <w:t>W</w:t>
        </w:r>
      </w:ins>
      <w:ins w:id="63" w:author="Jasmin Schuster" w:date="2024-10-19T16:58:00Z" w16du:dateUtc="2024-10-19T23:58:00Z">
        <w:r w:rsidR="008E795A">
          <w:t>e are grateful</w:t>
        </w:r>
      </w:ins>
      <w:r>
        <w:t xml:space="preserve"> to the volunteers who</w:t>
      </w:r>
      <w:del w:id="64" w:author="Jasmin Schuster" w:date="2024-10-19T16:57:00Z" w16du:dateUtc="2024-10-19T23:57:00Z">
        <w:r w:rsidDel="008E795A">
          <w:delText xml:space="preserve"> helped</w:delText>
        </w:r>
      </w:del>
      <w:r>
        <w:t xml:space="preserve"> conduct </w:t>
      </w:r>
      <w:ins w:id="65" w:author="Jasmin Schuster" w:date="2024-10-19T16:57:00Z" w16du:dateUtc="2024-10-19T23:57:00Z">
        <w:r w:rsidR="008E795A">
          <w:t xml:space="preserve">annual </w:t>
        </w:r>
      </w:ins>
      <w:r>
        <w:t xml:space="preserve">Reef Life Surveys and to </w:t>
      </w:r>
      <w:ins w:id="66" w:author="Jasmin Schuster" w:date="2024-10-19T16:56:00Z" w16du:dateUtc="2024-10-19T23:56:00Z">
        <w:r w:rsidR="008E795A">
          <w:t xml:space="preserve">Dr. </w:t>
        </w:r>
      </w:ins>
      <w:r>
        <w:t xml:space="preserve">Amanda Bates and the </w:t>
      </w:r>
      <w:r w:rsidRPr="00E94D69">
        <w:t>Canada Research Chairs Program</w:t>
      </w:r>
      <w:r>
        <w:t xml:space="preserve"> for funding this critical long-term monitoring work.</w:t>
      </w:r>
      <w:commentRangeEnd w:id="60"/>
      <w:r>
        <w:rPr>
          <w:rStyle w:val="CommentReference"/>
        </w:rPr>
        <w:commentReference w:id="60"/>
      </w:r>
      <w:r>
        <w:t xml:space="preserve"> Thank you to Siobhan Gray, Dave Porter, Phil Lavoie, Kelly Clement, and all the Bamfield Marine Sciences Center staff for their ongoing support. Hailey Davis provided the </w:t>
      </w:r>
      <w:r w:rsidR="0076719B">
        <w:lastRenderedPageBreak/>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67"/>
      <w:commentRangeStart w:id="68"/>
      <w:commentRangeEnd w:id="67"/>
      <w:r>
        <w:rPr>
          <w:rStyle w:val="CommentReference"/>
        </w:rPr>
        <w:lastRenderedPageBreak/>
        <w:commentReference w:id="67"/>
      </w:r>
      <w:commentRangeEnd w:id="68"/>
      <w:r w:rsidR="00532560">
        <w:rPr>
          <w:rStyle w:val="CommentReference"/>
        </w:rPr>
        <w:commentReference w:id="68"/>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r>
        <w:rPr>
          <w:b/>
          <w:noProof/>
        </w:rPr>
        <w:drawing>
          <wp:inline distT="0" distB="0" distL="0" distR="0" wp14:anchorId="2AEBEAE9" wp14:editId="7E2315EC">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w:t>
      </w:r>
      <w:commentRangeStart w:id="69"/>
      <w:r w:rsidR="00B0699C" w:rsidRPr="00791FF5">
        <w:t>green shaded area</w:t>
      </w:r>
      <w:commentRangeEnd w:id="69"/>
      <w:r w:rsidR="008E795A">
        <w:rPr>
          <w:rStyle w:val="CommentReference"/>
        </w:rPr>
        <w:commentReference w:id="69"/>
      </w:r>
      <w:r w:rsidR="00B0699C" w:rsidRPr="00791FF5">
        <w:t>)</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r w:rsidR="00EB4F90" w:rsidRPr="00EB4F90">
        <w:rPr>
          <w:i/>
          <w:iCs/>
        </w:rPr>
        <w:t xml:space="preserve">Nereocystis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70"/>
      <w:r w:rsidRPr="00623DD8">
        <w:t>highest R</w:t>
      </w:r>
      <w:r w:rsidRPr="00623DD8">
        <w:rPr>
          <w:vertAlign w:val="superscript"/>
        </w:rPr>
        <w:t>2</w:t>
      </w:r>
      <w:r w:rsidRPr="00623DD8">
        <w:t xml:space="preserve"> values</w:t>
      </w:r>
      <w:commentRangeEnd w:id="70"/>
      <w:r w:rsidR="00F10A37">
        <w:rPr>
          <w:rStyle w:val="CommentReference"/>
        </w:rPr>
        <w:commentReference w:id="70"/>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Jasmin Schuster" w:date="2024-10-19T16:59:00Z" w:initials="JS">
    <w:p w14:paraId="33641E0A" w14:textId="77777777" w:rsidR="008E795A" w:rsidRDefault="008E795A" w:rsidP="008E795A">
      <w:r>
        <w:rPr>
          <w:rStyle w:val="CommentReference"/>
        </w:rPr>
        <w:annotationRef/>
      </w:r>
      <w:r>
        <w:rPr>
          <w:color w:val="000000"/>
          <w:sz w:val="20"/>
          <w:szCs w:val="20"/>
        </w:rPr>
        <w:t xml:space="preserve">BMSC really appreciates (and asks) to be included as an affiliation of published research conducted through BMSC. </w:t>
      </w:r>
    </w:p>
    <w:p w14:paraId="22E128D8" w14:textId="77777777" w:rsidR="008E795A" w:rsidRDefault="008E795A" w:rsidP="008E795A"/>
    <w:p w14:paraId="07D4C624" w14:textId="77777777" w:rsidR="008E795A" w:rsidRDefault="008E795A" w:rsidP="008E795A">
      <w:r>
        <w:rPr>
          <w:color w:val="000000"/>
          <w:sz w:val="20"/>
          <w:szCs w:val="20"/>
        </w:rPr>
        <w:t>Just a note…</w:t>
      </w:r>
    </w:p>
  </w:comment>
  <w:comment w:id="2" w:author="Jasmin Schuster" w:date="2024-10-19T17:00:00Z" w:initials="JS">
    <w:p w14:paraId="436B3AF1" w14:textId="77777777" w:rsidR="008E795A" w:rsidRDefault="008E795A" w:rsidP="008E795A">
      <w:r>
        <w:rPr>
          <w:rStyle w:val="CommentReference"/>
        </w:rPr>
        <w:annotationRef/>
      </w:r>
      <w:r>
        <w:rPr>
          <w:color w:val="000000"/>
          <w:sz w:val="20"/>
          <w:szCs w:val="20"/>
        </w:rPr>
        <w:t>If you don’t want to affiliate yourself, you could include it as one of my affiliations</w:t>
      </w:r>
    </w:p>
  </w:comment>
  <w:comment w:id="4"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7" w:author="Jasmin Schuster" w:date="2024-10-19T15:44:00Z" w:initials="JS">
    <w:p w14:paraId="077420E5" w14:textId="77777777"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15" w:author="Jasmin Schuster" w:date="2024-10-19T16:04:00Z" w:initials="JS">
    <w:p w14:paraId="5F6FC95B" w14:textId="77777777" w:rsidR="004F21D6" w:rsidRDefault="004F21D6" w:rsidP="004F21D6">
      <w:r>
        <w:rPr>
          <w:rStyle w:val="CommentReference"/>
        </w:rPr>
        <w:annotationRef/>
      </w:r>
      <w:r>
        <w:rPr>
          <w:color w:val="000000"/>
          <w:sz w:val="20"/>
          <w:szCs w:val="20"/>
        </w:rPr>
        <w:t xml:space="preserve">The detail about ammonium excretion kind of interrupts the flow of this paragraph, which is about kelp and rocky reef habitats (not the mechanics of the process), so I think it fits better above. </w:t>
      </w:r>
    </w:p>
  </w:comment>
  <w:comment w:id="25" w:author="Jasmin Schuster" w:date="2024-10-19T16:10:00Z" w:initials="JS">
    <w:p w14:paraId="5B187897" w14:textId="77777777" w:rsidR="004F21D6" w:rsidRDefault="004F21D6" w:rsidP="004F21D6">
      <w:r>
        <w:rPr>
          <w:rStyle w:val="CommentReference"/>
        </w:rPr>
        <w:annotationRef/>
      </w:r>
      <w:r>
        <w:rPr>
          <w:color w:val="000000"/>
          <w:sz w:val="20"/>
          <w:szCs w:val="20"/>
        </w:rPr>
        <w:t>Should cite this paper: https://pubmed.ncbi.nlm.nih.gov/38703050/</w:t>
      </w:r>
    </w:p>
  </w:comment>
  <w:comment w:id="27" w:author="Kieran Cox" w:date="2024-03-22T08:46:00Z" w:initials="KC">
    <w:p w14:paraId="005215D3" w14:textId="35A3CD5E"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8"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9"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33" w:author="Jasmin Schuster" w:date="2024-10-19T16:25:00Z" w:initials="JS">
    <w:p w14:paraId="3E297022" w14:textId="77777777" w:rsidR="004F21D6" w:rsidRDefault="004F21D6" w:rsidP="004F21D6">
      <w:r>
        <w:rPr>
          <w:rStyle w:val="CommentReference"/>
        </w:rPr>
        <w:annotationRef/>
      </w:r>
      <w:r>
        <w:rPr>
          <w:color w:val="000000"/>
          <w:sz w:val="20"/>
          <w:szCs w:val="20"/>
        </w:rPr>
        <w:t>Reviewers will likely ask for a justification why you used this species</w:t>
      </w:r>
    </w:p>
  </w:comment>
  <w:comment w:id="36" w:author="Jasmin Schuster" w:date="2024-10-19T16:25:00Z" w:initials="JS">
    <w:p w14:paraId="6A87AC88" w14:textId="77777777" w:rsidR="004F21D6" w:rsidRDefault="004F21D6" w:rsidP="004F21D6">
      <w:r>
        <w:rPr>
          <w:rStyle w:val="CommentReference"/>
        </w:rPr>
        <w:annotationRef/>
      </w:r>
      <w:r>
        <w:rPr>
          <w:color w:val="000000"/>
          <w:sz w:val="20"/>
          <w:szCs w:val="20"/>
        </w:rPr>
        <w:t>Same as above</w:t>
      </w:r>
    </w:p>
  </w:comment>
  <w:comment w:id="30" w:author="Jasmin Schuster" w:date="2024-10-19T16:28:00Z" w:initials="JS">
    <w:p w14:paraId="27955BCC" w14:textId="77777777" w:rsidR="004F21D6" w:rsidRDefault="004F21D6" w:rsidP="004F21D6">
      <w:r>
        <w:rPr>
          <w:rStyle w:val="CommentReference"/>
        </w:rPr>
        <w:annotationRef/>
      </w:r>
      <w:r>
        <w:rPr>
          <w:color w:val="000000"/>
          <w:sz w:val="20"/>
          <w:szCs w:val="20"/>
        </w:rPr>
        <w:t>I feel like some explanation as to why you did 2 experiments with different species, slighty different design and 2 yrs apart would be helpful. Do they each have a separate goal? Or why were both needed?</w:t>
      </w:r>
    </w:p>
  </w:comment>
  <w:comment w:id="51" w:author="Jasmin Schuster" w:date="2024-10-19T16:40:00Z" w:initials="JS">
    <w:p w14:paraId="6DF2A5F5" w14:textId="77777777" w:rsidR="004F21D6" w:rsidRDefault="004F21D6" w:rsidP="004F21D6">
      <w:r>
        <w:rPr>
          <w:rStyle w:val="CommentReference"/>
        </w:rPr>
        <w:annotationRef/>
      </w:r>
      <w:r>
        <w:rPr>
          <w:color w:val="000000"/>
          <w:sz w:val="20"/>
          <w:szCs w:val="20"/>
        </w:rPr>
        <w:t>Don’t ‘diminish’ your findings in the first 5 words of your discussion :D</w:t>
      </w:r>
    </w:p>
  </w:comment>
  <w:comment w:id="55" w:author="Em Lim" w:date="2024-10-01T15:50:00Z" w:initials="EL">
    <w:p w14:paraId="1AA22242" w14:textId="3C8B2B0D"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56" w:author="Jasmin Schuster" w:date="2024-10-19T16:48:00Z" w:initials="JS">
    <w:p w14:paraId="22C9828A" w14:textId="77777777"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57" w:author="Jasmin Schuster" w:date="2024-10-19T16:49:00Z" w:initials="JS">
    <w:p w14:paraId="51A051B8" w14:textId="77777777"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58" w:author="Jasmin Schuster" w:date="2024-10-19T16:52:00Z" w:initials="JS">
    <w:p w14:paraId="1156B5E6" w14:textId="77777777" w:rsidR="008E795A" w:rsidRDefault="008E795A" w:rsidP="008E795A">
      <w:r>
        <w:rPr>
          <w:rStyle w:val="CommentReference"/>
        </w:rPr>
        <w:annotationRef/>
      </w:r>
      <w:r>
        <w:rPr>
          <w:color w:val="000000"/>
          <w:sz w:val="20"/>
          <w:szCs w:val="20"/>
        </w:rPr>
        <w:t>I like this :D</w:t>
      </w:r>
    </w:p>
  </w:comment>
  <w:comment w:id="59" w:author="Jasmin Schuster" w:date="2024-10-19T16:56:00Z" w:initials="JS">
    <w:p w14:paraId="5FAFFB4D" w14:textId="77777777" w:rsidR="008E795A" w:rsidRDefault="008E795A" w:rsidP="008E795A">
      <w:r>
        <w:rPr>
          <w:rStyle w:val="CommentReference"/>
        </w:rPr>
        <w:annotationRef/>
      </w:r>
      <w:r>
        <w:rPr>
          <w:color w:val="000000"/>
          <w:sz w:val="20"/>
          <w:szCs w:val="20"/>
        </w:rPr>
        <w:t>Great wording!</w:t>
      </w:r>
    </w:p>
  </w:comment>
  <w:comment w:id="60" w:author="Em Lim" w:date="2024-09-17T13:57:00Z" w:initials="EL">
    <w:p w14:paraId="12A4051B" w14:textId="20F2116C" w:rsidR="00E94D69" w:rsidRDefault="00E94D69" w:rsidP="00E94D69">
      <w:r>
        <w:rPr>
          <w:rStyle w:val="CommentReference"/>
        </w:rPr>
        <w:annotationRef/>
      </w:r>
      <w:r>
        <w:rPr>
          <w:sz w:val="20"/>
          <w:szCs w:val="20"/>
        </w:rPr>
        <w:t>Jasmin: Is this the correct way to do this?</w:t>
      </w:r>
    </w:p>
  </w:comment>
  <w:comment w:id="67"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68"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69" w:author="Jasmin Schuster" w:date="2024-10-19T17:03:00Z" w:initials="JS">
    <w:p w14:paraId="5248BE94" w14:textId="77777777" w:rsidR="008E795A" w:rsidRDefault="008E795A" w:rsidP="008E795A">
      <w:r>
        <w:rPr>
          <w:rStyle w:val="CommentReference"/>
        </w:rPr>
        <w:annotationRef/>
      </w:r>
      <w:r>
        <w:rPr>
          <w:color w:val="000000"/>
          <w:sz w:val="20"/>
          <w:szCs w:val="20"/>
        </w:rPr>
        <w:t>At first I thought this was a ‘how to size a sea cucumber diagram’ hah</w:t>
      </w:r>
    </w:p>
  </w:comment>
  <w:comment w:id="70" w:author="Isabelle Cote" w:date="2024-07-23T11:33:00Z" w:initials="IC">
    <w:p w14:paraId="57083FF1" w14:textId="5E753269"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07D4C624" w15:done="0"/>
  <w15:commentEx w15:paraId="436B3AF1" w15:paraIdParent="07D4C624" w15:done="0"/>
  <w15:commentEx w15:paraId="2C86342E" w15:done="0"/>
  <w15:commentEx w15:paraId="077420E5" w15:done="0"/>
  <w15:commentEx w15:paraId="5F6FC95B" w15:done="0"/>
  <w15:commentEx w15:paraId="5B187897" w15:done="0"/>
  <w15:commentEx w15:paraId="005215D3" w15:done="0"/>
  <w15:commentEx w15:paraId="17D38A3B" w15:paraIdParent="005215D3" w15:done="0"/>
  <w15:commentEx w15:paraId="5417B0F8" w15:done="0"/>
  <w15:commentEx w15:paraId="3E297022" w15:done="0"/>
  <w15:commentEx w15:paraId="6A87AC88" w15:done="0"/>
  <w15:commentEx w15:paraId="27955BCC" w15:done="0"/>
  <w15:commentEx w15:paraId="6DF2A5F5" w15:done="0"/>
  <w15:commentEx w15:paraId="1F3F920E" w15:done="0"/>
  <w15:commentEx w15:paraId="296097FC" w15:done="0"/>
  <w15:commentEx w15:paraId="51A051B8" w15:done="0"/>
  <w15:commentEx w15:paraId="1156B5E6" w15:done="0"/>
  <w15:commentEx w15:paraId="5FAFFB4D" w15:done="0"/>
  <w15:commentEx w15:paraId="12A4051B" w15:done="0"/>
  <w15:commentEx w15:paraId="5A99A513" w15:done="0"/>
  <w15:commentEx w15:paraId="1F298D4A" w15:paraIdParent="5A99A513" w15:done="0"/>
  <w15:commentEx w15:paraId="5248BE94"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042D58D8" w16cex:dateUtc="2024-10-19T23:59:00Z"/>
  <w16cex:commentExtensible w16cex:durableId="7E950F8C" w16cex:dateUtc="2024-10-20T00:00:00Z"/>
  <w16cex:commentExtensible w16cex:durableId="2EDC264E" w16cex:dateUtc="2024-10-19T22:38:00Z"/>
  <w16cex:commentExtensible w16cex:durableId="769A04FF" w16cex:dateUtc="2024-10-19T22:44:00Z"/>
  <w16cex:commentExtensible w16cex:durableId="3F53800B" w16cex:dateUtc="2024-10-19T23:04:00Z"/>
  <w16cex:commentExtensible w16cex:durableId="5B93426D" w16cex:dateUtc="2024-10-19T23:10:00Z"/>
  <w16cex:commentExtensible w16cex:durableId="60760F53" w16cex:dateUtc="2024-03-22T15:46:00Z"/>
  <w16cex:commentExtensible w16cex:durableId="77FC9FB1" w16cex:dateUtc="2024-10-19T23:19:00Z"/>
  <w16cex:commentExtensible w16cex:durableId="5F352F2B" w16cex:dateUtc="2024-10-19T23:25:00Z"/>
  <w16cex:commentExtensible w16cex:durableId="6F42D479" w16cex:dateUtc="2024-10-19T23:25:00Z"/>
  <w16cex:commentExtensible w16cex:durableId="53C76061" w16cex:dateUtc="2024-10-19T23:28:00Z"/>
  <w16cex:commentExtensible w16cex:durableId="43272E33" w16cex:dateUtc="2024-10-19T23:40:00Z"/>
  <w16cex:commentExtensible w16cex:durableId="547F32F2" w16cex:dateUtc="2024-10-01T22:50:00Z"/>
  <w16cex:commentExtensible w16cex:durableId="2C5EBD46" w16cex:dateUtc="2024-10-19T23:48:00Z"/>
  <w16cex:commentExtensible w16cex:durableId="7338E914" w16cex:dateUtc="2024-10-19T23:49:00Z"/>
  <w16cex:commentExtensible w16cex:durableId="0796EA73" w16cex:dateUtc="2024-10-19T23:52:00Z"/>
  <w16cex:commentExtensible w16cex:durableId="58852FBC" w16cex:dateUtc="2024-10-19T23:56:00Z"/>
  <w16cex:commentExtensible w16cex:durableId="7D634B71" w16cex:dateUtc="2024-09-17T20:57:00Z"/>
  <w16cex:commentExtensible w16cex:durableId="459C4B33" w16cex:dateUtc="2024-07-05T19:37:00Z"/>
  <w16cex:commentExtensible w16cex:durableId="18982704" w16cex:dateUtc="2024-07-16T21:14:00Z"/>
  <w16cex:commentExtensible w16cex:durableId="69B11AC0" w16cex:dateUtc="2024-10-20T00:03: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07D4C624" w16cid:durableId="042D58D8"/>
  <w16cid:commentId w16cid:paraId="436B3AF1" w16cid:durableId="7E950F8C"/>
  <w16cid:commentId w16cid:paraId="2C86342E" w16cid:durableId="2EDC264E"/>
  <w16cid:commentId w16cid:paraId="077420E5" w16cid:durableId="769A04FF"/>
  <w16cid:commentId w16cid:paraId="5F6FC95B" w16cid:durableId="3F53800B"/>
  <w16cid:commentId w16cid:paraId="5B187897" w16cid:durableId="5B93426D"/>
  <w16cid:commentId w16cid:paraId="005215D3" w16cid:durableId="60760F53"/>
  <w16cid:commentId w16cid:paraId="17D38A3B" w16cid:durableId="29AD30AD"/>
  <w16cid:commentId w16cid:paraId="5417B0F8" w16cid:durableId="77FC9FB1"/>
  <w16cid:commentId w16cid:paraId="3E297022" w16cid:durableId="5F352F2B"/>
  <w16cid:commentId w16cid:paraId="6A87AC88" w16cid:durableId="6F42D479"/>
  <w16cid:commentId w16cid:paraId="27955BCC" w16cid:durableId="53C76061"/>
  <w16cid:commentId w16cid:paraId="6DF2A5F5" w16cid:durableId="43272E33"/>
  <w16cid:commentId w16cid:paraId="1F3F920E" w16cid:durableId="547F32F2"/>
  <w16cid:commentId w16cid:paraId="296097FC" w16cid:durableId="2C5EBD46"/>
  <w16cid:commentId w16cid:paraId="51A051B8" w16cid:durableId="7338E914"/>
  <w16cid:commentId w16cid:paraId="1156B5E6" w16cid:durableId="0796EA73"/>
  <w16cid:commentId w16cid:paraId="5FAFFB4D" w16cid:durableId="58852FBC"/>
  <w16cid:commentId w16cid:paraId="12A4051B" w16cid:durableId="7D634B71"/>
  <w16cid:commentId w16cid:paraId="5A99A513" w16cid:durableId="459C4B33"/>
  <w16cid:commentId w16cid:paraId="1F298D4A" w16cid:durableId="18982704"/>
  <w16cid:commentId w16cid:paraId="5248BE94" w16cid:durableId="69B11AC0"/>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34615" w14:textId="77777777" w:rsidR="00E3051D" w:rsidRDefault="00E3051D" w:rsidP="009B4C2B">
      <w:r>
        <w:separator/>
      </w:r>
    </w:p>
  </w:endnote>
  <w:endnote w:type="continuationSeparator" w:id="0">
    <w:p w14:paraId="66FE4536" w14:textId="77777777" w:rsidR="00E3051D" w:rsidRDefault="00E3051D"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5D0DB" w14:textId="77777777" w:rsidR="00E3051D" w:rsidRDefault="00E3051D" w:rsidP="009B4C2B">
      <w:r>
        <w:separator/>
      </w:r>
    </w:p>
  </w:footnote>
  <w:footnote w:type="continuationSeparator" w:id="0">
    <w:p w14:paraId="5E65FFF4" w14:textId="77777777" w:rsidR="00E3051D" w:rsidRDefault="00E3051D"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Jasmin Schuster">
    <w15:presenceInfo w15:providerId="AD" w15:userId="S::jasminschuster@uvic.ca::2455801f-1b09-4d2a-b1b1-bbf127c16247"/>
  </w15:person>
  <w15:person w15:author="Kieran Cox">
    <w15:presenceInfo w15:providerId="AD" w15:userId="S::kieranc@sfu.ca::b4290085-ec8f-4fe0-8d75-e615e1fa996c"/>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3724"/>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2ADA"/>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191"/>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C10EB"/>
    <w:rsid w:val="004C436C"/>
    <w:rsid w:val="004C7077"/>
    <w:rsid w:val="004D08E1"/>
    <w:rsid w:val="004D42BB"/>
    <w:rsid w:val="004D42C3"/>
    <w:rsid w:val="004E5C73"/>
    <w:rsid w:val="004E6F16"/>
    <w:rsid w:val="004F21D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05B"/>
    <w:rsid w:val="00584638"/>
    <w:rsid w:val="005870DF"/>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1FF5"/>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0A22"/>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4B8"/>
    <w:rsid w:val="008D5E5B"/>
    <w:rsid w:val="008D6320"/>
    <w:rsid w:val="008E0052"/>
    <w:rsid w:val="008E0F38"/>
    <w:rsid w:val="008E3A36"/>
    <w:rsid w:val="008E62A2"/>
    <w:rsid w:val="008E7707"/>
    <w:rsid w:val="008E795A"/>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25B00"/>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4A19"/>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C7DE1"/>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C6420"/>
    <w:rsid w:val="00DD3A00"/>
    <w:rsid w:val="00DD6988"/>
    <w:rsid w:val="00DE0CED"/>
    <w:rsid w:val="00DE151A"/>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051D"/>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1885"/>
    <w:rsid w:val="00E738EE"/>
    <w:rsid w:val="00E763F3"/>
    <w:rsid w:val="00E81946"/>
    <w:rsid w:val="00E83D6E"/>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22DB"/>
    <w:rsid w:val="00F149DB"/>
    <w:rsid w:val="00F15086"/>
    <w:rsid w:val="00F1731A"/>
    <w:rsid w:val="00F17ED1"/>
    <w:rsid w:val="00F2075E"/>
    <w:rsid w:val="00F23409"/>
    <w:rsid w:val="00F235E9"/>
    <w:rsid w:val="00F25230"/>
    <w:rsid w:val="00F25F32"/>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46</Pages>
  <Words>48636</Words>
  <Characters>265072</Characters>
  <Application>Microsoft Office Word</Application>
  <DocSecurity>0</DocSecurity>
  <Lines>16567</Lines>
  <Paragraphs>12548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Jasmin Schuster</cp:lastModifiedBy>
  <cp:revision>4</cp:revision>
  <dcterms:created xsi:type="dcterms:W3CDTF">2024-10-19T22:52:00Z</dcterms:created>
  <dcterms:modified xsi:type="dcterms:W3CDTF">2024-10-20T00:05:00Z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