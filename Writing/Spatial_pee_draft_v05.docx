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1"/>
      <w:r w:rsidR="00315B05">
        <w:rPr>
          <w:rStyle w:val="CommentReference"/>
        </w:rPr>
        <w:commentReference w:id="1"/>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2"/>
      <w:r w:rsidRPr="005F1E8D">
        <w:rPr>
          <w:rFonts w:ascii="Times New Roman" w:hAnsi="Times New Roman" w:cs="Times New Roman"/>
          <w:b/>
          <w:lang w:val="en-CA"/>
        </w:rPr>
        <w:lastRenderedPageBreak/>
        <w:t>Abstract</w:t>
      </w:r>
      <w:commentRangeEnd w:id="2"/>
      <w:r w:rsidR="00CE5810" w:rsidRPr="005F1E8D">
        <w:rPr>
          <w:rStyle w:val="CommentReference"/>
          <w:rFonts w:ascii="Times New Roman" w:hAnsi="Times New Roman" w:cs="Times New Roman"/>
        </w:rPr>
        <w:commentReference w:id="2"/>
      </w:r>
    </w:p>
    <w:p w14:paraId="2FE39DE9" w14:textId="67334DEA"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measured their ammonium excretions 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3"/>
      <w:commentRangeStart w:id="4"/>
      <w:commentRangeStart w:id="5"/>
      <w:r w:rsidRPr="005F1E8D">
        <w:rPr>
          <w:rFonts w:ascii="Times New Roman" w:hAnsi="Times New Roman" w:cs="Times New Roman"/>
          <w:iCs/>
          <w:lang w:val="en-CA"/>
        </w:rPr>
        <w:t>.</w:t>
      </w:r>
      <w:commentRangeEnd w:id="3"/>
      <w:r w:rsidR="00813785">
        <w:rPr>
          <w:rStyle w:val="CommentReference"/>
        </w:rPr>
        <w:commentReference w:id="3"/>
      </w:r>
      <w:commentRangeEnd w:id="4"/>
      <w:r w:rsidR="00813785">
        <w:rPr>
          <w:rStyle w:val="CommentReference"/>
        </w:rPr>
        <w:commentReference w:id="4"/>
      </w:r>
      <w:commentRangeEnd w:id="5"/>
      <w:r w:rsidR="00813785">
        <w:rPr>
          <w:rStyle w:val="CommentReference"/>
        </w:rPr>
        <w:commentReference w:id="5"/>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19777D">
        <w:rPr>
          <w:rFonts w:ascii="Times New Roman" w:hAnsi="Times New Roman" w:cs="Times New Roman"/>
          <w:highlight w:val="yellow"/>
          <w:lang w:val="en-CA"/>
        </w:rPr>
        <w:t xml:space="preserve">Therefore, </w:t>
      </w:r>
      <w:r w:rsidRPr="0019777D">
        <w:rPr>
          <w:rFonts w:ascii="Times New Roman" w:hAnsi="Times New Roman" w:cs="Times New Roman"/>
          <w:highlight w:val="yellow"/>
          <w:lang w:val="en-CA"/>
        </w:rPr>
        <w:t>CN</w:t>
      </w:r>
      <w:r w:rsidR="00FC6B44" w:rsidRPr="0019777D">
        <w:rPr>
          <w:rFonts w:ascii="Times New Roman" w:hAnsi="Times New Roman" w:cs="Times New Roman"/>
          <w:highlight w:val="yellow"/>
          <w:lang w:val="en-CA"/>
        </w:rPr>
        <w:t>D</w:t>
      </w:r>
      <w:r w:rsidR="005E0538" w:rsidRPr="0019777D">
        <w:rPr>
          <w:rFonts w:ascii="Times New Roman" w:hAnsi="Times New Roman" w:cs="Times New Roman"/>
          <w:highlight w:val="yellow"/>
          <w:lang w:val="en-CA"/>
        </w:rPr>
        <w:t xml:space="preserve"> may play</w:t>
      </w:r>
      <w:r w:rsidRPr="0019777D">
        <w:rPr>
          <w:rFonts w:ascii="Times New Roman" w:hAnsi="Times New Roman" w:cs="Times New Roman"/>
          <w:highlight w:val="yellow"/>
          <w:lang w:val="en-CA"/>
        </w:rPr>
        <w:t xml:space="preserve"> </w:t>
      </w:r>
      <w:r w:rsidR="005E0538" w:rsidRPr="0019777D">
        <w:rPr>
          <w:rFonts w:ascii="Times New Roman" w:hAnsi="Times New Roman" w:cs="Times New Roman"/>
          <w:highlight w:val="yellow"/>
          <w:lang w:val="en-CA"/>
        </w:rPr>
        <w:t xml:space="preserve">a previously unrecognized </w:t>
      </w:r>
      <w:sdt>
        <w:sdtPr>
          <w:rPr>
            <w:rFonts w:ascii="Times New Roman" w:hAnsi="Times New Roman" w:cs="Times New Roman"/>
            <w:highlight w:val="yellow"/>
          </w:rPr>
          <w:tag w:val="goog_rdk_4"/>
          <w:id w:val="1148018418"/>
        </w:sdtPr>
        <w:sdtContent/>
      </w:sdt>
      <w:r w:rsidR="005E0538" w:rsidRPr="0019777D">
        <w:rPr>
          <w:rFonts w:ascii="Times New Roman" w:eastAsia="Times New Roman" w:hAnsi="Times New Roman" w:cs="Times New Roman"/>
          <w:highlight w:val="yellow"/>
        </w:rPr>
        <w:t>role</w:t>
      </w:r>
      <w:r w:rsidR="002D40ED" w:rsidRPr="0019777D">
        <w:rPr>
          <w:rFonts w:ascii="Times New Roman" w:eastAsia="Times New Roman" w:hAnsi="Times New Roman" w:cs="Times New Roman"/>
          <w:highlight w:val="yellow"/>
        </w:rPr>
        <w:t xml:space="preserve"> in </w:t>
      </w:r>
      <w:r w:rsidRPr="0019777D">
        <w:rPr>
          <w:rFonts w:ascii="Times New Roman" w:hAnsi="Times New Roman" w:cs="Times New Roman"/>
          <w:highlight w:val="yellow"/>
          <w:lang w:val="en-CA"/>
        </w:rPr>
        <w:t xml:space="preserve">structuring temperate marine ecosystems from the bottom </w:t>
      </w:r>
      <w:commentRangeStart w:id="6"/>
      <w:r w:rsidRPr="0019777D">
        <w:rPr>
          <w:rFonts w:ascii="Times New Roman" w:hAnsi="Times New Roman" w:cs="Times New Roman"/>
          <w:highlight w:val="yellow"/>
          <w:lang w:val="en-CA"/>
        </w:rPr>
        <w:t>up</w:t>
      </w:r>
      <w:commentRangeEnd w:id="6"/>
      <w:r w:rsidR="00B61844">
        <w:rPr>
          <w:rStyle w:val="CommentReference"/>
        </w:rPr>
        <w:commentReference w:id="6"/>
      </w:r>
      <w:r w:rsidRPr="0019777D">
        <w:rPr>
          <w:rFonts w:ascii="Times New Roman" w:hAnsi="Times New Roman" w:cs="Times New Roman"/>
          <w:highlight w:val="yellow"/>
          <w:lang w:val="en-CA"/>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221164EA"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7"/>
      <w:commentRangeStart w:id="8"/>
      <w:r w:rsidR="00761A9D" w:rsidRPr="005F1E8D">
        <w:rPr>
          <w:rFonts w:ascii="Times New Roman" w:eastAsia="Times New Roman" w:hAnsi="Times New Roman" w:cs="Times New Roman"/>
          <w:color w:val="000000"/>
        </w:rPr>
        <w:t xml:space="preserve">productivity </w:t>
      </w:r>
      <w:commentRangeEnd w:id="7"/>
      <w:r w:rsidR="002216A4">
        <w:rPr>
          <w:rStyle w:val="CommentReference"/>
        </w:rPr>
        <w:commentReference w:id="7"/>
      </w:r>
      <w:commentRangeEnd w:id="8"/>
      <w:r w:rsidR="003D5FEF">
        <w:rPr>
          <w:rStyle w:val="CommentReference"/>
        </w:rPr>
        <w:commentReference w:id="8"/>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78C23BC"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9"/>
      <w:r w:rsidR="00E53B33">
        <w:rPr>
          <w:rFonts w:ascii="Times New Roman" w:eastAsia="Times New Roman" w:hAnsi="Times New Roman" w:cs="Times New Roman"/>
          <w:color w:val="000000"/>
        </w:rPr>
        <w:t>10 to 100 km</w:t>
      </w:r>
      <w:commentRangeEnd w:id="9"/>
      <w:r w:rsidR="00E53B33">
        <w:rPr>
          <w:rStyle w:val="CommentReference"/>
        </w:rPr>
        <w:commentReference w:id="9"/>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214E60D5"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21DF8D7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10"/>
      <w:r w:rsidRPr="005F1E8D">
        <w:rPr>
          <w:rFonts w:ascii="Times New Roman" w:eastAsia="Times New Roman" w:hAnsi="Times New Roman" w:cs="Times New Roman"/>
          <w:color w:val="000000"/>
        </w:rPr>
        <w:t>in</w:t>
      </w:r>
      <w:commentRangeEnd w:id="10"/>
      <w:r w:rsidR="00477D12">
        <w:rPr>
          <w:rStyle w:val="CommentReference"/>
        </w:rPr>
        <w:commentReference w:id="10"/>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3D5FEF">
        <w:rPr>
          <w:rFonts w:ascii="Times New Roman" w:eastAsia="Times New Roman" w:hAnsi="Times New Roman" w:cs="Times New Roman"/>
          <w:color w:val="000000"/>
        </w:rPr>
        <w:t>Despite</w:t>
      </w:r>
      <w:r w:rsidR="00E34FA8" w:rsidRPr="005F1E8D">
        <w:rPr>
          <w:rFonts w:ascii="Times New Roman" w:eastAsia="Times New Roman" w:hAnsi="Times New Roman" w:cs="Times New Roman"/>
          <w:color w:val="000000"/>
        </w:rPr>
        <w:t xml:space="preserve"> this region’s external nutrient sources and high flow, </w:t>
      </w:r>
      <w:r w:rsidR="009962D6">
        <w:rPr>
          <w:rFonts w:ascii="Times New Roman" w:eastAsia="Times New Roman" w:hAnsi="Times New Roman" w:cs="Times New Roman"/>
          <w:color w:val="000000"/>
        </w:rPr>
        <w:t xml:space="preserve">we </w:t>
      </w:r>
      <w:r w:rsidR="003D5FEF">
        <w:rPr>
          <w:rFonts w:ascii="Times New Roman" w:eastAsia="Times New Roman" w:hAnsi="Times New Roman" w:cs="Times New Roman"/>
          <w:color w:val="000000"/>
        </w:rPr>
        <w:t>hypothesize</w:t>
      </w:r>
      <w:r w:rsidR="009962D6">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t>will</w:t>
      </w:r>
      <w:r w:rsidR="00E34FA8" w:rsidRPr="005F1E8D">
        <w:rPr>
          <w:rFonts w:ascii="Times New Roman" w:eastAsia="Times New Roman" w:hAnsi="Times New Roman" w:cs="Times New Roman"/>
          <w:color w:val="000000"/>
        </w:rPr>
        <w:t xml:space="preserve"> contribute to </w:t>
      </w:r>
      <w:r w:rsidR="003D5FEF">
        <w:rPr>
          <w:rFonts w:ascii="Times New Roman" w:eastAsia="Times New Roman" w:hAnsi="Times New Roman" w:cs="Times New Roman"/>
          <w:color w:val="000000"/>
        </w:rPr>
        <w:t xml:space="preserve">meso-, small-, and </w:t>
      </w:r>
      <w:r w:rsidR="00E34FA8" w:rsidRPr="005F1E8D">
        <w:rPr>
          <w:rFonts w:ascii="Times New Roman" w:eastAsia="Times New Roman" w:hAnsi="Times New Roman" w:cs="Times New Roman"/>
          <w:color w:val="000000"/>
        </w:rPr>
        <w:t>small</w:t>
      </w:r>
      <w:r w:rsidR="004F7AE3">
        <w:rPr>
          <w:rFonts w:ascii="Times New Roman" w:eastAsia="Times New Roman" w:hAnsi="Times New Roman" w:cs="Times New Roman"/>
          <w:color w:val="000000"/>
        </w:rPr>
        <w:t>er</w:t>
      </w:r>
      <w:r w:rsidR="00E34FA8" w:rsidRPr="005F1E8D">
        <w:rPr>
          <w:rFonts w:ascii="Times New Roman" w:eastAsia="Times New Roman" w:hAnsi="Times New Roman" w:cs="Times New Roman"/>
          <w:color w:val="000000"/>
        </w:rPr>
        <w:t>-scale nutrient variability</w:t>
      </w:r>
      <w:r w:rsidR="003D5FEF">
        <w:rPr>
          <w:rFonts w:ascii="Times New Roman" w:eastAsia="Times New Roman" w:hAnsi="Times New Roman" w:cs="Times New Roman"/>
          <w:color w:val="000000"/>
        </w:rPr>
        <w:t xml:space="preserve">.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12D29A6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w:t>
        </w:r>
        <w:commentRangeStart w:id="12"/>
        <w:r w:rsidR="00DF22E5">
          <w:rPr>
            <w:rFonts w:ascii="Times New Roman" w:hAnsi="Times New Roman" w:cs="Times New Roman"/>
            <w:lang w:val="en-CA"/>
          </w:rPr>
          <w:t>RLS</w:t>
        </w:r>
      </w:ins>
      <w:commentRangeEnd w:id="12"/>
      <w:r w:rsidR="004F7AE3">
        <w:rPr>
          <w:rStyle w:val="CommentReference"/>
        </w:rPr>
        <w:commentReference w:id="12"/>
      </w:r>
      <w:ins w:id="13" w:author="Isabelle Cote" w:date="2024-07-23T10:38:00Z" w16du:dateUtc="2024-07-23T17:38:00Z">
        <w:r w:rsidR="00DF22E5">
          <w:rPr>
            <w:rFonts w:ascii="Times New Roman" w:hAnsi="Times New Roman" w:cs="Times New Roman"/>
            <w:lang w:val="en-CA"/>
          </w:rPr>
          <w:t>?)</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4"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606EC81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09708544"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5"/>
      <w:commentRangeStart w:id="16"/>
      <w:commentRangeStart w:id="17"/>
      <w:r w:rsidR="007268C2" w:rsidRPr="005F1E8D">
        <w:rPr>
          <w:rFonts w:ascii="Times New Roman" w:hAnsi="Times New Roman" w:cs="Times New Roman"/>
          <w:color w:val="000000"/>
          <w:lang w:val="en-CA"/>
        </w:rPr>
        <w:t>Lim, unpublished data</w:t>
      </w:r>
      <w:commentRangeEnd w:id="15"/>
      <w:r w:rsidR="001D7BE9">
        <w:rPr>
          <w:rStyle w:val="CommentReference"/>
        </w:rPr>
        <w:commentReference w:id="15"/>
      </w:r>
      <w:commentRangeEnd w:id="16"/>
      <w:r w:rsidR="0067503F">
        <w:rPr>
          <w:rStyle w:val="CommentReference"/>
        </w:rPr>
        <w:commentReference w:id="16"/>
      </w:r>
      <w:commentRangeEnd w:id="17"/>
      <w:r w:rsidR="004F7AE3">
        <w:rPr>
          <w:rStyle w:val="CommentReference"/>
        </w:rPr>
        <w:commentReference w:id="17"/>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These methods produce similar results, although the Holmes single spike method is associated with increased 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6DE90B1D"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w:t>
      </w:r>
      <w:r w:rsidR="00417390" w:rsidRPr="005F1E8D">
        <w:rPr>
          <w:rFonts w:ascii="Times New Roman" w:hAnsi="Times New Roman" w:cs="Times New Roman"/>
          <w:lang w:val="en-CA"/>
        </w:rPr>
        <w:lastRenderedPageBreak/>
        <w:t>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8"/>
      <w:r w:rsidR="00895C86" w:rsidRPr="005F1E8D">
        <w:rPr>
          <w:rFonts w:ascii="Times New Roman" w:hAnsi="Times New Roman" w:cs="Times New Roman"/>
          <w:lang w:val="en-CA"/>
        </w:rPr>
        <w:t>depth</w:t>
      </w:r>
      <w:commentRangeEnd w:id="18"/>
      <w:r w:rsidR="00152CBA" w:rsidRPr="005F1E8D">
        <w:rPr>
          <w:rStyle w:val="CommentReference"/>
          <w:rFonts w:ascii="Times New Roman" w:hAnsi="Times New Roman" w:cs="Times New Roman"/>
        </w:rPr>
        <w:commentReference w:id="1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9"/>
      <w:commentRangeStart w:id="20"/>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9"/>
      <w:r w:rsidR="00F17ED1">
        <w:rPr>
          <w:rStyle w:val="CommentReference"/>
        </w:rPr>
        <w:commentReference w:id="19"/>
      </w:r>
      <w:commentRangeEnd w:id="20"/>
      <w:r w:rsidR="000C156B">
        <w:rPr>
          <w:rStyle w:val="CommentReference"/>
        </w:rPr>
        <w:commentReference w:id="20"/>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lastRenderedPageBreak/>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533FAAA7"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w:t>
      </w:r>
      <w:r w:rsidR="007D6070" w:rsidRPr="005F1E8D">
        <w:rPr>
          <w:rFonts w:ascii="Times New Roman" w:hAnsi="Times New Roman" w:cs="Times New Roman"/>
          <w:color w:val="000000"/>
          <w:lang w:val="en-CA"/>
        </w:rPr>
        <w:lastRenderedPageBreak/>
        <w:t xml:space="preserve">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4765FAC5"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1"/>
      <w:commentRangeStart w:id="22"/>
      <w:r w:rsidR="00792779">
        <w:rPr>
          <w:rFonts w:ascii="Times New Roman" w:hAnsi="Times New Roman" w:cs="Times New Roman"/>
          <w:lang w:val="en-CA"/>
        </w:rPr>
        <w:t>.</w:t>
      </w:r>
      <w:commentRangeEnd w:id="21"/>
      <w:r w:rsidR="00F17ED1">
        <w:rPr>
          <w:rStyle w:val="CommentReference"/>
        </w:rPr>
        <w:commentReference w:id="21"/>
      </w:r>
      <w:commentRangeEnd w:id="22"/>
      <w:r w:rsidR="00F013CE">
        <w:rPr>
          <w:rStyle w:val="CommentReference"/>
        </w:rPr>
        <w:commentReference w:id="2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w:t>
      </w:r>
      <w:r w:rsidR="0093424F" w:rsidRPr="005F1E8D">
        <w:rPr>
          <w:rFonts w:ascii="Times New Roman" w:hAnsi="Times New Roman" w:cs="Times New Roman"/>
          <w:lang w:val="en-CA"/>
        </w:rPr>
        <w:lastRenderedPageBreak/>
        <w:t>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819471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3"/>
      <w:r w:rsidR="002B6ECC" w:rsidRPr="005F1E8D">
        <w:rPr>
          <w:rFonts w:ascii="Times New Roman" w:hAnsi="Times New Roman" w:cs="Times New Roman"/>
          <w:lang w:val="en-CA"/>
        </w:rPr>
        <w:t xml:space="preserve">the best metrics </w:t>
      </w:r>
      <w:commentRangeEnd w:id="23"/>
      <w:r w:rsidR="00F013CE">
        <w:rPr>
          <w:rStyle w:val="CommentReference"/>
        </w:rPr>
        <w:commentReference w:id="23"/>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F013CE">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lastRenderedPageBreak/>
        <w:t>Within-site (small-scale) variation</w:t>
      </w:r>
    </w:p>
    <w:p w14:paraId="7F72EBCE" w14:textId="5F245223"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r w:rsidR="00480B9F">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36A8C94B"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w:t>
      </w:r>
      <w:r w:rsidR="0026774C">
        <w:rPr>
          <w:rFonts w:ascii="Times New Roman" w:hAnsi="Times New Roman" w:cs="Times New Roman"/>
          <w:color w:val="000000"/>
          <w:lang w:val="en-CA"/>
        </w:rPr>
        <w:lastRenderedPageBreak/>
        <w:t>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F37657">
        <w:rPr>
          <w:rFonts w:ascii="Times New Roman" w:hAnsi="Times New Roman" w:cs="Times New Roman"/>
          <w:color w:val="000000"/>
          <w:highlight w:val="yellow"/>
          <w:lang w:val="en-CA"/>
        </w:rPr>
        <w:t>(Supplement</w:t>
      </w:r>
      <w:commentRangeStart w:id="24"/>
      <w:r w:rsidR="0026774C" w:rsidRPr="00F37657">
        <w:rPr>
          <w:rFonts w:ascii="Times New Roman" w:hAnsi="Times New Roman" w:cs="Times New Roman"/>
          <w:color w:val="000000"/>
          <w:highlight w:val="yellow"/>
          <w:lang w:val="en-CA"/>
        </w:rPr>
        <w:t>???</w:t>
      </w:r>
      <w:commentRangeEnd w:id="24"/>
      <w:r w:rsidR="0026774C">
        <w:rPr>
          <w:rStyle w:val="CommentReference"/>
        </w:rPr>
        <w:commentReference w:id="24"/>
      </w:r>
      <w:r w:rsidR="0026774C" w:rsidRPr="00F37657">
        <w:rPr>
          <w:rFonts w:ascii="Times New Roman" w:hAnsi="Times New Roman" w:cs="Times New Roman"/>
          <w:color w:val="000000"/>
          <w:highlight w:val="yellow"/>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 </w:t>
      </w:r>
      <w:r w:rsidR="006005D7">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491478BF"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3160570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25"/>
      <w:r w:rsidR="00C673A5" w:rsidRPr="005F1E8D">
        <w:rPr>
          <w:rFonts w:ascii="Times New Roman" w:hAnsi="Times New Roman" w:cs="Times New Roman"/>
          <w:lang w:val="en-CA"/>
        </w:rPr>
        <w:t xml:space="preserve">animal biomass </w:t>
      </w:r>
      <w:commentRangeEnd w:id="25"/>
      <w:r w:rsidR="00A067A6">
        <w:rPr>
          <w:rStyle w:val="CommentReference"/>
        </w:rPr>
        <w:commentReference w:id="25"/>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6"/>
      <w:r w:rsidR="00D07BC0" w:rsidRPr="005F1E8D">
        <w:rPr>
          <w:rFonts w:ascii="Times New Roman" w:hAnsi="Times New Roman" w:cs="Times New Roman"/>
          <w:lang w:val="en-CA"/>
        </w:rPr>
        <w:t xml:space="preserve">survey depth </w:t>
      </w:r>
      <w:commentRangeEnd w:id="26"/>
      <w:r w:rsidR="00A067A6">
        <w:rPr>
          <w:rStyle w:val="CommentReference"/>
        </w:rPr>
        <w:commentReference w:id="26"/>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7"/>
      <w:r w:rsidR="00245F48" w:rsidRPr="005F1E8D">
        <w:rPr>
          <w:rFonts w:ascii="Times New Roman" w:hAnsi="Times New Roman" w:cs="Times New Roman"/>
          <w:lang w:val="en-CA"/>
        </w:rPr>
        <w:t xml:space="preserve">Shannon diversity </w:t>
      </w:r>
      <w:commentRangeEnd w:id="27"/>
      <w:r w:rsidR="00A067A6">
        <w:rPr>
          <w:rStyle w:val="CommentReference"/>
        </w:rPr>
        <w:lastRenderedPageBreak/>
        <w:commentReference w:id="27"/>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63F3306C"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/hour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/hour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/hour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/hour.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7BD5CB5E" w14:textId="5FBD76C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We found evidence of meso- and small-scale variability, and mixed evidence for small</w:t>
      </w:r>
      <w:r w:rsidR="004F7AE3">
        <w:rPr>
          <w:rFonts w:ascii="Times New Roman" w:hAnsi="Times New Roman" w:cs="Times New Roman"/>
          <w:lang w:val="en-CA"/>
        </w:rPr>
        <w:t>er</w:t>
      </w:r>
      <w:r>
        <w:rPr>
          <w:rFonts w:ascii="Times New Roman" w:hAnsi="Times New Roman" w:cs="Times New Roman"/>
          <w:lang w:val="en-CA"/>
        </w:rPr>
        <w:t xml:space="preserve">-scale variability of animal-regenerated nutrients. </w:t>
      </w:r>
      <w:r w:rsidR="004739F8">
        <w:rPr>
          <w:rFonts w:ascii="Times New Roman" w:hAnsi="Times New Roman" w:cs="Times New Roman"/>
          <w:lang w:val="en-CA"/>
        </w:rPr>
        <w:t xml:space="preserve">Ammonium varied up to </w:t>
      </w:r>
      <w:commentRangeStart w:id="28"/>
      <w:r w:rsidR="00D31F5B">
        <w:rPr>
          <w:rFonts w:ascii="Times New Roman" w:hAnsi="Times New Roman" w:cs="Times New Roman"/>
          <w:lang w:val="en-CA"/>
        </w:rPr>
        <w:t>1</w:t>
      </w:r>
      <w:r w:rsidR="00B23B37">
        <w:rPr>
          <w:rFonts w:ascii="Times New Roman" w:hAnsi="Times New Roman" w:cs="Times New Roman"/>
          <w:lang w:val="en-CA"/>
        </w:rPr>
        <w:t>6</w:t>
      </w:r>
      <w:commentRangeEnd w:id="28"/>
      <w:r w:rsidR="00B23B37">
        <w:rPr>
          <w:rFonts w:ascii="Times New Roman" w:hAnsi="Times New Roman" w:cs="Times New Roman"/>
          <w:lang w:val="en-CA"/>
        </w:rPr>
        <w:t>x</w:t>
      </w:r>
      <w:r w:rsidR="00A33386">
        <w:rPr>
          <w:rStyle w:val="CommentReference"/>
        </w:rPr>
        <w:commentReference w:id="28"/>
      </w:r>
      <w:r w:rsidR="004739F8">
        <w:rPr>
          <w:rFonts w:ascii="Times New Roman" w:hAnsi="Times New Roman" w:cs="Times New Roman"/>
          <w:lang w:val="en-CA"/>
        </w:rPr>
        <w:t xml:space="preserve"> between rocky reef sites, </w:t>
      </w:r>
      <w:commentRangeStart w:id="29"/>
      <w:r w:rsidR="00B23B37">
        <w:rPr>
          <w:rFonts w:ascii="Times New Roman" w:hAnsi="Times New Roman" w:cs="Times New Roman"/>
          <w:lang w:val="en-CA"/>
        </w:rPr>
        <w:t>1.9</w:t>
      </w:r>
      <w:commentRangeEnd w:id="29"/>
      <w:r w:rsidR="00B23B37">
        <w:rPr>
          <w:rFonts w:ascii="Times New Roman" w:hAnsi="Times New Roman" w:cs="Times New Roman"/>
          <w:lang w:val="en-CA"/>
        </w:rPr>
        <w:t>x</w:t>
      </w:r>
      <w:r w:rsidR="00F62DF9">
        <w:rPr>
          <w:rStyle w:val="CommentReference"/>
        </w:rPr>
        <w:commentReference w:id="29"/>
      </w:r>
      <w:r w:rsidR="004739F8">
        <w:rPr>
          <w:rFonts w:ascii="Times New Roman" w:hAnsi="Times New Roman" w:cs="Times New Roman"/>
          <w:lang w:val="en-CA"/>
        </w:rPr>
        <w:t xml:space="preserve"> inside vs outside kelp forests, and </w:t>
      </w:r>
      <w:commentRangeStart w:id="30"/>
      <w:r w:rsidR="00B23B37">
        <w:rPr>
          <w:rFonts w:ascii="Times New Roman" w:hAnsi="Times New Roman" w:cs="Times New Roman"/>
          <w:lang w:val="en-CA"/>
        </w:rPr>
        <w:t>4</w:t>
      </w:r>
      <w:r w:rsidR="00F1731A">
        <w:rPr>
          <w:rFonts w:ascii="Times New Roman" w:hAnsi="Times New Roman" w:cs="Times New Roman"/>
          <w:lang w:val="en-CA"/>
        </w:rPr>
        <w:t>0</w:t>
      </w:r>
      <w:commentRangeEnd w:id="30"/>
      <w:r w:rsidR="00B23B37">
        <w:rPr>
          <w:rFonts w:ascii="Times New Roman" w:hAnsi="Times New Roman" w:cs="Times New Roman"/>
          <w:lang w:val="en-CA"/>
        </w:rPr>
        <w:t>x</w:t>
      </w:r>
      <w:r w:rsidR="00F62DF9">
        <w:rPr>
          <w:rStyle w:val="CommentReference"/>
        </w:rPr>
        <w:commentReference w:id="30"/>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control cages which supports our hypothesis that animal-driven variability in nutrients is possible across all three spatial scales. </w:t>
      </w:r>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 xml:space="preserve">seemed to “wash away” the impact of animals on </w:t>
      </w:r>
      <w:r>
        <w:rPr>
          <w:rFonts w:ascii="Times New Roman" w:hAnsi="Times New Roman" w:cs="Times New Roman"/>
          <w:lang w:val="en-CA"/>
        </w:rPr>
        <w:lastRenderedPageBreak/>
        <w:t>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of animals in the protected, low flow inlet. </w:t>
      </w:r>
      <w:r w:rsidR="004F2705">
        <w:rPr>
          <w:rFonts w:ascii="Times New Roman" w:hAnsi="Times New Roman" w:cs="Times New Roman"/>
          <w:lang w:val="en-CA"/>
        </w:rPr>
        <w:t>–need a hook here ----</w:t>
      </w:r>
    </w:p>
    <w:p w14:paraId="5C832253" w14:textId="77777777" w:rsidR="00306F1F" w:rsidRDefault="00306F1F" w:rsidP="00623DD8">
      <w:pPr>
        <w:spacing w:line="480" w:lineRule="auto"/>
        <w:rPr>
          <w:rFonts w:ascii="Times New Roman" w:hAnsi="Times New Roman" w:cs="Times New Roman"/>
          <w:lang w:val="en-CA"/>
        </w:rPr>
      </w:pPr>
    </w:p>
    <w:p w14:paraId="4C50880F" w14:textId="73692907"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p>
    <w:p w14:paraId="17F00B66" w14:textId="549157A4" w:rsidR="009509EA" w:rsidRDefault="004036C6" w:rsidP="00360246">
      <w:pPr>
        <w:spacing w:line="480" w:lineRule="auto"/>
        <w:ind w:firstLine="360"/>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-fold difference in NH₄⁺ between the lowest and highest sites</w:t>
      </w:r>
      <w:r w:rsidR="00707540">
        <w:rPr>
          <w:rFonts w:ascii="Times New Roman" w:hAnsi="Times New Roman" w:cs="Times New Roman"/>
          <w:lang w:val="en-CA"/>
        </w:rPr>
        <w:t xml:space="preserve">, which </w:t>
      </w:r>
      <w:r w:rsidR="00E271AE">
        <w:rPr>
          <w:rFonts w:ascii="Times New Roman" w:hAnsi="Times New Roman" w:cs="Times New Roman"/>
          <w:lang w:val="en-CA"/>
        </w:rPr>
        <w:t xml:space="preserve">doesn’t even represent the highest </w:t>
      </w:r>
      <w:r w:rsidR="00360246">
        <w:rPr>
          <w:rFonts w:ascii="Times New Roman" w:hAnsi="Times New Roman" w:cs="Times New Roman"/>
          <w:lang w:val="en-CA"/>
        </w:rPr>
        <w:t>difference</w:t>
      </w:r>
      <w:r w:rsidR="00E271AE">
        <w:rPr>
          <w:rFonts w:ascii="Times New Roman" w:hAnsi="Times New Roman" w:cs="Times New Roman"/>
          <w:lang w:val="en-CA"/>
        </w:rPr>
        <w:t xml:space="preserve"> (</w:t>
      </w:r>
      <w:r w:rsidR="00360246">
        <w:rPr>
          <w:rFonts w:ascii="Times New Roman" w:hAnsi="Times New Roman" w:cs="Times New Roman"/>
          <w:lang w:val="en-CA"/>
        </w:rPr>
        <w:t>533x</w:t>
      </w:r>
      <w:r w:rsidR="00E271AE">
        <w:rPr>
          <w:rFonts w:ascii="Times New Roman" w:hAnsi="Times New Roman" w:cs="Times New Roman"/>
          <w:lang w:val="en-CA"/>
        </w:rPr>
        <w:t xml:space="preserve">) the authors have measured in this region. </w:t>
      </w:r>
      <w:r w:rsidR="008955F6" w:rsidRPr="00BA1DFE">
        <w:rPr>
          <w:rFonts w:ascii="Times New Roman" w:hAnsi="Times New Roman" w:cs="Times New Roman"/>
          <w:lang w:val="en-CA"/>
        </w:rPr>
        <w:t>This is substantially larger than measurements of among-site variation in nitrate (3.7x and 6.5x differences</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larger than among-site NH₄⁺ differences measured in a nearby region (1.1x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We found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going out and standing still, but when the tide comes in it washes away the effect of animal abundance.</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 xml:space="preserve">or </w:t>
      </w:r>
      <w:commentRangeStart w:id="31"/>
      <w:r w:rsidR="00525526">
        <w:rPr>
          <w:rFonts w:ascii="Times New Roman" w:hAnsi="Times New Roman" w:cs="Times New Roman"/>
          <w:lang w:val="en-CA"/>
        </w:rPr>
        <w:t>microbial regeneration</w:t>
      </w:r>
      <w:commentRangeEnd w:id="31"/>
      <w:r w:rsidR="00246B2A">
        <w:rPr>
          <w:rStyle w:val="CommentReference"/>
        </w:rPr>
        <w:commentReference w:id="31"/>
      </w:r>
      <w:r w:rsidR="00525526">
        <w:rPr>
          <w:rFonts w:ascii="Times New Roman" w:hAnsi="Times New Roman" w:cs="Times New Roman"/>
          <w:lang w:val="en-CA"/>
        </w:rPr>
        <w:t>,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525526">
        <w:rPr>
          <w:rFonts w:ascii="Times New Roman" w:hAnsi="Times New Roman" w:cs="Times New Roman"/>
          <w:lang w:val="en-CA"/>
        </w:rPr>
        <w:t>.</w:t>
      </w:r>
      <w:r w:rsidR="00F03F07">
        <w:rPr>
          <w:rFonts w:ascii="Times New Roman" w:hAnsi="Times New Roman" w:cs="Times New Roman"/>
          <w:lang w:val="en-CA"/>
        </w:rPr>
        <w:t xml:space="preserve"> </w:t>
      </w:r>
      <w:commentRangeStart w:id="32"/>
      <w:r w:rsidR="00F03F07">
        <w:rPr>
          <w:rFonts w:ascii="Times New Roman" w:hAnsi="Times New Roman" w:cs="Times New Roman"/>
          <w:lang w:val="en-CA"/>
        </w:rPr>
        <w:t xml:space="preserve">However, </w:t>
      </w:r>
      <w:r w:rsidR="00525526">
        <w:rPr>
          <w:rFonts w:ascii="Times New Roman" w:hAnsi="Times New Roman" w:cs="Times New Roman"/>
          <w:lang w:val="en-CA"/>
        </w:rPr>
        <w:t>given the positive relationship between animal abundance and NH₄⁺, we propose animal-regenerated nutrients likely contribute to meso-scale</w:t>
      </w:r>
      <w:r w:rsidR="00A9700D">
        <w:rPr>
          <w:rFonts w:ascii="Times New Roman" w:hAnsi="Times New Roman" w:cs="Times New Roman"/>
          <w:lang w:val="en-CA"/>
        </w:rPr>
        <w:t xml:space="preserve"> variation in NH₄⁺ 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commentRangeEnd w:id="32"/>
      <w:r w:rsidR="00F03F07">
        <w:rPr>
          <w:rStyle w:val="CommentReference"/>
        </w:rPr>
        <w:commentReference w:id="32"/>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51BA67AF" w:rsidR="00306F1F" w:rsidRPr="00306F1F" w:rsidRDefault="00306F1F"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Small-scale</w:t>
      </w:r>
    </w:p>
    <w:p w14:paraId="4BB14774" w14:textId="33DB4398" w:rsidR="00737B8A" w:rsidRDefault="00CF009F" w:rsidP="00683C48">
      <w:pPr>
        <w:spacing w:line="480" w:lineRule="auto"/>
        <w:rPr>
          <w:rFonts w:ascii="Times New Roman" w:hAnsi="Times New Roman" w:cs="Times New Roman"/>
          <w:lang w:val="en-CA"/>
        </w:rPr>
      </w:pPr>
      <w:r>
        <w:rPr>
          <w:rFonts w:ascii="Times New Roman" w:hAnsi="Times New Roman" w:cs="Times New Roman"/>
          <w:lang w:val="en-CA"/>
        </w:rPr>
        <w:tab/>
      </w:r>
      <w:commentRangeStart w:id="33"/>
      <w:commentRangeStart w:id="34"/>
      <w:r>
        <w:rPr>
          <w:rFonts w:ascii="Times New Roman" w:hAnsi="Times New Roman" w:cs="Times New Roman"/>
          <w:lang w:val="en-CA"/>
        </w:rPr>
        <w:t>We</w:t>
      </w:r>
      <w:commentRangeEnd w:id="33"/>
      <w:r w:rsidR="00A37BD2">
        <w:rPr>
          <w:rStyle w:val="CommentReference"/>
        </w:rPr>
        <w:commentReference w:id="33"/>
      </w:r>
      <w:commentRangeEnd w:id="34"/>
      <w:r w:rsidR="00584638">
        <w:rPr>
          <w:rStyle w:val="CommentReference"/>
        </w:rPr>
        <w:commentReference w:id="34"/>
      </w:r>
      <w:r>
        <w:rPr>
          <w:rFonts w:ascii="Times New Roman" w:hAnsi="Times New Roman" w:cs="Times New Roman"/>
          <w:lang w:val="en-CA"/>
        </w:rPr>
        <w:t xml:space="preserve"> found evidence of kelp-mediated variation </w:t>
      </w:r>
      <w:r w:rsidR="009509EA">
        <w:rPr>
          <w:rFonts w:ascii="Times New Roman" w:hAnsi="Times New Roman" w:cs="Times New Roman"/>
          <w:lang w:val="en-CA"/>
        </w:rPr>
        <w:t xml:space="preserve">in nutrients on a smaller scale (5 m) than previously established by other </w:t>
      </w:r>
      <w:r w:rsidR="007014A8">
        <w:rPr>
          <w:rFonts w:ascii="Times New Roman" w:hAnsi="Times New Roman" w:cs="Times New Roman"/>
          <w:lang w:val="en-CA"/>
        </w:rPr>
        <w:t>studies</w:t>
      </w:r>
      <w:r w:rsidR="004F2705">
        <w:rPr>
          <w:rFonts w:ascii="Times New Roman" w:hAnsi="Times New Roman" w:cs="Times New Roman"/>
          <w:lang w:val="en-CA"/>
        </w:rPr>
        <w:t xml:space="preserve"> that </w:t>
      </w:r>
      <w:r w:rsidR="009509EA">
        <w:rPr>
          <w:rFonts w:ascii="Times New Roman" w:hAnsi="Times New Roman" w:cs="Times New Roman"/>
          <w:lang w:val="en-CA"/>
        </w:rPr>
        <w:t xml:space="preserve">compared samples taken over </w:t>
      </w:r>
      <w:commentRangeStart w:id="35"/>
      <w:r w:rsidR="009509EA">
        <w:rPr>
          <w:rFonts w:ascii="Times New Roman" w:hAnsi="Times New Roman" w:cs="Times New Roman"/>
          <w:lang w:val="en-CA"/>
        </w:rPr>
        <w:t xml:space="preserve">100 m apart </w:t>
      </w:r>
      <w:commentRangeEnd w:id="35"/>
      <w:r w:rsidR="004F2705">
        <w:rPr>
          <w:rStyle w:val="CommentReference"/>
        </w:rPr>
        <w:commentReference w:id="35"/>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9509EA">
        <w:rPr>
          <w:rFonts w:ascii="Times New Roman" w:hAnsi="Times New Roman" w:cs="Times New Roman"/>
          <w:lang w:val="en-CA"/>
        </w:rPr>
        <w:t xml:space="preserve">Increased NH₄⁺ inside high density kelp </w:t>
      </w:r>
      <w:r w:rsidR="009509EA">
        <w:rPr>
          <w:rFonts w:ascii="Times New Roman" w:hAnsi="Times New Roman" w:cs="Times New Roman"/>
          <w:lang w:val="en-CA"/>
        </w:rPr>
        <w:lastRenderedPageBreak/>
        <w:t xml:space="preserve">forests has been documented </w:t>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w:t>
      </w:r>
      <w:r w:rsidR="009509EA">
        <w:rPr>
          <w:rFonts w:ascii="Times New Roman" w:hAnsi="Times New Roman" w:cs="Times New Roman"/>
          <w:lang w:val="en-CA"/>
        </w:rPr>
        <w:fldChar w:fldCharType="end"/>
      </w:r>
      <w:r w:rsidR="009509EA">
        <w:rPr>
          <w:rFonts w:ascii="Times New Roman" w:hAnsi="Times New Roman" w:cs="Times New Roman"/>
          <w:lang w:val="en-CA"/>
        </w:rPr>
        <w:t xml:space="preserve">, but by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can only contrast slack and flooding tides. Nevertheless, it seems as though water flow due to tidal exchange enhances NH₄⁺ variability within kelp forests instead of masking it. </w:t>
      </w:r>
    </w:p>
    <w:p w14:paraId="5ADD87CD" w14:textId="66B37580" w:rsidR="00965054" w:rsidRDefault="00965054" w:rsidP="004F2705">
      <w:pPr>
        <w:spacing w:line="480" w:lineRule="auto"/>
        <w:ind w:firstLine="720"/>
        <w:rPr>
          <w:rFonts w:ascii="Times New Roman" w:hAnsi="Times New Roman" w:cs="Times New Roman"/>
          <w:lang w:val="en-CA"/>
        </w:rPr>
      </w:pPr>
      <w:commentRangeStart w:id="36"/>
      <w:r>
        <w:rPr>
          <w:rFonts w:ascii="Times New Roman" w:hAnsi="Times New Roman" w:cs="Times New Roman"/>
          <w:lang w:val="en-CA"/>
        </w:rPr>
        <w:t>Nitrate</w:t>
      </w:r>
      <w:commentRangeEnd w:id="36"/>
      <w:r w:rsidR="00360246">
        <w:rPr>
          <w:rStyle w:val="CommentReference"/>
        </w:rPr>
        <w:commentReference w:id="36"/>
      </w:r>
      <w:r>
        <w:rPr>
          <w:rFonts w:ascii="Times New Roman" w:hAnsi="Times New Roman" w:cs="Times New Roman"/>
          <w:lang w:val="en-CA"/>
        </w:rPr>
        <w:t>, which is supplied externally via upwelling or run-off, become</w:t>
      </w:r>
      <w:r w:rsidR="00246B2A">
        <w:rPr>
          <w:rFonts w:ascii="Times New Roman" w:hAnsi="Times New Roman" w:cs="Times New Roman"/>
          <w:lang w:val="en-CA"/>
        </w:rPr>
        <w:t>s</w:t>
      </w:r>
      <w:r>
        <w:rPr>
          <w:rFonts w:ascii="Times New Roman" w:hAnsi="Times New Roman" w:cs="Times New Roman"/>
          <w:lang w:val="en-CA"/>
        </w:rPr>
        <w:t xml:space="preserve"> depleted or unchanged as it flows through kelp forests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{"citationID":"z1LWOBvd","properties":{"formattedCitation":"(Pfister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 Stewart et al., 2009)</w:t>
      </w:r>
      <w:r>
        <w:rPr>
          <w:rFonts w:ascii="Times New Roman" w:hAnsi="Times New Roman" w:cs="Times New Roman"/>
          <w:lang w:val="en-CA"/>
        </w:rPr>
        <w:fldChar w:fldCharType="end"/>
      </w:r>
      <w:r>
        <w:rPr>
          <w:rFonts w:ascii="Times New Roman" w:hAnsi="Times New Roman" w:cs="Times New Roman"/>
          <w:lang w:val="en-CA"/>
        </w:rPr>
        <w:t xml:space="preserve">, opposed to NH₄⁺ which is regenerated by animals within and around the forest, and seemingly retained there. </w:t>
      </w:r>
      <w:r w:rsidR="00360246">
        <w:rPr>
          <w:rFonts w:ascii="Times New Roman" w:hAnsi="Times New Roman" w:cs="Times New Roman"/>
          <w:lang w:val="en-CA"/>
        </w:rPr>
        <w:t xml:space="preserve">Although the </w:t>
      </w:r>
      <w:r w:rsidR="00806D42">
        <w:rPr>
          <w:rFonts w:ascii="Times New Roman" w:hAnsi="Times New Roman" w:cs="Times New Roman"/>
          <w:lang w:val="en-CA"/>
        </w:rPr>
        <w:t xml:space="preserve">positive relationship between animal biomass and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806D42">
        <w:rPr>
          <w:rFonts w:ascii="Times New Roman" w:hAnsi="Times New Roman" w:cs="Times New Roman"/>
          <w:lang w:val="en-CA"/>
        </w:rPr>
        <w:t>NH₄⁺ was weak</w:t>
      </w:r>
      <w:r w:rsidR="00360246">
        <w:rPr>
          <w:rFonts w:ascii="Times New Roman" w:hAnsi="Times New Roman" w:cs="Times New Roman"/>
          <w:lang w:val="en-CA"/>
        </w:rPr>
        <w:t>,</w:t>
      </w:r>
      <w:r w:rsidR="00806D42">
        <w:rPr>
          <w:rFonts w:ascii="Times New Roman" w:hAnsi="Times New Roman" w:cs="Times New Roman"/>
          <w:lang w:val="en-CA"/>
        </w:rPr>
        <w:t xml:space="preserve"> </w:t>
      </w:r>
      <w:r w:rsidR="00360246">
        <w:rPr>
          <w:rFonts w:ascii="Times New Roman" w:hAnsi="Times New Roman" w:cs="Times New Roman"/>
          <w:lang w:val="en-CA"/>
        </w:rPr>
        <w:t>the</w:t>
      </w:r>
      <w:r>
        <w:rPr>
          <w:rFonts w:ascii="Times New Roman" w:hAnsi="Times New Roman" w:cs="Times New Roman"/>
          <w:lang w:val="en-CA"/>
        </w:rPr>
        <w:t xml:space="preserve"> </w:t>
      </w:r>
      <w:r w:rsidR="00806D42">
        <w:rPr>
          <w:rFonts w:ascii="Times New Roman" w:hAnsi="Times New Roman" w:cs="Times New Roman"/>
          <w:lang w:val="en-CA"/>
        </w:rPr>
        <w:t xml:space="preserve">negative </w:t>
      </w:r>
      <w:commentRangeStart w:id="37"/>
      <w:r w:rsidR="00806D42">
        <w:rPr>
          <w:rFonts w:ascii="Times New Roman" w:hAnsi="Times New Roman" w:cs="Times New Roman"/>
          <w:lang w:val="en-CA"/>
        </w:rPr>
        <w:t xml:space="preserve">interactions </w:t>
      </w:r>
      <w:commentRangeEnd w:id="37"/>
      <w:r w:rsidR="00AF52A3">
        <w:rPr>
          <w:rStyle w:val="CommentReference"/>
        </w:rPr>
        <w:commentReference w:id="37"/>
      </w:r>
      <w:r w:rsidR="00806D42">
        <w:rPr>
          <w:rFonts w:ascii="Times New Roman" w:hAnsi="Times New Roman" w:cs="Times New Roman"/>
          <w:lang w:val="en-CA"/>
        </w:rPr>
        <w:t>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the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be a threshold for how much animals can saturate and therefore increase NH₄⁺ inside vs outside kelp forests beyond which 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no longer continues to increase </w:t>
      </w:r>
      <w:r w:rsidR="004F2705" w:rsidRPr="005F1E8D">
        <w:rPr>
          <w:rFonts w:ascii="Times New Roman" w:hAnsi="Times New Roman" w:cs="Times New Roman"/>
          <w:lang w:val="en-CA"/>
        </w:rPr>
        <w:t>∆</w:t>
      </w:r>
      <w:r w:rsidR="006005D7">
        <w:rPr>
          <w:rFonts w:ascii="Times New Roman" w:hAnsi="Times New Roman" w:cs="Times New Roman"/>
          <w:lang w:val="en-CA"/>
        </w:rPr>
        <w:t xml:space="preserve"> NH₄⁺ </w:t>
      </w:r>
      <w:commentRangeStart w:id="38"/>
      <w:r w:rsidR="006005D7">
        <w:rPr>
          <w:rFonts w:ascii="Times New Roman" w:hAnsi="Times New Roman" w:cs="Times New Roman"/>
          <w:lang w:val="en-CA"/>
        </w:rPr>
        <w:t>indefinitely</w:t>
      </w:r>
      <w:commentRangeEnd w:id="38"/>
      <w:r>
        <w:rPr>
          <w:rStyle w:val="CommentReference"/>
        </w:rPr>
        <w:commentReference w:id="38"/>
      </w:r>
      <w:r w:rsidR="006005D7">
        <w:rPr>
          <w:rFonts w:ascii="Times New Roman" w:hAnsi="Times New Roman" w:cs="Times New Roman"/>
          <w:lang w:val="en-CA"/>
        </w:rPr>
        <w:t>.</w:t>
      </w:r>
      <w:r w:rsidRPr="00965054">
        <w:rPr>
          <w:rFonts w:ascii="Times New Roman" w:hAnsi="Times New Roman" w:cs="Times New Roman"/>
          <w:lang w:val="en-CA"/>
        </w:rPr>
        <w:t xml:space="preserve"> </w:t>
      </w:r>
    </w:p>
    <w:p w14:paraId="0345287E" w14:textId="5C4C80D3" w:rsidR="00DA0901" w:rsidRDefault="00C17C96" w:rsidP="00A13FB6">
      <w:pPr>
        <w:spacing w:line="480" w:lineRule="auto"/>
        <w:ind w:firstLine="720"/>
        <w:rPr>
          <w:rFonts w:ascii="Times New Roman" w:hAnsi="Times New Roman" w:cs="Times New Roman"/>
          <w:lang w:val="en-CA"/>
        </w:rPr>
      </w:pPr>
      <w:r>
        <w:rPr>
          <w:rFonts w:ascii="Times New Roman" w:hAnsi="Times New Roman" w:cs="Times New Roman"/>
          <w:lang w:val="en-CA"/>
        </w:rPr>
        <w:t xml:space="preserve">We found higher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Pr>
          <w:rFonts w:ascii="Times New Roman" w:hAnsi="Times New Roman" w:cs="Times New Roman"/>
          <w:lang w:val="en-CA"/>
        </w:rPr>
        <w:t>NH₄⁺ in</w:t>
      </w:r>
      <w:r w:rsidR="003D5FEF">
        <w:rPr>
          <w:rFonts w:ascii="Times New Roman" w:hAnsi="Times New Roman" w:cs="Times New Roman"/>
          <w:lang w:val="en-CA"/>
        </w:rPr>
        <w:t xml:space="preserve"> bull kelp</w:t>
      </w:r>
      <w:r>
        <w:rPr>
          <w:rFonts w:ascii="Times New Roman" w:hAnsi="Times New Roman" w:cs="Times New Roman"/>
          <w:i/>
          <w:iCs/>
          <w:lang w:val="en-CA"/>
        </w:rPr>
        <w:t xml:space="preserve"> </w:t>
      </w:r>
      <w:r>
        <w:rPr>
          <w:rFonts w:ascii="Times New Roman" w:hAnsi="Times New Roman" w:cs="Times New Roman"/>
          <w:lang w:val="en-CA"/>
        </w:rPr>
        <w:t>forests compared to</w:t>
      </w:r>
      <w:r w:rsidR="003D5FEF">
        <w:rPr>
          <w:rFonts w:ascii="Times New Roman" w:hAnsi="Times New Roman" w:cs="Times New Roman"/>
          <w:lang w:val="en-CA"/>
        </w:rPr>
        <w:t xml:space="preserve"> giant kelp</w:t>
      </w:r>
      <w:r>
        <w:rPr>
          <w:rFonts w:ascii="Times New Roman" w:hAnsi="Times New Roman" w:cs="Times New Roman"/>
          <w:lang w:val="en-CA"/>
        </w:rPr>
        <w:t xml:space="preserve"> forests, which may be due to different allocations of biomass in the water column and thus different alterations of water flow. </w:t>
      </w:r>
      <w:r w:rsidR="006C4C3A">
        <w:rPr>
          <w:rFonts w:ascii="Times New Roman" w:hAnsi="Times New Roman" w:cs="Times New Roman"/>
          <w:lang w:val="en-CA"/>
        </w:rPr>
        <w:t>Indeed,</w:t>
      </w:r>
      <w:r w:rsidR="007014A8">
        <w:rPr>
          <w:rFonts w:ascii="Times New Roman" w:hAnsi="Times New Roman" w:cs="Times New Roman"/>
          <w:lang w:val="en-CA"/>
        </w:rPr>
        <w:t xml:space="preserve"> </w:t>
      </w:r>
      <w:r w:rsidR="007014A8">
        <w:rPr>
          <w:rFonts w:ascii="Times New Roman" w:hAnsi="Times New Roman" w:cs="Times New Roman"/>
          <w:lang w:val="en-CA"/>
        </w:rPr>
        <w:fldChar w:fldCharType="begin"/>
      </w:r>
      <w:r w:rsidR="007014A8">
        <w:rPr>
          <w:rFonts w:ascii="Times New Roman" w:hAnsi="Times New Roman" w:cs="Times New Roman"/>
          <w:lang w:val="en-CA"/>
        </w:rPr>
        <w: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7014A8">
        <w:rPr>
          <w:rFonts w:ascii="Times New Roman" w:hAnsi="Times New Roman" w:cs="Times New Roman"/>
          <w:lang w:val="en-CA"/>
        </w:rPr>
        <w:fldChar w:fldCharType="separate"/>
      </w:r>
      <w:r w:rsidR="007014A8">
        <w:rPr>
          <w:rFonts w:ascii="Times New Roman" w:hAnsi="Times New Roman" w:cs="Times New Roman"/>
          <w:noProof/>
          <w:lang w:val="en-CA"/>
        </w:rPr>
        <w:t>(Murie and Bourdeau, 2020)</w:t>
      </w:r>
      <w:r w:rsidR="007014A8">
        <w:rPr>
          <w:rFonts w:ascii="Times New Roman" w:hAnsi="Times New Roman" w:cs="Times New Roman"/>
          <w:lang w:val="en-CA"/>
        </w:rPr>
        <w:fldChar w:fldCharType="end"/>
      </w:r>
      <w:r w:rsidR="006C4C3A">
        <w:rPr>
          <w:rFonts w:ascii="Times New Roman" w:hAnsi="Times New Roman" w:cs="Times New Roman"/>
          <w:lang w:val="en-CA"/>
        </w:rPr>
        <w:t xml:space="preserve"> found larger </w:t>
      </w:r>
      <w:r w:rsidR="007014A8">
        <w:rPr>
          <w:rFonts w:ascii="Times New Roman" w:hAnsi="Times New Roman" w:cs="Times New Roman"/>
          <w:lang w:val="en-CA"/>
        </w:rPr>
        <w:t>differences in dissolved oxygen and pH</w:t>
      </w:r>
      <w:r w:rsidR="006C4C3A">
        <w:rPr>
          <w:rFonts w:ascii="Times New Roman" w:hAnsi="Times New Roman" w:cs="Times New Roman"/>
          <w:lang w:val="en-CA"/>
        </w:rPr>
        <w:t xml:space="preserve"> </w:t>
      </w:r>
      <w:r w:rsidR="007014A8">
        <w:rPr>
          <w:rFonts w:ascii="Times New Roman" w:hAnsi="Times New Roman" w:cs="Times New Roman"/>
          <w:lang w:val="en-CA"/>
        </w:rPr>
        <w:t>between inside vs outside</w:t>
      </w:r>
      <w:r w:rsidR="00515808">
        <w:rPr>
          <w:rFonts w:ascii="Times New Roman" w:hAnsi="Times New Roman" w:cs="Times New Roman"/>
          <w:lang w:val="en-CA"/>
        </w:rPr>
        <w:t xml:space="preserve"> bull kelp</w:t>
      </w:r>
      <w:r w:rsidR="006C4C3A">
        <w:rPr>
          <w:rFonts w:ascii="Times New Roman" w:hAnsi="Times New Roman" w:cs="Times New Roman"/>
          <w:lang w:val="en-CA"/>
        </w:rPr>
        <w:t xml:space="preserve"> </w:t>
      </w:r>
      <w:r w:rsidR="007014A8">
        <w:rPr>
          <w:rFonts w:ascii="Times New Roman" w:hAnsi="Times New Roman" w:cs="Times New Roman"/>
          <w:lang w:val="en-CA"/>
        </w:rPr>
        <w:t xml:space="preserve">forests </w:t>
      </w:r>
      <w:r w:rsidR="006C4C3A">
        <w:rPr>
          <w:rFonts w:ascii="Times New Roman" w:hAnsi="Times New Roman" w:cs="Times New Roman"/>
          <w:lang w:val="en-CA"/>
        </w:rPr>
        <w:t xml:space="preserve">compared to the </w:t>
      </w:r>
      <w:r w:rsidR="007014A8">
        <w:rPr>
          <w:rFonts w:ascii="Times New Roman" w:hAnsi="Times New Roman" w:cs="Times New Roman"/>
          <w:lang w:val="en-CA"/>
        </w:rPr>
        <w:t xml:space="preserve">differences found inside vs outside </w:t>
      </w:r>
      <w:r w:rsidR="006C4C3A">
        <w:rPr>
          <w:rFonts w:ascii="Times New Roman" w:hAnsi="Times New Roman" w:cs="Times New Roman"/>
          <w:lang w:val="en-CA"/>
        </w:rPr>
        <w:t xml:space="preserve">giant kelp forests </w:t>
      </w:r>
      <w:r w:rsidR="007014A8">
        <w:rPr>
          <w:rFonts w:ascii="Times New Roman" w:hAnsi="Times New Roman" w:cs="Times New Roman"/>
          <w:lang w:val="en-CA"/>
        </w:rPr>
        <w:t xml:space="preserve">by </w:t>
      </w:r>
      <w:proofErr w:type="spellStart"/>
      <w:r w:rsidR="006C4C3A">
        <w:rPr>
          <w:rFonts w:ascii="Times New Roman" w:hAnsi="Times New Roman" w:cs="Times New Roman"/>
          <w:lang w:val="en-CA"/>
        </w:rPr>
        <w:t>Traiger</w:t>
      </w:r>
      <w:proofErr w:type="spellEnd"/>
      <w:r w:rsidR="006C4C3A">
        <w:rPr>
          <w:rFonts w:ascii="Times New Roman" w:hAnsi="Times New Roman" w:cs="Times New Roman"/>
          <w:lang w:val="en-CA"/>
        </w:rPr>
        <w:t xml:space="preserve"> et al (2021). </w:t>
      </w:r>
      <w:r>
        <w:rPr>
          <w:rFonts w:ascii="Times New Roman" w:hAnsi="Times New Roman" w:cs="Times New Roman"/>
          <w:lang w:val="en-CA"/>
        </w:rPr>
        <w:t xml:space="preserve">We found a negative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Pr>
          <w:rFonts w:ascii="Times New Roman" w:hAnsi="Times New Roman" w:cs="Times New Roman"/>
          <w:lang w:val="en-CA"/>
        </w:rPr>
        <w:t xml:space="preserve">NH₄⁺ at our no kelp </w:t>
      </w:r>
      <w:r>
        <w:rPr>
          <w:rFonts w:ascii="Times New Roman" w:hAnsi="Times New Roman" w:cs="Times New Roman"/>
          <w:lang w:val="en-CA"/>
        </w:rPr>
        <w:lastRenderedPageBreak/>
        <w:t>control sites, which may be a result of the slope of the substrate</w:t>
      </w:r>
      <w:r w:rsidR="00360246">
        <w:rPr>
          <w:rFonts w:ascii="Times New Roman" w:hAnsi="Times New Roman" w:cs="Times New Roman"/>
          <w:lang w:val="en-CA"/>
        </w:rPr>
        <w:t xml:space="preserve">. NH₄⁺ increases with depth, (CITE), a trend that our data show weekly, so samples collected </w:t>
      </w:r>
      <w:r w:rsidR="00A13FB6">
        <w:rPr>
          <w:rFonts w:ascii="Times New Roman" w:hAnsi="Times New Roman" w:cs="Times New Roman"/>
          <w:lang w:val="en-CA"/>
        </w:rPr>
        <w:t xml:space="preserve">“outside” the control sites may have been deeper than the “inside” samples. </w:t>
      </w:r>
      <w:r>
        <w:rPr>
          <w:rFonts w:ascii="Times New Roman" w:hAnsi="Times New Roman" w:cs="Times New Roman"/>
          <w:lang w:val="en-CA"/>
        </w:rPr>
        <w:t xml:space="preserve">We cannot say for certain what caused this result, but we take comfort in the fact that the trend we observed </w:t>
      </w:r>
      <w:r w:rsidR="00A13FB6">
        <w:rPr>
          <w:rFonts w:ascii="Times New Roman" w:hAnsi="Times New Roman" w:cs="Times New Roman"/>
          <w:lang w:val="en-CA"/>
        </w:rPr>
        <w:t>at</w:t>
      </w:r>
      <w:r>
        <w:rPr>
          <w:rFonts w:ascii="Times New Roman" w:hAnsi="Times New Roman" w:cs="Times New Roman"/>
          <w:lang w:val="en-CA"/>
        </w:rPr>
        <w:t xml:space="preserve"> control</w:t>
      </w:r>
      <w:r w:rsidR="00A13FB6">
        <w:rPr>
          <w:rFonts w:ascii="Times New Roman" w:hAnsi="Times New Roman" w:cs="Times New Roman"/>
          <w:lang w:val="en-CA"/>
        </w:rPr>
        <w:t xml:space="preserve"> sites</w:t>
      </w:r>
      <w:r>
        <w:rPr>
          <w:rFonts w:ascii="Times New Roman" w:hAnsi="Times New Roman" w:cs="Times New Roman"/>
          <w:lang w:val="en-CA"/>
        </w:rPr>
        <w:t xml:space="preserve"> is opposite to the trend we found in kelp </w:t>
      </w:r>
      <w:commentRangeStart w:id="39"/>
      <w:r>
        <w:rPr>
          <w:rFonts w:ascii="Times New Roman" w:hAnsi="Times New Roman" w:cs="Times New Roman"/>
          <w:lang w:val="en-CA"/>
        </w:rPr>
        <w:t>forests</w:t>
      </w:r>
      <w:commentRangeEnd w:id="39"/>
      <w:r w:rsidR="000B303C">
        <w:rPr>
          <w:rStyle w:val="CommentReference"/>
        </w:rPr>
        <w:commentReference w:id="39"/>
      </w:r>
      <w:r>
        <w:rPr>
          <w:rFonts w:ascii="Times New Roman" w:hAnsi="Times New Roman" w:cs="Times New Roman"/>
          <w:lang w:val="en-CA"/>
        </w:rPr>
        <w:t xml:space="preserve">. </w:t>
      </w:r>
    </w:p>
    <w:p w14:paraId="34DAC066" w14:textId="21418EC9" w:rsidR="00C17C96" w:rsidRDefault="00C17C96" w:rsidP="0035016F">
      <w:pPr>
        <w:spacing w:line="480" w:lineRule="auto"/>
        <w:ind w:firstLine="720"/>
        <w:rPr>
          <w:rFonts w:ascii="Times New Roman" w:hAnsi="Times New Roman" w:cs="Times New Roman"/>
          <w:lang w:val="en-CA"/>
        </w:rPr>
      </w:pPr>
      <w:commentRangeStart w:id="40"/>
      <w:commentRangeStart w:id="41"/>
      <w:commentRangeStart w:id="42"/>
      <w:r>
        <w:rPr>
          <w:rFonts w:ascii="Times New Roman" w:hAnsi="Times New Roman" w:cs="Times New Roman"/>
          <w:lang w:val="en-CA"/>
        </w:rPr>
        <w:t xml:space="preserve">We </w:t>
      </w:r>
      <w:commentRangeEnd w:id="40"/>
      <w:r w:rsidR="00707540">
        <w:rPr>
          <w:rStyle w:val="CommentReference"/>
        </w:rPr>
        <w:commentReference w:id="40"/>
      </w:r>
      <w:commentRangeEnd w:id="41"/>
      <w:r w:rsidR="0035016F">
        <w:rPr>
          <w:rStyle w:val="CommentReference"/>
        </w:rPr>
        <w:commentReference w:id="41"/>
      </w:r>
      <w:commentRangeEnd w:id="42"/>
      <w:r w:rsidR="0035016F">
        <w:rPr>
          <w:rStyle w:val="CommentReference"/>
        </w:rPr>
        <w:commentReference w:id="42"/>
      </w:r>
      <w:r>
        <w:rPr>
          <w:rFonts w:ascii="Times New Roman" w:hAnsi="Times New Roman" w:cs="Times New Roman"/>
          <w:lang w:val="en-CA"/>
        </w:rPr>
        <w:t>did not find a significant effect of biodiversity among- or within-site</w:t>
      </w:r>
      <w:r w:rsidR="0035016F">
        <w:rPr>
          <w:rFonts w:ascii="Times New Roman" w:hAnsi="Times New Roman" w:cs="Times New Roman"/>
          <w:lang w:val="en-CA"/>
        </w:rPr>
        <w:t>s</w:t>
      </w:r>
      <w:r>
        <w:rPr>
          <w:rFonts w:ascii="Times New Roman" w:hAnsi="Times New Roman" w:cs="Times New Roman"/>
          <w:lang w:val="en-CA"/>
        </w:rPr>
        <w:t xml:space="preserve">. </w:t>
      </w:r>
      <w:r w:rsidR="0035016F">
        <w:rPr>
          <w:rFonts w:ascii="Times New Roman" w:hAnsi="Times New Roman" w:cs="Times New Roman"/>
          <w:lang w:val="en-CA"/>
        </w:rPr>
        <w:t>E</w:t>
      </w:r>
      <w:r>
        <w:rPr>
          <w:rFonts w:ascii="Times New Roman" w:hAnsi="Times New Roman" w:cs="Times New Roman"/>
          <w:lang w:val="en-CA"/>
        </w:rPr>
        <w:t>lucidating the tangled relationships between the abundances of each species in communities is</w:t>
      </w:r>
      <w:r w:rsidR="006C5AC6">
        <w:rPr>
          <w:rFonts w:ascii="Times New Roman" w:hAnsi="Times New Roman" w:cs="Times New Roman"/>
          <w:lang w:val="en-CA"/>
        </w:rPr>
        <w:t xml:space="preserve"> challenging, as some families may be sources of NH₄⁺, while others may benefit from increases in primary productivity due to NH₄⁺ production by other families</w:t>
      </w:r>
      <w:r>
        <w:rPr>
          <w:rFonts w:ascii="Times New Roman" w:hAnsi="Times New Roman" w:cs="Times New Roman"/>
          <w:lang w:val="en-CA"/>
        </w:rPr>
        <w:t>. As surveys were conducted at the edges of kelp forests due to difficulties conducting a 5 m wide fish belt survey in thick kelp, our communities are more representative of kelp forest associated species, and not necessarily the species living immediately within the kelp.</w:t>
      </w:r>
      <w:r w:rsidR="0003188A">
        <w:rPr>
          <w:rFonts w:ascii="Times New Roman" w:hAnsi="Times New Roman" w:cs="Times New Roman"/>
          <w:lang w:val="en-CA"/>
        </w:rPr>
        <w:t xml:space="preserve"> </w:t>
      </w:r>
      <w:r w:rsidR="0035016F">
        <w:rPr>
          <w:rFonts w:ascii="Times New Roman" w:hAnsi="Times New Roman" w:cs="Times New Roman"/>
          <w:lang w:val="en-CA"/>
        </w:rPr>
        <w:t xml:space="preserve">Nevertheless, we did find more species </w:t>
      </w:r>
      <w:r w:rsidR="0003188A">
        <w:rPr>
          <w:rFonts w:ascii="Times New Roman" w:hAnsi="Times New Roman" w:cs="Times New Roman"/>
          <w:lang w:val="en-CA"/>
        </w:rPr>
        <w:t>at our kelp sites compared to the rocky reef sites</w:t>
      </w:r>
      <w:r w:rsidR="0035016F">
        <w:rPr>
          <w:rFonts w:ascii="Times New Roman" w:hAnsi="Times New Roman" w:cs="Times New Roman"/>
          <w:lang w:val="en-CA"/>
        </w:rPr>
        <w:t>, supporting extensive research on the positive effect of kelp on biodiversity (CITE).</w:t>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A574D4D" w:rsidR="00306F1F" w:rsidRPr="00306F1F" w:rsidRDefault="004F7AE3" w:rsidP="00306F1F">
      <w:pPr>
        <w:spacing w:line="480" w:lineRule="auto"/>
        <w:rPr>
          <w:rFonts w:ascii="Times New Roman" w:hAnsi="Times New Roman" w:cs="Times New Roman"/>
          <w:i/>
          <w:iCs/>
          <w:lang w:val="en-CA"/>
        </w:rPr>
      </w:pPr>
      <w:r w:rsidRPr="00306F1F">
        <w:rPr>
          <w:rFonts w:ascii="Times New Roman" w:hAnsi="Times New Roman" w:cs="Times New Roman"/>
          <w:i/>
          <w:iCs/>
          <w:lang w:val="en-CA"/>
        </w:rPr>
        <w:t>Smalle</w:t>
      </w:r>
      <w:r>
        <w:rPr>
          <w:rFonts w:ascii="Times New Roman" w:hAnsi="Times New Roman" w:cs="Times New Roman"/>
          <w:i/>
          <w:iCs/>
          <w:lang w:val="en-CA"/>
        </w:rPr>
        <w:t>r</w:t>
      </w:r>
      <w:r w:rsidRPr="00306F1F">
        <w:rPr>
          <w:rFonts w:ascii="Times New Roman" w:hAnsi="Times New Roman" w:cs="Times New Roman"/>
          <w:i/>
          <w:iCs/>
          <w:lang w:val="en-CA"/>
        </w:rPr>
        <w:t xml:space="preserve"> scale</w:t>
      </w:r>
    </w:p>
    <w:p w14:paraId="6A7105AB" w14:textId="13A3768E" w:rsidR="00926BE5" w:rsidRDefault="00926BE5" w:rsidP="00CC5E86">
      <w:pPr>
        <w:spacing w:line="480" w:lineRule="auto"/>
        <w:ind w:firstLine="720"/>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only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CC5E86">
        <w:rPr>
          <w:rFonts w:ascii="Times New Roman" w:hAnsi="Times New Roman" w:cs="Times New Roman"/>
          <w:lang w:val="en-CA"/>
        </w:rPr>
        <w:t xml:space="preserve">However, NH₄⁺ enrichment by animals is possible in wave-exposed conditions; seawater above mussel beds had 15.9x higher NH₄⁺ compared to neighbouring rock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it might be possible at all. The crabs in the sheltered cages excreted NH₄⁺ at a rate roughly 6x </w:t>
      </w:r>
      <w:r w:rsidR="00282591">
        <w:rPr>
          <w:rFonts w:ascii="Times New Roman" w:hAnsi="Times New Roman" w:cs="Times New Roman"/>
          <w:lang w:val="en-CA"/>
        </w:rPr>
        <w:lastRenderedPageBreak/>
        <w:t xml:space="preserve">higher than the sea cucumbers caged in the more exposed location, and the crab cages were constructed with only two mesh windows instead of the fully mesh sea cucumber cages. Therefore, </w:t>
      </w:r>
      <w:r w:rsidR="00CC5E86">
        <w:rPr>
          <w:rFonts w:ascii="Times New Roman" w:hAnsi="Times New Roman" w:cs="Times New Roman"/>
          <w:lang w:val="en-CA"/>
        </w:rPr>
        <w:t>we simply conclude that at least in sheltered conditions, small</w:t>
      </w:r>
      <w:r w:rsidR="004F7AE3">
        <w:rPr>
          <w:rFonts w:ascii="Times New Roman" w:hAnsi="Times New Roman" w:cs="Times New Roman"/>
          <w:lang w:val="en-CA"/>
        </w:rPr>
        <w:t>er</w:t>
      </w:r>
      <w:r w:rsidR="00CC5E86">
        <w:rPr>
          <w:rFonts w:ascii="Times New Roman" w:hAnsi="Times New Roman" w:cs="Times New Roman"/>
          <w:lang w:val="en-CA"/>
        </w:rPr>
        <w:t>-scale variation driven by animal biomass is possible</w:t>
      </w:r>
    </w:p>
    <w:p w14:paraId="34B4733F" w14:textId="77777777" w:rsidR="00CC5E86" w:rsidRDefault="00CC5E86" w:rsidP="00CC5E86">
      <w:pPr>
        <w:spacing w:line="480" w:lineRule="auto"/>
        <w:ind w:firstLine="720"/>
        <w:rPr>
          <w:rFonts w:ascii="Times New Roman" w:hAnsi="Times New Roman" w:cs="Times New Roman"/>
          <w:lang w:val="en-CA"/>
        </w:rPr>
      </w:pPr>
    </w:p>
    <w:p w14:paraId="3EC4A04F" w14:textId="06DF5DBB" w:rsidR="00AA2E4B" w:rsidRDefault="00282591" w:rsidP="00AA2E4B">
      <w:pPr>
        <w:spacing w:line="480" w:lineRule="auto"/>
        <w:rPr>
          <w:rFonts w:ascii="Times New Roman" w:hAnsi="Times New Roman" w:cs="Times New Roman"/>
          <w:lang w:val="en-CA"/>
        </w:rPr>
      </w:pPr>
      <w:r>
        <w:rPr>
          <w:rFonts w:ascii="Times New Roman" w:hAnsi="Times New Roman" w:cs="Times New Roman"/>
          <w:lang w:val="en-CA"/>
        </w:rPr>
        <w:tab/>
        <w:t xml:space="preserve">Finally, we must consider whether the NH₄⁺ variation described by our studies could translate into meaningful </w:t>
      </w:r>
      <w:r w:rsidR="00736CF0">
        <w:rPr>
          <w:rFonts w:ascii="Times New Roman" w:hAnsi="Times New Roman" w:cs="Times New Roman"/>
          <w:lang w:val="en-CA"/>
        </w:rPr>
        <w:t xml:space="preserve">variation in primary productivity. Increased primary productivity has been seen at orders of variation </w:t>
      </w:r>
      <w:r w:rsidR="002F60B0">
        <w:rPr>
          <w:rFonts w:ascii="Times New Roman" w:hAnsi="Times New Roman" w:cs="Times New Roman"/>
          <w:lang w:val="en-CA"/>
        </w:rPr>
        <w:t>from</w:t>
      </w:r>
      <w:r w:rsidR="00D4727E">
        <w:rPr>
          <w:rFonts w:ascii="Times New Roman" w:hAnsi="Times New Roman" w:cs="Times New Roman"/>
          <w:lang w:val="en-CA"/>
        </w:rPr>
        <w:t xml:space="preserve"> 1.3 – </w:t>
      </w:r>
      <w:r w:rsidR="00D44394">
        <w:rPr>
          <w:rFonts w:ascii="Times New Roman" w:hAnsi="Times New Roman" w:cs="Times New Roman"/>
          <w:lang w:val="en-CA"/>
        </w:rPr>
        <w:t>9</w:t>
      </w:r>
      <w:r w:rsidR="00D4727E">
        <w:rPr>
          <w:rFonts w:ascii="Times New Roman" w:hAnsi="Times New Roman" w:cs="Times New Roman"/>
          <w:lang w:val="en-CA"/>
        </w:rPr>
        <w:t xml:space="preserve">x in NH₄⁺ </w:t>
      </w:r>
      <w:commentRangeStart w:id="43"/>
      <w:r w:rsidR="00D4727E">
        <w:rPr>
          <w:rFonts w:ascii="Times New Roman" w:hAnsi="Times New Roman" w:cs="Times New Roman"/>
          <w:lang w:val="en-CA"/>
        </w:rPr>
        <w:fldChar w:fldCharType="begin"/>
      </w:r>
      <w:r w:rsidR="00D44394">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D4727E">
        <w:rPr>
          <w:rFonts w:ascii="Times New Roman" w:hAnsi="Times New Roman" w:cs="Times New Roman"/>
          <w:lang w:val="en-CA"/>
        </w:rPr>
        <w:fldChar w:fldCharType="separate"/>
      </w:r>
      <w:r w:rsidR="00D44394">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D4727E">
        <w:rPr>
          <w:rFonts w:ascii="Times New Roman" w:hAnsi="Times New Roman" w:cs="Times New Roman"/>
          <w:lang w:val="en-CA"/>
        </w:rPr>
        <w:fldChar w:fldCharType="end"/>
      </w:r>
      <w:commentRangeEnd w:id="43"/>
      <w:r w:rsidR="006610AC">
        <w:rPr>
          <w:rStyle w:val="CommentReference"/>
        </w:rPr>
        <w:commentReference w:id="43"/>
      </w:r>
      <w:r w:rsidR="00736CF0">
        <w:rPr>
          <w:rFonts w:ascii="Times New Roman" w:hAnsi="Times New Roman" w:cs="Times New Roman"/>
          <w:lang w:val="en-CA"/>
        </w:rPr>
        <w:t xml:space="preserve">, which is </w:t>
      </w:r>
      <w:r w:rsidR="00A37BD2">
        <w:rPr>
          <w:rFonts w:ascii="Times New Roman" w:hAnsi="Times New Roman" w:cs="Times New Roman"/>
          <w:lang w:val="en-CA"/>
        </w:rPr>
        <w:t xml:space="preserve">within the range of </w:t>
      </w:r>
      <w:r w:rsidR="00736CF0">
        <w:rPr>
          <w:rFonts w:ascii="Times New Roman" w:hAnsi="Times New Roman" w:cs="Times New Roman"/>
          <w:lang w:val="en-CA"/>
        </w:rPr>
        <w:t xml:space="preserve">variation we saw at </w:t>
      </w:r>
      <w:r w:rsidR="00A37BD2">
        <w:rPr>
          <w:rFonts w:ascii="Times New Roman" w:hAnsi="Times New Roman" w:cs="Times New Roman"/>
          <w:lang w:val="en-CA"/>
        </w:rPr>
        <w:t xml:space="preserve">all three spatial </w:t>
      </w:r>
      <w:r w:rsidR="00736CF0">
        <w:rPr>
          <w:rFonts w:ascii="Times New Roman" w:hAnsi="Times New Roman" w:cs="Times New Roman"/>
          <w:lang w:val="en-CA"/>
        </w:rPr>
        <w:t xml:space="preserve">scales. </w:t>
      </w:r>
      <w:r w:rsidR="00AA2E4B">
        <w:rPr>
          <w:rFonts w:ascii="Times New Roman" w:hAnsi="Times New Roman" w:cs="Times New Roman"/>
          <w:lang w:val="en-CA"/>
        </w:rPr>
        <w:t>Even in nutrient-replete upwelling ecosystems</w:t>
      </w:r>
      <w:r w:rsidR="00AA2E4B">
        <w:rPr>
          <w:rFonts w:ascii="Times New Roman" w:hAnsi="Times New Roman" w:cs="Times New Roman"/>
          <w:lang w:val="en-CA"/>
        </w:rPr>
        <w:t>, a</w:t>
      </w:r>
      <w:r w:rsidR="00AA2E4B">
        <w:rPr>
          <w:rFonts w:ascii="Times New Roman" w:hAnsi="Times New Roman" w:cs="Times New Roman"/>
          <w:lang w:val="en-CA"/>
        </w:rPr>
        <w:t xml:space="preserve">n increase in NH₄⁺ from 0.08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to 1.26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w:t>
      </w:r>
      <w:r w:rsidR="006610AC">
        <w:rPr>
          <w:rFonts w:ascii="Times New Roman" w:hAnsi="Times New Roman" w:cs="Times New Roman"/>
          <w:lang w:val="en-CA"/>
        </w:rPr>
        <w:t>15.8x difference</w:t>
      </w:r>
      <w:r w:rsidR="00AA2E4B">
        <w:rPr>
          <w:rFonts w:ascii="Times New Roman" w:hAnsi="Times New Roman" w:cs="Times New Roman"/>
          <w:lang w:val="en-CA"/>
        </w:rPr>
        <w:t xml:space="preserve">) was linked to increased tissue nitrogen and coverage of an intertidal seaweed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(Aquilino et al., 2009)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a </w:t>
      </w:r>
      <w:r w:rsidR="000150A2">
        <w:rPr>
          <w:rFonts w:ascii="Times New Roman" w:hAnsi="Times New Roman" w:cs="Times New Roman"/>
          <w:lang w:val="en-CA"/>
        </w:rPr>
        <w:t>1.8x</w:t>
      </w:r>
      <w:r w:rsidR="00736CF0">
        <w:rPr>
          <w:rFonts w:ascii="Times New Roman" w:hAnsi="Times New Roman" w:cs="Times New Roman"/>
          <w:lang w:val="en-CA"/>
        </w:rPr>
        <w:t xml:space="preserve"> increase</w:t>
      </w:r>
      <w:r w:rsidR="000150A2">
        <w:rPr>
          <w:rFonts w:ascii="Times New Roman" w:hAnsi="Times New Roman" w:cs="Times New Roman"/>
          <w:lang w:val="en-CA"/>
        </w:rPr>
        <w:t xml:space="preserve"> </w:t>
      </w:r>
      <w:r w:rsidR="00AA2E4B">
        <w:rPr>
          <w:rFonts w:ascii="Times New Roman" w:hAnsi="Times New Roman" w:cs="Times New Roman"/>
          <w:lang w:val="en-CA"/>
        </w:rPr>
        <w:t xml:space="preserve">in </w:t>
      </w:r>
      <w:r w:rsidR="00AA2E4B">
        <w:rPr>
          <w:rFonts w:ascii="Times New Roman" w:hAnsi="Times New Roman" w:cs="Times New Roman"/>
          <w:lang w:val="en-CA"/>
        </w:rPr>
        <w:t xml:space="preserve">NH₄⁺ </w:t>
      </w:r>
      <w:r w:rsidR="00AA2E4B">
        <w:rPr>
          <w:rFonts w:ascii="Times New Roman" w:hAnsi="Times New Roman" w:cs="Times New Roman"/>
          <w:lang w:val="en-CA"/>
        </w:rPr>
        <w:t xml:space="preserve">increased </w:t>
      </w:r>
      <w:r w:rsidR="00736CF0">
        <w:rPr>
          <w:rFonts w:ascii="Times New Roman" w:hAnsi="Times New Roman" w:cs="Times New Roman"/>
          <w:lang w:val="en-CA"/>
        </w:rPr>
        <w:t>growth in subtidal seaweeds</w:t>
      </w:r>
      <w:r w:rsidR="000150A2">
        <w:rPr>
          <w:rFonts w:ascii="Times New Roman" w:hAnsi="Times New Roman" w:cs="Times New Roman"/>
          <w:lang w:val="en-CA"/>
        </w:rPr>
        <w:t xml:space="preserve"> in Barkley Sound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0150A2">
        <w:rPr>
          <w:rFonts w:ascii="Times New Roman" w:hAnsi="Times New Roman" w:cs="Times New Roman"/>
          <w:lang w:val="en-CA"/>
        </w:rPr>
        <w:t>.</w:t>
      </w:r>
      <w:r w:rsidR="00736CF0">
        <w:rPr>
          <w:rFonts w:ascii="Times New Roman" w:hAnsi="Times New Roman" w:cs="Times New Roman"/>
          <w:lang w:val="en-CA"/>
        </w:rPr>
        <w:t xml:space="preserve"> </w:t>
      </w:r>
      <w:r w:rsidR="00AA2E4B">
        <w:rPr>
          <w:rFonts w:ascii="Times New Roman" w:hAnsi="Times New Roman" w:cs="Times New Roman"/>
          <w:lang w:val="en-CA"/>
        </w:rPr>
        <w:t xml:space="preserve">Given the annual depletion of nitrates each summer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primary producers preference for NH₄⁺ over nitrate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(Phillips and Hurd, 2004)</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w:t>
      </w:r>
      <w:r w:rsidR="00736CF0">
        <w:rPr>
          <w:rFonts w:ascii="Times New Roman" w:hAnsi="Times New Roman" w:cs="Times New Roman"/>
          <w:lang w:val="en-CA"/>
        </w:rPr>
        <w:t xml:space="preserve">it’s </w:t>
      </w:r>
      <w:r w:rsidR="00AA2E4B">
        <w:rPr>
          <w:rFonts w:ascii="Times New Roman" w:hAnsi="Times New Roman" w:cs="Times New Roman"/>
          <w:lang w:val="en-CA"/>
        </w:rPr>
        <w:t>likely that</w:t>
      </w:r>
      <w:r w:rsidR="00AA2E4B">
        <w:rPr>
          <w:rFonts w:ascii="Times New Roman" w:hAnsi="Times New Roman" w:cs="Times New Roman"/>
          <w:lang w:val="en-CA"/>
        </w:rPr>
        <w:t xml:space="preserve"> the</w:t>
      </w:r>
      <w:r w:rsidR="00AA2E4B">
        <w:rPr>
          <w:rFonts w:ascii="Times New Roman" w:hAnsi="Times New Roman" w:cs="Times New Roman"/>
          <w:lang w:val="en-CA"/>
        </w:rPr>
        <w:t xml:space="preserve"> NH₄⁺ variation</w:t>
      </w:r>
      <w:r w:rsidR="00AA2E4B">
        <w:rPr>
          <w:rFonts w:ascii="Times New Roman" w:hAnsi="Times New Roman" w:cs="Times New Roman"/>
          <w:lang w:val="en-CA"/>
        </w:rPr>
        <w:t xml:space="preserve"> we documented</w:t>
      </w:r>
      <w:r w:rsidR="00AA2E4B">
        <w:rPr>
          <w:rFonts w:ascii="Times New Roman" w:hAnsi="Times New Roman" w:cs="Times New Roman"/>
          <w:lang w:val="en-CA"/>
        </w:rPr>
        <w:t xml:space="preserve"> at meso-, small-, and small</w:t>
      </w:r>
      <w:r w:rsidR="004F7AE3">
        <w:rPr>
          <w:rFonts w:ascii="Times New Roman" w:hAnsi="Times New Roman" w:cs="Times New Roman"/>
          <w:lang w:val="en-CA"/>
        </w:rPr>
        <w:t>er</w:t>
      </w:r>
      <w:r w:rsidR="00AA2E4B">
        <w:rPr>
          <w:rFonts w:ascii="Times New Roman" w:hAnsi="Times New Roman" w:cs="Times New Roman"/>
          <w:lang w:val="en-CA"/>
        </w:rPr>
        <w:t>-scales contribute to variation in primary productivity and potentially bottom-up control.</w:t>
      </w:r>
    </w:p>
    <w:p w14:paraId="025627CA" w14:textId="1846BF75" w:rsidR="0003188A" w:rsidRDefault="0003188A" w:rsidP="00282591">
      <w:pPr>
        <w:spacing w:line="480" w:lineRule="auto"/>
        <w:rPr>
          <w:rFonts w:ascii="Times New Roman" w:hAnsi="Times New Roman" w:cs="Times New Roman"/>
          <w:lang w:val="en-CA"/>
        </w:rPr>
      </w:pPr>
    </w:p>
    <w:p w14:paraId="37342B6C" w14:textId="42AE5C66" w:rsidR="001A2E91" w:rsidRDefault="001A2E91" w:rsidP="00282591">
      <w:pPr>
        <w:spacing w:line="480" w:lineRule="auto"/>
        <w:rPr>
          <w:rFonts w:ascii="Times New Roman" w:hAnsi="Times New Roman" w:cs="Times New Roman"/>
          <w:lang w:val="en-CA"/>
        </w:rPr>
      </w:pPr>
      <w:r>
        <w:rPr>
          <w:rFonts w:ascii="Times New Roman" w:hAnsi="Times New Roman" w:cs="Times New Roman"/>
          <w:lang w:val="en-CA"/>
        </w:rPr>
        <w:t>Conclusion paragraph??????</w:t>
      </w:r>
    </w:p>
    <w:p w14:paraId="3CBCB2AA" w14:textId="77777777" w:rsidR="006820B0" w:rsidRDefault="006820B0" w:rsidP="00282591">
      <w:pPr>
        <w:spacing w:line="480" w:lineRule="auto"/>
        <w:rPr>
          <w:rFonts w:ascii="Times New Roman" w:hAnsi="Times New Roman" w:cs="Times New Roman"/>
          <w:lang w:val="en-CA"/>
        </w:rPr>
      </w:pPr>
    </w:p>
    <w:p w14:paraId="69F3ED38" w14:textId="0A31BC5F" w:rsidR="0003188A" w:rsidRPr="00584638" w:rsidRDefault="0003188A" w:rsidP="00282591">
      <w:pPr>
        <w:spacing w:line="480" w:lineRule="auto"/>
        <w:rPr>
          <w:rFonts w:ascii="Times New Roman" w:hAnsi="Times New Roman" w:cs="Times New Roman"/>
          <w:u w:val="single"/>
          <w:lang w:val="en-CA"/>
        </w:rPr>
      </w:pPr>
      <w:r w:rsidRPr="0003188A">
        <w:rPr>
          <w:rFonts w:ascii="Times New Roman" w:hAnsi="Times New Roman" w:cs="Times New Roman"/>
          <w:u w:val="single"/>
          <w:lang w:val="en-CA"/>
        </w:rPr>
        <w:t>Discussion outline:</w:t>
      </w:r>
    </w:p>
    <w:p w14:paraId="3EA53B27" w14:textId="645BE06B"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lastRenderedPageBreak/>
        <w:t>Paragraph 1: restate results from each spatial scale and address hypotheses. We found evidence of meso-scale, small-scale, and small</w:t>
      </w:r>
      <w:r w:rsidR="004F7AE3">
        <w:rPr>
          <w:rFonts w:ascii="Times New Roman" w:hAnsi="Times New Roman" w:cs="Times New Roman"/>
          <w:lang w:val="en-CA"/>
        </w:rPr>
        <w:t>er</w:t>
      </w:r>
      <w:r w:rsidRPr="00926BE5">
        <w:rPr>
          <w:rFonts w:ascii="Times New Roman" w:hAnsi="Times New Roman" w:cs="Times New Roman"/>
          <w:lang w:val="en-CA"/>
        </w:rPr>
        <w:t>-scale variation in NH</w:t>
      </w:r>
      <w:r w:rsidRPr="00926BE5">
        <w:rPr>
          <w:rFonts w:ascii="Cambria Math" w:hAnsi="Cambria Math" w:cs="Cambria Math"/>
          <w:lang w:val="en-CA"/>
        </w:rPr>
        <w:t>₄⁺</w:t>
      </w:r>
      <w:r w:rsidRPr="00926BE5">
        <w:rPr>
          <w:rFonts w:ascii="Times New Roman" w:hAnsi="Times New Roman" w:cs="Times New Roman"/>
          <w:lang w:val="en-CA"/>
        </w:rPr>
        <w:t xml:space="preserve">. Flow and animals were important at all three scales.   </w:t>
      </w:r>
    </w:p>
    <w:p w14:paraId="7E16386E" w14:textId="77777777" w:rsidR="00D5697E" w:rsidRDefault="00D5697E" w:rsidP="008B2197">
      <w:pPr>
        <w:spacing w:line="480" w:lineRule="auto"/>
        <w:ind w:firstLine="720"/>
        <w:rPr>
          <w:rFonts w:ascii="Times New Roman" w:hAnsi="Times New Roman" w:cs="Times New Roman"/>
          <w:lang w:val="en-CA"/>
        </w:rPr>
      </w:pPr>
    </w:p>
    <w:p w14:paraId="1829B8A1"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 xml:space="preserve">Paragraph 2: Among-site. How does that measure up to other drivers of variability (nitrates from upwelling!) </w:t>
      </w:r>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370% (1.17-5.5)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nitrate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ammonium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r>
        <w:rPr>
          <w:rFonts w:ascii="Times New Roman" w:hAnsi="Times New Roman" w:cs="Times New Roman"/>
          <w:lang w:val="en-CA"/>
        </w:rPr>
        <w:t xml:space="preserve">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proofErr w:type="spellStart"/>
      <w:r>
        <w:rPr>
          <w:rFonts w:ascii="Times New Roman" w:hAnsi="Times New Roman" w:cs="Times New Roman"/>
          <w:lang w:val="en-CA"/>
        </w:rPr>
        <w:t>Druehl</w:t>
      </w:r>
      <w:proofErr w:type="spellEnd"/>
      <w:r>
        <w:rPr>
          <w:rFonts w:ascii="Times New Roman" w:hAnsi="Times New Roman" w:cs="Times New Roman"/>
          <w:lang w:val="en-CA"/>
        </w:rPr>
        <w:t xml:space="preserve"> et al 1989</w:t>
      </w:r>
    </w:p>
    <w:p w14:paraId="7554788C" w14:textId="7AAA8C15" w:rsidR="00D5697E"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7.5x</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-4.5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nitrate site vs site in summer</w:t>
      </w:r>
    </w:p>
    <w:p w14:paraId="44A17D55" w14:textId="31288638" w:rsidR="00D5697E" w:rsidRPr="008A67F3"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1.83</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 - </w:t>
      </w:r>
      <w:r w:rsidR="00D5697E" w:rsidRPr="008A67F3">
        <w:rPr>
          <w:rFonts w:ascii="Times New Roman" w:hAnsi="Times New Roman" w:cs="Times New Roman"/>
          <w:lang w:val="en-CA"/>
        </w:rPr>
        <w:t>1.1</w:t>
      </w:r>
      <w:r w:rsidR="00D5697E">
        <w:rPr>
          <w:rFonts w:ascii="Times New Roman" w:hAnsi="Times New Roman" w:cs="Times New Roman"/>
          <w:lang w:val="en-CA"/>
        </w:rPr>
        <w:t xml:space="preserve">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41F98C54"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3. Within-site. Kelp forests impacted small-scale variation in nutrients by retaining NH₄⁺</w:t>
      </w:r>
    </w:p>
    <w:p w14:paraId="3CA1CECD" w14:textId="1B505803"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lastRenderedPageBreak/>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lastRenderedPageBreak/>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3B1A3B0A"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A32263">
        <w:rPr>
          <w:rFonts w:ascii="Times New Roman" w:hAnsi="Times New Roman" w:cs="Times New Roman"/>
          <w:lang w:val="en-CA"/>
        </w:rPr>
        <w:t>(b</w:t>
      </w:r>
      <w:r w:rsidR="00A32263">
        <w:rPr>
          <w:rFonts w:ascii="Times New Roman" w:hAnsi="Times New Roman" w:cs="Times New Roman"/>
          <w:lang w:val="en-CA"/>
        </w:rPr>
        <w:t xml:space="preserve"> A</w:t>
      </w:r>
      <w:r w:rsidR="00A32263">
        <w:rPr>
          <w:rFonts w:ascii="Times New Roman" w:hAnsi="Times New Roman" w:cs="Times New Roman"/>
          <w:lang w:val="en-CA"/>
        </w:rPr>
        <w:t>mong-site, (c) within-site, and (d) within-meters schematics of our three spatial scales of variability investigated.</w:t>
      </w:r>
      <w:r w:rsidR="00A32263">
        <w:rPr>
          <w:rFonts w:ascii="Times New Roman" w:hAnsi="Times New Roman" w:cs="Times New Roman"/>
          <w:lang w:val="en-CA"/>
        </w:rPr>
        <w:t xml:space="preserve">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44"/>
      <w:r w:rsidR="00C826A7">
        <w:rPr>
          <w:rFonts w:ascii="Times New Roman" w:hAnsi="Times New Roman" w:cs="Times New Roman"/>
          <w:lang w:val="en-CA"/>
        </w:rPr>
        <w:t>ammonium</w:t>
      </w:r>
      <w:commentRangeEnd w:id="44"/>
      <w:r w:rsidR="000C156B">
        <w:rPr>
          <w:rStyle w:val="CommentReference"/>
        </w:rPr>
        <w:commentReference w:id="44"/>
      </w:r>
      <w:r w:rsidR="00C826A7">
        <w:rPr>
          <w:rFonts w:ascii="Times New Roman" w:hAnsi="Times New Roman" w:cs="Times New Roman"/>
          <w:lang w:val="en-CA"/>
        </w:rPr>
        <w:t>.</w:t>
      </w:r>
      <w:r w:rsidR="00A960B5">
        <w:rPr>
          <w:rFonts w:ascii="Times New Roman" w:hAnsi="Times New Roman" w:cs="Times New Roman"/>
          <w:lang w:val="en-CA"/>
        </w:rPr>
        <w:t xml:space="preserve"> </w:t>
      </w:r>
      <w:r w:rsidR="00BA0DC8">
        <w:rPr>
          <w:rFonts w:ascii="Times New Roman" w:hAnsi="Times New Roman" w:cs="Times New Roman"/>
          <w:lang w:val="en-CA"/>
        </w:rPr>
        <w:t>Image credit to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5A5239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45"/>
      <w:commentRangeEnd w:id="45"/>
      <w:r w:rsidR="00FF474D">
        <w:rPr>
          <w:rStyle w:val="CommentReference"/>
        </w:rPr>
        <w:commentReference w:id="45"/>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generated predictions for the investigation of 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46"/>
      <w:commentRangeStart w:id="47"/>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46"/>
      <w:r w:rsidR="0041279D">
        <w:rPr>
          <w:rStyle w:val="CommentReference"/>
        </w:rPr>
        <w:commentReference w:id="46"/>
      </w:r>
      <w:commentRangeEnd w:id="47"/>
      <w:r w:rsidR="00532560">
        <w:rPr>
          <w:rStyle w:val="CommentReference"/>
        </w:rPr>
        <w:commentReference w:id="47"/>
      </w:r>
    </w:p>
    <w:p w14:paraId="72A51E40" w14:textId="6DAA46E4"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DBC4B49"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Hailey Davis</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48"/>
      <w:commentRangeStart w:id="49"/>
      <w:commentRangeStart w:id="50"/>
      <w:r>
        <w:rPr>
          <w:rFonts w:ascii="Times New Roman" w:hAnsi="Times New Roman" w:cs="Times New Roman"/>
          <w:b/>
          <w:lang w:val="en-CA"/>
        </w:rPr>
        <w:t xml:space="preserve">Figure </w:t>
      </w:r>
      <w:commentRangeEnd w:id="48"/>
      <w:r>
        <w:rPr>
          <w:rFonts w:ascii="Times New Roman" w:hAnsi="Times New Roman" w:cs="Times New Roman"/>
          <w:b/>
          <w:lang w:val="en-CA"/>
        </w:rPr>
        <w:t>1</w:t>
      </w:r>
      <w:r>
        <w:rPr>
          <w:rStyle w:val="CommentReference"/>
        </w:rPr>
        <w:commentReference w:id="48"/>
      </w:r>
      <w:commentRangeEnd w:id="49"/>
      <w:r>
        <w:rPr>
          <w:rStyle w:val="CommentReference"/>
        </w:rPr>
        <w:commentReference w:id="49"/>
      </w:r>
      <w:commentRangeEnd w:id="50"/>
      <w:r>
        <w:rPr>
          <w:rStyle w:val="CommentReference"/>
        </w:rPr>
        <w:commentReference w:id="50"/>
      </w:r>
      <w:r>
        <w:rPr>
          <w:rFonts w:ascii="Times New Roman" w:hAnsi="Times New Roman" w:cs="Times New Roman"/>
          <w:b/>
          <w:lang w:val="en-CA"/>
        </w:rPr>
        <w:t xml:space="preserve">. </w:t>
      </w:r>
      <w:r>
        <w:rPr>
          <w:rFonts w:ascii="Times New Roman" w:hAnsi="Times New Roman" w:cs="Times New Roman"/>
          <w:lang w:val="en-CA"/>
        </w:rPr>
        <w:t xml:space="preserve">Placeholder schematic for the kelp pee samples. </w:t>
      </w:r>
      <w:r>
        <w:rPr>
          <w:rFonts w:ascii="Times New Roman" w:hAnsi="Times New Roman" w:cs="Times New Roman"/>
          <w:lang w:val="en-CA"/>
        </w:rPr>
        <w:t>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51"/>
      <w:r w:rsidR="00E83D6E">
        <w:rPr>
          <w:rFonts w:ascii="Times New Roman" w:hAnsi="Times New Roman" w:cs="Times New Roman"/>
          <w:lang w:val="en-CA"/>
        </w:rPr>
        <w:t>survey</w:t>
      </w:r>
      <w:commentRangeEnd w:id="51"/>
      <w:r w:rsidR="00250785">
        <w:rPr>
          <w:rStyle w:val="CommentReference"/>
        </w:rPr>
        <w:commentReference w:id="51"/>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52"/>
            <w:proofErr w:type="spellStart"/>
            <w:r>
              <w:rPr>
                <w:rFonts w:ascii="Times New Roman" w:hAnsi="Times New Roman" w:cs="Times New Roman"/>
                <w:b/>
              </w:rPr>
              <w:t>df</w:t>
            </w:r>
            <w:commentRangeEnd w:id="52"/>
            <w:proofErr w:type="spellEnd"/>
            <w:r w:rsidR="00815249">
              <w:rPr>
                <w:rStyle w:val="CommentReference"/>
              </w:rPr>
              <w:commentReference w:id="52"/>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53"/>
      <w:r w:rsidR="00792779" w:rsidRPr="00A15B36">
        <w:rPr>
          <w:rFonts w:ascii="Times New Roman" w:hAnsi="Times New Roman" w:cs="Times New Roman"/>
          <w:b/>
          <w:lang w:val="en-CA"/>
        </w:rPr>
        <w:t xml:space="preserve">Table </w:t>
      </w:r>
      <w:commentRangeEnd w:id="53"/>
      <w:r w:rsidR="00792779">
        <w:rPr>
          <w:rStyle w:val="CommentReference"/>
        </w:rPr>
        <w:commentReference w:id="53"/>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54"/>
      <w:commentRangeStart w:id="55"/>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54"/>
      <w:r w:rsidR="00580B22">
        <w:rPr>
          <w:rStyle w:val="CommentReference"/>
        </w:rPr>
        <w:commentReference w:id="54"/>
      </w:r>
      <w:commentRangeEnd w:id="55"/>
      <w:r w:rsidR="002B081F">
        <w:rPr>
          <w:rStyle w:val="CommentReference"/>
        </w:rPr>
        <w:commentReference w:id="55"/>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56"/>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6"/>
      <w:r w:rsidR="00F10A37">
        <w:rPr>
          <w:rStyle w:val="CommentReference"/>
        </w:rPr>
        <w:commentReference w:id="56"/>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7"/>
      <w:r>
        <w:rPr>
          <w:rFonts w:ascii="Times New Roman" w:hAnsi="Times New Roman" w:cs="Times New Roman"/>
          <w:lang w:val="en-CA"/>
        </w:rPr>
        <w:t xml:space="preserve">We </w:t>
      </w:r>
      <w:commentRangeEnd w:id="57"/>
      <w:r>
        <w:rPr>
          <w:rStyle w:val="CommentReference"/>
        </w:rPr>
        <w:commentReference w:id="57"/>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58"/>
      <w:r>
        <w:rPr>
          <w:rFonts w:ascii="Times New Roman" w:hAnsi="Times New Roman" w:cs="Times New Roman"/>
          <w:lang w:val="en-CA"/>
        </w:rPr>
        <w:t xml:space="preserve">LMM </w:t>
      </w:r>
      <w:commentRangeEnd w:id="58"/>
      <w:r>
        <w:rPr>
          <w:rStyle w:val="CommentReference"/>
        </w:rPr>
        <w:commentReference w:id="58"/>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9"/>
      <w:r w:rsidRPr="00281EEC">
        <w:rPr>
          <w:rFonts w:ascii="Times New Roman" w:hAnsi="Times New Roman" w:cs="Times New Roman"/>
          <w:b/>
          <w:lang w:val="en-CA"/>
        </w:rPr>
        <w:t xml:space="preserve">Figure </w:t>
      </w:r>
      <w:commentRangeEnd w:id="59"/>
      <w:r>
        <w:rPr>
          <w:rStyle w:val="CommentReference"/>
        </w:rPr>
        <w:commentReference w:id="59"/>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60"/>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60"/>
      <w:r w:rsidR="005200FA">
        <w:rPr>
          <w:rStyle w:val="CommentReference"/>
        </w:rPr>
        <w:commentReference w:id="60"/>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5F499C2" w14:textId="77777777" w:rsidR="003D5FEF" w:rsidRPr="003D5FEF" w:rsidRDefault="00EC101B" w:rsidP="003D5FEF">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3D5FEF" w:rsidRPr="003D5FEF">
        <w:t>Allgeier</w:t>
      </w:r>
      <w:proofErr w:type="spellEnd"/>
      <w:r w:rsidR="003D5FEF" w:rsidRPr="003D5FEF">
        <w:t xml:space="preserve">, J.E., </w:t>
      </w:r>
      <w:proofErr w:type="spellStart"/>
      <w:r w:rsidR="003D5FEF" w:rsidRPr="003D5FEF">
        <w:t>Andskog</w:t>
      </w:r>
      <w:proofErr w:type="spellEnd"/>
      <w:r w:rsidR="003D5FEF" w:rsidRPr="003D5FEF">
        <w:t xml:space="preserve">, M.A., Hensel, E., </w:t>
      </w:r>
      <w:proofErr w:type="spellStart"/>
      <w:r w:rsidR="003D5FEF" w:rsidRPr="003D5FEF">
        <w:t>Appaldo</w:t>
      </w:r>
      <w:proofErr w:type="spellEnd"/>
      <w:r w:rsidR="003D5FEF" w:rsidRPr="003D5FEF">
        <w:t>, R., Layman, C., Kemp, D.W., 2020. Rewiring coral: Anthropogenic nutrients shift diverse coral–symbiont nutrient and carbon interactions toward symbiotic algal dominance. Glob Change Biol 26, 5588–5601. https://doi.org/10.1111/gcb.15230</w:t>
      </w:r>
    </w:p>
    <w:p w14:paraId="63BB6DD5" w14:textId="77777777" w:rsidR="003D5FEF" w:rsidRPr="003D5FEF" w:rsidRDefault="003D5FEF" w:rsidP="003D5FEF">
      <w:pPr>
        <w:pStyle w:val="Bibliography"/>
      </w:pPr>
      <w:proofErr w:type="spellStart"/>
      <w:r w:rsidRPr="003D5FEF">
        <w:t>Allgeier</w:t>
      </w:r>
      <w:proofErr w:type="spellEnd"/>
      <w:r w:rsidRPr="003D5FEF">
        <w:t xml:space="preserve">, J.E., </w:t>
      </w:r>
      <w:proofErr w:type="spellStart"/>
      <w:r w:rsidRPr="003D5FEF">
        <w:t>Burkepile</w:t>
      </w:r>
      <w:proofErr w:type="spellEnd"/>
      <w:r w:rsidRPr="003D5FEF">
        <w:t>, D.E., Layman, C.A., 2017. Animal pee in the sea: consumer-mediated nutrient dynamics in the world’s changing oceans. Glob Change Biol 23, 2166–2178. https://doi.org/10.1111/gcb.13625</w:t>
      </w:r>
    </w:p>
    <w:p w14:paraId="287173B9" w14:textId="77777777" w:rsidR="003D5FEF" w:rsidRPr="003D5FEF" w:rsidRDefault="003D5FEF" w:rsidP="003D5FEF">
      <w:pPr>
        <w:pStyle w:val="Bibliography"/>
      </w:pPr>
      <w:proofErr w:type="spellStart"/>
      <w:r w:rsidRPr="003D5FEF">
        <w:t>Allgeier</w:t>
      </w:r>
      <w:proofErr w:type="spellEnd"/>
      <w:r w:rsidRPr="003D5FEF">
        <w:t>, J.E., Yeager, L.A., Layman, C.A., 2013. Consumers regulate nutrient limitation regimes and primary production in seagrass ecosystems. Ecology 94, 521–529. https://doi.org/10.1890/12-1122.1</w:t>
      </w:r>
    </w:p>
    <w:p w14:paraId="237156E7" w14:textId="77777777" w:rsidR="003D5FEF" w:rsidRPr="003D5FEF" w:rsidRDefault="003D5FEF" w:rsidP="003D5FEF">
      <w:pPr>
        <w:pStyle w:val="Bibliography"/>
      </w:pPr>
      <w:r w:rsidRPr="003D5FEF">
        <w:t xml:space="preserve">Aquilino, K.M., Bracken, M.E.S., </w:t>
      </w:r>
      <w:proofErr w:type="spellStart"/>
      <w:r w:rsidRPr="003D5FEF">
        <w:t>Faubel</w:t>
      </w:r>
      <w:proofErr w:type="spellEnd"/>
      <w:r w:rsidRPr="003D5FEF">
        <w:t xml:space="preserve">, M.N., </w:t>
      </w:r>
      <w:proofErr w:type="spellStart"/>
      <w:r w:rsidRPr="003D5FEF">
        <w:t>Stachowicz</w:t>
      </w:r>
      <w:proofErr w:type="spellEnd"/>
      <w:r w:rsidRPr="003D5FEF">
        <w:t xml:space="preserve">, J.J., 2009. Local-scale nutrient regeneration facilitates seaweed growth on wave-exposed rocky shores in an upwelling system. </w:t>
      </w:r>
      <w:proofErr w:type="spellStart"/>
      <w:r w:rsidRPr="003D5FEF">
        <w:t>Limnol</w:t>
      </w:r>
      <w:proofErr w:type="spellEnd"/>
      <w:r w:rsidRPr="003D5FEF">
        <w:t xml:space="preserve"> </w:t>
      </w:r>
      <w:proofErr w:type="spellStart"/>
      <w:r w:rsidRPr="003D5FEF">
        <w:t>Oceanogr</w:t>
      </w:r>
      <w:proofErr w:type="spellEnd"/>
      <w:r w:rsidRPr="003D5FEF">
        <w:t xml:space="preserve"> 54, 309–317. https://doi.org/10.4319/lo.2009.54.1.0309</w:t>
      </w:r>
    </w:p>
    <w:p w14:paraId="4E1F9576" w14:textId="77777777" w:rsidR="003D5FEF" w:rsidRPr="003D5FEF" w:rsidRDefault="003D5FEF" w:rsidP="003D5FEF">
      <w:pPr>
        <w:pStyle w:val="Bibliography"/>
      </w:pPr>
      <w:r w:rsidRPr="003D5FEF">
        <w:t xml:space="preserve">Archer, S.K., </w:t>
      </w:r>
      <w:proofErr w:type="spellStart"/>
      <w:r w:rsidRPr="003D5FEF">
        <w:t>Allgeier</w:t>
      </w:r>
      <w:proofErr w:type="spellEnd"/>
      <w:r w:rsidRPr="003D5FEF">
        <w:t xml:space="preserve">, J.E., Semmens, B.X., </w:t>
      </w:r>
      <w:proofErr w:type="spellStart"/>
      <w:r w:rsidRPr="003D5FEF">
        <w:t>Heppell</w:t>
      </w:r>
      <w:proofErr w:type="spellEnd"/>
      <w:r w:rsidRPr="003D5FEF">
        <w:t xml:space="preserve">, S.A., </w:t>
      </w:r>
      <w:proofErr w:type="spellStart"/>
      <w:r w:rsidRPr="003D5FEF">
        <w:t>Pattengill</w:t>
      </w:r>
      <w:proofErr w:type="spellEnd"/>
      <w:r w:rsidRPr="003D5FEF">
        <w:t>-Semmens, C.V., Rosemond, A.D., Bush, P.G., McCoy, C.M., Johnson, B.C., Layman, C.A., 2015. Hot moments in spawning aggregations: implications for ecosystem-scale nutrient cycling. Coral Reefs 34, 19–23. https://doi.org/10.1007/s00338-014-1208-4</w:t>
      </w:r>
    </w:p>
    <w:p w14:paraId="2CB5BCE4" w14:textId="77777777" w:rsidR="003D5FEF" w:rsidRPr="003D5FEF" w:rsidRDefault="003D5FEF" w:rsidP="003D5FEF">
      <w:pPr>
        <w:pStyle w:val="Bibliography"/>
      </w:pPr>
      <w:proofErr w:type="spellStart"/>
      <w:r w:rsidRPr="003D5FEF">
        <w:t>Arzul</w:t>
      </w:r>
      <w:proofErr w:type="spellEnd"/>
      <w:r w:rsidRPr="003D5FEF">
        <w:t>, G., 2001. Effect of marine animal excretions on differential growth of phytoplankton species. ICES Journal of Marine Science 58, 386–390. https://doi.org/10.1006/jmsc.2000.1038</w:t>
      </w:r>
    </w:p>
    <w:p w14:paraId="531C3551" w14:textId="77777777" w:rsidR="003D5FEF" w:rsidRPr="003D5FEF" w:rsidRDefault="003D5FEF" w:rsidP="003D5FEF">
      <w:pPr>
        <w:pStyle w:val="Bibliography"/>
      </w:pPr>
      <w:proofErr w:type="spellStart"/>
      <w:r w:rsidRPr="003D5FEF">
        <w:t>Attridge</w:t>
      </w:r>
      <w:proofErr w:type="spellEnd"/>
      <w:r w:rsidRPr="003D5FEF">
        <w:t xml:space="preserve">, C.M., Cox, K.D., Maher, B., Gross, S., Lim, E.G., </w:t>
      </w:r>
      <w:proofErr w:type="spellStart"/>
      <w:r w:rsidRPr="003D5FEF">
        <w:t>Kattler</w:t>
      </w:r>
      <w:proofErr w:type="spellEnd"/>
      <w:r w:rsidRPr="003D5FEF">
        <w:t xml:space="preserve">, K.R., </w:t>
      </w:r>
      <w:proofErr w:type="spellStart"/>
      <w:r w:rsidRPr="003D5FEF">
        <w:t>Côté</w:t>
      </w:r>
      <w:proofErr w:type="spellEnd"/>
      <w:r w:rsidRPr="003D5FEF">
        <w:t>, I.M., 2024. Studying Kelp Forests of Today to Forecast Ecosystems of the Future. Fisheries 49, 181–187. https://doi.org/10.1002/fsh.11065</w:t>
      </w:r>
    </w:p>
    <w:p w14:paraId="7C3650FE" w14:textId="77777777" w:rsidR="003D5FEF" w:rsidRPr="003D5FEF" w:rsidRDefault="003D5FEF" w:rsidP="003D5FEF">
      <w:pPr>
        <w:pStyle w:val="Bibliography"/>
      </w:pPr>
      <w:proofErr w:type="spellStart"/>
      <w:r w:rsidRPr="003D5FEF">
        <w:t>Benkwitt</w:t>
      </w:r>
      <w:proofErr w:type="spellEnd"/>
      <w:r w:rsidRPr="003D5FEF">
        <w:t>, C.E., Wilson, S.K., Graham, N.A.J., 2019. Seabird nutrient subsidies alter patterns of algal abundance and fish biomass on coral reefs following a bleaching event. Glob Change Biol 25, 2619–2632. https://doi.org/10.1111/gcb.14643</w:t>
      </w:r>
    </w:p>
    <w:p w14:paraId="4ACE280B" w14:textId="77777777" w:rsidR="003D5FEF" w:rsidRPr="003D5FEF" w:rsidRDefault="003D5FEF" w:rsidP="003D5FEF">
      <w:pPr>
        <w:pStyle w:val="Bibliography"/>
      </w:pPr>
      <w:proofErr w:type="spellStart"/>
      <w:r w:rsidRPr="003D5FEF">
        <w:t>Broitman</w:t>
      </w:r>
      <w:proofErr w:type="spellEnd"/>
      <w:r w:rsidRPr="003D5FEF">
        <w:t>, B.R., Navarrete, S.A., Smith, F., Gaines, S.D., 2001. Geographic variation of southeastern Pacific intertidal communities. Marine Ecology Progress Series 224, 21–34. https://doi.org/10.3354/meps224021</w:t>
      </w:r>
    </w:p>
    <w:p w14:paraId="61E30CEE" w14:textId="77777777" w:rsidR="003D5FEF" w:rsidRPr="003D5FEF" w:rsidRDefault="003D5FEF" w:rsidP="003D5FEF">
      <w:pPr>
        <w:pStyle w:val="Bibliography"/>
      </w:pPr>
      <w:r w:rsidRPr="003D5FEF">
        <w:t xml:space="preserve">Brooks, M.E., Kristensen, K., van </w:t>
      </w:r>
      <w:proofErr w:type="spellStart"/>
      <w:r w:rsidRPr="003D5FEF">
        <w:t>Benthem</w:t>
      </w:r>
      <w:proofErr w:type="spellEnd"/>
      <w:r w:rsidRPr="003D5FEF">
        <w:t xml:space="preserve">, K.J., Magnusson, A., Berg, C.W., Nielsen, A., </w:t>
      </w:r>
      <w:proofErr w:type="spellStart"/>
      <w:r w:rsidRPr="003D5FEF">
        <w:t>Skaug</w:t>
      </w:r>
      <w:proofErr w:type="spellEnd"/>
      <w:r w:rsidRPr="003D5FEF">
        <w:t xml:space="preserve">, H.J., </w:t>
      </w:r>
      <w:proofErr w:type="spellStart"/>
      <w:r w:rsidRPr="003D5FEF">
        <w:t>Mächler</w:t>
      </w:r>
      <w:proofErr w:type="spellEnd"/>
      <w:r w:rsidRPr="003D5FEF">
        <w:t xml:space="preserve">, M., </w:t>
      </w:r>
      <w:proofErr w:type="spellStart"/>
      <w:r w:rsidRPr="003D5FEF">
        <w:t>Bolker</w:t>
      </w:r>
      <w:proofErr w:type="spellEnd"/>
      <w:r w:rsidRPr="003D5FEF">
        <w:t xml:space="preserve">, B.M., 2017. </w:t>
      </w:r>
      <w:proofErr w:type="spellStart"/>
      <w:r w:rsidRPr="003D5FEF">
        <w:t>glmmTMB</w:t>
      </w:r>
      <w:proofErr w:type="spellEnd"/>
      <w:r w:rsidRPr="003D5FEF">
        <w:t xml:space="preserve"> balances speed and flexibility among packages for zero-inflated generalized linear mixed modeling. The R Journal 9, 378. https://doi.org/10.32614/RJ-2017-066</w:t>
      </w:r>
    </w:p>
    <w:p w14:paraId="5E73E59E" w14:textId="77777777" w:rsidR="003D5FEF" w:rsidRPr="003D5FEF" w:rsidRDefault="003D5FEF" w:rsidP="003D5FEF">
      <w:pPr>
        <w:pStyle w:val="Bibliography"/>
      </w:pPr>
      <w:proofErr w:type="spellStart"/>
      <w:r w:rsidRPr="003D5FEF">
        <w:t>Brzezinksi</w:t>
      </w:r>
      <w:proofErr w:type="spellEnd"/>
      <w:r w:rsidRPr="003D5FEF">
        <w:t xml:space="preserve">, M., Reed, D., </w:t>
      </w:r>
      <w:proofErr w:type="spellStart"/>
      <w:r w:rsidRPr="003D5FEF">
        <w:t>Harrer</w:t>
      </w:r>
      <w:proofErr w:type="spellEnd"/>
      <w:r w:rsidRPr="003D5FEF">
        <w:t xml:space="preserve">, S., </w:t>
      </w:r>
      <w:proofErr w:type="spellStart"/>
      <w:r w:rsidRPr="003D5FEF">
        <w:t>Rassweiler</w:t>
      </w:r>
      <w:proofErr w:type="spellEnd"/>
      <w:r w:rsidRPr="003D5FEF">
        <w:t xml:space="preserve">, A., </w:t>
      </w:r>
      <w:proofErr w:type="spellStart"/>
      <w:r w:rsidRPr="003D5FEF">
        <w:t>Melack</w:t>
      </w:r>
      <w:proofErr w:type="spellEnd"/>
      <w:r w:rsidRPr="003D5FEF">
        <w:t xml:space="preserve">, J., Goodridge, B., Dugan, J., 2013. Multiple sources and forms of nitrogen sustain year-round kelp growth on the inner continental shelf of the Santa Barbara Channel. </w:t>
      </w:r>
      <w:proofErr w:type="spellStart"/>
      <w:r w:rsidRPr="003D5FEF">
        <w:t>Oceanog</w:t>
      </w:r>
      <w:proofErr w:type="spellEnd"/>
      <w:r w:rsidRPr="003D5FEF">
        <w:t xml:space="preserve"> 26, 114–123. https://doi.org/10.5670/oceanog.2013.53</w:t>
      </w:r>
    </w:p>
    <w:p w14:paraId="1F3CD277" w14:textId="77777777" w:rsidR="003D5FEF" w:rsidRPr="003D5FEF" w:rsidRDefault="003D5FEF" w:rsidP="003D5FEF">
      <w:pPr>
        <w:pStyle w:val="Bibliography"/>
      </w:pPr>
      <w:r w:rsidRPr="003D5FEF">
        <w:t xml:space="preserve">Dayton, P.K., </w:t>
      </w:r>
      <w:proofErr w:type="spellStart"/>
      <w:r w:rsidRPr="003D5FEF">
        <w:t>Tegner</w:t>
      </w:r>
      <w:proofErr w:type="spellEnd"/>
      <w:r w:rsidRPr="003D5FEF">
        <w:t>, M.J., Edwards, P.B., Riser, K.L., 1999. Temporal and Spatial Scales of Kelp Demography: The Role of Oceanographic Climate. Ecological Monographs 69, 219–250. https://doi.org/10.1890/0012-9615(1999)069[</w:t>
      </w:r>
      <w:proofErr w:type="gramStart"/>
      <w:r w:rsidRPr="003D5FEF">
        <w:t>0219:TASSOK</w:t>
      </w:r>
      <w:proofErr w:type="gramEnd"/>
      <w:r w:rsidRPr="003D5FEF">
        <w:t>]2.0.CO;2</w:t>
      </w:r>
    </w:p>
    <w:p w14:paraId="7B62E091" w14:textId="77777777" w:rsidR="003D5FEF" w:rsidRPr="003D5FEF" w:rsidRDefault="003D5FEF" w:rsidP="003D5FEF">
      <w:pPr>
        <w:pStyle w:val="Bibliography"/>
      </w:pPr>
      <w:r w:rsidRPr="003D5FEF">
        <w:lastRenderedPageBreak/>
        <w:t xml:space="preserve">Doughty, C.E., Roman, J., </w:t>
      </w:r>
      <w:proofErr w:type="spellStart"/>
      <w:r w:rsidRPr="003D5FEF">
        <w:t>Faurby</w:t>
      </w:r>
      <w:proofErr w:type="spellEnd"/>
      <w:r w:rsidRPr="003D5FEF">
        <w:t xml:space="preserve">, S., Wolf, A., Haque, A., Bakker, E.S., Malhi, Y., Dunning, J.B., </w:t>
      </w:r>
      <w:proofErr w:type="spellStart"/>
      <w:r w:rsidRPr="003D5FEF">
        <w:t>Svenning</w:t>
      </w:r>
      <w:proofErr w:type="spellEnd"/>
      <w:r w:rsidRPr="003D5FEF">
        <w:t>, J.-C., 2016. Global nutrient transport in a world of giants. Proceedings of the National Academy of Sciences 113, 868–873. https://doi.org/10.1073/pnas.1502549112</w:t>
      </w:r>
    </w:p>
    <w:p w14:paraId="1B4E0381" w14:textId="77777777" w:rsidR="003D5FEF" w:rsidRPr="003D5FEF" w:rsidRDefault="003D5FEF" w:rsidP="003D5FEF">
      <w:pPr>
        <w:pStyle w:val="Bibliography"/>
      </w:pPr>
      <w:proofErr w:type="spellStart"/>
      <w:r w:rsidRPr="003D5FEF">
        <w:t>Druehl</w:t>
      </w:r>
      <w:proofErr w:type="spellEnd"/>
      <w:r w:rsidRPr="003D5FEF">
        <w:t xml:space="preserve">, L.D., Harrison, P.J., Lloyd, K.E., Thompson, P.A., 1989. Phenotypic variation in N uptake by Laminaria </w:t>
      </w:r>
      <w:proofErr w:type="spellStart"/>
      <w:r w:rsidRPr="003D5FEF">
        <w:t>groenlandica</w:t>
      </w:r>
      <w:proofErr w:type="spellEnd"/>
      <w:r w:rsidRPr="003D5FEF">
        <w:t xml:space="preserve"> </w:t>
      </w:r>
      <w:proofErr w:type="spellStart"/>
      <w:r w:rsidRPr="003D5FEF">
        <w:t>Rosenvinge</w:t>
      </w:r>
      <w:proofErr w:type="spellEnd"/>
      <w:r w:rsidRPr="003D5FEF">
        <w:t xml:space="preserve"> (Laminariales, Phaeophyta). Journal of Experimental Marine Biology and Ecology 127, 155–164. https://doi.org/10.1016/0022-0981(89)90181-0</w:t>
      </w:r>
    </w:p>
    <w:p w14:paraId="1AE923D6" w14:textId="77777777" w:rsidR="003D5FEF" w:rsidRPr="003D5FEF" w:rsidRDefault="003D5FEF" w:rsidP="003D5FEF">
      <w:pPr>
        <w:pStyle w:val="Bibliography"/>
      </w:pPr>
      <w:r w:rsidRPr="003D5FEF">
        <w:t>Edgar, G., Stuart-Smith, R., 2009. Ecological effects of marine protected areas on rocky reef communities—a continental-scale analysis. Mar. Ecol. Prog. Ser. 388, 51–62. https://doi.org/10.3354/meps08149</w:t>
      </w:r>
    </w:p>
    <w:p w14:paraId="7D109684" w14:textId="77777777" w:rsidR="003D5FEF" w:rsidRPr="003D5FEF" w:rsidRDefault="003D5FEF" w:rsidP="003D5FEF">
      <w:pPr>
        <w:pStyle w:val="Bibliography"/>
      </w:pPr>
      <w:r w:rsidRPr="003D5FEF">
        <w:t xml:space="preserve">Edgar, G.J., Cooper, A., Baker, S.C., Barker, W., Barrett, N.S., </w:t>
      </w:r>
      <w:proofErr w:type="spellStart"/>
      <w:r w:rsidRPr="003D5FEF">
        <w:t>Becerro</w:t>
      </w:r>
      <w:proofErr w:type="spellEnd"/>
      <w:r w:rsidRPr="003D5FEF">
        <w:t xml:space="preserve">, M.A., Bates, A.E., Brock, D., </w:t>
      </w:r>
      <w:proofErr w:type="spellStart"/>
      <w:r w:rsidRPr="003D5FEF">
        <w:t>Ceccarelli</w:t>
      </w:r>
      <w:proofErr w:type="spellEnd"/>
      <w:r w:rsidRPr="003D5FEF">
        <w:t xml:space="preserve">, D.M., Clausius, E., Davey, M., Davis, T.R., Day, P.B., Green, A., Griffiths, S.R., Hicks, J., Hinojosa, I.A., Jones, B.K., </w:t>
      </w:r>
      <w:proofErr w:type="spellStart"/>
      <w:r w:rsidRPr="003D5FEF">
        <w:t>Kininmonth</w:t>
      </w:r>
      <w:proofErr w:type="spellEnd"/>
      <w:r w:rsidRPr="003D5FEF">
        <w:t xml:space="preserve">, S., Larkin, M.F., </w:t>
      </w:r>
      <w:proofErr w:type="spellStart"/>
      <w:r w:rsidRPr="003D5FEF">
        <w:t>Lazzari</w:t>
      </w:r>
      <w:proofErr w:type="spellEnd"/>
      <w:r w:rsidRPr="003D5FEF">
        <w:t xml:space="preserve">, N., </w:t>
      </w:r>
      <w:proofErr w:type="spellStart"/>
      <w:r w:rsidRPr="003D5FEF">
        <w:t>Lefcheck</w:t>
      </w:r>
      <w:proofErr w:type="spellEnd"/>
      <w:r w:rsidRPr="003D5FEF">
        <w:t xml:space="preserve">, J.S., Ling, S.D., Mooney, P., Oh, E., Pérez-Matus, A., Pocklington, J.B., </w:t>
      </w:r>
      <w:proofErr w:type="spellStart"/>
      <w:r w:rsidRPr="003D5FEF">
        <w:t>Riera</w:t>
      </w:r>
      <w:proofErr w:type="spellEnd"/>
      <w:r w:rsidRPr="003D5FEF">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6B34A0" w14:textId="77777777" w:rsidR="003D5FEF" w:rsidRPr="003D5FEF" w:rsidRDefault="003D5FEF" w:rsidP="003D5FEF">
      <w:pPr>
        <w:pStyle w:val="Bibliography"/>
      </w:pPr>
      <w:r w:rsidRPr="003D5FEF">
        <w:t xml:space="preserve">Francis, F.T., </w:t>
      </w:r>
      <w:proofErr w:type="spellStart"/>
      <w:r w:rsidRPr="003D5FEF">
        <w:t>Côté</w:t>
      </w:r>
      <w:proofErr w:type="spellEnd"/>
      <w:r w:rsidRPr="003D5FEF">
        <w:t>, I.M., 2018. Fish movement drives spatial and temporal patterns of nutrient provisioning on coral reef patches. Ecosphere 9, e02225. https://doi.org/10.1002/ecs2.2225</w:t>
      </w:r>
    </w:p>
    <w:p w14:paraId="2BCE9C8B" w14:textId="77777777" w:rsidR="003D5FEF" w:rsidRPr="003D5FEF" w:rsidRDefault="003D5FEF" w:rsidP="003D5FEF">
      <w:pPr>
        <w:pStyle w:val="Bibliography"/>
      </w:pPr>
      <w:r w:rsidRPr="003D5FEF">
        <w:t>Froese, R., Thorson, J.T., Reyes Jr, R.B., 2014. A Bayesian approach for estimating length-weight relationships in fishes. Journal of Applied Ichthyology 30, 78–85. https://doi.org/10.1111/jai.12299</w:t>
      </w:r>
    </w:p>
    <w:p w14:paraId="30583FBD" w14:textId="77777777" w:rsidR="003D5FEF" w:rsidRPr="003D5FEF" w:rsidRDefault="003D5FEF" w:rsidP="003D5FEF">
      <w:pPr>
        <w:pStyle w:val="Bibliography"/>
      </w:pPr>
      <w:r w:rsidRPr="003D5FEF">
        <w:t xml:space="preserve">Gaylord, B., Rosman, J.H., Reed, D.C., Koseff, J.R., </w:t>
      </w:r>
      <w:proofErr w:type="spellStart"/>
      <w:r w:rsidRPr="003D5FEF">
        <w:t>Fram</w:t>
      </w:r>
      <w:proofErr w:type="spellEnd"/>
      <w:r w:rsidRPr="003D5FEF">
        <w:t xml:space="preserve">, J., </w:t>
      </w:r>
      <w:proofErr w:type="spellStart"/>
      <w:r w:rsidRPr="003D5FEF">
        <w:t>MacIntyre</w:t>
      </w:r>
      <w:proofErr w:type="spellEnd"/>
      <w:r w:rsidRPr="003D5FEF">
        <w:t xml:space="preserve">, S., Arkema, K., McDonald, C., Brzezinski, M.A., </w:t>
      </w:r>
      <w:proofErr w:type="spellStart"/>
      <w:r w:rsidRPr="003D5FEF">
        <w:t>Largier</w:t>
      </w:r>
      <w:proofErr w:type="spellEnd"/>
      <w:r w:rsidRPr="003D5FEF">
        <w:t xml:space="preserve">, J.L., </w:t>
      </w:r>
      <w:proofErr w:type="spellStart"/>
      <w:r w:rsidRPr="003D5FEF">
        <w:t>Monismith</w:t>
      </w:r>
      <w:proofErr w:type="spellEnd"/>
      <w:r w:rsidRPr="003D5FEF">
        <w:t>, S.G., Raimondi, P.T., Mardian, B., 2007. Spatial patterns of flow and their modification within and around a giant kelp forest. Limnology and Oceanography 52, 1838–1852. https://doi.org/10.4319/lo.2007.52.5.1838</w:t>
      </w:r>
    </w:p>
    <w:p w14:paraId="44920054" w14:textId="77777777" w:rsidR="003D5FEF" w:rsidRPr="003D5FEF" w:rsidRDefault="003D5FEF" w:rsidP="003D5FEF">
      <w:pPr>
        <w:pStyle w:val="Bibliography"/>
      </w:pPr>
      <w:r w:rsidRPr="003D5FEF">
        <w:t xml:space="preserve">Gruner, D.S., Smith, J.E., </w:t>
      </w:r>
      <w:proofErr w:type="spellStart"/>
      <w:r w:rsidRPr="003D5FEF">
        <w:t>Seabloom</w:t>
      </w:r>
      <w:proofErr w:type="spellEnd"/>
      <w:r w:rsidRPr="003D5FEF">
        <w:t xml:space="preserve">, E.W., </w:t>
      </w:r>
      <w:proofErr w:type="spellStart"/>
      <w:r w:rsidRPr="003D5FEF">
        <w:t>Sandin</w:t>
      </w:r>
      <w:proofErr w:type="spellEnd"/>
      <w:r w:rsidRPr="003D5FEF">
        <w:t xml:space="preserve">, S.A., Ngai, J.T., Hillebrand, H., </w:t>
      </w:r>
      <w:proofErr w:type="spellStart"/>
      <w:r w:rsidRPr="003D5FEF">
        <w:t>Harpole</w:t>
      </w:r>
      <w:proofErr w:type="spellEnd"/>
      <w:r w:rsidRPr="003D5FEF">
        <w:t xml:space="preserve">, W.S., </w:t>
      </w:r>
      <w:proofErr w:type="spellStart"/>
      <w:r w:rsidRPr="003D5FEF">
        <w:t>Elser</w:t>
      </w:r>
      <w:proofErr w:type="spellEnd"/>
      <w:r w:rsidRPr="003D5FEF">
        <w:t xml:space="preserve">, J.J., Cleland, E.E., Bracken, M.E.S., Borer, E.T., </w:t>
      </w:r>
      <w:proofErr w:type="spellStart"/>
      <w:r w:rsidRPr="003D5FEF">
        <w:t>Bolker</w:t>
      </w:r>
      <w:proofErr w:type="spellEnd"/>
      <w:r w:rsidRPr="003D5FEF">
        <w:t xml:space="preserve">, B.M., 2008. A cross-system synthesis of consumer and nutrient resource control on producer biomass. </w:t>
      </w:r>
      <w:proofErr w:type="spellStart"/>
      <w:r w:rsidRPr="003D5FEF">
        <w:t>Ecol</w:t>
      </w:r>
      <w:proofErr w:type="spellEnd"/>
      <w:r w:rsidRPr="003D5FEF">
        <w:t xml:space="preserve"> Lett 11, 740–755. https://doi.org/10.1111/j.1461-0248.2008.01192.x</w:t>
      </w:r>
    </w:p>
    <w:p w14:paraId="30235D5D" w14:textId="77777777" w:rsidR="003D5FEF" w:rsidRPr="003D5FEF" w:rsidRDefault="003D5FEF" w:rsidP="003D5FEF">
      <w:pPr>
        <w:pStyle w:val="Bibliography"/>
      </w:pPr>
      <w:proofErr w:type="spellStart"/>
      <w:r w:rsidRPr="003D5FEF">
        <w:t>Hartig</w:t>
      </w:r>
      <w:proofErr w:type="spellEnd"/>
      <w:r w:rsidRPr="003D5FEF">
        <w:t xml:space="preserve">, F., 2022. </w:t>
      </w:r>
      <w:proofErr w:type="spellStart"/>
      <w:r w:rsidRPr="003D5FEF">
        <w:t>DHARMa</w:t>
      </w:r>
      <w:proofErr w:type="spellEnd"/>
      <w:r w:rsidRPr="003D5FEF">
        <w:t>: Residual Diagnostics for Hierarchical (Multi-Level / Mixed) Regression Models. R package version 0.4.6.</w:t>
      </w:r>
    </w:p>
    <w:p w14:paraId="57C1758D" w14:textId="77777777" w:rsidR="003D5FEF" w:rsidRPr="003D5FEF" w:rsidRDefault="003D5FEF" w:rsidP="003D5FEF">
      <w:pPr>
        <w:pStyle w:val="Bibliography"/>
      </w:pPr>
      <w:r w:rsidRPr="003D5FEF">
        <w:t>Holbrook, S.J., Brooks, A.J., Schmitt, R.J., Stewart, H.L., 2008. Effects of sheltering fish on growth of their host corals. Mar Biol 155, 521–530. https://doi.org/10.1007/s00227-008-1051-7</w:t>
      </w:r>
    </w:p>
    <w:p w14:paraId="33C787FA" w14:textId="77777777" w:rsidR="003D5FEF" w:rsidRPr="003D5FEF" w:rsidRDefault="003D5FEF" w:rsidP="003D5FEF">
      <w:pPr>
        <w:pStyle w:val="Bibliography"/>
      </w:pPr>
      <w:r w:rsidRPr="003D5FEF">
        <w:t xml:space="preserve">Holmes, R.M., </w:t>
      </w:r>
      <w:proofErr w:type="spellStart"/>
      <w:r w:rsidRPr="003D5FEF">
        <w:t>Aminot</w:t>
      </w:r>
      <w:proofErr w:type="spellEnd"/>
      <w:r w:rsidRPr="003D5FEF">
        <w:t xml:space="preserve">, A., </w:t>
      </w:r>
      <w:proofErr w:type="spellStart"/>
      <w:r w:rsidRPr="003D5FEF">
        <w:t>Kerouel</w:t>
      </w:r>
      <w:proofErr w:type="spellEnd"/>
      <w:r w:rsidRPr="003D5FEF">
        <w:t>, R., Hooker, B.A., Peterson, B.J., 1999. A simple and precise method for measuring ammonium in marine and freshwater ecosystems. Canadian Journal of Fisheries and Aquatic Sciences 56, 1801–1808. https://doi.org/10.1139/f99-128</w:t>
      </w:r>
    </w:p>
    <w:p w14:paraId="08B84EED" w14:textId="77777777" w:rsidR="003D5FEF" w:rsidRPr="003D5FEF" w:rsidRDefault="003D5FEF" w:rsidP="003D5FEF">
      <w:pPr>
        <w:pStyle w:val="Bibliography"/>
      </w:pPr>
      <w:r w:rsidRPr="003D5FEF">
        <w:t xml:space="preserve">Howard, B.R., Francis, F.T., </w:t>
      </w:r>
      <w:proofErr w:type="spellStart"/>
      <w:r w:rsidRPr="003D5FEF">
        <w:t>Côté</w:t>
      </w:r>
      <w:proofErr w:type="spellEnd"/>
      <w:r w:rsidRPr="003D5FEF">
        <w:t xml:space="preserve">, I.M., </w:t>
      </w:r>
      <w:proofErr w:type="spellStart"/>
      <w:r w:rsidRPr="003D5FEF">
        <w:t>Therriault</w:t>
      </w:r>
      <w:proofErr w:type="spellEnd"/>
      <w:r w:rsidRPr="003D5FEF">
        <w:t>, T.W., 2019. Habitat alteration by invasive European green crab (</w:t>
      </w:r>
      <w:proofErr w:type="spellStart"/>
      <w:r w:rsidRPr="003D5FEF">
        <w:t>Carcinus</w:t>
      </w:r>
      <w:proofErr w:type="spellEnd"/>
      <w:r w:rsidRPr="003D5FEF">
        <w:t xml:space="preserve"> </w:t>
      </w:r>
      <w:proofErr w:type="spellStart"/>
      <w:r w:rsidRPr="003D5FEF">
        <w:t>maenas</w:t>
      </w:r>
      <w:proofErr w:type="spellEnd"/>
      <w:r w:rsidRPr="003D5FEF">
        <w:t>) causes eelgrass loss in British Columbia, Canada. Biol Invasions 21, 3607–3618. https://doi.org/10.1007/s10530-019-02072-z</w:t>
      </w:r>
    </w:p>
    <w:p w14:paraId="21B88A0E" w14:textId="77777777" w:rsidR="003D5FEF" w:rsidRPr="003D5FEF" w:rsidRDefault="003D5FEF" w:rsidP="003D5FEF">
      <w:pPr>
        <w:pStyle w:val="Bibliography"/>
      </w:pPr>
      <w:r w:rsidRPr="003D5FEF">
        <w:lastRenderedPageBreak/>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3D5FEF">
        <w:t>Phycologia</w:t>
      </w:r>
      <w:proofErr w:type="spellEnd"/>
      <w:r w:rsidRPr="003D5FEF">
        <w:t xml:space="preserve"> 39, 435–440. https://doi.org/10.2216/i0031-8884-39-5-435.1</w:t>
      </w:r>
    </w:p>
    <w:p w14:paraId="3F94F827" w14:textId="77777777" w:rsidR="003D5FEF" w:rsidRPr="003D5FEF" w:rsidRDefault="003D5FEF" w:rsidP="003D5FEF">
      <w:pPr>
        <w:pStyle w:val="Bibliography"/>
      </w:pPr>
      <w:r w:rsidRPr="003D5FEF">
        <w:t>Jackson, G.A., Winant, C.D., 1983. Effect of a kelp forest on coastal currents. Continental Shelf Research 2, 75–80. https://doi.org/10.1016/0278-4343(83)90023-7</w:t>
      </w:r>
    </w:p>
    <w:p w14:paraId="5100CB6E" w14:textId="77777777" w:rsidR="003D5FEF" w:rsidRPr="003D5FEF" w:rsidRDefault="003D5FEF" w:rsidP="003D5FEF">
      <w:pPr>
        <w:pStyle w:val="Bibliography"/>
      </w:pPr>
      <w:r w:rsidRPr="003D5FEF">
        <w:t xml:space="preserve">Layman, C.A., </w:t>
      </w:r>
      <w:proofErr w:type="spellStart"/>
      <w:r w:rsidRPr="003D5FEF">
        <w:t>Allgeier</w:t>
      </w:r>
      <w:proofErr w:type="spellEnd"/>
      <w:r w:rsidRPr="003D5FEF">
        <w:t xml:space="preserve">, J.E., Montaña, C.G., 2016. Mechanistic evidence of enhanced production on artificial reefs: A case study in a Bahamian seagrass ecosystem. </w:t>
      </w:r>
      <w:proofErr w:type="spellStart"/>
      <w:r w:rsidRPr="003D5FEF">
        <w:t>Ecol</w:t>
      </w:r>
      <w:proofErr w:type="spellEnd"/>
      <w:r w:rsidRPr="003D5FEF">
        <w:t xml:space="preserve"> Eng 95, 574–579. https://doi.org/10.1016/j.ecoleng.2016.06.109</w:t>
      </w:r>
    </w:p>
    <w:p w14:paraId="26891DF1" w14:textId="77777777" w:rsidR="003D5FEF" w:rsidRPr="003D5FEF" w:rsidRDefault="003D5FEF" w:rsidP="003D5FEF">
      <w:pPr>
        <w:pStyle w:val="Bibliography"/>
      </w:pPr>
      <w:proofErr w:type="spellStart"/>
      <w:r w:rsidRPr="003D5FEF">
        <w:t>Leibold</w:t>
      </w:r>
      <w:proofErr w:type="spellEnd"/>
      <w:r w:rsidRPr="003D5FEF">
        <w:t xml:space="preserve">, M.A., 1991. Biodiversity and nutrient enrichment in pond plankton communities. </w:t>
      </w:r>
      <w:proofErr w:type="spellStart"/>
      <w:r w:rsidRPr="003D5FEF">
        <w:t>Evol</w:t>
      </w:r>
      <w:proofErr w:type="spellEnd"/>
      <w:r w:rsidRPr="003D5FEF">
        <w:t>. Ecol. Res 1, 73–95.</w:t>
      </w:r>
    </w:p>
    <w:p w14:paraId="754E7E5D" w14:textId="77777777" w:rsidR="003D5FEF" w:rsidRPr="003D5FEF" w:rsidRDefault="003D5FEF" w:rsidP="003D5FEF">
      <w:pPr>
        <w:pStyle w:val="Bibliography"/>
      </w:pPr>
      <w:proofErr w:type="spellStart"/>
      <w:r w:rsidRPr="003D5FEF">
        <w:t>Lobban</w:t>
      </w:r>
      <w:proofErr w:type="spellEnd"/>
      <w:r w:rsidRPr="003D5FEF">
        <w:t>, C.S., Harrison, P.J., 1994. Seaweed Ecology and Physiology. Cambridge University Press.</w:t>
      </w:r>
    </w:p>
    <w:p w14:paraId="5F52B17D" w14:textId="77777777" w:rsidR="003D5FEF" w:rsidRPr="003D5FEF" w:rsidRDefault="003D5FEF" w:rsidP="003D5FEF">
      <w:pPr>
        <w:pStyle w:val="Bibliography"/>
      </w:pPr>
      <w:r w:rsidRPr="003D5FEF">
        <w:t xml:space="preserve">Lowman, H.E., Hirsch, M.E., Brzezinski, M.A., </w:t>
      </w:r>
      <w:proofErr w:type="spellStart"/>
      <w:r w:rsidRPr="003D5FEF">
        <w:t>Melack</w:t>
      </w:r>
      <w:proofErr w:type="spellEnd"/>
      <w:r w:rsidRPr="003D5FEF">
        <w:t>, J.M., 2023. Examining the Potential of Sandy Marine Sediments Surrounding Giant Kelp Forests to Provide Recycled Nutrients for Growth. Journal of Coastal Research 39, 442–454. https://doi.org/10.2112/JCOASTRES-D-22-00035.1</w:t>
      </w:r>
    </w:p>
    <w:p w14:paraId="0270046C" w14:textId="77777777" w:rsidR="003D5FEF" w:rsidRPr="003D5FEF" w:rsidRDefault="003D5FEF" w:rsidP="003D5FEF">
      <w:pPr>
        <w:pStyle w:val="Bibliography"/>
      </w:pPr>
      <w:r w:rsidRPr="003D5FEF">
        <w:t>Mann, K.H., 1973. Seaweeds: Their Productivity and Strategy for Growth. Science 182, 975–981. https://doi.org/10.1126/science.182.4116.975</w:t>
      </w:r>
    </w:p>
    <w:p w14:paraId="1E6647F4" w14:textId="77777777" w:rsidR="003D5FEF" w:rsidRPr="003D5FEF" w:rsidRDefault="003D5FEF" w:rsidP="003D5FEF">
      <w:pPr>
        <w:pStyle w:val="Bibliography"/>
      </w:pPr>
      <w:proofErr w:type="spellStart"/>
      <w:r w:rsidRPr="003D5FEF">
        <w:t>McInturf</w:t>
      </w:r>
      <w:proofErr w:type="spellEnd"/>
      <w:r w:rsidRPr="003D5FEF">
        <w:t>, A.G., Pollack, L., Yang, L.H., Spiegel, O., 2019. Vectors with autonomy: what distinguishes animal-mediated nutrient transport from abiotic vectors? Biological Reviews 94, 1761–1773. https://doi.org/10.1111/brv.12525</w:t>
      </w:r>
    </w:p>
    <w:p w14:paraId="54E30F45" w14:textId="77777777" w:rsidR="003D5FEF" w:rsidRPr="003D5FEF" w:rsidRDefault="003D5FEF" w:rsidP="003D5FEF">
      <w:pPr>
        <w:pStyle w:val="Bibliography"/>
      </w:pPr>
      <w:proofErr w:type="spellStart"/>
      <w:r w:rsidRPr="003D5FEF">
        <w:t>Menge</w:t>
      </w:r>
      <w:proofErr w:type="spellEnd"/>
      <w:r w:rsidRPr="003D5FEF">
        <w:t>, B.A., 1992. Community Regulation: Under What Conditions Are Bottom-Up Factors Important on Rocky Shores? Ecology 73, 755–765. https://doi.org/10.2307/1940155</w:t>
      </w:r>
    </w:p>
    <w:p w14:paraId="25CD9A51" w14:textId="77777777" w:rsidR="003D5FEF" w:rsidRPr="003D5FEF" w:rsidRDefault="003D5FEF" w:rsidP="003D5FEF">
      <w:pPr>
        <w:pStyle w:val="Bibliography"/>
      </w:pPr>
      <w:proofErr w:type="spellStart"/>
      <w:r w:rsidRPr="003D5FEF">
        <w:t>Menge</w:t>
      </w:r>
      <w:proofErr w:type="spellEnd"/>
      <w:r w:rsidRPr="003D5FEF">
        <w:t xml:space="preserve">, B.A., Daley, B.A., Wheeler, P.A., </w:t>
      </w:r>
      <w:proofErr w:type="spellStart"/>
      <w:r w:rsidRPr="003D5FEF">
        <w:t>Dahlhoff</w:t>
      </w:r>
      <w:proofErr w:type="spellEnd"/>
      <w:r w:rsidRPr="003D5FEF">
        <w:t xml:space="preserve">, E., Sanford, E., </w:t>
      </w:r>
      <w:proofErr w:type="spellStart"/>
      <w:r w:rsidRPr="003D5FEF">
        <w:t>Strub</w:t>
      </w:r>
      <w:proofErr w:type="spellEnd"/>
      <w:r w:rsidRPr="003D5FEF">
        <w:t>, P.T., 1997. Benthic–pelagic links and rocky intertidal communities: Bottom-up effects on top-down control? Proceedings of the National Academy of Sciences 94, 14530–14535. https://doi.org/10.1073/pnas.94.26.14530</w:t>
      </w:r>
    </w:p>
    <w:p w14:paraId="5BA5DD81" w14:textId="77777777" w:rsidR="003D5FEF" w:rsidRPr="003D5FEF" w:rsidRDefault="003D5FEF" w:rsidP="003D5FEF">
      <w:pPr>
        <w:pStyle w:val="Bibliography"/>
      </w:pPr>
      <w:r w:rsidRPr="003D5FEF">
        <w:t xml:space="preserve">Meyer, J.L., Schultz, E.T., 1985. Migrating haemulid fishes as a source of nutrients and organic matter on coral reefs. </w:t>
      </w:r>
      <w:proofErr w:type="spellStart"/>
      <w:r w:rsidRPr="003D5FEF">
        <w:t>Limnol</w:t>
      </w:r>
      <w:proofErr w:type="spellEnd"/>
      <w:r w:rsidRPr="003D5FEF">
        <w:t xml:space="preserve"> </w:t>
      </w:r>
      <w:proofErr w:type="spellStart"/>
      <w:r w:rsidRPr="003D5FEF">
        <w:t>Oceanogr</w:t>
      </w:r>
      <w:proofErr w:type="spellEnd"/>
      <w:r w:rsidRPr="003D5FEF">
        <w:t xml:space="preserve"> 30, 146–156.</w:t>
      </w:r>
    </w:p>
    <w:p w14:paraId="052F9407" w14:textId="77777777" w:rsidR="003D5FEF" w:rsidRPr="003D5FEF" w:rsidRDefault="003D5FEF" w:rsidP="003D5FEF">
      <w:pPr>
        <w:pStyle w:val="Bibliography"/>
      </w:pPr>
      <w:r w:rsidRPr="003D5FEF">
        <w:t xml:space="preserve">Meyer, J.L., Schultz, E.T., </w:t>
      </w:r>
      <w:proofErr w:type="spellStart"/>
      <w:r w:rsidRPr="003D5FEF">
        <w:t>Helfman</w:t>
      </w:r>
      <w:proofErr w:type="spellEnd"/>
      <w:r w:rsidRPr="003D5FEF">
        <w:t>, G.S., 1983. Fish schools: An asset to corals. Science 220, 1047–1049. https://doi.org/10.1126/science.220.4601.1047</w:t>
      </w:r>
    </w:p>
    <w:p w14:paraId="0D4E952E" w14:textId="77777777" w:rsidR="003D5FEF" w:rsidRPr="003D5FEF" w:rsidRDefault="003D5FEF" w:rsidP="003D5FEF">
      <w:pPr>
        <w:pStyle w:val="Bibliography"/>
      </w:pPr>
      <w:proofErr w:type="spellStart"/>
      <w:r w:rsidRPr="003D5FEF">
        <w:t>Murie</w:t>
      </w:r>
      <w:proofErr w:type="spellEnd"/>
      <w:r w:rsidRPr="003D5FEF">
        <w:t xml:space="preserve">, K.A., </w:t>
      </w:r>
      <w:proofErr w:type="spellStart"/>
      <w:r w:rsidRPr="003D5FEF">
        <w:t>Bourdeau</w:t>
      </w:r>
      <w:proofErr w:type="spellEnd"/>
      <w:r w:rsidRPr="003D5FEF">
        <w:t>, P.E., 2020. Fragmented kelp forest canopies retain their ability to alter local seawater chemistry. Sci Rep 10, 11939. https://doi.org/10.1038/s41598-020-68841-2</w:t>
      </w:r>
    </w:p>
    <w:p w14:paraId="1ABDC7E0" w14:textId="77777777" w:rsidR="003D5FEF" w:rsidRPr="003D5FEF" w:rsidRDefault="003D5FEF" w:rsidP="003D5FEF">
      <w:pPr>
        <w:pStyle w:val="Bibliography"/>
      </w:pPr>
      <w:r w:rsidRPr="003D5FEF">
        <w:t>Nielsen, K.J., Navarrete, S.A., 2004. Mesoscale regulation comes from the bottom-up: intertidal interactions between consumers and upwelling. Ecology Letters 7, 31–41. https://doi.org/10.1046/j.1461-0248.2003.00542.x</w:t>
      </w:r>
    </w:p>
    <w:p w14:paraId="7DA99EC2" w14:textId="77777777" w:rsidR="003D5FEF" w:rsidRPr="003D5FEF" w:rsidRDefault="003D5FEF" w:rsidP="003D5FEF">
      <w:pPr>
        <w:pStyle w:val="Bibliography"/>
      </w:pPr>
      <w:r w:rsidRPr="003D5FEF">
        <w:t xml:space="preserve">Oksanen, J., Simpson, G.L., Blanchet, F.G., </w:t>
      </w:r>
      <w:proofErr w:type="spellStart"/>
      <w:r w:rsidRPr="003D5FEF">
        <w:t>Kindt</w:t>
      </w:r>
      <w:proofErr w:type="spellEnd"/>
      <w:r w:rsidRPr="003D5FEF">
        <w:t xml:space="preserve">, R., Legendre, P., Minchin, P.R., O’Hara, R.B., </w:t>
      </w:r>
      <w:proofErr w:type="spellStart"/>
      <w:r w:rsidRPr="003D5FEF">
        <w:t>Solymos</w:t>
      </w:r>
      <w:proofErr w:type="spellEnd"/>
      <w:r w:rsidRPr="003D5FEF">
        <w:t xml:space="preserve">, P., Stevens, M.H.H., </w:t>
      </w:r>
      <w:proofErr w:type="spellStart"/>
      <w:r w:rsidRPr="003D5FEF">
        <w:t>Szoecs</w:t>
      </w:r>
      <w:proofErr w:type="spellEnd"/>
      <w:r w:rsidRPr="003D5FEF">
        <w:t xml:space="preserve">, E., Wagner, H., Barbour, M., </w:t>
      </w:r>
      <w:proofErr w:type="spellStart"/>
      <w:r w:rsidRPr="003D5FEF">
        <w:t>Bedward</w:t>
      </w:r>
      <w:proofErr w:type="spellEnd"/>
      <w:r w:rsidRPr="003D5FEF">
        <w:t xml:space="preserve">, M., </w:t>
      </w:r>
      <w:proofErr w:type="spellStart"/>
      <w:r w:rsidRPr="003D5FEF">
        <w:t>Bolker</w:t>
      </w:r>
      <w:proofErr w:type="spellEnd"/>
      <w:r w:rsidRPr="003D5FEF">
        <w:t xml:space="preserve">, B., </w:t>
      </w:r>
      <w:proofErr w:type="spellStart"/>
      <w:r w:rsidRPr="003D5FEF">
        <w:t>Borcard</w:t>
      </w:r>
      <w:proofErr w:type="spellEnd"/>
      <w:r w:rsidRPr="003D5FEF">
        <w:t xml:space="preserve">, D., Carvalho, G., Chirico, M., Caceres, M.D., Durand, S., Evangelista, H.B.A., </w:t>
      </w:r>
      <w:proofErr w:type="spellStart"/>
      <w:r w:rsidRPr="003D5FEF">
        <w:t>FitzJohn</w:t>
      </w:r>
      <w:proofErr w:type="spellEnd"/>
      <w:r w:rsidRPr="003D5FEF">
        <w:t xml:space="preserve">, R., Friendly, M., </w:t>
      </w:r>
      <w:proofErr w:type="spellStart"/>
      <w:r w:rsidRPr="003D5FEF">
        <w:t>Furneaux</w:t>
      </w:r>
      <w:proofErr w:type="spellEnd"/>
      <w:r w:rsidRPr="003D5FEF">
        <w:t xml:space="preserve">, B., Hannigan, G., Hill, M.O., Lahti, L., McGlinn, D., Ouellette, M.-H., Cunha, E.R., Smith, T., Stier, A., </w:t>
      </w:r>
      <w:proofErr w:type="spellStart"/>
      <w:r w:rsidRPr="003D5FEF">
        <w:t>Braak</w:t>
      </w:r>
      <w:proofErr w:type="spellEnd"/>
      <w:r w:rsidRPr="003D5FEF">
        <w:t>, C.J.F.T., Weedon, J., 2022. vegan: Community Ecology Package. R package version 2.6-4.</w:t>
      </w:r>
    </w:p>
    <w:p w14:paraId="6F3C7621" w14:textId="77777777" w:rsidR="003D5FEF" w:rsidRPr="003D5FEF" w:rsidRDefault="003D5FEF" w:rsidP="003D5FEF">
      <w:pPr>
        <w:pStyle w:val="Bibliography"/>
      </w:pPr>
      <w:r w:rsidRPr="003D5FEF">
        <w:lastRenderedPageBreak/>
        <w:t>Paine, R.T., 1986. Benthic community—water column coupling during the 1982-1983 El Niño. Are community changes at high latitudes attributable to cause or coincidence?1. Limnology and Oceanography 31, 351–360. https://doi.org/10.4319/lo.1986.31.2.0351</w:t>
      </w:r>
    </w:p>
    <w:p w14:paraId="7D8CC15A" w14:textId="77777777" w:rsidR="003D5FEF" w:rsidRPr="003D5FEF" w:rsidRDefault="003D5FEF" w:rsidP="003D5FEF">
      <w:pPr>
        <w:pStyle w:val="Bibliography"/>
      </w:pPr>
      <w:proofErr w:type="spellStart"/>
      <w:r w:rsidRPr="003D5FEF">
        <w:t>Pawlowicz</w:t>
      </w:r>
      <w:proofErr w:type="spellEnd"/>
      <w:r w:rsidRPr="003D5FEF">
        <w:t>, R., 2017. Seasonal cycles, hypoxia, and renewal in a coastal fjord (Barkley Sound, British Columbia). Atmosphere-Ocean 55, 264–283. https://doi.org/10.1080/07055900.2017.1374240</w:t>
      </w:r>
    </w:p>
    <w:p w14:paraId="1BE29328" w14:textId="77777777" w:rsidR="003D5FEF" w:rsidRPr="003D5FEF" w:rsidRDefault="003D5FEF" w:rsidP="003D5FEF">
      <w:pPr>
        <w:pStyle w:val="Bibliography"/>
      </w:pPr>
      <w:r w:rsidRPr="003D5FEF">
        <w:t xml:space="preserve">Pfister, C.A., </w:t>
      </w:r>
      <w:proofErr w:type="spellStart"/>
      <w:r w:rsidRPr="003D5FEF">
        <w:t>Altabet</w:t>
      </w:r>
      <w:proofErr w:type="spellEnd"/>
      <w:r w:rsidRPr="003D5FEF">
        <w:t>, M.A., Post, D., 2014. Animal regeneration and microbial retention of nitrogen along coastal rocky shores. Ecology 95, 2803–2814. https://doi.org/10.1890/13-1825.1</w:t>
      </w:r>
    </w:p>
    <w:p w14:paraId="5E3429F0" w14:textId="77777777" w:rsidR="003D5FEF" w:rsidRPr="003D5FEF" w:rsidRDefault="003D5FEF" w:rsidP="003D5FEF">
      <w:pPr>
        <w:pStyle w:val="Bibliography"/>
      </w:pPr>
      <w:r w:rsidRPr="003D5FEF">
        <w:t xml:space="preserve">Pfister, C.A., </w:t>
      </w:r>
      <w:proofErr w:type="spellStart"/>
      <w:r w:rsidRPr="003D5FEF">
        <w:t>Altabet</w:t>
      </w:r>
      <w:proofErr w:type="spellEnd"/>
      <w:r w:rsidRPr="003D5FEF">
        <w:t>, M.A., Weigel, B.L., 2019. Kelp beds and their local effects on seawater chemistry, productivity, and microbial communities. Ecology 100, e02798. https://doi.org/10.1002/ecy.2798</w:t>
      </w:r>
    </w:p>
    <w:p w14:paraId="1239D62D" w14:textId="77777777" w:rsidR="003D5FEF" w:rsidRPr="003D5FEF" w:rsidRDefault="003D5FEF" w:rsidP="003D5FEF">
      <w:pPr>
        <w:pStyle w:val="Bibliography"/>
      </w:pPr>
      <w:r w:rsidRPr="003D5FEF">
        <w:t xml:space="preserve">Phillips, J.C., Hurd, C.L., 2004. Kinetics of nitrate, ammonium, and urea uptake by four intertidal seaweeds from New Zealand. J </w:t>
      </w:r>
      <w:proofErr w:type="spellStart"/>
      <w:r w:rsidRPr="003D5FEF">
        <w:t>Phycol</w:t>
      </w:r>
      <w:proofErr w:type="spellEnd"/>
      <w:r w:rsidRPr="003D5FEF">
        <w:t xml:space="preserve"> 40, 534–545. https://doi.org/10.1111/j.1529-8817.2004.03157.x</w:t>
      </w:r>
    </w:p>
    <w:p w14:paraId="4FDA24BC" w14:textId="77777777" w:rsidR="003D5FEF" w:rsidRPr="003D5FEF" w:rsidRDefault="003D5FEF" w:rsidP="003D5FEF">
      <w:pPr>
        <w:pStyle w:val="Bibliography"/>
      </w:pPr>
      <w:proofErr w:type="spellStart"/>
      <w:r w:rsidRPr="003D5FEF">
        <w:t>Probyn</w:t>
      </w:r>
      <w:proofErr w:type="spellEnd"/>
      <w:r w:rsidRPr="003D5FEF">
        <w:t xml:space="preserve">, T.A., Chapman, A.R.O., 1983. Summer growth of </w:t>
      </w:r>
      <w:proofErr w:type="spellStart"/>
      <w:r w:rsidRPr="003D5FEF">
        <w:t>Chordaria</w:t>
      </w:r>
      <w:proofErr w:type="spellEnd"/>
      <w:r w:rsidRPr="003D5FEF">
        <w:t xml:space="preserve"> </w:t>
      </w:r>
      <w:proofErr w:type="spellStart"/>
      <w:r w:rsidRPr="003D5FEF">
        <w:t>flagelliformis</w:t>
      </w:r>
      <w:proofErr w:type="spellEnd"/>
      <w:r w:rsidRPr="003D5FEF">
        <w:t xml:space="preserve"> (O.F. </w:t>
      </w:r>
      <w:proofErr w:type="spellStart"/>
      <w:r w:rsidRPr="003D5FEF">
        <w:t>Muell</w:t>
      </w:r>
      <w:proofErr w:type="spellEnd"/>
      <w:r w:rsidRPr="003D5FEF">
        <w:t>.) C. Ag.: Physiological strategies in a nutrient stressed environment. Journal of Experimental Marine Biology and Ecology 73, 243–271. https://doi.org/10.1016/0022-0981(83)90050-3</w:t>
      </w:r>
    </w:p>
    <w:p w14:paraId="7EC01676" w14:textId="77777777" w:rsidR="003D5FEF" w:rsidRPr="003D5FEF" w:rsidRDefault="003D5FEF" w:rsidP="003D5FEF">
      <w:pPr>
        <w:pStyle w:val="Bibliography"/>
      </w:pPr>
      <w:r w:rsidRPr="003D5FEF">
        <w:t>R Core Team, 2019. R: A language and environment for statistical computing.</w:t>
      </w:r>
    </w:p>
    <w:p w14:paraId="2A2AA8BA" w14:textId="77777777" w:rsidR="003D5FEF" w:rsidRPr="003D5FEF" w:rsidRDefault="003D5FEF" w:rsidP="003D5FEF">
      <w:pPr>
        <w:pStyle w:val="Bibliography"/>
      </w:pPr>
      <w:r w:rsidRPr="003D5FEF">
        <w:t xml:space="preserve">Roman, J., McCarthy, J.J., 2010. The Whale Pump: Marine Mammals Enhance Primary Productivity in a Coastal Basin. </w:t>
      </w:r>
      <w:proofErr w:type="spellStart"/>
      <w:r w:rsidRPr="003D5FEF">
        <w:t>PLoS</w:t>
      </w:r>
      <w:proofErr w:type="spellEnd"/>
      <w:r w:rsidRPr="003D5FEF">
        <w:t xml:space="preserve"> ONE 5, e13255. https://doi.org/10.1371/journal.pone.0013255</w:t>
      </w:r>
    </w:p>
    <w:p w14:paraId="4197A4C9" w14:textId="77777777" w:rsidR="003D5FEF" w:rsidRPr="003D5FEF" w:rsidRDefault="003D5FEF" w:rsidP="003D5FEF">
      <w:pPr>
        <w:pStyle w:val="Bibliography"/>
      </w:pPr>
      <w:r w:rsidRPr="003D5FEF">
        <w:t xml:space="preserve">Rosman, J.H., Koseff, J.R., </w:t>
      </w:r>
      <w:proofErr w:type="spellStart"/>
      <w:r w:rsidRPr="003D5FEF">
        <w:t>Monismith</w:t>
      </w:r>
      <w:proofErr w:type="spellEnd"/>
      <w:r w:rsidRPr="003D5FEF">
        <w:t xml:space="preserve">, S.G., Grover, J., 2007. A field investigation into the effects of a kelp forest (Macrocystis </w:t>
      </w:r>
      <w:proofErr w:type="spellStart"/>
      <w:r w:rsidRPr="003D5FEF">
        <w:t>pyrifera</w:t>
      </w:r>
      <w:proofErr w:type="spellEnd"/>
      <w:r w:rsidRPr="003D5FEF">
        <w:t>) on coastal hydrodynamics and transport. Journal of Geophysical Research: Oceans 112. https://doi.org/10.1029/2005JC003430</w:t>
      </w:r>
    </w:p>
    <w:p w14:paraId="71999C37" w14:textId="77777777" w:rsidR="003D5FEF" w:rsidRPr="003D5FEF" w:rsidRDefault="003D5FEF" w:rsidP="003D5FEF">
      <w:pPr>
        <w:pStyle w:val="Bibliography"/>
      </w:pPr>
      <w:r w:rsidRPr="003D5FEF">
        <w:t>RStudio Team, 2016. RStudio: Integrated development for R.</w:t>
      </w:r>
    </w:p>
    <w:p w14:paraId="2D0AEB15" w14:textId="77777777" w:rsidR="003D5FEF" w:rsidRPr="003D5FEF" w:rsidRDefault="003D5FEF" w:rsidP="003D5FEF">
      <w:pPr>
        <w:pStyle w:val="Bibliography"/>
      </w:pPr>
      <w:r w:rsidRPr="003D5FEF">
        <w:t>Sandoval-Gil, J., Alexandre, A., Santos, R., Camacho-</w:t>
      </w:r>
      <w:proofErr w:type="spellStart"/>
      <w:r w:rsidRPr="003D5FEF">
        <w:t>Ibar</w:t>
      </w:r>
      <w:proofErr w:type="spellEnd"/>
      <w:r w:rsidRPr="003D5FEF">
        <w:t>, V.F., 2016. Nitrogen Uptake and Internal Recycling in Zostera marina Exposed to Oyster Farming: Eelgrass Potential as a Natural Biofilter. Estuaries and Coasts 39, 1694–1708. https://doi.org/10.1007/s12237-016-0102-4</w:t>
      </w:r>
    </w:p>
    <w:p w14:paraId="16E95D46" w14:textId="77777777" w:rsidR="003D5FEF" w:rsidRPr="003D5FEF" w:rsidRDefault="003D5FEF" w:rsidP="003D5FEF">
      <w:pPr>
        <w:pStyle w:val="Bibliography"/>
      </w:pPr>
      <w:r w:rsidRPr="003D5FEF">
        <w:t>Savage, C., 2019. Seabird nutrients are assimilated by corals and enhance coral growth rates. Sci Rep 9, 4284. https://doi.org/10.1038/s41598-019-41030-6</w:t>
      </w:r>
    </w:p>
    <w:p w14:paraId="11ABF557" w14:textId="77777777" w:rsidR="003D5FEF" w:rsidRPr="003D5FEF" w:rsidRDefault="003D5FEF" w:rsidP="003D5FEF">
      <w:pPr>
        <w:pStyle w:val="Bibliography"/>
      </w:pPr>
      <w:r w:rsidRPr="003D5FEF">
        <w:t xml:space="preserve">Sellers, A.J., Leung, B., </w:t>
      </w:r>
      <w:proofErr w:type="spellStart"/>
      <w:r w:rsidRPr="003D5FEF">
        <w:t>Torchin</w:t>
      </w:r>
      <w:proofErr w:type="spellEnd"/>
      <w:r w:rsidRPr="003D5FEF">
        <w:t>, M.E., 2020. Global meta-analysis of how marine upwelling affects herbivory. Global Ecology and Biogeography 29, 370–383. https://doi.org/10.1111/geb.13023</w:t>
      </w:r>
    </w:p>
    <w:p w14:paraId="0CEFB2D8" w14:textId="77777777" w:rsidR="003D5FEF" w:rsidRPr="003D5FEF" w:rsidRDefault="003D5FEF" w:rsidP="003D5FEF">
      <w:pPr>
        <w:pStyle w:val="Bibliography"/>
      </w:pPr>
      <w:r w:rsidRPr="003D5FEF">
        <w:t xml:space="preserve">Shantz, A.A., Ladd, M.C., </w:t>
      </w:r>
      <w:proofErr w:type="spellStart"/>
      <w:r w:rsidRPr="003D5FEF">
        <w:t>Schrack</w:t>
      </w:r>
      <w:proofErr w:type="spellEnd"/>
      <w:r w:rsidRPr="003D5FEF">
        <w:t xml:space="preserve">, E., </w:t>
      </w:r>
      <w:proofErr w:type="spellStart"/>
      <w:r w:rsidRPr="003D5FEF">
        <w:t>Burkepile</w:t>
      </w:r>
      <w:proofErr w:type="spellEnd"/>
      <w:r w:rsidRPr="003D5FEF">
        <w:t>, D.E., 2015. Fish-derived nutrient hotspots shape coral reef benthic communities. Ecological Applications 25, 2142–2152. https://doi.org/10.1890/14-2209.1</w:t>
      </w:r>
    </w:p>
    <w:p w14:paraId="62ACD0B3" w14:textId="77777777" w:rsidR="003D5FEF" w:rsidRPr="003D5FEF" w:rsidRDefault="003D5FEF" w:rsidP="003D5FEF">
      <w:pPr>
        <w:pStyle w:val="Bibliography"/>
      </w:pPr>
      <w:proofErr w:type="spellStart"/>
      <w:r w:rsidRPr="003D5FEF">
        <w:t>Starko</w:t>
      </w:r>
      <w:proofErr w:type="spellEnd"/>
      <w:r w:rsidRPr="003D5FEF">
        <w:t xml:space="preserve">, S., Neufeld, C.J., </w:t>
      </w:r>
      <w:proofErr w:type="spellStart"/>
      <w:r w:rsidRPr="003D5FEF">
        <w:t>Gendall</w:t>
      </w:r>
      <w:proofErr w:type="spellEnd"/>
      <w:r w:rsidRPr="003D5FEF">
        <w:t xml:space="preserve">, L., Timmer, B., Campbell, L., </w:t>
      </w:r>
      <w:proofErr w:type="spellStart"/>
      <w:r w:rsidRPr="003D5FEF">
        <w:t>Yakimishyn</w:t>
      </w:r>
      <w:proofErr w:type="spellEnd"/>
      <w:r w:rsidRPr="003D5FEF">
        <w:t xml:space="preserve">, J., </w:t>
      </w:r>
      <w:proofErr w:type="spellStart"/>
      <w:r w:rsidRPr="003D5FEF">
        <w:t>Druehl</w:t>
      </w:r>
      <w:proofErr w:type="spellEnd"/>
      <w:r w:rsidRPr="003D5FEF">
        <w:t>, L., Baum, J.K., 2022. Microclimate predicts kelp forest extinction in the face of direct and indirect marine heatwave effects. Ecological Applications 32, e2673. https://doi.org/10.1002/eap.2673</w:t>
      </w:r>
    </w:p>
    <w:p w14:paraId="1ACF40C4" w14:textId="77777777" w:rsidR="003D5FEF" w:rsidRPr="003D5FEF" w:rsidRDefault="003D5FEF" w:rsidP="003D5FEF">
      <w:pPr>
        <w:pStyle w:val="Bibliography"/>
      </w:pPr>
      <w:proofErr w:type="spellStart"/>
      <w:r w:rsidRPr="003D5FEF">
        <w:lastRenderedPageBreak/>
        <w:t>Starko</w:t>
      </w:r>
      <w:proofErr w:type="spellEnd"/>
      <w:r w:rsidRPr="003D5FEF">
        <w:t xml:space="preserve">, S., Timmer, B., </w:t>
      </w:r>
      <w:proofErr w:type="spellStart"/>
      <w:r w:rsidRPr="003D5FEF">
        <w:t>Reshitnyk</w:t>
      </w:r>
      <w:proofErr w:type="spellEnd"/>
      <w:r w:rsidRPr="003D5FEF">
        <w:t xml:space="preserve">, L., </w:t>
      </w:r>
      <w:proofErr w:type="spellStart"/>
      <w:r w:rsidRPr="003D5FEF">
        <w:t>Csordas</w:t>
      </w:r>
      <w:proofErr w:type="spellEnd"/>
      <w:r w:rsidRPr="003D5FEF">
        <w:t xml:space="preserve">, M., McHenry, J., Schroeder, S., </w:t>
      </w:r>
      <w:proofErr w:type="spellStart"/>
      <w:r w:rsidRPr="003D5FEF">
        <w:t>Hessing</w:t>
      </w:r>
      <w:proofErr w:type="spellEnd"/>
      <w:r w:rsidRPr="003D5FEF">
        <w:t xml:space="preserve">-Lewis, M., Costa, M., </w:t>
      </w:r>
      <w:proofErr w:type="spellStart"/>
      <w:r w:rsidRPr="003D5FEF">
        <w:t>Zielinksi</w:t>
      </w:r>
      <w:proofErr w:type="spellEnd"/>
      <w:r w:rsidRPr="003D5FEF">
        <w:t xml:space="preserve">, A., </w:t>
      </w:r>
      <w:proofErr w:type="spellStart"/>
      <w:r w:rsidRPr="003D5FEF">
        <w:t>Zielinksi</w:t>
      </w:r>
      <w:proofErr w:type="spellEnd"/>
      <w:r w:rsidRPr="003D5FEF">
        <w:t xml:space="preserve">, R., Cook, S., Underhill, R., Boyer, L., </w:t>
      </w:r>
      <w:proofErr w:type="spellStart"/>
      <w:r w:rsidRPr="003D5FEF">
        <w:t>Fretwell</w:t>
      </w:r>
      <w:proofErr w:type="spellEnd"/>
      <w:r w:rsidRPr="003D5FEF">
        <w:t xml:space="preserve">, C., </w:t>
      </w:r>
      <w:proofErr w:type="spellStart"/>
      <w:r w:rsidRPr="003D5FEF">
        <w:t>Yakimishyn</w:t>
      </w:r>
      <w:proofErr w:type="spellEnd"/>
      <w:r w:rsidRPr="003D5FEF">
        <w:t xml:space="preserve">, J., Heath, W., </w:t>
      </w:r>
      <w:proofErr w:type="spellStart"/>
      <w:r w:rsidRPr="003D5FEF">
        <w:t>Gruman</w:t>
      </w:r>
      <w:proofErr w:type="spellEnd"/>
      <w:r w:rsidRPr="003D5FEF">
        <w:t xml:space="preserve">, C., </w:t>
      </w:r>
      <w:proofErr w:type="spellStart"/>
      <w:r w:rsidRPr="003D5FEF">
        <w:t>Hingmire</w:t>
      </w:r>
      <w:proofErr w:type="spellEnd"/>
      <w:r w:rsidRPr="003D5FEF">
        <w:t>, D., Baum, J., Neufeld, C., 2024. Local and regional variation in kelp loss and stability across coastal British Columbia. Mar. Ecol. Prog. Ser. 733, 1–26. https://doi.org/10.3354/meps14548</w:t>
      </w:r>
    </w:p>
    <w:p w14:paraId="1BF45B99" w14:textId="77777777" w:rsidR="003D5FEF" w:rsidRPr="003D5FEF" w:rsidRDefault="003D5FEF" w:rsidP="003D5FEF">
      <w:pPr>
        <w:pStyle w:val="Bibliography"/>
      </w:pPr>
      <w:proofErr w:type="spellStart"/>
      <w:r w:rsidRPr="003D5FEF">
        <w:t>Steneck</w:t>
      </w:r>
      <w:proofErr w:type="spellEnd"/>
      <w:r w:rsidRPr="003D5FEF">
        <w:t xml:space="preserve">, R.S., Graham, M.H., Bourque, B.J., Corbett, D., Erlandson, J.M., Estes, J.A., </w:t>
      </w:r>
      <w:proofErr w:type="spellStart"/>
      <w:r w:rsidRPr="003D5FEF">
        <w:t>Tegner</w:t>
      </w:r>
      <w:proofErr w:type="spellEnd"/>
      <w:r w:rsidRPr="003D5FEF">
        <w:t>, M.J., 2002. Kelp forest ecosystems: biodiversity, stability, resilience and future. Environmental Conservation 29, 436–459. https://doi.org/10.1017/S0376892902000322</w:t>
      </w:r>
    </w:p>
    <w:p w14:paraId="086ABF7F" w14:textId="77777777" w:rsidR="003D5FEF" w:rsidRPr="003D5FEF" w:rsidRDefault="003D5FEF" w:rsidP="003D5FEF">
      <w:pPr>
        <w:pStyle w:val="Bibliography"/>
      </w:pPr>
      <w:r w:rsidRPr="003D5FEF">
        <w:t xml:space="preserve">Stewart, H., </w:t>
      </w:r>
      <w:proofErr w:type="spellStart"/>
      <w:r w:rsidRPr="003D5FEF">
        <w:t>Fram</w:t>
      </w:r>
      <w:proofErr w:type="spellEnd"/>
      <w:r w:rsidRPr="003D5FEF">
        <w:t xml:space="preserve">, J., Reed, D., Williams, S., Brzezinski, M., </w:t>
      </w:r>
      <w:proofErr w:type="spellStart"/>
      <w:r w:rsidRPr="003D5FEF">
        <w:t>MacIntyre</w:t>
      </w:r>
      <w:proofErr w:type="spellEnd"/>
      <w:r w:rsidRPr="003D5FEF">
        <w:t xml:space="preserve">, S., Gaylord, B., 2009. Differences in growth, morphology and tissue carbon and nitrogen of Macrocystis </w:t>
      </w:r>
      <w:proofErr w:type="spellStart"/>
      <w:r w:rsidRPr="003D5FEF">
        <w:t>pyrifera</w:t>
      </w:r>
      <w:proofErr w:type="spellEnd"/>
      <w:r w:rsidRPr="003D5FEF">
        <w:t xml:space="preserve"> within and at the outer edge of a giant kelp forest in California, USA. Mar. Ecol. Prog. Ser. 375, 101–112. https://doi.org/10.3354/meps07752</w:t>
      </w:r>
    </w:p>
    <w:p w14:paraId="0241267C" w14:textId="77777777" w:rsidR="003D5FEF" w:rsidRPr="003D5FEF" w:rsidRDefault="003D5FEF" w:rsidP="003D5FEF">
      <w:pPr>
        <w:pStyle w:val="Bibliography"/>
      </w:pPr>
      <w:proofErr w:type="spellStart"/>
      <w:r w:rsidRPr="003D5FEF">
        <w:t>Tanasichuk</w:t>
      </w:r>
      <w:proofErr w:type="spellEnd"/>
      <w:r w:rsidRPr="003D5FEF">
        <w:t xml:space="preserve">, R., 1998. Interannual variations in the population biology and productivity of </w:t>
      </w:r>
      <w:proofErr w:type="spellStart"/>
      <w:r w:rsidRPr="003D5FEF">
        <w:t>Euphausia</w:t>
      </w:r>
      <w:proofErr w:type="spellEnd"/>
      <w:r w:rsidRPr="003D5FEF">
        <w:t xml:space="preserve"> </w:t>
      </w:r>
      <w:proofErr w:type="spellStart"/>
      <w:r w:rsidRPr="003D5FEF">
        <w:t>pacifica</w:t>
      </w:r>
      <w:proofErr w:type="spellEnd"/>
      <w:r w:rsidRPr="003D5FEF">
        <w:t xml:space="preserve"> in Barkley Sound, Canada, with special reference to the 1992 and 1993 warm ocean years. Mar. Ecol. Prog. Ser. 173, 163–180. https://doi.org/10.3354/meps173163</w:t>
      </w:r>
    </w:p>
    <w:p w14:paraId="186E1121" w14:textId="77777777" w:rsidR="003D5FEF" w:rsidRPr="003D5FEF" w:rsidRDefault="003D5FEF" w:rsidP="003D5FEF">
      <w:pPr>
        <w:pStyle w:val="Bibliography"/>
      </w:pPr>
      <w:r w:rsidRPr="003D5FEF">
        <w:t xml:space="preserve">Taylor, B.W., Keep, C.F., Hall, R.O., Koch, B.J., </w:t>
      </w:r>
      <w:proofErr w:type="spellStart"/>
      <w:r w:rsidRPr="003D5FEF">
        <w:t>Tronstad</w:t>
      </w:r>
      <w:proofErr w:type="spellEnd"/>
      <w:r w:rsidRPr="003D5FEF">
        <w:t xml:space="preserve">, L.M., </w:t>
      </w:r>
      <w:proofErr w:type="spellStart"/>
      <w:r w:rsidRPr="003D5FEF">
        <w:t>Flecker</w:t>
      </w:r>
      <w:proofErr w:type="spellEnd"/>
      <w:r w:rsidRPr="003D5FEF">
        <w:t xml:space="preserve">, A.S., </w:t>
      </w:r>
      <w:proofErr w:type="spellStart"/>
      <w:r w:rsidRPr="003D5FEF">
        <w:t>Ulseth</w:t>
      </w:r>
      <w:proofErr w:type="spellEnd"/>
      <w:r w:rsidRPr="003D5FEF">
        <w:t xml:space="preserve">, A.J., 2007. Improving the fluorometric ammonium method: matrix effects, background fluorescence, and standard additions. Journal of the North American </w:t>
      </w:r>
      <w:proofErr w:type="spellStart"/>
      <w:r w:rsidRPr="003D5FEF">
        <w:t>Benthological</w:t>
      </w:r>
      <w:proofErr w:type="spellEnd"/>
      <w:r w:rsidRPr="003D5FEF">
        <w:t xml:space="preserve"> Society 26, 167–177. https://doi.org/10.1899/0887-3593(2007)26[</w:t>
      </w:r>
      <w:proofErr w:type="gramStart"/>
      <w:r w:rsidRPr="003D5FEF">
        <w:t>167:ITFAMM</w:t>
      </w:r>
      <w:proofErr w:type="gramEnd"/>
      <w:r w:rsidRPr="003D5FEF">
        <w:t>]2.0.CO;2</w:t>
      </w:r>
    </w:p>
    <w:p w14:paraId="5193EDAA" w14:textId="77777777" w:rsidR="003D5FEF" w:rsidRPr="003D5FEF" w:rsidRDefault="003D5FEF" w:rsidP="003D5FEF">
      <w:pPr>
        <w:pStyle w:val="Bibliography"/>
      </w:pPr>
      <w:r w:rsidRPr="003D5FEF">
        <w:t>Tilman, G.D., 1984. Plant Dominance Along an Experimental Nutrient Gradient. Ecology 65, 1445–1453. https://doi.org/10.2307/1939125</w:t>
      </w:r>
    </w:p>
    <w:p w14:paraId="331178F6" w14:textId="77777777" w:rsidR="003D5FEF" w:rsidRPr="003D5FEF" w:rsidRDefault="003D5FEF" w:rsidP="003D5FEF">
      <w:pPr>
        <w:pStyle w:val="Bibliography"/>
      </w:pPr>
      <w:proofErr w:type="spellStart"/>
      <w:r w:rsidRPr="003D5FEF">
        <w:t>Traiger</w:t>
      </w:r>
      <w:proofErr w:type="spellEnd"/>
      <w:r w:rsidRPr="003D5FEF">
        <w:t xml:space="preserve">, S.B., Cohn, B., </w:t>
      </w:r>
      <w:proofErr w:type="spellStart"/>
      <w:r w:rsidRPr="003D5FEF">
        <w:t>Panos</w:t>
      </w:r>
      <w:proofErr w:type="spellEnd"/>
      <w:r w:rsidRPr="003D5FEF">
        <w:t xml:space="preserve">, D., Daly, M., Hirsh, H.K., Martone, M., Gutierrez, I., </w:t>
      </w:r>
      <w:proofErr w:type="spellStart"/>
      <w:r w:rsidRPr="003D5FEF">
        <w:t>Mucciarone</w:t>
      </w:r>
      <w:proofErr w:type="spellEnd"/>
      <w:r w:rsidRPr="003D5FEF">
        <w:t xml:space="preserve">, D.A., Takeshita, Y., </w:t>
      </w:r>
      <w:proofErr w:type="spellStart"/>
      <w:r w:rsidRPr="003D5FEF">
        <w:t>Monismith</w:t>
      </w:r>
      <w:proofErr w:type="spellEnd"/>
      <w:r w:rsidRPr="003D5FEF">
        <w:t xml:space="preserve">, S.G., Dunbar, R.B., Nickols, K.J., 2022. Limited biogeochemical modification of surface waters by kelp forest canopies: Influence of kelp metabolism and site-specific hydrodynamics. </w:t>
      </w:r>
      <w:proofErr w:type="spellStart"/>
      <w:r w:rsidRPr="003D5FEF">
        <w:t>Limnol</w:t>
      </w:r>
      <w:proofErr w:type="spellEnd"/>
      <w:r w:rsidRPr="003D5FEF">
        <w:t xml:space="preserve"> </w:t>
      </w:r>
      <w:proofErr w:type="spellStart"/>
      <w:r w:rsidRPr="003D5FEF">
        <w:t>Oceanogr</w:t>
      </w:r>
      <w:proofErr w:type="spellEnd"/>
      <w:r w:rsidRPr="003D5FEF">
        <w:t xml:space="preserve"> 67, 392–403. https://doi.org/10.1002/lno.11999</w:t>
      </w:r>
    </w:p>
    <w:p w14:paraId="405A45EA" w14:textId="77777777" w:rsidR="003D5FEF" w:rsidRPr="003D5FEF" w:rsidRDefault="003D5FEF" w:rsidP="003D5FEF">
      <w:pPr>
        <w:pStyle w:val="Bibliography"/>
      </w:pPr>
      <w:proofErr w:type="spellStart"/>
      <w:r w:rsidRPr="003D5FEF">
        <w:t>Uthicke</w:t>
      </w:r>
      <w:proofErr w:type="spellEnd"/>
      <w:r w:rsidRPr="003D5FEF">
        <w:t>, S., 2001a. Nutrient regeneration by abundant coral reef holothurians. J. Exp. Mar. Biol. Ecol. 265, 153–170. https://doi.org/10.1016/S0022-0981(01)00329-X</w:t>
      </w:r>
    </w:p>
    <w:p w14:paraId="623905F6" w14:textId="77777777" w:rsidR="003D5FEF" w:rsidRPr="003D5FEF" w:rsidRDefault="003D5FEF" w:rsidP="003D5FEF">
      <w:pPr>
        <w:pStyle w:val="Bibliography"/>
      </w:pPr>
      <w:proofErr w:type="spellStart"/>
      <w:r w:rsidRPr="003D5FEF">
        <w:t>Uthicke</w:t>
      </w:r>
      <w:proofErr w:type="spellEnd"/>
      <w:r w:rsidRPr="003D5FEF">
        <w:t xml:space="preserve">, S., 2001b. Interactions between sediment-feeders and microalgae on coral reefs: grazing losses versus production enhancement. Mar </w:t>
      </w:r>
      <w:proofErr w:type="spellStart"/>
      <w:r w:rsidRPr="003D5FEF">
        <w:t>Ecol</w:t>
      </w:r>
      <w:proofErr w:type="spellEnd"/>
      <w:r w:rsidRPr="003D5FEF">
        <w:t xml:space="preserve"> Prog Ser 210, 125–138. https://doi.org/10.3354/meps210125</w:t>
      </w:r>
    </w:p>
    <w:p w14:paraId="40A6940C" w14:textId="77777777" w:rsidR="003D5FEF" w:rsidRPr="003D5FEF" w:rsidRDefault="003D5FEF" w:rsidP="003D5FEF">
      <w:pPr>
        <w:pStyle w:val="Bibliography"/>
      </w:pPr>
      <w:proofErr w:type="spellStart"/>
      <w:r w:rsidRPr="003D5FEF">
        <w:t>Uthicke</w:t>
      </w:r>
      <w:proofErr w:type="spellEnd"/>
      <w:r w:rsidRPr="003D5FEF">
        <w:t xml:space="preserve">, S., </w:t>
      </w:r>
      <w:proofErr w:type="spellStart"/>
      <w:r w:rsidRPr="003D5FEF">
        <w:t>Klumpp</w:t>
      </w:r>
      <w:proofErr w:type="spellEnd"/>
      <w:r w:rsidRPr="003D5FEF">
        <w:t xml:space="preserve">, D.W., 1998. Microphytobenthos community production at a near-shore coral reef: seasonal variation and response to ammonium recycled by holothurians. Mar </w:t>
      </w:r>
      <w:proofErr w:type="spellStart"/>
      <w:r w:rsidRPr="003D5FEF">
        <w:t>Ecol</w:t>
      </w:r>
      <w:proofErr w:type="spellEnd"/>
      <w:r w:rsidRPr="003D5FEF">
        <w:t xml:space="preserve"> Prog Ser 169, 1–11.</w:t>
      </w:r>
    </w:p>
    <w:p w14:paraId="518A567E" w14:textId="77777777" w:rsidR="003D5FEF" w:rsidRPr="003D5FEF" w:rsidRDefault="003D5FEF" w:rsidP="003D5FEF">
      <w:pPr>
        <w:pStyle w:val="Bibliography"/>
      </w:pPr>
      <w:proofErr w:type="spellStart"/>
      <w:r w:rsidRPr="003D5FEF">
        <w:t>Vanni</w:t>
      </w:r>
      <w:proofErr w:type="spellEnd"/>
      <w:r w:rsidRPr="003D5FEF">
        <w:t xml:space="preserve">, M.J., 2002. Nutrient cycling by animals in freshwater ecosystems. Annu Rev </w:t>
      </w:r>
      <w:proofErr w:type="spellStart"/>
      <w:r w:rsidRPr="003D5FEF">
        <w:t>Ecol</w:t>
      </w:r>
      <w:proofErr w:type="spellEnd"/>
      <w:r w:rsidRPr="003D5FEF">
        <w:t xml:space="preserve"> Syst 33, 341–370. https://doi.org/10.1146/annurev.ecolsys.33.010802.150519</w:t>
      </w:r>
    </w:p>
    <w:p w14:paraId="4324FA36" w14:textId="77777777" w:rsidR="003D5FEF" w:rsidRPr="003D5FEF" w:rsidRDefault="003D5FEF" w:rsidP="003D5FEF">
      <w:pPr>
        <w:pStyle w:val="Bibliography"/>
      </w:pPr>
      <w:proofErr w:type="spellStart"/>
      <w:r w:rsidRPr="003D5FEF">
        <w:t>Vinther</w:t>
      </w:r>
      <w:proofErr w:type="spellEnd"/>
      <w:r w:rsidRPr="003D5FEF">
        <w:t xml:space="preserve">, H.F., </w:t>
      </w:r>
      <w:proofErr w:type="spellStart"/>
      <w:r w:rsidRPr="003D5FEF">
        <w:t>Holmer</w:t>
      </w:r>
      <w:proofErr w:type="spellEnd"/>
      <w:r w:rsidRPr="003D5FEF">
        <w:t xml:space="preserve">, M., 2008. Experimental test of </w:t>
      </w:r>
      <w:proofErr w:type="spellStart"/>
      <w:r w:rsidRPr="003D5FEF">
        <w:t>biodeposition</w:t>
      </w:r>
      <w:proofErr w:type="spellEnd"/>
      <w:r w:rsidRPr="003D5FEF">
        <w:t xml:space="preserve"> and ammonium excretion from blue mussels (Mytilus edulis) on eelgrass (Zostera marina) performance. Journal of Experimental Marine Biology and Ecology 364, 72–79. https://doi.org/10.1016/j.jembe.2008.07.003</w:t>
      </w:r>
    </w:p>
    <w:p w14:paraId="7C9FCCAB" w14:textId="77777777" w:rsidR="003D5FEF" w:rsidRPr="003D5FEF" w:rsidRDefault="003D5FEF" w:rsidP="003D5FEF">
      <w:pPr>
        <w:pStyle w:val="Bibliography"/>
      </w:pPr>
      <w:r w:rsidRPr="003D5FEF">
        <w:lastRenderedPageBreak/>
        <w:t xml:space="preserve">West, E.J., Pitt, K.A., Welsh, D.T., Koop, K., Rissik, D., 2009. Top-down and bottom-up influences of jellyfish on primary productivity and planktonic assemblages. </w:t>
      </w:r>
      <w:proofErr w:type="spellStart"/>
      <w:r w:rsidRPr="003D5FEF">
        <w:t>Limnol</w:t>
      </w:r>
      <w:proofErr w:type="spellEnd"/>
      <w:r w:rsidRPr="003D5FEF">
        <w:t xml:space="preserve"> </w:t>
      </w:r>
      <w:proofErr w:type="spellStart"/>
      <w:r w:rsidRPr="003D5FEF">
        <w:t>Oceanogr</w:t>
      </w:r>
      <w:proofErr w:type="spellEnd"/>
      <w:r w:rsidRPr="003D5FEF">
        <w:t xml:space="preserve"> 54, 2058–2071. https://doi.org/10.4319/lo.2009.54.6.2058</w:t>
      </w:r>
    </w:p>
    <w:p w14:paraId="197BC145" w14:textId="77777777" w:rsidR="003D5FEF" w:rsidRPr="003D5FEF" w:rsidRDefault="003D5FEF" w:rsidP="003D5FEF">
      <w:pPr>
        <w:pStyle w:val="Bibliography"/>
      </w:pPr>
      <w:r w:rsidRPr="003D5FEF">
        <w:t xml:space="preserve">Wickham, H., </w:t>
      </w:r>
      <w:proofErr w:type="spellStart"/>
      <w:r w:rsidRPr="003D5FEF">
        <w:t>Averick</w:t>
      </w:r>
      <w:proofErr w:type="spellEnd"/>
      <w:r w:rsidRPr="003D5FEF">
        <w:t xml:space="preserve">, M., Bryan, J., Chang, W., McGowan, L.D., François, R., </w:t>
      </w:r>
      <w:proofErr w:type="spellStart"/>
      <w:r w:rsidRPr="003D5FEF">
        <w:t>Grolemund</w:t>
      </w:r>
      <w:proofErr w:type="spellEnd"/>
      <w:r w:rsidRPr="003D5FEF">
        <w:t xml:space="preserve">, G., Hayes, A., Henry, L., Hester, J., Kuhn, M., Pedersen, T.L., Miller, E., Bache, S.M., Müller, K., </w:t>
      </w:r>
      <w:proofErr w:type="spellStart"/>
      <w:r w:rsidRPr="003D5FEF">
        <w:t>Ooms</w:t>
      </w:r>
      <w:proofErr w:type="spellEnd"/>
      <w:r w:rsidRPr="003D5FEF">
        <w:t xml:space="preserve">, J., Robinson, D., Seidel, D.P., </w:t>
      </w:r>
      <w:proofErr w:type="spellStart"/>
      <w:r w:rsidRPr="003D5FEF">
        <w:t>Spinu</w:t>
      </w:r>
      <w:proofErr w:type="spellEnd"/>
      <w:r w:rsidRPr="003D5FEF">
        <w:t xml:space="preserve">, V., Takahashi, K., Vaughan, D., Wilke, C., Woo, K., </w:t>
      </w:r>
      <w:proofErr w:type="spellStart"/>
      <w:r w:rsidRPr="003D5FEF">
        <w:t>Yutani</w:t>
      </w:r>
      <w:proofErr w:type="spellEnd"/>
      <w:r w:rsidRPr="003D5FEF">
        <w:t xml:space="preserve">, H., 2019. Welcome to the </w:t>
      </w:r>
      <w:proofErr w:type="spellStart"/>
      <w:r w:rsidRPr="003D5FEF">
        <w:t>Tidyverse</w:t>
      </w:r>
      <w:proofErr w:type="spellEnd"/>
      <w:r w:rsidRPr="003D5FEF">
        <w:t xml:space="preserve">. Journal of </w:t>
      </w:r>
      <w:proofErr w:type="gramStart"/>
      <w:r w:rsidRPr="003D5FEF">
        <w:t>Open Source</w:t>
      </w:r>
      <w:proofErr w:type="gramEnd"/>
      <w:r w:rsidRPr="003D5FEF">
        <w:t xml:space="preserve"> Software 4, 1686. https://doi.org/10.21105/joss.01686</w:t>
      </w:r>
    </w:p>
    <w:p w14:paraId="0DC6D553" w14:textId="179E590B"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3"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4"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5"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6"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7"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8" w:author="Em Lim" w:date="2024-08-26T15:00:00Z" w:initials="EL">
    <w:p w14:paraId="55017519" w14:textId="77777777" w:rsidR="003D5FEF" w:rsidRDefault="003D5FEF" w:rsidP="003D5FEF">
      <w:r>
        <w:rPr>
          <w:rStyle w:val="CommentReference"/>
        </w:rPr>
        <w:annotationRef/>
      </w:r>
      <w:r>
        <w:rPr>
          <w:sz w:val="20"/>
          <w:szCs w:val="20"/>
        </w:rPr>
        <w:t>Productivity! Increased seagrass growth close to reefs</w:t>
      </w:r>
    </w:p>
  </w:comment>
  <w:comment w:id="9" w:author="Em Lim" w:date="2024-06-17T11:23:00Z" w:initials="EL">
    <w:p w14:paraId="59D54C52" w14:textId="524EFE31"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10"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2" w:author="Em Lim" w:date="2024-08-26T15:05:00Z" w:initials="EL">
    <w:p w14:paraId="2B7DF3E2" w14:textId="77777777" w:rsidR="004F7AE3" w:rsidRDefault="004F7AE3" w:rsidP="004F7AE3">
      <w:r>
        <w:rPr>
          <w:rStyle w:val="CommentReference"/>
        </w:rPr>
        <w:annotationRef/>
      </w:r>
      <w:r>
        <w:rPr>
          <w:sz w:val="20"/>
          <w:szCs w:val="20"/>
        </w:rPr>
        <w:t>Cite the RLS methods or my RLS data?</w:t>
      </w:r>
    </w:p>
  </w:comment>
  <w:comment w:id="15"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8" w:author="Em Lim" w:date="2024-02-15T16:49:00Z" w:initials="EL">
    <w:p w14:paraId="53EF394E" w14:textId="717C7C98" w:rsidR="005831E6" w:rsidRDefault="005831E6">
      <w:pPr>
        <w:pStyle w:val="CommentText"/>
      </w:pPr>
      <w:r>
        <w:rPr>
          <w:rStyle w:val="CommentReference"/>
        </w:rPr>
        <w:annotationRef/>
      </w:r>
      <w:r>
        <w:t xml:space="preserve">Sample depths ranged from 0.7 – 5 m deep, but each pair was collected at the same depth </w:t>
      </w:r>
    </w:p>
  </w:comment>
  <w:comment w:id="19"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0"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1"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2"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3"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4" w:author="Em Lim" w:date="2024-08-19T15:24:00Z" w:initials="EL">
    <w:p w14:paraId="1065BB48" w14:textId="77777777" w:rsidR="0026774C" w:rsidRDefault="0026774C" w:rsidP="0026774C">
      <w:r>
        <w:rPr>
          <w:rStyle w:val="CommentReference"/>
        </w:rPr>
        <w:annotationRef/>
      </w:r>
      <w:r>
        <w:rPr>
          <w:sz w:val="20"/>
          <w:szCs w:val="20"/>
        </w:rPr>
        <w:t>Should I put the weight, length, girth, excretion data in the supplement? Or just say it’s in the GitHub? Do I need to say more here?</w:t>
      </w:r>
    </w:p>
  </w:comment>
  <w:comment w:id="25" w:author="Em Lim" w:date="2024-07-02T10:45:00Z" w:initials="EL">
    <w:p w14:paraId="22BF149A" w14:textId="212C139D"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6"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7"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8" w:author="Em Lim" w:date="2024-08-14T12:59:00Z" w:initials="EL">
    <w:p w14:paraId="0EC025A0" w14:textId="72FDF776" w:rsidR="00B23B37" w:rsidRDefault="00A33386" w:rsidP="00B23B37">
      <w:r>
        <w:rPr>
          <w:rStyle w:val="CommentReference"/>
        </w:rPr>
        <w:annotationRef/>
      </w:r>
      <w:r w:rsidR="00B23B37">
        <w:rPr>
          <w:sz w:val="20"/>
          <w:szCs w:val="20"/>
        </w:rPr>
        <w:t>Max site level nh4/min nh4 for each year, this is the max of all years</w:t>
      </w:r>
    </w:p>
  </w:comment>
  <w:comment w:id="29" w:author="Em Lim" w:date="2024-08-14T12:59:00Z" w:initials="EL">
    <w:p w14:paraId="642FCDA3" w14:textId="77777777" w:rsidR="00124C17" w:rsidRDefault="00F62DF9" w:rsidP="00124C17">
      <w:r>
        <w:rPr>
          <w:rStyle w:val="CommentReference"/>
        </w:rPr>
        <w:annotationRef/>
      </w:r>
      <w:r w:rsidR="00124C17">
        <w:rPr>
          <w:sz w:val="20"/>
          <w:szCs w:val="20"/>
        </w:rPr>
        <w:t>Site level inside nh4/outside nh4 for each site, this is the max of all sites</w:t>
      </w:r>
    </w:p>
  </w:comment>
  <w:comment w:id="30" w:author="Em Lim" w:date="2024-08-14T13:01:00Z" w:initials="EL">
    <w:p w14:paraId="3697E87F" w14:textId="387754DB" w:rsidR="00B23B37" w:rsidRDefault="00F62DF9" w:rsidP="00B23B37">
      <w:r>
        <w:rPr>
          <w:rStyle w:val="CommentReference"/>
        </w:rPr>
        <w:annotationRef/>
      </w:r>
      <w:r w:rsidR="00B23B37">
        <w:rPr>
          <w:sz w:val="20"/>
          <w:szCs w:val="20"/>
        </w:rPr>
        <w:t>Max mean cage nh4/min nh4 for each week, this is max of 2 weeks</w:t>
      </w:r>
    </w:p>
  </w:comment>
  <w:comment w:id="31" w:author="Em Lim" w:date="2024-08-22T14:39:00Z" w:initials="EL">
    <w:p w14:paraId="562B426C" w14:textId="77777777" w:rsidR="00246B2A" w:rsidRDefault="00246B2A" w:rsidP="00246B2A">
      <w:r>
        <w:rPr>
          <w:rStyle w:val="CommentReference"/>
        </w:rPr>
        <w:annotationRef/>
      </w:r>
      <w:r>
        <w:rPr>
          <w:sz w:val="20"/>
          <w:szCs w:val="20"/>
        </w:rPr>
        <w:t>The sites are ROCKY reefs, most microbial regeneration papers talk about microbes in sediment. They’re still probably regenerating ammonium but probably not much directly over rock???</w:t>
      </w:r>
    </w:p>
  </w:comment>
  <w:comment w:id="32" w:author="Em Lim" w:date="2024-08-22T15:01:00Z" w:initials="EL">
    <w:p w14:paraId="11AB44CB" w14:textId="77777777" w:rsidR="00F03F07" w:rsidRDefault="00F03F07" w:rsidP="00F03F07">
      <w:r>
        <w:rPr>
          <w:rStyle w:val="CommentReference"/>
        </w:rPr>
        <w:annotationRef/>
      </w:r>
      <w:r>
        <w:rPr>
          <w:sz w:val="20"/>
          <w:szCs w:val="20"/>
        </w:rPr>
        <w:t>I don’t like this sentence</w:t>
      </w:r>
    </w:p>
  </w:comment>
  <w:comment w:id="33" w:author="Em Lim" w:date="2024-08-26T12:51:00Z" w:initials="EL">
    <w:p w14:paraId="6DBADF19" w14:textId="77777777" w:rsidR="00A37BD2" w:rsidRDefault="00A37BD2" w:rsidP="00A37BD2">
      <w:r>
        <w:rPr>
          <w:rStyle w:val="CommentReference"/>
        </w:rPr>
        <w:annotationRef/>
      </w:r>
      <w:r>
        <w:rPr>
          <w:sz w:val="20"/>
          <w:szCs w:val="20"/>
        </w:rPr>
        <w:t>Differences between our paper and previous in out kelp papers: We measured 5 m in vs at edge, others measured in the middle of the forest vs 100 + m away. We took measurements at depth vs surface measurements. We took measurements across kelp biomes gradient and included controls. Our forests were also much smaller than theirs, we don’t mention kelp forest area anywhere but could mention that here?</w:t>
      </w:r>
    </w:p>
  </w:comment>
  <w:comment w:id="34" w:author="Em Lim" w:date="2024-08-26T14:25:00Z" w:initials="EL">
    <w:p w14:paraId="31142E34" w14:textId="77777777" w:rsidR="00584638" w:rsidRDefault="00584638" w:rsidP="00584638">
      <w:r>
        <w:rPr>
          <w:rStyle w:val="CommentReference"/>
        </w:rPr>
        <w:annotationRef/>
      </w:r>
      <w:r>
        <w:rPr>
          <w:sz w:val="20"/>
          <w:szCs w:val="20"/>
        </w:rPr>
        <w:t>Out biggest forest was 3580 m2</w:t>
      </w:r>
    </w:p>
  </w:comment>
  <w:comment w:id="35" w:author="Em Lim" w:date="2024-08-26T15:18:00Z" w:initials="EL">
    <w:p w14:paraId="077537EE" w14:textId="77777777" w:rsidR="004F2705" w:rsidRDefault="004F2705" w:rsidP="004F2705">
      <w:r>
        <w:rPr>
          <w:rStyle w:val="CommentReference"/>
        </w:rPr>
        <w:annotationRef/>
      </w:r>
      <w:r>
        <w:rPr>
          <w:sz w:val="20"/>
          <w:szCs w:val="20"/>
        </w:rPr>
        <w:t>Other papers found diffs inside vs outside, but they were sampling much farther outside the forest than we were.</w:t>
      </w:r>
    </w:p>
  </w:comment>
  <w:comment w:id="36" w:author="Em Lim" w:date="2024-08-23T12:24:00Z" w:initials="EL">
    <w:p w14:paraId="1333865D" w14:textId="7960532F" w:rsidR="00360246" w:rsidRDefault="00360246" w:rsidP="00360246">
      <w:r>
        <w:rPr>
          <w:rStyle w:val="CommentReference"/>
        </w:rPr>
        <w:annotationRef/>
      </w:r>
      <w:r>
        <w:rPr>
          <w:sz w:val="20"/>
          <w:szCs w:val="20"/>
        </w:rPr>
        <w:t>Alt first sentence: Kelp forests attract dense aggregations of fishes and invertebrates, which could account for the increased delta NH₄⁺ at higher density sites, but tthe positive relationship between animal biomass and delta NH₄⁺ was weak and mediated by water flow and kelp biomass.</w:t>
      </w:r>
    </w:p>
  </w:comment>
  <w:comment w:id="37" w:author="Em Lim" w:date="2024-08-22T13:20:00Z" w:initials="EL">
    <w:p w14:paraId="74181BDC" w14:textId="0819DA96" w:rsidR="00AF52A3" w:rsidRDefault="00AF52A3" w:rsidP="00AF52A3">
      <w:r>
        <w:rPr>
          <w:rStyle w:val="CommentReference"/>
        </w:rPr>
        <w:annotationRef/>
      </w:r>
      <w:r>
        <w:rPr>
          <w:sz w:val="20"/>
          <w:szCs w:val="20"/>
        </w:rPr>
        <w:t>At the meso-scale, we also found a negative interaction between animals and tide exchange</w:t>
      </w:r>
    </w:p>
  </w:comment>
  <w:comment w:id="38" w:author="Em Lim" w:date="2024-08-22T13:50:00Z" w:initials="EL">
    <w:p w14:paraId="6A00521E" w14:textId="77777777" w:rsidR="00965054" w:rsidRDefault="00965054" w:rsidP="00965054">
      <w:r>
        <w:rPr>
          <w:rStyle w:val="CommentReference"/>
        </w:rPr>
        <w:annotationRef/>
      </w:r>
      <w:r>
        <w:rPr>
          <w:sz w:val="20"/>
          <w:szCs w:val="20"/>
        </w:rPr>
        <w:t>We also didn’t find a relationship between kelp biomass and animal abundance or biomass (throw this mod in the supp? Cite Claire?).</w:t>
      </w:r>
    </w:p>
  </w:comment>
  <w:comment w:id="39" w:author="Em Lim" w:date="2024-08-22T15:02:00Z" w:initials="EL">
    <w:p w14:paraId="327F4344" w14:textId="07396F97" w:rsidR="000B303C" w:rsidRDefault="000B303C" w:rsidP="000B303C">
      <w:r>
        <w:rPr>
          <w:rStyle w:val="CommentReference"/>
        </w:rPr>
        <w:annotationRef/>
      </w:r>
      <w:r>
        <w:rPr>
          <w:sz w:val="20"/>
          <w:szCs w:val="20"/>
        </w:rPr>
        <w:t>Maybe conclusion: Therefore, kelp may be increasing NH₄⁺ even more than we think, and the positive effect of kelp isn’t just an artifact of NH₄⁺ increasing towards the shore for some reason</w:t>
      </w:r>
    </w:p>
  </w:comment>
  <w:comment w:id="40" w:author="Em Lim" w:date="2024-08-23T12:15:00Z" w:initials="EL">
    <w:p w14:paraId="0828A88E" w14:textId="77777777" w:rsidR="00707540" w:rsidRDefault="00707540" w:rsidP="00707540">
      <w:r>
        <w:rPr>
          <w:rStyle w:val="CommentReference"/>
        </w:rPr>
        <w:annotationRef/>
      </w:r>
      <w:r>
        <w:rPr>
          <w:sz w:val="20"/>
          <w:szCs w:val="20"/>
        </w:rPr>
        <w:t>Really don’t like this paragraph</w:t>
      </w:r>
    </w:p>
  </w:comment>
  <w:comment w:id="41" w:author="Em Lim" w:date="2024-08-23T12:47:00Z" w:initials="EL">
    <w:p w14:paraId="2FCD3381" w14:textId="77777777" w:rsidR="0035016F" w:rsidRDefault="0035016F" w:rsidP="0035016F">
      <w:r>
        <w:rPr>
          <w:rStyle w:val="CommentReference"/>
        </w:rPr>
        <w:annotationRef/>
      </w:r>
      <w:r>
        <w:rPr>
          <w:sz w:val="20"/>
          <w:szCs w:val="20"/>
        </w:rPr>
        <w:t>Could talk about families here?</w:t>
      </w:r>
    </w:p>
    <w:p w14:paraId="6E3DB241" w14:textId="77777777" w:rsidR="0035016F" w:rsidRDefault="0035016F" w:rsidP="0035016F"/>
    <w:p w14:paraId="28ED135C" w14:textId="77777777" w:rsidR="0035016F" w:rsidRDefault="0035016F" w:rsidP="0035016F">
      <w:r>
        <w:rPr>
          <w:sz w:val="20"/>
          <w:szCs w:val="20"/>
        </w:rPr>
        <w:t>When we examined family specific relationships with NH₄⁺ and delta NH₄⁺, we found evidence for positive relationships between all six families we tested, with gobies (which showed a negative relationship) being the only outlier (Electronic Supplement 2). However, among sites, greenlings and whitecap limpets were the only two families to show positive relationships with NH₄⁺.</w:t>
      </w:r>
    </w:p>
  </w:comment>
  <w:comment w:id="42" w:author="Em Lim" w:date="2024-08-23T12:47:00Z" w:initials="EL">
    <w:p w14:paraId="6B0F7FCC" w14:textId="77777777" w:rsidR="0035016F" w:rsidRDefault="0035016F" w:rsidP="0035016F">
      <w:r>
        <w:rPr>
          <w:rStyle w:val="CommentReference"/>
        </w:rPr>
        <w:annotationRef/>
      </w:r>
      <w:r>
        <w:rPr>
          <w:sz w:val="20"/>
          <w:szCs w:val="20"/>
        </w:rPr>
        <w:t>Could also mention that biodiversity may have a weakly negative effect on NH₄⁺ inside vs outside kelp forests</w:t>
      </w:r>
    </w:p>
  </w:comment>
  <w:comment w:id="43" w:author="Em Lim" w:date="2024-08-26T15:25:00Z" w:initials="EL">
    <w:p w14:paraId="0107E3C8" w14:textId="77777777" w:rsidR="006610AC" w:rsidRDefault="006610AC" w:rsidP="006610AC">
      <w:r>
        <w:rPr>
          <w:rStyle w:val="CommentReference"/>
        </w:rPr>
        <w:annotationRef/>
      </w:r>
      <w:r>
        <w:rPr>
          <w:sz w:val="20"/>
          <w:szCs w:val="20"/>
        </w:rPr>
        <w:t>I looked for all the papers in my meta-analysis with + effect size, and calculated the x difference between nh4 in treatment vs control for the papers that measured nutrients. These are all the papers that had lower x differences than the meso-scale(16x).</w:t>
      </w:r>
    </w:p>
  </w:comment>
  <w:comment w:id="44"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45"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46"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7"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8" w:author="Kieran Cox" w:date="2024-03-21T07:54:00Z" w:initials="KC">
    <w:p w14:paraId="3382A9A2" w14:textId="7777777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49"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50"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51"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52"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53"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54"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55"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6"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7"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8"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9"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60"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0C93B3D" w15:done="0"/>
  <w15:commentEx w15:paraId="5AAB2810" w15:done="0"/>
  <w15:commentEx w15:paraId="37A9109E" w15:paraIdParent="5AAB2810" w15:done="0"/>
  <w15:commentEx w15:paraId="125D4431" w15:paraIdParent="5AAB2810" w15:done="0"/>
  <w15:commentEx w15:paraId="08D131CF" w15:done="0"/>
  <w15:commentEx w15:paraId="377D4F44" w15:done="0"/>
  <w15:commentEx w15:paraId="55017519" w15:paraIdParent="377D4F44" w15:done="0"/>
  <w15:commentEx w15:paraId="5CA930B3" w15:done="0"/>
  <w15:commentEx w15:paraId="2F749496" w15:done="0"/>
  <w15:commentEx w15:paraId="2B7DF3E2" w15:done="0"/>
  <w15:commentEx w15:paraId="005215D3" w15:done="0"/>
  <w15:commentEx w15:paraId="17D38A3B" w15:paraIdParent="005215D3" w15:done="0"/>
  <w15:commentEx w15:paraId="347B36B8" w15:paraIdParent="005215D3" w15:done="0"/>
  <w15:commentEx w15:paraId="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1065BB48" w15:done="0"/>
  <w15:commentEx w15:paraId="22BF149A" w15:done="0"/>
  <w15:commentEx w15:paraId="179F601D" w15:done="0"/>
  <w15:commentEx w15:paraId="10643720" w15:done="0"/>
  <w15:commentEx w15:paraId="0EC025A0" w15:done="0"/>
  <w15:commentEx w15:paraId="642FCDA3" w15:done="0"/>
  <w15:commentEx w15:paraId="3697E87F" w15:done="0"/>
  <w15:commentEx w15:paraId="562B426C" w15:done="0"/>
  <w15:commentEx w15:paraId="11AB44CB" w15:done="0"/>
  <w15:commentEx w15:paraId="6DBADF19" w15:done="0"/>
  <w15:commentEx w15:paraId="31142E34" w15:paraIdParent="6DBADF19" w15:done="0"/>
  <w15:commentEx w15:paraId="077537EE" w15:done="0"/>
  <w15:commentEx w15:paraId="1333865D" w15:done="0"/>
  <w15:commentEx w15:paraId="74181BDC" w15:done="0"/>
  <w15:commentEx w15:paraId="6A00521E" w15:done="0"/>
  <w15:commentEx w15:paraId="327F4344" w15:done="0"/>
  <w15:commentEx w15:paraId="0828A88E" w15:done="0"/>
  <w15:commentEx w15:paraId="28ED135C" w15:paraIdParent="0828A88E" w15:done="0"/>
  <w15:commentEx w15:paraId="6B0F7FCC" w15:paraIdParent="0828A88E" w15:done="0"/>
  <w15:commentEx w15:paraId="0107E3C8" w15:done="0"/>
  <w15:commentEx w15:paraId="7BD2D752" w15:done="0"/>
  <w15:commentEx w15:paraId="6417C75B" w15:done="0"/>
  <w15:commentEx w15:paraId="5A99A513" w15:done="0"/>
  <w15:commentEx w15:paraId="1F298D4A" w15:paraIdParent="5A99A513"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1412179C" w16cex:dateUtc="2024-07-23T16:44:00Z"/>
  <w16cex:commentExtensible w16cex:durableId="42166ECB" w16cex:dateUtc="2024-08-26T22:00:00Z"/>
  <w16cex:commentExtensible w16cex:durableId="31093E64" w16cex:dateUtc="2024-03-21T23:37:00Z"/>
  <w16cex:commentExtensible w16cex:durableId="716E94ED" w16cex:dateUtc="2024-08-26T22:05:00Z"/>
  <w16cex:commentExtensible w16cex:durableId="60760F53" w16cex:dateUtc="2024-03-22T15:46:00Z"/>
  <w16cex:commentExtensible w16cex:durableId="5D84354E" w16cex:dateUtc="2024-08-26T22:06: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278F64F" w16cex:dateUtc="2024-08-19T22:24:00Z"/>
  <w16cex:commentExtensible w16cex:durableId="388252A7" w16cex:dateUtc="2024-08-14T19:59:00Z"/>
  <w16cex:commentExtensible w16cex:durableId="7864B242" w16cex:dateUtc="2024-08-14T19:59:00Z"/>
  <w16cex:commentExtensible w16cex:durableId="3AD972D1" w16cex:dateUtc="2024-08-14T20:01:00Z"/>
  <w16cex:commentExtensible w16cex:durableId="2966010A" w16cex:dateUtc="2024-08-22T21:39:00Z"/>
  <w16cex:commentExtensible w16cex:durableId="18117762" w16cex:dateUtc="2024-08-22T22:01:00Z"/>
  <w16cex:commentExtensible w16cex:durableId="45A068F8" w16cex:dateUtc="2024-08-26T19:51:00Z"/>
  <w16cex:commentExtensible w16cex:durableId="27A4A168" w16cex:dateUtc="2024-08-26T21:25:00Z"/>
  <w16cex:commentExtensible w16cex:durableId="5BE35587" w16cex:dateUtc="2024-08-26T22:18:00Z"/>
  <w16cex:commentExtensible w16cex:durableId="3C52475B" w16cex:dateUtc="2024-08-23T19:24:00Z"/>
  <w16cex:commentExtensible w16cex:durableId="3C9E48F2" w16cex:dateUtc="2024-08-22T20:20:00Z"/>
  <w16cex:commentExtensible w16cex:durableId="1218A3D8" w16cex:dateUtc="2024-08-22T20:50:00Z"/>
  <w16cex:commentExtensible w16cex:durableId="32137A41" w16cex:dateUtc="2024-08-22T22:02:00Z"/>
  <w16cex:commentExtensible w16cex:durableId="39E45F40" w16cex:dateUtc="2024-08-23T19:15:00Z"/>
  <w16cex:commentExtensible w16cex:durableId="7145B928" w16cex:dateUtc="2024-08-23T19:47:00Z"/>
  <w16cex:commentExtensible w16cex:durableId="1C67FED6" w16cex:dateUtc="2024-08-23T19:47:00Z"/>
  <w16cex:commentExtensible w16cex:durableId="177C97DB" w16cex:dateUtc="2024-08-26T22:25: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08D131CF" w16cid:durableId="1B863DFD"/>
  <w16cid:commentId w16cid:paraId="377D4F44" w16cid:durableId="1412179C"/>
  <w16cid:commentId w16cid:paraId="55017519" w16cid:durableId="42166ECB"/>
  <w16cid:commentId w16cid:paraId="5CA930B3" w16cid:durableId="2A1A9B22"/>
  <w16cid:commentId w16cid:paraId="2F749496" w16cid:durableId="31093E64"/>
  <w16cid:commentId w16cid:paraId="2B7DF3E2" w16cid:durableId="716E94ED"/>
  <w16cid:commentId w16cid:paraId="005215D3" w16cid:durableId="60760F53"/>
  <w16cid:commentId w16cid:paraId="17D38A3B" w16cid:durableId="29AD30AD"/>
  <w16cid:commentId w16cid:paraId="347B36B8" w16cid:durableId="5D84354E"/>
  <w16cid:commentId w16cid:paraId="53EF394E" w16cid:durableId="2978BF19"/>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1065BB48" w16cid:durableId="1278F64F"/>
  <w16cid:commentId w16cid:paraId="22BF149A" w16cid:durableId="2A2E58E4"/>
  <w16cid:commentId w16cid:paraId="179F601D" w16cid:durableId="2A2E58F6"/>
  <w16cid:commentId w16cid:paraId="10643720" w16cid:durableId="2A2E591D"/>
  <w16cid:commentId w16cid:paraId="0EC025A0" w16cid:durableId="388252A7"/>
  <w16cid:commentId w16cid:paraId="642FCDA3" w16cid:durableId="7864B242"/>
  <w16cid:commentId w16cid:paraId="3697E87F" w16cid:durableId="3AD972D1"/>
  <w16cid:commentId w16cid:paraId="562B426C" w16cid:durableId="2966010A"/>
  <w16cid:commentId w16cid:paraId="11AB44CB" w16cid:durableId="18117762"/>
  <w16cid:commentId w16cid:paraId="6DBADF19" w16cid:durableId="45A068F8"/>
  <w16cid:commentId w16cid:paraId="31142E34" w16cid:durableId="27A4A168"/>
  <w16cid:commentId w16cid:paraId="077537EE" w16cid:durableId="5BE35587"/>
  <w16cid:commentId w16cid:paraId="1333865D" w16cid:durableId="3C52475B"/>
  <w16cid:commentId w16cid:paraId="74181BDC" w16cid:durableId="3C9E48F2"/>
  <w16cid:commentId w16cid:paraId="6A00521E" w16cid:durableId="1218A3D8"/>
  <w16cid:commentId w16cid:paraId="327F4344" w16cid:durableId="32137A41"/>
  <w16cid:commentId w16cid:paraId="0828A88E" w16cid:durableId="39E45F40"/>
  <w16cid:commentId w16cid:paraId="28ED135C" w16cid:durableId="7145B928"/>
  <w16cid:commentId w16cid:paraId="6B0F7FCC" w16cid:durableId="1C67FED6"/>
  <w16cid:commentId w16cid:paraId="0107E3C8" w16cid:durableId="177C97DB"/>
  <w16cid:commentId w16cid:paraId="7BD2D752" w16cid:durableId="30B9E16C"/>
  <w16cid:commentId w16cid:paraId="6417C75B" w16cid:durableId="1364E7C1"/>
  <w16cid:commentId w16cid:paraId="5A99A513" w16cid:durableId="459C4B33"/>
  <w16cid:commentId w16cid:paraId="1F298D4A" w16cid:durableId="18982704"/>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E51AD" w14:textId="77777777" w:rsidR="006B2625" w:rsidRDefault="006B2625" w:rsidP="009B4C2B">
      <w:r>
        <w:separator/>
      </w:r>
    </w:p>
  </w:endnote>
  <w:endnote w:type="continuationSeparator" w:id="0">
    <w:p w14:paraId="3D997EBA" w14:textId="77777777" w:rsidR="006B2625" w:rsidRDefault="006B262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93E84" w14:textId="77777777" w:rsidR="006B2625" w:rsidRDefault="006B2625" w:rsidP="009B4C2B">
      <w:r>
        <w:separator/>
      </w:r>
    </w:p>
  </w:footnote>
  <w:footnote w:type="continuationSeparator" w:id="0">
    <w:p w14:paraId="7C0EC28A" w14:textId="77777777" w:rsidR="006B2625" w:rsidRDefault="006B262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 w:numId="8" w16cid:durableId="16682904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41E"/>
    <w:rsid w:val="000A6D26"/>
    <w:rsid w:val="000B303C"/>
    <w:rsid w:val="000C156B"/>
    <w:rsid w:val="000C2453"/>
    <w:rsid w:val="000C6AA6"/>
    <w:rsid w:val="000D41B2"/>
    <w:rsid w:val="000D4769"/>
    <w:rsid w:val="000D685F"/>
    <w:rsid w:val="000E0C25"/>
    <w:rsid w:val="000E1A71"/>
    <w:rsid w:val="000E3FA6"/>
    <w:rsid w:val="000E691F"/>
    <w:rsid w:val="000E74A0"/>
    <w:rsid w:val="000F79B3"/>
    <w:rsid w:val="00101984"/>
    <w:rsid w:val="00105516"/>
    <w:rsid w:val="0011523B"/>
    <w:rsid w:val="00116C10"/>
    <w:rsid w:val="001175F9"/>
    <w:rsid w:val="001211D2"/>
    <w:rsid w:val="00122300"/>
    <w:rsid w:val="00124C17"/>
    <w:rsid w:val="001313BD"/>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B22A8"/>
    <w:rsid w:val="001B79C7"/>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D0F9D"/>
    <w:rsid w:val="002D40ED"/>
    <w:rsid w:val="002D7263"/>
    <w:rsid w:val="002E1265"/>
    <w:rsid w:val="002E537D"/>
    <w:rsid w:val="002E568B"/>
    <w:rsid w:val="002E7BDB"/>
    <w:rsid w:val="002F0A6D"/>
    <w:rsid w:val="002F0DB3"/>
    <w:rsid w:val="002F18B0"/>
    <w:rsid w:val="002F60B0"/>
    <w:rsid w:val="00306F1F"/>
    <w:rsid w:val="00314A5D"/>
    <w:rsid w:val="00315B05"/>
    <w:rsid w:val="00334ADF"/>
    <w:rsid w:val="00337794"/>
    <w:rsid w:val="0035016F"/>
    <w:rsid w:val="003509B8"/>
    <w:rsid w:val="0035239D"/>
    <w:rsid w:val="00352B3A"/>
    <w:rsid w:val="00355A76"/>
    <w:rsid w:val="0035683A"/>
    <w:rsid w:val="00356E7A"/>
    <w:rsid w:val="00360246"/>
    <w:rsid w:val="00363EDC"/>
    <w:rsid w:val="003665DF"/>
    <w:rsid w:val="00367076"/>
    <w:rsid w:val="003717AA"/>
    <w:rsid w:val="003733DE"/>
    <w:rsid w:val="00374B2C"/>
    <w:rsid w:val="00375CD0"/>
    <w:rsid w:val="003801C9"/>
    <w:rsid w:val="00380F24"/>
    <w:rsid w:val="003859F6"/>
    <w:rsid w:val="0039086A"/>
    <w:rsid w:val="003922EB"/>
    <w:rsid w:val="00392DBC"/>
    <w:rsid w:val="00396449"/>
    <w:rsid w:val="00397B9C"/>
    <w:rsid w:val="003A204B"/>
    <w:rsid w:val="003B4768"/>
    <w:rsid w:val="003B6CDD"/>
    <w:rsid w:val="003C7B94"/>
    <w:rsid w:val="003D17AC"/>
    <w:rsid w:val="003D3B9E"/>
    <w:rsid w:val="003D5A5B"/>
    <w:rsid w:val="003D5FEF"/>
    <w:rsid w:val="003E0CA3"/>
    <w:rsid w:val="003E0D14"/>
    <w:rsid w:val="003E741B"/>
    <w:rsid w:val="003F22F7"/>
    <w:rsid w:val="003F627B"/>
    <w:rsid w:val="003F63B3"/>
    <w:rsid w:val="0040085E"/>
    <w:rsid w:val="004036C6"/>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7D12"/>
    <w:rsid w:val="00480B9F"/>
    <w:rsid w:val="00481673"/>
    <w:rsid w:val="00483D50"/>
    <w:rsid w:val="00486C53"/>
    <w:rsid w:val="00487ED1"/>
    <w:rsid w:val="004934ED"/>
    <w:rsid w:val="00494CBA"/>
    <w:rsid w:val="00495B22"/>
    <w:rsid w:val="004A19AE"/>
    <w:rsid w:val="004A6A89"/>
    <w:rsid w:val="004B0146"/>
    <w:rsid w:val="004C10EB"/>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4638"/>
    <w:rsid w:val="005870DF"/>
    <w:rsid w:val="005933DD"/>
    <w:rsid w:val="005A0B73"/>
    <w:rsid w:val="005A129F"/>
    <w:rsid w:val="005A1F03"/>
    <w:rsid w:val="005A498B"/>
    <w:rsid w:val="005B26B9"/>
    <w:rsid w:val="005B3F6C"/>
    <w:rsid w:val="005B5A3A"/>
    <w:rsid w:val="005C511E"/>
    <w:rsid w:val="005C5236"/>
    <w:rsid w:val="005C6C7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70555"/>
    <w:rsid w:val="0067125A"/>
    <w:rsid w:val="0067503F"/>
    <w:rsid w:val="00676581"/>
    <w:rsid w:val="00676DAB"/>
    <w:rsid w:val="00677126"/>
    <w:rsid w:val="00677F1B"/>
    <w:rsid w:val="006802B8"/>
    <w:rsid w:val="006820B0"/>
    <w:rsid w:val="00682CDC"/>
    <w:rsid w:val="00683C48"/>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56"/>
    <w:rsid w:val="00715D18"/>
    <w:rsid w:val="00715D27"/>
    <w:rsid w:val="00716377"/>
    <w:rsid w:val="007256B0"/>
    <w:rsid w:val="0072610A"/>
    <w:rsid w:val="007268C2"/>
    <w:rsid w:val="00731EA5"/>
    <w:rsid w:val="00736CF0"/>
    <w:rsid w:val="00737B8A"/>
    <w:rsid w:val="00761A9D"/>
    <w:rsid w:val="00765FE9"/>
    <w:rsid w:val="0077211F"/>
    <w:rsid w:val="0077441C"/>
    <w:rsid w:val="00782EA1"/>
    <w:rsid w:val="0078518E"/>
    <w:rsid w:val="007872E9"/>
    <w:rsid w:val="00792779"/>
    <w:rsid w:val="00796F8D"/>
    <w:rsid w:val="007A1A08"/>
    <w:rsid w:val="007A1A41"/>
    <w:rsid w:val="007A283D"/>
    <w:rsid w:val="007A68CB"/>
    <w:rsid w:val="007B5406"/>
    <w:rsid w:val="007B580F"/>
    <w:rsid w:val="007C03DE"/>
    <w:rsid w:val="007C042F"/>
    <w:rsid w:val="007C0A44"/>
    <w:rsid w:val="007C14D9"/>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6033"/>
    <w:rsid w:val="009569DD"/>
    <w:rsid w:val="009609CF"/>
    <w:rsid w:val="00965054"/>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FB6"/>
    <w:rsid w:val="00A14B41"/>
    <w:rsid w:val="00A15663"/>
    <w:rsid w:val="00A15B36"/>
    <w:rsid w:val="00A166C5"/>
    <w:rsid w:val="00A213FF"/>
    <w:rsid w:val="00A32263"/>
    <w:rsid w:val="00A33386"/>
    <w:rsid w:val="00A36A0B"/>
    <w:rsid w:val="00A37BD2"/>
    <w:rsid w:val="00A44D01"/>
    <w:rsid w:val="00A565ED"/>
    <w:rsid w:val="00A56CF1"/>
    <w:rsid w:val="00A7066E"/>
    <w:rsid w:val="00A71A32"/>
    <w:rsid w:val="00A76702"/>
    <w:rsid w:val="00A8076B"/>
    <w:rsid w:val="00A81C25"/>
    <w:rsid w:val="00A82539"/>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2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5E86"/>
    <w:rsid w:val="00CD046A"/>
    <w:rsid w:val="00CD2A33"/>
    <w:rsid w:val="00CD481B"/>
    <w:rsid w:val="00CD73AB"/>
    <w:rsid w:val="00CE181D"/>
    <w:rsid w:val="00CE1DE8"/>
    <w:rsid w:val="00CE5122"/>
    <w:rsid w:val="00CE5810"/>
    <w:rsid w:val="00CE6EEC"/>
    <w:rsid w:val="00CE7337"/>
    <w:rsid w:val="00CE7CA3"/>
    <w:rsid w:val="00CF009F"/>
    <w:rsid w:val="00CF5454"/>
    <w:rsid w:val="00CF7529"/>
    <w:rsid w:val="00CF7FD0"/>
    <w:rsid w:val="00D056C4"/>
    <w:rsid w:val="00D07BC0"/>
    <w:rsid w:val="00D10B17"/>
    <w:rsid w:val="00D1548C"/>
    <w:rsid w:val="00D16152"/>
    <w:rsid w:val="00D16571"/>
    <w:rsid w:val="00D16B00"/>
    <w:rsid w:val="00D20127"/>
    <w:rsid w:val="00D27E15"/>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A2D98"/>
    <w:rsid w:val="00EA4716"/>
    <w:rsid w:val="00EB3BC7"/>
    <w:rsid w:val="00EB7CB2"/>
    <w:rsid w:val="00EC0648"/>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4698D"/>
    <w:rsid w:val="00F560C8"/>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48</Pages>
  <Words>44045</Words>
  <Characters>251057</Characters>
  <Application>Microsoft Office Word</Application>
  <DocSecurity>0</DocSecurity>
  <Lines>2092</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174</cp:revision>
  <dcterms:created xsi:type="dcterms:W3CDTF">2024-07-09T22:34:00Z</dcterms:created>
  <dcterms:modified xsi:type="dcterms:W3CDTF">2024-08-27T00:17:00Z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