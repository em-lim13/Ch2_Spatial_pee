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 xml:space="preserve">in temperate </w:t>
      </w:r>
      <w:commentRangeStart w:id="0"/>
      <w:r w:rsidRPr="0085347B">
        <w:rPr>
          <w:rFonts w:ascii="Times New Roman" w:hAnsi="Times New Roman" w:cs="Times New Roman"/>
          <w:b/>
          <w:lang w:val="en-CA"/>
        </w:rPr>
        <w:t>waters</w:t>
      </w:r>
      <w:commentRangeEnd w:id="0"/>
      <w:r w:rsidR="00CE5810">
        <w:rPr>
          <w:rStyle w:val="CommentReference"/>
        </w:rPr>
        <w:commentReference w:id="0"/>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t>Em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commentRangeStart w:id="1"/>
      <w:r w:rsidRPr="008307A0">
        <w:rPr>
          <w:rFonts w:ascii="Times New Roman" w:hAnsi="Times New Roman" w:cs="Times New Roman"/>
          <w:b/>
          <w:lang w:val="en-CA"/>
        </w:rPr>
        <w:lastRenderedPageBreak/>
        <w:t>Abstract</w:t>
      </w:r>
      <w:commentRangeEnd w:id="1"/>
      <w:r w:rsidR="00CE5810">
        <w:rPr>
          <w:rStyle w:val="CommentReference"/>
        </w:rPr>
        <w:commentReference w:id="1"/>
      </w:r>
    </w:p>
    <w:p w14:paraId="2FE39DE9" w14:textId="486E001E" w:rsidR="008307A0" w:rsidRDefault="008307A0" w:rsidP="00FC6B44">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sidR="00FC6B44">
        <w:rPr>
          <w:rFonts w:ascii="Times New Roman" w:hAnsi="Times New Roman" w:cs="Times New Roman"/>
          <w:lang w:val="en-CA"/>
        </w:rPr>
        <w:t>dynamics</w:t>
      </w:r>
      <w:r w:rsidRPr="00D114C8">
        <w:rPr>
          <w:rFonts w:ascii="Times New Roman" w:hAnsi="Times New Roman" w:cs="Times New Roman"/>
          <w:lang w:val="en-CA"/>
        </w:rPr>
        <w:t xml:space="preserve"> (CN</w:t>
      </w:r>
      <w:r w:rsidR="00FC6B44">
        <w:rPr>
          <w:rFonts w:ascii="Times New Roman" w:hAnsi="Times New Roman" w:cs="Times New Roman"/>
          <w:lang w:val="en-CA"/>
        </w:rPr>
        <w:t>D</w:t>
      </w:r>
      <w:r w:rsidRPr="00D114C8">
        <w:rPr>
          <w:rFonts w:ascii="Times New Roman" w:hAnsi="Times New Roman" w:cs="Times New Roman"/>
          <w:lang w:val="en-CA"/>
        </w:rPr>
        <w:t>)</w:t>
      </w:r>
      <w:r>
        <w:rPr>
          <w:rFonts w:ascii="Times New Roman" w:hAnsi="Times New Roman" w:cs="Times New Roman"/>
          <w:lang w:val="en-CA"/>
        </w:rPr>
        <w:t xml:space="preserve">, </w:t>
      </w:r>
      <w:r w:rsidR="00FC6B44">
        <w:rPr>
          <w:rFonts w:ascii="Times New Roman" w:hAnsi="Times New Roman" w:cs="Times New Roman"/>
          <w:lang w:val="en-CA"/>
        </w:rPr>
        <w:t>through which animals’ metabolic waste products</w:t>
      </w:r>
      <w:r>
        <w:rPr>
          <w:rFonts w:ascii="Times New Roman" w:hAnsi="Times New Roman" w:cs="Times New Roman"/>
          <w:lang w:val="en-CA"/>
        </w:rPr>
        <w:t xml:space="preserve"> fertiliz</w:t>
      </w:r>
      <w:r w:rsidR="00FC6B44">
        <w:rPr>
          <w:rFonts w:ascii="Times New Roman" w:hAnsi="Times New Roman" w:cs="Times New Roman"/>
          <w:lang w:val="en-CA"/>
        </w:rPr>
        <w:t>e</w:t>
      </w:r>
      <w:r>
        <w:rPr>
          <w:rFonts w:ascii="Times New Roman" w:hAnsi="Times New Roman" w:cs="Times New Roman"/>
          <w:lang w:val="en-CA"/>
        </w:rPr>
        <w:t xml:space="preserve"> primary producers,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Yet,</w:t>
      </w:r>
      <w:r w:rsidR="005E0538">
        <w:rPr>
          <w:rFonts w:ascii="Times New Roman" w:eastAsia="Times New Roman" w:hAnsi="Times New Roman" w:cs="Times New Roman"/>
        </w:rPr>
        <w:t xml:space="preserve"> examinations of CN</w:t>
      </w:r>
      <w:r w:rsidR="00FC6B44">
        <w:rPr>
          <w:rFonts w:ascii="Times New Roman" w:eastAsia="Times New Roman" w:hAnsi="Times New Roman" w:cs="Times New Roman"/>
        </w:rPr>
        <w:t>D</w:t>
      </w:r>
      <w:r w:rsidR="005E0538">
        <w:rPr>
          <w:rFonts w:ascii="Times New Roman" w:eastAsia="Times New Roman" w:hAnsi="Times New Roman" w:cs="Times New Roman"/>
        </w:rPr>
        <w:t xml:space="preserve"> as a driver of variation in nutrient availability in temperate systems are limited.</w:t>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w:t>
      </w:r>
      <w:r w:rsidR="002840C9">
        <w:rPr>
          <w:rFonts w:ascii="Times New Roman" w:hAnsi="Times New Roman" w:cs="Times New Roman"/>
          <w:lang w:val="en-CA"/>
        </w:rPr>
        <w:t>D</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Pr>
          <w:rFonts w:ascii="Times New Roman" w:hAnsi="Times New Roman" w:cs="Times New Roman"/>
          <w:lang w:val="en-CA"/>
        </w:rPr>
        <w:t xml:space="preserve">tide exchange, </w:t>
      </w:r>
      <w:r>
        <w:rPr>
          <w:rFonts w:ascii="Times New Roman" w:hAnsi="Times New Roman" w:cs="Times New Roman"/>
          <w:lang w:val="en-CA"/>
        </w:rPr>
        <w:t xml:space="preserve">kelp </w:t>
      </w:r>
      <w:r w:rsidR="00915C04">
        <w:rPr>
          <w:rFonts w:ascii="Times New Roman" w:hAnsi="Times New Roman" w:cs="Times New Roman"/>
          <w:lang w:val="en-CA"/>
        </w:rPr>
        <w:t xml:space="preserve">and animal </w:t>
      </w:r>
      <w:r>
        <w:rPr>
          <w:rFonts w:ascii="Times New Roman" w:hAnsi="Times New Roman" w:cs="Times New Roman"/>
          <w:lang w:val="en-CA"/>
        </w:rPr>
        <w:t>biomass.</w:t>
      </w:r>
      <w:r w:rsidR="005E0538">
        <w:rPr>
          <w:rFonts w:ascii="Times New Roman" w:hAnsi="Times New Roman" w:cs="Times New Roman"/>
          <w:lang w:val="en-CA"/>
        </w:rPr>
        <w:t xml:space="preserve"> We found</w:t>
      </w:r>
      <w:r>
        <w:rPr>
          <w:rFonts w:ascii="Times New Roman" w:hAnsi="Times New Roman" w:cs="Times New Roman"/>
          <w:lang w:val="en-CA"/>
        </w:rPr>
        <w:t xml:space="preserve"> </w:t>
      </w:r>
      <w:sdt>
        <w:sdtPr>
          <w:tag w:val="goog_rdk_3"/>
          <w:id w:val="594221998"/>
        </w:sdtPr>
        <w:sdtContent/>
      </w:sdt>
      <w:r>
        <w:rPr>
          <w:rFonts w:ascii="Times New Roman" w:hAnsi="Times New Roman" w:cs="Times New Roman"/>
          <w:lang w:val="en-CA"/>
        </w:rPr>
        <w:t>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on a scale of meters was</w:t>
      </w:r>
      <w:r w:rsidR="005E0538">
        <w:rPr>
          <w:rFonts w:ascii="Times New Roman" w:hAnsi="Times New Roman" w:cs="Times New Roman"/>
          <w:lang w:val="en-CA"/>
        </w:rPr>
        <w:t xml:space="preserve"> only</w:t>
      </w:r>
      <w:r>
        <w:rPr>
          <w:rFonts w:ascii="Times New Roman" w:hAnsi="Times New Roman" w:cs="Times New Roman"/>
          <w:lang w:val="en-CA"/>
        </w:rPr>
        <w:t xml:space="preserve"> possible</w:t>
      </w:r>
      <w:r>
        <w:rPr>
          <w:rFonts w:ascii="Times New Roman" w:hAnsi="Times New Roman" w:cs="Times New Roman"/>
          <w:iCs/>
          <w:lang w:val="en-CA"/>
        </w:rPr>
        <w:t xml:space="preserve"> under low flow conditions. Our results suggest CN</w:t>
      </w:r>
      <w:r w:rsidR="00FC6B44">
        <w:rPr>
          <w:rFonts w:ascii="Times New Roman" w:hAnsi="Times New Roman" w:cs="Times New Roman"/>
          <w:iCs/>
          <w:lang w:val="en-CA"/>
        </w:rPr>
        <w:t>D</w:t>
      </w:r>
      <w:r>
        <w:rPr>
          <w:rFonts w:ascii="Times New Roman" w:hAnsi="Times New Roman" w:cs="Times New Roman"/>
          <w:iCs/>
          <w:lang w:val="en-CA"/>
        </w:rPr>
        <w:t xml:space="preserve">-driven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w:t>
      </w:r>
      <w:r w:rsidR="005E0538">
        <w:rPr>
          <w:rFonts w:ascii="Times New Roman" w:hAnsi="Times New Roman" w:cs="Times New Roman"/>
          <w:iCs/>
          <w:lang w:val="en-CA"/>
        </w:rPr>
        <w:t>over 20 km</w:t>
      </w:r>
      <w:r>
        <w:rPr>
          <w:rFonts w:ascii="Times New Roman" w:hAnsi="Times New Roman" w:cs="Times New Roman"/>
          <w:iCs/>
          <w:lang w:val="en-CA"/>
        </w:rPr>
        <w:t xml:space="preserve">, contributing to finer-scale </w:t>
      </w:r>
      <w:r w:rsidR="00144B86">
        <w:rPr>
          <w:rFonts w:ascii="Times New Roman" w:hAnsi="Times New Roman" w:cs="Times New Roman"/>
          <w:lang w:val="en-CA"/>
        </w:rPr>
        <w:t>variation</w:t>
      </w:r>
      <w:r>
        <w:rPr>
          <w:rFonts w:ascii="Times New Roman" w:hAnsi="Times New Roman" w:cs="Times New Roman"/>
          <w:lang w:val="en-CA"/>
        </w:rPr>
        <w:t xml:space="preserve">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w:t>
      </w:r>
      <w:r w:rsidR="005E0538">
        <w:rPr>
          <w:rFonts w:ascii="Times New Roman" w:hAnsi="Times New Roman" w:cs="Times New Roman"/>
          <w:lang w:val="en-CA"/>
        </w:rPr>
        <w:t xml:space="preserve">Therefore, </w:t>
      </w:r>
      <w:r>
        <w:rPr>
          <w:rFonts w:ascii="Times New Roman" w:hAnsi="Times New Roman" w:cs="Times New Roman"/>
          <w:lang w:val="en-CA"/>
        </w:rPr>
        <w:t>CN</w:t>
      </w:r>
      <w:r w:rsidR="00FC6B44">
        <w:rPr>
          <w:rFonts w:ascii="Times New Roman" w:hAnsi="Times New Roman" w:cs="Times New Roman"/>
          <w:lang w:val="en-CA"/>
        </w:rPr>
        <w:t>D</w:t>
      </w:r>
      <w:r w:rsidR="005E0538">
        <w:rPr>
          <w:rFonts w:ascii="Times New Roman" w:hAnsi="Times New Roman" w:cs="Times New Roman"/>
          <w:lang w:val="en-CA"/>
        </w:rPr>
        <w:t xml:space="preserve"> may play</w:t>
      </w:r>
      <w:r>
        <w:rPr>
          <w:rFonts w:ascii="Times New Roman" w:hAnsi="Times New Roman" w:cs="Times New Roman"/>
          <w:lang w:val="en-CA"/>
        </w:rPr>
        <w:t xml:space="preserve"> </w:t>
      </w:r>
      <w:r w:rsidR="005E0538">
        <w:rPr>
          <w:rFonts w:ascii="Times New Roman" w:hAnsi="Times New Roman" w:cs="Times New Roman"/>
          <w:lang w:val="en-CA"/>
        </w:rPr>
        <w:t xml:space="preserve">a previously unrecognized </w:t>
      </w:r>
      <w:sdt>
        <w:sdtPr>
          <w:tag w:val="goog_rdk_4"/>
          <w:id w:val="1148018418"/>
        </w:sdtPr>
        <w:sdtContent/>
      </w:sdt>
      <w:r w:rsidR="005E0538">
        <w:rPr>
          <w:rFonts w:ascii="Times New Roman" w:eastAsia="Times New Roman" w:hAnsi="Times New Roman" w:cs="Times New Roman"/>
        </w:rPr>
        <w:t>role</w:t>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7F0C5D17" w14:textId="4FA8C283" w:rsidR="00066613"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 xml:space="preserve">marine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w:t>
      </w:r>
      <w:r w:rsidR="000D41B2">
        <w:rPr>
          <w:rFonts w:ascii="Times New Roman" w:eastAsia="Times New Roman" w:hAnsi="Times New Roman" w:cs="Times New Roman"/>
          <w:color w:val="000000"/>
        </w:rPr>
        <w:t xml:space="preserve">marine </w:t>
      </w:r>
      <w:r w:rsidR="002142F2">
        <w:rPr>
          <w:rFonts w:ascii="Times New Roman" w:eastAsia="Times New Roman" w:hAnsi="Times New Roman" w:cs="Times New Roman"/>
          <w:color w:val="000000"/>
        </w:rPr>
        <w:t>ecologists historically focused on external, abiotic sources of nutrients</w:t>
      </w:r>
      <w:ins w:id="2" w:author="Isabelle Cote" w:date="2024-02-07T10:58:00Z">
        <w:r w:rsidR="00CE5810">
          <w:rPr>
            <w:rFonts w:ascii="Times New Roman" w:eastAsia="Times New Roman" w:hAnsi="Times New Roman" w:cs="Times New Roman"/>
            <w:color w:val="000000"/>
          </w:rPr>
          <w:t xml:space="preserve"> such as upwelling</w:t>
        </w:r>
      </w:ins>
      <w:r w:rsidR="002142F2">
        <w:rPr>
          <w:rFonts w:ascii="Times New Roman" w:eastAsia="Times New Roman" w:hAnsi="Times New Roman" w:cs="Times New Roman"/>
          <w:color w:val="000000"/>
        </w:rPr>
        <w:t xml:space="preserve"> as drivers of variability in nutrient availability</w:t>
      </w:r>
      <w:del w:id="3" w:author="Isabelle Cote" w:date="2024-02-07T10:58:00Z">
        <w:r w:rsidR="000D41B2" w:rsidDel="00CE5810">
          <w:rPr>
            <w:rFonts w:ascii="Times New Roman" w:eastAsia="Times New Roman" w:hAnsi="Times New Roman" w:cs="Times New Roman"/>
            <w:color w:val="000000"/>
          </w:rPr>
          <w:delText>, such as upwelling</w:delText>
        </w:r>
      </w:del>
      <w:r w:rsidR="002142F2">
        <w:rPr>
          <w:rFonts w:ascii="Times New Roman" w:eastAsia="Times New Roman" w:hAnsi="Times New Roman" w:cs="Times New Roman"/>
          <w:color w:val="000000"/>
        </w:rPr>
        <w:t xml:space="preserve">,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w:t>
      </w:r>
      <w:r w:rsidR="000D41B2">
        <w:rPr>
          <w:rFonts w:ascii="Times New Roman" w:eastAsia="Times New Roman" w:hAnsi="Times New Roman" w:cs="Times New Roman"/>
          <w:color w:val="000000"/>
        </w:rPr>
        <w:t xml:space="preserve"> as well</w:t>
      </w:r>
      <w:r w:rsidR="00380F24">
        <w:rPr>
          <w:rFonts w:ascii="Times New Roman" w:eastAsia="Times New Roman" w:hAnsi="Times New Roman" w:cs="Times New Roman"/>
          <w:color w:val="000000"/>
        </w:rPr>
        <w:t xml:space="preserve"> </w:t>
      </w:r>
      <w:r w:rsidR="00380F24">
        <w:rPr>
          <w:rFonts w:ascii="Times New Roman" w:eastAsia="Times New Roman" w:hAnsi="Times New Roman" w:cs="Times New Roman"/>
          <w:color w:val="000000"/>
        </w:rPr>
        <w:fldChar w:fldCharType="begin"/>
      </w:r>
      <w:r w:rsidR="00380F2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Pr>
          <w:rFonts w:ascii="Times New Roman" w:eastAsia="Times New Roman" w:hAnsi="Times New Roman" w:cs="Times New Roman"/>
          <w:color w:val="000000"/>
        </w:rPr>
        <w:fldChar w:fldCharType="separate"/>
      </w:r>
      <w:r w:rsidR="00380F24">
        <w:rPr>
          <w:rFonts w:ascii="Times New Roman" w:eastAsia="Times New Roman" w:hAnsi="Times New Roman" w:cs="Times New Roman"/>
          <w:noProof/>
          <w:color w:val="000000"/>
        </w:rPr>
        <w:t>(Allgeier et al., 2017)</w:t>
      </w:r>
      <w:r w:rsidR="00380F24">
        <w:rPr>
          <w:rFonts w:ascii="Times New Roman" w:eastAsia="Times New Roman" w:hAnsi="Times New Roman" w:cs="Times New Roman"/>
          <w:color w:val="000000"/>
        </w:rPr>
        <w:fldChar w:fldCharType="end"/>
      </w:r>
      <w:r w:rsidR="000D41B2">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A</w:t>
      </w:r>
      <w:r w:rsidR="000D41B2">
        <w:rPr>
          <w:rFonts w:ascii="Times New Roman" w:eastAsia="Times New Roman" w:hAnsi="Times New Roman" w:cs="Times New Roman"/>
          <w:color w:val="000000"/>
        </w:rPr>
        <w:t>nimals’</w:t>
      </w:r>
      <w:r w:rsidR="007256B0">
        <w:rPr>
          <w:rFonts w:ascii="Times New Roman" w:eastAsia="Times New Roman" w:hAnsi="Times New Roman" w:cs="Times New Roman"/>
          <w:color w:val="000000"/>
        </w:rPr>
        <w:t xml:space="preserve"> metabolic waste products (i</w:t>
      </w:r>
      <w:ins w:id="4" w:author="Isabelle Cote" w:date="2024-02-07T10:59:00Z">
        <w:r w:rsidR="00CE5810">
          <w:rPr>
            <w:rFonts w:ascii="Times New Roman" w:eastAsia="Times New Roman" w:hAnsi="Times New Roman" w:cs="Times New Roman"/>
            <w:color w:val="000000"/>
          </w:rPr>
          <w:t>.</w:t>
        </w:r>
      </w:ins>
      <w:r w:rsidR="007256B0">
        <w:rPr>
          <w:rFonts w:ascii="Times New Roman" w:eastAsia="Times New Roman" w:hAnsi="Times New Roman" w:cs="Times New Roman"/>
          <w:color w:val="000000"/>
        </w:rPr>
        <w:t>e.</w:t>
      </w:r>
      <w:ins w:id="5" w:author="Isabelle Cote" w:date="2024-02-07T10:59:00Z">
        <w:r w:rsidR="00CE5810">
          <w:rPr>
            <w:rFonts w:ascii="Times New Roman" w:eastAsia="Times New Roman" w:hAnsi="Times New Roman" w:cs="Times New Roman"/>
            <w:color w:val="000000"/>
          </w:rPr>
          <w:t>,</w:t>
        </w:r>
      </w:ins>
      <w:r w:rsidR="007256B0">
        <w:rPr>
          <w:rFonts w:ascii="Times New Roman" w:eastAsia="Times New Roman" w:hAnsi="Times New Roman" w:cs="Times New Roman"/>
          <w:color w:val="000000"/>
        </w:rPr>
        <w:t xml:space="preserve"> excretion</w:t>
      </w:r>
      <w:ins w:id="6" w:author="Isabelle Cote" w:date="2024-02-07T11:09:00Z">
        <w:r w:rsidR="003D17AC">
          <w:rPr>
            <w:rFonts w:ascii="Times New Roman" w:eastAsia="Times New Roman" w:hAnsi="Times New Roman" w:cs="Times New Roman"/>
            <w:color w:val="000000"/>
          </w:rPr>
          <w:t xml:space="preserve"> and egestion</w:t>
        </w:r>
      </w:ins>
      <w:r w:rsidR="007256B0">
        <w:rPr>
          <w:rFonts w:ascii="Times New Roman" w:eastAsia="Times New Roman" w:hAnsi="Times New Roman" w:cs="Times New Roman"/>
          <w:color w:val="000000"/>
        </w:rPr>
        <w:t>) fertilize primary producers</w:t>
      </w:r>
      <w:r w:rsidR="0002013E">
        <w:rPr>
          <w:rFonts w:ascii="Times New Roman" w:eastAsia="Times New Roman" w:hAnsi="Times New Roman" w:cs="Times New Roman"/>
          <w:color w:val="000000"/>
        </w:rPr>
        <w:t xml:space="preserve"> via a process </w:t>
      </w:r>
      <w:proofErr w:type="gramStart"/>
      <w:r w:rsidR="0002013E">
        <w:rPr>
          <w:rFonts w:ascii="Times New Roman" w:eastAsia="Times New Roman" w:hAnsi="Times New Roman" w:cs="Times New Roman"/>
          <w:color w:val="000000"/>
        </w:rPr>
        <w:t>termed consumer-mediated nutrient dynamics (CND)</w:t>
      </w:r>
      <w:proofErr w:type="gramEnd"/>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7"/>
      <w:commentRangeStart w:id="8"/>
      <w:r w:rsidR="001A0C35">
        <w:rPr>
          <w:rFonts w:ascii="Times New Roman" w:eastAsia="Times New Roman" w:hAnsi="Times New Roman" w:cs="Times New Roman"/>
          <w:color w:val="000000"/>
        </w:rPr>
        <w:t>However,</w:t>
      </w:r>
      <w:commentRangeEnd w:id="7"/>
      <w:r w:rsidR="001A0C35">
        <w:rPr>
          <w:rStyle w:val="CommentReference"/>
        </w:rPr>
        <w:commentReference w:id="7"/>
      </w:r>
      <w:commentRangeEnd w:id="8"/>
      <w:r w:rsidR="00CE5810">
        <w:rPr>
          <w:rStyle w:val="CommentReference"/>
        </w:rPr>
        <w:commentReference w:id="8"/>
      </w:r>
      <w:r w:rsidR="001A0C35">
        <w:rPr>
          <w:rFonts w:ascii="Times New Roman" w:eastAsia="Times New Roman" w:hAnsi="Times New Roman" w:cs="Times New Roman"/>
          <w:color w:val="000000"/>
        </w:rPr>
        <w:t xml:space="preserve"> the relative importance of </w:t>
      </w:r>
      <w:ins w:id="9" w:author="Isabelle Cote" w:date="2024-02-07T11:00:00Z">
        <w:r w:rsidR="00CE5810">
          <w:rPr>
            <w:rFonts w:ascii="Times New Roman" w:eastAsia="Times New Roman" w:hAnsi="Times New Roman" w:cs="Times New Roman"/>
            <w:color w:val="000000"/>
          </w:rPr>
          <w:t>consumer-</w:t>
        </w:r>
      </w:ins>
      <w:commentRangeStart w:id="10"/>
      <w:ins w:id="11" w:author="Isabelle Cote" w:date="2024-02-07T11:02:00Z">
        <w:r w:rsidR="00CE5810">
          <w:rPr>
            <w:rFonts w:ascii="Times New Roman" w:eastAsia="Times New Roman" w:hAnsi="Times New Roman" w:cs="Times New Roman"/>
            <w:color w:val="000000"/>
          </w:rPr>
          <w:t>regenerated</w:t>
        </w:r>
      </w:ins>
      <w:commentRangeEnd w:id="10"/>
      <w:ins w:id="12" w:author="Isabelle Cote" w:date="2024-02-07T11:07:00Z">
        <w:r w:rsidR="003D17AC">
          <w:rPr>
            <w:rStyle w:val="CommentReference"/>
          </w:rPr>
          <w:commentReference w:id="10"/>
        </w:r>
      </w:ins>
      <w:ins w:id="13" w:author="Isabelle Cote" w:date="2024-02-07T11:00:00Z">
        <w:r w:rsidR="00CE5810">
          <w:rPr>
            <w:rFonts w:ascii="Times New Roman" w:eastAsia="Times New Roman" w:hAnsi="Times New Roman" w:cs="Times New Roman"/>
            <w:color w:val="000000"/>
          </w:rPr>
          <w:t xml:space="preserve"> </w:t>
        </w:r>
      </w:ins>
      <w:del w:id="14" w:author="Isabelle Cote" w:date="2024-02-07T11:00:00Z">
        <w:r w:rsidR="001A0C35" w:rsidDel="00CE5810">
          <w:rPr>
            <w:rFonts w:ascii="Times New Roman" w:eastAsia="Times New Roman" w:hAnsi="Times New Roman" w:cs="Times New Roman"/>
            <w:color w:val="000000"/>
          </w:rPr>
          <w:delText xml:space="preserve">regenerated </w:delText>
        </w:r>
      </w:del>
      <w:r w:rsidR="001A0C35">
        <w:rPr>
          <w:rFonts w:ascii="Times New Roman" w:eastAsia="Times New Roman" w:hAnsi="Times New Roman" w:cs="Times New Roman"/>
          <w:color w:val="000000"/>
        </w:rPr>
        <w:t xml:space="preserve">nutrients in contributing to meaningful variation across spatial and temporal scales remains </w:t>
      </w:r>
      <w:del w:id="15" w:author="Isabelle Cote" w:date="2024-02-07T11:01:00Z">
        <w:r w:rsidR="001A0C35" w:rsidDel="00CE5810">
          <w:rPr>
            <w:rFonts w:ascii="Times New Roman" w:eastAsia="Times New Roman" w:hAnsi="Times New Roman" w:cs="Times New Roman"/>
            <w:color w:val="000000"/>
          </w:rPr>
          <w:delText>to be seen</w:delText>
        </w:r>
      </w:del>
      <w:ins w:id="16" w:author="Isabelle Cote" w:date="2024-02-07T11:01:00Z">
        <w:r w:rsidR="00CE5810">
          <w:rPr>
            <w:rFonts w:ascii="Times New Roman" w:eastAsia="Times New Roman" w:hAnsi="Times New Roman" w:cs="Times New Roman"/>
            <w:color w:val="000000"/>
          </w:rPr>
          <w:t>unclear</w:t>
        </w:r>
      </w:ins>
      <w:r w:rsidR="001A0C35">
        <w:rPr>
          <w:rFonts w:ascii="Times New Roman" w:eastAsia="Times New Roman" w:hAnsi="Times New Roman" w:cs="Times New Roman"/>
          <w:color w:val="000000"/>
        </w:rPr>
        <w:t xml:space="preserve">. </w:t>
      </w:r>
      <w:commentRangeStart w:id="17"/>
      <w:commentRangeStart w:id="18"/>
      <w:r w:rsidR="00134966">
        <w:rPr>
          <w:rFonts w:ascii="Times New Roman" w:eastAsia="Times New Roman" w:hAnsi="Times New Roman" w:cs="Times New Roman"/>
          <w:color w:val="000000"/>
        </w:rPr>
        <w:t>Therefore</w:t>
      </w:r>
      <w:commentRangeEnd w:id="17"/>
      <w:r w:rsidR="00134966">
        <w:rPr>
          <w:rStyle w:val="CommentReference"/>
        </w:rPr>
        <w:commentReference w:id="17"/>
      </w:r>
      <w:commentRangeEnd w:id="18"/>
      <w:r w:rsidR="003D17AC">
        <w:rPr>
          <w:rStyle w:val="CommentReference"/>
        </w:rPr>
        <w:commentReference w:id="18"/>
      </w:r>
      <w:r w:rsidR="00134966">
        <w:rPr>
          <w:rFonts w:ascii="Times New Roman" w:eastAsia="Times New Roman" w:hAnsi="Times New Roman" w:cs="Times New Roman"/>
          <w:color w:val="000000"/>
        </w:rPr>
        <w:t>, identifying the contexts under which regenerated nutrients contribute toward large-</w:t>
      </w:r>
      <w:r w:rsidR="00105516">
        <w:rPr>
          <w:rFonts w:ascii="Times New Roman" w:eastAsia="Times New Roman" w:hAnsi="Times New Roman" w:cs="Times New Roman"/>
          <w:color w:val="000000"/>
        </w:rPr>
        <w:t>, meso-</w:t>
      </w:r>
      <w:r w:rsidR="00134966">
        <w:rPr>
          <w:rFonts w:ascii="Times New Roman" w:eastAsia="Times New Roman" w:hAnsi="Times New Roman" w:cs="Times New Roman"/>
          <w:color w:val="000000"/>
        </w:rPr>
        <w:t xml:space="preserve"> </w:t>
      </w:r>
      <w:r w:rsidR="00105516">
        <w:rPr>
          <w:rFonts w:ascii="Times New Roman" w:eastAsia="Times New Roman" w:hAnsi="Times New Roman" w:cs="Times New Roman"/>
          <w:color w:val="000000"/>
        </w:rPr>
        <w:t>and</w:t>
      </w:r>
      <w:r w:rsidR="00134966">
        <w:rPr>
          <w:rFonts w:ascii="Times New Roman" w:eastAsia="Times New Roman" w:hAnsi="Times New Roman" w:cs="Times New Roman"/>
          <w:color w:val="000000"/>
        </w:rPr>
        <w:t xml:space="preserve"> small-scale variation in nutrient supply and bottom-up control remains an active area of research.</w:t>
      </w:r>
    </w:p>
    <w:p w14:paraId="0023B6D6" w14:textId="3BDDEE53" w:rsidR="00676581"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7D71C9">
        <w:rPr>
          <w:rFonts w:ascii="Times New Roman" w:eastAsia="Times New Roman" w:hAnsi="Times New Roman" w:cs="Times New Roman"/>
          <w:color w:val="000000"/>
        </w:rPr>
        <w:t>Heterogeneity in consumer</w:t>
      </w:r>
      <w:del w:id="19" w:author="Isabelle Cote" w:date="2024-02-07T11:09:00Z">
        <w:r w:rsidR="007D71C9" w:rsidDel="003D17AC">
          <w:rPr>
            <w:rFonts w:ascii="Times New Roman" w:eastAsia="Times New Roman" w:hAnsi="Times New Roman" w:cs="Times New Roman"/>
            <w:color w:val="000000"/>
          </w:rPr>
          <w:delText>s’</w:delText>
        </w:r>
      </w:del>
      <w:r w:rsidR="007D71C9">
        <w:rPr>
          <w:rFonts w:ascii="Times New Roman" w:eastAsia="Times New Roman" w:hAnsi="Times New Roman" w:cs="Times New Roman"/>
          <w:color w:val="000000"/>
        </w:rPr>
        <w:t xml:space="preserve"> habitat use contributes substantially to spatial and temporal variation in </w:t>
      </w:r>
      <w:r w:rsidR="00F64AEB">
        <w:rPr>
          <w:rFonts w:ascii="Times New Roman" w:eastAsia="Times New Roman" w:hAnsi="Times New Roman" w:cs="Times New Roman"/>
          <w:color w:val="000000"/>
        </w:rPr>
        <w:t xml:space="preserve">nutrients supplied by animal </w:t>
      </w:r>
      <w:del w:id="20" w:author="Isabelle Cote" w:date="2024-02-07T11:10:00Z">
        <w:r w:rsidR="00F64AEB" w:rsidDel="003D17AC">
          <w:rPr>
            <w:rFonts w:ascii="Times New Roman" w:eastAsia="Times New Roman" w:hAnsi="Times New Roman" w:cs="Times New Roman"/>
            <w:color w:val="000000"/>
          </w:rPr>
          <w:delText>excretion and egestion</w:delText>
        </w:r>
      </w:del>
      <w:ins w:id="21" w:author="Isabelle Cote" w:date="2024-02-07T11:10:00Z">
        <w:r w:rsidR="003D17AC">
          <w:rPr>
            <w:rFonts w:ascii="Times New Roman" w:eastAsia="Times New Roman" w:hAnsi="Times New Roman" w:cs="Times New Roman"/>
            <w:color w:val="000000"/>
          </w:rPr>
          <w:t>waste</w:t>
        </w:r>
      </w:ins>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 xml:space="preserve">attract dense aggregations of </w:t>
      </w:r>
      <w:ins w:id="22" w:author="Isabelle Cote" w:date="2024-02-07T11:11:00Z">
        <w:r w:rsidR="003D17AC">
          <w:rPr>
            <w:rFonts w:ascii="Times New Roman" w:eastAsia="Times New Roman" w:hAnsi="Times New Roman" w:cs="Times New Roman"/>
            <w:color w:val="000000"/>
          </w:rPr>
          <w:t>vertebrate</w:t>
        </w:r>
      </w:ins>
      <w:ins w:id="23" w:author="Isabelle Cote" w:date="2024-02-07T11:10:00Z">
        <w:r w:rsidR="003D17AC">
          <w:rPr>
            <w:rFonts w:ascii="Times New Roman" w:eastAsia="Times New Roman" w:hAnsi="Times New Roman" w:cs="Times New Roman"/>
            <w:color w:val="000000"/>
          </w:rPr>
          <w:t xml:space="preserve"> and invertebrate </w:t>
        </w:r>
      </w:ins>
      <w:r>
        <w:rPr>
          <w:rFonts w:ascii="Times New Roman" w:eastAsia="Times New Roman" w:hAnsi="Times New Roman" w:cs="Times New Roman"/>
          <w:color w:val="000000"/>
        </w:rPr>
        <w:t>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02013E">
        <w:rPr>
          <w:rFonts w:ascii="Times New Roman" w:eastAsia="Times New Roman" w:hAnsi="Times New Roman" w:cs="Times New Roman"/>
          <w:color w:val="000000"/>
        </w:rPr>
        <w:instrText xml:space="preserve"> ADDIN ZOTERO_ITEM CSL_CITATION {"citationID":"8lAWbXiS","properties":{"formattedCitation":"(Archer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02013E">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 xml:space="preserve">On a broad scale, </w:t>
      </w:r>
      <w:r w:rsidR="00761A9D">
        <w:rPr>
          <w:rFonts w:ascii="Times New Roman" w:eastAsia="Times New Roman" w:hAnsi="Times New Roman" w:cs="Times New Roman"/>
          <w:color w:val="000000"/>
        </w:rPr>
        <w:t xml:space="preserve">productivity increases with proximity to </w:t>
      </w:r>
      <w:r w:rsidR="0002013E">
        <w:rPr>
          <w:rFonts w:ascii="Times New Roman" w:eastAsia="Times New Roman" w:hAnsi="Times New Roman" w:cs="Times New Roman"/>
          <w:color w:val="000000"/>
        </w:rPr>
        <w:t>reefs with high densities of fishes</w:t>
      </w:r>
      <w:r w:rsidR="00761A9D">
        <w:rPr>
          <w:rFonts w:ascii="Times New Roman" w:eastAsia="Times New Roman" w:hAnsi="Times New Roman" w:cs="Times New Roman"/>
          <w:color w:val="000000"/>
        </w:rPr>
        <w:t xml:space="preserve"> </w:t>
      </w:r>
      <w:r w:rsidR="00761A9D">
        <w:rPr>
          <w:rFonts w:ascii="Times New Roman" w:eastAsia="Times New Roman" w:hAnsi="Times New Roman" w:cs="Times New Roman"/>
          <w:color w:val="000000"/>
        </w:rPr>
        <w:fldChar w:fldCharType="begin"/>
      </w:r>
      <w:r w:rsidR="00761A9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Pr>
          <w:rFonts w:ascii="Times New Roman" w:eastAsia="Times New Roman" w:hAnsi="Times New Roman" w:cs="Times New Roman"/>
          <w:color w:val="000000"/>
        </w:rPr>
        <w:fldChar w:fldCharType="separate"/>
      </w:r>
      <w:r w:rsidR="00761A9D">
        <w:rPr>
          <w:rFonts w:ascii="Times New Roman" w:eastAsia="Times New Roman" w:hAnsi="Times New Roman" w:cs="Times New Roman"/>
          <w:noProof/>
          <w:color w:val="000000"/>
        </w:rPr>
        <w:t>(Layman et al., 2016)</w:t>
      </w:r>
      <w:r w:rsidR="00761A9D">
        <w:rPr>
          <w:rFonts w:ascii="Times New Roman" w:eastAsia="Times New Roman" w:hAnsi="Times New Roman" w:cs="Times New Roman"/>
          <w:color w:val="000000"/>
        </w:rPr>
        <w:fldChar w:fldCharType="end"/>
      </w:r>
      <w:r w:rsidR="00761A9D">
        <w:rPr>
          <w:rFonts w:ascii="Times New Roman" w:eastAsia="Times New Roman" w:hAnsi="Times New Roman" w:cs="Times New Roman"/>
          <w:color w:val="000000"/>
        </w:rPr>
        <w:t xml:space="preserve">, while on a fine scale, </w:t>
      </w:r>
      <w:r w:rsidR="005110F5">
        <w:rPr>
          <w:rFonts w:ascii="Times New Roman" w:eastAsia="Times New Roman" w:hAnsi="Times New Roman" w:cs="Times New Roman"/>
          <w:color w:val="000000"/>
        </w:rPr>
        <w:t>s</w:t>
      </w:r>
      <w:r w:rsidR="006C4A83">
        <w:rPr>
          <w:rFonts w:ascii="Times New Roman" w:eastAsia="Times New Roman" w:hAnsi="Times New Roman" w:cs="Times New Roman"/>
          <w:color w:val="000000"/>
        </w:rPr>
        <w:t>heltering schools of fish increase nitrogen concentrations around</w:t>
      </w:r>
      <w:r w:rsidR="00F92DAE">
        <w:rPr>
          <w:rFonts w:ascii="Times New Roman" w:eastAsia="Times New Roman" w:hAnsi="Times New Roman" w:cs="Times New Roman"/>
          <w:color w:val="000000"/>
        </w:rPr>
        <w:t xml:space="preserve"> individual heads of coral</w:t>
      </w:r>
      <w:r w:rsidR="006C4A83">
        <w:rPr>
          <w:rFonts w:ascii="Times New Roman" w:eastAsia="Times New Roman" w:hAnsi="Times New Roman" w:cs="Times New Roman"/>
          <w:color w:val="000000"/>
        </w:rPr>
        <w:t>s</w:t>
      </w:r>
      <w:r w:rsidR="00F92DAE">
        <w:rPr>
          <w:rFonts w:ascii="Times New Roman" w:eastAsia="Times New Roman" w:hAnsi="Times New Roman" w:cs="Times New Roman"/>
          <w:color w:val="000000"/>
        </w:rPr>
        <w:t xml:space="preserve"> </w:t>
      </w:r>
      <w:r w:rsidR="006C4A83">
        <w:rPr>
          <w:rFonts w:ascii="Times New Roman" w:eastAsia="Times New Roman" w:hAnsi="Times New Roman" w:cs="Times New Roman"/>
          <w:color w:val="000000"/>
        </w:rPr>
        <w:t>relative to neighboring un</w:t>
      </w:r>
      <w:r w:rsidR="00F92DAE">
        <w:rPr>
          <w:rFonts w:ascii="Times New Roman" w:eastAsia="Times New Roman" w:hAnsi="Times New Roman" w:cs="Times New Roman"/>
          <w:color w:val="000000"/>
        </w:rPr>
        <w:t xml:space="preserve">inhabited </w:t>
      </w:r>
      <w:r w:rsidR="006C4A83">
        <w:rPr>
          <w:rFonts w:ascii="Times New Roman" w:eastAsia="Times New Roman" w:hAnsi="Times New Roman" w:cs="Times New Roman"/>
          <w:color w:val="000000"/>
        </w:rPr>
        <w:t xml:space="preserve">corals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w:t>
      </w:r>
      <w:r w:rsidR="008651BB">
        <w:rPr>
          <w:rFonts w:ascii="Times New Roman" w:eastAsia="Times New Roman" w:hAnsi="Times New Roman" w:cs="Times New Roman"/>
          <w:color w:val="000000"/>
        </w:rPr>
        <w:t>migrations are a source of temporal variation</w:t>
      </w:r>
      <w:r w:rsidR="00F92DAE">
        <w:rPr>
          <w:rFonts w:ascii="Times New Roman" w:eastAsia="Times New Roman" w:hAnsi="Times New Roman" w:cs="Times New Roman"/>
          <w:color w:val="000000"/>
        </w:rPr>
        <w:t xml:space="preserve"> as </w:t>
      </w:r>
      <w:ins w:id="24" w:author="Isabelle Cote" w:date="2024-02-07T11:11:00Z">
        <w:r w:rsidR="003D17AC">
          <w:rPr>
            <w:rFonts w:ascii="Times New Roman" w:eastAsia="Times New Roman" w:hAnsi="Times New Roman" w:cs="Times New Roman"/>
            <w:color w:val="000000"/>
          </w:rPr>
          <w:t xml:space="preserve">some </w:t>
        </w:r>
      </w:ins>
      <w:r w:rsidR="00F92DAE">
        <w:rPr>
          <w:rFonts w:ascii="Times New Roman" w:eastAsia="Times New Roman" w:hAnsi="Times New Roman" w:cs="Times New Roman"/>
          <w:color w:val="000000"/>
        </w:rPr>
        <w:t xml:space="preserve">fishes travel from their </w:t>
      </w:r>
      <w:ins w:id="25" w:author="Isabelle Cote" w:date="2024-02-07T11:12:00Z">
        <w:r w:rsidR="003D17AC">
          <w:rPr>
            <w:rFonts w:ascii="Times New Roman" w:eastAsia="Times New Roman" w:hAnsi="Times New Roman" w:cs="Times New Roman"/>
            <w:color w:val="000000"/>
          </w:rPr>
          <w:t xml:space="preserve">daytime </w:t>
        </w:r>
      </w:ins>
      <w:r w:rsidR="00F92DAE">
        <w:rPr>
          <w:rFonts w:ascii="Times New Roman" w:eastAsia="Times New Roman" w:hAnsi="Times New Roman" w:cs="Times New Roman"/>
          <w:color w:val="000000"/>
        </w:rPr>
        <w:t xml:space="preserve">feeding grounds to nighttime hiding </w:t>
      </w:r>
      <w:commentRangeStart w:id="26"/>
      <w:r w:rsidR="00F92DAE">
        <w:rPr>
          <w:rFonts w:ascii="Times New Roman" w:eastAsia="Times New Roman" w:hAnsi="Times New Roman" w:cs="Times New Roman"/>
          <w:color w:val="000000"/>
        </w:rPr>
        <w:t>spots</w:t>
      </w:r>
      <w:commentRangeEnd w:id="26"/>
      <w:r w:rsidR="003D17AC">
        <w:rPr>
          <w:rStyle w:val="CommentReference"/>
        </w:rPr>
        <w:commentReference w:id="26"/>
      </w:r>
      <w:r w:rsidR="00F92DAE">
        <w:rPr>
          <w:rFonts w:ascii="Times New Roman" w:eastAsia="Times New Roman" w:hAnsi="Times New Roman" w:cs="Times New Roman"/>
          <w:color w:val="000000"/>
        </w:rPr>
        <w:t xml:space="preserve">, transporting substantial quantities of </w:t>
      </w:r>
      <w:r w:rsidR="00A213FF">
        <w:rPr>
          <w:rFonts w:ascii="Times New Roman" w:eastAsia="Times New Roman" w:hAnsi="Times New Roman" w:cs="Times New Roman"/>
          <w:color w:val="000000"/>
        </w:rPr>
        <w:t>nitrogen</w:t>
      </w:r>
      <w:r w:rsidR="00F92DAE">
        <w:rPr>
          <w:rFonts w:ascii="Times New Roman" w:eastAsia="Times New Roman" w:hAnsi="Times New Roman" w:cs="Times New Roman"/>
          <w:color w:val="000000"/>
        </w:rPr>
        <w:t xml:space="preserve"> with </w:t>
      </w:r>
      <w:r w:rsidR="00F92DAE">
        <w:rPr>
          <w:rFonts w:ascii="Times New Roman" w:eastAsia="Times New Roman" w:hAnsi="Times New Roman" w:cs="Times New Roman"/>
          <w:color w:val="000000"/>
        </w:rPr>
        <w:lastRenderedPageBreak/>
        <w:t xml:space="preserve">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(Meyer and 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8651BB">
        <w:rPr>
          <w:rFonts w:ascii="Times New Roman" w:eastAsia="Times New Roman" w:hAnsi="Times New Roman" w:cs="Times New Roman"/>
          <w:color w:val="000000"/>
        </w:rPr>
        <w:t>r</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27"/>
      <w:commentRangeStart w:id="28"/>
      <w:r w:rsidR="00066613" w:rsidRPr="00676581">
        <w:rPr>
          <w:rFonts w:ascii="Times New Roman" w:eastAsia="Times New Roman" w:hAnsi="Times New Roman" w:cs="Times New Roman"/>
          <w:color w:val="000000"/>
        </w:rPr>
        <w:t>However</w:t>
      </w:r>
      <w:commentRangeEnd w:id="27"/>
      <w:commentRangeEnd w:id="28"/>
      <w:r w:rsidR="00CF7529">
        <w:rPr>
          <w:rFonts w:ascii="Times New Roman" w:eastAsia="Times New Roman" w:hAnsi="Times New Roman" w:cs="Times New Roman"/>
          <w:color w:val="000000"/>
        </w:rPr>
        <w:t>,</w:t>
      </w:r>
      <w:r w:rsidR="004173D2">
        <w:rPr>
          <w:rStyle w:val="CommentReference"/>
        </w:rPr>
        <w:commentReference w:id="27"/>
      </w:r>
      <w:r w:rsidR="003D17AC">
        <w:rPr>
          <w:rStyle w:val="CommentReference"/>
        </w:rPr>
        <w:commentReference w:id="28"/>
      </w:r>
      <w:r w:rsidR="00066613" w:rsidRPr="00676581">
        <w:rPr>
          <w:rFonts w:ascii="Times New Roman" w:eastAsia="Times New Roman" w:hAnsi="Times New Roman" w:cs="Times New Roman"/>
          <w:color w:val="000000"/>
        </w:rPr>
        <w:t xml:space="preserve"> the </w:t>
      </w:r>
      <w:ins w:id="29" w:author="Isabelle Cote" w:date="2024-02-07T11:18:00Z">
        <w:r w:rsidR="00E6680F">
          <w:rPr>
            <w:rFonts w:ascii="Times New Roman" w:eastAsia="Times New Roman" w:hAnsi="Times New Roman" w:cs="Times New Roman"/>
            <w:color w:val="000000"/>
          </w:rPr>
          <w:t xml:space="preserve">current </w:t>
        </w:r>
      </w:ins>
      <w:r w:rsidR="00066613" w:rsidRPr="00676581">
        <w:rPr>
          <w:rFonts w:ascii="Times New Roman" w:eastAsia="Times New Roman" w:hAnsi="Times New Roman" w:cs="Times New Roman"/>
          <w:color w:val="000000"/>
        </w:rPr>
        <w:t xml:space="preserve">understanding of </w:t>
      </w:r>
      <w:r w:rsidR="00237ED0" w:rsidRPr="00676581">
        <w:rPr>
          <w:rFonts w:ascii="Times New Roman" w:eastAsia="Times New Roman" w:hAnsi="Times New Roman" w:cs="Times New Roman"/>
          <w:color w:val="000000"/>
        </w:rPr>
        <w:t xml:space="preserve">animal-driven </w:t>
      </w:r>
      <w:proofErr w:type="spellStart"/>
      <w:ins w:id="30" w:author="Isabelle Cote" w:date="2024-02-07T11:14:00Z">
        <w:r w:rsidR="003D17AC">
          <w:rPr>
            <w:rFonts w:ascii="Times New Roman" w:eastAsia="Times New Roman" w:hAnsi="Times New Roman" w:cs="Times New Roman"/>
            <w:color w:val="000000"/>
          </w:rPr>
          <w:t>spatio</w:t>
        </w:r>
        <w:proofErr w:type="spellEnd"/>
        <w:r w:rsidR="003D17AC">
          <w:rPr>
            <w:rFonts w:ascii="Times New Roman" w:eastAsia="Times New Roman" w:hAnsi="Times New Roman" w:cs="Times New Roman"/>
            <w:color w:val="000000"/>
          </w:rPr>
          <w:t xml:space="preserve">-temporal </w:t>
        </w:r>
      </w:ins>
      <w:r w:rsidR="00237ED0" w:rsidRPr="00676581">
        <w:rPr>
          <w:rFonts w:ascii="Times New Roman" w:eastAsia="Times New Roman" w:hAnsi="Times New Roman" w:cs="Times New Roman"/>
          <w:color w:val="000000"/>
        </w:rPr>
        <w:t xml:space="preserve">variability of </w:t>
      </w:r>
      <w:r w:rsidR="00A213FF">
        <w:rPr>
          <w:rFonts w:ascii="Times New Roman" w:eastAsia="Times New Roman" w:hAnsi="Times New Roman" w:cs="Times New Roman"/>
          <w:color w:val="000000"/>
        </w:rPr>
        <w:t>nitrogen</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59C2088B" w14:textId="64CB7DD2" w:rsidR="00237ED0"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w:t>
      </w:r>
      <w:r w:rsidR="00A213FF">
        <w:rPr>
          <w:rFonts w:ascii="Times New Roman" w:eastAsia="Times New Roman" w:hAnsi="Times New Roman" w:cs="Times New Roman"/>
          <w:color w:val="000000"/>
        </w:rPr>
        <w:t>nutrients</w:t>
      </w:r>
      <w:r w:rsidR="00B874D2">
        <w:rPr>
          <w:rFonts w:ascii="Times New Roman" w:eastAsia="Times New Roman" w:hAnsi="Times New Roman" w:cs="Times New Roman"/>
          <w:color w:val="000000"/>
        </w:rPr>
        <w:t xml:space="preserve">, such as upwelling and freshwater runoff, are generally thought to </w:t>
      </w:r>
      <w:ins w:id="31" w:author="Isabelle Cote" w:date="2024-02-07T11:19:00Z">
        <w:r w:rsidR="00E6680F">
          <w:rPr>
            <w:rFonts w:ascii="Times New Roman" w:eastAsia="Times New Roman" w:hAnsi="Times New Roman" w:cs="Times New Roman"/>
            <w:color w:val="000000"/>
          </w:rPr>
          <w:t xml:space="preserve">be </w:t>
        </w:r>
      </w:ins>
      <w:r w:rsidR="00B874D2">
        <w:rPr>
          <w:rFonts w:ascii="Times New Roman" w:eastAsia="Times New Roman" w:hAnsi="Times New Roman" w:cs="Times New Roman"/>
          <w:color w:val="000000"/>
        </w:rPr>
        <w:t>domina</w:t>
      </w:r>
      <w:ins w:id="32" w:author="Isabelle Cote" w:date="2024-02-07T11:19:00Z">
        <w:r w:rsidR="00E6680F">
          <w:rPr>
            <w:rFonts w:ascii="Times New Roman" w:eastAsia="Times New Roman" w:hAnsi="Times New Roman" w:cs="Times New Roman"/>
            <w:color w:val="000000"/>
          </w:rPr>
          <w:t>nt</w:t>
        </w:r>
      </w:ins>
      <w:del w:id="33" w:author="Isabelle Cote" w:date="2024-02-07T11:19:00Z">
        <w:r w:rsidR="00B874D2" w:rsidDel="00E6680F">
          <w:rPr>
            <w:rFonts w:ascii="Times New Roman" w:eastAsia="Times New Roman" w:hAnsi="Times New Roman" w:cs="Times New Roman"/>
            <w:color w:val="000000"/>
          </w:rPr>
          <w:delText>te</w:delText>
        </w:r>
      </w:del>
      <w:r w:rsidR="00B874D2">
        <w:rPr>
          <w:rFonts w:ascii="Times New Roman" w:eastAsia="Times New Roman" w:hAnsi="Times New Roman" w:cs="Times New Roman"/>
          <w:color w:val="000000"/>
        </w:rPr>
        <w:t xml:space="preserve"> drivers of </w:t>
      </w:r>
      <w:r w:rsidR="00A213FF">
        <w:rPr>
          <w:rFonts w:ascii="Times New Roman" w:eastAsia="Times New Roman" w:hAnsi="Times New Roman" w:cs="Times New Roman"/>
          <w:color w:val="000000"/>
        </w:rPr>
        <w:t>nitrogen</w:t>
      </w:r>
      <w:r w:rsidR="00B874D2">
        <w:rPr>
          <w:rFonts w:ascii="Times New Roman" w:eastAsia="Times New Roman" w:hAnsi="Times New Roman" w:cs="Times New Roman"/>
          <w:color w:val="000000"/>
        </w:rPr>
        <w:t xml:space="preserve"> variability</w:t>
      </w:r>
      <w:r w:rsidR="006D7F06">
        <w:rPr>
          <w:rFonts w:ascii="Times New Roman" w:eastAsia="Times New Roman" w:hAnsi="Times New Roman" w:cs="Times New Roman"/>
          <w:color w:val="000000"/>
        </w:rPr>
        <w:t xml:space="preserve"> </w:t>
      </w:r>
      <w:r w:rsidR="006D7F06">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(Dayton et al., 1999; Mann, 1973)</w:t>
      </w:r>
      <w:r w:rsidR="006D7F06">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 xml:space="preserve">. </w:t>
      </w:r>
      <w:r w:rsidR="00B8757C">
        <w:rPr>
          <w:rFonts w:ascii="Times New Roman" w:eastAsia="Times New Roman" w:hAnsi="Times New Roman" w:cs="Times New Roman"/>
          <w:color w:val="000000"/>
        </w:rPr>
        <w:t>Due to the open nature of nearshore environments, h</w:t>
      </w:r>
      <w:r w:rsidR="00B874D2">
        <w:rPr>
          <w:rFonts w:ascii="Times New Roman" w:eastAsia="Times New Roman" w:hAnsi="Times New Roman" w:cs="Times New Roman"/>
          <w:color w:val="000000"/>
        </w:rPr>
        <w:t xml:space="preserve">igh water flow due to currents, tides, and wave action are </w:t>
      </w:r>
      <w:r w:rsidR="006D7F06">
        <w:rPr>
          <w:rFonts w:ascii="Times New Roman" w:eastAsia="Times New Roman" w:hAnsi="Times New Roman" w:cs="Times New Roman"/>
          <w:color w:val="000000"/>
        </w:rPr>
        <w:t>theorized</w:t>
      </w:r>
      <w:r w:rsidR="00B874D2">
        <w:rPr>
          <w:rFonts w:ascii="Times New Roman" w:eastAsia="Times New Roman" w:hAnsi="Times New Roman" w:cs="Times New Roman"/>
          <w:color w:val="000000"/>
        </w:rPr>
        <w:t xml:space="preserve">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 xml:space="preserve">variation </w:t>
      </w:r>
      <w:r w:rsidR="00B8757C">
        <w:rPr>
          <w:rFonts w:ascii="Times New Roman" w:eastAsia="Times New Roman" w:hAnsi="Times New Roman" w:cs="Times New Roman"/>
          <w:color w:val="000000"/>
        </w:rPr>
        <w:fldChar w:fldCharType="begin"/>
      </w:r>
      <w:r w:rsidR="00B8757C">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Pr>
          <w:rFonts w:ascii="Times New Roman" w:eastAsia="Times New Roman" w:hAnsi="Times New Roman" w:cs="Times New Roman"/>
          <w:color w:val="000000"/>
        </w:rPr>
        <w:fldChar w:fldCharType="separate"/>
      </w:r>
      <w:r w:rsidR="00B8757C">
        <w:rPr>
          <w:rFonts w:ascii="Times New Roman" w:eastAsia="Times New Roman" w:hAnsi="Times New Roman" w:cs="Times New Roman"/>
          <w:noProof/>
          <w:color w:val="000000"/>
        </w:rPr>
        <w:t>(Probyn and Chapman, 1983)</w:t>
      </w:r>
      <w:r w:rsidR="00B8757C">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w:t>
      </w:r>
      <w:del w:id="34" w:author="Isabelle Cote" w:date="2024-02-07T11:20:00Z">
        <w:r w:rsidR="00A44D01" w:rsidDel="00E6680F">
          <w:rPr>
            <w:rFonts w:ascii="Times New Roman" w:eastAsia="Times New Roman" w:hAnsi="Times New Roman" w:cs="Times New Roman"/>
            <w:color w:val="000000"/>
          </w:rPr>
          <w:delText xml:space="preserve"> the</w:delText>
        </w:r>
      </w:del>
      <w:r w:rsidR="00A44D01">
        <w:rPr>
          <w:rFonts w:ascii="Times New Roman" w:eastAsia="Times New Roman" w:hAnsi="Times New Roman" w:cs="Times New Roman"/>
          <w:color w:val="000000"/>
        </w:rPr>
        <w:t xml:space="preserve"> small</w:t>
      </w:r>
      <w:ins w:id="35" w:author="Isabelle Cote" w:date="2024-02-07T11:20:00Z">
        <w:r w:rsidR="00E6680F">
          <w:rPr>
            <w:rFonts w:ascii="Times New Roman" w:eastAsia="Times New Roman" w:hAnsi="Times New Roman" w:cs="Times New Roman"/>
            <w:color w:val="000000"/>
          </w:rPr>
          <w:t xml:space="preserve"> </w:t>
        </w:r>
      </w:ins>
      <w:del w:id="36" w:author="Isabelle Cote" w:date="2024-02-07T11:20:00Z">
        <w:r w:rsidR="00A44D01" w:rsidDel="00E6680F">
          <w:rPr>
            <w:rFonts w:ascii="Times New Roman" w:eastAsia="Times New Roman" w:hAnsi="Times New Roman" w:cs="Times New Roman"/>
            <w:color w:val="000000"/>
          </w:rPr>
          <w:delText>-</w:delText>
        </w:r>
      </w:del>
      <w:r w:rsidR="00A44D01">
        <w:rPr>
          <w:rFonts w:ascii="Times New Roman" w:eastAsia="Times New Roman" w:hAnsi="Times New Roman" w:cs="Times New Roman"/>
          <w:color w:val="000000"/>
        </w:rPr>
        <w:t>scale</w:t>
      </w:r>
      <w:ins w:id="37" w:author="Isabelle Cote" w:date="2024-02-07T11:20:00Z">
        <w:r w:rsidR="00E6680F">
          <w:rPr>
            <w:rFonts w:ascii="Times New Roman" w:eastAsia="Times New Roman" w:hAnsi="Times New Roman" w:cs="Times New Roman"/>
            <w:color w:val="000000"/>
          </w:rPr>
          <w:t>s</w:t>
        </w:r>
      </w:ins>
      <w:r w:rsidR="00A44D01">
        <w:rPr>
          <w:rFonts w:ascii="Times New Roman" w:eastAsia="Times New Roman" w:hAnsi="Times New Roman" w:cs="Times New Roman"/>
          <w:color w:val="000000"/>
        </w:rPr>
        <w:t xml:space="preserve">, and considered resource limitation mainly at large, </w:t>
      </w:r>
      <w:ins w:id="38" w:author="Isabelle Cote" w:date="2024-02-07T11:20:00Z">
        <w:r w:rsidR="00E6680F">
          <w:rPr>
            <w:rFonts w:ascii="Times New Roman" w:eastAsia="Times New Roman" w:hAnsi="Times New Roman" w:cs="Times New Roman"/>
            <w:color w:val="000000"/>
          </w:rPr>
          <w:t xml:space="preserve">regional </w:t>
        </w:r>
      </w:ins>
      <w:del w:id="39" w:author="Isabelle Cote" w:date="2024-02-07T11:20:00Z">
        <w:r w:rsidR="00A44D01" w:rsidDel="00E6680F">
          <w:rPr>
            <w:rFonts w:ascii="Times New Roman" w:eastAsia="Times New Roman" w:hAnsi="Times New Roman" w:cs="Times New Roman"/>
            <w:color w:val="000000"/>
          </w:rPr>
          <w:delText xml:space="preserve">continental </w:delText>
        </w:r>
      </w:del>
      <w:r w:rsidR="00A44D01">
        <w:rPr>
          <w:rFonts w:ascii="Times New Roman" w:eastAsia="Times New Roman" w:hAnsi="Times New Roman" w:cs="Times New Roman"/>
          <w:color w:val="000000"/>
        </w:rPr>
        <w:t xml:space="preserve">or </w:t>
      </w:r>
      <w:ins w:id="40" w:author="Isabelle Cote" w:date="2024-02-07T11:20:00Z">
        <w:r w:rsidR="00E6680F">
          <w:rPr>
            <w:rFonts w:ascii="Times New Roman" w:eastAsia="Times New Roman" w:hAnsi="Times New Roman" w:cs="Times New Roman"/>
            <w:color w:val="000000"/>
          </w:rPr>
          <w:t xml:space="preserve">continental </w:t>
        </w:r>
      </w:ins>
      <w:del w:id="41" w:author="Isabelle Cote" w:date="2024-02-07T11:20:00Z">
        <w:r w:rsidR="00A44D01" w:rsidDel="00E6680F">
          <w:rPr>
            <w:rFonts w:ascii="Times New Roman" w:eastAsia="Times New Roman" w:hAnsi="Times New Roman" w:cs="Times New Roman"/>
            <w:color w:val="000000"/>
          </w:rPr>
          <w:delText xml:space="preserve">regional </w:delText>
        </w:r>
      </w:del>
      <w:r w:rsidR="00A44D01">
        <w:rPr>
          <w:rFonts w:ascii="Times New Roman" w:eastAsia="Times New Roman" w:hAnsi="Times New Roman" w:cs="Times New Roman"/>
          <w:color w:val="000000"/>
        </w:rPr>
        <w:t>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(Menge, 1992; Paine, 1986)</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meso</w:t>
      </w:r>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scale variation in allochthonous </w:t>
      </w:r>
      <w:r w:rsidR="00A213FF">
        <w:rPr>
          <w:rFonts w:ascii="Times New Roman" w:eastAsia="Times New Roman" w:hAnsi="Times New Roman" w:cs="Times New Roman"/>
          <w:color w:val="000000"/>
        </w:rPr>
        <w:t xml:space="preserve">nitrogen </w:t>
      </w:r>
      <w:r w:rsidR="00997F39">
        <w:rPr>
          <w:rFonts w:ascii="Times New Roman" w:eastAsia="Times New Roman" w:hAnsi="Times New Roman" w:cs="Times New Roman"/>
          <w:color w:val="000000"/>
        </w:rPr>
        <w:t>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29789C">
        <w:rPr>
          <w:rFonts w:ascii="Times New Roman" w:eastAsia="Times New Roman" w:hAnsi="Times New Roman" w:cs="Times New Roman"/>
          <w:color w:val="000000"/>
        </w:rPr>
        <w:t xml:space="preserve"> and even weaken top-down control </w:t>
      </w:r>
      <w:r w:rsidR="0029789C">
        <w:rPr>
          <w:rFonts w:ascii="Times New Roman" w:eastAsia="Times New Roman" w:hAnsi="Times New Roman" w:cs="Times New Roman"/>
          <w:color w:val="000000"/>
        </w:rPr>
        <w:fldChar w:fldCharType="begin"/>
      </w:r>
      <w:r w:rsidR="0029789C">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Pr>
          <w:rFonts w:ascii="Times New Roman" w:eastAsia="Times New Roman" w:hAnsi="Times New Roman" w:cs="Times New Roman"/>
          <w:color w:val="000000"/>
        </w:rPr>
        <w:fldChar w:fldCharType="separate"/>
      </w:r>
      <w:r w:rsidR="0029789C">
        <w:rPr>
          <w:rFonts w:ascii="Times New Roman" w:eastAsia="Times New Roman" w:hAnsi="Times New Roman" w:cs="Times New Roman"/>
          <w:noProof/>
          <w:color w:val="000000"/>
        </w:rPr>
        <w:t>(Sellers et al., 2020)</w:t>
      </w:r>
      <w:r w:rsidR="0029789C">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ins w:id="42" w:author="Isabelle Cote" w:date="2024-02-07T11:21:00Z">
        <w:r w:rsidR="00E6680F">
          <w:rPr>
            <w:rFonts w:ascii="Times New Roman" w:eastAsia="Times New Roman" w:hAnsi="Times New Roman" w:cs="Times New Roman"/>
            <w:color w:val="000000"/>
          </w:rPr>
          <w:t>For example, i</w:t>
        </w:r>
      </w:ins>
      <w:del w:id="43" w:author="Isabelle Cote" w:date="2024-02-07T11:21:00Z">
        <w:r w:rsidDel="00E6680F">
          <w:rPr>
            <w:rFonts w:ascii="Times New Roman" w:eastAsia="Times New Roman" w:hAnsi="Times New Roman" w:cs="Times New Roman"/>
            <w:color w:val="000000"/>
          </w:rPr>
          <w:delText>I</w:delText>
        </w:r>
      </w:del>
      <w:r>
        <w:rPr>
          <w:rFonts w:ascii="Times New Roman" w:eastAsia="Times New Roman" w:hAnsi="Times New Roman" w:cs="Times New Roman"/>
          <w:color w:val="000000"/>
        </w:rPr>
        <w:t>ntertidal mussel beds</w:t>
      </w:r>
      <w:commentRangeStart w:id="44"/>
      <w:r>
        <w:rPr>
          <w:rFonts w:ascii="Times New Roman" w:eastAsia="Times New Roman" w:hAnsi="Times New Roman" w:cs="Times New Roman"/>
          <w:color w:val="000000"/>
        </w:rPr>
        <w:t xml:space="preserve">, which form dense aggregations of bivalves, </w:t>
      </w:r>
      <w:commentRangeEnd w:id="44"/>
      <w:r w:rsidR="00E6680F">
        <w:rPr>
          <w:rStyle w:val="CommentReference"/>
        </w:rPr>
        <w:commentReference w:id="44"/>
      </w:r>
      <w:r>
        <w:rPr>
          <w:rFonts w:ascii="Times New Roman" w:eastAsia="Times New Roman" w:hAnsi="Times New Roman" w:cs="Times New Roman"/>
          <w:color w:val="000000"/>
        </w:rPr>
        <w:t xml:space="preserve">contributed to meso-scale </w:t>
      </w:r>
      <w:ins w:id="45" w:author="Isabelle Cote" w:date="2024-02-07T11:22:00Z">
        <w:r w:rsidR="00E6680F">
          <w:rPr>
            <w:rFonts w:ascii="Times New Roman" w:eastAsia="Times New Roman" w:hAnsi="Times New Roman" w:cs="Times New Roman"/>
            <w:color w:val="000000"/>
          </w:rPr>
          <w:t xml:space="preserve">(give an idea of what this scale is, i.e. 10s of km?) </w:t>
        </w:r>
      </w:ins>
      <w:r>
        <w:rPr>
          <w:rFonts w:ascii="Times New Roman" w:eastAsia="Times New Roman" w:hAnsi="Times New Roman" w:cs="Times New Roman"/>
          <w:color w:val="000000"/>
        </w:rPr>
        <w:t xml:space="preserve">variation in </w:t>
      </w:r>
      <w:r w:rsidR="00A213FF">
        <w:rPr>
          <w:rFonts w:ascii="Times New Roman" w:eastAsia="Times New Roman" w:hAnsi="Times New Roman" w:cs="Times New Roman"/>
          <w:color w:val="000000"/>
        </w:rPr>
        <w:t xml:space="preserve">nitrogen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a nearby wave</w:t>
      </w:r>
      <w:ins w:id="46" w:author="Isabelle Cote" w:date="2024-02-07T11:22:00Z">
        <w:r w:rsidR="00E6680F">
          <w:rPr>
            <w:rFonts w:ascii="Times New Roman" w:eastAsia="Times New Roman" w:hAnsi="Times New Roman" w:cs="Times New Roman"/>
            <w:color w:val="000000"/>
          </w:rPr>
          <w:t>-</w:t>
        </w:r>
      </w:ins>
      <w:del w:id="47" w:author="Isabelle Cote" w:date="2024-02-07T11:22:00Z">
        <w:r w:rsidDel="00E6680F">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 xml:space="preserve">exposed shoreline, mussels also contributed to small-scale </w:t>
      </w:r>
      <w:ins w:id="48" w:author="Isabelle Cote" w:date="2024-02-07T11:22:00Z">
        <w:r w:rsidR="00E6680F">
          <w:rPr>
            <w:rFonts w:ascii="Times New Roman" w:eastAsia="Times New Roman" w:hAnsi="Times New Roman" w:cs="Times New Roman"/>
            <w:color w:val="000000"/>
          </w:rPr>
          <w:t xml:space="preserve">(10s to 100s m??) </w:t>
        </w:r>
      </w:ins>
      <w:r>
        <w:rPr>
          <w:rFonts w:ascii="Times New Roman" w:eastAsia="Times New Roman" w:hAnsi="Times New Roman" w:cs="Times New Roman"/>
          <w:color w:val="000000"/>
        </w:rPr>
        <w:t xml:space="preserve">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FA0E9B">
        <w:rPr>
          <w:rFonts w:ascii="Times New Roman" w:eastAsia="Times New Roman" w:hAnsi="Times New Roman" w:cs="Times New Roman"/>
          <w:color w:val="000000"/>
        </w:rPr>
        <w:t xml:space="preserve"> Vertical gradients in ammonium concentration in the water column arise from microbial </w:t>
      </w:r>
      <w:r w:rsidR="00C26711">
        <w:rPr>
          <w:rFonts w:ascii="Times New Roman" w:eastAsia="Times New Roman" w:hAnsi="Times New Roman" w:cs="Times New Roman"/>
          <w:color w:val="000000"/>
        </w:rPr>
        <w:t>remineralization</w:t>
      </w:r>
      <w:r w:rsidR="00FA0E9B">
        <w:rPr>
          <w:rFonts w:ascii="Times New Roman" w:eastAsia="Times New Roman" w:hAnsi="Times New Roman" w:cs="Times New Roman"/>
          <w:color w:val="000000"/>
        </w:rPr>
        <w:t xml:space="preserve"> in </w:t>
      </w:r>
      <w:r w:rsidR="00C26711">
        <w:rPr>
          <w:rFonts w:ascii="Times New Roman" w:eastAsia="Times New Roman" w:hAnsi="Times New Roman" w:cs="Times New Roman"/>
          <w:color w:val="000000"/>
        </w:rPr>
        <w:t xml:space="preserve">sandy </w:t>
      </w:r>
      <w:r w:rsidR="00FA0E9B">
        <w:rPr>
          <w:rFonts w:ascii="Times New Roman" w:eastAsia="Times New Roman" w:hAnsi="Times New Roman" w:cs="Times New Roman"/>
          <w:color w:val="000000"/>
        </w:rPr>
        <w:t>sediment</w:t>
      </w:r>
      <w:r w:rsidR="00C26711">
        <w:rPr>
          <w:rFonts w:ascii="Times New Roman" w:eastAsia="Times New Roman" w:hAnsi="Times New Roman" w:cs="Times New Roman"/>
          <w:color w:val="000000"/>
        </w:rPr>
        <w:t xml:space="preserve"> around kelp forests</w:t>
      </w:r>
      <w:r w:rsidR="00FA0E9B">
        <w:rPr>
          <w:rFonts w:ascii="Times New Roman" w:eastAsia="Times New Roman" w:hAnsi="Times New Roman" w:cs="Times New Roman"/>
          <w:color w:val="000000"/>
        </w:rPr>
        <w:t xml:space="preserve"> </w:t>
      </w:r>
      <w:r w:rsidR="00C26711">
        <w:rPr>
          <w:rFonts w:ascii="Times New Roman" w:eastAsia="Times New Roman" w:hAnsi="Times New Roman" w:cs="Times New Roman"/>
          <w:color w:val="000000"/>
        </w:rPr>
        <w:fldChar w:fldCharType="begin"/>
      </w:r>
      <w:r w:rsidR="00C26711">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Pr>
          <w:rFonts w:ascii="Times New Roman" w:eastAsia="Times New Roman" w:hAnsi="Times New Roman" w:cs="Times New Roman"/>
          <w:color w:val="000000"/>
        </w:rPr>
        <w:fldChar w:fldCharType="separate"/>
      </w:r>
      <w:r w:rsidR="00C26711">
        <w:rPr>
          <w:rFonts w:ascii="Times New Roman" w:eastAsia="Times New Roman" w:hAnsi="Times New Roman" w:cs="Times New Roman"/>
          <w:noProof/>
          <w:color w:val="000000"/>
        </w:rPr>
        <w:t>(Lowman et al., 2023)</w:t>
      </w:r>
      <w:r w:rsidR="00C26711">
        <w:rPr>
          <w:rFonts w:ascii="Times New Roman" w:eastAsia="Times New Roman" w:hAnsi="Times New Roman" w:cs="Times New Roman"/>
          <w:color w:val="000000"/>
        </w:rPr>
        <w:fldChar w:fldCharType="end"/>
      </w:r>
      <w:r w:rsidR="00C26711">
        <w:rPr>
          <w:rFonts w:ascii="Times New Roman" w:eastAsia="Times New Roman" w:hAnsi="Times New Roman" w:cs="Times New Roman"/>
          <w:color w:val="000000"/>
        </w:rPr>
        <w:t>.</w:t>
      </w:r>
      <w:r w:rsidR="00A213FF">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lastRenderedPageBreak/>
        <w:t xml:space="preserve">Therefore, regenerated </w:t>
      </w:r>
      <w:r w:rsidR="00A213FF">
        <w:rPr>
          <w:rFonts w:ascii="Times New Roman" w:eastAsia="Times New Roman" w:hAnsi="Times New Roman" w:cs="Times New Roman"/>
          <w:color w:val="000000"/>
        </w:rPr>
        <w:t xml:space="preserve">nitrogen </w:t>
      </w:r>
      <w:r w:rsidR="00BC463D">
        <w:rPr>
          <w:rFonts w:ascii="Times New Roman" w:eastAsia="Times New Roman" w:hAnsi="Times New Roman" w:cs="Times New Roman"/>
          <w:color w:val="000000"/>
        </w:rPr>
        <w:t xml:space="preserve">may contribute substantially to large-, meso-, and small-scale variation in </w:t>
      </w:r>
      <w:r w:rsidR="00B40590" w:rsidRPr="00BC463D">
        <w:rPr>
          <w:rFonts w:ascii="Times New Roman" w:eastAsia="Times New Roman" w:hAnsi="Times New Roman" w:cs="Times New Roman"/>
          <w:color w:val="000000"/>
        </w:rPr>
        <w:t>nutrient availability</w:t>
      </w:r>
      <w:ins w:id="49" w:author="Isabelle Cote" w:date="2024-02-07T11:23:00Z">
        <w:r w:rsidR="00E6680F">
          <w:rPr>
            <w:rFonts w:ascii="Times New Roman" w:eastAsia="Times New Roman" w:hAnsi="Times New Roman" w:cs="Times New Roman"/>
            <w:color w:val="000000"/>
          </w:rPr>
          <w:t>, even</w:t>
        </w:r>
      </w:ins>
      <w:r w:rsidR="00B40590" w:rsidRPr="00BC463D">
        <w:rPr>
          <w:rFonts w:ascii="Times New Roman" w:eastAsia="Times New Roman" w:hAnsi="Times New Roman" w:cs="Times New Roman"/>
          <w:color w:val="000000"/>
        </w:rPr>
        <w:t xml:space="preserve"> in high</w:t>
      </w:r>
      <w:ins w:id="50" w:author="Isabelle Cote" w:date="2024-02-07T11:23:00Z">
        <w:r w:rsidR="00E6680F">
          <w:rPr>
            <w:rFonts w:ascii="Times New Roman" w:eastAsia="Times New Roman" w:hAnsi="Times New Roman" w:cs="Times New Roman"/>
            <w:color w:val="000000"/>
          </w:rPr>
          <w:t>-</w:t>
        </w:r>
      </w:ins>
      <w:del w:id="51" w:author="Isabelle Cote" w:date="2024-02-07T11:23:00Z">
        <w:r w:rsidR="00B40590" w:rsidRPr="00BC463D" w:rsidDel="00E6680F">
          <w:rPr>
            <w:rFonts w:ascii="Times New Roman" w:eastAsia="Times New Roman" w:hAnsi="Times New Roman" w:cs="Times New Roman"/>
            <w:color w:val="000000"/>
          </w:rPr>
          <w:delText xml:space="preserve"> </w:delText>
        </w:r>
      </w:del>
      <w:r w:rsidR="00B40590" w:rsidRPr="00BC463D">
        <w:rPr>
          <w:rFonts w:ascii="Times New Roman" w:eastAsia="Times New Roman" w:hAnsi="Times New Roman" w:cs="Times New Roman"/>
          <w:color w:val="000000"/>
        </w:rPr>
        <w:t xml:space="preserve">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65442B3" w14:textId="39683713" w:rsidR="00D57AB2"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Contrary to </w:t>
      </w:r>
      <w:del w:id="52" w:author="Isabelle Cote" w:date="2024-02-07T11:23:00Z">
        <w:r w:rsidDel="00E6680F">
          <w:rPr>
            <w:rFonts w:ascii="Times New Roman" w:eastAsia="Times New Roman" w:hAnsi="Times New Roman" w:cs="Times New Roman"/>
            <w:color w:val="000000"/>
          </w:rPr>
          <w:delText xml:space="preserve">other </w:delText>
        </w:r>
      </w:del>
      <w:r>
        <w:rPr>
          <w:rFonts w:ascii="Times New Roman" w:eastAsia="Times New Roman" w:hAnsi="Times New Roman" w:cs="Times New Roman"/>
          <w:color w:val="000000"/>
        </w:rPr>
        <w:t xml:space="preserve">experiments </w:t>
      </w:r>
      <w:del w:id="53" w:author="Isabelle Cote" w:date="2024-02-07T11:23:00Z">
        <w:r w:rsidDel="00E6680F">
          <w:rPr>
            <w:rFonts w:ascii="Times New Roman" w:eastAsia="Times New Roman" w:hAnsi="Times New Roman" w:cs="Times New Roman"/>
            <w:color w:val="000000"/>
          </w:rPr>
          <w:delText xml:space="preserve">which </w:delText>
        </w:r>
      </w:del>
      <w:ins w:id="54" w:author="Isabelle Cote" w:date="2024-02-07T11:23:00Z">
        <w:r w:rsidR="00E6680F">
          <w:rPr>
            <w:rFonts w:ascii="Times New Roman" w:eastAsia="Times New Roman" w:hAnsi="Times New Roman" w:cs="Times New Roman"/>
            <w:color w:val="000000"/>
          </w:rPr>
          <w:t>that</w:t>
        </w:r>
        <w:r w:rsidR="00E6680F">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 xml:space="preserve">shallow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 xml:space="preserve">many of which are economically, ecologically, and culturally important </w:t>
      </w:r>
      <w:r w:rsidR="005209E1">
        <w:rPr>
          <w:rFonts w:ascii="Times New Roman" w:eastAsia="Times New Roman" w:hAnsi="Times New Roman" w:cs="Times New Roman"/>
          <w:color w:val="000000"/>
        </w:rPr>
        <w:fldChar w:fldCharType="begin"/>
      </w:r>
      <w:r w:rsidR="005209E1">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Pr>
          <w:rFonts w:ascii="Times New Roman" w:eastAsia="Times New Roman" w:hAnsi="Times New Roman" w:cs="Times New Roman"/>
          <w:color w:val="000000"/>
        </w:rPr>
        <w:fldChar w:fldCharType="separate"/>
      </w:r>
      <w:r w:rsidR="005209E1">
        <w:rPr>
          <w:rFonts w:ascii="Times New Roman" w:eastAsia="Times New Roman" w:hAnsi="Times New Roman" w:cs="Times New Roman"/>
          <w:noProof/>
          <w:color w:val="000000"/>
        </w:rPr>
        <w:t>(Steneck et al., 2002)</w:t>
      </w:r>
      <w:r w:rsidR="005209E1">
        <w:rPr>
          <w:rFonts w:ascii="Times New Roman" w:eastAsia="Times New Roman" w:hAnsi="Times New Roman" w:cs="Times New Roman"/>
          <w:color w:val="000000"/>
        </w:rPr>
        <w:fldChar w:fldCharType="end"/>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w:t>
      </w:r>
      <w:r w:rsidR="00043001">
        <w:rPr>
          <w:rFonts w:ascii="Times New Roman" w:eastAsia="Times New Roman" w:hAnsi="Times New Roman" w:cs="Times New Roman"/>
          <w:color w:val="000000"/>
        </w:rPr>
        <w:t xml:space="preserve">on small </w:t>
      </w:r>
      <w:ins w:id="55" w:author="Isabelle Cote" w:date="2024-02-07T11:24:00Z">
        <w:r w:rsidR="00E6680F">
          <w:rPr>
            <w:rFonts w:ascii="Times New Roman" w:eastAsia="Times New Roman" w:hAnsi="Times New Roman" w:cs="Times New Roman"/>
            <w:color w:val="000000"/>
          </w:rPr>
          <w:t>to</w:t>
        </w:r>
      </w:ins>
      <w:del w:id="56" w:author="Isabelle Cote" w:date="2024-02-07T11:24:00Z">
        <w:r w:rsidR="00043001" w:rsidDel="00E6680F">
          <w:rPr>
            <w:rFonts w:ascii="Times New Roman" w:eastAsia="Times New Roman" w:hAnsi="Times New Roman" w:cs="Times New Roman"/>
            <w:color w:val="000000"/>
          </w:rPr>
          <w:delText>–</w:delText>
        </w:r>
      </w:del>
      <w:r w:rsidR="00043001">
        <w:rPr>
          <w:rFonts w:ascii="Times New Roman" w:eastAsia="Times New Roman" w:hAnsi="Times New Roman" w:cs="Times New Roman"/>
          <w:color w:val="000000"/>
        </w:rPr>
        <w:t xml:space="preserve"> </w:t>
      </w:r>
      <w:proofErr w:type="spellStart"/>
      <w:r w:rsidR="00043001">
        <w:rPr>
          <w:rFonts w:ascii="Times New Roman" w:eastAsia="Times New Roman" w:hAnsi="Times New Roman" w:cs="Times New Roman"/>
          <w:color w:val="000000"/>
        </w:rPr>
        <w:t>meso</w:t>
      </w:r>
      <w:proofErr w:type="spellEnd"/>
      <w:r w:rsidR="00043001">
        <w:rPr>
          <w:rFonts w:ascii="Times New Roman" w:eastAsia="Times New Roman" w:hAnsi="Times New Roman" w:cs="Times New Roman"/>
          <w:color w:val="000000"/>
        </w:rPr>
        <w:t xml:space="preserve"> </w:t>
      </w:r>
      <w:commentRangeStart w:id="57"/>
      <w:r w:rsidR="00043001">
        <w:rPr>
          <w:rFonts w:ascii="Times New Roman" w:eastAsia="Times New Roman" w:hAnsi="Times New Roman" w:cs="Times New Roman"/>
          <w:color w:val="000000"/>
        </w:rPr>
        <w:t>scales</w:t>
      </w:r>
      <w:commentRangeEnd w:id="57"/>
      <w:r w:rsidR="00E6680F">
        <w:rPr>
          <w:rStyle w:val="CommentReference"/>
        </w:rPr>
        <w:commentReference w:id="57"/>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w:t>
      </w:r>
      <w:ins w:id="58" w:author="Isabelle Cote" w:date="2024-02-07T11:25:00Z">
        <w:r w:rsidR="00E6680F">
          <w:rPr>
            <w:rFonts w:ascii="Times New Roman" w:eastAsia="Times New Roman" w:hAnsi="Times New Roman" w:cs="Times New Roman"/>
            <w:color w:val="000000"/>
          </w:rPr>
          <w:t>-</w:t>
        </w:r>
      </w:ins>
      <w:del w:id="59" w:author="Isabelle Cote" w:date="2024-02-07T11:25:00Z">
        <w:r w:rsidR="002C320F" w:rsidDel="00E6680F">
          <w:rPr>
            <w:rFonts w:ascii="Times New Roman" w:eastAsia="Times New Roman" w:hAnsi="Times New Roman" w:cs="Times New Roman"/>
            <w:color w:val="000000"/>
          </w:rPr>
          <w:delText xml:space="preserve"> </w:delText>
        </w:r>
      </w:del>
      <w:r w:rsidR="002C320F">
        <w:rPr>
          <w:rFonts w:ascii="Times New Roman" w:eastAsia="Times New Roman" w:hAnsi="Times New Roman" w:cs="Times New Roman"/>
          <w:color w:val="000000"/>
        </w:rPr>
        <w:t xml:space="preserve">growing canopy kelps, which form expansive </w:t>
      </w:r>
      <w:ins w:id="60" w:author="Isabelle Cote" w:date="2024-02-07T11:25:00Z">
        <w:r w:rsidR="00E6680F">
          <w:rPr>
            <w:rFonts w:ascii="Times New Roman" w:eastAsia="Times New Roman" w:hAnsi="Times New Roman" w:cs="Times New Roman"/>
            <w:color w:val="000000"/>
          </w:rPr>
          <w:t xml:space="preserve">underwater </w:t>
        </w:r>
      </w:ins>
      <w:del w:id="61" w:author="Isabelle Cote" w:date="2024-02-07T11:25:00Z">
        <w:r w:rsidR="002C320F" w:rsidDel="00E6680F">
          <w:rPr>
            <w:rFonts w:ascii="Times New Roman" w:eastAsia="Times New Roman" w:hAnsi="Times New Roman" w:cs="Times New Roman"/>
            <w:color w:val="000000"/>
          </w:rPr>
          <w:delText xml:space="preserve">kelp </w:delText>
        </w:r>
      </w:del>
      <w:r w:rsidR="002C320F">
        <w:rPr>
          <w:rFonts w:ascii="Times New Roman" w:eastAsia="Times New Roman" w:hAnsi="Times New Roman" w:cs="Times New Roman"/>
          <w:color w:val="000000"/>
        </w:rPr>
        <w:t>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may benefit from these excretions directly as a source of nitrogen</w:t>
      </w:r>
      <w:r w:rsidR="008B1EB6">
        <w:rPr>
          <w:rFonts w:ascii="Times New Roman" w:eastAsia="Times New Roman" w:hAnsi="Times New Roman" w:cs="Times New Roman"/>
          <w:color w:val="000000"/>
        </w:rPr>
        <w:t>, especially</w:t>
      </w:r>
      <w:r w:rsidR="002C320F">
        <w:rPr>
          <w:rFonts w:ascii="Times New Roman" w:eastAsia="Times New Roman" w:hAnsi="Times New Roman" w:cs="Times New Roman"/>
          <w:color w:val="000000"/>
        </w:rPr>
        <w:t xml:space="preserve">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 These kelps, which comprise giant kelp (</w:t>
      </w:r>
      <w:r w:rsidR="002C320F">
        <w:rPr>
          <w:rFonts w:ascii="Times New Roman" w:eastAsia="Times New Roman" w:hAnsi="Times New Roman" w:cs="Times New Roman"/>
          <w:i/>
          <w:color w:val="000000"/>
        </w:rPr>
        <w:t xml:space="preserve">Macrocystis </w:t>
      </w:r>
      <w:proofErr w:type="spellStart"/>
      <w:r w:rsidR="002C320F" w:rsidRPr="00701637">
        <w:rPr>
          <w:rFonts w:ascii="Times New Roman" w:eastAsia="Times New Roman" w:hAnsi="Times New Roman" w:cs="Times New Roman"/>
          <w:i/>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w:t>
      </w:r>
      <w:ins w:id="62" w:author="Isabelle Cote" w:date="2024-02-07T11:25:00Z">
        <w:r w:rsidR="00E6680F">
          <w:rPr>
            <w:rFonts w:ascii="Times New Roman" w:eastAsia="Times New Roman" w:hAnsi="Times New Roman" w:cs="Times New Roman"/>
            <w:color w:val="000000"/>
          </w:rPr>
          <w:t xml:space="preserve"> in the northeast Pacific</w:t>
        </w:r>
      </w:ins>
      <w:ins w:id="63" w:author="Isabelle Cote" w:date="2024-02-07T11:31:00Z">
        <w:r w:rsidR="000E691F">
          <w:rPr>
            <w:rFonts w:ascii="Times New Roman" w:eastAsia="Times New Roman" w:hAnsi="Times New Roman" w:cs="Times New Roman"/>
            <w:color w:val="000000"/>
          </w:rPr>
          <w:t xml:space="preserve"> region</w:t>
        </w:r>
      </w:ins>
      <w:r w:rsidR="002C320F">
        <w:rPr>
          <w:rFonts w:ascii="Times New Roman" w:eastAsia="Times New Roman" w:hAnsi="Times New Roman" w:cs="Times New Roman"/>
          <w:color w:val="000000"/>
        </w:rPr>
        <w:t xml:space="preserve">, also affect seawater hydrodynamics and physical composition, both slowing flow within forests and creating </w:t>
      </w:r>
      <w:del w:id="64" w:author="Isabelle Cote" w:date="2024-02-07T11:26:00Z">
        <w:r w:rsidR="002C320F" w:rsidDel="00E6680F">
          <w:rPr>
            <w:rFonts w:ascii="Times New Roman" w:eastAsia="Times New Roman" w:hAnsi="Times New Roman" w:cs="Times New Roman"/>
            <w:color w:val="000000"/>
          </w:rPr>
          <w:delText xml:space="preserve">a </w:delText>
        </w:r>
      </w:del>
      <w:r w:rsidR="002C320F">
        <w:rPr>
          <w:rFonts w:ascii="Times New Roman" w:eastAsia="Times New Roman" w:hAnsi="Times New Roman" w:cs="Times New Roman"/>
          <w:color w:val="000000"/>
        </w:rPr>
        <w:t>gradient</w:t>
      </w:r>
      <w:ins w:id="65" w:author="Isabelle Cote" w:date="2024-02-07T11:26:00Z">
        <w:r w:rsidR="00E6680F">
          <w:rPr>
            <w:rFonts w:ascii="Times New Roman" w:eastAsia="Times New Roman" w:hAnsi="Times New Roman" w:cs="Times New Roman"/>
            <w:color w:val="000000"/>
          </w:rPr>
          <w:t>s</w:t>
        </w:r>
      </w:ins>
      <w:r w:rsidR="002C320F">
        <w:rPr>
          <w:rFonts w:ascii="Times New Roman" w:eastAsia="Times New Roman" w:hAnsi="Times New Roman" w:cs="Times New Roman"/>
          <w:color w:val="000000"/>
        </w:rPr>
        <w:t xml:space="preserve"> of carbon content, pH, alkalinity, and oxygen</w:t>
      </w:r>
      <w:r w:rsidR="00E626AC">
        <w:rPr>
          <w:rFonts w:ascii="Times New Roman" w:eastAsia="Times New Roman" w:hAnsi="Times New Roman" w:cs="Times New Roman"/>
          <w:color w:val="000000"/>
        </w:rPr>
        <w:t xml:space="preserve"> </w:t>
      </w:r>
      <w:r w:rsidR="00E626AC">
        <w:rPr>
          <w:rFonts w:ascii="Times New Roman" w:eastAsia="Times New Roman" w:hAnsi="Times New Roman" w:cs="Times New Roman"/>
          <w:color w:val="000000"/>
        </w:rPr>
        <w:fldChar w:fldCharType="begin"/>
      </w:r>
      <w:r w:rsidR="00E626AC">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Pr>
          <w:rFonts w:ascii="Times New Roman" w:eastAsia="Times New Roman" w:hAnsi="Times New Roman" w:cs="Times New Roman"/>
          <w:color w:val="000000"/>
        </w:rPr>
        <w:fldChar w:fldCharType="separate"/>
      </w:r>
      <w:r w:rsidR="00E626AC">
        <w:rPr>
          <w:rFonts w:ascii="Times New Roman" w:eastAsia="Times New Roman" w:hAnsi="Times New Roman" w:cs="Times New Roman"/>
          <w:noProof/>
          <w:color w:val="000000"/>
        </w:rPr>
        <w:t>(Gaylord et al., 2007; Pfister et al., 2019)</w:t>
      </w:r>
      <w:r w:rsidR="00E626AC">
        <w:rPr>
          <w:rFonts w:ascii="Times New Roman" w:eastAsia="Times New Roman" w:hAnsi="Times New Roman" w:cs="Times New Roman"/>
          <w:color w:val="000000"/>
        </w:rPr>
        <w:fldChar w:fldCharType="end"/>
      </w:r>
      <w:r w:rsidR="00E626AC">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These modifications to the</w:t>
      </w:r>
      <w:del w:id="66" w:author="Isabelle Cote" w:date="2024-02-07T11:26:00Z">
        <w:r w:rsidR="002C320F" w:rsidDel="00E6680F">
          <w:rPr>
            <w:rFonts w:ascii="Times New Roman" w:eastAsia="Times New Roman" w:hAnsi="Times New Roman" w:cs="Times New Roman"/>
            <w:color w:val="000000"/>
          </w:rPr>
          <w:delText>ir</w:delText>
        </w:r>
      </w:del>
      <w:r w:rsidR="002C320F">
        <w:rPr>
          <w:rFonts w:ascii="Times New Roman" w:eastAsia="Times New Roman" w:hAnsi="Times New Roman" w:cs="Times New Roman"/>
          <w:color w:val="000000"/>
        </w:rPr>
        <w:t xml:space="preserve"> physical environment could affect the productivity and community composition of other primary producers, </w:t>
      </w:r>
      <w:r w:rsidR="008B1EB6">
        <w:rPr>
          <w:rFonts w:ascii="Times New Roman" w:eastAsia="Times New Roman" w:hAnsi="Times New Roman" w:cs="Times New Roman"/>
          <w:color w:val="000000"/>
        </w:rPr>
        <w:t xml:space="preserve">also contributing to </w:t>
      </w:r>
      <w:r w:rsidR="00043001">
        <w:rPr>
          <w:rFonts w:ascii="Times New Roman" w:eastAsia="Times New Roman" w:hAnsi="Times New Roman" w:cs="Times New Roman"/>
          <w:color w:val="000000"/>
        </w:rPr>
        <w:t xml:space="preserve">small-scale </w:t>
      </w:r>
      <w:r w:rsidR="008B1EB6">
        <w:rPr>
          <w:rFonts w:ascii="Times New Roman" w:eastAsia="Times New Roman" w:hAnsi="Times New Roman" w:cs="Times New Roman"/>
          <w:color w:val="000000"/>
        </w:rPr>
        <w:t>spatial heterogeneity</w:t>
      </w:r>
      <w:r w:rsidR="002C320F">
        <w:rPr>
          <w:rFonts w:ascii="Times New Roman" w:eastAsia="Times New Roman" w:hAnsi="Times New Roman" w:cs="Times New Roman"/>
          <w:color w:val="000000"/>
        </w:rPr>
        <w:t xml:space="preserve">. </w:t>
      </w:r>
    </w:p>
    <w:p w14:paraId="7AF2AC9B" w14:textId="40C4D083" w:rsidR="00701637"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aimed to quantify the contribution of </w:t>
      </w:r>
      <w:r w:rsidR="00D57AB2">
        <w:rPr>
          <w:rFonts w:ascii="Times New Roman" w:eastAsia="Times New Roman" w:hAnsi="Times New Roman" w:cs="Times New Roman"/>
          <w:color w:val="000000"/>
        </w:rPr>
        <w:t>regenerated nutrients to spatial variability</w:t>
      </w:r>
      <w:r>
        <w:rPr>
          <w:rFonts w:ascii="Times New Roman" w:eastAsia="Times New Roman" w:hAnsi="Times New Roman" w:cs="Times New Roman"/>
          <w:color w:val="000000"/>
        </w:rPr>
        <w:t xml:space="preserve"> in a temperate, wave</w:t>
      </w:r>
      <w:ins w:id="67" w:author="Isabelle Cote" w:date="2024-02-07T11:27:00Z">
        <w:r w:rsidR="000E691F">
          <w:rPr>
            <w:rFonts w:ascii="Times New Roman" w:eastAsia="Times New Roman" w:hAnsi="Times New Roman" w:cs="Times New Roman"/>
            <w:color w:val="000000"/>
          </w:rPr>
          <w:t>-</w:t>
        </w:r>
      </w:ins>
      <w:del w:id="68" w:author="Isabelle Cote" w:date="2024-02-07T11:27:00Z">
        <w:r w:rsidDel="000E691F">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swept upwelling region</w:t>
      </w:r>
      <w:r w:rsidR="00D57AB2">
        <w:rPr>
          <w:rFonts w:ascii="Times New Roman" w:eastAsia="Times New Roman" w:hAnsi="Times New Roman" w:cs="Times New Roman"/>
          <w:color w:val="000000"/>
        </w:rPr>
        <w:t xml:space="preserve">: </w:t>
      </w:r>
      <w:commentRangeStart w:id="69"/>
      <w:commentRangeStart w:id="70"/>
      <w:commentRangeStart w:id="71"/>
      <w:r w:rsidR="002D40ED" w:rsidRPr="002D40ED">
        <w:rPr>
          <w:rFonts w:ascii="Times New Roman" w:eastAsia="Times New Roman" w:hAnsi="Times New Roman" w:cs="Times New Roman"/>
          <w:color w:val="000000"/>
        </w:rPr>
        <w:t>Barkley Sound</w:t>
      </w:r>
      <w:commentRangeEnd w:id="69"/>
      <w:commentRangeEnd w:id="70"/>
      <w:commentRangeEnd w:id="71"/>
      <w:del w:id="72" w:author="Isabelle Cote" w:date="2024-02-07T11:28:00Z">
        <w:r w:rsidR="002D40ED" w:rsidDel="000E691F">
          <w:rPr>
            <w:rFonts w:ascii="Times New Roman" w:eastAsia="Times New Roman" w:hAnsi="Times New Roman" w:cs="Times New Roman"/>
            <w:color w:val="000000"/>
          </w:rPr>
          <w:delText>,</w:delText>
        </w:r>
      </w:del>
      <w:ins w:id="73" w:author="Isabelle Cote" w:date="2024-02-07T11:28:00Z">
        <w:r w:rsidR="000E691F">
          <w:rPr>
            <w:rFonts w:ascii="Times New Roman" w:eastAsia="Times New Roman" w:hAnsi="Times New Roman" w:cs="Times New Roman"/>
            <w:color w:val="000000"/>
          </w:rPr>
          <w:t xml:space="preserve"> in British Columbia (BC),</w:t>
        </w:r>
      </w:ins>
      <w:r w:rsidR="002D40ED">
        <w:rPr>
          <w:rFonts w:ascii="Times New Roman" w:eastAsia="Times New Roman" w:hAnsi="Times New Roman" w:cs="Times New Roman"/>
          <w:color w:val="000000"/>
        </w:rPr>
        <w:t xml:space="preserve"> </w:t>
      </w:r>
      <w:r w:rsidR="002D40ED">
        <w:commentReference w:id="69"/>
      </w:r>
      <w:r w:rsidR="0061163F">
        <w:rPr>
          <w:rStyle w:val="CommentReference"/>
        </w:rPr>
        <w:commentReference w:id="70"/>
      </w:r>
      <w:r w:rsidR="000E691F">
        <w:rPr>
          <w:rStyle w:val="CommentReference"/>
        </w:rPr>
        <w:commentReference w:id="71"/>
      </w:r>
      <w:r w:rsidR="00D57AB2">
        <w:rPr>
          <w:rFonts w:ascii="Times New Roman" w:eastAsia="Times New Roman" w:hAnsi="Times New Roman" w:cs="Times New Roman"/>
          <w:color w:val="000000"/>
        </w:rPr>
        <w:t xml:space="preserve">Canada. This region is located on the traditional territories of the Huu-ay-aht First Nations and </w:t>
      </w:r>
      <w:commentRangeStart w:id="74"/>
      <w:r w:rsidR="00D57AB2">
        <w:rPr>
          <w:rFonts w:ascii="Times New Roman" w:eastAsia="Times New Roman" w:hAnsi="Times New Roman" w:cs="Times New Roman"/>
          <w:color w:val="000000"/>
        </w:rPr>
        <w:t>comprises</w:t>
      </w:r>
      <w:commentRangeEnd w:id="74"/>
      <w:r w:rsidR="000E691F">
        <w:rPr>
          <w:rStyle w:val="CommentReference"/>
        </w:rPr>
        <w:commentReference w:id="74"/>
      </w:r>
      <w:r w:rsidR="00D57AB2">
        <w:rPr>
          <w:rFonts w:ascii="Times New Roman" w:eastAsia="Times New Roman" w:hAnsi="Times New Roman" w:cs="Times New Roman"/>
          <w:color w:val="000000"/>
        </w:rPr>
        <w:t xml:space="preserve"> an archipelago of islands</w:t>
      </w:r>
      <w:r>
        <w:rPr>
          <w:rFonts w:ascii="Times New Roman" w:eastAsia="Times New Roman" w:hAnsi="Times New Roman" w:cs="Times New Roman"/>
          <w:color w:val="000000"/>
        </w:rPr>
        <w:t>, which are dotted with rocky reefs and kelp forests</w:t>
      </w:r>
      <w:r w:rsidR="00D57AB2">
        <w:rPr>
          <w:rFonts w:ascii="Times New Roman" w:eastAsia="Times New Roman" w:hAnsi="Times New Roman" w:cs="Times New Roman"/>
          <w:color w:val="000000"/>
        </w:rPr>
        <w:t xml:space="preserve">. </w:t>
      </w:r>
      <w:r w:rsidR="00A213FF">
        <w:rPr>
          <w:rFonts w:ascii="Times New Roman" w:eastAsia="Times New Roman" w:hAnsi="Times New Roman" w:cs="Times New Roman"/>
          <w:color w:val="000000"/>
        </w:rPr>
        <w:t>Specifically, w</w:t>
      </w:r>
      <w:r w:rsidR="00E34FA8">
        <w:rPr>
          <w:rFonts w:ascii="Times New Roman" w:eastAsia="Times New Roman" w:hAnsi="Times New Roman" w:cs="Times New Roman"/>
          <w:color w:val="000000"/>
        </w:rPr>
        <w:t xml:space="preserve">e </w:t>
      </w:r>
      <w:r w:rsidR="00A213FF">
        <w:rPr>
          <w:rFonts w:ascii="Times New Roman" w:eastAsia="Times New Roman" w:hAnsi="Times New Roman" w:cs="Times New Roman"/>
          <w:color w:val="000000"/>
        </w:rPr>
        <w:t>measured variation in</w:t>
      </w:r>
      <w:ins w:id="75" w:author="Isabelle Cote" w:date="2024-02-07T11:29:00Z">
        <w:r w:rsidR="000E691F">
          <w:rPr>
            <w:rFonts w:ascii="Times New Roman" w:eastAsia="Times New Roman" w:hAnsi="Times New Roman" w:cs="Times New Roman"/>
            <w:color w:val="000000"/>
          </w:rPr>
          <w:t xml:space="preserve"> ammonium (</w:t>
        </w:r>
      </w:ins>
      <w:del w:id="76" w:author="Isabelle Cote" w:date="2024-02-07T11:29:00Z">
        <w:r w:rsidR="00A213FF" w:rsidDel="000E691F">
          <w:rPr>
            <w:rFonts w:ascii="Times New Roman" w:eastAsia="Times New Roman" w:hAnsi="Times New Roman" w:cs="Times New Roman"/>
            <w:color w:val="000000"/>
          </w:rPr>
          <w:delText xml:space="preserve"> </w:delText>
        </w:r>
      </w:del>
      <w:r w:rsidR="00057BA8">
        <w:rPr>
          <w:rFonts w:ascii="Times New Roman" w:hAnsi="Times New Roman" w:cs="Times New Roman"/>
          <w:lang w:val="en-CA"/>
        </w:rPr>
        <w:t>NH</w:t>
      </w:r>
      <w:r w:rsidR="00057BA8">
        <w:rPr>
          <w:rFonts w:ascii="Cambria Math" w:hAnsi="Cambria Math" w:cs="Cambria Math"/>
          <w:lang w:val="en-CA"/>
        </w:rPr>
        <w:t>₄⁺</w:t>
      </w:r>
      <w:ins w:id="77" w:author="Isabelle Cote" w:date="2024-02-07T11:29:00Z">
        <w:r w:rsidR="000E691F">
          <w:rPr>
            <w:rFonts w:ascii="Cambria Math" w:hAnsi="Cambria Math" w:cs="Cambria Math"/>
            <w:lang w:val="en-CA"/>
          </w:rPr>
          <w:t>)</w:t>
        </w:r>
      </w:ins>
      <w:r w:rsidR="00057BA8">
        <w:rPr>
          <w:rFonts w:ascii="Times New Roman" w:hAnsi="Times New Roman" w:cs="Times New Roman"/>
          <w:lang w:val="en-CA"/>
        </w:rPr>
        <w:t xml:space="preserve"> </w:t>
      </w:r>
      <w:r w:rsidR="00A213FF">
        <w:rPr>
          <w:rFonts w:ascii="Times New Roman" w:eastAsia="Times New Roman" w:hAnsi="Times New Roman" w:cs="Times New Roman"/>
          <w:color w:val="000000"/>
        </w:rPr>
        <w:t>concentrations</w:t>
      </w:r>
      <w:r w:rsidR="00E34FA8">
        <w:rPr>
          <w:rFonts w:ascii="Times New Roman" w:eastAsia="Times New Roman" w:hAnsi="Times New Roman" w:cs="Times New Roman"/>
          <w:color w:val="000000"/>
        </w:rPr>
        <w:t xml:space="preserve"> among </w:t>
      </w:r>
      <w:r w:rsidR="00FC6B44">
        <w:rPr>
          <w:rFonts w:ascii="Times New Roman" w:eastAsia="Times New Roman" w:hAnsi="Times New Roman" w:cs="Times New Roman"/>
          <w:color w:val="000000"/>
        </w:rPr>
        <w:t xml:space="preserve">rocky reef sites, </w:t>
      </w:r>
      <w:r w:rsidR="00E34FA8">
        <w:rPr>
          <w:rFonts w:ascii="Times New Roman" w:eastAsia="Times New Roman" w:hAnsi="Times New Roman" w:cs="Times New Roman"/>
          <w:color w:val="000000"/>
        </w:rPr>
        <w:t xml:space="preserve">within </w:t>
      </w:r>
      <w:r w:rsidR="00FC6B44">
        <w:rPr>
          <w:rFonts w:ascii="Times New Roman" w:eastAsia="Times New Roman" w:hAnsi="Times New Roman" w:cs="Times New Roman"/>
          <w:color w:val="000000"/>
        </w:rPr>
        <w:t xml:space="preserve">kelp </w:t>
      </w:r>
      <w:r w:rsidR="00FC6B44">
        <w:rPr>
          <w:rFonts w:ascii="Times New Roman" w:eastAsia="Times New Roman" w:hAnsi="Times New Roman" w:cs="Times New Roman"/>
          <w:color w:val="000000"/>
        </w:rPr>
        <w:lastRenderedPageBreak/>
        <w:t xml:space="preserve">forest </w:t>
      </w:r>
      <w:r w:rsidR="00E34FA8">
        <w:rPr>
          <w:rFonts w:ascii="Times New Roman" w:eastAsia="Times New Roman" w:hAnsi="Times New Roman" w:cs="Times New Roman"/>
          <w:color w:val="000000"/>
        </w:rPr>
        <w:t>sites</w:t>
      </w:r>
      <w:r w:rsidR="00FC6B44">
        <w:rPr>
          <w:rFonts w:ascii="Times New Roman" w:eastAsia="Times New Roman" w:hAnsi="Times New Roman" w:cs="Times New Roman"/>
          <w:color w:val="000000"/>
        </w:rPr>
        <w:t xml:space="preserve">, and </w:t>
      </w:r>
      <w:del w:id="78" w:author="Isabelle Cote" w:date="2024-02-07T11:29:00Z">
        <w:r w:rsidR="00FC6B44" w:rsidDel="000E691F">
          <w:rPr>
            <w:rFonts w:ascii="Times New Roman" w:eastAsia="Times New Roman" w:hAnsi="Times New Roman" w:cs="Times New Roman"/>
            <w:color w:val="000000"/>
          </w:rPr>
          <w:delText xml:space="preserve">within </w:delText>
        </w:r>
      </w:del>
      <w:ins w:id="79" w:author="Isabelle Cote" w:date="2024-02-07T11:29:00Z">
        <w:r w:rsidR="000E691F">
          <w:rPr>
            <w:rFonts w:ascii="Times New Roman" w:eastAsia="Times New Roman" w:hAnsi="Times New Roman" w:cs="Times New Roman"/>
            <w:color w:val="000000"/>
          </w:rPr>
          <w:t>at an even smaller</w:t>
        </w:r>
      </w:ins>
      <w:del w:id="80" w:author="Isabelle Cote" w:date="2024-02-07T11:29:00Z">
        <w:r w:rsidR="00FC6B44" w:rsidDel="000E691F">
          <w:rPr>
            <w:rFonts w:ascii="Times New Roman" w:eastAsia="Times New Roman" w:hAnsi="Times New Roman" w:cs="Times New Roman"/>
            <w:color w:val="000000"/>
          </w:rPr>
          <w:delText xml:space="preserve">a </w:delText>
        </w:r>
      </w:del>
      <w:ins w:id="81" w:author="Isabelle Cote" w:date="2024-02-07T11:29:00Z">
        <w:r w:rsidR="000E691F">
          <w:rPr>
            <w:rFonts w:ascii="Times New Roman" w:eastAsia="Times New Roman" w:hAnsi="Times New Roman" w:cs="Times New Roman"/>
            <w:color w:val="000000"/>
          </w:rPr>
          <w:t xml:space="preserve"> </w:t>
        </w:r>
      </w:ins>
      <w:r w:rsidR="00FC6B44">
        <w:rPr>
          <w:rFonts w:ascii="Times New Roman" w:eastAsia="Times New Roman" w:hAnsi="Times New Roman" w:cs="Times New Roman"/>
          <w:color w:val="000000"/>
        </w:rPr>
        <w:t xml:space="preserve">scale of a </w:t>
      </w:r>
      <w:del w:id="82" w:author="Isabelle Cote" w:date="2024-02-07T11:30:00Z">
        <w:r w:rsidR="00FC6B44" w:rsidDel="000E691F">
          <w:rPr>
            <w:rFonts w:ascii="Times New Roman" w:eastAsia="Times New Roman" w:hAnsi="Times New Roman" w:cs="Times New Roman"/>
            <w:color w:val="000000"/>
          </w:rPr>
          <w:delText xml:space="preserve">couple </w:delText>
        </w:r>
      </w:del>
      <w:ins w:id="83" w:author="Isabelle Cote" w:date="2024-02-07T11:30:00Z">
        <w:r w:rsidR="000E691F">
          <w:rPr>
            <w:rFonts w:ascii="Times New Roman" w:eastAsia="Times New Roman" w:hAnsi="Times New Roman" w:cs="Times New Roman"/>
            <w:color w:val="000000"/>
          </w:rPr>
          <w:t>few</w:t>
        </w:r>
        <w:r w:rsidR="000E691F">
          <w:rPr>
            <w:rFonts w:ascii="Times New Roman" w:eastAsia="Times New Roman" w:hAnsi="Times New Roman" w:cs="Times New Roman"/>
            <w:color w:val="000000"/>
          </w:rPr>
          <w:t xml:space="preserve"> </w:t>
        </w:r>
      </w:ins>
      <w:proofErr w:type="spellStart"/>
      <w:r w:rsidR="00FC6B44">
        <w:rPr>
          <w:rFonts w:ascii="Times New Roman" w:eastAsia="Times New Roman" w:hAnsi="Times New Roman" w:cs="Times New Roman"/>
          <w:color w:val="000000"/>
        </w:rPr>
        <w:t>met</w:t>
      </w:r>
      <w:ins w:id="84" w:author="Isabelle Cote" w:date="2024-02-07T11:30:00Z">
        <w:r w:rsidR="000E691F">
          <w:rPr>
            <w:rFonts w:ascii="Times New Roman" w:eastAsia="Times New Roman" w:hAnsi="Times New Roman" w:cs="Times New Roman"/>
            <w:color w:val="000000"/>
          </w:rPr>
          <w:t>re</w:t>
        </w:r>
      </w:ins>
      <w:del w:id="85" w:author="Isabelle Cote" w:date="2024-02-07T11:29:00Z">
        <w:r w:rsidR="00FC6B44" w:rsidDel="000E691F">
          <w:rPr>
            <w:rFonts w:ascii="Times New Roman" w:eastAsia="Times New Roman" w:hAnsi="Times New Roman" w:cs="Times New Roman"/>
            <w:color w:val="000000"/>
          </w:rPr>
          <w:delText>er</w:delText>
        </w:r>
      </w:del>
      <w:r w:rsidR="00FC6B44">
        <w:rPr>
          <w:rFonts w:ascii="Times New Roman" w:eastAsia="Times New Roman" w:hAnsi="Times New Roman" w:cs="Times New Roman"/>
          <w:color w:val="000000"/>
        </w:rPr>
        <w:t>s</w:t>
      </w:r>
      <w:proofErr w:type="spellEnd"/>
      <w:r w:rsidR="00E34FA8">
        <w:rPr>
          <w:rFonts w:ascii="Times New Roman" w:eastAsia="Times New Roman" w:hAnsi="Times New Roman" w:cs="Times New Roman"/>
          <w:color w:val="000000"/>
        </w:rPr>
        <w:t xml:space="preserve">. </w:t>
      </w:r>
      <w:r w:rsidR="00FC6B44">
        <w:rPr>
          <w:rFonts w:ascii="Times New Roman" w:eastAsia="Times New Roman" w:hAnsi="Times New Roman" w:cs="Times New Roman"/>
          <w:color w:val="000000"/>
        </w:rPr>
        <w:t xml:space="preserve">We </w:t>
      </w:r>
      <w:del w:id="86" w:author="Isabelle Cote" w:date="2024-02-07T11:30:00Z">
        <w:r w:rsidR="00FC6B44" w:rsidDel="000E691F">
          <w:rPr>
            <w:rFonts w:ascii="Times New Roman" w:eastAsia="Times New Roman" w:hAnsi="Times New Roman" w:cs="Times New Roman"/>
            <w:color w:val="000000"/>
          </w:rPr>
          <w:delText xml:space="preserve">used Reef Life Survey methods to </w:delText>
        </w:r>
      </w:del>
      <w:r w:rsidR="00FC6B44">
        <w:rPr>
          <w:rFonts w:ascii="Times New Roman" w:eastAsia="Times New Roman" w:hAnsi="Times New Roman" w:cs="Times New Roman"/>
          <w:color w:val="000000"/>
        </w:rPr>
        <w:t>quantif</w:t>
      </w:r>
      <w:ins w:id="87" w:author="Isabelle Cote" w:date="2024-02-07T11:30:00Z">
        <w:r w:rsidR="000E691F">
          <w:rPr>
            <w:rFonts w:ascii="Times New Roman" w:eastAsia="Times New Roman" w:hAnsi="Times New Roman" w:cs="Times New Roman"/>
            <w:color w:val="000000"/>
          </w:rPr>
          <w:t>ied</w:t>
        </w:r>
      </w:ins>
      <w:del w:id="88" w:author="Isabelle Cote" w:date="2024-02-07T11:30:00Z">
        <w:r w:rsidR="00FC6B44" w:rsidDel="000E691F">
          <w:rPr>
            <w:rFonts w:ascii="Times New Roman" w:eastAsia="Times New Roman" w:hAnsi="Times New Roman" w:cs="Times New Roman"/>
            <w:color w:val="000000"/>
          </w:rPr>
          <w:delText>y</w:delText>
        </w:r>
      </w:del>
      <w:r w:rsidR="00FC6B44">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FC6B44">
        <w:rPr>
          <w:rFonts w:ascii="Times New Roman" w:eastAsia="Times New Roman" w:hAnsi="Times New Roman" w:cs="Times New Roman"/>
          <w:color w:val="000000"/>
        </w:rPr>
        <w:t xml:space="preserve">concentrations. </w:t>
      </w:r>
      <w:r w:rsidR="00E34FA8">
        <w:rPr>
          <w:rFonts w:ascii="Times New Roman" w:eastAsia="Times New Roman" w:hAnsi="Times New Roman" w:cs="Times New Roman"/>
          <w:color w:val="000000"/>
        </w:rPr>
        <w:t>Due to this region’s external nutrient sources and high flow, CN</w:t>
      </w:r>
      <w:r w:rsidR="00FC6B44">
        <w:rPr>
          <w:rFonts w:ascii="Times New Roman" w:eastAsia="Times New Roman" w:hAnsi="Times New Roman" w:cs="Times New Roman"/>
          <w:color w:val="000000"/>
        </w:rPr>
        <w:t>D</w:t>
      </w:r>
      <w:r w:rsidR="00E34FA8">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Pr>
          <w:rFonts w:ascii="Times New Roman" w:eastAsia="Times New Roman" w:hAnsi="Times New Roman" w:cs="Times New Roman"/>
          <w:color w:val="000000"/>
        </w:rPr>
        <w:t>meso-scale</w:t>
      </w:r>
      <w:r w:rsidR="002C3747">
        <w:rPr>
          <w:rFonts w:ascii="Times New Roman" w:eastAsia="Times New Roman" w:hAnsi="Times New Roman" w:cs="Times New Roman"/>
          <w:color w:val="000000"/>
        </w:rPr>
        <w:t>,</w:t>
      </w:r>
      <w:r w:rsidR="007F6203">
        <w:rPr>
          <w:rFonts w:ascii="Times New Roman" w:eastAsia="Times New Roman" w:hAnsi="Times New Roman" w:cs="Times New Roman"/>
          <w:color w:val="000000"/>
        </w:rPr>
        <w:t xml:space="preserve"> amo</w:t>
      </w:r>
      <w:del w:id="89" w:author="Isabelle Cote" w:date="2024-02-07T11:30:00Z">
        <w:r w:rsidR="007F6203" w:rsidDel="000E691F">
          <w:rPr>
            <w:rFonts w:ascii="Times New Roman" w:eastAsia="Times New Roman" w:hAnsi="Times New Roman" w:cs="Times New Roman"/>
            <w:color w:val="000000"/>
          </w:rPr>
          <w:delText>u</w:delText>
        </w:r>
      </w:del>
      <w:r w:rsidR="007F6203">
        <w:rPr>
          <w:rFonts w:ascii="Times New Roman" w:eastAsia="Times New Roman" w:hAnsi="Times New Roman" w:cs="Times New Roman"/>
          <w:color w:val="000000"/>
        </w:rPr>
        <w:t>ng-site</w:t>
      </w:r>
      <w:r w:rsidR="00E34FA8">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Pr>
          <w:rFonts w:ascii="Times New Roman" w:eastAsia="Times New Roman" w:hAnsi="Times New Roman" w:cs="Times New Roman"/>
          <w:color w:val="000000"/>
        </w:rPr>
        <w:t xml:space="preserve"> in this temperate region</w:t>
      </w:r>
      <w:r w:rsidR="00E34FA8">
        <w:rPr>
          <w:rFonts w:ascii="Times New Roman" w:eastAsia="Times New Roman" w:hAnsi="Times New Roman" w:cs="Times New Roman"/>
          <w:color w:val="000000"/>
        </w:rPr>
        <w:t xml:space="preserve">, </w:t>
      </w:r>
      <w:r w:rsidR="002C3747">
        <w:rPr>
          <w:rFonts w:ascii="Times New Roman" w:eastAsia="Times New Roman" w:hAnsi="Times New Roman" w:cs="Times New Roman"/>
          <w:color w:val="000000"/>
        </w:rPr>
        <w:t xml:space="preserve">we hope to better explain the role of consumers in structuring not only top-down, but also bottom-up </w:t>
      </w:r>
      <w:commentRangeStart w:id="90"/>
      <w:r w:rsidR="002C3747">
        <w:rPr>
          <w:rFonts w:ascii="Times New Roman" w:eastAsia="Times New Roman" w:hAnsi="Times New Roman" w:cs="Times New Roman"/>
          <w:color w:val="000000"/>
        </w:rPr>
        <w:t>control</w:t>
      </w:r>
      <w:commentRangeEnd w:id="90"/>
      <w:r w:rsidR="000E691F">
        <w:rPr>
          <w:rStyle w:val="CommentReference"/>
        </w:rPr>
        <w:commentReference w:id="90"/>
      </w:r>
      <w:r w:rsidR="002C3747">
        <w:rPr>
          <w:rFonts w:ascii="Times New Roman" w:eastAsia="Times New Roman" w:hAnsi="Times New Roman" w:cs="Times New Roman"/>
          <w:color w:val="000000"/>
        </w:rPr>
        <w:t>.</w:t>
      </w:r>
    </w:p>
    <w:p w14:paraId="3D7BAE27" w14:textId="77777777" w:rsidR="00701637"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701637"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EB3BC7">
        <w:rPr>
          <w:rFonts w:ascii="Times New Roman" w:hAnsi="Times New Roman" w:cs="Times New Roman"/>
          <w:b/>
          <w:lang w:val="en-CA"/>
        </w:rPr>
        <w:t>Methods</w:t>
      </w:r>
    </w:p>
    <w:p w14:paraId="21B1B931" w14:textId="2B3924EC" w:rsidR="00E31F65" w:rsidRDefault="00E31F65" w:rsidP="00EB3BC7">
      <w:pPr>
        <w:spacing w:line="480" w:lineRule="auto"/>
        <w:rPr>
          <w:rFonts w:ascii="Times New Roman" w:hAnsi="Times New Roman" w:cs="Times New Roman"/>
          <w:i/>
          <w:lang w:val="en-CA"/>
        </w:rPr>
      </w:pPr>
      <w:r>
        <w:rPr>
          <w:rFonts w:ascii="Times New Roman" w:hAnsi="Times New Roman" w:cs="Times New Roman"/>
          <w:i/>
          <w:lang w:val="en-CA"/>
        </w:rPr>
        <w:t>Site</w:t>
      </w:r>
      <w:r w:rsidR="00701637">
        <w:rPr>
          <w:rFonts w:ascii="Times New Roman" w:hAnsi="Times New Roman" w:cs="Times New Roman"/>
          <w:i/>
          <w:lang w:val="en-CA"/>
        </w:rPr>
        <w:t xml:space="preserve"> description</w:t>
      </w:r>
    </w:p>
    <w:p w14:paraId="714682DB" w14:textId="5FBF00F2" w:rsidR="00E31F65" w:rsidRPr="00444BD0" w:rsidRDefault="004E6F16" w:rsidP="00EB3BC7">
      <w:pPr>
        <w:spacing w:line="480" w:lineRule="auto"/>
        <w:rPr>
          <w:rFonts w:ascii="Times New Roman" w:hAnsi="Times New Roman" w:cs="Times New Roman"/>
          <w:i/>
          <w:lang w:val="en-CA"/>
        </w:rPr>
      </w:pPr>
      <w:r>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(Pawlowicz, 2017)</w:t>
      </w:r>
      <w:r>
        <w:rPr>
          <w:rFonts w:ascii="Times New Roman" w:hAnsi="Times New Roman" w:cs="Times New Roman"/>
          <w:lang w:val="en-CA"/>
        </w:rPr>
        <w:fldChar w:fldCharType="end"/>
      </w:r>
      <w:r>
        <w:rPr>
          <w:rFonts w:ascii="Times New Roman" w:hAnsi="Times New Roman" w:cs="Times New Roman"/>
          <w:lang w:val="en-CA"/>
        </w:rPr>
        <w:t xml:space="preserve">. </w:t>
      </w:r>
      <w:r w:rsidR="00444BD0">
        <w:rPr>
          <w:rFonts w:ascii="Times New Roman" w:hAnsi="Times New Roman" w:cs="Times New Roman"/>
          <w:lang w:val="en-CA"/>
        </w:rPr>
        <w:t>Due to the proximity of the Bamfield Marine Sciences Centre</w:t>
      </w:r>
      <w:ins w:id="91" w:author="Isabelle Cote" w:date="2024-02-07T14:57:00Z">
        <w:r w:rsidR="0003350D">
          <w:rPr>
            <w:rFonts w:ascii="Times New Roman" w:hAnsi="Times New Roman" w:cs="Times New Roman"/>
            <w:lang w:val="en-CA"/>
          </w:rPr>
          <w:t xml:space="preserve"> (BMSC)</w:t>
        </w:r>
      </w:ins>
      <w:r w:rsidR="00444BD0">
        <w:rPr>
          <w:rFonts w:ascii="Times New Roman" w:hAnsi="Times New Roman" w:cs="Times New Roman"/>
          <w:lang w:val="en-CA"/>
        </w:rPr>
        <w:t xml:space="preserve">, this region has been </w:t>
      </w:r>
      <w:ins w:id="92" w:author="Isabelle Cote" w:date="2024-02-07T11:32:00Z">
        <w:r w:rsidR="000E691F">
          <w:rPr>
            <w:rFonts w:ascii="Times New Roman" w:hAnsi="Times New Roman" w:cs="Times New Roman"/>
            <w:lang w:val="en-CA"/>
          </w:rPr>
          <w:t>a l</w:t>
        </w:r>
      </w:ins>
      <w:ins w:id="93" w:author="Isabelle Cote" w:date="2024-02-07T11:33:00Z">
        <w:r w:rsidR="000E691F">
          <w:rPr>
            <w:rFonts w:ascii="Times New Roman" w:hAnsi="Times New Roman" w:cs="Times New Roman"/>
            <w:lang w:val="en-CA"/>
          </w:rPr>
          <w:t xml:space="preserve">ong-term </w:t>
        </w:r>
      </w:ins>
      <w:ins w:id="94" w:author="Isabelle Cote" w:date="2024-02-07T11:32:00Z">
        <w:r w:rsidR="000E691F">
          <w:rPr>
            <w:rFonts w:ascii="Times New Roman" w:hAnsi="Times New Roman" w:cs="Times New Roman"/>
            <w:lang w:val="en-CA"/>
          </w:rPr>
          <w:t xml:space="preserve">focal </w:t>
        </w:r>
      </w:ins>
      <w:ins w:id="95" w:author="Isabelle Cote" w:date="2024-02-07T11:33:00Z">
        <w:r w:rsidR="000E691F">
          <w:rPr>
            <w:rFonts w:ascii="Times New Roman" w:hAnsi="Times New Roman" w:cs="Times New Roman"/>
            <w:lang w:val="en-CA"/>
          </w:rPr>
          <w:t>area</w:t>
        </w:r>
      </w:ins>
      <w:ins w:id="96" w:author="Isabelle Cote" w:date="2024-02-07T11:32:00Z">
        <w:r w:rsidR="000E691F">
          <w:rPr>
            <w:rFonts w:ascii="Times New Roman" w:hAnsi="Times New Roman" w:cs="Times New Roman"/>
            <w:lang w:val="en-CA"/>
          </w:rPr>
          <w:t xml:space="preserve"> for studies </w:t>
        </w:r>
      </w:ins>
      <w:ins w:id="97" w:author="Isabelle Cote" w:date="2024-02-07T11:33:00Z">
        <w:r w:rsidR="000E691F">
          <w:rPr>
            <w:rFonts w:ascii="Times New Roman" w:hAnsi="Times New Roman" w:cs="Times New Roman"/>
            <w:lang w:val="en-CA"/>
          </w:rPr>
          <w:t xml:space="preserve">seeking </w:t>
        </w:r>
      </w:ins>
      <w:del w:id="98" w:author="Isabelle Cote" w:date="2024-02-07T11:32:00Z">
        <w:r w:rsidR="00444BD0" w:rsidDel="000E691F">
          <w:rPr>
            <w:rFonts w:ascii="Times New Roman" w:hAnsi="Times New Roman" w:cs="Times New Roman"/>
            <w:lang w:val="en-CA"/>
          </w:rPr>
          <w:delText>the</w:delText>
        </w:r>
      </w:del>
      <w:del w:id="99" w:author="Isabelle Cote" w:date="2024-02-07T11:33:00Z">
        <w:r w:rsidR="00444BD0" w:rsidDel="000E691F">
          <w:rPr>
            <w:rFonts w:ascii="Times New Roman" w:hAnsi="Times New Roman" w:cs="Times New Roman"/>
            <w:lang w:val="en-CA"/>
          </w:rPr>
          <w:delText xml:space="preserve"> </w:delText>
        </w:r>
      </w:del>
      <w:del w:id="100" w:author="Isabelle Cote" w:date="2024-02-07T11:32:00Z">
        <w:r w:rsidR="00444BD0" w:rsidDel="000E691F">
          <w:rPr>
            <w:rFonts w:ascii="Times New Roman" w:hAnsi="Times New Roman" w:cs="Times New Roman"/>
            <w:lang w:val="en-CA"/>
          </w:rPr>
          <w:delText xml:space="preserve">focus </w:delText>
        </w:r>
        <w:r w:rsidR="00444BD0" w:rsidRPr="00444BD0" w:rsidDel="000E691F">
          <w:rPr>
            <w:rFonts w:ascii="Times New Roman" w:hAnsi="Times New Roman" w:cs="Times New Roman"/>
            <w:lang w:val="en-CA"/>
          </w:rPr>
          <w:delText xml:space="preserve">used throughout time </w:delText>
        </w:r>
      </w:del>
      <w:r w:rsidR="00444BD0" w:rsidRPr="00444BD0">
        <w:rPr>
          <w:rFonts w:ascii="Times New Roman" w:hAnsi="Times New Roman" w:cs="Times New Roman"/>
          <w:lang w:val="en-CA"/>
        </w:rPr>
        <w:t xml:space="preserve">to </w:t>
      </w:r>
      <w:del w:id="101" w:author="Isabelle Cote" w:date="2024-02-07T11:33:00Z">
        <w:r w:rsidR="00444BD0" w:rsidRPr="00444BD0" w:rsidDel="000E691F">
          <w:rPr>
            <w:rFonts w:ascii="Times New Roman" w:hAnsi="Times New Roman" w:cs="Times New Roman"/>
            <w:lang w:val="en-CA"/>
          </w:rPr>
          <w:delText xml:space="preserve">identify </w:delText>
        </w:r>
      </w:del>
      <w:ins w:id="102" w:author="Isabelle Cote" w:date="2024-02-07T11:33:00Z">
        <w:r w:rsidR="000E691F">
          <w:rPr>
            <w:rFonts w:ascii="Times New Roman" w:hAnsi="Times New Roman" w:cs="Times New Roman"/>
            <w:lang w:val="en-CA"/>
          </w:rPr>
          <w:t>unrave</w:t>
        </w:r>
      </w:ins>
      <w:ins w:id="103" w:author="Isabelle Cote" w:date="2024-02-07T11:34:00Z">
        <w:r w:rsidR="000E691F">
          <w:rPr>
            <w:rFonts w:ascii="Times New Roman" w:hAnsi="Times New Roman" w:cs="Times New Roman"/>
            <w:lang w:val="en-CA"/>
          </w:rPr>
          <w:t>l</w:t>
        </w:r>
      </w:ins>
      <w:ins w:id="104" w:author="Isabelle Cote" w:date="2024-02-07T11:33:00Z">
        <w:r w:rsidR="000E691F" w:rsidRPr="00444BD0">
          <w:rPr>
            <w:rFonts w:ascii="Times New Roman" w:hAnsi="Times New Roman" w:cs="Times New Roman"/>
            <w:lang w:val="en-CA"/>
          </w:rPr>
          <w:t xml:space="preserve"> </w:t>
        </w:r>
      </w:ins>
      <w:r w:rsidR="00444BD0" w:rsidRPr="00444BD0">
        <w:rPr>
          <w:rFonts w:ascii="Times New Roman" w:hAnsi="Times New Roman" w:cs="Times New Roman"/>
          <w:lang w:val="en-CA"/>
        </w:rPr>
        <w:t xml:space="preserve">ecosystem dynamics, </w:t>
      </w:r>
      <w:r w:rsidR="00444BD0">
        <w:rPr>
          <w:rFonts w:ascii="Times New Roman" w:hAnsi="Times New Roman" w:cs="Times New Roman"/>
          <w:lang w:val="en-CA"/>
        </w:rPr>
        <w:t>document large</w:t>
      </w:r>
      <w:ins w:id="105" w:author="Isabelle Cote" w:date="2024-02-07T11:33:00Z">
        <w:r w:rsidR="000E691F">
          <w:rPr>
            <w:rFonts w:ascii="Times New Roman" w:hAnsi="Times New Roman" w:cs="Times New Roman"/>
            <w:lang w:val="en-CA"/>
          </w:rPr>
          <w:t>-</w:t>
        </w:r>
      </w:ins>
      <w:del w:id="106" w:author="Isabelle Cote" w:date="2024-02-07T11:33:00Z">
        <w:r w:rsidR="00444BD0" w:rsidDel="000E691F">
          <w:rPr>
            <w:rFonts w:ascii="Times New Roman" w:hAnsi="Times New Roman" w:cs="Times New Roman"/>
            <w:lang w:val="en-CA"/>
          </w:rPr>
          <w:delText xml:space="preserve"> </w:delText>
        </w:r>
      </w:del>
      <w:r w:rsidR="00444BD0">
        <w:rPr>
          <w:rFonts w:ascii="Times New Roman" w:hAnsi="Times New Roman" w:cs="Times New Roman"/>
          <w:lang w:val="en-CA"/>
        </w:rPr>
        <w:t xml:space="preserve">scale patterns of kelp </w:t>
      </w:r>
      <w:del w:id="107" w:author="Isabelle Cote" w:date="2024-02-07T11:33:00Z">
        <w:r w:rsidR="00444BD0" w:rsidDel="000E691F">
          <w:rPr>
            <w:rFonts w:ascii="Times New Roman" w:hAnsi="Times New Roman" w:cs="Times New Roman"/>
            <w:lang w:val="en-CA"/>
          </w:rPr>
          <w:delText xml:space="preserve">in </w:delText>
        </w:r>
      </w:del>
      <w:r w:rsidR="00444BD0">
        <w:rPr>
          <w:rFonts w:ascii="Times New Roman" w:hAnsi="Times New Roman" w:cs="Times New Roman"/>
          <w:lang w:val="en-CA"/>
        </w:rPr>
        <w:t xml:space="preserve">response to </w:t>
      </w:r>
      <w:r w:rsidR="00444BD0" w:rsidRPr="00444BD0">
        <w:rPr>
          <w:rFonts w:ascii="Times New Roman" w:hAnsi="Times New Roman" w:cs="Times New Roman"/>
          <w:lang w:val="en-CA"/>
        </w:rPr>
        <w:t>heatwaves and</w:t>
      </w:r>
      <w:r w:rsidR="00444BD0">
        <w:rPr>
          <w:rFonts w:ascii="Times New Roman" w:hAnsi="Times New Roman" w:cs="Times New Roman"/>
          <w:lang w:val="en-CA"/>
        </w:rPr>
        <w:t xml:space="preserve"> establish ecological baselines (</w:t>
      </w:r>
      <w:r w:rsidR="00444BD0" w:rsidRPr="00444BD0">
        <w:rPr>
          <w:rFonts w:ascii="Times New Roman" w:hAnsi="Times New Roman" w:cs="Times New Roman"/>
          <w:highlight w:val="yellow"/>
          <w:lang w:val="en-CA"/>
        </w:rPr>
        <w:t>cite some BMSC papers here?</w:t>
      </w:r>
      <w:r w:rsidR="00444BD0">
        <w:rPr>
          <w:rFonts w:ascii="Times New Roman" w:hAnsi="Times New Roman" w:cs="Times New Roman"/>
          <w:lang w:val="en-CA"/>
        </w:rPr>
        <w:t xml:space="preserve">). Subtidal </w:t>
      </w:r>
      <w:r w:rsidR="00796F8D">
        <w:rPr>
          <w:rFonts w:ascii="Times New Roman" w:hAnsi="Times New Roman" w:cs="Times New Roman"/>
          <w:lang w:val="en-CA"/>
        </w:rPr>
        <w:t xml:space="preserve">fish </w:t>
      </w:r>
      <w:r w:rsidR="00444BD0">
        <w:rPr>
          <w:rFonts w:ascii="Times New Roman" w:hAnsi="Times New Roman" w:cs="Times New Roman"/>
          <w:lang w:val="en-CA"/>
        </w:rPr>
        <w:t xml:space="preserve">communities include </w:t>
      </w:r>
      <w:r w:rsidR="006159C2">
        <w:rPr>
          <w:rFonts w:ascii="Times New Roman" w:hAnsi="Times New Roman" w:cs="Times New Roman"/>
          <w:lang w:val="en-CA"/>
        </w:rPr>
        <w:t xml:space="preserve">blackeye </w:t>
      </w:r>
      <w:r w:rsidR="0026711E">
        <w:rPr>
          <w:rFonts w:ascii="Times New Roman" w:hAnsi="Times New Roman" w:cs="Times New Roman"/>
          <w:lang w:val="en-CA"/>
        </w:rPr>
        <w:t>gobies,</w:t>
      </w:r>
      <w:r w:rsidR="006159C2">
        <w:rPr>
          <w:rFonts w:ascii="Times New Roman" w:hAnsi="Times New Roman" w:cs="Times New Roman"/>
          <w:lang w:val="en-CA"/>
        </w:rPr>
        <w:t xml:space="preserve"> kelp</w:t>
      </w:r>
      <w:r w:rsidR="0026711E">
        <w:rPr>
          <w:rFonts w:ascii="Times New Roman" w:hAnsi="Times New Roman" w:cs="Times New Roman"/>
          <w:lang w:val="en-CA"/>
        </w:rPr>
        <w:t xml:space="preserve"> </w:t>
      </w:r>
      <w:r w:rsidR="00444BD0">
        <w:rPr>
          <w:rFonts w:ascii="Times New Roman" w:hAnsi="Times New Roman" w:cs="Times New Roman"/>
          <w:lang w:val="en-CA"/>
        </w:rPr>
        <w:t xml:space="preserve">greenlings, </w:t>
      </w:r>
      <w:r w:rsidR="006159C2">
        <w:rPr>
          <w:rFonts w:ascii="Times New Roman" w:hAnsi="Times New Roman" w:cs="Times New Roman"/>
          <w:lang w:val="en-CA"/>
        </w:rPr>
        <w:t xml:space="preserve">black </w:t>
      </w:r>
      <w:r w:rsidR="00444BD0">
        <w:rPr>
          <w:rFonts w:ascii="Times New Roman" w:hAnsi="Times New Roman" w:cs="Times New Roman"/>
          <w:lang w:val="en-CA"/>
        </w:rPr>
        <w:t xml:space="preserve">rockfish, </w:t>
      </w:r>
      <w:r w:rsidR="006159C2">
        <w:rPr>
          <w:rFonts w:ascii="Times New Roman" w:hAnsi="Times New Roman" w:cs="Times New Roman"/>
          <w:lang w:val="en-CA"/>
        </w:rPr>
        <w:t xml:space="preserve">scaly head </w:t>
      </w:r>
      <w:r w:rsidR="00444BD0">
        <w:rPr>
          <w:rFonts w:ascii="Times New Roman" w:hAnsi="Times New Roman" w:cs="Times New Roman"/>
          <w:lang w:val="en-CA"/>
        </w:rPr>
        <w:t xml:space="preserve">sculpins, </w:t>
      </w:r>
      <w:r w:rsidR="00796F8D">
        <w:rPr>
          <w:rFonts w:ascii="Times New Roman" w:hAnsi="Times New Roman" w:cs="Times New Roman"/>
          <w:lang w:val="en-CA"/>
        </w:rPr>
        <w:t xml:space="preserve">and </w:t>
      </w:r>
      <w:r w:rsidR="006159C2">
        <w:rPr>
          <w:rFonts w:ascii="Times New Roman" w:hAnsi="Times New Roman" w:cs="Times New Roman"/>
          <w:lang w:val="en-CA"/>
        </w:rPr>
        <w:t>yellowtail rockfish.</w:t>
      </w:r>
      <w:r w:rsidR="0026711E">
        <w:rPr>
          <w:rFonts w:ascii="Times New Roman" w:hAnsi="Times New Roman" w:cs="Times New Roman"/>
          <w:lang w:val="en-CA"/>
        </w:rPr>
        <w:t xml:space="preserve"> </w:t>
      </w:r>
      <w:r w:rsidR="006159C2">
        <w:rPr>
          <w:rFonts w:ascii="Times New Roman" w:hAnsi="Times New Roman" w:cs="Times New Roman"/>
          <w:lang w:val="en-CA"/>
        </w:rPr>
        <w:t>Invertebrate</w:t>
      </w:r>
      <w:r w:rsidR="00796F8D">
        <w:rPr>
          <w:rFonts w:ascii="Times New Roman" w:hAnsi="Times New Roman" w:cs="Times New Roman"/>
          <w:lang w:val="en-CA"/>
        </w:rPr>
        <w:t xml:space="preserve"> </w:t>
      </w:r>
      <w:r w:rsidR="006159C2">
        <w:rPr>
          <w:rFonts w:ascii="Times New Roman" w:hAnsi="Times New Roman" w:cs="Times New Roman"/>
          <w:lang w:val="en-CA"/>
        </w:rPr>
        <w:t>assemblages</w:t>
      </w:r>
      <w:r w:rsidR="00796F8D">
        <w:rPr>
          <w:rFonts w:ascii="Times New Roman" w:hAnsi="Times New Roman" w:cs="Times New Roman"/>
          <w:lang w:val="en-CA"/>
        </w:rPr>
        <w:t xml:space="preserve"> are dominated by red urchins, red turban</w:t>
      </w:r>
      <w:r w:rsidR="006159C2">
        <w:rPr>
          <w:rFonts w:ascii="Times New Roman" w:hAnsi="Times New Roman" w:cs="Times New Roman"/>
          <w:lang w:val="en-CA"/>
        </w:rPr>
        <w:t xml:space="preserve"> snails, bat stars, California sea cucumbers, and </w:t>
      </w:r>
      <w:ins w:id="108" w:author="Isabelle Cote" w:date="2024-02-07T11:34:00Z">
        <w:r w:rsidR="000E691F">
          <w:rPr>
            <w:rFonts w:ascii="Times New Roman" w:hAnsi="Times New Roman" w:cs="Times New Roman"/>
            <w:lang w:val="en-CA"/>
          </w:rPr>
          <w:t xml:space="preserve">northern </w:t>
        </w:r>
      </w:ins>
      <w:commentRangeStart w:id="109"/>
      <w:r w:rsidR="006159C2">
        <w:rPr>
          <w:rFonts w:ascii="Times New Roman" w:hAnsi="Times New Roman" w:cs="Times New Roman"/>
          <w:lang w:val="en-CA"/>
        </w:rPr>
        <w:t>abalone</w:t>
      </w:r>
      <w:commentRangeEnd w:id="109"/>
      <w:r w:rsidR="000E691F">
        <w:rPr>
          <w:rStyle w:val="CommentReference"/>
        </w:rPr>
        <w:commentReference w:id="109"/>
      </w:r>
      <w:r w:rsidR="002A304B">
        <w:rPr>
          <w:rFonts w:ascii="Times New Roman" w:hAnsi="Times New Roman" w:cs="Times New Roman"/>
          <w:lang w:val="en-CA"/>
        </w:rPr>
        <w:t>.</w:t>
      </w:r>
    </w:p>
    <w:p w14:paraId="205C64B6" w14:textId="77777777" w:rsidR="00E31F65" w:rsidRDefault="00E31F65" w:rsidP="00EB3BC7">
      <w:pPr>
        <w:spacing w:line="480" w:lineRule="auto"/>
        <w:rPr>
          <w:rFonts w:ascii="Times New Roman" w:hAnsi="Times New Roman" w:cs="Times New Roman"/>
          <w:i/>
          <w:lang w:val="en-CA"/>
        </w:rPr>
      </w:pPr>
    </w:p>
    <w:p w14:paraId="7DD35F2F" w14:textId="486819EE" w:rsidR="00217D47" w:rsidRPr="00217D47" w:rsidRDefault="003801C9" w:rsidP="00EB3BC7">
      <w:pPr>
        <w:spacing w:line="480" w:lineRule="auto"/>
        <w:rPr>
          <w:rFonts w:ascii="Times New Roman" w:hAnsi="Times New Roman" w:cs="Times New Roman"/>
          <w:i/>
          <w:lang w:val="en-CA"/>
        </w:rPr>
      </w:pPr>
      <w:r>
        <w:rPr>
          <w:rFonts w:ascii="Times New Roman" w:hAnsi="Times New Roman" w:cs="Times New Roman"/>
          <w:i/>
          <w:lang w:val="en-CA"/>
        </w:rPr>
        <w:t>Amon</w:t>
      </w:r>
      <w:r w:rsidR="00CD046A">
        <w:rPr>
          <w:rFonts w:ascii="Times New Roman" w:hAnsi="Times New Roman" w:cs="Times New Roman"/>
          <w:i/>
          <w:lang w:val="en-CA"/>
        </w:rPr>
        <w:t>g</w:t>
      </w:r>
      <w:ins w:id="110" w:author="Isabelle Cote" w:date="2024-02-07T14:22:00Z">
        <w:r w:rsidR="00F235E9">
          <w:rPr>
            <w:rFonts w:ascii="Times New Roman" w:hAnsi="Times New Roman" w:cs="Times New Roman"/>
            <w:i/>
            <w:lang w:val="en-CA"/>
          </w:rPr>
          <w:t>-</w:t>
        </w:r>
      </w:ins>
      <w:del w:id="111" w:author="Isabelle Cote" w:date="2024-02-07T14:22:00Z">
        <w:r w:rsidR="00CD046A" w:rsidDel="00F235E9">
          <w:rPr>
            <w:rFonts w:ascii="Times New Roman" w:hAnsi="Times New Roman" w:cs="Times New Roman"/>
            <w:i/>
            <w:lang w:val="en-CA"/>
          </w:rPr>
          <w:delText xml:space="preserve"> </w:delText>
        </w:r>
      </w:del>
      <w:r w:rsidR="00CE7CA3">
        <w:rPr>
          <w:rFonts w:ascii="Times New Roman" w:hAnsi="Times New Roman" w:cs="Times New Roman"/>
          <w:i/>
          <w:lang w:val="en-CA"/>
        </w:rPr>
        <w:t>site</w:t>
      </w:r>
      <w:del w:id="112" w:author="Isabelle Cote" w:date="2024-02-07T14:22:00Z">
        <w:r w:rsidR="00CE7CA3" w:rsidDel="00F235E9">
          <w:rPr>
            <w:rFonts w:ascii="Times New Roman" w:hAnsi="Times New Roman" w:cs="Times New Roman"/>
            <w:i/>
            <w:lang w:val="en-CA"/>
          </w:rPr>
          <w:delText>s</w:delText>
        </w:r>
      </w:del>
      <w:ins w:id="113" w:author="Isabelle Cote" w:date="2024-02-07T14:21:00Z">
        <w:r w:rsidR="00F235E9" w:rsidRPr="00F235E9">
          <w:rPr>
            <w:rFonts w:ascii="Times New Roman" w:hAnsi="Times New Roman" w:cs="Times New Roman"/>
            <w:i/>
            <w:lang w:val="en-CA"/>
          </w:rPr>
          <w:t xml:space="preserve"> </w:t>
        </w:r>
        <w:r w:rsidR="00F235E9">
          <w:rPr>
            <w:rFonts w:ascii="Times New Roman" w:hAnsi="Times New Roman" w:cs="Times New Roman"/>
            <w:i/>
            <w:lang w:val="en-CA"/>
          </w:rPr>
          <w:t>(m</w:t>
        </w:r>
        <w:r w:rsidR="00F235E9">
          <w:rPr>
            <w:rFonts w:ascii="Times New Roman" w:hAnsi="Times New Roman" w:cs="Times New Roman"/>
            <w:i/>
            <w:lang w:val="en-CA"/>
          </w:rPr>
          <w:t>eso-scale</w:t>
        </w:r>
      </w:ins>
      <w:ins w:id="114" w:author="Isabelle Cote" w:date="2024-02-07T14:22:00Z">
        <w:r w:rsidR="00F235E9">
          <w:rPr>
            <w:rFonts w:ascii="Times New Roman" w:hAnsi="Times New Roman" w:cs="Times New Roman"/>
            <w:i/>
            <w:lang w:val="en-CA"/>
          </w:rPr>
          <w:t>)</w:t>
        </w:r>
      </w:ins>
      <w:ins w:id="115" w:author="Isabelle Cote" w:date="2024-02-07T14:21:00Z">
        <w:r w:rsidR="00F235E9">
          <w:rPr>
            <w:rFonts w:ascii="Times New Roman" w:hAnsi="Times New Roman" w:cs="Times New Roman"/>
            <w:i/>
            <w:lang w:val="en-CA"/>
          </w:rPr>
          <w:t xml:space="preserve"> variation</w:t>
        </w:r>
      </w:ins>
    </w:p>
    <w:p w14:paraId="58195507" w14:textId="57BF561B"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lastRenderedPageBreak/>
        <w:t>We considered meso-scale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w:t>
      </w:r>
      <w:r w:rsidR="003801C9">
        <w:rPr>
          <w:rFonts w:ascii="Times New Roman" w:eastAsia="Times New Roman" w:hAnsi="Times New Roman" w:cs="Times New Roman"/>
          <w:color w:val="000000"/>
        </w:rPr>
        <w:t>among</w:t>
      </w:r>
      <w:r>
        <w:rPr>
          <w:rFonts w:ascii="Times New Roman" w:eastAsia="Times New Roman" w:hAnsi="Times New Roman" w:cs="Times New Roman"/>
          <w:color w:val="000000"/>
        </w:rPr>
        <w:t xml:space="preserve"> rocky reef sites, which ranged from </w:t>
      </w:r>
      <w:r w:rsidR="00701637">
        <w:rPr>
          <w:rFonts w:ascii="Times New Roman" w:eastAsia="Times New Roman" w:hAnsi="Times New Roman" w:cs="Times New Roman"/>
          <w:color w:val="000000"/>
        </w:rPr>
        <w:t>0.0</w:t>
      </w:r>
      <w:r w:rsidR="007268C2" w:rsidRPr="007268C2">
        <w:rPr>
          <w:rFonts w:ascii="Times New Roman" w:eastAsia="Times New Roman" w:hAnsi="Times New Roman" w:cs="Times New Roman"/>
          <w:color w:val="000000"/>
        </w:rPr>
        <w:t>6</w:t>
      </w:r>
      <w:r w:rsidRPr="007268C2">
        <w:rPr>
          <w:rFonts w:ascii="Times New Roman" w:eastAsia="Times New Roman" w:hAnsi="Times New Roman" w:cs="Times New Roman"/>
          <w:color w:val="000000"/>
        </w:rPr>
        <w:t xml:space="preserve"> – </w:t>
      </w:r>
      <w:r w:rsidR="003801C9" w:rsidRPr="007268C2">
        <w:rPr>
          <w:rFonts w:ascii="Times New Roman" w:eastAsia="Times New Roman" w:hAnsi="Times New Roman" w:cs="Times New Roman"/>
          <w:color w:val="000000"/>
        </w:rPr>
        <w:t>2</w:t>
      </w:r>
      <w:r w:rsidR="007268C2" w:rsidRPr="007268C2">
        <w:rPr>
          <w:rFonts w:ascii="Times New Roman" w:eastAsia="Times New Roman" w:hAnsi="Times New Roman" w:cs="Times New Roman"/>
          <w:color w:val="000000"/>
        </w:rPr>
        <w:t>4</w:t>
      </w:r>
      <w:r w:rsidRPr="007268C2">
        <w:rPr>
          <w:rFonts w:ascii="Times New Roman" w:eastAsia="Times New Roman" w:hAnsi="Times New Roman" w:cs="Times New Roman"/>
          <w:color w:val="000000"/>
        </w:rPr>
        <w:t xml:space="preserve"> km</w:t>
      </w:r>
      <w:r>
        <w:rPr>
          <w:rFonts w:ascii="Times New Roman" w:eastAsia="Times New Roman" w:hAnsi="Times New Roman" w:cs="Times New Roman"/>
          <w:color w:val="000000"/>
        </w:rPr>
        <w:t xml:space="preserve"> apart</w:t>
      </w:r>
      <w:ins w:id="116" w:author="Isabelle Cote" w:date="2024-02-07T16:16:00Z">
        <w:r w:rsidR="00CF7FD0">
          <w:rPr>
            <w:rFonts w:ascii="Times New Roman" w:eastAsia="Times New Roman" w:hAnsi="Times New Roman" w:cs="Times New Roman"/>
            <w:color w:val="000000"/>
          </w:rPr>
          <w:t xml:space="preserve"> </w:t>
        </w:r>
      </w:ins>
      <w:ins w:id="117" w:author="Isabelle Cote" w:date="2024-02-07T16:17:00Z">
        <w:r w:rsidR="00682CDC">
          <w:rPr>
            <w:rFonts w:ascii="Times New Roman" w:eastAsia="Times New Roman" w:hAnsi="Times New Roman" w:cs="Times New Roman"/>
            <w:color w:val="000000"/>
          </w:rPr>
          <w:t>(Fig. 1)</w:t>
        </w:r>
      </w:ins>
      <w:r>
        <w:rPr>
          <w:rFonts w:ascii="Times New Roman" w:eastAsia="Times New Roman" w:hAnsi="Times New Roman" w:cs="Times New Roman"/>
          <w:color w:val="000000"/>
        </w:rPr>
        <w:t xml:space="preserve">.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samples paired with fish and invertebrate surveys using a globally standardized method (</w:t>
      </w:r>
      <w:ins w:id="118" w:author="Isabelle Cote" w:date="2024-02-07T14:23:00Z">
        <w:r w:rsidR="00F235E9">
          <w:rPr>
            <w:rFonts w:ascii="Times New Roman" w:hAnsi="Times New Roman" w:cs="Times New Roman"/>
            <w:lang w:val="en-CA"/>
          </w:rPr>
          <w:t xml:space="preserve">i.e., </w:t>
        </w:r>
      </w:ins>
      <w:r w:rsidR="00217D47" w:rsidRPr="007A5BAE">
        <w:rPr>
          <w:rFonts w:ascii="Times New Roman" w:hAnsi="Times New Roman" w:cs="Times New Roman"/>
          <w:lang w:val="en-CA"/>
        </w:rPr>
        <w:t>Reef Life Survey</w:t>
      </w:r>
      <w:ins w:id="119" w:author="Isabelle Cote" w:date="2024-02-07T14:31:00Z">
        <w:r w:rsidR="00F235E9">
          <w:rPr>
            <w:rFonts w:ascii="Times New Roman" w:hAnsi="Times New Roman" w:cs="Times New Roman"/>
            <w:lang w:val="en-CA"/>
          </w:rPr>
          <w:t>, RLS</w:t>
        </w:r>
      </w:ins>
      <w:r w:rsidR="00217D47" w:rsidRPr="007A5BAE">
        <w:rPr>
          <w:rFonts w:ascii="Times New Roman" w:hAnsi="Times New Roman" w:cs="Times New Roman"/>
          <w:lang w:val="en-CA"/>
        </w:rPr>
        <w:t xml:space="preserve">)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w:t>
      </w:r>
      <w:r w:rsidR="002C3747">
        <w:rPr>
          <w:rFonts w:ascii="Times New Roman" w:hAnsi="Times New Roman" w:cs="Times New Roman"/>
          <w:lang w:val="en-CA"/>
        </w:rPr>
        <w:t xml:space="preserve">near the </w:t>
      </w:r>
      <w:del w:id="120" w:author="Isabelle Cote" w:date="2024-02-07T14:57:00Z">
        <w:r w:rsidR="002C3747" w:rsidDel="0003350D">
          <w:rPr>
            <w:rFonts w:ascii="Times New Roman" w:hAnsi="Times New Roman" w:cs="Times New Roman"/>
            <w:lang w:val="en-CA"/>
          </w:rPr>
          <w:delText xml:space="preserve">Bamfield Marine Sciences Centre </w:delText>
        </w:r>
      </w:del>
      <w:ins w:id="121" w:author="Isabelle Cote" w:date="2024-02-07T14:57:00Z">
        <w:r w:rsidR="0003350D">
          <w:rPr>
            <w:rFonts w:ascii="Times New Roman" w:hAnsi="Times New Roman" w:cs="Times New Roman"/>
            <w:lang w:val="en-CA"/>
          </w:rPr>
          <w:t xml:space="preserve">BMSC </w:t>
        </w:r>
      </w:ins>
      <w:del w:id="122" w:author="Isabelle Cote" w:date="2024-02-07T14:23:00Z">
        <w:r w:rsidR="00217D47" w:rsidRPr="007A5BAE" w:rsidDel="00F235E9">
          <w:rPr>
            <w:rFonts w:ascii="Times New Roman" w:hAnsi="Times New Roman" w:cs="Times New Roman"/>
            <w:lang w:val="en-CA"/>
          </w:rPr>
          <w:delText>in Barkley Sound, BC</w:delText>
        </w:r>
        <w:r w:rsidR="00547A38" w:rsidDel="00F235E9">
          <w:rPr>
            <w:rFonts w:ascii="Times New Roman" w:hAnsi="Times New Roman" w:cs="Times New Roman"/>
            <w:lang w:val="en-CA"/>
          </w:rPr>
          <w:delText xml:space="preserve"> </w:delText>
        </w:r>
      </w:del>
      <w:r w:rsidR="00173964">
        <w:rPr>
          <w:rFonts w:ascii="Times New Roman" w:hAnsi="Times New Roman" w:cs="Times New Roman"/>
          <w:lang w:val="en-CA"/>
        </w:rPr>
        <w:t xml:space="preserve">from the end of April </w:t>
      </w:r>
      <w:del w:id="123" w:author="Isabelle Cote" w:date="2024-02-07T14:24:00Z">
        <w:r w:rsidR="00173964" w:rsidDel="00F235E9">
          <w:rPr>
            <w:rFonts w:ascii="Times New Roman" w:hAnsi="Times New Roman" w:cs="Times New Roman"/>
            <w:lang w:val="en-CA"/>
          </w:rPr>
          <w:delText xml:space="preserve">– </w:delText>
        </w:r>
      </w:del>
      <w:ins w:id="124" w:author="Isabelle Cote" w:date="2024-02-07T14:24:00Z">
        <w:r w:rsidR="00F235E9">
          <w:rPr>
            <w:rFonts w:ascii="Times New Roman" w:hAnsi="Times New Roman" w:cs="Times New Roman"/>
            <w:lang w:val="en-CA"/>
          </w:rPr>
          <w:t>/</w:t>
        </w:r>
        <w:r w:rsidR="00F235E9">
          <w:rPr>
            <w:rFonts w:ascii="Times New Roman" w:hAnsi="Times New Roman" w:cs="Times New Roman"/>
            <w:lang w:val="en-CA"/>
          </w:rPr>
          <w:t xml:space="preserve"> </w:t>
        </w:r>
      </w:ins>
      <w:r w:rsidR="00173964">
        <w:rPr>
          <w:rFonts w:ascii="Times New Roman" w:hAnsi="Times New Roman" w:cs="Times New Roman"/>
          <w:lang w:val="en-CA"/>
        </w:rPr>
        <w:t>early May</w:t>
      </w:r>
      <w:r w:rsidR="00547A38">
        <w:rPr>
          <w:rFonts w:ascii="Times New Roman" w:hAnsi="Times New Roman" w:cs="Times New Roman"/>
          <w:lang w:val="en-CA"/>
        </w:rPr>
        <w:t xml:space="preserve"> </w:t>
      </w:r>
      <w:ins w:id="125" w:author="Isabelle Cote" w:date="2024-02-07T14:24:00Z">
        <w:r w:rsidR="00F235E9">
          <w:rPr>
            <w:rFonts w:ascii="Times New Roman" w:hAnsi="Times New Roman" w:cs="Times New Roman"/>
            <w:lang w:val="en-CA"/>
          </w:rPr>
          <w:t xml:space="preserve">to when? in </w:t>
        </w:r>
      </w:ins>
      <w:r w:rsidR="00173964">
        <w:rPr>
          <w:rFonts w:ascii="Times New Roman" w:hAnsi="Times New Roman" w:cs="Times New Roman"/>
          <w:lang w:val="en-CA"/>
        </w:rPr>
        <w:t xml:space="preserve">each </w:t>
      </w:r>
      <w:ins w:id="126" w:author="Isabelle Cote" w:date="2024-02-07T14:24:00Z">
        <w:r w:rsidR="00F235E9">
          <w:rPr>
            <w:rFonts w:ascii="Times New Roman" w:hAnsi="Times New Roman" w:cs="Times New Roman"/>
            <w:lang w:val="en-CA"/>
          </w:rPr>
          <w:t xml:space="preserve">of three </w:t>
        </w:r>
      </w:ins>
      <w:r w:rsidR="00173964">
        <w:rPr>
          <w:rFonts w:ascii="Times New Roman" w:hAnsi="Times New Roman" w:cs="Times New Roman"/>
          <w:lang w:val="en-CA"/>
        </w:rPr>
        <w:t>year</w:t>
      </w:r>
      <w:ins w:id="127" w:author="Isabelle Cote" w:date="2024-02-07T14:24:00Z">
        <w:r w:rsidR="00F235E9">
          <w:rPr>
            <w:rFonts w:ascii="Times New Roman" w:hAnsi="Times New Roman" w:cs="Times New Roman"/>
            <w:lang w:val="en-CA"/>
          </w:rPr>
          <w:t>s</w:t>
        </w:r>
      </w:ins>
      <w:r w:rsidR="00173964">
        <w:rPr>
          <w:rFonts w:ascii="Times New Roman" w:hAnsi="Times New Roman" w:cs="Times New Roman"/>
          <w:lang w:val="en-CA"/>
        </w:rPr>
        <w:t xml:space="preserve"> </w:t>
      </w:r>
      <w:del w:id="128" w:author="Isabelle Cote" w:date="2024-02-07T14:24:00Z">
        <w:r w:rsidR="00173964" w:rsidDel="00F235E9">
          <w:rPr>
            <w:rFonts w:ascii="Times New Roman" w:hAnsi="Times New Roman" w:cs="Times New Roman"/>
            <w:lang w:val="en-CA"/>
          </w:rPr>
          <w:delText xml:space="preserve">from </w:delText>
        </w:r>
      </w:del>
      <w:ins w:id="129" w:author="Isabelle Cote" w:date="2024-02-07T14:24:00Z">
        <w:r w:rsidR="00F235E9">
          <w:rPr>
            <w:rFonts w:ascii="Times New Roman" w:hAnsi="Times New Roman" w:cs="Times New Roman"/>
            <w:lang w:val="en-CA"/>
          </w:rPr>
          <w:t>(</w:t>
        </w:r>
      </w:ins>
      <w:r w:rsidR="00173964">
        <w:rPr>
          <w:rFonts w:ascii="Times New Roman" w:hAnsi="Times New Roman" w:cs="Times New Roman"/>
          <w:lang w:val="en-CA"/>
        </w:rPr>
        <w:t>2021 – 2023</w:t>
      </w:r>
      <w:ins w:id="130" w:author="Isabelle Cote" w:date="2024-02-07T14:25:00Z">
        <w:r w:rsidR="00F235E9">
          <w:rPr>
            <w:rFonts w:ascii="Times New Roman" w:hAnsi="Times New Roman" w:cs="Times New Roman"/>
            <w:lang w:val="en-CA"/>
          </w:rPr>
          <w:t>)</w:t>
        </w:r>
      </w:ins>
      <w:r w:rsidR="00173964">
        <w:rPr>
          <w:rFonts w:ascii="Times New Roman" w:hAnsi="Times New Roman" w:cs="Times New Roman"/>
          <w:lang w:val="en-CA"/>
        </w:rPr>
        <w:t xml:space="preserve">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w:t>
      </w:r>
      <w:del w:id="131" w:author="Isabelle Cote" w:date="2024-02-07T14:25:00Z">
        <w:r w:rsidR="00547A38" w:rsidDel="00F235E9">
          <w:rPr>
            <w:rFonts w:ascii="Times New Roman" w:hAnsi="Times New Roman" w:cs="Times New Roman"/>
            <w:lang w:val="en-CA"/>
          </w:rPr>
          <w:delText xml:space="preserve">are </w:delText>
        </w:r>
      </w:del>
      <w:ins w:id="132" w:author="Isabelle Cote" w:date="2024-02-07T14:25:00Z">
        <w:r w:rsidR="00F235E9">
          <w:rPr>
            <w:rFonts w:ascii="Times New Roman" w:hAnsi="Times New Roman" w:cs="Times New Roman"/>
            <w:lang w:val="en-CA"/>
          </w:rPr>
          <w:t>is</w:t>
        </w:r>
        <w:r w:rsidR="00F235E9">
          <w:rPr>
            <w:rFonts w:ascii="Times New Roman" w:hAnsi="Times New Roman" w:cs="Times New Roman"/>
            <w:lang w:val="en-CA"/>
          </w:rPr>
          <w:t xml:space="preserve"> </w:t>
        </w:r>
      </w:ins>
      <w:r w:rsidR="00547A38">
        <w:rPr>
          <w:rFonts w:ascii="Times New Roman" w:hAnsi="Times New Roman" w:cs="Times New Roman"/>
          <w:lang w:val="en-CA"/>
        </w:rPr>
        <w:t xml:space="preserve">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Edgar and Stuart-Smith</w:t>
      </w:r>
      <w:del w:id="133" w:author="Isabelle Cote" w:date="2024-02-07T14:25:00Z">
        <w:r w:rsidR="00547A38" w:rsidDel="00F235E9">
          <w:rPr>
            <w:rFonts w:ascii="Times New Roman" w:hAnsi="Times New Roman" w:cs="Times New Roman"/>
            <w:noProof/>
            <w:lang w:val="en-CA"/>
          </w:rPr>
          <w:delText>,</w:delText>
        </w:r>
      </w:del>
      <w:r w:rsidR="00547A38">
        <w:rPr>
          <w:rFonts w:ascii="Times New Roman" w:hAnsi="Times New Roman" w:cs="Times New Roman"/>
          <w:noProof/>
          <w:lang w:val="en-CA"/>
        </w:rPr>
        <w:t xml:space="preserve">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A14B41">
        <w:rPr>
          <w:rFonts w:ascii="Times New Roman" w:hAnsi="Times New Roman" w:cs="Times New Roman"/>
          <w:noProof/>
          <w:lang w:val="en-CA"/>
        </w:rPr>
        <w:t>)</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w:t>
      </w:r>
      <w:del w:id="134" w:author="Isabelle Cote" w:date="2024-02-07T14:25:00Z">
        <w:r w:rsidR="00547A38" w:rsidDel="00F235E9">
          <w:rPr>
            <w:rFonts w:ascii="Times New Roman" w:hAnsi="Times New Roman" w:cs="Times New Roman"/>
            <w:noProof/>
            <w:lang w:val="en-CA"/>
          </w:rPr>
          <w:delText>,</w:delText>
        </w:r>
      </w:del>
      <w:r w:rsidR="00547A38">
        <w:rPr>
          <w:rFonts w:ascii="Times New Roman" w:hAnsi="Times New Roman" w:cs="Times New Roman"/>
          <w:noProof/>
          <w:lang w:val="en-CA"/>
        </w:rPr>
        <w:t xml:space="preserve">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w:t>
      </w:r>
      <w:ins w:id="135" w:author="Isabelle Cote" w:date="2024-02-07T14:25:00Z">
        <w:r w:rsidR="00F235E9">
          <w:rPr>
            <w:rFonts w:ascii="Times New Roman" w:hAnsi="Times New Roman" w:cs="Times New Roman"/>
            <w:lang w:val="en-CA"/>
          </w:rPr>
          <w:t xml:space="preserve"> line</w:t>
        </w:r>
      </w:ins>
      <w:ins w:id="136" w:author="Isabelle Cote" w:date="2024-02-07T16:15:00Z">
        <w:r w:rsidR="00CF7FD0">
          <w:rPr>
            <w:rFonts w:ascii="Times New Roman" w:hAnsi="Times New Roman" w:cs="Times New Roman"/>
            <w:lang w:val="en-CA"/>
          </w:rPr>
          <w:t xml:space="preserve"> (Fig. </w:t>
        </w:r>
      </w:ins>
      <w:ins w:id="137" w:author="Isabelle Cote" w:date="2024-02-07T16:17:00Z">
        <w:r w:rsidR="00CF7FD0">
          <w:rPr>
            <w:rFonts w:ascii="Times New Roman" w:hAnsi="Times New Roman" w:cs="Times New Roman"/>
            <w:lang w:val="en-CA"/>
          </w:rPr>
          <w:t>2</w:t>
        </w:r>
      </w:ins>
      <w:ins w:id="138" w:author="Isabelle Cote" w:date="2024-02-07T16:15:00Z">
        <w:r w:rsidR="00CF7FD0">
          <w:rPr>
            <w:rFonts w:ascii="Times New Roman" w:hAnsi="Times New Roman" w:cs="Times New Roman"/>
            <w:lang w:val="en-CA"/>
          </w:rPr>
          <w:t>)</w:t>
        </w:r>
      </w:ins>
      <w:r w:rsidR="00547A38">
        <w:rPr>
          <w:rFonts w:ascii="Times New Roman" w:hAnsi="Times New Roman" w:cs="Times New Roman"/>
          <w:lang w:val="en-CA"/>
        </w:rPr>
        <w:t xml:space="preserve">. </w:t>
      </w:r>
      <w:r w:rsidR="00ED5552">
        <w:rPr>
          <w:rFonts w:ascii="Times New Roman" w:hAnsi="Times New Roman" w:cs="Times New Roman"/>
          <w:lang w:val="en-CA"/>
        </w:rPr>
        <w:t>First, f</w:t>
      </w:r>
      <w:r w:rsidR="00547A38">
        <w:rPr>
          <w:rFonts w:ascii="Times New Roman" w:hAnsi="Times New Roman" w:cs="Times New Roman"/>
          <w:lang w:val="en-CA"/>
        </w:rPr>
        <w:t>ishes</w:t>
      </w:r>
      <w:r w:rsidR="00A14B41">
        <w:rPr>
          <w:rFonts w:ascii="Times New Roman" w:hAnsi="Times New Roman" w:cs="Times New Roman"/>
          <w:lang w:val="en-CA"/>
        </w:rPr>
        <w:t xml:space="preserve"> in the </w:t>
      </w:r>
      <w:ins w:id="139" w:author="Isabelle Cote" w:date="2024-02-07T14:25:00Z">
        <w:r w:rsidR="00F235E9">
          <w:rPr>
            <w:rFonts w:ascii="Times New Roman" w:hAnsi="Times New Roman" w:cs="Times New Roman"/>
            <w:lang w:val="en-CA"/>
          </w:rPr>
          <w:t>w</w:t>
        </w:r>
      </w:ins>
      <w:del w:id="140" w:author="Isabelle Cote" w:date="2024-02-07T14:25:00Z">
        <w:r w:rsidR="00A14B41" w:rsidDel="00F235E9">
          <w:rPr>
            <w:rFonts w:ascii="Times New Roman" w:hAnsi="Times New Roman" w:cs="Times New Roman"/>
            <w:lang w:val="en-CA"/>
          </w:rPr>
          <w:delText>e</w:delText>
        </w:r>
      </w:del>
      <w:r w:rsidR="00A14B41">
        <w:rPr>
          <w:rFonts w:ascii="Times New Roman" w:hAnsi="Times New Roman" w:cs="Times New Roman"/>
          <w:lang w:val="en-CA"/>
        </w:rPr>
        <w:t>ater column</w:t>
      </w:r>
      <w:r w:rsidR="00547A38">
        <w:rPr>
          <w:rFonts w:ascii="Times New Roman" w:hAnsi="Times New Roman" w:cs="Times New Roman"/>
          <w:lang w:val="en-CA"/>
        </w:rPr>
        <w:t xml:space="preserve"> were counted </w:t>
      </w:r>
      <w:r w:rsidR="00ED5552">
        <w:rPr>
          <w:rFonts w:ascii="Times New Roman" w:hAnsi="Times New Roman" w:cs="Times New Roman"/>
          <w:lang w:val="en-CA"/>
        </w:rPr>
        <w:t>and sized</w:t>
      </w:r>
      <w:ins w:id="141" w:author="Isabelle Cote" w:date="2024-02-07T14:26:00Z">
        <w:r w:rsidR="00F235E9">
          <w:rPr>
            <w:rFonts w:ascii="Times New Roman" w:hAnsi="Times New Roman" w:cs="Times New Roman"/>
            <w:lang w:val="en-CA"/>
          </w:rPr>
          <w:t xml:space="preserve"> (total length, in </w:t>
        </w:r>
      </w:ins>
      <w:ins w:id="142" w:author="Isabelle Cote" w:date="2024-02-07T14:29:00Z">
        <w:r w:rsidR="00F235E9">
          <w:rPr>
            <w:rFonts w:ascii="Times New Roman" w:hAnsi="Times New Roman" w:cs="Times New Roman"/>
            <w:lang w:val="en-CA"/>
          </w:rPr>
          <w:t>various size class categories)</w:t>
        </w:r>
      </w:ins>
      <w:r w:rsidR="00ED5552">
        <w:rPr>
          <w:rFonts w:ascii="Times New Roman" w:hAnsi="Times New Roman" w:cs="Times New Roman"/>
          <w:lang w:val="en-CA"/>
        </w:rPr>
        <w:t xml:space="preserve"> </w:t>
      </w:r>
      <w:r w:rsidR="00547A38">
        <w:rPr>
          <w:rFonts w:ascii="Times New Roman" w:hAnsi="Times New Roman" w:cs="Times New Roman"/>
          <w:lang w:val="en-CA"/>
        </w:rPr>
        <w:t>within 5 m</w:t>
      </w:r>
      <w:del w:id="143" w:author="Isabelle Cote" w:date="2024-02-07T14:29:00Z">
        <w:r w:rsidR="00547A38" w:rsidDel="00F235E9">
          <w:rPr>
            <w:rFonts w:ascii="Times New Roman" w:hAnsi="Times New Roman" w:cs="Times New Roman"/>
            <w:lang w:val="en-CA"/>
          </w:rPr>
          <w:delText>eters</w:delText>
        </w:r>
      </w:del>
      <w:r w:rsidR="00547A38">
        <w:rPr>
          <w:rFonts w:ascii="Times New Roman" w:hAnsi="Times New Roman" w:cs="Times New Roman"/>
          <w:lang w:val="en-CA"/>
        </w:rPr>
        <w:t xml:space="preserve"> </w:t>
      </w:r>
      <w:ins w:id="144" w:author="Isabelle Cote" w:date="2024-02-07T14:30:00Z">
        <w:r w:rsidR="00F235E9">
          <w:rPr>
            <w:rFonts w:ascii="Times New Roman" w:hAnsi="Times New Roman" w:cs="Times New Roman"/>
            <w:lang w:val="en-CA"/>
          </w:rPr>
          <w:t>on either side</w:t>
        </w:r>
        <w:r w:rsidR="00F235E9">
          <w:rPr>
            <w:rFonts w:ascii="Times New Roman" w:hAnsi="Times New Roman" w:cs="Times New Roman"/>
            <w:lang w:val="en-CA"/>
          </w:rPr>
          <w:t xml:space="preserve"> </w:t>
        </w:r>
      </w:ins>
      <w:r w:rsidR="00547A38">
        <w:rPr>
          <w:rFonts w:ascii="Times New Roman" w:hAnsi="Times New Roman" w:cs="Times New Roman"/>
          <w:lang w:val="en-CA"/>
        </w:rPr>
        <w:t>of the transect</w:t>
      </w:r>
      <w:ins w:id="145" w:author="Isabelle Cote" w:date="2024-02-07T14:30:00Z">
        <w:r w:rsidR="00F235E9">
          <w:rPr>
            <w:rFonts w:ascii="Times New Roman" w:hAnsi="Times New Roman" w:cs="Times New Roman"/>
            <w:lang w:val="en-CA"/>
          </w:rPr>
          <w:t xml:space="preserve"> line</w:t>
        </w:r>
      </w:ins>
      <w:del w:id="146" w:author="Isabelle Cote" w:date="2024-02-07T14:30:00Z">
        <w:r w:rsidR="00547A38" w:rsidDel="00F235E9">
          <w:rPr>
            <w:rFonts w:ascii="Times New Roman" w:hAnsi="Times New Roman" w:cs="Times New Roman"/>
            <w:lang w:val="en-CA"/>
          </w:rPr>
          <w:delText xml:space="preserve"> on either side</w:delText>
        </w:r>
      </w:del>
      <w:r w:rsidR="00547A38">
        <w:rPr>
          <w:rFonts w:ascii="Times New Roman" w:hAnsi="Times New Roman" w:cs="Times New Roman"/>
          <w:lang w:val="en-CA"/>
        </w:rPr>
        <w:t xml:space="preserv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w:t>
      </w:r>
      <w:del w:id="147" w:author="Isabelle Cote" w:date="2024-02-07T14:30:00Z">
        <w:r w:rsidR="00547A38" w:rsidDel="00F235E9">
          <w:rPr>
            <w:rFonts w:ascii="Times New Roman" w:hAnsi="Times New Roman" w:cs="Times New Roman"/>
            <w:lang w:val="en-CA"/>
          </w:rPr>
          <w:delText>eters</w:delText>
        </w:r>
      </w:del>
      <w:r w:rsidR="00547A38">
        <w:rPr>
          <w:rFonts w:ascii="Times New Roman" w:hAnsi="Times New Roman" w:cs="Times New Roman"/>
          <w:lang w:val="en-CA"/>
        </w:rPr>
        <w:t xml:space="preserve"> on either side of the transect</w:t>
      </w:r>
      <w:ins w:id="148" w:author="Isabelle Cote" w:date="2024-02-07T14:30:00Z">
        <w:r w:rsidR="00F235E9">
          <w:rPr>
            <w:rFonts w:ascii="Times New Roman" w:hAnsi="Times New Roman" w:cs="Times New Roman"/>
            <w:lang w:val="en-CA"/>
          </w:rPr>
          <w:t xml:space="preserve"> line</w:t>
        </w:r>
      </w:ins>
      <w:r w:rsidR="00547A38">
        <w:rPr>
          <w:rFonts w:ascii="Times New Roman" w:hAnsi="Times New Roman" w:cs="Times New Roman"/>
          <w:lang w:val="en-CA"/>
        </w:rPr>
        <w:t>.</w:t>
      </w:r>
    </w:p>
    <w:p w14:paraId="31ABE297" w14:textId="19A64981"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concentration</w:t>
      </w:r>
      <w:r w:rsidR="007268C2">
        <w:rPr>
          <w:rFonts w:ascii="Times New Roman" w:hAnsi="Times New Roman" w:cs="Times New Roman"/>
          <w:color w:val="000000"/>
          <w:lang w:val="en-CA"/>
        </w:rPr>
        <w:t xml:space="preserve"> (Lim, unpublished data)</w:t>
      </w:r>
      <w:r>
        <w:rPr>
          <w:rFonts w:ascii="Times New Roman" w:hAnsi="Times New Roman" w:cs="Times New Roman"/>
          <w:color w:val="000000"/>
          <w:lang w:val="en-CA"/>
        </w:rPr>
        <w:t xml:space="preserve">. </w:t>
      </w:r>
      <w:r w:rsidR="007268C2">
        <w:rPr>
          <w:rFonts w:ascii="Times New Roman" w:hAnsi="Times New Roman" w:cs="Times New Roman"/>
          <w:color w:val="000000"/>
          <w:lang w:val="en-CA"/>
        </w:rPr>
        <w:t>In 2021 and 2022</w:t>
      </w:r>
      <w:r w:rsidR="00D56988">
        <w:rPr>
          <w:rFonts w:ascii="Times New Roman" w:hAnsi="Times New Roman" w:cs="Times New Roman"/>
          <w:color w:val="000000"/>
          <w:lang w:val="en-CA"/>
        </w:rPr>
        <w:t>,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7268C2">
        <w:rPr>
          <w:rFonts w:ascii="Times New Roman" w:hAnsi="Times New Roman" w:cs="Times New Roman"/>
          <w:color w:val="000000"/>
          <w:lang w:val="en-CA"/>
        </w:rPr>
        <w:t>2023</w:t>
      </w:r>
      <w:r>
        <w:rPr>
          <w:rFonts w:ascii="Times New Roman" w:hAnsi="Times New Roman" w:cs="Times New Roman"/>
          <w:color w:val="000000"/>
          <w:lang w:val="en-CA"/>
        </w:rPr>
        <w:t xml:space="preserve">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commentRangeStart w:id="149"/>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commentRangeEnd w:id="149"/>
      <w:r w:rsidR="00895C86">
        <w:rPr>
          <w:rStyle w:val="CommentReference"/>
        </w:rPr>
        <w:commentReference w:id="149"/>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D56988">
        <w:rPr>
          <w:rFonts w:ascii="Times New Roman" w:hAnsi="Times New Roman" w:cs="Times New Roman"/>
          <w:color w:val="000000"/>
          <w:lang w:val="en-CA"/>
        </w:rPr>
        <w:t xml:space="preserve">analysis methodology is available in the supplement </w:t>
      </w:r>
      <w:r w:rsidR="007268C2">
        <w:rPr>
          <w:rFonts w:ascii="Times New Roman" w:hAnsi="Times New Roman" w:cs="Times New Roman"/>
          <w:color w:val="000000"/>
          <w:lang w:val="en-CA"/>
        </w:rPr>
        <w:t>(</w:t>
      </w:r>
      <w:r w:rsidR="007268C2" w:rsidRPr="007268C2">
        <w:rPr>
          <w:rFonts w:ascii="Times New Roman" w:hAnsi="Times New Roman" w:cs="Times New Roman"/>
          <w:color w:val="000000"/>
          <w:highlight w:val="green"/>
          <w:lang w:val="en-CA"/>
        </w:rPr>
        <w:t>S1?</w:t>
      </w:r>
      <w:r w:rsidR="007268C2">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p>
    <w:p w14:paraId="5F7D8791" w14:textId="77777777" w:rsidR="00547A38" w:rsidRDefault="00547A38" w:rsidP="00EB3BC7">
      <w:pPr>
        <w:spacing w:line="480" w:lineRule="auto"/>
        <w:rPr>
          <w:rFonts w:ascii="Times New Roman" w:hAnsi="Times New Roman" w:cs="Times New Roman"/>
          <w:lang w:val="en-CA"/>
        </w:rPr>
      </w:pPr>
    </w:p>
    <w:p w14:paraId="25B217E3" w14:textId="72E1B6BF" w:rsidR="00217D47" w:rsidRPr="00217D47" w:rsidRDefault="00CE7CA3"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Within</w:t>
      </w:r>
      <w:ins w:id="150" w:author="Isabelle Cote" w:date="2024-02-07T14:32:00Z">
        <w:r w:rsidR="00895C86">
          <w:rPr>
            <w:rFonts w:ascii="Times New Roman" w:hAnsi="Times New Roman" w:cs="Times New Roman"/>
            <w:i/>
            <w:lang w:val="en-CA"/>
          </w:rPr>
          <w:t>-</w:t>
        </w:r>
      </w:ins>
      <w:del w:id="151" w:author="Isabelle Cote" w:date="2024-02-07T14:32:00Z">
        <w:r w:rsidR="00CD046A" w:rsidDel="00895C86">
          <w:rPr>
            <w:rFonts w:ascii="Times New Roman" w:hAnsi="Times New Roman" w:cs="Times New Roman"/>
            <w:i/>
            <w:lang w:val="en-CA"/>
          </w:rPr>
          <w:delText xml:space="preserve"> </w:delText>
        </w:r>
      </w:del>
      <w:r>
        <w:rPr>
          <w:rFonts w:ascii="Times New Roman" w:hAnsi="Times New Roman" w:cs="Times New Roman"/>
          <w:i/>
          <w:lang w:val="en-CA"/>
        </w:rPr>
        <w:t>site</w:t>
      </w:r>
      <w:ins w:id="152" w:author="Isabelle Cote" w:date="2024-02-07T14:32:00Z">
        <w:r w:rsidR="00895C86">
          <w:rPr>
            <w:rFonts w:ascii="Times New Roman" w:hAnsi="Times New Roman" w:cs="Times New Roman"/>
            <w:i/>
            <w:lang w:val="en-CA"/>
          </w:rPr>
          <w:t xml:space="preserve"> (small-scale) variation</w:t>
        </w:r>
      </w:ins>
      <w:del w:id="153" w:author="Isabelle Cote" w:date="2024-02-07T14:32:00Z">
        <w:r w:rsidDel="00895C86">
          <w:rPr>
            <w:rFonts w:ascii="Times New Roman" w:hAnsi="Times New Roman" w:cs="Times New Roman"/>
            <w:i/>
            <w:lang w:val="en-CA"/>
          </w:rPr>
          <w:delText>s</w:delText>
        </w:r>
      </w:del>
    </w:p>
    <w:p w14:paraId="7247B5E3" w14:textId="66EDC513"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To explore within</w:t>
      </w:r>
      <w:ins w:id="154" w:author="Isabelle Cote" w:date="2024-02-07T14:32:00Z">
        <w:r w:rsidR="00895C86">
          <w:rPr>
            <w:rFonts w:ascii="Times New Roman" w:hAnsi="Times New Roman" w:cs="Times New Roman"/>
            <w:lang w:val="en-CA"/>
          </w:rPr>
          <w:t>-</w:t>
        </w:r>
      </w:ins>
      <w:del w:id="155" w:author="Isabelle Cote" w:date="2024-02-07T14:32:00Z">
        <w:r w:rsidDel="00895C86">
          <w:rPr>
            <w:rFonts w:ascii="Times New Roman" w:hAnsi="Times New Roman" w:cs="Times New Roman"/>
            <w:lang w:val="en-CA"/>
          </w:rPr>
          <w:delText xml:space="preserve"> </w:delText>
        </w:r>
      </w:del>
      <w:r>
        <w:rPr>
          <w:rFonts w:ascii="Times New Roman" w:hAnsi="Times New Roman" w:cs="Times New Roman"/>
          <w:lang w:val="en-CA"/>
        </w:rPr>
        <w:t xml:space="preserve">site variability, we </w:t>
      </w:r>
      <w:del w:id="156" w:author="Isabelle Cote" w:date="2024-02-07T14:33:00Z">
        <w:r w:rsidR="002E568B" w:rsidDel="00895C86">
          <w:rPr>
            <w:rFonts w:ascii="Times New Roman" w:hAnsi="Times New Roman" w:cs="Times New Roman"/>
            <w:lang w:val="en-CA"/>
          </w:rPr>
          <w:delText xml:space="preserve">explored </w:delText>
        </w:r>
      </w:del>
      <w:ins w:id="157" w:author="Isabelle Cote" w:date="2024-02-07T14:33:00Z">
        <w:r w:rsidR="00895C86">
          <w:rPr>
            <w:rFonts w:ascii="Times New Roman" w:hAnsi="Times New Roman" w:cs="Times New Roman"/>
            <w:lang w:val="en-CA"/>
          </w:rPr>
          <w:t>measured</w:t>
        </w:r>
        <w:r w:rsidR="00895C86">
          <w:rPr>
            <w:rFonts w:ascii="Times New Roman" w:hAnsi="Times New Roman" w:cs="Times New Roman"/>
            <w:lang w:val="en-CA"/>
          </w:rPr>
          <w:t xml:space="preserve"> </w:t>
        </w:r>
      </w:ins>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del w:id="158" w:author="Isabelle Cote" w:date="2024-02-07T14:33:00Z">
        <w:r w:rsidR="002E568B" w:rsidDel="00895C86">
          <w:rPr>
            <w:rFonts w:ascii="Times New Roman" w:hAnsi="Times New Roman" w:cs="Times New Roman"/>
            <w:lang w:val="en-CA"/>
          </w:rPr>
          <w:delText xml:space="preserve">variability </w:delText>
        </w:r>
      </w:del>
      <w:ins w:id="159" w:author="Isabelle Cote" w:date="2024-02-07T14:33:00Z">
        <w:r w:rsidR="00895C86">
          <w:rPr>
            <w:rFonts w:ascii="Times New Roman" w:hAnsi="Times New Roman" w:cs="Times New Roman"/>
            <w:lang w:val="en-CA"/>
          </w:rPr>
          <w:t>concentrations</w:t>
        </w:r>
        <w:r w:rsidR="00895C86">
          <w:rPr>
            <w:rFonts w:ascii="Times New Roman" w:hAnsi="Times New Roman" w:cs="Times New Roman"/>
            <w:lang w:val="en-CA"/>
          </w:rPr>
          <w:t xml:space="preserve"> </w:t>
        </w:r>
      </w:ins>
      <w:r w:rsidR="002E568B">
        <w:rPr>
          <w:rFonts w:ascii="Times New Roman" w:hAnsi="Times New Roman" w:cs="Times New Roman"/>
          <w:lang w:val="en-CA"/>
        </w:rPr>
        <w:t>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7268C2">
        <w:rPr>
          <w:rFonts w:ascii="Times New Roman" w:hAnsi="Times New Roman" w:cs="Times New Roman"/>
          <w:lang w:val="en-CA"/>
        </w:rPr>
        <w:t>Barkley Sound</w:t>
      </w:r>
      <w:del w:id="160" w:author="Isabelle Cote" w:date="2024-02-07T14:33:00Z">
        <w:r w:rsidRPr="007268C2" w:rsidDel="00895C86">
          <w:rPr>
            <w:rFonts w:ascii="Times New Roman" w:hAnsi="Times New Roman" w:cs="Times New Roman"/>
            <w:lang w:val="en-CA"/>
          </w:rPr>
          <w:delText>, BC</w:delText>
        </w:r>
      </w:del>
      <w:r>
        <w:rPr>
          <w:rFonts w:ascii="Times New Roman" w:hAnsi="Times New Roman" w:cs="Times New Roman"/>
          <w:lang w:val="en-CA"/>
        </w:rPr>
        <w:t xml:space="preserve"> </w:t>
      </w:r>
      <w:r w:rsidR="008E0F38">
        <w:rPr>
          <w:rFonts w:ascii="Times New Roman" w:hAnsi="Times New Roman" w:cs="Times New Roman"/>
          <w:lang w:val="en-CA"/>
        </w:rPr>
        <w:t xml:space="preserve">from July </w:t>
      </w:r>
      <w:del w:id="161" w:author="Isabelle Cote" w:date="2024-02-07T14:33:00Z">
        <w:r w:rsidR="008E0F38" w:rsidDel="00895C86">
          <w:rPr>
            <w:rFonts w:ascii="Times New Roman" w:hAnsi="Times New Roman" w:cs="Times New Roman"/>
            <w:lang w:val="en-CA"/>
          </w:rPr>
          <w:delText xml:space="preserve">– </w:delText>
        </w:r>
      </w:del>
      <w:ins w:id="162" w:author="Isabelle Cote" w:date="2024-02-07T14:33:00Z">
        <w:r w:rsidR="00895C86">
          <w:rPr>
            <w:rFonts w:ascii="Times New Roman" w:hAnsi="Times New Roman" w:cs="Times New Roman"/>
            <w:lang w:val="en-CA"/>
          </w:rPr>
          <w:t>to</w:t>
        </w:r>
        <w:r w:rsidR="00895C86">
          <w:rPr>
            <w:rFonts w:ascii="Times New Roman" w:hAnsi="Times New Roman" w:cs="Times New Roman"/>
            <w:lang w:val="en-CA"/>
          </w:rPr>
          <w:t xml:space="preserve"> </w:t>
        </w:r>
      </w:ins>
      <w:r w:rsidR="008E0F38">
        <w:rPr>
          <w:rFonts w:ascii="Times New Roman" w:hAnsi="Times New Roman" w:cs="Times New Roman"/>
          <w:lang w:val="en-CA"/>
        </w:rPr>
        <w:t xml:space="preserve">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forest</w:t>
      </w:r>
      <w:ins w:id="163" w:author="Isabelle Cote" w:date="2024-02-07T14:33:00Z">
        <w:r w:rsidR="00895C86">
          <w:rPr>
            <w:rFonts w:ascii="Times New Roman" w:hAnsi="Times New Roman" w:cs="Times New Roman"/>
            <w:lang w:val="en-CA"/>
          </w:rPr>
          <w:t>s</w:t>
        </w:r>
      </w:ins>
      <w:r w:rsidR="009E35D0">
        <w:rPr>
          <w:rFonts w:ascii="Times New Roman" w:hAnsi="Times New Roman" w:cs="Times New Roman"/>
          <w:lang w:val="en-CA"/>
        </w:rPr>
        <w:t xml:space="preserve">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w:t>
      </w:r>
      <w:r w:rsidR="00A14B41">
        <w:rPr>
          <w:rFonts w:ascii="Times New Roman" w:hAnsi="Times New Roman" w:cs="Times New Roman"/>
          <w:lang w:val="en-CA"/>
        </w:rPr>
        <w:t>sandy</w:t>
      </w:r>
      <w:ins w:id="164" w:author="Isabelle Cote" w:date="2024-02-07T14:33:00Z">
        <w:r w:rsidR="00895C86">
          <w:rPr>
            <w:rFonts w:ascii="Times New Roman" w:hAnsi="Times New Roman" w:cs="Times New Roman"/>
            <w:lang w:val="en-CA"/>
          </w:rPr>
          <w:t>,</w:t>
        </w:r>
      </w:ins>
      <w:r w:rsidR="00A14B41">
        <w:rPr>
          <w:rFonts w:ascii="Times New Roman" w:hAnsi="Times New Roman" w:cs="Times New Roman"/>
          <w:lang w:val="en-CA"/>
        </w:rPr>
        <w:t xml:space="preserve"> no</w:t>
      </w:r>
      <w:ins w:id="165" w:author="Isabelle Cote" w:date="2024-02-07T14:33:00Z">
        <w:r w:rsidR="00895C86">
          <w:rPr>
            <w:rFonts w:ascii="Times New Roman" w:hAnsi="Times New Roman" w:cs="Times New Roman"/>
            <w:lang w:val="en-CA"/>
          </w:rPr>
          <w:t>-</w:t>
        </w:r>
      </w:ins>
      <w:del w:id="166" w:author="Isabelle Cote" w:date="2024-02-07T14:33:00Z">
        <w:r w:rsidR="00A14B41" w:rsidDel="00895C86">
          <w:rPr>
            <w:rFonts w:ascii="Times New Roman" w:hAnsi="Times New Roman" w:cs="Times New Roman"/>
            <w:lang w:val="en-CA"/>
          </w:rPr>
          <w:delText xml:space="preserve"> </w:delText>
        </w:r>
      </w:del>
      <w:r w:rsidR="00A14B41">
        <w:rPr>
          <w:rFonts w:ascii="Times New Roman" w:hAnsi="Times New Roman" w:cs="Times New Roman"/>
          <w:lang w:val="en-CA"/>
        </w:rPr>
        <w:t xml:space="preserve">kelp control </w:t>
      </w:r>
      <w:r w:rsidR="001F79DB">
        <w:rPr>
          <w:rFonts w:ascii="Times New Roman" w:hAnsi="Times New Roman" w:cs="Times New Roman"/>
          <w:lang w:val="en-CA"/>
        </w:rPr>
        <w:t xml:space="preserve">site.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w:t>
      </w:r>
      <w:ins w:id="167" w:author="Isabelle Cote" w:date="2024-02-07T14:33:00Z">
        <w:r w:rsidR="00895C86">
          <w:rPr>
            <w:rFonts w:ascii="Times New Roman" w:hAnsi="Times New Roman" w:cs="Times New Roman"/>
            <w:lang w:val="en-CA"/>
          </w:rPr>
          <w:t xml:space="preserve">animal </w:t>
        </w:r>
        <w:r w:rsidR="00895C86">
          <w:rPr>
            <w:rFonts w:ascii="Times New Roman" w:hAnsi="Times New Roman" w:cs="Times New Roman"/>
            <w:lang w:val="en-CA"/>
          </w:rPr>
          <w:t>communities</w:t>
        </w:r>
        <w:r w:rsidR="00895C86">
          <w:rPr>
            <w:rFonts w:ascii="Times New Roman" w:hAnsi="Times New Roman" w:cs="Times New Roman"/>
            <w:lang w:val="en-CA"/>
          </w:rPr>
          <w:t xml:space="preserve"> associated with each</w:t>
        </w:r>
      </w:ins>
      <w:del w:id="168" w:author="Isabelle Cote" w:date="2024-02-07T14:34:00Z">
        <w:r w:rsidR="001F79DB" w:rsidDel="00895C86">
          <w:rPr>
            <w:rFonts w:ascii="Times New Roman" w:hAnsi="Times New Roman" w:cs="Times New Roman"/>
            <w:lang w:val="en-CA"/>
          </w:rPr>
          <w:delText>the</w:delText>
        </w:r>
      </w:del>
      <w:r w:rsidR="001F79DB">
        <w:rPr>
          <w:rFonts w:ascii="Times New Roman" w:hAnsi="Times New Roman" w:cs="Times New Roman"/>
          <w:lang w:val="en-CA"/>
        </w:rPr>
        <w:t xml:space="preserve"> kelp forest</w:t>
      </w:r>
      <w:del w:id="169" w:author="Isabelle Cote" w:date="2024-02-07T14:33:00Z">
        <w:r w:rsidR="001F79DB" w:rsidDel="00895C86">
          <w:rPr>
            <w:rFonts w:ascii="Times New Roman" w:hAnsi="Times New Roman" w:cs="Times New Roman"/>
            <w:lang w:val="en-CA"/>
          </w:rPr>
          <w:delText xml:space="preserve"> communities</w:delText>
        </w:r>
      </w:del>
      <w:r w:rsidR="001F79DB">
        <w:rPr>
          <w:rFonts w:ascii="Times New Roman" w:hAnsi="Times New Roman" w:cs="Times New Roman"/>
          <w:lang w:val="en-CA"/>
        </w:rPr>
        <w:t xml:space="preserve">,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w:t>
      </w:r>
      <w:ins w:id="170" w:author="Isabelle Cote" w:date="2024-02-07T14:34:00Z">
        <w:r w:rsidR="00895C86">
          <w:rPr>
            <w:rFonts w:ascii="Times New Roman" w:hAnsi="Times New Roman" w:cs="Times New Roman"/>
            <w:lang w:val="en-CA"/>
          </w:rPr>
          <w:t xml:space="preserve"> lines</w:t>
        </w:r>
      </w:ins>
      <w:del w:id="171" w:author="Isabelle Cote" w:date="2024-02-07T14:34:00Z">
        <w:r w:rsidR="00B71E47" w:rsidDel="00895C86">
          <w:rPr>
            <w:rFonts w:ascii="Times New Roman" w:hAnsi="Times New Roman" w:cs="Times New Roman"/>
            <w:lang w:val="en-CA"/>
          </w:rPr>
          <w:delText>s</w:delText>
        </w:r>
      </w:del>
      <w:r w:rsidR="00B71E47">
        <w:rPr>
          <w:rFonts w:ascii="Times New Roman" w:hAnsi="Times New Roman" w:cs="Times New Roman"/>
          <w:lang w:val="en-CA"/>
        </w:rPr>
        <w:t xml:space="preserve"> placed</w:t>
      </w:r>
      <w:r>
        <w:rPr>
          <w:rFonts w:ascii="Times New Roman" w:hAnsi="Times New Roman" w:cs="Times New Roman"/>
          <w:lang w:val="en-CA"/>
        </w:rPr>
        <w:t xml:space="preserve"> immediately </w:t>
      </w:r>
      <w:del w:id="172" w:author="Isabelle Cote" w:date="2024-02-07T14:34:00Z">
        <w:r w:rsidDel="00895C86">
          <w:rPr>
            <w:rFonts w:ascii="Times New Roman" w:hAnsi="Times New Roman" w:cs="Times New Roman"/>
            <w:lang w:val="en-CA"/>
          </w:rPr>
          <w:delText xml:space="preserve">outside </w:delText>
        </w:r>
      </w:del>
      <w:ins w:id="173" w:author="Isabelle Cote" w:date="2024-02-07T14:34:00Z">
        <w:r w:rsidR="00895C86">
          <w:rPr>
            <w:rFonts w:ascii="Times New Roman" w:hAnsi="Times New Roman" w:cs="Times New Roman"/>
            <w:lang w:val="en-CA"/>
          </w:rPr>
          <w:t>adjacent to</w:t>
        </w:r>
        <w:r w:rsidR="00895C86">
          <w:rPr>
            <w:rFonts w:ascii="Times New Roman" w:hAnsi="Times New Roman" w:cs="Times New Roman"/>
            <w:lang w:val="en-CA"/>
          </w:rPr>
          <w:t xml:space="preserve"> </w:t>
        </w:r>
      </w:ins>
      <w:ins w:id="174" w:author="Isabelle Cote" w:date="2024-02-07T14:35:00Z">
        <w:r w:rsidR="00895C86">
          <w:rPr>
            <w:rFonts w:ascii="Times New Roman" w:hAnsi="Times New Roman" w:cs="Times New Roman"/>
            <w:lang w:val="en-CA"/>
          </w:rPr>
          <w:t xml:space="preserve">the </w:t>
        </w:r>
      </w:ins>
      <w:r>
        <w:rPr>
          <w:rFonts w:ascii="Times New Roman" w:hAnsi="Times New Roman" w:cs="Times New Roman"/>
          <w:lang w:val="en-CA"/>
        </w:rPr>
        <w:t>kelp forest</w:t>
      </w:r>
      <w:del w:id="175" w:author="Isabelle Cote" w:date="2024-02-07T14:35:00Z">
        <w:r w:rsidDel="00895C86">
          <w:rPr>
            <w:rFonts w:ascii="Times New Roman" w:hAnsi="Times New Roman" w:cs="Times New Roman"/>
            <w:lang w:val="en-CA"/>
          </w:rPr>
          <w:delText>s</w:delText>
        </w:r>
      </w:del>
      <w:r>
        <w:rPr>
          <w:rFonts w:ascii="Times New Roman" w:hAnsi="Times New Roman" w:cs="Times New Roman"/>
          <w:lang w:val="en-CA"/>
        </w:rPr>
        <w:t xml:space="preserve"> following </w:t>
      </w:r>
      <w:del w:id="176" w:author="Isabelle Cote" w:date="2024-02-07T14:34:00Z">
        <w:r w:rsidDel="00895C86">
          <w:rPr>
            <w:rFonts w:ascii="Times New Roman" w:hAnsi="Times New Roman" w:cs="Times New Roman"/>
            <w:lang w:val="en-CA"/>
          </w:rPr>
          <w:delText xml:space="preserve">standardized </w:delText>
        </w:r>
      </w:del>
      <w:ins w:id="177" w:author="Isabelle Cote" w:date="2024-02-07T14:34:00Z">
        <w:r w:rsidR="00895C86">
          <w:rPr>
            <w:rFonts w:ascii="Times New Roman" w:hAnsi="Times New Roman" w:cs="Times New Roman"/>
            <w:lang w:val="en-CA"/>
          </w:rPr>
          <w:t>the RLS</w:t>
        </w:r>
      </w:ins>
      <w:del w:id="178" w:author="Isabelle Cote" w:date="2024-02-07T14:34:00Z">
        <w:r w:rsidDel="00895C86">
          <w:rPr>
            <w:rFonts w:ascii="Times New Roman" w:hAnsi="Times New Roman" w:cs="Times New Roman"/>
            <w:lang w:val="en-CA"/>
          </w:rPr>
          <w:delText>Reef Life Survey</w:delText>
        </w:r>
      </w:del>
      <w:r>
        <w:rPr>
          <w:rFonts w:ascii="Times New Roman" w:hAnsi="Times New Roman" w:cs="Times New Roman"/>
          <w:lang w:val="en-CA"/>
        </w:rPr>
        <w:t xml:space="preserve"> protocol</w:t>
      </w:r>
      <w:del w:id="179" w:author="Isabelle Cote" w:date="2024-02-07T14:34:00Z">
        <w:r w:rsidDel="00895C86">
          <w:rPr>
            <w:rFonts w:ascii="Times New Roman" w:hAnsi="Times New Roman" w:cs="Times New Roman"/>
            <w:lang w:val="en-CA"/>
          </w:rPr>
          <w:delText>s</w:delText>
        </w:r>
      </w:del>
      <w:r>
        <w:rPr>
          <w:rFonts w:ascii="Times New Roman" w:hAnsi="Times New Roman" w:cs="Times New Roman"/>
          <w:lang w:val="en-CA"/>
        </w:rPr>
        <w:t xml:space="preserve"> as above. Next, we ran four 5 m</w:t>
      </w:r>
      <w:ins w:id="180" w:author="Isabelle Cote" w:date="2024-02-07T14:34:00Z">
        <w:r w:rsidR="00895C86">
          <w:rPr>
            <w:rFonts w:ascii="Times New Roman" w:hAnsi="Times New Roman" w:cs="Times New Roman"/>
            <w:lang w:val="en-CA"/>
          </w:rPr>
          <w:t>-</w:t>
        </w:r>
      </w:ins>
      <w:del w:id="181" w:author="Isabelle Cote" w:date="2024-02-07T14:34:00Z">
        <w:r w:rsidDel="00895C86">
          <w:rPr>
            <w:rFonts w:ascii="Times New Roman" w:hAnsi="Times New Roman" w:cs="Times New Roman"/>
            <w:lang w:val="en-CA"/>
          </w:rPr>
          <w:delText xml:space="preserve"> </w:delText>
        </w:r>
      </w:del>
      <w:r>
        <w:rPr>
          <w:rFonts w:ascii="Times New Roman" w:hAnsi="Times New Roman" w:cs="Times New Roman"/>
          <w:lang w:val="en-CA"/>
        </w:rPr>
        <w:t>long transects</w:t>
      </w:r>
      <w:ins w:id="182" w:author="Isabelle Cote" w:date="2024-02-07T14:34:00Z">
        <w:r w:rsidR="00895C86">
          <w:rPr>
            <w:rFonts w:ascii="Times New Roman" w:hAnsi="Times New Roman" w:cs="Times New Roman"/>
            <w:lang w:val="en-CA"/>
          </w:rPr>
          <w:t>,</w:t>
        </w:r>
      </w:ins>
      <w:r w:rsidR="00B71E47">
        <w:rPr>
          <w:rFonts w:ascii="Times New Roman" w:hAnsi="Times New Roman" w:cs="Times New Roman"/>
          <w:lang w:val="en-CA"/>
        </w:rPr>
        <w:t xml:space="preserve"> 5 m apart</w:t>
      </w:r>
      <w:ins w:id="183" w:author="Isabelle Cote" w:date="2024-02-07T14:34:00Z">
        <w:r w:rsidR="00895C86">
          <w:rPr>
            <w:rFonts w:ascii="Times New Roman" w:hAnsi="Times New Roman" w:cs="Times New Roman"/>
            <w:lang w:val="en-CA"/>
          </w:rPr>
          <w:t>,</w:t>
        </w:r>
      </w:ins>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r w:rsidRPr="00A14B41">
        <w:rPr>
          <w:rFonts w:ascii="Times New Roman" w:hAnsi="Times New Roman" w:cs="Times New Roman"/>
          <w:highlight w:val="green"/>
          <w:lang w:val="en-CA"/>
        </w:rPr>
        <w:t>Fi</w:t>
      </w:r>
      <w:r w:rsidR="005746D1">
        <w:rPr>
          <w:rFonts w:ascii="Times New Roman" w:hAnsi="Times New Roman" w:cs="Times New Roman"/>
          <w:highlight w:val="green"/>
          <w:lang w:val="en-CA"/>
        </w:rPr>
        <w:t>g.</w:t>
      </w:r>
      <w:r w:rsidRPr="00A14B41">
        <w:rPr>
          <w:rFonts w:ascii="Times New Roman" w:hAnsi="Times New Roman" w:cs="Times New Roman"/>
          <w:highlight w:val="green"/>
          <w:lang w:val="en-CA"/>
        </w:rPr>
        <w:t xml:space="preserve"> </w:t>
      </w:r>
      <w:ins w:id="184" w:author="Isabelle Cote" w:date="2024-02-07T16:17:00Z">
        <w:r w:rsidR="00682CDC">
          <w:rPr>
            <w:rFonts w:ascii="Times New Roman" w:hAnsi="Times New Roman" w:cs="Times New Roman"/>
            <w:highlight w:val="green"/>
            <w:lang w:val="en-CA"/>
          </w:rPr>
          <w:t>2</w:t>
        </w:r>
      </w:ins>
      <w:del w:id="185" w:author="Isabelle Cote" w:date="2024-02-07T16:17:00Z">
        <w:r w:rsidR="0011523B" w:rsidRPr="00A14B41" w:rsidDel="00682CDC">
          <w:rPr>
            <w:rFonts w:ascii="Times New Roman" w:hAnsi="Times New Roman" w:cs="Times New Roman"/>
            <w:highlight w:val="green"/>
            <w:lang w:val="en-CA"/>
          </w:rPr>
          <w:delText>1</w:delText>
        </w:r>
      </w:del>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 xml:space="preserve">within </w:t>
      </w:r>
      <w:commentRangeStart w:id="186"/>
      <w:r w:rsidR="001F79DB">
        <w:rPr>
          <w:rFonts w:ascii="Times New Roman" w:hAnsi="Times New Roman" w:cs="Times New Roman"/>
          <w:lang w:val="en-CA"/>
        </w:rPr>
        <w:t xml:space="preserve">0.5 m </w:t>
      </w:r>
      <w:commentRangeEnd w:id="186"/>
      <w:r w:rsidR="000A1681">
        <w:rPr>
          <w:rStyle w:val="CommentReference"/>
        </w:rPr>
        <w:commentReference w:id="186"/>
      </w:r>
      <w:r w:rsidR="001F79DB">
        <w:rPr>
          <w:rFonts w:ascii="Times New Roman" w:hAnsi="Times New Roman" w:cs="Times New Roman"/>
          <w:lang w:val="en-CA"/>
        </w:rPr>
        <w:t>o</w:t>
      </w:r>
      <w:ins w:id="187" w:author="Isabelle Cote" w:date="2024-02-07T14:35:00Z">
        <w:r w:rsidR="00895C86">
          <w:rPr>
            <w:rFonts w:ascii="Times New Roman" w:hAnsi="Times New Roman" w:cs="Times New Roman"/>
            <w:lang w:val="en-CA"/>
          </w:rPr>
          <w:t>n</w:t>
        </w:r>
      </w:ins>
      <w:del w:id="188" w:author="Isabelle Cote" w:date="2024-02-07T14:35:00Z">
        <w:r w:rsidR="001F79DB" w:rsidDel="00895C86">
          <w:rPr>
            <w:rFonts w:ascii="Times New Roman" w:hAnsi="Times New Roman" w:cs="Times New Roman"/>
            <w:lang w:val="en-CA"/>
          </w:rPr>
          <w:delText>f</w:delText>
        </w:r>
      </w:del>
      <w:r w:rsidR="001F79DB">
        <w:rPr>
          <w:rFonts w:ascii="Times New Roman" w:hAnsi="Times New Roman" w:cs="Times New Roman"/>
          <w:lang w:val="en-CA"/>
        </w:rPr>
        <w:t xml:space="preserve"> either side of the </w:t>
      </w:r>
      <w:del w:id="189" w:author="Isabelle Cote" w:date="2024-02-07T14:36:00Z">
        <w:r w:rsidR="001F79DB" w:rsidDel="00895C86">
          <w:rPr>
            <w:rFonts w:ascii="Times New Roman" w:hAnsi="Times New Roman" w:cs="Times New Roman"/>
            <w:lang w:val="en-CA"/>
          </w:rPr>
          <w:delText xml:space="preserve">5 m </w:delText>
        </w:r>
      </w:del>
      <w:r w:rsidR="001F79DB">
        <w:rPr>
          <w:rFonts w:ascii="Times New Roman" w:hAnsi="Times New Roman" w:cs="Times New Roman"/>
          <w:lang w:val="en-CA"/>
        </w:rPr>
        <w:t>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ins w:id="190" w:author="Isabelle Cote" w:date="2024-02-07T14:36:00Z">
        <w:r w:rsidR="00895C86">
          <w:rPr>
            <w:rFonts w:ascii="Times New Roman" w:hAnsi="Times New Roman" w:cs="Times New Roman"/>
            <w:lang w:val="en-CA"/>
          </w:rPr>
          <w:t>ly chosen</w:t>
        </w:r>
      </w:ins>
      <w:r w:rsidR="004F5624">
        <w:rPr>
          <w:rFonts w:ascii="Times New Roman" w:hAnsi="Times New Roman" w:cs="Times New Roman"/>
          <w:lang w:val="en-CA"/>
        </w:rPr>
        <w:t xml:space="preserve"> kelp</w:t>
      </w:r>
      <w:ins w:id="191" w:author="Isabelle Cote" w:date="2024-02-07T14:36:00Z">
        <w:r w:rsidR="00895C86">
          <w:rPr>
            <w:rFonts w:ascii="Times New Roman" w:hAnsi="Times New Roman" w:cs="Times New Roman"/>
            <w:lang w:val="en-CA"/>
          </w:rPr>
          <w:t xml:space="preserve"> individuals</w:t>
        </w:r>
      </w:ins>
      <w:del w:id="192" w:author="Isabelle Cote" w:date="2024-02-07T14:36:00Z">
        <w:r w:rsidR="004F5624" w:rsidDel="00895C86">
          <w:rPr>
            <w:rFonts w:ascii="Times New Roman" w:hAnsi="Times New Roman" w:cs="Times New Roman"/>
            <w:lang w:val="en-CA"/>
          </w:rPr>
          <w:delText>s</w:delText>
        </w:r>
      </w:del>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w:t>
      </w:r>
      <w:ins w:id="193" w:author="Isabelle Cote" w:date="2024-02-07T14:37:00Z">
        <w:r w:rsidR="00895C86">
          <w:rPr>
            <w:rFonts w:ascii="Times New Roman" w:hAnsi="Times New Roman" w:cs="Times New Roman"/>
            <w:lang w:val="en-CA"/>
          </w:rPr>
          <w:t xml:space="preserve">bull kelp </w:t>
        </w:r>
      </w:ins>
      <w:r w:rsidR="001F79DB">
        <w:rPr>
          <w:rFonts w:ascii="Times New Roman" w:hAnsi="Times New Roman" w:cs="Times New Roman"/>
          <w:lang w:val="en-CA"/>
        </w:rPr>
        <w:t>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w:t>
      </w:r>
      <w:del w:id="194" w:author="Isabelle Cote" w:date="2024-02-07T14:37:00Z">
        <w:r w:rsidR="00417390" w:rsidDel="00895C86">
          <w:rPr>
            <w:rFonts w:ascii="Times New Roman" w:hAnsi="Times New Roman" w:cs="Times New Roman"/>
            <w:lang w:val="en-CA"/>
          </w:rPr>
          <w:delText xml:space="preserve">in order </w:delText>
        </w:r>
      </w:del>
      <w:del w:id="195" w:author="Isabelle Cote" w:date="2024-02-07T14:38:00Z">
        <w:r w:rsidR="00417390" w:rsidDel="00895C86">
          <w:rPr>
            <w:rFonts w:ascii="Times New Roman" w:hAnsi="Times New Roman" w:cs="Times New Roman"/>
            <w:lang w:val="en-CA"/>
          </w:rPr>
          <w:delText>to</w:delText>
        </w:r>
      </w:del>
      <w:ins w:id="196" w:author="Isabelle Cote" w:date="2024-02-07T14:38:00Z">
        <w:r w:rsidR="00895C86">
          <w:rPr>
            <w:rFonts w:ascii="Times New Roman" w:hAnsi="Times New Roman" w:cs="Times New Roman"/>
            <w:lang w:val="en-CA"/>
          </w:rPr>
          <w:t>and</w:t>
        </w:r>
      </w:ins>
      <w:r w:rsidR="00417390">
        <w:rPr>
          <w:rFonts w:ascii="Times New Roman" w:hAnsi="Times New Roman" w:cs="Times New Roman"/>
          <w:lang w:val="en-CA"/>
        </w:rPr>
        <w:t xml:space="preserve"> calculate</w:t>
      </w:r>
      <w:ins w:id="197" w:author="Isabelle Cote" w:date="2024-02-07T14:38:00Z">
        <w:r w:rsidR="00895C86">
          <w:rPr>
            <w:rFonts w:ascii="Times New Roman" w:hAnsi="Times New Roman" w:cs="Times New Roman"/>
            <w:lang w:val="en-CA"/>
          </w:rPr>
          <w:t>d</w:t>
        </w:r>
      </w:ins>
      <w:r w:rsidR="00417390">
        <w:rPr>
          <w:rFonts w:ascii="Times New Roman" w:hAnsi="Times New Roman" w:cs="Times New Roman"/>
          <w:lang w:val="en-CA"/>
        </w:rPr>
        <w:t xml:space="preserv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w:t>
      </w:r>
      <w:r w:rsidR="00B47743">
        <w:rPr>
          <w:rFonts w:ascii="Times New Roman" w:hAnsi="Times New Roman" w:cs="Times New Roman"/>
          <w:highlight w:val="yellow"/>
          <w:lang w:val="en-CA"/>
        </w:rPr>
        <w:t>Attridge, unpublished data</w:t>
      </w:r>
      <w:r w:rsidR="0011523B" w:rsidRPr="0011523B">
        <w:rPr>
          <w:rFonts w:ascii="Times New Roman" w:hAnsi="Times New Roman" w:cs="Times New Roman"/>
          <w:highlight w:val="yellow"/>
          <w:lang w:val="en-CA"/>
        </w:rPr>
        <w:t>)</w:t>
      </w:r>
      <w:r w:rsidR="004F5624">
        <w:rPr>
          <w:rFonts w:ascii="Times New Roman" w:hAnsi="Times New Roman" w:cs="Times New Roman"/>
          <w:lang w:val="en-CA"/>
        </w:rPr>
        <w:t>. For giant kelp</w:t>
      </w:r>
      <w:ins w:id="198" w:author="Isabelle Cote" w:date="2024-02-07T14:38:00Z">
        <w:r w:rsidR="00895C86">
          <w:rPr>
            <w:rFonts w:ascii="Times New Roman" w:hAnsi="Times New Roman" w:cs="Times New Roman"/>
            <w:lang w:val="en-CA"/>
          </w:rPr>
          <w:t xml:space="preserve"> biomass</w:t>
        </w:r>
      </w:ins>
      <w:r w:rsidR="004F5624">
        <w:rPr>
          <w:rFonts w:ascii="Times New Roman" w:hAnsi="Times New Roman" w:cs="Times New Roman"/>
          <w:lang w:val="en-CA"/>
        </w:rPr>
        <w:t>, we weighe</w:t>
      </w:r>
      <w:r w:rsidR="001F79DB">
        <w:rPr>
          <w:rFonts w:ascii="Times New Roman" w:hAnsi="Times New Roman" w:cs="Times New Roman"/>
          <w:lang w:val="en-CA"/>
        </w:rPr>
        <w:t xml:space="preserve">d </w:t>
      </w:r>
      <w:ins w:id="199" w:author="Isabelle Cote" w:date="2024-02-07T14:39:00Z">
        <w:r w:rsidR="00895C86">
          <w:rPr>
            <w:rFonts w:ascii="Times New Roman" w:hAnsi="Times New Roman" w:cs="Times New Roman"/>
            <w:lang w:val="en-CA"/>
          </w:rPr>
          <w:t xml:space="preserve">using </w:t>
        </w:r>
        <w:r w:rsidR="00895C86" w:rsidRPr="001F79DB">
          <w:rPr>
            <w:rFonts w:ascii="Times New Roman" w:hAnsi="Times New Roman" w:cs="Times New Roman"/>
            <w:highlight w:val="yellow"/>
            <w:lang w:val="en-CA"/>
          </w:rPr>
          <w:t>X</w:t>
        </w:r>
        <w:r w:rsidR="00895C86">
          <w:rPr>
            <w:rFonts w:ascii="Times New Roman" w:hAnsi="Times New Roman" w:cs="Times New Roman"/>
            <w:highlight w:val="yellow"/>
            <w:lang w:val="en-CA"/>
          </w:rPr>
          <w:t xml:space="preserve"> brand</w:t>
        </w:r>
        <w:r w:rsidR="00895C86" w:rsidRPr="001F79DB">
          <w:rPr>
            <w:rFonts w:ascii="Times New Roman" w:hAnsi="Times New Roman" w:cs="Times New Roman"/>
            <w:highlight w:val="yellow"/>
            <w:lang w:val="en-CA"/>
          </w:rPr>
          <w:t xml:space="preserve"> scale</w:t>
        </w:r>
        <w:r w:rsidR="00895C86">
          <w:rPr>
            <w:rFonts w:ascii="Times New Roman" w:hAnsi="Times New Roman" w:cs="Times New Roman"/>
            <w:lang w:val="en-CA"/>
          </w:rPr>
          <w:t xml:space="preserve"> </w:t>
        </w:r>
      </w:ins>
      <w:r w:rsidR="001F79DB">
        <w:rPr>
          <w:rFonts w:ascii="Times New Roman" w:hAnsi="Times New Roman" w:cs="Times New Roman"/>
          <w:lang w:val="en-CA"/>
        </w:rPr>
        <w:t xml:space="preserve">the same five individuals per transect </w:t>
      </w:r>
      <w:del w:id="200" w:author="Isabelle Cote" w:date="2024-02-07T14:39:00Z">
        <w:r w:rsidR="001F79DB" w:rsidDel="00895C86">
          <w:rPr>
            <w:rFonts w:ascii="Times New Roman" w:hAnsi="Times New Roman" w:cs="Times New Roman"/>
            <w:lang w:val="en-CA"/>
          </w:rPr>
          <w:delText xml:space="preserve">which </w:delText>
        </w:r>
      </w:del>
      <w:ins w:id="201" w:author="Isabelle Cote" w:date="2024-02-07T14:39:00Z">
        <w:r w:rsidR="00895C86">
          <w:rPr>
            <w:rFonts w:ascii="Times New Roman" w:hAnsi="Times New Roman" w:cs="Times New Roman"/>
            <w:lang w:val="en-CA"/>
          </w:rPr>
          <w:t>that</w:t>
        </w:r>
        <w:r w:rsidR="00895C86">
          <w:rPr>
            <w:rFonts w:ascii="Times New Roman" w:hAnsi="Times New Roman" w:cs="Times New Roman"/>
            <w:lang w:val="en-CA"/>
          </w:rPr>
          <w:t xml:space="preserve"> </w:t>
        </w:r>
      </w:ins>
      <w:r w:rsidR="001F79DB">
        <w:rPr>
          <w:rFonts w:ascii="Times New Roman" w:hAnsi="Times New Roman" w:cs="Times New Roman"/>
          <w:lang w:val="en-CA"/>
        </w:rPr>
        <w:t>were collected for total length measurements</w:t>
      </w:r>
      <w:del w:id="202" w:author="Isabelle Cote" w:date="2024-02-07T14:39:00Z">
        <w:r w:rsidR="001F79DB" w:rsidDel="00895C86">
          <w:rPr>
            <w:rFonts w:ascii="Times New Roman" w:hAnsi="Times New Roman" w:cs="Times New Roman"/>
            <w:lang w:val="en-CA"/>
          </w:rPr>
          <w:delText xml:space="preserve"> using </w:delText>
        </w:r>
        <w:r w:rsidR="001F79DB" w:rsidRPr="001F79DB" w:rsidDel="00895C86">
          <w:rPr>
            <w:rFonts w:ascii="Times New Roman" w:hAnsi="Times New Roman" w:cs="Times New Roman"/>
            <w:highlight w:val="yellow"/>
            <w:lang w:val="en-CA"/>
          </w:rPr>
          <w:delText>X</w:delText>
        </w:r>
        <w:r w:rsidR="00B47743" w:rsidDel="00895C86">
          <w:rPr>
            <w:rFonts w:ascii="Times New Roman" w:hAnsi="Times New Roman" w:cs="Times New Roman"/>
            <w:highlight w:val="yellow"/>
            <w:lang w:val="en-CA"/>
          </w:rPr>
          <w:delText xml:space="preserve"> brand</w:delText>
        </w:r>
        <w:r w:rsidR="001F79DB" w:rsidRPr="001F79DB" w:rsidDel="00895C86">
          <w:rPr>
            <w:rFonts w:ascii="Times New Roman" w:hAnsi="Times New Roman" w:cs="Times New Roman"/>
            <w:highlight w:val="yellow"/>
            <w:lang w:val="en-CA"/>
          </w:rPr>
          <w:delText xml:space="preserve"> scale</w:delText>
        </w:r>
      </w:del>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 xml:space="preserve">kelp species by the species density </w:t>
      </w:r>
      <w:del w:id="203" w:author="Isabelle Cote" w:date="2024-02-07T14:39:00Z">
        <w:r w:rsidR="001F79DB" w:rsidDel="00895C86">
          <w:rPr>
            <w:rFonts w:ascii="Times New Roman" w:hAnsi="Times New Roman" w:cs="Times New Roman"/>
            <w:lang w:val="en-CA"/>
          </w:rPr>
          <w:delText xml:space="preserve">in order </w:delText>
        </w:r>
      </w:del>
      <w:r w:rsidR="001F79DB">
        <w:rPr>
          <w:rFonts w:ascii="Times New Roman" w:hAnsi="Times New Roman" w:cs="Times New Roman"/>
          <w:lang w:val="en-CA"/>
        </w:rPr>
        <w:t>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w:t>
      </w:r>
      <w:ins w:id="204" w:author="Isabelle Cote" w:date="2024-02-07T14:40:00Z">
        <w:r w:rsidR="00895C86">
          <w:rPr>
            <w:rFonts w:ascii="Times New Roman" w:hAnsi="Times New Roman" w:cs="Times New Roman"/>
            <w:lang w:val="en-CA"/>
          </w:rPr>
          <w:t xml:space="preserve">then </w:t>
        </w:r>
      </w:ins>
      <w:r w:rsidR="001F79DB">
        <w:rPr>
          <w:rFonts w:ascii="Times New Roman" w:hAnsi="Times New Roman" w:cs="Times New Roman"/>
          <w:lang w:val="en-CA"/>
        </w:rPr>
        <w:t>averaged over the four transects per forest to estimate overall mean forest biomass</w:t>
      </w:r>
      <w:r w:rsidR="00B47743">
        <w:rPr>
          <w:rFonts w:ascii="Times New Roman" w:hAnsi="Times New Roman" w:cs="Times New Roman"/>
          <w:lang w:val="en-CA"/>
        </w:rPr>
        <w:t>/m</w:t>
      </w:r>
      <w:r w:rsidR="00B47743">
        <w:rPr>
          <w:rFonts w:ascii="Times New Roman" w:hAnsi="Times New Roman" w:cs="Times New Roman"/>
          <w:vertAlign w:val="superscript"/>
          <w:lang w:val="en-CA"/>
        </w:rPr>
        <w:t>2</w:t>
      </w:r>
      <w:r w:rsidR="001F79DB">
        <w:rPr>
          <w:rFonts w:ascii="Times New Roman" w:hAnsi="Times New Roman" w:cs="Times New Roman"/>
          <w:lang w:val="en-CA"/>
        </w:rPr>
        <w:t xml:space="preserve">.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47743">
        <w:rPr>
          <w:rFonts w:ascii="Times New Roman" w:hAnsi="Times New Roman" w:cs="Times New Roman"/>
          <w:highlight w:val="yellow"/>
          <w:lang w:val="en-CA"/>
        </w:rPr>
        <w:t>(?)</w:t>
      </w:r>
      <w:r w:rsidR="00B71E47">
        <w:rPr>
          <w:rFonts w:ascii="Times New Roman" w:hAnsi="Times New Roman" w:cs="Times New Roman"/>
          <w:lang w:val="en-CA"/>
        </w:rPr>
        <w:t xml:space="preserve">. </w:t>
      </w:r>
    </w:p>
    <w:p w14:paraId="50BA9561" w14:textId="3D732693"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w:t>
      </w:r>
      <w:ins w:id="205" w:author="Isabelle Cote" w:date="2024-02-07T14:41:00Z">
        <w:r w:rsidR="00895C86">
          <w:rPr>
            <w:rFonts w:ascii="Times New Roman" w:hAnsi="Times New Roman" w:cs="Times New Roman"/>
            <w:lang w:val="en-CA"/>
          </w:rPr>
          <w:t>s</w:t>
        </w:r>
      </w:ins>
      <w:r w:rsidR="001F79DB">
        <w:rPr>
          <w:rFonts w:ascii="Times New Roman" w:hAnsi="Times New Roman" w:cs="Times New Roman"/>
          <w:lang w:val="en-CA"/>
        </w:rPr>
        <w:t xml:space="preserve"> inside vs outside </w:t>
      </w:r>
      <w:del w:id="206" w:author="Isabelle Cote" w:date="2024-02-07T14:40:00Z">
        <w:r w:rsidR="001F79DB" w:rsidDel="00895C86">
          <w:rPr>
            <w:rFonts w:ascii="Times New Roman" w:hAnsi="Times New Roman" w:cs="Times New Roman"/>
            <w:lang w:val="en-CA"/>
          </w:rPr>
          <w:delText xml:space="preserve">the </w:delText>
        </w:r>
      </w:del>
      <w:ins w:id="207" w:author="Isabelle Cote" w:date="2024-02-07T14:40:00Z">
        <w:r w:rsidR="00895C86">
          <w:rPr>
            <w:rFonts w:ascii="Times New Roman" w:hAnsi="Times New Roman" w:cs="Times New Roman"/>
            <w:lang w:val="en-CA"/>
          </w:rPr>
          <w:t>each</w:t>
        </w:r>
        <w:r w:rsidR="00895C86">
          <w:rPr>
            <w:rFonts w:ascii="Times New Roman" w:hAnsi="Times New Roman" w:cs="Times New Roman"/>
            <w:lang w:val="en-CA"/>
          </w:rPr>
          <w:t xml:space="preserve"> </w:t>
        </w:r>
      </w:ins>
      <w:r w:rsidR="001F79DB">
        <w:rPr>
          <w:rFonts w:ascii="Times New Roman" w:hAnsi="Times New Roman" w:cs="Times New Roman"/>
          <w:lang w:val="en-CA"/>
        </w:rPr>
        <w:t>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w:t>
      </w:r>
      <w:del w:id="208" w:author="Isabelle Cote" w:date="2024-02-07T14:41:00Z">
        <w:r w:rsidR="00B71E47" w:rsidDel="00895C86">
          <w:rPr>
            <w:rFonts w:ascii="Times New Roman" w:hAnsi="Times New Roman" w:cs="Times New Roman"/>
            <w:lang w:val="en-CA"/>
          </w:rPr>
          <w:delText>eters</w:delText>
        </w:r>
      </w:del>
      <w:r w:rsidR="00B71E47">
        <w:rPr>
          <w:rFonts w:ascii="Times New Roman" w:hAnsi="Times New Roman" w:cs="Times New Roman"/>
          <w:lang w:val="en-CA"/>
        </w:rPr>
        <w:t xml:space="preserve"> from the substrate, and 5 m into the kelp forest</w:t>
      </w:r>
      <w:ins w:id="209" w:author="Isabelle Cote" w:date="2024-02-07T14:41:00Z">
        <w:r w:rsidR="00895C86">
          <w:rPr>
            <w:rFonts w:ascii="Times New Roman" w:hAnsi="Times New Roman" w:cs="Times New Roman"/>
            <w:lang w:val="en-CA"/>
          </w:rPr>
          <w:t xml:space="preserve"> at the same depth</w:t>
        </w:r>
      </w:ins>
      <w:ins w:id="210" w:author="Isabelle Cote" w:date="2024-02-07T14:47:00Z">
        <w:r w:rsidR="00171464">
          <w:rPr>
            <w:rFonts w:ascii="Times New Roman" w:hAnsi="Times New Roman" w:cs="Times New Roman"/>
            <w:lang w:val="en-CA"/>
          </w:rPr>
          <w:t xml:space="preserve"> (x – x m)</w:t>
        </w:r>
      </w:ins>
      <w:r w:rsidR="00B71E47">
        <w:rPr>
          <w:rFonts w:ascii="Times New Roman" w:hAnsi="Times New Roman" w:cs="Times New Roman"/>
          <w:lang w:val="en-CA"/>
        </w:rPr>
        <w:t xml:space="preserve"> (n = 3</w:t>
      </w:r>
      <w:ins w:id="211" w:author="Isabelle Cote" w:date="2024-02-07T14:42:00Z">
        <w:r w:rsidR="00171464">
          <w:rPr>
            <w:rFonts w:ascii="Times New Roman" w:hAnsi="Times New Roman" w:cs="Times New Roman"/>
            <w:lang w:val="en-CA"/>
          </w:rPr>
          <w:t xml:space="preserve"> pairs per forest?</w:t>
        </w:r>
      </w:ins>
      <w:r w:rsidR="00B71E47">
        <w:rPr>
          <w:rFonts w:ascii="Times New Roman" w:hAnsi="Times New Roman" w:cs="Times New Roman"/>
          <w:lang w:val="en-CA"/>
        </w:rPr>
        <w:t xml:space="preserve">). </w:t>
      </w:r>
      <w:r>
        <w:rPr>
          <w:rFonts w:ascii="Times New Roman" w:hAnsi="Times New Roman" w:cs="Times New Roman"/>
          <w:lang w:val="en-CA"/>
        </w:rPr>
        <w:t xml:space="preserve">These paired seawater samples were matched to the first three kelp density, biomass, and canopy height transects. </w:t>
      </w:r>
      <w:del w:id="212" w:author="Isabelle Cote" w:date="2024-02-07T14:47:00Z">
        <w:r w:rsidR="00B71E47" w:rsidDel="00171464">
          <w:rPr>
            <w:rFonts w:ascii="Times New Roman" w:hAnsi="Times New Roman" w:cs="Times New Roman"/>
            <w:lang w:val="en-CA"/>
          </w:rPr>
          <w:delText xml:space="preserve">We attempted to maintain a consistent depth for all three paired collections, </w:delText>
        </w:r>
        <w:r w:rsidR="00253D0A" w:rsidDel="00171464">
          <w:rPr>
            <w:rFonts w:ascii="Times New Roman" w:hAnsi="Times New Roman" w:cs="Times New Roman"/>
            <w:lang w:val="en-CA"/>
          </w:rPr>
          <w:delText>and it was</w:delText>
        </w:r>
      </w:del>
      <w:ins w:id="213" w:author="Isabelle Cote" w:date="2024-02-07T14:47:00Z">
        <w:r w:rsidR="00171464">
          <w:rPr>
            <w:rFonts w:ascii="Times New Roman" w:hAnsi="Times New Roman" w:cs="Times New Roman"/>
            <w:lang w:val="en-CA"/>
          </w:rPr>
          <w:t>Outside each kelp forest, we also</w:t>
        </w:r>
      </w:ins>
      <w:r w:rsidR="00253D0A">
        <w:rPr>
          <w:rFonts w:ascii="Times New Roman" w:hAnsi="Times New Roman" w:cs="Times New Roman"/>
          <w:lang w:val="en-CA"/>
        </w:rPr>
        <w:t xml:space="preserve"> </w:t>
      </w:r>
      <w:del w:id="214" w:author="Isabelle Cote" w:date="2024-02-07T14:48:00Z">
        <w:r w:rsidR="00253D0A" w:rsidDel="00171464">
          <w:rPr>
            <w:rFonts w:ascii="Times New Roman" w:hAnsi="Times New Roman" w:cs="Times New Roman"/>
            <w:lang w:val="en-CA"/>
          </w:rPr>
          <w:delText xml:space="preserve">at this depth </w:delText>
        </w:r>
      </w:del>
      <w:del w:id="215" w:author="Isabelle Cote" w:date="2024-02-07T14:42:00Z">
        <w:r w:rsidR="00253D0A" w:rsidDel="00171464">
          <w:rPr>
            <w:rFonts w:ascii="Times New Roman" w:hAnsi="Times New Roman" w:cs="Times New Roman"/>
            <w:lang w:val="en-CA"/>
          </w:rPr>
          <w:delText xml:space="preserve">which </w:delText>
        </w:r>
      </w:del>
      <w:del w:id="216" w:author="Isabelle Cote" w:date="2024-02-07T14:48:00Z">
        <w:r w:rsidR="00253D0A" w:rsidDel="00171464">
          <w:rPr>
            <w:rFonts w:ascii="Times New Roman" w:hAnsi="Times New Roman" w:cs="Times New Roman"/>
            <w:lang w:val="en-CA"/>
          </w:rPr>
          <w:delText>we</w:delText>
        </w:r>
        <w:r w:rsidR="00B71E47" w:rsidDel="00171464">
          <w:rPr>
            <w:rFonts w:ascii="Times New Roman" w:hAnsi="Times New Roman" w:cs="Times New Roman"/>
            <w:lang w:val="en-CA"/>
          </w:rPr>
          <w:delText xml:space="preserve"> </w:delText>
        </w:r>
      </w:del>
      <w:r w:rsidR="00B71E47">
        <w:rPr>
          <w:rFonts w:ascii="Times New Roman" w:hAnsi="Times New Roman" w:cs="Times New Roman"/>
          <w:lang w:val="en-CA"/>
        </w:rPr>
        <w:t>fill</w:t>
      </w:r>
      <w:ins w:id="217" w:author="Isabelle Cote" w:date="2024-02-07T14:42:00Z">
        <w:r w:rsidR="00171464">
          <w:rPr>
            <w:rFonts w:ascii="Times New Roman" w:hAnsi="Times New Roman" w:cs="Times New Roman"/>
            <w:lang w:val="en-CA"/>
          </w:rPr>
          <w:t>ed</w:t>
        </w:r>
      </w:ins>
      <w:r w:rsidR="00B71E47">
        <w:rPr>
          <w:rFonts w:ascii="Times New Roman" w:hAnsi="Times New Roman" w:cs="Times New Roman"/>
          <w:lang w:val="en-CA"/>
        </w:rPr>
        <w:t xml:space="preserve"> a </w:t>
      </w:r>
      <w:ins w:id="218" w:author="Isabelle Cote" w:date="2024-02-07T14:45:00Z">
        <w:r w:rsidR="00171464">
          <w:rPr>
            <w:rFonts w:ascii="Times New Roman" w:hAnsi="Times New Roman" w:cs="Times New Roman"/>
            <w:lang w:val="en-CA"/>
          </w:rPr>
          <w:t>W</w:t>
        </w:r>
      </w:ins>
      <w:del w:id="219" w:author="Isabelle Cote" w:date="2024-02-07T14:45:00Z">
        <w:r w:rsidR="00B71E47" w:rsidDel="00171464">
          <w:rPr>
            <w:rFonts w:ascii="Times New Roman" w:hAnsi="Times New Roman" w:cs="Times New Roman"/>
            <w:lang w:val="en-CA"/>
          </w:rPr>
          <w:delText>w</w:delText>
        </w:r>
      </w:del>
      <w:r w:rsidR="00B71E47">
        <w:rPr>
          <w:rFonts w:ascii="Times New Roman" w:hAnsi="Times New Roman" w:cs="Times New Roman"/>
          <w:lang w:val="en-CA"/>
        </w:rPr>
        <w:t>hirl</w:t>
      </w:r>
      <w:ins w:id="220" w:author="Isabelle Cote" w:date="2024-02-07T14:45:00Z">
        <w:r w:rsidR="00171464">
          <w:rPr>
            <w:rFonts w:ascii="Times New Roman" w:hAnsi="Times New Roman" w:cs="Times New Roman"/>
            <w:lang w:val="en-CA"/>
          </w:rPr>
          <w:t>-</w:t>
        </w:r>
        <w:proofErr w:type="spellStart"/>
        <w:r w:rsidR="00171464">
          <w:rPr>
            <w:rFonts w:ascii="Times New Roman" w:hAnsi="Times New Roman" w:cs="Times New Roman"/>
            <w:lang w:val="en-CA"/>
          </w:rPr>
          <w:t>P</w:t>
        </w:r>
      </w:ins>
      <w:del w:id="221" w:author="Isabelle Cote" w:date="2024-02-07T14:45:00Z">
        <w:r w:rsidR="00B71E47" w:rsidDel="00171464">
          <w:rPr>
            <w:rFonts w:ascii="Times New Roman" w:hAnsi="Times New Roman" w:cs="Times New Roman"/>
            <w:lang w:val="en-CA"/>
          </w:rPr>
          <w:delText>p</w:delText>
        </w:r>
      </w:del>
      <w:r w:rsidR="00B71E47">
        <w:rPr>
          <w:rFonts w:ascii="Times New Roman" w:hAnsi="Times New Roman" w:cs="Times New Roman"/>
          <w:lang w:val="en-CA"/>
        </w:rPr>
        <w:t>ak</w:t>
      </w:r>
      <w:ins w:id="222" w:author="Isabelle Cote" w:date="2024-02-07T14:45:00Z">
        <w:r w:rsidR="00171464" w:rsidRPr="00171464">
          <w:rPr>
            <w:rFonts w:ascii="Times New Roman" w:hAnsi="Times New Roman" w:cs="Times New Roman"/>
            <w:vertAlign w:val="superscript"/>
            <w:lang w:val="en-CA"/>
            <w:rPrChange w:id="223" w:author="Isabelle Cote" w:date="2024-02-07T14:45:00Z">
              <w:rPr>
                <w:rFonts w:ascii="Times New Roman" w:hAnsi="Times New Roman" w:cs="Times New Roman"/>
                <w:lang w:val="en-CA"/>
              </w:rPr>
            </w:rPrChange>
          </w:rPr>
          <w:t>TM</w:t>
        </w:r>
      </w:ins>
      <w:proofErr w:type="spellEnd"/>
      <w:r w:rsidR="00B71E47">
        <w:rPr>
          <w:rFonts w:ascii="Times New Roman" w:hAnsi="Times New Roman" w:cs="Times New Roman"/>
          <w:lang w:val="en-CA"/>
        </w:rPr>
        <w:t xml:space="preserve"> </w:t>
      </w:r>
      <w:ins w:id="224" w:author="Isabelle Cote" w:date="2024-02-07T14:45:00Z">
        <w:r w:rsidR="00171464">
          <w:rPr>
            <w:rFonts w:ascii="Times New Roman" w:hAnsi="Times New Roman" w:cs="Times New Roman"/>
            <w:lang w:val="en-CA"/>
          </w:rPr>
          <w:t xml:space="preserve">sample bag </w:t>
        </w:r>
      </w:ins>
      <w:r w:rsidR="00253D0A">
        <w:rPr>
          <w:rFonts w:ascii="Times New Roman" w:hAnsi="Times New Roman" w:cs="Times New Roman"/>
          <w:lang w:val="en-CA"/>
        </w:rPr>
        <w:t>with</w:t>
      </w:r>
      <w:r w:rsidR="00B71E47">
        <w:rPr>
          <w:rFonts w:ascii="Times New Roman" w:hAnsi="Times New Roman" w:cs="Times New Roman"/>
          <w:lang w:val="en-CA"/>
        </w:rPr>
        <w:t xml:space="preserve"> seawater</w:t>
      </w:r>
      <w:ins w:id="225" w:author="Isabelle Cote" w:date="2024-02-07T14:48:00Z">
        <w:r w:rsidR="00171464">
          <w:rPr>
            <w:rFonts w:ascii="Times New Roman" w:hAnsi="Times New Roman" w:cs="Times New Roman"/>
            <w:lang w:val="en-CA"/>
          </w:rPr>
          <w:t>,</w:t>
        </w:r>
      </w:ins>
      <w:r w:rsidR="00B71E47">
        <w:rPr>
          <w:rFonts w:ascii="Times New Roman" w:hAnsi="Times New Roman" w:cs="Times New Roman"/>
          <w:lang w:val="en-CA"/>
        </w:rPr>
        <w:t xml:space="preserve"> </w:t>
      </w:r>
      <w:ins w:id="226" w:author="Isabelle Cote" w:date="2024-02-07T14:48:00Z">
        <w:r w:rsidR="00171464">
          <w:rPr>
            <w:rFonts w:ascii="Times New Roman" w:hAnsi="Times New Roman" w:cs="Times New Roman"/>
            <w:lang w:val="en-CA"/>
          </w:rPr>
          <w:t>to use in creati</w:t>
        </w:r>
      </w:ins>
      <w:ins w:id="227" w:author="Isabelle Cote" w:date="2024-02-07T14:49:00Z">
        <w:r w:rsidR="00171464">
          <w:rPr>
            <w:rFonts w:ascii="Times New Roman" w:hAnsi="Times New Roman" w:cs="Times New Roman"/>
            <w:lang w:val="en-CA"/>
          </w:rPr>
          <w:t xml:space="preserve">ng </w:t>
        </w:r>
      </w:ins>
      <w:ins w:id="228" w:author="Isabelle Cote" w:date="2024-02-07T14:48:00Z">
        <w:r w:rsidR="00171464">
          <w:rPr>
            <w:rFonts w:ascii="Times New Roman" w:hAnsi="Times New Roman" w:cs="Times New Roman"/>
            <w:lang w:val="en-CA"/>
          </w:rPr>
          <w:t xml:space="preserve">standards. </w:t>
        </w:r>
      </w:ins>
      <w:del w:id="229" w:author="Isabelle Cote" w:date="2024-02-07T14:48:00Z">
        <w:r w:rsidR="00B71E47" w:rsidDel="00171464">
          <w:rPr>
            <w:rFonts w:ascii="Times New Roman" w:hAnsi="Times New Roman" w:cs="Times New Roman"/>
            <w:lang w:val="en-CA"/>
          </w:rPr>
          <w:delText xml:space="preserve">outside the kelp forest. </w:delText>
        </w:r>
      </w:del>
      <w:r w:rsidR="00B71E47">
        <w:rPr>
          <w:rFonts w:ascii="Times New Roman" w:hAnsi="Times New Roman" w:cs="Times New Roman"/>
          <w:lang w:val="en-CA"/>
        </w:rPr>
        <w:t xml:space="preserve">Upon surfacing, we filtered 40 mL of each sample into amber bottles </w:t>
      </w:r>
      <w:proofErr w:type="gramStart"/>
      <w:r w:rsidR="00B71E47">
        <w:rPr>
          <w:rFonts w:ascii="Times New Roman" w:hAnsi="Times New Roman" w:cs="Times New Roman"/>
          <w:lang w:val="en-CA"/>
        </w:rPr>
        <w:t xml:space="preserve">and </w:t>
      </w:r>
      <w:r>
        <w:rPr>
          <w:rFonts w:ascii="Times New Roman" w:hAnsi="Times New Roman" w:cs="Times New Roman"/>
          <w:lang w:val="en-CA"/>
        </w:rPr>
        <w:t>also</w:t>
      </w:r>
      <w:proofErr w:type="gramEnd"/>
      <w:r>
        <w:rPr>
          <w:rFonts w:ascii="Times New Roman" w:hAnsi="Times New Roman" w:cs="Times New Roman"/>
          <w:lang w:val="en-CA"/>
        </w:rPr>
        <w:t xml:space="preserve"> filled 8 amber bottles </w:t>
      </w:r>
      <w:del w:id="230" w:author="Isabelle Cote" w:date="2024-02-07T14:49:00Z">
        <w:r w:rsidDel="00171464">
          <w:rPr>
            <w:rFonts w:ascii="Times New Roman" w:hAnsi="Times New Roman" w:cs="Times New Roman"/>
            <w:lang w:val="en-CA"/>
          </w:rPr>
          <w:delText>for use as standards</w:delText>
        </w:r>
      </w:del>
      <w:ins w:id="231" w:author="Isabelle Cote" w:date="2024-02-07T14:49:00Z">
        <w:r w:rsidR="00171464">
          <w:rPr>
            <w:rFonts w:ascii="Times New Roman" w:hAnsi="Times New Roman" w:cs="Times New Roman"/>
            <w:lang w:val="en-CA"/>
          </w:rPr>
          <w:t>each</w:t>
        </w:r>
      </w:ins>
      <w:r>
        <w:rPr>
          <w:rFonts w:ascii="Times New Roman" w:hAnsi="Times New Roman" w:cs="Times New Roman"/>
          <w:lang w:val="en-CA"/>
        </w:rPr>
        <w:t xml:space="preserve"> with 40 mL of filtered </w:t>
      </w:r>
      <w:r w:rsidR="00B71E47">
        <w:rPr>
          <w:rFonts w:ascii="Times New Roman" w:hAnsi="Times New Roman" w:cs="Times New Roman"/>
          <w:lang w:val="en-CA"/>
        </w:rPr>
        <w:t xml:space="preserve">seawater from the </w:t>
      </w:r>
      <w:ins w:id="232" w:author="Isabelle Cote" w:date="2024-02-07T14:49:00Z">
        <w:r w:rsidR="00171464">
          <w:rPr>
            <w:rFonts w:ascii="Times New Roman" w:hAnsi="Times New Roman" w:cs="Times New Roman"/>
            <w:lang w:val="en-CA"/>
          </w:rPr>
          <w:t>Whirl-Pak</w:t>
        </w:r>
      </w:ins>
      <w:del w:id="233" w:author="Isabelle Cote" w:date="2024-02-07T14:49:00Z">
        <w:r w:rsidR="00B71E47" w:rsidDel="00171464">
          <w:rPr>
            <w:rFonts w:ascii="Times New Roman" w:hAnsi="Times New Roman" w:cs="Times New Roman"/>
            <w:lang w:val="en-CA"/>
          </w:rPr>
          <w:delText>whirlpak</w:delText>
        </w:r>
      </w:del>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20B38C9F" w14:textId="168AE586" w:rsidR="00217D47" w:rsidRDefault="00CD046A" w:rsidP="00EB3BC7">
      <w:pPr>
        <w:spacing w:line="480" w:lineRule="auto"/>
        <w:rPr>
          <w:rFonts w:ascii="Times New Roman" w:hAnsi="Times New Roman" w:cs="Times New Roman"/>
          <w:i/>
          <w:lang w:val="en-CA"/>
        </w:rPr>
      </w:pPr>
      <w:r>
        <w:rPr>
          <w:rFonts w:ascii="Times New Roman" w:hAnsi="Times New Roman" w:cs="Times New Roman"/>
          <w:i/>
          <w:lang w:val="en-CA"/>
        </w:rPr>
        <w:t>Within</w:t>
      </w:r>
      <w:ins w:id="234" w:author="Isabelle Cote" w:date="2024-02-07T14:51:00Z">
        <w:r w:rsidR="00136DB7">
          <w:rPr>
            <w:rFonts w:ascii="Times New Roman" w:hAnsi="Times New Roman" w:cs="Times New Roman"/>
            <w:i/>
            <w:lang w:val="en-CA"/>
          </w:rPr>
          <w:t>-</w:t>
        </w:r>
      </w:ins>
      <w:del w:id="235" w:author="Isabelle Cote" w:date="2024-02-07T14:51:00Z">
        <w:r w:rsidDel="00136DB7">
          <w:rPr>
            <w:rFonts w:ascii="Times New Roman" w:hAnsi="Times New Roman" w:cs="Times New Roman"/>
            <w:i/>
            <w:lang w:val="en-CA"/>
          </w:rPr>
          <w:delText xml:space="preserve"> </w:delText>
        </w:r>
      </w:del>
      <w:r>
        <w:rPr>
          <w:rFonts w:ascii="Times New Roman" w:hAnsi="Times New Roman" w:cs="Times New Roman"/>
          <w:i/>
          <w:lang w:val="en-CA"/>
        </w:rPr>
        <w:t>meters</w:t>
      </w:r>
      <w:ins w:id="236" w:author="Isabelle Cote" w:date="2024-02-07T14:51:00Z">
        <w:r w:rsidR="00136DB7">
          <w:rPr>
            <w:rFonts w:ascii="Times New Roman" w:hAnsi="Times New Roman" w:cs="Times New Roman"/>
            <w:i/>
            <w:lang w:val="en-CA"/>
          </w:rPr>
          <w:t xml:space="preserve"> (very small-scale) variation</w:t>
        </w:r>
      </w:ins>
    </w:p>
    <w:p w14:paraId="39EFC3F8" w14:textId="701BC848" w:rsidR="00D823F4" w:rsidRPr="00057BA8" w:rsidRDefault="00230925"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assess the potential for animals to contribute to </w:t>
      </w:r>
      <w:ins w:id="237" w:author="Isabelle Cote" w:date="2024-02-07T14:51:00Z">
        <w:r w:rsidR="00136DB7">
          <w:rPr>
            <w:rFonts w:ascii="Times New Roman" w:hAnsi="Times New Roman" w:cs="Times New Roman"/>
            <w:lang w:val="en-CA"/>
          </w:rPr>
          <w:t xml:space="preserve">very </w:t>
        </w:r>
      </w:ins>
      <w:r>
        <w:rPr>
          <w:rFonts w:ascii="Times New Roman" w:hAnsi="Times New Roman" w:cs="Times New Roman"/>
          <w:lang w:val="en-CA"/>
        </w:rPr>
        <w:t xml:space="preserve">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ins w:id="238" w:author="Isabelle Cote" w:date="2024-02-07T14:52:00Z">
        <w:r w:rsidR="00136DB7">
          <w:rPr>
            <w:rFonts w:ascii="Times New Roman" w:hAnsi="Times New Roman" w:cs="Times New Roman"/>
            <w:lang w:val="en-CA"/>
          </w:rPr>
          <w:t xml:space="preserve">the </w:t>
        </w:r>
      </w:ins>
      <w:del w:id="239" w:author="Isabelle Cote" w:date="2024-02-07T14:51:00Z">
        <w:r w:rsidR="00DE63E7" w:rsidDel="00136DB7">
          <w:rPr>
            <w:rFonts w:ascii="Times New Roman" w:hAnsi="Times New Roman" w:cs="Times New Roman"/>
            <w:lang w:val="en-CA"/>
          </w:rPr>
          <w:delText>animals’</w:delText>
        </w:r>
        <w:r w:rsidR="00FE017D" w:rsidDel="00136DB7">
          <w:rPr>
            <w:rFonts w:ascii="Times New Roman" w:hAnsi="Times New Roman" w:cs="Times New Roman"/>
            <w:lang w:val="en-CA"/>
          </w:rPr>
          <w:delText xml:space="preserve"> </w:delText>
        </w:r>
      </w:del>
      <w:r w:rsidR="00FE017D">
        <w:rPr>
          <w:rFonts w:ascii="Times New Roman" w:hAnsi="Times New Roman" w:cs="Times New Roman"/>
          <w:lang w:val="en-CA"/>
        </w:rPr>
        <w:t>effect</w:t>
      </w:r>
      <w:ins w:id="240" w:author="Isabelle Cote" w:date="2024-02-07T14:52:00Z">
        <w:r w:rsidR="00136DB7">
          <w:rPr>
            <w:rFonts w:ascii="Times New Roman" w:hAnsi="Times New Roman" w:cs="Times New Roman"/>
            <w:lang w:val="en-CA"/>
          </w:rPr>
          <w:t xml:space="preserve"> of</w:t>
        </w:r>
      </w:ins>
      <w:r w:rsidR="00FE017D">
        <w:rPr>
          <w:rFonts w:ascii="Times New Roman" w:hAnsi="Times New Roman" w:cs="Times New Roman"/>
          <w:lang w:val="en-CA"/>
        </w:rPr>
        <w:t xml:space="preserve"> </w:t>
      </w:r>
      <w:ins w:id="241" w:author="Isabelle Cote" w:date="2024-02-07T14:51:00Z">
        <w:r w:rsidR="00136DB7">
          <w:rPr>
            <w:rFonts w:ascii="Times New Roman" w:hAnsi="Times New Roman" w:cs="Times New Roman"/>
            <w:lang w:val="en-CA"/>
          </w:rPr>
          <w:t xml:space="preserve">animals </w:t>
        </w:r>
      </w:ins>
      <w:r w:rsidR="00FE017D">
        <w:rPr>
          <w:rFonts w:ascii="Times New Roman" w:hAnsi="Times New Roman" w:cs="Times New Roman"/>
          <w:lang w:val="en-CA"/>
        </w:rPr>
        <w:t xml:space="preserve">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immediate surroundings. Both experiments were conducted near Bamfield</w:t>
      </w:r>
      <w:del w:id="242" w:author="Isabelle Cote" w:date="2024-02-07T14:52:00Z">
        <w:r w:rsidR="00FE017D" w:rsidDel="0003350D">
          <w:rPr>
            <w:rFonts w:ascii="Times New Roman" w:hAnsi="Times New Roman" w:cs="Times New Roman"/>
            <w:lang w:val="en-CA"/>
          </w:rPr>
          <w:delText>, BC</w:delText>
        </w:r>
      </w:del>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xml:space="preserve">) </w:t>
      </w:r>
      <w:r w:rsidR="00FC0F65">
        <w:rPr>
          <w:rFonts w:ascii="Times New Roman" w:hAnsi="Times New Roman" w:cs="Times New Roman"/>
          <w:lang w:val="en-CA"/>
        </w:rPr>
        <w:t xml:space="preserve">on May 27, 2021. </w:t>
      </w:r>
      <w:r w:rsidR="00C12458">
        <w:rPr>
          <w:rFonts w:ascii="Times New Roman" w:hAnsi="Times New Roman" w:cs="Times New Roman"/>
          <w:lang w:val="en-CA"/>
        </w:rPr>
        <w:t xml:space="preserve">We constructed 18 </w:t>
      </w:r>
      <w:del w:id="243" w:author="Isabelle Cote" w:date="2024-02-07T14:52:00Z">
        <w:r w:rsidR="00C12458" w:rsidDel="0003350D">
          <w:rPr>
            <w:rFonts w:ascii="Times New Roman" w:hAnsi="Times New Roman" w:cs="Times New Roman"/>
            <w:lang w:val="en-CA"/>
          </w:rPr>
          <w:delText xml:space="preserve">cages </w:delText>
        </w:r>
        <w:r w:rsidR="005F0597" w:rsidDel="0003350D">
          <w:rPr>
            <w:rFonts w:ascii="Times New Roman" w:hAnsi="Times New Roman" w:cs="Times New Roman"/>
            <w:lang w:val="en-CA"/>
          </w:rPr>
          <w:delText>from</w:delText>
        </w:r>
        <w:r w:rsidR="00C12458" w:rsidDel="0003350D">
          <w:rPr>
            <w:rFonts w:ascii="Times New Roman" w:hAnsi="Times New Roman" w:cs="Times New Roman"/>
            <w:lang w:val="en-CA"/>
          </w:rPr>
          <w:delText xml:space="preserve"> </w:delText>
        </w:r>
      </w:del>
      <w:r w:rsidR="00C12458">
        <w:rPr>
          <w:rFonts w:ascii="Times New Roman" w:hAnsi="Times New Roman" w:cs="Times New Roman"/>
          <w:lang w:val="en-CA"/>
        </w:rPr>
        <w:t xml:space="preserve">wire </w:t>
      </w:r>
      <w:del w:id="244" w:author="Isabelle Cote" w:date="2024-02-07T14:52:00Z">
        <w:r w:rsidR="005F0597" w:rsidRPr="00C12458" w:rsidDel="0003350D">
          <w:rPr>
            <w:rFonts w:ascii="Times New Roman" w:hAnsi="Times New Roman" w:cs="Times New Roman"/>
            <w:highlight w:val="yellow"/>
            <w:lang w:val="en-CA"/>
          </w:rPr>
          <w:delText>X x X x X</w:delText>
        </w:r>
        <w:r w:rsidR="005F0597" w:rsidDel="0003350D">
          <w:rPr>
            <w:rFonts w:ascii="Times New Roman" w:hAnsi="Times New Roman" w:cs="Times New Roman"/>
            <w:lang w:val="en-CA"/>
          </w:rPr>
          <w:delText xml:space="preserve"> enclosures</w:delText>
        </w:r>
      </w:del>
      <w:ins w:id="245" w:author="Isabelle Cote" w:date="2024-02-07T14:52:00Z">
        <w:r w:rsidR="0003350D">
          <w:rPr>
            <w:rFonts w:ascii="Times New Roman" w:hAnsi="Times New Roman" w:cs="Times New Roman"/>
            <w:lang w:val="en-CA"/>
          </w:rPr>
          <w:t>c</w:t>
        </w:r>
      </w:ins>
      <w:ins w:id="246" w:author="Isabelle Cote" w:date="2024-02-07T14:53:00Z">
        <w:r w:rsidR="0003350D">
          <w:rPr>
            <w:rFonts w:ascii="Times New Roman" w:hAnsi="Times New Roman" w:cs="Times New Roman"/>
            <w:lang w:val="en-CA"/>
          </w:rPr>
          <w:t>ages</w:t>
        </w:r>
      </w:ins>
      <w:r w:rsidR="005F0597">
        <w:rPr>
          <w:rFonts w:ascii="Times New Roman" w:hAnsi="Times New Roman" w:cs="Times New Roman"/>
          <w:lang w:val="en-CA"/>
        </w:rPr>
        <w:t xml:space="preserve"> </w:t>
      </w:r>
      <w:ins w:id="247" w:author="Isabelle Cote" w:date="2024-02-07T14:52:00Z">
        <w:r w:rsidR="0003350D" w:rsidRPr="00C12458">
          <w:rPr>
            <w:rFonts w:ascii="Times New Roman" w:hAnsi="Times New Roman" w:cs="Times New Roman"/>
            <w:highlight w:val="yellow"/>
            <w:lang w:val="en-CA"/>
          </w:rPr>
          <w:t xml:space="preserve">X </w:t>
        </w:r>
        <w:proofErr w:type="spellStart"/>
        <w:r w:rsidR="0003350D" w:rsidRPr="00C12458">
          <w:rPr>
            <w:rFonts w:ascii="Times New Roman" w:hAnsi="Times New Roman" w:cs="Times New Roman"/>
            <w:highlight w:val="yellow"/>
            <w:lang w:val="en-CA"/>
          </w:rPr>
          <w:t>x</w:t>
        </w:r>
        <w:proofErr w:type="spellEnd"/>
        <w:r w:rsidR="0003350D" w:rsidRPr="00C12458">
          <w:rPr>
            <w:rFonts w:ascii="Times New Roman" w:hAnsi="Times New Roman" w:cs="Times New Roman"/>
            <w:highlight w:val="yellow"/>
            <w:lang w:val="en-CA"/>
          </w:rPr>
          <w:t xml:space="preserve"> </w:t>
        </w:r>
        <w:proofErr w:type="spellStart"/>
        <w:r w:rsidR="0003350D" w:rsidRPr="00C12458">
          <w:rPr>
            <w:rFonts w:ascii="Times New Roman" w:hAnsi="Times New Roman" w:cs="Times New Roman"/>
            <w:highlight w:val="yellow"/>
            <w:lang w:val="en-CA"/>
          </w:rPr>
          <w:t>X</w:t>
        </w:r>
        <w:proofErr w:type="spellEnd"/>
        <w:r w:rsidR="0003350D" w:rsidRPr="00C12458">
          <w:rPr>
            <w:rFonts w:ascii="Times New Roman" w:hAnsi="Times New Roman" w:cs="Times New Roman"/>
            <w:highlight w:val="yellow"/>
            <w:lang w:val="en-CA"/>
          </w:rPr>
          <w:t xml:space="preserve"> </w:t>
        </w:r>
        <w:proofErr w:type="spellStart"/>
        <w:r w:rsidR="0003350D" w:rsidRPr="00C12458">
          <w:rPr>
            <w:rFonts w:ascii="Times New Roman" w:hAnsi="Times New Roman" w:cs="Times New Roman"/>
            <w:highlight w:val="yellow"/>
            <w:lang w:val="en-CA"/>
          </w:rPr>
          <w:t>x</w:t>
        </w:r>
        <w:proofErr w:type="spellEnd"/>
        <w:r w:rsidR="0003350D" w:rsidRPr="00C12458">
          <w:rPr>
            <w:rFonts w:ascii="Times New Roman" w:hAnsi="Times New Roman" w:cs="Times New Roman"/>
            <w:highlight w:val="yellow"/>
            <w:lang w:val="en-CA"/>
          </w:rPr>
          <w:t xml:space="preserve"> </w:t>
        </w:r>
        <w:proofErr w:type="spellStart"/>
        <w:r w:rsidR="0003350D" w:rsidRPr="00C12458">
          <w:rPr>
            <w:rFonts w:ascii="Times New Roman" w:hAnsi="Times New Roman" w:cs="Times New Roman"/>
            <w:highlight w:val="yellow"/>
            <w:lang w:val="en-CA"/>
          </w:rPr>
          <w:t>X</w:t>
        </w:r>
        <w:proofErr w:type="spellEnd"/>
        <w:r w:rsidR="0003350D">
          <w:rPr>
            <w:rFonts w:ascii="Times New Roman" w:hAnsi="Times New Roman" w:cs="Times New Roman"/>
            <w:lang w:val="en-CA"/>
          </w:rPr>
          <w:t>,</w:t>
        </w:r>
        <w:r w:rsidR="0003350D">
          <w:rPr>
            <w:rFonts w:ascii="Times New Roman" w:hAnsi="Times New Roman" w:cs="Times New Roman"/>
            <w:lang w:val="en-CA"/>
          </w:rPr>
          <w:t xml:space="preserve"> </w:t>
        </w:r>
      </w:ins>
      <w:r w:rsidR="005F0597">
        <w:rPr>
          <w:rFonts w:ascii="Times New Roman" w:hAnsi="Times New Roman" w:cs="Times New Roman"/>
          <w:lang w:val="en-CA"/>
        </w:rPr>
        <w:t>which we covered in</w:t>
      </w:r>
      <w:r w:rsidR="00C12458">
        <w:rPr>
          <w:rFonts w:ascii="Times New Roman" w:hAnsi="Times New Roman" w:cs="Times New Roman"/>
          <w:lang w:val="en-CA"/>
        </w:rPr>
        <w:t xml:space="preserve"> </w:t>
      </w:r>
      <w:r w:rsidR="00C12458" w:rsidRPr="00C12458">
        <w:rPr>
          <w:rFonts w:ascii="Times New Roman" w:hAnsi="Times New Roman" w:cs="Times New Roman"/>
          <w:highlight w:val="yellow"/>
          <w:lang w:val="en-CA"/>
        </w:rPr>
        <w:t>X mm</w:t>
      </w:r>
      <w:r w:rsidR="00C12458">
        <w:rPr>
          <w:rFonts w:ascii="Times New Roman" w:hAnsi="Times New Roman" w:cs="Times New Roman"/>
          <w:lang w:val="en-CA"/>
        </w:rPr>
        <w:t xml:space="preserve"> plastic mesh</w:t>
      </w:r>
      <w:r w:rsidR="005F0597">
        <w:rPr>
          <w:rFonts w:ascii="Times New Roman" w:hAnsi="Times New Roman" w:cs="Times New Roman"/>
          <w:lang w:val="en-CA"/>
        </w:rPr>
        <w:t>. These cages</w:t>
      </w:r>
      <w:r w:rsidR="00C12458">
        <w:rPr>
          <w:rFonts w:ascii="Times New Roman" w:hAnsi="Times New Roman" w:cs="Times New Roman"/>
          <w:lang w:val="en-CA"/>
        </w:rPr>
        <w:t xml:space="preserve"> </w:t>
      </w:r>
      <w:r w:rsidR="005F0597">
        <w:rPr>
          <w:rFonts w:ascii="Times New Roman" w:hAnsi="Times New Roman" w:cs="Times New Roman"/>
          <w:lang w:val="en-CA"/>
        </w:rPr>
        <w:t>were</w:t>
      </w:r>
      <w:r w:rsidR="00C12458">
        <w:rPr>
          <w:rFonts w:ascii="Times New Roman" w:hAnsi="Times New Roman" w:cs="Times New Roman"/>
          <w:lang w:val="en-CA"/>
        </w:rPr>
        <w:t xml:space="preserve"> spaced 3 m apart along two weighted lines and deployed </w:t>
      </w:r>
      <w:ins w:id="248" w:author="Isabelle Cote" w:date="2024-02-07T14:53:00Z">
        <w:r w:rsidR="0003350D">
          <w:rPr>
            <w:rFonts w:ascii="Times New Roman" w:hAnsi="Times New Roman" w:cs="Times New Roman"/>
            <w:lang w:val="en-CA"/>
          </w:rPr>
          <w:t xml:space="preserve">at </w:t>
        </w:r>
      </w:ins>
      <w:del w:id="249" w:author="Isabelle Cote" w:date="2024-02-07T14:53:00Z">
        <w:r w:rsidR="00C12458" w:rsidDel="0003350D">
          <w:rPr>
            <w:rFonts w:ascii="Times New Roman" w:hAnsi="Times New Roman" w:cs="Times New Roman"/>
            <w:lang w:val="en-CA"/>
          </w:rPr>
          <w:delText xml:space="preserve">between </w:delText>
        </w:r>
      </w:del>
      <w:r w:rsidR="00C12458">
        <w:rPr>
          <w:rFonts w:ascii="Times New Roman" w:hAnsi="Times New Roman" w:cs="Times New Roman"/>
          <w:lang w:val="en-CA"/>
        </w:rPr>
        <w:t xml:space="preserve">3 </w:t>
      </w:r>
      <w:ins w:id="250" w:author="Isabelle Cote" w:date="2024-02-07T14:53:00Z">
        <w:r w:rsidR="0003350D">
          <w:rPr>
            <w:rFonts w:ascii="Times New Roman" w:hAnsi="Times New Roman" w:cs="Times New Roman"/>
            <w:lang w:val="en-CA"/>
          </w:rPr>
          <w:t>to</w:t>
        </w:r>
      </w:ins>
      <w:del w:id="251" w:author="Isabelle Cote" w:date="2024-02-07T14:53:00Z">
        <w:r w:rsidR="00C12458" w:rsidDel="0003350D">
          <w:rPr>
            <w:rFonts w:ascii="Times New Roman" w:hAnsi="Times New Roman" w:cs="Times New Roman"/>
            <w:lang w:val="en-CA"/>
          </w:rPr>
          <w:delText>–</w:delText>
        </w:r>
      </w:del>
      <w:r w:rsidR="00C12458">
        <w:rPr>
          <w:rFonts w:ascii="Times New Roman" w:hAnsi="Times New Roman" w:cs="Times New Roman"/>
          <w:lang w:val="en-CA"/>
        </w:rPr>
        <w:t xml:space="preserve"> 5.8 m</w:t>
      </w:r>
      <w:del w:id="252" w:author="Isabelle Cote" w:date="2024-02-07T14:53:00Z">
        <w:r w:rsidR="00C12458" w:rsidDel="0003350D">
          <w:rPr>
            <w:rFonts w:ascii="Times New Roman" w:hAnsi="Times New Roman" w:cs="Times New Roman"/>
            <w:lang w:val="en-CA"/>
          </w:rPr>
          <w:delText>eters</w:delText>
        </w:r>
      </w:del>
      <w:r w:rsidR="00C12458">
        <w:rPr>
          <w:rFonts w:ascii="Times New Roman" w:hAnsi="Times New Roman" w:cs="Times New Roman"/>
          <w:lang w:val="en-CA"/>
        </w:rPr>
        <w:t xml:space="preserve"> depth</w:t>
      </w:r>
      <w:r w:rsidR="00AC1B8C">
        <w:rPr>
          <w:rFonts w:ascii="Times New Roman" w:hAnsi="Times New Roman" w:cs="Times New Roman"/>
          <w:lang w:val="en-CA"/>
        </w:rPr>
        <w:t xml:space="preserve"> (9 cages per line)</w:t>
      </w:r>
      <w:r w:rsidR="00C12458">
        <w:rPr>
          <w:rFonts w:ascii="Times New Roman" w:hAnsi="Times New Roman" w:cs="Times New Roman"/>
          <w:lang w:val="en-CA"/>
        </w:rPr>
        <w:t>. We collected California sea cucumbers (</w:t>
      </w:r>
      <w:proofErr w:type="spellStart"/>
      <w:r w:rsidR="00C12458" w:rsidRPr="00FE017D">
        <w:rPr>
          <w:rFonts w:ascii="Times New Roman" w:hAnsi="Times New Roman" w:cs="Times New Roman"/>
          <w:i/>
          <w:lang w:val="en-CA"/>
        </w:rPr>
        <w:t>Apostichopus</w:t>
      </w:r>
      <w:proofErr w:type="spellEnd"/>
      <w:r w:rsidR="00C12458" w:rsidRPr="00FE017D">
        <w:rPr>
          <w:rFonts w:ascii="Times New Roman" w:hAnsi="Times New Roman" w:cs="Times New Roman"/>
          <w:i/>
          <w:lang w:val="en-CA"/>
        </w:rPr>
        <w:t xml:space="preserve"> </w:t>
      </w:r>
      <w:proofErr w:type="spellStart"/>
      <w:r w:rsidR="00C12458" w:rsidRPr="00FE017D">
        <w:rPr>
          <w:rFonts w:ascii="Times New Roman" w:hAnsi="Times New Roman" w:cs="Times New Roman"/>
          <w:i/>
          <w:lang w:val="en-CA"/>
        </w:rPr>
        <w:t>californicus</w:t>
      </w:r>
      <w:proofErr w:type="spellEnd"/>
      <w:r w:rsidR="00C12458">
        <w:rPr>
          <w:rFonts w:ascii="Times New Roman" w:hAnsi="Times New Roman" w:cs="Times New Roman"/>
          <w:lang w:val="en-CA"/>
        </w:rPr>
        <w:t>) from the site via SCUBA, measured contracted sea cucumber length and girth, and immediately placed them into the cages</w:t>
      </w:r>
      <w:r w:rsidR="00CF5454">
        <w:rPr>
          <w:rFonts w:ascii="Times New Roman" w:hAnsi="Times New Roman" w:cs="Times New Roman"/>
          <w:lang w:val="en-CA"/>
        </w:rPr>
        <w:t xml:space="preserve"> in randomly assigned densities of</w:t>
      </w:r>
      <w:r w:rsidR="00AC1B8C">
        <w:rPr>
          <w:rFonts w:ascii="Times New Roman" w:hAnsi="Times New Roman" w:cs="Times New Roman"/>
          <w:lang w:val="en-CA"/>
        </w:rPr>
        <w:t xml:space="preserve"> 0, 1, or 2 sea cucumbers (n = 6</w:t>
      </w:r>
      <w:ins w:id="253" w:author="Isabelle Cote" w:date="2024-02-07T14:53:00Z">
        <w:r w:rsidR="0003350D">
          <w:rPr>
            <w:rFonts w:ascii="Times New Roman" w:hAnsi="Times New Roman" w:cs="Times New Roman"/>
            <w:lang w:val="en-CA"/>
          </w:rPr>
          <w:t xml:space="preserve"> replicates per density</w:t>
        </w:r>
      </w:ins>
      <w:r w:rsidR="00AC1B8C">
        <w:rPr>
          <w:rFonts w:ascii="Times New Roman" w:hAnsi="Times New Roman" w:cs="Times New Roman"/>
          <w:lang w:val="en-CA"/>
        </w:rPr>
        <w:t>). After 24 h</w:t>
      </w:r>
      <w:del w:id="254" w:author="Isabelle Cote" w:date="2024-02-07T14:54:00Z">
        <w:r w:rsidR="00AC1B8C" w:rsidDel="0003350D">
          <w:rPr>
            <w:rFonts w:ascii="Times New Roman" w:hAnsi="Times New Roman" w:cs="Times New Roman"/>
            <w:lang w:val="en-CA"/>
          </w:rPr>
          <w:delText>ours</w:delText>
        </w:r>
      </w:del>
      <w:r w:rsidR="00AC1B8C">
        <w:rPr>
          <w:rFonts w:ascii="Times New Roman" w:hAnsi="Times New Roman" w:cs="Times New Roman"/>
          <w:lang w:val="en-CA"/>
        </w:rPr>
        <w:t xml:space="preserve">, </w:t>
      </w:r>
      <w:r w:rsidR="0018005F">
        <w:rPr>
          <w:rFonts w:ascii="Times New Roman" w:hAnsi="Times New Roman" w:cs="Times New Roman"/>
          <w:lang w:val="en-CA"/>
        </w:rPr>
        <w:t xml:space="preserve">we returned to </w:t>
      </w:r>
      <w:r w:rsidR="00DE63E7">
        <w:rPr>
          <w:rFonts w:ascii="Times New Roman" w:hAnsi="Times New Roman" w:cs="Times New Roman"/>
          <w:lang w:val="en-CA"/>
        </w:rPr>
        <w:t xml:space="preserve">collect water samples from each cage </w:t>
      </w:r>
      <w:r w:rsidR="00DB029A">
        <w:rPr>
          <w:rFonts w:ascii="Times New Roman" w:hAnsi="Times New Roman" w:cs="Times New Roman"/>
          <w:i/>
          <w:lang w:val="en-CA"/>
        </w:rPr>
        <w:t>in situ</w:t>
      </w:r>
      <w:r w:rsidR="00DE63E7">
        <w:rPr>
          <w:rFonts w:ascii="Times New Roman" w:hAnsi="Times New Roman" w:cs="Times New Roman"/>
          <w:lang w:val="en-CA"/>
        </w:rPr>
        <w:t xml:space="preserve">. </w:t>
      </w:r>
      <w:r w:rsidR="00DB029A">
        <w:rPr>
          <w:rFonts w:ascii="Times New Roman" w:hAnsi="Times New Roman" w:cs="Times New Roman"/>
          <w:lang w:val="en-CA"/>
        </w:rPr>
        <w:t xml:space="preserve">While </w:t>
      </w:r>
      <w:r w:rsidR="00DB029A">
        <w:rPr>
          <w:rFonts w:ascii="Times New Roman" w:hAnsi="Times New Roman" w:cs="Times New Roman"/>
          <w:lang w:val="en-CA"/>
        </w:rPr>
        <w:lastRenderedPageBreak/>
        <w:t>underwater, we</w:t>
      </w:r>
      <w:r w:rsidR="00DE63E7">
        <w:rPr>
          <w:rFonts w:ascii="Times New Roman" w:hAnsi="Times New Roman" w:cs="Times New Roman"/>
          <w:lang w:val="en-CA"/>
        </w:rPr>
        <w:t xml:space="preserve"> </w:t>
      </w:r>
      <w:ins w:id="255" w:author="Isabelle Cote" w:date="2024-02-07T14:54:00Z">
        <w:r w:rsidR="0003350D">
          <w:rPr>
            <w:rFonts w:ascii="Times New Roman" w:hAnsi="Times New Roman" w:cs="Times New Roman"/>
            <w:lang w:val="en-CA"/>
          </w:rPr>
          <w:t xml:space="preserve">minimized water </w:t>
        </w:r>
        <w:commentRangeStart w:id="256"/>
        <w:r w:rsidR="0003350D">
          <w:rPr>
            <w:rFonts w:ascii="Times New Roman" w:hAnsi="Times New Roman" w:cs="Times New Roman"/>
            <w:lang w:val="en-CA"/>
          </w:rPr>
          <w:t>movement</w:t>
        </w:r>
      </w:ins>
      <w:commentRangeEnd w:id="256"/>
      <w:ins w:id="257" w:author="Isabelle Cote" w:date="2024-02-07T14:55:00Z">
        <w:r w:rsidR="0003350D">
          <w:rPr>
            <w:rStyle w:val="CommentReference"/>
          </w:rPr>
          <w:commentReference w:id="256"/>
        </w:r>
      </w:ins>
      <w:ins w:id="258" w:author="Isabelle Cote" w:date="2024-02-07T14:54:00Z">
        <w:r w:rsidR="0003350D">
          <w:rPr>
            <w:rFonts w:ascii="Times New Roman" w:hAnsi="Times New Roman" w:cs="Times New Roman"/>
            <w:lang w:val="en-CA"/>
          </w:rPr>
          <w:t xml:space="preserve"> and </w:t>
        </w:r>
      </w:ins>
      <w:r w:rsidR="00DE63E7">
        <w:rPr>
          <w:rFonts w:ascii="Times New Roman" w:hAnsi="Times New Roman" w:cs="Times New Roman"/>
          <w:lang w:val="en-CA"/>
        </w:rPr>
        <w:t xml:space="preserve">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F6C9C8A" w14:textId="51AE6987" w:rsidR="00DE63E7" w:rsidRDefault="00392DBC" w:rsidP="007D6070">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t xml:space="preserve">The </w:t>
      </w:r>
      <w:r>
        <w:rPr>
          <w:rFonts w:ascii="Times New Roman" w:hAnsi="Times New Roman" w:cs="Times New Roman"/>
          <w:lang w:val="en-CA"/>
        </w:rPr>
        <w:t xml:space="preserve">second caging experiment took place in Bamfield </w:t>
      </w:r>
      <w:ins w:id="259" w:author="Isabelle Cote" w:date="2024-02-07T14:55:00Z">
        <w:r w:rsidR="0003350D">
          <w:rPr>
            <w:rFonts w:ascii="Times New Roman" w:hAnsi="Times New Roman" w:cs="Times New Roman"/>
            <w:lang w:val="en-CA"/>
          </w:rPr>
          <w:t>I</w:t>
        </w:r>
      </w:ins>
      <w:del w:id="260" w:author="Isabelle Cote" w:date="2024-02-07T14:55:00Z">
        <w:r w:rsidDel="0003350D">
          <w:rPr>
            <w:rFonts w:ascii="Times New Roman" w:hAnsi="Times New Roman" w:cs="Times New Roman"/>
            <w:lang w:val="en-CA"/>
          </w:rPr>
          <w:delText>i</w:delText>
        </w:r>
      </w:del>
      <w:r>
        <w:rPr>
          <w:rFonts w:ascii="Times New Roman" w:hAnsi="Times New Roman" w:cs="Times New Roman"/>
          <w:lang w:val="en-CA"/>
        </w:rPr>
        <w:t>nlet (</w:t>
      </w:r>
      <w:r w:rsidRPr="00FE017D">
        <w:rPr>
          <w:rFonts w:ascii="Times New Roman" w:hAnsi="Times New Roman" w:cs="Times New Roman"/>
          <w:lang w:val="en-CA"/>
        </w:rPr>
        <w:t>48°49'53"N 125°08'11"W</w:t>
      </w:r>
      <w:r>
        <w:rPr>
          <w:rFonts w:ascii="Times New Roman" w:hAnsi="Times New Roman" w:cs="Times New Roman"/>
          <w:lang w:val="en-CA"/>
        </w:rPr>
        <w:t xml:space="preserve">) </w:t>
      </w:r>
      <w:r w:rsidR="00BD384B">
        <w:rPr>
          <w:rFonts w:ascii="Times New Roman" w:hAnsi="Times New Roman" w:cs="Times New Roman"/>
          <w:lang w:val="en-CA"/>
        </w:rPr>
        <w:t xml:space="preserve">from </w:t>
      </w:r>
      <w:r w:rsidR="00BD384B">
        <w:rPr>
          <w:rFonts w:ascii="Times New Roman" w:hAnsi="Times New Roman" w:cs="Times New Roman"/>
          <w:color w:val="000000"/>
          <w:lang w:val="en-CA"/>
        </w:rPr>
        <w:t>June 10 – 19, 2023,</w:t>
      </w:r>
      <w:r w:rsidR="00BD384B" w:rsidRPr="00D823F4">
        <w:rPr>
          <w:rFonts w:ascii="Times New Roman" w:hAnsi="Times New Roman" w:cs="Times New Roman"/>
          <w:color w:val="000000"/>
          <w:lang w:val="en-CA"/>
        </w:rPr>
        <w:t xml:space="preserve"> and </w:t>
      </w:r>
      <w:r w:rsidR="00CF5454">
        <w:rPr>
          <w:rFonts w:ascii="Times New Roman" w:hAnsi="Times New Roman" w:cs="Times New Roman"/>
          <w:color w:val="000000"/>
          <w:lang w:val="en-CA"/>
        </w:rPr>
        <w:t xml:space="preserve">we </w:t>
      </w:r>
      <w:r w:rsidR="00BD384B" w:rsidRPr="00D823F4">
        <w:rPr>
          <w:rFonts w:ascii="Times New Roman" w:hAnsi="Times New Roman" w:cs="Times New Roman"/>
          <w:color w:val="000000"/>
          <w:lang w:val="en-CA"/>
        </w:rPr>
        <w:t xml:space="preserve">replicated it </w:t>
      </w:r>
      <w:del w:id="261" w:author="Isabelle Cote" w:date="2024-02-07T14:56:00Z">
        <w:r w:rsidR="00BD384B" w:rsidRPr="00D823F4" w:rsidDel="0003350D">
          <w:rPr>
            <w:rFonts w:ascii="Times New Roman" w:hAnsi="Times New Roman" w:cs="Times New Roman"/>
            <w:color w:val="000000"/>
            <w:lang w:val="en-CA"/>
          </w:rPr>
          <w:delText xml:space="preserve">a second time </w:delText>
        </w:r>
      </w:del>
      <w:r w:rsidR="00BD384B" w:rsidRPr="00D823F4">
        <w:rPr>
          <w:rFonts w:ascii="Times New Roman" w:hAnsi="Times New Roman" w:cs="Times New Roman"/>
          <w:color w:val="000000"/>
          <w:lang w:val="en-CA"/>
        </w:rPr>
        <w:t>from</w:t>
      </w:r>
      <w:r w:rsidR="00BD384B">
        <w:rPr>
          <w:rFonts w:ascii="Times New Roman" w:hAnsi="Times New Roman" w:cs="Times New Roman"/>
          <w:color w:val="000000"/>
          <w:lang w:val="en-CA"/>
        </w:rPr>
        <w:t xml:space="preserve"> June 19 – 28, 2023 </w:t>
      </w:r>
      <w:r w:rsidR="00BD384B" w:rsidRPr="00D823F4">
        <w:rPr>
          <w:rFonts w:ascii="Times New Roman" w:hAnsi="Times New Roman" w:cs="Times New Roman"/>
          <w:color w:val="000000"/>
          <w:lang w:val="en-CA"/>
        </w:rPr>
        <w:t xml:space="preserve">following the same methodology. </w:t>
      </w:r>
      <w:r w:rsidR="00BD384B">
        <w:rPr>
          <w:rFonts w:ascii="Times New Roman" w:hAnsi="Times New Roman" w:cs="Times New Roman"/>
          <w:color w:val="000000"/>
          <w:lang w:val="en-CA"/>
        </w:rPr>
        <w:t xml:space="preserve">For </w:t>
      </w:r>
      <w:r w:rsidR="00CF5454">
        <w:rPr>
          <w:rFonts w:ascii="Times New Roman" w:hAnsi="Times New Roman" w:cs="Times New Roman"/>
          <w:color w:val="000000"/>
          <w:lang w:val="en-CA"/>
        </w:rPr>
        <w:t>these</w:t>
      </w:r>
      <w:r w:rsidR="00BD384B">
        <w:rPr>
          <w:rFonts w:ascii="Times New Roman" w:hAnsi="Times New Roman" w:cs="Times New Roman"/>
          <w:color w:val="000000"/>
          <w:lang w:val="en-CA"/>
        </w:rPr>
        <w:t xml:space="preserve"> experiment</w:t>
      </w:r>
      <w:r w:rsidR="00CF5454">
        <w:rPr>
          <w:rFonts w:ascii="Times New Roman" w:hAnsi="Times New Roman" w:cs="Times New Roman"/>
          <w:color w:val="000000"/>
          <w:lang w:val="en-CA"/>
        </w:rPr>
        <w:t>s</w:t>
      </w:r>
      <w:r w:rsidR="00BD384B">
        <w:rPr>
          <w:rFonts w:ascii="Times New Roman" w:hAnsi="Times New Roman" w:cs="Times New Roman"/>
          <w:color w:val="000000"/>
          <w:lang w:val="en-CA"/>
        </w:rPr>
        <w:t xml:space="preserve">, we used </w:t>
      </w:r>
      <w:r>
        <w:rPr>
          <w:rFonts w:ascii="Times New Roman" w:hAnsi="Times New Roman" w:cs="Times New Roman"/>
          <w:lang w:val="en-CA"/>
        </w:rPr>
        <w:t>red rock crabs (</w:t>
      </w:r>
      <w:r w:rsidRPr="00FE017D">
        <w:rPr>
          <w:rFonts w:ascii="Times New Roman" w:hAnsi="Times New Roman" w:cs="Times New Roman"/>
          <w:i/>
          <w:lang w:val="en-CA"/>
        </w:rPr>
        <w:t>Cancer productus</w:t>
      </w:r>
      <w:r>
        <w:rPr>
          <w:rFonts w:ascii="Times New Roman" w:hAnsi="Times New Roman" w:cs="Times New Roman"/>
          <w:lang w:val="en-CA"/>
        </w:rPr>
        <w:t>)</w:t>
      </w:r>
      <w:r w:rsidR="007D6070">
        <w:rPr>
          <w:rFonts w:ascii="Times New Roman" w:hAnsi="Times New Roman" w:cs="Times New Roman"/>
          <w:lang w:val="en-CA"/>
        </w:rPr>
        <w:t>.</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collected crabs from the site using crab traps, and </w:t>
      </w:r>
      <w:del w:id="262" w:author="Isabelle Cote" w:date="2024-02-07T14:56:00Z">
        <w:r w:rsidR="007D6070" w:rsidDel="0003350D">
          <w:rPr>
            <w:rFonts w:ascii="Times New Roman" w:hAnsi="Times New Roman" w:cs="Times New Roman"/>
            <w:color w:val="000000"/>
            <w:lang w:val="en-CA"/>
          </w:rPr>
          <w:delText xml:space="preserve">they were </w:delText>
        </w:r>
      </w:del>
      <w:r w:rsidR="007D6070">
        <w:rPr>
          <w:rFonts w:ascii="Times New Roman" w:hAnsi="Times New Roman" w:cs="Times New Roman"/>
          <w:color w:val="000000"/>
          <w:lang w:val="en-CA"/>
        </w:rPr>
        <w:t xml:space="preserve">kept </w:t>
      </w:r>
      <w:ins w:id="263" w:author="Isabelle Cote" w:date="2024-02-07T14:56:00Z">
        <w:r w:rsidR="0003350D">
          <w:rPr>
            <w:rFonts w:ascii="Times New Roman" w:hAnsi="Times New Roman" w:cs="Times New Roman"/>
            <w:color w:val="000000"/>
            <w:lang w:val="en-CA"/>
          </w:rPr>
          <w:t xml:space="preserve">them </w:t>
        </w:r>
      </w:ins>
      <w:r w:rsidR="007D6070">
        <w:rPr>
          <w:rFonts w:ascii="Times New Roman" w:hAnsi="Times New Roman" w:cs="Times New Roman"/>
          <w:color w:val="000000"/>
          <w:lang w:val="en-CA"/>
        </w:rPr>
        <w:t>at BMSC in flow</w:t>
      </w:r>
      <w:ins w:id="264" w:author="Isabelle Cote" w:date="2024-02-07T15:05:00Z">
        <w:r w:rsidR="00943023">
          <w:rPr>
            <w:rFonts w:ascii="Times New Roman" w:hAnsi="Times New Roman" w:cs="Times New Roman"/>
            <w:color w:val="000000"/>
            <w:lang w:val="en-CA"/>
          </w:rPr>
          <w:t>-</w:t>
        </w:r>
      </w:ins>
      <w:del w:id="265" w:author="Isabelle Cote" w:date="2024-02-07T15:05:00Z">
        <w:r w:rsidR="007D6070" w:rsidDel="00943023">
          <w:rPr>
            <w:rFonts w:ascii="Times New Roman" w:hAnsi="Times New Roman" w:cs="Times New Roman"/>
            <w:color w:val="000000"/>
            <w:lang w:val="en-CA"/>
          </w:rPr>
          <w:delText xml:space="preserve"> </w:delText>
        </w:r>
      </w:del>
      <w:r w:rsidR="007D6070">
        <w:rPr>
          <w:rFonts w:ascii="Times New Roman" w:hAnsi="Times New Roman" w:cs="Times New Roman"/>
          <w:color w:val="000000"/>
          <w:lang w:val="en-CA"/>
        </w:rPr>
        <w:t xml:space="preserve">through sea tables for 2 – 10 days. Crabs were fed salmon every 2 </w:t>
      </w:r>
      <w:ins w:id="266" w:author="Isabelle Cote" w:date="2024-02-07T15:06:00Z">
        <w:r w:rsidR="00943023">
          <w:rPr>
            <w:rFonts w:ascii="Times New Roman" w:hAnsi="Times New Roman" w:cs="Times New Roman"/>
            <w:color w:val="000000"/>
            <w:lang w:val="en-CA"/>
          </w:rPr>
          <w:t>–</w:t>
        </w:r>
      </w:ins>
      <w:del w:id="267" w:author="Isabelle Cote" w:date="2024-02-07T15:06:00Z">
        <w:r w:rsidR="007D6070" w:rsidDel="00943023">
          <w:rPr>
            <w:rFonts w:ascii="Times New Roman" w:hAnsi="Times New Roman" w:cs="Times New Roman"/>
            <w:color w:val="000000"/>
            <w:lang w:val="en-CA"/>
          </w:rPr>
          <w:delText>-</w:delText>
        </w:r>
      </w:del>
      <w:r w:rsidR="007D6070">
        <w:rPr>
          <w:rFonts w:ascii="Times New Roman" w:hAnsi="Times New Roman" w:cs="Times New Roman"/>
          <w:color w:val="000000"/>
          <w:lang w:val="en-CA"/>
        </w:rPr>
        <w:t xml:space="preserve"> 4 days, and all crabs were fed the night before each experiment started.</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constructed </w:t>
      </w:r>
      <w:r w:rsidR="00CD046A">
        <w:rPr>
          <w:rFonts w:ascii="Times New Roman" w:hAnsi="Times New Roman" w:cs="Times New Roman"/>
          <w:color w:val="000000"/>
          <w:lang w:val="en-CA"/>
        </w:rPr>
        <w:t>12</w:t>
      </w:r>
      <w:r w:rsidR="007D6070">
        <w:rPr>
          <w:rFonts w:ascii="Times New Roman" w:hAnsi="Times New Roman" w:cs="Times New Roman"/>
          <w:color w:val="000000"/>
          <w:lang w:val="en-CA"/>
        </w:rPr>
        <w:t xml:space="preserve"> cages from </w:t>
      </w:r>
      <w:r w:rsidR="007D6070" w:rsidRPr="00DE63E7">
        <w:rPr>
          <w:rFonts w:ascii="Times New Roman" w:hAnsi="Times New Roman" w:cs="Times New Roman"/>
          <w:color w:val="000000"/>
          <w:lang w:val="en-CA"/>
        </w:rPr>
        <w:t xml:space="preserve">clear plastic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del w:id="268" w:author="Isabelle Cote" w:date="2024-02-07T15:54:00Z">
        <w:r w:rsidR="007D6070" w:rsidRPr="00DE63E7" w:rsidDel="00B928B9">
          <w:rPr>
            <w:rFonts w:ascii="Times New Roman" w:hAnsi="Times New Roman" w:cs="Times New Roman"/>
            <w:color w:val="000000"/>
            <w:lang w:val="en-CA"/>
          </w:rPr>
          <w:delText xml:space="preserve"> enclosures</w:delText>
        </w:r>
      </w:del>
      <w:r w:rsidR="007D6070" w:rsidRPr="00DE63E7">
        <w:rPr>
          <w:rFonts w:ascii="Times New Roman" w:hAnsi="Times New Roman" w:cs="Times New Roman"/>
          <w:color w:val="000000"/>
          <w:lang w:val="en-CA"/>
        </w:rPr>
        <w:t xml:space="preserve">, with two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X cm</w:t>
      </w:r>
      <w:r w:rsidR="007D6070" w:rsidRPr="00DE63E7">
        <w:rPr>
          <w:rFonts w:ascii="Times New Roman" w:hAnsi="Times New Roman" w:cs="Times New Roman"/>
          <w:color w:val="000000"/>
          <w:lang w:val="en-CA"/>
        </w:rPr>
        <w:t xml:space="preserve"> windows covered in a dual layer of </w:t>
      </w:r>
      <w:r w:rsidR="007D6070" w:rsidRPr="00DE63E7">
        <w:rPr>
          <w:rFonts w:ascii="Times New Roman" w:hAnsi="Times New Roman" w:cs="Times New Roman"/>
          <w:color w:val="000000"/>
          <w:highlight w:val="yellow"/>
          <w:lang w:val="en-CA"/>
        </w:rPr>
        <w:t>X mm</w:t>
      </w:r>
      <w:r w:rsidR="007D6070" w:rsidRPr="00DE63E7">
        <w:rPr>
          <w:rFonts w:ascii="Times New Roman" w:hAnsi="Times New Roman" w:cs="Times New Roman"/>
          <w:color w:val="000000"/>
          <w:lang w:val="en-CA"/>
        </w:rPr>
        <w:t xml:space="preserve"> plastic mesh and </w:t>
      </w:r>
      <w:r w:rsidR="007D6070" w:rsidRPr="00DE63E7">
        <w:rPr>
          <w:rFonts w:ascii="Times New Roman" w:hAnsi="Times New Roman" w:cs="Times New Roman"/>
          <w:color w:val="000000"/>
          <w:highlight w:val="yellow"/>
          <w:lang w:val="en-CA"/>
        </w:rPr>
        <w:t>X m</w:t>
      </w:r>
      <w:r w:rsidR="00CF5454">
        <w:rPr>
          <w:rFonts w:ascii="Times New Roman" w:hAnsi="Times New Roman" w:cs="Times New Roman"/>
          <w:color w:val="000000"/>
          <w:highlight w:val="yellow"/>
          <w:lang w:val="en-CA"/>
        </w:rPr>
        <w:t>m</w:t>
      </w:r>
      <w:r w:rsidR="007D6070" w:rsidRPr="00DE63E7">
        <w:rPr>
          <w:rFonts w:ascii="Times New Roman" w:hAnsi="Times New Roman" w:cs="Times New Roman"/>
          <w:color w:val="000000"/>
          <w:lang w:val="en-CA"/>
        </w:rPr>
        <w:t xml:space="preserve"> mesh to allow for water flo</w:t>
      </w:r>
      <w:r w:rsidR="007D6070">
        <w:rPr>
          <w:rFonts w:ascii="Times New Roman" w:hAnsi="Times New Roman" w:cs="Times New Roman"/>
          <w:color w:val="000000"/>
          <w:lang w:val="en-CA"/>
        </w:rPr>
        <w:t xml:space="preserve">w. </w:t>
      </w:r>
      <w:r w:rsidR="007D6070" w:rsidRPr="002A72EC">
        <w:rPr>
          <w:rFonts w:ascii="Times New Roman" w:hAnsi="Times New Roman" w:cs="Times New Roman"/>
          <w:color w:val="000000"/>
          <w:lang w:val="en-CA"/>
        </w:rPr>
        <w:t>The cages were randomly distributed every 2 m along a lead line anchored with cement buckets 0.8 m below chart datum.</w:t>
      </w:r>
      <w:r w:rsidR="007D6070" w:rsidRPr="007D6070">
        <w:rPr>
          <w:rFonts w:ascii="Times New Roman" w:hAnsi="Times New Roman" w:cs="Times New Roman"/>
          <w:color w:val="000000"/>
          <w:lang w:val="en-CA"/>
        </w:rPr>
        <w:t xml:space="preserve"> </w:t>
      </w:r>
      <w:r w:rsidR="00CD046A">
        <w:rPr>
          <w:rFonts w:ascii="Times New Roman" w:hAnsi="Times New Roman" w:cs="Times New Roman"/>
          <w:color w:val="000000"/>
          <w:lang w:val="en-CA"/>
        </w:rPr>
        <w:t>Each cage</w:t>
      </w:r>
      <w:r w:rsidR="007D6070">
        <w:rPr>
          <w:rFonts w:ascii="Times New Roman" w:hAnsi="Times New Roman" w:cs="Times New Roman"/>
          <w:color w:val="000000"/>
          <w:lang w:val="en-CA"/>
        </w:rPr>
        <w:t xml:space="preserve"> contained either one </w:t>
      </w:r>
      <w:r w:rsidR="007D6070" w:rsidRPr="00DE63E7">
        <w:rPr>
          <w:rFonts w:ascii="Times New Roman" w:hAnsi="Times New Roman" w:cs="Times New Roman"/>
          <w:color w:val="000000"/>
          <w:lang w:val="en-CA"/>
        </w:rPr>
        <w:t xml:space="preserve">large crab (carapace </w:t>
      </w:r>
      <w:commentRangeStart w:id="269"/>
      <w:r w:rsidR="007D6070" w:rsidRPr="00DE63E7">
        <w:rPr>
          <w:rFonts w:ascii="Times New Roman" w:hAnsi="Times New Roman" w:cs="Times New Roman"/>
          <w:color w:val="000000"/>
          <w:lang w:val="en-CA"/>
        </w:rPr>
        <w:t>15</w:t>
      </w:r>
      <w:commentRangeEnd w:id="269"/>
      <w:r w:rsidR="00B928B9">
        <w:rPr>
          <w:rStyle w:val="CommentReference"/>
        </w:rPr>
        <w:commentReference w:id="269"/>
      </w:r>
      <w:r w:rsidR="007D6070" w:rsidRPr="00DE63E7">
        <w:rPr>
          <w:rFonts w:ascii="Times New Roman" w:hAnsi="Times New Roman" w:cs="Times New Roman"/>
          <w:color w:val="000000"/>
          <w:lang w:val="en-CA"/>
        </w:rPr>
        <w:t xml:space="preserve">.9 – 15.0 cm), </w:t>
      </w:r>
      <w:r w:rsidR="007D6070">
        <w:rPr>
          <w:rFonts w:ascii="Times New Roman" w:hAnsi="Times New Roman" w:cs="Times New Roman"/>
          <w:color w:val="000000"/>
          <w:lang w:val="en-CA"/>
        </w:rPr>
        <w:t xml:space="preserve">one </w:t>
      </w:r>
      <w:r w:rsidR="007D6070" w:rsidRPr="00DE63E7">
        <w:rPr>
          <w:rFonts w:ascii="Times New Roman" w:hAnsi="Times New Roman" w:cs="Times New Roman"/>
          <w:color w:val="000000"/>
          <w:lang w:val="en-CA"/>
        </w:rPr>
        <w:t>medium size crab (14.4 – 11.6 cm),</w:t>
      </w:r>
      <w:r w:rsidR="007D6070">
        <w:rPr>
          <w:rFonts w:ascii="Times New Roman" w:hAnsi="Times New Roman" w:cs="Times New Roman"/>
          <w:color w:val="000000"/>
          <w:lang w:val="en-CA"/>
        </w:rPr>
        <w:t xml:space="preserve"> or a </w:t>
      </w:r>
      <w:del w:id="270" w:author="Isabelle Cote" w:date="2024-02-07T15:55:00Z">
        <w:r w:rsidR="007D6070" w:rsidDel="00B928B9">
          <w:rPr>
            <w:rFonts w:ascii="Times New Roman" w:hAnsi="Times New Roman" w:cs="Times New Roman"/>
            <w:color w:val="000000"/>
            <w:lang w:val="en-CA"/>
          </w:rPr>
          <w:delText xml:space="preserve">small </w:delText>
        </w:r>
      </w:del>
      <w:r w:rsidR="007D6070">
        <w:rPr>
          <w:rFonts w:ascii="Times New Roman" w:hAnsi="Times New Roman" w:cs="Times New Roman"/>
          <w:color w:val="000000"/>
          <w:lang w:val="en-CA"/>
        </w:rPr>
        <w:t xml:space="preserve">control </w:t>
      </w:r>
      <w:ins w:id="271" w:author="Isabelle Cote" w:date="2024-02-07T15:55:00Z">
        <w:r w:rsidR="00B928B9">
          <w:rPr>
            <w:rFonts w:ascii="Times New Roman" w:hAnsi="Times New Roman" w:cs="Times New Roman"/>
            <w:color w:val="000000"/>
            <w:lang w:val="en-CA"/>
          </w:rPr>
          <w:t xml:space="preserve">(i.e., a small </w:t>
        </w:r>
      </w:ins>
      <w:r w:rsidR="007D6070">
        <w:rPr>
          <w:rFonts w:ascii="Times New Roman" w:hAnsi="Times New Roman" w:cs="Times New Roman"/>
          <w:color w:val="000000"/>
          <w:lang w:val="en-CA"/>
        </w:rPr>
        <w:t>rock, scraped clean, to weight the cages similarly to the crabs</w:t>
      </w:r>
      <w:ins w:id="272" w:author="Isabelle Cote" w:date="2024-02-07T15:56:00Z">
        <w:r w:rsidR="00B928B9">
          <w:rPr>
            <w:rFonts w:ascii="Times New Roman" w:hAnsi="Times New Roman" w:cs="Times New Roman"/>
            <w:color w:val="000000"/>
            <w:lang w:val="en-CA"/>
          </w:rPr>
          <w:t>) (</w:t>
        </w:r>
      </w:ins>
      <w:del w:id="273" w:author="Isabelle Cote" w:date="2024-02-07T15:55:00Z">
        <w:r w:rsidR="007D6070" w:rsidDel="00B928B9">
          <w:rPr>
            <w:rFonts w:ascii="Times New Roman" w:hAnsi="Times New Roman" w:cs="Times New Roman"/>
            <w:color w:val="000000"/>
            <w:lang w:val="en-CA"/>
          </w:rPr>
          <w:delText xml:space="preserve"> (</w:delText>
        </w:r>
      </w:del>
      <w:r w:rsidR="007D6070">
        <w:rPr>
          <w:rFonts w:ascii="Times New Roman" w:hAnsi="Times New Roman" w:cs="Times New Roman"/>
          <w:color w:val="000000"/>
          <w:lang w:val="en-CA"/>
        </w:rPr>
        <w:t>n = 4</w:t>
      </w:r>
      <w:ins w:id="274" w:author="Isabelle Cote" w:date="2024-02-07T15:55:00Z">
        <w:r w:rsidR="00B928B9">
          <w:rPr>
            <w:rFonts w:ascii="Times New Roman" w:hAnsi="Times New Roman" w:cs="Times New Roman"/>
            <w:color w:val="000000"/>
            <w:lang w:val="en-CA"/>
          </w:rPr>
          <w:t xml:space="preserve"> replicates per experiment</w:t>
        </w:r>
      </w:ins>
      <w:r w:rsidR="007D6070">
        <w:rPr>
          <w:rFonts w:ascii="Times New Roman" w:hAnsi="Times New Roman" w:cs="Times New Roman"/>
          <w:color w:val="000000"/>
          <w:lang w:val="en-CA"/>
        </w:rPr>
        <w:t xml:space="preserve">). </w:t>
      </w:r>
      <w:r w:rsidR="007D6070" w:rsidRPr="00D823F4">
        <w:rPr>
          <w:rFonts w:ascii="Times New Roman" w:hAnsi="Times New Roman" w:cs="Times New Roman"/>
          <w:color w:val="000000"/>
          <w:lang w:val="en-CA"/>
        </w:rPr>
        <w:t xml:space="preserve">During both experiments, we replaced the crabs after 4 days with freshly fed, similar-sized crabs, at which point we re-randomized the order of the cages along the line. </w:t>
      </w:r>
      <w:r w:rsidR="00C540DD">
        <w:rPr>
          <w:rFonts w:ascii="Times New Roman" w:hAnsi="Times New Roman" w:cs="Times New Roman"/>
          <w:color w:val="000000"/>
          <w:lang w:val="en-CA"/>
        </w:rPr>
        <w:t xml:space="preserve">We measured </w:t>
      </w:r>
      <w:r w:rsidR="00C540DD" w:rsidRPr="00C540DD">
        <w:rPr>
          <w:rFonts w:ascii="Times New Roman" w:hAnsi="Times New Roman" w:cs="Times New Roman"/>
          <w:color w:val="000000"/>
          <w:lang w:val="en-CA"/>
        </w:rPr>
        <w:t xml:space="preserve">seawater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sidRPr="00C540DD">
        <w:rPr>
          <w:rFonts w:ascii="Times New Roman" w:hAnsi="Times New Roman" w:cs="Times New Roman"/>
          <w:color w:val="000000"/>
          <w:lang w:val="en-CA"/>
        </w:rPr>
        <w:t xml:space="preserve">concentration </w:t>
      </w:r>
      <w:r w:rsidR="007D6070">
        <w:rPr>
          <w:rFonts w:ascii="Times New Roman" w:hAnsi="Times New Roman" w:cs="Times New Roman"/>
          <w:color w:val="000000"/>
          <w:lang w:val="en-CA"/>
        </w:rPr>
        <w:t xml:space="preserve">via snorkel </w:t>
      </w:r>
      <w:ins w:id="275" w:author="Isabelle Cote" w:date="2024-02-07T15:56:00Z">
        <w:r w:rsidR="00B928B9">
          <w:rPr>
            <w:rFonts w:ascii="Times New Roman" w:hAnsi="Times New Roman" w:cs="Times New Roman"/>
            <w:color w:val="000000"/>
            <w:lang w:val="en-CA"/>
          </w:rPr>
          <w:t xml:space="preserve">at slack tide </w:t>
        </w:r>
      </w:ins>
      <w:r w:rsidR="00A91086">
        <w:rPr>
          <w:rFonts w:ascii="Times New Roman" w:hAnsi="Times New Roman" w:cs="Times New Roman"/>
          <w:color w:val="000000"/>
          <w:lang w:val="en-CA"/>
        </w:rPr>
        <w:t xml:space="preserve">at the beginning, middle, and end of </w:t>
      </w:r>
      <w:r w:rsidR="00CF5454">
        <w:rPr>
          <w:rFonts w:ascii="Times New Roman" w:hAnsi="Times New Roman" w:cs="Times New Roman"/>
          <w:color w:val="000000"/>
          <w:lang w:val="en-CA"/>
        </w:rPr>
        <w:t>each</w:t>
      </w:r>
      <w:r w:rsidR="00D823F4">
        <w:rPr>
          <w:rFonts w:ascii="Times New Roman" w:hAnsi="Times New Roman" w:cs="Times New Roman"/>
          <w:color w:val="000000"/>
          <w:lang w:val="en-CA"/>
        </w:rPr>
        <w:t xml:space="preserv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del w:id="276" w:author="Isabelle Cote" w:date="2024-02-07T15:56:00Z">
        <w:r w:rsidR="008E0F38" w:rsidDel="00B928B9">
          <w:rPr>
            <w:rFonts w:ascii="Times New Roman" w:hAnsi="Times New Roman" w:cs="Times New Roman"/>
            <w:color w:val="000000"/>
            <w:lang w:val="en-CA"/>
          </w:rPr>
          <w:delText xml:space="preserve">at slack tide </w:delText>
        </w:r>
      </w:del>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w:t>
      </w:r>
      <w:ins w:id="277" w:author="Isabelle Cote" w:date="2024-02-07T15:56:00Z">
        <w:r w:rsidR="00B928B9">
          <w:rPr>
            <w:rFonts w:ascii="Times New Roman" w:hAnsi="Times New Roman" w:cs="Times New Roman"/>
            <w:color w:val="000000"/>
            <w:lang w:val="en-CA"/>
          </w:rPr>
          <w:t>re</w:t>
        </w:r>
      </w:ins>
      <w:del w:id="278" w:author="Isabelle Cote" w:date="2024-02-07T15:56:00Z">
        <w:r w:rsidR="00C540DD" w:rsidRPr="00C540DD" w:rsidDel="00B928B9">
          <w:rPr>
            <w:rFonts w:ascii="Times New Roman" w:hAnsi="Times New Roman" w:cs="Times New Roman"/>
            <w:color w:val="000000"/>
            <w:lang w:val="en-CA"/>
          </w:rPr>
          <w:delText>e</w:delText>
        </w:r>
        <w:r w:rsidR="00C540DD" w:rsidDel="00B928B9">
          <w:rPr>
            <w:rFonts w:ascii="Times New Roman" w:hAnsi="Times New Roman" w:cs="Times New Roman"/>
            <w:color w:val="000000"/>
            <w:lang w:val="en-CA"/>
          </w:rPr>
          <w:delText>r</w:delText>
        </w:r>
      </w:del>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We filtered 40 mL of each sample into amber bottles</w:t>
      </w:r>
      <w:ins w:id="279" w:author="Isabelle Cote" w:date="2024-02-07T15:56:00Z">
        <w:r w:rsidR="00B928B9">
          <w:rPr>
            <w:rFonts w:ascii="Times New Roman" w:hAnsi="Times New Roman" w:cs="Times New Roman"/>
            <w:color w:val="000000"/>
            <w:lang w:val="en-CA"/>
          </w:rPr>
          <w:t>,</w:t>
        </w:r>
      </w:ins>
      <w:r w:rsidR="00C540DD">
        <w:rPr>
          <w:rFonts w:ascii="Times New Roman" w:hAnsi="Times New Roman" w:cs="Times New Roman"/>
          <w:color w:val="000000"/>
          <w:lang w:val="en-CA"/>
        </w:rPr>
        <w:t xml:space="preserve"> which were stored on ice</w:t>
      </w:r>
      <w:del w:id="280" w:author="Isabelle Cote" w:date="2024-02-07T15:57:00Z">
        <w:r w:rsidR="00C540DD" w:rsidDel="00B928B9">
          <w:rPr>
            <w:rFonts w:ascii="Times New Roman" w:hAnsi="Times New Roman" w:cs="Times New Roman"/>
            <w:color w:val="000000"/>
            <w:lang w:val="en-CA"/>
          </w:rPr>
          <w:delText>,</w:delText>
        </w:r>
      </w:del>
      <w:r w:rsidR="00C540DD">
        <w:rPr>
          <w:rFonts w:ascii="Times New Roman" w:hAnsi="Times New Roman" w:cs="Times New Roman"/>
          <w:color w:val="000000"/>
          <w:lang w:val="en-CA"/>
        </w:rPr>
        <w:t xml:space="preserve"> before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Pr>
          <w:rFonts w:ascii="Times New Roman" w:hAnsi="Times New Roman" w:cs="Times New Roman"/>
          <w:color w:val="000000"/>
          <w:lang w:val="en-CA"/>
        </w:rPr>
        <w:t xml:space="preserve">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0CFC5C5D"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lastRenderedPageBreak/>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RStudio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w:t>
      </w:r>
      <w:r w:rsidR="00CE7CA3">
        <w:rPr>
          <w:rFonts w:ascii="Times New Roman" w:hAnsi="Times New Roman" w:cs="Times New Roman"/>
          <w:lang w:val="en-CA"/>
        </w:rPr>
        <w:t>Shannon and Simpson diversity</w:t>
      </w:r>
      <w:r>
        <w:rPr>
          <w:rFonts w:ascii="Times New Roman" w:hAnsi="Times New Roman" w:cs="Times New Roman"/>
          <w:lang w:val="en-CA"/>
        </w:rPr>
        <w:t xml:space="preserve">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(Oksanen et al., 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5215D643" w14:textId="77777777" w:rsidR="00943023" w:rsidRPr="00705FE1" w:rsidRDefault="00943023" w:rsidP="00943023">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w:t>
      </w:r>
      <w:commentRangeStart w:id="281"/>
      <w:commentRangeStart w:id="282"/>
      <w:r w:rsidRPr="00705FE1">
        <w:rPr>
          <w:rFonts w:ascii="Times New Roman" w:hAnsi="Times New Roman" w:cs="Times New Roman"/>
          <w:u w:val="single"/>
          <w:lang w:val="en-CA"/>
        </w:rPr>
        <w:t>calculations</w:t>
      </w:r>
      <w:commentRangeEnd w:id="281"/>
      <w:r>
        <w:rPr>
          <w:rStyle w:val="CommentReference"/>
        </w:rPr>
        <w:commentReference w:id="281"/>
      </w:r>
      <w:commentRangeEnd w:id="282"/>
      <w:r>
        <w:rPr>
          <w:rStyle w:val="CommentReference"/>
        </w:rPr>
        <w:commentReference w:id="282"/>
      </w:r>
    </w:p>
    <w:p w14:paraId="2AC9996A" w14:textId="2036F68F" w:rsidR="00943023" w:rsidRDefault="00943023" w:rsidP="00943023">
      <w:pPr>
        <w:spacing w:line="480" w:lineRule="auto"/>
        <w:rPr>
          <w:rFonts w:ascii="Times New Roman" w:hAnsi="Times New Roman" w:cs="Times New Roman"/>
          <w:lang w:val="en-CA"/>
        </w:rPr>
      </w:pPr>
      <w:r>
        <w:rPr>
          <w:rFonts w:ascii="Times New Roman" w:hAnsi="Times New Roman" w:cs="Times New Roman"/>
          <w:lang w:val="en-CA"/>
        </w:rPr>
        <w:tab/>
        <w:t xml:space="preserve">For each Reef Life Survey </w:t>
      </w:r>
      <w:del w:id="283" w:author="Isabelle Cote" w:date="2024-02-07T15:57:00Z">
        <w:r w:rsidDel="008600C1">
          <w:rPr>
            <w:rFonts w:ascii="Times New Roman" w:hAnsi="Times New Roman" w:cs="Times New Roman"/>
            <w:lang w:val="en-CA"/>
          </w:rPr>
          <w:delText xml:space="preserve">we </w:delText>
        </w:r>
      </w:del>
      <w:r>
        <w:rPr>
          <w:rFonts w:ascii="Times New Roman" w:hAnsi="Times New Roman" w:cs="Times New Roman"/>
          <w:lang w:val="en-CA"/>
        </w:rPr>
        <w:t>conducted, we calculated fish biomass from fish length following the formula (</w:t>
      </w:r>
      <w:r w:rsidRPr="00805A5D">
        <w:rPr>
          <w:rFonts w:ascii="Times New Roman" w:hAnsi="Times New Roman" w:cs="Times New Roman"/>
          <w:lang w:val="en-CA"/>
        </w:rPr>
        <w:t>W = exp(log(a) + b*log(L))</w:t>
      </w:r>
      <w:r>
        <w:rPr>
          <w:rFonts w:ascii="Times New Roman" w:hAnsi="Times New Roman" w:cs="Times New Roman"/>
          <w:lang w:val="en-CA"/>
        </w:rPr>
        <w:t>) where W is fish weight, L is the fish length, a and b are species</w:t>
      </w:r>
      <w:ins w:id="284" w:author="Isabelle Cote" w:date="2024-02-07T15:58:00Z">
        <w:r w:rsidR="008600C1">
          <w:rPr>
            <w:rFonts w:ascii="Times New Roman" w:hAnsi="Times New Roman" w:cs="Times New Roman"/>
            <w:lang w:val="en-CA"/>
          </w:rPr>
          <w:t>-</w:t>
        </w:r>
      </w:ins>
      <w:del w:id="285" w:author="Isabelle Cote" w:date="2024-02-07T15:58:00Z">
        <w:r w:rsidDel="008600C1">
          <w:rPr>
            <w:rFonts w:ascii="Times New Roman" w:hAnsi="Times New Roman" w:cs="Times New Roman"/>
            <w:lang w:val="en-CA"/>
          </w:rPr>
          <w:delText xml:space="preserve"> </w:delText>
        </w:r>
      </w:del>
      <w:r>
        <w:rPr>
          <w:rFonts w:ascii="Times New Roman" w:hAnsi="Times New Roman" w:cs="Times New Roman"/>
          <w:lang w:val="en-CA"/>
        </w:rPr>
        <w:t xml:space="preserve">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r>
        <w:rPr>
          <w:rFonts w:ascii="Times New Roman" w:hAnsi="Times New Roman" w:cs="Times New Roman"/>
          <w:lang w:val="en-CA"/>
        </w:rPr>
        <w:t xml:space="preserve">. For invertebrates, only sunflower </w:t>
      </w:r>
      <w:ins w:id="286" w:author="Isabelle Cote" w:date="2024-02-07T15:58:00Z">
        <w:r w:rsidR="008600C1">
          <w:rPr>
            <w:rFonts w:ascii="Times New Roman" w:hAnsi="Times New Roman" w:cs="Times New Roman"/>
            <w:lang w:val="en-CA"/>
          </w:rPr>
          <w:t xml:space="preserve">sea </w:t>
        </w:r>
      </w:ins>
      <w:r>
        <w:rPr>
          <w:rFonts w:ascii="Times New Roman" w:hAnsi="Times New Roman" w:cs="Times New Roman"/>
          <w:lang w:val="en-CA"/>
        </w:rPr>
        <w:t>stars and economically important species (abalone and scallops) were sized, so we were only able to calculate weights for those species. For all others, we used published weight estimates from this region to estimate rough average weights for each taxon (</w:t>
      </w:r>
      <w:commentRangeStart w:id="287"/>
      <w:r>
        <w:rPr>
          <w:rFonts w:ascii="Times New Roman" w:hAnsi="Times New Roman" w:cs="Times New Roman"/>
          <w:lang w:val="en-CA"/>
        </w:rPr>
        <w:t>Table 3</w:t>
      </w:r>
      <w:commentRangeEnd w:id="287"/>
      <w:r>
        <w:rPr>
          <w:rStyle w:val="CommentReference"/>
        </w:rPr>
        <w:commentReference w:id="287"/>
      </w:r>
      <w:r>
        <w:rPr>
          <w:rFonts w:ascii="Times New Roman" w:hAnsi="Times New Roman" w:cs="Times New Roman"/>
          <w:lang w:val="en-CA"/>
        </w:rPr>
        <w:t xml:space="preserve">). Animal abundance was calculated as </w:t>
      </w:r>
      <w:del w:id="288" w:author="Isabelle Cote" w:date="2024-02-07T15:58:00Z">
        <w:r w:rsidDel="008600C1">
          <w:rPr>
            <w:rFonts w:ascii="Times New Roman" w:hAnsi="Times New Roman" w:cs="Times New Roman"/>
            <w:lang w:val="en-CA"/>
          </w:rPr>
          <w:delText xml:space="preserve">simply </w:delText>
        </w:r>
      </w:del>
      <w:r>
        <w:rPr>
          <w:rFonts w:ascii="Times New Roman" w:hAnsi="Times New Roman" w:cs="Times New Roman"/>
          <w:lang w:val="en-CA"/>
        </w:rPr>
        <w:t xml:space="preserve">the total number of fishes and invertebrates counted on </w:t>
      </w:r>
      <w:del w:id="289" w:author="Isabelle Cote" w:date="2024-02-07T16:01:00Z">
        <w:r w:rsidDel="008600C1">
          <w:rPr>
            <w:rFonts w:ascii="Times New Roman" w:hAnsi="Times New Roman" w:cs="Times New Roman"/>
            <w:lang w:val="en-CA"/>
          </w:rPr>
          <w:delText xml:space="preserve">the </w:delText>
        </w:r>
      </w:del>
      <w:ins w:id="290" w:author="Isabelle Cote" w:date="2024-02-07T16:01:00Z">
        <w:r w:rsidR="008600C1">
          <w:rPr>
            <w:rFonts w:ascii="Times New Roman" w:hAnsi="Times New Roman" w:cs="Times New Roman"/>
            <w:lang w:val="en-CA"/>
          </w:rPr>
          <w:t>each</w:t>
        </w:r>
        <w:r w:rsidR="008600C1">
          <w:rPr>
            <w:rFonts w:ascii="Times New Roman" w:hAnsi="Times New Roman" w:cs="Times New Roman"/>
            <w:lang w:val="en-CA"/>
          </w:rPr>
          <w:t xml:space="preserve"> </w:t>
        </w:r>
      </w:ins>
      <w:commentRangeStart w:id="291"/>
      <w:r>
        <w:rPr>
          <w:rFonts w:ascii="Times New Roman" w:hAnsi="Times New Roman" w:cs="Times New Roman"/>
          <w:lang w:val="en-CA"/>
        </w:rPr>
        <w:t>survey</w:t>
      </w:r>
      <w:commentRangeEnd w:id="291"/>
      <w:r w:rsidR="008600C1">
        <w:rPr>
          <w:rStyle w:val="CommentReference"/>
        </w:rPr>
        <w:commentReference w:id="291"/>
      </w:r>
      <w:del w:id="292" w:author="Isabelle Cote" w:date="2024-02-07T16:01:00Z">
        <w:r w:rsidDel="008600C1">
          <w:rPr>
            <w:rFonts w:ascii="Times New Roman" w:hAnsi="Times New Roman" w:cs="Times New Roman"/>
            <w:lang w:val="en-CA"/>
          </w:rPr>
          <w:delText>s</w:delText>
        </w:r>
      </w:del>
      <w:r>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2"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w:t>
      </w:r>
    </w:p>
    <w:p w14:paraId="3DA15C1F" w14:textId="77777777" w:rsidR="00943023" w:rsidRDefault="00943023" w:rsidP="00EB3BC7">
      <w:pPr>
        <w:spacing w:line="480" w:lineRule="auto"/>
        <w:rPr>
          <w:rFonts w:ascii="Times New Roman" w:hAnsi="Times New Roman" w:cs="Times New Roman"/>
          <w:lang w:val="en-CA"/>
        </w:rPr>
      </w:pPr>
    </w:p>
    <w:p w14:paraId="1BBA84D4" w14:textId="77777777" w:rsidR="008600C1" w:rsidRPr="008600C1" w:rsidRDefault="008600C1" w:rsidP="008600C1">
      <w:pPr>
        <w:spacing w:line="480" w:lineRule="auto"/>
        <w:rPr>
          <w:ins w:id="293" w:author="Isabelle Cote" w:date="2024-02-07T16:04:00Z"/>
          <w:rFonts w:ascii="Times New Roman" w:hAnsi="Times New Roman" w:cs="Times New Roman"/>
          <w:iCs/>
          <w:lang w:val="en-CA"/>
          <w:rPrChange w:id="294" w:author="Isabelle Cote" w:date="2024-02-07T16:07:00Z">
            <w:rPr>
              <w:ins w:id="295" w:author="Isabelle Cote" w:date="2024-02-07T16:04:00Z"/>
              <w:rFonts w:ascii="Times New Roman" w:hAnsi="Times New Roman" w:cs="Times New Roman"/>
              <w:i/>
              <w:lang w:val="en-CA"/>
            </w:rPr>
          </w:rPrChange>
        </w:rPr>
      </w:pPr>
      <w:ins w:id="296" w:author="Isabelle Cote" w:date="2024-02-07T16:04:00Z">
        <w:r w:rsidRPr="008600C1">
          <w:rPr>
            <w:rFonts w:ascii="Times New Roman" w:hAnsi="Times New Roman" w:cs="Times New Roman"/>
            <w:iCs/>
            <w:lang w:val="en-CA"/>
            <w:rPrChange w:id="297" w:author="Isabelle Cote" w:date="2024-02-07T16:07:00Z">
              <w:rPr>
                <w:rFonts w:ascii="Times New Roman" w:hAnsi="Times New Roman" w:cs="Times New Roman"/>
                <w:i/>
                <w:lang w:val="en-CA"/>
              </w:rPr>
            </w:rPrChange>
          </w:rPr>
          <w:t>Among-site (meso-scale) variation</w:t>
        </w:r>
      </w:ins>
    </w:p>
    <w:p w14:paraId="7EF507D6" w14:textId="5459FFE3" w:rsidR="00670555" w:rsidRPr="00670555" w:rsidDel="008600C1" w:rsidRDefault="00CF5454" w:rsidP="00EB3BC7">
      <w:pPr>
        <w:spacing w:line="480" w:lineRule="auto"/>
        <w:rPr>
          <w:del w:id="298" w:author="Isabelle Cote" w:date="2024-02-07T16:04:00Z"/>
          <w:rFonts w:ascii="Times New Roman" w:hAnsi="Times New Roman" w:cs="Times New Roman"/>
          <w:u w:val="single"/>
          <w:lang w:val="en-CA"/>
        </w:rPr>
      </w:pPr>
      <w:del w:id="299" w:author="Isabelle Cote" w:date="2024-02-07T16:04:00Z">
        <w:r w:rsidDel="008600C1">
          <w:rPr>
            <w:rFonts w:ascii="Times New Roman" w:hAnsi="Times New Roman" w:cs="Times New Roman"/>
            <w:u w:val="single"/>
            <w:lang w:val="en-CA"/>
          </w:rPr>
          <w:delText>Among sites</w:delText>
        </w:r>
      </w:del>
    </w:p>
    <w:p w14:paraId="5720C576" w14:textId="3A0327E0"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there </w:t>
      </w:r>
      <w:del w:id="300" w:author="Isabelle Cote" w:date="2024-02-07T16:04:00Z">
        <w:r w:rsidDel="008600C1">
          <w:rPr>
            <w:rFonts w:ascii="Times New Roman" w:hAnsi="Times New Roman" w:cs="Times New Roman"/>
            <w:lang w:val="en-CA"/>
          </w:rPr>
          <w:delText xml:space="preserve">is </w:delText>
        </w:r>
      </w:del>
      <w:ins w:id="301" w:author="Isabelle Cote" w:date="2024-02-07T16:04:00Z">
        <w:r w:rsidR="008600C1">
          <w:rPr>
            <w:rFonts w:ascii="Times New Roman" w:hAnsi="Times New Roman" w:cs="Times New Roman"/>
            <w:lang w:val="en-CA"/>
          </w:rPr>
          <w:t>was</w:t>
        </w:r>
        <w:r w:rsidR="008600C1">
          <w:rPr>
            <w:rFonts w:ascii="Times New Roman" w:hAnsi="Times New Roman" w:cs="Times New Roman"/>
            <w:lang w:val="en-CA"/>
          </w:rPr>
          <w:t xml:space="preserve"> </w:t>
        </w:r>
      </w:ins>
      <w:r>
        <w:rPr>
          <w:rFonts w:ascii="Times New Roman" w:hAnsi="Times New Roman" w:cs="Times New Roman"/>
          <w:lang w:val="en-CA"/>
        </w:rPr>
        <w:t>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amo</w:t>
      </w:r>
      <w:r w:rsidR="009B2BF8">
        <w:rPr>
          <w:rFonts w:ascii="Times New Roman" w:hAnsi="Times New Roman" w:cs="Times New Roman"/>
          <w:lang w:val="en-CA"/>
        </w:rPr>
        <w:t>n</w:t>
      </w:r>
      <w:r>
        <w:rPr>
          <w:rFonts w:ascii="Times New Roman" w:hAnsi="Times New Roman" w:cs="Times New Roman"/>
          <w:lang w:val="en-CA"/>
        </w:rPr>
        <w:t>g sites, we constructed generalized linear mixed</w:t>
      </w:r>
      <w:r w:rsidR="00CF5454">
        <w:rPr>
          <w:rFonts w:ascii="Times New Roman" w:hAnsi="Times New Roman" w:cs="Times New Roman"/>
          <w:lang w:val="en-CA"/>
        </w:rPr>
        <w:t>-</w:t>
      </w:r>
      <w:r>
        <w:rPr>
          <w:rFonts w:ascii="Times New Roman" w:hAnsi="Times New Roman" w:cs="Times New Roman"/>
          <w:lang w:val="en-CA"/>
        </w:rPr>
        <w:t xml:space="preserve">effect models with </w:t>
      </w:r>
      <w:r w:rsidR="00522FED">
        <w:rPr>
          <w:rFonts w:ascii="Times New Roman" w:hAnsi="Times New Roman" w:cs="Times New Roman"/>
          <w:lang w:val="en-CA"/>
        </w:rPr>
        <w:t>NH</w:t>
      </w:r>
      <w:r w:rsidR="00522FED">
        <w:rPr>
          <w:rFonts w:ascii="Cambria Math" w:hAnsi="Cambria Math" w:cs="Cambria Math"/>
          <w:lang w:val="en-CA"/>
        </w:rPr>
        <w:t>₄⁺</w:t>
      </w:r>
      <w:ins w:id="302" w:author="Isabelle Cote" w:date="2024-02-07T16:04:00Z">
        <w:r w:rsidR="008600C1">
          <w:rPr>
            <w:rFonts w:ascii="Cambria Math" w:hAnsi="Cambria Math" w:cs="Cambria Math"/>
            <w:lang w:val="en-CA"/>
          </w:rPr>
          <w:t xml:space="preserve"> concentration</w:t>
        </w:r>
      </w:ins>
      <w:r w:rsidR="00522FED">
        <w:rPr>
          <w:rFonts w:ascii="Times New Roman" w:hAnsi="Times New Roman" w:cs="Times New Roman"/>
          <w:lang w:val="en-CA"/>
        </w:rPr>
        <w:t xml:space="preserve"> </w:t>
      </w:r>
      <w:r>
        <w:rPr>
          <w:rFonts w:ascii="Times New Roman" w:hAnsi="Times New Roman" w:cs="Times New Roman"/>
          <w:lang w:val="en-CA"/>
        </w:rPr>
        <w:t xml:space="preserve">as the response </w:t>
      </w:r>
      <w:r>
        <w:rPr>
          <w:rFonts w:ascii="Times New Roman" w:hAnsi="Times New Roman" w:cs="Times New Roman"/>
          <w:lang w:val="en-CA"/>
        </w:rPr>
        <w:lastRenderedPageBreak/>
        <w:t>variable, and animal abundance, tide exchange, an interaction between abundance</w:t>
      </w:r>
      <w:ins w:id="303" w:author="Isabelle Cote" w:date="2024-02-07T16:04:00Z">
        <w:r w:rsidR="008600C1">
          <w:rPr>
            <w:rFonts w:ascii="Times New Roman" w:hAnsi="Times New Roman" w:cs="Times New Roman"/>
            <w:lang w:val="en-CA"/>
          </w:rPr>
          <w:t xml:space="preserve"> and </w:t>
        </w:r>
      </w:ins>
      <w:del w:id="304" w:author="Isabelle Cote" w:date="2024-02-07T16:04:00Z">
        <w:r w:rsidDel="008600C1">
          <w:rPr>
            <w:rFonts w:ascii="Times New Roman" w:hAnsi="Times New Roman" w:cs="Times New Roman"/>
            <w:lang w:val="en-CA"/>
          </w:rPr>
          <w:delText>:</w:delText>
        </w:r>
      </w:del>
      <w:r>
        <w:rPr>
          <w:rFonts w:ascii="Times New Roman" w:hAnsi="Times New Roman" w:cs="Times New Roman"/>
          <w:lang w:val="en-CA"/>
        </w:rPr>
        <w:t>tide,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w:t>
      </w:r>
      <w:r w:rsidR="009B2BF8">
        <w:rPr>
          <w:rFonts w:ascii="Times New Roman" w:hAnsi="Times New Roman" w:cs="Times New Roman"/>
          <w:lang w:val="en-CA"/>
        </w:rPr>
        <w:t xml:space="preserve">as a predictor </w:t>
      </w:r>
      <w:r w:rsidR="002B6ECC">
        <w:rPr>
          <w:rFonts w:ascii="Times New Roman" w:hAnsi="Times New Roman" w:cs="Times New Roman"/>
          <w:lang w:val="en-CA"/>
        </w:rPr>
        <w:t>instead of abundance,</w:t>
      </w:r>
      <w:ins w:id="305" w:author="Isabelle Cote" w:date="2024-02-07T16:06:00Z">
        <w:r w:rsidR="008600C1">
          <w:rPr>
            <w:rFonts w:ascii="Times New Roman" w:hAnsi="Times New Roman" w:cs="Times New Roman"/>
            <w:lang w:val="en-CA"/>
          </w:rPr>
          <w:t xml:space="preserve"> and</w:t>
        </w:r>
      </w:ins>
      <w:r w:rsidR="002B6ECC">
        <w:rPr>
          <w:rFonts w:ascii="Times New Roman" w:hAnsi="Times New Roman" w:cs="Times New Roman"/>
          <w:lang w:val="en-CA"/>
        </w:rPr>
        <w:t xml:space="preserve"> </w:t>
      </w:r>
      <w:ins w:id="306" w:author="Isabelle Cote" w:date="2024-02-07T16:05:00Z">
        <w:r w:rsidR="008600C1">
          <w:rPr>
            <w:rFonts w:ascii="Times New Roman" w:hAnsi="Times New Roman" w:cs="Times New Roman"/>
            <w:lang w:val="en-CA"/>
          </w:rPr>
          <w:t>S</w:t>
        </w:r>
      </w:ins>
      <w:del w:id="307" w:author="Isabelle Cote" w:date="2024-02-07T16:05:00Z">
        <w:r w:rsidR="002B6ECC" w:rsidDel="008600C1">
          <w:rPr>
            <w:rFonts w:ascii="Times New Roman" w:hAnsi="Times New Roman" w:cs="Times New Roman"/>
            <w:lang w:val="en-CA"/>
          </w:rPr>
          <w:delText>s</w:delText>
        </w:r>
      </w:del>
      <w:r w:rsidR="002B6ECC">
        <w:rPr>
          <w:rFonts w:ascii="Times New Roman" w:hAnsi="Times New Roman" w:cs="Times New Roman"/>
          <w:lang w:val="en-CA"/>
        </w:rPr>
        <w:t xml:space="preserve">impson’s diversity or species richness instead of Shannon diversity, but we determined </w:t>
      </w:r>
      <w:ins w:id="308" w:author="Isabelle Cote" w:date="2024-02-07T16:06:00Z">
        <w:r w:rsidR="008600C1">
          <w:rPr>
            <w:rFonts w:ascii="Times New Roman" w:hAnsi="Times New Roman" w:cs="Times New Roman"/>
            <w:lang w:val="en-CA"/>
          </w:rPr>
          <w:t xml:space="preserve">that </w:t>
        </w:r>
      </w:ins>
      <w:r w:rsidR="002B6ECC">
        <w:rPr>
          <w:rFonts w:ascii="Times New Roman" w:hAnsi="Times New Roman" w:cs="Times New Roman"/>
          <w:lang w:val="en-CA"/>
        </w:rPr>
        <w:t>abundance and Shannon diversity were the best metrics by comparing alternat</w:t>
      </w:r>
      <w:ins w:id="309" w:author="Isabelle Cote" w:date="2024-02-07T16:05:00Z">
        <w:r w:rsidR="008600C1">
          <w:rPr>
            <w:rFonts w:ascii="Times New Roman" w:hAnsi="Times New Roman" w:cs="Times New Roman"/>
            <w:lang w:val="en-CA"/>
          </w:rPr>
          <w:t>ive</w:t>
        </w:r>
      </w:ins>
      <w:del w:id="310" w:author="Isabelle Cote" w:date="2024-02-07T16:05:00Z">
        <w:r w:rsidR="002B6ECC" w:rsidDel="008600C1">
          <w:rPr>
            <w:rFonts w:ascii="Times New Roman" w:hAnsi="Times New Roman" w:cs="Times New Roman"/>
            <w:lang w:val="en-CA"/>
          </w:rPr>
          <w:delText>e</w:delText>
        </w:r>
      </w:del>
      <w:r w:rsidR="002B6ECC">
        <w:rPr>
          <w:rFonts w:ascii="Times New Roman" w:hAnsi="Times New Roman" w:cs="Times New Roman"/>
          <w:lang w:val="en-CA"/>
        </w:rPr>
        <w:t xml:space="preserve"> models using AIC </w:t>
      </w:r>
      <w:r w:rsidR="002B6ECC" w:rsidRPr="002A304B">
        <w:rPr>
          <w:rFonts w:ascii="Times New Roman" w:hAnsi="Times New Roman" w:cs="Times New Roman"/>
          <w:highlight w:val="green"/>
          <w:lang w:val="en-CA"/>
        </w:rPr>
        <w:t>(</w:t>
      </w:r>
      <w:r w:rsidR="002A304B" w:rsidRPr="002A304B">
        <w:rPr>
          <w:rFonts w:ascii="Times New Roman" w:hAnsi="Times New Roman" w:cs="Times New Roman"/>
          <w:highlight w:val="green"/>
          <w:lang w:val="en-CA"/>
        </w:rPr>
        <w:t>Table 3</w:t>
      </w:r>
      <w:r w:rsidR="002B6ECC" w:rsidRPr="002A304B">
        <w:rPr>
          <w:rFonts w:ascii="Times New Roman" w:hAnsi="Times New Roman" w:cs="Times New Roman"/>
          <w:highlight w:val="green"/>
          <w:lang w:val="en-CA"/>
        </w:rPr>
        <w:t>).</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F38BBD9" w14:textId="77777777" w:rsidR="008600C1" w:rsidRPr="008600C1" w:rsidRDefault="008600C1" w:rsidP="008600C1">
      <w:pPr>
        <w:spacing w:line="480" w:lineRule="auto"/>
        <w:rPr>
          <w:ins w:id="311" w:author="Isabelle Cote" w:date="2024-02-07T16:07:00Z"/>
          <w:rFonts w:ascii="Times New Roman" w:hAnsi="Times New Roman" w:cs="Times New Roman"/>
          <w:iCs/>
          <w:lang w:val="en-CA"/>
          <w:rPrChange w:id="312" w:author="Isabelle Cote" w:date="2024-02-07T16:07:00Z">
            <w:rPr>
              <w:ins w:id="313" w:author="Isabelle Cote" w:date="2024-02-07T16:07:00Z"/>
              <w:rFonts w:ascii="Times New Roman" w:hAnsi="Times New Roman" w:cs="Times New Roman"/>
              <w:i/>
              <w:lang w:val="en-CA"/>
            </w:rPr>
          </w:rPrChange>
        </w:rPr>
      </w:pPr>
      <w:ins w:id="314" w:author="Isabelle Cote" w:date="2024-02-07T16:07:00Z">
        <w:r w:rsidRPr="008600C1">
          <w:rPr>
            <w:rFonts w:ascii="Times New Roman" w:hAnsi="Times New Roman" w:cs="Times New Roman"/>
            <w:iCs/>
            <w:lang w:val="en-CA"/>
            <w:rPrChange w:id="315" w:author="Isabelle Cote" w:date="2024-02-07T16:07:00Z">
              <w:rPr>
                <w:rFonts w:ascii="Times New Roman" w:hAnsi="Times New Roman" w:cs="Times New Roman"/>
                <w:i/>
                <w:lang w:val="en-CA"/>
              </w:rPr>
            </w:rPrChange>
          </w:rPr>
          <w:t>Within-site (small-scale) variation</w:t>
        </w:r>
      </w:ins>
    </w:p>
    <w:p w14:paraId="3903ED50" w14:textId="11748C58" w:rsidR="0061731D" w:rsidRPr="0061731D" w:rsidDel="008600C1" w:rsidRDefault="009B2BF8" w:rsidP="00670555">
      <w:pPr>
        <w:spacing w:line="480" w:lineRule="auto"/>
        <w:rPr>
          <w:del w:id="316" w:author="Isabelle Cote" w:date="2024-02-07T16:07:00Z"/>
          <w:rFonts w:ascii="Times New Roman" w:hAnsi="Times New Roman" w:cs="Times New Roman"/>
          <w:u w:val="single"/>
          <w:lang w:val="en-CA"/>
        </w:rPr>
      </w:pPr>
      <w:del w:id="317" w:author="Isabelle Cote" w:date="2024-02-07T16:07:00Z">
        <w:r w:rsidDel="008600C1">
          <w:rPr>
            <w:rFonts w:ascii="Times New Roman" w:hAnsi="Times New Roman" w:cs="Times New Roman"/>
            <w:u w:val="single"/>
            <w:lang w:val="en-CA"/>
          </w:rPr>
          <w:delText>Within sites</w:delText>
        </w:r>
      </w:del>
    </w:p>
    <w:p w14:paraId="5F0EEF17" w14:textId="77F116F4"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w:t>
      </w:r>
      <w:del w:id="318" w:author="Isabelle Cote" w:date="2024-02-07T16:07:00Z">
        <w:r w:rsidR="00522FED" w:rsidDel="00EE5DD8">
          <w:rPr>
            <w:rFonts w:ascii="Times New Roman" w:hAnsi="Times New Roman" w:cs="Times New Roman"/>
            <w:lang w:val="en-CA"/>
          </w:rPr>
          <w:delText xml:space="preserve">varies </w:delText>
        </w:r>
      </w:del>
      <w:ins w:id="319" w:author="Isabelle Cote" w:date="2024-02-07T16:07:00Z">
        <w:r w:rsidR="00EE5DD8">
          <w:rPr>
            <w:rFonts w:ascii="Times New Roman" w:hAnsi="Times New Roman" w:cs="Times New Roman"/>
            <w:lang w:val="en-CA"/>
          </w:rPr>
          <w:t>differed</w:t>
        </w:r>
        <w:r w:rsidR="00EE5DD8">
          <w:rPr>
            <w:rFonts w:ascii="Times New Roman" w:hAnsi="Times New Roman" w:cs="Times New Roman"/>
            <w:lang w:val="en-CA"/>
          </w:rPr>
          <w:t xml:space="preserve"> </w:t>
        </w:r>
      </w:ins>
      <w:r w:rsidR="00522FED">
        <w:rPr>
          <w:rFonts w:ascii="Times New Roman" w:hAnsi="Times New Roman" w:cs="Times New Roman"/>
          <w:lang w:val="en-CA"/>
        </w:rPr>
        <w:t xml:space="preserve">inside </w:t>
      </w:r>
      <w:del w:id="320" w:author="Isabelle Cote" w:date="2024-02-07T16:07:00Z">
        <w:r w:rsidR="00522FED" w:rsidDel="00EE5DD8">
          <w:rPr>
            <w:rFonts w:ascii="Times New Roman" w:hAnsi="Times New Roman" w:cs="Times New Roman"/>
            <w:lang w:val="en-CA"/>
          </w:rPr>
          <w:delText xml:space="preserve">vs </w:delText>
        </w:r>
      </w:del>
      <w:ins w:id="321" w:author="Isabelle Cote" w:date="2024-02-07T16:07:00Z">
        <w:r w:rsidR="00EE5DD8">
          <w:rPr>
            <w:rFonts w:ascii="Times New Roman" w:hAnsi="Times New Roman" w:cs="Times New Roman"/>
            <w:lang w:val="en-CA"/>
          </w:rPr>
          <w:t>and</w:t>
        </w:r>
        <w:r w:rsidR="00EE5DD8">
          <w:rPr>
            <w:rFonts w:ascii="Times New Roman" w:hAnsi="Times New Roman" w:cs="Times New Roman"/>
            <w:lang w:val="en-CA"/>
          </w:rPr>
          <w:t xml:space="preserve"> </w:t>
        </w:r>
      </w:ins>
      <w:r w:rsidR="00522FED">
        <w:rPr>
          <w:rFonts w:ascii="Times New Roman" w:hAnsi="Times New Roman" w:cs="Times New Roman"/>
          <w:lang w:val="en-CA"/>
        </w:rPr>
        <w:t xml:space="preserve">outside of kelp forests, we </w:t>
      </w:r>
      <w:r w:rsidR="00417390">
        <w:rPr>
          <w:rFonts w:ascii="Cambria Math" w:hAnsi="Cambria Math" w:cs="Cambria Math"/>
          <w:color w:val="000000"/>
          <w:lang w:val="en-CA"/>
        </w:rPr>
        <w:t>used a linear mixed</w:t>
      </w:r>
      <w:r w:rsidR="009B2BF8">
        <w:rPr>
          <w:rFonts w:ascii="Cambria Math" w:hAnsi="Cambria Math" w:cs="Cambria Math"/>
          <w:color w:val="000000"/>
          <w:lang w:val="en-CA"/>
        </w:rPr>
        <w:t>-</w:t>
      </w:r>
      <w:r w:rsidR="00417390">
        <w:rPr>
          <w:rFonts w:ascii="Cambria Math" w:hAnsi="Cambria Math" w:cs="Cambria Math"/>
          <w:color w:val="000000"/>
          <w:lang w:val="en-CA"/>
        </w:rPr>
        <w:t xml:space="preserve">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commentRangeStart w:id="322"/>
      <w:r w:rsidR="00417390">
        <w:rPr>
          <w:rFonts w:ascii="Cambria Math" w:hAnsi="Cambria Math" w:cs="Cambria Math"/>
          <w:color w:val="000000"/>
          <w:lang w:val="en-CA"/>
        </w:rPr>
        <w:t>₄⁺</w:t>
      </w:r>
      <w:commentRangeEnd w:id="322"/>
      <w:r w:rsidR="00EE5DD8">
        <w:rPr>
          <w:rStyle w:val="CommentReference"/>
        </w:rPr>
        <w:commentReference w:id="322"/>
      </w:r>
      <w:r w:rsidR="00417390">
        <w:rPr>
          <w:rFonts w:ascii="Cambria Math" w:hAnsi="Cambria Math" w:cs="Cambria Math"/>
          <w:color w:val="000000"/>
          <w:lang w:val="en-CA"/>
        </w:rPr>
        <w:t xml:space="preserve"> </w:t>
      </w:r>
      <w:del w:id="323" w:author="Isabelle Cote" w:date="2024-02-07T16:08:00Z">
        <w:r w:rsidR="00417390" w:rsidDel="00EE5DD8">
          <w:rPr>
            <w:rFonts w:ascii="Cambria Math" w:hAnsi="Cambria Math" w:cs="Cambria Math"/>
            <w:color w:val="000000"/>
            <w:lang w:val="en-CA"/>
          </w:rPr>
          <w:delText xml:space="preserve">(inside NH₄⁺ - outside NH₄⁺) </w:delText>
        </w:r>
      </w:del>
      <w:r w:rsidR="00417390">
        <w:rPr>
          <w:rFonts w:ascii="Cambria Math" w:hAnsi="Cambria Math" w:cs="Cambria Math"/>
          <w:color w:val="000000"/>
          <w:lang w:val="en-CA"/>
        </w:rPr>
        <w:t xml:space="preserve">as the response variable (n = 3 </w:t>
      </w:r>
      <w:ins w:id="324" w:author="Isabelle Cote" w:date="2024-02-07T16:08:00Z">
        <w:r w:rsidR="00EE5DD8">
          <w:rPr>
            <w:rFonts w:ascii="Cambria Math" w:hAnsi="Cambria Math" w:cs="Cambria Math"/>
            <w:color w:val="000000"/>
            <w:lang w:val="en-CA"/>
          </w:rPr>
          <w:t xml:space="preserve">estimates </w:t>
        </w:r>
      </w:ins>
      <w:r w:rsidR="00417390">
        <w:rPr>
          <w:rFonts w:ascii="Cambria Math" w:hAnsi="Cambria Math" w:cs="Cambria Math"/>
          <w:color w:val="000000"/>
          <w:lang w:val="en-CA"/>
        </w:rPr>
        <w:t xml:space="preserve">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9B2BF8">
        <w:rPr>
          <w:rFonts w:ascii="Cambria Math" w:hAnsi="Cambria Math" w:cs="Cambria Math"/>
          <w:color w:val="000000"/>
          <w:lang w:val="en-CA"/>
        </w:rPr>
        <w:t>/m</w:t>
      </w:r>
      <w:r w:rsidR="009B2BF8">
        <w:rPr>
          <w:rFonts w:ascii="Cambria Math" w:hAnsi="Cambria Math" w:cs="Cambria Math"/>
          <w:color w:val="000000"/>
          <w:vertAlign w:val="superscript"/>
          <w:lang w:val="en-CA"/>
        </w:rPr>
        <w:t>2</w:t>
      </w:r>
      <w:r w:rsidR="00E32297">
        <w:rPr>
          <w:rFonts w:ascii="Cambria Math" w:hAnsi="Cambria Math" w:cs="Cambria Math"/>
          <w:color w:val="000000"/>
          <w:lang w:val="en-CA"/>
        </w:rPr>
        <w:t>, tide exchange, animal biomass, survey depth, Shannon diversity, and interactions between kelp biomass</w:t>
      </w:r>
      <w:ins w:id="325" w:author="Isabelle Cote" w:date="2024-02-07T16:09:00Z">
        <w:r w:rsidR="00EE5DD8">
          <w:rPr>
            <w:rFonts w:ascii="Cambria Math" w:hAnsi="Cambria Math" w:cs="Cambria Math"/>
            <w:color w:val="000000"/>
            <w:lang w:val="en-CA"/>
          </w:rPr>
          <w:t xml:space="preserve"> and </w:t>
        </w:r>
      </w:ins>
      <w:del w:id="326" w:author="Isabelle Cote" w:date="2024-02-07T16:09:00Z">
        <w:r w:rsidR="00E32297" w:rsidDel="00EE5DD8">
          <w:rPr>
            <w:rFonts w:ascii="Cambria Math" w:hAnsi="Cambria Math" w:cs="Cambria Math"/>
            <w:color w:val="000000"/>
            <w:lang w:val="en-CA"/>
          </w:rPr>
          <w:delText>:</w:delText>
        </w:r>
      </w:del>
      <w:r w:rsidR="00E32297">
        <w:rPr>
          <w:rFonts w:ascii="Cambria Math" w:hAnsi="Cambria Math" w:cs="Cambria Math"/>
          <w:color w:val="000000"/>
          <w:lang w:val="en-CA"/>
        </w:rPr>
        <w:t>tide exchange, kelp biomass</w:t>
      </w:r>
      <w:ins w:id="327" w:author="Isabelle Cote" w:date="2024-02-07T16:09:00Z">
        <w:r w:rsidR="00EE5DD8">
          <w:rPr>
            <w:rFonts w:ascii="Cambria Math" w:hAnsi="Cambria Math" w:cs="Cambria Math"/>
            <w:color w:val="000000"/>
            <w:lang w:val="en-CA"/>
          </w:rPr>
          <w:t xml:space="preserve"> and </w:t>
        </w:r>
      </w:ins>
      <w:del w:id="328" w:author="Isabelle Cote" w:date="2024-02-07T16:09:00Z">
        <w:r w:rsidR="00E32297" w:rsidDel="00EE5DD8">
          <w:rPr>
            <w:rFonts w:ascii="Cambria Math" w:hAnsi="Cambria Math" w:cs="Cambria Math"/>
            <w:color w:val="000000"/>
            <w:lang w:val="en-CA"/>
          </w:rPr>
          <w:delText>:</w:delText>
        </w:r>
      </w:del>
      <w:r w:rsidR="00E32297">
        <w:rPr>
          <w:rFonts w:ascii="Cambria Math" w:hAnsi="Cambria Math" w:cs="Cambria Math"/>
          <w:color w:val="000000"/>
          <w:lang w:val="en-CA"/>
        </w:rPr>
        <w:t>animal biomass, and animal biomass</w:t>
      </w:r>
      <w:ins w:id="329" w:author="Isabelle Cote" w:date="2024-02-07T16:09:00Z">
        <w:r w:rsidR="00EE5DD8">
          <w:rPr>
            <w:rFonts w:ascii="Cambria Math" w:hAnsi="Cambria Math" w:cs="Cambria Math"/>
            <w:color w:val="000000"/>
            <w:lang w:val="en-CA"/>
          </w:rPr>
          <w:t xml:space="preserve"> and </w:t>
        </w:r>
      </w:ins>
      <w:del w:id="330" w:author="Isabelle Cote" w:date="2024-02-07T16:09:00Z">
        <w:r w:rsidR="00E32297" w:rsidDel="00EE5DD8">
          <w:rPr>
            <w:rFonts w:ascii="Cambria Math" w:hAnsi="Cambria Math" w:cs="Cambria Math"/>
            <w:color w:val="000000"/>
            <w:lang w:val="en-CA"/>
          </w:rPr>
          <w:delText>:</w:delText>
        </w:r>
      </w:del>
      <w:r w:rsidR="00E32297">
        <w:rPr>
          <w:rFonts w:ascii="Cambria Math" w:hAnsi="Cambria Math" w:cs="Cambria Math"/>
          <w:color w:val="000000"/>
          <w:lang w:val="en-CA"/>
        </w:rPr>
        <w:t xml:space="preserve">tide exchange as fixed effects. </w:t>
      </w:r>
      <w:r w:rsidR="00E32297">
        <w:rPr>
          <w:rFonts w:ascii="Times New Roman" w:hAnsi="Times New Roman" w:cs="Times New Roman"/>
          <w:lang w:val="en-CA"/>
        </w:rPr>
        <w:t xml:space="preserve">All continuous predictors were centered around the mean </w:t>
      </w:r>
      <w:del w:id="331" w:author="Isabelle Cote" w:date="2024-02-07T16:09:00Z">
        <w:r w:rsidR="00E32297" w:rsidDel="00EE5DD8">
          <w:rPr>
            <w:rFonts w:ascii="Times New Roman" w:hAnsi="Times New Roman" w:cs="Times New Roman"/>
            <w:lang w:val="en-CA"/>
          </w:rPr>
          <w:delText>using the scale function, with scale = FALSE</w:delText>
        </w:r>
      </w:del>
      <w:ins w:id="332" w:author="Isabelle Cote" w:date="2024-02-07T16:09:00Z">
        <w:r w:rsidR="00EE5DD8">
          <w:rPr>
            <w:rFonts w:ascii="Times New Roman" w:hAnsi="Times New Roman" w:cs="Times New Roman"/>
            <w:lang w:val="en-CA"/>
          </w:rPr>
          <w:t>as above</w:t>
        </w:r>
      </w:ins>
      <w:r w:rsidR="00E32297">
        <w:rPr>
          <w:rFonts w:ascii="Times New Roman" w:hAnsi="Times New Roman" w:cs="Times New Roman"/>
          <w:lang w:val="en-CA"/>
        </w:rPr>
        <w:t xml:space="preserve">. </w:t>
      </w:r>
      <w:r w:rsidR="00E32297">
        <w:rPr>
          <w:rFonts w:ascii="Cambria Math" w:hAnsi="Cambria Math" w:cs="Cambria Math"/>
          <w:color w:val="000000"/>
          <w:lang w:val="en-CA"/>
        </w:rPr>
        <w:t xml:space="preserve">We included site as a random effect (1|site) to account for the fact that each site contributed three </w:t>
      </w:r>
      <w:ins w:id="333" w:author="Isabelle Cote" w:date="2024-02-07T16:10:00Z">
        <w:r w:rsidR="00EE5DD8">
          <w:rPr>
            <w:rFonts w:ascii="Cambria Math" w:hAnsi="Cambria Math" w:cs="Cambria Math"/>
            <w:color w:val="000000"/>
            <w:lang w:val="en-CA"/>
          </w:rPr>
          <w:t xml:space="preserve">estimates </w:t>
        </w:r>
      </w:ins>
      <w:del w:id="334" w:author="Isabelle Cote" w:date="2024-02-07T16:10:00Z">
        <w:r w:rsidR="00E32297" w:rsidDel="00EE5DD8">
          <w:rPr>
            <w:rFonts w:ascii="Cambria Math" w:hAnsi="Cambria Math" w:cs="Cambria Math"/>
            <w:color w:val="000000"/>
            <w:lang w:val="en-CA"/>
          </w:rPr>
          <w:delText xml:space="preserve">paired samples </w:delText>
        </w:r>
      </w:del>
      <w:r w:rsidR="00E32297">
        <w:rPr>
          <w:rFonts w:ascii="Cambria Math" w:hAnsi="Cambria Math" w:cs="Cambria Math"/>
          <w:color w:val="000000"/>
          <w:lang w:val="en-CA"/>
        </w:rPr>
        <w:t xml:space="preserve">to the analysis and used a </w:t>
      </w:r>
      <w:ins w:id="335" w:author="Isabelle Cote" w:date="2024-02-07T16:10:00Z">
        <w:r w:rsidR="00EE5DD8">
          <w:rPr>
            <w:rFonts w:ascii="Cambria Math" w:hAnsi="Cambria Math" w:cs="Cambria Math"/>
            <w:color w:val="000000"/>
            <w:lang w:val="en-CA"/>
          </w:rPr>
          <w:t>G</w:t>
        </w:r>
      </w:ins>
      <w:del w:id="336" w:author="Isabelle Cote" w:date="2024-02-07T16:10:00Z">
        <w:r w:rsidR="00E32297" w:rsidDel="00EE5DD8">
          <w:rPr>
            <w:rFonts w:ascii="Cambria Math" w:hAnsi="Cambria Math" w:cs="Cambria Math"/>
            <w:color w:val="000000"/>
            <w:lang w:val="en-CA"/>
          </w:rPr>
          <w:delText>g</w:delText>
        </w:r>
      </w:del>
      <w:r w:rsidR="00E32297">
        <w:rPr>
          <w:rFonts w:ascii="Cambria Math" w:hAnsi="Cambria Math" w:cs="Cambria Math"/>
          <w:color w:val="000000"/>
          <w:lang w:val="en-CA"/>
        </w:rPr>
        <w:t>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w:t>
      </w:r>
      <w:r w:rsidR="002A304B">
        <w:rPr>
          <w:rFonts w:ascii="Cambria Math" w:hAnsi="Cambria Math" w:cs="Cambria Math"/>
          <w:color w:val="000000"/>
          <w:highlight w:val="yellow"/>
          <w:lang w:val="en-CA"/>
        </w:rPr>
        <w:t>ernate</w:t>
      </w:r>
      <w:r w:rsidR="00F23409" w:rsidRPr="00F23409">
        <w:rPr>
          <w:rFonts w:ascii="Cambria Math" w:hAnsi="Cambria Math" w:cs="Cambria Math"/>
          <w:color w:val="000000"/>
          <w:highlight w:val="yellow"/>
          <w:lang w:val="en-CA"/>
        </w:rPr>
        <w:t xml:space="preserve"> </w:t>
      </w:r>
      <w:commentRangeStart w:id="337"/>
      <w:r w:rsidR="00F23409" w:rsidRPr="00F23409">
        <w:rPr>
          <w:rFonts w:ascii="Cambria Math" w:hAnsi="Cambria Math" w:cs="Cambria Math"/>
          <w:color w:val="000000"/>
          <w:highlight w:val="yellow"/>
          <w:lang w:val="en-CA"/>
        </w:rPr>
        <w:t>variables</w:t>
      </w:r>
      <w:commentRangeEnd w:id="337"/>
      <w:r w:rsidR="00EE5DD8">
        <w:rPr>
          <w:rStyle w:val="CommentReference"/>
        </w:rPr>
        <w:commentReference w:id="337"/>
      </w:r>
      <w:r w:rsidR="00F23409" w:rsidRPr="00F23409">
        <w:rPr>
          <w:rFonts w:ascii="Cambria Math" w:hAnsi="Cambria Math" w:cs="Cambria Math"/>
          <w:color w:val="000000"/>
          <w:highlight w:val="yellow"/>
          <w:lang w:val="en-CA"/>
        </w:rPr>
        <w:t>?</w:t>
      </w:r>
    </w:p>
    <w:p w14:paraId="44F8BE8E" w14:textId="29E30BBE" w:rsidR="00670555" w:rsidRDefault="00670555" w:rsidP="00EB3BC7">
      <w:pPr>
        <w:spacing w:line="480" w:lineRule="auto"/>
        <w:rPr>
          <w:rFonts w:ascii="Times New Roman" w:hAnsi="Times New Roman" w:cs="Times New Roman"/>
          <w:lang w:val="en-CA"/>
        </w:rPr>
      </w:pPr>
    </w:p>
    <w:p w14:paraId="44A5F10B" w14:textId="77777777" w:rsidR="00EE5DD8" w:rsidRPr="00EE5DD8" w:rsidRDefault="00EE5DD8" w:rsidP="00EE5DD8">
      <w:pPr>
        <w:spacing w:line="480" w:lineRule="auto"/>
        <w:rPr>
          <w:ins w:id="338" w:author="Isabelle Cote" w:date="2024-02-07T16:11:00Z"/>
          <w:rFonts w:ascii="Times New Roman" w:hAnsi="Times New Roman" w:cs="Times New Roman"/>
          <w:iCs/>
          <w:lang w:val="en-CA"/>
          <w:rPrChange w:id="339" w:author="Isabelle Cote" w:date="2024-02-07T16:11:00Z">
            <w:rPr>
              <w:ins w:id="340" w:author="Isabelle Cote" w:date="2024-02-07T16:11:00Z"/>
              <w:rFonts w:ascii="Times New Roman" w:hAnsi="Times New Roman" w:cs="Times New Roman"/>
              <w:i/>
              <w:lang w:val="en-CA"/>
            </w:rPr>
          </w:rPrChange>
        </w:rPr>
      </w:pPr>
      <w:ins w:id="341" w:author="Isabelle Cote" w:date="2024-02-07T16:11:00Z">
        <w:r w:rsidRPr="00EE5DD8">
          <w:rPr>
            <w:rFonts w:ascii="Times New Roman" w:hAnsi="Times New Roman" w:cs="Times New Roman"/>
            <w:iCs/>
            <w:lang w:val="en-CA"/>
            <w:rPrChange w:id="342" w:author="Isabelle Cote" w:date="2024-02-07T16:11:00Z">
              <w:rPr>
                <w:rFonts w:ascii="Times New Roman" w:hAnsi="Times New Roman" w:cs="Times New Roman"/>
                <w:i/>
                <w:lang w:val="en-CA"/>
              </w:rPr>
            </w:rPrChange>
          </w:rPr>
          <w:lastRenderedPageBreak/>
          <w:t>Within-meters (very small-scale) variation</w:t>
        </w:r>
      </w:ins>
    </w:p>
    <w:p w14:paraId="06464A60" w14:textId="19113834" w:rsidR="00BD1992" w:rsidRPr="00BD1992" w:rsidDel="00EE5DD8" w:rsidRDefault="009B2BF8" w:rsidP="00EB3BC7">
      <w:pPr>
        <w:spacing w:line="480" w:lineRule="auto"/>
        <w:rPr>
          <w:del w:id="343" w:author="Isabelle Cote" w:date="2024-02-07T16:11:00Z"/>
          <w:rFonts w:ascii="Times New Roman" w:hAnsi="Times New Roman" w:cs="Times New Roman"/>
          <w:u w:val="single"/>
          <w:lang w:val="en-CA"/>
        </w:rPr>
      </w:pPr>
      <w:del w:id="344" w:author="Isabelle Cote" w:date="2024-02-07T16:11:00Z">
        <w:r w:rsidDel="00EE5DD8">
          <w:rPr>
            <w:rFonts w:ascii="Times New Roman" w:hAnsi="Times New Roman" w:cs="Times New Roman"/>
            <w:u w:val="single"/>
            <w:lang w:val="en-CA"/>
          </w:rPr>
          <w:delText>Within meters</w:delText>
        </w:r>
      </w:del>
    </w:p>
    <w:p w14:paraId="6592586B" w14:textId="72FE753B"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quantify the </w:t>
      </w:r>
      <w:r w:rsidR="009B2BF8">
        <w:rPr>
          <w:rFonts w:ascii="Times New Roman" w:hAnsi="Times New Roman" w:cs="Times New Roman"/>
          <w:lang w:val="en-CA"/>
        </w:rPr>
        <w:t xml:space="preserve">ability of caged animals to affect the </w:t>
      </w:r>
      <w:del w:id="345" w:author="Isabelle Cote" w:date="2024-02-07T16:11:00Z">
        <w:r w:rsidDel="00EE5DD8">
          <w:rPr>
            <w:rFonts w:ascii="Times New Roman" w:hAnsi="Times New Roman" w:cs="Times New Roman"/>
            <w:lang w:val="en-CA"/>
          </w:rPr>
          <w:delText xml:space="preserve">surrounding </w:delText>
        </w:r>
      </w:del>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w:t>
      </w:r>
      <w:ins w:id="346" w:author="Isabelle Cote" w:date="2024-02-07T16:11:00Z">
        <w:r w:rsidR="00EE5DD8">
          <w:rPr>
            <w:rFonts w:ascii="Times New Roman" w:hAnsi="Times New Roman" w:cs="Times New Roman"/>
            <w:lang w:val="en-CA"/>
          </w:rPr>
          <w:t xml:space="preserve"> in their immediate vicinity</w:t>
        </w:r>
      </w:ins>
      <w:r>
        <w:rPr>
          <w:rFonts w:ascii="Times New Roman" w:hAnsi="Times New Roman" w:cs="Times New Roman"/>
          <w:lang w:val="en-CA"/>
        </w:rPr>
        <w:t xml:space="preserve">,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For the sea cucumber </w:t>
      </w:r>
      <w:del w:id="347" w:author="Isabelle Cote" w:date="2024-02-07T16:11:00Z">
        <w:r w:rsidR="00690DD3" w:rsidDel="00EE5DD8">
          <w:rPr>
            <w:rFonts w:ascii="Times New Roman" w:hAnsi="Times New Roman" w:cs="Times New Roman"/>
            <w:lang w:val="en-CA"/>
          </w:rPr>
          <w:delText xml:space="preserve">cage </w:delText>
        </w:r>
      </w:del>
      <w:r w:rsidR="00690DD3">
        <w:rPr>
          <w:rFonts w:ascii="Times New Roman" w:hAnsi="Times New Roman" w:cs="Times New Roman"/>
          <w:lang w:val="en-CA"/>
        </w:rPr>
        <w:t>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w:t>
      </w:r>
      <w:ins w:id="348" w:author="Isabelle Cote" w:date="2024-02-07T16:11:00Z">
        <w:r w:rsidR="00EE5DD8">
          <w:rPr>
            <w:rFonts w:ascii="Times New Roman" w:hAnsi="Times New Roman" w:cs="Times New Roman"/>
            <w:lang w:val="en-CA"/>
          </w:rPr>
          <w:t xml:space="preserve"> </w:t>
        </w:r>
      </w:ins>
      <w:del w:id="349" w:author="Isabelle Cote" w:date="2024-02-07T16:13:00Z">
        <w:r w:rsidR="00690DD3" w:rsidDel="00EE5DD8">
          <w:rPr>
            <w:rFonts w:ascii="Times New Roman" w:hAnsi="Times New Roman" w:cs="Times New Roman"/>
            <w:lang w:val="en-CA"/>
          </w:rPr>
          <w:delText xml:space="preserve"> </w:delText>
        </w:r>
      </w:del>
      <w:r w:rsidR="00997D69">
        <w:rPr>
          <w:rFonts w:ascii="Times New Roman" w:hAnsi="Times New Roman" w:cs="Times New Roman"/>
          <w:lang w:val="en-CA"/>
        </w:rPr>
        <w:t>the treatment (</w:t>
      </w:r>
      <w:ins w:id="350" w:author="Isabelle Cote" w:date="2024-02-07T16:13:00Z">
        <w:r w:rsidR="00EE5DD8">
          <w:rPr>
            <w:rFonts w:ascii="Times New Roman" w:hAnsi="Times New Roman" w:cs="Times New Roman"/>
            <w:lang w:val="en-CA"/>
          </w:rPr>
          <w:t xml:space="preserve">i.e., </w:t>
        </w:r>
        <w:r w:rsidR="00EE5DD8">
          <w:rPr>
            <w:rFonts w:ascii="Times New Roman" w:hAnsi="Times New Roman" w:cs="Times New Roman"/>
            <w:lang w:val="en-CA"/>
          </w:rPr>
          <w:t>sea cucumber density</w:t>
        </w:r>
        <w:r w:rsidR="00EE5DD8">
          <w:rPr>
            <w:rFonts w:ascii="Times New Roman" w:hAnsi="Times New Roman" w:cs="Times New Roman"/>
            <w:lang w:val="en-CA"/>
          </w:rPr>
          <w:t>:</w:t>
        </w:r>
        <w:r w:rsidR="00EE5DD8">
          <w:rPr>
            <w:rFonts w:ascii="Times New Roman" w:hAnsi="Times New Roman" w:cs="Times New Roman"/>
            <w:lang w:val="en-CA"/>
          </w:rPr>
          <w:t xml:space="preserve"> </w:t>
        </w:r>
      </w:ins>
      <w:r w:rsidR="00997D69">
        <w:rPr>
          <w:rFonts w:ascii="Times New Roman" w:hAnsi="Times New Roman" w:cs="Times New Roman"/>
          <w:lang w:val="en-CA"/>
        </w:rPr>
        <w:t>0, 1, or 2 sea cucumbers) and cage depth (centered)</w:t>
      </w:r>
      <w:r w:rsidR="009B2BF8">
        <w:rPr>
          <w:rFonts w:ascii="Times New Roman" w:hAnsi="Times New Roman" w:cs="Times New Roman"/>
          <w:lang w:val="en-CA"/>
        </w:rPr>
        <w:t xml:space="preserve"> using a </w:t>
      </w:r>
      <w:ins w:id="351" w:author="Isabelle Cote" w:date="2024-02-07T16:11:00Z">
        <w:r w:rsidR="00EE5DD8">
          <w:rPr>
            <w:rFonts w:ascii="Times New Roman" w:hAnsi="Times New Roman" w:cs="Times New Roman"/>
            <w:lang w:val="en-CA"/>
          </w:rPr>
          <w:t>G</w:t>
        </w:r>
      </w:ins>
      <w:del w:id="352" w:author="Isabelle Cote" w:date="2024-02-07T16:11:00Z">
        <w:r w:rsidR="009B2BF8" w:rsidDel="00EE5DD8">
          <w:rPr>
            <w:rFonts w:ascii="Times New Roman" w:hAnsi="Times New Roman" w:cs="Times New Roman"/>
            <w:lang w:val="en-CA"/>
          </w:rPr>
          <w:delText>g</w:delText>
        </w:r>
      </w:del>
      <w:r w:rsidR="009B2BF8">
        <w:rPr>
          <w:rFonts w:ascii="Times New Roman" w:hAnsi="Times New Roman" w:cs="Times New Roman"/>
          <w:lang w:val="en-CA"/>
        </w:rPr>
        <w:t>aussian distribution</w:t>
      </w:r>
      <w:r w:rsidR="00997D69">
        <w:rPr>
          <w:rFonts w:ascii="Times New Roman" w:hAnsi="Times New Roman" w:cs="Times New Roman"/>
          <w:lang w:val="en-CA"/>
        </w:rPr>
        <w:t xml:space="preserve">. </w:t>
      </w:r>
      <w:commentRangeStart w:id="353"/>
      <w:r w:rsidR="00997D69">
        <w:rPr>
          <w:rFonts w:ascii="Times New Roman" w:hAnsi="Times New Roman" w:cs="Times New Roman"/>
          <w:lang w:val="en-CA"/>
        </w:rPr>
        <w:t>Inspection of the residuals revealed no significant problems</w:t>
      </w:r>
      <w:commentRangeEnd w:id="353"/>
      <w:r w:rsidR="00EE5DD8">
        <w:rPr>
          <w:rStyle w:val="CommentReference"/>
        </w:rPr>
        <w:commentReference w:id="353"/>
      </w:r>
      <w:r w:rsidR="00997D69">
        <w:rPr>
          <w:rFonts w:ascii="Times New Roman" w:hAnsi="Times New Roman" w:cs="Times New Roman"/>
          <w:lang w:val="en-CA"/>
        </w:rPr>
        <w:t xml:space="preserve">. </w:t>
      </w:r>
      <w:r w:rsidR="00D823F4">
        <w:rPr>
          <w:rFonts w:ascii="Times New Roman" w:hAnsi="Times New Roman" w:cs="Times New Roman"/>
          <w:lang w:val="en-CA"/>
        </w:rPr>
        <w:t xml:space="preserve">For the red rock crab </w:t>
      </w:r>
      <w:del w:id="354" w:author="Isabelle Cote" w:date="2024-02-07T16:12:00Z">
        <w:r w:rsidR="00D823F4" w:rsidDel="00EE5DD8">
          <w:rPr>
            <w:rFonts w:ascii="Times New Roman" w:hAnsi="Times New Roman" w:cs="Times New Roman"/>
            <w:lang w:val="en-CA"/>
          </w:rPr>
          <w:delText xml:space="preserve">cage </w:delText>
        </w:r>
      </w:del>
      <w:r w:rsidR="00D823F4">
        <w:rPr>
          <w:rFonts w:ascii="Times New Roman" w:hAnsi="Times New Roman" w:cs="Times New Roman"/>
          <w:lang w:val="en-CA"/>
        </w:rPr>
        <w:t>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w:t>
      </w:r>
      <w:commentRangeStart w:id="355"/>
      <w:r w:rsidR="00034975">
        <w:rPr>
          <w:rFonts w:ascii="Times New Roman" w:hAnsi="Times New Roman" w:cs="Times New Roman"/>
          <w:lang w:val="en-CA"/>
        </w:rPr>
        <w:t>assumptions</w:t>
      </w:r>
      <w:commentRangeEnd w:id="355"/>
      <w:r w:rsidR="00EE5DD8">
        <w:rPr>
          <w:rStyle w:val="CommentReference"/>
        </w:rPr>
        <w:commentReference w:id="355"/>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2511A66B"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ins w:id="356" w:author="Isabelle Cote" w:date="2024-02-07T16:18:00Z">
        <w:r w:rsidR="00682CDC">
          <w:rPr>
            <w:rFonts w:ascii="Times New Roman" w:hAnsi="Times New Roman" w:cs="Times New Roman"/>
            <w:lang w:val="en-CA"/>
          </w:rPr>
          <w:t>me</w:t>
        </w:r>
      </w:ins>
      <w:ins w:id="357" w:author="Isabelle Cote" w:date="2024-02-07T16:19:00Z">
        <w:r w:rsidR="00682CDC">
          <w:rPr>
            <w:rFonts w:ascii="Times New Roman" w:hAnsi="Times New Roman" w:cs="Times New Roman"/>
            <w:lang w:val="en-CA"/>
          </w:rPr>
          <w:t xml:space="preserve">so-scale </w:t>
        </w:r>
      </w:ins>
      <w:r w:rsidR="002620AE">
        <w:rPr>
          <w:rFonts w:ascii="Times New Roman" w:hAnsi="Times New Roman" w:cs="Times New Roman"/>
          <w:lang w:val="en-CA"/>
        </w:rPr>
        <w:t>variation in</w:t>
      </w:r>
      <w:r>
        <w:rPr>
          <w:rFonts w:ascii="Times New Roman" w:hAnsi="Times New Roman" w:cs="Times New Roman"/>
          <w:lang w:val="en-CA"/>
        </w:rPr>
        <w:t xml:space="preserve"> ammonium</w:t>
      </w:r>
      <w:r w:rsidR="00057BA8">
        <w:rPr>
          <w:rFonts w:ascii="Times New Roman" w:hAnsi="Times New Roman" w:cs="Times New Roman"/>
          <w:lang w:val="en-CA"/>
        </w:rPr>
        <w:t xml:space="preserve"> (NH</w:t>
      </w:r>
      <w:r w:rsidR="00057BA8">
        <w:rPr>
          <w:rFonts w:ascii="Cambria Math" w:hAnsi="Cambria Math" w:cs="Cambria Math"/>
          <w:lang w:val="en-CA"/>
        </w:rPr>
        <w:t>₄⁺</w:t>
      </w:r>
      <w:r w:rsidR="00057BA8">
        <w:rPr>
          <w:rFonts w:ascii="Times New Roman" w:hAnsi="Times New Roman" w:cs="Times New Roman"/>
          <w:lang w:val="en-CA"/>
        </w:rPr>
        <w:t>)</w:t>
      </w:r>
      <w:r>
        <w:rPr>
          <w:rFonts w:ascii="Times New Roman" w:hAnsi="Times New Roman" w:cs="Times New Roman"/>
          <w:lang w:val="en-CA"/>
        </w:rPr>
        <w:t xml:space="preserve"> </w:t>
      </w:r>
      <w:r w:rsidR="002620AE">
        <w:rPr>
          <w:rFonts w:ascii="Times New Roman" w:hAnsi="Times New Roman" w:cs="Times New Roman"/>
          <w:lang w:val="en-CA"/>
        </w:rPr>
        <w:t>concentration</w:t>
      </w:r>
      <w:ins w:id="358" w:author="Isabelle Cote" w:date="2024-02-07T16:19:00Z">
        <w:r w:rsidR="00682CDC">
          <w:rPr>
            <w:rFonts w:ascii="Times New Roman" w:hAnsi="Times New Roman" w:cs="Times New Roman"/>
            <w:lang w:val="en-CA"/>
          </w:rPr>
          <w:t>s, which</w:t>
        </w:r>
      </w:ins>
      <w:r>
        <w:rPr>
          <w:rFonts w:ascii="Times New Roman" w:hAnsi="Times New Roman" w:cs="Times New Roman"/>
          <w:lang w:val="en-CA"/>
        </w:rPr>
        <w:t xml:space="preserve"> </w:t>
      </w:r>
      <w:del w:id="359" w:author="Isabelle Cote" w:date="2024-02-07T16:19:00Z">
        <w:r w:rsidR="00B654FE" w:rsidDel="00682CDC">
          <w:rPr>
            <w:rFonts w:ascii="Times New Roman" w:hAnsi="Times New Roman" w:cs="Times New Roman"/>
            <w:lang w:val="en-CA"/>
          </w:rPr>
          <w:delText xml:space="preserve">ranging </w:delText>
        </w:r>
      </w:del>
      <w:ins w:id="360" w:author="Isabelle Cote" w:date="2024-02-07T16:19:00Z">
        <w:r w:rsidR="00682CDC">
          <w:rPr>
            <w:rFonts w:ascii="Times New Roman" w:hAnsi="Times New Roman" w:cs="Times New Roman"/>
            <w:lang w:val="en-CA"/>
          </w:rPr>
          <w:t>rang</w:t>
        </w:r>
        <w:r w:rsidR="00682CDC">
          <w:rPr>
            <w:rFonts w:ascii="Times New Roman" w:hAnsi="Times New Roman" w:cs="Times New Roman"/>
            <w:lang w:val="en-CA"/>
          </w:rPr>
          <w:t>ed</w:t>
        </w:r>
        <w:r w:rsidR="00682CDC">
          <w:rPr>
            <w:rFonts w:ascii="Times New Roman" w:hAnsi="Times New Roman" w:cs="Times New Roman"/>
            <w:lang w:val="en-CA"/>
          </w:rPr>
          <w:t xml:space="preserve"> </w:t>
        </w:r>
      </w:ins>
      <w:r w:rsidR="00B654FE">
        <w:rPr>
          <w:rFonts w:ascii="Times New Roman" w:hAnsi="Times New Roman" w:cs="Times New Roman"/>
          <w:lang w:val="en-CA"/>
        </w:rPr>
        <w:t xml:space="preserve">from 0.01 </w:t>
      </w:r>
      <w:proofErr w:type="spellStart"/>
      <w:r w:rsidR="00B654FE" w:rsidRPr="00A7066E">
        <w:rPr>
          <w:rFonts w:ascii="Times New Roman" w:hAnsi="Times New Roman" w:cs="Times New Roman"/>
          <w:lang w:val="en-CA"/>
        </w:rPr>
        <w:t>μ</w:t>
      </w:r>
      <w:r w:rsidR="00B654FE">
        <w:rPr>
          <w:rFonts w:ascii="Times New Roman" w:hAnsi="Times New Roman" w:cs="Times New Roman"/>
          <w:lang w:val="en-CA"/>
        </w:rPr>
        <w:t>M</w:t>
      </w:r>
      <w:proofErr w:type="spellEnd"/>
      <w:r w:rsidR="00B654FE">
        <w:rPr>
          <w:rFonts w:ascii="Times New Roman" w:hAnsi="Times New Roman" w:cs="Times New Roman"/>
          <w:lang w:val="en-CA"/>
        </w:rPr>
        <w:t xml:space="preserve"> – 2.54 </w:t>
      </w:r>
      <w:proofErr w:type="spellStart"/>
      <w:r w:rsidR="00B654FE">
        <w:rPr>
          <w:rFonts w:ascii="Times New Roman" w:hAnsi="Times New Roman" w:cs="Times New Roman"/>
          <w:lang w:val="en-CA"/>
        </w:rPr>
        <w:t>μM</w:t>
      </w:r>
      <w:proofErr w:type="spellEnd"/>
      <w:r w:rsidR="00B654FE">
        <w:rPr>
          <w:rFonts w:ascii="Times New Roman" w:hAnsi="Times New Roman" w:cs="Times New Roman"/>
          <w:lang w:val="en-CA"/>
        </w:rPr>
        <w:t xml:space="preserve"> among rocky reefs </w:t>
      </w:r>
      <w:r>
        <w:rPr>
          <w:rFonts w:ascii="Times New Roman" w:hAnsi="Times New Roman" w:cs="Times New Roman"/>
          <w:lang w:val="en-CA"/>
        </w:rPr>
        <w:t>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 xml:space="preserve">Fig. </w:t>
      </w:r>
      <w:ins w:id="361" w:author="Isabelle Cote" w:date="2024-02-07T16:18:00Z">
        <w:r w:rsidR="00682CDC">
          <w:rPr>
            <w:rFonts w:ascii="Times New Roman" w:hAnsi="Times New Roman" w:cs="Times New Roman"/>
            <w:highlight w:val="green"/>
            <w:lang w:val="en-CA"/>
          </w:rPr>
          <w:t>1</w:t>
        </w:r>
      </w:ins>
      <w:del w:id="362" w:author="Isabelle Cote" w:date="2024-02-07T16:18:00Z">
        <w:r w:rsidR="00C77243" w:rsidRPr="00C77243" w:rsidDel="00682CDC">
          <w:rPr>
            <w:rFonts w:ascii="Times New Roman" w:hAnsi="Times New Roman" w:cs="Times New Roman"/>
            <w:highlight w:val="green"/>
            <w:lang w:val="en-CA"/>
          </w:rPr>
          <w:delText>2</w:delText>
        </w:r>
      </w:del>
      <w:r w:rsidR="00C77243">
        <w:rPr>
          <w:rFonts w:ascii="Times New Roman" w:hAnsi="Times New Roman" w:cs="Times New Roman"/>
          <w:lang w:val="en-CA"/>
        </w:rPr>
        <w:t>)</w:t>
      </w:r>
      <w:r>
        <w:rPr>
          <w:rFonts w:ascii="Times New Roman" w:hAnsi="Times New Roman" w:cs="Times New Roman"/>
          <w:lang w:val="en-CA"/>
        </w:rPr>
        <w:t xml:space="preserve">. </w:t>
      </w:r>
      <w:r w:rsidR="001175F9">
        <w:rPr>
          <w:rFonts w:ascii="Times New Roman" w:hAnsi="Times New Roman" w:cs="Times New Roman"/>
          <w:lang w:val="en-CA"/>
        </w:rPr>
        <w:t xml:space="preserve">Overall, we found no evidence that </w:t>
      </w:r>
      <w:del w:id="363" w:author="Isabelle Cote" w:date="2024-02-07T16:20:00Z">
        <w:r w:rsidR="001175F9" w:rsidDel="00682CDC">
          <w:rPr>
            <w:rFonts w:ascii="Times New Roman" w:hAnsi="Times New Roman" w:cs="Times New Roman"/>
            <w:lang w:val="en-CA"/>
          </w:rPr>
          <w:delText>[</w:delText>
        </w:r>
      </w:del>
      <w:r w:rsidR="001175F9">
        <w:rPr>
          <w:rFonts w:ascii="Times New Roman" w:hAnsi="Times New Roman" w:cs="Times New Roman"/>
          <w:lang w:val="en-CA"/>
        </w:rPr>
        <w:t>NH</w:t>
      </w:r>
      <w:r w:rsidR="001175F9">
        <w:rPr>
          <w:rFonts w:ascii="Cambria Math" w:hAnsi="Cambria Math" w:cs="Cambria Math"/>
          <w:lang w:val="en-CA"/>
        </w:rPr>
        <w:t>₄⁺</w:t>
      </w:r>
      <w:ins w:id="364" w:author="Isabelle Cote" w:date="2024-02-07T16:20:00Z">
        <w:r w:rsidR="00682CDC">
          <w:rPr>
            <w:rFonts w:ascii="Times New Roman" w:hAnsi="Times New Roman" w:cs="Times New Roman"/>
            <w:lang w:val="en-CA"/>
          </w:rPr>
          <w:t xml:space="preserve"> concentration</w:t>
        </w:r>
      </w:ins>
      <w:del w:id="365" w:author="Isabelle Cote" w:date="2024-02-07T16:20:00Z">
        <w:r w:rsidR="001175F9" w:rsidDel="00682CDC">
          <w:rPr>
            <w:rFonts w:ascii="Times New Roman" w:hAnsi="Times New Roman" w:cs="Times New Roman"/>
            <w:lang w:val="en-CA"/>
          </w:rPr>
          <w:delText>]</w:delText>
        </w:r>
      </w:del>
      <w:r w:rsidR="001175F9">
        <w:rPr>
          <w:rFonts w:ascii="Times New Roman" w:hAnsi="Times New Roman" w:cs="Times New Roman"/>
          <w:lang w:val="en-CA"/>
        </w:rPr>
        <w:t xml:space="preserve"> </w:t>
      </w:r>
      <w:del w:id="366" w:author="Isabelle Cote" w:date="2024-02-07T16:19:00Z">
        <w:r w:rsidR="001175F9" w:rsidDel="00682CDC">
          <w:rPr>
            <w:rFonts w:ascii="Times New Roman" w:hAnsi="Times New Roman" w:cs="Times New Roman"/>
            <w:lang w:val="en-CA"/>
          </w:rPr>
          <w:delText xml:space="preserve">is </w:delText>
        </w:r>
      </w:del>
      <w:ins w:id="367" w:author="Isabelle Cote" w:date="2024-02-07T16:19:00Z">
        <w:r w:rsidR="00682CDC">
          <w:rPr>
            <w:rFonts w:ascii="Times New Roman" w:hAnsi="Times New Roman" w:cs="Times New Roman"/>
            <w:lang w:val="en-CA"/>
          </w:rPr>
          <w:t>was</w:t>
        </w:r>
        <w:r w:rsidR="00682CDC">
          <w:rPr>
            <w:rFonts w:ascii="Times New Roman" w:hAnsi="Times New Roman" w:cs="Times New Roman"/>
            <w:lang w:val="en-CA"/>
          </w:rPr>
          <w:t xml:space="preserve"> </w:t>
        </w:r>
      </w:ins>
      <w:r w:rsidR="001175F9">
        <w:rPr>
          <w:rFonts w:ascii="Times New Roman" w:hAnsi="Times New Roman" w:cs="Times New Roman"/>
          <w:lang w:val="en-CA"/>
        </w:rPr>
        <w:t>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r w:rsidR="00B654FE">
        <w:rPr>
          <w:rFonts w:ascii="Times New Roman" w:hAnsi="Times New Roman" w:cs="Times New Roman"/>
          <w:lang w:val="en-CA"/>
        </w:rPr>
        <w:t xml:space="preserve">, </w:t>
      </w:r>
      <w:r w:rsidR="006D152A">
        <w:rPr>
          <w:rFonts w:ascii="Times New Roman" w:hAnsi="Times New Roman" w:cs="Times New Roman"/>
          <w:lang w:val="en-CA"/>
        </w:rPr>
        <w:t>revealing</w:t>
      </w:r>
      <w:r w:rsidR="00B654FE">
        <w:rPr>
          <w:rFonts w:ascii="Times New Roman" w:hAnsi="Times New Roman" w:cs="Times New Roman"/>
          <w:lang w:val="en-CA"/>
        </w:rPr>
        <w:t xml:space="preserve"> </w:t>
      </w:r>
      <w:r w:rsidR="006D152A">
        <w:rPr>
          <w:rFonts w:ascii="Times New Roman" w:hAnsi="Times New Roman" w:cs="Times New Roman"/>
          <w:lang w:val="en-CA"/>
        </w:rPr>
        <w:t xml:space="preserve">a </w:t>
      </w:r>
      <w:r w:rsidR="00B654FE">
        <w:rPr>
          <w:rFonts w:ascii="Times New Roman" w:hAnsi="Times New Roman" w:cs="Times New Roman"/>
          <w:lang w:val="en-CA"/>
        </w:rPr>
        <w:t xml:space="preserve">weakly positive effect of animal abundance on </w:t>
      </w:r>
      <w:r w:rsidR="006D152A">
        <w:rPr>
          <w:rFonts w:ascii="Times New Roman" w:hAnsi="Times New Roman" w:cs="Times New Roman"/>
          <w:lang w:val="en-CA"/>
        </w:rPr>
        <w:t>NH</w:t>
      </w:r>
      <w:r w:rsidR="006D152A">
        <w:rPr>
          <w:rFonts w:ascii="Cambria Math" w:hAnsi="Cambria Math" w:cs="Cambria Math"/>
          <w:lang w:val="en-CA"/>
        </w:rPr>
        <w:t>₄⁺</w:t>
      </w:r>
      <w:ins w:id="368" w:author="Isabelle Cote" w:date="2024-02-07T16:20:00Z">
        <w:r w:rsidR="00682CDC">
          <w:rPr>
            <w:rFonts w:ascii="Cambria Math" w:hAnsi="Cambria Math" w:cs="Cambria Math"/>
            <w:lang w:val="en-CA"/>
          </w:rPr>
          <w:t xml:space="preserve"> concentration</w:t>
        </w:r>
      </w:ins>
      <w:r w:rsidR="006D152A">
        <w:rPr>
          <w:rFonts w:ascii="Times New Roman" w:hAnsi="Times New Roman" w:cs="Times New Roman"/>
          <w:lang w:val="en-CA"/>
        </w:rPr>
        <w:t xml:space="preserve">, but only at </w:t>
      </w:r>
      <w:r w:rsidR="000D4769">
        <w:rPr>
          <w:rFonts w:ascii="Times New Roman" w:hAnsi="Times New Roman" w:cs="Times New Roman"/>
          <w:lang w:val="en-CA"/>
        </w:rPr>
        <w:t>ebb</w:t>
      </w:r>
      <w:r w:rsidR="006D152A">
        <w:rPr>
          <w:rFonts w:ascii="Times New Roman" w:hAnsi="Times New Roman" w:cs="Times New Roman"/>
          <w:lang w:val="en-CA"/>
        </w:rPr>
        <w:t xml:space="preserve"> tide</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2D4B27A4"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w:t>
      </w:r>
      <w:ins w:id="369" w:author="Isabelle Cote" w:date="2024-02-07T16:21:00Z">
        <w:r w:rsidR="00682CDC">
          <w:rPr>
            <w:rFonts w:ascii="Times New Roman" w:hAnsi="Times New Roman" w:cs="Times New Roman"/>
            <w:lang w:val="en-CA"/>
          </w:rPr>
          <w:t xml:space="preserve">also </w:t>
        </w:r>
      </w:ins>
      <w:r w:rsidR="00C146F7">
        <w:rPr>
          <w:rFonts w:ascii="Times New Roman" w:hAnsi="Times New Roman" w:cs="Times New Roman"/>
          <w:lang w:val="en-CA"/>
        </w:rPr>
        <w:t xml:space="preserve">found evidence of </w:t>
      </w:r>
      <w:del w:id="370" w:author="Isabelle Cote" w:date="2024-02-07T16:21:00Z">
        <w:r w:rsidR="006D152A" w:rsidDel="00682CDC">
          <w:rPr>
            <w:rFonts w:ascii="Times New Roman" w:hAnsi="Times New Roman" w:cs="Times New Roman"/>
            <w:lang w:val="en-CA"/>
          </w:rPr>
          <w:delText>within site</w:delText>
        </w:r>
      </w:del>
      <w:ins w:id="371" w:author="Isabelle Cote" w:date="2024-02-07T16:21:00Z">
        <w:r w:rsidR="00682CDC">
          <w:rPr>
            <w:rFonts w:ascii="Times New Roman" w:hAnsi="Times New Roman" w:cs="Times New Roman"/>
            <w:lang w:val="en-CA"/>
          </w:rPr>
          <w:t>small-scale</w:t>
        </w:r>
      </w:ins>
      <w:r w:rsidR="006D152A">
        <w:rPr>
          <w:rFonts w:ascii="Times New Roman" w:hAnsi="Times New Roman" w:cs="Times New Roman"/>
          <w:lang w:val="en-CA"/>
        </w:rPr>
        <w:t xml:space="preserve"> variation</w:t>
      </w:r>
      <w:r w:rsidR="00C146F7">
        <w:rPr>
          <w:rFonts w:ascii="Times New Roman" w:hAnsi="Times New Roman" w:cs="Times New Roman"/>
          <w:lang w:val="en-CA"/>
        </w:rPr>
        <w:t xml:space="preserv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 xml:space="preserve">higher inside </w:t>
      </w:r>
      <w:del w:id="372" w:author="Isabelle Cote" w:date="2024-02-07T16:21:00Z">
        <w:r w:rsidDel="00682CDC">
          <w:rPr>
            <w:rFonts w:ascii="Times New Roman" w:hAnsi="Times New Roman" w:cs="Times New Roman"/>
            <w:lang w:val="en-CA"/>
          </w:rPr>
          <w:delText xml:space="preserve">vs </w:delText>
        </w:r>
      </w:del>
      <w:ins w:id="373" w:author="Isabelle Cote" w:date="2024-02-07T16:21:00Z">
        <w:r w:rsidR="00682CDC">
          <w:rPr>
            <w:rFonts w:ascii="Times New Roman" w:hAnsi="Times New Roman" w:cs="Times New Roman"/>
            <w:lang w:val="en-CA"/>
          </w:rPr>
          <w:t>than</w:t>
        </w:r>
        <w:r w:rsidR="00682CDC">
          <w:rPr>
            <w:rFonts w:ascii="Times New Roman" w:hAnsi="Times New Roman" w:cs="Times New Roman"/>
            <w:lang w:val="en-CA"/>
          </w:rPr>
          <w:t xml:space="preserve"> </w:t>
        </w:r>
      </w:ins>
      <w:r>
        <w:rPr>
          <w:rFonts w:ascii="Times New Roman" w:hAnsi="Times New Roman" w:cs="Times New Roman"/>
          <w:lang w:val="en-CA"/>
        </w:rPr>
        <w:t>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 xml:space="preserve">p &lt; 0.001) </w:t>
      </w:r>
      <w:r>
        <w:rPr>
          <w:rFonts w:ascii="Times New Roman" w:hAnsi="Times New Roman" w:cs="Times New Roman"/>
          <w:lang w:val="en-CA"/>
        </w:rPr>
        <w:lastRenderedPageBreak/>
        <w:t>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w:t>
      </w:r>
      <w:r w:rsidR="006D152A">
        <w:rPr>
          <w:rFonts w:ascii="Times New Roman" w:hAnsi="Times New Roman" w:cs="Times New Roman"/>
          <w:lang w:val="en-CA"/>
        </w:rPr>
        <w:t xml:space="preserve">. </w:t>
      </w:r>
      <w:del w:id="374" w:author="Isabelle Cote" w:date="2024-02-07T16:22:00Z">
        <w:r w:rsidR="006D152A" w:rsidRPr="00C673A5" w:rsidDel="00682CDC">
          <w:rPr>
            <w:rFonts w:ascii="Times New Roman" w:hAnsi="Times New Roman" w:cs="Times New Roman"/>
            <w:lang w:val="en-CA"/>
          </w:rPr>
          <w:delText xml:space="preserve">∆ </w:delText>
        </w:r>
      </w:del>
      <w:ins w:id="375" w:author="Isabelle Cote" w:date="2024-02-07T16:22:00Z">
        <w:r w:rsidR="00682CDC">
          <w:rPr>
            <w:rFonts w:ascii="Times New Roman" w:hAnsi="Times New Roman" w:cs="Times New Roman"/>
            <w:lang w:val="en-CA"/>
          </w:rPr>
          <w:t xml:space="preserve">The </w:t>
        </w:r>
      </w:ins>
      <w:ins w:id="376" w:author="Isabelle Cote" w:date="2024-02-07T16:23:00Z">
        <w:r w:rsidR="00682CDC">
          <w:rPr>
            <w:rFonts w:ascii="Times New Roman" w:hAnsi="Times New Roman" w:cs="Times New Roman"/>
            <w:lang w:val="en-CA"/>
          </w:rPr>
          <w:t>‘</w:t>
        </w:r>
      </w:ins>
      <w:ins w:id="377" w:author="Isabelle Cote" w:date="2024-02-07T16:22:00Z">
        <w:r w:rsidR="00682CDC">
          <w:rPr>
            <w:rFonts w:ascii="Times New Roman" w:hAnsi="Times New Roman" w:cs="Times New Roman"/>
            <w:lang w:val="en-CA"/>
          </w:rPr>
          <w:t>excess</w:t>
        </w:r>
      </w:ins>
      <w:ins w:id="378" w:author="Isabelle Cote" w:date="2024-02-07T16:23:00Z">
        <w:r w:rsidR="00682CDC">
          <w:rPr>
            <w:rFonts w:ascii="Times New Roman" w:hAnsi="Times New Roman" w:cs="Times New Roman"/>
            <w:lang w:val="en-CA"/>
          </w:rPr>
          <w:t>’</w:t>
        </w:r>
      </w:ins>
      <w:ins w:id="379" w:author="Isabelle Cote" w:date="2024-02-07T16:22:00Z">
        <w:r w:rsidR="00682CDC" w:rsidRPr="00C673A5">
          <w:rPr>
            <w:rFonts w:ascii="Times New Roman" w:hAnsi="Times New Roman" w:cs="Times New Roman"/>
            <w:lang w:val="en-CA"/>
          </w:rPr>
          <w:t xml:space="preserve"> </w:t>
        </w:r>
      </w:ins>
      <w:r w:rsidR="006D152A" w:rsidRPr="00C673A5">
        <w:rPr>
          <w:rFonts w:ascii="Times New Roman" w:hAnsi="Times New Roman" w:cs="Times New Roman"/>
          <w:lang w:val="en-CA"/>
        </w:rPr>
        <w:t>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w:t>
      </w:r>
      <w:del w:id="380" w:author="Isabelle Cote" w:date="2024-02-07T16:22:00Z">
        <w:r w:rsidR="006D152A" w:rsidRPr="00C673A5" w:rsidDel="00682CDC">
          <w:rPr>
            <w:rFonts w:ascii="Times New Roman" w:hAnsi="Times New Roman" w:cs="Times New Roman"/>
            <w:lang w:val="en-CA"/>
          </w:rPr>
          <w:delText>(inside NH</w:delText>
        </w:r>
        <w:r w:rsidR="006D152A" w:rsidRPr="00C673A5" w:rsidDel="00682CDC">
          <w:rPr>
            <w:rFonts w:ascii="Cambria Math" w:hAnsi="Cambria Math" w:cs="Cambria Math"/>
            <w:lang w:val="en-CA"/>
          </w:rPr>
          <w:delText>₄⁺</w:delText>
        </w:r>
        <w:r w:rsidR="006D152A" w:rsidRPr="00C673A5" w:rsidDel="00682CDC">
          <w:rPr>
            <w:rFonts w:ascii="Times New Roman" w:hAnsi="Times New Roman" w:cs="Times New Roman"/>
            <w:lang w:val="en-CA"/>
          </w:rPr>
          <w:delText xml:space="preserve"> - outside NH</w:delText>
        </w:r>
        <w:r w:rsidR="006D152A" w:rsidRPr="00C673A5" w:rsidDel="00682CDC">
          <w:rPr>
            <w:rFonts w:ascii="Cambria Math" w:hAnsi="Cambria Math" w:cs="Cambria Math"/>
            <w:lang w:val="en-CA"/>
          </w:rPr>
          <w:delText>₄⁺</w:delText>
        </w:r>
        <w:r w:rsidR="006D152A" w:rsidDel="00682CDC">
          <w:rPr>
            <w:rFonts w:ascii="Times New Roman" w:hAnsi="Times New Roman" w:cs="Times New Roman"/>
            <w:lang w:val="en-CA"/>
          </w:rPr>
          <w:delText>)</w:delText>
        </w:r>
      </w:del>
      <w:ins w:id="381" w:author="Isabelle Cote" w:date="2024-02-07T16:22:00Z">
        <w:r w:rsidR="00682CDC">
          <w:rPr>
            <w:rFonts w:ascii="Times New Roman" w:hAnsi="Times New Roman" w:cs="Times New Roman"/>
            <w:lang w:val="en-CA"/>
          </w:rPr>
          <w:t>concentration inside kelp forests</w:t>
        </w:r>
      </w:ins>
      <w:r w:rsidR="00C673A5">
        <w:rPr>
          <w:rFonts w:ascii="Times New Roman" w:hAnsi="Times New Roman" w:cs="Times New Roman"/>
          <w:lang w:val="en-CA"/>
        </w:rPr>
        <w:t xml:space="preserve">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xml:space="preserve">). </w:t>
      </w:r>
      <w:del w:id="382" w:author="Isabelle Cote" w:date="2024-02-07T16:24:00Z">
        <w:r w:rsidR="00C673A5" w:rsidDel="00682CDC">
          <w:rPr>
            <w:rFonts w:ascii="Times New Roman" w:hAnsi="Times New Roman" w:cs="Times New Roman"/>
            <w:lang w:val="en-CA"/>
          </w:rPr>
          <w:delText>NH</w:delText>
        </w:r>
        <w:r w:rsidR="00C673A5" w:rsidDel="00682CDC">
          <w:rPr>
            <w:rFonts w:ascii="Cambria Math" w:hAnsi="Cambria Math" w:cs="Cambria Math"/>
            <w:lang w:val="en-CA"/>
          </w:rPr>
          <w:delText>₄⁺</w:delText>
        </w:r>
      </w:del>
      <w:ins w:id="383" w:author="Isabelle Cote" w:date="2024-02-07T16:24:00Z">
        <w:r w:rsidR="00682CDC">
          <w:rPr>
            <w:rFonts w:ascii="Times New Roman" w:hAnsi="Times New Roman" w:cs="Times New Roman"/>
            <w:lang w:val="en-CA"/>
          </w:rPr>
          <w:t>Ammonium concentrations</w:t>
        </w:r>
      </w:ins>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w:t>
      </w:r>
      <w:ins w:id="384" w:author="Isabelle Cote" w:date="2024-02-07T16:24:00Z">
        <w:r w:rsidR="00682CDC">
          <w:rPr>
            <w:rFonts w:ascii="Times New Roman" w:hAnsi="Times New Roman" w:cs="Times New Roman"/>
            <w:lang w:val="en-CA"/>
          </w:rPr>
          <w:t>-</w:t>
        </w:r>
      </w:ins>
      <w:del w:id="385" w:author="Isabelle Cote" w:date="2024-02-07T16:24:00Z">
        <w:r w:rsidR="00C673A5" w:rsidDel="00682CDC">
          <w:rPr>
            <w:rFonts w:ascii="Times New Roman" w:hAnsi="Times New Roman" w:cs="Times New Roman"/>
            <w:lang w:val="en-CA"/>
          </w:rPr>
          <w:delText xml:space="preserve"> </w:delText>
        </w:r>
      </w:del>
      <w:r w:rsidR="00C673A5">
        <w:rPr>
          <w:rFonts w:ascii="Times New Roman" w:hAnsi="Times New Roman" w:cs="Times New Roman"/>
          <w:lang w:val="en-CA"/>
        </w:rPr>
        <w:t>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ins w:id="386" w:author="Isabelle Cote" w:date="2024-02-07T16:24:00Z">
        <w:r w:rsidR="00682CDC">
          <w:rPr>
            <w:rFonts w:ascii="Times New Roman" w:hAnsi="Times New Roman" w:cs="Times New Roman"/>
            <w:lang w:val="en-CA"/>
          </w:rPr>
          <w:t>, Fig. 4a</w:t>
        </w:r>
      </w:ins>
      <w:r w:rsidR="00C673A5">
        <w:rPr>
          <w:rFonts w:ascii="Times New Roman" w:hAnsi="Times New Roman" w:cs="Times New Roman"/>
          <w:lang w:val="en-CA"/>
        </w:rPr>
        <w:t xml:space="preserve">). </w:t>
      </w:r>
      <w:del w:id="387" w:author="Isabelle Cote" w:date="2024-02-07T16:24:00Z">
        <w:r w:rsidR="00C673A5" w:rsidRPr="00C673A5" w:rsidDel="00682CDC">
          <w:rPr>
            <w:rFonts w:ascii="Times New Roman" w:hAnsi="Times New Roman" w:cs="Times New Roman"/>
            <w:lang w:val="en-CA"/>
          </w:rPr>
          <w:delText>∆ NH</w:delText>
        </w:r>
        <w:r w:rsidR="00C673A5" w:rsidRPr="00C673A5" w:rsidDel="00682CDC">
          <w:rPr>
            <w:rFonts w:ascii="Cambria Math" w:hAnsi="Cambria Math" w:cs="Cambria Math"/>
            <w:lang w:val="en-CA"/>
          </w:rPr>
          <w:delText>₄⁺</w:delText>
        </w:r>
      </w:del>
      <w:ins w:id="388" w:author="Isabelle Cote" w:date="2024-02-07T16:24:00Z">
        <w:r w:rsidR="00682CDC">
          <w:rPr>
            <w:rFonts w:ascii="Times New Roman" w:hAnsi="Times New Roman" w:cs="Times New Roman"/>
            <w:lang w:val="en-CA"/>
          </w:rPr>
          <w:t>The difference in</w:t>
        </w:r>
      </w:ins>
      <w:ins w:id="389" w:author="Isabelle Cote" w:date="2024-02-07T16:25:00Z">
        <w:r w:rsidR="00682CDC">
          <w:rPr>
            <w:rFonts w:ascii="Times New Roman" w:hAnsi="Times New Roman" w:cs="Times New Roman"/>
            <w:lang w:val="en-CA"/>
          </w:rPr>
          <w:t xml:space="preserve"> </w:t>
        </w:r>
        <w:r w:rsidR="00682CDC" w:rsidRPr="00C673A5">
          <w:rPr>
            <w:rFonts w:ascii="Times New Roman" w:hAnsi="Times New Roman" w:cs="Times New Roman"/>
            <w:lang w:val="en-CA"/>
          </w:rPr>
          <w:t>NH</w:t>
        </w:r>
        <w:r w:rsidR="00682CDC" w:rsidRPr="00C673A5">
          <w:rPr>
            <w:rFonts w:ascii="Cambria Math" w:hAnsi="Cambria Math" w:cs="Cambria Math"/>
            <w:lang w:val="en-CA"/>
          </w:rPr>
          <w:t>₄⁺</w:t>
        </w:r>
        <w:r w:rsidR="00682CDC" w:rsidRPr="00C673A5">
          <w:rPr>
            <w:rFonts w:ascii="Times New Roman" w:hAnsi="Times New Roman" w:cs="Times New Roman"/>
            <w:lang w:val="en-CA"/>
          </w:rPr>
          <w:t xml:space="preserve"> </w:t>
        </w:r>
        <w:r w:rsidR="00682CDC">
          <w:rPr>
            <w:rFonts w:ascii="Times New Roman" w:hAnsi="Times New Roman" w:cs="Times New Roman"/>
            <w:lang w:val="en-CA"/>
          </w:rPr>
          <w:t>concentration in vs out of kelp forests</w:t>
        </w:r>
      </w:ins>
      <w:r w:rsidR="00C673A5" w:rsidRPr="00C673A5">
        <w:rPr>
          <w:rFonts w:ascii="Times New Roman" w:hAnsi="Times New Roman" w:cs="Times New Roman"/>
          <w:lang w:val="en-CA"/>
        </w:rPr>
        <w:t xml:space="preserve"> </w:t>
      </w:r>
      <w:r w:rsidR="00715D27">
        <w:rPr>
          <w:rFonts w:ascii="Times New Roman" w:hAnsi="Times New Roman" w:cs="Times New Roman"/>
          <w:lang w:val="en-CA"/>
        </w:rPr>
        <w:t xml:space="preserve">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ins w:id="390" w:author="Isabelle Cote" w:date="2024-02-07T16:25:00Z">
        <w:r w:rsidR="00682CDC">
          <w:rPr>
            <w:rFonts w:ascii="Cambria Math" w:hAnsi="Cambria Math" w:cs="Cambria Math"/>
            <w:lang w:val="en-CA"/>
          </w:rPr>
          <w:t xml:space="preserve"> (Fig. 4a)</w:t>
        </w:r>
      </w:ins>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w:t>
      </w:r>
      <w:ins w:id="391" w:author="Isabelle Cote" w:date="2024-02-07T16:26:00Z">
        <w:r w:rsidR="00682CDC">
          <w:rPr>
            <w:rFonts w:ascii="Times New Roman" w:hAnsi="Times New Roman" w:cs="Times New Roman"/>
            <w:lang w:val="en-CA"/>
          </w:rPr>
          <w:t xml:space="preserve"> whereby (describe the pattern here),</w:t>
        </w:r>
      </w:ins>
      <w:r w:rsidR="00C673A5">
        <w:rPr>
          <w:rFonts w:ascii="Times New Roman" w:hAnsi="Times New Roman" w:cs="Times New Roman"/>
          <w:lang w:val="en-CA"/>
        </w:rPr>
        <w:t xml:space="preserve">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ins w:id="392" w:author="Isabelle Cote" w:date="2024-02-07T16:26:00Z">
        <w:r w:rsidR="00682CDC">
          <w:rPr>
            <w:rFonts w:ascii="Times New Roman" w:hAnsi="Times New Roman" w:cs="Times New Roman"/>
            <w:lang w:val="en-CA"/>
          </w:rPr>
          <w:t>, Fig. 4a</w:t>
        </w:r>
      </w:ins>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D4C365C"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w:t>
      </w:r>
      <w:r w:rsidR="006F3E6B">
        <w:rPr>
          <w:rFonts w:ascii="Times New Roman" w:hAnsi="Times New Roman" w:cs="Times New Roman"/>
          <w:lang w:val="en-CA"/>
        </w:rPr>
        <w:t xml:space="preserve">variability </w:t>
      </w:r>
      <w:del w:id="393" w:author="Isabelle Cote" w:date="2024-02-07T16:27:00Z">
        <w:r w:rsidR="006F3E6B" w:rsidDel="00682CDC">
          <w:rPr>
            <w:rFonts w:ascii="Times New Roman" w:hAnsi="Times New Roman" w:cs="Times New Roman"/>
            <w:lang w:val="en-CA"/>
          </w:rPr>
          <w:delText>within meters</w:delText>
        </w:r>
      </w:del>
      <w:ins w:id="394" w:author="Isabelle Cote" w:date="2024-02-07T16:27:00Z">
        <w:r w:rsidR="00682CDC">
          <w:rPr>
            <w:rFonts w:ascii="Times New Roman" w:hAnsi="Times New Roman" w:cs="Times New Roman"/>
            <w:lang w:val="en-CA"/>
          </w:rPr>
          <w:t>at very small scales</w:t>
        </w:r>
      </w:ins>
      <w:r w:rsidR="00C146F7">
        <w:rPr>
          <w:rFonts w:ascii="Times New Roman" w:hAnsi="Times New Roman" w:cs="Times New Roman"/>
          <w:lang w:val="en-CA"/>
        </w:rPr>
        <w:t xml:space="preserve">.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However, we did find a positive effect of cage depth (</w:t>
      </w:r>
      <w:r w:rsidR="00996C31">
        <w:rPr>
          <w:rFonts w:ascii="Times New Roman" w:hAnsi="Times New Roman" w:cs="Times New Roman"/>
          <w:lang w:val="en-CA"/>
        </w:rPr>
        <w:t xml:space="preserve">coefficient ± SE; </w:t>
      </w:r>
      <w:r>
        <w:rPr>
          <w:rFonts w:ascii="Times New Roman" w:hAnsi="Times New Roman" w:cs="Times New Roman"/>
          <w:lang w:val="en-CA"/>
        </w:rPr>
        <w:t xml:space="preserve">0.38 ± 0.05, p &lt; 0.001). </w:t>
      </w:r>
      <w:commentRangeStart w:id="395"/>
      <w:commentRangeStart w:id="396"/>
      <w:r>
        <w:rPr>
          <w:rFonts w:ascii="Times New Roman" w:hAnsi="Times New Roman" w:cs="Times New Roman"/>
          <w:lang w:val="en-CA"/>
        </w:rPr>
        <w:t xml:space="preserve">For </w:t>
      </w:r>
      <w:commentRangeEnd w:id="395"/>
      <w:r w:rsidR="00173964">
        <w:rPr>
          <w:rStyle w:val="CommentReference"/>
        </w:rPr>
        <w:commentReference w:id="395"/>
      </w:r>
      <w:commentRangeEnd w:id="396"/>
      <w:r w:rsidR="00682CDC">
        <w:rPr>
          <w:rStyle w:val="CommentReference"/>
        </w:rPr>
        <w:commentReference w:id="396"/>
      </w:r>
      <w:r>
        <w:rPr>
          <w:rFonts w:ascii="Times New Roman" w:hAnsi="Times New Roman" w:cs="Times New Roman"/>
          <w:lang w:val="en-CA"/>
        </w:rPr>
        <w:t xml:space="preserve">red rock crabs, both medium and large crabs significantly increased the </w:t>
      </w:r>
      <w:ins w:id="397" w:author="Isabelle Cote" w:date="2024-02-07T16:27:00Z">
        <w:r w:rsidR="00682CDC">
          <w:rPr>
            <w:rFonts w:ascii="Times New Roman" w:hAnsi="Times New Roman" w:cs="Times New Roman"/>
            <w:lang w:val="en-CA"/>
          </w:rPr>
          <w:t xml:space="preserve">cage </w:t>
        </w:r>
      </w:ins>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 relative to control cages</w:t>
      </w:r>
      <w:r w:rsidR="005746D1">
        <w:rPr>
          <w:rFonts w:ascii="Times New Roman" w:hAnsi="Times New Roman" w:cs="Times New Roman"/>
          <w:lang w:val="en-CA"/>
        </w:rPr>
        <w:t xml:space="preserve"> (</w:t>
      </w:r>
      <w:commentRangeStart w:id="398"/>
      <w:commentRangeStart w:id="399"/>
      <w:r w:rsidR="005746D1">
        <w:rPr>
          <w:rFonts w:ascii="Times New Roman" w:hAnsi="Times New Roman" w:cs="Times New Roman"/>
          <w:lang w:val="en-CA"/>
        </w:rPr>
        <w:t xml:space="preserve">coefficient ± SE; medium crabs: </w:t>
      </w:r>
      <w:r w:rsidR="005746D1" w:rsidRPr="005746D1">
        <w:rPr>
          <w:rFonts w:ascii="Times New Roman" w:hAnsi="Times New Roman" w:cs="Times New Roman"/>
          <w:lang w:val="en-CA"/>
        </w:rPr>
        <w:t>2.17</w:t>
      </w:r>
      <w:r w:rsidR="005746D1">
        <w:rPr>
          <w:rFonts w:ascii="Times New Roman" w:hAnsi="Times New Roman" w:cs="Times New Roman"/>
          <w:lang w:val="en-CA"/>
        </w:rPr>
        <w:t xml:space="preserve"> ± </w:t>
      </w:r>
      <w:r w:rsidR="005746D1" w:rsidRPr="005746D1">
        <w:rPr>
          <w:rFonts w:ascii="Times New Roman" w:hAnsi="Times New Roman" w:cs="Times New Roman"/>
          <w:lang w:val="en-CA"/>
        </w:rPr>
        <w:t>0.22</w:t>
      </w:r>
      <w:r w:rsidR="005746D1">
        <w:rPr>
          <w:rFonts w:ascii="Times New Roman" w:hAnsi="Times New Roman" w:cs="Times New Roman"/>
          <w:lang w:val="en-CA"/>
        </w:rPr>
        <w:t xml:space="preserve">, p &lt; 0.001, large crabs: </w:t>
      </w:r>
      <w:r w:rsidR="005746D1" w:rsidRPr="005746D1">
        <w:rPr>
          <w:rFonts w:ascii="Times New Roman" w:hAnsi="Times New Roman" w:cs="Times New Roman"/>
          <w:lang w:val="en-CA"/>
        </w:rPr>
        <w:t>2.</w:t>
      </w:r>
      <w:r w:rsidR="005746D1">
        <w:rPr>
          <w:rFonts w:ascii="Times New Roman" w:hAnsi="Times New Roman" w:cs="Times New Roman"/>
          <w:lang w:val="en-CA"/>
        </w:rPr>
        <w:t xml:space="preserve">60 ± </w:t>
      </w:r>
      <w:r w:rsidR="005746D1" w:rsidRPr="005746D1">
        <w:rPr>
          <w:rFonts w:ascii="Times New Roman" w:hAnsi="Times New Roman" w:cs="Times New Roman"/>
          <w:lang w:val="en-CA"/>
        </w:rPr>
        <w:t>0.26</w:t>
      </w:r>
      <w:r w:rsidR="005746D1">
        <w:rPr>
          <w:rFonts w:ascii="Times New Roman" w:hAnsi="Times New Roman" w:cs="Times New Roman"/>
          <w:lang w:val="en-CA"/>
        </w:rPr>
        <w:t>, p &lt; 0.001</w:t>
      </w:r>
      <w:commentRangeEnd w:id="398"/>
      <w:r w:rsidR="005746D1">
        <w:rPr>
          <w:rStyle w:val="CommentReference"/>
        </w:rPr>
        <w:commentReference w:id="398"/>
      </w:r>
      <w:commentRangeEnd w:id="399"/>
      <w:r w:rsidR="00682CDC">
        <w:rPr>
          <w:rStyle w:val="CommentReference"/>
        </w:rPr>
        <w:commentReference w:id="399"/>
      </w:r>
      <w:r w:rsidR="005746D1">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43A4E39B" w14:textId="24146452" w:rsidR="00C05A5A" w:rsidRPr="00CD73AB" w:rsidRDefault="00034975" w:rsidP="00C05A5A">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3D7E0E50"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sidR="00CD73AB">
        <w:rPr>
          <w:rFonts w:ascii="Times New Roman" w:hAnsi="Times New Roman" w:cs="Times New Roman"/>
          <w:lang w:val="en-CA"/>
        </w:rPr>
        <w:t>Placeholder s</w:t>
      </w:r>
      <w:r>
        <w:rPr>
          <w:rFonts w:ascii="Times New Roman" w:hAnsi="Times New Roman" w:cs="Times New Roman"/>
          <w:lang w:val="en-CA"/>
        </w:rPr>
        <w:t>chematic for the kelp pee samples</w:t>
      </w:r>
      <w:r w:rsidR="00CD73AB">
        <w:rPr>
          <w:rFonts w:ascii="Times New Roman" w:hAnsi="Times New Roman" w:cs="Times New Roman"/>
          <w:lang w:val="en-CA"/>
        </w:rPr>
        <w:t>.</w:t>
      </w:r>
      <w:r w:rsidR="00A15663">
        <w:rPr>
          <w:rFonts w:ascii="Times New Roman" w:hAnsi="Times New Roman" w:cs="Times New Roman"/>
          <w:lang w:val="en-CA"/>
        </w:rPr>
        <w:t xml:space="preserve"> </w:t>
      </w:r>
      <w:r w:rsidR="00CD73AB">
        <w:rPr>
          <w:rFonts w:ascii="Times New Roman" w:hAnsi="Times New Roman" w:cs="Times New Roman"/>
          <w:lang w:val="en-CA"/>
        </w:rPr>
        <w:t>I w</w:t>
      </w:r>
      <w:r w:rsidR="00A15663">
        <w:rPr>
          <w:rFonts w:ascii="Times New Roman" w:hAnsi="Times New Roman" w:cs="Times New Roman"/>
          <w:lang w:val="en-CA"/>
        </w:rPr>
        <w:t>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681446E2"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0E0C25">
        <w:rPr>
          <w:rFonts w:ascii="Times New Roman" w:hAnsi="Times New Roman" w:cs="Times New Roman"/>
          <w:lang w:val="en-CA"/>
        </w:rPr>
        <w:t xml:space="preserve">Among site model outputs. </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519ADFE1"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0E0C25">
        <w:rPr>
          <w:rFonts w:ascii="Times New Roman" w:hAnsi="Times New Roman" w:cs="Times New Roman"/>
          <w:lang w:val="en-CA"/>
        </w:rPr>
        <w:t xml:space="preserve">Within site </w:t>
      </w:r>
      <w:r>
        <w:rPr>
          <w:rFonts w:ascii="Times New Roman" w:hAnsi="Times New Roman" w:cs="Times New Roman"/>
          <w:lang w:val="en-CA"/>
        </w:rPr>
        <w:t>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18D1072"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1A550F8B"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0E0C25">
        <w:rPr>
          <w:rFonts w:ascii="Times New Roman" w:hAnsi="Times New Roman" w:cs="Times New Roman"/>
          <w:lang w:val="en-CA"/>
        </w:rPr>
        <w:t>Within meters c</w:t>
      </w:r>
      <w:r w:rsidR="00946EB9">
        <w:rPr>
          <w:rFonts w:ascii="Times New Roman" w:hAnsi="Times New Roman" w:cs="Times New Roman"/>
          <w:lang w:val="en-CA"/>
        </w:rPr>
        <w:t>rab and cuke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Northside</w:t>
            </w:r>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05794F2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del w:id="400" w:author="Isabelle Cote" w:date="2024-02-07T16:30:00Z">
        <w:r w:rsidR="004D42BB" w:rsidDel="00682CDC">
          <w:rPr>
            <w:rFonts w:ascii="Times New Roman" w:hAnsi="Times New Roman" w:cs="Times New Roman"/>
            <w:lang w:val="en-CA"/>
          </w:rPr>
          <w:delText>medium</w:delText>
        </w:r>
      </w:del>
      <w:ins w:id="401" w:author="Isabelle Cote" w:date="2024-02-07T16:30:00Z">
        <w:r w:rsidR="00682CDC">
          <w:rPr>
            <w:rFonts w:ascii="Times New Roman" w:hAnsi="Times New Roman" w:cs="Times New Roman"/>
            <w:lang w:val="en-CA"/>
          </w:rPr>
          <w:t>small</w:t>
        </w:r>
      </w:ins>
      <w:r w:rsidR="004D42BB">
        <w:rPr>
          <w:rFonts w:ascii="Times New Roman" w:hAnsi="Times New Roman" w:cs="Times New Roman"/>
          <w:lang w:val="en-CA"/>
        </w:rPr>
        <w:t>-scale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commentRangeStart w:id="402"/>
      <w:r w:rsidR="008E0F38" w:rsidRPr="008E0F38">
        <w:rPr>
          <w:rFonts w:ascii="Times New Roman" w:hAnsi="Times New Roman" w:cs="Times New Roman"/>
          <w:highlight w:val="yellow"/>
          <w:lang w:val="en-CA"/>
        </w:rPr>
        <w:t>dates</w:t>
      </w:r>
      <w:commentRangeEnd w:id="402"/>
      <w:r w:rsidR="00682CDC">
        <w:rPr>
          <w:rStyle w:val="CommentReference"/>
        </w:rPr>
        <w:commentReference w:id="402"/>
      </w:r>
      <w:r w:rsidR="008E0F38" w:rsidRPr="008E0F38">
        <w:rPr>
          <w:rFonts w:ascii="Times New Roman" w:hAnsi="Times New Roman" w:cs="Times New Roman"/>
          <w:highlight w:val="yellow"/>
          <w:lang w:val="en-CA"/>
        </w:rPr>
        <w:t>?-</w:t>
      </w:r>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739CA97" w14:textId="77777777" w:rsidR="0061163F" w:rsidRPr="0061163F" w:rsidRDefault="00EC101B" w:rsidP="0061163F">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61163F" w:rsidRPr="0061163F">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1F1DB3D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5189D0D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F1CD03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F6CDC9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0E5699E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2B5B8DE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7260E13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09ABE6B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2BE290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Froese, R., Thorson, J.T., Reyes Jr, R.B., 2014. A Bayesian approach for estimating length-weight relationships in fishes. Journal of Applied Ichthyology 30, 78–85. https://doi.org/10.1111/jai.12299</w:t>
      </w:r>
    </w:p>
    <w:p w14:paraId="7439071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Gaylord, B., Rosman, J.H., Reed, D.C., Koseff, J.R., Fram, J., MacIntyre, S., Arkema, K., McDonald, C., Brzezinski, M.A., Largier, J.L., Monismith, S.G., Raimondi, P.T., Mardian, B., 2007. Spatial patterns of flow and their modification within and around a </w:t>
      </w:r>
      <w:r w:rsidRPr="0061163F">
        <w:rPr>
          <w:rFonts w:ascii="Times New Roman" w:hAnsi="Times New Roman" w:cs="Times New Roman"/>
        </w:rPr>
        <w:lastRenderedPageBreak/>
        <w:t>giant kelp forest. Limnology and Oceanography 52, 1838–1852. https://doi.org/10.4319/lo.2007.52.5.1838</w:t>
      </w:r>
    </w:p>
    <w:p w14:paraId="4AD2393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7DE941C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Hartig, F., 2022. DHARMa: Residual Diagnostics for Hierarchical (Multi-Level / Mixed) Regression Models. R package version 0.4.6.</w:t>
      </w:r>
    </w:p>
    <w:p w14:paraId="788C55F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Holbrook, S.J., Brooks, A.J., Schmitt, R.J., Stewart, H.L., 2008. Effects of sheltering fish on growth of their host corals. Mar Biol 155, 521–530. https://doi.org/10.1007/s00227-008-1051-7</w:t>
      </w:r>
    </w:p>
    <w:p w14:paraId="3ACBB2D6"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398932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7F534AF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Leibold, M.A., 1991. Biodiversity and nutrient enrichment in pond plankton communities. Evol. Ecol. Res 1, 73–95.</w:t>
      </w:r>
    </w:p>
    <w:p w14:paraId="396EC35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Lobban, C.S., Harrison, P.J., 1994. Seaweed Ecology and Physiology. Cambridge University Press.</w:t>
      </w:r>
    </w:p>
    <w:p w14:paraId="6949891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451D546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Mann, K.H., 1973. Seaweeds: Their Productivity and Strategy for Growth. Science 182, 975–981. https://doi.org/10.1126/science.182.4116.975</w:t>
      </w:r>
    </w:p>
    <w:p w14:paraId="113BE8D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Menge, B.A., 1992. Community Regulation: Under What Conditions Are Bottom-Up Factors Important on Rocky Shores? Ecology 73, 755–765. https://doi.org/10.2307/1940155</w:t>
      </w:r>
    </w:p>
    <w:p w14:paraId="425FFF0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Meyer, J.L., Schultz, E.T., 1985. Migrating haemulid fishes as a source of nutrients and organic matter on coral reefs. Limnol Oceanogr 30, 146–156.</w:t>
      </w:r>
    </w:p>
    <w:p w14:paraId="77C8A77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67CD18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232075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1451A0AE"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lastRenderedPageBreak/>
        <w:t>Pawlowicz, R., 2017. Seasonal cycles, hypoxia, and renewal in a coastal fjord (Barkley Sound, British Columbia). Atmosphere-Ocean 55, 264–283. https://doi.org/10.1080/07055900.2017.1374240</w:t>
      </w:r>
    </w:p>
    <w:p w14:paraId="1A8DEC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Pfister, C.A., Altabet, M.A., Post, D., 2014. Animal regeneration and microbial retention of nitrogen along coastal rocky shores. Ecology 95, 2803–2814. https://doi.org/10.1890/13-1825.1</w:t>
      </w:r>
    </w:p>
    <w:p w14:paraId="51B7F58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1952E0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Phillips, J.C., Hurd, C.L., 2004. Kinetics of nitrate, ammonium, and urea uptake by four intertidal seaweeds from New Zealand. J Phycol 40, 534–545. https://doi.org/10.1111/j.1529-8817.2004.03157.x</w:t>
      </w:r>
    </w:p>
    <w:p w14:paraId="1B7CACD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1900132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 Core Team, 2019. R: A language and environment for statistical computing.</w:t>
      </w:r>
    </w:p>
    <w:p w14:paraId="32EC28A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RStudio Team, 2016. RStudio: Integrated development for R.</w:t>
      </w:r>
    </w:p>
    <w:p w14:paraId="28E01B7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Sellers, A.J., Leung, B., Torchin, M.E., 2020. Global meta-analysis of how marine upwelling affects herbivory. Global Ecology and Biogeography 29, 370–383. https://doi.org/10.1111/geb.13023</w:t>
      </w:r>
    </w:p>
    <w:p w14:paraId="388B19D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Shantz, A.A., Ladd, M.C., Schrack, E., Burkepile, D.E., 2015. Fish-derived nutrient hotspots shape coral reef benthic communities. Ecological Applications 25, 2142–2152. https://doi.org/10.1890/14-2209.1</w:t>
      </w:r>
    </w:p>
    <w:p w14:paraId="4B6B5D5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70E8C5B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2CF517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Tilman, G.D., 1984. Plant Dominance Along an Experimental Nutrient Gradient. Ecology 65, 1445–1453. https://doi.org/10.2307/1939125</w:t>
      </w:r>
    </w:p>
    <w:p w14:paraId="5193819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23FE58AE"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87419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sabelle Cote" w:date="2024-02-07T10:57:00Z" w:initials="IC">
    <w:p w14:paraId="37F65209" w14:textId="77777777" w:rsidR="00CE5810" w:rsidRDefault="00CE5810" w:rsidP="00CE5810">
      <w:pPr>
        <w:pStyle w:val="CommentText"/>
      </w:pPr>
      <w:r>
        <w:rPr>
          <w:rStyle w:val="CommentReference"/>
        </w:rPr>
        <w:annotationRef/>
      </w:r>
      <w:r>
        <w:t>Great title!</w:t>
      </w:r>
    </w:p>
  </w:comment>
  <w:comment w:id="1" w:author="Isabelle Cote" w:date="2024-02-07T10:58:00Z" w:initials="IC">
    <w:p w14:paraId="40C93B3D" w14:textId="77777777" w:rsidR="00CE5810" w:rsidRDefault="00CE5810" w:rsidP="00CE5810">
      <w:pPr>
        <w:pStyle w:val="CommentText"/>
      </w:pPr>
      <w:r>
        <w:rPr>
          <w:rStyle w:val="CommentReference"/>
        </w:rPr>
        <w:annotationRef/>
      </w:r>
      <w:r>
        <w:t>I will read this once the MS is complete</w:t>
      </w:r>
    </w:p>
  </w:comment>
  <w:comment w:id="7" w:author="Em Lim" w:date="2024-01-29T15:19:00Z" w:initials="EL">
    <w:p w14:paraId="1DBFD40A" w14:textId="3AAE1FFB" w:rsidR="007268C2" w:rsidRDefault="007268C2">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02013E">
        <w:rPr>
          <w:rFonts w:ascii="Times New Roman" w:eastAsia="Times New Roman" w:hAnsi="Times New Roman" w:cs="Times New Roman"/>
          <w:color w:val="000000"/>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8" w:author="Isabelle Cote" w:date="2024-02-07T11:03:00Z" w:initials="IC">
    <w:p w14:paraId="7C6674D7" w14:textId="77777777" w:rsidR="00CE5810" w:rsidRDefault="00CE5810" w:rsidP="00CE5810">
      <w:pPr>
        <w:pStyle w:val="CommentText"/>
      </w:pPr>
      <w:r>
        <w:rPr>
          <w:rStyle w:val="CommentReference"/>
        </w:rPr>
        <w:annotationRef/>
      </w:r>
      <w:r>
        <w:t>I think that this is an additional point. Maybe add after unclear: especially in productive temperate waters</w:t>
      </w:r>
    </w:p>
  </w:comment>
  <w:comment w:id="10" w:author="Isabelle Cote" w:date="2024-02-07T11:07:00Z" w:initials="IC">
    <w:p w14:paraId="32CFCA47" w14:textId="77777777" w:rsidR="003D17AC" w:rsidRDefault="003D17AC" w:rsidP="003D17AC">
      <w:pPr>
        <w:pStyle w:val="CommentText"/>
      </w:pPr>
      <w:r>
        <w:rPr>
          <w:rStyle w:val="CommentReference"/>
        </w:rPr>
        <w:annotationRef/>
      </w:r>
      <w:r>
        <w:t>This term might be useful here to make it clear that consumer-mediated and regenerated are the same thing</w:t>
      </w:r>
    </w:p>
  </w:comment>
  <w:comment w:id="17" w:author="Em Lim" w:date="2024-01-29T15:13:00Z" w:initials="EL">
    <w:p w14:paraId="6B957B04" w14:textId="4C9B50AD" w:rsidR="007268C2" w:rsidRPr="0002013E" w:rsidRDefault="007268C2"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02013E">
        <w:rPr>
          <w:rFonts w:ascii="Times New Roman" w:eastAsia="Times New Roman" w:hAnsi="Times New Roman" w:cs="Times New Roman"/>
          <w:color w:val="000000"/>
        </w:rPr>
        <w:t>(CITE).</w:t>
      </w:r>
    </w:p>
    <w:p w14:paraId="0AD9DF4D" w14:textId="77777777" w:rsidR="007268C2" w:rsidRPr="0002013E" w:rsidRDefault="007268C2">
      <w:pPr>
        <w:pStyle w:val="CommentText"/>
      </w:pPr>
    </w:p>
    <w:p w14:paraId="49B08457" w14:textId="77777777" w:rsidR="007268C2" w:rsidRPr="0002013E" w:rsidRDefault="007268C2">
      <w:pPr>
        <w:pStyle w:val="CommentText"/>
      </w:pPr>
    </w:p>
    <w:p w14:paraId="3A1B4790" w14:textId="2A33EA38" w:rsidR="007268C2" w:rsidRDefault="007268C2">
      <w:pPr>
        <w:pStyle w:val="CommentText"/>
      </w:pPr>
      <w:r w:rsidRPr="0002013E">
        <w:t>Alt2:</w:t>
      </w:r>
      <w:r w:rsidRPr="0002013E">
        <w:rPr>
          <w:rFonts w:ascii="Times New Roman" w:eastAsia="Times New Roman" w:hAnsi="Times New Roman" w:cs="Times New Roman"/>
          <w:color w:val="000000"/>
        </w:rPr>
        <w:t xml:space="preserve"> Identifying the contexts under which bottom-up effects contribute meaningfully to ecosystem structure remains an active area of research (CITE). Therefore, elucidating the scale of biologically relevant variation</w:t>
      </w:r>
      <w:r>
        <w:rPr>
          <w:rFonts w:ascii="Times New Roman" w:eastAsia="Times New Roman" w:hAnsi="Times New Roman" w:cs="Times New Roman"/>
          <w:color w:val="000000"/>
        </w:rPr>
        <w:t xml:space="preserve"> in nutrient availability is the first step towards identifying whether such variation structures primary productivity, and thus propagates up food chains to impact community structure.</w:t>
      </w:r>
    </w:p>
  </w:comment>
  <w:comment w:id="18" w:author="Isabelle Cote" w:date="2024-02-07T11:09:00Z" w:initials="IC">
    <w:p w14:paraId="1A5741C6" w14:textId="77777777" w:rsidR="003D17AC" w:rsidRDefault="003D17AC" w:rsidP="003D17AC">
      <w:pPr>
        <w:pStyle w:val="CommentText"/>
      </w:pPr>
      <w:r>
        <w:rPr>
          <w:rStyle w:val="CommentReference"/>
        </w:rPr>
        <w:annotationRef/>
      </w:r>
      <w:r>
        <w:t xml:space="preserve">I think I prefer the first alt above. </w:t>
      </w:r>
    </w:p>
  </w:comment>
  <w:comment w:id="26" w:author="Isabelle Cote" w:date="2024-02-07T11:13:00Z" w:initials="IC">
    <w:p w14:paraId="14B26781" w14:textId="77777777" w:rsidR="003D17AC" w:rsidRDefault="003D17AC" w:rsidP="003D17AC">
      <w:pPr>
        <w:pStyle w:val="CommentText"/>
      </w:pPr>
      <w:r>
        <w:rPr>
          <w:rStyle w:val="CommentReference"/>
        </w:rPr>
        <w:annotationRef/>
      </w:r>
      <w:r>
        <w:t>But grunts feed off reef at night and rest on reefs during the day - perhaps better to talk about daytime resting and nighttime feeding and cite Fiona?</w:t>
      </w:r>
    </w:p>
  </w:comment>
  <w:comment w:id="27" w:author="Em Lim" w:date="2024-01-29T15:19:00Z" w:initials="EL">
    <w:p w14:paraId="7EBEEFB3" w14:textId="290754FE" w:rsidR="007268C2" w:rsidRDefault="007268C2">
      <w:pPr>
        <w:pStyle w:val="CommentText"/>
      </w:pPr>
      <w:r>
        <w:rPr>
          <w:rStyle w:val="CommentReference"/>
        </w:rPr>
        <w:annotationRef/>
      </w:r>
      <w:r>
        <w:t>I think I like this better here vs at the end of the first paragraph</w:t>
      </w:r>
    </w:p>
  </w:comment>
  <w:comment w:id="28" w:author="Isabelle Cote" w:date="2024-02-07T11:15:00Z" w:initials="IC">
    <w:p w14:paraId="3046E679" w14:textId="77777777" w:rsidR="003D17AC" w:rsidRDefault="003D17AC" w:rsidP="003D17AC">
      <w:pPr>
        <w:pStyle w:val="CommentText"/>
      </w:pPr>
      <w:r>
        <w:rPr>
          <w:rStyle w:val="CommentReference"/>
        </w:rPr>
        <w:annotationRef/>
      </w:r>
      <w:r>
        <w:t>Yep - so you can omit in previous paragraph</w:t>
      </w:r>
    </w:p>
  </w:comment>
  <w:comment w:id="44" w:author="Isabelle Cote" w:date="2024-02-07T11:21:00Z" w:initials="IC">
    <w:p w14:paraId="1F831C4C" w14:textId="77777777" w:rsidR="00E6680F" w:rsidRDefault="00E6680F" w:rsidP="00E6680F">
      <w:pPr>
        <w:pStyle w:val="CommentText"/>
      </w:pPr>
      <w:r>
        <w:rPr>
          <w:rStyle w:val="CommentReference"/>
        </w:rPr>
        <w:annotationRef/>
      </w:r>
      <w:r>
        <w:t>Not sure this is needed, esp if we go for a marine journal</w:t>
      </w:r>
    </w:p>
  </w:comment>
  <w:comment w:id="57" w:author="Isabelle Cote" w:date="2024-02-07T11:25:00Z" w:initials="IC">
    <w:p w14:paraId="6E40991A" w14:textId="77777777" w:rsidR="00E6680F" w:rsidRDefault="00E6680F" w:rsidP="00E6680F">
      <w:pPr>
        <w:pStyle w:val="CommentText"/>
      </w:pPr>
      <w:r>
        <w:rPr>
          <w:rStyle w:val="CommentReference"/>
        </w:rPr>
        <w:annotationRef/>
      </w:r>
      <w:r>
        <w:t>I think that reviewers are going to ask you to define at least roughly these scales</w:t>
      </w:r>
    </w:p>
  </w:comment>
  <w:comment w:id="69" w:author="Kieran" w:date="2024-01-25T15:40:00Z" w:initials="">
    <w:p w14:paraId="17D80E62" w14:textId="6BAD23E0"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70" w:author="Em Lim" w:date="2024-02-02T16:28:00Z" w:initials="EL">
    <w:p w14:paraId="2AACBA9D" w14:textId="0697F9E9" w:rsidR="0061163F" w:rsidRDefault="0061163F">
      <w:pPr>
        <w:pStyle w:val="CommentText"/>
      </w:pPr>
      <w:r>
        <w:rPr>
          <w:rStyle w:val="CommentReference"/>
        </w:rPr>
        <w:annotationRef/>
      </w:r>
      <w:r>
        <w:t>I’ve tried to do this in the methods</w:t>
      </w:r>
    </w:p>
  </w:comment>
  <w:comment w:id="71" w:author="Isabelle Cote" w:date="2024-02-07T11:28:00Z" w:initials="IC">
    <w:p w14:paraId="3D31B97A" w14:textId="77777777" w:rsidR="000E691F" w:rsidRDefault="000E691F" w:rsidP="000E691F">
      <w:pPr>
        <w:pStyle w:val="CommentText"/>
      </w:pPr>
      <w:r>
        <w:rPr>
          <w:rStyle w:val="CommentReference"/>
        </w:rPr>
        <w:annotationRef/>
      </w:r>
      <w:r>
        <w:t>Better done in the Methods than here</w:t>
      </w:r>
    </w:p>
  </w:comment>
  <w:comment w:id="74" w:author="Isabelle Cote" w:date="2024-02-07T11:29:00Z" w:initials="IC">
    <w:p w14:paraId="5E7DEF04" w14:textId="77777777" w:rsidR="000E691F" w:rsidRDefault="000E691F" w:rsidP="000E691F">
      <w:pPr>
        <w:pStyle w:val="CommentText"/>
      </w:pPr>
      <w:r>
        <w:rPr>
          <w:rStyle w:val="CommentReference"/>
        </w:rPr>
        <w:annotationRef/>
      </w:r>
      <w:r>
        <w:t>Love your correct use of comprise 😊</w:t>
      </w:r>
    </w:p>
  </w:comment>
  <w:comment w:id="90" w:author="Isabelle Cote" w:date="2024-02-07T11:31:00Z" w:initials="IC">
    <w:p w14:paraId="124412DD" w14:textId="77777777" w:rsidR="000E691F" w:rsidRDefault="000E691F" w:rsidP="000E691F">
      <w:pPr>
        <w:pStyle w:val="CommentText"/>
      </w:pPr>
      <w:r>
        <w:rPr>
          <w:rStyle w:val="CommentReference"/>
        </w:rPr>
        <w:annotationRef/>
      </w:r>
      <w:r>
        <w:t>Absolutely marvelous intro!!</w:t>
      </w:r>
    </w:p>
  </w:comment>
  <w:comment w:id="109" w:author="Isabelle Cote" w:date="2024-02-07T11:35:00Z" w:initials="IC">
    <w:p w14:paraId="6225FC75" w14:textId="77777777" w:rsidR="000E691F" w:rsidRDefault="000E691F" w:rsidP="000E691F">
      <w:pPr>
        <w:pStyle w:val="CommentText"/>
      </w:pPr>
      <w:r>
        <w:rPr>
          <w:rStyle w:val="CommentReference"/>
        </w:rPr>
        <w:annotationRef/>
      </w:r>
      <w:r>
        <w:t>You’ll need spp latin names, unless you mention only families or classes (e.g. rockfishes, sculpins, echinoderms…), which might actually be better</w:t>
      </w:r>
    </w:p>
  </w:comment>
  <w:comment w:id="149" w:author="Isabelle Cote" w:date="2024-02-07T14:32:00Z" w:initials="IC">
    <w:p w14:paraId="39119A83" w14:textId="77777777" w:rsidR="00895C86" w:rsidRDefault="00895C86" w:rsidP="00895C86">
      <w:pPr>
        <w:pStyle w:val="CommentText"/>
      </w:pPr>
      <w:r>
        <w:rPr>
          <w:rStyle w:val="CommentReference"/>
        </w:rPr>
        <w:annotationRef/>
      </w:r>
      <w:r>
        <w:t>The reviewers might wonder about the change and whether it had an impact on the results</w:t>
      </w:r>
    </w:p>
  </w:comment>
  <w:comment w:id="186" w:author="Em Lim" w:date="2024-02-02T10:43:00Z" w:initials="EL">
    <w:p w14:paraId="02CC6045" w14:textId="1E8650B9" w:rsidR="000A1681" w:rsidRDefault="000A1681">
      <w:pPr>
        <w:pStyle w:val="CommentText"/>
      </w:pPr>
      <w:r>
        <w:rPr>
          <w:rStyle w:val="CommentReference"/>
        </w:rPr>
        <w:annotationRef/>
      </w:r>
      <w:r>
        <w:t>Claire, can you confirm? The density calculations indicate it was a 1 x 5 rectangle but one of your old methods protocols said 2 x 5.</w:t>
      </w:r>
    </w:p>
  </w:comment>
  <w:comment w:id="256" w:author="Isabelle Cote" w:date="2024-02-07T14:55:00Z" w:initials="IC">
    <w:p w14:paraId="687B877C" w14:textId="77777777" w:rsidR="0003350D" w:rsidRDefault="0003350D" w:rsidP="0003350D">
      <w:pPr>
        <w:pStyle w:val="CommentText"/>
      </w:pPr>
      <w:r>
        <w:rPr>
          <w:rStyle w:val="CommentReference"/>
        </w:rPr>
        <w:annotationRef/>
      </w:r>
      <w:r>
        <w:t>Say something to the effect that you didn’t contribute too much to water mixing by finning or hand movements</w:t>
      </w:r>
    </w:p>
  </w:comment>
  <w:comment w:id="269" w:author="Isabelle Cote" w:date="2024-02-07T15:54:00Z" w:initials="IC">
    <w:p w14:paraId="6BA925B3" w14:textId="77777777" w:rsidR="00B928B9" w:rsidRDefault="00B928B9" w:rsidP="00B928B9">
      <w:pPr>
        <w:pStyle w:val="CommentText"/>
      </w:pPr>
      <w:r>
        <w:rPr>
          <w:rStyle w:val="CommentReference"/>
        </w:rPr>
        <w:annotationRef/>
      </w:r>
      <w:r>
        <w:t>Why not small to large numbers?</w:t>
      </w:r>
    </w:p>
  </w:comment>
  <w:comment w:id="281" w:author="Em Lim" w:date="2024-02-02T11:00:00Z" w:initials="EL">
    <w:p w14:paraId="130F3F84" w14:textId="77777777" w:rsidR="008600C1" w:rsidRDefault="00943023" w:rsidP="008600C1">
      <w:pPr>
        <w:pStyle w:val="CommentText"/>
      </w:pPr>
      <w:r>
        <w:rPr>
          <w:rStyle w:val="CommentReference"/>
        </w:rPr>
        <w:annotationRef/>
      </w:r>
      <w:r w:rsidR="008600C1">
        <w:t>Keep this here with the two sections that used RLS? Or move this to the statistical analysis section?</w:t>
      </w:r>
    </w:p>
  </w:comment>
  <w:comment w:id="282" w:author="Isabelle Cote" w:date="2024-02-07T14:50:00Z" w:initials="IC">
    <w:p w14:paraId="4B0473C8" w14:textId="77777777" w:rsidR="008600C1" w:rsidRDefault="00943023" w:rsidP="008600C1">
      <w:pPr>
        <w:pStyle w:val="CommentText"/>
      </w:pPr>
      <w:r>
        <w:rPr>
          <w:rStyle w:val="CommentReference"/>
        </w:rPr>
        <w:annotationRef/>
      </w:r>
      <w:r w:rsidR="008600C1">
        <w:t>Moved to analysis section</w:t>
      </w:r>
    </w:p>
  </w:comment>
  <w:comment w:id="287" w:author="Em Lim" w:date="2024-01-18T12:03:00Z" w:initials="EL">
    <w:p w14:paraId="04DAAEC7" w14:textId="3CFABD48" w:rsidR="00943023" w:rsidRDefault="00943023" w:rsidP="00943023">
      <w:pPr>
        <w:pStyle w:val="CommentText"/>
      </w:pPr>
      <w:r>
        <w:rPr>
          <w:rStyle w:val="CommentReference"/>
        </w:rPr>
        <w:annotationRef/>
      </w:r>
      <w:r>
        <w:t>Table 3 needs to have the info contained in my invert function, which shows the size estimate for each taxa and the citation for the paper it came from.</w:t>
      </w:r>
    </w:p>
  </w:comment>
  <w:comment w:id="291" w:author="Isabelle Cote" w:date="2024-02-07T16:05:00Z" w:initials="IC">
    <w:p w14:paraId="05240F81" w14:textId="77777777" w:rsidR="008600C1" w:rsidRDefault="008600C1" w:rsidP="008600C1">
      <w:pPr>
        <w:pStyle w:val="CommentText"/>
      </w:pPr>
      <w:r>
        <w:rPr>
          <w:rStyle w:val="CommentReference"/>
        </w:rPr>
        <w:annotationRef/>
      </w:r>
      <w:r>
        <w:t>Say something about calculating various diversity indices</w:t>
      </w:r>
    </w:p>
  </w:comment>
  <w:comment w:id="322" w:author="Isabelle Cote" w:date="2024-02-07T16:09:00Z" w:initials="IC">
    <w:p w14:paraId="3EFF2753" w14:textId="77777777" w:rsidR="00EE5DD8" w:rsidRDefault="00EE5DD8" w:rsidP="00EE5DD8">
      <w:pPr>
        <w:pStyle w:val="CommentText"/>
      </w:pPr>
      <w:r>
        <w:rPr>
          <w:rStyle w:val="CommentReference"/>
        </w:rPr>
        <w:annotationRef/>
      </w:r>
      <w:r>
        <w:t>Delta NH4 is already defined above</w:t>
      </w:r>
    </w:p>
  </w:comment>
  <w:comment w:id="337" w:author="Isabelle Cote" w:date="2024-02-07T16:10:00Z" w:initials="IC">
    <w:p w14:paraId="0AB549E8" w14:textId="77777777" w:rsidR="00EE5DD8" w:rsidRDefault="00EE5DD8" w:rsidP="00EE5DD8">
      <w:pPr>
        <w:pStyle w:val="CommentText"/>
      </w:pPr>
      <w:r>
        <w:rPr>
          <w:rStyle w:val="CommentReference"/>
        </w:rPr>
        <w:annotationRef/>
      </w:r>
      <w:r>
        <w:t>Yep</w:t>
      </w:r>
    </w:p>
  </w:comment>
  <w:comment w:id="353" w:author="Isabelle Cote" w:date="2024-02-07T16:12:00Z" w:initials="IC">
    <w:p w14:paraId="2625AA86" w14:textId="77777777" w:rsidR="00EE5DD8" w:rsidRDefault="00EE5DD8" w:rsidP="00EE5DD8">
      <w:pPr>
        <w:pStyle w:val="CommentText"/>
      </w:pPr>
      <w:r>
        <w:rPr>
          <w:rStyle w:val="CommentReference"/>
        </w:rPr>
        <w:annotationRef/>
      </w:r>
      <w:r>
        <w:t>Might be better to say ‘Residuals were normally distributed etc’ instead</w:t>
      </w:r>
    </w:p>
  </w:comment>
  <w:comment w:id="355" w:author="Isabelle Cote" w:date="2024-02-07T16:14:00Z" w:initials="IC">
    <w:p w14:paraId="39324035" w14:textId="77777777" w:rsidR="00EE5DD8" w:rsidRDefault="00EE5DD8" w:rsidP="00EE5DD8">
      <w:pPr>
        <w:pStyle w:val="CommentText"/>
      </w:pPr>
      <w:r>
        <w:rPr>
          <w:rStyle w:val="CommentReference"/>
        </w:rPr>
        <w:annotationRef/>
      </w:r>
      <w:r>
        <w:t>Say how you dealt with having replicate experiments</w:t>
      </w:r>
    </w:p>
  </w:comment>
  <w:comment w:id="395" w:author="Em Lim" w:date="2024-01-22T18:06:00Z" w:initials="EL">
    <w:p w14:paraId="47484BF9" w14:textId="155C8001" w:rsidR="007268C2" w:rsidRDefault="007268C2">
      <w:pPr>
        <w:pStyle w:val="CommentText"/>
      </w:pPr>
      <w:r>
        <w:rPr>
          <w:rStyle w:val="CommentReference"/>
        </w:rPr>
        <w:annotationRef/>
      </w:r>
      <w:r w:rsidR="00CE6EEC">
        <w:t>I’ve been presenting cukes first bc that experiment happened first. But s</w:t>
      </w:r>
      <w:r>
        <w:t>hould I present crabs first bc they were signif?</w:t>
      </w:r>
    </w:p>
  </w:comment>
  <w:comment w:id="396" w:author="Isabelle Cote" w:date="2024-02-07T16:28:00Z" w:initials="IC">
    <w:p w14:paraId="6CE35B54" w14:textId="77777777" w:rsidR="00682CDC" w:rsidRDefault="00682CDC" w:rsidP="00682CDC">
      <w:pPr>
        <w:pStyle w:val="CommentText"/>
      </w:pPr>
      <w:r>
        <w:rPr>
          <w:rStyle w:val="CommentReference"/>
        </w:rPr>
        <w:annotationRef/>
      </w:r>
      <w:r>
        <w:t>No, I think it’s fine as it is</w:t>
      </w:r>
    </w:p>
  </w:comment>
  <w:comment w:id="398" w:author="Em Lim" w:date="2024-02-02T16:45:00Z" w:initials="EL">
    <w:p w14:paraId="32950BE1" w14:textId="3351C92F" w:rsidR="005746D1" w:rsidRDefault="005746D1">
      <w:pPr>
        <w:pStyle w:val="CommentText"/>
      </w:pPr>
      <w:r>
        <w:rPr>
          <w:rStyle w:val="CommentReference"/>
        </w:rPr>
        <w:annotationRef/>
      </w:r>
      <w:r>
        <w:t>I can also present the marginal means, or the backtransformed coefficients?</w:t>
      </w:r>
    </w:p>
  </w:comment>
  <w:comment w:id="399" w:author="Isabelle Cote" w:date="2024-02-07T16:29:00Z" w:initials="IC">
    <w:p w14:paraId="4E043E1A" w14:textId="77777777" w:rsidR="00682CDC" w:rsidRDefault="00682CDC" w:rsidP="00682CDC">
      <w:pPr>
        <w:pStyle w:val="CommentText"/>
      </w:pPr>
      <w:r>
        <w:rPr>
          <w:rStyle w:val="CommentReference"/>
        </w:rPr>
        <w:annotationRef/>
      </w:r>
      <w:r>
        <w:t>Are these not backtransformed? You might want to add this detail to the Methods and say that what it is that the readers will see</w:t>
      </w:r>
    </w:p>
  </w:comment>
  <w:comment w:id="402" w:author="Isabelle Cote" w:date="2024-02-07T16:30:00Z" w:initials="IC">
    <w:p w14:paraId="1347952A" w14:textId="77777777" w:rsidR="00682CDC" w:rsidRDefault="00682CDC" w:rsidP="00682CDC">
      <w:pPr>
        <w:pStyle w:val="CommentText"/>
      </w:pPr>
      <w:r>
        <w:rPr>
          <w:rStyle w:val="CommentReference"/>
        </w:rPr>
        <w:annotationRef/>
      </w:r>
      <w:r>
        <w:t>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F65209" w15:done="0"/>
  <w15:commentEx w15:paraId="40C93B3D" w15:done="0"/>
  <w15:commentEx w15:paraId="1DBFD40A" w15:done="0"/>
  <w15:commentEx w15:paraId="7C6674D7" w15:paraIdParent="1DBFD40A" w15:done="0"/>
  <w15:commentEx w15:paraId="32CFCA47" w15:done="0"/>
  <w15:commentEx w15:paraId="3A1B4790" w15:done="0"/>
  <w15:commentEx w15:paraId="1A5741C6" w15:paraIdParent="3A1B4790" w15:done="0"/>
  <w15:commentEx w15:paraId="14B26781" w15:done="0"/>
  <w15:commentEx w15:paraId="7EBEEFB3" w15:done="0"/>
  <w15:commentEx w15:paraId="3046E679" w15:paraIdParent="7EBEEFB3" w15:done="0"/>
  <w15:commentEx w15:paraId="1F831C4C" w15:done="0"/>
  <w15:commentEx w15:paraId="6E40991A" w15:done="0"/>
  <w15:commentEx w15:paraId="17D80E62" w15:done="0"/>
  <w15:commentEx w15:paraId="2AACBA9D" w15:paraIdParent="17D80E62" w15:done="0"/>
  <w15:commentEx w15:paraId="3D31B97A" w15:paraIdParent="17D80E62" w15:done="0"/>
  <w15:commentEx w15:paraId="5E7DEF04" w15:done="0"/>
  <w15:commentEx w15:paraId="124412DD" w15:done="0"/>
  <w15:commentEx w15:paraId="6225FC75" w15:done="0"/>
  <w15:commentEx w15:paraId="39119A83" w15:done="0"/>
  <w15:commentEx w15:paraId="02CC6045" w15:done="0"/>
  <w15:commentEx w15:paraId="687B877C" w15:done="0"/>
  <w15:commentEx w15:paraId="6BA925B3" w15:done="0"/>
  <w15:commentEx w15:paraId="130F3F84" w15:done="0"/>
  <w15:commentEx w15:paraId="4B0473C8" w15:paraIdParent="130F3F84" w15:done="0"/>
  <w15:commentEx w15:paraId="04DAAEC7" w15:done="0"/>
  <w15:commentEx w15:paraId="05240F81" w15:done="0"/>
  <w15:commentEx w15:paraId="3EFF2753" w15:done="0"/>
  <w15:commentEx w15:paraId="0AB549E8" w15:done="0"/>
  <w15:commentEx w15:paraId="2625AA86" w15:done="0"/>
  <w15:commentEx w15:paraId="39324035" w15:done="0"/>
  <w15:commentEx w15:paraId="47484BF9" w15:done="0"/>
  <w15:commentEx w15:paraId="6CE35B54" w15:paraIdParent="47484BF9" w15:done="0"/>
  <w15:commentEx w15:paraId="32950BE1" w15:done="0"/>
  <w15:commentEx w15:paraId="4E043E1A" w15:paraIdParent="32950BE1" w15:done="0"/>
  <w15:commentEx w15:paraId="13479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777475" w16cex:dateUtc="2024-02-07T18:57:00Z"/>
  <w16cex:commentExtensible w16cex:durableId="685A84B1" w16cex:dateUtc="2024-02-07T18:58:00Z"/>
  <w16cex:commentExtensible w16cex:durableId="29F2125B" w16cex:dateUtc="2024-02-07T19:03:00Z"/>
  <w16cex:commentExtensible w16cex:durableId="4CD84FD1" w16cex:dateUtc="2024-02-07T19:07:00Z"/>
  <w16cex:commentExtensible w16cex:durableId="24E2C2CD" w16cex:dateUtc="2024-02-07T19:09:00Z"/>
  <w16cex:commentExtensible w16cex:durableId="3F6B3433" w16cex:dateUtc="2024-02-07T19:13:00Z"/>
  <w16cex:commentExtensible w16cex:durableId="1CCB3124" w16cex:dateUtc="2024-02-07T19:15:00Z"/>
  <w16cex:commentExtensible w16cex:durableId="51EB243E" w16cex:dateUtc="2024-02-07T19:21:00Z"/>
  <w16cex:commentExtensible w16cex:durableId="619339A2" w16cex:dateUtc="2024-02-07T19:25:00Z"/>
  <w16cex:commentExtensible w16cex:durableId="1D6343F4" w16cex:dateUtc="2024-02-07T19:28:00Z"/>
  <w16cex:commentExtensible w16cex:durableId="00330E0D" w16cex:dateUtc="2024-02-07T19:29:00Z"/>
  <w16cex:commentExtensible w16cex:durableId="483DE1F0" w16cex:dateUtc="2024-02-07T19:31:00Z"/>
  <w16cex:commentExtensible w16cex:durableId="319C6FAF" w16cex:dateUtc="2024-02-07T19:35:00Z"/>
  <w16cex:commentExtensible w16cex:durableId="4D277808" w16cex:dateUtc="2024-02-07T22:32:00Z"/>
  <w16cex:commentExtensible w16cex:durableId="18E79875" w16cex:dateUtc="2024-02-07T22:55:00Z"/>
  <w16cex:commentExtensible w16cex:durableId="2E2F7359" w16cex:dateUtc="2024-02-07T23:54:00Z"/>
  <w16cex:commentExtensible w16cex:durableId="1B6843E5" w16cex:dateUtc="2024-02-07T22:50:00Z"/>
  <w16cex:commentExtensible w16cex:durableId="6E66C627" w16cex:dateUtc="2024-02-08T00:05:00Z"/>
  <w16cex:commentExtensible w16cex:durableId="2D90DA47" w16cex:dateUtc="2024-02-08T00:09:00Z"/>
  <w16cex:commentExtensible w16cex:durableId="650BD3D8" w16cex:dateUtc="2024-02-08T00:10:00Z"/>
  <w16cex:commentExtensible w16cex:durableId="346E5ADD" w16cex:dateUtc="2024-02-08T00:12:00Z"/>
  <w16cex:commentExtensible w16cex:durableId="64DA736E" w16cex:dateUtc="2024-02-08T00:14:00Z"/>
  <w16cex:commentExtensible w16cex:durableId="21A9B644" w16cex:dateUtc="2024-02-08T00:28:00Z"/>
  <w16cex:commentExtensible w16cex:durableId="749EBF03" w16cex:dateUtc="2024-02-08T00:29:00Z"/>
  <w16cex:commentExtensible w16cex:durableId="24234F16" w16cex:dateUtc="2024-02-08T0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F65209" w16cid:durableId="79777475"/>
  <w16cid:commentId w16cid:paraId="40C93B3D" w16cid:durableId="685A84B1"/>
  <w16cid:commentId w16cid:paraId="1DBFD40A" w16cid:durableId="2962408F"/>
  <w16cid:commentId w16cid:paraId="7C6674D7" w16cid:durableId="29F2125B"/>
  <w16cid:commentId w16cid:paraId="32CFCA47" w16cid:durableId="4CD84FD1"/>
  <w16cid:commentId w16cid:paraId="3A1B4790" w16cid:durableId="29623F21"/>
  <w16cid:commentId w16cid:paraId="1A5741C6" w16cid:durableId="24E2C2CD"/>
  <w16cid:commentId w16cid:paraId="14B26781" w16cid:durableId="3F6B3433"/>
  <w16cid:commentId w16cid:paraId="7EBEEFB3" w16cid:durableId="2962409E"/>
  <w16cid:commentId w16cid:paraId="3046E679" w16cid:durableId="1CCB3124"/>
  <w16cid:commentId w16cid:paraId="1F831C4C" w16cid:durableId="51EB243E"/>
  <w16cid:commentId w16cid:paraId="6E40991A" w16cid:durableId="619339A2"/>
  <w16cid:commentId w16cid:paraId="17D80E62" w16cid:durableId="295CB1B1"/>
  <w16cid:commentId w16cid:paraId="2AACBA9D" w16cid:durableId="296796A1"/>
  <w16cid:commentId w16cid:paraId="3D31B97A" w16cid:durableId="1D6343F4"/>
  <w16cid:commentId w16cid:paraId="5E7DEF04" w16cid:durableId="00330E0D"/>
  <w16cid:commentId w16cid:paraId="124412DD" w16cid:durableId="483DE1F0"/>
  <w16cid:commentId w16cid:paraId="6225FC75" w16cid:durableId="319C6FAF"/>
  <w16cid:commentId w16cid:paraId="39119A83" w16cid:durableId="4D277808"/>
  <w16cid:commentId w16cid:paraId="02CC6045" w16cid:durableId="296745BC"/>
  <w16cid:commentId w16cid:paraId="687B877C" w16cid:durableId="18E79875"/>
  <w16cid:commentId w16cid:paraId="6BA925B3" w16cid:durableId="2E2F7359"/>
  <w16cid:commentId w16cid:paraId="130F3F84" w16cid:durableId="296749C0"/>
  <w16cid:commentId w16cid:paraId="4B0473C8" w16cid:durableId="1B6843E5"/>
  <w16cid:commentId w16cid:paraId="04DAAEC7" w16cid:durableId="29539220"/>
  <w16cid:commentId w16cid:paraId="05240F81" w16cid:durableId="6E66C627"/>
  <w16cid:commentId w16cid:paraId="3EFF2753" w16cid:durableId="2D90DA47"/>
  <w16cid:commentId w16cid:paraId="0AB549E8" w16cid:durableId="650BD3D8"/>
  <w16cid:commentId w16cid:paraId="2625AA86" w16cid:durableId="346E5ADD"/>
  <w16cid:commentId w16cid:paraId="39324035" w16cid:durableId="64DA736E"/>
  <w16cid:commentId w16cid:paraId="47484BF9" w16cid:durableId="29592D3F"/>
  <w16cid:commentId w16cid:paraId="6CE35B54" w16cid:durableId="21A9B644"/>
  <w16cid:commentId w16cid:paraId="32950BE1" w16cid:durableId="29679A96"/>
  <w16cid:commentId w16cid:paraId="4E043E1A" w16cid:durableId="749EBF03"/>
  <w16cid:commentId w16cid:paraId="1347952A" w16cid:durableId="24234F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661FA" w14:textId="77777777" w:rsidR="0087419B" w:rsidRDefault="0087419B" w:rsidP="009B4C2B">
      <w:r>
        <w:separator/>
      </w:r>
    </w:p>
  </w:endnote>
  <w:endnote w:type="continuationSeparator" w:id="0">
    <w:p w14:paraId="6DCB3E33" w14:textId="77777777" w:rsidR="0087419B" w:rsidRDefault="0087419B"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04DA8" w14:textId="77777777" w:rsidR="0087419B" w:rsidRDefault="0087419B" w:rsidP="009B4C2B">
      <w:r>
        <w:separator/>
      </w:r>
    </w:p>
  </w:footnote>
  <w:footnote w:type="continuationSeparator" w:id="0">
    <w:p w14:paraId="7C66FDA1" w14:textId="77777777" w:rsidR="0087419B" w:rsidRDefault="0087419B"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9807194">
    <w:abstractNumId w:val="1"/>
  </w:num>
  <w:num w:numId="2" w16cid:durableId="1878736940">
    <w:abstractNumId w:val="2"/>
  </w:num>
  <w:num w:numId="3" w16cid:durableId="1571966267">
    <w:abstractNumId w:val="5"/>
  </w:num>
  <w:num w:numId="4" w16cid:durableId="1760565689">
    <w:abstractNumId w:val="0"/>
  </w:num>
  <w:num w:numId="5" w16cid:durableId="1036077022">
    <w:abstractNumId w:val="3"/>
  </w:num>
  <w:num w:numId="6" w16cid:durableId="338430145">
    <w:abstractNumId w:val="6"/>
  </w:num>
  <w:num w:numId="7" w16cid:durableId="133379489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e Cote">
    <w15:presenceInfo w15:providerId="Windows Live" w15:userId="5e078651ba9eb2b3"/>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2013E"/>
    <w:rsid w:val="00026365"/>
    <w:rsid w:val="0003350D"/>
    <w:rsid w:val="00034975"/>
    <w:rsid w:val="00043001"/>
    <w:rsid w:val="00057BA8"/>
    <w:rsid w:val="00064FCF"/>
    <w:rsid w:val="00066613"/>
    <w:rsid w:val="0007080D"/>
    <w:rsid w:val="0007282D"/>
    <w:rsid w:val="00095C26"/>
    <w:rsid w:val="000A1681"/>
    <w:rsid w:val="000A1A31"/>
    <w:rsid w:val="000A6D26"/>
    <w:rsid w:val="000C6AA6"/>
    <w:rsid w:val="000D41B2"/>
    <w:rsid w:val="000D4769"/>
    <w:rsid w:val="000D685F"/>
    <w:rsid w:val="000E0C25"/>
    <w:rsid w:val="000E3FA6"/>
    <w:rsid w:val="000E691F"/>
    <w:rsid w:val="000E74A0"/>
    <w:rsid w:val="00105516"/>
    <w:rsid w:val="0011523B"/>
    <w:rsid w:val="001175F9"/>
    <w:rsid w:val="001211D2"/>
    <w:rsid w:val="00134966"/>
    <w:rsid w:val="00136DB7"/>
    <w:rsid w:val="00144B86"/>
    <w:rsid w:val="00151C99"/>
    <w:rsid w:val="00164233"/>
    <w:rsid w:val="00171464"/>
    <w:rsid w:val="00173964"/>
    <w:rsid w:val="0018005F"/>
    <w:rsid w:val="00181FA8"/>
    <w:rsid w:val="0018289E"/>
    <w:rsid w:val="001A0C35"/>
    <w:rsid w:val="001D13C5"/>
    <w:rsid w:val="001D3701"/>
    <w:rsid w:val="001E7F77"/>
    <w:rsid w:val="001F69F0"/>
    <w:rsid w:val="001F79DB"/>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304B"/>
    <w:rsid w:val="002A72EC"/>
    <w:rsid w:val="002A7F03"/>
    <w:rsid w:val="002B6ECC"/>
    <w:rsid w:val="002B7F5F"/>
    <w:rsid w:val="002C320F"/>
    <w:rsid w:val="002C3747"/>
    <w:rsid w:val="002D40ED"/>
    <w:rsid w:val="002D7263"/>
    <w:rsid w:val="002E1265"/>
    <w:rsid w:val="002E568B"/>
    <w:rsid w:val="002F0DB3"/>
    <w:rsid w:val="00314A5D"/>
    <w:rsid w:val="00334ADF"/>
    <w:rsid w:val="003665DF"/>
    <w:rsid w:val="003801C9"/>
    <w:rsid w:val="00380F24"/>
    <w:rsid w:val="00392DBC"/>
    <w:rsid w:val="00397B9C"/>
    <w:rsid w:val="003B4768"/>
    <w:rsid w:val="003D17AC"/>
    <w:rsid w:val="003E0CA3"/>
    <w:rsid w:val="003F627B"/>
    <w:rsid w:val="00405356"/>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746D1"/>
    <w:rsid w:val="00576692"/>
    <w:rsid w:val="0058230D"/>
    <w:rsid w:val="005870DF"/>
    <w:rsid w:val="005A498B"/>
    <w:rsid w:val="005B3F6C"/>
    <w:rsid w:val="005C511E"/>
    <w:rsid w:val="005E0538"/>
    <w:rsid w:val="005F0597"/>
    <w:rsid w:val="006032E9"/>
    <w:rsid w:val="0061163F"/>
    <w:rsid w:val="006159C2"/>
    <w:rsid w:val="0061715C"/>
    <w:rsid w:val="0061731D"/>
    <w:rsid w:val="00622296"/>
    <w:rsid w:val="00623B32"/>
    <w:rsid w:val="00635119"/>
    <w:rsid w:val="0064532D"/>
    <w:rsid w:val="006528A1"/>
    <w:rsid w:val="00662F9B"/>
    <w:rsid w:val="00670555"/>
    <w:rsid w:val="00676581"/>
    <w:rsid w:val="00677F1B"/>
    <w:rsid w:val="006802B8"/>
    <w:rsid w:val="00682CDC"/>
    <w:rsid w:val="00690DD3"/>
    <w:rsid w:val="0069194B"/>
    <w:rsid w:val="00694C65"/>
    <w:rsid w:val="006C4A83"/>
    <w:rsid w:val="006D152A"/>
    <w:rsid w:val="006D5284"/>
    <w:rsid w:val="006D7F06"/>
    <w:rsid w:val="006F3E6B"/>
    <w:rsid w:val="00700CA8"/>
    <w:rsid w:val="00701637"/>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51AB4"/>
    <w:rsid w:val="008600C1"/>
    <w:rsid w:val="008613D1"/>
    <w:rsid w:val="008651BB"/>
    <w:rsid w:val="0087419B"/>
    <w:rsid w:val="00882A24"/>
    <w:rsid w:val="00895C86"/>
    <w:rsid w:val="008A1BD4"/>
    <w:rsid w:val="008B05F8"/>
    <w:rsid w:val="008B1EB6"/>
    <w:rsid w:val="008E0F38"/>
    <w:rsid w:val="008E62A2"/>
    <w:rsid w:val="0091520C"/>
    <w:rsid w:val="00915C04"/>
    <w:rsid w:val="00925056"/>
    <w:rsid w:val="00933A0C"/>
    <w:rsid w:val="00943023"/>
    <w:rsid w:val="0094446B"/>
    <w:rsid w:val="00946EB9"/>
    <w:rsid w:val="00950C3D"/>
    <w:rsid w:val="009569DD"/>
    <w:rsid w:val="009609CF"/>
    <w:rsid w:val="00996C31"/>
    <w:rsid w:val="00997D69"/>
    <w:rsid w:val="00997F39"/>
    <w:rsid w:val="009B18A4"/>
    <w:rsid w:val="009B2BF8"/>
    <w:rsid w:val="009B31A7"/>
    <w:rsid w:val="009B4C2B"/>
    <w:rsid w:val="009C4EA4"/>
    <w:rsid w:val="009D6967"/>
    <w:rsid w:val="009E35D0"/>
    <w:rsid w:val="009E6CC7"/>
    <w:rsid w:val="00A01D2A"/>
    <w:rsid w:val="00A05727"/>
    <w:rsid w:val="00A14B41"/>
    <w:rsid w:val="00A15663"/>
    <w:rsid w:val="00A213FF"/>
    <w:rsid w:val="00A36A0B"/>
    <w:rsid w:val="00A44D01"/>
    <w:rsid w:val="00A565ED"/>
    <w:rsid w:val="00A7066E"/>
    <w:rsid w:val="00A82539"/>
    <w:rsid w:val="00A91086"/>
    <w:rsid w:val="00A92411"/>
    <w:rsid w:val="00AB275A"/>
    <w:rsid w:val="00AB636E"/>
    <w:rsid w:val="00AC1B8C"/>
    <w:rsid w:val="00AC453C"/>
    <w:rsid w:val="00AC4D54"/>
    <w:rsid w:val="00AC6441"/>
    <w:rsid w:val="00AD59FE"/>
    <w:rsid w:val="00AD64D7"/>
    <w:rsid w:val="00AF48F7"/>
    <w:rsid w:val="00B01287"/>
    <w:rsid w:val="00B028F9"/>
    <w:rsid w:val="00B070A5"/>
    <w:rsid w:val="00B071BE"/>
    <w:rsid w:val="00B205EE"/>
    <w:rsid w:val="00B25F11"/>
    <w:rsid w:val="00B40590"/>
    <w:rsid w:val="00B47743"/>
    <w:rsid w:val="00B62EEA"/>
    <w:rsid w:val="00B654FE"/>
    <w:rsid w:val="00B71E47"/>
    <w:rsid w:val="00B866D6"/>
    <w:rsid w:val="00B874D2"/>
    <w:rsid w:val="00B8757C"/>
    <w:rsid w:val="00B928B9"/>
    <w:rsid w:val="00BA6691"/>
    <w:rsid w:val="00BC1B34"/>
    <w:rsid w:val="00BC463D"/>
    <w:rsid w:val="00BD0E57"/>
    <w:rsid w:val="00BD1992"/>
    <w:rsid w:val="00BD384B"/>
    <w:rsid w:val="00C05A5A"/>
    <w:rsid w:val="00C12458"/>
    <w:rsid w:val="00C146F7"/>
    <w:rsid w:val="00C21D82"/>
    <w:rsid w:val="00C26711"/>
    <w:rsid w:val="00C45043"/>
    <w:rsid w:val="00C540DD"/>
    <w:rsid w:val="00C673A5"/>
    <w:rsid w:val="00C768BA"/>
    <w:rsid w:val="00C77243"/>
    <w:rsid w:val="00C8732F"/>
    <w:rsid w:val="00CA34B5"/>
    <w:rsid w:val="00CD046A"/>
    <w:rsid w:val="00CD2A33"/>
    <w:rsid w:val="00CD73AB"/>
    <w:rsid w:val="00CE181D"/>
    <w:rsid w:val="00CE5810"/>
    <w:rsid w:val="00CE6EEC"/>
    <w:rsid w:val="00CE7337"/>
    <w:rsid w:val="00CE7CA3"/>
    <w:rsid w:val="00CF5454"/>
    <w:rsid w:val="00CF7529"/>
    <w:rsid w:val="00CF7FD0"/>
    <w:rsid w:val="00D056C4"/>
    <w:rsid w:val="00D1548C"/>
    <w:rsid w:val="00D27E15"/>
    <w:rsid w:val="00D37C4A"/>
    <w:rsid w:val="00D4585B"/>
    <w:rsid w:val="00D51B90"/>
    <w:rsid w:val="00D56988"/>
    <w:rsid w:val="00D57AB2"/>
    <w:rsid w:val="00D71E1B"/>
    <w:rsid w:val="00D823F4"/>
    <w:rsid w:val="00DB029A"/>
    <w:rsid w:val="00DC0493"/>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6680F"/>
    <w:rsid w:val="00E85990"/>
    <w:rsid w:val="00EA2D98"/>
    <w:rsid w:val="00EB3BC7"/>
    <w:rsid w:val="00EC101B"/>
    <w:rsid w:val="00EC6CAC"/>
    <w:rsid w:val="00ED5552"/>
    <w:rsid w:val="00EE4634"/>
    <w:rsid w:val="00EE4DBD"/>
    <w:rsid w:val="00EE5DD8"/>
    <w:rsid w:val="00F0487B"/>
    <w:rsid w:val="00F10947"/>
    <w:rsid w:val="00F149DB"/>
    <w:rsid w:val="00F23409"/>
    <w:rsid w:val="00F235E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7EC36-7B94-9F46-9945-B22A5615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23</Pages>
  <Words>20540</Words>
  <Characters>117080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Isabelle Cote</cp:lastModifiedBy>
  <cp:revision>8</cp:revision>
  <dcterms:created xsi:type="dcterms:W3CDTF">2024-02-07T19:27:00Z</dcterms:created>
  <dcterms:modified xsi:type="dcterms:W3CDTF">2024-02-08T00:31:00Z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id="kL8HOdgB"/&gt;&lt;style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