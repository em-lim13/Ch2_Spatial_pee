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r w:rsidRPr="005F1E8D">
        <w:rPr>
          <w:rFonts w:ascii="Times New Roman" w:hAnsi="Times New Roman" w:cs="Times New Roman"/>
          <w:b/>
          <w:bCs/>
          <w:lang w:val="en-CA"/>
        </w:rPr>
        <w:t xml:space="preserve">Spatial </w:t>
      </w:r>
      <w:commentRangeEnd w:id="0"/>
      <w:r w:rsidR="00AF52A3">
        <w:rPr>
          <w:rStyle w:val="CommentReference"/>
        </w:rPr>
        <w:commentReference w:id="0"/>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 xml:space="preserve">in temperate </w:t>
      </w:r>
      <w:commentRangeStart w:id="2"/>
      <w:r w:rsidRPr="005F1E8D">
        <w:rPr>
          <w:rFonts w:ascii="Times New Roman" w:hAnsi="Times New Roman" w:cs="Times New Roman"/>
          <w:b/>
          <w:lang w:val="en-CA"/>
        </w:rPr>
        <w:t>waters</w:t>
      </w:r>
      <w:commentRangeEnd w:id="1"/>
      <w:r w:rsidR="00315B05">
        <w:rPr>
          <w:rStyle w:val="CommentReference"/>
        </w:rPr>
        <w:commentReference w:id="1"/>
      </w:r>
      <w:commentRangeEnd w:id="2"/>
      <w:r w:rsidR="00A4123F">
        <w:rPr>
          <w:rStyle w:val="CommentReference"/>
        </w:rPr>
        <w:commentReference w:id="2"/>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4B3B56C3" w:rsidR="008307A0" w:rsidRPr="00E53B33" w:rsidRDefault="008307A0" w:rsidP="0019777D">
      <w:pPr>
        <w:spacing w:line="480" w:lineRule="auto"/>
        <w:rPr>
          <w:rFonts w:ascii="Times New Roman" w:eastAsia="Times New Roman" w:hAnsi="Times New Roman" w:cs="Times New Roman"/>
        </w:rPr>
      </w:pPr>
      <w:commentRangeStart w:id="3"/>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w:t>
      </w:r>
      <w:commentRangeEnd w:id="3"/>
      <w:r w:rsidR="003C6B73">
        <w:rPr>
          <w:rStyle w:val="CommentReference"/>
        </w:rPr>
        <w:commentReference w:id="3"/>
      </w:r>
      <w:r w:rsidRPr="005F1E8D">
        <w:rPr>
          <w:rFonts w:ascii="Times New Roman" w:hAnsi="Times New Roman" w:cs="Times New Roman"/>
          <w:lang w:val="en-CA"/>
        </w:rPr>
        <w:t>(CN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their </w:t>
      </w:r>
      <w:r w:rsidR="003C6B73">
        <w:rPr>
          <w:rFonts w:ascii="Times New Roman" w:hAnsi="Times New Roman" w:cs="Times New Roman"/>
          <w:lang w:val="en-CA"/>
        </w:rPr>
        <w:t xml:space="preserve">contributions to the </w:t>
      </w:r>
      <w:r w:rsidR="00E53B33" w:rsidRPr="00E53B33">
        <w:rPr>
          <w:rFonts w:ascii="Times New Roman" w:hAnsi="Times New Roman" w:cs="Times New Roman"/>
          <w:lang w:val="en-CA"/>
        </w:rPr>
        <w:t xml:space="preserve">ammonium </w:t>
      </w:r>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r w:rsidR="003C6B73">
        <w:rPr>
          <w:rFonts w:ascii="Times New Roman" w:hAnsi="Times New Roman" w:cs="Times New Roman"/>
          <w:lang w:val="en-CA"/>
        </w:rPr>
        <w:t xml:space="preserve">one </w:t>
      </w:r>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w:t>
      </w:r>
      <w:r w:rsidR="003C6B73">
        <w:rPr>
          <w:rFonts w:ascii="Times New Roman" w:hAnsi="Times New Roman" w:cs="Times New Roman"/>
          <w:lang w:val="en-CA"/>
        </w:rPr>
        <w:t xml:space="preserve"> separated by tens of km)</w:t>
      </w:r>
      <w:r w:rsidRPr="005F1E8D">
        <w:rPr>
          <w:rFonts w:ascii="Times New Roman" w:hAnsi="Times New Roman" w:cs="Times New Roman"/>
          <w:lang w:val="en-CA"/>
        </w:rPr>
        <w:t xml:space="preserve">,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r w:rsidR="003C6B73">
        <w:rPr>
          <w:rFonts w:ascii="Times New Roman" w:hAnsi="Times New Roman" w:cs="Times New Roman"/>
          <w:lang w:val="en-CA"/>
        </w:rPr>
        <w:t xml:space="preserve">indicating local enrichment at these times, </w:t>
      </w:r>
      <w:r w:rsidRPr="005F1E8D">
        <w:rPr>
          <w:rFonts w:ascii="Times New Roman" w:hAnsi="Times New Roman" w:cs="Times New Roman"/>
          <w:lang w:val="en-CA"/>
        </w:rPr>
        <w:t xml:space="preserve">but weakly negative at flood tide. Ammonium was significantly higher within than </w:t>
      </w:r>
      <w:r w:rsidR="003C6B73">
        <w:rPr>
          <w:rFonts w:ascii="Times New Roman" w:hAnsi="Times New Roman" w:cs="Times New Roman"/>
          <w:lang w:val="en-CA"/>
        </w:rPr>
        <w:t>at the edge of</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r w:rsidR="003C6B73">
        <w:rPr>
          <w:rFonts w:ascii="Times New Roman" w:hAnsi="Times New Roman" w:cs="Times New Roman"/>
          <w:lang w:val="en-CA"/>
        </w:rPr>
        <w:t>, ~ 5 m away</w:t>
      </w:r>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4"/>
      <w:commentRangeStart w:id="5"/>
      <w:commentRangeStart w:id="6"/>
      <w:r w:rsidRPr="005F1E8D">
        <w:rPr>
          <w:rFonts w:ascii="Times New Roman" w:hAnsi="Times New Roman" w:cs="Times New Roman"/>
          <w:iCs/>
          <w:lang w:val="en-CA"/>
        </w:rPr>
        <w:t>.</w:t>
      </w:r>
      <w:commentRangeEnd w:id="4"/>
      <w:r w:rsidR="00813785">
        <w:rPr>
          <w:rStyle w:val="CommentReference"/>
        </w:rPr>
        <w:commentReference w:id="4"/>
      </w:r>
      <w:commentRangeEnd w:id="5"/>
      <w:r w:rsidR="00813785">
        <w:rPr>
          <w:rStyle w:val="CommentReference"/>
        </w:rPr>
        <w:commentReference w:id="5"/>
      </w:r>
      <w:commentRangeEnd w:id="6"/>
      <w:r w:rsidR="00813785">
        <w:rPr>
          <w:rStyle w:val="CommentReference"/>
        </w:rPr>
        <w:commentReference w:id="6"/>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meter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commentRangeStart w:id="7"/>
      <w:r w:rsidR="003C6B73" w:rsidRPr="003C6B73">
        <w:rPr>
          <w:rFonts w:ascii="Times New Roman" w:hAnsi="Times New Roman" w:cs="Times New Roman"/>
          <w:lang w:val="en-CA"/>
        </w:rPr>
        <w:t>Consumer-mediated nutrient dynamics</w:t>
      </w:r>
      <w:r w:rsidR="00B527B0">
        <w:rPr>
          <w:rFonts w:ascii="Times New Roman" w:hAnsi="Times New Roman" w:cs="Times New Roman"/>
          <w:lang w:val="en-CA"/>
        </w:rPr>
        <w:t xml:space="preserve"> could therefore drive spatial variation in primary productivity at a range of scale in a way that was previously only thought possible in tropical marine environments.</w:t>
      </w:r>
      <w:r w:rsidR="003C6B73" w:rsidRPr="003C6B73">
        <w:rPr>
          <w:rFonts w:ascii="Times New Roman" w:hAnsi="Times New Roman" w:cs="Times New Roman"/>
          <w:lang w:val="en-CA"/>
        </w:rPr>
        <w:t xml:space="preserve"> </w:t>
      </w:r>
      <w:commentRangeEnd w:id="7"/>
      <w:r w:rsidR="003C6B73" w:rsidRPr="003C6B73">
        <w:rPr>
          <w:rStyle w:val="CommentReference"/>
        </w:rPr>
        <w:commentReference w:id="7"/>
      </w:r>
      <w:r w:rsidR="005E0538" w:rsidRPr="000F66F1">
        <w:rPr>
          <w:rFonts w:ascii="Times New Roman" w:hAnsi="Times New Roman" w:cs="Times New Roman"/>
          <w:lang w:val="en-CA"/>
        </w:rPr>
        <w:t xml:space="preserve"> </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2D7A57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8"/>
      <w:r w:rsidR="00F92DAE" w:rsidRPr="005F1E8D">
        <w:rPr>
          <w:rFonts w:ascii="Times New Roman" w:eastAsia="Times New Roman" w:hAnsi="Times New Roman" w:cs="Times New Roman"/>
          <w:color w:val="000000"/>
        </w:rPr>
        <w:t>them</w:t>
      </w:r>
      <w:commentRangeEnd w:id="8"/>
      <w:r w:rsidR="00752F86">
        <w:rPr>
          <w:rStyle w:val="CommentReference"/>
        </w:rPr>
        <w:commentReference w:id="8"/>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752F86">
        <w:rPr>
          <w:rFonts w:ascii="Times New Roman" w:eastAsia="Times New Roman" w:hAnsi="Times New Roman" w:cs="Times New Roman"/>
          <w:color w:val="000000"/>
        </w:rPr>
        <w:t xml:space="preserve">for instance,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0476E27"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9"/>
      <w:r w:rsidR="00E53B33">
        <w:rPr>
          <w:rFonts w:ascii="Times New Roman" w:eastAsia="Times New Roman" w:hAnsi="Times New Roman" w:cs="Times New Roman"/>
          <w:color w:val="000000"/>
        </w:rPr>
        <w:t>10 to 100 km</w:t>
      </w:r>
      <w:commentRangeEnd w:id="9"/>
      <w:r w:rsidR="00E53B33">
        <w:rPr>
          <w:rStyle w:val="CommentReference"/>
        </w:rPr>
        <w:commentReference w:id="9"/>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w:t>
      </w:r>
      <w:r w:rsidR="00FA0E9B" w:rsidRPr="005F1E8D">
        <w:rPr>
          <w:rFonts w:ascii="Times New Roman" w:eastAsia="Times New Roman" w:hAnsi="Times New Roman" w:cs="Times New Roman"/>
          <w:color w:val="000000"/>
        </w:rPr>
        <w:lastRenderedPageBreak/>
        <w:t xml:space="preserve">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biomass and biodiversity </w:t>
      </w:r>
      <w:r w:rsidR="00752F86">
        <w:rPr>
          <w:rFonts w:ascii="Times New Roman" w:eastAsia="Times New Roman" w:hAnsi="Times New Roman" w:cs="Times New Roman"/>
          <w:color w:val="000000"/>
        </w:rPr>
        <w:t>found</w:t>
      </w:r>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0CF4090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30052D">
        <w:rPr>
          <w:rFonts w:ascii="Times New Roman" w:eastAsia="Times New Roman" w:hAnsi="Times New Roman" w:cs="Times New Roman"/>
          <w:color w:val="000000"/>
        </w:rPr>
        <w:t>animal-</w:t>
      </w:r>
      <w:r w:rsidR="00D57AB2" w:rsidRPr="005F1E8D">
        <w:rPr>
          <w:rFonts w:ascii="Times New Roman" w:eastAsia="Times New Roman" w:hAnsi="Times New Roman" w:cs="Times New Roman"/>
          <w:color w:val="000000"/>
        </w:rPr>
        <w:t xml:space="preserve">regenerated </w:t>
      </w:r>
      <w:r w:rsidR="0030052D">
        <w:rPr>
          <w:rFonts w:ascii="Times New Roman" w:eastAsia="Times New Roman" w:hAnsi="Times New Roman" w:cs="Times New Roman"/>
          <w:color w:val="000000"/>
        </w:rPr>
        <w:t>nitrogen</w:t>
      </w:r>
      <w:r w:rsidR="0030052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10"/>
      <w:r w:rsidRPr="005F1E8D">
        <w:rPr>
          <w:rFonts w:ascii="Times New Roman" w:eastAsia="Times New Roman" w:hAnsi="Times New Roman" w:cs="Times New Roman"/>
          <w:color w:val="000000"/>
        </w:rPr>
        <w:t>in</w:t>
      </w:r>
      <w:commentRangeEnd w:id="10"/>
      <w:r w:rsidR="00477D12">
        <w:rPr>
          <w:rStyle w:val="CommentReference"/>
        </w:rPr>
        <w:commentReference w:id="10"/>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lastRenderedPageBreak/>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12D29A6E"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ins w:id="11" w:author="Isabelle Cote" w:date="2024-07-23T10:38:00Z" w16du:dateUtc="2024-07-23T17:38:00Z">
        <w:r w:rsidR="00DF22E5">
          <w:rPr>
            <w:rFonts w:ascii="Times New Roman" w:hAnsi="Times New Roman" w:cs="Times New Roman"/>
            <w:lang w:val="en-CA"/>
          </w:rPr>
          <w:t xml:space="preserve"> (cite </w:t>
        </w:r>
        <w:commentRangeStart w:id="12"/>
        <w:commentRangeStart w:id="13"/>
        <w:r w:rsidR="00DF22E5">
          <w:rPr>
            <w:rFonts w:ascii="Times New Roman" w:hAnsi="Times New Roman" w:cs="Times New Roman"/>
            <w:lang w:val="en-CA"/>
          </w:rPr>
          <w:t>RLS</w:t>
        </w:r>
      </w:ins>
      <w:commentRangeEnd w:id="12"/>
      <w:r w:rsidR="004F7AE3">
        <w:rPr>
          <w:rStyle w:val="CommentReference"/>
        </w:rPr>
        <w:commentReference w:id="12"/>
      </w:r>
      <w:commentRangeEnd w:id="13"/>
      <w:r w:rsidR="00A4123F">
        <w:rPr>
          <w:rStyle w:val="CommentReference"/>
        </w:rPr>
        <w:commentReference w:id="13"/>
      </w:r>
      <w:ins w:id="14" w:author="Isabelle Cote" w:date="2024-07-23T10:38:00Z" w16du:dateUtc="2024-07-23T17:38:00Z">
        <w:r w:rsidR="00DF22E5">
          <w:rPr>
            <w:rFonts w:ascii="Times New Roman" w:hAnsi="Times New Roman" w:cs="Times New Roman"/>
            <w:lang w:val="en-CA"/>
          </w:rPr>
          <w:t>?)</w:t>
        </w:r>
      </w:ins>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ins w:id="15" w:author="Isabelle Cote" w:date="2024-07-23T10:38:00Z" w16du:dateUtc="2024-07-23T17:38:00Z">
        <w:r w:rsidR="00DF22E5">
          <w:rPr>
            <w:rFonts w:ascii="Times New Roman" w:hAnsi="Times New Roman" w:cs="Times New Roman"/>
            <w:lang w:val="en-CA"/>
          </w:rPr>
          <w:t xml:space="preserve"> (cite RLS)</w:t>
        </w:r>
      </w:ins>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5C8F8EE9"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estimate </w:t>
      </w:r>
      <w:r w:rsidR="00217D47" w:rsidRPr="005F1E8D">
        <w:rPr>
          <w:rFonts w:ascii="Times New Roman" w:hAnsi="Times New Roman" w:cs="Times New Roman"/>
          <w:lang w:val="en-CA"/>
        </w:rPr>
        <w:t xml:space="preserve">fish and invertebrate </w:t>
      </w:r>
      <w:r w:rsidR="004C436C">
        <w:rPr>
          <w:rFonts w:ascii="Times New Roman" w:hAnsi="Times New Roman" w:cs="Times New Roman"/>
          <w:lang w:val="en-CA"/>
        </w:rPr>
        <w:t>abundance and</w:t>
      </w:r>
      <w:r w:rsidR="004C436C" w:rsidRPr="004C436C">
        <w:rPr>
          <w:rFonts w:ascii="Times New Roman" w:hAnsi="Times New Roman" w:cs="Times New Roman"/>
          <w:lang w:val="en-CA"/>
        </w:rPr>
        <w:t xml:space="preserve"> </w:t>
      </w:r>
      <w:r w:rsidR="004C436C">
        <w:rPr>
          <w:rFonts w:ascii="Times New Roman" w:hAnsi="Times New Roman" w:cs="Times New Roman"/>
          <w:lang w:val="en-CA"/>
        </w:rPr>
        <w:t>collected</w:t>
      </w:r>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r w:rsidR="004C436C">
        <w:rPr>
          <w:rFonts w:ascii="Times New Roman" w:hAnsi="Times New Roman" w:cs="Times New Roman"/>
          <w:lang w:val="en-CA"/>
        </w:rPr>
        <w:t>s during each survey</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w:t>
      </w:r>
      <w:r w:rsidR="00356E7A">
        <w:rPr>
          <w:rFonts w:ascii="Times New Roman" w:hAnsi="Times New Roman" w:cs="Times New Roman"/>
          <w:lang w:val="en-CA"/>
        </w:rPr>
        <w:t xml:space="preserve"> </w:t>
      </w:r>
    </w:p>
    <w:p w14:paraId="31ABE297" w14:textId="7016ED75"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ins w:id="16" w:author="Isabelle Cote" w:date="2024-09-03T10:24:00Z" w16du:dateUtc="2024-09-03T17:24:00Z">
        <w:r w:rsidR="004C436C">
          <w:rPr>
            <w:rFonts w:ascii="Times New Roman" w:hAnsi="Times New Roman" w:cs="Times New Roman"/>
            <w:lang w:val="en-CA"/>
          </w:rPr>
          <w:t>(</w:t>
        </w:r>
        <w:commentRangeStart w:id="17"/>
        <w:r w:rsidR="004C436C">
          <w:rPr>
            <w:rFonts w:ascii="Times New Roman" w:hAnsi="Times New Roman" w:cs="Times New Roman"/>
            <w:lang w:val="en-CA"/>
          </w:rPr>
          <w:t>x-x m</w:t>
        </w:r>
      </w:ins>
      <w:commentRangeEnd w:id="17"/>
      <w:ins w:id="18" w:author="Isabelle Cote" w:date="2024-09-03T10:29:00Z" w16du:dateUtc="2024-09-03T17:29:00Z">
        <w:r w:rsidR="004C436C">
          <w:rPr>
            <w:rStyle w:val="CommentReference"/>
          </w:rPr>
          <w:commentReference w:id="17"/>
        </w:r>
      </w:ins>
      <w:ins w:id="19" w:author="Isabelle Cote" w:date="2024-09-03T10:24:00Z" w16du:dateUtc="2024-09-03T17:24:00Z">
        <w:r w:rsidR="004C436C">
          <w:rPr>
            <w:rFonts w:ascii="Times New Roman" w:hAnsi="Times New Roman" w:cs="Times New Roman"/>
            <w:lang w:val="en-CA"/>
          </w:rPr>
          <w:t xml:space="preserve">) </w:t>
        </w:r>
      </w:ins>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20"/>
      <w:commentRangeStart w:id="21"/>
      <w:commentRangeStart w:id="22"/>
      <w:commentRangeStart w:id="23"/>
      <w:r w:rsidR="007268C2" w:rsidRPr="005F1E8D">
        <w:rPr>
          <w:rFonts w:ascii="Times New Roman" w:hAnsi="Times New Roman" w:cs="Times New Roman"/>
          <w:color w:val="000000"/>
          <w:lang w:val="en-CA"/>
        </w:rPr>
        <w:t>Lim, unpublished data</w:t>
      </w:r>
      <w:commentRangeEnd w:id="20"/>
      <w:r w:rsidR="001D7BE9">
        <w:rPr>
          <w:rStyle w:val="CommentReference"/>
        </w:rPr>
        <w:commentReference w:id="20"/>
      </w:r>
      <w:commentRangeEnd w:id="21"/>
      <w:r w:rsidR="0067503F">
        <w:rPr>
          <w:rStyle w:val="CommentReference"/>
        </w:rPr>
        <w:commentReference w:id="21"/>
      </w:r>
      <w:commentRangeEnd w:id="22"/>
      <w:r w:rsidR="004F7AE3">
        <w:rPr>
          <w:rStyle w:val="CommentReference"/>
        </w:rPr>
        <w:commentReference w:id="22"/>
      </w:r>
      <w:commentRangeEnd w:id="23"/>
      <w:r w:rsidR="004C436C">
        <w:rPr>
          <w:rStyle w:val="CommentReference"/>
        </w:rPr>
        <w:commentReference w:id="23"/>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w:t>
      </w:r>
      <w:r w:rsidR="00C62A98">
        <w:rPr>
          <w:rFonts w:ascii="Times New Roman" w:hAnsi="Times New Roman" w:cs="Times New Roman"/>
          <w:color w:val="000000"/>
          <w:lang w:val="en-CA"/>
        </w:rPr>
        <w:lastRenderedPageBreak/>
        <w:t xml:space="preserve">Holmes single spike method is associated with </w:t>
      </w:r>
      <w:r w:rsidR="004C436C">
        <w:rPr>
          <w:rFonts w:ascii="Times New Roman" w:hAnsi="Times New Roman" w:cs="Times New Roman"/>
          <w:color w:val="000000"/>
          <w:lang w:val="en-CA"/>
        </w:rPr>
        <w:t xml:space="preserve">higher </w:t>
      </w:r>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71C3843"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4C436C">
        <w:rPr>
          <w:rFonts w:ascii="Times New Roman" w:hAnsi="Times New Roman" w:cs="Times New Roman"/>
          <w:lang w:val="en-CA"/>
        </w:rPr>
        <w:t xml:space="preserve"> and perpendicular to the RLS transect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r w:rsidR="004C436C">
        <w:rPr>
          <w:rFonts w:ascii="Times New Roman" w:hAnsi="Times New Roman" w:cs="Times New Roman"/>
          <w:lang w:val="en-CA"/>
        </w:rPr>
        <w:t xml:space="preserve">length </w:t>
      </w:r>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24"/>
      <w:commentRangeStart w:id="25"/>
      <w:r w:rsidR="00895C86" w:rsidRPr="005F1E8D">
        <w:rPr>
          <w:rFonts w:ascii="Times New Roman" w:hAnsi="Times New Roman" w:cs="Times New Roman"/>
          <w:lang w:val="en-CA"/>
        </w:rPr>
        <w:t>depth</w:t>
      </w:r>
      <w:commentRangeEnd w:id="24"/>
      <w:r w:rsidR="00152CBA" w:rsidRPr="005F1E8D">
        <w:rPr>
          <w:rStyle w:val="CommentReference"/>
          <w:rFonts w:ascii="Times New Roman" w:hAnsi="Times New Roman" w:cs="Times New Roman"/>
        </w:rPr>
        <w:commentReference w:id="24"/>
      </w:r>
      <w:commentRangeEnd w:id="25"/>
      <w:r w:rsidR="004C436C">
        <w:rPr>
          <w:rStyle w:val="CommentReference"/>
        </w:rPr>
        <w:commentReference w:id="25"/>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26"/>
      <w:commentRangeStart w:id="27"/>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26"/>
      <w:r w:rsidR="00F17ED1">
        <w:rPr>
          <w:rStyle w:val="CommentReference"/>
        </w:rPr>
        <w:commentReference w:id="26"/>
      </w:r>
      <w:commentRangeEnd w:id="27"/>
      <w:r w:rsidR="000C156B">
        <w:rPr>
          <w:rStyle w:val="CommentReference"/>
        </w:rPr>
        <w:commentReference w:id="27"/>
      </w:r>
      <w:r w:rsidR="00136DB7" w:rsidRPr="005F1E8D">
        <w:rPr>
          <w:rFonts w:ascii="Times New Roman" w:hAnsi="Times New Roman" w:cs="Times New Roman"/>
          <w:i/>
          <w:lang w:val="en-CA"/>
        </w:rPr>
        <w:t>)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w:t>
      </w:r>
      <w:r w:rsidR="00C12458" w:rsidRPr="005F1E8D">
        <w:rPr>
          <w:rFonts w:ascii="Times New Roman" w:hAnsi="Times New Roman" w:cs="Times New Roman"/>
          <w:lang w:val="en-CA"/>
        </w:rPr>
        <w:lastRenderedPageBreak/>
        <w:t xml:space="preserve">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494B5FC4"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w:t>
      </w:r>
      <w:r w:rsidR="00C540DD" w:rsidRPr="005F1E8D">
        <w:rPr>
          <w:rFonts w:ascii="Times New Roman" w:hAnsi="Times New Roman" w:cs="Times New Roman"/>
          <w:color w:val="000000"/>
          <w:lang w:val="en-CA"/>
        </w:rPr>
        <w:lastRenderedPageBreak/>
        <w:t xml:space="preserve">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19A29EC2" w:rsidR="00670555"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97669C">
        <w:rPr>
          <w:rFonts w:ascii="Times New Roman" w:hAnsi="Times New Roman" w:cs="Times New Roman"/>
          <w:lang w:val="en-CA"/>
        </w:rPr>
        <w:t xml:space="preserve">We ensured all models met assumptions by inspecting </w:t>
      </w:r>
      <w:r w:rsidR="0097669C" w:rsidRPr="005F1E8D">
        <w:rPr>
          <w:rFonts w:ascii="Times New Roman" w:hAnsi="Times New Roman" w:cs="Times New Roman"/>
          <w:color w:val="000000"/>
          <w:lang w:val="en-CA"/>
        </w:rPr>
        <w:t xml:space="preserve">residuals </w:t>
      </w:r>
      <w:r w:rsidR="0097669C">
        <w:rPr>
          <w:rFonts w:ascii="Times New Roman" w:hAnsi="Times New Roman" w:cs="Times New Roman"/>
          <w:color w:val="000000"/>
          <w:lang w:val="en-CA"/>
        </w:rPr>
        <w:t xml:space="preserve">using </w:t>
      </w:r>
      <w:proofErr w:type="spellStart"/>
      <w:proofErr w:type="gramStart"/>
      <w:r w:rsidR="0097669C" w:rsidRPr="005F1E8D">
        <w:rPr>
          <w:rFonts w:ascii="Times New Roman" w:hAnsi="Times New Roman" w:cs="Times New Roman"/>
          <w:lang w:val="en-CA"/>
        </w:rPr>
        <w:t>DHARMa</w:t>
      </w:r>
      <w:proofErr w:type="spellEnd"/>
      <w:r w:rsidR="0097669C" w:rsidRPr="005F1E8D">
        <w:rPr>
          <w:rFonts w:ascii="Times New Roman" w:hAnsi="Times New Roman" w:cs="Times New Roman"/>
          <w:lang w:val="en-CA"/>
        </w:rPr>
        <w:t>::</w:t>
      </w:r>
      <w:proofErr w:type="spellStart"/>
      <w:proofErr w:type="gramEnd"/>
      <w:r w:rsidR="0097669C" w:rsidRPr="005F1E8D">
        <w:rPr>
          <w:rFonts w:ascii="Times New Roman" w:hAnsi="Times New Roman" w:cs="Times New Roman"/>
          <w:lang w:val="en-CA"/>
        </w:rPr>
        <w:t>simulateResiduals</w:t>
      </w:r>
      <w:proofErr w:type="spellEnd"/>
      <w:r w:rsidR="0097669C" w:rsidRPr="005F1E8D">
        <w:rPr>
          <w:rFonts w:ascii="Times New Roman" w:hAnsi="Times New Roman" w:cs="Times New Roman"/>
          <w:color w:val="000000"/>
          <w:lang w:val="en-CA"/>
        </w:rPr>
        <w:t xml:space="preserve">, </w:t>
      </w:r>
      <w:r w:rsidR="0097669C">
        <w:rPr>
          <w:rFonts w:ascii="Times New Roman" w:hAnsi="Times New Roman" w:cs="Times New Roman"/>
          <w:color w:val="000000"/>
          <w:lang w:val="en-CA"/>
        </w:rPr>
        <w:t xml:space="preserve">and </w:t>
      </w:r>
      <w:r w:rsidR="0097669C">
        <w:rPr>
          <w:rFonts w:ascii="Times New Roman" w:hAnsi="Times New Roman" w:cs="Times New Roman"/>
          <w:color w:val="000000"/>
          <w:lang w:val="en-CA"/>
        </w:rPr>
        <w:t xml:space="preserve">checked for </w:t>
      </w:r>
      <w:r w:rsidR="0097669C" w:rsidRPr="005F1E8D">
        <w:rPr>
          <w:rFonts w:ascii="Times New Roman" w:hAnsi="Times New Roman" w:cs="Times New Roman"/>
          <w:lang w:val="en-CA"/>
        </w:rPr>
        <w:t xml:space="preserve">collinearity </w:t>
      </w:r>
      <w:r w:rsidR="0097669C">
        <w:rPr>
          <w:rFonts w:ascii="Times New Roman" w:hAnsi="Times New Roman" w:cs="Times New Roman"/>
          <w:color w:val="000000"/>
          <w:lang w:val="en-CA"/>
        </w:rPr>
        <w:t>between variables</w:t>
      </w:r>
      <w:r w:rsidR="0097669C">
        <w:rPr>
          <w:rFonts w:ascii="Times New Roman" w:hAnsi="Times New Roman" w:cs="Times New Roman"/>
          <w:color w:val="000000"/>
          <w:lang w:val="en-CA"/>
        </w:rPr>
        <w:t xml:space="preserve"> using </w:t>
      </w:r>
      <w:r w:rsidR="0097669C" w:rsidRPr="005F1E8D">
        <w:rPr>
          <w:rFonts w:ascii="Times New Roman" w:hAnsi="Times New Roman" w:cs="Times New Roman"/>
          <w:lang w:val="en-CA"/>
        </w:rPr>
        <w:t>car::</w:t>
      </w:r>
      <w:proofErr w:type="spellStart"/>
      <w:r w:rsidR="0097669C" w:rsidRPr="005F1E8D">
        <w:rPr>
          <w:rFonts w:ascii="Times New Roman" w:hAnsi="Times New Roman" w:cs="Times New Roman"/>
          <w:lang w:val="en-CA"/>
        </w:rPr>
        <w:t>vif</w:t>
      </w:r>
      <w:proofErr w:type="spellEnd"/>
      <w:r w:rsidR="0097669C">
        <w:rPr>
          <w:rFonts w:ascii="Times New Roman" w:hAnsi="Times New Roman" w:cs="Times New Roman"/>
          <w:lang w:val="en-CA"/>
        </w:rPr>
        <w:t xml:space="preserve"> with a cutoff of 2.</w:t>
      </w:r>
      <w:r w:rsidR="0097669C">
        <w:rPr>
          <w:rFonts w:ascii="Times New Roman" w:hAnsi="Times New Roman" w:cs="Times New Roman"/>
          <w:color w:val="000000"/>
          <w:lang w:val="en-CA"/>
        </w:rPr>
        <w:t xml:space="preserve"> </w:t>
      </w:r>
      <w:r w:rsidR="008E62A2" w:rsidRPr="005F1E8D">
        <w:rPr>
          <w:rFonts w:ascii="Times New Roman" w:hAnsi="Times New Roman" w:cs="Times New Roman"/>
          <w:lang w:val="en-CA"/>
        </w:rPr>
        <w:t xml:space="preserve">All data and code are available at </w:t>
      </w:r>
      <w:hyperlink r:id="rId12" w:history="1">
        <w:r w:rsidR="0097669C" w:rsidRPr="00D53E0F">
          <w:rPr>
            <w:rStyle w:val="Hyperlink"/>
            <w:rFonts w:ascii="Times New Roman" w:hAnsi="Times New Roman" w:cs="Times New Roman"/>
            <w:lang w:val="en-CA"/>
          </w:rPr>
          <w:t>https://github.com/em-lim13/Ch2_Spatial_pee</w:t>
        </w:r>
      </w:hyperlink>
      <w:r w:rsidR="008E62A2" w:rsidRPr="005F1E8D">
        <w:rPr>
          <w:rFonts w:ascii="Times New Roman" w:hAnsi="Times New Roman" w:cs="Times New Roman"/>
          <w:lang w:val="en-CA"/>
        </w:rPr>
        <w:t>.</w:t>
      </w:r>
    </w:p>
    <w:p w14:paraId="2727A2AE" w14:textId="77777777" w:rsidR="0097669C" w:rsidRPr="0097669C" w:rsidRDefault="0097669C" w:rsidP="00EB3BC7">
      <w:pPr>
        <w:spacing w:line="480" w:lineRule="auto"/>
        <w:rPr>
          <w:rFonts w:ascii="Times New Roman" w:hAnsi="Times New Roman" w:cs="Times New Roman"/>
          <w:color w:val="000000"/>
          <w:lang w:val="en-CA"/>
        </w:rPr>
      </w:pPr>
    </w:p>
    <w:p w14:paraId="3DA15C1F" w14:textId="71D11319" w:rsidR="00943023" w:rsidRPr="00497588"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stars</w:t>
      </w:r>
      <w:r w:rsidR="0097669C">
        <w:rPr>
          <w:rFonts w:ascii="Times New Roman" w:hAnsi="Times New Roman" w:cs="Times New Roman"/>
          <w:lang w:val="en-CA"/>
        </w:rPr>
        <w:t>,</w:t>
      </w:r>
      <w:r w:rsidRPr="005F1E8D">
        <w:rPr>
          <w:rFonts w:ascii="Times New Roman" w:hAnsi="Times New Roman" w:cs="Times New Roman"/>
          <w:lang w:val="en-CA"/>
        </w:rPr>
        <w:t xml:space="preserve">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t>
      </w:r>
      <w:r w:rsidR="00092ACC">
        <w:rPr>
          <w:rFonts w:ascii="Times New Roman" w:eastAsia="Times New Roman" w:hAnsi="Times New Roman" w:cs="Times New Roman"/>
          <w:color w:val="000000"/>
          <w:lang w:val="en-CA"/>
        </w:rPr>
        <w:t>–</w:t>
      </w:r>
      <w:r w:rsidR="00792779" w:rsidRPr="00E763F3">
        <w:rPr>
          <w:rFonts w:ascii="Times New Roman" w:eastAsia="Times New Roman" w:hAnsi="Times New Roman" w:cs="Times New Roman"/>
          <w:color w:val="000000"/>
          <w:lang w:val="en-CA"/>
        </w:rPr>
        <w:t>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w:t>
      </w:r>
      <w:r w:rsidR="0097669C" w:rsidRPr="005F1E8D">
        <w:rPr>
          <w:rFonts w:ascii="Times New Roman" w:hAnsi="Times New Roman" w:cs="Times New Roman"/>
          <w:lang w:val="en-CA"/>
        </w:rPr>
        <w:t>estimate</w:t>
      </w:r>
      <w:r w:rsidR="0097669C">
        <w:rPr>
          <w:rFonts w:ascii="Times New Roman" w:hAnsi="Times New Roman" w:cs="Times New Roman"/>
          <w:lang w:val="en-CA"/>
        </w:rPr>
        <w:t>d</w:t>
      </w:r>
      <w:r w:rsidR="0097669C" w:rsidRPr="005F1E8D">
        <w:rPr>
          <w:rFonts w:ascii="Times New Roman" w:hAnsi="Times New Roman" w:cs="Times New Roman"/>
          <w:lang w:val="en-CA"/>
        </w:rPr>
        <w:t xml:space="preserve"> average </w:t>
      </w:r>
      <w:r w:rsidR="0097669C">
        <w:rPr>
          <w:rFonts w:ascii="Times New Roman" w:hAnsi="Times New Roman" w:cs="Times New Roman"/>
          <w:lang w:val="en-CA"/>
        </w:rPr>
        <w:t>biomass</w:t>
      </w:r>
      <w:r w:rsidR="0097669C" w:rsidRPr="005F1E8D">
        <w:rPr>
          <w:rFonts w:ascii="Times New Roman" w:hAnsi="Times New Roman" w:cs="Times New Roman"/>
          <w:lang w:val="en-CA"/>
        </w:rPr>
        <w:t xml:space="preserve"> </w:t>
      </w:r>
      <w:r w:rsidR="0097669C">
        <w:rPr>
          <w:rFonts w:ascii="Times New Roman" w:hAnsi="Times New Roman" w:cs="Times New Roman"/>
          <w:lang w:val="en-CA"/>
        </w:rPr>
        <w:t>from</w:t>
      </w:r>
      <w:r w:rsidRPr="005F1E8D">
        <w:rPr>
          <w:rFonts w:ascii="Times New Roman" w:hAnsi="Times New Roman" w:cs="Times New Roman"/>
          <w:lang w:val="en-CA"/>
        </w:rPr>
        <w:t xml:space="preserve"> published </w:t>
      </w:r>
      <w:r w:rsidR="005433DA">
        <w:rPr>
          <w:rFonts w:ascii="Times New Roman" w:hAnsi="Times New Roman" w:cs="Times New Roman"/>
          <w:lang w:val="en-CA"/>
        </w:rPr>
        <w:t xml:space="preserve">wet </w:t>
      </w:r>
      <w:r w:rsidRPr="005F1E8D">
        <w:rPr>
          <w:rFonts w:ascii="Times New Roman" w:hAnsi="Times New Roman" w:cs="Times New Roman"/>
          <w:lang w:val="en-CA"/>
        </w:rPr>
        <w:t>weight</w:t>
      </w:r>
      <w:r w:rsidR="0097669C">
        <w:rPr>
          <w:rFonts w:ascii="Times New Roman" w:hAnsi="Times New Roman" w:cs="Times New Roman"/>
          <w:lang w:val="en-CA"/>
        </w:rPr>
        <w:t>s</w:t>
      </w:r>
      <w:r w:rsidR="00792779">
        <w:rPr>
          <w:rFonts w:ascii="Times New Roman" w:hAnsi="Times New Roman" w:cs="Times New Roman"/>
          <w:lang w:val="en-CA"/>
        </w:rPr>
        <w:t xml:space="preserve"> </w:t>
      </w:r>
      <w:r w:rsidR="0097669C">
        <w:rPr>
          <w:rFonts w:ascii="Times New Roman" w:hAnsi="Times New Roman" w:cs="Times New Roman"/>
          <w:lang w:val="en-CA"/>
        </w:rPr>
        <w:t>(</w:t>
      </w:r>
      <w:r w:rsidR="00792779">
        <w:rPr>
          <w:rFonts w:ascii="Times New Roman" w:hAnsi="Times New Roman" w:cs="Times New Roman"/>
          <w:lang w:val="en-CA"/>
        </w:rPr>
        <w:t>shell-free wet weight for species with large shells such as hermit crabs and snails</w:t>
      </w:r>
      <w:r w:rsidR="0097669C">
        <w:rPr>
          <w:rFonts w:ascii="Times New Roman" w:hAnsi="Times New Roman" w:cs="Times New Roman"/>
          <w:lang w:val="en-CA"/>
        </w:rPr>
        <w:t>)</w:t>
      </w:r>
      <w:r w:rsidR="00792779">
        <w:rPr>
          <w:rFonts w:ascii="Times New Roman" w:hAnsi="Times New Roman" w:cs="Times New Roman"/>
          <w:lang w:val="en-CA"/>
        </w:rPr>
        <w:t>.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28"/>
      <w:commentRangeStart w:id="29"/>
      <w:r w:rsidR="00792779">
        <w:rPr>
          <w:rFonts w:ascii="Times New Roman" w:hAnsi="Times New Roman" w:cs="Times New Roman"/>
          <w:lang w:val="en-CA"/>
        </w:rPr>
        <w:t>.</w:t>
      </w:r>
      <w:commentRangeEnd w:id="28"/>
      <w:r w:rsidR="00F17ED1">
        <w:rPr>
          <w:rStyle w:val="CommentReference"/>
        </w:rPr>
        <w:commentReference w:id="28"/>
      </w:r>
      <w:commentRangeEnd w:id="29"/>
      <w:r w:rsidR="00F013CE">
        <w:rPr>
          <w:rStyle w:val="CommentReference"/>
        </w:rPr>
        <w:commentReference w:id="29"/>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 xml:space="preserve">Animal </w:t>
      </w:r>
      <w:r w:rsidR="0093424F" w:rsidRPr="005F1E8D">
        <w:rPr>
          <w:rFonts w:ascii="Times New Roman" w:hAnsi="Times New Roman" w:cs="Times New Roman"/>
          <w:lang w:val="en-CA"/>
        </w:rPr>
        <w:lastRenderedPageBreak/>
        <w:t>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starting from the time each survey started and ending one hour later, and taking the average of those values.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64429111"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30"/>
      <w:r w:rsidR="002B6ECC" w:rsidRPr="005F1E8D">
        <w:rPr>
          <w:rFonts w:ascii="Times New Roman" w:hAnsi="Times New Roman" w:cs="Times New Roman"/>
          <w:lang w:val="en-CA"/>
        </w:rPr>
        <w:t xml:space="preserve">the best metrics </w:t>
      </w:r>
      <w:commentRangeEnd w:id="30"/>
      <w:r w:rsidR="00F013CE">
        <w:rPr>
          <w:rStyle w:val="CommentReference"/>
        </w:rPr>
        <w:commentReference w:id="30"/>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97669C">
        <w:rPr>
          <w:rFonts w:ascii="Times New Roman" w:hAnsi="Times New Roman" w:cs="Times New Roman"/>
          <w:lang w:val="en-CA"/>
        </w:rPr>
        <w:t>, which</w:t>
      </w:r>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5A76A47D"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w:t>
      </w:r>
      <w:r w:rsidR="00417390" w:rsidRPr="005F1E8D">
        <w:rPr>
          <w:rFonts w:ascii="Times New Roman" w:hAnsi="Times New Roman" w:cs="Times New Roman"/>
          <w:color w:val="000000"/>
          <w:lang w:val="en-CA"/>
        </w:rPr>
        <w:lastRenderedPageBreak/>
        <w:t xml:space="preserve">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w:t>
      </w:r>
      <w:commentRangeStart w:id="31"/>
      <w:r w:rsidR="00E32297" w:rsidRPr="005F1E8D">
        <w:rPr>
          <w:rFonts w:ascii="Times New Roman" w:hAnsi="Times New Roman" w:cs="Times New Roman"/>
          <w:color w:val="000000"/>
          <w:lang w:val="en-CA"/>
        </w:rPr>
        <w:t xml:space="preserve">site as a random effect </w:t>
      </w:r>
      <w:commentRangeEnd w:id="31"/>
      <w:r w:rsidR="0097669C">
        <w:rPr>
          <w:rStyle w:val="CommentReference"/>
        </w:rPr>
        <w:commentReference w:id="31"/>
      </w:r>
      <w:r w:rsidR="00E32297" w:rsidRPr="005F1E8D">
        <w:rPr>
          <w:rFonts w:ascii="Times New Roman" w:hAnsi="Times New Roman" w:cs="Times New Roman"/>
          <w:color w:val="000000"/>
          <w:lang w:val="en-CA"/>
        </w:rPr>
        <w:t xml:space="preserve">(1|site)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animal </w:t>
      </w:r>
      <w:r w:rsidR="00EF152C">
        <w:rPr>
          <w:rFonts w:ascii="Times New Roman" w:hAnsi="Times New Roman" w:cs="Times New Roman"/>
          <w:lang w:val="en-CA"/>
        </w:rPr>
        <w:t>abundance</w:t>
      </w:r>
      <w:r w:rsidR="005F1E8D">
        <w:rPr>
          <w:rFonts w:ascii="Times New Roman" w:hAnsi="Times New Roman" w:cs="Times New Roman"/>
          <w:lang w:val="en-CA"/>
        </w:rPr>
        <w:t xml:space="preserve"> instead of </w:t>
      </w:r>
      <w:r w:rsidR="00EF152C">
        <w:rPr>
          <w:rFonts w:ascii="Times New Roman" w:hAnsi="Times New Roman" w:cs="Times New Roman"/>
          <w:color w:val="000000"/>
          <w:lang w:val="en-CA"/>
        </w:rPr>
        <w:t>biomass</w:t>
      </w:r>
      <w:r w:rsidR="005F1E8D">
        <w:rPr>
          <w:rFonts w:ascii="Times New Roman" w:hAnsi="Times New Roman" w:cs="Times New Roman"/>
          <w:lang w:val="en-CA"/>
        </w:rPr>
        <w:t xml:space="preserve">, and </w:t>
      </w:r>
      <w:r w:rsidR="00EF152C">
        <w:rPr>
          <w:rFonts w:ascii="Times New Roman" w:hAnsi="Times New Roman" w:cs="Times New Roman"/>
          <w:lang w:val="en-CA"/>
        </w:rPr>
        <w:t xml:space="preserve">Simpson’s </w:t>
      </w:r>
      <w:r w:rsidR="005F1E8D">
        <w:rPr>
          <w:rFonts w:ascii="Times New Roman" w:hAnsi="Times New Roman" w:cs="Times New Roman"/>
          <w:lang w:val="en-CA"/>
        </w:rPr>
        <w:t xml:space="preserve">diversity instead of </w:t>
      </w:r>
      <w:r w:rsidR="00EF152C">
        <w:rPr>
          <w:rFonts w:ascii="Times New Roman" w:hAnsi="Times New Roman" w:cs="Times New Roman"/>
          <w:lang w:val="en-CA"/>
        </w:rPr>
        <w:t xml:space="preserve">Shannon </w:t>
      </w:r>
      <w:r w:rsidR="005F1E8D">
        <w:rPr>
          <w:rFonts w:ascii="Times New Roman" w:hAnsi="Times New Roman" w:cs="Times New Roman"/>
          <w:lang w:val="en-CA"/>
        </w:rPr>
        <w:t xml:space="preserve">diversity </w:t>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 xml:space="preserve">e ran additional models considering the effect of only the most abundant families of fishes and invertebrates </w:t>
      </w:r>
      <w:r w:rsidR="00092ACC">
        <w:rPr>
          <w:rFonts w:ascii="Times New Roman" w:hAnsi="Times New Roman" w:cs="Times New Roman"/>
          <w:lang w:val="en-CA"/>
        </w:rPr>
        <w:t>(</w:t>
      </w:r>
      <w:r w:rsidR="00E85DC2" w:rsidRPr="00E85DC2">
        <w:rPr>
          <w:rFonts w:ascii="Times New Roman" w:hAnsi="Times New Roman" w:cs="Times New Roman"/>
          <w:highlight w:val="green"/>
          <w:lang w:val="en-CA"/>
        </w:rPr>
        <w:t>Electronic Supplement 2</w:t>
      </w:r>
      <w:r w:rsidR="00092ACC">
        <w:rPr>
          <w:rFonts w:ascii="Times New Roman" w:hAnsi="Times New Roman" w:cs="Times New Roman"/>
          <w:lang w:val="en-CA"/>
        </w:rPr>
        <w:t>)</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4B80643C"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r w:rsidR="00092ACC">
        <w:rPr>
          <w:rFonts w:ascii="Times New Roman" w:hAnsi="Times New Roman" w:cs="Times New Roman"/>
          <w:lang w:val="en-CA"/>
        </w:rPr>
        <w:t xml:space="preserve">adjacent </w:t>
      </w:r>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97669C">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97669C">
        <w:rPr>
          <w:rFonts w:ascii="Times New Roman" w:hAnsi="Times New Roman" w:cs="Times New Roman"/>
          <w:color w:val="000000"/>
          <w:lang w:val="en-CA"/>
        </w:rPr>
        <w:t>(</w:t>
      </w:r>
      <w:r w:rsidR="0097669C" w:rsidRPr="0097669C">
        <w:rPr>
          <w:rFonts w:ascii="Times New Roman" w:hAnsi="Times New Roman" w:cs="Times New Roman"/>
          <w:color w:val="000000"/>
          <w:lang w:val="en-CA"/>
        </w:rPr>
        <w:t>Lim, unpublished data</w:t>
      </w:r>
      <w:r w:rsidR="0097669C">
        <w:rPr>
          <w:rFonts w:ascii="Times New Roman" w:hAnsi="Times New Roman" w:cs="Times New Roman"/>
          <w:color w:val="000000"/>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w:t>
      </w:r>
      <w:r w:rsidR="0097669C">
        <w:rPr>
          <w:rFonts w:ascii="Times New Roman" w:hAnsi="Times New Roman" w:cs="Times New Roman"/>
          <w:lang w:val="en-CA"/>
        </w:rPr>
        <w:t>, and</w:t>
      </w:r>
      <w:r w:rsidR="00D823F4" w:rsidRPr="005F1E8D">
        <w:rPr>
          <w:rFonts w:ascii="Times New Roman" w:hAnsi="Times New Roman" w:cs="Times New Roman"/>
          <w:lang w:val="en-CA"/>
        </w:rPr>
        <w:t xml:space="preserve"> used a gamma distribution (link = ‘log’).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w:t>
      </w:r>
      <w:r w:rsidR="00151BB6">
        <w:rPr>
          <w:rFonts w:ascii="Times New Roman" w:hAnsi="Times New Roman" w:cs="Times New Roman"/>
          <w:lang w:val="en-CA"/>
        </w:rPr>
        <w:lastRenderedPageBreak/>
        <w:t xml:space="preserve">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w:t>
      </w:r>
      <w:r w:rsidR="0097669C">
        <w:rPr>
          <w:rFonts w:ascii="Times New Roman" w:hAnsi="Times New Roman" w:cs="Times New Roman"/>
          <w:lang w:val="en-CA"/>
        </w:rPr>
        <w:t xml:space="preserve"> (Lim, unpublished data)</w:t>
      </w:r>
      <w:r w:rsidR="00151BB6">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30D98D2"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40368D82"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0D0396">
        <w:rPr>
          <w:rFonts w:ascii="Times New Roman" w:hAnsi="Times New Roman" w:cs="Times New Roman"/>
          <w:lang w:val="en-CA"/>
        </w:rPr>
        <w:t xml:space="preserve"> (</w:t>
      </w:r>
      <w:r w:rsidR="000D0396" w:rsidRPr="00497588">
        <w:rPr>
          <w:rFonts w:ascii="Times New Roman" w:hAnsi="Times New Roman" w:cs="Times New Roman"/>
          <w:highlight w:val="green"/>
          <w:lang w:val="en-CA"/>
        </w:rPr>
        <w:t>Fig. 3</w:t>
      </w:r>
      <w:r w:rsidR="000D0396">
        <w:rPr>
          <w:rFonts w:ascii="Times New Roman" w:hAnsi="Times New Roman" w:cs="Times New Roman"/>
          <w:lang w:val="en-CA"/>
        </w:rPr>
        <w:t>)</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0097669C" w:rsidRPr="0097669C">
        <w:rPr>
          <w:rFonts w:ascii="Times New Roman" w:hAnsi="Times New Roman" w:cs="Times New Roman"/>
          <w:highlight w:val="yellow"/>
          <w:lang w:val="en-CA"/>
        </w:rPr>
        <w:t xml:space="preserve">X </w:t>
      </w:r>
      <w:proofErr w:type="spellStart"/>
      <w:r w:rsidR="0097669C" w:rsidRPr="0097669C">
        <w:rPr>
          <w:rFonts w:ascii="Times New Roman" w:hAnsi="Times New Roman" w:cs="Times New Roman"/>
          <w:highlight w:val="yellow"/>
          <w:lang w:val="en-CA"/>
        </w:rPr>
        <w:t>x</w:t>
      </w:r>
      <w:proofErr w:type="spellEnd"/>
      <w:r w:rsidR="0097669C">
        <w:rPr>
          <w:rFonts w:ascii="Times New Roman" w:hAnsi="Times New Roman" w:cs="Times New Roman"/>
          <w:lang w:val="en-CA"/>
        </w:rPr>
        <w:t xml:space="preserve">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Pr="005F1E8D">
        <w:rPr>
          <w:rFonts w:ascii="Times New Roman" w:hAnsi="Times New Roman" w:cs="Times New Roman"/>
          <w:lang w:val="en-CA"/>
        </w:rPr>
        <w:t>p &lt; 0.001) and bull kelp forests (</w:t>
      </w:r>
      <w:r w:rsidR="00C673A5" w:rsidRPr="005F1E8D">
        <w:rPr>
          <w:rFonts w:ascii="Times New Roman" w:hAnsi="Times New Roman" w:cs="Times New Roman"/>
          <w:lang w:val="en-CA"/>
        </w:rPr>
        <w:t>p &lt; 0.001</w:t>
      </w:r>
      <w:r w:rsidR="000D0396">
        <w:rPr>
          <w:rFonts w:ascii="Times New Roman" w:hAnsi="Times New Roman" w:cs="Times New Roman"/>
          <w:lang w:val="en-CA"/>
        </w:rPr>
        <w:t>; Fig. 3b)</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97669C">
        <w:rPr>
          <w:rFonts w:ascii="Times New Roman" w:hAnsi="Times New Roman" w:cs="Times New Roman"/>
          <w:lang w:val="en-CA"/>
        </w:rPr>
        <w:t>with</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r w:rsidR="000D0396">
        <w:rPr>
          <w:rFonts w:ascii="Times New Roman" w:hAnsi="Times New Roman" w:cs="Times New Roman"/>
          <w:lang w:val="en-CA"/>
        </w:rPr>
        <w:t>; Fig. 3c</w:t>
      </w:r>
      <w:r w:rsidR="00C673A5" w:rsidRPr="005F1E8D">
        <w:rPr>
          <w:rFonts w:ascii="Times New Roman" w:hAnsi="Times New Roman" w:cs="Times New Roman"/>
          <w:lang w:val="en-CA"/>
        </w:rPr>
        <w:t>)</w:t>
      </w:r>
      <w:r w:rsidR="0097669C">
        <w:rPr>
          <w:rFonts w:ascii="Times New Roman" w:hAnsi="Times New Roman" w:cs="Times New Roman"/>
          <w:lang w:val="en-CA"/>
        </w:rPr>
        <w:t>,</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0D0396">
        <w:rPr>
          <w:rFonts w:ascii="Times New Roman" w:hAnsi="Times New Roman" w:cs="Times New Roman"/>
          <w:lang w:val="en-CA"/>
        </w:rPr>
        <w:t>; Fig. 3</w:t>
      </w:r>
      <w:r w:rsidR="00A41148">
        <w:rPr>
          <w:rFonts w:ascii="Times New Roman" w:hAnsi="Times New Roman" w:cs="Times New Roman"/>
          <w:lang w:val="en-CA"/>
        </w:rPr>
        <w:t>a</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r w:rsidR="00C673A5" w:rsidRPr="005F1E8D">
        <w:rPr>
          <w:rFonts w:ascii="Times New Roman" w:hAnsi="Times New Roman" w:cs="Times New Roman"/>
          <w:lang w:val="en-CA"/>
        </w:rPr>
        <w:t>animal biomass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0D0396">
        <w:rPr>
          <w:rFonts w:ascii="Times New Roman" w:hAnsi="Times New Roman" w:cs="Times New Roman"/>
          <w:lang w:val="en-CA"/>
        </w:rPr>
        <w:t>;</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69194B" w:rsidRPr="005F1E8D">
        <w:rPr>
          <w:rFonts w:ascii="Times New Roman" w:hAnsi="Times New Roman" w:cs="Times New Roman"/>
          <w:highlight w:val="green"/>
          <w:lang w:val="en-CA"/>
        </w:rPr>
        <w:t>a</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commentRangeStart w:id="32"/>
      <w:r w:rsidR="00D07BC0" w:rsidRPr="005F1E8D">
        <w:rPr>
          <w:rFonts w:ascii="Times New Roman" w:hAnsi="Times New Roman" w:cs="Times New Roman"/>
          <w:lang w:val="en-CA"/>
        </w:rPr>
        <w:t xml:space="preserve">survey depth </w:t>
      </w:r>
      <w:commentRangeEnd w:id="32"/>
      <w:r w:rsidR="00A067A6">
        <w:rPr>
          <w:rStyle w:val="CommentReference"/>
        </w:rPr>
        <w:commentReference w:id="32"/>
      </w:r>
      <w:r w:rsidR="00D07BC0" w:rsidRPr="005F1E8D">
        <w:rPr>
          <w:rFonts w:ascii="Times New Roman" w:hAnsi="Times New Roman" w:cs="Times New Roman"/>
          <w:lang w:val="en-CA"/>
        </w:rPr>
        <w:t>(p = 0.</w:t>
      </w:r>
      <w:r w:rsidR="00D07BC0">
        <w:rPr>
          <w:rFonts w:ascii="Times New Roman" w:hAnsi="Times New Roman" w:cs="Times New Roman"/>
          <w:lang w:val="en-CA"/>
        </w:rPr>
        <w:t>07</w:t>
      </w:r>
      <w:r w:rsidR="000D0396">
        <w:rPr>
          <w:rFonts w:ascii="Times New Roman" w:hAnsi="Times New Roman" w:cs="Times New Roman"/>
          <w:lang w:val="en-CA"/>
        </w:rPr>
        <w:t xml:space="preserve">; </w:t>
      </w:r>
      <w:r w:rsidR="00D07BC0"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commentRangeStart w:id="33"/>
      <w:r w:rsidR="00245F48" w:rsidRPr="005F1E8D">
        <w:rPr>
          <w:rFonts w:ascii="Times New Roman" w:hAnsi="Times New Roman" w:cs="Times New Roman"/>
          <w:lang w:val="en-CA"/>
        </w:rPr>
        <w:t xml:space="preserve">Shannon diversity </w:t>
      </w:r>
      <w:commentRangeEnd w:id="33"/>
      <w:r w:rsidR="00A067A6">
        <w:rPr>
          <w:rStyle w:val="CommentReference"/>
        </w:rPr>
        <w:commentReference w:id="33"/>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0D0396">
        <w:rPr>
          <w:rFonts w:ascii="Times New Roman" w:hAnsi="Times New Roman" w:cs="Times New Roman"/>
          <w:lang w:val="en-CA"/>
        </w:rPr>
        <w:t>; Fig. 3a</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0D0396">
        <w:rPr>
          <w:rFonts w:ascii="Times New Roman" w:hAnsi="Times New Roman" w:cs="Times New Roman"/>
          <w:lang w:val="en-CA"/>
        </w:rPr>
        <w:t>There was a</w:t>
      </w:r>
      <w:r w:rsidR="00C673A5" w:rsidRPr="005F1E8D">
        <w:rPr>
          <w:rFonts w:ascii="Times New Roman" w:hAnsi="Times New Roman" w:cs="Times New Roman"/>
          <w:lang w:val="en-CA"/>
        </w:rPr>
        <w:t xml:space="preserve">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 xml:space="preserve">(p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c</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(p = 0.0</w:t>
      </w:r>
      <w:r w:rsidR="00D07BC0">
        <w:rPr>
          <w:rFonts w:ascii="Times New Roman" w:hAnsi="Times New Roman" w:cs="Times New Roman"/>
          <w:lang w:val="en-CA"/>
        </w:rPr>
        <w:t>06</w:t>
      </w:r>
      <w:r w:rsidR="00A41148">
        <w:rPr>
          <w:rFonts w:ascii="Times New Roman" w:hAnsi="Times New Roman" w:cs="Times New Roman"/>
          <w:lang w:val="en-CA"/>
        </w:rPr>
        <w:t>; Fig. 3a &amp; d</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e</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3b</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B41DC38"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34"/>
      <w:r w:rsidRPr="00094986">
        <w:rPr>
          <w:rFonts w:ascii="Times New Roman" w:hAnsi="Times New Roman" w:cs="Times New Roman"/>
          <w:b/>
          <w:bCs/>
          <w:lang w:val="en-CA"/>
        </w:rPr>
        <w:t>Discussion</w:t>
      </w:r>
      <w:commentRangeEnd w:id="34"/>
      <w:r w:rsidR="001A7CB9">
        <w:rPr>
          <w:rStyle w:val="CommentReference"/>
        </w:rPr>
        <w:commentReference w:id="34"/>
      </w:r>
    </w:p>
    <w:p w14:paraId="7BD5CB5E" w14:textId="09C7B9EA"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r w:rsidR="00A5377F">
        <w:rPr>
          <w:rFonts w:ascii="Times New Roman" w:hAnsi="Times New Roman" w:cs="Times New Roman"/>
          <w:lang w:val="en-CA"/>
        </w:rPr>
        <w:t xml:space="preserve">at least some </w:t>
      </w:r>
      <w:r>
        <w:rPr>
          <w:rFonts w:ascii="Times New Roman" w:hAnsi="Times New Roman" w:cs="Times New Roman"/>
          <w:lang w:val="en-CA"/>
        </w:rPr>
        <w:t>evidence of variability of animal-regenerated nutrients</w:t>
      </w:r>
      <w:r w:rsidR="00A5377F">
        <w:rPr>
          <w:rFonts w:ascii="Times New Roman" w:hAnsi="Times New Roman" w:cs="Times New Roman"/>
          <w:lang w:val="en-CA"/>
        </w:rPr>
        <w:t xml:space="preserve"> from the largest to the smallest scale examined</w:t>
      </w:r>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r w:rsidR="00A5377F">
        <w:rPr>
          <w:rFonts w:ascii="Times New Roman" w:hAnsi="Times New Roman" w:cs="Times New Roman"/>
          <w:lang w:val="en-CA"/>
        </w:rPr>
        <w:t xml:space="preserve">by </w:t>
      </w:r>
      <w:r w:rsidR="004739F8">
        <w:rPr>
          <w:rFonts w:ascii="Times New Roman" w:hAnsi="Times New Roman" w:cs="Times New Roman"/>
          <w:lang w:val="en-CA"/>
        </w:rPr>
        <w:t xml:space="preserve">up to </w:t>
      </w:r>
      <w:commentRangeStart w:id="35"/>
      <w:commentRangeStart w:id="36"/>
      <w:r w:rsidR="00D31F5B">
        <w:rPr>
          <w:rFonts w:ascii="Times New Roman" w:hAnsi="Times New Roman" w:cs="Times New Roman"/>
          <w:lang w:val="en-CA"/>
        </w:rPr>
        <w:t>1</w:t>
      </w:r>
      <w:r w:rsidR="00B23B37">
        <w:rPr>
          <w:rFonts w:ascii="Times New Roman" w:hAnsi="Times New Roman" w:cs="Times New Roman"/>
          <w:lang w:val="en-CA"/>
        </w:rPr>
        <w:t>6</w:t>
      </w:r>
      <w:commentRangeEnd w:id="35"/>
      <w:commentRangeEnd w:id="36"/>
      <w:r w:rsidR="00B23B37">
        <w:rPr>
          <w:rFonts w:ascii="Times New Roman" w:hAnsi="Times New Roman" w:cs="Times New Roman"/>
          <w:lang w:val="en-CA"/>
        </w:rPr>
        <w:t>x</w:t>
      </w:r>
      <w:r w:rsidR="00A33386">
        <w:rPr>
          <w:rStyle w:val="CommentReference"/>
        </w:rPr>
        <w:commentReference w:id="35"/>
      </w:r>
      <w:r w:rsidR="00A5377F">
        <w:rPr>
          <w:rStyle w:val="CommentReference"/>
        </w:rPr>
        <w:commentReference w:id="36"/>
      </w:r>
      <w:r w:rsidR="004739F8">
        <w:rPr>
          <w:rFonts w:ascii="Times New Roman" w:hAnsi="Times New Roman" w:cs="Times New Roman"/>
          <w:lang w:val="en-CA"/>
        </w:rPr>
        <w:t xml:space="preserve"> between rocky reef sites, </w:t>
      </w:r>
      <w:commentRangeStart w:id="37"/>
      <w:r w:rsidR="00B23B37">
        <w:rPr>
          <w:rFonts w:ascii="Times New Roman" w:hAnsi="Times New Roman" w:cs="Times New Roman"/>
          <w:lang w:val="en-CA"/>
        </w:rPr>
        <w:t>1.9</w:t>
      </w:r>
      <w:commentRangeEnd w:id="37"/>
      <w:r w:rsidR="00B23B37">
        <w:rPr>
          <w:rFonts w:ascii="Times New Roman" w:hAnsi="Times New Roman" w:cs="Times New Roman"/>
          <w:lang w:val="en-CA"/>
        </w:rPr>
        <w:t>x</w:t>
      </w:r>
      <w:r w:rsidR="00F62DF9">
        <w:rPr>
          <w:rStyle w:val="CommentReference"/>
        </w:rPr>
        <w:commentReference w:id="37"/>
      </w:r>
      <w:r w:rsidR="004739F8">
        <w:rPr>
          <w:rFonts w:ascii="Times New Roman" w:hAnsi="Times New Roman" w:cs="Times New Roman"/>
          <w:lang w:val="en-CA"/>
        </w:rPr>
        <w:t xml:space="preserve"> inside vs outside kelp forests, and </w:t>
      </w:r>
      <w:commentRangeStart w:id="38"/>
      <w:r w:rsidR="00B23B37">
        <w:rPr>
          <w:rFonts w:ascii="Times New Roman" w:hAnsi="Times New Roman" w:cs="Times New Roman"/>
          <w:lang w:val="en-CA"/>
        </w:rPr>
        <w:t>4</w:t>
      </w:r>
      <w:r w:rsidR="00F1731A">
        <w:rPr>
          <w:rFonts w:ascii="Times New Roman" w:hAnsi="Times New Roman" w:cs="Times New Roman"/>
          <w:lang w:val="en-CA"/>
        </w:rPr>
        <w:t>0</w:t>
      </w:r>
      <w:commentRangeEnd w:id="38"/>
      <w:r w:rsidR="00B23B37">
        <w:rPr>
          <w:rFonts w:ascii="Times New Roman" w:hAnsi="Times New Roman" w:cs="Times New Roman"/>
          <w:lang w:val="en-CA"/>
        </w:rPr>
        <w:t>x</w:t>
      </w:r>
      <w:r w:rsidR="00F62DF9">
        <w:rPr>
          <w:rStyle w:val="CommentReference"/>
        </w:rPr>
        <w:commentReference w:id="38"/>
      </w:r>
      <w:r w:rsidR="004739F8">
        <w:rPr>
          <w:rFonts w:ascii="Times New Roman" w:hAnsi="Times New Roman" w:cs="Times New Roman"/>
          <w:lang w:val="en-CA"/>
        </w:rPr>
        <w:t xml:space="preserve"> between cages with crabs vs cages </w:t>
      </w:r>
      <w:r w:rsidR="00A5377F">
        <w:rPr>
          <w:rFonts w:ascii="Times New Roman" w:hAnsi="Times New Roman" w:cs="Times New Roman"/>
          <w:lang w:val="en-CA"/>
        </w:rPr>
        <w:t xml:space="preserve">without crabs, </w:t>
      </w:r>
      <w:r w:rsidR="004739F8">
        <w:rPr>
          <w:rFonts w:ascii="Times New Roman" w:hAnsi="Times New Roman" w:cs="Times New Roman"/>
          <w:lang w:val="en-CA"/>
        </w:rPr>
        <w:t xml:space="preserve">which supports our hypothesis that animal-driven variability in nutrients is possible across all three spatial scales. </w:t>
      </w:r>
      <w:commentRangeStart w:id="39"/>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but within sites moving water made kelps’ ability to slow flow and trap animal-regenerated nutrients more pronounced</w:t>
      </w:r>
      <w:commentRangeEnd w:id="39"/>
      <w:r w:rsidR="00A5377F">
        <w:rPr>
          <w:rStyle w:val="CommentReference"/>
        </w:rPr>
        <w:commentReference w:id="39"/>
      </w:r>
      <w:r w:rsidR="009A1C7A">
        <w:rPr>
          <w:rFonts w:ascii="Times New Roman" w:hAnsi="Times New Roman" w:cs="Times New Roman"/>
          <w:lang w:val="en-CA"/>
        </w:rPr>
        <w:t xml:space="preserve">. In the very-small scale caging experiments we only detected an effect </w:t>
      </w:r>
      <w:r w:rsidR="00A5377F">
        <w:rPr>
          <w:rFonts w:ascii="Times New Roman" w:hAnsi="Times New Roman" w:cs="Times New Roman"/>
          <w:lang w:val="en-CA"/>
        </w:rPr>
        <w:t xml:space="preserve">when the nutrient providers were crabs – an effect that we attribute mainly to the low water flow in </w:t>
      </w:r>
      <w:r w:rsidR="009A1C7A">
        <w:rPr>
          <w:rFonts w:ascii="Times New Roman" w:hAnsi="Times New Roman" w:cs="Times New Roman"/>
          <w:lang w:val="en-CA"/>
        </w:rPr>
        <w:t>the protected inlet</w:t>
      </w:r>
      <w:r w:rsidR="00A5377F">
        <w:rPr>
          <w:rFonts w:ascii="Times New Roman" w:hAnsi="Times New Roman" w:cs="Times New Roman"/>
          <w:lang w:val="en-CA"/>
        </w:rPr>
        <w:t xml:space="preserve"> rather than to a taxonomic effect.</w:t>
      </w:r>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r w:rsidR="00A5377F">
        <w:rPr>
          <w:rFonts w:ascii="Times New Roman" w:hAnsi="Times New Roman" w:cs="Times New Roman"/>
          <w:i/>
          <w:iCs/>
          <w:lang w:val="en-CA"/>
        </w:rPr>
        <w:t xml:space="preserve"> variation</w:t>
      </w:r>
    </w:p>
    <w:p w14:paraId="17F00B66" w14:textId="7A95BD7B" w:rsidR="009509EA" w:rsidRDefault="004036C6" w:rsidP="00497588">
      <w:pPr>
        <w:spacing w:line="480" w:lineRule="auto"/>
        <w:rPr>
          <w:rFonts w:ascii="Times New Roman" w:hAnsi="Times New Roman" w:cs="Times New Roman"/>
          <w:lang w:val="en-CA"/>
        </w:rPr>
      </w:pPr>
      <w:r w:rsidRPr="00BA1DFE">
        <w:rPr>
          <w:rFonts w:ascii="Times New Roman" w:hAnsi="Times New Roman" w:cs="Times New Roman"/>
          <w:lang w:val="en-CA"/>
        </w:rPr>
        <w:lastRenderedPageBreak/>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r w:rsidR="001C535E">
        <w:rPr>
          <w:rFonts w:ascii="Times New Roman" w:hAnsi="Times New Roman" w:cs="Times New Roman"/>
          <w:lang w:val="en-CA"/>
        </w:rPr>
        <w:t xml:space="preserve">sites with </w:t>
      </w:r>
      <w:r w:rsidR="002B53A4" w:rsidRPr="00BA1DFE">
        <w:rPr>
          <w:rFonts w:ascii="Times New Roman" w:hAnsi="Times New Roman" w:cs="Times New Roman"/>
          <w:lang w:val="en-CA"/>
        </w:rPr>
        <w:t xml:space="preserve">the lowest and highest </w:t>
      </w:r>
      <w:r w:rsidR="001C535E">
        <w:rPr>
          <w:rFonts w:ascii="Times New Roman" w:hAnsi="Times New Roman" w:cs="Times New Roman"/>
          <w:lang w:val="en-CA"/>
        </w:rPr>
        <w:t>concentrations</w:t>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r w:rsidR="001C535E">
        <w:rPr>
          <w:rFonts w:ascii="Times New Roman" w:hAnsi="Times New Roman" w:cs="Times New Roman"/>
          <w:lang w:val="en-CA"/>
        </w:rPr>
        <w:t xml:space="preserve">difference </w:t>
      </w:r>
      <w:r w:rsidR="008955F6" w:rsidRPr="00BA1DFE">
        <w:rPr>
          <w:rFonts w:ascii="Times New Roman" w:hAnsi="Times New Roman" w:cs="Times New Roman"/>
          <w:lang w:val="en-CA"/>
        </w:rPr>
        <w:t xml:space="preserve">is substantially larger than </w:t>
      </w:r>
      <w:r w:rsidR="001C535E">
        <w:rPr>
          <w:rFonts w:ascii="Times New Roman" w:hAnsi="Times New Roman" w:cs="Times New Roman"/>
          <w:lang w:val="en-CA"/>
        </w:rPr>
        <w:t xml:space="preserve">previous </w:t>
      </w:r>
      <w:r w:rsidR="008955F6" w:rsidRPr="00BA1DFE">
        <w:rPr>
          <w:rFonts w:ascii="Times New Roman" w:hAnsi="Times New Roman" w:cs="Times New Roman"/>
          <w:lang w:val="en-CA"/>
        </w:rPr>
        <w:t>measurements of among-site variation in nitrate (3.7x and 6.5x</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nearby </w:t>
      </w:r>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r w:rsidR="001C535E">
        <w:rPr>
          <w:rFonts w:ascii="Times New Roman" w:hAnsi="Times New Roman" w:cs="Times New Roman"/>
          <w:lang w:val="en-CA"/>
        </w:rPr>
        <w:t>The only predictor of among-site differences in ammonium that emerged from our analyses was</w:t>
      </w:r>
      <w:r w:rsidR="00BA1DFE">
        <w:rPr>
          <w:rFonts w:ascii="Times New Roman" w:hAnsi="Times New Roman" w:cs="Times New Roman"/>
          <w:lang w:val="en-CA"/>
        </w:rPr>
        <w:t xml:space="preserve">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r w:rsidR="001C535E">
        <w:rPr>
          <w:rFonts w:ascii="Times New Roman" w:hAnsi="Times New Roman" w:cs="Times New Roman"/>
          <w:lang w:val="en-CA"/>
        </w:rPr>
        <w:t>ebbing</w:t>
      </w:r>
      <w:r w:rsidR="00BA1DFE">
        <w:rPr>
          <w:rFonts w:ascii="Times New Roman" w:hAnsi="Times New Roman" w:cs="Times New Roman"/>
          <w:lang w:val="en-CA"/>
        </w:rPr>
        <w:t xml:space="preserve"> and standing still, but </w:t>
      </w:r>
      <w:r w:rsidR="001C535E">
        <w:rPr>
          <w:rFonts w:ascii="Times New Roman" w:hAnsi="Times New Roman" w:cs="Times New Roman"/>
          <w:lang w:val="en-CA"/>
        </w:rPr>
        <w:t xml:space="preserve">the effect of animal abundance is washed away </w:t>
      </w:r>
      <w:r w:rsidR="00BA1DFE">
        <w:rPr>
          <w:rFonts w:ascii="Times New Roman" w:hAnsi="Times New Roman" w:cs="Times New Roman"/>
          <w:lang w:val="en-CA"/>
        </w:rPr>
        <w:t>when the tide comes in it.</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1C535E">
        <w:rPr>
          <w:rFonts w:ascii="Times New Roman" w:hAnsi="Times New Roman" w:cs="Times New Roman"/>
          <w:lang w:val="en-CA"/>
        </w:rPr>
        <w:t xml:space="preserve"> but these might be more important in shallower waters and in soft-sediment areas than on the </w:t>
      </w:r>
      <w:r w:rsidR="000D0CF1">
        <w:rPr>
          <w:rFonts w:ascii="Times New Roman" w:hAnsi="Times New Roman" w:cs="Times New Roman"/>
          <w:lang w:val="en-CA"/>
        </w:rPr>
        <w:t xml:space="preserve">subtidal </w:t>
      </w:r>
      <w:r w:rsidR="001C535E">
        <w:rPr>
          <w:rFonts w:ascii="Times New Roman" w:hAnsi="Times New Roman" w:cs="Times New Roman"/>
          <w:lang w:val="en-CA"/>
        </w:rPr>
        <w:t>rock reefs we studied</w:t>
      </w:r>
      <w:r w:rsidR="00525526">
        <w:rPr>
          <w:rFonts w:ascii="Times New Roman" w:hAnsi="Times New Roman" w:cs="Times New Roman"/>
          <w:lang w:val="en-CA"/>
        </w:rPr>
        <w:t>.</w:t>
      </w:r>
      <w:r w:rsidR="00F03F07">
        <w:rPr>
          <w:rFonts w:ascii="Times New Roman" w:hAnsi="Times New Roman" w:cs="Times New Roman"/>
          <w:lang w:val="en-CA"/>
        </w:rPr>
        <w:t xml:space="preserve"> </w:t>
      </w:r>
      <w:r w:rsidR="001C535E">
        <w:rPr>
          <w:rFonts w:ascii="Times New Roman" w:hAnsi="Times New Roman" w:cs="Times New Roman"/>
          <w:lang w:val="en-CA"/>
        </w:rPr>
        <w:t>We conclude that</w:t>
      </w:r>
      <w:r w:rsidR="00525526">
        <w:rPr>
          <w:rFonts w:ascii="Times New Roman" w:hAnsi="Times New Roman" w:cs="Times New Roman"/>
          <w:lang w:val="en-CA"/>
        </w:rPr>
        <w:t xml:space="preserve"> animal-regenerated nutrients likely contribute to meso-scale</w:t>
      </w:r>
      <w:r w:rsidR="00A9700D">
        <w:rPr>
          <w:rFonts w:ascii="Times New Roman" w:hAnsi="Times New Roman" w:cs="Times New Roman"/>
          <w:lang w:val="en-CA"/>
        </w:rPr>
        <w:t xml:space="preserve"> variation in NH₄⁺ </w:t>
      </w:r>
      <w:r w:rsidR="00B50E76">
        <w:rPr>
          <w:rFonts w:ascii="Times New Roman" w:hAnsi="Times New Roman" w:cs="Times New Roman"/>
          <w:lang w:val="en-CA"/>
        </w:rPr>
        <w:t xml:space="preserve">in an unexpected, dynamic, tide-associated manner, </w:t>
      </w:r>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commentRangeStart w:id="40"/>
      <w:r w:rsidRPr="00306F1F">
        <w:rPr>
          <w:rFonts w:ascii="Times New Roman" w:hAnsi="Times New Roman" w:cs="Times New Roman"/>
          <w:i/>
          <w:iCs/>
          <w:lang w:val="en-CA"/>
        </w:rPr>
        <w:t>Small</w:t>
      </w:r>
      <w:commentRangeEnd w:id="40"/>
      <w:r w:rsidR="00497588">
        <w:rPr>
          <w:rStyle w:val="CommentReference"/>
        </w:rPr>
        <w:commentReference w:id="40"/>
      </w:r>
      <w:r w:rsidRPr="00306F1F">
        <w:rPr>
          <w:rFonts w:ascii="Times New Roman" w:hAnsi="Times New Roman" w:cs="Times New Roman"/>
          <w:i/>
          <w:iCs/>
          <w:lang w:val="en-CA"/>
        </w:rPr>
        <w:t>-scale</w:t>
      </w:r>
      <w:r w:rsidR="000D0CF1">
        <w:rPr>
          <w:rFonts w:ascii="Times New Roman" w:hAnsi="Times New Roman" w:cs="Times New Roman"/>
          <w:i/>
          <w:iCs/>
          <w:lang w:val="en-CA"/>
        </w:rPr>
        <w:t xml:space="preserve"> variation</w:t>
      </w:r>
    </w:p>
    <w:p w14:paraId="4BB14774" w14:textId="6688C8D2" w:rsidR="00737B8A" w:rsidRDefault="00CF009F" w:rsidP="00683C48">
      <w:pPr>
        <w:spacing w:line="480" w:lineRule="auto"/>
        <w:rPr>
          <w:rFonts w:ascii="Times New Roman" w:hAnsi="Times New Roman" w:cs="Times New Roman"/>
          <w:lang w:val="en-CA"/>
        </w:rPr>
      </w:pPr>
      <w:commentRangeStart w:id="41"/>
      <w:commentRangeStart w:id="42"/>
      <w:r>
        <w:rPr>
          <w:rFonts w:ascii="Times New Roman" w:hAnsi="Times New Roman" w:cs="Times New Roman"/>
          <w:lang w:val="en-CA"/>
        </w:rPr>
        <w:t>We</w:t>
      </w:r>
      <w:commentRangeEnd w:id="41"/>
      <w:r w:rsidR="00A37BD2">
        <w:rPr>
          <w:rStyle w:val="CommentReference"/>
        </w:rPr>
        <w:commentReference w:id="41"/>
      </w:r>
      <w:commentRangeEnd w:id="42"/>
      <w:r w:rsidR="00584638">
        <w:rPr>
          <w:rStyle w:val="CommentReference"/>
        </w:rPr>
        <w:commentReference w:id="42"/>
      </w:r>
      <w:r>
        <w:rPr>
          <w:rFonts w:ascii="Times New Roman" w:hAnsi="Times New Roman" w:cs="Times New Roman"/>
          <w:lang w:val="en-CA"/>
        </w:rPr>
        <w:t xml:space="preserve"> found evidence of kelp-mediated variation </w:t>
      </w:r>
      <w:r w:rsidR="009509EA">
        <w:rPr>
          <w:rFonts w:ascii="Times New Roman" w:hAnsi="Times New Roman" w:cs="Times New Roman"/>
          <w:lang w:val="en-CA"/>
        </w:rPr>
        <w:t>in nutrients on a smaller scale (5 m) than previously established</w:t>
      </w:r>
      <w:r w:rsidR="00B50E76">
        <w:rPr>
          <w:rFonts w:ascii="Times New Roman" w:hAnsi="Times New Roman" w:cs="Times New Roman"/>
          <w:lang w:val="en-CA"/>
        </w:rPr>
        <w:t xml:space="preserve">. </w:t>
      </w:r>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(e.g., 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r w:rsidR="007014A8">
        <w:rPr>
          <w:rFonts w:ascii="Times New Roman" w:hAnsi="Times New Roman" w:cs="Times New Roman"/>
          <w:lang w:val="en-CA"/>
        </w:rPr>
        <w:t>studies</w:t>
      </w:r>
      <w:r w:rsidR="004F2705">
        <w:rPr>
          <w:rFonts w:ascii="Times New Roman" w:hAnsi="Times New Roman" w:cs="Times New Roman"/>
          <w:lang w:val="en-CA"/>
        </w:rPr>
        <w:t xml:space="preserve"> </w:t>
      </w:r>
      <w:r w:rsidR="009509EA">
        <w:rPr>
          <w:rFonts w:ascii="Times New Roman" w:hAnsi="Times New Roman" w:cs="Times New Roman"/>
          <w:lang w:val="en-CA"/>
        </w:rPr>
        <w:t xml:space="preserve">compared </w:t>
      </w:r>
      <w:r w:rsidR="00497588">
        <w:rPr>
          <w:rFonts w:ascii="Times New Roman" w:hAnsi="Times New Roman" w:cs="Times New Roman"/>
          <w:lang w:val="en-CA"/>
        </w:rPr>
        <w:t xml:space="preserve">NH₄⁺ </w:t>
      </w:r>
      <w:r w:rsidR="009509EA">
        <w:rPr>
          <w:rFonts w:ascii="Times New Roman" w:hAnsi="Times New Roman" w:cs="Times New Roman"/>
          <w:lang w:val="en-CA"/>
        </w:rPr>
        <w:t xml:space="preserve">samples taken </w:t>
      </w:r>
      <w:r w:rsidR="00B50E76">
        <w:rPr>
          <w:rFonts w:ascii="Times New Roman" w:hAnsi="Times New Roman" w:cs="Times New Roman"/>
          <w:lang w:val="en-CA"/>
        </w:rPr>
        <w:t xml:space="preserve">at the surface from the middle of very large kelp forests to sites more than </w:t>
      </w:r>
      <w:commentRangeStart w:id="43"/>
      <w:commentRangeStart w:id="44"/>
      <w:r w:rsidR="009509EA">
        <w:rPr>
          <w:rFonts w:ascii="Times New Roman" w:hAnsi="Times New Roman" w:cs="Times New Roman"/>
          <w:lang w:val="en-CA"/>
        </w:rPr>
        <w:t xml:space="preserve">100 m </w:t>
      </w:r>
      <w:r w:rsidR="00B50E76">
        <w:rPr>
          <w:rFonts w:ascii="Times New Roman" w:hAnsi="Times New Roman" w:cs="Times New Roman"/>
          <w:lang w:val="en-CA"/>
        </w:rPr>
        <w:t>away</w:t>
      </w:r>
      <w:r w:rsidR="00A83EAE">
        <w:rPr>
          <w:rFonts w:ascii="Times New Roman" w:hAnsi="Times New Roman" w:cs="Times New Roman"/>
          <w:lang w:val="en-CA"/>
        </w:rPr>
        <w:t xml:space="preserve"> from the forest edges</w:t>
      </w:r>
      <w:r w:rsidR="00B50E76">
        <w:rPr>
          <w:rFonts w:ascii="Times New Roman" w:hAnsi="Times New Roman" w:cs="Times New Roman"/>
          <w:lang w:val="en-CA"/>
        </w:rPr>
        <w:t xml:space="preserve"> </w:t>
      </w:r>
      <w:commentRangeEnd w:id="43"/>
      <w:r w:rsidR="00A83EAE">
        <w:rPr>
          <w:rStyle w:val="CommentReference"/>
        </w:rPr>
        <w:commentReference w:id="43"/>
      </w:r>
      <w:commentRangeEnd w:id="44"/>
      <w:r w:rsidR="00497588">
        <w:rPr>
          <w:rStyle w:val="CommentReference"/>
        </w:rPr>
        <w:commentReference w:id="44"/>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A83EAE">
        <w:rPr>
          <w:rFonts w:ascii="Times New Roman" w:hAnsi="Times New Roman" w:cs="Times New Roman"/>
          <w:lang w:val="en-CA"/>
        </w:rPr>
        <w:t>B</w:t>
      </w:r>
      <w:r w:rsidR="009509EA">
        <w:rPr>
          <w:rFonts w:ascii="Times New Roman" w:hAnsi="Times New Roman" w:cs="Times New Roman"/>
          <w:lang w:val="en-CA"/>
        </w:rPr>
        <w:t xml:space="preserve">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w:t>
      </w:r>
      <w:r w:rsidR="005D42E1">
        <w:rPr>
          <w:rFonts w:ascii="Times New Roman" w:hAnsi="Times New Roman" w:cs="Times New Roman"/>
          <w:lang w:val="en-CA"/>
        </w:rPr>
        <w:lastRenderedPageBreak/>
        <w:t xml:space="preserve">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Indeed, 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so we </w:t>
      </w:r>
      <w:r w:rsidR="00A83EAE">
        <w:rPr>
          <w:rFonts w:ascii="Times New Roman" w:hAnsi="Times New Roman" w:cs="Times New Roman"/>
          <w:lang w:val="en-CA"/>
        </w:rPr>
        <w:t xml:space="preserve">could </w:t>
      </w:r>
      <w:r w:rsidR="005D42E1">
        <w:rPr>
          <w:rFonts w:ascii="Times New Roman" w:hAnsi="Times New Roman" w:cs="Times New Roman"/>
          <w:lang w:val="en-CA"/>
        </w:rPr>
        <w:t xml:space="preserve">only contrast slack and flooding tides. Nevertheless, it seems as though water flow due to tidal exchange enhances NH₄⁺ variability within kelp forests instead of masking it. </w:t>
      </w:r>
    </w:p>
    <w:p w14:paraId="07CAB07C" w14:textId="420B62D7" w:rsidR="00900C38" w:rsidRDefault="00900C38" w:rsidP="00900C38">
      <w:pPr>
        <w:spacing w:line="480" w:lineRule="auto"/>
        <w:ind w:firstLine="720"/>
        <w:rPr>
          <w:rFonts w:ascii="Times New Roman" w:hAnsi="Times New Roman" w:cs="Times New Roman"/>
          <w:lang w:val="en-CA"/>
        </w:rPr>
      </w:pPr>
      <w:r>
        <w:rPr>
          <w:rFonts w:ascii="Times New Roman" w:hAnsi="Times New Roman" w:cs="Times New Roman"/>
          <w:lang w:val="en-CA"/>
        </w:rPr>
        <w:t xml:space="preserve">We uncovered additional drivers of differences in ammonium concentration in and out of kelp forests, namely kelp species and animal biomass. We found higher </w:t>
      </w:r>
      <w:r w:rsidRPr="005F1E8D">
        <w:rPr>
          <w:rFonts w:ascii="Times New Roman" w:hAnsi="Times New Roman" w:cs="Times New Roman"/>
          <w:lang w:val="en-CA"/>
        </w:rPr>
        <w:t>∆</w:t>
      </w:r>
      <w:r>
        <w:rPr>
          <w:rFonts w:ascii="Times New Roman" w:hAnsi="Times New Roman" w:cs="Times New Roman"/>
          <w:lang w:val="en-CA"/>
        </w:rPr>
        <w:t xml:space="preserve"> NH₄⁺ in bull kelp</w:t>
      </w:r>
      <w:r>
        <w:rPr>
          <w:rFonts w:ascii="Times New Roman" w:hAnsi="Times New Roman" w:cs="Times New Roman"/>
          <w:i/>
          <w:iCs/>
          <w:lang w:val="en-CA"/>
        </w:rPr>
        <w:t xml:space="preserve"> </w:t>
      </w:r>
      <w:r>
        <w:rPr>
          <w:rFonts w:ascii="Times New Roman" w:hAnsi="Times New Roman" w:cs="Times New Roman"/>
          <w:lang w:val="en-CA"/>
        </w:rPr>
        <w:t xml:space="preserve">forests compared to giant kelp forests, which may be due to different allocations of biomass in the water column and thus different alterations of water flow. Indeed,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{"citationID":"N4Y3hz4q","properties":{"formattedCitation":"(Murie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(Murie and Bourdeau, 2020)</w:t>
      </w:r>
      <w:r>
        <w:rPr>
          <w:rFonts w:ascii="Times New Roman" w:hAnsi="Times New Roman" w:cs="Times New Roman"/>
          <w:lang w:val="en-CA"/>
        </w:rPr>
        <w:fldChar w:fldCharType="end"/>
      </w:r>
      <w:r>
        <w:rPr>
          <w:rFonts w:ascii="Times New Roman" w:hAnsi="Times New Roman" w:cs="Times New Roman"/>
          <w:lang w:val="en-CA"/>
        </w:rPr>
        <w:t xml:space="preserve"> found larger differences in dissolved oxygen and pH between inside </w:t>
      </w:r>
      <w:r w:rsidR="00EC06BA">
        <w:rPr>
          <w:rFonts w:ascii="Times New Roman" w:hAnsi="Times New Roman" w:cs="Times New Roman"/>
          <w:lang w:val="en-CA"/>
        </w:rPr>
        <w:t>and</w:t>
      </w:r>
      <w:r>
        <w:rPr>
          <w:rFonts w:ascii="Times New Roman" w:hAnsi="Times New Roman" w:cs="Times New Roman"/>
          <w:lang w:val="en-CA"/>
        </w:rPr>
        <w:t xml:space="preserve"> outside bull kelp forests </w:t>
      </w:r>
      <w:r w:rsidR="00EC06BA">
        <w:rPr>
          <w:rFonts w:ascii="Times New Roman" w:hAnsi="Times New Roman" w:cs="Times New Roman"/>
          <w:lang w:val="en-CA"/>
        </w:rPr>
        <w:t>than</w:t>
      </w:r>
      <w:r>
        <w:rPr>
          <w:rFonts w:ascii="Times New Roman" w:hAnsi="Times New Roman" w:cs="Times New Roman"/>
          <w:lang w:val="en-CA"/>
        </w:rPr>
        <w:t xml:space="preserve"> giant kelp forests </w:t>
      </w:r>
      <w:commentRangeStart w:id="45"/>
      <w:commentRangeStart w:id="46"/>
      <w:r>
        <w:rPr>
          <w:rFonts w:ascii="Times New Roman" w:hAnsi="Times New Roman" w:cs="Times New Roman"/>
          <w:lang w:val="en-CA"/>
        </w:rPr>
        <w:t xml:space="preserve">by </w:t>
      </w:r>
      <w:proofErr w:type="spellStart"/>
      <w:r>
        <w:rPr>
          <w:rFonts w:ascii="Times New Roman" w:hAnsi="Times New Roman" w:cs="Times New Roman"/>
          <w:lang w:val="en-CA"/>
        </w:rPr>
        <w:t>Traiger</w:t>
      </w:r>
      <w:proofErr w:type="spellEnd"/>
      <w:r>
        <w:rPr>
          <w:rFonts w:ascii="Times New Roman" w:hAnsi="Times New Roman" w:cs="Times New Roman"/>
          <w:lang w:val="en-CA"/>
        </w:rPr>
        <w:t xml:space="preserve"> et al (2021). </w:t>
      </w:r>
      <w:commentRangeEnd w:id="45"/>
      <w:r w:rsidR="00EC06BA">
        <w:rPr>
          <w:rStyle w:val="CommentReference"/>
        </w:rPr>
        <w:commentReference w:id="45"/>
      </w:r>
      <w:commentRangeEnd w:id="46"/>
      <w:r w:rsidR="00497588">
        <w:rPr>
          <w:rStyle w:val="CommentReference"/>
        </w:rPr>
        <w:commentReference w:id="46"/>
      </w:r>
      <w:r w:rsidR="00EC06BA">
        <w:rPr>
          <w:rFonts w:ascii="Times New Roman" w:hAnsi="Times New Roman" w:cs="Times New Roman"/>
          <w:lang w:val="en-CA"/>
        </w:rPr>
        <w:t xml:space="preserve">The surprising </w:t>
      </w:r>
      <w:r>
        <w:rPr>
          <w:rFonts w:ascii="Times New Roman" w:hAnsi="Times New Roman" w:cs="Times New Roman"/>
          <w:lang w:val="en-CA"/>
        </w:rPr>
        <w:t xml:space="preserve">negative </w:t>
      </w:r>
      <w:r w:rsidRPr="005F1E8D">
        <w:rPr>
          <w:rFonts w:ascii="Times New Roman" w:hAnsi="Times New Roman" w:cs="Times New Roman"/>
          <w:lang w:val="en-CA"/>
        </w:rPr>
        <w:t>∆</w:t>
      </w:r>
      <w:r>
        <w:rPr>
          <w:rFonts w:ascii="Times New Roman" w:hAnsi="Times New Roman" w:cs="Times New Roman"/>
          <w:lang w:val="en-CA"/>
        </w:rPr>
        <w:t xml:space="preserve"> NH₄⁺ at our no</w:t>
      </w:r>
      <w:r w:rsidR="00EC06BA">
        <w:rPr>
          <w:rFonts w:ascii="Times New Roman" w:hAnsi="Times New Roman" w:cs="Times New Roman"/>
          <w:lang w:val="en-CA"/>
        </w:rPr>
        <w:t>-</w:t>
      </w:r>
      <w:r>
        <w:rPr>
          <w:rFonts w:ascii="Times New Roman" w:hAnsi="Times New Roman" w:cs="Times New Roman"/>
          <w:lang w:val="en-CA"/>
        </w:rPr>
        <w:t xml:space="preserve">kelp control sites may be </w:t>
      </w:r>
      <w:r w:rsidR="00EC06BA">
        <w:rPr>
          <w:rFonts w:ascii="Times New Roman" w:hAnsi="Times New Roman" w:cs="Times New Roman"/>
          <w:lang w:val="en-CA"/>
        </w:rPr>
        <w:t>the</w:t>
      </w:r>
      <w:r>
        <w:rPr>
          <w:rFonts w:ascii="Times New Roman" w:hAnsi="Times New Roman" w:cs="Times New Roman"/>
          <w:lang w:val="en-CA"/>
        </w:rPr>
        <w:t xml:space="preserve"> result of </w:t>
      </w:r>
      <w:ins w:id="47" w:author="Isabelle Cote" w:date="2024-09-03T12:12:00Z" w16du:dateUtc="2024-09-03T19:12:00Z">
        <w:r w:rsidR="00EC06BA">
          <w:rPr>
            <w:rFonts w:ascii="Times New Roman" w:hAnsi="Times New Roman" w:cs="Times New Roman"/>
            <w:lang w:val="en-CA"/>
          </w:rPr>
          <w:t>“outside”</w:t>
        </w:r>
      </w:ins>
      <w:ins w:id="48" w:author="Isabelle Cote" w:date="2024-09-03T12:11:00Z" w16du:dateUtc="2024-09-03T19:11:00Z">
        <w:r w:rsidR="00EC06BA">
          <w:rPr>
            <w:rFonts w:ascii="Times New Roman" w:hAnsi="Times New Roman" w:cs="Times New Roman"/>
            <w:lang w:val="en-CA"/>
          </w:rPr>
          <w:t xml:space="preserve"> </w:t>
        </w:r>
      </w:ins>
      <w:ins w:id="49" w:author="Isabelle Cote" w:date="2024-09-03T12:12:00Z" w16du:dateUtc="2024-09-03T19:12:00Z">
        <w:r w:rsidR="00EC06BA">
          <w:rPr>
            <w:rFonts w:ascii="Times New Roman" w:hAnsi="Times New Roman" w:cs="Times New Roman"/>
            <w:lang w:val="en-CA"/>
          </w:rPr>
          <w:t xml:space="preserve">samples at control </w:t>
        </w:r>
      </w:ins>
      <w:ins w:id="50" w:author="Isabelle Cote" w:date="2024-09-03T12:13:00Z" w16du:dateUtc="2024-09-03T19:13:00Z">
        <w:r w:rsidR="00EC06BA">
          <w:rPr>
            <w:rFonts w:ascii="Times New Roman" w:hAnsi="Times New Roman" w:cs="Times New Roman"/>
            <w:lang w:val="en-CA"/>
          </w:rPr>
          <w:t>sites</w:t>
        </w:r>
      </w:ins>
      <w:ins w:id="51" w:author="Isabelle Cote" w:date="2024-09-03T12:11:00Z" w16du:dateUtc="2024-09-03T19:11:00Z">
        <w:r w:rsidR="00EC06BA">
          <w:rPr>
            <w:rFonts w:ascii="Times New Roman" w:hAnsi="Times New Roman" w:cs="Times New Roman"/>
            <w:lang w:val="en-CA"/>
          </w:rPr>
          <w:t xml:space="preserve"> </w:t>
        </w:r>
      </w:ins>
      <w:ins w:id="52" w:author="Isabelle Cote" w:date="2024-09-03T12:12:00Z" w16du:dateUtc="2024-09-03T19:12:00Z">
        <w:r w:rsidR="00EC06BA">
          <w:rPr>
            <w:rFonts w:ascii="Times New Roman" w:hAnsi="Times New Roman" w:cs="Times New Roman"/>
            <w:lang w:val="en-CA"/>
          </w:rPr>
          <w:t>being</w:t>
        </w:r>
      </w:ins>
      <w:ins w:id="53" w:author="Isabelle Cote" w:date="2024-09-03T12:11:00Z" w16du:dateUtc="2024-09-03T19:11:00Z">
        <w:r w:rsidR="00EC06BA">
          <w:rPr>
            <w:rFonts w:ascii="Times New Roman" w:hAnsi="Times New Roman" w:cs="Times New Roman"/>
            <w:lang w:val="en-CA"/>
          </w:rPr>
          <w:t xml:space="preserve"> deeper than the “inside” samples</w:t>
        </w:r>
      </w:ins>
      <w:ins w:id="54" w:author="Isabelle Cote" w:date="2024-09-03T12:19:00Z" w16du:dateUtc="2024-09-03T19:19:00Z">
        <w:r w:rsidR="00CC12B0">
          <w:rPr>
            <w:rFonts w:ascii="Times New Roman" w:hAnsi="Times New Roman" w:cs="Times New Roman"/>
            <w:lang w:val="en-CA"/>
          </w:rPr>
          <w:t>,</w:t>
        </w:r>
      </w:ins>
      <w:ins w:id="55" w:author="Isabelle Cote" w:date="2024-09-03T12:13:00Z" w16du:dateUtc="2024-09-03T19:13:00Z">
        <w:r w:rsidR="00EC06BA">
          <w:rPr>
            <w:rFonts w:ascii="Times New Roman" w:hAnsi="Times New Roman" w:cs="Times New Roman"/>
            <w:lang w:val="en-CA"/>
          </w:rPr>
          <w:t xml:space="preserve"> which was done to mimic</w:t>
        </w:r>
      </w:ins>
      <w:ins w:id="56" w:author="Isabelle Cote" w:date="2024-09-03T12:15:00Z" w16du:dateUtc="2024-09-03T19:15:00Z">
        <w:r w:rsidR="00EC06BA">
          <w:rPr>
            <w:rFonts w:ascii="Times New Roman" w:hAnsi="Times New Roman" w:cs="Times New Roman"/>
            <w:lang w:val="en-CA"/>
          </w:rPr>
          <w:t xml:space="preserve"> </w:t>
        </w:r>
      </w:ins>
      <w:ins w:id="57" w:author="Isabelle Cote" w:date="2024-09-03T12:21:00Z" w16du:dateUtc="2024-09-03T19:21:00Z">
        <w:r w:rsidR="00CC12B0">
          <w:rPr>
            <w:rFonts w:ascii="Times New Roman" w:hAnsi="Times New Roman" w:cs="Times New Roman"/>
            <w:lang w:val="en-CA"/>
          </w:rPr>
          <w:t>our</w:t>
        </w:r>
      </w:ins>
      <w:ins w:id="58" w:author="Isabelle Cote" w:date="2024-09-03T12:15:00Z" w16du:dateUtc="2024-09-03T19:15:00Z">
        <w:r w:rsidR="00EC06BA">
          <w:rPr>
            <w:rFonts w:ascii="Times New Roman" w:hAnsi="Times New Roman" w:cs="Times New Roman"/>
            <w:lang w:val="en-CA"/>
          </w:rPr>
          <w:t xml:space="preserve"> sampling in kelp forests</w:t>
        </w:r>
      </w:ins>
      <w:del w:id="59" w:author="Isabelle Cote" w:date="2024-09-03T12:11:00Z" w16du:dateUtc="2024-09-03T19:11:00Z">
        <w:r w:rsidDel="00EC06BA">
          <w:rPr>
            <w:rFonts w:ascii="Times New Roman" w:hAnsi="Times New Roman" w:cs="Times New Roman"/>
            <w:lang w:val="en-CA"/>
          </w:rPr>
          <w:delText>the slope of the substrate</w:delText>
        </w:r>
      </w:del>
      <w:r>
        <w:rPr>
          <w:rFonts w:ascii="Times New Roman" w:hAnsi="Times New Roman" w:cs="Times New Roman"/>
          <w:lang w:val="en-CA"/>
        </w:rPr>
        <w:t xml:space="preserve">. </w:t>
      </w:r>
      <w:r w:rsidR="00CC12B0">
        <w:rPr>
          <w:rFonts w:ascii="Times New Roman" w:hAnsi="Times New Roman" w:cs="Times New Roman"/>
          <w:lang w:val="en-CA"/>
        </w:rPr>
        <w:t>The fact</w:t>
      </w:r>
      <w:r w:rsidR="00EC06BA">
        <w:rPr>
          <w:rFonts w:ascii="Times New Roman" w:hAnsi="Times New Roman" w:cs="Times New Roman"/>
          <w:lang w:val="en-CA"/>
        </w:rPr>
        <w:t xml:space="preserve"> that </w:t>
      </w:r>
      <w:r>
        <w:rPr>
          <w:rFonts w:ascii="Times New Roman" w:hAnsi="Times New Roman" w:cs="Times New Roman"/>
          <w:lang w:val="en-CA"/>
        </w:rPr>
        <w:t xml:space="preserve">NH₄⁺ </w:t>
      </w:r>
      <w:r w:rsidRPr="00497588">
        <w:rPr>
          <w:rFonts w:ascii="Times New Roman" w:hAnsi="Times New Roman" w:cs="Times New Roman"/>
          <w:i/>
          <w:iCs/>
          <w:lang w:val="en-CA"/>
        </w:rPr>
        <w:t>increases</w:t>
      </w:r>
      <w:r>
        <w:rPr>
          <w:rFonts w:ascii="Times New Roman" w:hAnsi="Times New Roman" w:cs="Times New Roman"/>
          <w:lang w:val="en-CA"/>
        </w:rPr>
        <w:t xml:space="preserve"> with depth (CITE), a trend that our </w:t>
      </w:r>
      <w:r w:rsidR="00CC12B0">
        <w:rPr>
          <w:rFonts w:ascii="Times New Roman" w:hAnsi="Times New Roman" w:cs="Times New Roman"/>
          <w:lang w:val="en-CA"/>
        </w:rPr>
        <w:t>no-kelp sites seem to confirm, strengthens our finding of higher ammonium concentrations within kelp forests than at their slightly deeper edges.</w:t>
      </w:r>
    </w:p>
    <w:p w14:paraId="65174C8A" w14:textId="05E12977" w:rsidR="00900C38" w:rsidRDefault="00900C38" w:rsidP="00683C48">
      <w:pPr>
        <w:spacing w:line="480" w:lineRule="auto"/>
        <w:rPr>
          <w:rFonts w:ascii="Times New Roman" w:hAnsi="Times New Roman" w:cs="Times New Roman"/>
          <w:lang w:val="en-CA"/>
        </w:rPr>
      </w:pPr>
    </w:p>
    <w:p w14:paraId="5ADD87CD" w14:textId="66C64A7F" w:rsidR="00965054" w:rsidRDefault="00497588" w:rsidP="004F2705">
      <w:pPr>
        <w:spacing w:line="480" w:lineRule="auto"/>
        <w:ind w:firstLine="720"/>
        <w:rPr>
          <w:rFonts w:ascii="Times New Roman" w:hAnsi="Times New Roman" w:cs="Times New Roman"/>
          <w:lang w:val="en-CA"/>
        </w:rPr>
      </w:pPr>
      <w:r>
        <w:rPr>
          <w:rFonts w:ascii="Times New Roman" w:hAnsi="Times New Roman" w:cs="Times New Roman"/>
        </w:rPr>
        <w:t>Even though</w:t>
      </w:r>
      <w:r w:rsidR="0067173A">
        <w:rPr>
          <w:rFonts w:ascii="Times New Roman" w:hAnsi="Times New Roman" w:cs="Times New Roman"/>
        </w:rPr>
        <w:t xml:space="preserve"> k</w:t>
      </w:r>
      <w:r w:rsidR="003E52B7" w:rsidRPr="003E52B7">
        <w:rPr>
          <w:rFonts w:ascii="Times New Roman" w:hAnsi="Times New Roman" w:cs="Times New Roman"/>
        </w:rPr>
        <w:t xml:space="preserve">elp forests attract dense aggregations of fishes and invertebrates, the positive </w:t>
      </w:r>
      <w:r w:rsidR="0067173A">
        <w:rPr>
          <w:rFonts w:ascii="Times New Roman" w:hAnsi="Times New Roman" w:cs="Times New Roman"/>
        </w:rPr>
        <w:t>effect of</w:t>
      </w:r>
      <w:r w:rsidR="003E52B7" w:rsidRPr="003E52B7">
        <w:rPr>
          <w:rFonts w:ascii="Times New Roman" w:hAnsi="Times New Roman" w:cs="Times New Roman"/>
        </w:rPr>
        <w:t xml:space="preserve"> animal biomass </w:t>
      </w:r>
      <w:r w:rsidR="0067173A">
        <w:rPr>
          <w:rFonts w:ascii="Times New Roman" w:hAnsi="Times New Roman" w:cs="Times New Roman"/>
        </w:rPr>
        <w:t>on</w:t>
      </w:r>
      <w:r w:rsidR="003E52B7" w:rsidRPr="003E52B7">
        <w:rPr>
          <w:rFonts w:ascii="Times New Roman" w:hAnsi="Times New Roman" w:cs="Times New Roman"/>
        </w:rPr>
        <w:t xml:space="preserve"> </w:t>
      </w:r>
      <w:r w:rsidR="003E52B7" w:rsidRPr="005F1E8D">
        <w:rPr>
          <w:rFonts w:ascii="Times New Roman" w:hAnsi="Times New Roman" w:cs="Times New Roman"/>
          <w:lang w:val="en-CA"/>
        </w:rPr>
        <w:t>∆</w:t>
      </w:r>
      <w:r w:rsidR="003E52B7" w:rsidRPr="003E52B7">
        <w:rPr>
          <w:rFonts w:ascii="Times New Roman" w:hAnsi="Times New Roman" w:cs="Times New Roman"/>
        </w:rPr>
        <w:t>NH₄⁺ was weak and mediated by water flow and kelp biomass.</w:t>
      </w:r>
      <w:r w:rsidR="00CC12B0">
        <w:rPr>
          <w:rFonts w:ascii="Times New Roman" w:hAnsi="Times New Roman" w:cs="Times New Roman"/>
          <w:lang w:val="en-CA"/>
        </w:rPr>
        <w:t xml:space="preserve"> </w:t>
      </w:r>
      <w:r w:rsidR="00B7637C">
        <w:rPr>
          <w:rFonts w:ascii="Times New Roman" w:hAnsi="Times New Roman" w:cs="Times New Roman"/>
          <w:lang w:val="en-CA"/>
        </w:rPr>
        <w:t>T</w:t>
      </w:r>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w:t>
      </w:r>
      <w:r w:rsidR="00742266">
        <w:rPr>
          <w:rFonts w:ascii="Times New Roman" w:hAnsi="Times New Roman" w:cs="Times New Roman"/>
          <w:lang w:val="en-CA"/>
        </w:rPr>
        <w:t xml:space="preserve">biomass </w:t>
      </w:r>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the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6005D7">
        <w:rPr>
          <w:rFonts w:ascii="Times New Roman" w:hAnsi="Times New Roman" w:cs="Times New Roman"/>
          <w:lang w:val="en-CA"/>
        </w:rPr>
        <w:t>NH₄⁺ but at high animal biomass, increasing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r w:rsidR="00742266">
        <w:rPr>
          <w:rFonts w:ascii="Times New Roman" w:hAnsi="Times New Roman" w:cs="Times New Roman"/>
          <w:lang w:val="en-CA"/>
        </w:rPr>
        <w:t xml:space="preserve">therefore </w:t>
      </w:r>
      <w:r w:rsidR="006005D7">
        <w:rPr>
          <w:rFonts w:ascii="Times New Roman" w:hAnsi="Times New Roman" w:cs="Times New Roman"/>
          <w:lang w:val="en-CA"/>
        </w:rPr>
        <w:t xml:space="preserve">be a threshold for how much animals </w:t>
      </w:r>
      <w:r w:rsidR="006005D7">
        <w:rPr>
          <w:rFonts w:ascii="Times New Roman" w:hAnsi="Times New Roman" w:cs="Times New Roman"/>
          <w:lang w:val="en-CA"/>
        </w:rPr>
        <w:lastRenderedPageBreak/>
        <w:t xml:space="preserve">can saturate and therefore increase </w:t>
      </w:r>
      <w:r w:rsidR="00742266" w:rsidRPr="005F1E8D">
        <w:rPr>
          <w:rFonts w:ascii="Times New Roman" w:hAnsi="Times New Roman" w:cs="Times New Roman"/>
          <w:lang w:val="en-CA"/>
        </w:rPr>
        <w:t>∆</w:t>
      </w:r>
      <w:r w:rsidR="00742266">
        <w:rPr>
          <w:rFonts w:ascii="Times New Roman" w:hAnsi="Times New Roman" w:cs="Times New Roman"/>
          <w:lang w:val="en-CA"/>
        </w:rPr>
        <w:t xml:space="preserve"> </w:t>
      </w:r>
      <w:r w:rsidR="006005D7">
        <w:rPr>
          <w:rFonts w:ascii="Times New Roman" w:hAnsi="Times New Roman" w:cs="Times New Roman"/>
          <w:lang w:val="en-CA"/>
        </w:rPr>
        <w:t>NH₄⁺</w:t>
      </w:r>
      <w:r w:rsidR="00683FC3">
        <w:rPr>
          <w:rFonts w:ascii="Times New Roman" w:hAnsi="Times New Roman" w:cs="Times New Roman"/>
          <w:lang w:val="en-CA"/>
        </w:rPr>
        <w:t>. B</w:t>
      </w:r>
      <w:r w:rsidR="006005D7">
        <w:rPr>
          <w:rFonts w:ascii="Times New Roman" w:hAnsi="Times New Roman" w:cs="Times New Roman"/>
          <w:lang w:val="en-CA"/>
        </w:rPr>
        <w:t xml:space="preserve">eyond </w:t>
      </w:r>
      <w:r w:rsidR="00683FC3">
        <w:rPr>
          <w:rFonts w:ascii="Times New Roman" w:hAnsi="Times New Roman" w:cs="Times New Roman"/>
          <w:lang w:val="en-CA"/>
        </w:rPr>
        <w:t xml:space="preserve">this point, </w:t>
      </w:r>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r w:rsidR="00683FC3">
        <w:rPr>
          <w:rFonts w:ascii="Times New Roman" w:hAnsi="Times New Roman" w:cs="Times New Roman"/>
          <w:lang w:val="en-CA"/>
        </w:rPr>
        <w:t xml:space="preserve">biomass </w:t>
      </w:r>
      <w:r w:rsidR="006005D7">
        <w:rPr>
          <w:rFonts w:ascii="Times New Roman" w:hAnsi="Times New Roman" w:cs="Times New Roman"/>
          <w:lang w:val="en-CA"/>
        </w:rPr>
        <w:t xml:space="preserve">no longer </w:t>
      </w:r>
      <w:r w:rsidR="00683FC3">
        <w:rPr>
          <w:rFonts w:ascii="Times New Roman" w:hAnsi="Times New Roman" w:cs="Times New Roman"/>
          <w:lang w:val="en-CA"/>
        </w:rPr>
        <w:t>enhance</w:t>
      </w:r>
      <w:r w:rsidR="0067173A">
        <w:rPr>
          <w:rFonts w:ascii="Times New Roman" w:hAnsi="Times New Roman" w:cs="Times New Roman"/>
          <w:lang w:val="en-CA"/>
        </w:rPr>
        <w:t>s</w:t>
      </w:r>
      <w:r w:rsidR="006005D7">
        <w:rPr>
          <w:rFonts w:ascii="Times New Roman" w:hAnsi="Times New Roman" w:cs="Times New Roman"/>
          <w:lang w:val="en-CA"/>
        </w:rPr>
        <w:t xml:space="preserve"> </w:t>
      </w:r>
      <w:r>
        <w:rPr>
          <w:rFonts w:ascii="Times New Roman" w:hAnsi="Times New Roman" w:cs="Times New Roman"/>
          <w:lang w:val="en-CA"/>
        </w:rPr>
        <w:t xml:space="preserve">NH₄⁺ </w:t>
      </w:r>
      <w:r w:rsidR="00742266">
        <w:rPr>
          <w:rFonts w:ascii="Times New Roman" w:hAnsi="Times New Roman" w:cs="Times New Roman"/>
          <w:lang w:val="en-CA"/>
        </w:rPr>
        <w:t xml:space="preserve">inside kelp forests relative to beyond </w:t>
      </w:r>
      <w:commentRangeStart w:id="60"/>
      <w:r w:rsidR="00742266">
        <w:rPr>
          <w:rFonts w:ascii="Times New Roman" w:hAnsi="Times New Roman" w:cs="Times New Roman"/>
          <w:lang w:val="en-CA"/>
        </w:rPr>
        <w:t>the</w:t>
      </w:r>
      <w:commentRangeEnd w:id="60"/>
      <w:r w:rsidR="00327838">
        <w:rPr>
          <w:rStyle w:val="CommentReference"/>
        </w:rPr>
        <w:commentReference w:id="60"/>
      </w:r>
      <w:r w:rsidR="00742266">
        <w:rPr>
          <w:rFonts w:ascii="Times New Roman" w:hAnsi="Times New Roman" w:cs="Times New Roman"/>
          <w:lang w:val="en-CA"/>
        </w:rPr>
        <w:t xml:space="preserve"> forest </w:t>
      </w:r>
      <w:commentRangeStart w:id="61"/>
      <w:r w:rsidR="00742266">
        <w:rPr>
          <w:rFonts w:ascii="Times New Roman" w:hAnsi="Times New Roman" w:cs="Times New Roman"/>
          <w:lang w:val="en-CA"/>
        </w:rPr>
        <w:t>edge</w:t>
      </w:r>
      <w:commentRangeEnd w:id="61"/>
      <w:r w:rsidR="005D293A">
        <w:rPr>
          <w:rStyle w:val="CommentReference"/>
        </w:rPr>
        <w:commentReference w:id="61"/>
      </w:r>
      <w:r w:rsidR="00742266">
        <w:rPr>
          <w:rFonts w:ascii="Times New Roman" w:hAnsi="Times New Roman" w:cs="Times New Roman"/>
          <w:lang w:val="en-CA"/>
        </w:rPr>
        <w:t>.</w:t>
      </w:r>
    </w:p>
    <w:p w14:paraId="34DAC066" w14:textId="4C94F216" w:rsidR="00C17C96" w:rsidDel="005D293A" w:rsidRDefault="00C17C96" w:rsidP="0035016F">
      <w:pPr>
        <w:spacing w:line="480" w:lineRule="auto"/>
        <w:ind w:firstLine="720"/>
        <w:rPr>
          <w:del w:id="62" w:author="Isabelle Cote" w:date="2024-09-03T14:49:00Z" w16du:dateUtc="2024-09-03T21:49:00Z"/>
          <w:rFonts w:ascii="Times New Roman" w:hAnsi="Times New Roman" w:cs="Times New Roman"/>
          <w:lang w:val="en-CA"/>
        </w:rPr>
      </w:pPr>
      <w:commentRangeStart w:id="63"/>
      <w:commentRangeStart w:id="64"/>
      <w:commentRangeStart w:id="65"/>
      <w:commentRangeStart w:id="66"/>
      <w:del w:id="67" w:author="Isabelle Cote" w:date="2024-09-03T14:49:00Z" w16du:dateUtc="2024-09-03T21:49:00Z">
        <w:r w:rsidDel="005D293A">
          <w:rPr>
            <w:rFonts w:ascii="Times New Roman" w:hAnsi="Times New Roman" w:cs="Times New Roman"/>
            <w:lang w:val="en-CA"/>
          </w:rPr>
          <w:delText xml:space="preserve">We </w:delText>
        </w:r>
        <w:commentRangeEnd w:id="63"/>
        <w:commentRangeEnd w:id="64"/>
        <w:r w:rsidR="0067173A" w:rsidDel="005D293A">
          <w:rPr>
            <w:rStyle w:val="CommentReference"/>
          </w:rPr>
          <w:commentReference w:id="63"/>
        </w:r>
        <w:r w:rsidR="00707540" w:rsidDel="005D293A">
          <w:rPr>
            <w:rStyle w:val="CommentReference"/>
          </w:rPr>
          <w:commentReference w:id="64"/>
        </w:r>
        <w:commentRangeEnd w:id="65"/>
        <w:r w:rsidR="0035016F" w:rsidDel="005D293A">
          <w:rPr>
            <w:rStyle w:val="CommentReference"/>
          </w:rPr>
          <w:commentReference w:id="65"/>
        </w:r>
        <w:commentRangeEnd w:id="66"/>
        <w:r w:rsidR="0035016F" w:rsidDel="005D293A">
          <w:rPr>
            <w:rStyle w:val="CommentReference"/>
          </w:rPr>
          <w:commentReference w:id="66"/>
        </w:r>
        <w:r w:rsidDel="005D293A">
          <w:rPr>
            <w:rFonts w:ascii="Times New Roman" w:hAnsi="Times New Roman" w:cs="Times New Roman"/>
            <w:lang w:val="en-CA"/>
          </w:rPr>
          <w:delText>did not find a significant effect of biodiversity among- or within-site</w:delText>
        </w:r>
        <w:r w:rsidR="0035016F" w:rsidDel="005D293A">
          <w:rPr>
            <w:rFonts w:ascii="Times New Roman" w:hAnsi="Times New Roman" w:cs="Times New Roman"/>
            <w:lang w:val="en-CA"/>
          </w:rPr>
          <w:delText>s</w:delText>
        </w:r>
        <w:r w:rsidDel="005D293A">
          <w:rPr>
            <w:rFonts w:ascii="Times New Roman" w:hAnsi="Times New Roman" w:cs="Times New Roman"/>
            <w:lang w:val="en-CA"/>
          </w:rPr>
          <w:delText xml:space="preserve">. </w:delText>
        </w:r>
        <w:r w:rsidR="0035016F" w:rsidDel="005D293A">
          <w:rPr>
            <w:rFonts w:ascii="Times New Roman" w:hAnsi="Times New Roman" w:cs="Times New Roman"/>
            <w:lang w:val="en-CA"/>
          </w:rPr>
          <w:delText>E</w:delText>
        </w:r>
        <w:r w:rsidDel="005D293A">
          <w:rPr>
            <w:rFonts w:ascii="Times New Roman" w:hAnsi="Times New Roman" w:cs="Times New Roman"/>
            <w:lang w:val="en-CA"/>
          </w:rPr>
          <w:delText>lucidating the tangled relationships between the abundances of each species in communities is</w:delText>
        </w:r>
        <w:r w:rsidR="006C5AC6" w:rsidDel="005D293A">
          <w:rPr>
            <w:rFonts w:ascii="Times New Roman" w:hAnsi="Times New Roman" w:cs="Times New Roman"/>
            <w:lang w:val="en-CA"/>
          </w:rPr>
          <w:delText xml:space="preserve"> challenging, as some families may be sources of NH₄⁺, while others may benefit from increases in primary productivity due to NH₄⁺ production by other families</w:delText>
        </w:r>
        <w:r w:rsidDel="005D293A">
          <w:rPr>
            <w:rFonts w:ascii="Times New Roman" w:hAnsi="Times New Roman" w:cs="Times New Roman"/>
            <w:lang w:val="en-CA"/>
          </w:rPr>
          <w:delText>. As surveys were conducted at the edges of kelp forests due to difficulties conducting a 5 m wide fish belt survey in thick kelp, our communities are more representative of kelp forest associated species, and not necessarily the species living immediately within the kelp.</w:delText>
        </w:r>
        <w:r w:rsidR="0003188A" w:rsidDel="005D293A">
          <w:rPr>
            <w:rFonts w:ascii="Times New Roman" w:hAnsi="Times New Roman" w:cs="Times New Roman"/>
            <w:lang w:val="en-CA"/>
          </w:rPr>
          <w:delText xml:space="preserve"> </w:delText>
        </w:r>
        <w:r w:rsidR="0035016F" w:rsidDel="005D293A">
          <w:rPr>
            <w:rFonts w:ascii="Times New Roman" w:hAnsi="Times New Roman" w:cs="Times New Roman"/>
            <w:lang w:val="en-CA"/>
          </w:rPr>
          <w:delText xml:space="preserve">Nevertheless, we did find more species </w:delText>
        </w:r>
        <w:r w:rsidR="0003188A" w:rsidDel="005D293A">
          <w:rPr>
            <w:rFonts w:ascii="Times New Roman" w:hAnsi="Times New Roman" w:cs="Times New Roman"/>
            <w:lang w:val="en-CA"/>
          </w:rPr>
          <w:delText>at our kelp sites compared to the rocky reef sites</w:delText>
        </w:r>
        <w:r w:rsidR="0035016F" w:rsidDel="005D293A">
          <w:rPr>
            <w:rFonts w:ascii="Times New Roman" w:hAnsi="Times New Roman" w:cs="Times New Roman"/>
            <w:lang w:val="en-CA"/>
          </w:rPr>
          <w:delText>, supporting extensive research on the positive effect of kelp on biodiversity (CITE).</w:delText>
        </w:r>
      </w:del>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3BE92BC" w:rsidR="00306F1F" w:rsidRPr="00306F1F" w:rsidRDefault="005D293A" w:rsidP="00306F1F">
      <w:pPr>
        <w:spacing w:line="480" w:lineRule="auto"/>
        <w:rPr>
          <w:rFonts w:ascii="Times New Roman" w:hAnsi="Times New Roman" w:cs="Times New Roman"/>
          <w:i/>
          <w:iCs/>
          <w:lang w:val="en-CA"/>
        </w:rPr>
      </w:pPr>
      <w:r>
        <w:rPr>
          <w:rFonts w:ascii="Times New Roman" w:hAnsi="Times New Roman" w:cs="Times New Roman"/>
          <w:i/>
          <w:iCs/>
          <w:lang w:val="en-CA"/>
        </w:rPr>
        <w:t>Even s</w:t>
      </w:r>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r>
        <w:rPr>
          <w:rFonts w:ascii="Times New Roman" w:hAnsi="Times New Roman" w:cs="Times New Roman"/>
          <w:i/>
          <w:iCs/>
          <w:lang w:val="en-CA"/>
        </w:rPr>
        <w:t>-</w:t>
      </w:r>
      <w:r w:rsidR="004F7AE3" w:rsidRPr="00306F1F">
        <w:rPr>
          <w:rFonts w:ascii="Times New Roman" w:hAnsi="Times New Roman" w:cs="Times New Roman"/>
          <w:i/>
          <w:iCs/>
          <w:lang w:val="en-CA"/>
        </w:rPr>
        <w:t>scale</w:t>
      </w:r>
      <w:r>
        <w:rPr>
          <w:rFonts w:ascii="Times New Roman" w:hAnsi="Times New Roman" w:cs="Times New Roman"/>
          <w:i/>
          <w:iCs/>
          <w:lang w:val="en-CA"/>
        </w:rPr>
        <w:t xml:space="preserve"> variation</w:t>
      </w:r>
    </w:p>
    <w:p w14:paraId="7CE6CE0F" w14:textId="74375484" w:rsidR="00327838" w:rsidRDefault="00926BE5" w:rsidP="005D293A">
      <w:pPr>
        <w:spacing w:line="480" w:lineRule="auto"/>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found 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r w:rsidR="0041334E">
        <w:rPr>
          <w:rFonts w:ascii="Times New Roman" w:hAnsi="Times New Roman" w:cs="Times New Roman"/>
          <w:lang w:val="en-CA"/>
        </w:rPr>
        <w:t xml:space="preserve">only </w:t>
      </w:r>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41334E">
        <w:rPr>
          <w:rFonts w:ascii="Times New Roman" w:hAnsi="Times New Roman" w:cs="Times New Roman"/>
          <w:lang w:val="en-CA"/>
        </w:rPr>
        <w:t>Alternative</w:t>
      </w:r>
      <w:r w:rsidR="00327838">
        <w:rPr>
          <w:rFonts w:ascii="Times New Roman" w:hAnsi="Times New Roman" w:cs="Times New Roman"/>
          <w:lang w:val="en-CA"/>
        </w:rPr>
        <w:t xml:space="preserve"> or complementary</w:t>
      </w:r>
      <w:r w:rsidR="0041334E">
        <w:rPr>
          <w:rFonts w:ascii="Times New Roman" w:hAnsi="Times New Roman" w:cs="Times New Roman"/>
          <w:lang w:val="en-CA"/>
        </w:rPr>
        <w:t xml:space="preserve"> explanations include a taxonomic effect and/or an experimental effect. The crabs in the sheltered cages excreted NH₄⁺ at a rate roughly 6x higher than the sea cucumbers caged in the more exposed location</w:t>
      </w:r>
      <w:r w:rsidR="00497588">
        <w:rPr>
          <w:rFonts w:ascii="Times New Roman" w:hAnsi="Times New Roman" w:cs="Times New Roman"/>
          <w:lang w:val="en-CA"/>
        </w:rPr>
        <w:t xml:space="preserve">. </w:t>
      </w:r>
      <w:r w:rsidR="0041334E">
        <w:rPr>
          <w:rFonts w:ascii="Times New Roman" w:hAnsi="Times New Roman" w:cs="Times New Roman"/>
          <w:lang w:val="en-CA"/>
        </w:rPr>
        <w:t xml:space="preserve">This difference </w:t>
      </w:r>
      <w:r w:rsidR="00327838">
        <w:rPr>
          <w:rFonts w:ascii="Times New Roman" w:hAnsi="Times New Roman" w:cs="Times New Roman"/>
          <w:lang w:val="en-CA"/>
        </w:rPr>
        <w:t xml:space="preserve">in </w:t>
      </w:r>
      <w:r w:rsidR="00497588">
        <w:rPr>
          <w:rFonts w:ascii="Times New Roman" w:hAnsi="Times New Roman" w:cs="Times New Roman"/>
          <w:lang w:val="en-CA"/>
        </w:rPr>
        <w:t xml:space="preserve">NH₄⁺ </w:t>
      </w:r>
      <w:r w:rsidR="00327838">
        <w:rPr>
          <w:rFonts w:ascii="Times New Roman" w:hAnsi="Times New Roman" w:cs="Times New Roman"/>
          <w:lang w:val="en-CA"/>
        </w:rPr>
        <w:t xml:space="preserve">production </w:t>
      </w:r>
      <w:r w:rsidR="0041334E">
        <w:rPr>
          <w:rFonts w:ascii="Times New Roman" w:hAnsi="Times New Roman" w:cs="Times New Roman"/>
          <w:lang w:val="en-CA"/>
        </w:rPr>
        <w:t>could have given us more scope to detect differences</w:t>
      </w:r>
      <w:r w:rsidR="00327838">
        <w:rPr>
          <w:rFonts w:ascii="Times New Roman" w:hAnsi="Times New Roman" w:cs="Times New Roman"/>
          <w:lang w:val="en-CA"/>
        </w:rPr>
        <w:t xml:space="preserve"> among treatments in the protected inlet. In addition, the crab cages were constructed with only two mesh windows, in contrast to the fully meshed cages</w:t>
      </w:r>
      <w:r w:rsidR="00327838" w:rsidRPr="00327838">
        <w:rPr>
          <w:rFonts w:ascii="Times New Roman" w:hAnsi="Times New Roman" w:cs="Times New Roman"/>
          <w:lang w:val="en-CA"/>
        </w:rPr>
        <w:t xml:space="preserve"> </w:t>
      </w:r>
      <w:r w:rsidR="00327838">
        <w:rPr>
          <w:rFonts w:ascii="Times New Roman" w:hAnsi="Times New Roman" w:cs="Times New Roman"/>
          <w:lang w:val="en-CA"/>
        </w:rPr>
        <w:t xml:space="preserve">of sea cucumbers, which could have promoted nutrient retention in the former. </w:t>
      </w:r>
    </w:p>
    <w:p w14:paraId="6A7105AB" w14:textId="2F458A48" w:rsidR="00926BE5" w:rsidRDefault="00327838" w:rsidP="00327838">
      <w:pPr>
        <w:spacing w:line="480" w:lineRule="auto"/>
        <w:ind w:firstLine="720"/>
        <w:rPr>
          <w:rFonts w:ascii="Times New Roman" w:hAnsi="Times New Roman" w:cs="Times New Roman"/>
          <w:lang w:val="en-CA"/>
        </w:rPr>
      </w:pPr>
      <w:r>
        <w:rPr>
          <w:rFonts w:ascii="Times New Roman" w:hAnsi="Times New Roman" w:cs="Times New Roman"/>
          <w:lang w:val="en-CA"/>
        </w:rPr>
        <w:t>Ammonium</w:t>
      </w:r>
      <w:r w:rsidR="00CC5E86">
        <w:rPr>
          <w:rFonts w:ascii="Times New Roman" w:hAnsi="Times New Roman" w:cs="Times New Roman"/>
          <w:lang w:val="en-CA"/>
        </w:rPr>
        <w:t xml:space="preserve"> enrichment by animals is </w:t>
      </w:r>
      <w:r>
        <w:rPr>
          <w:rFonts w:ascii="Times New Roman" w:hAnsi="Times New Roman" w:cs="Times New Roman"/>
          <w:lang w:val="en-CA"/>
        </w:rPr>
        <w:t xml:space="preserve">nevertheless </w:t>
      </w:r>
      <w:r w:rsidR="00CC5E86">
        <w:rPr>
          <w:rFonts w:ascii="Times New Roman" w:hAnsi="Times New Roman" w:cs="Times New Roman"/>
          <w:lang w:val="en-CA"/>
        </w:rPr>
        <w:t xml:space="preserve">possible in wave-exposed conditions; </w:t>
      </w:r>
      <w:r>
        <w:rPr>
          <w:rFonts w:ascii="Times New Roman" w:hAnsi="Times New Roman" w:cs="Times New Roman"/>
          <w:lang w:val="en-CA"/>
        </w:rPr>
        <w:t xml:space="preserve">for example, </w:t>
      </w:r>
      <w:r w:rsidR="00CC5E86">
        <w:rPr>
          <w:rFonts w:ascii="Times New Roman" w:hAnsi="Times New Roman" w:cs="Times New Roman"/>
          <w:lang w:val="en-CA"/>
        </w:rPr>
        <w:t xml:space="preserve">seawater above mussel beds had 15.9x higher NH₄⁺ compared to neighbouring rock </w:t>
      </w:r>
      <w:r>
        <w:rPr>
          <w:rFonts w:ascii="Times New Roman" w:hAnsi="Times New Roman" w:cs="Times New Roman"/>
          <w:lang w:val="en-CA"/>
        </w:rPr>
        <w:t xml:space="preserve">without mussels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w:t>
      </w:r>
      <w:r>
        <w:rPr>
          <w:rFonts w:ascii="Times New Roman" w:hAnsi="Times New Roman" w:cs="Times New Roman"/>
          <w:lang w:val="en-CA"/>
        </w:rPr>
        <w:t xml:space="preserve">small-scale variation </w:t>
      </w:r>
      <w:r w:rsidR="00282591">
        <w:rPr>
          <w:rFonts w:ascii="Times New Roman" w:hAnsi="Times New Roman" w:cs="Times New Roman"/>
          <w:lang w:val="en-CA"/>
        </w:rPr>
        <w:t xml:space="preserve">might </w:t>
      </w:r>
      <w:r>
        <w:rPr>
          <w:rFonts w:ascii="Times New Roman" w:hAnsi="Times New Roman" w:cs="Times New Roman"/>
          <w:lang w:val="en-CA"/>
        </w:rPr>
        <w:t xml:space="preserve">arise </w:t>
      </w:r>
      <w:r w:rsidR="00282591">
        <w:rPr>
          <w:rFonts w:ascii="Times New Roman" w:hAnsi="Times New Roman" w:cs="Times New Roman"/>
          <w:lang w:val="en-CA"/>
        </w:rPr>
        <w:t xml:space="preserve">at all. Therefore, </w:t>
      </w:r>
      <w:r w:rsidR="00CC5E86">
        <w:rPr>
          <w:rFonts w:ascii="Times New Roman" w:hAnsi="Times New Roman" w:cs="Times New Roman"/>
          <w:lang w:val="en-CA"/>
        </w:rPr>
        <w:t>we simply conclude that at least in sheltered conditions, variation</w:t>
      </w:r>
      <w:r>
        <w:rPr>
          <w:rFonts w:ascii="Times New Roman" w:hAnsi="Times New Roman" w:cs="Times New Roman"/>
          <w:lang w:val="en-CA"/>
        </w:rPr>
        <w:t xml:space="preserve"> on the scale of tens of centimetres</w:t>
      </w:r>
      <w:r w:rsidR="00CC5E86">
        <w:rPr>
          <w:rFonts w:ascii="Times New Roman" w:hAnsi="Times New Roman" w:cs="Times New Roman"/>
          <w:lang w:val="en-CA"/>
        </w:rPr>
        <w:t xml:space="preserve"> driven by animal biomass is possible</w:t>
      </w:r>
    </w:p>
    <w:p w14:paraId="34B4733F" w14:textId="77777777" w:rsidR="00CC5E86" w:rsidRDefault="00CC5E86" w:rsidP="00CC5E86">
      <w:pPr>
        <w:spacing w:line="480" w:lineRule="auto"/>
        <w:ind w:firstLine="720"/>
        <w:rPr>
          <w:rFonts w:ascii="Times New Roman" w:hAnsi="Times New Roman" w:cs="Times New Roman"/>
          <w:lang w:val="en-CA"/>
        </w:rPr>
      </w:pPr>
    </w:p>
    <w:p w14:paraId="0034A462" w14:textId="2E907A44" w:rsidR="005D293A" w:rsidRDefault="005D293A" w:rsidP="005D293A">
      <w:pPr>
        <w:spacing w:line="480" w:lineRule="auto"/>
        <w:rPr>
          <w:rFonts w:ascii="Times New Roman" w:hAnsi="Times New Roman" w:cs="Times New Roman"/>
          <w:i/>
          <w:iCs/>
          <w:lang w:val="en-CA"/>
        </w:rPr>
      </w:pPr>
      <w:r>
        <w:rPr>
          <w:rFonts w:ascii="Times New Roman" w:hAnsi="Times New Roman" w:cs="Times New Roman"/>
          <w:i/>
          <w:iCs/>
          <w:lang w:val="en-CA"/>
        </w:rPr>
        <w:t>A role for</w:t>
      </w:r>
      <w:r w:rsidRPr="00220618">
        <w:rPr>
          <w:rFonts w:ascii="Times New Roman" w:hAnsi="Times New Roman" w:cs="Times New Roman"/>
          <w:i/>
          <w:iCs/>
          <w:lang w:val="en-CA"/>
        </w:rPr>
        <w:t xml:space="preserve"> species diversity?</w:t>
      </w:r>
    </w:p>
    <w:p w14:paraId="16422E48" w14:textId="77777777" w:rsidR="0078662B" w:rsidRDefault="0078662B" w:rsidP="005D293A">
      <w:pPr>
        <w:spacing w:line="480" w:lineRule="auto"/>
        <w:rPr>
          <w:rFonts w:ascii="Times New Roman" w:hAnsi="Times New Roman" w:cs="Times New Roman"/>
          <w:i/>
          <w:iCs/>
          <w:lang w:val="en-CA"/>
        </w:rPr>
      </w:pPr>
    </w:p>
    <w:p w14:paraId="1A9737F4" w14:textId="3F8D002F" w:rsidR="0078662B" w:rsidRDefault="0078662B" w:rsidP="005D293A">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-Could try to write that basically Shannon had a negative </w:t>
      </w:r>
      <w:proofErr w:type="spellStart"/>
      <w:r>
        <w:rPr>
          <w:rFonts w:ascii="Times New Roman" w:hAnsi="Times New Roman" w:cs="Times New Roman"/>
          <w:lang w:val="en-CA"/>
        </w:rPr>
        <w:t>coeff</w:t>
      </w:r>
      <w:proofErr w:type="spellEnd"/>
      <w:r>
        <w:rPr>
          <w:rFonts w:ascii="Times New Roman" w:hAnsi="Times New Roman" w:cs="Times New Roman"/>
          <w:lang w:val="en-CA"/>
        </w:rPr>
        <w:t xml:space="preserve">, but it’s roughly positively correlated with kelp and animal biomass, but also … below stuff… </w:t>
      </w:r>
    </w:p>
    <w:p w14:paraId="29F924C5" w14:textId="2A601396" w:rsidR="0078662B" w:rsidRPr="0078662B" w:rsidRDefault="0078662B" w:rsidP="005D293A">
      <w:pPr>
        <w:spacing w:line="480" w:lineRule="auto"/>
        <w:rPr>
          <w:rFonts w:ascii="Times New Roman" w:hAnsi="Times New Roman" w:cs="Times New Roman"/>
          <w:lang w:val="en-CA"/>
        </w:rPr>
      </w:pPr>
      <w:r>
        <w:rPr>
          <w:rFonts w:ascii="Times New Roman" w:hAnsi="Times New Roman" w:cs="Times New Roman"/>
          <w:lang w:val="en-CA"/>
        </w:rPr>
        <w:t>-Could try to talk about diversity as below, Shannon is an index not a direct richness measure</w:t>
      </w:r>
      <w:r w:rsidR="00BE4765">
        <w:rPr>
          <w:rFonts w:ascii="Times New Roman" w:hAnsi="Times New Roman" w:cs="Times New Roman"/>
          <w:lang w:val="en-CA"/>
        </w:rPr>
        <w:t xml:space="preserve"> (could say that richness gives basically same result as </w:t>
      </w:r>
      <w:proofErr w:type="spellStart"/>
      <w:r w:rsidR="00BE4765">
        <w:rPr>
          <w:rFonts w:ascii="Times New Roman" w:hAnsi="Times New Roman" w:cs="Times New Roman"/>
          <w:lang w:val="en-CA"/>
        </w:rPr>
        <w:t>shannon</w:t>
      </w:r>
      <w:proofErr w:type="spellEnd"/>
      <w:r w:rsidR="00BE4765">
        <w:rPr>
          <w:rFonts w:ascii="Times New Roman" w:hAnsi="Times New Roman" w:cs="Times New Roman"/>
          <w:lang w:val="en-CA"/>
        </w:rPr>
        <w:t>)</w:t>
      </w:r>
      <w:r>
        <w:rPr>
          <w:rFonts w:ascii="Times New Roman" w:hAnsi="Times New Roman" w:cs="Times New Roman"/>
          <w:lang w:val="en-CA"/>
        </w:rPr>
        <w:t xml:space="preserve">, and cite the below papers </w:t>
      </w:r>
    </w:p>
    <w:p w14:paraId="5909CE73" w14:textId="4C0060BE" w:rsidR="00A13236" w:rsidRDefault="005D293A" w:rsidP="005D293A">
      <w:pPr>
        <w:spacing w:line="480" w:lineRule="auto"/>
        <w:rPr>
          <w:rFonts w:ascii="Times New Roman" w:hAnsi="Times New Roman" w:cs="Times New Roman"/>
          <w:lang w:val="en-CA"/>
        </w:rPr>
      </w:pPr>
      <w:r>
        <w:rPr>
          <w:rFonts w:ascii="Times New Roman" w:hAnsi="Times New Roman" w:cs="Times New Roman"/>
          <w:lang w:val="en-CA"/>
        </w:rPr>
        <w:t xml:space="preserve">It was difficult to predict the effect of biodiversity on variation in ammonium, either among or within sites. Marine species diversity sometimes covaries with animal abundance or biomass (refs), in which case we might have expected both to have a similar, somewhat positive effect on </w:t>
      </w:r>
      <w:r w:rsidR="00712A40">
        <w:rPr>
          <w:rFonts w:ascii="Times New Roman" w:hAnsi="Times New Roman" w:cs="Times New Roman"/>
          <w:lang w:val="en-CA"/>
        </w:rPr>
        <w:t xml:space="preserve">ammonium. </w:t>
      </w:r>
      <w:r>
        <w:rPr>
          <w:rFonts w:ascii="Times New Roman" w:hAnsi="Times New Roman" w:cs="Times New Roman"/>
          <w:lang w:val="en-CA"/>
        </w:rPr>
        <w:t xml:space="preserve">This was not the case. </w:t>
      </w:r>
      <w:r w:rsidR="00712A40">
        <w:rPr>
          <w:rFonts w:ascii="Times New Roman" w:hAnsi="Times New Roman" w:cs="Times New Roman"/>
          <w:lang w:val="en-CA"/>
        </w:rPr>
        <w:t>B</w:t>
      </w:r>
      <w:r>
        <w:rPr>
          <w:rFonts w:ascii="Times New Roman" w:hAnsi="Times New Roman" w:cs="Times New Roman"/>
          <w:lang w:val="en-CA"/>
        </w:rPr>
        <w:t>iodiversity</w:t>
      </w:r>
      <w:r w:rsidR="00712A40">
        <w:rPr>
          <w:rFonts w:ascii="Times New Roman" w:hAnsi="Times New Roman" w:cs="Times New Roman"/>
          <w:lang w:val="en-CA"/>
        </w:rPr>
        <w:t xml:space="preserve"> had </w:t>
      </w:r>
      <w:r w:rsidR="00741F8A">
        <w:rPr>
          <w:rFonts w:ascii="Times New Roman" w:hAnsi="Times New Roman" w:cs="Times New Roman"/>
          <w:lang w:val="en-CA"/>
        </w:rPr>
        <w:t>a neutral effect on NH₄⁺ concentrations among sites and a</w:t>
      </w:r>
      <w:r w:rsidR="00712A40">
        <w:rPr>
          <w:rFonts w:ascii="Times New Roman" w:hAnsi="Times New Roman" w:cs="Times New Roman"/>
          <w:lang w:val="en-CA"/>
        </w:rPr>
        <w:t xml:space="preserve"> </w:t>
      </w:r>
      <w:proofErr w:type="gramStart"/>
      <w:r w:rsidR="00712A40">
        <w:rPr>
          <w:rFonts w:ascii="Times New Roman" w:hAnsi="Times New Roman" w:cs="Times New Roman"/>
          <w:lang w:val="en-CA"/>
        </w:rPr>
        <w:t>weakly negative effects</w:t>
      </w:r>
      <w:proofErr w:type="gramEnd"/>
      <w:r w:rsidR="00712A40">
        <w:rPr>
          <w:rFonts w:ascii="Times New Roman" w:hAnsi="Times New Roman" w:cs="Times New Roman"/>
          <w:lang w:val="en-CA"/>
        </w:rPr>
        <w:t xml:space="preserve"> on </w:t>
      </w:r>
      <w:r w:rsidR="00712A40" w:rsidRPr="005F1E8D">
        <w:rPr>
          <w:rFonts w:ascii="Times New Roman" w:hAnsi="Times New Roman" w:cs="Times New Roman"/>
          <w:lang w:val="en-CA"/>
        </w:rPr>
        <w:t>∆</w:t>
      </w:r>
      <w:r w:rsidR="00712A40">
        <w:rPr>
          <w:rFonts w:ascii="Times New Roman" w:hAnsi="Times New Roman" w:cs="Times New Roman"/>
          <w:lang w:val="en-CA"/>
        </w:rPr>
        <w:t xml:space="preserve"> NH₄⁺ within </w:t>
      </w:r>
      <w:commentRangeStart w:id="68"/>
      <w:r w:rsidR="00712A40">
        <w:rPr>
          <w:rFonts w:ascii="Times New Roman" w:hAnsi="Times New Roman" w:cs="Times New Roman"/>
          <w:lang w:val="en-CA"/>
        </w:rPr>
        <w:t>sites</w:t>
      </w:r>
      <w:commentRangeEnd w:id="68"/>
      <w:r w:rsidR="00741F8A">
        <w:rPr>
          <w:rStyle w:val="CommentReference"/>
        </w:rPr>
        <w:commentReference w:id="68"/>
      </w:r>
      <w:r w:rsidR="00712A40">
        <w:rPr>
          <w:rFonts w:ascii="Times New Roman" w:hAnsi="Times New Roman" w:cs="Times New Roman"/>
          <w:lang w:val="en-CA"/>
        </w:rPr>
        <w:t xml:space="preserve">. </w:t>
      </w:r>
    </w:p>
    <w:p w14:paraId="4E5133CE" w14:textId="77777777" w:rsidR="00741F8A" w:rsidRPr="00741F8A" w:rsidRDefault="00A13236" w:rsidP="00741F8A">
      <w:pPr>
        <w:pStyle w:val="ListParagraph"/>
        <w:numPr>
          <w:ilvl w:val="0"/>
          <w:numId w:val="9"/>
        </w:numPr>
        <w:spacing w:line="480" w:lineRule="auto"/>
        <w:rPr>
          <w:rFonts w:ascii="Times New Roman" w:hAnsi="Times New Roman" w:cs="Times New Roman"/>
        </w:rPr>
      </w:pPr>
      <w:r>
        <w:rPr>
          <w:rFonts w:ascii="Times New Roman" w:hAnsi="Times New Roman" w:cs="Times New Roman"/>
          <w:lang w:val="en-CA"/>
        </w:rPr>
        <w:t>Abundance and species diversity are sometimes decoupled (</w:t>
      </w:r>
      <w:r w:rsidR="00741F8A">
        <w:rPr>
          <w:rFonts w:ascii="Times New Roman" w:hAnsi="Times New Roman" w:cs="Times New Roman"/>
          <w:lang w:val="en-CA"/>
        </w:rPr>
        <w:t xml:space="preserve">Kerr and </w:t>
      </w:r>
      <w:proofErr w:type="spellStart"/>
      <w:r w:rsidR="00741F8A">
        <w:rPr>
          <w:rFonts w:ascii="Times New Roman" w:hAnsi="Times New Roman" w:cs="Times New Roman"/>
          <w:lang w:val="en-CA"/>
        </w:rPr>
        <w:t>Alroy</w:t>
      </w:r>
      <w:proofErr w:type="spellEnd"/>
      <w:r w:rsidR="00741F8A">
        <w:rPr>
          <w:rFonts w:ascii="Times New Roman" w:hAnsi="Times New Roman" w:cs="Times New Roman"/>
          <w:lang w:val="en-CA"/>
        </w:rPr>
        <w:t xml:space="preserve"> 2023 </w:t>
      </w:r>
      <w:r w:rsidR="00741F8A" w:rsidRPr="00741F8A">
        <w:rPr>
          <w:rFonts w:ascii="Times New Roman" w:hAnsi="Times New Roman" w:cs="Times New Roman"/>
        </w:rPr>
        <w:t>DOI</w:t>
      </w:r>
    </w:p>
    <w:p w14:paraId="6C4301C4" w14:textId="77777777" w:rsidR="00741F8A" w:rsidRPr="00741F8A" w:rsidRDefault="00741F8A" w:rsidP="00741F8A">
      <w:pPr>
        <w:pStyle w:val="ListParagraph"/>
        <w:numPr>
          <w:ilvl w:val="0"/>
          <w:numId w:val="9"/>
        </w:numPr>
        <w:spacing w:line="480" w:lineRule="auto"/>
        <w:rPr>
          <w:rFonts w:ascii="Times New Roman" w:hAnsi="Times New Roman" w:cs="Times New Roman"/>
        </w:rPr>
      </w:pPr>
      <w:r w:rsidRPr="00741F8A">
        <w:rPr>
          <w:rFonts w:ascii="Times New Roman" w:hAnsi="Times New Roman" w:cs="Times New Roman"/>
        </w:rPr>
        <w:t>10.21425/F5FBG58651</w:t>
      </w:r>
      <w:r>
        <w:rPr>
          <w:rFonts w:ascii="Times New Roman" w:hAnsi="Times New Roman" w:cs="Times New Roman"/>
        </w:rPr>
        <w:t xml:space="preserve">) because they have different drivers (e.g. Mellin et al. 2010 </w:t>
      </w:r>
      <w:r w:rsidRPr="00741F8A">
        <w:rPr>
          <w:rFonts w:ascii="Times New Roman" w:hAnsi="Times New Roman" w:cs="Times New Roman"/>
        </w:rPr>
        <w:t>DOI</w:t>
      </w:r>
    </w:p>
    <w:p w14:paraId="338A8BDB" w14:textId="7EE8BD90" w:rsidR="00A13236" w:rsidRDefault="00741F8A" w:rsidP="00741F8A">
      <w:pPr>
        <w:pStyle w:val="ListParagraph"/>
        <w:numPr>
          <w:ilvl w:val="0"/>
          <w:numId w:val="9"/>
        </w:numPr>
        <w:spacing w:line="480" w:lineRule="auto"/>
        <w:rPr>
          <w:rFonts w:ascii="Times New Roman" w:hAnsi="Times New Roman" w:cs="Times New Roman"/>
          <w:lang w:val="en-CA"/>
        </w:rPr>
      </w:pPr>
      <w:r w:rsidRPr="00741F8A">
        <w:rPr>
          <w:rFonts w:ascii="Times New Roman" w:hAnsi="Times New Roman" w:cs="Times New Roman"/>
        </w:rPr>
        <w:t>10.1111/j.1466-8238.</w:t>
      </w:r>
      <w:proofErr w:type="gramStart"/>
      <w:r w:rsidRPr="00741F8A">
        <w:rPr>
          <w:rFonts w:ascii="Times New Roman" w:hAnsi="Times New Roman" w:cs="Times New Roman"/>
        </w:rPr>
        <w:t>2009.00513.x</w:t>
      </w:r>
      <w:proofErr w:type="gramEnd"/>
      <w:r>
        <w:rPr>
          <w:rFonts w:ascii="Times New Roman" w:hAnsi="Times New Roman" w:cs="Times New Roman"/>
        </w:rPr>
        <w:t>)</w:t>
      </w:r>
    </w:p>
    <w:p w14:paraId="1D0476A8" w14:textId="07BE8896" w:rsidR="00A13236" w:rsidRPr="005835B5" w:rsidRDefault="00A13236" w:rsidP="005835B5">
      <w:pPr>
        <w:pStyle w:val="ListParagraph"/>
        <w:numPr>
          <w:ilvl w:val="0"/>
          <w:numId w:val="9"/>
        </w:numPr>
        <w:spacing w:line="480" w:lineRule="auto"/>
        <w:rPr>
          <w:rFonts w:ascii="Times New Roman" w:hAnsi="Times New Roman" w:cs="Times New Roman"/>
          <w:lang w:val="en-CA"/>
        </w:rPr>
      </w:pPr>
      <w:r>
        <w:rPr>
          <w:rFonts w:ascii="Times New Roman" w:hAnsi="Times New Roman" w:cs="Times New Roman"/>
          <w:lang w:val="en-CA"/>
        </w:rPr>
        <w:t>Scale of variation in species diversity might be much larger than the largest scale studied here (</w:t>
      </w:r>
      <w:proofErr w:type="spellStart"/>
      <w:r>
        <w:rPr>
          <w:rFonts w:ascii="Times New Roman" w:hAnsi="Times New Roman" w:cs="Times New Roman"/>
          <w:lang w:val="en-CA"/>
        </w:rPr>
        <w:t>e.</w:t>
      </w:r>
      <w:proofErr w:type="gramStart"/>
      <w:r>
        <w:rPr>
          <w:rFonts w:ascii="Times New Roman" w:hAnsi="Times New Roman" w:cs="Times New Roman"/>
          <w:lang w:val="en-CA"/>
        </w:rPr>
        <w:t>g.Archambault</w:t>
      </w:r>
      <w:proofErr w:type="spellEnd"/>
      <w:proofErr w:type="gramEnd"/>
      <w:r>
        <w:rPr>
          <w:rFonts w:ascii="Times New Roman" w:hAnsi="Times New Roman" w:cs="Times New Roman"/>
          <w:lang w:val="en-CA"/>
        </w:rPr>
        <w:t xml:space="preserve"> and Bourget 1996 found that scale of variation in diversity for intertidal species was km while scale for variation in abundance was cm) </w:t>
      </w:r>
      <w:r w:rsidRPr="00A13236">
        <w:rPr>
          <w:rFonts w:ascii="Times New Roman" w:hAnsi="Times New Roman" w:cs="Times New Roman"/>
          <w:lang w:val="en-CA"/>
        </w:rPr>
        <w:t>doi:10.3354/meps136111</w:t>
      </w:r>
    </w:p>
    <w:p w14:paraId="7E92E265" w14:textId="3A6C9D8F" w:rsidR="005D293A" w:rsidRDefault="00A13236" w:rsidP="005835B5">
      <w:pPr>
        <w:spacing w:line="480" w:lineRule="auto"/>
        <w:rPr>
          <w:rFonts w:ascii="Times New Roman" w:hAnsi="Times New Roman" w:cs="Times New Roman"/>
          <w:lang w:val="en-CA"/>
        </w:rPr>
      </w:pPr>
      <w:r>
        <w:rPr>
          <w:rFonts w:ascii="Times New Roman" w:hAnsi="Times New Roman" w:cs="Times New Roman"/>
          <w:lang w:val="en-CA"/>
        </w:rPr>
        <w:t>[</w:t>
      </w:r>
      <w:r w:rsidR="005D293A">
        <w:rPr>
          <w:rFonts w:ascii="Times New Roman" w:hAnsi="Times New Roman" w:cs="Times New Roman"/>
          <w:lang w:val="en-CA"/>
        </w:rPr>
        <w:t xml:space="preserve">Elucidating the tangled relationships between the abundances of each species in communities is challenging, as some families may be sources of NH₄⁺, while others may benefit from increases in primary productivity due to NH₄⁺ production by other families. As surveys were conducted at the edges of kelp forests due to difficulties conducting a 5 m wide fish belt survey in thick kelp, our communities are more representative of kelp forest associated species, and not necessarily the species living immediately within the kelp. Nevertheless, we did find more species at our </w:t>
      </w:r>
      <w:r w:rsidR="005D293A">
        <w:rPr>
          <w:rFonts w:ascii="Times New Roman" w:hAnsi="Times New Roman" w:cs="Times New Roman"/>
          <w:lang w:val="en-CA"/>
        </w:rPr>
        <w:lastRenderedPageBreak/>
        <w:t>kelp sites compared to the rocky reef sites, supporting extensive research on the positive effect of kelp on biodiversity (CITE).</w:t>
      </w:r>
      <w:r>
        <w:rPr>
          <w:rFonts w:ascii="Times New Roman" w:hAnsi="Times New Roman" w:cs="Times New Roman"/>
          <w:lang w:val="en-CA"/>
        </w:rPr>
        <w:t>]</w:t>
      </w:r>
    </w:p>
    <w:p w14:paraId="02FB5023" w14:textId="77777777" w:rsidR="005D293A" w:rsidRDefault="005D293A" w:rsidP="00CC5E86">
      <w:pPr>
        <w:spacing w:line="480" w:lineRule="auto"/>
        <w:ind w:firstLine="720"/>
        <w:rPr>
          <w:rFonts w:ascii="Times New Roman" w:hAnsi="Times New Roman" w:cs="Times New Roman"/>
          <w:lang w:val="en-CA"/>
        </w:rPr>
      </w:pPr>
    </w:p>
    <w:p w14:paraId="784D0B01" w14:textId="77777777" w:rsidR="00741F8A" w:rsidRPr="00220618" w:rsidRDefault="00741F8A" w:rsidP="00741F8A">
      <w:pPr>
        <w:spacing w:line="480" w:lineRule="auto"/>
        <w:rPr>
          <w:rFonts w:ascii="Times New Roman" w:hAnsi="Times New Roman" w:cs="Times New Roman"/>
          <w:i/>
          <w:iCs/>
          <w:lang w:val="en-CA"/>
        </w:rPr>
      </w:pPr>
      <w:r w:rsidRPr="00220618">
        <w:rPr>
          <w:rFonts w:ascii="Times New Roman" w:hAnsi="Times New Roman" w:cs="Times New Roman"/>
          <w:i/>
          <w:iCs/>
          <w:lang w:val="en-CA"/>
        </w:rPr>
        <w:t xml:space="preserve">Conclusion </w:t>
      </w:r>
    </w:p>
    <w:p w14:paraId="3EC4A04F" w14:textId="5EC60C85" w:rsidR="00AA2E4B" w:rsidRDefault="00741F8A" w:rsidP="00AA2E4B">
      <w:pPr>
        <w:spacing w:line="480" w:lineRule="auto"/>
        <w:rPr>
          <w:rFonts w:ascii="Times New Roman" w:hAnsi="Times New Roman" w:cs="Times New Roman"/>
          <w:lang w:val="en-CA"/>
        </w:rPr>
      </w:pPr>
      <w:r>
        <w:rPr>
          <w:rFonts w:ascii="Times New Roman" w:hAnsi="Times New Roman" w:cs="Times New Roman"/>
          <w:lang w:val="en-CA"/>
        </w:rPr>
        <w:t xml:space="preserve">Despite the mixing forces of currents and tides, spatial heterogeneity in ammonium concentration </w:t>
      </w:r>
      <w:r w:rsidR="00E07FB1">
        <w:rPr>
          <w:rFonts w:ascii="Times New Roman" w:hAnsi="Times New Roman" w:cs="Times New Roman"/>
          <w:lang w:val="en-CA"/>
        </w:rPr>
        <w:t>is</w:t>
      </w:r>
      <w:r>
        <w:rPr>
          <w:rFonts w:ascii="Times New Roman" w:hAnsi="Times New Roman" w:cs="Times New Roman"/>
          <w:lang w:val="en-CA"/>
        </w:rPr>
        <w:t xml:space="preserve"> detectable at a broad range of scales. Our findings are potentially important for understanding variation in primary </w:t>
      </w:r>
      <w:commentRangeStart w:id="69"/>
      <w:r>
        <w:rPr>
          <w:rFonts w:ascii="Times New Roman" w:hAnsi="Times New Roman" w:cs="Times New Roman"/>
          <w:lang w:val="en-CA"/>
        </w:rPr>
        <w:t>productivity</w:t>
      </w:r>
      <w:commentRangeEnd w:id="69"/>
      <w:r>
        <w:rPr>
          <w:rStyle w:val="CommentReference"/>
        </w:rPr>
        <w:commentReference w:id="69"/>
      </w:r>
      <w:r w:rsidR="005835B5">
        <w:rPr>
          <w:rFonts w:ascii="Times New Roman" w:hAnsi="Times New Roman" w:cs="Times New Roman"/>
          <w:lang w:val="en-CA"/>
        </w:rPr>
        <w:t>, which arises from variation in resource supply</w:t>
      </w:r>
      <w:r>
        <w:rPr>
          <w:rFonts w:ascii="Times New Roman" w:hAnsi="Times New Roman" w:cs="Times New Roman"/>
          <w:lang w:val="en-CA"/>
        </w:rPr>
        <w:t xml:space="preserve">. </w:t>
      </w:r>
      <w:r w:rsidR="00736CF0">
        <w:rPr>
          <w:rFonts w:ascii="Times New Roman" w:hAnsi="Times New Roman" w:cs="Times New Roman"/>
          <w:lang w:val="en-CA"/>
        </w:rPr>
        <w:t xml:space="preserve">Increased primary productivity has been seen at orders of variation </w:t>
      </w:r>
      <w:r w:rsidR="005835B5">
        <w:rPr>
          <w:rFonts w:ascii="Times New Roman" w:hAnsi="Times New Roman" w:cs="Times New Roman"/>
          <w:lang w:val="en-CA"/>
        </w:rPr>
        <w:t xml:space="preserve">in NH₄⁺ </w:t>
      </w:r>
      <w:r w:rsidR="002F60B0">
        <w:rPr>
          <w:rFonts w:ascii="Times New Roman" w:hAnsi="Times New Roman" w:cs="Times New Roman"/>
          <w:lang w:val="en-CA"/>
        </w:rPr>
        <w:t>from</w:t>
      </w:r>
      <w:r w:rsidR="00D4727E">
        <w:rPr>
          <w:rFonts w:ascii="Times New Roman" w:hAnsi="Times New Roman" w:cs="Times New Roman"/>
          <w:lang w:val="en-CA"/>
        </w:rPr>
        <w:t xml:space="preserve"> 1.3 – </w:t>
      </w:r>
      <w:r w:rsidR="00D44394">
        <w:rPr>
          <w:rFonts w:ascii="Times New Roman" w:hAnsi="Times New Roman" w:cs="Times New Roman"/>
          <w:lang w:val="en-CA"/>
        </w:rPr>
        <w:t>9</w:t>
      </w:r>
      <w:r w:rsidR="00D4727E">
        <w:rPr>
          <w:rFonts w:ascii="Times New Roman" w:hAnsi="Times New Roman" w:cs="Times New Roman"/>
          <w:lang w:val="en-CA"/>
        </w:rPr>
        <w:t xml:space="preserve">x in NH₄⁺ </w:t>
      </w:r>
      <w:r w:rsidR="00D4727E">
        <w:rPr>
          <w:rFonts w:ascii="Times New Roman" w:hAnsi="Times New Roman" w:cs="Times New Roman"/>
          <w:lang w:val="en-CA"/>
        </w:rPr>
        <w:fldChar w:fldCharType="begin"/>
      </w:r>
      <w:r w:rsidR="00D44394">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D4727E">
        <w:rPr>
          <w:rFonts w:ascii="Times New Roman" w:hAnsi="Times New Roman" w:cs="Times New Roman"/>
          <w:lang w:val="en-CA"/>
        </w:rPr>
        <w:fldChar w:fldCharType="separate"/>
      </w:r>
      <w:r w:rsidR="00D44394">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D4727E">
        <w:rPr>
          <w:rFonts w:ascii="Times New Roman" w:hAnsi="Times New Roman" w:cs="Times New Roman"/>
          <w:lang w:val="en-CA"/>
        </w:rPr>
        <w:fldChar w:fldCharType="end"/>
      </w:r>
      <w:r w:rsidR="00736CF0">
        <w:rPr>
          <w:rFonts w:ascii="Times New Roman" w:hAnsi="Times New Roman" w:cs="Times New Roman"/>
          <w:lang w:val="en-CA"/>
        </w:rPr>
        <w:t xml:space="preserve">, which is </w:t>
      </w:r>
      <w:r w:rsidR="00A37BD2">
        <w:rPr>
          <w:rFonts w:ascii="Times New Roman" w:hAnsi="Times New Roman" w:cs="Times New Roman"/>
          <w:lang w:val="en-CA"/>
        </w:rPr>
        <w:t xml:space="preserve">within the range of </w:t>
      </w:r>
      <w:r w:rsidR="00736CF0">
        <w:rPr>
          <w:rFonts w:ascii="Times New Roman" w:hAnsi="Times New Roman" w:cs="Times New Roman"/>
          <w:lang w:val="en-CA"/>
        </w:rPr>
        <w:t xml:space="preserve">variation we saw at </w:t>
      </w:r>
      <w:r w:rsidR="00A37BD2">
        <w:rPr>
          <w:rFonts w:ascii="Times New Roman" w:hAnsi="Times New Roman" w:cs="Times New Roman"/>
          <w:lang w:val="en-CA"/>
        </w:rPr>
        <w:t xml:space="preserve">all three spatial </w:t>
      </w:r>
      <w:r w:rsidR="00736CF0">
        <w:rPr>
          <w:rFonts w:ascii="Times New Roman" w:hAnsi="Times New Roman" w:cs="Times New Roman"/>
          <w:lang w:val="en-CA"/>
        </w:rPr>
        <w:t xml:space="preserve">scales. </w:t>
      </w:r>
      <w:r w:rsidR="00AA2E4B">
        <w:rPr>
          <w:rFonts w:ascii="Times New Roman" w:hAnsi="Times New Roman" w:cs="Times New Roman"/>
          <w:lang w:val="en-CA"/>
        </w:rPr>
        <w:t xml:space="preserve">Even in nutrient-replete upwelling ecosystems, an increase in NH₄⁺ from 0.08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to 1.26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w:t>
      </w:r>
      <w:r w:rsidR="006610AC">
        <w:rPr>
          <w:rFonts w:ascii="Times New Roman" w:hAnsi="Times New Roman" w:cs="Times New Roman"/>
          <w:lang w:val="en-CA"/>
        </w:rPr>
        <w:t>15.8x difference</w:t>
      </w:r>
      <w:r w:rsidR="00AA2E4B">
        <w:rPr>
          <w:rFonts w:ascii="Times New Roman" w:hAnsi="Times New Roman" w:cs="Times New Roman"/>
          <w:lang w:val="en-CA"/>
        </w:rPr>
        <w:t xml:space="preserve">) was linked to increased tissue nitrogen and coverage of an intertidal seaweed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(Aquilino et al., 2009)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a </w:t>
      </w:r>
      <w:r w:rsidR="000150A2">
        <w:rPr>
          <w:rFonts w:ascii="Times New Roman" w:hAnsi="Times New Roman" w:cs="Times New Roman"/>
          <w:lang w:val="en-CA"/>
        </w:rPr>
        <w:t>1.8x</w:t>
      </w:r>
      <w:r w:rsidR="00736CF0">
        <w:rPr>
          <w:rFonts w:ascii="Times New Roman" w:hAnsi="Times New Roman" w:cs="Times New Roman"/>
          <w:lang w:val="en-CA"/>
        </w:rPr>
        <w:t xml:space="preserve"> increase</w:t>
      </w:r>
      <w:r w:rsidR="000150A2">
        <w:rPr>
          <w:rFonts w:ascii="Times New Roman" w:hAnsi="Times New Roman" w:cs="Times New Roman"/>
          <w:lang w:val="en-CA"/>
        </w:rPr>
        <w:t xml:space="preserve"> </w:t>
      </w:r>
      <w:r w:rsidR="00AA2E4B">
        <w:rPr>
          <w:rFonts w:ascii="Times New Roman" w:hAnsi="Times New Roman" w:cs="Times New Roman"/>
          <w:lang w:val="en-CA"/>
        </w:rPr>
        <w:t xml:space="preserve">in NH₄⁺ increased </w:t>
      </w:r>
      <w:r w:rsidR="00736CF0">
        <w:rPr>
          <w:rFonts w:ascii="Times New Roman" w:hAnsi="Times New Roman" w:cs="Times New Roman"/>
          <w:lang w:val="en-CA"/>
        </w:rPr>
        <w:t>growth in subtidal seaweeds</w:t>
      </w:r>
      <w:r w:rsidR="000150A2">
        <w:rPr>
          <w:rFonts w:ascii="Times New Roman" w:hAnsi="Times New Roman" w:cs="Times New Roman"/>
          <w:lang w:val="en-CA"/>
        </w:rPr>
        <w:t xml:space="preserve"> in Barkley Sound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0150A2">
        <w:rPr>
          <w:rFonts w:ascii="Times New Roman" w:hAnsi="Times New Roman" w:cs="Times New Roman"/>
          <w:lang w:val="en-CA"/>
        </w:rPr>
        <w:t>.</w:t>
      </w:r>
      <w:r w:rsidR="00736CF0">
        <w:rPr>
          <w:rFonts w:ascii="Times New Roman" w:hAnsi="Times New Roman" w:cs="Times New Roman"/>
          <w:lang w:val="en-CA"/>
        </w:rPr>
        <w:t xml:space="preserve"> </w:t>
      </w:r>
      <w:r w:rsidR="00AA2E4B">
        <w:rPr>
          <w:rFonts w:ascii="Times New Roman" w:hAnsi="Times New Roman" w:cs="Times New Roman"/>
          <w:lang w:val="en-CA"/>
        </w:rPr>
        <w:t xml:space="preserve">Given the annual depletion of nitrates each summer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primary producers preference for NH₄⁺ over nitrate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(Phillips and Hurd, 2004)</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w:t>
      </w:r>
      <w:r w:rsidR="00736CF0">
        <w:rPr>
          <w:rFonts w:ascii="Times New Roman" w:hAnsi="Times New Roman" w:cs="Times New Roman"/>
          <w:lang w:val="en-CA"/>
        </w:rPr>
        <w:t xml:space="preserve">it’s </w:t>
      </w:r>
      <w:r w:rsidR="00AA2E4B">
        <w:rPr>
          <w:rFonts w:ascii="Times New Roman" w:hAnsi="Times New Roman" w:cs="Times New Roman"/>
          <w:lang w:val="en-CA"/>
        </w:rPr>
        <w:t>likely that the NH₄⁺ variation we documented at meso-, small-, and small</w:t>
      </w:r>
      <w:r w:rsidR="004F7AE3">
        <w:rPr>
          <w:rFonts w:ascii="Times New Roman" w:hAnsi="Times New Roman" w:cs="Times New Roman"/>
          <w:lang w:val="en-CA"/>
        </w:rPr>
        <w:t>er</w:t>
      </w:r>
      <w:r w:rsidR="00AA2E4B">
        <w:rPr>
          <w:rFonts w:ascii="Times New Roman" w:hAnsi="Times New Roman" w:cs="Times New Roman"/>
          <w:lang w:val="en-CA"/>
        </w:rPr>
        <w:t>-scales contribute to variation in primary productivity and potentially bottom-up control.</w:t>
      </w:r>
    </w:p>
    <w:p w14:paraId="025627CA" w14:textId="1846BF75" w:rsidR="0003188A" w:rsidRDefault="0003188A" w:rsidP="00282591">
      <w:pPr>
        <w:spacing w:line="480" w:lineRule="auto"/>
        <w:rPr>
          <w:rFonts w:ascii="Times New Roman" w:hAnsi="Times New Roman" w:cs="Times New Roman"/>
          <w:lang w:val="en-CA"/>
        </w:rPr>
      </w:pPr>
    </w:p>
    <w:p w14:paraId="6F69FCF5" w14:textId="77777777" w:rsidR="005D293A" w:rsidRPr="005D293A" w:rsidRDefault="005D293A" w:rsidP="00282591">
      <w:pPr>
        <w:spacing w:line="480" w:lineRule="auto"/>
        <w:rPr>
          <w:rFonts w:ascii="Times New Roman" w:hAnsi="Times New Roman" w:cs="Times New Roman"/>
          <w:lang w:val="en-CA"/>
        </w:rPr>
      </w:pPr>
    </w:p>
    <w:p w14:paraId="57EF9637" w14:textId="77777777" w:rsidR="005D293A" w:rsidRDefault="005D293A" w:rsidP="00282591">
      <w:pPr>
        <w:spacing w:line="480" w:lineRule="auto"/>
        <w:rPr>
          <w:rFonts w:ascii="Times New Roman" w:hAnsi="Times New Roman" w:cs="Times New Roman"/>
          <w:lang w:val="en-CA"/>
        </w:rPr>
      </w:pPr>
    </w:p>
    <w:p w14:paraId="3CBCB2AA" w14:textId="77777777" w:rsidR="006820B0" w:rsidRDefault="006820B0" w:rsidP="00282591">
      <w:pPr>
        <w:spacing w:line="480" w:lineRule="auto"/>
        <w:rPr>
          <w:rFonts w:ascii="Times New Roman" w:hAnsi="Times New Roman" w:cs="Times New Roman"/>
          <w:lang w:val="en-CA"/>
        </w:rPr>
      </w:pPr>
    </w:p>
    <w:p w14:paraId="69F3ED38" w14:textId="0A31BC5F" w:rsidR="0003188A" w:rsidRPr="00584638" w:rsidRDefault="0003188A" w:rsidP="00282591">
      <w:pPr>
        <w:spacing w:line="480" w:lineRule="auto"/>
        <w:rPr>
          <w:rFonts w:ascii="Times New Roman" w:hAnsi="Times New Roman" w:cs="Times New Roman"/>
          <w:u w:val="single"/>
          <w:lang w:val="en-CA"/>
        </w:rPr>
      </w:pPr>
      <w:r w:rsidRPr="0003188A">
        <w:rPr>
          <w:rFonts w:ascii="Times New Roman" w:hAnsi="Times New Roman" w:cs="Times New Roman"/>
          <w:u w:val="single"/>
          <w:lang w:val="en-CA"/>
        </w:rPr>
        <w:t>Discussion outline:</w:t>
      </w:r>
    </w:p>
    <w:p w14:paraId="3EA53B27" w14:textId="645BE06B"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lastRenderedPageBreak/>
        <w:t>Paragraph 1: restate results from each spatial scale and address hypotheses. We found evidence of meso-scale, small-scale, and small</w:t>
      </w:r>
      <w:r w:rsidR="004F7AE3">
        <w:rPr>
          <w:rFonts w:ascii="Times New Roman" w:hAnsi="Times New Roman" w:cs="Times New Roman"/>
          <w:lang w:val="en-CA"/>
        </w:rPr>
        <w:t>er</w:t>
      </w:r>
      <w:r w:rsidRPr="00926BE5">
        <w:rPr>
          <w:rFonts w:ascii="Times New Roman" w:hAnsi="Times New Roman" w:cs="Times New Roman"/>
          <w:lang w:val="en-CA"/>
        </w:rPr>
        <w:t>-scale variation in NH</w:t>
      </w:r>
      <w:r w:rsidRPr="00926BE5">
        <w:rPr>
          <w:rFonts w:ascii="Cambria Math" w:hAnsi="Cambria Math" w:cs="Cambria Math"/>
          <w:lang w:val="en-CA"/>
        </w:rPr>
        <w:t>₄⁺</w:t>
      </w:r>
      <w:r w:rsidRPr="00926BE5">
        <w:rPr>
          <w:rFonts w:ascii="Times New Roman" w:hAnsi="Times New Roman" w:cs="Times New Roman"/>
          <w:lang w:val="en-CA"/>
        </w:rPr>
        <w:t xml:space="preserve">. Flow and animals were important at all three scales.   </w:t>
      </w:r>
    </w:p>
    <w:p w14:paraId="7E16386E" w14:textId="77777777" w:rsidR="00D5697E" w:rsidRDefault="00D5697E" w:rsidP="008B2197">
      <w:pPr>
        <w:spacing w:line="480" w:lineRule="auto"/>
        <w:ind w:firstLine="720"/>
        <w:rPr>
          <w:rFonts w:ascii="Times New Roman" w:hAnsi="Times New Roman" w:cs="Times New Roman"/>
          <w:lang w:val="en-CA"/>
        </w:rPr>
      </w:pPr>
    </w:p>
    <w:p w14:paraId="1829B8A1"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 xml:space="preserve">Paragraph 2: Among-site. How does that measure up to other drivers of variability (nitrates from upwelling!) </w:t>
      </w:r>
    </w:p>
    <w:p w14:paraId="6FAF31CA" w14:textId="77777777" w:rsidR="00D5697E" w:rsidRDefault="00D5697E" w:rsidP="00D5697E">
      <w:pPr>
        <w:pStyle w:val="ListParagraph"/>
        <w:numPr>
          <w:ilvl w:val="0"/>
          <w:numId w:val="8"/>
        </w:numPr>
        <w:spacing w:line="480" w:lineRule="auto"/>
        <w:rPr>
          <w:rFonts w:ascii="Times New Roman" w:hAnsi="Times New Roman" w:cs="Times New Roman"/>
          <w:lang w:val="en-CA"/>
        </w:rPr>
      </w:pPr>
      <w:r w:rsidRPr="00517913">
        <w:rPr>
          <w:rFonts w:ascii="Times New Roman" w:hAnsi="Times New Roman" w:cs="Times New Roman"/>
          <w:lang w:val="en-CA"/>
        </w:rPr>
        <w:t xml:space="preserve">How does that measure up to other drivers of variability (nitrates from upwelling!) </w:t>
      </w:r>
    </w:p>
    <w:p w14:paraId="2F1603E7"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{"citationID":"Us6xT3vP","properties":{"formattedCitation":"(Pfister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2014)</w:t>
      </w:r>
      <w:r>
        <w:rPr>
          <w:rFonts w:ascii="Times New Roman" w:hAnsi="Times New Roman" w:cs="Times New Roman"/>
          <w:lang w:val="en-CA"/>
        </w:rPr>
        <w:fldChar w:fldCharType="end"/>
      </w:r>
    </w:p>
    <w:p w14:paraId="7AA06F95" w14:textId="77777777" w:rsidR="00D5697E"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110% (2.607-1.238) variation between onshore sites in NH₄⁺</w:t>
      </w:r>
    </w:p>
    <w:p w14:paraId="77E5AFF2" w14:textId="77777777" w:rsidR="00D5697E" w:rsidRPr="00562CDF" w:rsidRDefault="00D5697E" w:rsidP="00D5697E">
      <w:pPr>
        <w:pStyle w:val="ListParagraph"/>
        <w:numPr>
          <w:ilvl w:val="2"/>
          <w:numId w:val="8"/>
        </w:numPr>
        <w:spacing w:line="480" w:lineRule="auto"/>
        <w:rPr>
          <w:rFonts w:ascii="Times New Roman" w:hAnsi="Times New Roman" w:cs="Times New Roman"/>
          <w:lang w:val="en-CA"/>
        </w:rPr>
      </w:pPr>
      <w:r w:rsidRPr="00562CDF">
        <w:rPr>
          <w:rFonts w:ascii="Times New Roman" w:hAnsi="Times New Roman" w:cs="Times New Roman"/>
          <w:lang w:val="en-CA"/>
        </w:rPr>
        <w:t>725% (2.607-0.316) onshore vs offshore</w:t>
      </w:r>
    </w:p>
    <w:p w14:paraId="419BCAAE"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Nitrates varied 24% between sites (</w:t>
      </w:r>
      <w:r w:rsidRPr="000127E5">
        <w:rPr>
          <w:rFonts w:ascii="Times New Roman" w:hAnsi="Times New Roman" w:cs="Times New Roman"/>
          <w:lang w:val="en-CA"/>
        </w:rPr>
        <w:t>24.665-19.868</w:t>
      </w:r>
      <w:r>
        <w:rPr>
          <w:rFonts w:ascii="Times New Roman" w:hAnsi="Times New Roman" w:cs="Times New Roman"/>
          <w:lang w:val="en-CA"/>
        </w:rPr>
        <w:t>)</w:t>
      </w:r>
    </w:p>
    <w:p w14:paraId="10BB411E" w14:textId="77777777" w:rsidR="00D5697E" w:rsidRDefault="00D5697E" w:rsidP="00D5697E">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{"citationID":"hKoVp5lW","properties":{"formattedCitation":"(Hurd et al., 2000)","plainCitation":"(Hurd et al., 2000)","noteIndex":0},"citationItems":[{"id":1900,"uris":["http://zotero.org/users/local/idKDtb7T/items/WCSMHBU2"],"itemData":{"id":1900,"type":"article-journal","container-title":"Phycologia","DOI":"10.2216/i0031-8884-39-5-435.1","ISSN":"0031-8884,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(Hurd et al., 2000)</w:t>
      </w:r>
      <w:r>
        <w:rPr>
          <w:rFonts w:ascii="Times New Roman" w:hAnsi="Times New Roman" w:cs="Times New Roman"/>
          <w:lang w:val="en-CA"/>
        </w:rPr>
        <w:fldChar w:fldCharType="end"/>
      </w:r>
    </w:p>
    <w:p w14:paraId="7ABDCF72"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370% (1.17-5.5)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nitrate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p>
    <w:p w14:paraId="5ECC476A" w14:textId="77777777" w:rsidR="00D5697E" w:rsidRDefault="00D5697E"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 xml:space="preserve">40% (2.25-3.15)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surface ammonium Dixon vs </w:t>
      </w:r>
      <w:proofErr w:type="spellStart"/>
      <w:r>
        <w:rPr>
          <w:rFonts w:ascii="Times New Roman" w:hAnsi="Times New Roman" w:cs="Times New Roman"/>
          <w:lang w:val="en-CA"/>
        </w:rPr>
        <w:t>Kii</w:t>
      </w:r>
      <w:proofErr w:type="spellEnd"/>
      <w:r>
        <w:rPr>
          <w:rFonts w:ascii="Times New Roman" w:hAnsi="Times New Roman" w:cs="Times New Roman"/>
          <w:lang w:val="en-CA"/>
        </w:rPr>
        <w:t xml:space="preserve"> </w:t>
      </w:r>
      <w:proofErr w:type="spellStart"/>
      <w:r>
        <w:rPr>
          <w:rFonts w:ascii="Times New Roman" w:hAnsi="Times New Roman" w:cs="Times New Roman"/>
          <w:lang w:val="en-CA"/>
        </w:rPr>
        <w:t>xin</w:t>
      </w:r>
      <w:proofErr w:type="spellEnd"/>
      <w:r>
        <w:rPr>
          <w:rFonts w:ascii="Times New Roman" w:hAnsi="Times New Roman" w:cs="Times New Roman"/>
          <w:lang w:val="en-CA"/>
        </w:rPr>
        <w:t xml:space="preserve"> </w:t>
      </w:r>
    </w:p>
    <w:p w14:paraId="5DDCA937" w14:textId="77777777" w:rsidR="00D5697E" w:rsidRDefault="00D5697E" w:rsidP="00D5697E">
      <w:pPr>
        <w:pStyle w:val="ListParagraph"/>
        <w:numPr>
          <w:ilvl w:val="1"/>
          <w:numId w:val="8"/>
        </w:numPr>
        <w:spacing w:line="480" w:lineRule="auto"/>
        <w:rPr>
          <w:rFonts w:ascii="Times New Roman" w:hAnsi="Times New Roman" w:cs="Times New Roman"/>
          <w:lang w:val="en-CA"/>
        </w:rPr>
      </w:pPr>
      <w:proofErr w:type="spellStart"/>
      <w:r>
        <w:rPr>
          <w:rFonts w:ascii="Times New Roman" w:hAnsi="Times New Roman" w:cs="Times New Roman"/>
          <w:lang w:val="en-CA"/>
        </w:rPr>
        <w:t>Druehl</w:t>
      </w:r>
      <w:proofErr w:type="spellEnd"/>
      <w:r>
        <w:rPr>
          <w:rFonts w:ascii="Times New Roman" w:hAnsi="Times New Roman" w:cs="Times New Roman"/>
          <w:lang w:val="en-CA"/>
        </w:rPr>
        <w:t xml:space="preserve"> et al 1989</w:t>
      </w:r>
    </w:p>
    <w:p w14:paraId="7554788C" w14:textId="7AAA8C15" w:rsidR="00D5697E"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7.5x</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 xml:space="preserve">-4.5 </w:t>
      </w:r>
      <w:proofErr w:type="spellStart"/>
      <w:r w:rsidR="00D5697E">
        <w:rPr>
          <w:rFonts w:ascii="Times New Roman" w:hAnsi="Times New Roman" w:cs="Times New Roman"/>
          <w:lang w:val="en-CA"/>
        </w:rPr>
        <w:t>uM</w:t>
      </w:r>
      <w:proofErr w:type="spellEnd"/>
      <w:r w:rsidR="00D5697E">
        <w:rPr>
          <w:rFonts w:ascii="Times New Roman" w:hAnsi="Times New Roman" w:cs="Times New Roman"/>
          <w:lang w:val="en-CA"/>
        </w:rPr>
        <w:t>) surface nitrate site vs site in summer</w:t>
      </w:r>
    </w:p>
    <w:p w14:paraId="44A17D55" w14:textId="31288638" w:rsidR="00D5697E" w:rsidRPr="008A67F3" w:rsidRDefault="001D3A63" w:rsidP="00D5697E">
      <w:pPr>
        <w:pStyle w:val="ListParagraph"/>
        <w:numPr>
          <w:ilvl w:val="2"/>
          <w:numId w:val="8"/>
        </w:numPr>
        <w:spacing w:line="480" w:lineRule="auto"/>
        <w:rPr>
          <w:rFonts w:ascii="Times New Roman" w:hAnsi="Times New Roman" w:cs="Times New Roman"/>
          <w:lang w:val="en-CA"/>
        </w:rPr>
      </w:pPr>
      <w:r>
        <w:rPr>
          <w:rFonts w:ascii="Times New Roman" w:hAnsi="Times New Roman" w:cs="Times New Roman"/>
          <w:lang w:val="en-CA"/>
        </w:rPr>
        <w:t>1.83</w:t>
      </w:r>
      <w:r w:rsidR="00D5697E">
        <w:rPr>
          <w:rFonts w:ascii="Times New Roman" w:hAnsi="Times New Roman" w:cs="Times New Roman"/>
          <w:lang w:val="en-CA"/>
        </w:rPr>
        <w:t xml:space="preserve"> (</w:t>
      </w:r>
      <w:r w:rsidR="00D5697E" w:rsidRPr="008A67F3">
        <w:rPr>
          <w:rFonts w:ascii="Times New Roman" w:hAnsi="Times New Roman" w:cs="Times New Roman"/>
          <w:lang w:val="en-CA"/>
        </w:rPr>
        <w:t>0.6</w:t>
      </w:r>
      <w:r w:rsidR="00D5697E">
        <w:rPr>
          <w:rFonts w:ascii="Times New Roman" w:hAnsi="Times New Roman" w:cs="Times New Roman"/>
          <w:lang w:val="en-CA"/>
        </w:rPr>
        <w:t xml:space="preserve"> - </w:t>
      </w:r>
      <w:r w:rsidR="00D5697E" w:rsidRPr="008A67F3">
        <w:rPr>
          <w:rFonts w:ascii="Times New Roman" w:hAnsi="Times New Roman" w:cs="Times New Roman"/>
          <w:lang w:val="en-CA"/>
        </w:rPr>
        <w:t>1.1</w:t>
      </w:r>
      <w:r w:rsidR="00D5697E">
        <w:rPr>
          <w:rFonts w:ascii="Times New Roman" w:hAnsi="Times New Roman" w:cs="Times New Roman"/>
          <w:lang w:val="en-CA"/>
        </w:rPr>
        <w:t xml:space="preserve"> </w:t>
      </w:r>
      <w:proofErr w:type="spellStart"/>
      <w:r w:rsidR="00D5697E">
        <w:rPr>
          <w:rFonts w:ascii="Times New Roman" w:hAnsi="Times New Roman" w:cs="Times New Roman"/>
          <w:lang w:val="en-CA"/>
        </w:rPr>
        <w:t>uM</w:t>
      </w:r>
      <w:proofErr w:type="spellEnd"/>
      <w:r w:rsidR="00D5697E">
        <w:rPr>
          <w:rFonts w:ascii="Times New Roman" w:hAnsi="Times New Roman" w:cs="Times New Roman"/>
          <w:lang w:val="en-CA"/>
        </w:rPr>
        <w:t>) surface ammonium site vs site in summer</w:t>
      </w:r>
    </w:p>
    <w:p w14:paraId="015290CD" w14:textId="77777777" w:rsidR="00E738EE" w:rsidRDefault="00E738EE" w:rsidP="00623DD8">
      <w:pPr>
        <w:spacing w:line="480" w:lineRule="auto"/>
        <w:rPr>
          <w:rFonts w:ascii="Times New Roman" w:hAnsi="Times New Roman" w:cs="Times New Roman"/>
          <w:lang w:val="en-CA"/>
        </w:rPr>
      </w:pPr>
    </w:p>
    <w:p w14:paraId="41F98C54" w14:textId="77777777" w:rsidR="00926BE5" w:rsidRPr="00926BE5" w:rsidRDefault="00926BE5" w:rsidP="00926BE5">
      <w:pPr>
        <w:spacing w:line="480" w:lineRule="auto"/>
        <w:rPr>
          <w:rFonts w:ascii="Times New Roman" w:hAnsi="Times New Roman" w:cs="Times New Roman"/>
          <w:lang w:val="en-CA"/>
        </w:rPr>
      </w:pPr>
      <w:r w:rsidRPr="00926BE5">
        <w:rPr>
          <w:rFonts w:ascii="Times New Roman" w:hAnsi="Times New Roman" w:cs="Times New Roman"/>
          <w:lang w:val="en-CA"/>
        </w:rPr>
        <w:t>Paragraph 3. Within-site. Kelp forests impacted small-scale variation in nutrients by retaining NH₄⁺</w:t>
      </w:r>
    </w:p>
    <w:p w14:paraId="3CA1CECD" w14:textId="1B505803" w:rsidR="00850D17" w:rsidRDefault="00CA5503"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More kelp and more flow = increased delta, and positive interaction so that relationship really cranks up! </w:t>
      </w:r>
    </w:p>
    <w:p w14:paraId="3382F931" w14:textId="77777777" w:rsid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lastRenderedPageBreak/>
        <w:t xml:space="preserve">Magnitude of variability vs differences found in other in vs out kelp forests. Cite those kelp slows flow of water papers. </w:t>
      </w:r>
    </w:p>
    <w:p w14:paraId="5B96D14F" w14:textId="52D14A37" w:rsidR="00850D17" w:rsidRDefault="00850D17"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sidR="00655502">
        <w:rPr>
          <w:rFonts w:ascii="Times New Roman" w:hAnsi="Times New Roman" w:cs="Times New Roman"/>
          <w:lang w:val="en-CA"/>
        </w:rPr>
        <w:instrText xml:space="preserve"> ADDIN ZOTERO_ITEM CSL_CITATION {"citationID":"P1mVNVxS","properties":{"formattedCitation":"(Pfister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(Pfister et al., 2019)</w:t>
      </w:r>
      <w:r>
        <w:rPr>
          <w:rFonts w:ascii="Times New Roman" w:hAnsi="Times New Roman" w:cs="Times New Roman"/>
          <w:lang w:val="en-CA"/>
        </w:rPr>
        <w:fldChar w:fldCharType="end"/>
      </w:r>
      <w:r w:rsidRPr="00850D17">
        <w:t xml:space="preserve"> </w:t>
      </w:r>
      <w:r>
        <w:rPr>
          <w:rFonts w:ascii="Times New Roman" w:hAnsi="Times New Roman" w:cs="Times New Roman"/>
          <w:lang w:val="en-CA"/>
        </w:rPr>
        <w:t>f</w:t>
      </w:r>
      <w:r w:rsidRPr="00850D17">
        <w:rPr>
          <w:rFonts w:ascii="Times New Roman" w:hAnsi="Times New Roman" w:cs="Times New Roman"/>
          <w:lang w:val="en-CA"/>
        </w:rPr>
        <w:t>ound lower nitrate and phosphate in kelp but higher ammonium</w:t>
      </w:r>
    </w:p>
    <w:p w14:paraId="0050DAD7" w14:textId="7C468F59" w:rsidR="000127E5" w:rsidRDefault="000127E5" w:rsidP="00850D17">
      <w:pPr>
        <w:pStyle w:val="ListParagraph"/>
        <w:numPr>
          <w:ilvl w:val="1"/>
          <w:numId w:val="8"/>
        </w:numPr>
        <w:spacing w:line="480" w:lineRule="auto"/>
        <w:rPr>
          <w:rFonts w:ascii="Times New Roman" w:hAnsi="Times New Roman" w:cs="Times New Roman"/>
          <w:lang w:val="en-CA"/>
        </w:rPr>
      </w:pP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{"citationID":"xDFCo8qE","properties":{"formattedCitation":"(Stewart et al., 2009)","plainCitation":"(Stewart et al., 2009)","noteIndex":0},"citationItems":[{"id":2702,"uris":["http://zotero.org/users/local/idKDtb7T/items/N7ZVQRTY"],"itemData":{"id":2702,"type":"article-journal","abstract":"To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(Stewart et al., 2009)</w:t>
      </w:r>
      <w:r>
        <w:rPr>
          <w:rFonts w:ascii="Times New Roman" w:hAnsi="Times New Roman" w:cs="Times New Roman"/>
          <w:lang w:val="en-CA"/>
        </w:rPr>
        <w:fldChar w:fldCharType="end"/>
      </w:r>
      <w:r>
        <w:rPr>
          <w:rFonts w:ascii="Times New Roman" w:hAnsi="Times New Roman" w:cs="Times New Roman"/>
          <w:lang w:val="en-CA"/>
        </w:rPr>
        <w:t xml:space="preserve"> similar nitrate in vs out</w:t>
      </w:r>
    </w:p>
    <w:p w14:paraId="1471C953" w14:textId="268766E4" w:rsidR="00CA5503" w:rsidRPr="00850D17" w:rsidRDefault="00057B69" w:rsidP="00850D17">
      <w:pPr>
        <w:pStyle w:val="ListParagraph"/>
        <w:numPr>
          <w:ilvl w:val="0"/>
          <w:numId w:val="8"/>
        </w:numPr>
        <w:spacing w:line="480" w:lineRule="auto"/>
        <w:rPr>
          <w:rFonts w:ascii="Times New Roman" w:hAnsi="Times New Roman" w:cs="Times New Roman"/>
          <w:lang w:val="en-CA"/>
        </w:rPr>
      </w:pPr>
      <w:r w:rsidRPr="00850D17">
        <w:rPr>
          <w:rFonts w:ascii="Times New Roman" w:hAnsi="Times New Roman" w:cs="Times New Roman"/>
          <w:lang w:val="en-CA"/>
        </w:rPr>
        <w:t xml:space="preserve">Sounds like nitrates don’t concentrate in kelp but animal regenerated nutrients = preferred nutrient = concentrated around kelp! Cool! </w:t>
      </w:r>
      <w:r w:rsidR="007A68CB" w:rsidRPr="00850D17">
        <w:rPr>
          <w:rFonts w:ascii="Times New Roman" w:hAnsi="Times New Roman" w:cs="Times New Roman"/>
          <w:lang w:val="en-CA"/>
        </w:rPr>
        <w:t>Limitation: only sampled on flood and slack, didn’t catch ebb.</w:t>
      </w:r>
    </w:p>
    <w:p w14:paraId="15CF885A" w14:textId="77777777" w:rsidR="007A68CB" w:rsidRDefault="007A68CB" w:rsidP="00623DD8">
      <w:pPr>
        <w:spacing w:line="480" w:lineRule="auto"/>
        <w:rPr>
          <w:rFonts w:ascii="Times New Roman" w:hAnsi="Times New Roman" w:cs="Times New Roman"/>
          <w:lang w:val="en-CA"/>
        </w:rPr>
      </w:pPr>
    </w:p>
    <w:p w14:paraId="42B5D4B8" w14:textId="2DE05AF9" w:rsidR="00057B69" w:rsidRDefault="00CA5503"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4. </w:t>
      </w:r>
      <w:r w:rsidR="00057B69">
        <w:rPr>
          <w:rFonts w:ascii="Times New Roman" w:hAnsi="Times New Roman" w:cs="Times New Roman"/>
          <w:lang w:val="en-CA"/>
        </w:rPr>
        <w:t xml:space="preserve">Address </w:t>
      </w:r>
      <w:r>
        <w:rPr>
          <w:rFonts w:ascii="Times New Roman" w:hAnsi="Times New Roman" w:cs="Times New Roman"/>
          <w:lang w:val="en-CA"/>
        </w:rPr>
        <w:t>the other</w:t>
      </w:r>
      <w:r w:rsidR="00057B69">
        <w:rPr>
          <w:rFonts w:ascii="Times New Roman" w:hAnsi="Times New Roman" w:cs="Times New Roman"/>
          <w:lang w:val="en-CA"/>
        </w:rPr>
        <w:t xml:space="preserve"> </w:t>
      </w:r>
      <w:r>
        <w:rPr>
          <w:rFonts w:ascii="Times New Roman" w:hAnsi="Times New Roman" w:cs="Times New Roman"/>
          <w:lang w:val="en-CA"/>
        </w:rPr>
        <w:t xml:space="preserve">in vs out </w:t>
      </w:r>
      <w:r w:rsidR="00057B69">
        <w:rPr>
          <w:rFonts w:ascii="Times New Roman" w:hAnsi="Times New Roman" w:cs="Times New Roman"/>
          <w:lang w:val="en-CA"/>
        </w:rPr>
        <w:t>predictors here</w:t>
      </w:r>
      <w:r>
        <w:rPr>
          <w:rFonts w:ascii="Times New Roman" w:hAnsi="Times New Roman" w:cs="Times New Roman"/>
          <w:lang w:val="en-CA"/>
        </w:rPr>
        <w:t xml:space="preserve">! </w:t>
      </w:r>
      <w:r w:rsidR="00947079">
        <w:rPr>
          <w:rFonts w:ascii="Times New Roman" w:hAnsi="Times New Roman" w:cs="Times New Roman"/>
          <w:lang w:val="en-CA"/>
        </w:rPr>
        <w:t>Why was delta nh4+ larger in Nereo vs Macro?</w:t>
      </w:r>
      <w:r>
        <w:rPr>
          <w:rFonts w:ascii="Times New Roman" w:hAnsi="Times New Roman" w:cs="Times New Roman"/>
          <w:lang w:val="en-CA"/>
        </w:rPr>
        <w:t xml:space="preserve"> </w:t>
      </w:r>
      <w:r w:rsidR="00947079">
        <w:rPr>
          <w:rFonts w:ascii="Times New Roman" w:hAnsi="Times New Roman" w:cs="Times New Roman"/>
          <w:lang w:val="en-CA"/>
        </w:rPr>
        <w:t>W</w:t>
      </w:r>
      <w:r>
        <w:rPr>
          <w:rFonts w:ascii="Times New Roman" w:hAnsi="Times New Roman" w:cs="Times New Roman"/>
          <w:lang w:val="en-CA"/>
        </w:rPr>
        <w:t xml:space="preserve">hy the no kelp sites had negative delta ammonium. Negative interactions: almost an asymptote relationship? If you have a high level of one variable, increasing the other doesn’t infinitely increase the delta. </w:t>
      </w:r>
      <w:r w:rsidR="009D6A5A">
        <w:rPr>
          <w:rFonts w:ascii="Times New Roman" w:hAnsi="Times New Roman" w:cs="Times New Roman"/>
          <w:lang w:val="en-CA"/>
        </w:rPr>
        <w:t xml:space="preserve">Talk about animal biomass here. </w:t>
      </w:r>
      <w:r>
        <w:rPr>
          <w:rFonts w:ascii="Times New Roman" w:hAnsi="Times New Roman" w:cs="Times New Roman"/>
          <w:lang w:val="en-CA"/>
        </w:rPr>
        <w:t xml:space="preserve">Address depth and biodiversity, both had near </w:t>
      </w:r>
      <w:r w:rsidR="00101984">
        <w:rPr>
          <w:rFonts w:ascii="Times New Roman" w:hAnsi="Times New Roman" w:cs="Times New Roman"/>
          <w:lang w:val="en-CA"/>
        </w:rPr>
        <w:t>significant</w:t>
      </w:r>
      <w:r>
        <w:rPr>
          <w:rFonts w:ascii="Times New Roman" w:hAnsi="Times New Roman" w:cs="Times New Roman"/>
          <w:lang w:val="en-CA"/>
        </w:rPr>
        <w:t xml:space="preserve"> </w:t>
      </w:r>
      <w:r w:rsidR="00101984">
        <w:rPr>
          <w:rFonts w:ascii="Times New Roman" w:hAnsi="Times New Roman" w:cs="Times New Roman"/>
          <w:lang w:val="en-CA"/>
        </w:rPr>
        <w:t xml:space="preserve">effects. </w:t>
      </w:r>
      <w:r w:rsidR="007A68CB">
        <w:rPr>
          <w:rFonts w:ascii="Times New Roman" w:hAnsi="Times New Roman" w:cs="Times New Roman"/>
          <w:lang w:val="en-CA"/>
        </w:rPr>
        <w:t xml:space="preserve">Limitations: RLS surveys were on edge of kelp, not inside the forest, only one year of data. </w:t>
      </w:r>
    </w:p>
    <w:p w14:paraId="789E7B92" w14:textId="77777777" w:rsidR="009D6A5A" w:rsidRDefault="009D6A5A" w:rsidP="00623DD8">
      <w:pPr>
        <w:spacing w:line="480" w:lineRule="auto"/>
        <w:rPr>
          <w:rFonts w:ascii="Times New Roman" w:hAnsi="Times New Roman" w:cs="Times New Roman"/>
          <w:lang w:val="en-CA"/>
        </w:rPr>
      </w:pPr>
    </w:p>
    <w:p w14:paraId="1D995561" w14:textId="4CC985CD" w:rsidR="009D6A5A" w:rsidRDefault="009D6A5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5. Small </w:t>
      </w:r>
      <w:r w:rsidR="006611F9">
        <w:rPr>
          <w:rFonts w:ascii="Times New Roman" w:hAnsi="Times New Roman" w:cs="Times New Roman"/>
          <w:lang w:val="en-CA"/>
        </w:rPr>
        <w:t xml:space="preserve">scale! Magnitude of diff, has anyone else done super </w:t>
      </w:r>
      <w:proofErr w:type="gramStart"/>
      <w:r w:rsidR="006611F9">
        <w:rPr>
          <w:rFonts w:ascii="Times New Roman" w:hAnsi="Times New Roman" w:cs="Times New Roman"/>
          <w:lang w:val="en-CA"/>
        </w:rPr>
        <w:t>small scale</w:t>
      </w:r>
      <w:proofErr w:type="gramEnd"/>
      <w:r w:rsidR="006611F9">
        <w:rPr>
          <w:rFonts w:ascii="Times New Roman" w:hAnsi="Times New Roman" w:cs="Times New Roman"/>
          <w:lang w:val="en-CA"/>
        </w:rPr>
        <w:t xml:space="preserve"> stuff? Compare to that. </w:t>
      </w:r>
      <w:r w:rsidR="003717AA">
        <w:rPr>
          <w:rFonts w:ascii="Times New Roman" w:hAnsi="Times New Roman" w:cs="Times New Roman"/>
          <w:lang w:val="en-CA"/>
        </w:rPr>
        <w:t xml:space="preserve">Maybe the crabs had a diff </w:t>
      </w:r>
      <w:proofErr w:type="spellStart"/>
      <w:r w:rsidR="003717AA">
        <w:rPr>
          <w:rFonts w:ascii="Times New Roman" w:hAnsi="Times New Roman" w:cs="Times New Roman"/>
          <w:lang w:val="en-CA"/>
        </w:rPr>
        <w:t>bc</w:t>
      </w:r>
      <w:proofErr w:type="spellEnd"/>
      <w:r w:rsidR="003717AA">
        <w:rPr>
          <w:rFonts w:ascii="Times New Roman" w:hAnsi="Times New Roman" w:cs="Times New Roman"/>
          <w:lang w:val="en-CA"/>
        </w:rPr>
        <w:t xml:space="preserve"> that area had lower flow? But also a</w:t>
      </w:r>
      <w:r w:rsidR="006611F9">
        <w:rPr>
          <w:rFonts w:ascii="Times New Roman" w:hAnsi="Times New Roman" w:cs="Times New Roman"/>
          <w:lang w:val="en-CA"/>
        </w:rPr>
        <w:t>ddress diff in flow between cages</w:t>
      </w:r>
      <w:r w:rsidR="003717AA">
        <w:rPr>
          <w:rFonts w:ascii="Times New Roman" w:hAnsi="Times New Roman" w:cs="Times New Roman"/>
          <w:lang w:val="en-CA"/>
        </w:rPr>
        <w:t xml:space="preserve">! </w:t>
      </w:r>
      <w:r w:rsidR="007A68CB">
        <w:rPr>
          <w:rFonts w:ascii="Times New Roman" w:hAnsi="Times New Roman" w:cs="Times New Roman"/>
          <w:lang w:val="en-CA"/>
        </w:rPr>
        <w:t>Limitations: didn’t standardize cage design but these experiments weren’t to test the conditions under which fine-scale variation was possible, only to see if it WAS possible.</w:t>
      </w:r>
    </w:p>
    <w:p w14:paraId="4E8EA377" w14:textId="77777777" w:rsidR="00057B69" w:rsidRDefault="00057B69" w:rsidP="00623DD8">
      <w:pPr>
        <w:spacing w:line="480" w:lineRule="auto"/>
        <w:rPr>
          <w:rFonts w:ascii="Times New Roman" w:hAnsi="Times New Roman" w:cs="Times New Roman"/>
          <w:lang w:val="en-CA"/>
        </w:rPr>
      </w:pPr>
    </w:p>
    <w:p w14:paraId="084B9956" w14:textId="5C67E130" w:rsidR="00057B69" w:rsidRDefault="00057B69" w:rsidP="00057B69">
      <w:pPr>
        <w:spacing w:line="480" w:lineRule="auto"/>
        <w:rPr>
          <w:rFonts w:ascii="Times New Roman" w:hAnsi="Times New Roman" w:cs="Times New Roman"/>
          <w:lang w:val="en-CA"/>
        </w:rPr>
      </w:pPr>
      <w:r>
        <w:rPr>
          <w:rFonts w:ascii="Times New Roman" w:hAnsi="Times New Roman" w:cs="Times New Roman"/>
          <w:lang w:val="en-CA"/>
        </w:rPr>
        <w:lastRenderedPageBreak/>
        <w:t>Paragraph</w:t>
      </w:r>
      <w:r w:rsidR="003717AA">
        <w:rPr>
          <w:rFonts w:ascii="Times New Roman" w:hAnsi="Times New Roman" w:cs="Times New Roman"/>
          <w:lang w:val="en-CA"/>
        </w:rPr>
        <w:t xml:space="preserve"> 6</w:t>
      </w:r>
      <w:r>
        <w:rPr>
          <w:rFonts w:ascii="Times New Roman" w:hAnsi="Times New Roman" w:cs="Times New Roman"/>
          <w:lang w:val="en-CA"/>
        </w:rPr>
        <w:t xml:space="preserve">: Do we think </w:t>
      </w:r>
      <w:r w:rsidR="003717AA">
        <w:rPr>
          <w:rFonts w:ascii="Times New Roman" w:hAnsi="Times New Roman" w:cs="Times New Roman"/>
          <w:lang w:val="en-CA"/>
        </w:rPr>
        <w:t>the</w:t>
      </w:r>
      <w:r>
        <w:rPr>
          <w:rFonts w:ascii="Times New Roman" w:hAnsi="Times New Roman" w:cs="Times New Roman"/>
          <w:lang w:val="en-CA"/>
        </w:rPr>
        <w:t xml:space="preserve"> amount of variability </w:t>
      </w:r>
      <w:r w:rsidR="003717AA">
        <w:rPr>
          <w:rFonts w:ascii="Times New Roman" w:hAnsi="Times New Roman" w:cs="Times New Roman"/>
          <w:lang w:val="en-CA"/>
        </w:rPr>
        <w:t xml:space="preserve">we found at each scale </w:t>
      </w:r>
      <w:r>
        <w:rPr>
          <w:rFonts w:ascii="Times New Roman" w:hAnsi="Times New Roman" w:cs="Times New Roman"/>
          <w:lang w:val="en-CA"/>
        </w:rPr>
        <w:t xml:space="preserve">will amount to any effect on pp? </w:t>
      </w:r>
      <w:r w:rsidR="00ED4FFF">
        <w:rPr>
          <w:rFonts w:ascii="Times New Roman" w:hAnsi="Times New Roman" w:cs="Times New Roman"/>
          <w:lang w:val="en-CA"/>
        </w:rPr>
        <w:t xml:space="preserve">Cite some CNC = growth papers that have similar levels of enrichment. </w:t>
      </w:r>
      <w:r w:rsidR="007A68CB">
        <w:rPr>
          <w:rFonts w:ascii="Times New Roman" w:hAnsi="Times New Roman" w:cs="Times New Roman"/>
          <w:lang w:val="en-CA"/>
        </w:rPr>
        <w:t xml:space="preserve">Cite the papers that show nitrates in the summer are low? </w:t>
      </w:r>
    </w:p>
    <w:p w14:paraId="60947F2E" w14:textId="77777777" w:rsidR="003717AA" w:rsidRDefault="003717AA" w:rsidP="00057B69">
      <w:pPr>
        <w:spacing w:line="480" w:lineRule="auto"/>
        <w:rPr>
          <w:rFonts w:ascii="Times New Roman" w:hAnsi="Times New Roman" w:cs="Times New Roman"/>
          <w:lang w:val="en-CA"/>
        </w:rPr>
      </w:pPr>
    </w:p>
    <w:p w14:paraId="1BA99C0B" w14:textId="0B1261EC" w:rsidR="00057B69" w:rsidRDefault="003717AA" w:rsidP="00623DD8">
      <w:pPr>
        <w:spacing w:line="480" w:lineRule="auto"/>
        <w:rPr>
          <w:rFonts w:ascii="Times New Roman" w:hAnsi="Times New Roman" w:cs="Times New Roman"/>
          <w:lang w:val="en-CA"/>
        </w:rPr>
      </w:pPr>
      <w:r>
        <w:rPr>
          <w:rFonts w:ascii="Times New Roman" w:hAnsi="Times New Roman" w:cs="Times New Roman"/>
          <w:lang w:val="en-CA"/>
        </w:rPr>
        <w:t xml:space="preserve">Paragraph 7. Conclusions. Animals are contributing to variability! </w:t>
      </w:r>
      <w:r w:rsidR="007A68CB">
        <w:rPr>
          <w:rFonts w:ascii="Times New Roman" w:hAnsi="Times New Roman" w:cs="Times New Roman"/>
          <w:lang w:val="en-CA"/>
        </w:rPr>
        <w:t xml:space="preserve">Mention magnitude of variability vs other sources (upwelling, run-off) </w:t>
      </w:r>
      <w:r w:rsidR="00E24FB1">
        <w:rPr>
          <w:rFonts w:ascii="Times New Roman" w:hAnsi="Times New Roman" w:cs="Times New Roman"/>
          <w:lang w:val="en-CA"/>
        </w:rPr>
        <w:t xml:space="preserve">BUT… do we know if this impacts pp? </w:t>
      </w:r>
      <w:r>
        <w:rPr>
          <w:rFonts w:ascii="Times New Roman" w:hAnsi="Times New Roman" w:cs="Times New Roman"/>
          <w:lang w:val="en-CA"/>
        </w:rPr>
        <w:t>Set up Ch 3</w:t>
      </w:r>
      <w:r w:rsidR="007A68CB">
        <w:rPr>
          <w:rFonts w:ascii="Times New Roman" w:hAnsi="Times New Roman" w:cs="Times New Roman"/>
          <w:lang w:val="en-CA"/>
        </w:rPr>
        <w:t xml:space="preserve"> kelp outplant experiment</w:t>
      </w:r>
      <w:r w:rsidR="00E24FB1">
        <w:rPr>
          <w:rFonts w:ascii="Times New Roman" w:hAnsi="Times New Roman" w:cs="Times New Roman"/>
          <w:lang w:val="en-CA"/>
        </w:rPr>
        <w:t>!</w:t>
      </w: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27E5190F" w:rsidR="00A960B5" w:rsidRPr="007A68CB" w:rsidRDefault="00A32263"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AFF2A2B" wp14:editId="4CD1057C">
            <wp:extent cx="4699000" cy="4965700"/>
            <wp:effectExtent l="0" t="0" r="0" b="0"/>
            <wp:docPr id="519931672"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1672" name="Picture 3"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65700"/>
                    </a:xfrm>
                    <a:prstGeom prst="rect">
                      <a:avLst/>
                    </a:prstGeom>
                  </pic:spPr>
                </pic:pic>
              </a:graphicData>
            </a:graphic>
          </wp:inline>
        </w:drawing>
      </w:r>
    </w:p>
    <w:p w14:paraId="6E58BAC1" w14:textId="08A5CF05" w:rsidR="006C6F43"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0D0396" w:rsidRPr="005835B5">
        <w:rPr>
          <w:rFonts w:ascii="Times New Roman" w:hAnsi="Times New Roman" w:cs="Times New Roman"/>
          <w:bCs/>
          <w:lang w:val="en-CA"/>
        </w:rPr>
        <w:t>Scales of study and 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5835B5">
        <w:rPr>
          <w:rFonts w:ascii="Times New Roman" w:hAnsi="Times New Roman" w:cs="Times New Roman"/>
          <w:bCs/>
          <w:lang w:val="en-CA"/>
        </w:rPr>
        <w:t>.</w:t>
      </w:r>
      <w:r w:rsidR="000D0396">
        <w:rPr>
          <w:rFonts w:ascii="Times New Roman" w:hAnsi="Times New Roman" w:cs="Times New Roman"/>
          <w:b/>
          <w:lang w:val="en-CA"/>
        </w:rPr>
        <w:t xml:space="preserve"> </w:t>
      </w:r>
      <w:r w:rsidR="00A32263">
        <w:rPr>
          <w:rFonts w:ascii="Times New Roman" w:hAnsi="Times New Roman" w:cs="Times New Roman"/>
          <w:lang w:val="en-CA"/>
        </w:rPr>
        <w:t>(</w:t>
      </w:r>
      <w:r w:rsidR="000D0396">
        <w:rPr>
          <w:rFonts w:ascii="Times New Roman" w:hAnsi="Times New Roman" w:cs="Times New Roman"/>
          <w:lang w:val="en-CA"/>
        </w:rPr>
        <w:t>a)</w:t>
      </w:r>
      <w:r w:rsidR="00A32263">
        <w:rPr>
          <w:rFonts w:ascii="Times New Roman" w:hAnsi="Times New Roman" w:cs="Times New Roman"/>
          <w:lang w:val="en-CA"/>
        </w:rPr>
        <w:t xml:space="preserve"> Among-site, (</w:t>
      </w:r>
      <w:r w:rsidR="000D0396">
        <w:rPr>
          <w:rFonts w:ascii="Times New Roman" w:hAnsi="Times New Roman" w:cs="Times New Roman"/>
          <w:lang w:val="en-CA"/>
        </w:rPr>
        <w:t>b</w:t>
      </w:r>
      <w:r w:rsidR="00A32263">
        <w:rPr>
          <w:rFonts w:ascii="Times New Roman" w:hAnsi="Times New Roman" w:cs="Times New Roman"/>
          <w:lang w:val="en-CA"/>
        </w:rPr>
        <w:t>) within-site, and (</w:t>
      </w:r>
      <w:r w:rsidR="000D0396">
        <w:rPr>
          <w:rFonts w:ascii="Times New Roman" w:hAnsi="Times New Roman" w:cs="Times New Roman"/>
          <w:lang w:val="en-CA"/>
        </w:rPr>
        <w:t>c</w:t>
      </w:r>
      <w:r w:rsidR="00A32263">
        <w:rPr>
          <w:rFonts w:ascii="Times New Roman" w:hAnsi="Times New Roman" w:cs="Times New Roman"/>
          <w:lang w:val="en-CA"/>
        </w:rPr>
        <w:t xml:space="preserve">) within-meters schematics of </w:t>
      </w:r>
      <w:r w:rsidR="000D0396">
        <w:rPr>
          <w:rFonts w:ascii="Times New Roman" w:hAnsi="Times New Roman" w:cs="Times New Roman"/>
          <w:lang w:val="en-CA"/>
        </w:rPr>
        <w:t xml:space="preserve">the </w:t>
      </w:r>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0D0396">
        <w:rPr>
          <w:rFonts w:ascii="Times New Roman" w:hAnsi="Times New Roman" w:cs="Times New Roman"/>
          <w:lang w:val="en-CA"/>
        </w:rPr>
        <w:t xml:space="preserve">(among-site)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small-scale </w:t>
      </w:r>
      <w:r w:rsidR="000D0396">
        <w:rPr>
          <w:rFonts w:ascii="Times New Roman" w:hAnsi="Times New Roman" w:cs="Times New Roman"/>
          <w:lang w:val="en-CA"/>
        </w:rPr>
        <w:t xml:space="preserve">(within-site) </w:t>
      </w:r>
      <w:r w:rsidR="00AD62DF">
        <w:rPr>
          <w:rFonts w:ascii="Times New Roman" w:hAnsi="Times New Roman" w:cs="Times New Roman"/>
          <w:lang w:val="en-CA"/>
        </w:rPr>
        <w:t xml:space="preserve">ammonium variation.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70"/>
      <w:r w:rsidR="00C826A7">
        <w:rPr>
          <w:rFonts w:ascii="Times New Roman" w:hAnsi="Times New Roman" w:cs="Times New Roman"/>
          <w:lang w:val="en-CA"/>
        </w:rPr>
        <w:t>ammonium</w:t>
      </w:r>
      <w:commentRangeEnd w:id="70"/>
      <w:r w:rsidR="000C156B">
        <w:rPr>
          <w:rStyle w:val="CommentReference"/>
        </w:rPr>
        <w:commentReference w:id="70"/>
      </w:r>
      <w:r w:rsidR="00C826A7">
        <w:rPr>
          <w:rFonts w:ascii="Times New Roman" w:hAnsi="Times New Roman" w:cs="Times New Roman"/>
          <w:lang w:val="en-CA"/>
        </w:rPr>
        <w:t>.</w:t>
      </w:r>
      <w:r w:rsidR="00A960B5">
        <w:rPr>
          <w:rFonts w:ascii="Times New Roman" w:hAnsi="Times New Roman" w:cs="Times New Roman"/>
          <w:lang w:val="en-CA"/>
        </w:rPr>
        <w:t xml:space="preserve"> </w:t>
      </w:r>
      <w:r w:rsidR="00BA0DC8">
        <w:rPr>
          <w:rFonts w:ascii="Times New Roman" w:hAnsi="Times New Roman" w:cs="Times New Roman"/>
          <w:lang w:val="en-CA"/>
        </w:rPr>
        <w:t>Image credit to …….</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0C1B8FA8"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0D0396">
        <w:rPr>
          <w:rFonts w:ascii="Times New Roman" w:hAnsi="Times New Roman" w:cs="Times New Roman"/>
          <w:b/>
          <w:lang w:val="en-CA"/>
        </w:rPr>
        <w:t>2</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71"/>
      <w:commentRangeEnd w:id="71"/>
      <w:r w:rsidR="00FF474D">
        <w:rPr>
          <w:rStyle w:val="CommentReference"/>
        </w:rPr>
        <w:commentReference w:id="71"/>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interaction between animal abundance and tide exchange on </w:t>
      </w:r>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ins w:id="72" w:author="Isabelle Cote" w:date="2024-09-03T11:13:00Z" w16du:dateUtc="2024-09-03T18:13:00Z">
        <w:r w:rsidR="000450BF">
          <w:rPr>
            <w:rFonts w:ascii="Times New Roman" w:hAnsi="Times New Roman" w:cs="Times New Roman"/>
            <w:lang w:val="en-CA"/>
          </w:rPr>
          <w:t>;</w:t>
        </w:r>
      </w:ins>
      <w:ins w:id="73" w:author="Isabelle Cote" w:date="2024-09-03T10:54:00Z" w16du:dateUtc="2024-09-03T17:54:00Z">
        <w:r w:rsidR="000D0396">
          <w:rPr>
            <w:rFonts w:ascii="Times New Roman" w:hAnsi="Times New Roman" w:cs="Times New Roman"/>
            <w:lang w:val="en-CA"/>
          </w:rPr>
          <w:t xml:space="preserve"> solid line represents a significant effect</w:t>
        </w:r>
      </w:ins>
      <w:ins w:id="74" w:author="Isabelle Cote" w:date="2024-09-03T10:55:00Z" w16du:dateUtc="2024-09-03T17:55:00Z">
        <w:r w:rsidR="000D0396">
          <w:rPr>
            <w:rFonts w:ascii="Times New Roman" w:hAnsi="Times New Roman" w:cs="Times New Roman"/>
            <w:lang w:val="en-CA"/>
          </w:rPr>
          <w:t>,</w:t>
        </w:r>
      </w:ins>
      <w:ins w:id="75" w:author="Isabelle Cote" w:date="2024-09-03T10:54:00Z" w16du:dateUtc="2024-09-03T17:54:00Z">
        <w:r w:rsidR="000D0396">
          <w:rPr>
            <w:rFonts w:ascii="Times New Roman" w:hAnsi="Times New Roman" w:cs="Times New Roman"/>
            <w:lang w:val="en-CA"/>
          </w:rPr>
          <w:t xml:space="preserve"> dashed lines, non-significant effects</w:t>
        </w:r>
      </w:ins>
      <w:ins w:id="76" w:author="Isabelle Cote" w:date="2024-09-03T10:55:00Z" w16du:dateUtc="2024-09-03T17:55:00Z">
        <w:r w:rsidR="000D0396">
          <w:rPr>
            <w:rFonts w:ascii="Times New Roman" w:hAnsi="Times New Roman" w:cs="Times New Roman"/>
            <w:lang w:val="en-CA"/>
          </w:rPr>
          <w:t>, and the shaded areas are 95% confidence intervals</w:t>
        </w:r>
      </w:ins>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77"/>
      <w:commentRangeStart w:id="78"/>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77"/>
      <w:r w:rsidR="0041279D">
        <w:rPr>
          <w:rStyle w:val="CommentReference"/>
        </w:rPr>
        <w:commentReference w:id="77"/>
      </w:r>
      <w:commentRangeEnd w:id="78"/>
      <w:r w:rsidR="00532560">
        <w:rPr>
          <w:rStyle w:val="CommentReference"/>
        </w:rPr>
        <w:commentReference w:id="78"/>
      </w:r>
    </w:p>
    <w:p w14:paraId="72A51E40" w14:textId="68F7FD5A"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0450BF">
        <w:rPr>
          <w:rFonts w:ascii="Times New Roman" w:hAnsi="Times New Roman" w:cs="Times New Roman"/>
          <w:b/>
          <w:lang w:val="en-CA"/>
        </w:rPr>
        <w:t>3</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r w:rsidR="000450BF">
        <w:rPr>
          <w:rFonts w:ascii="Times New Roman" w:hAnsi="Times New Roman" w:cs="Times New Roman"/>
          <w:lang w:val="en-CA"/>
        </w:rPr>
        <w:t>-e</w:t>
      </w:r>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significant drivers of </w:t>
      </w:r>
      <w:r w:rsidR="00D37004">
        <w:rPr>
          <w:rFonts w:ascii="Times New Roman" w:hAnsi="Times New Roman" w:cs="Times New Roman"/>
          <w:lang w:val="en-CA"/>
        </w:rPr>
        <w:t>within-site variation in ammonium concentration</w:t>
      </w:r>
      <w:ins w:id="79" w:author="Isabelle Cote" w:date="2024-09-03T11:13:00Z" w16du:dateUtc="2024-09-03T18:13:00Z">
        <w:r w:rsidR="000450BF">
          <w:rPr>
            <w:rFonts w:ascii="Times New Roman" w:hAnsi="Times New Roman" w:cs="Times New Roman"/>
            <w:lang w:val="en-CA"/>
          </w:rPr>
          <w:t>;</w:t>
        </w:r>
      </w:ins>
      <w:ins w:id="80" w:author="Isabelle Cote" w:date="2024-09-03T11:12:00Z" w16du:dateUtc="2024-09-03T18:12:00Z">
        <w:r w:rsidR="000450BF">
          <w:rPr>
            <w:rFonts w:ascii="Times New Roman" w:hAnsi="Times New Roman" w:cs="Times New Roman"/>
            <w:lang w:val="en-CA"/>
          </w:rPr>
          <w:t xml:space="preserve"> solid line represents a significant effect, dashed lines, non-significant effects, and the shaded areas are 95% confidence intervals</w:t>
        </w:r>
      </w:ins>
      <w:r w:rsidR="00D37004">
        <w:rPr>
          <w:rFonts w:ascii="Times New Roman" w:hAnsi="Times New Roman" w:cs="Times New Roman"/>
          <w:lang w:val="en-CA"/>
        </w:rPr>
        <w:t xml:space="preserve">.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7D9D2A1"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377E7D">
        <w:rPr>
          <w:rFonts w:ascii="Times New Roman" w:hAnsi="Times New Roman" w:cs="Times New Roman"/>
          <w:b/>
          <w:lang w:val="en-CA"/>
        </w:rPr>
        <w:t>4</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r w:rsidR="00377E7D">
        <w:rPr>
          <w:rFonts w:ascii="Times New Roman" w:hAnsi="Times New Roman" w:cs="Times New Roman"/>
          <w:lang w:val="en-CA"/>
        </w:rPr>
        <w:t xml:space="preserve"> (control)</w:t>
      </w:r>
      <w:r w:rsidR="00FE153F">
        <w:rPr>
          <w:rFonts w:ascii="Times New Roman" w:hAnsi="Times New Roman" w:cs="Times New Roman"/>
          <w:lang w:val="en-CA"/>
        </w:rPr>
        <w:t xml:space="preserve">, one, or two California sea cucumbers, and (b) </w:t>
      </w:r>
      <w:r w:rsidR="00377E7D">
        <w:rPr>
          <w:rFonts w:ascii="Times New Roman" w:hAnsi="Times New Roman" w:cs="Times New Roman"/>
          <w:lang w:val="en-CA"/>
        </w:rPr>
        <w:t>zero (</w:t>
      </w:r>
      <w:r w:rsidR="00FE153F">
        <w:rPr>
          <w:rFonts w:ascii="Times New Roman" w:hAnsi="Times New Roman" w:cs="Times New Roman"/>
          <w:lang w:val="en-CA"/>
        </w:rPr>
        <w:t>control</w:t>
      </w:r>
      <w:r w:rsidR="00377E7D">
        <w:rPr>
          <w:rFonts w:ascii="Times New Roman" w:hAnsi="Times New Roman" w:cs="Times New Roman"/>
          <w:lang w:val="en-CA"/>
        </w:rPr>
        <w:t>)</w:t>
      </w:r>
      <w:r w:rsidR="00FE153F">
        <w:rPr>
          <w:rFonts w:ascii="Times New Roman" w:hAnsi="Times New Roman" w:cs="Times New Roman"/>
          <w:lang w:val="en-CA"/>
        </w:rPr>
        <w:t xml:space="preserve">, </w:t>
      </w:r>
      <w:r w:rsidR="00377E7D">
        <w:rPr>
          <w:rFonts w:ascii="Times New Roman" w:hAnsi="Times New Roman" w:cs="Times New Roman"/>
          <w:lang w:val="en-CA"/>
        </w:rPr>
        <w:t xml:space="preserve">one </w:t>
      </w:r>
      <w:r w:rsidR="00FE153F">
        <w:rPr>
          <w:rFonts w:ascii="Times New Roman" w:hAnsi="Times New Roman" w:cs="Times New Roman"/>
          <w:lang w:val="en-CA"/>
        </w:rPr>
        <w:t>medium</w:t>
      </w:r>
      <w:r w:rsidR="00377E7D">
        <w:rPr>
          <w:rFonts w:ascii="Times New Roman" w:hAnsi="Times New Roman" w:cs="Times New Roman"/>
          <w:lang w:val="en-CA"/>
        </w:rPr>
        <w:t>-</w:t>
      </w:r>
      <w:r w:rsidR="00FE153F">
        <w:rPr>
          <w:rFonts w:ascii="Times New Roman" w:hAnsi="Times New Roman" w:cs="Times New Roman"/>
          <w:lang w:val="en-CA"/>
        </w:rPr>
        <w:t xml:space="preserve">size, or </w:t>
      </w:r>
      <w:r w:rsidR="00377E7D">
        <w:rPr>
          <w:rFonts w:ascii="Times New Roman" w:hAnsi="Times New Roman" w:cs="Times New Roman"/>
          <w:lang w:val="en-CA"/>
        </w:rPr>
        <w:t xml:space="preserve">one </w:t>
      </w:r>
      <w:r w:rsidR="00FE153F">
        <w:rPr>
          <w:rFonts w:ascii="Times New Roman" w:hAnsi="Times New Roman" w:cs="Times New Roman"/>
          <w:lang w:val="en-CA"/>
        </w:rPr>
        <w:t xml:space="preserve">large 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 xml:space="preserve">Hailey </w:t>
      </w:r>
      <w:commentRangeStart w:id="81"/>
      <w:r w:rsidR="008E3A36" w:rsidRPr="008E3A36">
        <w:rPr>
          <w:rFonts w:ascii="Times New Roman" w:hAnsi="Times New Roman" w:cs="Times New Roman"/>
          <w:highlight w:val="yellow"/>
          <w:lang w:val="en-CA"/>
        </w:rPr>
        <w:t>Davis</w:t>
      </w:r>
      <w:commentRangeEnd w:id="81"/>
      <w:r w:rsidR="00377E7D">
        <w:rPr>
          <w:rStyle w:val="CommentReference"/>
        </w:rPr>
        <w:commentReference w:id="81"/>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0AA64AFD"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82"/>
      <w:commentRangeStart w:id="83"/>
      <w:commentRangeStart w:id="84"/>
      <w:r>
        <w:rPr>
          <w:rFonts w:ascii="Times New Roman" w:hAnsi="Times New Roman" w:cs="Times New Roman"/>
          <w:b/>
          <w:lang w:val="en-CA"/>
        </w:rPr>
        <w:t xml:space="preserve">Figure </w:t>
      </w:r>
      <w:commentRangeEnd w:id="82"/>
      <w:r>
        <w:rPr>
          <w:rFonts w:ascii="Times New Roman" w:hAnsi="Times New Roman" w:cs="Times New Roman"/>
          <w:b/>
          <w:lang w:val="en-CA"/>
        </w:rPr>
        <w:t>1</w:t>
      </w:r>
      <w:r>
        <w:rPr>
          <w:rStyle w:val="CommentReference"/>
        </w:rPr>
        <w:commentReference w:id="82"/>
      </w:r>
      <w:commentRangeEnd w:id="83"/>
      <w:r>
        <w:rPr>
          <w:rStyle w:val="CommentReference"/>
        </w:rPr>
        <w:commentReference w:id="83"/>
      </w:r>
      <w:commentRangeEnd w:id="84"/>
      <w:r>
        <w:rPr>
          <w:rStyle w:val="CommentReference"/>
        </w:rPr>
        <w:commentReference w:id="84"/>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Image credit to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85"/>
      <w:r w:rsidR="00E83D6E">
        <w:rPr>
          <w:rFonts w:ascii="Times New Roman" w:hAnsi="Times New Roman" w:cs="Times New Roman"/>
          <w:lang w:val="en-CA"/>
        </w:rPr>
        <w:t>survey</w:t>
      </w:r>
      <w:commentRangeEnd w:id="85"/>
      <w:r w:rsidR="00250785">
        <w:rPr>
          <w:rStyle w:val="CommentReference"/>
        </w:rPr>
        <w:commentReference w:id="85"/>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86"/>
            <w:proofErr w:type="spellStart"/>
            <w:r>
              <w:rPr>
                <w:rFonts w:ascii="Times New Roman" w:hAnsi="Times New Roman" w:cs="Times New Roman"/>
                <w:b/>
              </w:rPr>
              <w:t>df</w:t>
            </w:r>
            <w:commentRangeEnd w:id="86"/>
            <w:proofErr w:type="spellEnd"/>
            <w:r w:rsidR="00815249">
              <w:rPr>
                <w:rStyle w:val="CommentReference"/>
              </w:rPr>
              <w:commentReference w:id="86"/>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87"/>
      <w:r w:rsidR="00792779" w:rsidRPr="00A15B36">
        <w:rPr>
          <w:rFonts w:ascii="Times New Roman" w:hAnsi="Times New Roman" w:cs="Times New Roman"/>
          <w:b/>
          <w:lang w:val="en-CA"/>
        </w:rPr>
        <w:t xml:space="preserve">Table </w:t>
      </w:r>
      <w:commentRangeEnd w:id="87"/>
      <w:r w:rsidR="00792779">
        <w:rPr>
          <w:rStyle w:val="CommentReference"/>
        </w:rPr>
        <w:commentReference w:id="87"/>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88"/>
      <w:commentRangeStart w:id="89"/>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88"/>
      <w:r w:rsidR="00580B22">
        <w:rPr>
          <w:rStyle w:val="CommentReference"/>
        </w:rPr>
        <w:commentReference w:id="88"/>
      </w:r>
      <w:commentRangeEnd w:id="89"/>
      <w:r w:rsidR="002B081F">
        <w:rPr>
          <w:rStyle w:val="CommentReference"/>
        </w:rPr>
        <w:commentReference w:id="89"/>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90"/>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90"/>
      <w:r w:rsidR="00F10A37">
        <w:rPr>
          <w:rStyle w:val="CommentReference"/>
        </w:rPr>
        <w:commentReference w:id="90"/>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91"/>
      <w:r>
        <w:rPr>
          <w:rFonts w:ascii="Times New Roman" w:hAnsi="Times New Roman" w:cs="Times New Roman"/>
          <w:lang w:val="en-CA"/>
        </w:rPr>
        <w:t xml:space="preserve">We </w:t>
      </w:r>
      <w:commentRangeEnd w:id="91"/>
      <w:r>
        <w:rPr>
          <w:rStyle w:val="CommentReference"/>
        </w:rPr>
        <w:commentReference w:id="91"/>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92"/>
      <w:r>
        <w:rPr>
          <w:rFonts w:ascii="Times New Roman" w:hAnsi="Times New Roman" w:cs="Times New Roman"/>
          <w:lang w:val="en-CA"/>
        </w:rPr>
        <w:t xml:space="preserve">LMM </w:t>
      </w:r>
      <w:commentRangeEnd w:id="92"/>
      <w:r>
        <w:rPr>
          <w:rStyle w:val="CommentReference"/>
        </w:rPr>
        <w:commentReference w:id="92"/>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93"/>
      <w:r w:rsidRPr="00281EEC">
        <w:rPr>
          <w:rFonts w:ascii="Times New Roman" w:hAnsi="Times New Roman" w:cs="Times New Roman"/>
          <w:b/>
          <w:lang w:val="en-CA"/>
        </w:rPr>
        <w:t xml:space="preserve">Figure </w:t>
      </w:r>
      <w:commentRangeEnd w:id="93"/>
      <w:r>
        <w:rPr>
          <w:rStyle w:val="CommentReference"/>
        </w:rPr>
        <w:commentReference w:id="93"/>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94"/>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94"/>
      <w:r w:rsidR="005200FA">
        <w:rPr>
          <w:rStyle w:val="CommentReference"/>
        </w:rPr>
        <w:commentReference w:id="94"/>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15F499C2" w14:textId="77777777" w:rsidR="003D5FEF" w:rsidRPr="003D5FEF" w:rsidRDefault="00EC101B" w:rsidP="003D5FEF">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r w:rsidR="003D5FEF" w:rsidRPr="003D5FEF">
        <w:t>Allgeier, J.E., Andskog, M.A., Hensel, E., Appaldo, R., Layman, C., Kemp, D.W., 2020. Rewiring coral: Anthropogenic nutrients shift diverse coral–symbiont nutrient and carbon interactions toward symbiotic algal dominance. Glob Change Biol 26, 5588–5601. https://doi.org/10.1111/gcb.15230</w:t>
      </w:r>
    </w:p>
    <w:p w14:paraId="63BB6DD5" w14:textId="77777777" w:rsidR="003D5FEF" w:rsidRPr="003D5FEF" w:rsidRDefault="003D5FEF" w:rsidP="003D5FEF">
      <w:pPr>
        <w:pStyle w:val="Bibliography"/>
      </w:pPr>
      <w:r w:rsidRPr="003D5FEF">
        <w:t>Allgeier, J.E., Burkepile, D.E., Layman, C.A., 2017. Animal pee in the sea: consumer-mediated nutrient dynamics in the world’s changing oceans. Glob Change Biol 23, 2166–2178. https://doi.org/10.1111/gcb.13625</w:t>
      </w:r>
    </w:p>
    <w:p w14:paraId="287173B9" w14:textId="77777777" w:rsidR="003D5FEF" w:rsidRPr="003D5FEF" w:rsidRDefault="003D5FEF" w:rsidP="003D5FEF">
      <w:pPr>
        <w:pStyle w:val="Bibliography"/>
      </w:pPr>
      <w:r w:rsidRPr="003D5FEF">
        <w:t>Allgeier, J.E., Yeager, L.A., Layman, C.A., 2013. Consumers regulate nutrient limitation regimes and primary production in seagrass ecosystems. Ecology 94, 521–529. https://doi.org/10.1890/12-1122.1</w:t>
      </w:r>
    </w:p>
    <w:p w14:paraId="237156E7" w14:textId="77777777" w:rsidR="003D5FEF" w:rsidRPr="003D5FEF" w:rsidRDefault="003D5FEF" w:rsidP="003D5FEF">
      <w:pPr>
        <w:pStyle w:val="Bibliography"/>
      </w:pPr>
      <w:r w:rsidRPr="003D5FEF">
        <w:t>Aquilino, K.M., Bracken, M.E.S., Faubel, M.N., Stachowicz, J.J., 2009. Local-scale nutrient regeneration facilitates seaweed growth on wave-exposed rocky shores in an upwelling system. Limnol Oceanogr 54, 309–317. https://doi.org/10.4319/lo.2009.54.1.0309</w:t>
      </w:r>
    </w:p>
    <w:p w14:paraId="4E1F9576" w14:textId="77777777" w:rsidR="003D5FEF" w:rsidRPr="003D5FEF" w:rsidRDefault="003D5FEF" w:rsidP="003D5FEF">
      <w:pPr>
        <w:pStyle w:val="Bibliography"/>
      </w:pPr>
      <w:r w:rsidRPr="003D5FEF">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2CB5BCE4" w14:textId="77777777" w:rsidR="003D5FEF" w:rsidRPr="003D5FEF" w:rsidRDefault="003D5FEF" w:rsidP="003D5FEF">
      <w:pPr>
        <w:pStyle w:val="Bibliography"/>
      </w:pPr>
      <w:r w:rsidRPr="003D5FEF">
        <w:t>Arzul, G., 2001. Effect of marine animal excretions on differential growth of phytoplankton species. ICES Journal of Marine Science 58, 386–390. https://doi.org/10.1006/jmsc.2000.1038</w:t>
      </w:r>
    </w:p>
    <w:p w14:paraId="531C3551" w14:textId="77777777" w:rsidR="003D5FEF" w:rsidRPr="003D5FEF" w:rsidRDefault="003D5FEF" w:rsidP="003D5FEF">
      <w:pPr>
        <w:pStyle w:val="Bibliography"/>
      </w:pPr>
      <w:r w:rsidRPr="003D5FEF">
        <w:t>Attridge, C.M., Cox, K.D., Maher, B., Gross, S., Lim, E.G., Kattler, K.R., Côté, I.M., 2024. Studying Kelp Forests of Today to Forecast Ecosystems of the Future. Fisheries 49, 181–187. https://doi.org/10.1002/fsh.11065</w:t>
      </w:r>
    </w:p>
    <w:p w14:paraId="7C3650FE" w14:textId="77777777" w:rsidR="003D5FEF" w:rsidRPr="003D5FEF" w:rsidRDefault="003D5FEF" w:rsidP="003D5FEF">
      <w:pPr>
        <w:pStyle w:val="Bibliography"/>
      </w:pPr>
      <w:r w:rsidRPr="003D5FEF">
        <w:t>Benkwitt, C.E., Wilson, S.K., Graham, N.A.J., 2019. Seabird nutrient subsidies alter patterns of algal abundance and fish biomass on coral reefs following a bleaching event. Glob Change Biol 25, 2619–2632. https://doi.org/10.1111/gcb.14643</w:t>
      </w:r>
    </w:p>
    <w:p w14:paraId="4ACE280B" w14:textId="77777777" w:rsidR="003D5FEF" w:rsidRPr="003D5FEF" w:rsidRDefault="003D5FEF" w:rsidP="003D5FEF">
      <w:pPr>
        <w:pStyle w:val="Bibliography"/>
      </w:pPr>
      <w:r w:rsidRPr="003D5FEF">
        <w:t>Broitman, B.R., Navarrete, S.A., Smith, F., Gaines, S.D., 2001. Geographic variation of southeastern Pacific intertidal communities. Marine Ecology Progress Series 224, 21–34. https://doi.org/10.3354/meps224021</w:t>
      </w:r>
    </w:p>
    <w:p w14:paraId="61E30CEE" w14:textId="77777777" w:rsidR="003D5FEF" w:rsidRPr="003D5FEF" w:rsidRDefault="003D5FEF" w:rsidP="003D5FEF">
      <w:pPr>
        <w:pStyle w:val="Bibliography"/>
      </w:pPr>
      <w:r w:rsidRPr="003D5FEF">
        <w:t>Brooks, M.E., Kristensen, K., van Benthem, K.J., Magnusson, A., Berg, C.W., Nielsen, A., Skaug, H.J., Mächler, M., Bolker, B.M., 2017. glmmTMB balances speed and flexibility among packages for zero-inflated generalized linear mixed modeling. The R Journal 9, 378. https://doi.org/10.32614/RJ-2017-066</w:t>
      </w:r>
    </w:p>
    <w:p w14:paraId="5E73E59E" w14:textId="77777777" w:rsidR="003D5FEF" w:rsidRPr="003D5FEF" w:rsidRDefault="003D5FEF" w:rsidP="003D5FEF">
      <w:pPr>
        <w:pStyle w:val="Bibliography"/>
      </w:pPr>
      <w:r w:rsidRPr="003D5FEF">
        <w:t>Brzezinksi, M., Reed, D., Harrer, S., Rassweiler, A., Melack, J., Goodridge, B., Dugan, J., 2013. Multiple sources and forms of nitrogen sustain year-round kelp growth on the inner continental shelf of the Santa Barbara Channel. Oceanog 26, 114–123. https://doi.org/10.5670/oceanog.2013.53</w:t>
      </w:r>
    </w:p>
    <w:p w14:paraId="1F3CD277" w14:textId="77777777" w:rsidR="003D5FEF" w:rsidRPr="003D5FEF" w:rsidRDefault="003D5FEF" w:rsidP="003D5FEF">
      <w:pPr>
        <w:pStyle w:val="Bibliography"/>
      </w:pPr>
      <w:r w:rsidRPr="003D5FEF">
        <w:t>Dayton, P.K., Tegner, M.J., Edwards, P.B., Riser, K.L., 1999. Temporal and Spatial Scales of Kelp Demography: The Role of Oceanographic Climate. Ecological Monographs 69, 219–250. https://doi.org/10.1890/0012-9615(1999)069[0219:TASSOK]2.0.CO;2</w:t>
      </w:r>
    </w:p>
    <w:p w14:paraId="7B62E091" w14:textId="77777777" w:rsidR="003D5FEF" w:rsidRPr="003D5FEF" w:rsidRDefault="003D5FEF" w:rsidP="003D5FEF">
      <w:pPr>
        <w:pStyle w:val="Bibliography"/>
      </w:pPr>
      <w:r w:rsidRPr="003D5FEF">
        <w:lastRenderedPageBreak/>
        <w:t>Doughty, C.E., Roman, J., Faurby, S., Wolf, A., Haque, A., Bakker, E.S., Malhi, Y., Dunning, J.B., Svenning, J.-C., 2016. Global nutrient transport in a world of giants. Proceedings of the National Academy of Sciences 113, 868–873. https://doi.org/10.1073/pnas.1502549112</w:t>
      </w:r>
    </w:p>
    <w:p w14:paraId="1B4E0381" w14:textId="77777777" w:rsidR="003D5FEF" w:rsidRPr="003D5FEF" w:rsidRDefault="003D5FEF" w:rsidP="003D5FEF">
      <w:pPr>
        <w:pStyle w:val="Bibliography"/>
      </w:pPr>
      <w:r w:rsidRPr="003D5FEF">
        <w:t>Druehl, L.D., Harrison, P.J., Lloyd, K.E., Thompson, P.A., 1989. Phenotypic variation in N uptake by Laminaria groenlandica Rosenvinge (Laminariales, Phaeophyta). Journal of Experimental Marine Biology and Ecology 127, 155–164. https://doi.org/10.1016/0022-0981(89)90181-0</w:t>
      </w:r>
    </w:p>
    <w:p w14:paraId="1AE923D6" w14:textId="77777777" w:rsidR="003D5FEF" w:rsidRPr="003D5FEF" w:rsidRDefault="003D5FEF" w:rsidP="003D5FEF">
      <w:pPr>
        <w:pStyle w:val="Bibliography"/>
      </w:pPr>
      <w:r w:rsidRPr="003D5FEF">
        <w:t>Edgar, G., Stuart-Smith, R., 2009. Ecological effects of marine protected areas on rocky reef communities—a continental-scale analysis. Mar. Ecol. Prog. Ser. 388, 51–62. https://doi.org/10.3354/meps08149</w:t>
      </w:r>
    </w:p>
    <w:p w14:paraId="7D109684" w14:textId="77777777" w:rsidR="003D5FEF" w:rsidRPr="003D5FEF" w:rsidRDefault="003D5FEF" w:rsidP="003D5FEF">
      <w:pPr>
        <w:pStyle w:val="Bibliography"/>
      </w:pPr>
      <w:r w:rsidRPr="003D5FEF">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06B34A0" w14:textId="77777777" w:rsidR="003D5FEF" w:rsidRPr="003D5FEF" w:rsidRDefault="003D5FEF" w:rsidP="003D5FEF">
      <w:pPr>
        <w:pStyle w:val="Bibliography"/>
      </w:pPr>
      <w:r w:rsidRPr="003D5FEF">
        <w:t>Francis, F.T., Côté, I.M., 2018. Fish movement drives spatial and temporal patterns of nutrient provisioning on coral reef patches. Ecosphere 9, e02225. https://doi.org/10.1002/ecs2.2225</w:t>
      </w:r>
    </w:p>
    <w:p w14:paraId="2BCE9C8B" w14:textId="77777777" w:rsidR="003D5FEF" w:rsidRPr="003D5FEF" w:rsidRDefault="003D5FEF" w:rsidP="003D5FEF">
      <w:pPr>
        <w:pStyle w:val="Bibliography"/>
      </w:pPr>
      <w:r w:rsidRPr="003D5FEF">
        <w:t>Froese, R., Thorson, J.T., Reyes Jr, R.B., 2014. A Bayesian approach for estimating length-weight relationships in fishes. Journal of Applied Ichthyology 30, 78–85. https://doi.org/10.1111/jai.12299</w:t>
      </w:r>
    </w:p>
    <w:p w14:paraId="30583FBD" w14:textId="77777777" w:rsidR="003D5FEF" w:rsidRPr="003D5FEF" w:rsidRDefault="003D5FEF" w:rsidP="003D5FEF">
      <w:pPr>
        <w:pStyle w:val="Bibliography"/>
      </w:pPr>
      <w:r w:rsidRPr="003D5FEF">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44920054" w14:textId="77777777" w:rsidR="003D5FEF" w:rsidRPr="003D5FEF" w:rsidRDefault="003D5FEF" w:rsidP="003D5FEF">
      <w:pPr>
        <w:pStyle w:val="Bibliography"/>
      </w:pPr>
      <w:r w:rsidRPr="003D5FEF">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30235D5D" w14:textId="77777777" w:rsidR="003D5FEF" w:rsidRPr="003D5FEF" w:rsidRDefault="003D5FEF" w:rsidP="003D5FEF">
      <w:pPr>
        <w:pStyle w:val="Bibliography"/>
      </w:pPr>
      <w:r w:rsidRPr="003D5FEF">
        <w:t>Hartig, F., 2022. DHARMa: Residual Diagnostics for Hierarchical (Multi-Level / Mixed) Regression Models. R package version 0.4.6.</w:t>
      </w:r>
    </w:p>
    <w:p w14:paraId="57C1758D" w14:textId="77777777" w:rsidR="003D5FEF" w:rsidRPr="003D5FEF" w:rsidRDefault="003D5FEF" w:rsidP="003D5FEF">
      <w:pPr>
        <w:pStyle w:val="Bibliography"/>
      </w:pPr>
      <w:r w:rsidRPr="003D5FEF">
        <w:t>Holbrook, S.J., Brooks, A.J., Schmitt, R.J., Stewart, H.L., 2008. Effects of sheltering fish on growth of their host corals. Mar Biol 155, 521–530. https://doi.org/10.1007/s00227-008-1051-7</w:t>
      </w:r>
    </w:p>
    <w:p w14:paraId="33C787FA" w14:textId="77777777" w:rsidR="003D5FEF" w:rsidRPr="003D5FEF" w:rsidRDefault="003D5FEF" w:rsidP="003D5FEF">
      <w:pPr>
        <w:pStyle w:val="Bibliography"/>
      </w:pPr>
      <w:r w:rsidRPr="003D5FEF">
        <w:t>Holmes, R.M., Aminot, A., Kerouel, R., Hooker, B.A., Peterson, B.J., 1999. A simple and precise method for measuring ammonium in marine and freshwater ecosystems. Canadian Journal of Fisheries and Aquatic Sciences 56, 1801–1808. https://doi.org/10.1139/f99-128</w:t>
      </w:r>
    </w:p>
    <w:p w14:paraId="08B84EED" w14:textId="77777777" w:rsidR="003D5FEF" w:rsidRPr="003D5FEF" w:rsidRDefault="003D5FEF" w:rsidP="003D5FEF">
      <w:pPr>
        <w:pStyle w:val="Bibliography"/>
      </w:pPr>
      <w:r w:rsidRPr="003D5FEF">
        <w:t>Howard, B.R., Francis, F.T., Côté, I.M., Therriault, T.W., 2019. Habitat alteration by invasive European green crab (Carcinus maenas) causes eelgrass loss in British Columbia, Canada. Biol Invasions 21, 3607–3618. https://doi.org/10.1007/s10530-019-02072-z</w:t>
      </w:r>
    </w:p>
    <w:p w14:paraId="21B88A0E" w14:textId="77777777" w:rsidR="003D5FEF" w:rsidRPr="003D5FEF" w:rsidRDefault="003D5FEF" w:rsidP="003D5FEF">
      <w:pPr>
        <w:pStyle w:val="Bibliography"/>
      </w:pPr>
      <w:r w:rsidRPr="003D5FEF">
        <w:lastRenderedPageBreak/>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3F94F827" w14:textId="77777777" w:rsidR="003D5FEF" w:rsidRPr="003D5FEF" w:rsidRDefault="003D5FEF" w:rsidP="003D5FEF">
      <w:pPr>
        <w:pStyle w:val="Bibliography"/>
      </w:pPr>
      <w:r w:rsidRPr="003D5FEF">
        <w:t>Jackson, G.A., Winant, C.D., 1983. Effect of a kelp forest on coastal currents. Continental Shelf Research 2, 75–80. https://doi.org/10.1016/0278-4343(83)90023-7</w:t>
      </w:r>
    </w:p>
    <w:p w14:paraId="5100CB6E" w14:textId="77777777" w:rsidR="003D5FEF" w:rsidRPr="003D5FEF" w:rsidRDefault="003D5FEF" w:rsidP="003D5FEF">
      <w:pPr>
        <w:pStyle w:val="Bibliography"/>
      </w:pPr>
      <w:r w:rsidRPr="003D5FEF">
        <w:t>Layman, C.A., Allgeier, J.E., Montaña, C.G., 2016. Mechanistic evidence of enhanced production on artificial reefs: A case study in a Bahamian seagrass ecosystem. Ecol Eng 95, 574–579. https://doi.org/10.1016/j.ecoleng.2016.06.109</w:t>
      </w:r>
    </w:p>
    <w:p w14:paraId="26891DF1" w14:textId="77777777" w:rsidR="003D5FEF" w:rsidRPr="003D5FEF" w:rsidRDefault="003D5FEF" w:rsidP="003D5FEF">
      <w:pPr>
        <w:pStyle w:val="Bibliography"/>
      </w:pPr>
      <w:r w:rsidRPr="003D5FEF">
        <w:t>Leibold, M.A., 1991. Biodiversity and nutrient enrichment in pond plankton communities. Evol. Ecol. Res 1, 73–95.</w:t>
      </w:r>
    </w:p>
    <w:p w14:paraId="754E7E5D" w14:textId="77777777" w:rsidR="003D5FEF" w:rsidRPr="003D5FEF" w:rsidRDefault="003D5FEF" w:rsidP="003D5FEF">
      <w:pPr>
        <w:pStyle w:val="Bibliography"/>
      </w:pPr>
      <w:r w:rsidRPr="003D5FEF">
        <w:t>Lobban, C.S., Harrison, P.J., 1994. Seaweed Ecology and Physiology. Cambridge University Press.</w:t>
      </w:r>
    </w:p>
    <w:p w14:paraId="5F52B17D" w14:textId="77777777" w:rsidR="003D5FEF" w:rsidRPr="003D5FEF" w:rsidRDefault="003D5FEF" w:rsidP="003D5FEF">
      <w:pPr>
        <w:pStyle w:val="Bibliography"/>
      </w:pPr>
      <w:r w:rsidRPr="003D5FEF">
        <w:t>Lowman, H.E., Hirsch, M.E., Brzezinski, M.A., Melack, J.M., 2023. Examining the Potential of Sandy Marine Sediments Surrounding Giant Kelp Forests to Provide Recycled Nutrients for Growth. Journal of Coastal Research 39, 442–454. https://doi.org/10.2112/JCOASTRES-D-22-00035.1</w:t>
      </w:r>
    </w:p>
    <w:p w14:paraId="0270046C" w14:textId="77777777" w:rsidR="003D5FEF" w:rsidRPr="003D5FEF" w:rsidRDefault="003D5FEF" w:rsidP="003D5FEF">
      <w:pPr>
        <w:pStyle w:val="Bibliography"/>
      </w:pPr>
      <w:r w:rsidRPr="003D5FEF">
        <w:t>Mann, K.H., 1973. Seaweeds: Their Productivity and Strategy for Growth. Science 182, 975–981. https://doi.org/10.1126/science.182.4116.975</w:t>
      </w:r>
    </w:p>
    <w:p w14:paraId="1E6647F4" w14:textId="77777777" w:rsidR="003D5FEF" w:rsidRPr="003D5FEF" w:rsidRDefault="003D5FEF" w:rsidP="003D5FEF">
      <w:pPr>
        <w:pStyle w:val="Bibliography"/>
      </w:pPr>
      <w:r w:rsidRPr="003D5FEF">
        <w:t>McInturf, A.G., Pollack, L., Yang, L.H., Spiegel, O., 2019. Vectors with autonomy: what distinguishes animal-mediated nutrient transport from abiotic vectors? Biological Reviews 94, 1761–1773. https://doi.org/10.1111/brv.12525</w:t>
      </w:r>
    </w:p>
    <w:p w14:paraId="54E30F45" w14:textId="77777777" w:rsidR="003D5FEF" w:rsidRPr="003D5FEF" w:rsidRDefault="003D5FEF" w:rsidP="003D5FEF">
      <w:pPr>
        <w:pStyle w:val="Bibliography"/>
      </w:pPr>
      <w:r w:rsidRPr="003D5FEF">
        <w:t>Menge, B.A., 1992. Community Regulation: Under What Conditions Are Bottom-Up Factors Important on Rocky Shores? Ecology 73, 755–765. https://doi.org/10.2307/1940155</w:t>
      </w:r>
    </w:p>
    <w:p w14:paraId="25CD9A51" w14:textId="77777777" w:rsidR="003D5FEF" w:rsidRPr="003D5FEF" w:rsidRDefault="003D5FEF" w:rsidP="003D5FEF">
      <w:pPr>
        <w:pStyle w:val="Bibliography"/>
      </w:pPr>
      <w:r w:rsidRPr="003D5FEF">
        <w:t>Menge, B.A., Daley, B.A., Wheeler, P.A., Dahlhoff, E., Sanford, E., Strub, P.T., 1997. Benthic–pelagic links and rocky intertidal communities: Bottom-up effects on top-down control? Proceedings of the National Academy of Sciences 94, 14530–14535. https://doi.org/10.1073/pnas.94.26.14530</w:t>
      </w:r>
    </w:p>
    <w:p w14:paraId="5BA5DD81" w14:textId="77777777" w:rsidR="003D5FEF" w:rsidRPr="003D5FEF" w:rsidRDefault="003D5FEF" w:rsidP="003D5FEF">
      <w:pPr>
        <w:pStyle w:val="Bibliography"/>
      </w:pPr>
      <w:r w:rsidRPr="003D5FEF">
        <w:t>Meyer, J.L., Schultz, E.T., 1985. Migrating haemulid fishes as a source of nutrients and organic matter on coral reefs. Limnol Oceanogr 30, 146–156.</w:t>
      </w:r>
    </w:p>
    <w:p w14:paraId="052F9407" w14:textId="77777777" w:rsidR="003D5FEF" w:rsidRPr="003D5FEF" w:rsidRDefault="003D5FEF" w:rsidP="003D5FEF">
      <w:pPr>
        <w:pStyle w:val="Bibliography"/>
      </w:pPr>
      <w:r w:rsidRPr="003D5FEF">
        <w:t>Meyer, J.L., Schultz, E.T., Helfman, G.S., 1983. Fish schools: An asset to corals. Science 220, 1047–1049. https://doi.org/10.1126/science.220.4601.1047</w:t>
      </w:r>
    </w:p>
    <w:p w14:paraId="0D4E952E" w14:textId="77777777" w:rsidR="003D5FEF" w:rsidRPr="003D5FEF" w:rsidRDefault="003D5FEF" w:rsidP="003D5FEF">
      <w:pPr>
        <w:pStyle w:val="Bibliography"/>
      </w:pPr>
      <w:r w:rsidRPr="003D5FEF">
        <w:t>Murie, K.A., Bourdeau, P.E., 2020. Fragmented kelp forest canopies retain their ability to alter local seawater chemistry. Sci Rep 10, 11939. https://doi.org/10.1038/s41598-020-68841-2</w:t>
      </w:r>
    </w:p>
    <w:p w14:paraId="1ABDC7E0" w14:textId="77777777" w:rsidR="003D5FEF" w:rsidRPr="003D5FEF" w:rsidRDefault="003D5FEF" w:rsidP="003D5FEF">
      <w:pPr>
        <w:pStyle w:val="Bibliography"/>
      </w:pPr>
      <w:r w:rsidRPr="003D5FEF">
        <w:t>Nielsen, K.J., Navarrete, S.A., 2004. Mesoscale regulation comes from the bottom-up: intertidal interactions between consumers and upwelling. Ecology Letters 7, 31–41. https://doi.org/10.1046/j.1461-0248.2003.00542.x</w:t>
      </w:r>
    </w:p>
    <w:p w14:paraId="7DA99EC2" w14:textId="77777777" w:rsidR="003D5FEF" w:rsidRPr="003D5FEF" w:rsidRDefault="003D5FEF" w:rsidP="003D5FEF">
      <w:pPr>
        <w:pStyle w:val="Bibliography"/>
      </w:pPr>
      <w:r w:rsidRPr="003D5FEF">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6F3C7621" w14:textId="77777777" w:rsidR="003D5FEF" w:rsidRPr="003D5FEF" w:rsidRDefault="003D5FEF" w:rsidP="003D5FEF">
      <w:pPr>
        <w:pStyle w:val="Bibliography"/>
      </w:pPr>
      <w:r w:rsidRPr="003D5FEF">
        <w:lastRenderedPageBreak/>
        <w:t>Paine, R.T., 1986. Benthic community—water column coupling during the 1982-1983 El Niño. Are community changes at high latitudes attributable to cause or coincidence?1. Limnology and Oceanography 31, 351–360. https://doi.org/10.4319/lo.1986.31.2.0351</w:t>
      </w:r>
    </w:p>
    <w:p w14:paraId="7D8CC15A" w14:textId="77777777" w:rsidR="003D5FEF" w:rsidRPr="003D5FEF" w:rsidRDefault="003D5FEF" w:rsidP="003D5FEF">
      <w:pPr>
        <w:pStyle w:val="Bibliography"/>
      </w:pPr>
      <w:r w:rsidRPr="003D5FEF">
        <w:t>Pawlowicz, R., 2017. Seasonal cycles, hypoxia, and renewal in a coastal fjord (Barkley Sound, British Columbia). Atmosphere-Ocean 55, 264–283. https://doi.org/10.1080/07055900.2017.1374240</w:t>
      </w:r>
    </w:p>
    <w:p w14:paraId="1BE29328" w14:textId="77777777" w:rsidR="003D5FEF" w:rsidRPr="003D5FEF" w:rsidRDefault="003D5FEF" w:rsidP="003D5FEF">
      <w:pPr>
        <w:pStyle w:val="Bibliography"/>
      </w:pPr>
      <w:r w:rsidRPr="003D5FEF">
        <w:t>Pfister, C.A., Altabet, M.A., Post, D., 2014. Animal regeneration and microbial retention of nitrogen along coastal rocky shores. Ecology 95, 2803–2814. https://doi.org/10.1890/13-1825.1</w:t>
      </w:r>
    </w:p>
    <w:p w14:paraId="5E3429F0" w14:textId="77777777" w:rsidR="003D5FEF" w:rsidRPr="003D5FEF" w:rsidRDefault="003D5FEF" w:rsidP="003D5FEF">
      <w:pPr>
        <w:pStyle w:val="Bibliography"/>
      </w:pPr>
      <w:r w:rsidRPr="003D5FEF">
        <w:t>Pfister, C.A., Altabet, M.A., Weigel, B.L., 2019. Kelp beds and their local effects on seawater chemistry, productivity, and microbial communities. Ecology 100, e02798. https://doi.org/10.1002/ecy.2798</w:t>
      </w:r>
    </w:p>
    <w:p w14:paraId="1239D62D" w14:textId="77777777" w:rsidR="003D5FEF" w:rsidRPr="003D5FEF" w:rsidRDefault="003D5FEF" w:rsidP="003D5FEF">
      <w:pPr>
        <w:pStyle w:val="Bibliography"/>
      </w:pPr>
      <w:r w:rsidRPr="003D5FEF">
        <w:t>Phillips, J.C., Hurd, C.L., 2004. Kinetics of nitrate, ammonium, and urea uptake by four intertidal seaweeds from New Zealand. J Phycol 40, 534–545. https://doi.org/10.1111/j.1529-8817.2004.03157.x</w:t>
      </w:r>
    </w:p>
    <w:p w14:paraId="4FDA24BC" w14:textId="77777777" w:rsidR="003D5FEF" w:rsidRPr="003D5FEF" w:rsidRDefault="003D5FEF" w:rsidP="003D5FEF">
      <w:pPr>
        <w:pStyle w:val="Bibliography"/>
      </w:pPr>
      <w:r w:rsidRPr="003D5FEF">
        <w:t>Probyn, T.A., Chapman, A.R.O., 1983. Summer growth of Chordaria flagelliformis (O.F. Muell.) C. Ag.: Physiological strategies in a nutrient stressed environment. Journal of Experimental Marine Biology and Ecology 73, 243–271. https://doi.org/10.1016/0022-0981(83)90050-3</w:t>
      </w:r>
    </w:p>
    <w:p w14:paraId="7EC01676" w14:textId="77777777" w:rsidR="003D5FEF" w:rsidRPr="003D5FEF" w:rsidRDefault="003D5FEF" w:rsidP="003D5FEF">
      <w:pPr>
        <w:pStyle w:val="Bibliography"/>
      </w:pPr>
      <w:r w:rsidRPr="003D5FEF">
        <w:t>R Core Team, 2019. R: A language and environment for statistical computing.</w:t>
      </w:r>
    </w:p>
    <w:p w14:paraId="2A2AA8BA" w14:textId="77777777" w:rsidR="003D5FEF" w:rsidRPr="003D5FEF" w:rsidRDefault="003D5FEF" w:rsidP="003D5FEF">
      <w:pPr>
        <w:pStyle w:val="Bibliography"/>
      </w:pPr>
      <w:r w:rsidRPr="003D5FEF">
        <w:t>Roman, J., McCarthy, J.J., 2010. The Whale Pump: Marine Mammals Enhance Primary Productivity in a Coastal Basin. PLoS ONE 5, e13255. https://doi.org/10.1371/journal.pone.0013255</w:t>
      </w:r>
    </w:p>
    <w:p w14:paraId="4197A4C9" w14:textId="77777777" w:rsidR="003D5FEF" w:rsidRPr="003D5FEF" w:rsidRDefault="003D5FEF" w:rsidP="003D5FEF">
      <w:pPr>
        <w:pStyle w:val="Bibliography"/>
      </w:pPr>
      <w:r w:rsidRPr="003D5FEF">
        <w:t>Rosman, J.H., Koseff, J.R., Monismith, S.G., Grover, J., 2007. A field investigation into the effects of a kelp forest (Macrocystis pyrifera) on coastal hydrodynamics and transport. Journal of Geophysical Research: Oceans 112. https://doi.org/10.1029/2005JC003430</w:t>
      </w:r>
    </w:p>
    <w:p w14:paraId="71999C37" w14:textId="77777777" w:rsidR="003D5FEF" w:rsidRPr="003D5FEF" w:rsidRDefault="003D5FEF" w:rsidP="003D5FEF">
      <w:pPr>
        <w:pStyle w:val="Bibliography"/>
      </w:pPr>
      <w:r w:rsidRPr="003D5FEF">
        <w:t>RStudio Team, 2016. RStudio: Integrated development for R.</w:t>
      </w:r>
    </w:p>
    <w:p w14:paraId="2D0AEB15" w14:textId="77777777" w:rsidR="003D5FEF" w:rsidRPr="003D5FEF" w:rsidRDefault="003D5FEF" w:rsidP="003D5FEF">
      <w:pPr>
        <w:pStyle w:val="Bibliography"/>
      </w:pPr>
      <w:r w:rsidRPr="003D5FEF">
        <w:t>Sandoval-Gil, J., Alexandre, A., Santos, R., Camacho-Ibar, V.F., 2016. Nitrogen Uptake and Internal Recycling in Zostera marina Exposed to Oyster Farming: Eelgrass Potential as a Natural Biofilter. Estuaries and Coasts 39, 1694–1708. https://doi.org/10.1007/s12237-016-0102-4</w:t>
      </w:r>
    </w:p>
    <w:p w14:paraId="16E95D46" w14:textId="77777777" w:rsidR="003D5FEF" w:rsidRPr="003D5FEF" w:rsidRDefault="003D5FEF" w:rsidP="003D5FEF">
      <w:pPr>
        <w:pStyle w:val="Bibliography"/>
      </w:pPr>
      <w:r w:rsidRPr="003D5FEF">
        <w:t>Savage, C., 2019. Seabird nutrients are assimilated by corals and enhance coral growth rates. Sci Rep 9, 4284. https://doi.org/10.1038/s41598-019-41030-6</w:t>
      </w:r>
    </w:p>
    <w:p w14:paraId="11ABF557" w14:textId="77777777" w:rsidR="003D5FEF" w:rsidRPr="003D5FEF" w:rsidRDefault="003D5FEF" w:rsidP="003D5FEF">
      <w:pPr>
        <w:pStyle w:val="Bibliography"/>
      </w:pPr>
      <w:r w:rsidRPr="003D5FEF">
        <w:t>Sellers, A.J., Leung, B., Torchin, M.E., 2020. Global meta-analysis of how marine upwelling affects herbivory. Global Ecology and Biogeography 29, 370–383. https://doi.org/10.1111/geb.13023</w:t>
      </w:r>
    </w:p>
    <w:p w14:paraId="0CEFB2D8" w14:textId="77777777" w:rsidR="003D5FEF" w:rsidRPr="003D5FEF" w:rsidRDefault="003D5FEF" w:rsidP="003D5FEF">
      <w:pPr>
        <w:pStyle w:val="Bibliography"/>
      </w:pPr>
      <w:r w:rsidRPr="003D5FEF">
        <w:t>Shantz, A.A., Ladd, M.C., Schrack, E., Burkepile, D.E., 2015. Fish-derived nutrient hotspots shape coral reef benthic communities. Ecological Applications 25, 2142–2152. https://doi.org/10.1890/14-2209.1</w:t>
      </w:r>
    </w:p>
    <w:p w14:paraId="62ACD0B3" w14:textId="77777777" w:rsidR="003D5FEF" w:rsidRPr="003D5FEF" w:rsidRDefault="003D5FEF" w:rsidP="003D5FEF">
      <w:pPr>
        <w:pStyle w:val="Bibliography"/>
      </w:pPr>
      <w:r w:rsidRPr="003D5FEF">
        <w:t>Starko, S., Neufeld, C.J., Gendall, L., Timmer, B., Campbell, L., Yakimishyn, J., Druehl, L., Baum, J.K., 2022. Microclimate predicts kelp forest extinction in the face of direct and indirect marine heatwave effects. Ecological Applications 32, e2673. https://doi.org/10.1002/eap.2673</w:t>
      </w:r>
    </w:p>
    <w:p w14:paraId="1ACF40C4" w14:textId="77777777" w:rsidR="003D5FEF" w:rsidRPr="003D5FEF" w:rsidRDefault="003D5FEF" w:rsidP="003D5FEF">
      <w:pPr>
        <w:pStyle w:val="Bibliography"/>
      </w:pPr>
      <w:r w:rsidRPr="003D5FEF">
        <w:lastRenderedPageBreak/>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1BF45B99" w14:textId="77777777" w:rsidR="003D5FEF" w:rsidRPr="003D5FEF" w:rsidRDefault="003D5FEF" w:rsidP="003D5FEF">
      <w:pPr>
        <w:pStyle w:val="Bibliography"/>
      </w:pPr>
      <w:r w:rsidRPr="003D5FEF">
        <w:t>Steneck, R.S., Graham, M.H., Bourque, B.J., Corbett, D., Erlandson, J.M., Estes, J.A., Tegner, M.J., 2002. Kelp forest ecosystems: biodiversity, stability, resilience and future. Environmental Conservation 29, 436–459. https://doi.org/10.1017/S0376892902000322</w:t>
      </w:r>
    </w:p>
    <w:p w14:paraId="086ABF7F" w14:textId="77777777" w:rsidR="003D5FEF" w:rsidRPr="003D5FEF" w:rsidRDefault="003D5FEF" w:rsidP="003D5FEF">
      <w:pPr>
        <w:pStyle w:val="Bibliography"/>
      </w:pPr>
      <w:r w:rsidRPr="003D5FEF">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0241267C" w14:textId="77777777" w:rsidR="003D5FEF" w:rsidRPr="003D5FEF" w:rsidRDefault="003D5FEF" w:rsidP="003D5FEF">
      <w:pPr>
        <w:pStyle w:val="Bibliography"/>
      </w:pPr>
      <w:r w:rsidRPr="003D5FEF">
        <w:t>Tanasichuk, R., 1998. Interannual variations in the population biology and productivity of Euphausia pacifica in Barkley Sound, Canada, with special reference to the 1992 and 1993 warm ocean years. Mar. Ecol. Prog. Ser. 173, 163–180. https://doi.org/10.3354/meps173163</w:t>
      </w:r>
    </w:p>
    <w:p w14:paraId="186E1121" w14:textId="77777777" w:rsidR="003D5FEF" w:rsidRPr="003D5FEF" w:rsidRDefault="003D5FEF" w:rsidP="003D5FEF">
      <w:pPr>
        <w:pStyle w:val="Bibliography"/>
      </w:pPr>
      <w:r w:rsidRPr="003D5FEF">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193EDAA" w14:textId="77777777" w:rsidR="003D5FEF" w:rsidRPr="003D5FEF" w:rsidRDefault="003D5FEF" w:rsidP="003D5FEF">
      <w:pPr>
        <w:pStyle w:val="Bibliography"/>
      </w:pPr>
      <w:r w:rsidRPr="003D5FEF">
        <w:t>Tilman, G.D., 1984. Plant Dominance Along an Experimental Nutrient Gradient. Ecology 65, 1445–1453. https://doi.org/10.2307/1939125</w:t>
      </w:r>
    </w:p>
    <w:p w14:paraId="331178F6" w14:textId="77777777" w:rsidR="003D5FEF" w:rsidRPr="003D5FEF" w:rsidRDefault="003D5FEF" w:rsidP="003D5FEF">
      <w:pPr>
        <w:pStyle w:val="Bibliography"/>
      </w:pPr>
      <w:r w:rsidRPr="003D5FEF">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405A45EA" w14:textId="77777777" w:rsidR="003D5FEF" w:rsidRPr="003D5FEF" w:rsidRDefault="003D5FEF" w:rsidP="003D5FEF">
      <w:pPr>
        <w:pStyle w:val="Bibliography"/>
      </w:pPr>
      <w:r w:rsidRPr="003D5FEF">
        <w:t>Uthicke, S., 2001a. Nutrient regeneration by abundant coral reef holothurians. J. Exp. Mar. Biol. Ecol. 265, 153–170. https://doi.org/10.1016/S0022-0981(01)00329-X</w:t>
      </w:r>
    </w:p>
    <w:p w14:paraId="623905F6" w14:textId="77777777" w:rsidR="003D5FEF" w:rsidRPr="003D5FEF" w:rsidRDefault="003D5FEF" w:rsidP="003D5FEF">
      <w:pPr>
        <w:pStyle w:val="Bibliography"/>
      </w:pPr>
      <w:r w:rsidRPr="003D5FEF">
        <w:t>Uthicke, S., 2001b. Interactions between sediment-feeders and microalgae on coral reefs: grazing losses versus production enhancement. Mar Ecol Prog Ser 210, 125–138. https://doi.org/10.3354/meps210125</w:t>
      </w:r>
    </w:p>
    <w:p w14:paraId="40A6940C" w14:textId="77777777" w:rsidR="003D5FEF" w:rsidRPr="003D5FEF" w:rsidRDefault="003D5FEF" w:rsidP="003D5FEF">
      <w:pPr>
        <w:pStyle w:val="Bibliography"/>
      </w:pPr>
      <w:r w:rsidRPr="003D5FEF">
        <w:t>Uthicke, S., Klumpp, D.W., 1998. Microphytobenthos community production at a near-shore coral reef: seasonal variation and response to ammonium recycled by holothurians. Mar Ecol Prog Ser 169, 1–11.</w:t>
      </w:r>
    </w:p>
    <w:p w14:paraId="518A567E" w14:textId="77777777" w:rsidR="003D5FEF" w:rsidRPr="003D5FEF" w:rsidRDefault="003D5FEF" w:rsidP="003D5FEF">
      <w:pPr>
        <w:pStyle w:val="Bibliography"/>
      </w:pPr>
      <w:r w:rsidRPr="003D5FEF">
        <w:t>Vanni, M.J., 2002. Nutrient cycling by animals in freshwater ecosystems. Annu Rev Ecol Syst 33, 341–370. https://doi.org/10.1146/annurev.ecolsys.33.010802.150519</w:t>
      </w:r>
    </w:p>
    <w:p w14:paraId="4324FA36" w14:textId="77777777" w:rsidR="003D5FEF" w:rsidRPr="003D5FEF" w:rsidRDefault="003D5FEF" w:rsidP="003D5FEF">
      <w:pPr>
        <w:pStyle w:val="Bibliography"/>
      </w:pPr>
      <w:r w:rsidRPr="003D5FEF">
        <w:t>Vinther, H.F., Holmer, M., 2008. Experimental test of biodeposition and ammonium excretion from blue mussels (Mytilus edulis) on eelgrass (Zostera marina) performance. Journal of Experimental Marine Biology and Ecology 364, 72–79. https://doi.org/10.1016/j.jembe.2008.07.003</w:t>
      </w:r>
    </w:p>
    <w:p w14:paraId="7C9FCCAB" w14:textId="77777777" w:rsidR="003D5FEF" w:rsidRPr="003D5FEF" w:rsidRDefault="003D5FEF" w:rsidP="003D5FEF">
      <w:pPr>
        <w:pStyle w:val="Bibliography"/>
      </w:pPr>
      <w:r w:rsidRPr="003D5FEF">
        <w:lastRenderedPageBreak/>
        <w:t>West, E.J., Pitt, K.A., Welsh, D.T., Koop, K., Rissik, D., 2009. Top-down and bottom-up influences of jellyfish on primary productivity and planktonic assemblages. Limnol Oceanogr 54, 2058–2071. https://doi.org/10.4319/lo.2009.54.6.2058</w:t>
      </w:r>
    </w:p>
    <w:p w14:paraId="197BC145" w14:textId="77777777" w:rsidR="003D5FEF" w:rsidRPr="003D5FEF" w:rsidRDefault="003D5FEF" w:rsidP="003D5FEF">
      <w:pPr>
        <w:pStyle w:val="Bibliography"/>
      </w:pPr>
      <w:r w:rsidRPr="003D5FEF">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179E590B"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6-10T11:28:00Z" w:initials="EL">
    <w:p w14:paraId="4BFDD7D3" w14:textId="08B74020"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2" w:author="Isabelle Cote" w:date="2024-09-02T10:54:00Z" w:initials="IC">
    <w:p w14:paraId="46CE9D13" w14:textId="77777777" w:rsidR="00A4123F" w:rsidRDefault="00A4123F" w:rsidP="00A4123F">
      <w:pPr>
        <w:pStyle w:val="CommentText"/>
      </w:pPr>
      <w:r>
        <w:rPr>
          <w:rStyle w:val="CommentReference"/>
        </w:rPr>
        <w:annotationRef/>
      </w:r>
      <w:r>
        <w:t>You could also consider Ecology or Ecological Monographs</w:t>
      </w:r>
    </w:p>
  </w:comment>
  <w:comment w:id="3" w:author="Isabelle Cote" w:date="2024-09-03T15:26:00Z" w:initials="IC">
    <w:p w14:paraId="3326766D" w14:textId="77777777" w:rsidR="003C6B73" w:rsidRDefault="003C6B73" w:rsidP="003C6B73">
      <w:pPr>
        <w:pStyle w:val="CommentText"/>
      </w:pPr>
      <w:r>
        <w:rPr>
          <w:rStyle w:val="CommentReference"/>
        </w:rPr>
        <w:annotationRef/>
      </w:r>
      <w:r>
        <w:t>You don’t use this term much in the paper. Make sure you use it in the Discussion?</w:t>
      </w:r>
    </w:p>
  </w:comment>
  <w:comment w:id="4"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5"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6"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7" w:author="Isabelle Cote" w:date="2024-09-03T15:26:00Z" w:initials="IC">
    <w:p w14:paraId="42B3C063" w14:textId="77777777" w:rsidR="003C6B73" w:rsidRDefault="003C6B73" w:rsidP="003C6B73">
      <w:pPr>
        <w:pStyle w:val="CommentText"/>
      </w:pPr>
      <w:r>
        <w:rPr>
          <w:rStyle w:val="CommentReference"/>
        </w:rPr>
        <w:annotationRef/>
      </w:r>
      <w:r>
        <w:t>You don’t use this term much in the paper. Make sure you use it in the Discussion?</w:t>
      </w:r>
    </w:p>
  </w:comment>
  <w:comment w:id="8" w:author="Isabelle Cote" w:date="2024-09-02T10:42:00Z" w:initials="IC">
    <w:p w14:paraId="5334AA84" w14:textId="77777777" w:rsidR="00752F86" w:rsidRDefault="00752F86" w:rsidP="00752F86">
      <w:pPr>
        <w:pStyle w:val="CommentText"/>
      </w:pPr>
      <w:r>
        <w:rPr>
          <w:rStyle w:val="CommentReference"/>
        </w:rPr>
        <w:annotationRef/>
      </w:r>
      <w:r>
        <w:t>As well as excreting it around shelters</w:t>
      </w:r>
    </w:p>
  </w:comment>
  <w:comment w:id="9" w:author="Em Lim" w:date="2024-06-17T11:23:00Z" w:initials="EL">
    <w:p w14:paraId="59D54C52" w14:textId="5CBA0784"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10" w:author="Kieran Cox" w:date="2024-03-21T16:37:00Z" w:initials="KC">
    <w:p w14:paraId="106FF508" w14:textId="5B51E2C2"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2" w:author="Em Lim" w:date="2024-08-26T15:05:00Z" w:initials="EL">
    <w:p w14:paraId="2B7DF3E2" w14:textId="77777777" w:rsidR="00A4123F" w:rsidRDefault="004F7AE3" w:rsidP="00A4123F">
      <w:pPr>
        <w:pStyle w:val="CommentText"/>
      </w:pPr>
      <w:r>
        <w:rPr>
          <w:rStyle w:val="CommentReference"/>
        </w:rPr>
        <w:annotationRef/>
      </w:r>
      <w:r w:rsidR="00A4123F">
        <w:t>Cite the RLS methods or my RLS data?</w:t>
      </w:r>
    </w:p>
  </w:comment>
  <w:comment w:id="13" w:author="Isabelle Cote" w:date="2024-09-02T10:52:00Z" w:initials="IC">
    <w:p w14:paraId="381B0B5A" w14:textId="77777777" w:rsidR="00A4123F" w:rsidRDefault="00A4123F" w:rsidP="00A4123F">
      <w:pPr>
        <w:pStyle w:val="CommentText"/>
      </w:pPr>
      <w:r>
        <w:rPr>
          <w:rStyle w:val="CommentReference"/>
        </w:rPr>
        <w:annotationRef/>
      </w:r>
      <w:r>
        <w:t>Your data as unpubl data or pers obs.</w:t>
      </w:r>
    </w:p>
  </w:comment>
  <w:comment w:id="17" w:author="Isabelle Cote" w:date="2024-09-03T10:29:00Z" w:initials="IC">
    <w:p w14:paraId="0B492A45" w14:textId="77777777" w:rsidR="004C436C" w:rsidRDefault="004C436C" w:rsidP="004C436C">
      <w:pPr>
        <w:pStyle w:val="CommentText"/>
      </w:pPr>
      <w:r>
        <w:rPr>
          <w:rStyle w:val="CommentReference"/>
        </w:rPr>
        <w:annotationRef/>
      </w:r>
      <w:r>
        <w:t>Express in m above the bottom to match the kelp forest method??</w:t>
      </w:r>
    </w:p>
  </w:comment>
  <w:comment w:id="20" w:author="Kieran Cox" w:date="2024-03-22T08:46:00Z" w:initials="KC">
    <w:p w14:paraId="005215D3" w14:textId="4685B3C6"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1"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22"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23" w:author="Isabelle Cote" w:date="2024-09-03T10:25:00Z" w:initials="IC">
    <w:p w14:paraId="2EB56C1E" w14:textId="77777777" w:rsidR="004C436C" w:rsidRDefault="004C436C" w:rsidP="004C436C">
      <w:pPr>
        <w:pStyle w:val="CommentText"/>
      </w:pPr>
      <w:r>
        <w:rPr>
          <w:rStyle w:val="CommentReference"/>
        </w:rPr>
        <w:annotationRef/>
      </w:r>
      <w:r>
        <w:t xml:space="preserve">Sure! </w:t>
      </w:r>
    </w:p>
  </w:comment>
  <w:comment w:id="24" w:author="Em Lim" w:date="2024-02-15T16:49:00Z" w:initials="EL">
    <w:p w14:paraId="53EF394E" w14:textId="77777777" w:rsidR="00EC06BA" w:rsidRDefault="005831E6" w:rsidP="00EC06BA">
      <w:pPr>
        <w:pStyle w:val="CommentText"/>
      </w:pPr>
      <w:r>
        <w:rPr>
          <w:rStyle w:val="CommentReference"/>
        </w:rPr>
        <w:annotationRef/>
      </w:r>
      <w:r w:rsidR="00EC06BA">
        <w:t xml:space="preserve">Sample depths ranged from 0.7 – 5 m deep, but each pair was collected at the same depth </w:t>
      </w:r>
    </w:p>
  </w:comment>
  <w:comment w:id="25" w:author="Isabelle Cote" w:date="2024-09-03T10:29:00Z" w:initials="IC">
    <w:p w14:paraId="70244D2A" w14:textId="77777777" w:rsidR="00EC06BA" w:rsidRDefault="004C436C" w:rsidP="00EC06BA">
      <w:pPr>
        <w:pStyle w:val="CommentText"/>
      </w:pPr>
      <w:r>
        <w:rPr>
          <w:rStyle w:val="CommentReference"/>
        </w:rPr>
        <w:annotationRef/>
      </w:r>
      <w:r w:rsidR="00EC06BA">
        <w:t>Or height above the bottom?</w:t>
      </w:r>
    </w:p>
  </w:comment>
  <w:comment w:id="26" w:author="Kieran Cox" w:date="2024-03-22T09:49:00Z" w:initials="KC">
    <w:p w14:paraId="750B71F8" w14:textId="43C7E25B"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27"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28"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29"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30"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31" w:author="Em Lim" w:date="2024-09-06T16:10:00Z" w:initials="EL">
    <w:p w14:paraId="2268D3E8" w14:textId="77777777" w:rsidR="0097669C" w:rsidRDefault="0097669C" w:rsidP="0097669C">
      <w:r>
        <w:rPr>
          <w:rStyle w:val="CommentReference"/>
        </w:rPr>
        <w:annotationRef/>
      </w:r>
      <w:r>
        <w:rPr>
          <w:sz w:val="20"/>
          <w:szCs w:val="20"/>
        </w:rPr>
        <w:t>to account for the fact that each site contributed 3 estimates to the analysis</w:t>
      </w:r>
    </w:p>
  </w:comment>
  <w:comment w:id="32" w:author="Em Lim" w:date="2024-07-02T10:46:00Z" w:initials="EL">
    <w:p w14:paraId="179F601D" w14:textId="50A6C2A1" w:rsidR="00A067A6" w:rsidRDefault="00A067A6">
      <w:pPr>
        <w:pStyle w:val="CommentText"/>
      </w:pPr>
      <w:r>
        <w:rPr>
          <w:rStyle w:val="CommentReference"/>
        </w:rPr>
        <w:annotationRef/>
      </w:r>
      <w:r w:rsidRPr="005F1E8D">
        <w:rPr>
          <w:rFonts w:ascii="Times New Roman" w:hAnsi="Times New Roman" w:cs="Times New Roman"/>
          <w:lang w:val="en-CA"/>
        </w:rPr>
        <w:t>0.0</w:t>
      </w:r>
      <w:r>
        <w:rPr>
          <w:rFonts w:ascii="Times New Roman" w:hAnsi="Times New Roman" w:cs="Times New Roman"/>
          <w:lang w:val="en-CA"/>
        </w:rPr>
        <w:t>5</w:t>
      </w:r>
      <w:r w:rsidRPr="005F1E8D">
        <w:rPr>
          <w:rFonts w:ascii="Times New Roman" w:hAnsi="Times New Roman" w:cs="Times New Roman"/>
          <w:lang w:val="en-CA"/>
        </w:rPr>
        <w:t xml:space="preserve"> ± 0.0</w:t>
      </w:r>
      <w:r>
        <w:rPr>
          <w:rFonts w:ascii="Times New Roman" w:hAnsi="Times New Roman" w:cs="Times New Roman"/>
          <w:lang w:val="en-CA"/>
        </w:rPr>
        <w:t>3 μM/m</w:t>
      </w:r>
    </w:p>
  </w:comment>
  <w:comment w:id="33" w:author="Em Lim" w:date="2024-07-02T10:46:00Z" w:initials="EL">
    <w:p w14:paraId="10643720" w14:textId="1693FDCC" w:rsidR="00A067A6" w:rsidRDefault="00A067A6">
      <w:pPr>
        <w:pStyle w:val="CommentText"/>
      </w:pPr>
      <w:r>
        <w:rPr>
          <w:rStyle w:val="CommentReference"/>
        </w:rPr>
        <w:annotationRef/>
      </w:r>
      <w:r w:rsidRPr="005F1E8D">
        <w:rPr>
          <w:rFonts w:ascii="Times New Roman" w:hAnsi="Times New Roman" w:cs="Times New Roman"/>
          <w:lang w:val="en-CA"/>
        </w:rPr>
        <w:t>- 0.</w:t>
      </w:r>
      <w:r>
        <w:rPr>
          <w:rFonts w:ascii="Times New Roman" w:hAnsi="Times New Roman" w:cs="Times New Roman"/>
          <w:lang w:val="en-CA"/>
        </w:rPr>
        <w:t>12</w:t>
      </w:r>
      <w:r w:rsidRPr="005F1E8D">
        <w:rPr>
          <w:rFonts w:ascii="Times New Roman" w:hAnsi="Times New Roman" w:cs="Times New Roman"/>
          <w:lang w:val="en-CA"/>
        </w:rPr>
        <w:t xml:space="preserve"> ± 0.</w:t>
      </w:r>
      <w:r>
        <w:rPr>
          <w:rFonts w:ascii="Times New Roman" w:hAnsi="Times New Roman" w:cs="Times New Roman"/>
          <w:lang w:val="en-CA"/>
        </w:rPr>
        <w:t>10 μM/diversity index unit</w:t>
      </w:r>
    </w:p>
  </w:comment>
  <w:comment w:id="34" w:author="Em Lim" w:date="2024-09-03T16:23:00Z" w:initials="EL">
    <w:p w14:paraId="3DB0BC8B" w14:textId="77777777"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35" w:author="Em Lim" w:date="2024-08-14T12:59:00Z" w:initials="EL">
    <w:p w14:paraId="0EC025A0" w14:textId="3CBC19A6" w:rsidR="00B23B37" w:rsidRDefault="00A33386" w:rsidP="00B23B37">
      <w:r>
        <w:rPr>
          <w:rStyle w:val="CommentReference"/>
        </w:rPr>
        <w:annotationRef/>
      </w:r>
      <w:r w:rsidR="00B23B37">
        <w:rPr>
          <w:sz w:val="20"/>
          <w:szCs w:val="20"/>
        </w:rPr>
        <w:t>Max site level nh4/min nh4 for each year, this is the max of all years</w:t>
      </w:r>
    </w:p>
  </w:comment>
  <w:comment w:id="36" w:author="Isabelle Cote" w:date="2024-09-03T11:26:00Z" w:initials="IC">
    <w:p w14:paraId="56F0A417" w14:textId="77777777" w:rsidR="00A5377F" w:rsidRDefault="00A5377F" w:rsidP="00A5377F">
      <w:pPr>
        <w:pStyle w:val="CommentText"/>
      </w:pPr>
      <w:r>
        <w:rPr>
          <w:rStyle w:val="CommentReference"/>
        </w:rPr>
        <w:annotationRef/>
      </w:r>
      <w:r>
        <w:t>But from second line of results:  2.06  / 0.07  =~ 30x??</w:t>
      </w:r>
    </w:p>
  </w:comment>
  <w:comment w:id="37" w:author="Em Lim" w:date="2024-08-14T12:59:00Z" w:initials="EL">
    <w:p w14:paraId="642FCDA3" w14:textId="11D6B2EB" w:rsidR="00124C17" w:rsidRDefault="00F62DF9" w:rsidP="00124C17">
      <w:r>
        <w:rPr>
          <w:rStyle w:val="CommentReference"/>
        </w:rPr>
        <w:annotationRef/>
      </w:r>
      <w:r w:rsidR="00124C17">
        <w:rPr>
          <w:sz w:val="20"/>
          <w:szCs w:val="20"/>
        </w:rPr>
        <w:t>Site level inside nh4/outside nh4 for each site, this is the max of all sites</w:t>
      </w:r>
    </w:p>
  </w:comment>
  <w:comment w:id="38" w:author="Em Lim" w:date="2024-08-14T13:01:00Z" w:initials="EL">
    <w:p w14:paraId="3697E87F" w14:textId="387754DB" w:rsidR="00B23B37" w:rsidRDefault="00F62DF9" w:rsidP="00B23B37">
      <w:r>
        <w:rPr>
          <w:rStyle w:val="CommentReference"/>
        </w:rPr>
        <w:annotationRef/>
      </w:r>
      <w:r w:rsidR="00B23B37">
        <w:rPr>
          <w:sz w:val="20"/>
          <w:szCs w:val="20"/>
        </w:rPr>
        <w:t>Max mean cage nh4/min nh4 for each week, this is max of 2 weeks</w:t>
      </w:r>
    </w:p>
  </w:comment>
  <w:comment w:id="39" w:author="Isabelle Cote" w:date="2024-09-03T11:28:00Z" w:initials="IC">
    <w:p w14:paraId="79614807" w14:textId="77777777" w:rsidR="00A5377F" w:rsidRDefault="00A5377F" w:rsidP="00A5377F">
      <w:pPr>
        <w:pStyle w:val="CommentText"/>
      </w:pPr>
      <w:r>
        <w:rPr>
          <w:rStyle w:val="CommentReference"/>
        </w:rPr>
        <w:annotationRef/>
      </w:r>
      <w:r>
        <w:t>This is a GREAT sentence!</w:t>
      </w:r>
    </w:p>
  </w:comment>
  <w:comment w:id="40" w:author="Em Lim" w:date="2024-09-04T09:12:00Z" w:initials="EL">
    <w:p w14:paraId="10C4DD51" w14:textId="77777777" w:rsidR="00497588" w:rsidRDefault="00497588" w:rsidP="00497588">
      <w:r>
        <w:rPr>
          <w:rStyle w:val="CommentReference"/>
        </w:rPr>
        <w:annotationRef/>
      </w:r>
      <w:r>
        <w:rPr>
          <w:sz w:val="20"/>
          <w:szCs w:val="20"/>
        </w:rPr>
        <w:t>I would like to find a way to incorporate this sentence somewhere:</w:t>
      </w:r>
    </w:p>
    <w:p w14:paraId="6B6B19D4" w14:textId="77777777" w:rsidR="00497588" w:rsidRDefault="00497588" w:rsidP="00497588"/>
    <w:p w14:paraId="3E1D57CA" w14:textId="77777777" w:rsidR="00497588" w:rsidRDefault="00497588" w:rsidP="00497588">
      <w:r>
        <w:rPr>
          <w:sz w:val="20"/>
          <w:szCs w:val="20"/>
        </w:rPr>
        <w:t>Nitrate, which is supplied externally via upwelling or run-off, becomes depleted or unchanged as it flows through kelp forests (Pfister et al., 2019; Stewart et al., 2009), opposed to NH₄⁺ which is regenerated by animals within and around the forest, and seemingly retained there.</w:t>
      </w:r>
    </w:p>
  </w:comment>
  <w:comment w:id="41" w:author="Em Lim" w:date="2024-08-26T12:51:00Z" w:initials="EL">
    <w:p w14:paraId="6DBADF19" w14:textId="2F8FA32D" w:rsidR="00A37BD2" w:rsidRDefault="00A37BD2" w:rsidP="00A37BD2">
      <w:r>
        <w:rPr>
          <w:rStyle w:val="CommentReference"/>
        </w:rPr>
        <w:annotationRef/>
      </w:r>
      <w:r>
        <w:rPr>
          <w:sz w:val="20"/>
          <w:szCs w:val="20"/>
        </w:rPr>
        <w:t>Differences between our paper and previous in out kelp papers: We measured 5 m in vs at edge, others measured in the middle of the forest vs 100 + m away. We took measurements at depth vs surface measurements. We took measurements across kelp biomes gradient and included controls. Our forests were also much smaller than theirs, we don’t mention kelp forest area anywhere but could mention that here?</w:t>
      </w:r>
    </w:p>
  </w:comment>
  <w:comment w:id="42" w:author="Em Lim" w:date="2024-08-26T14:25:00Z" w:initials="EL">
    <w:p w14:paraId="31142E34" w14:textId="77777777" w:rsidR="00584638" w:rsidRDefault="00584638" w:rsidP="00584638">
      <w:r>
        <w:rPr>
          <w:rStyle w:val="CommentReference"/>
        </w:rPr>
        <w:annotationRef/>
      </w:r>
      <w:r>
        <w:rPr>
          <w:sz w:val="20"/>
          <w:szCs w:val="20"/>
        </w:rPr>
        <w:t>Out biggest forest was 3580 m2</w:t>
      </w:r>
    </w:p>
  </w:comment>
  <w:comment w:id="43" w:author="Isabelle Cote" w:date="2024-09-03T11:59:00Z" w:initials="IC">
    <w:p w14:paraId="39C0268F" w14:textId="77777777" w:rsidR="00A83EAE" w:rsidRDefault="00A83EAE" w:rsidP="00A83EAE">
      <w:pPr>
        <w:pStyle w:val="CommentText"/>
      </w:pPr>
      <w:r>
        <w:rPr>
          <w:rStyle w:val="CommentReference"/>
        </w:rPr>
        <w:annotationRef/>
      </w:r>
      <w:r>
        <w:t>Is this the case? It’s distance from the edge that matters</w:t>
      </w:r>
    </w:p>
  </w:comment>
  <w:comment w:id="44" w:author="Em Lim" w:date="2024-09-04T09:03:00Z" w:initials="EL">
    <w:p w14:paraId="0E87ED03" w14:textId="77777777" w:rsidR="00497588" w:rsidRDefault="00497588" w:rsidP="00497588">
      <w:r>
        <w:rPr>
          <w:rStyle w:val="CommentReference"/>
        </w:rPr>
        <w:annotationRef/>
      </w:r>
      <w:r>
        <w:rPr>
          <w:sz w:val="20"/>
          <w:szCs w:val="20"/>
        </w:rPr>
        <w:t>Make sure they all measured nh4+</w:t>
      </w:r>
    </w:p>
  </w:comment>
  <w:comment w:id="45" w:author="Isabelle Cote" w:date="2024-09-03T12:09:00Z" w:initials="IC">
    <w:p w14:paraId="00C3A409" w14:textId="5183CC32" w:rsidR="00EC06BA" w:rsidRDefault="00EC06BA" w:rsidP="00EC06BA">
      <w:pPr>
        <w:pStyle w:val="CommentText"/>
      </w:pPr>
      <w:r>
        <w:rPr>
          <w:rStyle w:val="CommentReference"/>
        </w:rPr>
        <w:annotationRef/>
      </w:r>
      <w:r>
        <w:t>??</w:t>
      </w:r>
    </w:p>
  </w:comment>
  <w:comment w:id="46" w:author="Em Lim" w:date="2024-09-04T09:07:00Z" w:initials="EL">
    <w:p w14:paraId="7676164D" w14:textId="77777777" w:rsidR="00497588" w:rsidRDefault="00497588" w:rsidP="00497588">
      <w:r>
        <w:rPr>
          <w:rStyle w:val="CommentReference"/>
        </w:rPr>
        <w:annotationRef/>
      </w:r>
      <w:r>
        <w:rPr>
          <w:sz w:val="20"/>
          <w:szCs w:val="20"/>
        </w:rPr>
        <w:t>Need to reword. Basically someone found bigger diffs in nereo than someone else found in macro</w:t>
      </w:r>
    </w:p>
  </w:comment>
  <w:comment w:id="60" w:author="Isabelle Cote" w:date="2024-09-03T15:02:00Z" w:initials="IC">
    <w:p w14:paraId="1CDA007B" w14:textId="77777777" w:rsidR="00327838" w:rsidRDefault="00327838" w:rsidP="00327838">
      <w:pPr>
        <w:pStyle w:val="CommentText"/>
      </w:pPr>
      <w:r>
        <w:rPr>
          <w:rStyle w:val="CommentReference"/>
        </w:rPr>
        <w:annotationRef/>
      </w:r>
      <w:r>
        <w:t>This was a masterful way to combine these two results. Well done!</w:t>
      </w:r>
    </w:p>
  </w:comment>
  <w:comment w:id="61" w:author="Isabelle Cote" w:date="2024-09-03T14:50:00Z" w:initials="IC">
    <w:p w14:paraId="5BF33CCF" w14:textId="5BD58D09" w:rsidR="005D293A" w:rsidRDefault="005D293A" w:rsidP="005D293A">
      <w:pPr>
        <w:pStyle w:val="CommentText"/>
      </w:pPr>
      <w:r>
        <w:rPr>
          <w:rStyle w:val="CommentReference"/>
        </w:rPr>
        <w:annotationRef/>
      </w:r>
      <w:r>
        <w:t>I’ve moved the bit about biodiversity to its own section</w:t>
      </w:r>
    </w:p>
  </w:comment>
  <w:comment w:id="63" w:author="Isabelle Cote" w:date="2024-09-03T12:38:00Z" w:initials="IC">
    <w:p w14:paraId="6956035A" w14:textId="77777777" w:rsidR="0067173A" w:rsidRDefault="0067173A" w:rsidP="0067173A">
      <w:pPr>
        <w:pStyle w:val="CommentText"/>
      </w:pPr>
      <w:r>
        <w:rPr>
          <w:rStyle w:val="CommentReference"/>
        </w:rPr>
        <w:annotationRef/>
      </w:r>
      <w:r>
        <w:t>This was a masterful way to combine these two results. Well done!</w:t>
      </w:r>
    </w:p>
  </w:comment>
  <w:comment w:id="64" w:author="Em Lim" w:date="2024-08-23T12:15:00Z" w:initials="EL">
    <w:p w14:paraId="0828A88E" w14:textId="20BF82A3" w:rsidR="00707540" w:rsidRDefault="00707540" w:rsidP="00707540">
      <w:r>
        <w:rPr>
          <w:rStyle w:val="CommentReference"/>
        </w:rPr>
        <w:annotationRef/>
      </w:r>
      <w:r>
        <w:rPr>
          <w:sz w:val="20"/>
          <w:szCs w:val="20"/>
        </w:rPr>
        <w:t>Really don’t like this paragraph</w:t>
      </w:r>
    </w:p>
  </w:comment>
  <w:comment w:id="65" w:author="Em Lim" w:date="2024-08-23T12:47:00Z" w:initials="EL">
    <w:p w14:paraId="2FCD3381" w14:textId="77777777" w:rsidR="0035016F" w:rsidRDefault="0035016F" w:rsidP="0035016F">
      <w:r>
        <w:rPr>
          <w:rStyle w:val="CommentReference"/>
        </w:rPr>
        <w:annotationRef/>
      </w:r>
      <w:r>
        <w:rPr>
          <w:sz w:val="20"/>
          <w:szCs w:val="20"/>
        </w:rPr>
        <w:t>Could talk about families here?</w:t>
      </w:r>
    </w:p>
    <w:p w14:paraId="6E3DB241" w14:textId="77777777" w:rsidR="0035016F" w:rsidRDefault="0035016F" w:rsidP="0035016F"/>
    <w:p w14:paraId="28ED135C" w14:textId="77777777" w:rsidR="0035016F" w:rsidRDefault="0035016F" w:rsidP="0035016F">
      <w:r>
        <w:rPr>
          <w:sz w:val="20"/>
          <w:szCs w:val="20"/>
        </w:rPr>
        <w:t>When we examined family specific relationships with NH₄⁺ and delta NH₄⁺, we found evidence for positive relationships between all six families we tested, with gobies (which showed a negative relationship) being the only outlier (Electronic Supplement 2). However, among sites, greenlings and whitecap limpets were the only two families to show positive relationships with NH₄⁺.</w:t>
      </w:r>
    </w:p>
  </w:comment>
  <w:comment w:id="66" w:author="Em Lim" w:date="2024-08-23T12:47:00Z" w:initials="EL">
    <w:p w14:paraId="6B0F7FCC" w14:textId="77777777" w:rsidR="0035016F" w:rsidRDefault="0035016F" w:rsidP="0035016F">
      <w:r>
        <w:rPr>
          <w:rStyle w:val="CommentReference"/>
        </w:rPr>
        <w:annotationRef/>
      </w:r>
      <w:r>
        <w:rPr>
          <w:sz w:val="20"/>
          <w:szCs w:val="20"/>
        </w:rPr>
        <w:t>Could also mention that biodiversity may have a weakly negative effect on NH₄⁺ inside vs outside kelp forests</w:t>
      </w:r>
    </w:p>
  </w:comment>
  <w:comment w:id="68" w:author="Isabelle Cote" w:date="2024-09-03T15:22:00Z" w:initials="IC">
    <w:p w14:paraId="0A795BB0" w14:textId="77777777" w:rsidR="00741F8A" w:rsidRDefault="00741F8A" w:rsidP="00741F8A">
      <w:pPr>
        <w:pStyle w:val="CommentText"/>
      </w:pPr>
      <w:r>
        <w:rPr>
          <w:rStyle w:val="CommentReference"/>
        </w:rPr>
        <w:annotationRef/>
      </w:r>
      <w:r>
        <w:t xml:space="preserve">Is this an idea you want to continue to develop? </w:t>
      </w:r>
    </w:p>
  </w:comment>
  <w:comment w:id="69" w:author="Isabelle Cote" w:date="2024-09-03T15:25:00Z" w:initials="IC">
    <w:p w14:paraId="489B4FD2" w14:textId="77777777" w:rsidR="003C6B73" w:rsidRDefault="00741F8A" w:rsidP="003C6B73">
      <w:pPr>
        <w:pStyle w:val="CommentText"/>
      </w:pPr>
      <w:r>
        <w:rPr>
          <w:rStyle w:val="CommentReference"/>
        </w:rPr>
        <w:annotationRef/>
      </w:r>
      <w:r w:rsidR="003C6B73">
        <w:t>I think this is a good start for a conclusion paragraph. You can weave in some of what you have here into it. Bring back the tropical vs temperate comparison to make it full circle</w:t>
      </w:r>
    </w:p>
  </w:comment>
  <w:comment w:id="70"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71"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77"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78"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81" w:author="Isabelle Cote" w:date="2024-09-03T11:18:00Z" w:initials="IC">
    <w:p w14:paraId="2BA675E9" w14:textId="77777777" w:rsidR="00377E7D" w:rsidRDefault="00377E7D" w:rsidP="00377E7D">
      <w:pPr>
        <w:pStyle w:val="CommentText"/>
      </w:pPr>
      <w:r>
        <w:rPr>
          <w:rStyle w:val="CommentReference"/>
        </w:rPr>
        <w:annotationRef/>
      </w:r>
      <w:r>
        <w:t>Add sample sizes?</w:t>
      </w:r>
    </w:p>
  </w:comment>
  <w:comment w:id="82" w:author="Kieran Cox" w:date="2024-03-21T07:54:00Z" w:initials="KC">
    <w:p w14:paraId="3382A9A2" w14:textId="7EE8110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83"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84"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85"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86"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87"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88"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89" w:author="Isabelle Cote" w:date="2024-07-23T11:23:00Z" w:initials="IC">
    <w:p w14:paraId="214C3337" w14:textId="77777777" w:rsidR="002B081F" w:rsidRDefault="002B081F" w:rsidP="002B081F">
      <w:pPr>
        <w:pStyle w:val="CommentText"/>
      </w:pPr>
      <w:r>
        <w:rPr>
          <w:rStyle w:val="CommentReference"/>
        </w:rPr>
        <w:annotationRef/>
      </w:r>
      <w:r>
        <w:t>Yep</w:t>
      </w:r>
    </w:p>
  </w:comment>
  <w:comment w:id="90"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91"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92"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93"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94"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2ACA4B35" w15:done="0"/>
  <w15:commentEx w15:paraId="46CE9D13" w15:done="0"/>
  <w15:commentEx w15:paraId="3326766D" w15:done="0"/>
  <w15:commentEx w15:paraId="5AAB2810" w15:done="0"/>
  <w15:commentEx w15:paraId="37A9109E" w15:paraIdParent="5AAB2810" w15:done="0"/>
  <w15:commentEx w15:paraId="125D4431" w15:paraIdParent="5AAB2810" w15:done="0"/>
  <w15:commentEx w15:paraId="42B3C063" w15:done="0"/>
  <w15:commentEx w15:paraId="5334AA84" w15:done="0"/>
  <w15:commentEx w15:paraId="5CA930B3" w15:done="0"/>
  <w15:commentEx w15:paraId="2F749496" w15:done="0"/>
  <w15:commentEx w15:paraId="2B7DF3E2" w15:done="0"/>
  <w15:commentEx w15:paraId="381B0B5A" w15:paraIdParent="2B7DF3E2" w15:done="0"/>
  <w15:commentEx w15:paraId="0B492A45" w15:done="0"/>
  <w15:commentEx w15:paraId="005215D3" w15:done="0"/>
  <w15:commentEx w15:paraId="17D38A3B" w15:paraIdParent="005215D3" w15:done="0"/>
  <w15:commentEx w15:paraId="347B36B8" w15:paraIdParent="005215D3" w15:done="0"/>
  <w15:commentEx w15:paraId="2EB56C1E" w15:paraIdParent="005215D3" w15:done="0"/>
  <w15:commentEx w15:paraId="53EF394E" w15:done="0"/>
  <w15:commentEx w15:paraId="70244D2A" w15:paraIdParent="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2268D3E8" w15:done="0"/>
  <w15:commentEx w15:paraId="179F601D" w15:done="0"/>
  <w15:commentEx w15:paraId="10643720" w15:done="0"/>
  <w15:commentEx w15:paraId="3DB0BC8B" w15:done="0"/>
  <w15:commentEx w15:paraId="0EC025A0" w15:done="0"/>
  <w15:commentEx w15:paraId="56F0A417" w15:paraIdParent="0EC025A0" w15:done="0"/>
  <w15:commentEx w15:paraId="642FCDA3" w15:done="0"/>
  <w15:commentEx w15:paraId="3697E87F" w15:done="0"/>
  <w15:commentEx w15:paraId="79614807" w15:done="0"/>
  <w15:commentEx w15:paraId="3E1D57CA" w15:done="0"/>
  <w15:commentEx w15:paraId="6DBADF19" w15:done="0"/>
  <w15:commentEx w15:paraId="31142E34" w15:paraIdParent="6DBADF19" w15:done="0"/>
  <w15:commentEx w15:paraId="39C0268F" w15:done="0"/>
  <w15:commentEx w15:paraId="0E87ED03" w15:paraIdParent="39C0268F" w15:done="0"/>
  <w15:commentEx w15:paraId="00C3A409" w15:done="0"/>
  <w15:commentEx w15:paraId="7676164D" w15:paraIdParent="00C3A409" w15:done="0"/>
  <w15:commentEx w15:paraId="1CDA007B" w15:done="0"/>
  <w15:commentEx w15:paraId="5BF33CCF" w15:done="0"/>
  <w15:commentEx w15:paraId="6956035A" w15:done="0"/>
  <w15:commentEx w15:paraId="0828A88E" w15:done="0"/>
  <w15:commentEx w15:paraId="28ED135C" w15:paraIdParent="0828A88E" w15:done="0"/>
  <w15:commentEx w15:paraId="6B0F7FCC" w15:paraIdParent="0828A88E" w15:done="0"/>
  <w15:commentEx w15:paraId="0A795BB0" w15:done="0"/>
  <w15:commentEx w15:paraId="489B4FD2" w15:done="0"/>
  <w15:commentEx w15:paraId="7BD2D752" w15:done="0"/>
  <w15:commentEx w15:paraId="6417C75B" w15:done="0"/>
  <w15:commentEx w15:paraId="5A99A513" w15:done="0"/>
  <w15:commentEx w15:paraId="1F298D4A" w15:paraIdParent="5A99A513" w15:done="0"/>
  <w15:commentEx w15:paraId="2BA675E9" w15:done="0"/>
  <w15:commentEx w15:paraId="761C52DF" w15:done="0"/>
  <w15:commentEx w15:paraId="37A42D46" w15:paraIdParent="761C52DF" w15:done="0"/>
  <w15:commentEx w15:paraId="30699E70" w15:paraIdParent="761C52DF"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C938F2" w16cex:dateUtc="2024-09-02T17:54:00Z"/>
  <w16cex:commentExtensible w16cex:durableId="2F28A83B" w16cex:dateUtc="2024-09-03T22:26:00Z"/>
  <w16cex:commentExtensible w16cex:durableId="70C1F963" w16cex:dateUtc="2024-03-21T18:31:00Z"/>
  <w16cex:commentExtensible w16cex:durableId="57DBCCA9" w16cex:dateUtc="2024-03-21T18:32:00Z"/>
  <w16cex:commentExtensible w16cex:durableId="6710A97F" w16cex:dateUtc="2024-03-21T18:32:00Z"/>
  <w16cex:commentExtensible w16cex:durableId="290AEB40" w16cex:dateUtc="2024-09-03T22:26:00Z"/>
  <w16cex:commentExtensible w16cex:durableId="12785F0C" w16cex:dateUtc="2024-09-02T17:42:00Z"/>
  <w16cex:commentExtensible w16cex:durableId="31093E64" w16cex:dateUtc="2024-03-21T23:37:00Z"/>
  <w16cex:commentExtensible w16cex:durableId="716E94ED" w16cex:dateUtc="2024-08-26T22:05:00Z"/>
  <w16cex:commentExtensible w16cex:durableId="36E3FF91" w16cex:dateUtc="2024-09-02T17:52:00Z"/>
  <w16cex:commentExtensible w16cex:durableId="2B1D4330" w16cex:dateUtc="2024-09-03T17:29:00Z"/>
  <w16cex:commentExtensible w16cex:durableId="60760F53" w16cex:dateUtc="2024-03-22T15:46:00Z"/>
  <w16cex:commentExtensible w16cex:durableId="5D84354E" w16cex:dateUtc="2024-08-26T22:06:00Z"/>
  <w16cex:commentExtensible w16cex:durableId="4162A6F4" w16cex:dateUtc="2024-09-03T17:25:00Z"/>
  <w16cex:commentExtensible w16cex:durableId="79BCABF0" w16cex:dateUtc="2024-09-03T17:29: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55BD9830" w16cex:dateUtc="2024-09-06T23:10:00Z"/>
  <w16cex:commentExtensible w16cex:durableId="240D3817" w16cex:dateUtc="2024-09-03T23:23:00Z"/>
  <w16cex:commentExtensible w16cex:durableId="388252A7" w16cex:dateUtc="2024-08-14T19:59:00Z"/>
  <w16cex:commentExtensible w16cex:durableId="72073602" w16cex:dateUtc="2024-09-03T18:26:00Z"/>
  <w16cex:commentExtensible w16cex:durableId="7864B242" w16cex:dateUtc="2024-08-14T19:59:00Z"/>
  <w16cex:commentExtensible w16cex:durableId="3AD972D1" w16cex:dateUtc="2024-08-14T20:01:00Z"/>
  <w16cex:commentExtensible w16cex:durableId="197DDBB3" w16cex:dateUtc="2024-09-03T18:28:00Z"/>
  <w16cex:commentExtensible w16cex:durableId="1AFD03ED" w16cex:dateUtc="2024-09-04T16:12:00Z"/>
  <w16cex:commentExtensible w16cex:durableId="45A068F8" w16cex:dateUtc="2024-08-26T19:51:00Z"/>
  <w16cex:commentExtensible w16cex:durableId="27A4A168" w16cex:dateUtc="2024-08-26T21:25:00Z"/>
  <w16cex:commentExtensible w16cex:durableId="2186192C" w16cex:dateUtc="2024-09-03T18:59:00Z"/>
  <w16cex:commentExtensible w16cex:durableId="6FC32F44" w16cex:dateUtc="2024-09-04T16:03:00Z"/>
  <w16cex:commentExtensible w16cex:durableId="5E03686B" w16cex:dateUtc="2024-09-03T19:09:00Z"/>
  <w16cex:commentExtensible w16cex:durableId="183432F5" w16cex:dateUtc="2024-09-04T16:07:00Z"/>
  <w16cex:commentExtensible w16cex:durableId="317ECB0D" w16cex:dateUtc="2024-09-03T22:02:00Z"/>
  <w16cex:commentExtensible w16cex:durableId="6D629E86" w16cex:dateUtc="2024-09-03T21:50:00Z"/>
  <w16cex:commentExtensible w16cex:durableId="45B7680A" w16cex:dateUtc="2024-09-03T19:38:00Z"/>
  <w16cex:commentExtensible w16cex:durableId="39E45F40" w16cex:dateUtc="2024-08-23T19:15:00Z"/>
  <w16cex:commentExtensible w16cex:durableId="7145B928" w16cex:dateUtc="2024-08-23T19:47:00Z"/>
  <w16cex:commentExtensible w16cex:durableId="1C67FED6" w16cex:dateUtc="2024-08-23T19:47:00Z"/>
  <w16cex:commentExtensible w16cex:durableId="571DFE73" w16cex:dateUtc="2024-09-03T22:22:00Z"/>
  <w16cex:commentExtensible w16cex:durableId="0D50C802" w16cex:dateUtc="2024-09-03T22:25:00Z"/>
  <w16cex:commentExtensible w16cex:durableId="30B9E16C" w16cex:dateUtc="2024-07-23T18:01:00Z"/>
  <w16cex:commentExtensible w16cex:durableId="1364E7C1" w16cex:dateUtc="2024-07-23T18:58:00Z"/>
  <w16cex:commentExtensible w16cex:durableId="459C4B33" w16cex:dateUtc="2024-07-05T19:37:00Z"/>
  <w16cex:commentExtensible w16cex:durableId="18982704" w16cex:dateUtc="2024-07-16T21:14:00Z"/>
  <w16cex:commentExtensible w16cex:durableId="468A4332" w16cex:dateUtc="2024-09-03T18:18: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2ACA4B35" w16cid:durableId="2A11621D"/>
  <w16cid:commentId w16cid:paraId="46CE9D13" w16cid:durableId="59C938F2"/>
  <w16cid:commentId w16cid:paraId="3326766D" w16cid:durableId="2F28A83B"/>
  <w16cid:commentId w16cid:paraId="5AAB2810" w16cid:durableId="70C1F963"/>
  <w16cid:commentId w16cid:paraId="37A9109E" w16cid:durableId="57DBCCA9"/>
  <w16cid:commentId w16cid:paraId="125D4431" w16cid:durableId="6710A97F"/>
  <w16cid:commentId w16cid:paraId="42B3C063" w16cid:durableId="290AEB40"/>
  <w16cid:commentId w16cid:paraId="5334AA84" w16cid:durableId="12785F0C"/>
  <w16cid:commentId w16cid:paraId="5CA930B3" w16cid:durableId="2A1A9B22"/>
  <w16cid:commentId w16cid:paraId="2F749496" w16cid:durableId="31093E64"/>
  <w16cid:commentId w16cid:paraId="2B7DF3E2" w16cid:durableId="716E94ED"/>
  <w16cid:commentId w16cid:paraId="381B0B5A" w16cid:durableId="36E3FF91"/>
  <w16cid:commentId w16cid:paraId="0B492A45" w16cid:durableId="2B1D4330"/>
  <w16cid:commentId w16cid:paraId="005215D3" w16cid:durableId="60760F53"/>
  <w16cid:commentId w16cid:paraId="17D38A3B" w16cid:durableId="29AD30AD"/>
  <w16cid:commentId w16cid:paraId="347B36B8" w16cid:durableId="5D84354E"/>
  <w16cid:commentId w16cid:paraId="2EB56C1E" w16cid:durableId="4162A6F4"/>
  <w16cid:commentId w16cid:paraId="53EF394E" w16cid:durableId="2978BF19"/>
  <w16cid:commentId w16cid:paraId="70244D2A" w16cid:durableId="79BCABF0"/>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2268D3E8" w16cid:durableId="55BD9830"/>
  <w16cid:commentId w16cid:paraId="179F601D" w16cid:durableId="2A2E58F6"/>
  <w16cid:commentId w16cid:paraId="10643720" w16cid:durableId="2A2E591D"/>
  <w16cid:commentId w16cid:paraId="3DB0BC8B" w16cid:durableId="240D3817"/>
  <w16cid:commentId w16cid:paraId="0EC025A0" w16cid:durableId="388252A7"/>
  <w16cid:commentId w16cid:paraId="56F0A417" w16cid:durableId="72073602"/>
  <w16cid:commentId w16cid:paraId="642FCDA3" w16cid:durableId="7864B242"/>
  <w16cid:commentId w16cid:paraId="3697E87F" w16cid:durableId="3AD972D1"/>
  <w16cid:commentId w16cid:paraId="79614807" w16cid:durableId="197DDBB3"/>
  <w16cid:commentId w16cid:paraId="3E1D57CA" w16cid:durableId="1AFD03ED"/>
  <w16cid:commentId w16cid:paraId="6DBADF19" w16cid:durableId="45A068F8"/>
  <w16cid:commentId w16cid:paraId="31142E34" w16cid:durableId="27A4A168"/>
  <w16cid:commentId w16cid:paraId="39C0268F" w16cid:durableId="2186192C"/>
  <w16cid:commentId w16cid:paraId="0E87ED03" w16cid:durableId="6FC32F44"/>
  <w16cid:commentId w16cid:paraId="00C3A409" w16cid:durableId="5E03686B"/>
  <w16cid:commentId w16cid:paraId="7676164D" w16cid:durableId="183432F5"/>
  <w16cid:commentId w16cid:paraId="1CDA007B" w16cid:durableId="317ECB0D"/>
  <w16cid:commentId w16cid:paraId="5BF33CCF" w16cid:durableId="6D629E86"/>
  <w16cid:commentId w16cid:paraId="6956035A" w16cid:durableId="45B7680A"/>
  <w16cid:commentId w16cid:paraId="0828A88E" w16cid:durableId="39E45F40"/>
  <w16cid:commentId w16cid:paraId="28ED135C" w16cid:durableId="7145B928"/>
  <w16cid:commentId w16cid:paraId="6B0F7FCC" w16cid:durableId="1C67FED6"/>
  <w16cid:commentId w16cid:paraId="0A795BB0" w16cid:durableId="571DFE73"/>
  <w16cid:commentId w16cid:paraId="489B4FD2" w16cid:durableId="0D50C802"/>
  <w16cid:commentId w16cid:paraId="7BD2D752" w16cid:durableId="30B9E16C"/>
  <w16cid:commentId w16cid:paraId="6417C75B" w16cid:durableId="1364E7C1"/>
  <w16cid:commentId w16cid:paraId="5A99A513" w16cid:durableId="459C4B33"/>
  <w16cid:commentId w16cid:paraId="1F298D4A" w16cid:durableId="18982704"/>
  <w16cid:commentId w16cid:paraId="2BA675E9" w16cid:durableId="468A4332"/>
  <w16cid:commentId w16cid:paraId="761C52DF" w16cid:durableId="1B9972EF"/>
  <w16cid:commentId w16cid:paraId="37A42D46" w16cid:durableId="258AFB3A"/>
  <w16cid:commentId w16cid:paraId="30699E70" w16cid:durableId="05349D56"/>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899A5" w14:textId="77777777" w:rsidR="00721440" w:rsidRDefault="00721440" w:rsidP="009B4C2B">
      <w:r>
        <w:separator/>
      </w:r>
    </w:p>
  </w:endnote>
  <w:endnote w:type="continuationSeparator" w:id="0">
    <w:p w14:paraId="0938883F" w14:textId="77777777" w:rsidR="00721440" w:rsidRDefault="00721440"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41E87" w14:textId="77777777" w:rsidR="00721440" w:rsidRDefault="00721440" w:rsidP="009B4C2B">
      <w:r>
        <w:separator/>
      </w:r>
    </w:p>
  </w:footnote>
  <w:footnote w:type="continuationSeparator" w:id="0">
    <w:p w14:paraId="25FD65BA" w14:textId="77777777" w:rsidR="00721440" w:rsidRDefault="00721440"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D0396"/>
    <w:rsid w:val="000D0CF1"/>
    <w:rsid w:val="000D41B2"/>
    <w:rsid w:val="000D4769"/>
    <w:rsid w:val="000D685F"/>
    <w:rsid w:val="000E0C25"/>
    <w:rsid w:val="000E1A71"/>
    <w:rsid w:val="000E3FA6"/>
    <w:rsid w:val="000E691F"/>
    <w:rsid w:val="000E74A0"/>
    <w:rsid w:val="000F66F1"/>
    <w:rsid w:val="000F79B3"/>
    <w:rsid w:val="00101984"/>
    <w:rsid w:val="00105516"/>
    <w:rsid w:val="0011523B"/>
    <w:rsid w:val="00116C10"/>
    <w:rsid w:val="001175F9"/>
    <w:rsid w:val="001211D2"/>
    <w:rsid w:val="00122300"/>
    <w:rsid w:val="00124C17"/>
    <w:rsid w:val="001313BD"/>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535E"/>
    <w:rsid w:val="001D13C5"/>
    <w:rsid w:val="001D3701"/>
    <w:rsid w:val="001D3A63"/>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1265"/>
    <w:rsid w:val="002E537D"/>
    <w:rsid w:val="002E568B"/>
    <w:rsid w:val="002E7BDB"/>
    <w:rsid w:val="002F0A6D"/>
    <w:rsid w:val="002F0DB3"/>
    <w:rsid w:val="002F18B0"/>
    <w:rsid w:val="002F60B0"/>
    <w:rsid w:val="0030052D"/>
    <w:rsid w:val="00306F1F"/>
    <w:rsid w:val="00314A5D"/>
    <w:rsid w:val="00315B05"/>
    <w:rsid w:val="00327838"/>
    <w:rsid w:val="00334ADF"/>
    <w:rsid w:val="00337794"/>
    <w:rsid w:val="0035016F"/>
    <w:rsid w:val="003509B8"/>
    <w:rsid w:val="0035239D"/>
    <w:rsid w:val="00352B3A"/>
    <w:rsid w:val="00355A76"/>
    <w:rsid w:val="0035683A"/>
    <w:rsid w:val="00356E7A"/>
    <w:rsid w:val="00360246"/>
    <w:rsid w:val="00363EDC"/>
    <w:rsid w:val="003665DF"/>
    <w:rsid w:val="00367076"/>
    <w:rsid w:val="003717AA"/>
    <w:rsid w:val="003733DE"/>
    <w:rsid w:val="00374B2C"/>
    <w:rsid w:val="00375CD0"/>
    <w:rsid w:val="00377E7D"/>
    <w:rsid w:val="003801C9"/>
    <w:rsid w:val="00380F24"/>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7"/>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317DC"/>
    <w:rsid w:val="0043235D"/>
    <w:rsid w:val="00433289"/>
    <w:rsid w:val="00435ABE"/>
    <w:rsid w:val="0043787D"/>
    <w:rsid w:val="00437D27"/>
    <w:rsid w:val="004433B7"/>
    <w:rsid w:val="00444382"/>
    <w:rsid w:val="00444BD0"/>
    <w:rsid w:val="004578FA"/>
    <w:rsid w:val="00462E79"/>
    <w:rsid w:val="00473216"/>
    <w:rsid w:val="004739F8"/>
    <w:rsid w:val="00476C39"/>
    <w:rsid w:val="00477D12"/>
    <w:rsid w:val="00480B9F"/>
    <w:rsid w:val="00481673"/>
    <w:rsid w:val="00483D50"/>
    <w:rsid w:val="00486C53"/>
    <w:rsid w:val="00487ED1"/>
    <w:rsid w:val="004934ED"/>
    <w:rsid w:val="00494CBA"/>
    <w:rsid w:val="00495B22"/>
    <w:rsid w:val="00497588"/>
    <w:rsid w:val="004A19AE"/>
    <w:rsid w:val="004A6A89"/>
    <w:rsid w:val="004B0146"/>
    <w:rsid w:val="004C10EB"/>
    <w:rsid w:val="004C436C"/>
    <w:rsid w:val="004C7077"/>
    <w:rsid w:val="004D08E1"/>
    <w:rsid w:val="004D42BB"/>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1163F"/>
    <w:rsid w:val="006159C2"/>
    <w:rsid w:val="0061715C"/>
    <w:rsid w:val="0061731D"/>
    <w:rsid w:val="00617BD9"/>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90DD3"/>
    <w:rsid w:val="0069194B"/>
    <w:rsid w:val="00694C65"/>
    <w:rsid w:val="00695175"/>
    <w:rsid w:val="006B016A"/>
    <w:rsid w:val="006B2625"/>
    <w:rsid w:val="006B4882"/>
    <w:rsid w:val="006C360E"/>
    <w:rsid w:val="006C4A83"/>
    <w:rsid w:val="006C4C3A"/>
    <w:rsid w:val="006C5AC6"/>
    <w:rsid w:val="006C6F43"/>
    <w:rsid w:val="006D152A"/>
    <w:rsid w:val="006D3066"/>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31EA5"/>
    <w:rsid w:val="00736CF0"/>
    <w:rsid w:val="00737B8A"/>
    <w:rsid w:val="00741F8A"/>
    <w:rsid w:val="00742266"/>
    <w:rsid w:val="00752F86"/>
    <w:rsid w:val="00761A9D"/>
    <w:rsid w:val="00765FE9"/>
    <w:rsid w:val="0077211F"/>
    <w:rsid w:val="0077441C"/>
    <w:rsid w:val="00782EA1"/>
    <w:rsid w:val="0078518E"/>
    <w:rsid w:val="0078662B"/>
    <w:rsid w:val="007872E9"/>
    <w:rsid w:val="00792779"/>
    <w:rsid w:val="00796F8D"/>
    <w:rsid w:val="007A1A08"/>
    <w:rsid w:val="007A1A41"/>
    <w:rsid w:val="007A283D"/>
    <w:rsid w:val="007A68CB"/>
    <w:rsid w:val="007B5406"/>
    <w:rsid w:val="007B580F"/>
    <w:rsid w:val="007C03DE"/>
    <w:rsid w:val="007C042F"/>
    <w:rsid w:val="007C0A44"/>
    <w:rsid w:val="007C14D9"/>
    <w:rsid w:val="007C1BDA"/>
    <w:rsid w:val="007C1D5C"/>
    <w:rsid w:val="007C32C3"/>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6808"/>
    <w:rsid w:val="008307A0"/>
    <w:rsid w:val="00830E20"/>
    <w:rsid w:val="008335BF"/>
    <w:rsid w:val="00833F25"/>
    <w:rsid w:val="008422B4"/>
    <w:rsid w:val="00846C5B"/>
    <w:rsid w:val="00850D17"/>
    <w:rsid w:val="00851AB4"/>
    <w:rsid w:val="008600C1"/>
    <w:rsid w:val="008613D1"/>
    <w:rsid w:val="00864DC0"/>
    <w:rsid w:val="008651BB"/>
    <w:rsid w:val="0087419B"/>
    <w:rsid w:val="00880269"/>
    <w:rsid w:val="00882A24"/>
    <w:rsid w:val="00883F7B"/>
    <w:rsid w:val="008876FC"/>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1520C"/>
    <w:rsid w:val="00915C04"/>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6033"/>
    <w:rsid w:val="009569DD"/>
    <w:rsid w:val="009609CF"/>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FB6"/>
    <w:rsid w:val="00A14B41"/>
    <w:rsid w:val="00A15663"/>
    <w:rsid w:val="00A15B36"/>
    <w:rsid w:val="00A166C5"/>
    <w:rsid w:val="00A213FF"/>
    <w:rsid w:val="00A32263"/>
    <w:rsid w:val="00A33386"/>
    <w:rsid w:val="00A36A0B"/>
    <w:rsid w:val="00A37BD2"/>
    <w:rsid w:val="00A41148"/>
    <w:rsid w:val="00A4123F"/>
    <w:rsid w:val="00A44D01"/>
    <w:rsid w:val="00A5377F"/>
    <w:rsid w:val="00A565ED"/>
    <w:rsid w:val="00A56CF1"/>
    <w:rsid w:val="00A7066E"/>
    <w:rsid w:val="00A71A32"/>
    <w:rsid w:val="00A76702"/>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B34"/>
    <w:rsid w:val="00BC20AB"/>
    <w:rsid w:val="00BC2159"/>
    <w:rsid w:val="00BC390A"/>
    <w:rsid w:val="00BC463D"/>
    <w:rsid w:val="00BD0E57"/>
    <w:rsid w:val="00BD1256"/>
    <w:rsid w:val="00BD1992"/>
    <w:rsid w:val="00BD384B"/>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5454"/>
    <w:rsid w:val="00CF7529"/>
    <w:rsid w:val="00CF7FD0"/>
    <w:rsid w:val="00D056C4"/>
    <w:rsid w:val="00D07BC0"/>
    <w:rsid w:val="00D10B17"/>
    <w:rsid w:val="00D1548C"/>
    <w:rsid w:val="00D16152"/>
    <w:rsid w:val="00D16571"/>
    <w:rsid w:val="00D16B00"/>
    <w:rsid w:val="00D20127"/>
    <w:rsid w:val="00D27E15"/>
    <w:rsid w:val="00D31F5B"/>
    <w:rsid w:val="00D34121"/>
    <w:rsid w:val="00D351C1"/>
    <w:rsid w:val="00D37004"/>
    <w:rsid w:val="00D37C4A"/>
    <w:rsid w:val="00D40247"/>
    <w:rsid w:val="00D41147"/>
    <w:rsid w:val="00D44394"/>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A2D98"/>
    <w:rsid w:val="00EA4716"/>
    <w:rsid w:val="00EB3BC7"/>
    <w:rsid w:val="00EB7CB2"/>
    <w:rsid w:val="00EC0648"/>
    <w:rsid w:val="00EC06BA"/>
    <w:rsid w:val="00EC101B"/>
    <w:rsid w:val="00EC6CAC"/>
    <w:rsid w:val="00ED1C7F"/>
    <w:rsid w:val="00ED4FFF"/>
    <w:rsid w:val="00ED5552"/>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TotalTime>
  <Pages>49</Pages>
  <Words>43675</Words>
  <Characters>248949</Characters>
  <Application>Microsoft Office Word</Application>
  <DocSecurity>0</DocSecurity>
  <Lines>2074</Lines>
  <Paragraphs>584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25</cp:revision>
  <dcterms:created xsi:type="dcterms:W3CDTF">2024-09-02T17:51:00Z</dcterms:created>
  <dcterms:modified xsi:type="dcterms:W3CDTF">2024-09-06T23:11:00Z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