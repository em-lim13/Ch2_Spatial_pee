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rFonts w:ascii="Times New Roman" w:hAnsi="Times New Roman" w:cs="Times New Roman"/>
          <w:b/>
          <w:lang w:val="en-CA"/>
        </w:rPr>
      </w:pPr>
      <w:commentRangeStart w:id="0"/>
      <w:commentRangeStart w:id="1"/>
      <w:r w:rsidRPr="005F1E8D">
        <w:rPr>
          <w:rFonts w:ascii="Times New Roman" w:hAnsi="Times New Roman" w:cs="Times New Roman"/>
          <w:b/>
          <w:bCs/>
          <w:lang w:val="en-CA"/>
        </w:rPr>
        <w:t xml:space="preserve">Spatial </w:t>
      </w:r>
      <w:commentRangeEnd w:id="0"/>
      <w:r w:rsidR="00AF52A3">
        <w:rPr>
          <w:rStyle w:val="CommentReference"/>
        </w:rPr>
        <w:commentReference w:id="0"/>
      </w:r>
      <w:r w:rsidRPr="005F1E8D">
        <w:rPr>
          <w:rFonts w:ascii="Times New Roman" w:hAnsi="Times New Roman" w:cs="Times New Roman"/>
          <w:b/>
          <w:bCs/>
          <w:lang w:val="en-CA"/>
        </w:rPr>
        <w:t>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 xml:space="preserve">in temperate </w:t>
      </w:r>
      <w:commentRangeStart w:id="2"/>
      <w:r w:rsidRPr="005F1E8D">
        <w:rPr>
          <w:rFonts w:ascii="Times New Roman" w:hAnsi="Times New Roman" w:cs="Times New Roman"/>
          <w:b/>
          <w:lang w:val="en-CA"/>
        </w:rPr>
        <w:t>waters</w:t>
      </w:r>
      <w:commentRangeEnd w:id="1"/>
      <w:r w:rsidR="00315B05">
        <w:rPr>
          <w:rStyle w:val="CommentReference"/>
        </w:rPr>
        <w:commentReference w:id="1"/>
      </w:r>
      <w:commentRangeEnd w:id="2"/>
      <w:r w:rsidR="00A4123F">
        <w:rPr>
          <w:rStyle w:val="CommentReference"/>
        </w:rPr>
        <w:commentReference w:id="2"/>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Abstract</w:t>
      </w:r>
    </w:p>
    <w:p w14:paraId="2FE39DE9" w14:textId="4B3B56C3" w:rsidR="008307A0" w:rsidRPr="00E53B33" w:rsidRDefault="008307A0" w:rsidP="0019777D">
      <w:pPr>
        <w:spacing w:line="480" w:lineRule="auto"/>
        <w:rPr>
          <w:rFonts w:ascii="Times New Roman" w:eastAsia="Times New Roman" w:hAnsi="Times New Roman" w:cs="Times New Roman"/>
        </w:rPr>
      </w:pPr>
      <w:commentRangeStart w:id="3"/>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w:t>
      </w:r>
      <w:commentRangeEnd w:id="3"/>
      <w:r w:rsidR="003C6B73">
        <w:rPr>
          <w:rStyle w:val="CommentReference"/>
        </w:rPr>
        <w:commentReference w:id="3"/>
      </w:r>
      <w:r w:rsidRPr="005F1E8D">
        <w:rPr>
          <w:rFonts w:ascii="Times New Roman" w:hAnsi="Times New Roman" w:cs="Times New Roman"/>
          <w:lang w:val="en-CA"/>
        </w:rPr>
        <w:t>(CN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drive</w:t>
      </w:r>
      <w:r w:rsidR="005E2FEE">
        <w:rPr>
          <w:rFonts w:ascii="Times New Roman" w:hAnsi="Times New Roman" w:cs="Times New Roman"/>
          <w:lang w:val="en-CA"/>
        </w:rPr>
        <w:t>s</w:t>
      </w:r>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00E53B33" w:rsidRPr="00E53B33">
        <w:rPr>
          <w:rFonts w:ascii="Times New Roman" w:hAnsi="Times New Roman" w:cs="Times New Roman"/>
          <w:lang w:val="en-CA"/>
        </w:rPr>
        <w:t xml:space="preserve">To </w:t>
      </w:r>
      <w:r w:rsidR="00B61844">
        <w:rPr>
          <w:rFonts w:ascii="Times New Roman" w:hAnsi="Times New Roman" w:cs="Times New Roman"/>
          <w:lang w:val="en-CA"/>
        </w:rPr>
        <w:t>assess the scale and drivers of</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spatial variation </w:t>
      </w:r>
      <w:r w:rsidR="00E53B33">
        <w:rPr>
          <w:rFonts w:ascii="Times New Roman" w:hAnsi="Times New Roman" w:cs="Times New Roman"/>
          <w:lang w:val="en-CA"/>
        </w:rPr>
        <w:t xml:space="preserve">in </w:t>
      </w:r>
      <w:r w:rsidR="00E53B33" w:rsidRPr="00E53B33">
        <w:rPr>
          <w:rFonts w:ascii="Times New Roman" w:hAnsi="Times New Roman" w:cs="Times New Roman"/>
          <w:lang w:val="en-CA"/>
        </w:rPr>
        <w:t xml:space="preserve">CND within temperate marine ecosystems, we quantified the occurrence of </w:t>
      </w:r>
      <w:r w:rsidR="005831E6">
        <w:rPr>
          <w:rFonts w:ascii="Times New Roman" w:hAnsi="Times New Roman" w:cs="Times New Roman"/>
          <w:lang w:val="en-CA"/>
        </w:rPr>
        <w:t>48</w:t>
      </w:r>
      <w:r w:rsidR="00E53B33" w:rsidRPr="00E53B33">
        <w:rPr>
          <w:rFonts w:ascii="Times New Roman" w:hAnsi="Times New Roman" w:cs="Times New Roman"/>
          <w:lang w:val="en-CA"/>
        </w:rPr>
        <w:t xml:space="preserve"> fish and </w:t>
      </w:r>
      <w:r w:rsidR="005831E6">
        <w:rPr>
          <w:rFonts w:ascii="Times New Roman" w:hAnsi="Times New Roman" w:cs="Times New Roman"/>
          <w:lang w:val="en-CA"/>
        </w:rPr>
        <w:t>92</w:t>
      </w:r>
      <w:r w:rsidR="00E53B33" w:rsidRPr="00E53B33">
        <w:rPr>
          <w:rFonts w:ascii="Times New Roman" w:hAnsi="Times New Roman" w:cs="Times New Roman"/>
          <w:lang w:val="en-CA"/>
        </w:rPr>
        <w:t xml:space="preserve"> macroinvertebrate</w:t>
      </w:r>
      <w:r w:rsidR="00B61844">
        <w:rPr>
          <w:rFonts w:ascii="Times New Roman" w:hAnsi="Times New Roman" w:cs="Times New Roman"/>
          <w:lang w:val="en-CA"/>
        </w:rPr>
        <w:t xml:space="preserve"> taxa</w:t>
      </w:r>
      <w:r w:rsidR="00E53B33" w:rsidRPr="00E53B33">
        <w:rPr>
          <w:rFonts w:ascii="Times New Roman" w:hAnsi="Times New Roman" w:cs="Times New Roman"/>
          <w:lang w:val="en-CA"/>
        </w:rPr>
        <w:t xml:space="preserve"> and </w:t>
      </w:r>
      <w:r w:rsidR="003C6B73">
        <w:rPr>
          <w:rFonts w:ascii="Times New Roman" w:hAnsi="Times New Roman" w:cs="Times New Roman"/>
          <w:lang w:val="en-CA"/>
        </w:rPr>
        <w:t>estimated</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their </w:t>
      </w:r>
      <w:r w:rsidR="003C6B73">
        <w:rPr>
          <w:rFonts w:ascii="Times New Roman" w:hAnsi="Times New Roman" w:cs="Times New Roman"/>
          <w:lang w:val="en-CA"/>
        </w:rPr>
        <w:t xml:space="preserve">contributions to the </w:t>
      </w:r>
      <w:r w:rsidR="00E53B33" w:rsidRPr="00E53B33">
        <w:rPr>
          <w:rFonts w:ascii="Times New Roman" w:hAnsi="Times New Roman" w:cs="Times New Roman"/>
          <w:lang w:val="en-CA"/>
        </w:rPr>
        <w:t xml:space="preserve">ammonium </w:t>
      </w:r>
      <w:r w:rsidR="003C6B73">
        <w:rPr>
          <w:rFonts w:ascii="Times New Roman" w:hAnsi="Times New Roman" w:cs="Times New Roman"/>
          <w:lang w:val="en-CA"/>
        </w:rPr>
        <w:t>budget</w:t>
      </w:r>
      <w:r w:rsidR="003C6B73"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at 27 </w:t>
      </w:r>
      <w:r w:rsidR="00B61844">
        <w:rPr>
          <w:rFonts w:ascii="Times New Roman" w:hAnsi="Times New Roman" w:cs="Times New Roman"/>
          <w:lang w:val="en-CA"/>
        </w:rPr>
        <w:t>northeast Pacific</w:t>
      </w:r>
      <w:r w:rsidR="00B61844" w:rsidRPr="00E53B33">
        <w:rPr>
          <w:rFonts w:ascii="Times New Roman" w:hAnsi="Times New Roman" w:cs="Times New Roman"/>
          <w:lang w:val="en-CA"/>
        </w:rPr>
        <w:t xml:space="preserve"> </w:t>
      </w:r>
      <w:r w:rsidR="00E53B33" w:rsidRPr="00E53B33">
        <w:rPr>
          <w:rFonts w:ascii="Times New Roman" w:hAnsi="Times New Roman" w:cs="Times New Roman"/>
          <w:lang w:val="en-CA"/>
        </w:rPr>
        <w:t xml:space="preserve">rocky reefs for three years and 17 kelp forests of varying density for </w:t>
      </w:r>
      <w:r w:rsidR="003C6B73">
        <w:rPr>
          <w:rFonts w:ascii="Times New Roman" w:hAnsi="Times New Roman" w:cs="Times New Roman"/>
          <w:lang w:val="en-CA"/>
        </w:rPr>
        <w:t xml:space="preserve">one </w:t>
      </w:r>
      <w:r w:rsidR="00E53B33" w:rsidRPr="00E53B33">
        <w:rPr>
          <w:rFonts w:ascii="Times New Roman" w:hAnsi="Times New Roman" w:cs="Times New Roman"/>
          <w:lang w:val="en-CA"/>
        </w:rPr>
        <w:t>year.</w:t>
      </w:r>
      <w:r w:rsidR="00E53B33">
        <w:rPr>
          <w:rFonts w:ascii="Times New Roman" w:eastAsia="Times New Roman" w:hAnsi="Times New Roman" w:cs="Times New Roman"/>
        </w:rPr>
        <w:t xml:space="preserve"> </w:t>
      </w:r>
      <w:r w:rsidRPr="005F1E8D">
        <w:rPr>
          <w:rFonts w:ascii="Times New Roman" w:hAnsi="Times New Roman" w:cs="Times New Roman"/>
          <w:lang w:val="en-CA"/>
        </w:rPr>
        <w:t xml:space="preserve">Ammonium concentrations </w:t>
      </w:r>
      <w:r w:rsidR="00F86B25">
        <w:rPr>
          <w:rFonts w:ascii="Times New Roman" w:hAnsi="Times New Roman" w:cs="Times New Roman"/>
          <w:lang w:val="en-CA"/>
        </w:rPr>
        <w:t>rang</w:t>
      </w:r>
      <w:r w:rsidRPr="005F1E8D">
        <w:rPr>
          <w:rFonts w:ascii="Times New Roman" w:hAnsi="Times New Roman" w:cs="Times New Roman"/>
          <w:lang w:val="en-CA"/>
        </w:rPr>
        <w:t>ed from 0.</w:t>
      </w:r>
      <w:r w:rsidR="00E4531F" w:rsidRPr="005F1E8D">
        <w:rPr>
          <w:rFonts w:ascii="Times New Roman" w:hAnsi="Times New Roman" w:cs="Times New Roman"/>
          <w:lang w:val="en-CA"/>
        </w:rPr>
        <w:t>0</w:t>
      </w:r>
      <w:r w:rsidR="00E4531F">
        <w:rPr>
          <w:rFonts w:ascii="Times New Roman" w:hAnsi="Times New Roman" w:cs="Times New Roman"/>
          <w:lang w:val="en-CA"/>
        </w:rPr>
        <w:t>1</w:t>
      </w:r>
      <w:r w:rsidR="00E4531F" w:rsidRPr="005F1E8D">
        <w:rPr>
          <w:rFonts w:ascii="Times New Roman" w:hAnsi="Times New Roman" w:cs="Times New Roman"/>
          <w:lang w:val="en-CA"/>
        </w:rPr>
        <w:t xml:space="preserve"> </w:t>
      </w:r>
      <w:r w:rsidRPr="005F1E8D">
        <w:rPr>
          <w:rFonts w:ascii="Times New Roman" w:hAnsi="Times New Roman" w:cs="Times New Roman"/>
          <w:lang w:val="en-CA"/>
        </w:rPr>
        <w:t xml:space="preserve">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w:t>
      </w:r>
      <w:r w:rsidR="003C6B73">
        <w:rPr>
          <w:rFonts w:ascii="Times New Roman" w:hAnsi="Times New Roman" w:cs="Times New Roman"/>
          <w:lang w:val="en-CA"/>
        </w:rPr>
        <w:t xml:space="preserve"> separated by tens of km)</w:t>
      </w:r>
      <w:r w:rsidRPr="005F1E8D">
        <w:rPr>
          <w:rFonts w:ascii="Times New Roman" w:hAnsi="Times New Roman" w:cs="Times New Roman"/>
          <w:lang w:val="en-CA"/>
        </w:rPr>
        <w:t xml:space="preserve">, and the relationship between animal biomass and ammonium </w:t>
      </w:r>
      <w:r w:rsidR="00080452">
        <w:rPr>
          <w:rFonts w:ascii="Times New Roman" w:hAnsi="Times New Roman" w:cs="Times New Roman"/>
          <w:lang w:val="en-CA"/>
        </w:rPr>
        <w:t xml:space="preserve">was </w:t>
      </w:r>
      <w:r w:rsidRPr="005F1E8D">
        <w:rPr>
          <w:rFonts w:ascii="Times New Roman" w:hAnsi="Times New Roman" w:cs="Times New Roman"/>
          <w:lang w:val="en-CA"/>
        </w:rPr>
        <w:t xml:space="preserve">weakly positive at slack and ebb tides, </w:t>
      </w:r>
      <w:r w:rsidR="003C6B73">
        <w:rPr>
          <w:rFonts w:ascii="Times New Roman" w:hAnsi="Times New Roman" w:cs="Times New Roman"/>
          <w:lang w:val="en-CA"/>
        </w:rPr>
        <w:t xml:space="preserve">indicating local enrichment at these times, </w:t>
      </w:r>
      <w:r w:rsidRPr="005F1E8D">
        <w:rPr>
          <w:rFonts w:ascii="Times New Roman" w:hAnsi="Times New Roman" w:cs="Times New Roman"/>
          <w:lang w:val="en-CA"/>
        </w:rPr>
        <w:t xml:space="preserve">but weakly negative at flood tide. Ammonium was significantly higher within than </w:t>
      </w:r>
      <w:r w:rsidR="003C6B73">
        <w:rPr>
          <w:rFonts w:ascii="Times New Roman" w:hAnsi="Times New Roman" w:cs="Times New Roman"/>
          <w:lang w:val="en-CA"/>
        </w:rPr>
        <w:t>at the edge of</w:t>
      </w:r>
      <w:r w:rsidR="00B61844" w:rsidRPr="005F1E8D">
        <w:rPr>
          <w:rFonts w:ascii="Times New Roman" w:hAnsi="Times New Roman" w:cs="Times New Roman"/>
          <w:lang w:val="en-CA"/>
        </w:rPr>
        <w:t xml:space="preserve"> </w:t>
      </w:r>
      <w:r w:rsidRPr="005F1E8D">
        <w:rPr>
          <w:rFonts w:ascii="Times New Roman" w:hAnsi="Times New Roman" w:cs="Times New Roman"/>
          <w:lang w:val="en-CA"/>
        </w:rPr>
        <w:t>kelp forests</w:t>
      </w:r>
      <w:r w:rsidR="003C6B73">
        <w:rPr>
          <w:rFonts w:ascii="Times New Roman" w:hAnsi="Times New Roman" w:cs="Times New Roman"/>
          <w:lang w:val="en-CA"/>
        </w:rPr>
        <w:t>, ~ 5 m away</w:t>
      </w:r>
      <w:r w:rsidRPr="005F1E8D">
        <w:rPr>
          <w:rFonts w:ascii="Times New Roman" w:hAnsi="Times New Roman" w:cs="Times New Roman"/>
          <w:lang w:val="en-CA"/>
        </w:rPr>
        <w:t xml:space="preserve">,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t>
      </w:r>
      <w:r w:rsidR="00E53B33">
        <w:rPr>
          <w:rFonts w:ascii="Times New Roman" w:hAnsi="Times New Roman" w:cs="Times New Roman"/>
          <w:lang w:val="en-CA"/>
        </w:rPr>
        <w:t>Using caging experiments, we</w:t>
      </w:r>
      <w:r w:rsidR="005E0538" w:rsidRPr="005F1E8D">
        <w:rPr>
          <w:rFonts w:ascii="Times New Roman" w:hAnsi="Times New Roman" w:cs="Times New Roman"/>
          <w:lang w:val="en-CA"/>
        </w:rPr>
        <w:t xml:space="preserve"> </w:t>
      </w:r>
      <w:r w:rsidR="00B61844">
        <w:rPr>
          <w:rFonts w:ascii="Times New Roman" w:hAnsi="Times New Roman" w:cs="Times New Roman"/>
          <w:lang w:val="en-CA"/>
        </w:rPr>
        <w:t>found that</w:t>
      </w:r>
      <w:r w:rsidR="00B61844" w:rsidRPr="005F1E8D">
        <w:rPr>
          <w:rFonts w:ascii="Times New Roman" w:hAnsi="Times New Roman" w:cs="Times New Roman"/>
          <w:lang w:val="en-CA"/>
        </w:rPr>
        <w:t xml:space="preserve"> </w:t>
      </w:r>
      <w:sdt>
        <w:sdtPr>
          <w:rPr>
            <w:rFonts w:ascii="Times New Roman" w:hAnsi="Times New Roman" w:cs="Times New Roman"/>
          </w:rPr>
          <w:tag w:val="goog_rdk_3"/>
          <w:id w:val="594221998"/>
        </w:sdtPr>
        <w:sdtContent/>
      </w:sdt>
      <w:r w:rsidRPr="005F1E8D">
        <w:rPr>
          <w:rFonts w:ascii="Times New Roman" w:hAnsi="Times New Roman" w:cs="Times New Roman"/>
          <w:lang w:val="en-CA"/>
        </w:rPr>
        <w:t>fine-scale ammonium variability and nutrient enrichment on a scale of meters was</w:t>
      </w:r>
      <w:r w:rsidR="005E0538" w:rsidRPr="005F1E8D">
        <w:rPr>
          <w:rFonts w:ascii="Times New Roman" w:hAnsi="Times New Roman" w:cs="Times New Roman"/>
          <w:lang w:val="en-CA"/>
        </w:rPr>
        <w:t xml:space="preserve"> 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w:t>
      </w:r>
      <w:r w:rsidR="00B61844">
        <w:rPr>
          <w:rFonts w:ascii="Times New Roman" w:hAnsi="Times New Roman" w:cs="Times New Roman"/>
          <w:iCs/>
          <w:lang w:val="en-CA"/>
        </w:rPr>
        <w:t>-</w:t>
      </w:r>
      <w:r w:rsidRPr="005F1E8D">
        <w:rPr>
          <w:rFonts w:ascii="Times New Roman" w:hAnsi="Times New Roman" w:cs="Times New Roman"/>
          <w:iCs/>
          <w:lang w:val="en-CA"/>
        </w:rPr>
        <w:t>flow conditions</w:t>
      </w:r>
      <w:commentRangeStart w:id="4"/>
      <w:commentRangeStart w:id="5"/>
      <w:commentRangeStart w:id="6"/>
      <w:r w:rsidRPr="005F1E8D">
        <w:rPr>
          <w:rFonts w:ascii="Times New Roman" w:hAnsi="Times New Roman" w:cs="Times New Roman"/>
          <w:iCs/>
          <w:lang w:val="en-CA"/>
        </w:rPr>
        <w:t>.</w:t>
      </w:r>
      <w:commentRangeEnd w:id="4"/>
      <w:r w:rsidR="00813785">
        <w:rPr>
          <w:rStyle w:val="CommentReference"/>
        </w:rPr>
        <w:commentReference w:id="4"/>
      </w:r>
      <w:commentRangeEnd w:id="5"/>
      <w:r w:rsidR="00813785">
        <w:rPr>
          <w:rStyle w:val="CommentReference"/>
        </w:rPr>
        <w:commentReference w:id="5"/>
      </w:r>
      <w:commentRangeEnd w:id="6"/>
      <w:r w:rsidR="00813785">
        <w:rPr>
          <w:rStyle w:val="CommentReference"/>
        </w:rPr>
        <w:commentReference w:id="6"/>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meter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3C6B73" w:rsidRPr="003C6B73">
        <w:rPr>
          <w:rFonts w:ascii="Times New Roman" w:hAnsi="Times New Roman" w:cs="Times New Roman"/>
          <w:lang w:val="en-CA"/>
        </w:rPr>
        <w:t>Consumer-mediated nutrient dynamics</w:t>
      </w:r>
      <w:r w:rsidR="00B527B0">
        <w:rPr>
          <w:rFonts w:ascii="Times New Roman" w:hAnsi="Times New Roman" w:cs="Times New Roman"/>
          <w:lang w:val="en-CA"/>
        </w:rPr>
        <w:t xml:space="preserve"> could therefore drive spatial variation in primary productivity at a range of scale in a way that was previously only thought possible in tropical marine environments.</w:t>
      </w:r>
      <w:r w:rsidR="003C6B73" w:rsidRPr="003C6B73">
        <w:rPr>
          <w:rFonts w:ascii="Times New Roman" w:hAnsi="Times New Roman" w:cs="Times New Roman"/>
          <w:lang w:val="en-CA"/>
        </w:rPr>
        <w:t xml:space="preserve"> </w:t>
      </w:r>
      <w:r w:rsidR="005E0538" w:rsidRPr="000F66F1">
        <w:rPr>
          <w:rFonts w:ascii="Times New Roman" w:hAnsi="Times New Roman" w:cs="Times New Roman"/>
          <w:lang w:val="en-CA"/>
        </w:rPr>
        <w:t xml:space="preserve"> </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371BF73E" w:rsidR="00DC4A52" w:rsidRPr="005F1E8D" w:rsidRDefault="00E53B33"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resource availability across spatial and temporal scales </w:t>
      </w:r>
      <w:r w:rsidR="004A19AE">
        <w:rPr>
          <w:rFonts w:ascii="Times New Roman" w:eastAsia="Times New Roman" w:hAnsi="Times New Roman" w:cs="Times New Roman"/>
          <w:color w:val="000000"/>
        </w:rPr>
        <w:t xml:space="preserve">can drive substantial </w:t>
      </w:r>
      <w:r w:rsidR="005B5A3A">
        <w:rPr>
          <w:rFonts w:ascii="Times New Roman" w:eastAsia="Times New Roman" w:hAnsi="Times New Roman" w:cs="Times New Roman"/>
          <w:color w:val="000000"/>
        </w:rPr>
        <w:t xml:space="preserve">heterogeneity </w:t>
      </w:r>
      <w:r>
        <w:rPr>
          <w:rFonts w:ascii="Times New Roman" w:eastAsia="Times New Roman" w:hAnsi="Times New Roman" w:cs="Times New Roman"/>
          <w:color w:val="000000"/>
        </w:rPr>
        <w:t xml:space="preserve">in </w:t>
      </w:r>
      <w:r w:rsidR="00375CD0">
        <w:rPr>
          <w:rFonts w:ascii="Times New Roman" w:eastAsia="Times New Roman" w:hAnsi="Times New Roman" w:cs="Times New Roman"/>
          <w:color w:val="000000"/>
        </w:rPr>
        <w:t xml:space="preserve">the </w:t>
      </w:r>
      <w:r w:rsidR="00375CD0" w:rsidRPr="005F1E8D">
        <w:rPr>
          <w:rFonts w:ascii="Times New Roman" w:eastAsia="Times New Roman" w:hAnsi="Times New Roman" w:cs="Times New Roman"/>
          <w:color w:val="000000"/>
        </w:rPr>
        <w:t xml:space="preserve">growth, biomass and composition of primary producers </w:t>
      </w:r>
      <w:r w:rsidRPr="005F1E8D">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(Dayton et al., 1999; Leibold, 1991; McInturf et al., 2019; Tilman, 1984)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I</w:t>
      </w:r>
      <w:r w:rsidR="00375CD0" w:rsidRPr="005F1E8D">
        <w:rPr>
          <w:rFonts w:ascii="Times New Roman" w:eastAsia="Times New Roman" w:hAnsi="Times New Roman" w:cs="Times New Roman"/>
          <w:color w:val="000000"/>
        </w:rPr>
        <w:t>n many marine ecosystems</w:t>
      </w:r>
      <w:r w:rsidR="002216A4">
        <w:rPr>
          <w:rFonts w:ascii="Times New Roman" w:eastAsia="Times New Roman" w:hAnsi="Times New Roman" w:cs="Times New Roman"/>
          <w:color w:val="000000"/>
        </w:rPr>
        <w:t>,</w:t>
      </w:r>
      <w:r w:rsidR="00375CD0" w:rsidRPr="005F1E8D">
        <w:rPr>
          <w:rFonts w:ascii="Times New Roman" w:eastAsia="Times New Roman" w:hAnsi="Times New Roman" w:cs="Times New Roman"/>
          <w:color w:val="000000"/>
        </w:rPr>
        <w:t xml:space="preserve"> community structure </w:t>
      </w:r>
      <w:r w:rsidR="002216A4">
        <w:rPr>
          <w:rFonts w:ascii="Times New Roman" w:eastAsia="Times New Roman" w:hAnsi="Times New Roman" w:cs="Times New Roman"/>
          <w:color w:val="000000"/>
        </w:rPr>
        <w:t xml:space="preserve">is under bottom-up control, i.e. it </w:t>
      </w:r>
      <w:r w:rsidR="00375CD0" w:rsidRPr="005F1E8D">
        <w:rPr>
          <w:rFonts w:ascii="Times New Roman" w:eastAsia="Times New Roman" w:hAnsi="Times New Roman" w:cs="Times New Roman"/>
          <w:color w:val="000000"/>
        </w:rPr>
        <w:t xml:space="preserve">depends on factors </w:t>
      </w:r>
      <w:r w:rsidR="002216A4">
        <w:rPr>
          <w:rFonts w:ascii="Times New Roman" w:eastAsia="Times New Roman" w:hAnsi="Times New Roman" w:cs="Times New Roman"/>
          <w:color w:val="000000"/>
        </w:rPr>
        <w:t xml:space="preserve">that generate </w:t>
      </w:r>
      <w:r w:rsidR="00375CD0" w:rsidRPr="005F1E8D">
        <w:rPr>
          <w:rFonts w:ascii="Times New Roman" w:eastAsia="Times New Roman" w:hAnsi="Times New Roman" w:cs="Times New Roman"/>
          <w:color w:val="000000"/>
        </w:rPr>
        <w:t>varia</w:t>
      </w:r>
      <w:r w:rsidR="002216A4">
        <w:rPr>
          <w:rFonts w:ascii="Times New Roman" w:eastAsia="Times New Roman" w:hAnsi="Times New Roman" w:cs="Times New Roman"/>
          <w:color w:val="000000"/>
        </w:rPr>
        <w:t>bility</w:t>
      </w:r>
      <w:r w:rsidR="00375CD0" w:rsidRPr="005F1E8D">
        <w:rPr>
          <w:rFonts w:ascii="Times New Roman" w:eastAsia="Times New Roman" w:hAnsi="Times New Roman" w:cs="Times New Roman"/>
          <w:color w:val="000000"/>
        </w:rPr>
        <w:t xml:space="preserve"> in the resources available to lower trophic levels </w:t>
      </w:r>
      <w:r w:rsidR="00375CD0" w:rsidRPr="005F1E8D">
        <w:rPr>
          <w:rFonts w:ascii="Times New Roman" w:eastAsia="Times New Roman" w:hAnsi="Times New Roman" w:cs="Times New Roman"/>
          <w:color w:val="000000"/>
        </w:rPr>
        <w:fldChar w:fldCharType="begin"/>
      </w:r>
      <w:r w:rsidR="00375CD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(Gruner et al., 2008)</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r w:rsidR="00375CD0">
        <w:rPr>
          <w:rFonts w:ascii="Times New Roman" w:eastAsia="Times New Roman" w:hAnsi="Times New Roman" w:cs="Times New Roman"/>
          <w:color w:val="000000"/>
        </w:rPr>
        <w:t xml:space="preserve"> </w:t>
      </w:r>
      <w:r w:rsidR="002142F2" w:rsidRPr="005F1E8D">
        <w:rPr>
          <w:rFonts w:ascii="Times New Roman" w:eastAsia="Times New Roman" w:hAnsi="Times New Roman" w:cs="Times New Roman"/>
          <w:color w:val="000000"/>
        </w:rPr>
        <w:t xml:space="preserve">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 xml:space="preserve">ecologists </w:t>
      </w:r>
      <w:r w:rsidR="002216A4">
        <w:rPr>
          <w:rFonts w:ascii="Times New Roman" w:eastAsia="Times New Roman" w:hAnsi="Times New Roman" w:cs="Times New Roman"/>
          <w:color w:val="000000"/>
        </w:rPr>
        <w:t xml:space="preserve">have </w:t>
      </w:r>
      <w:r w:rsidR="002142F2" w:rsidRPr="005F1E8D">
        <w:rPr>
          <w:rFonts w:ascii="Times New Roman" w:eastAsia="Times New Roman" w:hAnsi="Times New Roman" w:cs="Times New Roman"/>
          <w:color w:val="000000"/>
        </w:rPr>
        <w:t>historically focused on external, abiotic sources of nutrients</w:t>
      </w:r>
      <w:r w:rsidR="002216A4">
        <w:rPr>
          <w:rFonts w:ascii="Times New Roman" w:eastAsia="Times New Roman" w:hAnsi="Times New Roman" w:cs="Times New Roman"/>
          <w:color w:val="000000"/>
        </w:rPr>
        <w:t>,</w:t>
      </w:r>
      <w:r w:rsidR="00CE5810" w:rsidRPr="005F1E8D">
        <w:rPr>
          <w:rFonts w:ascii="Times New Roman" w:eastAsia="Times New Roman" w:hAnsi="Times New Roman" w:cs="Times New Roman"/>
          <w:color w:val="000000"/>
        </w:rPr>
        <w:t xml:space="preserve"> such as upwelling</w:t>
      </w:r>
      <w:r w:rsidR="002216A4">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r w:rsidR="00AF1C1D">
        <w:rPr>
          <w:rFonts w:ascii="Times New Roman" w:eastAsia="Times New Roman" w:hAnsi="Times New Roman" w:cs="Times New Roman"/>
          <w:color w:val="000000"/>
        </w:rPr>
        <w:t xml:space="preserve">also </w:t>
      </w:r>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However, the ecological importance of consumer-regenerated nutrients across scales remains unclear. </w:t>
      </w:r>
      <w:r w:rsidR="00DC4A52" w:rsidRPr="005F1E8D">
        <w:rPr>
          <w:rFonts w:ascii="Times New Roman" w:eastAsia="Times New Roman" w:hAnsi="Times New Roman" w:cs="Times New Roman"/>
          <w:color w:val="000000"/>
        </w:rPr>
        <w:t>Therefore, identifying the scale</w:t>
      </w:r>
      <w:r w:rsidR="002216A4">
        <w:rPr>
          <w:rFonts w:ascii="Times New Roman" w:eastAsia="Times New Roman" w:hAnsi="Times New Roman" w:cs="Times New Roman"/>
          <w:color w:val="000000"/>
        </w:rPr>
        <w:t>s</w:t>
      </w:r>
      <w:r w:rsidR="00DC4A52"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at</w:t>
      </w:r>
      <w:r w:rsidR="002216A4" w:rsidRPr="005F1E8D">
        <w:rPr>
          <w:rFonts w:ascii="Times New Roman" w:eastAsia="Times New Roman" w:hAnsi="Times New Roman" w:cs="Times New Roman"/>
          <w:color w:val="000000"/>
        </w:rPr>
        <w:t xml:space="preserve"> </w:t>
      </w:r>
      <w:r w:rsidR="00DC4A52" w:rsidRPr="005F1E8D">
        <w:rPr>
          <w:rFonts w:ascii="Times New Roman" w:eastAsia="Times New Roman" w:hAnsi="Times New Roman" w:cs="Times New Roman"/>
          <w:color w:val="000000"/>
        </w:rPr>
        <w:t>which biologically relevant variation in nutrient availability contributes to community structure remains an active area of research</w:t>
      </w:r>
      <w:r w:rsidR="00375CD0">
        <w:rPr>
          <w:rFonts w:ascii="Times New Roman" w:eastAsia="Times New Roman" w:hAnsi="Times New Roman" w:cs="Times New Roman"/>
          <w:color w:val="000000"/>
        </w:rPr>
        <w:t xml:space="preserve"> </w:t>
      </w:r>
      <w:r w:rsidR="00375CD0" w:rsidRPr="005F1E8D">
        <w:rPr>
          <w:rFonts w:ascii="Times New Roman" w:eastAsia="Times New Roman" w:hAnsi="Times New Roman" w:cs="Times New Roman"/>
          <w:color w:val="000000"/>
        </w:rPr>
        <w:fldChar w:fldCharType="begin"/>
      </w:r>
      <w:r w:rsidR="00850D17">
        <w:rPr>
          <w:rFonts w:ascii="Times New Roman" w:eastAsia="Times New Roman" w:hAnsi="Times New Roman" w:cs="Times New Roman"/>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rFonts w:ascii="Times New Roman" w:eastAsia="Times New Roman" w:hAnsi="Times New Roman" w:cs="Times New Roman"/>
          <w:color w:val="000000"/>
        </w:rPr>
        <w:fldChar w:fldCharType="separate"/>
      </w:r>
      <w:r w:rsidR="00375CD0" w:rsidRPr="005F1E8D">
        <w:rPr>
          <w:rFonts w:ascii="Times New Roman" w:eastAsia="Times New Roman" w:hAnsi="Times New Roman" w:cs="Times New Roman"/>
          <w:noProof/>
          <w:color w:val="000000"/>
        </w:rPr>
        <w:t>(Allgeier et al., 2017)</w:t>
      </w:r>
      <w:r w:rsidR="00375CD0" w:rsidRPr="005F1E8D">
        <w:rPr>
          <w:rFonts w:ascii="Times New Roman" w:eastAsia="Times New Roman" w:hAnsi="Times New Roman" w:cs="Times New Roman"/>
          <w:color w:val="000000"/>
        </w:rPr>
        <w:fldChar w:fldCharType="end"/>
      </w:r>
      <w:r w:rsidR="00375CD0" w:rsidRPr="005F1E8D">
        <w:rPr>
          <w:rFonts w:ascii="Times New Roman" w:eastAsia="Times New Roman" w:hAnsi="Times New Roman" w:cs="Times New Roman"/>
          <w:color w:val="000000"/>
        </w:rPr>
        <w:t>.</w:t>
      </w:r>
    </w:p>
    <w:p w14:paraId="0023B6D6" w14:textId="02D7A573"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D44394">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D44394">
        <w:rPr>
          <w:rFonts w:ascii="Times New Roman" w:eastAsia="Times New Roman" w:hAnsi="Times New Roman" w:cs="Times New Roman"/>
          <w:noProof/>
          <w:color w:val="000000"/>
        </w:rPr>
        <w:t>(Benkwitt et al., 2019; Roman and McCarthy, 2010; Uthicke, 2001a)</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w:t>
      </w:r>
      <w:r w:rsidRPr="005F1E8D">
        <w:rPr>
          <w:rFonts w:ascii="Times New Roman" w:eastAsia="Times New Roman" w:hAnsi="Times New Roman" w:cs="Times New Roman"/>
          <w:color w:val="000000"/>
        </w:rPr>
        <w:t>regenerate</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r w:rsidR="00761A9D" w:rsidRPr="005F1E8D">
        <w:rPr>
          <w:rFonts w:ascii="Times New Roman" w:eastAsia="Times New Roman" w:hAnsi="Times New Roman" w:cs="Times New Roman"/>
          <w:color w:val="000000"/>
        </w:rPr>
        <w:t xml:space="preserve">productivity increases with proximity 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while on a fine</w:t>
      </w:r>
      <w:r w:rsidR="002216A4">
        <w:rPr>
          <w:rFonts w:ascii="Times New Roman" w:eastAsia="Times New Roman" w:hAnsi="Times New Roman" w:cs="Times New Roman"/>
          <w:color w:val="000000"/>
        </w:rPr>
        <w:t>r</w:t>
      </w:r>
      <w:r w:rsidR="00761A9D" w:rsidRPr="005F1E8D">
        <w:rPr>
          <w:rFonts w:ascii="Times New Roman" w:eastAsia="Times New Roman" w:hAnsi="Times New Roman" w:cs="Times New Roman"/>
          <w:color w:val="000000"/>
        </w:rPr>
        <w:t xml:space="preserv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r w:rsidR="00AF1C1D">
        <w:rPr>
          <w:rFonts w:ascii="Times New Roman" w:eastAsia="Times New Roman" w:hAnsi="Times New Roman" w:cs="Times New Roman"/>
          <w:color w:val="000000"/>
        </w:rPr>
        <w:t xml:space="preserve"> in their tissues</w:t>
      </w:r>
      <w:r w:rsidR="00F92DAE" w:rsidRPr="005F1E8D">
        <w:rPr>
          <w:rFonts w:ascii="Times New Roman" w:eastAsia="Times New Roman" w:hAnsi="Times New Roman" w:cs="Times New Roman"/>
          <w:color w:val="000000"/>
        </w:rPr>
        <w:t xml:space="preserve"> with </w:t>
      </w:r>
      <w:commentRangeStart w:id="7"/>
      <w:r w:rsidR="00F92DAE" w:rsidRPr="005F1E8D">
        <w:rPr>
          <w:rFonts w:ascii="Times New Roman" w:eastAsia="Times New Roman" w:hAnsi="Times New Roman" w:cs="Times New Roman"/>
          <w:color w:val="000000"/>
        </w:rPr>
        <w:t>them</w:t>
      </w:r>
      <w:commentRangeEnd w:id="7"/>
      <w:r w:rsidR="00752F86">
        <w:rPr>
          <w:rStyle w:val="CommentReference"/>
        </w:rPr>
        <w:commentReference w:id="7"/>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2216A4">
        <w:rPr>
          <w:rFonts w:ascii="Times New Roman" w:eastAsia="Times New Roman" w:hAnsi="Times New Roman" w:cs="Times New Roman"/>
          <w:color w:val="000000"/>
        </w:rPr>
        <w:t>Even l</w:t>
      </w:r>
      <w:r w:rsidR="004C7077" w:rsidRPr="005F1E8D">
        <w:rPr>
          <w:rFonts w:ascii="Times New Roman" w:eastAsia="Times New Roman" w:hAnsi="Times New Roman" w:cs="Times New Roman"/>
          <w:color w:val="000000"/>
        </w:rPr>
        <w:t>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752F86">
        <w:rPr>
          <w:rFonts w:ascii="Times New Roman" w:eastAsia="Times New Roman" w:hAnsi="Times New Roman" w:cs="Times New Roman"/>
          <w:color w:val="000000"/>
        </w:rPr>
        <w:t xml:space="preserve">for instance, </w:t>
      </w:r>
      <w:r w:rsidR="004C7077" w:rsidRPr="005F1E8D">
        <w:rPr>
          <w:rFonts w:ascii="Times New Roman" w:eastAsia="Times New Roman" w:hAnsi="Times New Roman" w:cs="Times New Roman"/>
          <w:color w:val="000000"/>
        </w:rPr>
        <w:t>whales transport</w:t>
      </w:r>
      <w:r w:rsidR="00F92DAE" w:rsidRPr="005F1E8D">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t xml:space="preserve">and deposit </w:t>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r w:rsidR="00E53B33">
        <w:rPr>
          <w:rFonts w:ascii="Times New Roman" w:eastAsia="Times New Roman" w:hAnsi="Times New Roman" w:cs="Times New Roman"/>
          <w:color w:val="000000"/>
        </w:rPr>
        <w:t xml:space="preserve"> </w:t>
      </w:r>
      <w:r w:rsidR="00E53B33">
        <w:rPr>
          <w:rFonts w:ascii="Times New Roman" w:eastAsia="Times New Roman" w:hAnsi="Times New Roman" w:cs="Times New Roman"/>
          <w:color w:val="000000"/>
        </w:rPr>
        <w:fldChar w:fldCharType="begin"/>
      </w:r>
      <w:r w:rsidR="00E53B33">
        <w:rPr>
          <w:rFonts w:ascii="Times New Roman" w:eastAsia="Times New Roman" w:hAnsi="Times New Roman" w:cs="Times New Roman"/>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rFonts w:ascii="Times New Roman" w:eastAsia="Times New Roman" w:hAnsi="Times New Roman" w:cs="Times New Roman"/>
          <w:color w:val="000000"/>
        </w:rPr>
        <w:fldChar w:fldCharType="separate"/>
      </w:r>
      <w:r w:rsidR="00E53B33">
        <w:rPr>
          <w:rFonts w:ascii="Times New Roman" w:eastAsia="Times New Roman" w:hAnsi="Times New Roman" w:cs="Times New Roman"/>
          <w:noProof/>
          <w:color w:val="000000"/>
        </w:rPr>
        <w:t>(Allgeier et al., 2013; Holbrook et al., 2008; Meyer et al., 1983)</w:t>
      </w:r>
      <w:r w:rsidR="00E53B33">
        <w:rPr>
          <w:rFonts w:ascii="Times New Roman" w:eastAsia="Times New Roman" w:hAnsi="Times New Roman" w:cs="Times New Roman"/>
          <w:color w:val="000000"/>
        </w:rPr>
        <w:fldChar w:fldCharType="end"/>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2216A4">
        <w:rPr>
          <w:rFonts w:ascii="Times New Roman" w:eastAsia="Times New Roman" w:hAnsi="Times New Roman" w:cs="Times New Roman"/>
          <w:color w:val="000000"/>
        </w:rPr>
        <w:t>overlooking</w:t>
      </w:r>
      <w:r w:rsidR="002216A4"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0476E27" w:rsidR="00237ED0" w:rsidRDefault="00237ED0" w:rsidP="00E53B3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traditionally 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(1 </w:t>
      </w:r>
      <w:r w:rsidR="00E53B33">
        <w:rPr>
          <w:rFonts w:ascii="Times New Roman" w:eastAsia="Times New Roman" w:hAnsi="Times New Roman" w:cs="Times New Roman"/>
          <w:color w:val="000000"/>
        </w:rPr>
        <w:t>to</w:t>
      </w:r>
      <w:r w:rsidR="00E53B33" w:rsidRPr="00E53B33">
        <w:rPr>
          <w:rFonts w:ascii="Times New Roman" w:eastAsia="Times New Roman" w:hAnsi="Times New Roman" w:cs="Times New Roman"/>
          <w:color w:val="000000"/>
        </w:rPr>
        <w:t xml:space="preserve"> 100 m</w:t>
      </w:r>
      <w:r w:rsidR="00E53B33">
        <w:rPr>
          <w:rFonts w:ascii="Times New Roman" w:eastAsia="Times New Roman" w:hAnsi="Times New Roman" w:cs="Times New Roman"/>
          <w:color w:val="000000"/>
          <w:vertAlign w:val="superscript"/>
        </w:rPr>
        <w:t>2</w:t>
      </w:r>
      <w:r w:rsidR="00E53B33" w:rsidRPr="00E53B33">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w:t>
      </w:r>
      <w:r w:rsidR="00E53B33">
        <w:rPr>
          <w:rFonts w:ascii="Times New Roman" w:eastAsia="Times New Roman" w:hAnsi="Times New Roman" w:cs="Times New Roman"/>
          <w:color w:val="000000"/>
        </w:rPr>
        <w:t>(</w:t>
      </w:r>
      <w:commentRangeStart w:id="8"/>
      <w:r w:rsidR="00E53B33">
        <w:rPr>
          <w:rFonts w:ascii="Times New Roman" w:eastAsia="Times New Roman" w:hAnsi="Times New Roman" w:cs="Times New Roman"/>
          <w:color w:val="000000"/>
        </w:rPr>
        <w:t>10 to 100 km</w:t>
      </w:r>
      <w:commentRangeEnd w:id="8"/>
      <w:r w:rsidR="00E53B33">
        <w:rPr>
          <w:rStyle w:val="CommentReference"/>
        </w:rPr>
        <w:commentReference w:id="8"/>
      </w:r>
      <w:r w:rsidR="003D5FEF">
        <w:rPr>
          <w:rFonts w:ascii="Times New Roman" w:eastAsia="Times New Roman" w:hAnsi="Times New Roman" w:cs="Times New Roman"/>
          <w:color w:val="000000"/>
        </w:rPr>
        <w:t xml:space="preserve">, </w:t>
      </w:r>
      <w:r w:rsidR="003D5FEF">
        <w:rPr>
          <w:rFonts w:ascii="Times New Roman" w:eastAsia="Times New Roman" w:hAnsi="Times New Roman" w:cs="Times New Roman"/>
          <w:color w:val="000000"/>
        </w:rPr>
        <w:fldChar w:fldCharType="begin"/>
      </w:r>
      <w:r w:rsidR="003D5FEF">
        <w:rPr>
          <w:rFonts w:ascii="Times New Roman" w:eastAsia="Times New Roman" w:hAnsi="Times New Roman" w:cs="Times New Roman"/>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rFonts w:ascii="Times New Roman" w:eastAsia="Times New Roman" w:hAnsi="Times New Roman" w:cs="Times New Roman"/>
          <w:color w:val="000000"/>
        </w:rPr>
        <w:fldChar w:fldCharType="separate"/>
      </w:r>
      <w:r w:rsidR="003D5FEF">
        <w:rPr>
          <w:rFonts w:ascii="Times New Roman" w:eastAsia="Times New Roman" w:hAnsi="Times New Roman" w:cs="Times New Roman"/>
          <w:noProof/>
          <w:color w:val="000000"/>
        </w:rPr>
        <w:t>Broitman et al., 2001)</w:t>
      </w:r>
      <w:r w:rsidR="003D5FEF">
        <w:rPr>
          <w:rFonts w:ascii="Times New Roman" w:eastAsia="Times New Roman" w:hAnsi="Times New Roman" w:cs="Times New Roman"/>
          <w:color w:val="000000"/>
        </w:rPr>
        <w:fldChar w:fldCharType="end"/>
      </w:r>
      <w:r w:rsidR="00E53B33">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t xml:space="preserve">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w:t>
      </w:r>
      <w:r w:rsidR="0067125A">
        <w:rPr>
          <w:rFonts w:ascii="Times New Roman" w:eastAsia="Times New Roman" w:hAnsi="Times New Roman" w:cs="Times New Roman"/>
          <w:color w:val="000000"/>
        </w:rPr>
        <w:t xml:space="preserve"> and pelagic</w:t>
      </w:r>
      <w:r w:rsidR="00290BF1" w:rsidRPr="005F1E8D">
        <w:rPr>
          <w:rFonts w:ascii="Times New Roman" w:eastAsia="Times New Roman" w:hAnsi="Times New Roman" w:cs="Times New Roman"/>
          <w:color w:val="000000"/>
        </w:rPr>
        <w:t xml:space="preserve">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0067125A">
        <w:rPr>
          <w:rFonts w:ascii="Times New Roman" w:eastAsia="Times New Roman" w:hAnsi="Times New Roman" w:cs="Times New Roman"/>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0067125A">
        <w:rPr>
          <w:rFonts w:ascii="Times New Roman" w:eastAsia="Times New Roman" w:hAnsi="Times New Roman" w:cs="Times New Roman"/>
          <w:noProof/>
          <w:color w:val="000000"/>
        </w:rPr>
        <w:t>(Menge et al., 1997; 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For example, the amount of nitrogen</w:t>
      </w:r>
      <w:r w:rsidR="00E53B33">
        <w:rPr>
          <w:rFonts w:ascii="Times New Roman" w:eastAsia="Times New Roman" w:hAnsi="Times New Roman" w:cs="Times New Roman"/>
          <w:color w:val="000000"/>
        </w:rPr>
        <w:t xml:space="preserve"> regenerated by</w:t>
      </w:r>
      <w:r w:rsidR="00E53B33" w:rsidRPr="00E53B33">
        <w:rPr>
          <w:rFonts w:ascii="Times New Roman" w:eastAsia="Times New Roman" w:hAnsi="Times New Roman" w:cs="Times New Roman"/>
          <w:color w:val="000000"/>
        </w:rPr>
        <w:t xml:space="preserve"> intertidal mussel beds varies with mussel cover</w:t>
      </w:r>
      <w:r w:rsidR="00E53B33">
        <w:rPr>
          <w:rFonts w:ascii="Times New Roman" w:eastAsia="Times New Roman" w:hAnsi="Times New Roman" w:cs="Times New Roman"/>
          <w:color w:val="000000"/>
        </w:rPr>
        <w:t xml:space="preserve"> along an entire coastline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(Pfister et al., 2014)</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In a nearby wave-exposed shoreline, mussels also contribute to </w:t>
      </w:r>
      <w:r w:rsidR="00E53B33">
        <w:rPr>
          <w:rFonts w:ascii="Times New Roman" w:eastAsia="Times New Roman" w:hAnsi="Times New Roman" w:cs="Times New Roman"/>
          <w:color w:val="000000"/>
        </w:rPr>
        <w:t xml:space="preserve">nutrient regeneration </w:t>
      </w:r>
      <w:r w:rsidR="00E53B33" w:rsidRPr="00E53B33">
        <w:rPr>
          <w:rFonts w:ascii="Times New Roman" w:eastAsia="Times New Roman" w:hAnsi="Times New Roman" w:cs="Times New Roman"/>
          <w:color w:val="000000"/>
        </w:rPr>
        <w:t>on small, local</w:t>
      </w:r>
      <w:r w:rsidR="00B62F21">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scales by increasing the concentration of nitrogen in the water column directly over the beds</w:t>
      </w:r>
      <w:r w:rsidR="00E53B33">
        <w:rPr>
          <w:rFonts w:ascii="Times New Roman" w:eastAsia="Times New Roman" w:hAnsi="Times New Roman" w:cs="Times New Roman"/>
          <w:color w:val="000000"/>
        </w:rPr>
        <w:t xml:space="preserve"> </w:t>
      </w:r>
      <w:r w:rsidR="00E53B33" w:rsidRPr="005F1E8D">
        <w:rPr>
          <w:rFonts w:ascii="Times New Roman" w:eastAsia="Times New Roman" w:hAnsi="Times New Roman" w:cs="Times New Roman"/>
          <w:color w:val="000000"/>
        </w:rPr>
        <w:fldChar w:fldCharType="begin"/>
      </w:r>
      <w:r w:rsidR="00E53B33"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rFonts w:ascii="Times New Roman" w:eastAsia="Times New Roman" w:hAnsi="Times New Roman" w:cs="Times New Roman"/>
          <w:color w:val="000000"/>
        </w:rPr>
        <w:fldChar w:fldCharType="separate"/>
      </w:r>
      <w:r w:rsidR="00E53B33" w:rsidRPr="005F1E8D">
        <w:rPr>
          <w:rFonts w:ascii="Times New Roman" w:eastAsia="Times New Roman" w:hAnsi="Times New Roman" w:cs="Times New Roman"/>
          <w:noProof/>
          <w:color w:val="000000"/>
        </w:rPr>
        <w:t>(Aquilino et al., 2009)</w:t>
      </w:r>
      <w:r w:rsidR="00E53B33" w:rsidRPr="005F1E8D">
        <w:rPr>
          <w:rFonts w:ascii="Times New Roman" w:eastAsia="Times New Roman" w:hAnsi="Times New Roman" w:cs="Times New Roman"/>
          <w:color w:val="000000"/>
        </w:rPr>
        <w:fldChar w:fldCharType="end"/>
      </w:r>
      <w:r w:rsidR="00E53B33" w:rsidRPr="005F1E8D">
        <w:rPr>
          <w:rFonts w:ascii="Times New Roman" w:eastAsia="Times New Roman" w:hAnsi="Times New Roman" w:cs="Times New Roman"/>
          <w:color w:val="000000"/>
        </w:rPr>
        <w:t>.</w:t>
      </w:r>
      <w:r w:rsidR="00E53B33">
        <w:rPr>
          <w:rFonts w:ascii="Times New Roman" w:eastAsia="Times New Roman" w:hAnsi="Times New Roman" w:cs="Times New Roman"/>
          <w:color w:val="000000"/>
        </w:rPr>
        <w:t xml:space="preserve"> </w:t>
      </w:r>
      <w:r w:rsidR="00FA0E9B" w:rsidRPr="005F1E8D">
        <w:rPr>
          <w:rFonts w:ascii="Times New Roman" w:eastAsia="Times New Roman" w:hAnsi="Times New Roman" w:cs="Times New Roman"/>
          <w:color w:val="000000"/>
        </w:rPr>
        <w:t xml:space="preserve">Vertical gradients in ammonium </w:t>
      </w:r>
      <w:r w:rsidR="00FA0E9B" w:rsidRPr="005F1E8D">
        <w:rPr>
          <w:rFonts w:ascii="Times New Roman" w:eastAsia="Times New Roman" w:hAnsi="Times New Roman" w:cs="Times New Roman"/>
          <w:color w:val="000000"/>
        </w:rPr>
        <w:lastRenderedPageBreak/>
        <w:t xml:space="preserve">concentration in the water column </w:t>
      </w:r>
      <w:r w:rsidR="007A283D">
        <w:rPr>
          <w:rFonts w:ascii="Times New Roman" w:eastAsia="Times New Roman" w:hAnsi="Times New Roman" w:cs="Times New Roman"/>
          <w:color w:val="000000"/>
        </w:rPr>
        <w:t xml:space="preserve">can </w:t>
      </w:r>
      <w:r w:rsidR="00E53B33">
        <w:rPr>
          <w:rFonts w:ascii="Times New Roman" w:eastAsia="Times New Roman" w:hAnsi="Times New Roman" w:cs="Times New Roman"/>
          <w:color w:val="000000"/>
        </w:rPr>
        <w:t xml:space="preserve">also </w:t>
      </w:r>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E53B33">
        <w:rPr>
          <w:rFonts w:ascii="Times New Roman" w:eastAsia="Times New Roman" w:hAnsi="Times New Roman" w:cs="Times New Roman"/>
          <w:color w:val="000000"/>
        </w:rPr>
        <w:t xml:space="preserve"> in marine sediments</w:t>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r w:rsidR="00BC463D" w:rsidRPr="005F1E8D">
        <w:rPr>
          <w:rFonts w:ascii="Times New Roman" w:eastAsia="Times New Roman" w:hAnsi="Times New Roman" w:cs="Times New Roman"/>
          <w:color w:val="000000"/>
        </w:rPr>
        <w:t xml:space="preserve">Therefore,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577967B7" w:rsidR="00D57AB2" w:rsidRPr="005F1E8D" w:rsidRDefault="00FF6111" w:rsidP="00FF6111">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Shallow subtidal rocky reefs and kelp forests are two charismatic temperate nearshore communities </w:t>
      </w:r>
      <w:r w:rsidR="00B62F21">
        <w:rPr>
          <w:rFonts w:ascii="Times New Roman" w:eastAsia="Times New Roman" w:hAnsi="Times New Roman" w:cs="Times New Roman"/>
          <w:color w:val="000000"/>
        </w:rPr>
        <w:t xml:space="preserve">that </w:t>
      </w:r>
      <w:r w:rsidR="009B4C2B" w:rsidRPr="005F1E8D">
        <w:rPr>
          <w:rFonts w:ascii="Times New Roman" w:eastAsia="Times New Roman" w:hAnsi="Times New Roman" w:cs="Times New Roman"/>
          <w:color w:val="000000"/>
        </w:rPr>
        <w:t>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00AD64D7" w:rsidRPr="005F1E8D">
        <w:rPr>
          <w:rFonts w:ascii="Times New Roman" w:eastAsia="Times New Roman" w:hAnsi="Times New Roman" w:cs="Times New Roman"/>
          <w:color w:val="000000"/>
        </w:rPr>
        <w:t>These animals excrete metabolic waste in the form of ammonium (NH</w:t>
      </w:r>
      <w:r w:rsidR="00AD64D7" w:rsidRPr="005F1E8D">
        <w:rPr>
          <w:rFonts w:ascii="Cambria Math" w:eastAsia="Times New Roman" w:hAnsi="Cambria Math" w:cs="Cambria Math"/>
          <w:color w:val="000000"/>
        </w:rPr>
        <w:t>₄⁺</w:t>
      </w:r>
      <w:r w:rsidR="00AD64D7"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00AD64D7" w:rsidRPr="005F1E8D">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The </w:t>
      </w:r>
      <w:r w:rsidR="00752F86">
        <w:rPr>
          <w:rFonts w:ascii="Times New Roman" w:eastAsia="Times New Roman" w:hAnsi="Times New Roman" w:cs="Times New Roman"/>
          <w:color w:val="000000"/>
        </w:rPr>
        <w:t>high</w:t>
      </w:r>
      <w:r w:rsidR="00752F86" w:rsidRPr="00E53B33">
        <w:rPr>
          <w:rFonts w:ascii="Times New Roman" w:eastAsia="Times New Roman" w:hAnsi="Times New Roman" w:cs="Times New Roman"/>
          <w:color w:val="000000"/>
        </w:rPr>
        <w:t xml:space="preserve"> </w:t>
      </w:r>
      <w:r w:rsidR="00E53B33" w:rsidRPr="00E53B33">
        <w:rPr>
          <w:rFonts w:ascii="Times New Roman" w:eastAsia="Times New Roman" w:hAnsi="Times New Roman" w:cs="Times New Roman"/>
          <w:color w:val="000000"/>
        </w:rPr>
        <w:t xml:space="preserve">biomass and biodiversity </w:t>
      </w:r>
      <w:r w:rsidR="00752F86">
        <w:rPr>
          <w:rFonts w:ascii="Times New Roman" w:eastAsia="Times New Roman" w:hAnsi="Times New Roman" w:cs="Times New Roman"/>
          <w:color w:val="000000"/>
        </w:rPr>
        <w:t>found</w:t>
      </w:r>
      <w:r w:rsidR="00E53B33" w:rsidRPr="00E53B33">
        <w:rPr>
          <w:rFonts w:ascii="Times New Roman" w:eastAsia="Times New Roman" w:hAnsi="Times New Roman" w:cs="Times New Roman"/>
          <w:color w:val="000000"/>
        </w:rPr>
        <w:t xml:space="preserve"> within these habitats may also contribute to </w:t>
      </w:r>
      <w:r w:rsidR="00E34FA8" w:rsidRPr="005F1E8D">
        <w:rPr>
          <w:rFonts w:ascii="Times New Roman" w:eastAsia="Times New Roman" w:hAnsi="Times New Roman" w:cs="Times New Roman"/>
          <w:color w:val="000000"/>
        </w:rPr>
        <w:t xml:space="preserve">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 xml:space="preserve">Macrocystis </w:t>
      </w:r>
      <w:proofErr w:type="spellStart"/>
      <w:r w:rsidR="002C320F" w:rsidRPr="005F1E8D">
        <w:rPr>
          <w:rFonts w:ascii="Times New Roman" w:eastAsia="Times New Roman" w:hAnsi="Times New Roman" w:cs="Times New Roman"/>
          <w:i/>
          <w:color w:val="000000"/>
        </w:rPr>
        <w:t>pyrifera</w:t>
      </w:r>
      <w:proofErr w:type="spellEnd"/>
      <w:r w:rsidR="002C320F" w:rsidRPr="005F1E8D">
        <w:rPr>
          <w:rFonts w:ascii="Times New Roman" w:eastAsia="Times New Roman" w:hAnsi="Times New Roman" w:cs="Times New Roman"/>
          <w:color w:val="000000"/>
        </w:rPr>
        <w:t>) and bull kelp (</w:t>
      </w:r>
      <w:proofErr w:type="spellStart"/>
      <w:r w:rsidR="002C320F" w:rsidRPr="005F1E8D">
        <w:rPr>
          <w:rFonts w:ascii="Times New Roman" w:eastAsia="Times New Roman" w:hAnsi="Times New Roman" w:cs="Times New Roman"/>
          <w:i/>
          <w:color w:val="000000"/>
        </w:rPr>
        <w:t>Nereocystis</w:t>
      </w:r>
      <w:proofErr w:type="spellEnd"/>
      <w:r w:rsidR="002C320F" w:rsidRPr="005F1E8D">
        <w:rPr>
          <w:rFonts w:ascii="Times New Roman" w:eastAsia="Times New Roman" w:hAnsi="Times New Roman" w:cs="Times New Roman"/>
          <w:i/>
          <w:color w:val="000000"/>
        </w:rPr>
        <w:t xml:space="preserve">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AF52A3">
        <w:rPr>
          <w:rFonts w:ascii="Times New Roman" w:eastAsia="Times New Roman" w:hAnsi="Times New Roman" w:cs="Times New Roman"/>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AF52A3">
        <w:rPr>
          <w:rFonts w:ascii="Times New Roman" w:eastAsia="Times New Roman" w:hAnsi="Times New Roman" w:cs="Times New Roman"/>
          <w:noProof/>
          <w:color w:val="000000"/>
        </w:rPr>
        <w:t>(Gaylord et al., 2007; Jackson and Winant, 1983;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0CF4090A"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30052D">
        <w:rPr>
          <w:rFonts w:ascii="Times New Roman" w:eastAsia="Times New Roman" w:hAnsi="Times New Roman" w:cs="Times New Roman"/>
          <w:color w:val="000000"/>
        </w:rPr>
        <w:t>animal-</w:t>
      </w:r>
      <w:r w:rsidR="00D57AB2" w:rsidRPr="005F1E8D">
        <w:rPr>
          <w:rFonts w:ascii="Times New Roman" w:eastAsia="Times New Roman" w:hAnsi="Times New Roman" w:cs="Times New Roman"/>
          <w:color w:val="000000"/>
        </w:rPr>
        <w:t xml:space="preserve">regenerated </w:t>
      </w:r>
      <w:r w:rsidR="0030052D">
        <w:rPr>
          <w:rFonts w:ascii="Times New Roman" w:eastAsia="Times New Roman" w:hAnsi="Times New Roman" w:cs="Times New Roman"/>
          <w:color w:val="000000"/>
        </w:rPr>
        <w:t>nitrogen</w:t>
      </w:r>
      <w:r w:rsidR="0030052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to spatial variability</w:t>
      </w:r>
      <w:r w:rsidR="00BC390A">
        <w:rPr>
          <w:rFonts w:ascii="Times New Roman" w:eastAsia="Times New Roman" w:hAnsi="Times New Roman" w:cs="Times New Roman"/>
          <w:color w:val="000000"/>
        </w:rPr>
        <w:t xml:space="preserve"> of nutrients</w:t>
      </w:r>
      <w:r w:rsidRPr="005F1E8D">
        <w:rPr>
          <w:rFonts w:ascii="Times New Roman" w:eastAsia="Times New Roman" w:hAnsi="Times New Roman" w:cs="Times New Roman"/>
          <w:color w:val="000000"/>
        </w:rPr>
        <w:t xml:space="preserve"> </w:t>
      </w:r>
      <w:commentRangeStart w:id="9"/>
      <w:r w:rsidRPr="005F1E8D">
        <w:rPr>
          <w:rFonts w:ascii="Times New Roman" w:eastAsia="Times New Roman" w:hAnsi="Times New Roman" w:cs="Times New Roman"/>
          <w:color w:val="000000"/>
        </w:rPr>
        <w:t>in</w:t>
      </w:r>
      <w:commentRangeEnd w:id="9"/>
      <w:r w:rsidR="00477D12">
        <w:rPr>
          <w:rStyle w:val="CommentReference"/>
        </w:rPr>
        <w:commentReference w:id="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00A07ADB">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lastRenderedPageBreak/>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t>measured variation in</w:t>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rocky reef sites</w:t>
      </w:r>
      <w:r w:rsidR="00B62F21">
        <w:rPr>
          <w:rFonts w:ascii="Times New Roman" w:eastAsia="Times New Roman" w:hAnsi="Times New Roman" w:cs="Times New Roman"/>
          <w:color w:val="000000"/>
        </w:rPr>
        <w:t xml:space="preserve"> (</w:t>
      </w:r>
      <w:proofErr w:type="spellStart"/>
      <w:r w:rsidR="00B62F21">
        <w:rPr>
          <w:rFonts w:ascii="Times New Roman" w:eastAsia="Times New Roman" w:hAnsi="Times New Roman" w:cs="Times New Roman"/>
          <w:color w:val="000000"/>
        </w:rPr>
        <w:t>meso</w:t>
      </w:r>
      <w:proofErr w:type="spellEnd"/>
      <w:r w:rsidR="00B62F21">
        <w:rPr>
          <w:rFonts w:ascii="Times New Roman" w:eastAsia="Times New Roman" w:hAnsi="Times New Roman" w:cs="Times New Roman"/>
          <w:color w:val="000000"/>
        </w:rPr>
        <w:t xml:space="preserve"> scale of </w:t>
      </w:r>
      <w:r w:rsidR="000C156B">
        <w:rPr>
          <w:rFonts w:ascii="Times New Roman" w:eastAsia="Times New Roman" w:hAnsi="Times New Roman" w:cs="Times New Roman"/>
          <w:color w:val="000000"/>
        </w:rPr>
        <w:t>~</w:t>
      </w:r>
      <w:r w:rsidR="00B62F21">
        <w:rPr>
          <w:rFonts w:ascii="Times New Roman" w:eastAsia="Times New Roman" w:hAnsi="Times New Roman" w:cs="Times New Roman"/>
          <w:color w:val="000000"/>
        </w:rPr>
        <w:t>10s of km)</w:t>
      </w:r>
      <w:r w:rsidR="00FC6B44" w:rsidRPr="005F1E8D">
        <w:rPr>
          <w:rFonts w:ascii="Times New Roman" w:eastAsia="Times New Roman" w:hAnsi="Times New Roman" w:cs="Times New Roman"/>
          <w:color w:val="000000"/>
        </w:rPr>
        <w:t xml:space="preserve">, </w:t>
      </w:r>
      <w:r w:rsidR="00B62F21">
        <w:rPr>
          <w:rFonts w:ascii="Times New Roman" w:eastAsia="Times New Roman" w:hAnsi="Times New Roman" w:cs="Times New Roman"/>
          <w:color w:val="000000"/>
        </w:rPr>
        <w:t xml:space="preserve">in and </w:t>
      </w:r>
      <w:r w:rsidR="000C156B">
        <w:rPr>
          <w:rFonts w:ascii="Times New Roman" w:eastAsia="Times New Roman" w:hAnsi="Times New Roman" w:cs="Times New Roman"/>
          <w:color w:val="000000"/>
        </w:rPr>
        <w:t>out of</w:t>
      </w:r>
      <w:r w:rsidR="00B62F21"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B62F21">
        <w:rPr>
          <w:rFonts w:ascii="Times New Roman" w:eastAsia="Times New Roman" w:hAnsi="Times New Roman" w:cs="Times New Roman"/>
          <w:color w:val="000000"/>
        </w:rPr>
        <w:t xml:space="preserve"> (small scale </w:t>
      </w:r>
      <w:r w:rsidR="003D5FEF">
        <w:rPr>
          <w:rFonts w:ascii="Times New Roman" w:eastAsia="Times New Roman" w:hAnsi="Times New Roman" w:cs="Times New Roman"/>
          <w:color w:val="000000"/>
        </w:rPr>
        <w:t xml:space="preserve">of </w:t>
      </w:r>
      <w:r w:rsidR="00D34121">
        <w:rPr>
          <w:rFonts w:ascii="Times New Roman" w:eastAsia="Times New Roman" w:hAnsi="Times New Roman" w:cs="Times New Roman"/>
          <w:color w:val="000000"/>
        </w:rPr>
        <w:t>5</w:t>
      </w:r>
      <w:r w:rsidR="00B62F21">
        <w:rPr>
          <w:rFonts w:ascii="Times New Roman" w:eastAsia="Times New Roman" w:hAnsi="Times New Roman" w:cs="Times New Roman"/>
          <w:color w:val="000000"/>
        </w:rPr>
        <w:t xml:space="preserve"> m)</w:t>
      </w:r>
      <w:r w:rsidR="00FC6B44" w:rsidRPr="005F1E8D">
        <w:rPr>
          <w:rFonts w:ascii="Times New Roman" w:eastAsia="Times New Roman" w:hAnsi="Times New Roman" w:cs="Times New Roman"/>
          <w:color w:val="000000"/>
        </w:rPr>
        <w:t xml:space="preserve">, and </w:t>
      </w:r>
      <w:r w:rsidR="009962D6">
        <w:rPr>
          <w:rFonts w:ascii="Times New Roman" w:eastAsia="Times New Roman" w:hAnsi="Times New Roman" w:cs="Times New Roman"/>
          <w:color w:val="000000"/>
        </w:rPr>
        <w:t>near experimentally caged consumers (small</w:t>
      </w:r>
      <w:r w:rsidR="000C156B">
        <w:rPr>
          <w:rFonts w:ascii="Times New Roman" w:eastAsia="Times New Roman" w:hAnsi="Times New Roman" w:cs="Times New Roman"/>
          <w:color w:val="000000"/>
        </w:rPr>
        <w:t>er</w:t>
      </w:r>
      <w:r w:rsidR="009962D6">
        <w:rPr>
          <w:rFonts w:ascii="Times New Roman" w:eastAsia="Times New Roman" w:hAnsi="Times New Roman" w:cs="Times New Roman"/>
          <w:color w:val="000000"/>
        </w:rPr>
        <w:t xml:space="preserve"> scale </w:t>
      </w:r>
      <w:r w:rsidR="00E65785">
        <w:rPr>
          <w:rFonts w:ascii="Times New Roman" w:eastAsia="Times New Roman" w:hAnsi="Times New Roman" w:cs="Times New Roman"/>
          <w:color w:val="000000"/>
        </w:rPr>
        <w:t>of &lt;</w:t>
      </w:r>
      <w:r w:rsidR="000C156B">
        <w:rPr>
          <w:rFonts w:ascii="Times New Roman" w:eastAsia="Times New Roman" w:hAnsi="Times New Roman" w:cs="Times New Roman"/>
          <w:color w:val="000000"/>
        </w:rPr>
        <w:t xml:space="preserve"> </w:t>
      </w:r>
      <w:r w:rsidR="00D34121">
        <w:rPr>
          <w:rFonts w:ascii="Times New Roman" w:eastAsia="Times New Roman" w:hAnsi="Times New Roman" w:cs="Times New Roman"/>
          <w:color w:val="000000"/>
        </w:rPr>
        <w:t>2</w:t>
      </w:r>
      <w:r w:rsidR="000C156B">
        <w:rPr>
          <w:rFonts w:ascii="Times New Roman" w:eastAsia="Times New Roman" w:hAnsi="Times New Roman" w:cs="Times New Roman"/>
          <w:color w:val="000000"/>
        </w:rPr>
        <w:t xml:space="preserve"> m</w:t>
      </w:r>
      <w:r w:rsidR="00E65785">
        <w:rPr>
          <w:rFonts w:ascii="Times New Roman" w:eastAsia="Times New Roman" w:hAnsi="Times New Roman" w:cs="Times New Roman"/>
          <w:color w:val="000000"/>
        </w:rPr>
        <w:t xml:space="preserve">, </w:t>
      </w:r>
      <w:r w:rsidR="00E65785" w:rsidRPr="00E65785">
        <w:rPr>
          <w:rFonts w:ascii="Times New Roman" w:eastAsia="Times New Roman" w:hAnsi="Times New Roman" w:cs="Times New Roman"/>
          <w:color w:val="000000"/>
          <w:highlight w:val="green"/>
        </w:rPr>
        <w:t>Fig. 1</w:t>
      </w:r>
      <w:proofErr w:type="gramStart"/>
      <w:r w:rsidR="00E65785" w:rsidRPr="00E65785">
        <w:rPr>
          <w:rFonts w:ascii="Times New Roman" w:eastAsia="Times New Roman" w:hAnsi="Times New Roman" w:cs="Times New Roman"/>
          <w:color w:val="000000"/>
          <w:highlight w:val="green"/>
        </w:rPr>
        <w:t>a,b</w:t>
      </w:r>
      <w:proofErr w:type="gramEnd"/>
      <w:r w:rsidR="00E65785" w:rsidRPr="00E65785">
        <w:rPr>
          <w:rFonts w:ascii="Times New Roman" w:eastAsia="Times New Roman" w:hAnsi="Times New Roman" w:cs="Times New Roman"/>
          <w:color w:val="000000"/>
          <w:highlight w:val="green"/>
        </w:rPr>
        <w:t>,c</w:t>
      </w:r>
      <w:r w:rsidR="009962D6">
        <w:rPr>
          <w:rFonts w:ascii="Times New Roman" w:eastAsia="Times New Roman" w:hAnsi="Times New Roman" w:cs="Times New Roman"/>
          <w:color w:val="000000"/>
        </w:rPr>
        <w:t>)</w:t>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w:t>
      </w:r>
      <w:r w:rsidR="009962D6">
        <w:rPr>
          <w:rFonts w:ascii="Times New Roman" w:eastAsia="Times New Roman" w:hAnsi="Times New Roman" w:cs="Times New Roman"/>
          <w:color w:val="000000"/>
        </w:rPr>
        <w:t>es</w:t>
      </w:r>
      <w:r w:rsidR="00FC6B44" w:rsidRPr="005F1E8D">
        <w:rPr>
          <w:rFonts w:ascii="Times New Roman" w:eastAsia="Times New Roman" w:hAnsi="Times New Roman" w:cs="Times New Roman"/>
          <w:color w:val="000000"/>
        </w:rPr>
        <w:t xml:space="preserve"> and invertebrate</w:t>
      </w:r>
      <w:r w:rsidR="009962D6">
        <w:rPr>
          <w:rFonts w:ascii="Times New Roman" w:eastAsia="Times New Roman" w:hAnsi="Times New Roman" w:cs="Times New Roman"/>
          <w:color w:val="000000"/>
        </w:rPr>
        <w:t>s</w:t>
      </w:r>
      <w:r w:rsidR="00FC6B44" w:rsidRPr="005F1E8D">
        <w:rPr>
          <w:rFonts w:ascii="Times New Roman" w:eastAsia="Times New Roman" w:hAnsi="Times New Roman" w:cs="Times New Roman"/>
          <w:color w:val="000000"/>
        </w:rPr>
        <w:t xml:space="preserve">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By characterizing</w:t>
      </w:r>
      <w:r w:rsidR="00A07ADB" w:rsidRPr="00A07ADB">
        <w:t xml:space="preserve"> </w:t>
      </w:r>
      <w:r w:rsidR="00A07ADB" w:rsidRPr="00A07ADB">
        <w:rPr>
          <w:rFonts w:ascii="Times New Roman" w:eastAsia="Times New Roman" w:hAnsi="Times New Roman" w:cs="Times New Roman"/>
          <w:color w:val="000000"/>
        </w:rPr>
        <w:t>the scale at which animal-driven nutrient</w:t>
      </w:r>
      <w:r w:rsidR="009962D6">
        <w:rPr>
          <w:rFonts w:ascii="Times New Roman" w:eastAsia="Times New Roman" w:hAnsi="Times New Roman" w:cs="Times New Roman"/>
          <w:color w:val="000000"/>
        </w:rPr>
        <w:t>s</w:t>
      </w:r>
      <w:r w:rsidR="00A07ADB" w:rsidRPr="00A07ADB">
        <w:rPr>
          <w:rFonts w:ascii="Times New Roman" w:eastAsia="Times New Roman" w:hAnsi="Times New Roman" w:cs="Times New Roman"/>
          <w:color w:val="000000"/>
        </w:rPr>
        <w:t xml:space="preserve"> var</w:t>
      </w:r>
      <w:r w:rsidR="009962D6">
        <w:rPr>
          <w:rFonts w:ascii="Times New Roman" w:eastAsia="Times New Roman" w:hAnsi="Times New Roman" w:cs="Times New Roman"/>
          <w:color w:val="000000"/>
        </w:rPr>
        <w:t xml:space="preserve">y </w:t>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r w:rsidR="00155D45">
        <w:rPr>
          <w:rFonts w:ascii="Times New Roman" w:eastAsia="Times New Roman" w:hAnsi="Times New Roman" w:cs="Times New Roman"/>
          <w:color w:val="000000"/>
        </w:rPr>
        <w:t>to elucidate</w:t>
      </w:r>
      <w:r w:rsidR="00A07ADB">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the </w:t>
      </w:r>
      <w:r w:rsidR="00DF22E5">
        <w:rPr>
          <w:rFonts w:ascii="Times New Roman" w:eastAsia="Times New Roman" w:hAnsi="Times New Roman" w:cs="Times New Roman"/>
          <w:color w:val="000000"/>
        </w:rPr>
        <w:t>potential for</w:t>
      </w:r>
      <w:r w:rsidR="002C3747" w:rsidRPr="005F1E8D">
        <w:rPr>
          <w:rFonts w:ascii="Times New Roman" w:eastAsia="Times New Roman" w:hAnsi="Times New Roman" w:cs="Times New Roman"/>
          <w:color w:val="000000"/>
        </w:rPr>
        <w:t xml:space="preserve"> consumers </w:t>
      </w:r>
      <w:r w:rsidR="00DF22E5">
        <w:rPr>
          <w:rFonts w:ascii="Times New Roman" w:eastAsia="Times New Roman" w:hAnsi="Times New Roman" w:cs="Times New Roman"/>
          <w:color w:val="000000"/>
        </w:rPr>
        <w:t>to</w:t>
      </w:r>
      <w:r w:rsidR="00DF22E5"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structur</w:t>
      </w:r>
      <w:r w:rsidR="00DF22E5">
        <w:rPr>
          <w:rFonts w:ascii="Times New Roman" w:eastAsia="Times New Roman" w:hAnsi="Times New Roman" w:cs="Times New Roman"/>
          <w:color w:val="000000"/>
        </w:rPr>
        <w:t>e communities</w:t>
      </w:r>
      <w:r w:rsidR="002C3747" w:rsidRPr="005F1E8D">
        <w:rPr>
          <w:rFonts w:ascii="Times New Roman" w:eastAsia="Times New Roman" w:hAnsi="Times New Roman" w:cs="Times New Roman"/>
          <w:color w:val="000000"/>
        </w:rPr>
        <w:t xml:space="preserve"> not only </w:t>
      </w:r>
      <w:r w:rsidR="00DF22E5">
        <w:rPr>
          <w:rFonts w:ascii="Times New Roman" w:eastAsia="Times New Roman" w:hAnsi="Times New Roman" w:cs="Times New Roman"/>
          <w:color w:val="000000"/>
        </w:rPr>
        <w:t xml:space="preserve">from the </w:t>
      </w:r>
      <w:r w:rsidR="002C3747" w:rsidRPr="005F1E8D">
        <w:rPr>
          <w:rFonts w:ascii="Times New Roman" w:eastAsia="Times New Roman" w:hAnsi="Times New Roman" w:cs="Times New Roman"/>
          <w:color w:val="000000"/>
        </w:rPr>
        <w:t>top</w:t>
      </w:r>
      <w:r w:rsidR="0096667C">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down, but also </w:t>
      </w:r>
      <w:r w:rsidR="00DF22E5">
        <w:rPr>
          <w:rFonts w:ascii="Times New Roman" w:eastAsia="Times New Roman" w:hAnsi="Times New Roman" w:cs="Times New Roman"/>
          <w:color w:val="000000"/>
        </w:rPr>
        <w:t xml:space="preserve">the </w:t>
      </w:r>
      <w:r w:rsidR="002C3747" w:rsidRPr="005F1E8D">
        <w:rPr>
          <w:rFonts w:ascii="Times New Roman" w:eastAsia="Times New Roman" w:hAnsi="Times New Roman" w:cs="Times New Roman"/>
          <w:color w:val="000000"/>
        </w:rPr>
        <w:t>bottom</w:t>
      </w:r>
      <w:r w:rsidR="00DF22E5">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up.</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4ACF1C5B"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Barkley Sound </w:t>
      </w:r>
      <w:proofErr w:type="gramStart"/>
      <w:r w:rsidRPr="005F1E8D">
        <w:rPr>
          <w:rFonts w:ascii="Times New Roman" w:hAnsi="Times New Roman" w:cs="Times New Roman"/>
          <w:lang w:val="en-CA"/>
        </w:rPr>
        <w:t>is located in</w:t>
      </w:r>
      <w:proofErr w:type="gramEnd"/>
      <w:r w:rsidRPr="005F1E8D">
        <w:rPr>
          <w:rFonts w:ascii="Times New Roman" w:hAnsi="Times New Roman" w:cs="Times New Roman"/>
          <w:lang w:val="en-CA"/>
        </w:rPr>
        <w:t xml:space="preserve"> an upwelling region on the west coast of Vancouver Island, Canada. Upwelling supplies nitrates in the spring and early summer, while storm</w:t>
      </w:r>
      <w:r w:rsidR="005E0A73">
        <w:rPr>
          <w:rFonts w:ascii="Times New Roman" w:hAnsi="Times New Roman" w:cs="Times New Roman"/>
          <w:lang w:val="en-CA"/>
        </w:rPr>
        <w:t>s</w:t>
      </w:r>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 xml:space="preserve">Due to the proximity of the </w:t>
      </w:r>
      <w:proofErr w:type="spellStart"/>
      <w:r w:rsidR="00444BD0" w:rsidRPr="005F1E8D">
        <w:rPr>
          <w:rFonts w:ascii="Times New Roman" w:hAnsi="Times New Roman" w:cs="Times New Roman"/>
          <w:lang w:val="en-CA"/>
        </w:rPr>
        <w:t>Bamfield</w:t>
      </w:r>
      <w:proofErr w:type="spellEnd"/>
      <w:r w:rsidR="00444BD0" w:rsidRPr="005F1E8D">
        <w:rPr>
          <w:rFonts w:ascii="Times New Roman" w:hAnsi="Times New Roman" w:cs="Times New Roman"/>
          <w:lang w:val="en-CA"/>
        </w:rPr>
        <w:t xml:space="preserve">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Subtidal </w:t>
      </w:r>
      <w:r w:rsidR="00796F8D" w:rsidRPr="005F1E8D">
        <w:rPr>
          <w:rFonts w:ascii="Times New Roman" w:hAnsi="Times New Roman" w:cs="Times New Roman"/>
          <w:lang w:val="en-CA"/>
        </w:rPr>
        <w:t xml:space="preserve">fish </w:t>
      </w:r>
      <w:r w:rsidR="00444BD0" w:rsidRPr="005F1E8D">
        <w:rPr>
          <w:rFonts w:ascii="Times New Roman" w:hAnsi="Times New Roman" w:cs="Times New Roman"/>
          <w:lang w:val="en-CA"/>
        </w:rPr>
        <w:t xml:space="preserve">communities </w:t>
      </w:r>
      <w:r w:rsidR="00486C53">
        <w:rPr>
          <w:rFonts w:ascii="Times New Roman" w:hAnsi="Times New Roman" w:cs="Times New Roman"/>
          <w:lang w:val="en-CA"/>
        </w:rPr>
        <w:t xml:space="preserve">comprise </w:t>
      </w:r>
      <w:r w:rsidR="00B0070F">
        <w:rPr>
          <w:rFonts w:ascii="Times New Roman" w:hAnsi="Times New Roman" w:cs="Times New Roman"/>
          <w:lang w:val="en-CA"/>
        </w:rPr>
        <w:t xml:space="preserve">at least </w:t>
      </w:r>
      <w:r w:rsidR="00486C53">
        <w:rPr>
          <w:rFonts w:ascii="Times New Roman" w:hAnsi="Times New Roman" w:cs="Times New Roman"/>
          <w:lang w:val="en-CA"/>
        </w:rPr>
        <w:t xml:space="preserve">18 families including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DF22E5">
        <w:rPr>
          <w:rFonts w:ascii="Times New Roman" w:hAnsi="Times New Roman" w:cs="Times New Roman"/>
          <w:lang w:val="en-CA"/>
        </w:rPr>
        <w:t xml:space="preserve"> (</w:t>
      </w:r>
      <w:r w:rsidR="00824E57">
        <w:rPr>
          <w:rFonts w:ascii="Times New Roman" w:hAnsi="Times New Roman" w:cs="Times New Roman"/>
          <w:lang w:val="en-CA"/>
        </w:rPr>
        <w:t>Lim, unpublished data)</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B0070F">
        <w:rPr>
          <w:rFonts w:ascii="Times New Roman" w:hAnsi="Times New Roman" w:cs="Times New Roman"/>
          <w:lang w:val="en-CA"/>
        </w:rPr>
        <w:t xml:space="preserve">, which are made up of over 49 families, </w:t>
      </w:r>
      <w:r w:rsidR="00796F8D" w:rsidRPr="005F1E8D">
        <w:rPr>
          <w:rFonts w:ascii="Times New Roman" w:hAnsi="Times New Roman" w:cs="Times New Roman"/>
          <w:lang w:val="en-CA"/>
        </w:rPr>
        <w:t>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DF22E5">
        <w:rPr>
          <w:rFonts w:ascii="Times New Roman" w:hAnsi="Times New Roman" w:cs="Times New Roman"/>
          <w:lang w:val="en-CA"/>
        </w:rPr>
        <w:t xml:space="preserve"> (</w:t>
      </w:r>
      <w:r w:rsidR="00824E57">
        <w:rPr>
          <w:rFonts w:ascii="Times New Roman" w:hAnsi="Times New Roman" w:cs="Times New Roman"/>
          <w:lang w:val="en-CA"/>
        </w:rPr>
        <w:t>Lim, unpublished data</w:t>
      </w:r>
      <w:r w:rsidR="00DF22E5">
        <w:rPr>
          <w:rFonts w:ascii="Times New Roman" w:hAnsi="Times New Roman" w:cs="Times New Roman"/>
          <w:lang w:val="en-CA"/>
        </w:rPr>
        <w:t>)</w:t>
      </w:r>
      <w:r w:rsidR="002A304B" w:rsidRPr="005F1E8D">
        <w:rPr>
          <w:rFonts w:ascii="Times New Roman" w:hAnsi="Times New Roman" w:cs="Times New Roman"/>
          <w:lang w:val="en-CA"/>
        </w:rPr>
        <w:t>.</w:t>
      </w:r>
    </w:p>
    <w:p w14:paraId="5CA15ECB" w14:textId="23A86FC0" w:rsidR="0067503F" w:rsidRDefault="0067503F" w:rsidP="00EB3BC7">
      <w:pPr>
        <w:spacing w:line="480" w:lineRule="auto"/>
        <w:rPr>
          <w:rFonts w:ascii="Times New Roman" w:hAnsi="Times New Roman" w:cs="Times New Roman"/>
          <w:i/>
          <w:lang w:val="en-CA"/>
        </w:rPr>
      </w:pPr>
    </w:p>
    <w:p w14:paraId="0FD3E6C1" w14:textId="77777777" w:rsidR="005F422E" w:rsidRPr="005F1E8D" w:rsidRDefault="005F422E" w:rsidP="00EB3BC7">
      <w:pPr>
        <w:spacing w:line="480" w:lineRule="auto"/>
        <w:rPr>
          <w:rFonts w:ascii="Times New Roman" w:hAnsi="Times New Roman" w:cs="Times New Roman"/>
          <w:i/>
          <w:lang w:val="en-CA"/>
        </w:rPr>
      </w:pPr>
    </w:p>
    <w:p w14:paraId="7DD35F2F" w14:textId="01E019D5" w:rsidR="00217D47"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lastRenderedPageBreak/>
        <w:t>Surveys of a</w:t>
      </w:r>
      <w:r w:rsidR="003801C9" w:rsidRPr="005F1E8D">
        <w:rPr>
          <w:rFonts w:ascii="Times New Roman" w:hAnsi="Times New Roman" w:cs="Times New Roman"/>
          <w:i/>
          <w:lang w:val="en-CA"/>
        </w:rPr>
        <w:t>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(meso-scale) </w:t>
      </w:r>
      <w:r>
        <w:rPr>
          <w:rFonts w:ascii="Times New Roman" w:hAnsi="Times New Roman" w:cs="Times New Roman"/>
          <w:i/>
          <w:lang w:val="en-CA"/>
        </w:rPr>
        <w:t>variation</w:t>
      </w:r>
    </w:p>
    <w:p w14:paraId="58195507" w14:textId="12A71565" w:rsidR="009E6CC7" w:rsidRPr="00356E7A" w:rsidRDefault="005F422E" w:rsidP="005F422E">
      <w:pPr>
        <w:spacing w:line="480" w:lineRule="auto"/>
        <w:rPr>
          <w:rFonts w:ascii="Times New Roman" w:hAnsi="Times New Roman" w:cs="Times New Roman"/>
          <w:lang w:val="en-CA"/>
        </w:rPr>
      </w:pPr>
      <w:r>
        <w:rPr>
          <w:rFonts w:ascii="Times New Roman" w:hAnsi="Times New Roman" w:cs="Times New Roman"/>
          <w:lang w:val="en-CA"/>
        </w:rPr>
        <w:t xml:space="preserve">To explore meso-scale variation in animal-regenerated nutrients among rocky reefs, we measured ammonium </w:t>
      </w:r>
      <w:r w:rsidRPr="005F1E8D">
        <w:rPr>
          <w:rFonts w:ascii="Times New Roman" w:eastAsia="Times New Roman" w:hAnsi="Times New Roman" w:cs="Times New Roman"/>
          <w:color w:val="000000"/>
        </w:rPr>
        <w:t>(NH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w:t>
      </w:r>
      <w:r>
        <w:rPr>
          <w:rFonts w:ascii="Times New Roman" w:hAnsi="Times New Roman" w:cs="Times New Roman"/>
          <w:lang w:val="en-CA"/>
        </w:rPr>
        <w:t>concentrations and surveyed fish and invertebrate communities at 27 subtidal sites ranging</w:t>
      </w:r>
      <w:r w:rsidRPr="005F1E8D">
        <w:rPr>
          <w:rFonts w:ascii="Times New Roman" w:eastAsia="Times New Roman" w:hAnsi="Times New Roman" w:cs="Times New Roman"/>
          <w:color w:val="000000"/>
        </w:rPr>
        <w:t xml:space="preserve"> from 0.06 – 24 km apart</w:t>
      </w:r>
      <w:r>
        <w:rPr>
          <w:rFonts w:ascii="Times New Roman" w:eastAsia="Times New Roman" w:hAnsi="Times New Roman" w:cs="Times New Roman"/>
          <w:color w:val="000000"/>
        </w:rPr>
        <w:t xml:space="preserve"> in Barkley Sound</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highlight w:val="green"/>
        </w:rPr>
        <w:t>(Fig. 1</w:t>
      </w:r>
      <w:r w:rsidR="00D34121">
        <w:rPr>
          <w:rFonts w:ascii="Times New Roman" w:eastAsia="Times New Roman" w:hAnsi="Times New Roman" w:cs="Times New Roman"/>
          <w:color w:val="000000"/>
          <w:highlight w:val="green"/>
        </w:rPr>
        <w:t>d</w:t>
      </w:r>
      <w:r w:rsidRPr="005F1E8D">
        <w:rPr>
          <w:rFonts w:ascii="Times New Roman" w:eastAsia="Times New Roman" w:hAnsi="Times New Roman" w:cs="Times New Roman"/>
          <w:color w:val="000000"/>
          <w:highlight w:val="green"/>
        </w:rPr>
        <w:t>)</w:t>
      </w:r>
      <w:r>
        <w:rPr>
          <w:rFonts w:ascii="Times New Roman" w:eastAsia="Times New Roman" w:hAnsi="Times New Roman" w:cs="Times New Roman"/>
          <w:color w:val="000000"/>
        </w:rPr>
        <w:t xml:space="preserve">. </w:t>
      </w:r>
      <w:r w:rsidR="00AD64D7" w:rsidRPr="005F1E8D">
        <w:rPr>
          <w:rFonts w:ascii="Times New Roman" w:hAnsi="Times New Roman" w:cs="Times New Roman"/>
          <w:lang w:val="en-CA"/>
        </w:rPr>
        <w:t>W</w:t>
      </w:r>
      <w:r w:rsidR="00217D47" w:rsidRPr="005F1E8D">
        <w:rPr>
          <w:rFonts w:ascii="Times New Roman" w:hAnsi="Times New Roman" w:cs="Times New Roman"/>
          <w:lang w:val="en-CA"/>
        </w:rPr>
        <w:t xml:space="preserve">e </w:t>
      </w:r>
      <w:r w:rsidR="004C436C">
        <w:rPr>
          <w:rFonts w:ascii="Times New Roman" w:hAnsi="Times New Roman" w:cs="Times New Roman"/>
          <w:lang w:val="en-CA"/>
        </w:rPr>
        <w:t xml:space="preserve">used </w:t>
      </w:r>
      <w:r w:rsidR="004C436C" w:rsidRPr="005F1E8D">
        <w:rPr>
          <w:rFonts w:ascii="Times New Roman" w:hAnsi="Times New Roman" w:cs="Times New Roman"/>
          <w:lang w:val="en-CA"/>
        </w:rPr>
        <w:t>a globally standardized method (i.e., Reef Life Survey, RLS)</w:t>
      </w:r>
      <w:r w:rsidR="004C436C">
        <w:rPr>
          <w:rFonts w:ascii="Times New Roman" w:hAnsi="Times New Roman" w:cs="Times New Roman"/>
          <w:lang w:val="en-CA"/>
        </w:rPr>
        <w:t xml:space="preserve"> at each site</w:t>
      </w:r>
      <w:r w:rsidR="004C436C" w:rsidRPr="005F1E8D">
        <w:rPr>
          <w:rFonts w:ascii="Times New Roman" w:hAnsi="Times New Roman" w:cs="Times New Roman"/>
          <w:lang w:val="en-CA"/>
        </w:rPr>
        <w:t xml:space="preserve"> </w:t>
      </w:r>
      <w:r w:rsidR="004C436C">
        <w:rPr>
          <w:rFonts w:ascii="Times New Roman" w:hAnsi="Times New Roman" w:cs="Times New Roman"/>
          <w:lang w:val="en-CA"/>
        </w:rPr>
        <w:t xml:space="preserve">to estimate </w:t>
      </w:r>
      <w:r w:rsidR="00217D47" w:rsidRPr="005F1E8D">
        <w:rPr>
          <w:rFonts w:ascii="Times New Roman" w:hAnsi="Times New Roman" w:cs="Times New Roman"/>
          <w:lang w:val="en-CA"/>
        </w:rPr>
        <w:t xml:space="preserve">fish and invertebrate </w:t>
      </w:r>
      <w:r w:rsidR="004C436C">
        <w:rPr>
          <w:rFonts w:ascii="Times New Roman" w:hAnsi="Times New Roman" w:cs="Times New Roman"/>
          <w:lang w:val="en-CA"/>
        </w:rPr>
        <w:t>abundance and</w:t>
      </w:r>
      <w:r w:rsidR="004C436C" w:rsidRPr="004C436C">
        <w:rPr>
          <w:rFonts w:ascii="Times New Roman" w:hAnsi="Times New Roman" w:cs="Times New Roman"/>
          <w:lang w:val="en-CA"/>
        </w:rPr>
        <w:t xml:space="preserve"> </w:t>
      </w:r>
      <w:r w:rsidR="004C436C">
        <w:rPr>
          <w:rFonts w:ascii="Times New Roman" w:hAnsi="Times New Roman" w:cs="Times New Roman"/>
          <w:lang w:val="en-CA"/>
        </w:rPr>
        <w:t>collected</w:t>
      </w:r>
      <w:r w:rsidR="004C436C" w:rsidRPr="005F1E8D">
        <w:rPr>
          <w:rFonts w:ascii="Times New Roman" w:hAnsi="Times New Roman" w:cs="Times New Roman"/>
          <w:lang w:val="en-CA"/>
        </w:rPr>
        <w:t xml:space="preserve"> subtidal </w:t>
      </w:r>
      <w:r w:rsidR="004C436C" w:rsidRPr="005F1E8D">
        <w:rPr>
          <w:rFonts w:ascii="Times New Roman" w:hAnsi="Times New Roman" w:cs="Times New Roman"/>
          <w:color w:val="000000"/>
          <w:lang w:val="en-CA"/>
        </w:rPr>
        <w:t>NH</w:t>
      </w:r>
      <w:r w:rsidR="004C436C" w:rsidRPr="005F1E8D">
        <w:rPr>
          <w:rFonts w:ascii="Times New Roman" w:hAnsi="Times New Roman" w:cs="Times New Roman"/>
          <w:color w:val="000000"/>
          <w:vertAlign w:val="subscript"/>
          <w:lang w:val="en-CA"/>
        </w:rPr>
        <w:t>4</w:t>
      </w:r>
      <w:r w:rsidR="004C436C" w:rsidRPr="005F1E8D">
        <w:rPr>
          <w:rFonts w:ascii="Times New Roman" w:hAnsi="Times New Roman" w:cs="Times New Roman"/>
          <w:color w:val="000000"/>
          <w:vertAlign w:val="superscript"/>
          <w:lang w:val="en-CA"/>
        </w:rPr>
        <w:t xml:space="preserve">+ </w:t>
      </w:r>
      <w:r w:rsidR="004C436C" w:rsidRPr="005F1E8D">
        <w:rPr>
          <w:rFonts w:ascii="Times New Roman" w:hAnsi="Times New Roman" w:cs="Times New Roman"/>
          <w:lang w:val="en-CA"/>
        </w:rPr>
        <w:t>sample</w:t>
      </w:r>
      <w:r w:rsidR="004C436C">
        <w:rPr>
          <w:rFonts w:ascii="Times New Roman" w:hAnsi="Times New Roman" w:cs="Times New Roman"/>
          <w:lang w:val="en-CA"/>
        </w:rPr>
        <w:t>s during each survey</w:t>
      </w:r>
      <w:r w:rsidR="0067503F">
        <w:rPr>
          <w:rFonts w:ascii="Times New Roman" w:hAnsi="Times New Roman" w:cs="Times New Roman"/>
          <w:lang w:val="en-CA"/>
        </w:rPr>
        <w:t xml:space="preserve">. </w:t>
      </w:r>
      <w:r>
        <w:rPr>
          <w:rFonts w:ascii="Times New Roman" w:hAnsi="Times New Roman" w:cs="Times New Roman"/>
          <w:lang w:val="en-CA"/>
        </w:rPr>
        <w:t>We conducted our surveys</w:t>
      </w:r>
      <w:r w:rsidR="0067503F" w:rsidRPr="0067503F">
        <w:rPr>
          <w:rFonts w:ascii="Times New Roman" w:hAnsi="Times New Roman" w:cs="Times New Roman"/>
          <w:lang w:val="en-CA"/>
        </w:rPr>
        <w:t xml:space="preserve">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374B2C">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(500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 xml:space="preserve">were counted within </w:t>
      </w:r>
      <w:r w:rsidR="00042896">
        <w:rPr>
          <w:rFonts w:ascii="Times New Roman" w:hAnsi="Times New Roman" w:cs="Times New Roman"/>
          <w:lang w:val="en-CA"/>
        </w:rPr>
        <w:t>1</w:t>
      </w:r>
      <w:r w:rsidR="00547A38" w:rsidRPr="005F1E8D">
        <w:rPr>
          <w:rFonts w:ascii="Times New Roman" w:hAnsi="Times New Roman" w:cs="Times New Roman"/>
          <w:lang w:val="en-CA"/>
        </w:rPr>
        <w:t xml:space="preserve"> m on either side of the transect</w:t>
      </w:r>
      <w:r w:rsidR="00F235E9" w:rsidRPr="005F1E8D">
        <w:rPr>
          <w:rFonts w:ascii="Times New Roman" w:hAnsi="Times New Roman" w:cs="Times New Roman"/>
          <w:lang w:val="en-CA"/>
        </w:rPr>
        <w:t xml:space="preserve"> line</w:t>
      </w:r>
      <w:r w:rsidR="00356E7A">
        <w:rPr>
          <w:rFonts w:ascii="Times New Roman" w:hAnsi="Times New Roman" w:cs="Times New Roman"/>
          <w:lang w:val="en-CA"/>
        </w:rPr>
        <w:t xml:space="preserve"> (100 m</w:t>
      </w:r>
      <w:r w:rsidR="00356E7A">
        <w:rPr>
          <w:rFonts w:ascii="Times New Roman" w:hAnsi="Times New Roman" w:cs="Times New Roman"/>
          <w:vertAlign w:val="superscript"/>
          <w:lang w:val="en-CA"/>
        </w:rPr>
        <w:t>2</w:t>
      </w:r>
      <w:r w:rsidR="00356E7A">
        <w:rPr>
          <w:rFonts w:ascii="Times New Roman" w:hAnsi="Times New Roman" w:cs="Times New Roman"/>
          <w:lang w:val="en-CA"/>
        </w:rPr>
        <w:t>)</w:t>
      </w:r>
      <w:r w:rsidR="00824E57">
        <w:rPr>
          <w:rFonts w:ascii="Times New Roman" w:hAnsi="Times New Roman" w:cs="Times New Roman"/>
          <w:lang w:val="en-CA"/>
        </w:rPr>
        <w:t>.</w:t>
      </w:r>
    </w:p>
    <w:p w14:paraId="31ABE297" w14:textId="65485EDF" w:rsidR="00AB636E" w:rsidRPr="00C62A98" w:rsidRDefault="009E6CC7" w:rsidP="00C62A98">
      <w:pPr>
        <w:spacing w:line="480" w:lineRule="auto"/>
        <w:ind w:firstLine="720"/>
      </w:pPr>
      <w:r w:rsidRPr="005F1E8D">
        <w:rPr>
          <w:rFonts w:ascii="Times New Roman" w:hAnsi="Times New Roman" w:cs="Times New Roman"/>
          <w:lang w:val="en-CA"/>
        </w:rPr>
        <w:t xml:space="preserve">Immediately following </w:t>
      </w:r>
      <w:r w:rsidR="00250785">
        <w:rPr>
          <w:rFonts w:ascii="Times New Roman" w:hAnsi="Times New Roman" w:cs="Times New Roman"/>
          <w:lang w:val="en-CA"/>
        </w:rPr>
        <w:t>each</w:t>
      </w:r>
      <w:r w:rsidR="00250785"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824E57" w:rsidRPr="005F1E8D">
        <w:rPr>
          <w:rFonts w:ascii="Times New Roman" w:hAnsi="Times New Roman" w:cs="Times New Roman"/>
          <w:lang w:val="en-CA"/>
        </w:rPr>
        <w:t>0 – 2 m from the substrate</w:t>
      </w:r>
      <w:r w:rsidR="00824E57" w:rsidRPr="005F1E8D">
        <w:rPr>
          <w:rFonts w:ascii="Times New Roman" w:hAnsi="Times New Roman" w:cs="Times New Roman"/>
          <w:lang w:val="en-CA"/>
        </w:rPr>
        <w:t xml:space="preserve">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10"/>
      <w:commentRangeStart w:id="11"/>
      <w:commentRangeStart w:id="12"/>
      <w:commentRangeStart w:id="13"/>
      <w:r w:rsidR="007268C2" w:rsidRPr="005F1E8D">
        <w:rPr>
          <w:rFonts w:ascii="Times New Roman" w:hAnsi="Times New Roman" w:cs="Times New Roman"/>
          <w:color w:val="000000"/>
          <w:lang w:val="en-CA"/>
        </w:rPr>
        <w:t>Lim, unpublished data</w:t>
      </w:r>
      <w:commentRangeEnd w:id="10"/>
      <w:r w:rsidR="001D7BE9">
        <w:rPr>
          <w:rStyle w:val="CommentReference"/>
        </w:rPr>
        <w:commentReference w:id="10"/>
      </w:r>
      <w:commentRangeEnd w:id="11"/>
      <w:r w:rsidR="0067503F">
        <w:rPr>
          <w:rStyle w:val="CommentReference"/>
        </w:rPr>
        <w:commentReference w:id="11"/>
      </w:r>
      <w:commentRangeEnd w:id="12"/>
      <w:r w:rsidR="004F7AE3">
        <w:rPr>
          <w:rStyle w:val="CommentReference"/>
        </w:rPr>
        <w:commentReference w:id="12"/>
      </w:r>
      <w:commentRangeEnd w:id="13"/>
      <w:r w:rsidR="004C436C">
        <w:rPr>
          <w:rStyle w:val="CommentReference"/>
        </w:rPr>
        <w:commentReference w:id="13"/>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 xml:space="preserve">standard-additions protocol II </w:t>
      </w:r>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C62A98">
        <w:rPr>
          <w:rFonts w:ascii="Times New Roman" w:hAnsi="Times New Roman" w:cs="Times New Roman"/>
          <w:color w:val="000000"/>
          <w:lang w:val="en-CA"/>
        </w:rPr>
        <w:t xml:space="preserve">These methods produce similar results, although the </w:t>
      </w:r>
      <w:r w:rsidR="00C62A98">
        <w:rPr>
          <w:rFonts w:ascii="Times New Roman" w:hAnsi="Times New Roman" w:cs="Times New Roman"/>
          <w:color w:val="000000"/>
          <w:lang w:val="en-CA"/>
        </w:rPr>
        <w:lastRenderedPageBreak/>
        <w:t xml:space="preserve">Holmes single spike method is associated with </w:t>
      </w:r>
      <w:r w:rsidR="004C436C">
        <w:rPr>
          <w:rFonts w:ascii="Times New Roman" w:hAnsi="Times New Roman" w:cs="Times New Roman"/>
          <w:color w:val="000000"/>
          <w:lang w:val="en-CA"/>
        </w:rPr>
        <w:t xml:space="preserve">higher </w:t>
      </w:r>
      <w:r w:rsidR="00C62A98">
        <w:rPr>
          <w:rFonts w:ascii="Times New Roman" w:hAnsi="Times New Roman" w:cs="Times New Roman"/>
          <w:color w:val="000000"/>
          <w:lang w:val="en-CA"/>
        </w:rPr>
        <w:t>variability in measurements</w:t>
      </w:r>
      <w:r w:rsidR="00C62A98">
        <w:t xml:space="preserve"> </w:t>
      </w:r>
      <w:r w:rsidR="00C62A98">
        <w:rPr>
          <w:rFonts w:ascii="Times New Roman" w:hAnsi="Times New Roman" w:cs="Times New Roman"/>
          <w:color w:val="000000"/>
          <w:lang w:val="en-CA"/>
        </w:rPr>
        <w:fldChar w:fldCharType="begin"/>
      </w:r>
      <w:r w:rsidR="00C62A98">
        <w:rPr>
          <w:rFonts w:ascii="Times New Roman" w:hAnsi="Times New Roman" w:cs="Times New Roman"/>
          <w:color w:val="000000"/>
          <w:lang w:val="en-CA"/>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rFonts w:ascii="Times New Roman" w:hAnsi="Times New Roman" w:cs="Times New Roman"/>
          <w:color w:val="000000"/>
          <w:lang w:val="en-CA"/>
        </w:rPr>
        <w:fldChar w:fldCharType="separate"/>
      </w:r>
      <w:r w:rsidR="00C62A98">
        <w:rPr>
          <w:rFonts w:ascii="Times New Roman" w:hAnsi="Times New Roman" w:cs="Times New Roman"/>
          <w:noProof/>
          <w:color w:val="000000"/>
          <w:lang w:val="en-CA"/>
        </w:rPr>
        <w:t>(Taylor et al., 2007)</w:t>
      </w:r>
      <w:r w:rsidR="00C62A98">
        <w:rPr>
          <w:rFonts w:ascii="Times New Roman" w:hAnsi="Times New Roman" w:cs="Times New Roman"/>
          <w:color w:val="000000"/>
          <w:lang w:val="en-CA"/>
        </w:rPr>
        <w:fldChar w:fldCharType="end"/>
      </w:r>
      <w:r w:rsidR="00C62A98">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T</w:t>
      </w:r>
      <w:r w:rsidR="00C62A98">
        <w:rPr>
          <w:rFonts w:ascii="Times New Roman" w:hAnsi="Times New Roman" w:cs="Times New Roman"/>
          <w:color w:val="000000"/>
          <w:lang w:val="en-CA"/>
        </w:rPr>
        <w:t>h</w:t>
      </w:r>
      <w:r w:rsidR="0067503F" w:rsidRPr="0067503F">
        <w:rPr>
          <w:rFonts w:ascii="Times New Roman" w:hAnsi="Times New Roman" w:cs="Times New Roman"/>
          <w:color w:val="000000"/>
          <w:lang w:val="en-CA"/>
        </w:rPr>
        <w:t xml:space="preserve">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35658A07"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E7CA3" w:rsidRPr="005F1E8D">
        <w:rPr>
          <w:rFonts w:ascii="Times New Roman" w:hAnsi="Times New Roman" w:cs="Times New Roman"/>
          <w:i/>
          <w:lang w:val="en-CA"/>
        </w:rPr>
        <w:t>ithin</w:t>
      </w:r>
      <w:r w:rsidR="00895C86"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Pr>
          <w:rFonts w:ascii="Times New Roman" w:hAnsi="Times New Roman" w:cs="Times New Roman"/>
          <w:i/>
          <w:lang w:val="en-CA"/>
        </w:rPr>
        <w:t>variation</w:t>
      </w:r>
    </w:p>
    <w:p w14:paraId="7247B5E3" w14:textId="171C3843" w:rsidR="001F79DB" w:rsidRPr="005F1E8D" w:rsidRDefault="00817D31" w:rsidP="0096667C">
      <w:pPr>
        <w:spacing w:line="480" w:lineRule="auto"/>
        <w:rPr>
          <w:rFonts w:ascii="Times New Roman" w:hAnsi="Times New Roman" w:cs="Times New Roman"/>
          <w:lang w:val="en-CA"/>
        </w:rPr>
      </w:pPr>
      <w:r>
        <w:rPr>
          <w:rFonts w:ascii="Times New Roman" w:hAnsi="Times New Roman" w:cs="Times New Roman"/>
          <w:lang w:val="en-CA"/>
        </w:rPr>
        <w:t>To investigate within-site variation in animal-regenerated nutrients, w</w:t>
      </w:r>
      <w:r w:rsidR="005F422E">
        <w:rPr>
          <w:rFonts w:ascii="Times New Roman" w:hAnsi="Times New Roman" w:cs="Times New Roman"/>
          <w:lang w:val="en-CA"/>
        </w:rPr>
        <w:t xml:space="preserve">e </w:t>
      </w:r>
      <w:r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lang w:val="en-CA"/>
        </w:rPr>
        <w:t>concentrations in and around kelp forests</w:t>
      </w:r>
      <w:r>
        <w:rPr>
          <w:rFonts w:ascii="Times New Roman" w:hAnsi="Times New Roman" w:cs="Times New Roman"/>
          <w:lang w:val="en-CA"/>
        </w:rPr>
        <w:t xml:space="preserve"> </w:t>
      </w:r>
      <w:r w:rsidR="005F422E">
        <w:rPr>
          <w:rFonts w:ascii="Times New Roman" w:hAnsi="Times New Roman" w:cs="Times New Roman"/>
          <w:lang w:val="en-CA"/>
        </w:rPr>
        <w:t xml:space="preserve">and surveyed the neighbouring biological communities as potential moderators of this variation. </w:t>
      </w:r>
      <w:r w:rsidR="001F79DB" w:rsidRPr="005F1E8D">
        <w:rPr>
          <w:rFonts w:ascii="Times New Roman" w:hAnsi="Times New Roman" w:cs="Times New Roman"/>
          <w:lang w:val="en-CA"/>
        </w:rPr>
        <w:t xml:space="preserve">Our </w:t>
      </w:r>
      <w:r>
        <w:rPr>
          <w:rFonts w:ascii="Times New Roman" w:hAnsi="Times New Roman" w:cs="Times New Roman"/>
          <w:lang w:val="en-CA"/>
        </w:rPr>
        <w:t xml:space="preserve">16 </w:t>
      </w:r>
      <w:r w:rsidR="001F79DB" w:rsidRPr="005F1E8D">
        <w:rPr>
          <w:rFonts w:ascii="Times New Roman" w:hAnsi="Times New Roman" w:cs="Times New Roman"/>
          <w:lang w:val="en-CA"/>
        </w:rPr>
        <w:t xml:space="preserve">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Pr>
          <w:rFonts w:ascii="Times New Roman" w:hAnsi="Times New Roman" w:cs="Times New Roman"/>
          <w:lang w:val="en-CA"/>
        </w:rPr>
        <w:t xml:space="preserve">We conducted our surveys </w:t>
      </w:r>
      <w:r w:rsidRPr="005F1E8D">
        <w:rPr>
          <w:rFonts w:ascii="Times New Roman" w:hAnsi="Times New Roman" w:cs="Times New Roman"/>
          <w:lang w:val="en-CA"/>
        </w:rPr>
        <w:t>from July to September 2022 (</w:t>
      </w:r>
      <w:r w:rsidRPr="0067503F">
        <w:rPr>
          <w:rFonts w:ascii="Times New Roman" w:hAnsi="Times New Roman" w:cs="Times New Roman"/>
          <w:highlight w:val="green"/>
          <w:lang w:val="en-CA"/>
        </w:rPr>
        <w:t>Supplemental Table 2</w:t>
      </w:r>
      <w:r w:rsidRPr="005F1E8D">
        <w:rPr>
          <w:rFonts w:ascii="Times New Roman" w:hAnsi="Times New Roman" w:cs="Times New Roman"/>
          <w:lang w:val="en-CA"/>
        </w:rPr>
        <w:t>).</w:t>
      </w:r>
      <w:r>
        <w:rPr>
          <w:rFonts w:ascii="Times New Roman" w:hAnsi="Times New Roman" w:cs="Times New Roman"/>
          <w:lang w:val="en-CA"/>
        </w:rPr>
        <w:t xml:space="preserve"> </w:t>
      </w:r>
      <w:r w:rsidR="00576692"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divers survey</w:t>
      </w:r>
      <w:r w:rsidR="00A047D2">
        <w:rPr>
          <w:rFonts w:ascii="Times New Roman" w:hAnsi="Times New Roman" w:cs="Times New Roman"/>
          <w:lang w:val="en-CA"/>
        </w:rPr>
        <w:t>ed</w:t>
      </w:r>
      <w:r w:rsidR="0067503F" w:rsidRPr="0067503F">
        <w:rPr>
          <w:rFonts w:ascii="Times New Roman" w:hAnsi="Times New Roman" w:cs="Times New Roman"/>
          <w:lang w:val="en-CA"/>
        </w:rPr>
        <w:t xml:space="preserve">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00576692"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00250785">
        <w:rPr>
          <w:rFonts w:ascii="Times New Roman" w:hAnsi="Times New Roman" w:cs="Times New Roman"/>
          <w:lang w:val="en-CA"/>
        </w:rPr>
        <w:t xml:space="preserve">edge of the </w:t>
      </w:r>
      <w:r w:rsidR="00576692"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00576692" w:rsidRPr="005F1E8D">
        <w:rPr>
          <w:rFonts w:ascii="Times New Roman" w:hAnsi="Times New Roman" w:cs="Times New Roman"/>
          <w:lang w:val="en-CA"/>
        </w:rPr>
        <w:t xml:space="preserve"> protocol as above. Next, we ran four </w:t>
      </w:r>
      <w:r w:rsidR="003F63B3">
        <w:rPr>
          <w:rFonts w:ascii="Times New Roman" w:hAnsi="Times New Roman" w:cs="Times New Roman"/>
          <w:lang w:val="en-CA"/>
        </w:rPr>
        <w:t xml:space="preserve">1 m-wide, </w:t>
      </w:r>
      <w:r w:rsidR="00576692" w:rsidRPr="005F1E8D">
        <w:rPr>
          <w:rFonts w:ascii="Times New Roman" w:hAnsi="Times New Roman" w:cs="Times New Roman"/>
          <w:lang w:val="en-CA"/>
        </w:rPr>
        <w:t>5 m</w:t>
      </w:r>
      <w:r w:rsidR="00895C86" w:rsidRPr="005F1E8D">
        <w:rPr>
          <w:rFonts w:ascii="Times New Roman" w:hAnsi="Times New Roman" w:cs="Times New Roman"/>
          <w:lang w:val="en-CA"/>
        </w:rPr>
        <w:t>-</w:t>
      </w:r>
      <w:r w:rsidR="00576692"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4C436C">
        <w:rPr>
          <w:rFonts w:ascii="Times New Roman" w:hAnsi="Times New Roman" w:cs="Times New Roman"/>
          <w:lang w:val="en-CA"/>
        </w:rPr>
        <w:t xml:space="preserve"> and perpendicular to the RLS transect</w:t>
      </w:r>
      <w:r w:rsidR="00895C86" w:rsidRPr="005F1E8D">
        <w:rPr>
          <w:rFonts w:ascii="Times New Roman" w:hAnsi="Times New Roman" w:cs="Times New Roman"/>
          <w:lang w:val="en-CA"/>
        </w:rPr>
        <w:t>,</w:t>
      </w:r>
      <w:r w:rsidR="00576692"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00576692" w:rsidRPr="005F1E8D">
        <w:rPr>
          <w:rFonts w:ascii="Times New Roman" w:hAnsi="Times New Roman" w:cs="Times New Roman"/>
          <w:lang w:val="en-CA"/>
        </w:rPr>
        <w:t xml:space="preserve"> (</w:t>
      </w:r>
      <w:r w:rsidR="00374B2C">
        <w:rPr>
          <w:rFonts w:ascii="Times New Roman" w:hAnsi="Times New Roman" w:cs="Times New Roman"/>
          <w:highlight w:val="green"/>
          <w:lang w:val="en-CA"/>
        </w:rPr>
        <w:t>Supplemental F</w:t>
      </w:r>
      <w:r w:rsidR="00576692" w:rsidRPr="005F1E8D">
        <w:rPr>
          <w:rFonts w:ascii="Times New Roman" w:hAnsi="Times New Roman" w:cs="Times New Roman"/>
          <w:highlight w:val="green"/>
          <w:lang w:val="en-CA"/>
        </w:rPr>
        <w:t>i</w:t>
      </w:r>
      <w:r w:rsidR="005746D1" w:rsidRPr="005F1E8D">
        <w:rPr>
          <w:rFonts w:ascii="Times New Roman" w:hAnsi="Times New Roman" w:cs="Times New Roman"/>
          <w:highlight w:val="green"/>
          <w:lang w:val="en-CA"/>
        </w:rPr>
        <w:t>g.</w:t>
      </w:r>
      <w:r w:rsidR="00374B2C">
        <w:rPr>
          <w:rFonts w:ascii="Times New Roman" w:hAnsi="Times New Roman" w:cs="Times New Roman"/>
          <w:highlight w:val="green"/>
          <w:lang w:val="en-CA"/>
        </w:rPr>
        <w:t xml:space="preserve"> 1</w:t>
      </w:r>
      <w:r w:rsidR="00576692"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00576692"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00576692"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00576692" w:rsidRPr="005F1E8D">
        <w:rPr>
          <w:rFonts w:ascii="Times New Roman" w:hAnsi="Times New Roman" w:cs="Times New Roman"/>
          <w:lang w:val="en-CA"/>
        </w:rPr>
        <w:t xml:space="preserve"> </w:t>
      </w:r>
      <w:r w:rsidR="001F79DB" w:rsidRPr="005F1E8D">
        <w:rPr>
          <w:rFonts w:ascii="Times New Roman" w:hAnsi="Times New Roman" w:cs="Times New Roman"/>
          <w:lang w:val="en-CA"/>
        </w:rPr>
        <w:t>within 0.5 m 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w:t>
      </w:r>
      <w:proofErr w:type="spellStart"/>
      <w:r w:rsidR="001F79DB" w:rsidRPr="005F1E8D">
        <w:rPr>
          <w:rFonts w:ascii="Times New Roman" w:hAnsi="Times New Roman" w:cs="Times New Roman"/>
          <w:lang w:val="en-CA"/>
        </w:rPr>
        <w:t>pneumatocyst</w:t>
      </w:r>
      <w:proofErr w:type="spellEnd"/>
      <w:r w:rsidR="001F79DB" w:rsidRPr="005F1E8D">
        <w:rPr>
          <w:rFonts w:ascii="Times New Roman" w:hAnsi="Times New Roman" w:cs="Times New Roman"/>
          <w:lang w:val="en-CA"/>
        </w:rPr>
        <w:t xml:space="preserve">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w:t>
      </w:r>
      <w:r w:rsidR="004C436C">
        <w:rPr>
          <w:rFonts w:ascii="Times New Roman" w:hAnsi="Times New Roman" w:cs="Times New Roman"/>
          <w:lang w:val="en-CA"/>
        </w:rPr>
        <w:t xml:space="preserve">length </w:t>
      </w:r>
      <w:r w:rsidR="001F79DB" w:rsidRPr="005F1E8D">
        <w:rPr>
          <w:rFonts w:ascii="Times New Roman" w:hAnsi="Times New Roman" w:cs="Times New Roman"/>
          <w:lang w:val="en-CA"/>
        </w:rPr>
        <w:t xml:space="preserve">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proofErr w:type="spellStart"/>
      <w:r w:rsidR="00B47743" w:rsidRPr="005F1E8D">
        <w:rPr>
          <w:rFonts w:ascii="Times New Roman" w:hAnsi="Times New Roman" w:cs="Times New Roman"/>
          <w:highlight w:val="yellow"/>
          <w:lang w:val="en-CA"/>
        </w:rPr>
        <w:t>Attridge</w:t>
      </w:r>
      <w:proofErr w:type="spellEnd"/>
      <w:r w:rsidR="00B47743" w:rsidRPr="005F1E8D">
        <w:rPr>
          <w:rFonts w:ascii="Times New Roman" w:hAnsi="Times New Roman" w:cs="Times New Roman"/>
          <w:highlight w:val="yellow"/>
          <w:lang w:val="en-CA"/>
        </w:rPr>
        <w:t>,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3F63B3" w:rsidRPr="003F63B3">
        <w:rPr>
          <w:rFonts w:ascii="Times New Roman" w:hAnsi="Times New Roman" w:cs="Times New Roman"/>
        </w:rPr>
        <w:t>We estimated total forest area by swimming around the perimeter of the forest on the surface with a Garmin GPS</w:t>
      </w:r>
      <w:r w:rsidR="003F63B3">
        <w:rPr>
          <w:rFonts w:ascii="Times New Roman" w:hAnsi="Times New Roman" w:cs="Times New Roman"/>
        </w:rPr>
        <w:t>, which we used to calculate total forest biomass (kg).</w:t>
      </w:r>
    </w:p>
    <w:p w14:paraId="50BA9561" w14:textId="780E4941" w:rsidR="00B71E47" w:rsidRPr="005F1E8D" w:rsidRDefault="002E568B" w:rsidP="00817D31">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14"/>
      <w:commentRangeStart w:id="15"/>
      <w:r w:rsidR="00895C86" w:rsidRPr="005F1E8D">
        <w:rPr>
          <w:rFonts w:ascii="Times New Roman" w:hAnsi="Times New Roman" w:cs="Times New Roman"/>
          <w:lang w:val="en-CA"/>
        </w:rPr>
        <w:t>depth</w:t>
      </w:r>
      <w:commentRangeEnd w:id="14"/>
      <w:r w:rsidR="00152CBA" w:rsidRPr="005F1E8D">
        <w:rPr>
          <w:rStyle w:val="CommentReference"/>
          <w:rFonts w:ascii="Times New Roman" w:hAnsi="Times New Roman" w:cs="Times New Roman"/>
        </w:rPr>
        <w:commentReference w:id="14"/>
      </w:r>
      <w:commentRangeEnd w:id="15"/>
      <w:r w:rsidR="004C436C">
        <w:rPr>
          <w:rStyle w:val="CommentReference"/>
        </w:rPr>
        <w:commentReference w:id="15"/>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w:t>
      </w:r>
      <w:r w:rsidR="00817D31">
        <w:rPr>
          <w:rFonts w:ascii="Times New Roman" w:hAnsi="Times New Roman" w:cs="Times New Roman"/>
          <w:lang w:val="en-CA"/>
        </w:rPr>
        <w:t xml:space="preserve"> Samples and standards were filtered into amber bottles in the field and </w:t>
      </w:r>
      <w:r w:rsidR="00A05727" w:rsidRPr="005F1E8D">
        <w:rPr>
          <w:rFonts w:ascii="Times New Roman" w:hAnsi="Times New Roman" w:cs="Times New Roman"/>
          <w:lang w:val="en-CA"/>
        </w:rPr>
        <w:t xml:space="preserve">stored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fluorometric standard-additions protocol II</w:t>
      </w:r>
      <w:r w:rsidR="00817D31">
        <w:rPr>
          <w:rFonts w:ascii="Times New Roman" w:hAnsi="Times New Roman" w:cs="Times New Roman"/>
          <w:color w:val="000000"/>
          <w:lang w:val="en-CA"/>
        </w:rPr>
        <w:t xml:space="preserve"> for 40 mL samples</w:t>
      </w:r>
      <w:r w:rsidR="00B71E47" w:rsidRPr="005F1E8D">
        <w:rPr>
          <w:rFonts w:ascii="Times New Roman" w:hAnsi="Times New Roman" w:cs="Times New Roman"/>
          <w:color w:val="000000"/>
          <w:lang w:val="en-CA"/>
        </w:rPr>
        <w:t xml:space="preserve">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paired inside </w:t>
      </w:r>
      <w:r w:rsidR="00F2075E">
        <w:rPr>
          <w:rFonts w:ascii="Times New Roman" w:hAnsi="Times New Roman" w:cs="Times New Roman"/>
          <w:color w:val="000000"/>
          <w:lang w:val="en-CA"/>
        </w:rPr>
        <w:t>and</w:t>
      </w:r>
      <w:r w:rsidR="00417390" w:rsidRPr="005F1E8D">
        <w:rPr>
          <w:rFonts w:ascii="Times New Roman" w:hAnsi="Times New Roman" w:cs="Times New Roman"/>
          <w:color w:val="000000"/>
          <w:lang w:val="en-CA"/>
        </w:rPr>
        <w:t xml:space="preserve"> outside</w:t>
      </w:r>
      <w:r w:rsidR="00526E5E">
        <w:rPr>
          <w:rFonts w:ascii="Times New Roman" w:hAnsi="Times New Roman" w:cs="Times New Roman"/>
          <w:color w:val="000000"/>
          <w:lang w:val="en-CA"/>
        </w:rPr>
        <w:t xml:space="preserve"> kelp</w:t>
      </w:r>
      <w:r w:rsidR="00F2075E">
        <w:rPr>
          <w:rFonts w:ascii="Times New Roman" w:hAnsi="Times New Roman" w:cs="Times New Roman"/>
          <w:color w:val="000000"/>
          <w:lang w:val="en-CA"/>
        </w:rPr>
        <w:t xml:space="preserve"> forest</w:t>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59588E40" w:rsidR="00217D47" w:rsidRPr="005F1E8D" w:rsidRDefault="005F422E" w:rsidP="00EB3BC7">
      <w:pPr>
        <w:spacing w:line="480" w:lineRule="auto"/>
        <w:rPr>
          <w:rFonts w:ascii="Times New Roman" w:hAnsi="Times New Roman" w:cs="Times New Roman"/>
          <w:i/>
          <w:lang w:val="en-CA"/>
        </w:rPr>
      </w:pPr>
      <w:r>
        <w:rPr>
          <w:rFonts w:ascii="Times New Roman" w:hAnsi="Times New Roman" w:cs="Times New Roman"/>
          <w:i/>
          <w:lang w:val="en-CA"/>
        </w:rPr>
        <w:t>Surveys of w</w:t>
      </w:r>
      <w:r w:rsidR="00CD046A" w:rsidRPr="005F1E8D">
        <w:rPr>
          <w:rFonts w:ascii="Times New Roman" w:hAnsi="Times New Roman" w:cs="Times New Roman"/>
          <w:i/>
          <w:lang w:val="en-CA"/>
        </w:rPr>
        <w:t>ithin</w:t>
      </w:r>
      <w:r w:rsidR="00136DB7" w:rsidRPr="005F1E8D">
        <w:rPr>
          <w:rFonts w:ascii="Times New Roman" w:hAnsi="Times New Roman" w:cs="Times New Roman"/>
          <w:i/>
          <w:lang w:val="en-CA"/>
        </w:rPr>
        <w:t>-</w:t>
      </w:r>
      <w:r w:rsidR="00CD046A"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16"/>
      <w:commentRangeStart w:id="17"/>
      <w:r w:rsidR="00136DB7" w:rsidRPr="005F1E8D">
        <w:rPr>
          <w:rFonts w:ascii="Times New Roman" w:hAnsi="Times New Roman" w:cs="Times New Roman"/>
          <w:i/>
          <w:lang w:val="en-CA"/>
        </w:rPr>
        <w:t>small</w:t>
      </w:r>
      <w:r w:rsidR="000C156B">
        <w:rPr>
          <w:rFonts w:ascii="Times New Roman" w:hAnsi="Times New Roman" w:cs="Times New Roman"/>
          <w:i/>
          <w:lang w:val="en-CA"/>
        </w:rPr>
        <w:t>er</w:t>
      </w:r>
      <w:r w:rsidR="00136DB7" w:rsidRPr="005F1E8D">
        <w:rPr>
          <w:rFonts w:ascii="Times New Roman" w:hAnsi="Times New Roman" w:cs="Times New Roman"/>
          <w:i/>
          <w:lang w:val="en-CA"/>
        </w:rPr>
        <w:t>-scale</w:t>
      </w:r>
      <w:commentRangeEnd w:id="16"/>
      <w:r w:rsidR="00F17ED1">
        <w:rPr>
          <w:rStyle w:val="CommentReference"/>
        </w:rPr>
        <w:commentReference w:id="16"/>
      </w:r>
      <w:commentRangeEnd w:id="17"/>
      <w:r w:rsidR="000C156B">
        <w:rPr>
          <w:rStyle w:val="CommentReference"/>
        </w:rPr>
        <w:commentReference w:id="17"/>
      </w:r>
      <w:r w:rsidR="00136DB7" w:rsidRPr="005F1E8D">
        <w:rPr>
          <w:rFonts w:ascii="Times New Roman" w:hAnsi="Times New Roman" w:cs="Times New Roman"/>
          <w:i/>
          <w:lang w:val="en-CA"/>
        </w:rPr>
        <w:t>) variation</w:t>
      </w:r>
    </w:p>
    <w:p w14:paraId="0B61C2E1" w14:textId="5CE6EBE8" w:rsidR="00F37657" w:rsidRDefault="005B26B9" w:rsidP="00EB3BC7">
      <w:pPr>
        <w:spacing w:line="480" w:lineRule="auto"/>
        <w:rPr>
          <w:rFonts w:ascii="Times New Roman" w:hAnsi="Times New Roman" w:cs="Times New Roman"/>
          <w:color w:val="000000"/>
          <w:lang w:val="en-CA"/>
        </w:rPr>
      </w:pPr>
      <w:r w:rsidRPr="005F1E8D">
        <w:rPr>
          <w:rFonts w:ascii="Times New Roman" w:hAnsi="Times New Roman" w:cs="Times New Roman"/>
          <w:lang w:val="en-CA"/>
        </w:rPr>
        <w:t>To quantify the ability of animals to affect the NH</w:t>
      </w:r>
      <w:r w:rsidRPr="005F1E8D">
        <w:rPr>
          <w:rFonts w:ascii="Cambria Math" w:hAnsi="Cambria Math" w:cs="Cambria Math"/>
          <w:lang w:val="en-CA"/>
        </w:rPr>
        <w:t>₄⁺</w:t>
      </w:r>
      <w:r w:rsidRPr="005F1E8D">
        <w:rPr>
          <w:rFonts w:ascii="Times New Roman" w:hAnsi="Times New Roman" w:cs="Times New Roman"/>
          <w:lang w:val="en-CA"/>
        </w:rPr>
        <w:t xml:space="preserve"> concentration in their immediate vicinit</w:t>
      </w:r>
      <w:r>
        <w:rPr>
          <w:rFonts w:ascii="Times New Roman" w:hAnsi="Times New Roman" w:cs="Times New Roman"/>
          <w:lang w:val="en-CA"/>
        </w:rPr>
        <w:t>y</w:t>
      </w:r>
      <w:r w:rsidRPr="005F1E8D">
        <w:rPr>
          <w:rFonts w:ascii="Times New Roman" w:hAnsi="Times New Roman" w:cs="Times New Roman"/>
          <w:lang w:val="en-CA"/>
        </w:rPr>
        <w:t xml:space="preserve"> we conducted two caging experiments </w:t>
      </w:r>
      <w:r w:rsidRPr="005F1E8D">
        <w:rPr>
          <w:rFonts w:ascii="Times New Roman" w:hAnsi="Times New Roman" w:cs="Times New Roman"/>
          <w:i/>
          <w:lang w:val="en-CA"/>
        </w:rPr>
        <w:t>in situ</w:t>
      </w:r>
      <w:r w:rsidRPr="005F1E8D">
        <w:rPr>
          <w:rFonts w:ascii="Times New Roman" w:hAnsi="Times New Roman" w:cs="Times New Roman"/>
          <w:lang w:val="en-CA"/>
        </w:rPr>
        <w:t xml:space="preserve"> </w:t>
      </w:r>
      <w:r>
        <w:rPr>
          <w:rFonts w:ascii="Times New Roman" w:hAnsi="Times New Roman" w:cs="Times New Roman"/>
          <w:lang w:val="en-CA"/>
        </w:rPr>
        <w:t xml:space="preserve">near </w:t>
      </w:r>
      <w:proofErr w:type="spellStart"/>
      <w:r>
        <w:rPr>
          <w:rFonts w:ascii="Times New Roman" w:hAnsi="Times New Roman" w:cs="Times New Roman"/>
          <w:lang w:val="en-CA"/>
        </w:rPr>
        <w:t>Bamfield</w:t>
      </w:r>
      <w:proofErr w:type="spellEnd"/>
      <w:r>
        <w:rPr>
          <w:rFonts w:ascii="Times New Roman" w:hAnsi="Times New Roman" w:cs="Times New Roman"/>
          <w:lang w:val="en-CA"/>
        </w:rPr>
        <w:t>.</w:t>
      </w:r>
      <w:r w:rsidR="00DE63E7" w:rsidRPr="005F1E8D">
        <w:rPr>
          <w:rFonts w:ascii="Times New Roman" w:hAnsi="Times New Roman" w:cs="Times New Roman"/>
          <w:lang w:val="en-CA"/>
        </w:rPr>
        <w:t xml:space="preserve"> </w:t>
      </w:r>
      <w:r w:rsidR="00A047D2">
        <w:rPr>
          <w:rFonts w:ascii="Times New Roman" w:hAnsi="Times New Roman" w:cs="Times New Roman"/>
          <w:lang w:val="en-CA"/>
        </w:rPr>
        <w:t>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w:t>
      </w:r>
      <w:r w:rsidR="000C156B">
        <w:rPr>
          <w:rFonts w:ascii="Times New Roman" w:hAnsi="Times New Roman" w:cs="Times New Roman"/>
          <w:lang w:val="en-CA"/>
        </w:rPr>
        <w:t>, a wide, exposed bay that opens on Trevor Channel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00FE017D" w:rsidRPr="005F1E8D">
        <w:rPr>
          <w:rFonts w:ascii="Times New Roman" w:hAnsi="Times New Roman" w:cs="Times New Roman"/>
          <w:lang w:val="en-CA"/>
        </w:rPr>
        <w:t xml:space="preserve"> </w:t>
      </w:r>
      <w:r w:rsidR="00FC0F65" w:rsidRPr="005F1E8D">
        <w:rPr>
          <w:rFonts w:ascii="Times New Roman" w:hAnsi="Times New Roman" w:cs="Times New Roman"/>
          <w:lang w:val="en-CA"/>
        </w:rPr>
        <w:t>on May 27</w:t>
      </w:r>
      <w:r w:rsidR="000C156B">
        <w:rPr>
          <w:rFonts w:ascii="Times New Roman" w:hAnsi="Times New Roman" w:cs="Times New Roman"/>
          <w:lang w:val="en-CA"/>
        </w:rPr>
        <w:t xml:space="preserve"> </w:t>
      </w:r>
      <w:r w:rsidR="000C156B" w:rsidRPr="005F1E8D">
        <w:rPr>
          <w:rFonts w:ascii="Times New Roman" w:hAnsi="Times New Roman" w:cs="Times New Roman"/>
          <w:color w:val="000000"/>
          <w:lang w:val="en-CA"/>
        </w:rPr>
        <w:t>–</w:t>
      </w:r>
      <w:r w:rsidR="000C156B">
        <w:rPr>
          <w:rFonts w:ascii="Times New Roman" w:hAnsi="Times New Roman" w:cs="Times New Roman"/>
          <w:color w:val="000000"/>
          <w:lang w:val="en-CA"/>
        </w:rPr>
        <w:t xml:space="preserve"> </w:t>
      </w:r>
      <w:r w:rsidR="000C156B">
        <w:rPr>
          <w:rFonts w:ascii="Times New Roman" w:hAnsi="Times New Roman" w:cs="Times New Roman"/>
          <w:lang w:val="en-CA"/>
        </w:rPr>
        <w:t>28</w:t>
      </w:r>
      <w:r w:rsidR="00FC0F65" w:rsidRPr="005F1E8D">
        <w:rPr>
          <w:rFonts w:ascii="Times New Roman" w:hAnsi="Times New Roman" w:cs="Times New Roman"/>
          <w:lang w:val="en-CA"/>
        </w:rPr>
        <w:t xml:space="preserve">,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C156B">
        <w:rPr>
          <w:rFonts w:ascii="Times New Roman" w:hAnsi="Times New Roman" w:cs="Times New Roman"/>
          <w:lang w:val="en-CA"/>
        </w:rPr>
        <w:t>(</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w:t>
      </w:r>
      <w:r w:rsidR="0003350D" w:rsidRPr="00A047D2">
        <w:rPr>
          <w:rFonts w:ascii="Times New Roman" w:hAnsi="Times New Roman" w:cs="Times New Roman"/>
          <w:lang w:val="en-CA"/>
        </w:rPr>
        <w:t xml:space="preserve"> x </w:t>
      </w:r>
      <w:r w:rsidR="0019076A" w:rsidRPr="00A047D2">
        <w:rPr>
          <w:rFonts w:ascii="Times New Roman" w:hAnsi="Times New Roman" w:cs="Times New Roman"/>
          <w:lang w:val="en-CA"/>
        </w:rPr>
        <w:t>26 cm</w:t>
      </w:r>
      <w:r w:rsidR="000C156B">
        <w:rPr>
          <w:rFonts w:ascii="Times New Roman" w:hAnsi="Times New Roman" w:cs="Times New Roman"/>
          <w:lang w:val="en-CA"/>
        </w:rPr>
        <w:t>)</w:t>
      </w:r>
      <w:r w:rsidR="0003350D" w:rsidRPr="00A047D2">
        <w:rPr>
          <w:rFonts w:ascii="Times New Roman" w:hAnsi="Times New Roman" w:cs="Times New Roman"/>
          <w:lang w:val="en-CA"/>
        </w:rPr>
        <w:t xml:space="preserve">, </w:t>
      </w:r>
      <w:r w:rsidR="005F0597" w:rsidRPr="00A047D2">
        <w:rPr>
          <w:rFonts w:ascii="Times New Roman" w:hAnsi="Times New Roman" w:cs="Times New Roman"/>
          <w:lang w:val="en-CA"/>
        </w:rPr>
        <w:t>which we covered in</w:t>
      </w:r>
      <w:r w:rsidR="00C12458" w:rsidRPr="00A047D2">
        <w:rPr>
          <w:rFonts w:ascii="Times New Roman" w:hAnsi="Times New Roman" w:cs="Times New Roman"/>
          <w:lang w:val="en-CA"/>
        </w:rPr>
        <w:t xml:space="preserve"> </w:t>
      </w:r>
      <w:r w:rsidR="0019076A" w:rsidRPr="00A047D2">
        <w:rPr>
          <w:rFonts w:ascii="Times New Roman" w:hAnsi="Times New Roman" w:cs="Times New Roman"/>
          <w:lang w:val="en-CA"/>
        </w:rPr>
        <w:t>2</w:t>
      </w:r>
      <w:r w:rsidR="00C12458" w:rsidRPr="00A047D2">
        <w:rPr>
          <w:rFonts w:ascii="Times New Roman" w:hAnsi="Times New Roman" w:cs="Times New Roman"/>
          <w:lang w:val="en-CA"/>
        </w:rPr>
        <w:t xml:space="preserve">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w:t>
      </w:r>
      <w:r w:rsidR="00C12458" w:rsidRPr="005F1E8D">
        <w:rPr>
          <w:rFonts w:ascii="Times New Roman" w:hAnsi="Times New Roman" w:cs="Times New Roman"/>
          <w:lang w:val="en-CA"/>
        </w:rPr>
        <w:lastRenderedPageBreak/>
        <w:t xml:space="preserve">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from the site via SCUBA, measured contracted sea cucumber length and girth, and immediately placed them into 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92E1C63" w14:textId="77777777" w:rsidR="00F37657" w:rsidRDefault="00F37657" w:rsidP="00EB3BC7">
      <w:pPr>
        <w:spacing w:line="480" w:lineRule="auto"/>
        <w:rPr>
          <w:rFonts w:ascii="Times New Roman" w:hAnsi="Times New Roman" w:cs="Times New Roman"/>
          <w:color w:val="000000"/>
          <w:lang w:val="en-CA"/>
        </w:rPr>
      </w:pPr>
    </w:p>
    <w:p w14:paraId="3F6C9C8A" w14:textId="494B5FC4" w:rsidR="00DE63E7" w:rsidRPr="005F1E8D" w:rsidRDefault="00392DBC" w:rsidP="00C9608F">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w:t>
      </w:r>
      <w:proofErr w:type="spellStart"/>
      <w:r w:rsidRPr="005F1E8D">
        <w:rPr>
          <w:rFonts w:ascii="Times New Roman" w:hAnsi="Times New Roman" w:cs="Times New Roman"/>
          <w:lang w:val="en-CA"/>
        </w:rPr>
        <w:t>Bamfield</w:t>
      </w:r>
      <w:proofErr w:type="spellEnd"/>
      <w:r w:rsidRPr="005F1E8D">
        <w:rPr>
          <w:rFonts w:ascii="Times New Roman" w:hAnsi="Times New Roman" w:cs="Times New Roman"/>
          <w:lang w:val="en-CA"/>
        </w:rPr>
        <w:t xml:space="preserve"> </w:t>
      </w:r>
      <w:r w:rsidR="0003350D" w:rsidRPr="005F1E8D">
        <w:rPr>
          <w:rFonts w:ascii="Times New Roman" w:hAnsi="Times New Roman" w:cs="Times New Roman"/>
          <w:lang w:val="en-CA"/>
        </w:rPr>
        <w:t>I</w:t>
      </w:r>
      <w:r w:rsidRPr="005F1E8D">
        <w:rPr>
          <w:rFonts w:ascii="Times New Roman" w:hAnsi="Times New Roman" w:cs="Times New Roman"/>
          <w:lang w:val="en-CA"/>
        </w:rPr>
        <w:t>nlet (48°49'53"N 125°08'11"W)</w:t>
      </w:r>
      <w:r w:rsidR="000C156B">
        <w:rPr>
          <w:rFonts w:ascii="Times New Roman" w:hAnsi="Times New Roman" w:cs="Times New Roman"/>
          <w:lang w:val="en-CA"/>
        </w:rPr>
        <w:t>, a narrow, sheltered inlet (</w:t>
      </w:r>
      <w:r w:rsidR="00D34121">
        <w:rPr>
          <w:rFonts w:ascii="Times New Roman" w:hAnsi="Times New Roman" w:cs="Times New Roman"/>
          <w:highlight w:val="green"/>
          <w:lang w:val="en-CA"/>
        </w:rPr>
        <w:t>Fig. 1d</w:t>
      </w:r>
      <w:r w:rsidR="000C156B">
        <w:rPr>
          <w:rFonts w:ascii="Times New Roman" w:hAnsi="Times New Roman" w:cs="Times New Roman"/>
          <w:lang w:val="en-CA"/>
        </w:rPr>
        <w:t>),</w:t>
      </w:r>
      <w:r w:rsidRPr="005F1E8D">
        <w:rPr>
          <w:rFonts w:ascii="Times New Roman" w:hAnsi="Times New Roman" w:cs="Times New Roman"/>
          <w:lang w:val="en-CA"/>
        </w:rPr>
        <w:t xml:space="preserve">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 xml:space="preserve">Cancer </w:t>
      </w:r>
      <w:proofErr w:type="spellStart"/>
      <w:r w:rsidRPr="005F1E8D">
        <w:rPr>
          <w:rFonts w:ascii="Times New Roman" w:hAnsi="Times New Roman" w:cs="Times New Roman"/>
          <w:i/>
          <w:lang w:val="en-CA"/>
        </w:rPr>
        <w:t>productus</w:t>
      </w:r>
      <w:proofErr w:type="spellEnd"/>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A56CF1">
        <w:rPr>
          <w:rFonts w:ascii="Times New Roman" w:hAnsi="Times New Roman" w:cs="Times New Roman"/>
          <w:color w:val="000000"/>
          <w:lang w:val="en-CA"/>
        </w:rPr>
        <w:t>(</w:t>
      </w:r>
      <w:r w:rsidR="0019076A" w:rsidRPr="00A047D2">
        <w:rPr>
          <w:rFonts w:ascii="Times New Roman" w:hAnsi="Times New Roman" w:cs="Times New Roman"/>
          <w:color w:val="000000"/>
          <w:lang w:val="en-CA"/>
        </w:rPr>
        <w:t>40</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28</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17</w:t>
      </w:r>
      <w:r w:rsidR="007D6070" w:rsidRPr="00A047D2">
        <w:rPr>
          <w:rFonts w:ascii="Times New Roman" w:hAnsi="Times New Roman" w:cs="Times New Roman"/>
          <w:color w:val="000000"/>
          <w:lang w:val="en-CA"/>
        </w:rPr>
        <w:t xml:space="preserve"> cm</w:t>
      </w:r>
      <w:r w:rsidR="00A56CF1">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with two </w:t>
      </w:r>
      <w:r w:rsidR="0019076A" w:rsidRPr="00A047D2">
        <w:rPr>
          <w:rFonts w:ascii="Times New Roman" w:hAnsi="Times New Roman" w:cs="Times New Roman"/>
          <w:color w:val="000000"/>
          <w:lang w:val="en-CA"/>
        </w:rPr>
        <w:t>15</w:t>
      </w:r>
      <w:r w:rsidR="007D6070" w:rsidRPr="00A047D2">
        <w:rPr>
          <w:rFonts w:ascii="Times New Roman" w:hAnsi="Times New Roman" w:cs="Times New Roman"/>
          <w:color w:val="000000"/>
          <w:lang w:val="en-CA"/>
        </w:rPr>
        <w:t xml:space="preserve"> x </w:t>
      </w:r>
      <w:r w:rsidR="0019076A" w:rsidRPr="00A047D2">
        <w:rPr>
          <w:rFonts w:ascii="Times New Roman" w:hAnsi="Times New Roman" w:cs="Times New Roman"/>
          <w:color w:val="000000"/>
          <w:lang w:val="en-CA"/>
        </w:rPr>
        <w:t>9</w:t>
      </w:r>
      <w:r w:rsidR="007D6070" w:rsidRPr="00A047D2">
        <w:rPr>
          <w:rFonts w:ascii="Times New Roman" w:hAnsi="Times New Roman" w:cs="Times New Roman"/>
          <w:color w:val="000000"/>
          <w:lang w:val="en-CA"/>
        </w:rPr>
        <w:t xml:space="preserve"> cm windows covered in a dual layer of </w:t>
      </w:r>
      <w:r w:rsidR="0019076A" w:rsidRPr="00A047D2">
        <w:rPr>
          <w:rFonts w:ascii="Times New Roman" w:hAnsi="Times New Roman" w:cs="Times New Roman"/>
          <w:color w:val="000000"/>
          <w:lang w:val="en-CA"/>
        </w:rPr>
        <w:t>10</w:t>
      </w:r>
      <w:r w:rsidR="007D6070" w:rsidRPr="00A047D2">
        <w:rPr>
          <w:rFonts w:ascii="Times New Roman" w:hAnsi="Times New Roman" w:cs="Times New Roman"/>
          <w:color w:val="000000"/>
          <w:lang w:val="en-CA"/>
        </w:rPr>
        <w:t xml:space="preserve"> mm plastic mesh and </w:t>
      </w:r>
      <w:r w:rsidR="0019076A" w:rsidRPr="00A047D2">
        <w:rPr>
          <w:rFonts w:ascii="Times New Roman" w:hAnsi="Times New Roman" w:cs="Times New Roman"/>
          <w:color w:val="000000"/>
          <w:lang w:val="en-CA"/>
        </w:rPr>
        <w:t>1</w:t>
      </w:r>
      <w:r w:rsidR="007D6070" w:rsidRPr="00A047D2">
        <w:rPr>
          <w:rFonts w:ascii="Times New Roman" w:hAnsi="Times New Roman" w:cs="Times New Roman"/>
          <w:color w:val="000000"/>
          <w:lang w:val="en-CA"/>
        </w:rPr>
        <w:t xml:space="preserve"> m</w:t>
      </w:r>
      <w:r w:rsidR="00CF5454" w:rsidRPr="00A047D2">
        <w:rPr>
          <w:rFonts w:ascii="Times New Roman" w:hAnsi="Times New Roman" w:cs="Times New Roman"/>
          <w:color w:val="000000"/>
          <w:lang w:val="en-CA"/>
        </w:rPr>
        <w:t>m</w:t>
      </w:r>
      <w:r w:rsidR="007D6070" w:rsidRPr="00A047D2">
        <w:rPr>
          <w:rFonts w:ascii="Times New Roman" w:hAnsi="Times New Roman" w:cs="Times New Roman"/>
          <w:color w:val="000000"/>
          <w:lang w:val="en-CA"/>
        </w:rPr>
        <w:t xml:space="preserve"> mesh</w:t>
      </w:r>
      <w:r w:rsidR="007D6070" w:rsidRPr="005F1E8D">
        <w:rPr>
          <w:rFonts w:ascii="Times New Roman" w:hAnsi="Times New Roman" w:cs="Times New Roman"/>
          <w:color w:val="000000"/>
          <w:lang w:val="en-CA"/>
        </w:rPr>
        <w:t xml:space="preserve"> to allow for water flow. The cages were randomly distributed every 2 m along a lead line anchored with cement </w:t>
      </w:r>
      <w:r w:rsidR="00092ACC">
        <w:rPr>
          <w:rFonts w:ascii="Times New Roman" w:hAnsi="Times New Roman" w:cs="Times New Roman"/>
          <w:color w:val="000000"/>
          <w:lang w:val="en-CA"/>
        </w:rPr>
        <w:t>blocks</w:t>
      </w:r>
      <w:r w:rsidR="00092ACC" w:rsidRPr="005F1E8D">
        <w:rPr>
          <w:rFonts w:ascii="Times New Roman" w:hAnsi="Times New Roman" w:cs="Times New Roman"/>
          <w:color w:val="000000"/>
          <w:lang w:val="en-CA"/>
        </w:rPr>
        <w:t xml:space="preserve"> </w:t>
      </w:r>
      <w:r w:rsidR="007D6070" w:rsidRPr="005F1E8D">
        <w:rPr>
          <w:rFonts w:ascii="Times New Roman" w:hAnsi="Times New Roman" w:cs="Times New Roman"/>
          <w:color w:val="000000"/>
          <w:lang w:val="en-CA"/>
        </w:rPr>
        <w:t xml:space="preserve">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w:t>
      </w:r>
      <w:r w:rsidR="00C540DD" w:rsidRPr="005F1E8D">
        <w:rPr>
          <w:rFonts w:ascii="Times New Roman" w:hAnsi="Times New Roman" w:cs="Times New Roman"/>
          <w:color w:val="000000"/>
          <w:lang w:val="en-CA"/>
        </w:rPr>
        <w:lastRenderedPageBreak/>
        <w:t xml:space="preserve">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w:t>
      </w:r>
      <w:r w:rsidR="00C9608F">
        <w:rPr>
          <w:rFonts w:ascii="Times New Roman" w:hAnsi="Times New Roman" w:cs="Times New Roman"/>
          <w:color w:val="000000"/>
          <w:lang w:val="en-CA"/>
        </w:rPr>
        <w:t xml:space="preserve">fixed </w:t>
      </w:r>
      <w:r w:rsidR="00C540DD" w:rsidRPr="005F1E8D">
        <w:rPr>
          <w:rFonts w:ascii="Times New Roman" w:hAnsi="Times New Roman" w:cs="Times New Roman"/>
          <w:color w:val="000000"/>
          <w:lang w:val="en-CA"/>
        </w:rPr>
        <w:t xml:space="preserve">narrow </w:t>
      </w:r>
      <w:r w:rsidR="00C9608F">
        <w:rPr>
          <w:rFonts w:ascii="Times New Roman" w:hAnsi="Times New Roman" w:cs="Times New Roman"/>
          <w:color w:val="000000"/>
          <w:lang w:val="en-CA"/>
        </w:rPr>
        <w:t xml:space="preserve">rubber </w:t>
      </w:r>
      <w:r w:rsidR="00C540DD" w:rsidRPr="005F1E8D">
        <w:rPr>
          <w:rFonts w:ascii="Times New Roman" w:hAnsi="Times New Roman" w:cs="Times New Roman"/>
          <w:color w:val="000000"/>
          <w:lang w:val="en-CA"/>
        </w:rPr>
        <w:t xml:space="preserve">tube </w:t>
      </w:r>
      <w:r w:rsidR="00C9608F">
        <w:rPr>
          <w:rFonts w:ascii="Times New Roman" w:hAnsi="Times New Roman" w:cs="Times New Roman"/>
          <w:color w:val="000000"/>
          <w:lang w:val="en-CA"/>
        </w:rPr>
        <w:t>that began in the centre of the cage and extended several inches outside the mesh window</w:t>
      </w:r>
      <w:r w:rsidR="00C540DD" w:rsidRPr="005F1E8D">
        <w:rPr>
          <w:rFonts w:ascii="Times New Roman" w:hAnsi="Times New Roman" w:cs="Times New Roman"/>
          <w:color w:val="000000"/>
          <w:lang w:val="en-CA"/>
        </w:rPr>
        <w:t>.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608D5A8E" w:rsidR="00670555"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97669C">
        <w:rPr>
          <w:rFonts w:ascii="Times New Roman" w:hAnsi="Times New Roman" w:cs="Times New Roman"/>
          <w:lang w:val="en-CA"/>
        </w:rPr>
        <w:t xml:space="preserve">We ensured all models met assumptions by inspecting </w:t>
      </w:r>
      <w:r w:rsidR="0097669C" w:rsidRPr="005F1E8D">
        <w:rPr>
          <w:rFonts w:ascii="Times New Roman" w:hAnsi="Times New Roman" w:cs="Times New Roman"/>
          <w:color w:val="000000"/>
          <w:lang w:val="en-CA"/>
        </w:rPr>
        <w:t xml:space="preserve">residuals </w:t>
      </w:r>
      <w:r w:rsidR="0097669C">
        <w:rPr>
          <w:rFonts w:ascii="Times New Roman" w:hAnsi="Times New Roman" w:cs="Times New Roman"/>
          <w:color w:val="000000"/>
          <w:lang w:val="en-CA"/>
        </w:rPr>
        <w:t xml:space="preserve">using </w:t>
      </w:r>
      <w:proofErr w:type="spellStart"/>
      <w:proofErr w:type="gramStart"/>
      <w:r w:rsidR="0097669C" w:rsidRPr="005F1E8D">
        <w:rPr>
          <w:rFonts w:ascii="Times New Roman" w:hAnsi="Times New Roman" w:cs="Times New Roman"/>
          <w:lang w:val="en-CA"/>
        </w:rPr>
        <w:t>DHARMa</w:t>
      </w:r>
      <w:proofErr w:type="spellEnd"/>
      <w:r w:rsidR="0097669C" w:rsidRPr="005F1E8D">
        <w:rPr>
          <w:rFonts w:ascii="Times New Roman" w:hAnsi="Times New Roman" w:cs="Times New Roman"/>
          <w:lang w:val="en-CA"/>
        </w:rPr>
        <w:t>::</w:t>
      </w:r>
      <w:proofErr w:type="spellStart"/>
      <w:proofErr w:type="gramEnd"/>
      <w:r w:rsidR="0097669C" w:rsidRPr="005F1E8D">
        <w:rPr>
          <w:rFonts w:ascii="Times New Roman" w:hAnsi="Times New Roman" w:cs="Times New Roman"/>
          <w:lang w:val="en-CA"/>
        </w:rPr>
        <w:t>simulateResiduals</w:t>
      </w:r>
      <w:proofErr w:type="spellEnd"/>
      <w:r w:rsidR="0097669C" w:rsidRPr="005F1E8D">
        <w:rPr>
          <w:rFonts w:ascii="Times New Roman" w:hAnsi="Times New Roman" w:cs="Times New Roman"/>
          <w:color w:val="000000"/>
          <w:lang w:val="en-CA"/>
        </w:rPr>
        <w:t xml:space="preserve">, </w:t>
      </w:r>
      <w:r w:rsidR="0097669C">
        <w:rPr>
          <w:rFonts w:ascii="Times New Roman" w:hAnsi="Times New Roman" w:cs="Times New Roman"/>
          <w:color w:val="000000"/>
          <w:lang w:val="en-CA"/>
        </w:rPr>
        <w:t xml:space="preserve">and checked for </w:t>
      </w:r>
      <w:r w:rsidR="0097669C" w:rsidRPr="005F1E8D">
        <w:rPr>
          <w:rFonts w:ascii="Times New Roman" w:hAnsi="Times New Roman" w:cs="Times New Roman"/>
          <w:lang w:val="en-CA"/>
        </w:rPr>
        <w:t xml:space="preserve">collinearity </w:t>
      </w:r>
      <w:r w:rsidR="0097669C">
        <w:rPr>
          <w:rFonts w:ascii="Times New Roman" w:hAnsi="Times New Roman" w:cs="Times New Roman"/>
          <w:color w:val="000000"/>
          <w:lang w:val="en-CA"/>
        </w:rPr>
        <w:t xml:space="preserve">between variables using </w:t>
      </w:r>
      <w:r w:rsidR="0097669C" w:rsidRPr="005F1E8D">
        <w:rPr>
          <w:rFonts w:ascii="Times New Roman" w:hAnsi="Times New Roman" w:cs="Times New Roman"/>
          <w:lang w:val="en-CA"/>
        </w:rPr>
        <w:t>car::</w:t>
      </w:r>
      <w:proofErr w:type="spellStart"/>
      <w:r w:rsidR="0097669C" w:rsidRPr="005F1E8D">
        <w:rPr>
          <w:rFonts w:ascii="Times New Roman" w:hAnsi="Times New Roman" w:cs="Times New Roman"/>
          <w:lang w:val="en-CA"/>
        </w:rPr>
        <w:t>vif</w:t>
      </w:r>
      <w:proofErr w:type="spellEnd"/>
      <w:r w:rsidR="0097669C">
        <w:rPr>
          <w:rFonts w:ascii="Times New Roman" w:hAnsi="Times New Roman" w:cs="Times New Roman"/>
          <w:lang w:val="en-CA"/>
        </w:rPr>
        <w:t xml:space="preserve"> with a cutoff </w:t>
      </w:r>
      <w:r w:rsidR="00131A7C">
        <w:rPr>
          <w:rFonts w:ascii="Times New Roman" w:hAnsi="Times New Roman" w:cs="Times New Roman"/>
          <w:lang w:val="en-CA"/>
        </w:rPr>
        <w:t xml:space="preserve">value of </w:t>
      </w:r>
      <w:r w:rsidR="0097669C">
        <w:rPr>
          <w:rFonts w:ascii="Times New Roman" w:hAnsi="Times New Roman" w:cs="Times New Roman"/>
          <w:lang w:val="en-CA"/>
        </w:rPr>
        <w:t>2.</w:t>
      </w:r>
      <w:r w:rsidR="0097669C">
        <w:rPr>
          <w:rFonts w:ascii="Times New Roman" w:hAnsi="Times New Roman" w:cs="Times New Roman"/>
          <w:color w:val="000000"/>
          <w:lang w:val="en-CA"/>
        </w:rPr>
        <w:t xml:space="preserve"> </w:t>
      </w:r>
      <w:r w:rsidR="008E62A2" w:rsidRPr="005F1E8D">
        <w:rPr>
          <w:rFonts w:ascii="Times New Roman" w:hAnsi="Times New Roman" w:cs="Times New Roman"/>
          <w:lang w:val="en-CA"/>
        </w:rPr>
        <w:t xml:space="preserve">All data and code are available at </w:t>
      </w:r>
      <w:hyperlink r:id="rId12" w:history="1">
        <w:r w:rsidR="0097669C" w:rsidRPr="00D53E0F">
          <w:rPr>
            <w:rStyle w:val="Hyperlink"/>
            <w:rFonts w:ascii="Times New Roman" w:hAnsi="Times New Roman" w:cs="Times New Roman"/>
            <w:lang w:val="en-CA"/>
          </w:rPr>
          <w:t>https://github.com/em-lim13/Ch2_Spatial_pee</w:t>
        </w:r>
      </w:hyperlink>
      <w:r w:rsidR="008E62A2" w:rsidRPr="005F1E8D">
        <w:rPr>
          <w:rFonts w:ascii="Times New Roman" w:hAnsi="Times New Roman" w:cs="Times New Roman"/>
          <w:lang w:val="en-CA"/>
        </w:rPr>
        <w:t>.</w:t>
      </w:r>
    </w:p>
    <w:p w14:paraId="2727A2AE" w14:textId="77777777" w:rsidR="0097669C" w:rsidRPr="0097669C" w:rsidRDefault="0097669C" w:rsidP="00EB3BC7">
      <w:pPr>
        <w:spacing w:line="480" w:lineRule="auto"/>
        <w:rPr>
          <w:rFonts w:ascii="Times New Roman" w:hAnsi="Times New Roman" w:cs="Times New Roman"/>
          <w:color w:val="000000"/>
          <w:lang w:val="en-CA"/>
        </w:rPr>
      </w:pPr>
    </w:p>
    <w:p w14:paraId="3A4A1039" w14:textId="56006959" w:rsidR="001B79C7" w:rsidRDefault="00943023"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For each Reef Life Survey conducted, </w:t>
      </w:r>
      <w:r w:rsidR="00DE4185">
        <w:rPr>
          <w:rFonts w:ascii="Times New Roman" w:hAnsi="Times New Roman" w:cs="Times New Roman"/>
          <w:lang w:val="en-CA"/>
        </w:rPr>
        <w:t xml:space="preserve">we </w:t>
      </w:r>
      <w:r w:rsidRPr="005F1E8D">
        <w:rPr>
          <w:rFonts w:ascii="Times New Roman" w:hAnsi="Times New Roman" w:cs="Times New Roman"/>
          <w:lang w:val="en-CA"/>
        </w:rPr>
        <w:t>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w:t>
      </w:r>
      <w:proofErr w:type="spellStart"/>
      <w:r w:rsidRPr="005F1E8D">
        <w:rPr>
          <w:rFonts w:ascii="Times New Roman" w:hAnsi="Times New Roman" w:cs="Times New Roman"/>
          <w:lang w:val="en-CA"/>
        </w:rPr>
        <w:t>FishBase</w:t>
      </w:r>
      <w:proofErr w:type="spellEnd"/>
      <w:r w:rsidRPr="005F1E8D">
        <w:rPr>
          <w:rFonts w:ascii="Times New Roman" w:hAnsi="Times New Roman" w:cs="Times New Roman"/>
          <w:lang w:val="en-CA"/>
        </w:rPr>
        <w:t xml:space="preserv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131A7C" w:rsidRPr="005F1E8D">
        <w:rPr>
          <w:rFonts w:ascii="Times New Roman" w:hAnsi="Times New Roman" w:cs="Times New Roman"/>
          <w:lang w:val="en-CA"/>
        </w:rPr>
        <w:t xml:space="preserve">For invertebrates, sunflower sea stars and economically important species (abalone and scallops) were </w:t>
      </w:r>
      <w:r w:rsidR="00131A7C">
        <w:rPr>
          <w:rFonts w:ascii="Times New Roman" w:hAnsi="Times New Roman" w:cs="Times New Roman"/>
          <w:lang w:val="en-CA"/>
        </w:rPr>
        <w:t>measured</w:t>
      </w:r>
      <w:r w:rsidR="00131A7C" w:rsidRPr="005F1E8D">
        <w:rPr>
          <w:rFonts w:ascii="Times New Roman" w:hAnsi="Times New Roman" w:cs="Times New Roman"/>
          <w:lang w:val="en-CA"/>
        </w:rPr>
        <w:t xml:space="preserve">, so we </w:t>
      </w:r>
      <w:r w:rsidR="00131A7C">
        <w:rPr>
          <w:rFonts w:ascii="Times New Roman" w:hAnsi="Times New Roman" w:cs="Times New Roman"/>
          <w:lang w:val="en-CA"/>
        </w:rPr>
        <w:t xml:space="preserve">used </w:t>
      </w:r>
      <w:r w:rsidR="00131A7C">
        <w:rPr>
          <w:rFonts w:ascii="Times New Roman" w:eastAsia="Times New Roman" w:hAnsi="Times New Roman" w:cs="Times New Roman"/>
          <w:color w:val="000000"/>
          <w:lang w:val="en-CA"/>
        </w:rPr>
        <w:t xml:space="preserve">published </w:t>
      </w:r>
      <w:r w:rsidR="00131A7C" w:rsidRPr="00E763F3">
        <w:rPr>
          <w:rFonts w:ascii="Times New Roman" w:eastAsia="Times New Roman" w:hAnsi="Times New Roman" w:cs="Times New Roman"/>
          <w:color w:val="000000"/>
          <w:lang w:val="en-CA"/>
        </w:rPr>
        <w:t>length</w:t>
      </w:r>
      <w:r w:rsidR="00131A7C">
        <w:rPr>
          <w:rFonts w:ascii="Times New Roman" w:eastAsia="Times New Roman" w:hAnsi="Times New Roman" w:cs="Times New Roman"/>
          <w:color w:val="000000"/>
          <w:lang w:val="en-CA"/>
        </w:rPr>
        <w:t>–</w:t>
      </w:r>
      <w:r w:rsidR="00131A7C" w:rsidRPr="00E763F3">
        <w:rPr>
          <w:rFonts w:ascii="Times New Roman" w:eastAsia="Times New Roman" w:hAnsi="Times New Roman" w:cs="Times New Roman"/>
          <w:color w:val="000000"/>
          <w:lang w:val="en-CA"/>
        </w:rPr>
        <w:t>weight relationships t</w:t>
      </w:r>
      <w:r w:rsidR="00131A7C">
        <w:rPr>
          <w:rFonts w:ascii="Times New Roman" w:eastAsia="Times New Roman" w:hAnsi="Times New Roman" w:cs="Times New Roman"/>
          <w:color w:val="000000"/>
          <w:lang w:val="en-CA"/>
        </w:rPr>
        <w:t>o calculate wet weight from size</w:t>
      </w:r>
      <w:r w:rsidR="00131A7C" w:rsidRPr="005F1E8D">
        <w:rPr>
          <w:rFonts w:ascii="Times New Roman" w:hAnsi="Times New Roman" w:cs="Times New Roman"/>
          <w:lang w:val="en-CA"/>
        </w:rPr>
        <w:t>. For all other</w:t>
      </w:r>
      <w:r w:rsidR="00131A7C">
        <w:rPr>
          <w:rFonts w:ascii="Times New Roman" w:hAnsi="Times New Roman" w:cs="Times New Roman"/>
          <w:lang w:val="en-CA"/>
        </w:rPr>
        <w:t xml:space="preserve"> invertebrates</w:t>
      </w:r>
      <w:r w:rsidR="00131A7C" w:rsidRPr="005F1E8D">
        <w:rPr>
          <w:rFonts w:ascii="Times New Roman" w:hAnsi="Times New Roman" w:cs="Times New Roman"/>
          <w:lang w:val="en-CA"/>
        </w:rPr>
        <w:t xml:space="preserve">, we used published </w:t>
      </w:r>
      <w:r w:rsidR="00131A7C">
        <w:rPr>
          <w:rFonts w:ascii="Times New Roman" w:hAnsi="Times New Roman" w:cs="Times New Roman"/>
          <w:lang w:val="en-CA"/>
        </w:rPr>
        <w:t xml:space="preserve">wet </w:t>
      </w:r>
      <w:r w:rsidR="00131A7C" w:rsidRPr="005F1E8D">
        <w:rPr>
          <w:rFonts w:ascii="Times New Roman" w:hAnsi="Times New Roman" w:cs="Times New Roman"/>
          <w:lang w:val="en-CA"/>
        </w:rPr>
        <w:t>weight</w:t>
      </w:r>
      <w:r w:rsidR="00131A7C">
        <w:rPr>
          <w:rFonts w:ascii="Times New Roman" w:hAnsi="Times New Roman" w:cs="Times New Roman"/>
          <w:lang w:val="en-CA"/>
        </w:rPr>
        <w:t xml:space="preserve">s </w:t>
      </w:r>
      <w:r w:rsidR="00131A7C" w:rsidRPr="005F1E8D">
        <w:rPr>
          <w:rFonts w:ascii="Times New Roman" w:hAnsi="Times New Roman" w:cs="Times New Roman"/>
          <w:lang w:val="en-CA"/>
        </w:rPr>
        <w:t xml:space="preserve">to </w:t>
      </w:r>
      <w:r w:rsidR="00131A7C">
        <w:rPr>
          <w:rFonts w:ascii="Times New Roman" w:hAnsi="Times New Roman" w:cs="Times New Roman"/>
          <w:lang w:val="en-CA"/>
        </w:rPr>
        <w:t>establish</w:t>
      </w:r>
      <w:r w:rsidR="00131A7C" w:rsidRPr="005F1E8D">
        <w:rPr>
          <w:rFonts w:ascii="Times New Roman" w:hAnsi="Times New Roman" w:cs="Times New Roman"/>
          <w:lang w:val="en-CA"/>
        </w:rPr>
        <w:t xml:space="preserve"> </w:t>
      </w:r>
      <w:r w:rsidR="00131A7C">
        <w:rPr>
          <w:rFonts w:ascii="Times New Roman" w:hAnsi="Times New Roman" w:cs="Times New Roman"/>
          <w:lang w:val="en-CA"/>
        </w:rPr>
        <w:t>biomass</w:t>
      </w:r>
      <w:r w:rsidR="00131A7C" w:rsidRPr="005F1E8D">
        <w:rPr>
          <w:rFonts w:ascii="Times New Roman" w:hAnsi="Times New Roman" w:cs="Times New Roman"/>
          <w:lang w:val="en-CA"/>
        </w:rPr>
        <w:t xml:space="preserve"> </w:t>
      </w:r>
      <w:r w:rsidR="00131A7C">
        <w:rPr>
          <w:rFonts w:ascii="Times New Roman" w:hAnsi="Times New Roman" w:cs="Times New Roman"/>
          <w:lang w:val="en-CA"/>
        </w:rPr>
        <w:t xml:space="preserve">estimates </w:t>
      </w:r>
      <w:r w:rsidR="00131A7C" w:rsidRPr="005F1E8D">
        <w:rPr>
          <w:rFonts w:ascii="Times New Roman" w:hAnsi="Times New Roman" w:cs="Times New Roman"/>
          <w:lang w:val="en-CA"/>
        </w:rPr>
        <w:t xml:space="preserve">for each taxon. </w:t>
      </w:r>
      <w:r w:rsidR="00131A7C">
        <w:rPr>
          <w:rFonts w:ascii="Times New Roman" w:hAnsi="Times New Roman" w:cs="Times New Roman"/>
          <w:lang w:val="en-CA"/>
        </w:rPr>
        <w:t>We used shell-free wet weight for species with large shells such as hermit crabs and snails.</w:t>
      </w:r>
      <w:r w:rsidR="00131A7C">
        <w:rPr>
          <w:rFonts w:ascii="Times New Roman" w:hAnsi="Times New Roman" w:cs="Times New Roman"/>
          <w:lang w:val="en-CA"/>
        </w:rPr>
        <w:t xml:space="preserve"> </w:t>
      </w:r>
      <w:r w:rsidR="00792779">
        <w:rPr>
          <w:rFonts w:ascii="Times New Roman" w:hAnsi="Times New Roman" w:cs="Times New Roman"/>
          <w:lang w:val="en-CA"/>
        </w:rPr>
        <w:t xml:space="preserve">When biomass information was unavailable for a species, we used estimates from the closest relative or </w:t>
      </w:r>
      <w:r w:rsidR="00792779">
        <w:rPr>
          <w:rFonts w:ascii="Times New Roman" w:hAnsi="Times New Roman" w:cs="Times New Roman"/>
          <w:lang w:val="en-CA"/>
        </w:rPr>
        <w:lastRenderedPageBreak/>
        <w:t>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 xml:space="preserve">Supplemental Table </w:t>
      </w:r>
      <w:r w:rsidR="00F2075E">
        <w:rPr>
          <w:rFonts w:ascii="Times New Roman" w:hAnsi="Times New Roman" w:cs="Times New Roman"/>
          <w:highlight w:val="green"/>
          <w:lang w:val="en-CA"/>
        </w:rPr>
        <w:t>3</w:t>
      </w:r>
      <w:r w:rsidR="00920FC5" w:rsidRPr="005F1E8D">
        <w:rPr>
          <w:rFonts w:ascii="Times New Roman" w:hAnsi="Times New Roman" w:cs="Times New Roman"/>
          <w:lang w:val="en-CA"/>
        </w:rPr>
        <w:t>)</w:t>
      </w:r>
      <w:commentRangeStart w:id="18"/>
      <w:commentRangeStart w:id="19"/>
      <w:r w:rsidR="00792779">
        <w:rPr>
          <w:rFonts w:ascii="Times New Roman" w:hAnsi="Times New Roman" w:cs="Times New Roman"/>
          <w:lang w:val="en-CA"/>
        </w:rPr>
        <w:t>.</w:t>
      </w:r>
      <w:commentRangeEnd w:id="18"/>
      <w:r w:rsidR="00F17ED1">
        <w:rPr>
          <w:rStyle w:val="CommentReference"/>
        </w:rPr>
        <w:commentReference w:id="18"/>
      </w:r>
      <w:commentRangeEnd w:id="19"/>
      <w:r w:rsidR="00F013CE">
        <w:rPr>
          <w:rStyle w:val="CommentReference"/>
        </w:rPr>
        <w:commentReference w:id="19"/>
      </w:r>
      <w:r w:rsidR="00792779">
        <w:rPr>
          <w:rFonts w:ascii="Times New Roman" w:eastAsia="Times New Roman" w:hAnsi="Times New Roman" w:cs="Times New Roman"/>
          <w:color w:val="000000"/>
          <w:lang w:val="en-CA"/>
        </w:rPr>
        <w:t xml:space="preserve"> </w:t>
      </w:r>
      <w:r w:rsidR="0093424F" w:rsidRPr="005F1E8D">
        <w:rPr>
          <w:rFonts w:ascii="Times New Roman" w:hAnsi="Times New Roman" w:cs="Times New Roman"/>
          <w:lang w:val="en-CA"/>
        </w:rPr>
        <w:t>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93424F" w:rsidRPr="005F1E8D">
        <w:rPr>
          <w:rFonts w:ascii="Times New Roman" w:hAnsi="Times New Roman" w:cs="Times New Roman"/>
          <w:lang w:val="en-CA"/>
        </w:rPr>
        <w:t xml:space="preserve"> was calculated as the total number of fishes and invertebrates counted on each survey</w:t>
      </w:r>
      <w:r w:rsidR="00EA4716">
        <w:rPr>
          <w:rFonts w:ascii="Times New Roman" w:hAnsi="Times New Roman" w:cs="Times New Roman"/>
          <w:lang w:val="en-CA"/>
        </w:rPr>
        <w:t xml:space="preserve"> (divided by 500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pelagic fishes and by 100 m</w:t>
      </w:r>
      <w:r w:rsidR="00EA4716">
        <w:rPr>
          <w:rFonts w:ascii="Times New Roman" w:hAnsi="Times New Roman" w:cs="Times New Roman"/>
          <w:vertAlign w:val="superscript"/>
          <w:lang w:val="en-CA"/>
        </w:rPr>
        <w:t>2</w:t>
      </w:r>
      <w:r w:rsidR="00EA4716">
        <w:rPr>
          <w:rFonts w:ascii="Times New Roman" w:hAnsi="Times New Roman" w:cs="Times New Roman"/>
          <w:lang w:val="en-CA"/>
        </w:rPr>
        <w:t xml:space="preserve"> for cryptic fishes and macroinvertebrates)</w:t>
      </w:r>
      <w:r w:rsidR="0093424F" w:rsidRPr="005F1E8D">
        <w:rPr>
          <w:rFonts w:ascii="Times New Roman" w:hAnsi="Times New Roman" w:cs="Times New Roman"/>
          <w:lang w:val="en-CA"/>
        </w:rPr>
        <w:t xml:space="preserve">, </w:t>
      </w:r>
      <w:r w:rsidR="004433B7">
        <w:rPr>
          <w:rFonts w:ascii="Times New Roman" w:hAnsi="Times New Roman" w:cs="Times New Roman"/>
          <w:lang w:val="en-CA"/>
        </w:rPr>
        <w:t>and w</w:t>
      </w:r>
      <w:r w:rsidR="0041407D" w:rsidRPr="005F1E8D">
        <w:rPr>
          <w:rFonts w:ascii="Times New Roman" w:hAnsi="Times New Roman" w:cs="Times New Roman"/>
          <w:lang w:val="en-CA"/>
        </w:rPr>
        <w:t>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w:t>
      </w:r>
      <w:r w:rsidR="00137407">
        <w:rPr>
          <w:rFonts w:ascii="Times New Roman" w:hAnsi="Times New Roman" w:cs="Times New Roman"/>
          <w:lang w:val="en-CA"/>
        </w:rPr>
        <w:t xml:space="preserve">percent </w:t>
      </w:r>
      <w:r w:rsidRPr="005F1E8D">
        <w:rPr>
          <w:rFonts w:ascii="Times New Roman" w:hAnsi="Times New Roman" w:cs="Times New Roman"/>
          <w:lang w:val="en-CA"/>
        </w:rPr>
        <w:t xml:space="preserve">change of the tide height every minute, </w:t>
      </w:r>
      <w:r w:rsidR="00131A7C">
        <w:rPr>
          <w:rFonts w:ascii="Times New Roman" w:hAnsi="Times New Roman" w:cs="Times New Roman"/>
          <w:lang w:val="en-CA"/>
        </w:rPr>
        <w:t>averaged over the</w:t>
      </w:r>
      <w:r w:rsidRPr="005F1E8D">
        <w:rPr>
          <w:rFonts w:ascii="Times New Roman" w:hAnsi="Times New Roman" w:cs="Times New Roman"/>
          <w:lang w:val="en-CA"/>
        </w:rPr>
        <w:t xml:space="preserve"> </w:t>
      </w:r>
      <w:r w:rsidR="00131A7C">
        <w:rPr>
          <w:rFonts w:ascii="Times New Roman" w:hAnsi="Times New Roman" w:cs="Times New Roman"/>
          <w:lang w:val="en-CA"/>
        </w:rPr>
        <w:t>hour-long survey.</w:t>
      </w:r>
    </w:p>
    <w:p w14:paraId="010730BD" w14:textId="77777777" w:rsidR="00131A7C" w:rsidRPr="005F1E8D" w:rsidRDefault="00131A7C"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3814180E" w14:textId="64429111" w:rsidR="00E221AC"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random effect</w:t>
      </w:r>
      <w:r w:rsidR="00F013CE">
        <w:rPr>
          <w:rFonts w:ascii="Times New Roman" w:hAnsi="Times New Roman" w:cs="Times New Roman"/>
          <w:lang w:val="en-CA"/>
        </w:rPr>
        <w:t>s</w:t>
      </w:r>
      <w:r w:rsidRPr="005F1E8D">
        <w:rPr>
          <w:rFonts w:ascii="Times New Roman" w:hAnsi="Times New Roman" w:cs="Times New Roman"/>
          <w:lang w:val="en-CA"/>
        </w:rPr>
        <w:t xml:space="preserve"> of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 xml:space="preserve">abundance and Shannon diversity were </w:t>
      </w:r>
      <w:commentRangeStart w:id="20"/>
      <w:r w:rsidR="002B6ECC" w:rsidRPr="005F1E8D">
        <w:rPr>
          <w:rFonts w:ascii="Times New Roman" w:hAnsi="Times New Roman" w:cs="Times New Roman"/>
          <w:lang w:val="en-CA"/>
        </w:rPr>
        <w:t xml:space="preserve">the best metrics </w:t>
      </w:r>
      <w:commentRangeEnd w:id="20"/>
      <w:r w:rsidR="00F013CE">
        <w:rPr>
          <w:rStyle w:val="CommentReference"/>
        </w:rPr>
        <w:commentReference w:id="20"/>
      </w:r>
      <w:r w:rsidR="002B6ECC" w:rsidRPr="005F1E8D">
        <w:rPr>
          <w:rFonts w:ascii="Times New Roman" w:hAnsi="Times New Roman" w:cs="Times New Roman"/>
          <w:lang w:val="en-CA"/>
        </w:rPr>
        <w:t>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4</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t>
      </w:r>
      <w:r w:rsidR="00E85DC2">
        <w:rPr>
          <w:rFonts w:ascii="Times New Roman" w:hAnsi="Times New Roman" w:cs="Times New Roman"/>
          <w:lang w:val="en-CA"/>
        </w:rPr>
        <w:t>We ran additional models considering the effect of only the most abundant families of fishes and invertebrates</w:t>
      </w:r>
      <w:r w:rsidR="0097669C">
        <w:rPr>
          <w:rFonts w:ascii="Times New Roman" w:hAnsi="Times New Roman" w:cs="Times New Roman"/>
          <w:lang w:val="en-CA"/>
        </w:rPr>
        <w:t>, which</w:t>
      </w:r>
      <w:r w:rsidR="00E85DC2">
        <w:rPr>
          <w:rFonts w:ascii="Times New Roman" w:hAnsi="Times New Roman" w:cs="Times New Roman"/>
          <w:lang w:val="en-CA"/>
        </w:rPr>
        <w:t xml:space="preserve"> are fully described in </w:t>
      </w:r>
      <w:r w:rsidR="00E85DC2" w:rsidRPr="00E85DC2">
        <w:rPr>
          <w:rFonts w:ascii="Times New Roman" w:hAnsi="Times New Roman" w:cs="Times New Roman"/>
          <w:highlight w:val="green"/>
          <w:lang w:val="en-CA"/>
        </w:rPr>
        <w:t>Electronic Supplement 2</w:t>
      </w:r>
      <w:r w:rsidR="00E85DC2">
        <w:rPr>
          <w:rFonts w:ascii="Times New Roman" w:hAnsi="Times New Roman" w:cs="Times New Roman"/>
          <w:lang w:val="en-CA"/>
        </w:rPr>
        <w:t xml:space="preserve">. </w:t>
      </w:r>
    </w:p>
    <w:p w14:paraId="133E94D1" w14:textId="77777777" w:rsidR="003F63B3" w:rsidRPr="005F1E8D" w:rsidRDefault="003F63B3"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077BD3DD" w:rsidR="005F1E8D" w:rsidRPr="00E85DC2" w:rsidRDefault="0061731D" w:rsidP="00670555">
      <w:pPr>
        <w:spacing w:line="480" w:lineRule="auto"/>
        <w:rPr>
          <w:rFonts w:ascii="Times New Roman" w:hAnsi="Times New Roman" w:cs="Times New Roman"/>
          <w:lang w:val="en-CA"/>
        </w:rPr>
      </w:pPr>
      <w:r w:rsidRPr="005F1E8D">
        <w:rPr>
          <w:rFonts w:ascii="Times New Roman" w:hAnsi="Times New Roman" w:cs="Times New Roman"/>
          <w:lang w:val="en-CA"/>
        </w:rPr>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w:t>
      </w:r>
      <w:r w:rsidR="00417390" w:rsidRPr="005F1E8D">
        <w:rPr>
          <w:rFonts w:ascii="Times New Roman" w:hAnsi="Times New Roman" w:cs="Times New Roman"/>
          <w:color w:val="000000"/>
          <w:lang w:val="en-CA"/>
        </w:rPr>
        <w:lastRenderedPageBreak/>
        <w:t xml:space="preserve">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xml:space="preserve">, tide exchange, 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survey depth, </w:t>
      </w:r>
      <w:r w:rsidR="00D20127">
        <w:rPr>
          <w:rFonts w:ascii="Times New Roman" w:hAnsi="Times New Roman" w:cs="Times New Roman"/>
          <w:color w:val="000000"/>
          <w:lang w:val="en-CA"/>
        </w:rPr>
        <w:t>Shannon</w:t>
      </w:r>
      <w:r w:rsidR="00E32297" w:rsidRPr="005F1E8D">
        <w:rPr>
          <w:rFonts w:ascii="Times New Roman" w:hAnsi="Times New Roman" w:cs="Times New Roman"/>
          <w:color w:val="000000"/>
          <w:lang w:val="en-CA"/>
        </w:rPr>
        <w:t xml:space="preserve">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tide exchange,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animal </w:t>
      </w:r>
      <w:r w:rsidR="00EF152C">
        <w:rPr>
          <w:rFonts w:ascii="Times New Roman" w:hAnsi="Times New Roman" w:cs="Times New Roman"/>
          <w:color w:val="000000"/>
          <w:lang w:val="en-CA"/>
        </w:rPr>
        <w:t>biomass</w:t>
      </w:r>
      <w:r w:rsidR="00E32297" w:rsidRPr="005F1E8D">
        <w:rPr>
          <w:rFonts w:ascii="Times New Roman" w:hAnsi="Times New Roman" w:cs="Times New Roman"/>
          <w:color w:val="000000"/>
          <w:lang w:val="en-CA"/>
        </w:rPr>
        <w:t xml:space="preserve">, and animal </w:t>
      </w:r>
      <w:r w:rsidR="00EF152C">
        <w:rPr>
          <w:rFonts w:ascii="Times New Roman" w:hAnsi="Times New Roman" w:cs="Times New Roman"/>
          <w:color w:val="000000"/>
          <w:lang w:val="en-CA"/>
        </w:rPr>
        <w:t>biomass</w:t>
      </w:r>
      <w:r w:rsidR="00EF152C" w:rsidRPr="005F1E8D">
        <w:rPr>
          <w:rFonts w:ascii="Times New Roman" w:hAnsi="Times New Roman" w:cs="Times New Roman"/>
          <w:color w:val="000000"/>
          <w:lang w:val="en-CA"/>
        </w:rPr>
        <w:t xml:space="preserve"> </w:t>
      </w:r>
      <w:r w:rsidR="00EE5DD8" w:rsidRPr="005F1E8D">
        <w:rPr>
          <w:rFonts w:ascii="Times New Roman" w:hAnsi="Times New Roman" w:cs="Times New Roman"/>
          <w:color w:val="000000"/>
          <w:lang w:val="en-CA"/>
        </w:rPr>
        <w:t xml:space="preserve">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w:t>
      </w:r>
      <w:r w:rsidR="00131A7C">
        <w:rPr>
          <w:rFonts w:ascii="Times New Roman" w:hAnsi="Times New Roman" w:cs="Times New Roman"/>
          <w:color w:val="000000"/>
          <w:lang w:val="en-CA"/>
        </w:rPr>
        <w:t>as</w:t>
      </w:r>
      <w:r w:rsidR="00131A7C" w:rsidRPr="00131A7C">
        <w:rPr>
          <w:rFonts w:ascii="Times New Roman" w:hAnsi="Times New Roman" w:cs="Times New Roman"/>
          <w:color w:val="000000"/>
          <w:lang w:val="en-CA"/>
        </w:rPr>
        <w:t xml:space="preserve"> each site contributed 3 estimates to the </w:t>
      </w:r>
      <w:r w:rsidR="00131A7C" w:rsidRPr="00131A7C">
        <w:rPr>
          <w:rFonts w:ascii="Times New Roman" w:hAnsi="Times New Roman" w:cs="Times New Roman"/>
          <w:color w:val="000000"/>
          <w:lang w:val="en-CA"/>
        </w:rPr>
        <w:t>analysis</w:t>
      </w:r>
      <w:r w:rsidR="00131A7C">
        <w:rPr>
          <w:rFonts w:ascii="Times New Roman" w:hAnsi="Times New Roman" w:cs="Times New Roman"/>
          <w:color w:val="000000"/>
          <w:lang w:val="en-CA"/>
        </w:rPr>
        <w:t xml:space="preserve"> and</w:t>
      </w:r>
      <w:r w:rsidR="00E32297" w:rsidRPr="005F1E8D">
        <w:rPr>
          <w:rFonts w:ascii="Times New Roman" w:hAnsi="Times New Roman" w:cs="Times New Roman"/>
          <w:color w:val="000000"/>
          <w:lang w:val="en-CA"/>
        </w:rPr>
        <w:t xml:space="preserve">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815249">
        <w:rPr>
          <w:rFonts w:ascii="Times New Roman" w:hAnsi="Times New Roman" w:cs="Times New Roman"/>
          <w:lang w:val="en-CA"/>
        </w:rPr>
        <w:t>As above, we chose our final set of predictors upon comparing AIC values</w:t>
      </w:r>
      <w:r w:rsidR="00815249" w:rsidRPr="005F1E8D">
        <w:rPr>
          <w:rFonts w:ascii="Times New Roman" w:hAnsi="Times New Roman" w:cs="Times New Roman"/>
          <w:lang w:val="en-CA"/>
        </w:rPr>
        <w:t xml:space="preserve"> </w:t>
      </w:r>
      <w:r w:rsidR="00815249">
        <w:rPr>
          <w:rFonts w:ascii="Times New Roman" w:hAnsi="Times New Roman" w:cs="Times New Roman"/>
          <w:lang w:val="en-CA"/>
        </w:rPr>
        <w:t>of</w:t>
      </w:r>
      <w:r w:rsidR="005F1E8D">
        <w:rPr>
          <w:rFonts w:ascii="Times New Roman" w:hAnsi="Times New Roman" w:cs="Times New Roman"/>
          <w:lang w:val="en-CA"/>
        </w:rPr>
        <w:t xml:space="preserve"> models with </w:t>
      </w:r>
      <w:commentRangeStart w:id="21"/>
      <w:r w:rsidR="007B0963">
        <w:rPr>
          <w:rFonts w:ascii="Times New Roman" w:hAnsi="Times New Roman" w:cs="Times New Roman"/>
          <w:lang w:val="en-CA"/>
        </w:rPr>
        <w:t>alternate predictors</w:t>
      </w:r>
      <w:r w:rsidR="005F1E8D">
        <w:rPr>
          <w:rFonts w:ascii="Times New Roman" w:hAnsi="Times New Roman" w:cs="Times New Roman"/>
          <w:lang w:val="en-CA"/>
        </w:rPr>
        <w:t xml:space="preserve"> </w:t>
      </w:r>
      <w:commentRangeEnd w:id="21"/>
      <w:r w:rsidR="007B0963">
        <w:rPr>
          <w:rStyle w:val="CommentReference"/>
        </w:rPr>
        <w:commentReference w:id="21"/>
      </w:r>
      <w:r w:rsidR="005F1E8D" w:rsidRPr="005F1E8D">
        <w:rPr>
          <w:rFonts w:ascii="Times New Roman" w:hAnsi="Times New Roman" w:cs="Times New Roman"/>
          <w:lang w:val="en-CA"/>
        </w:rPr>
        <w:t>(</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F2075E">
        <w:rPr>
          <w:rFonts w:ascii="Times New Roman" w:hAnsi="Times New Roman" w:cs="Times New Roman"/>
          <w:highlight w:val="green"/>
          <w:lang w:val="en-CA"/>
        </w:rPr>
        <w:t>5</w:t>
      </w:r>
      <w:r w:rsidR="005F1E8D" w:rsidRPr="005F1E8D">
        <w:rPr>
          <w:rFonts w:ascii="Times New Roman" w:hAnsi="Times New Roman" w:cs="Times New Roman"/>
          <w:lang w:val="en-CA"/>
        </w:rPr>
        <w:t xml:space="preserve">). </w:t>
      </w:r>
      <w:r w:rsidR="00480B9F">
        <w:rPr>
          <w:rFonts w:ascii="Times New Roman" w:hAnsi="Times New Roman" w:cs="Times New Roman"/>
          <w:lang w:val="en-CA"/>
        </w:rPr>
        <w:t>Finally, w</w:t>
      </w:r>
      <w:r w:rsidR="00E85DC2">
        <w:rPr>
          <w:rFonts w:ascii="Times New Roman" w:hAnsi="Times New Roman" w:cs="Times New Roman"/>
          <w:lang w:val="en-CA"/>
        </w:rPr>
        <w:t xml:space="preserve">e ran additional models considering the effect of only the most abundant families of fishes and invertebrates </w:t>
      </w:r>
      <w:r w:rsidR="00092ACC">
        <w:rPr>
          <w:rFonts w:ascii="Times New Roman" w:hAnsi="Times New Roman" w:cs="Times New Roman"/>
          <w:lang w:val="en-CA"/>
        </w:rPr>
        <w:t>(</w:t>
      </w:r>
      <w:r w:rsidR="00E85DC2" w:rsidRPr="00E85DC2">
        <w:rPr>
          <w:rFonts w:ascii="Times New Roman" w:hAnsi="Times New Roman" w:cs="Times New Roman"/>
          <w:highlight w:val="green"/>
          <w:lang w:val="en-CA"/>
        </w:rPr>
        <w:t>Electronic Supplement 2</w:t>
      </w:r>
      <w:r w:rsidR="00092ACC">
        <w:rPr>
          <w:rFonts w:ascii="Times New Roman" w:hAnsi="Times New Roman" w:cs="Times New Roman"/>
          <w:lang w:val="en-CA"/>
        </w:rPr>
        <w:t>)</w:t>
      </w:r>
      <w:r w:rsidR="00E85DC2">
        <w:rPr>
          <w:rFonts w:ascii="Times New Roman" w:hAnsi="Times New Roman" w:cs="Times New Roman"/>
          <w:lang w:val="en-CA"/>
        </w:rPr>
        <w:t xml:space="preserve">. </w:t>
      </w:r>
    </w:p>
    <w:p w14:paraId="7F610FAE" w14:textId="77777777" w:rsidR="006349E9" w:rsidRPr="005F1E8D" w:rsidRDefault="006349E9" w:rsidP="00576035">
      <w:pPr>
        <w:spacing w:line="480" w:lineRule="auto"/>
        <w:ind w:firstLine="720"/>
        <w:rPr>
          <w:rFonts w:ascii="Times New Roman" w:hAnsi="Times New Roman" w:cs="Times New Roman"/>
          <w:lang w:val="en-CA"/>
        </w:rPr>
      </w:pPr>
    </w:p>
    <w:p w14:paraId="44A5F10B" w14:textId="549D96B4"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(small</w:t>
      </w:r>
      <w:r w:rsidR="006E0C18">
        <w:rPr>
          <w:rFonts w:ascii="Times New Roman" w:hAnsi="Times New Roman" w:cs="Times New Roman"/>
          <w:iCs/>
          <w:lang w:val="en-CA"/>
        </w:rPr>
        <w:t>er</w:t>
      </w:r>
      <w:r w:rsidRPr="005F1E8D">
        <w:rPr>
          <w:rFonts w:ascii="Times New Roman" w:hAnsi="Times New Roman" w:cs="Times New Roman"/>
          <w:iCs/>
          <w:lang w:val="en-CA"/>
        </w:rPr>
        <w:t>-scale) variation</w:t>
      </w:r>
    </w:p>
    <w:p w14:paraId="78B2165D" w14:textId="4B80643C" w:rsidR="00E85DC2" w:rsidRPr="0026774C" w:rsidRDefault="00BD1992" w:rsidP="002F18B0">
      <w:pPr>
        <w:spacing w:line="480" w:lineRule="auto"/>
        <w:rPr>
          <w:rFonts w:ascii="Times New Roman" w:hAnsi="Times New Roman" w:cs="Times New Roman"/>
          <w:color w:val="000000"/>
          <w:lang w:val="en-CA"/>
        </w:rPr>
      </w:pPr>
      <w:r w:rsidRPr="005F1E8D">
        <w:rPr>
          <w:rFonts w:ascii="Times New Roman" w:hAnsi="Times New Roman" w:cs="Times New Roman"/>
          <w:lang w:val="en-CA"/>
        </w:rPr>
        <w:t xml:space="preserve">To quantify the </w:t>
      </w:r>
      <w:r w:rsidR="005B26B9">
        <w:rPr>
          <w:rFonts w:ascii="Times New Roman" w:hAnsi="Times New Roman" w:cs="Times New Roman"/>
          <w:lang w:val="en-CA"/>
        </w:rPr>
        <w:t>impact of caged animals on</w:t>
      </w:r>
      <w:r w:rsidR="00B27808">
        <w:rPr>
          <w:rFonts w:ascii="Times New Roman" w:hAnsi="Times New Roman" w:cs="Times New Roman"/>
          <w:lang w:val="en-CA"/>
        </w:rPr>
        <w:t xml:space="preserve"> </w:t>
      </w:r>
      <w:r w:rsidR="00092ACC">
        <w:rPr>
          <w:rFonts w:ascii="Times New Roman" w:hAnsi="Times New Roman" w:cs="Times New Roman"/>
          <w:lang w:val="en-CA"/>
        </w:rPr>
        <w:t xml:space="preserve">adjacent </w:t>
      </w:r>
      <w:r w:rsidR="00B27808">
        <w:rPr>
          <w:rFonts w:ascii="Times New Roman" w:hAnsi="Times New Roman" w:cs="Times New Roman"/>
          <w:lang w:val="en-CA"/>
        </w:rPr>
        <w:t>NH</w:t>
      </w:r>
      <w:r w:rsidR="00B27808">
        <w:rPr>
          <w:rFonts w:ascii="Cambria Math" w:hAnsi="Cambria Math" w:cs="Cambria Math"/>
          <w:lang w:val="en-CA"/>
        </w:rPr>
        <w:t>₄⁺</w:t>
      </w:r>
      <w:r w:rsidR="00B27808">
        <w:rPr>
          <w:rFonts w:ascii="Times New Roman" w:hAnsi="Times New Roman" w:cs="Times New Roman"/>
          <w:lang w:val="en-CA"/>
        </w:rPr>
        <w:t xml:space="preserve"> concentration</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97669C">
        <w:rPr>
          <w:rFonts w:ascii="Times New Roman" w:hAnsi="Times New Roman" w:cs="Times New Roman"/>
          <w:lang w:val="en-CA"/>
        </w:rPr>
        <w:t xml:space="preserve"> </w:t>
      </w:r>
      <w:r w:rsidR="0026774C">
        <w:rPr>
          <w:rFonts w:ascii="Times New Roman" w:hAnsi="Times New Roman" w:cs="Times New Roman"/>
          <w:color w:val="000000"/>
          <w:lang w:val="en-CA"/>
        </w:rPr>
        <w:t xml:space="preserve">We calculated the NH₄⁺ excretion rate for each sea cucumber using </w:t>
      </w:r>
      <w:r w:rsidR="00151BB6">
        <w:rPr>
          <w:rFonts w:ascii="Times New Roman" w:hAnsi="Times New Roman" w:cs="Times New Roman"/>
          <w:color w:val="000000"/>
          <w:lang w:val="en-CA"/>
        </w:rPr>
        <w:t>a</w:t>
      </w:r>
      <w:r w:rsidR="0026774C">
        <w:rPr>
          <w:rFonts w:ascii="Times New Roman" w:hAnsi="Times New Roman" w:cs="Times New Roman"/>
          <w:color w:val="000000"/>
          <w:lang w:val="en-CA"/>
        </w:rPr>
        <w:t xml:space="preserve"> previous</w:t>
      </w:r>
      <w:r w:rsidR="00151BB6">
        <w:rPr>
          <w:rFonts w:ascii="Times New Roman" w:hAnsi="Times New Roman" w:cs="Times New Roman"/>
          <w:color w:val="000000"/>
          <w:lang w:val="en-CA"/>
        </w:rPr>
        <w:t>ly generated size index (sqrt(length*girth))</w:t>
      </w:r>
      <w:r w:rsidR="00C54451">
        <w:rPr>
          <w:rFonts w:ascii="Times New Roman" w:hAnsi="Times New Roman" w:cs="Times New Roman"/>
          <w:color w:val="000000"/>
          <w:lang w:val="en-CA"/>
        </w:rPr>
        <w:t xml:space="preserve"> to</w:t>
      </w:r>
      <w:r w:rsidR="00151BB6">
        <w:rPr>
          <w:rFonts w:ascii="Times New Roman" w:hAnsi="Times New Roman" w:cs="Times New Roman"/>
          <w:color w:val="000000"/>
          <w:lang w:val="en-CA"/>
        </w:rPr>
        <w:t xml:space="preserve"> </w:t>
      </w:r>
      <w:r w:rsidR="0026774C">
        <w:rPr>
          <w:rFonts w:ascii="Times New Roman" w:hAnsi="Times New Roman" w:cs="Times New Roman"/>
          <w:color w:val="000000"/>
          <w:lang w:val="en-CA"/>
        </w:rPr>
        <w:t xml:space="preserve">excretion </w:t>
      </w:r>
      <w:r w:rsidR="00151BB6">
        <w:rPr>
          <w:rFonts w:ascii="Times New Roman" w:hAnsi="Times New Roman" w:cs="Times New Roman"/>
          <w:color w:val="000000"/>
          <w:lang w:val="en-CA"/>
        </w:rPr>
        <w:t>relationship</w:t>
      </w:r>
      <w:r w:rsidR="0026774C">
        <w:rPr>
          <w:rFonts w:ascii="Times New Roman" w:hAnsi="Times New Roman" w:cs="Times New Roman"/>
          <w:color w:val="000000"/>
          <w:lang w:val="en-CA"/>
        </w:rPr>
        <w:t xml:space="preserve"> </w:t>
      </w:r>
      <w:r w:rsidR="0026774C" w:rsidRPr="0097669C">
        <w:rPr>
          <w:rFonts w:ascii="Times New Roman" w:hAnsi="Times New Roman" w:cs="Times New Roman"/>
          <w:color w:val="000000"/>
          <w:lang w:val="en-CA"/>
        </w:rPr>
        <w:t>(</w:t>
      </w:r>
      <w:r w:rsidR="0097669C" w:rsidRPr="0097669C">
        <w:rPr>
          <w:rFonts w:ascii="Times New Roman" w:hAnsi="Times New Roman" w:cs="Times New Roman"/>
          <w:color w:val="000000"/>
          <w:lang w:val="en-CA"/>
        </w:rPr>
        <w:t>Lim, unpublished data</w:t>
      </w:r>
      <w:r w:rsidR="0097669C">
        <w:rPr>
          <w:rFonts w:ascii="Times New Roman" w:hAnsi="Times New Roman" w:cs="Times New Roman"/>
          <w:color w:val="000000"/>
          <w:lang w:val="en-CA"/>
        </w:rPr>
        <w:t>)</w:t>
      </w:r>
      <w:r w:rsidR="0026774C">
        <w:rPr>
          <w:rFonts w:ascii="Times New Roman" w:hAnsi="Times New Roman" w:cs="Times New Roman"/>
          <w:color w:val="000000"/>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xml:space="preserve">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w:t>
      </w:r>
      <w:r w:rsidR="0097669C">
        <w:rPr>
          <w:rFonts w:ascii="Times New Roman" w:hAnsi="Times New Roman" w:cs="Times New Roman"/>
          <w:lang w:val="en-CA"/>
        </w:rPr>
        <w:t>, and</w:t>
      </w:r>
      <w:r w:rsidR="00D823F4" w:rsidRPr="005F1E8D">
        <w:rPr>
          <w:rFonts w:ascii="Times New Roman" w:hAnsi="Times New Roman" w:cs="Times New Roman"/>
          <w:lang w:val="en-CA"/>
        </w:rPr>
        <w:t xml:space="preserve"> used a gamma distribution (link = ‘log’). </w:t>
      </w:r>
      <w:r w:rsidR="006312EC">
        <w:rPr>
          <w:rFonts w:ascii="Times New Roman" w:hAnsi="Times New Roman" w:cs="Times New Roman"/>
          <w:lang w:val="en-CA"/>
        </w:rPr>
        <w:t xml:space="preserve">We </w:t>
      </w:r>
      <w:r w:rsidR="00151BB6">
        <w:rPr>
          <w:rFonts w:ascii="Times New Roman" w:hAnsi="Times New Roman" w:cs="Times New Roman"/>
          <w:lang w:val="en-CA"/>
        </w:rPr>
        <w:t xml:space="preserve">used a previously developed </w:t>
      </w:r>
      <w:r w:rsidR="00151BB6">
        <w:rPr>
          <w:rFonts w:ascii="Times New Roman" w:hAnsi="Times New Roman" w:cs="Times New Roman"/>
          <w:lang w:val="en-CA"/>
        </w:rPr>
        <w:lastRenderedPageBreak/>
        <w:t xml:space="preserve">carapace to excretion relationship to </w:t>
      </w:r>
      <w:r w:rsidR="006312EC">
        <w:rPr>
          <w:rFonts w:ascii="Times New Roman" w:hAnsi="Times New Roman" w:cs="Times New Roman"/>
          <w:lang w:val="en-CA"/>
        </w:rPr>
        <w:t xml:space="preserve">calculate </w:t>
      </w:r>
      <w:r w:rsidR="00C54451">
        <w:rPr>
          <w:rFonts w:ascii="Times New Roman" w:hAnsi="Times New Roman" w:cs="Times New Roman"/>
          <w:lang w:val="en-CA"/>
        </w:rPr>
        <w:t xml:space="preserve">NH₄⁺ </w:t>
      </w:r>
      <w:r w:rsidR="006312EC">
        <w:rPr>
          <w:rFonts w:ascii="Times New Roman" w:hAnsi="Times New Roman" w:cs="Times New Roman"/>
          <w:lang w:val="en-CA"/>
        </w:rPr>
        <w:t>excretion rates</w:t>
      </w:r>
      <w:r w:rsidR="00151BB6">
        <w:rPr>
          <w:rFonts w:ascii="Times New Roman" w:hAnsi="Times New Roman" w:cs="Times New Roman"/>
          <w:lang w:val="en-CA"/>
        </w:rPr>
        <w:t xml:space="preserve"> for each crab</w:t>
      </w:r>
      <w:r w:rsidR="0097669C">
        <w:rPr>
          <w:rFonts w:ascii="Times New Roman" w:hAnsi="Times New Roman" w:cs="Times New Roman"/>
          <w:lang w:val="en-CA"/>
        </w:rPr>
        <w:t xml:space="preserve"> (Lim, unpublished data)</w:t>
      </w:r>
      <w:r w:rsidR="00151BB6">
        <w:rPr>
          <w:rFonts w:ascii="Times New Roman" w:hAnsi="Times New Roman" w:cs="Times New Roman"/>
          <w:lang w:val="en-CA"/>
        </w:rPr>
        <w:t>.</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t>Results</w:t>
      </w:r>
    </w:p>
    <w:p w14:paraId="68768815" w14:textId="030D98D2" w:rsidR="00701EB0"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from 0.0</w:t>
      </w:r>
      <w:r w:rsidR="004036C6">
        <w:rPr>
          <w:rFonts w:ascii="Times New Roman" w:hAnsi="Times New Roman" w:cs="Times New Roman"/>
          <w:lang w:val="en-CA"/>
        </w:rPr>
        <w:t>7</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w:t>
      </w:r>
      <w:r w:rsidR="004036C6">
        <w:rPr>
          <w:rFonts w:ascii="Times New Roman" w:hAnsi="Times New Roman" w:cs="Times New Roman"/>
          <w:lang w:val="en-CA"/>
        </w:rPr>
        <w:t>06</w:t>
      </w:r>
      <w:r w:rsidR="00B654FE" w:rsidRPr="005F1E8D">
        <w:rPr>
          <w:rFonts w:ascii="Times New Roman" w:hAnsi="Times New Roman" w:cs="Times New Roman"/>
          <w:lang w:val="en-CA"/>
        </w:rPr>
        <w:t xml:space="preserve">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D34121">
        <w:rPr>
          <w:rFonts w:ascii="Times New Roman" w:hAnsi="Times New Roman" w:cs="Times New Roman"/>
          <w:highlight w:val="green"/>
          <w:lang w:val="en-CA"/>
        </w:rPr>
        <w:t>Fig. 1d</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w:t>
      </w:r>
      <w:r w:rsidR="00527C2B">
        <w:rPr>
          <w:rFonts w:ascii="Times New Roman" w:hAnsi="Times New Roman" w:cs="Times New Roman"/>
          <w:lang w:val="en-CA"/>
        </w:rPr>
        <w:t>57</w:t>
      </w:r>
      <w:r w:rsidR="001175F9" w:rsidRPr="005F1E8D">
        <w:rPr>
          <w:rFonts w:ascii="Times New Roman" w:hAnsi="Times New Roman" w:cs="Times New Roman"/>
          <w:lang w:val="en-CA"/>
        </w:rPr>
        <w:t>), tide exchange (</w:t>
      </w:r>
      <w:r w:rsidR="00A7066E" w:rsidRPr="005F1E8D">
        <w:rPr>
          <w:rFonts w:ascii="Times New Roman" w:hAnsi="Times New Roman" w:cs="Times New Roman"/>
          <w:lang w:val="en-CA"/>
        </w:rPr>
        <w:t>p = 0.</w:t>
      </w:r>
      <w:r w:rsidR="00527C2B">
        <w:rPr>
          <w:rFonts w:ascii="Times New Roman" w:hAnsi="Times New Roman" w:cs="Times New Roman"/>
          <w:lang w:val="en-CA"/>
        </w:rPr>
        <w:t>99</w:t>
      </w:r>
      <w:r w:rsidR="00A7066E" w:rsidRPr="005F1E8D">
        <w:rPr>
          <w:rFonts w:ascii="Times New Roman" w:hAnsi="Times New Roman" w:cs="Times New Roman"/>
          <w:lang w:val="en-CA"/>
        </w:rPr>
        <w:t>), Shannon diversity (p = 0.</w:t>
      </w:r>
      <w:r w:rsidR="00527C2B">
        <w:rPr>
          <w:rFonts w:ascii="Times New Roman" w:hAnsi="Times New Roman" w:cs="Times New Roman"/>
          <w:lang w:val="en-CA"/>
        </w:rPr>
        <w:t>4</w:t>
      </w:r>
      <w:r w:rsidR="00A7066E" w:rsidRPr="005F1E8D">
        <w:rPr>
          <w:rFonts w:ascii="Times New Roman" w:hAnsi="Times New Roman" w:cs="Times New Roman"/>
          <w:lang w:val="en-CA"/>
        </w:rPr>
        <w:t>1), or survey depth (p = 0.6</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However, we did find a significantly negative interaction between animal abundance and tide exchange (p = 0.0</w:t>
      </w:r>
      <w:r w:rsidR="00527C2B">
        <w:rPr>
          <w:rFonts w:ascii="Times New Roman" w:hAnsi="Times New Roman" w:cs="Times New Roman"/>
          <w:lang w:val="en-CA"/>
        </w:rPr>
        <w:t>1</w:t>
      </w:r>
      <w:r w:rsidR="00A7066E"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0D0396">
        <w:rPr>
          <w:rFonts w:ascii="Times New Roman" w:hAnsi="Times New Roman" w:cs="Times New Roman"/>
          <w:highlight w:val="green"/>
          <w:lang w:val="en-CA"/>
        </w:rPr>
        <w:t>2</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weakly positive effect of</w:t>
      </w:r>
      <w:r w:rsidR="003F63B3">
        <w:rPr>
          <w:rFonts w:ascii="Times New Roman" w:hAnsi="Times New Roman" w:cs="Times New Roman"/>
          <w:lang w:val="en-CA"/>
        </w:rPr>
        <w:t xml:space="preserve"> total</w:t>
      </w:r>
      <w:r w:rsidR="00B654FE" w:rsidRPr="005F1E8D">
        <w:rPr>
          <w:rFonts w:ascii="Times New Roman" w:hAnsi="Times New Roman" w:cs="Times New Roman"/>
          <w:lang w:val="en-CA"/>
        </w:rPr>
        <w:t xml:space="preserve"> animal abundance</w:t>
      </w:r>
      <w:r w:rsidR="003F63B3">
        <w:rPr>
          <w:rFonts w:ascii="Times New Roman" w:hAnsi="Times New Roman" w:cs="Times New Roman"/>
          <w:lang w:val="en-CA"/>
        </w:rPr>
        <w:t xml:space="preserve"> per m</w:t>
      </w:r>
      <w:r w:rsidR="003F63B3">
        <w:rPr>
          <w:rFonts w:ascii="Times New Roman" w:hAnsi="Times New Roman" w:cs="Times New Roman"/>
          <w:vertAlign w:val="superscript"/>
          <w:lang w:val="en-CA"/>
        </w:rPr>
        <w:t>2</w:t>
      </w:r>
      <w:r w:rsidR="00B654FE" w:rsidRPr="005F1E8D">
        <w:rPr>
          <w:rFonts w:ascii="Times New Roman" w:hAnsi="Times New Roman" w:cs="Times New Roman"/>
          <w:lang w:val="en-CA"/>
        </w:rPr>
        <w:t xml:space="preserv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r w:rsidR="001A65DD">
        <w:rPr>
          <w:rFonts w:ascii="Times New Roman" w:hAnsi="Times New Roman" w:cs="Times New Roman"/>
          <w:lang w:val="en-CA"/>
        </w:rPr>
        <w:t xml:space="preserve"> </w:t>
      </w:r>
    </w:p>
    <w:p w14:paraId="599BA4CA" w14:textId="27E7297E" w:rsidR="00367076"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245F48">
        <w:rPr>
          <w:rFonts w:ascii="Times New Roman" w:hAnsi="Times New Roman" w:cs="Times New Roman"/>
          <w:lang w:val="en-CA"/>
        </w:rPr>
        <w:t>, within-site</w:t>
      </w:r>
      <w:r w:rsidR="006D152A" w:rsidRPr="005F1E8D">
        <w:rPr>
          <w:rFonts w:ascii="Times New Roman" w:hAnsi="Times New Roman" w:cs="Times New Roman"/>
          <w:lang w:val="en-CA"/>
        </w:rPr>
        <w:t xml:space="preserve"> variation</w:t>
      </w:r>
      <w:r w:rsidR="000D0396">
        <w:rPr>
          <w:rFonts w:ascii="Times New Roman" w:hAnsi="Times New Roman" w:cs="Times New Roman"/>
          <w:lang w:val="en-CA"/>
        </w:rPr>
        <w:t xml:space="preserve"> (</w:t>
      </w:r>
      <w:r w:rsidR="000D0396" w:rsidRPr="00497588">
        <w:rPr>
          <w:rFonts w:ascii="Times New Roman" w:hAnsi="Times New Roman" w:cs="Times New Roman"/>
          <w:highlight w:val="green"/>
          <w:lang w:val="en-CA"/>
        </w:rPr>
        <w:t>Fig. 3</w:t>
      </w:r>
      <w:r w:rsidR="000D0396">
        <w:rPr>
          <w:rFonts w:ascii="Times New Roman" w:hAnsi="Times New Roman" w:cs="Times New Roman"/>
          <w:lang w:val="en-CA"/>
        </w:rPr>
        <w:t>)</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00BD50D3">
        <w:rPr>
          <w:rFonts w:ascii="Times New Roman" w:hAnsi="Times New Roman" w:cs="Times New Roman"/>
          <w:highlight w:val="yellow"/>
          <w:lang w:val="en-CA"/>
        </w:rPr>
        <w:t>1.</w:t>
      </w:r>
      <w:r w:rsidR="00D27303">
        <w:rPr>
          <w:rFonts w:ascii="Times New Roman" w:hAnsi="Times New Roman" w:cs="Times New Roman"/>
          <w:highlight w:val="yellow"/>
          <w:lang w:val="en-CA"/>
        </w:rPr>
        <w:t>3</w:t>
      </w:r>
      <w:r w:rsidR="0097669C" w:rsidRPr="0097669C">
        <w:rPr>
          <w:rFonts w:ascii="Times New Roman" w:hAnsi="Times New Roman" w:cs="Times New Roman"/>
          <w:highlight w:val="yellow"/>
          <w:lang w:val="en-CA"/>
        </w:rPr>
        <w:t xml:space="preserve"> x</w:t>
      </w:r>
      <w:r w:rsidR="0097669C">
        <w:rPr>
          <w:rFonts w:ascii="Times New Roman" w:hAnsi="Times New Roman" w:cs="Times New Roman"/>
          <w:lang w:val="en-CA"/>
        </w:rPr>
        <w:t xml:space="preserve"> </w:t>
      </w:r>
      <w:r w:rsidRPr="005F1E8D">
        <w:rPr>
          <w:rFonts w:ascii="Times New Roman" w:hAnsi="Times New Roman" w:cs="Times New Roman"/>
          <w:lang w:val="en-CA"/>
        </w:rPr>
        <w:t>higher inside giant kelp</w:t>
      </w:r>
      <w:r w:rsidR="00D27303">
        <w:rPr>
          <w:rFonts w:ascii="Times New Roman" w:hAnsi="Times New Roman" w:cs="Times New Roman"/>
          <w:lang w:val="en-CA"/>
        </w:rPr>
        <w:t xml:space="preserve"> forests</w:t>
      </w:r>
      <w:r w:rsidR="00BD50D3">
        <w:rPr>
          <w:rFonts w:ascii="Times New Roman" w:hAnsi="Times New Roman" w:cs="Times New Roman"/>
          <w:lang w:val="en-CA"/>
        </w:rPr>
        <w:t xml:space="preserve"> and </w:t>
      </w:r>
      <w:r w:rsidR="00D27303">
        <w:rPr>
          <w:rFonts w:ascii="Times New Roman" w:hAnsi="Times New Roman" w:cs="Times New Roman"/>
          <w:lang w:val="en-CA"/>
        </w:rPr>
        <w:t xml:space="preserve">1.6 x higher inside </w:t>
      </w:r>
      <w:r w:rsidR="00BD50D3">
        <w:rPr>
          <w:rFonts w:ascii="Times New Roman" w:hAnsi="Times New Roman" w:cs="Times New Roman"/>
          <w:lang w:val="en-CA"/>
        </w:rPr>
        <w:t>bull kelp</w:t>
      </w:r>
      <w:r w:rsidRPr="005F1E8D">
        <w:rPr>
          <w:rFonts w:ascii="Times New Roman" w:hAnsi="Times New Roman" w:cs="Times New Roman"/>
          <w:lang w:val="en-CA"/>
        </w:rPr>
        <w:t xml:space="preserve"> forests</w:t>
      </w:r>
      <w:r w:rsidR="00D27303" w:rsidRPr="00D27303">
        <w:rPr>
          <w:rFonts w:ascii="Times New Roman" w:hAnsi="Times New Roman" w:cs="Times New Roman"/>
          <w:lang w:val="en-CA"/>
        </w:rPr>
        <w:t xml:space="preserve"> </w:t>
      </w:r>
      <w:r w:rsidR="00D27303" w:rsidRPr="005F1E8D">
        <w:rPr>
          <w:rFonts w:ascii="Times New Roman" w:hAnsi="Times New Roman" w:cs="Times New Roman"/>
          <w:lang w:val="en-CA"/>
        </w:rPr>
        <w:t>than outside</w:t>
      </w:r>
      <w:r w:rsidRPr="005F1E8D">
        <w:rPr>
          <w:rFonts w:ascii="Times New Roman" w:hAnsi="Times New Roman" w:cs="Times New Roman"/>
          <w:lang w:val="en-CA"/>
        </w:rPr>
        <w:t xml:space="preserve"> (</w:t>
      </w:r>
      <w:r w:rsidR="00D10B17">
        <w:rPr>
          <w:rFonts w:ascii="Times New Roman" w:hAnsi="Times New Roman" w:cs="Times New Roman"/>
          <w:lang w:val="en-CA"/>
        </w:rPr>
        <w:t xml:space="preserve">LMM, </w:t>
      </w:r>
      <w:r w:rsidRPr="005F1E8D">
        <w:rPr>
          <w:rFonts w:ascii="Times New Roman" w:hAnsi="Times New Roman" w:cs="Times New Roman"/>
          <w:lang w:val="en-CA"/>
        </w:rPr>
        <w:t>p &lt; 0.001</w:t>
      </w:r>
      <w:r w:rsidR="000D0396">
        <w:rPr>
          <w:rFonts w:ascii="Times New Roman" w:hAnsi="Times New Roman" w:cs="Times New Roman"/>
          <w:lang w:val="en-CA"/>
        </w:rPr>
        <w:t xml:space="preserve">; </w:t>
      </w:r>
      <w:r w:rsidR="000D0396" w:rsidRPr="00BD50D3">
        <w:rPr>
          <w:rFonts w:ascii="Times New Roman" w:hAnsi="Times New Roman" w:cs="Times New Roman"/>
          <w:highlight w:val="green"/>
          <w:lang w:val="en-CA"/>
        </w:rPr>
        <w:t>Fig. 3b</w:t>
      </w:r>
      <w:r w:rsidR="000D0396">
        <w:rPr>
          <w:rFonts w:ascii="Times New Roman" w:hAnsi="Times New Roman" w:cs="Times New Roman"/>
          <w:lang w:val="en-CA"/>
        </w:rPr>
        <w:t>)</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t>
      </w:r>
      <w:r w:rsidR="0097669C">
        <w:rPr>
          <w:rFonts w:ascii="Times New Roman" w:hAnsi="Times New Roman" w:cs="Times New Roman"/>
          <w:lang w:val="en-CA"/>
        </w:rPr>
        <w:t>with</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w:t>
      </w:r>
      <w:r w:rsidR="000D0396">
        <w:rPr>
          <w:rFonts w:ascii="Times New Roman" w:hAnsi="Times New Roman" w:cs="Times New Roman"/>
          <w:lang w:val="en-CA"/>
        </w:rPr>
        <w:t>; Fig. 3c</w:t>
      </w:r>
      <w:r w:rsidR="00C673A5" w:rsidRPr="005F1E8D">
        <w:rPr>
          <w:rFonts w:ascii="Times New Roman" w:hAnsi="Times New Roman" w:cs="Times New Roman"/>
          <w:lang w:val="en-CA"/>
        </w:rPr>
        <w:t>)</w:t>
      </w:r>
      <w:r w:rsidR="0097669C">
        <w:rPr>
          <w:rFonts w:ascii="Times New Roman" w:hAnsi="Times New Roman" w:cs="Times New Roman"/>
          <w:lang w:val="en-CA"/>
        </w:rPr>
        <w:t>,</w:t>
      </w:r>
      <w:r w:rsidR="00C673A5" w:rsidRPr="005F1E8D">
        <w:rPr>
          <w:rFonts w:ascii="Times New Roman" w:hAnsi="Times New Roman" w:cs="Times New Roman"/>
          <w:lang w:val="en-CA"/>
        </w:rPr>
        <w:t xml:space="preserve"> </w:t>
      </w:r>
      <w:r w:rsidR="00D07BC0">
        <w:rPr>
          <w:rFonts w:ascii="Times New Roman" w:hAnsi="Times New Roman" w:cs="Times New Roman"/>
          <w:lang w:val="en-CA"/>
        </w:rPr>
        <w:t xml:space="preserve">and </w:t>
      </w:r>
      <w:r w:rsidR="00C673A5" w:rsidRPr="005F1E8D">
        <w:rPr>
          <w:rFonts w:ascii="Times New Roman" w:hAnsi="Times New Roman" w:cs="Times New Roman"/>
          <w:lang w:val="en-CA"/>
        </w:rPr>
        <w:t>tide exchange (</w:t>
      </w:r>
      <w:r w:rsidR="003859F6" w:rsidRPr="005F1E8D">
        <w:rPr>
          <w:rFonts w:ascii="Times New Roman" w:hAnsi="Times New Roman" w:cs="Times New Roman"/>
          <w:lang w:val="en-CA"/>
        </w:rPr>
        <w:t xml:space="preserve">p </w:t>
      </w:r>
      <w:r w:rsidR="009D2E19">
        <w:rPr>
          <w:rFonts w:ascii="Times New Roman" w:hAnsi="Times New Roman" w:cs="Times New Roman"/>
          <w:lang w:val="en-CA"/>
        </w:rPr>
        <w:t>=</w:t>
      </w:r>
      <w:r w:rsidR="003859F6" w:rsidRPr="005F1E8D">
        <w:rPr>
          <w:rFonts w:ascii="Times New Roman" w:hAnsi="Times New Roman" w:cs="Times New Roman"/>
          <w:lang w:val="en-CA"/>
        </w:rPr>
        <w:t xml:space="preserve"> 0.00</w:t>
      </w:r>
      <w:r w:rsidR="009D2E19">
        <w:rPr>
          <w:rFonts w:ascii="Times New Roman" w:hAnsi="Times New Roman" w:cs="Times New Roman"/>
          <w:lang w:val="en-CA"/>
        </w:rPr>
        <w:t>7</w:t>
      </w:r>
      <w:r w:rsidR="000D0396">
        <w:rPr>
          <w:rFonts w:ascii="Times New Roman" w:hAnsi="Times New Roman" w:cs="Times New Roman"/>
          <w:lang w:val="en-CA"/>
        </w:rPr>
        <w:t>; Fig. 3</w:t>
      </w:r>
      <w:r w:rsidR="00A41148">
        <w:rPr>
          <w:rFonts w:ascii="Times New Roman" w:hAnsi="Times New Roman" w:cs="Times New Roman"/>
          <w:lang w:val="en-CA"/>
        </w:rPr>
        <w:t>a</w:t>
      </w:r>
      <w:r w:rsidR="00C673A5" w:rsidRPr="005F1E8D">
        <w:rPr>
          <w:rFonts w:ascii="Times New Roman" w:hAnsi="Times New Roman" w:cs="Times New Roman"/>
          <w:lang w:val="en-CA"/>
        </w:rPr>
        <w:t>)</w:t>
      </w:r>
      <w:r w:rsidR="00D07BC0">
        <w:rPr>
          <w:rFonts w:ascii="Times New Roman" w:hAnsi="Times New Roman" w:cs="Times New Roman"/>
          <w:lang w:val="en-CA"/>
        </w:rPr>
        <w:t>.</w:t>
      </w:r>
      <w:r w:rsidR="00A067A6">
        <w:rPr>
          <w:rFonts w:ascii="Times New Roman" w:hAnsi="Times New Roman" w:cs="Times New Roman"/>
          <w:lang w:val="en-CA"/>
        </w:rPr>
        <w:t xml:space="preserve"> We found limited evidence for an effect of </w:t>
      </w:r>
      <w:r w:rsidR="00C673A5" w:rsidRPr="005F1E8D">
        <w:rPr>
          <w:rFonts w:ascii="Times New Roman" w:hAnsi="Times New Roman" w:cs="Times New Roman"/>
          <w:lang w:val="en-CA"/>
        </w:rPr>
        <w:t>animal biomass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D07BC0">
        <w:rPr>
          <w:rFonts w:ascii="Times New Roman" w:hAnsi="Times New Roman" w:cs="Times New Roman"/>
          <w:lang w:val="en-CA"/>
        </w:rPr>
        <w:t>7</w:t>
      </w:r>
      <w:r w:rsidR="000D0396">
        <w:rPr>
          <w:rFonts w:ascii="Times New Roman" w:hAnsi="Times New Roman" w:cs="Times New Roman"/>
          <w:lang w:val="en-CA"/>
        </w:rPr>
        <w:t>;</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69194B" w:rsidRPr="005F1E8D">
        <w:rPr>
          <w:rFonts w:ascii="Times New Roman" w:hAnsi="Times New Roman" w:cs="Times New Roman"/>
          <w:highlight w:val="green"/>
          <w:lang w:val="en-CA"/>
        </w:rPr>
        <w:t>a</w:t>
      </w:r>
      <w:r w:rsidR="00C673A5" w:rsidRPr="005F1E8D">
        <w:rPr>
          <w:rFonts w:ascii="Times New Roman" w:hAnsi="Times New Roman" w:cs="Times New Roman"/>
          <w:lang w:val="en-CA"/>
        </w:rPr>
        <w:t>)</w:t>
      </w:r>
      <w:r w:rsidR="00A067A6">
        <w:rPr>
          <w:rFonts w:ascii="Times New Roman" w:hAnsi="Times New Roman" w:cs="Times New Roman"/>
          <w:lang w:val="en-CA"/>
        </w:rPr>
        <w:t>,</w:t>
      </w:r>
      <w:r w:rsidR="00D07BC0">
        <w:rPr>
          <w:rFonts w:ascii="Times New Roman" w:hAnsi="Times New Roman" w:cs="Times New Roman"/>
          <w:lang w:val="en-CA"/>
        </w:rPr>
        <w:t xml:space="preserve"> </w:t>
      </w:r>
      <w:r w:rsidR="00D07BC0" w:rsidRPr="005F1E8D">
        <w:rPr>
          <w:rFonts w:ascii="Times New Roman" w:hAnsi="Times New Roman" w:cs="Times New Roman"/>
          <w:lang w:val="en-CA"/>
        </w:rPr>
        <w:t>survey depth (p = 0.</w:t>
      </w:r>
      <w:r w:rsidR="00D07BC0">
        <w:rPr>
          <w:rFonts w:ascii="Times New Roman" w:hAnsi="Times New Roman" w:cs="Times New Roman"/>
          <w:lang w:val="en-CA"/>
        </w:rPr>
        <w:t>07</w:t>
      </w:r>
      <w:r w:rsidR="000D0396">
        <w:rPr>
          <w:rFonts w:ascii="Times New Roman" w:hAnsi="Times New Roman" w:cs="Times New Roman"/>
          <w:lang w:val="en-CA"/>
        </w:rPr>
        <w:t xml:space="preserve">; </w:t>
      </w:r>
      <w:r w:rsidR="00D07BC0" w:rsidRPr="005F1E8D">
        <w:rPr>
          <w:rFonts w:ascii="Times New Roman" w:hAnsi="Times New Roman" w:cs="Times New Roman"/>
          <w:highlight w:val="green"/>
          <w:lang w:val="en-CA"/>
        </w:rPr>
        <w:t xml:space="preserve">Fig. </w:t>
      </w:r>
      <w:r w:rsidR="000D0396">
        <w:rPr>
          <w:rFonts w:ascii="Times New Roman" w:hAnsi="Times New Roman" w:cs="Times New Roman"/>
          <w:highlight w:val="green"/>
          <w:lang w:val="en-CA"/>
        </w:rPr>
        <w:t>3</w:t>
      </w:r>
      <w:r w:rsidR="00D07BC0" w:rsidRPr="005F1E8D">
        <w:rPr>
          <w:rFonts w:ascii="Times New Roman" w:hAnsi="Times New Roman" w:cs="Times New Roman"/>
          <w:highlight w:val="green"/>
          <w:lang w:val="en-CA"/>
        </w:rPr>
        <w:t>a</w:t>
      </w:r>
      <w:r w:rsidR="00D07BC0" w:rsidRPr="005F1E8D">
        <w:rPr>
          <w:rFonts w:ascii="Times New Roman" w:hAnsi="Times New Roman" w:cs="Times New Roman"/>
          <w:lang w:val="en-CA"/>
        </w:rPr>
        <w:t>)</w:t>
      </w:r>
      <w:r w:rsidR="00A067A6">
        <w:rPr>
          <w:rFonts w:ascii="Times New Roman" w:hAnsi="Times New Roman" w:cs="Times New Roman"/>
          <w:lang w:val="en-CA"/>
        </w:rPr>
        <w:t xml:space="preserve">, and </w:t>
      </w:r>
      <w:r w:rsidR="00245F48" w:rsidRPr="005F1E8D">
        <w:rPr>
          <w:rFonts w:ascii="Times New Roman" w:hAnsi="Times New Roman" w:cs="Times New Roman"/>
          <w:lang w:val="en-CA"/>
        </w:rPr>
        <w:t xml:space="preserve">Shannon diversity </w:t>
      </w:r>
      <w:r w:rsidR="00245F48">
        <w:rPr>
          <w:rFonts w:ascii="Times New Roman" w:hAnsi="Times New Roman" w:cs="Times New Roman"/>
          <w:lang w:val="en-CA"/>
        </w:rPr>
        <w:t xml:space="preserve">on </w:t>
      </w:r>
      <w:r w:rsidR="00245F48" w:rsidRPr="005F1E8D">
        <w:rPr>
          <w:rFonts w:ascii="Times New Roman" w:hAnsi="Times New Roman" w:cs="Times New Roman"/>
          <w:lang w:val="en-CA"/>
        </w:rPr>
        <w:t>∆ NH</w:t>
      </w:r>
      <w:r w:rsidR="00245F48" w:rsidRPr="005F1E8D">
        <w:rPr>
          <w:rFonts w:ascii="Cambria Math" w:hAnsi="Cambria Math" w:cs="Cambria Math"/>
          <w:lang w:val="en-CA"/>
        </w:rPr>
        <w:t>₄⁺</w:t>
      </w:r>
      <w:r w:rsidR="00245F48" w:rsidRPr="005F1E8D">
        <w:rPr>
          <w:rFonts w:ascii="Times New Roman" w:hAnsi="Times New Roman" w:cs="Times New Roman"/>
          <w:lang w:val="en-CA"/>
        </w:rPr>
        <w:t xml:space="preserve"> </w:t>
      </w:r>
      <w:r w:rsidR="00245F48">
        <w:rPr>
          <w:rFonts w:ascii="Times New Roman" w:hAnsi="Times New Roman" w:cs="Times New Roman"/>
          <w:lang w:val="en-CA"/>
        </w:rPr>
        <w:t>(</w:t>
      </w:r>
      <w:r w:rsidR="00C673A5" w:rsidRPr="005F1E8D">
        <w:rPr>
          <w:rFonts w:ascii="Times New Roman" w:hAnsi="Times New Roman" w:cs="Times New Roman"/>
          <w:lang w:val="en-CA"/>
        </w:rPr>
        <w:t xml:space="preserve">p </w:t>
      </w:r>
      <w:r w:rsidR="00D07BC0">
        <w:rPr>
          <w:rFonts w:ascii="Times New Roman" w:hAnsi="Times New Roman" w:cs="Times New Roman"/>
          <w:lang w:val="en-CA"/>
        </w:rPr>
        <w:t>= 0.09</w:t>
      </w:r>
      <w:r w:rsidR="000D0396">
        <w:rPr>
          <w:rFonts w:ascii="Times New Roman" w:hAnsi="Times New Roman" w:cs="Times New Roman"/>
          <w:lang w:val="en-CA"/>
        </w:rPr>
        <w:t>; Fig. 3a</w:t>
      </w:r>
      <w:r w:rsidR="00C673A5" w:rsidRPr="005F1E8D">
        <w:rPr>
          <w:rFonts w:ascii="Times New Roman" w:hAnsi="Times New Roman" w:cs="Times New Roman"/>
          <w:lang w:val="en-CA"/>
        </w:rPr>
        <w:t>)</w:t>
      </w:r>
      <w:r w:rsidR="00846C5B">
        <w:rPr>
          <w:rFonts w:ascii="Times New Roman" w:hAnsi="Times New Roman" w:cs="Times New Roman"/>
          <w:lang w:val="en-CA"/>
        </w:rPr>
        <w:t xml:space="preserve">. </w:t>
      </w:r>
      <w:r w:rsidR="000D0396">
        <w:rPr>
          <w:rFonts w:ascii="Times New Roman" w:hAnsi="Times New Roman" w:cs="Times New Roman"/>
          <w:lang w:val="en-CA"/>
        </w:rPr>
        <w:t>There was a</w:t>
      </w:r>
      <w:r w:rsidR="00C673A5" w:rsidRPr="005F1E8D">
        <w:rPr>
          <w:rFonts w:ascii="Times New Roman" w:hAnsi="Times New Roman" w:cs="Times New Roman"/>
          <w:lang w:val="en-CA"/>
        </w:rPr>
        <w:t xml:space="preserve"> positive </w:t>
      </w:r>
      <w:r w:rsidR="00245F48">
        <w:rPr>
          <w:rFonts w:ascii="Times New Roman" w:hAnsi="Times New Roman" w:cs="Times New Roman"/>
          <w:lang w:val="en-CA"/>
        </w:rPr>
        <w:t>i</w:t>
      </w:r>
      <w:r w:rsidR="00C673A5" w:rsidRPr="005F1E8D">
        <w:rPr>
          <w:rFonts w:ascii="Times New Roman" w:hAnsi="Times New Roman" w:cs="Times New Roman"/>
          <w:lang w:val="en-CA"/>
        </w:rPr>
        <w:t>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 xml:space="preserve">(p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c</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We also found a negative interaction between kelp biomass and animal biomass (p = 0.0</w:t>
      </w:r>
      <w:r w:rsidR="00D07BC0">
        <w:rPr>
          <w:rFonts w:ascii="Times New Roman" w:hAnsi="Times New Roman" w:cs="Times New Roman"/>
          <w:lang w:val="en-CA"/>
        </w:rPr>
        <w:t>06</w:t>
      </w:r>
      <w:r w:rsidR="00A41148">
        <w:rPr>
          <w:rFonts w:ascii="Times New Roman" w:hAnsi="Times New Roman" w:cs="Times New Roman"/>
          <w:lang w:val="en-CA"/>
        </w:rPr>
        <w:t>; Fig. 3a &amp; d</w:t>
      </w:r>
      <w:r w:rsidR="00222A9E">
        <w:rPr>
          <w:rFonts w:ascii="Times New Roman" w:hAnsi="Times New Roman" w:cs="Times New Roman"/>
          <w:lang w:val="en-CA"/>
        </w:rPr>
        <w:t xml:space="preserve">), </w:t>
      </w:r>
      <w:r w:rsidR="00D07BC0">
        <w:rPr>
          <w:rFonts w:ascii="Times New Roman" w:hAnsi="Times New Roman" w:cs="Times New Roman"/>
          <w:lang w:val="en-CA"/>
        </w:rPr>
        <w:t>and a negative</w:t>
      </w:r>
      <w:r w:rsidR="00C673A5" w:rsidRPr="005F1E8D">
        <w:rPr>
          <w:rFonts w:ascii="Times New Roman" w:hAnsi="Times New Roman" w:cs="Times New Roman"/>
          <w:lang w:val="en-CA"/>
        </w:rPr>
        <w:t xml:space="preserv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t>
      </w:r>
      <w:r w:rsidR="00C673A5" w:rsidRPr="005F1E8D">
        <w:rPr>
          <w:rFonts w:ascii="Times New Roman" w:hAnsi="Times New Roman" w:cs="Times New Roman"/>
          <w:lang w:val="en-CA"/>
        </w:rPr>
        <w:t xml:space="preserve">(p </w:t>
      </w:r>
      <w:r w:rsidR="00222A9E">
        <w:rPr>
          <w:rFonts w:ascii="Times New Roman" w:hAnsi="Times New Roman" w:cs="Times New Roman"/>
          <w:lang w:val="en-CA"/>
        </w:rPr>
        <w:t>= 0.</w:t>
      </w:r>
      <w:r w:rsidR="00D07BC0">
        <w:rPr>
          <w:rFonts w:ascii="Times New Roman" w:hAnsi="Times New Roman" w:cs="Times New Roman"/>
          <w:lang w:val="en-CA"/>
        </w:rPr>
        <w:t>004</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3a &amp; e</w:t>
      </w:r>
      <w:r w:rsidR="00C673A5" w:rsidRPr="005F1E8D">
        <w:rPr>
          <w:rFonts w:ascii="Times New Roman" w:hAnsi="Times New Roman" w:cs="Times New Roman"/>
          <w:lang w:val="en-CA"/>
        </w:rPr>
        <w:t xml:space="preserve">). </w:t>
      </w:r>
      <w:r w:rsidR="00846C5B" w:rsidRPr="005F1E8D">
        <w:rPr>
          <w:rFonts w:ascii="Times New Roman" w:hAnsi="Times New Roman" w:cs="Times New Roman"/>
          <w:lang w:val="en-CA"/>
        </w:rPr>
        <w:t>∆ NH</w:t>
      </w:r>
      <w:r w:rsidR="00846C5B" w:rsidRPr="005F1E8D">
        <w:rPr>
          <w:rFonts w:ascii="Cambria Math" w:hAnsi="Cambria Math" w:cs="Cambria Math"/>
          <w:lang w:val="en-CA"/>
        </w:rPr>
        <w:t>₄⁺</w:t>
      </w:r>
      <w:r w:rsidR="00846C5B" w:rsidRPr="005F1E8D">
        <w:rPr>
          <w:rFonts w:ascii="Times New Roman" w:hAnsi="Times New Roman" w:cs="Times New Roman"/>
          <w:lang w:val="en-CA"/>
        </w:rPr>
        <w:t xml:space="preserve"> </w:t>
      </w:r>
      <w:r w:rsidR="009B2182">
        <w:rPr>
          <w:rFonts w:ascii="Times New Roman" w:hAnsi="Times New Roman" w:cs="Times New Roman"/>
          <w:lang w:val="en-CA"/>
        </w:rPr>
        <w:t>was negative</w:t>
      </w:r>
      <w:r w:rsidR="009B2182" w:rsidRPr="005F1E8D">
        <w:rPr>
          <w:rFonts w:ascii="Times New Roman" w:hAnsi="Times New Roman" w:cs="Times New Roman"/>
          <w:lang w:val="en-CA"/>
        </w:rPr>
        <w:t xml:space="preserve"> </w:t>
      </w:r>
      <w:r w:rsidR="00846C5B" w:rsidRPr="005F1E8D">
        <w:rPr>
          <w:rFonts w:ascii="Times New Roman" w:hAnsi="Times New Roman" w:cs="Times New Roman"/>
          <w:lang w:val="en-CA"/>
        </w:rPr>
        <w:t>between samples taken 5 m apart at the no-kelp control site</w:t>
      </w:r>
      <w:r w:rsidR="00846C5B">
        <w:rPr>
          <w:rFonts w:ascii="Times New Roman" w:hAnsi="Times New Roman" w:cs="Times New Roman"/>
          <w:lang w:val="en-CA"/>
        </w:rPr>
        <w:t>s</w:t>
      </w:r>
      <w:r w:rsidR="00846C5B" w:rsidRPr="005F1E8D">
        <w:rPr>
          <w:rFonts w:ascii="Times New Roman" w:hAnsi="Times New Roman" w:cs="Times New Roman"/>
          <w:lang w:val="en-CA"/>
        </w:rPr>
        <w:t xml:space="preserve"> (p = 0.</w:t>
      </w:r>
      <w:r w:rsidR="00846C5B">
        <w:rPr>
          <w:rFonts w:ascii="Times New Roman" w:hAnsi="Times New Roman" w:cs="Times New Roman"/>
          <w:lang w:val="en-CA"/>
        </w:rPr>
        <w:t>003</w:t>
      </w:r>
      <w:r w:rsidR="00846C5B" w:rsidRPr="005F1E8D">
        <w:rPr>
          <w:rFonts w:ascii="Times New Roman" w:hAnsi="Times New Roman" w:cs="Times New Roman"/>
          <w:lang w:val="en-CA"/>
        </w:rPr>
        <w:t xml:space="preserve">, </w:t>
      </w:r>
      <w:r w:rsidR="00846C5B" w:rsidRPr="005F1E8D">
        <w:rPr>
          <w:rFonts w:ascii="Times New Roman" w:hAnsi="Times New Roman" w:cs="Times New Roman"/>
          <w:highlight w:val="green"/>
          <w:lang w:val="en-CA"/>
        </w:rPr>
        <w:t xml:space="preserve">Fig. </w:t>
      </w:r>
      <w:r w:rsidR="00A41148">
        <w:rPr>
          <w:rFonts w:ascii="Times New Roman" w:hAnsi="Times New Roman" w:cs="Times New Roman"/>
          <w:highlight w:val="green"/>
          <w:lang w:val="en-CA"/>
        </w:rPr>
        <w:t>3b</w:t>
      </w:r>
      <w:r w:rsidR="00846C5B" w:rsidRPr="005F1E8D">
        <w:rPr>
          <w:rFonts w:ascii="Times New Roman" w:hAnsi="Times New Roman" w:cs="Times New Roman"/>
          <w:lang w:val="en-CA"/>
        </w:rPr>
        <w:t>).</w:t>
      </w:r>
      <w:r w:rsidR="00275834">
        <w:rPr>
          <w:rFonts w:ascii="Times New Roman" w:hAnsi="Times New Roman" w:cs="Times New Roman"/>
          <w:color w:val="000000"/>
          <w:lang w:val="en-CA"/>
        </w:rPr>
        <w:t xml:space="preserve"> </w:t>
      </w:r>
    </w:p>
    <w:p w14:paraId="0CF63111" w14:textId="7B41DC38" w:rsidR="00623DD8" w:rsidRDefault="0069194B" w:rsidP="00623DD8">
      <w:pPr>
        <w:spacing w:line="480" w:lineRule="auto"/>
        <w:rPr>
          <w:rFonts w:ascii="Times New Roman" w:hAnsi="Times New Roman" w:cs="Times New Roman"/>
          <w:lang w:val="en-CA"/>
        </w:rPr>
      </w:pPr>
      <w:r w:rsidRPr="005F1E8D">
        <w:rPr>
          <w:rFonts w:ascii="Times New Roman" w:hAnsi="Times New Roman" w:cs="Times New Roman"/>
          <w:lang w:val="en-CA"/>
        </w:rPr>
        <w:lastRenderedPageBreak/>
        <w:tab/>
        <w:t xml:space="preserve">We found </w:t>
      </w:r>
      <w:r w:rsidR="00C146F7" w:rsidRPr="005F1E8D">
        <w:rPr>
          <w:rFonts w:ascii="Times New Roman" w:hAnsi="Times New Roman" w:cs="Times New Roman"/>
          <w:lang w:val="en-CA"/>
        </w:rPr>
        <w:t xml:space="preserve">mixed evidence for </w:t>
      </w:r>
      <w:r w:rsidR="009B2182">
        <w:rPr>
          <w:rFonts w:ascii="Times New Roman" w:hAnsi="Times New Roman" w:cs="Times New Roman"/>
          <w:lang w:val="en-CA"/>
        </w:rPr>
        <w:t xml:space="preserve">animal-related </w:t>
      </w:r>
      <w:r w:rsidR="006F3E6B" w:rsidRPr="005F1E8D">
        <w:rPr>
          <w:rFonts w:ascii="Times New Roman" w:hAnsi="Times New Roman" w:cs="Times New Roman"/>
          <w:lang w:val="en-CA"/>
        </w:rPr>
        <w:t xml:space="preserve">variability </w:t>
      </w:r>
      <w:r w:rsidR="009B2182">
        <w:rPr>
          <w:rFonts w:ascii="Times New Roman" w:hAnsi="Times New Roman" w:cs="Times New Roman"/>
          <w:lang w:val="en-CA"/>
        </w:rPr>
        <w:t xml:space="preserve">in ammonium concentration </w:t>
      </w:r>
      <w:r w:rsidR="00682CDC" w:rsidRPr="005F1E8D">
        <w:rPr>
          <w:rFonts w:ascii="Times New Roman" w:hAnsi="Times New Roman" w:cs="Times New Roman"/>
          <w:lang w:val="en-CA"/>
        </w:rPr>
        <w:t xml:space="preserve">at </w:t>
      </w:r>
      <w:r w:rsidR="009B2182">
        <w:rPr>
          <w:rFonts w:ascii="Times New Roman" w:hAnsi="Times New Roman" w:cs="Times New Roman"/>
          <w:lang w:val="en-CA"/>
        </w:rPr>
        <w:t xml:space="preserve">the </w:t>
      </w:r>
      <w:r w:rsidR="00682CDC" w:rsidRPr="005F1E8D">
        <w:rPr>
          <w:rFonts w:ascii="Times New Roman" w:hAnsi="Times New Roman" w:cs="Times New Roman"/>
          <w:lang w:val="en-CA"/>
        </w:rPr>
        <w:t>small</w:t>
      </w:r>
      <w:r w:rsidR="009B2182">
        <w:rPr>
          <w:rFonts w:ascii="Times New Roman" w:hAnsi="Times New Roman" w:cs="Times New Roman"/>
          <w:lang w:val="en-CA"/>
        </w:rPr>
        <w:t>est</w:t>
      </w:r>
      <w:r w:rsidR="00682CDC" w:rsidRPr="005F1E8D">
        <w:rPr>
          <w:rFonts w:ascii="Times New Roman" w:hAnsi="Times New Roman" w:cs="Times New Roman"/>
          <w:lang w:val="en-CA"/>
        </w:rPr>
        <w:t xml:space="preserve"> scale</w:t>
      </w:r>
      <w:r w:rsidR="009B2182">
        <w:rPr>
          <w:rFonts w:ascii="Times New Roman" w:hAnsi="Times New Roman" w:cs="Times New Roman"/>
          <w:lang w:val="en-CA"/>
        </w:rPr>
        <w:t xml:space="preserve"> studied</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122300">
        <w:rPr>
          <w:rFonts w:ascii="Times New Roman" w:hAnsi="Times New Roman" w:cs="Times New Roman"/>
          <w:lang w:val="en-CA"/>
        </w:rPr>
        <w:t xml:space="preserve"> despite a supply rate of 14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and 28 </w:t>
      </w:r>
      <w:proofErr w:type="spellStart"/>
      <w:r w:rsidR="00122300">
        <w:rPr>
          <w:rFonts w:ascii="Times New Roman" w:hAnsi="Times New Roman" w:cs="Times New Roman"/>
          <w:lang w:val="en-CA"/>
        </w:rPr>
        <w:t>μM</w:t>
      </w:r>
      <w:proofErr w:type="spellEnd"/>
      <w:r w:rsidR="00122300">
        <w:rPr>
          <w:rFonts w:ascii="Times New Roman" w:hAnsi="Times New Roman" w:cs="Times New Roman"/>
          <w:lang w:val="en-CA"/>
        </w:rPr>
        <w:t xml:space="preserve">/h for the low and high treatments, respectively. </w:t>
      </w:r>
      <w:r w:rsidR="00A05F3B">
        <w:rPr>
          <w:rFonts w:ascii="Times New Roman" w:hAnsi="Times New Roman" w:cs="Times New Roman"/>
          <w:lang w:val="en-CA"/>
        </w:rPr>
        <w:t>Overall, the mean NH₄⁺ concentration</w:t>
      </w:r>
      <w:r w:rsidR="00B1705D">
        <w:rPr>
          <w:rFonts w:ascii="Times New Roman" w:hAnsi="Times New Roman" w:cs="Times New Roman"/>
          <w:lang w:val="en-CA"/>
        </w:rPr>
        <w:t xml:space="preserve">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B1705D" w:rsidRPr="005F1E8D">
        <w:rPr>
          <w:rFonts w:ascii="Times New Roman" w:hAnsi="Times New Roman" w:cs="Times New Roman"/>
          <w:highlight w:val="green"/>
          <w:lang w:val="en-CA"/>
        </w:rPr>
        <w:t>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9B2182">
        <w:rPr>
          <w:rFonts w:ascii="Times New Roman" w:hAnsi="Times New Roman" w:cs="Times New Roman"/>
          <w:lang w:val="en-CA"/>
        </w:rPr>
        <w:t xml:space="preserve">by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9B2182">
        <w:rPr>
          <w:rFonts w:ascii="Times New Roman" w:hAnsi="Times New Roman" w:cs="Times New Roman"/>
          <w:lang w:val="en-CA"/>
        </w:rPr>
        <w:t xml:space="preserve"> per m increase in depth</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9B2182">
        <w:rPr>
          <w:rFonts w:ascii="Times New Roman" w:hAnsi="Times New Roman" w:cs="Times New Roman"/>
          <w:lang w:val="en-CA"/>
        </w:rPr>
        <w:t>,</w:t>
      </w:r>
      <w:r w:rsidR="00B1705D">
        <w:rPr>
          <w:rFonts w:ascii="Times New Roman" w:hAnsi="Times New Roman" w:cs="Times New Roman"/>
          <w:lang w:val="en-CA"/>
        </w:rPr>
        <w:t xml:space="preserve"> by 8</w:t>
      </w:r>
      <w:r w:rsidR="00CC5E86">
        <w:rPr>
          <w:rFonts w:ascii="Times New Roman" w:hAnsi="Times New Roman" w:cs="Times New Roman"/>
          <w:lang w:val="en-CA"/>
        </w:rPr>
        <w:t>.7</w:t>
      </w:r>
      <w:r w:rsidR="00124C17">
        <w:rPr>
          <w:rFonts w:ascii="Times New Roman" w:hAnsi="Times New Roman" w:cs="Times New Roman"/>
          <w:lang w:val="en-CA"/>
        </w:rPr>
        <w:t>x</w:t>
      </w:r>
      <w:r w:rsidR="00B1705D">
        <w:rPr>
          <w:rFonts w:ascii="Times New Roman" w:hAnsi="Times New Roman" w:cs="Times New Roman"/>
          <w:lang w:val="en-CA"/>
        </w:rPr>
        <w:t xml:space="preserve"> and 12</w:t>
      </w:r>
      <w:r w:rsidR="00CC5E86">
        <w:rPr>
          <w:rFonts w:ascii="Times New Roman" w:hAnsi="Times New Roman" w:cs="Times New Roman"/>
          <w:lang w:val="en-CA"/>
        </w:rPr>
        <w:t>.1x</w:t>
      </w:r>
      <w:r w:rsidR="00B1705D">
        <w:rPr>
          <w:rFonts w:ascii="Times New Roman" w:hAnsi="Times New Roman" w:cs="Times New Roman"/>
          <w:lang w:val="en-CA"/>
        </w:rPr>
        <w:t xml:space="preserve">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 xml:space="preserve">Fig. </w:t>
      </w:r>
      <w:r w:rsidR="00377E7D">
        <w:rPr>
          <w:rFonts w:ascii="Times New Roman" w:hAnsi="Times New Roman" w:cs="Times New Roman"/>
          <w:highlight w:val="green"/>
          <w:lang w:val="en-CA"/>
        </w:rPr>
        <w:t>4</w:t>
      </w:r>
      <w:r w:rsidR="00AE4869" w:rsidRPr="005F1E8D">
        <w:rPr>
          <w:rFonts w:ascii="Times New Roman" w:hAnsi="Times New Roman" w:cs="Times New Roman"/>
          <w:highlight w:val="green"/>
          <w:lang w:val="en-CA"/>
        </w:rPr>
        <w:t>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r w:rsidR="007C783C">
        <w:rPr>
          <w:rFonts w:ascii="Times New Roman" w:hAnsi="Times New Roman" w:cs="Times New Roman"/>
          <w:lang w:val="en-CA"/>
        </w:rPr>
        <w:t>Medium crabs excreted on average 88</w:t>
      </w:r>
      <w:r w:rsidR="007C783C" w:rsidRPr="007C783C">
        <w:rPr>
          <w:rFonts w:ascii="Times New Roman" w:hAnsi="Times New Roman" w:cs="Times New Roman"/>
          <w:lang w:val="en-CA"/>
        </w:rPr>
        <w:t xml:space="preserve">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while large crabs excreted 150 </w:t>
      </w:r>
      <w:proofErr w:type="spellStart"/>
      <w:r w:rsidR="007C783C">
        <w:rPr>
          <w:rFonts w:ascii="Times New Roman" w:hAnsi="Times New Roman" w:cs="Times New Roman"/>
          <w:lang w:val="en-CA"/>
        </w:rPr>
        <w:t>μM</w:t>
      </w:r>
      <w:proofErr w:type="spellEnd"/>
      <w:r w:rsidR="007C783C">
        <w:rPr>
          <w:rFonts w:ascii="Times New Roman" w:hAnsi="Times New Roman" w:cs="Times New Roman"/>
          <w:lang w:val="en-CA"/>
        </w:rPr>
        <w:t xml:space="preserve">/h. </w:t>
      </w:r>
    </w:p>
    <w:p w14:paraId="27F89CE8" w14:textId="77777777" w:rsidR="00094986" w:rsidRDefault="00094986" w:rsidP="00623DD8">
      <w:pPr>
        <w:spacing w:line="480" w:lineRule="auto"/>
        <w:rPr>
          <w:rFonts w:ascii="Times New Roman" w:hAnsi="Times New Roman" w:cs="Times New Roman"/>
          <w:lang w:val="en-CA"/>
        </w:rPr>
      </w:pPr>
    </w:p>
    <w:p w14:paraId="58BB57C9" w14:textId="18DE8776" w:rsidR="00094986" w:rsidRPr="00094986" w:rsidRDefault="00094986" w:rsidP="00623DD8">
      <w:pPr>
        <w:spacing w:line="480" w:lineRule="auto"/>
        <w:rPr>
          <w:rFonts w:ascii="Times New Roman" w:hAnsi="Times New Roman" w:cs="Times New Roman"/>
          <w:b/>
          <w:bCs/>
          <w:lang w:val="en-CA"/>
        </w:rPr>
      </w:pPr>
      <w:commentRangeStart w:id="22"/>
      <w:r w:rsidRPr="00094986">
        <w:rPr>
          <w:rFonts w:ascii="Times New Roman" w:hAnsi="Times New Roman" w:cs="Times New Roman"/>
          <w:b/>
          <w:bCs/>
          <w:lang w:val="en-CA"/>
        </w:rPr>
        <w:t>Discussion</w:t>
      </w:r>
      <w:commentRangeEnd w:id="22"/>
      <w:r w:rsidR="001A7CB9">
        <w:rPr>
          <w:rStyle w:val="CommentReference"/>
        </w:rPr>
        <w:commentReference w:id="22"/>
      </w:r>
    </w:p>
    <w:p w14:paraId="7BD5CB5E" w14:textId="09C7B9EA" w:rsidR="00057B69" w:rsidRDefault="004934ED" w:rsidP="00623DD8">
      <w:pPr>
        <w:spacing w:line="480" w:lineRule="auto"/>
        <w:rPr>
          <w:rFonts w:ascii="Times New Roman" w:hAnsi="Times New Roman" w:cs="Times New Roman"/>
          <w:lang w:val="en-CA"/>
        </w:rPr>
      </w:pPr>
      <w:r>
        <w:rPr>
          <w:rFonts w:ascii="Times New Roman" w:hAnsi="Times New Roman" w:cs="Times New Roman"/>
          <w:lang w:val="en-CA"/>
        </w:rPr>
        <w:t xml:space="preserve">We found </w:t>
      </w:r>
      <w:r w:rsidR="00A5377F">
        <w:rPr>
          <w:rFonts w:ascii="Times New Roman" w:hAnsi="Times New Roman" w:cs="Times New Roman"/>
          <w:lang w:val="en-CA"/>
        </w:rPr>
        <w:t xml:space="preserve">at least some </w:t>
      </w:r>
      <w:r>
        <w:rPr>
          <w:rFonts w:ascii="Times New Roman" w:hAnsi="Times New Roman" w:cs="Times New Roman"/>
          <w:lang w:val="en-CA"/>
        </w:rPr>
        <w:t>evidence of variability of animal-regenerated nutrients</w:t>
      </w:r>
      <w:r w:rsidR="00A5377F">
        <w:rPr>
          <w:rFonts w:ascii="Times New Roman" w:hAnsi="Times New Roman" w:cs="Times New Roman"/>
          <w:lang w:val="en-CA"/>
        </w:rPr>
        <w:t xml:space="preserve"> from the largest to the smallest scale examined</w:t>
      </w:r>
      <w:r>
        <w:rPr>
          <w:rFonts w:ascii="Times New Roman" w:hAnsi="Times New Roman" w:cs="Times New Roman"/>
          <w:lang w:val="en-CA"/>
        </w:rPr>
        <w:t xml:space="preserve">. </w:t>
      </w:r>
      <w:r w:rsidR="004739F8">
        <w:rPr>
          <w:rFonts w:ascii="Times New Roman" w:hAnsi="Times New Roman" w:cs="Times New Roman"/>
          <w:lang w:val="en-CA"/>
        </w:rPr>
        <w:t xml:space="preserve">Ammonium varied </w:t>
      </w:r>
      <w:r w:rsidR="00A5377F">
        <w:rPr>
          <w:rFonts w:ascii="Times New Roman" w:hAnsi="Times New Roman" w:cs="Times New Roman"/>
          <w:lang w:val="en-CA"/>
        </w:rPr>
        <w:t xml:space="preserve">by </w:t>
      </w:r>
      <w:r w:rsidR="004739F8">
        <w:rPr>
          <w:rFonts w:ascii="Times New Roman" w:hAnsi="Times New Roman" w:cs="Times New Roman"/>
          <w:lang w:val="en-CA"/>
        </w:rPr>
        <w:t xml:space="preserve">up to </w:t>
      </w:r>
      <w:commentRangeStart w:id="23"/>
      <w:commentRangeStart w:id="24"/>
      <w:r w:rsidR="00D31F5B">
        <w:rPr>
          <w:rFonts w:ascii="Times New Roman" w:hAnsi="Times New Roman" w:cs="Times New Roman"/>
          <w:lang w:val="en-CA"/>
        </w:rPr>
        <w:t>1</w:t>
      </w:r>
      <w:r w:rsidR="00B23B37">
        <w:rPr>
          <w:rFonts w:ascii="Times New Roman" w:hAnsi="Times New Roman" w:cs="Times New Roman"/>
          <w:lang w:val="en-CA"/>
        </w:rPr>
        <w:t>6</w:t>
      </w:r>
      <w:commentRangeEnd w:id="23"/>
      <w:commentRangeEnd w:id="24"/>
      <w:r w:rsidR="00B23B37">
        <w:rPr>
          <w:rFonts w:ascii="Times New Roman" w:hAnsi="Times New Roman" w:cs="Times New Roman"/>
          <w:lang w:val="en-CA"/>
        </w:rPr>
        <w:t>x</w:t>
      </w:r>
      <w:r w:rsidR="00A33386">
        <w:rPr>
          <w:rStyle w:val="CommentReference"/>
        </w:rPr>
        <w:commentReference w:id="23"/>
      </w:r>
      <w:r w:rsidR="00A5377F">
        <w:rPr>
          <w:rStyle w:val="CommentReference"/>
        </w:rPr>
        <w:commentReference w:id="24"/>
      </w:r>
      <w:r w:rsidR="004739F8">
        <w:rPr>
          <w:rFonts w:ascii="Times New Roman" w:hAnsi="Times New Roman" w:cs="Times New Roman"/>
          <w:lang w:val="en-CA"/>
        </w:rPr>
        <w:t xml:space="preserve"> between rocky reef sites, </w:t>
      </w:r>
      <w:commentRangeStart w:id="25"/>
      <w:r w:rsidR="00B23B37">
        <w:rPr>
          <w:rFonts w:ascii="Times New Roman" w:hAnsi="Times New Roman" w:cs="Times New Roman"/>
          <w:lang w:val="en-CA"/>
        </w:rPr>
        <w:t>1.9</w:t>
      </w:r>
      <w:commentRangeEnd w:id="25"/>
      <w:r w:rsidR="00B23B37">
        <w:rPr>
          <w:rFonts w:ascii="Times New Roman" w:hAnsi="Times New Roman" w:cs="Times New Roman"/>
          <w:lang w:val="en-CA"/>
        </w:rPr>
        <w:t>x</w:t>
      </w:r>
      <w:r w:rsidR="00F62DF9">
        <w:rPr>
          <w:rStyle w:val="CommentReference"/>
        </w:rPr>
        <w:commentReference w:id="25"/>
      </w:r>
      <w:r w:rsidR="004739F8">
        <w:rPr>
          <w:rFonts w:ascii="Times New Roman" w:hAnsi="Times New Roman" w:cs="Times New Roman"/>
          <w:lang w:val="en-CA"/>
        </w:rPr>
        <w:t xml:space="preserve"> inside vs outside kelp forests, and </w:t>
      </w:r>
      <w:commentRangeStart w:id="26"/>
      <w:r w:rsidR="00B23B37">
        <w:rPr>
          <w:rFonts w:ascii="Times New Roman" w:hAnsi="Times New Roman" w:cs="Times New Roman"/>
          <w:lang w:val="en-CA"/>
        </w:rPr>
        <w:t>4</w:t>
      </w:r>
      <w:r w:rsidR="00F1731A">
        <w:rPr>
          <w:rFonts w:ascii="Times New Roman" w:hAnsi="Times New Roman" w:cs="Times New Roman"/>
          <w:lang w:val="en-CA"/>
        </w:rPr>
        <w:t>0</w:t>
      </w:r>
      <w:commentRangeEnd w:id="26"/>
      <w:r w:rsidR="00B23B37">
        <w:rPr>
          <w:rFonts w:ascii="Times New Roman" w:hAnsi="Times New Roman" w:cs="Times New Roman"/>
          <w:lang w:val="en-CA"/>
        </w:rPr>
        <w:t>x</w:t>
      </w:r>
      <w:r w:rsidR="00F62DF9">
        <w:rPr>
          <w:rStyle w:val="CommentReference"/>
        </w:rPr>
        <w:commentReference w:id="26"/>
      </w:r>
      <w:r w:rsidR="004739F8">
        <w:rPr>
          <w:rFonts w:ascii="Times New Roman" w:hAnsi="Times New Roman" w:cs="Times New Roman"/>
          <w:lang w:val="en-CA"/>
        </w:rPr>
        <w:t xml:space="preserve"> between cages with crabs vs cages </w:t>
      </w:r>
      <w:r w:rsidR="00A5377F">
        <w:rPr>
          <w:rFonts w:ascii="Times New Roman" w:hAnsi="Times New Roman" w:cs="Times New Roman"/>
          <w:lang w:val="en-CA"/>
        </w:rPr>
        <w:t xml:space="preserve">without crabs, </w:t>
      </w:r>
      <w:r w:rsidR="004739F8">
        <w:rPr>
          <w:rFonts w:ascii="Times New Roman" w:hAnsi="Times New Roman" w:cs="Times New Roman"/>
          <w:lang w:val="en-CA"/>
        </w:rPr>
        <w:t xml:space="preserve">which supports our hypothesis that animal-driven variability in nutrients is possible across all three spatial scales. </w:t>
      </w:r>
      <w:commentRangeStart w:id="27"/>
      <w:r w:rsidR="00246B2A">
        <w:rPr>
          <w:rFonts w:ascii="Times New Roman" w:hAnsi="Times New Roman" w:cs="Times New Roman"/>
          <w:lang w:val="en-CA"/>
        </w:rPr>
        <w:t>W</w:t>
      </w:r>
      <w:r>
        <w:rPr>
          <w:rFonts w:ascii="Times New Roman" w:hAnsi="Times New Roman" w:cs="Times New Roman"/>
          <w:lang w:val="en-CA"/>
        </w:rPr>
        <w:t xml:space="preserve">ater flow mediated the capacity for animals to </w:t>
      </w:r>
      <w:r w:rsidR="009A1C7A">
        <w:rPr>
          <w:rFonts w:ascii="Times New Roman" w:hAnsi="Times New Roman" w:cs="Times New Roman"/>
          <w:lang w:val="en-CA"/>
        </w:rPr>
        <w:t>saturate</w:t>
      </w:r>
      <w:r>
        <w:rPr>
          <w:rFonts w:ascii="Times New Roman" w:hAnsi="Times New Roman" w:cs="Times New Roman"/>
          <w:lang w:val="en-CA"/>
        </w:rPr>
        <w:t xml:space="preserve"> the water column with nutrients; </w:t>
      </w:r>
      <w:r w:rsidR="009A1C7A">
        <w:rPr>
          <w:rFonts w:ascii="Times New Roman" w:hAnsi="Times New Roman" w:cs="Times New Roman"/>
          <w:lang w:val="en-CA"/>
        </w:rPr>
        <w:t>among sites a flooding</w:t>
      </w:r>
      <w:r>
        <w:rPr>
          <w:rFonts w:ascii="Times New Roman" w:hAnsi="Times New Roman" w:cs="Times New Roman"/>
          <w:lang w:val="en-CA"/>
        </w:rPr>
        <w:t xml:space="preserve"> </w:t>
      </w:r>
      <w:r w:rsidR="009A1C7A">
        <w:rPr>
          <w:rFonts w:ascii="Times New Roman" w:hAnsi="Times New Roman" w:cs="Times New Roman"/>
          <w:lang w:val="en-CA"/>
        </w:rPr>
        <w:t xml:space="preserve">tide </w:t>
      </w:r>
      <w:r>
        <w:rPr>
          <w:rFonts w:ascii="Times New Roman" w:hAnsi="Times New Roman" w:cs="Times New Roman"/>
          <w:lang w:val="en-CA"/>
        </w:rPr>
        <w:t>seemed to “wash away” the impact of animals on NH₄⁺ concentrations</w:t>
      </w:r>
      <w:r w:rsidR="009A1C7A">
        <w:rPr>
          <w:rFonts w:ascii="Times New Roman" w:hAnsi="Times New Roman" w:cs="Times New Roman"/>
          <w:lang w:val="en-CA"/>
        </w:rPr>
        <w:t>, but within sites moving water made kelps’ ability to slow flow and trap animal-regenerated nutrients more pronounced</w:t>
      </w:r>
      <w:commentRangeEnd w:id="27"/>
      <w:r w:rsidR="00A5377F">
        <w:rPr>
          <w:rStyle w:val="CommentReference"/>
        </w:rPr>
        <w:commentReference w:id="27"/>
      </w:r>
      <w:r w:rsidR="009A1C7A">
        <w:rPr>
          <w:rFonts w:ascii="Times New Roman" w:hAnsi="Times New Roman" w:cs="Times New Roman"/>
          <w:lang w:val="en-CA"/>
        </w:rPr>
        <w:t xml:space="preserve">. In the very-small scale caging experiments we only detected an effect </w:t>
      </w:r>
      <w:r w:rsidR="00A5377F">
        <w:rPr>
          <w:rFonts w:ascii="Times New Roman" w:hAnsi="Times New Roman" w:cs="Times New Roman"/>
          <w:lang w:val="en-CA"/>
        </w:rPr>
        <w:t xml:space="preserve">when the nutrient providers were crabs – an effect that we attribute mainly to the low water flow in </w:t>
      </w:r>
      <w:r w:rsidR="009A1C7A">
        <w:rPr>
          <w:rFonts w:ascii="Times New Roman" w:hAnsi="Times New Roman" w:cs="Times New Roman"/>
          <w:lang w:val="en-CA"/>
        </w:rPr>
        <w:t>the protected inlet</w:t>
      </w:r>
      <w:r w:rsidR="00A5377F">
        <w:rPr>
          <w:rFonts w:ascii="Times New Roman" w:hAnsi="Times New Roman" w:cs="Times New Roman"/>
          <w:lang w:val="en-CA"/>
        </w:rPr>
        <w:t xml:space="preserve"> rather than to a taxonomic effect.</w:t>
      </w:r>
    </w:p>
    <w:p w14:paraId="5C832253" w14:textId="77777777" w:rsidR="00306F1F" w:rsidRDefault="00306F1F" w:rsidP="00623DD8">
      <w:pPr>
        <w:spacing w:line="480" w:lineRule="auto"/>
        <w:rPr>
          <w:rFonts w:ascii="Times New Roman" w:hAnsi="Times New Roman" w:cs="Times New Roman"/>
          <w:lang w:val="en-CA"/>
        </w:rPr>
      </w:pPr>
    </w:p>
    <w:p w14:paraId="4C50880F" w14:textId="6EFCC64A" w:rsidR="00306F1F" w:rsidRPr="00306F1F" w:rsidRDefault="00306F1F" w:rsidP="00623DD8">
      <w:pPr>
        <w:spacing w:line="480" w:lineRule="auto"/>
        <w:rPr>
          <w:rFonts w:ascii="Times New Roman" w:hAnsi="Times New Roman" w:cs="Times New Roman"/>
          <w:i/>
          <w:iCs/>
          <w:lang w:val="en-CA"/>
        </w:rPr>
      </w:pPr>
      <w:r w:rsidRPr="00306F1F">
        <w:rPr>
          <w:rFonts w:ascii="Times New Roman" w:hAnsi="Times New Roman" w:cs="Times New Roman"/>
          <w:i/>
          <w:iCs/>
          <w:lang w:val="en-CA"/>
        </w:rPr>
        <w:t>Meso-scale</w:t>
      </w:r>
      <w:r w:rsidR="00A5377F">
        <w:rPr>
          <w:rFonts w:ascii="Times New Roman" w:hAnsi="Times New Roman" w:cs="Times New Roman"/>
          <w:i/>
          <w:iCs/>
          <w:lang w:val="en-CA"/>
        </w:rPr>
        <w:t xml:space="preserve"> variation</w:t>
      </w:r>
    </w:p>
    <w:p w14:paraId="17F00B66" w14:textId="7A95BD7B" w:rsidR="009509EA" w:rsidRDefault="004036C6" w:rsidP="00497588">
      <w:pPr>
        <w:spacing w:line="480" w:lineRule="auto"/>
        <w:rPr>
          <w:rFonts w:ascii="Times New Roman" w:hAnsi="Times New Roman" w:cs="Times New Roman"/>
          <w:lang w:val="en-CA"/>
        </w:rPr>
      </w:pPr>
      <w:r w:rsidRPr="00BA1DFE">
        <w:rPr>
          <w:rFonts w:ascii="Times New Roman" w:hAnsi="Times New Roman" w:cs="Times New Roman"/>
          <w:lang w:val="en-CA"/>
        </w:rPr>
        <w:lastRenderedPageBreak/>
        <w:t xml:space="preserve">Among rocky reef sites, </w:t>
      </w:r>
      <w:r w:rsidR="002B53A4" w:rsidRPr="00BA1DFE">
        <w:rPr>
          <w:rFonts w:ascii="Times New Roman" w:hAnsi="Times New Roman" w:cs="Times New Roman"/>
          <w:lang w:val="en-CA"/>
        </w:rPr>
        <w:t>we detected a 1</w:t>
      </w:r>
      <w:r w:rsidR="00D44394">
        <w:rPr>
          <w:rFonts w:ascii="Times New Roman" w:hAnsi="Times New Roman" w:cs="Times New Roman"/>
          <w:lang w:val="en-CA"/>
        </w:rPr>
        <w:t>6</w:t>
      </w:r>
      <w:r w:rsidR="002B53A4" w:rsidRPr="00BA1DFE">
        <w:rPr>
          <w:rFonts w:ascii="Times New Roman" w:hAnsi="Times New Roman" w:cs="Times New Roman"/>
          <w:lang w:val="en-CA"/>
        </w:rPr>
        <w:t xml:space="preserve">-fold difference in NH₄⁺ between </w:t>
      </w:r>
      <w:r w:rsidR="001C535E">
        <w:rPr>
          <w:rFonts w:ascii="Times New Roman" w:hAnsi="Times New Roman" w:cs="Times New Roman"/>
          <w:lang w:val="en-CA"/>
        </w:rPr>
        <w:t xml:space="preserve">sites with </w:t>
      </w:r>
      <w:r w:rsidR="002B53A4" w:rsidRPr="00BA1DFE">
        <w:rPr>
          <w:rFonts w:ascii="Times New Roman" w:hAnsi="Times New Roman" w:cs="Times New Roman"/>
          <w:lang w:val="en-CA"/>
        </w:rPr>
        <w:t xml:space="preserve">the lowest and highest </w:t>
      </w:r>
      <w:r w:rsidR="001C535E">
        <w:rPr>
          <w:rFonts w:ascii="Times New Roman" w:hAnsi="Times New Roman" w:cs="Times New Roman"/>
          <w:lang w:val="en-CA"/>
        </w:rPr>
        <w:t>concentrations</w:t>
      </w:r>
      <w:r w:rsidR="00E271AE">
        <w:rPr>
          <w:rFonts w:ascii="Times New Roman" w:hAnsi="Times New Roman" w:cs="Times New Roman"/>
          <w:lang w:val="en-CA"/>
        </w:rPr>
        <w:t xml:space="preserve">. </w:t>
      </w:r>
      <w:r w:rsidR="008955F6" w:rsidRPr="00BA1DFE">
        <w:rPr>
          <w:rFonts w:ascii="Times New Roman" w:hAnsi="Times New Roman" w:cs="Times New Roman"/>
          <w:lang w:val="en-CA"/>
        </w:rPr>
        <w:t xml:space="preserve">This </w:t>
      </w:r>
      <w:r w:rsidR="001C535E">
        <w:rPr>
          <w:rFonts w:ascii="Times New Roman" w:hAnsi="Times New Roman" w:cs="Times New Roman"/>
          <w:lang w:val="en-CA"/>
        </w:rPr>
        <w:t xml:space="preserve">difference </w:t>
      </w:r>
      <w:r w:rsidR="008955F6" w:rsidRPr="00BA1DFE">
        <w:rPr>
          <w:rFonts w:ascii="Times New Roman" w:hAnsi="Times New Roman" w:cs="Times New Roman"/>
          <w:lang w:val="en-CA"/>
        </w:rPr>
        <w:t xml:space="preserve">is substantially larger than </w:t>
      </w:r>
      <w:r w:rsidR="001C535E">
        <w:rPr>
          <w:rFonts w:ascii="Times New Roman" w:hAnsi="Times New Roman" w:cs="Times New Roman"/>
          <w:lang w:val="en-CA"/>
        </w:rPr>
        <w:t xml:space="preserve">previous </w:t>
      </w:r>
      <w:r w:rsidR="008955F6" w:rsidRPr="00BA1DFE">
        <w:rPr>
          <w:rFonts w:ascii="Times New Roman" w:hAnsi="Times New Roman" w:cs="Times New Roman"/>
          <w:lang w:val="en-CA"/>
        </w:rPr>
        <w:t>measurements of among-site variation in nitrate (3.7x and 6.5x</w:t>
      </w:r>
      <w:r w:rsidR="00BA1DFE" w:rsidRPr="00BA1DFE">
        <w:rPr>
          <w:rFonts w:ascii="Times New Roman" w:hAnsi="Times New Roman" w:cs="Times New Roman"/>
          <w:lang w:val="en-CA"/>
        </w:rPr>
        <w:t>) and ammonium (0.4x and 0.8x) from the same region</w:t>
      </w:r>
      <w:r w:rsidR="008955F6" w:rsidRPr="00BA1DFE">
        <w:rPr>
          <w:rFonts w:ascii="Times New Roman" w:hAnsi="Times New Roman" w:cs="Times New Roman"/>
          <w:lang w:val="en-CA"/>
        </w:rPr>
        <w:t xml:space="preserve"> </w:t>
      </w:r>
      <w:r w:rsidR="008955F6" w:rsidRPr="00BA1DFE">
        <w:rPr>
          <w:rFonts w:ascii="Times New Roman" w:hAnsi="Times New Roman" w:cs="Times New Roman"/>
          <w:lang w:val="en-CA"/>
        </w:rPr>
        <w:fldChar w:fldCharType="begin"/>
      </w:r>
      <w:r w:rsidR="008955F6" w:rsidRPr="00BA1DFE">
        <w:rPr>
          <w:rFonts w:ascii="Times New Roman" w:hAnsi="Times New Roman" w:cs="Times New Roman"/>
          <w:lang w:val="en-CA"/>
        </w:rPr>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rPr>
          <w:rFonts w:ascii="Times New Roman" w:hAnsi="Times New Roman" w:cs="Times New Roman"/>
          <w:lang w:val="en-CA"/>
        </w:rPr>
        <w:fldChar w:fldCharType="separate"/>
      </w:r>
      <w:r w:rsidR="008955F6" w:rsidRPr="00BA1DFE">
        <w:rPr>
          <w:rFonts w:ascii="Times New Roman" w:hAnsi="Times New Roman" w:cs="Times New Roman"/>
          <w:noProof/>
          <w:lang w:val="en-CA"/>
        </w:rPr>
        <w:t>(Druehl et al., 1989; Hurd et al., 2000)</w:t>
      </w:r>
      <w:r w:rsidR="008955F6" w:rsidRPr="00BA1DFE">
        <w:rPr>
          <w:rFonts w:ascii="Times New Roman" w:hAnsi="Times New Roman" w:cs="Times New Roman"/>
          <w:lang w:val="en-CA"/>
        </w:rPr>
        <w:fldChar w:fldCharType="end"/>
      </w:r>
      <w:r w:rsidR="007014A8">
        <w:rPr>
          <w:rFonts w:ascii="Times New Roman" w:hAnsi="Times New Roman" w:cs="Times New Roman"/>
          <w:lang w:val="en-CA"/>
        </w:rPr>
        <w:t xml:space="preserve">, and </w:t>
      </w:r>
      <w:r w:rsidR="00BA1DFE" w:rsidRPr="00BA1DFE">
        <w:rPr>
          <w:rFonts w:ascii="Times New Roman" w:hAnsi="Times New Roman" w:cs="Times New Roman"/>
          <w:lang w:val="en-CA"/>
        </w:rPr>
        <w:t xml:space="preserve">larger than among-site NH₄⁺ differences measured in nearby </w:t>
      </w:r>
      <w:r w:rsidR="001C535E">
        <w:rPr>
          <w:rFonts w:ascii="Times New Roman" w:hAnsi="Times New Roman" w:cs="Times New Roman"/>
          <w:lang w:val="en-CA"/>
        </w:rPr>
        <w:t>Washington state</w:t>
      </w:r>
      <w:r w:rsidR="001C535E" w:rsidRPr="00BA1DFE">
        <w:rPr>
          <w:rFonts w:ascii="Times New Roman" w:hAnsi="Times New Roman" w:cs="Times New Roman"/>
          <w:lang w:val="en-CA"/>
        </w:rPr>
        <w:t xml:space="preserve"> </w:t>
      </w:r>
      <w:r w:rsidR="00BA1DFE" w:rsidRPr="00BA1DFE">
        <w:rPr>
          <w:rFonts w:ascii="Times New Roman" w:hAnsi="Times New Roman" w:cs="Times New Roman"/>
          <w:lang w:val="en-CA"/>
        </w:rPr>
        <w:t>(1.1x</w:t>
      </w:r>
      <w:r w:rsidR="004F2705">
        <w:rPr>
          <w:rFonts w:ascii="Times New Roman" w:hAnsi="Times New Roman" w:cs="Times New Roman"/>
          <w:lang w:val="en-CA"/>
        </w:rPr>
        <w:t>,</w:t>
      </w:r>
      <w:r w:rsidR="00BA1DFE" w:rsidRPr="00BA1DFE">
        <w:rPr>
          <w:rFonts w:ascii="Times New Roman" w:hAnsi="Times New Roman" w:cs="Times New Roman"/>
          <w:lang w:val="en-CA"/>
        </w:rPr>
        <w:t xml:space="preserve"> </w:t>
      </w:r>
      <w:r w:rsidR="00BA1DFE" w:rsidRPr="00BA1DFE">
        <w:rPr>
          <w:rFonts w:ascii="Times New Roman" w:hAnsi="Times New Roman" w:cs="Times New Roman"/>
          <w:lang w:val="en-CA"/>
        </w:rPr>
        <w:fldChar w:fldCharType="begin"/>
      </w:r>
      <w:r w:rsidR="00BA1DFE" w:rsidRPr="00BA1DFE">
        <w:rPr>
          <w:rFonts w:ascii="Times New Roman" w:hAnsi="Times New Roman" w:cs="Times New Roman"/>
          <w:lang w:val="en-CA"/>
        </w:rPr>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rPr>
          <w:rFonts w:ascii="Times New Roman" w:hAnsi="Times New Roman" w:cs="Times New Roman"/>
          <w:lang w:val="en-CA"/>
        </w:rPr>
        <w:fldChar w:fldCharType="separate"/>
      </w:r>
      <w:r w:rsidR="00BA1DFE" w:rsidRPr="00BA1DFE">
        <w:rPr>
          <w:rFonts w:ascii="Times New Roman" w:hAnsi="Times New Roman" w:cs="Times New Roman"/>
          <w:noProof/>
          <w:lang w:val="en-CA"/>
        </w:rPr>
        <w:t>Pfister et al., 2014)</w:t>
      </w:r>
      <w:r w:rsidR="00BA1DFE" w:rsidRPr="00BA1DFE">
        <w:rPr>
          <w:rFonts w:ascii="Times New Roman" w:hAnsi="Times New Roman" w:cs="Times New Roman"/>
          <w:lang w:val="en-CA"/>
        </w:rPr>
        <w:fldChar w:fldCharType="end"/>
      </w:r>
      <w:r w:rsidR="00BA1DFE">
        <w:rPr>
          <w:rFonts w:ascii="Times New Roman" w:hAnsi="Times New Roman" w:cs="Times New Roman"/>
          <w:lang w:val="en-CA"/>
        </w:rPr>
        <w:t xml:space="preserve">. </w:t>
      </w:r>
      <w:r w:rsidR="001C535E">
        <w:rPr>
          <w:rFonts w:ascii="Times New Roman" w:hAnsi="Times New Roman" w:cs="Times New Roman"/>
          <w:lang w:val="en-CA"/>
        </w:rPr>
        <w:t>The only predictor of among-site differences in ammonium that emerged from our analyses was</w:t>
      </w:r>
      <w:r w:rsidR="00BA1DFE">
        <w:rPr>
          <w:rFonts w:ascii="Times New Roman" w:hAnsi="Times New Roman" w:cs="Times New Roman"/>
          <w:lang w:val="en-CA"/>
        </w:rPr>
        <w:t xml:space="preserve"> a</w:t>
      </w:r>
      <w:r w:rsidR="00AF52A3">
        <w:rPr>
          <w:rFonts w:ascii="Times New Roman" w:hAnsi="Times New Roman" w:cs="Times New Roman"/>
          <w:lang w:val="en-CA"/>
        </w:rPr>
        <w:t xml:space="preserve"> negative</w:t>
      </w:r>
      <w:r w:rsidR="00BA1DFE">
        <w:rPr>
          <w:rFonts w:ascii="Times New Roman" w:hAnsi="Times New Roman" w:cs="Times New Roman"/>
          <w:lang w:val="en-CA"/>
        </w:rPr>
        <w:t xml:space="preserve"> interaction between tide exchange and animal abundance, whereby animal excretions may enrich the seawater when the tide is </w:t>
      </w:r>
      <w:r w:rsidR="001C535E">
        <w:rPr>
          <w:rFonts w:ascii="Times New Roman" w:hAnsi="Times New Roman" w:cs="Times New Roman"/>
          <w:lang w:val="en-CA"/>
        </w:rPr>
        <w:t>ebbing</w:t>
      </w:r>
      <w:r w:rsidR="00BA1DFE">
        <w:rPr>
          <w:rFonts w:ascii="Times New Roman" w:hAnsi="Times New Roman" w:cs="Times New Roman"/>
          <w:lang w:val="en-CA"/>
        </w:rPr>
        <w:t xml:space="preserve"> and standing still, but </w:t>
      </w:r>
      <w:r w:rsidR="001C535E">
        <w:rPr>
          <w:rFonts w:ascii="Times New Roman" w:hAnsi="Times New Roman" w:cs="Times New Roman"/>
          <w:lang w:val="en-CA"/>
        </w:rPr>
        <w:t xml:space="preserve">the effect of animal abundance is washed away </w:t>
      </w:r>
      <w:r w:rsidR="00BA1DFE">
        <w:rPr>
          <w:rFonts w:ascii="Times New Roman" w:hAnsi="Times New Roman" w:cs="Times New Roman"/>
          <w:lang w:val="en-CA"/>
        </w:rPr>
        <w:t>when the tide comes in it.</w:t>
      </w:r>
      <w:r w:rsidR="00A9700D">
        <w:rPr>
          <w:rFonts w:ascii="Times New Roman" w:hAnsi="Times New Roman" w:cs="Times New Roman"/>
          <w:lang w:val="en-CA"/>
        </w:rPr>
        <w:t xml:space="preserve"> We did not </w:t>
      </w:r>
      <w:r w:rsidR="00525526">
        <w:rPr>
          <w:rFonts w:ascii="Times New Roman" w:hAnsi="Times New Roman" w:cs="Times New Roman"/>
          <w:lang w:val="en-CA"/>
        </w:rPr>
        <w:t>quantify</w:t>
      </w:r>
      <w:r w:rsidR="00A9700D">
        <w:rPr>
          <w:rFonts w:ascii="Times New Roman" w:hAnsi="Times New Roman" w:cs="Times New Roman"/>
          <w:lang w:val="en-CA"/>
        </w:rPr>
        <w:t xml:space="preserve"> intertidal animals </w:t>
      </w:r>
      <w:r w:rsidR="00525526">
        <w:rPr>
          <w:rFonts w:ascii="Times New Roman" w:hAnsi="Times New Roman" w:cs="Times New Roman"/>
          <w:lang w:val="en-CA"/>
        </w:rPr>
        <w:t>or microbial regeneration, which are additional sources of NH₄⁺</w:t>
      </w:r>
      <w:r w:rsidR="00CF009F">
        <w:rPr>
          <w:rFonts w:ascii="Times New Roman" w:hAnsi="Times New Roman" w:cs="Times New Roman"/>
          <w:lang w:val="en-CA"/>
        </w:rPr>
        <w:t xml:space="preserve"> </w:t>
      </w:r>
      <w:r w:rsidR="00CF009F">
        <w:rPr>
          <w:rFonts w:ascii="Times New Roman" w:hAnsi="Times New Roman" w:cs="Times New Roman"/>
          <w:lang w:val="en-CA"/>
        </w:rPr>
        <w:fldChar w:fldCharType="begin"/>
      </w:r>
      <w:r w:rsidR="00CF009F">
        <w:rPr>
          <w:rFonts w:ascii="Times New Roman" w:hAnsi="Times New Roman" w:cs="Times New Roman"/>
          <w:lang w:val="en-CA"/>
        </w:rPr>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Pr>
          <w:rFonts w:ascii="Times New Roman" w:hAnsi="Times New Roman" w:cs="Times New Roman"/>
          <w:lang w:val="en-CA"/>
        </w:rPr>
        <w:fldChar w:fldCharType="separate"/>
      </w:r>
      <w:r w:rsidR="00CF009F">
        <w:rPr>
          <w:rFonts w:ascii="Times New Roman" w:hAnsi="Times New Roman" w:cs="Times New Roman"/>
          <w:noProof/>
          <w:lang w:val="en-CA"/>
        </w:rPr>
        <w:t>(Aquilino et al., 2009; Lowman et al., 2023)</w:t>
      </w:r>
      <w:r w:rsidR="00CF009F">
        <w:rPr>
          <w:rFonts w:ascii="Times New Roman" w:hAnsi="Times New Roman" w:cs="Times New Roman"/>
          <w:lang w:val="en-CA"/>
        </w:rPr>
        <w:fldChar w:fldCharType="end"/>
      </w:r>
      <w:r w:rsidR="001C535E">
        <w:rPr>
          <w:rFonts w:ascii="Times New Roman" w:hAnsi="Times New Roman" w:cs="Times New Roman"/>
          <w:lang w:val="en-CA"/>
        </w:rPr>
        <w:t xml:space="preserve"> but these might be more important in shallower waters and in soft-sediment areas than on the </w:t>
      </w:r>
      <w:r w:rsidR="000D0CF1">
        <w:rPr>
          <w:rFonts w:ascii="Times New Roman" w:hAnsi="Times New Roman" w:cs="Times New Roman"/>
          <w:lang w:val="en-CA"/>
        </w:rPr>
        <w:t xml:space="preserve">subtidal </w:t>
      </w:r>
      <w:r w:rsidR="001C535E">
        <w:rPr>
          <w:rFonts w:ascii="Times New Roman" w:hAnsi="Times New Roman" w:cs="Times New Roman"/>
          <w:lang w:val="en-CA"/>
        </w:rPr>
        <w:t>rock reefs we studied</w:t>
      </w:r>
      <w:r w:rsidR="00525526">
        <w:rPr>
          <w:rFonts w:ascii="Times New Roman" w:hAnsi="Times New Roman" w:cs="Times New Roman"/>
          <w:lang w:val="en-CA"/>
        </w:rPr>
        <w:t>.</w:t>
      </w:r>
      <w:r w:rsidR="00F03F07">
        <w:rPr>
          <w:rFonts w:ascii="Times New Roman" w:hAnsi="Times New Roman" w:cs="Times New Roman"/>
          <w:lang w:val="en-CA"/>
        </w:rPr>
        <w:t xml:space="preserve"> </w:t>
      </w:r>
      <w:r w:rsidR="001C535E">
        <w:rPr>
          <w:rFonts w:ascii="Times New Roman" w:hAnsi="Times New Roman" w:cs="Times New Roman"/>
          <w:lang w:val="en-CA"/>
        </w:rPr>
        <w:t>We conclude that</w:t>
      </w:r>
      <w:r w:rsidR="00525526">
        <w:rPr>
          <w:rFonts w:ascii="Times New Roman" w:hAnsi="Times New Roman" w:cs="Times New Roman"/>
          <w:lang w:val="en-CA"/>
        </w:rPr>
        <w:t xml:space="preserve"> animal-regenerated nutrients likely contribute to meso-scale</w:t>
      </w:r>
      <w:r w:rsidR="00A9700D">
        <w:rPr>
          <w:rFonts w:ascii="Times New Roman" w:hAnsi="Times New Roman" w:cs="Times New Roman"/>
          <w:lang w:val="en-CA"/>
        </w:rPr>
        <w:t xml:space="preserve"> variation in NH₄⁺ </w:t>
      </w:r>
      <w:r w:rsidR="00B50E76">
        <w:rPr>
          <w:rFonts w:ascii="Times New Roman" w:hAnsi="Times New Roman" w:cs="Times New Roman"/>
          <w:lang w:val="en-CA"/>
        </w:rPr>
        <w:t xml:space="preserve">in an unexpected, dynamic, tide-associated manner, </w:t>
      </w:r>
      <w:r w:rsidR="00A9700D">
        <w:rPr>
          <w:rFonts w:ascii="Times New Roman" w:hAnsi="Times New Roman" w:cs="Times New Roman"/>
          <w:lang w:val="en-CA"/>
        </w:rPr>
        <w:t>which could drive among-site variation in primary productivity</w:t>
      </w:r>
      <w:r w:rsidR="00525526">
        <w:rPr>
          <w:rFonts w:ascii="Times New Roman" w:hAnsi="Times New Roman" w:cs="Times New Roman"/>
          <w:lang w:val="en-CA"/>
        </w:rPr>
        <w:t xml:space="preserve"> and thus bottom-up control</w:t>
      </w:r>
      <w:r w:rsidR="00A9700D">
        <w:rPr>
          <w:rFonts w:ascii="Times New Roman" w:hAnsi="Times New Roman" w:cs="Times New Roman"/>
          <w:lang w:val="en-CA"/>
        </w:rPr>
        <w:t xml:space="preserve">. </w:t>
      </w:r>
    </w:p>
    <w:p w14:paraId="6A6EF8AF" w14:textId="77777777" w:rsidR="00306F1F" w:rsidRDefault="00306F1F" w:rsidP="00360246">
      <w:pPr>
        <w:spacing w:line="480" w:lineRule="auto"/>
        <w:ind w:firstLine="360"/>
        <w:rPr>
          <w:rFonts w:ascii="Times New Roman" w:hAnsi="Times New Roman" w:cs="Times New Roman"/>
          <w:lang w:val="en-CA"/>
        </w:rPr>
      </w:pPr>
    </w:p>
    <w:p w14:paraId="0E3846E6" w14:textId="3978F5F8" w:rsidR="00306F1F" w:rsidRPr="00306F1F" w:rsidRDefault="00306F1F" w:rsidP="00306F1F">
      <w:pPr>
        <w:spacing w:line="480" w:lineRule="auto"/>
        <w:rPr>
          <w:rFonts w:ascii="Times New Roman" w:hAnsi="Times New Roman" w:cs="Times New Roman"/>
          <w:i/>
          <w:iCs/>
          <w:lang w:val="en-CA"/>
        </w:rPr>
      </w:pPr>
      <w:commentRangeStart w:id="28"/>
      <w:r w:rsidRPr="00306F1F">
        <w:rPr>
          <w:rFonts w:ascii="Times New Roman" w:hAnsi="Times New Roman" w:cs="Times New Roman"/>
          <w:i/>
          <w:iCs/>
          <w:lang w:val="en-CA"/>
        </w:rPr>
        <w:t>Small</w:t>
      </w:r>
      <w:commentRangeEnd w:id="28"/>
      <w:r w:rsidR="00497588">
        <w:rPr>
          <w:rStyle w:val="CommentReference"/>
        </w:rPr>
        <w:commentReference w:id="28"/>
      </w:r>
      <w:r w:rsidRPr="00306F1F">
        <w:rPr>
          <w:rFonts w:ascii="Times New Roman" w:hAnsi="Times New Roman" w:cs="Times New Roman"/>
          <w:i/>
          <w:iCs/>
          <w:lang w:val="en-CA"/>
        </w:rPr>
        <w:t>-scale</w:t>
      </w:r>
      <w:r w:rsidR="000D0CF1">
        <w:rPr>
          <w:rFonts w:ascii="Times New Roman" w:hAnsi="Times New Roman" w:cs="Times New Roman"/>
          <w:i/>
          <w:iCs/>
          <w:lang w:val="en-CA"/>
        </w:rPr>
        <w:t xml:space="preserve"> variation</w:t>
      </w:r>
    </w:p>
    <w:p w14:paraId="4BB14774" w14:textId="6688C8D2" w:rsidR="00737B8A" w:rsidRDefault="00CF009F" w:rsidP="00683C48">
      <w:pPr>
        <w:spacing w:line="480" w:lineRule="auto"/>
        <w:rPr>
          <w:rFonts w:ascii="Times New Roman" w:hAnsi="Times New Roman" w:cs="Times New Roman"/>
          <w:lang w:val="en-CA"/>
        </w:rPr>
      </w:pPr>
      <w:commentRangeStart w:id="29"/>
      <w:commentRangeStart w:id="30"/>
      <w:r>
        <w:rPr>
          <w:rFonts w:ascii="Times New Roman" w:hAnsi="Times New Roman" w:cs="Times New Roman"/>
          <w:lang w:val="en-CA"/>
        </w:rPr>
        <w:t>We</w:t>
      </w:r>
      <w:commentRangeEnd w:id="29"/>
      <w:r w:rsidR="00A37BD2">
        <w:rPr>
          <w:rStyle w:val="CommentReference"/>
        </w:rPr>
        <w:commentReference w:id="29"/>
      </w:r>
      <w:commentRangeEnd w:id="30"/>
      <w:r w:rsidR="00584638">
        <w:rPr>
          <w:rStyle w:val="CommentReference"/>
        </w:rPr>
        <w:commentReference w:id="30"/>
      </w:r>
      <w:r>
        <w:rPr>
          <w:rFonts w:ascii="Times New Roman" w:hAnsi="Times New Roman" w:cs="Times New Roman"/>
          <w:lang w:val="en-CA"/>
        </w:rPr>
        <w:t xml:space="preserve"> found evidence of kelp-mediated variation </w:t>
      </w:r>
      <w:r w:rsidR="009509EA">
        <w:rPr>
          <w:rFonts w:ascii="Times New Roman" w:hAnsi="Times New Roman" w:cs="Times New Roman"/>
          <w:lang w:val="en-CA"/>
        </w:rPr>
        <w:t>in nutrients on a smaller scale (5 m) than previously established</w:t>
      </w:r>
      <w:r w:rsidR="00B50E76">
        <w:rPr>
          <w:rFonts w:ascii="Times New Roman" w:hAnsi="Times New Roman" w:cs="Times New Roman"/>
          <w:lang w:val="en-CA"/>
        </w:rPr>
        <w:t xml:space="preserve">. </w:t>
      </w:r>
      <w:r w:rsidR="00A83EAE">
        <w:rPr>
          <w:rFonts w:ascii="Times New Roman" w:hAnsi="Times New Roman" w:cs="Times New Roman"/>
          <w:lang w:val="en-CA"/>
        </w:rPr>
        <w:t xml:space="preserve">Higher NH₄⁺ inside high-density kelp forests has been documented </w:t>
      </w:r>
      <w:r w:rsidR="00A83EAE">
        <w:rPr>
          <w:rFonts w:ascii="Times New Roman" w:hAnsi="Times New Roman" w:cs="Times New Roman"/>
          <w:lang w:val="en-CA"/>
        </w:rPr>
        <w:fldChar w:fldCharType="begin"/>
      </w:r>
      <w:r w:rsidR="00A83EAE">
        <w:rPr>
          <w:rFonts w:ascii="Times New Roman" w:hAnsi="Times New Roman" w:cs="Times New Roman"/>
          <w:lang w:val="en-CA"/>
        </w:rPr>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Pr>
          <w:rFonts w:ascii="Times New Roman" w:hAnsi="Times New Roman" w:cs="Times New Roman"/>
          <w:lang w:val="en-CA"/>
        </w:rPr>
        <w:fldChar w:fldCharType="separate"/>
      </w:r>
      <w:r w:rsidR="00A83EAE">
        <w:rPr>
          <w:rFonts w:ascii="Times New Roman" w:hAnsi="Times New Roman" w:cs="Times New Roman"/>
          <w:noProof/>
          <w:lang w:val="en-CA"/>
        </w:rPr>
        <w:t>(e.g., Pfister et al., 2019)</w:t>
      </w:r>
      <w:r w:rsidR="00A83EAE">
        <w:rPr>
          <w:rFonts w:ascii="Times New Roman" w:hAnsi="Times New Roman" w:cs="Times New Roman"/>
          <w:lang w:val="en-CA"/>
        </w:rPr>
        <w:fldChar w:fldCharType="end"/>
      </w:r>
      <w:r w:rsidR="00A83EAE">
        <w:rPr>
          <w:rFonts w:ascii="Times New Roman" w:hAnsi="Times New Roman" w:cs="Times New Roman"/>
          <w:lang w:val="en-CA"/>
        </w:rPr>
        <w:t xml:space="preserve">, but these </w:t>
      </w:r>
      <w:r w:rsidR="007014A8">
        <w:rPr>
          <w:rFonts w:ascii="Times New Roman" w:hAnsi="Times New Roman" w:cs="Times New Roman"/>
          <w:lang w:val="en-CA"/>
        </w:rPr>
        <w:t>studies</w:t>
      </w:r>
      <w:r w:rsidR="004F2705">
        <w:rPr>
          <w:rFonts w:ascii="Times New Roman" w:hAnsi="Times New Roman" w:cs="Times New Roman"/>
          <w:lang w:val="en-CA"/>
        </w:rPr>
        <w:t xml:space="preserve"> </w:t>
      </w:r>
      <w:r w:rsidR="009509EA">
        <w:rPr>
          <w:rFonts w:ascii="Times New Roman" w:hAnsi="Times New Roman" w:cs="Times New Roman"/>
          <w:lang w:val="en-CA"/>
        </w:rPr>
        <w:t xml:space="preserve">compared </w:t>
      </w:r>
      <w:r w:rsidR="00497588">
        <w:rPr>
          <w:rFonts w:ascii="Times New Roman" w:hAnsi="Times New Roman" w:cs="Times New Roman"/>
          <w:lang w:val="en-CA"/>
        </w:rPr>
        <w:t xml:space="preserve">NH₄⁺ </w:t>
      </w:r>
      <w:r w:rsidR="009509EA">
        <w:rPr>
          <w:rFonts w:ascii="Times New Roman" w:hAnsi="Times New Roman" w:cs="Times New Roman"/>
          <w:lang w:val="en-CA"/>
        </w:rPr>
        <w:t xml:space="preserve">samples taken </w:t>
      </w:r>
      <w:r w:rsidR="00B50E76">
        <w:rPr>
          <w:rFonts w:ascii="Times New Roman" w:hAnsi="Times New Roman" w:cs="Times New Roman"/>
          <w:lang w:val="en-CA"/>
        </w:rPr>
        <w:t xml:space="preserve">at the surface from the middle of very large kelp forests to sites more than </w:t>
      </w:r>
      <w:commentRangeStart w:id="31"/>
      <w:commentRangeStart w:id="32"/>
      <w:r w:rsidR="009509EA">
        <w:rPr>
          <w:rFonts w:ascii="Times New Roman" w:hAnsi="Times New Roman" w:cs="Times New Roman"/>
          <w:lang w:val="en-CA"/>
        </w:rPr>
        <w:t xml:space="preserve">100 m </w:t>
      </w:r>
      <w:r w:rsidR="00B50E76">
        <w:rPr>
          <w:rFonts w:ascii="Times New Roman" w:hAnsi="Times New Roman" w:cs="Times New Roman"/>
          <w:lang w:val="en-CA"/>
        </w:rPr>
        <w:t>away</w:t>
      </w:r>
      <w:r w:rsidR="00A83EAE">
        <w:rPr>
          <w:rFonts w:ascii="Times New Roman" w:hAnsi="Times New Roman" w:cs="Times New Roman"/>
          <w:lang w:val="en-CA"/>
        </w:rPr>
        <w:t xml:space="preserve"> from the forest edges</w:t>
      </w:r>
      <w:r w:rsidR="00B50E76">
        <w:rPr>
          <w:rFonts w:ascii="Times New Roman" w:hAnsi="Times New Roman" w:cs="Times New Roman"/>
          <w:lang w:val="en-CA"/>
        </w:rPr>
        <w:t xml:space="preserve"> </w:t>
      </w:r>
      <w:commentRangeEnd w:id="31"/>
      <w:r w:rsidR="00A83EAE">
        <w:rPr>
          <w:rStyle w:val="CommentReference"/>
        </w:rPr>
        <w:commentReference w:id="31"/>
      </w:r>
      <w:commentRangeEnd w:id="32"/>
      <w:r w:rsidR="00497588">
        <w:rPr>
          <w:rStyle w:val="CommentReference"/>
        </w:rPr>
        <w:commentReference w:id="32"/>
      </w:r>
      <w:r w:rsidR="009509EA">
        <w:rPr>
          <w:rFonts w:ascii="Times New Roman" w:hAnsi="Times New Roman" w:cs="Times New Roman"/>
          <w:lang w:val="en-CA"/>
        </w:rPr>
        <w:fldChar w:fldCharType="begin"/>
      </w:r>
      <w:r w:rsidR="009509EA">
        <w:rPr>
          <w:rFonts w:ascii="Times New Roman" w:hAnsi="Times New Roman" w:cs="Times New Roman"/>
          <w:lang w:val="en-CA"/>
        </w:rPr>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Pr>
          <w:rFonts w:ascii="Times New Roman" w:hAnsi="Times New Roman" w:cs="Times New Roman"/>
          <w:lang w:val="en-CA"/>
        </w:rPr>
        <w:fldChar w:fldCharType="separate"/>
      </w:r>
      <w:r w:rsidR="009509EA">
        <w:rPr>
          <w:rFonts w:ascii="Times New Roman" w:hAnsi="Times New Roman" w:cs="Times New Roman"/>
          <w:noProof/>
          <w:lang w:val="en-CA"/>
        </w:rPr>
        <w:t>(Pfister et al., 2019; Stewart et al., 2009; Traiger et al., 2022)</w:t>
      </w:r>
      <w:r w:rsidR="009509EA">
        <w:rPr>
          <w:rFonts w:ascii="Times New Roman" w:hAnsi="Times New Roman" w:cs="Times New Roman"/>
          <w:lang w:val="en-CA"/>
        </w:rPr>
        <w:fldChar w:fldCharType="end"/>
      </w:r>
      <w:r w:rsidR="009509EA">
        <w:rPr>
          <w:rFonts w:ascii="Times New Roman" w:hAnsi="Times New Roman" w:cs="Times New Roman"/>
          <w:lang w:val="en-CA"/>
        </w:rPr>
        <w:t>.</w:t>
      </w:r>
      <w:r w:rsidR="004F2705">
        <w:rPr>
          <w:rFonts w:ascii="Times New Roman" w:hAnsi="Times New Roman" w:cs="Times New Roman"/>
          <w:lang w:val="en-CA"/>
        </w:rPr>
        <w:t xml:space="preserve"> </w:t>
      </w:r>
      <w:r w:rsidR="00A83EAE">
        <w:rPr>
          <w:rFonts w:ascii="Times New Roman" w:hAnsi="Times New Roman" w:cs="Times New Roman"/>
          <w:lang w:val="en-CA"/>
        </w:rPr>
        <w:t>B</w:t>
      </w:r>
      <w:r w:rsidR="009509EA">
        <w:rPr>
          <w:rFonts w:ascii="Times New Roman" w:hAnsi="Times New Roman" w:cs="Times New Roman"/>
          <w:lang w:val="en-CA"/>
        </w:rPr>
        <w:t xml:space="preserve">y sampling across a gradient of kelp densities we further demonstrate a positive relationship between kelp biomass and NH₄⁺ retention. </w:t>
      </w:r>
      <w:r w:rsidR="005D42E1">
        <w:rPr>
          <w:rFonts w:ascii="Times New Roman" w:hAnsi="Times New Roman" w:cs="Times New Roman"/>
          <w:lang w:val="en-CA"/>
        </w:rPr>
        <w:t xml:space="preserve">The retention of NH₄⁺ observed is likely due to the dampening of flow within the kelp </w:t>
      </w:r>
      <w:r w:rsidR="005D42E1">
        <w:rPr>
          <w:rFonts w:ascii="Times New Roman" w:hAnsi="Times New Roman" w:cs="Times New Roman"/>
          <w:lang w:val="en-CA"/>
        </w:rPr>
        <w:lastRenderedPageBreak/>
        <w:t xml:space="preserve">forest bed and subsequent acceleration of flow around the edges </w:t>
      </w:r>
      <w:r w:rsidR="005D42E1">
        <w:rPr>
          <w:rFonts w:ascii="Times New Roman" w:hAnsi="Times New Roman" w:cs="Times New Roman"/>
          <w:lang w:val="en-CA"/>
        </w:rPr>
        <w:fldChar w:fldCharType="begin"/>
      </w:r>
      <w:r w:rsidR="005D42E1">
        <w:rPr>
          <w:rFonts w:ascii="Times New Roman" w:hAnsi="Times New Roman" w:cs="Times New Roman"/>
          <w:lang w:val="en-CA"/>
        </w:rPr>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Pr>
          <w:rFonts w:ascii="Times New Roman" w:hAnsi="Times New Roman" w:cs="Times New Roman"/>
          <w:lang w:val="en-CA"/>
        </w:rPr>
        <w:fldChar w:fldCharType="separate"/>
      </w:r>
      <w:r w:rsidR="005D42E1">
        <w:rPr>
          <w:rFonts w:ascii="Times New Roman" w:hAnsi="Times New Roman" w:cs="Times New Roman"/>
          <w:noProof/>
          <w:lang w:val="en-CA"/>
        </w:rPr>
        <w:t>(Gaylord et al., 2007; Rosman et al., 2007)</w:t>
      </w:r>
      <w:r w:rsidR="005D42E1">
        <w:rPr>
          <w:rFonts w:ascii="Times New Roman" w:hAnsi="Times New Roman" w:cs="Times New Roman"/>
          <w:lang w:val="en-CA"/>
        </w:rPr>
        <w:fldChar w:fldCharType="end"/>
      </w:r>
      <w:r w:rsidR="005D42E1">
        <w:rPr>
          <w:rFonts w:ascii="Times New Roman" w:hAnsi="Times New Roman" w:cs="Times New Roman"/>
          <w:lang w:val="en-CA"/>
        </w:rPr>
        <w:t>. Indeed, we found the effect of kelp biomass on NH₄⁺ retention was more pronounced when the tide was rising (flood tide).</w:t>
      </w:r>
      <w:r w:rsidR="005D42E1" w:rsidRPr="005D42E1">
        <w:rPr>
          <w:rFonts w:ascii="Times New Roman" w:hAnsi="Times New Roman" w:cs="Times New Roman"/>
          <w:lang w:val="en-CA"/>
        </w:rPr>
        <w:t xml:space="preserve"> </w:t>
      </w:r>
      <w:r w:rsidR="005D42E1">
        <w:rPr>
          <w:rFonts w:ascii="Times New Roman" w:hAnsi="Times New Roman" w:cs="Times New Roman"/>
          <w:lang w:val="en-CA"/>
        </w:rPr>
        <w:t xml:space="preserve">Unfortunately, we never sampled on ebbing tides, so we </w:t>
      </w:r>
      <w:r w:rsidR="00A83EAE">
        <w:rPr>
          <w:rFonts w:ascii="Times New Roman" w:hAnsi="Times New Roman" w:cs="Times New Roman"/>
          <w:lang w:val="en-CA"/>
        </w:rPr>
        <w:t xml:space="preserve">could </w:t>
      </w:r>
      <w:r w:rsidR="005D42E1">
        <w:rPr>
          <w:rFonts w:ascii="Times New Roman" w:hAnsi="Times New Roman" w:cs="Times New Roman"/>
          <w:lang w:val="en-CA"/>
        </w:rPr>
        <w:t xml:space="preserve">only contrast slack and flooding tides. Nevertheless, it seems as though water flow due to tidal exchange enhances NH₄⁺ variability within kelp forests instead of masking it. </w:t>
      </w:r>
    </w:p>
    <w:p w14:paraId="65174C8A" w14:textId="561AF9F6" w:rsidR="00900C38" w:rsidRDefault="00900C38" w:rsidP="00F305E1">
      <w:pPr>
        <w:spacing w:line="480" w:lineRule="auto"/>
        <w:ind w:firstLine="720"/>
        <w:rPr>
          <w:rFonts w:ascii="Times New Roman" w:hAnsi="Times New Roman" w:cs="Times New Roman"/>
          <w:lang w:val="en-CA"/>
        </w:rPr>
      </w:pPr>
      <w:r>
        <w:rPr>
          <w:rFonts w:ascii="Times New Roman" w:hAnsi="Times New Roman" w:cs="Times New Roman"/>
          <w:lang w:val="en-CA"/>
        </w:rPr>
        <w:t xml:space="preserve">We uncovered additional drivers of differences in ammonium concentration in and out of kelp forests, namely kelp species and animal biomass. </w:t>
      </w:r>
      <w:r w:rsidR="00D27303">
        <w:rPr>
          <w:rFonts w:ascii="Times New Roman" w:hAnsi="Times New Roman" w:cs="Times New Roman"/>
          <w:lang w:val="en-CA"/>
        </w:rPr>
        <w:t xml:space="preserve">We found higher </w:t>
      </w:r>
      <w:r w:rsidR="00D27303" w:rsidRPr="005F1E8D">
        <w:rPr>
          <w:rFonts w:ascii="Times New Roman" w:hAnsi="Times New Roman" w:cs="Times New Roman"/>
          <w:lang w:val="en-CA"/>
        </w:rPr>
        <w:t>∆</w:t>
      </w:r>
      <w:r w:rsidR="00D27303">
        <w:rPr>
          <w:rFonts w:ascii="Times New Roman" w:hAnsi="Times New Roman" w:cs="Times New Roman"/>
          <w:lang w:val="en-CA"/>
        </w:rPr>
        <w:t xml:space="preserve"> NH₄⁺ in bull kelp</w:t>
      </w:r>
      <w:r w:rsidR="00D27303">
        <w:rPr>
          <w:rFonts w:ascii="Times New Roman" w:hAnsi="Times New Roman" w:cs="Times New Roman"/>
          <w:i/>
          <w:iCs/>
          <w:lang w:val="en-CA"/>
        </w:rPr>
        <w:t xml:space="preserve"> </w:t>
      </w:r>
      <w:r w:rsidR="00D27303">
        <w:rPr>
          <w:rFonts w:ascii="Times New Roman" w:hAnsi="Times New Roman" w:cs="Times New Roman"/>
          <w:lang w:val="en-CA"/>
        </w:rPr>
        <w:t>forests compared to giant kelp forests, which may be due to different allocations of biomass in the water column and thus different alterations of water flow</w:t>
      </w:r>
      <w:r>
        <w:rPr>
          <w:rFonts w:ascii="Times New Roman" w:hAnsi="Times New Roman" w:cs="Times New Roman"/>
          <w:lang w:val="en-CA"/>
        </w:rPr>
        <w:t xml:space="preserve">. Indeed, </w:t>
      </w:r>
      <w:r w:rsidR="00D310D6">
        <w:rPr>
          <w:rFonts w:ascii="Times New Roman" w:hAnsi="Times New Roman" w:cs="Times New Roman"/>
          <w:noProof/>
          <w:lang w:val="en-CA"/>
        </w:rPr>
        <w:t xml:space="preserve">Murie and Bourdeau </w:t>
      </w:r>
      <w:r w:rsidR="00D310D6">
        <w:rPr>
          <w:rFonts w:ascii="Times New Roman" w:hAnsi="Times New Roman" w:cs="Times New Roman"/>
          <w:noProof/>
          <w:lang w:val="en-CA"/>
        </w:rPr>
        <w:t>(</w:t>
      </w:r>
      <w:r w:rsidR="00D310D6">
        <w:rPr>
          <w:rFonts w:ascii="Times New Roman" w:hAnsi="Times New Roman" w:cs="Times New Roman"/>
          <w:noProof/>
          <w:lang w:val="en-CA"/>
        </w:rPr>
        <w:t>2020)</w:t>
      </w:r>
      <w:r w:rsidR="00D310D6">
        <w:rPr>
          <w:rFonts w:ascii="Times New Roman" w:hAnsi="Times New Roman" w:cs="Times New Roman"/>
          <w:noProof/>
          <w:lang w:val="en-CA"/>
        </w:rPr>
        <w:t xml:space="preserve"> </w:t>
      </w:r>
      <w:r w:rsidR="00D310D6">
        <w:rPr>
          <w:rFonts w:ascii="Times New Roman" w:hAnsi="Times New Roman" w:cs="Times New Roman"/>
          <w:lang w:val="en-CA"/>
        </w:rPr>
        <w:t xml:space="preserve">documented an effect of bull kelp on water chemistry inside forests that was larger than the effect </w:t>
      </w:r>
      <w:proofErr w:type="spellStart"/>
      <w:r w:rsidR="00D310D6">
        <w:rPr>
          <w:rFonts w:ascii="Times New Roman" w:hAnsi="Times New Roman" w:cs="Times New Roman"/>
          <w:lang w:val="en-CA"/>
        </w:rPr>
        <w:t>Traiger</w:t>
      </w:r>
      <w:proofErr w:type="spellEnd"/>
      <w:r w:rsidR="00D310D6">
        <w:rPr>
          <w:rFonts w:ascii="Times New Roman" w:hAnsi="Times New Roman" w:cs="Times New Roman"/>
          <w:lang w:val="en-CA"/>
        </w:rPr>
        <w:t xml:space="preserve"> et al (2021)</w:t>
      </w:r>
      <w:r w:rsidR="00D310D6">
        <w:rPr>
          <w:rFonts w:ascii="Times New Roman" w:hAnsi="Times New Roman" w:cs="Times New Roman"/>
          <w:lang w:val="en-CA"/>
        </w:rPr>
        <w:t xml:space="preserve"> documented inside giant kelp forests. </w:t>
      </w:r>
      <w:r w:rsidR="00EC06BA">
        <w:rPr>
          <w:rFonts w:ascii="Times New Roman" w:hAnsi="Times New Roman" w:cs="Times New Roman"/>
          <w:lang w:val="en-CA"/>
        </w:rPr>
        <w:t xml:space="preserve">The surprising </w:t>
      </w:r>
      <w:r>
        <w:rPr>
          <w:rFonts w:ascii="Times New Roman" w:hAnsi="Times New Roman" w:cs="Times New Roman"/>
          <w:lang w:val="en-CA"/>
        </w:rPr>
        <w:t xml:space="preserve">negative </w:t>
      </w:r>
      <w:r w:rsidRPr="005F1E8D">
        <w:rPr>
          <w:rFonts w:ascii="Times New Roman" w:hAnsi="Times New Roman" w:cs="Times New Roman"/>
          <w:lang w:val="en-CA"/>
        </w:rPr>
        <w:t>∆</w:t>
      </w:r>
      <w:r>
        <w:rPr>
          <w:rFonts w:ascii="Times New Roman" w:hAnsi="Times New Roman" w:cs="Times New Roman"/>
          <w:lang w:val="en-CA"/>
        </w:rPr>
        <w:t xml:space="preserve"> NH₄⁺ at our no</w:t>
      </w:r>
      <w:r w:rsidR="00EC06BA">
        <w:rPr>
          <w:rFonts w:ascii="Times New Roman" w:hAnsi="Times New Roman" w:cs="Times New Roman"/>
          <w:lang w:val="en-CA"/>
        </w:rPr>
        <w:t>-</w:t>
      </w:r>
      <w:r>
        <w:rPr>
          <w:rFonts w:ascii="Times New Roman" w:hAnsi="Times New Roman" w:cs="Times New Roman"/>
          <w:lang w:val="en-CA"/>
        </w:rPr>
        <w:t xml:space="preserve">kelp control sites may be </w:t>
      </w:r>
      <w:r w:rsidR="00EC06BA">
        <w:rPr>
          <w:rFonts w:ascii="Times New Roman" w:hAnsi="Times New Roman" w:cs="Times New Roman"/>
          <w:lang w:val="en-CA"/>
        </w:rPr>
        <w:t>the</w:t>
      </w:r>
      <w:r>
        <w:rPr>
          <w:rFonts w:ascii="Times New Roman" w:hAnsi="Times New Roman" w:cs="Times New Roman"/>
          <w:lang w:val="en-CA"/>
        </w:rPr>
        <w:t xml:space="preserve"> result of </w:t>
      </w:r>
      <w:r w:rsidR="00EC06BA">
        <w:rPr>
          <w:rFonts w:ascii="Times New Roman" w:hAnsi="Times New Roman" w:cs="Times New Roman"/>
          <w:lang w:val="en-CA"/>
        </w:rPr>
        <w:t xml:space="preserve">“outside” samples at control sites being </w:t>
      </w:r>
      <w:r w:rsidR="00FE7DA5">
        <w:rPr>
          <w:rFonts w:ascii="Times New Roman" w:hAnsi="Times New Roman" w:cs="Times New Roman"/>
          <w:lang w:val="en-CA"/>
        </w:rPr>
        <w:t xml:space="preserve">slightly </w:t>
      </w:r>
      <w:r w:rsidR="00EC06BA">
        <w:rPr>
          <w:rFonts w:ascii="Times New Roman" w:hAnsi="Times New Roman" w:cs="Times New Roman"/>
          <w:lang w:val="en-CA"/>
        </w:rPr>
        <w:t>deeper than the “inside” samples</w:t>
      </w:r>
      <w:r w:rsidR="00CC12B0">
        <w:rPr>
          <w:rFonts w:ascii="Times New Roman" w:hAnsi="Times New Roman" w:cs="Times New Roman"/>
          <w:lang w:val="en-CA"/>
        </w:rPr>
        <w:t>,</w:t>
      </w:r>
      <w:r w:rsidR="00EC06BA">
        <w:rPr>
          <w:rFonts w:ascii="Times New Roman" w:hAnsi="Times New Roman" w:cs="Times New Roman"/>
          <w:lang w:val="en-CA"/>
        </w:rPr>
        <w:t xml:space="preserve"> </w:t>
      </w:r>
      <w:r w:rsidR="00FE7DA5">
        <w:rPr>
          <w:rFonts w:ascii="Times New Roman" w:hAnsi="Times New Roman" w:cs="Times New Roman"/>
          <w:lang w:val="en-CA"/>
        </w:rPr>
        <w:t>due to the slope of the substrate</w:t>
      </w:r>
      <w:r>
        <w:rPr>
          <w:rFonts w:ascii="Times New Roman" w:hAnsi="Times New Roman" w:cs="Times New Roman"/>
          <w:lang w:val="en-CA"/>
        </w:rPr>
        <w:t xml:space="preserve">. </w:t>
      </w:r>
      <w:r w:rsidR="00CC12B0">
        <w:rPr>
          <w:rFonts w:ascii="Times New Roman" w:hAnsi="Times New Roman" w:cs="Times New Roman"/>
          <w:lang w:val="en-CA"/>
        </w:rPr>
        <w:t>The fact</w:t>
      </w:r>
      <w:r w:rsidR="00EC06BA">
        <w:rPr>
          <w:rFonts w:ascii="Times New Roman" w:hAnsi="Times New Roman" w:cs="Times New Roman"/>
          <w:lang w:val="en-CA"/>
        </w:rPr>
        <w:t xml:space="preserve"> that </w:t>
      </w:r>
      <w:r>
        <w:rPr>
          <w:rFonts w:ascii="Times New Roman" w:hAnsi="Times New Roman" w:cs="Times New Roman"/>
          <w:lang w:val="en-CA"/>
        </w:rPr>
        <w:t xml:space="preserve">NH₄⁺ </w:t>
      </w:r>
      <w:r w:rsidRPr="00497588">
        <w:rPr>
          <w:rFonts w:ascii="Times New Roman" w:hAnsi="Times New Roman" w:cs="Times New Roman"/>
          <w:i/>
          <w:iCs/>
          <w:lang w:val="en-CA"/>
        </w:rPr>
        <w:t>increases</w:t>
      </w:r>
      <w:r>
        <w:rPr>
          <w:rFonts w:ascii="Times New Roman" w:hAnsi="Times New Roman" w:cs="Times New Roman"/>
          <w:lang w:val="en-CA"/>
        </w:rPr>
        <w:t xml:space="preserve"> with depth (</w:t>
      </w:r>
      <w:r w:rsidRPr="00CF167E">
        <w:rPr>
          <w:rFonts w:ascii="Times New Roman" w:hAnsi="Times New Roman" w:cs="Times New Roman"/>
          <w:highlight w:val="yellow"/>
          <w:lang w:val="en-CA"/>
        </w:rPr>
        <w:t>CITE</w:t>
      </w:r>
      <w:r>
        <w:rPr>
          <w:rFonts w:ascii="Times New Roman" w:hAnsi="Times New Roman" w:cs="Times New Roman"/>
          <w:lang w:val="en-CA"/>
        </w:rPr>
        <w:t xml:space="preserve">), a trend that our </w:t>
      </w:r>
      <w:r w:rsidR="00CC12B0">
        <w:rPr>
          <w:rFonts w:ascii="Times New Roman" w:hAnsi="Times New Roman" w:cs="Times New Roman"/>
          <w:lang w:val="en-CA"/>
        </w:rPr>
        <w:t>no-kelp sites seem to confirm, strengthens our finding of higher ammonium concentrations within kelp forests than at their slightly deeper edges.</w:t>
      </w:r>
    </w:p>
    <w:p w14:paraId="5ADD87CD" w14:textId="66C64A7F" w:rsidR="00965054" w:rsidRDefault="00497588" w:rsidP="004F2705">
      <w:pPr>
        <w:spacing w:line="480" w:lineRule="auto"/>
        <w:ind w:firstLine="720"/>
        <w:rPr>
          <w:rFonts w:ascii="Times New Roman" w:hAnsi="Times New Roman" w:cs="Times New Roman"/>
          <w:lang w:val="en-CA"/>
        </w:rPr>
      </w:pPr>
      <w:r>
        <w:rPr>
          <w:rFonts w:ascii="Times New Roman" w:hAnsi="Times New Roman" w:cs="Times New Roman"/>
        </w:rPr>
        <w:t>Even though</w:t>
      </w:r>
      <w:r w:rsidR="0067173A">
        <w:rPr>
          <w:rFonts w:ascii="Times New Roman" w:hAnsi="Times New Roman" w:cs="Times New Roman"/>
        </w:rPr>
        <w:t xml:space="preserve"> k</w:t>
      </w:r>
      <w:r w:rsidR="003E52B7" w:rsidRPr="003E52B7">
        <w:rPr>
          <w:rFonts w:ascii="Times New Roman" w:hAnsi="Times New Roman" w:cs="Times New Roman"/>
        </w:rPr>
        <w:t xml:space="preserve">elp forests attract dense aggregations of fishes and invertebrates, the positive </w:t>
      </w:r>
      <w:r w:rsidR="0067173A">
        <w:rPr>
          <w:rFonts w:ascii="Times New Roman" w:hAnsi="Times New Roman" w:cs="Times New Roman"/>
        </w:rPr>
        <w:t>effect of</w:t>
      </w:r>
      <w:r w:rsidR="003E52B7" w:rsidRPr="003E52B7">
        <w:rPr>
          <w:rFonts w:ascii="Times New Roman" w:hAnsi="Times New Roman" w:cs="Times New Roman"/>
        </w:rPr>
        <w:t xml:space="preserve"> animal biomass </w:t>
      </w:r>
      <w:r w:rsidR="0067173A">
        <w:rPr>
          <w:rFonts w:ascii="Times New Roman" w:hAnsi="Times New Roman" w:cs="Times New Roman"/>
        </w:rPr>
        <w:t>on</w:t>
      </w:r>
      <w:r w:rsidR="003E52B7" w:rsidRPr="003E52B7">
        <w:rPr>
          <w:rFonts w:ascii="Times New Roman" w:hAnsi="Times New Roman" w:cs="Times New Roman"/>
        </w:rPr>
        <w:t xml:space="preserve"> </w:t>
      </w:r>
      <w:r w:rsidR="003E52B7" w:rsidRPr="005F1E8D">
        <w:rPr>
          <w:rFonts w:ascii="Times New Roman" w:hAnsi="Times New Roman" w:cs="Times New Roman"/>
          <w:lang w:val="en-CA"/>
        </w:rPr>
        <w:t>∆</w:t>
      </w:r>
      <w:r w:rsidR="003E52B7" w:rsidRPr="003E52B7">
        <w:rPr>
          <w:rFonts w:ascii="Times New Roman" w:hAnsi="Times New Roman" w:cs="Times New Roman"/>
        </w:rPr>
        <w:t>NH₄⁺ was weak and mediated by water flow and kelp biomass.</w:t>
      </w:r>
      <w:r w:rsidR="00CC12B0">
        <w:rPr>
          <w:rFonts w:ascii="Times New Roman" w:hAnsi="Times New Roman" w:cs="Times New Roman"/>
          <w:lang w:val="en-CA"/>
        </w:rPr>
        <w:t xml:space="preserve"> </w:t>
      </w:r>
      <w:r w:rsidR="00B7637C">
        <w:rPr>
          <w:rFonts w:ascii="Times New Roman" w:hAnsi="Times New Roman" w:cs="Times New Roman"/>
          <w:lang w:val="en-CA"/>
        </w:rPr>
        <w:t>T</w:t>
      </w:r>
      <w:r w:rsidR="00360246">
        <w:rPr>
          <w:rFonts w:ascii="Times New Roman" w:hAnsi="Times New Roman" w:cs="Times New Roman"/>
          <w:lang w:val="en-CA"/>
        </w:rPr>
        <w:t>he</w:t>
      </w:r>
      <w:r w:rsidR="00965054">
        <w:rPr>
          <w:rFonts w:ascii="Times New Roman" w:hAnsi="Times New Roman" w:cs="Times New Roman"/>
          <w:lang w:val="en-CA"/>
        </w:rPr>
        <w:t xml:space="preserve"> </w:t>
      </w:r>
      <w:r w:rsidR="00806D42">
        <w:rPr>
          <w:rFonts w:ascii="Times New Roman" w:hAnsi="Times New Roman" w:cs="Times New Roman"/>
          <w:lang w:val="en-CA"/>
        </w:rPr>
        <w:t>negative interactions between animal biomass and both tide and kelp</w:t>
      </w:r>
      <w:r w:rsidR="00806D42" w:rsidRPr="00806D42">
        <w:rPr>
          <w:rFonts w:ascii="Times New Roman" w:hAnsi="Times New Roman" w:cs="Times New Roman"/>
          <w:lang w:val="en-CA"/>
        </w:rPr>
        <w:t xml:space="preserve"> </w:t>
      </w:r>
      <w:r w:rsidR="00806D42">
        <w:rPr>
          <w:rFonts w:ascii="Times New Roman" w:hAnsi="Times New Roman" w:cs="Times New Roman"/>
          <w:lang w:val="en-CA"/>
        </w:rPr>
        <w:t>suggest a potentially saturating relationship between these variables.</w:t>
      </w:r>
      <w:r w:rsidR="00BE2765">
        <w:rPr>
          <w:rFonts w:ascii="Times New Roman" w:hAnsi="Times New Roman" w:cs="Times New Roman"/>
          <w:lang w:val="en-CA"/>
        </w:rPr>
        <w:t xml:space="preserve"> W</w:t>
      </w:r>
      <w:r w:rsidR="006005D7">
        <w:rPr>
          <w:rFonts w:ascii="Times New Roman" w:hAnsi="Times New Roman" w:cs="Times New Roman"/>
          <w:lang w:val="en-CA"/>
        </w:rPr>
        <w:t xml:space="preserve">hen animal biomass </w:t>
      </w:r>
      <w:r w:rsidR="00BE2765">
        <w:rPr>
          <w:rFonts w:ascii="Times New Roman" w:hAnsi="Times New Roman" w:cs="Times New Roman"/>
          <w:lang w:val="en-CA"/>
        </w:rPr>
        <w:t>was</w:t>
      </w:r>
      <w:r w:rsidR="006005D7">
        <w:rPr>
          <w:rFonts w:ascii="Times New Roman" w:hAnsi="Times New Roman" w:cs="Times New Roman"/>
          <w:lang w:val="en-CA"/>
        </w:rPr>
        <w:t xml:space="preserve"> low, increased kelp </w:t>
      </w:r>
      <w:r w:rsidR="00742266">
        <w:rPr>
          <w:rFonts w:ascii="Times New Roman" w:hAnsi="Times New Roman" w:cs="Times New Roman"/>
          <w:lang w:val="en-CA"/>
        </w:rPr>
        <w:t xml:space="preserve">biomass </w:t>
      </w:r>
      <w:r w:rsidR="006005D7">
        <w:rPr>
          <w:rFonts w:ascii="Times New Roman" w:hAnsi="Times New Roman" w:cs="Times New Roman"/>
          <w:lang w:val="en-CA"/>
        </w:rPr>
        <w:t xml:space="preserve">or </w:t>
      </w:r>
      <w:r w:rsidR="00246B2A">
        <w:rPr>
          <w:rFonts w:ascii="Times New Roman" w:hAnsi="Times New Roman" w:cs="Times New Roman"/>
          <w:lang w:val="en-CA"/>
        </w:rPr>
        <w:t>tidal exchange</w:t>
      </w:r>
      <w:r w:rsidR="006005D7">
        <w:rPr>
          <w:rFonts w:ascii="Times New Roman" w:hAnsi="Times New Roman" w:cs="Times New Roman"/>
          <w:lang w:val="en-CA"/>
        </w:rPr>
        <w:t xml:space="preserve"> increase</w:t>
      </w:r>
      <w:r w:rsidR="00BE2765">
        <w:rPr>
          <w:rFonts w:ascii="Times New Roman" w:hAnsi="Times New Roman" w:cs="Times New Roman"/>
          <w:lang w:val="en-CA"/>
        </w:rPr>
        <w:t>d</w:t>
      </w:r>
      <w:r w:rsidR="006005D7">
        <w:rPr>
          <w:rFonts w:ascii="Times New Roman" w:hAnsi="Times New Roman" w:cs="Times New Roman"/>
          <w:lang w:val="en-CA"/>
        </w:rPr>
        <w:t xml:space="preserve"> the </w:t>
      </w:r>
      <w:r w:rsidR="004F2705" w:rsidRPr="005F1E8D">
        <w:rPr>
          <w:rFonts w:ascii="Times New Roman" w:hAnsi="Times New Roman" w:cs="Times New Roman"/>
          <w:lang w:val="en-CA"/>
        </w:rPr>
        <w:t>∆</w:t>
      </w:r>
      <w:r w:rsidR="004F2705">
        <w:rPr>
          <w:rFonts w:ascii="Times New Roman" w:hAnsi="Times New Roman" w:cs="Times New Roman"/>
          <w:lang w:val="en-CA"/>
        </w:rPr>
        <w:t xml:space="preserve"> </w:t>
      </w:r>
      <w:r w:rsidR="006005D7">
        <w:rPr>
          <w:rFonts w:ascii="Times New Roman" w:hAnsi="Times New Roman" w:cs="Times New Roman"/>
          <w:lang w:val="en-CA"/>
        </w:rPr>
        <w:t>NH₄⁺ but at high animal biomass, increasing kelp or flow ha</w:t>
      </w:r>
      <w:r w:rsidR="00BE2765">
        <w:rPr>
          <w:rFonts w:ascii="Times New Roman" w:hAnsi="Times New Roman" w:cs="Times New Roman"/>
          <w:lang w:val="en-CA"/>
        </w:rPr>
        <w:t>d</w:t>
      </w:r>
      <w:r w:rsidR="006005D7">
        <w:rPr>
          <w:rFonts w:ascii="Times New Roman" w:hAnsi="Times New Roman" w:cs="Times New Roman"/>
          <w:lang w:val="en-CA"/>
        </w:rPr>
        <w:t xml:space="preserve"> no effect. There may </w:t>
      </w:r>
      <w:r w:rsidR="00742266">
        <w:rPr>
          <w:rFonts w:ascii="Times New Roman" w:hAnsi="Times New Roman" w:cs="Times New Roman"/>
          <w:lang w:val="en-CA"/>
        </w:rPr>
        <w:t xml:space="preserve">therefore </w:t>
      </w:r>
      <w:r w:rsidR="006005D7">
        <w:rPr>
          <w:rFonts w:ascii="Times New Roman" w:hAnsi="Times New Roman" w:cs="Times New Roman"/>
          <w:lang w:val="en-CA"/>
        </w:rPr>
        <w:t xml:space="preserve">be a threshold for how much animals </w:t>
      </w:r>
      <w:r w:rsidR="006005D7">
        <w:rPr>
          <w:rFonts w:ascii="Times New Roman" w:hAnsi="Times New Roman" w:cs="Times New Roman"/>
          <w:lang w:val="en-CA"/>
        </w:rPr>
        <w:lastRenderedPageBreak/>
        <w:t xml:space="preserve">can saturate and therefore increase </w:t>
      </w:r>
      <w:r w:rsidR="00742266" w:rsidRPr="005F1E8D">
        <w:rPr>
          <w:rFonts w:ascii="Times New Roman" w:hAnsi="Times New Roman" w:cs="Times New Roman"/>
          <w:lang w:val="en-CA"/>
        </w:rPr>
        <w:t>∆</w:t>
      </w:r>
      <w:r w:rsidR="00742266">
        <w:rPr>
          <w:rFonts w:ascii="Times New Roman" w:hAnsi="Times New Roman" w:cs="Times New Roman"/>
          <w:lang w:val="en-CA"/>
        </w:rPr>
        <w:t xml:space="preserve"> </w:t>
      </w:r>
      <w:r w:rsidR="006005D7">
        <w:rPr>
          <w:rFonts w:ascii="Times New Roman" w:hAnsi="Times New Roman" w:cs="Times New Roman"/>
          <w:lang w:val="en-CA"/>
        </w:rPr>
        <w:t>NH₄⁺</w:t>
      </w:r>
      <w:r w:rsidR="00683FC3">
        <w:rPr>
          <w:rFonts w:ascii="Times New Roman" w:hAnsi="Times New Roman" w:cs="Times New Roman"/>
          <w:lang w:val="en-CA"/>
        </w:rPr>
        <w:t>. B</w:t>
      </w:r>
      <w:r w:rsidR="006005D7">
        <w:rPr>
          <w:rFonts w:ascii="Times New Roman" w:hAnsi="Times New Roman" w:cs="Times New Roman"/>
          <w:lang w:val="en-CA"/>
        </w:rPr>
        <w:t xml:space="preserve">eyond </w:t>
      </w:r>
      <w:r w:rsidR="00683FC3">
        <w:rPr>
          <w:rFonts w:ascii="Times New Roman" w:hAnsi="Times New Roman" w:cs="Times New Roman"/>
          <w:lang w:val="en-CA"/>
        </w:rPr>
        <w:t xml:space="preserve">this point, </w:t>
      </w:r>
      <w:r w:rsidR="006005D7">
        <w:rPr>
          <w:rFonts w:ascii="Times New Roman" w:hAnsi="Times New Roman" w:cs="Times New Roman"/>
          <w:lang w:val="en-CA"/>
        </w:rPr>
        <w:t xml:space="preserve">increased </w:t>
      </w:r>
      <w:r w:rsidR="00246B2A">
        <w:rPr>
          <w:rFonts w:ascii="Times New Roman" w:hAnsi="Times New Roman" w:cs="Times New Roman"/>
          <w:lang w:val="en-CA"/>
        </w:rPr>
        <w:t>water motion</w:t>
      </w:r>
      <w:r w:rsidR="006005D7">
        <w:rPr>
          <w:rFonts w:ascii="Times New Roman" w:hAnsi="Times New Roman" w:cs="Times New Roman"/>
          <w:lang w:val="en-CA"/>
        </w:rPr>
        <w:t xml:space="preserve"> or kelp </w:t>
      </w:r>
      <w:r w:rsidR="00683FC3">
        <w:rPr>
          <w:rFonts w:ascii="Times New Roman" w:hAnsi="Times New Roman" w:cs="Times New Roman"/>
          <w:lang w:val="en-CA"/>
        </w:rPr>
        <w:t xml:space="preserve">biomass </w:t>
      </w:r>
      <w:r w:rsidR="006005D7">
        <w:rPr>
          <w:rFonts w:ascii="Times New Roman" w:hAnsi="Times New Roman" w:cs="Times New Roman"/>
          <w:lang w:val="en-CA"/>
        </w:rPr>
        <w:t xml:space="preserve">no longer </w:t>
      </w:r>
      <w:r w:rsidR="00683FC3">
        <w:rPr>
          <w:rFonts w:ascii="Times New Roman" w:hAnsi="Times New Roman" w:cs="Times New Roman"/>
          <w:lang w:val="en-CA"/>
        </w:rPr>
        <w:t>enhance</w:t>
      </w:r>
      <w:r w:rsidR="0067173A">
        <w:rPr>
          <w:rFonts w:ascii="Times New Roman" w:hAnsi="Times New Roman" w:cs="Times New Roman"/>
          <w:lang w:val="en-CA"/>
        </w:rPr>
        <w:t>s</w:t>
      </w:r>
      <w:r w:rsidR="006005D7">
        <w:rPr>
          <w:rFonts w:ascii="Times New Roman" w:hAnsi="Times New Roman" w:cs="Times New Roman"/>
          <w:lang w:val="en-CA"/>
        </w:rPr>
        <w:t xml:space="preserve"> </w:t>
      </w:r>
      <w:r>
        <w:rPr>
          <w:rFonts w:ascii="Times New Roman" w:hAnsi="Times New Roman" w:cs="Times New Roman"/>
          <w:lang w:val="en-CA"/>
        </w:rPr>
        <w:t xml:space="preserve">NH₄⁺ </w:t>
      </w:r>
      <w:r w:rsidR="00742266">
        <w:rPr>
          <w:rFonts w:ascii="Times New Roman" w:hAnsi="Times New Roman" w:cs="Times New Roman"/>
          <w:lang w:val="en-CA"/>
        </w:rPr>
        <w:t xml:space="preserve">inside kelp forests relative to beyond </w:t>
      </w:r>
      <w:commentRangeStart w:id="33"/>
      <w:r w:rsidR="00742266">
        <w:rPr>
          <w:rFonts w:ascii="Times New Roman" w:hAnsi="Times New Roman" w:cs="Times New Roman"/>
          <w:lang w:val="en-CA"/>
        </w:rPr>
        <w:t>the</w:t>
      </w:r>
      <w:commentRangeEnd w:id="33"/>
      <w:r w:rsidR="00327838">
        <w:rPr>
          <w:rStyle w:val="CommentReference"/>
        </w:rPr>
        <w:commentReference w:id="33"/>
      </w:r>
      <w:r w:rsidR="00742266">
        <w:rPr>
          <w:rFonts w:ascii="Times New Roman" w:hAnsi="Times New Roman" w:cs="Times New Roman"/>
          <w:lang w:val="en-CA"/>
        </w:rPr>
        <w:t xml:space="preserve"> forest edge.</w:t>
      </w:r>
    </w:p>
    <w:p w14:paraId="2CB840A5" w14:textId="77777777" w:rsidR="00CC5E86" w:rsidRDefault="00CC5E86" w:rsidP="0035016F">
      <w:pPr>
        <w:spacing w:line="480" w:lineRule="auto"/>
        <w:ind w:firstLine="720"/>
        <w:rPr>
          <w:rFonts w:ascii="Times New Roman" w:hAnsi="Times New Roman" w:cs="Times New Roman"/>
          <w:lang w:val="en-CA"/>
        </w:rPr>
      </w:pPr>
    </w:p>
    <w:p w14:paraId="72A48378" w14:textId="53BE92BC" w:rsidR="00306F1F" w:rsidRPr="00306F1F" w:rsidRDefault="005D293A" w:rsidP="00306F1F">
      <w:pPr>
        <w:spacing w:line="480" w:lineRule="auto"/>
        <w:rPr>
          <w:rFonts w:ascii="Times New Roman" w:hAnsi="Times New Roman" w:cs="Times New Roman"/>
          <w:i/>
          <w:iCs/>
          <w:lang w:val="en-CA"/>
        </w:rPr>
      </w:pPr>
      <w:r>
        <w:rPr>
          <w:rFonts w:ascii="Times New Roman" w:hAnsi="Times New Roman" w:cs="Times New Roman"/>
          <w:i/>
          <w:iCs/>
          <w:lang w:val="en-CA"/>
        </w:rPr>
        <w:t>Even s</w:t>
      </w:r>
      <w:r w:rsidR="004F7AE3" w:rsidRPr="00306F1F">
        <w:rPr>
          <w:rFonts w:ascii="Times New Roman" w:hAnsi="Times New Roman" w:cs="Times New Roman"/>
          <w:i/>
          <w:iCs/>
          <w:lang w:val="en-CA"/>
        </w:rPr>
        <w:t>malle</w:t>
      </w:r>
      <w:r w:rsidR="004F7AE3">
        <w:rPr>
          <w:rFonts w:ascii="Times New Roman" w:hAnsi="Times New Roman" w:cs="Times New Roman"/>
          <w:i/>
          <w:iCs/>
          <w:lang w:val="en-CA"/>
        </w:rPr>
        <w:t>r</w:t>
      </w:r>
      <w:r>
        <w:rPr>
          <w:rFonts w:ascii="Times New Roman" w:hAnsi="Times New Roman" w:cs="Times New Roman"/>
          <w:i/>
          <w:iCs/>
          <w:lang w:val="en-CA"/>
        </w:rPr>
        <w:t>-</w:t>
      </w:r>
      <w:r w:rsidR="004F7AE3" w:rsidRPr="00306F1F">
        <w:rPr>
          <w:rFonts w:ascii="Times New Roman" w:hAnsi="Times New Roman" w:cs="Times New Roman"/>
          <w:i/>
          <w:iCs/>
          <w:lang w:val="en-CA"/>
        </w:rPr>
        <w:t>scale</w:t>
      </w:r>
      <w:r>
        <w:rPr>
          <w:rFonts w:ascii="Times New Roman" w:hAnsi="Times New Roman" w:cs="Times New Roman"/>
          <w:i/>
          <w:iCs/>
          <w:lang w:val="en-CA"/>
        </w:rPr>
        <w:t xml:space="preserve"> variation</w:t>
      </w:r>
    </w:p>
    <w:p w14:paraId="7CE6CE0F" w14:textId="74375484" w:rsidR="00327838" w:rsidRDefault="00926BE5" w:rsidP="005D293A">
      <w:pPr>
        <w:spacing w:line="480" w:lineRule="auto"/>
        <w:rPr>
          <w:rFonts w:ascii="Times New Roman" w:hAnsi="Times New Roman" w:cs="Times New Roman"/>
          <w:lang w:val="en-CA"/>
        </w:rPr>
      </w:pPr>
      <w:r>
        <w:rPr>
          <w:rFonts w:ascii="Times New Roman" w:hAnsi="Times New Roman" w:cs="Times New Roman"/>
          <w:lang w:val="en-CA"/>
        </w:rPr>
        <w:t xml:space="preserve">When we zoom into the smallest scale of variability tested, </w:t>
      </w:r>
      <w:r w:rsidR="006610AC">
        <w:rPr>
          <w:rFonts w:ascii="Times New Roman" w:hAnsi="Times New Roman" w:cs="Times New Roman"/>
          <w:lang w:val="en-CA"/>
        </w:rPr>
        <w:t>w</w:t>
      </w:r>
      <w:r w:rsidR="00282591">
        <w:rPr>
          <w:rFonts w:ascii="Times New Roman" w:hAnsi="Times New Roman" w:cs="Times New Roman"/>
          <w:lang w:val="en-CA"/>
        </w:rPr>
        <w:t>e found evidence of small</w:t>
      </w:r>
      <w:r w:rsidR="004F7AE3">
        <w:rPr>
          <w:rFonts w:ascii="Times New Roman" w:hAnsi="Times New Roman" w:cs="Times New Roman"/>
          <w:lang w:val="en-CA"/>
        </w:rPr>
        <w:t>er</w:t>
      </w:r>
      <w:r w:rsidR="00282591">
        <w:rPr>
          <w:rFonts w:ascii="Times New Roman" w:hAnsi="Times New Roman" w:cs="Times New Roman"/>
          <w:lang w:val="en-CA"/>
        </w:rPr>
        <w:t xml:space="preserve">-scale variation in NH₄⁺ </w:t>
      </w:r>
      <w:r w:rsidR="0041334E">
        <w:rPr>
          <w:rFonts w:ascii="Times New Roman" w:hAnsi="Times New Roman" w:cs="Times New Roman"/>
          <w:lang w:val="en-CA"/>
        </w:rPr>
        <w:t xml:space="preserve">only </w:t>
      </w:r>
      <w:r w:rsidR="00282591">
        <w:rPr>
          <w:rFonts w:ascii="Times New Roman" w:hAnsi="Times New Roman" w:cs="Times New Roman"/>
          <w:lang w:val="en-CA"/>
        </w:rPr>
        <w:t xml:space="preserve">in our cage experiments in the sheltered inlet, which </w:t>
      </w:r>
      <w:r w:rsidR="00CC5E86">
        <w:rPr>
          <w:rFonts w:ascii="Times New Roman" w:hAnsi="Times New Roman" w:cs="Times New Roman"/>
          <w:lang w:val="en-CA"/>
        </w:rPr>
        <w:t>may</w:t>
      </w:r>
      <w:r w:rsidR="00282591">
        <w:rPr>
          <w:rFonts w:ascii="Times New Roman" w:hAnsi="Times New Roman" w:cs="Times New Roman"/>
          <w:lang w:val="en-CA"/>
        </w:rPr>
        <w:t xml:space="preserve"> suggest water motion mediates variation at this scale as well. </w:t>
      </w:r>
      <w:r w:rsidR="0041334E">
        <w:rPr>
          <w:rFonts w:ascii="Times New Roman" w:hAnsi="Times New Roman" w:cs="Times New Roman"/>
          <w:lang w:val="en-CA"/>
        </w:rPr>
        <w:t>Alternative</w:t>
      </w:r>
      <w:r w:rsidR="00327838">
        <w:rPr>
          <w:rFonts w:ascii="Times New Roman" w:hAnsi="Times New Roman" w:cs="Times New Roman"/>
          <w:lang w:val="en-CA"/>
        </w:rPr>
        <w:t xml:space="preserve"> or complementary</w:t>
      </w:r>
      <w:r w:rsidR="0041334E">
        <w:rPr>
          <w:rFonts w:ascii="Times New Roman" w:hAnsi="Times New Roman" w:cs="Times New Roman"/>
          <w:lang w:val="en-CA"/>
        </w:rPr>
        <w:t xml:space="preserve"> explanations include a taxonomic effect and/or an experimental effect. The crabs in the sheltered cages excreted NH₄⁺ at a rate roughly 6x higher than the sea cucumbers caged in the more exposed location</w:t>
      </w:r>
      <w:r w:rsidR="00497588">
        <w:rPr>
          <w:rFonts w:ascii="Times New Roman" w:hAnsi="Times New Roman" w:cs="Times New Roman"/>
          <w:lang w:val="en-CA"/>
        </w:rPr>
        <w:t xml:space="preserve">. </w:t>
      </w:r>
      <w:r w:rsidR="0041334E">
        <w:rPr>
          <w:rFonts w:ascii="Times New Roman" w:hAnsi="Times New Roman" w:cs="Times New Roman"/>
          <w:lang w:val="en-CA"/>
        </w:rPr>
        <w:t xml:space="preserve">This difference </w:t>
      </w:r>
      <w:r w:rsidR="00327838">
        <w:rPr>
          <w:rFonts w:ascii="Times New Roman" w:hAnsi="Times New Roman" w:cs="Times New Roman"/>
          <w:lang w:val="en-CA"/>
        </w:rPr>
        <w:t xml:space="preserve">in </w:t>
      </w:r>
      <w:r w:rsidR="00497588">
        <w:rPr>
          <w:rFonts w:ascii="Times New Roman" w:hAnsi="Times New Roman" w:cs="Times New Roman"/>
          <w:lang w:val="en-CA"/>
        </w:rPr>
        <w:t xml:space="preserve">NH₄⁺ </w:t>
      </w:r>
      <w:r w:rsidR="00327838">
        <w:rPr>
          <w:rFonts w:ascii="Times New Roman" w:hAnsi="Times New Roman" w:cs="Times New Roman"/>
          <w:lang w:val="en-CA"/>
        </w:rPr>
        <w:t xml:space="preserve">production </w:t>
      </w:r>
      <w:r w:rsidR="0041334E">
        <w:rPr>
          <w:rFonts w:ascii="Times New Roman" w:hAnsi="Times New Roman" w:cs="Times New Roman"/>
          <w:lang w:val="en-CA"/>
        </w:rPr>
        <w:t>could have given us more scope to detect differences</w:t>
      </w:r>
      <w:r w:rsidR="00327838">
        <w:rPr>
          <w:rFonts w:ascii="Times New Roman" w:hAnsi="Times New Roman" w:cs="Times New Roman"/>
          <w:lang w:val="en-CA"/>
        </w:rPr>
        <w:t xml:space="preserve"> among treatments in the protected inlet. In addition, the crab cages were constructed with only two mesh windows, in contrast to the fully meshed cages</w:t>
      </w:r>
      <w:r w:rsidR="00327838" w:rsidRPr="00327838">
        <w:rPr>
          <w:rFonts w:ascii="Times New Roman" w:hAnsi="Times New Roman" w:cs="Times New Roman"/>
          <w:lang w:val="en-CA"/>
        </w:rPr>
        <w:t xml:space="preserve"> </w:t>
      </w:r>
      <w:r w:rsidR="00327838">
        <w:rPr>
          <w:rFonts w:ascii="Times New Roman" w:hAnsi="Times New Roman" w:cs="Times New Roman"/>
          <w:lang w:val="en-CA"/>
        </w:rPr>
        <w:t xml:space="preserve">of sea cucumbers, which could have promoted nutrient retention in the former. </w:t>
      </w:r>
    </w:p>
    <w:p w14:paraId="6A7105AB" w14:textId="2F458A48" w:rsidR="00926BE5" w:rsidRDefault="00327838" w:rsidP="00327838">
      <w:pPr>
        <w:spacing w:line="480" w:lineRule="auto"/>
        <w:ind w:firstLine="720"/>
        <w:rPr>
          <w:rFonts w:ascii="Times New Roman" w:hAnsi="Times New Roman" w:cs="Times New Roman"/>
          <w:lang w:val="en-CA"/>
        </w:rPr>
      </w:pPr>
      <w:r>
        <w:rPr>
          <w:rFonts w:ascii="Times New Roman" w:hAnsi="Times New Roman" w:cs="Times New Roman"/>
          <w:lang w:val="en-CA"/>
        </w:rPr>
        <w:t>Ammonium</w:t>
      </w:r>
      <w:r w:rsidR="00CC5E86">
        <w:rPr>
          <w:rFonts w:ascii="Times New Roman" w:hAnsi="Times New Roman" w:cs="Times New Roman"/>
          <w:lang w:val="en-CA"/>
        </w:rPr>
        <w:t xml:space="preserve"> enrichment by animals is </w:t>
      </w:r>
      <w:r>
        <w:rPr>
          <w:rFonts w:ascii="Times New Roman" w:hAnsi="Times New Roman" w:cs="Times New Roman"/>
          <w:lang w:val="en-CA"/>
        </w:rPr>
        <w:t xml:space="preserve">nevertheless </w:t>
      </w:r>
      <w:r w:rsidR="00CC5E86">
        <w:rPr>
          <w:rFonts w:ascii="Times New Roman" w:hAnsi="Times New Roman" w:cs="Times New Roman"/>
          <w:lang w:val="en-CA"/>
        </w:rPr>
        <w:t xml:space="preserve">possible in wave-exposed conditions; </w:t>
      </w:r>
      <w:r>
        <w:rPr>
          <w:rFonts w:ascii="Times New Roman" w:hAnsi="Times New Roman" w:cs="Times New Roman"/>
          <w:lang w:val="en-CA"/>
        </w:rPr>
        <w:t xml:space="preserve">for example, </w:t>
      </w:r>
      <w:r w:rsidR="00CC5E86">
        <w:rPr>
          <w:rFonts w:ascii="Times New Roman" w:hAnsi="Times New Roman" w:cs="Times New Roman"/>
          <w:lang w:val="en-CA"/>
        </w:rPr>
        <w:t xml:space="preserve">seawater above mussel beds had 15.9x higher NH₄⁺ compared to neighbouring rock </w:t>
      </w:r>
      <w:r>
        <w:rPr>
          <w:rFonts w:ascii="Times New Roman" w:hAnsi="Times New Roman" w:cs="Times New Roman"/>
          <w:lang w:val="en-CA"/>
        </w:rPr>
        <w:t xml:space="preserve">without mussels </w:t>
      </w:r>
      <w:r w:rsidR="00CC5E86">
        <w:rPr>
          <w:rFonts w:ascii="Times New Roman" w:hAnsi="Times New Roman" w:cs="Times New Roman"/>
          <w:lang w:val="en-CA"/>
        </w:rPr>
        <w:fldChar w:fldCharType="begin"/>
      </w:r>
      <w:r w:rsidR="00CC5E86">
        <w:rPr>
          <w:rFonts w:ascii="Times New Roman" w:hAnsi="Times New Roman" w:cs="Times New Roman"/>
          <w:lang w:val="en-CA"/>
        </w:rPr>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Pr>
          <w:rFonts w:ascii="Times New Roman" w:hAnsi="Times New Roman" w:cs="Times New Roman"/>
          <w:lang w:val="en-CA"/>
        </w:rPr>
        <w:fldChar w:fldCharType="separate"/>
      </w:r>
      <w:r w:rsidR="00CC5E86">
        <w:rPr>
          <w:rFonts w:ascii="Times New Roman" w:hAnsi="Times New Roman" w:cs="Times New Roman"/>
          <w:noProof/>
          <w:lang w:val="en-CA"/>
        </w:rPr>
        <w:t>(Aquilino et al., 2009)</w:t>
      </w:r>
      <w:r w:rsidR="00CC5E86">
        <w:rPr>
          <w:rFonts w:ascii="Times New Roman" w:hAnsi="Times New Roman" w:cs="Times New Roman"/>
          <w:lang w:val="en-CA"/>
        </w:rPr>
        <w:fldChar w:fldCharType="end"/>
      </w:r>
      <w:r w:rsidR="00CC5E86">
        <w:rPr>
          <w:rFonts w:ascii="Times New Roman" w:hAnsi="Times New Roman" w:cs="Times New Roman"/>
          <w:lang w:val="en-CA"/>
        </w:rPr>
        <w:t xml:space="preserve">. Our </w:t>
      </w:r>
      <w:r w:rsidR="00282591">
        <w:rPr>
          <w:rFonts w:ascii="Times New Roman" w:hAnsi="Times New Roman" w:cs="Times New Roman"/>
          <w:lang w:val="en-CA"/>
        </w:rPr>
        <w:t xml:space="preserve">cage experiments were not designed to test why variation was found in one experiment and not the other, but rather to see whether </w:t>
      </w:r>
      <w:r>
        <w:rPr>
          <w:rFonts w:ascii="Times New Roman" w:hAnsi="Times New Roman" w:cs="Times New Roman"/>
          <w:lang w:val="en-CA"/>
        </w:rPr>
        <w:t xml:space="preserve">small-scale variation </w:t>
      </w:r>
      <w:r w:rsidR="00282591">
        <w:rPr>
          <w:rFonts w:ascii="Times New Roman" w:hAnsi="Times New Roman" w:cs="Times New Roman"/>
          <w:lang w:val="en-CA"/>
        </w:rPr>
        <w:t xml:space="preserve">might </w:t>
      </w:r>
      <w:r>
        <w:rPr>
          <w:rFonts w:ascii="Times New Roman" w:hAnsi="Times New Roman" w:cs="Times New Roman"/>
          <w:lang w:val="en-CA"/>
        </w:rPr>
        <w:t xml:space="preserve">arise </w:t>
      </w:r>
      <w:r w:rsidR="00282591">
        <w:rPr>
          <w:rFonts w:ascii="Times New Roman" w:hAnsi="Times New Roman" w:cs="Times New Roman"/>
          <w:lang w:val="en-CA"/>
        </w:rPr>
        <w:t xml:space="preserve">at all. Therefore, </w:t>
      </w:r>
      <w:r w:rsidR="00CC5E86">
        <w:rPr>
          <w:rFonts w:ascii="Times New Roman" w:hAnsi="Times New Roman" w:cs="Times New Roman"/>
          <w:lang w:val="en-CA"/>
        </w:rPr>
        <w:t>we simply conclude that at least in sheltered conditions, variation</w:t>
      </w:r>
      <w:r>
        <w:rPr>
          <w:rFonts w:ascii="Times New Roman" w:hAnsi="Times New Roman" w:cs="Times New Roman"/>
          <w:lang w:val="en-CA"/>
        </w:rPr>
        <w:t xml:space="preserve"> on the scale of tens of centimetres</w:t>
      </w:r>
      <w:r w:rsidR="00CC5E86">
        <w:rPr>
          <w:rFonts w:ascii="Times New Roman" w:hAnsi="Times New Roman" w:cs="Times New Roman"/>
          <w:lang w:val="en-CA"/>
        </w:rPr>
        <w:t xml:space="preserve"> driven by animal biomass is possible</w:t>
      </w:r>
    </w:p>
    <w:p w14:paraId="34B4733F" w14:textId="77777777" w:rsidR="00CC5E86" w:rsidRDefault="00CC5E86" w:rsidP="00CC5E86">
      <w:pPr>
        <w:spacing w:line="480" w:lineRule="auto"/>
        <w:ind w:firstLine="720"/>
        <w:rPr>
          <w:rFonts w:ascii="Times New Roman" w:hAnsi="Times New Roman" w:cs="Times New Roman"/>
          <w:lang w:val="en-CA"/>
        </w:rPr>
      </w:pPr>
    </w:p>
    <w:p w14:paraId="3F478147" w14:textId="6A2A1007" w:rsidR="00A510EF" w:rsidRPr="00727E31" w:rsidRDefault="005D293A" w:rsidP="005D293A">
      <w:pPr>
        <w:spacing w:line="480" w:lineRule="auto"/>
        <w:rPr>
          <w:rFonts w:ascii="Times New Roman" w:hAnsi="Times New Roman" w:cs="Times New Roman"/>
          <w:i/>
          <w:iCs/>
          <w:lang w:val="en-CA"/>
        </w:rPr>
      </w:pPr>
      <w:r>
        <w:rPr>
          <w:rFonts w:ascii="Times New Roman" w:hAnsi="Times New Roman" w:cs="Times New Roman"/>
          <w:i/>
          <w:iCs/>
          <w:lang w:val="en-CA"/>
        </w:rPr>
        <w:t>A role for</w:t>
      </w:r>
      <w:r w:rsidRPr="00220618">
        <w:rPr>
          <w:rFonts w:ascii="Times New Roman" w:hAnsi="Times New Roman" w:cs="Times New Roman"/>
          <w:i/>
          <w:iCs/>
          <w:lang w:val="en-CA"/>
        </w:rPr>
        <w:t xml:space="preserve"> species diversity?</w:t>
      </w:r>
    </w:p>
    <w:p w14:paraId="7E92E265" w14:textId="15907205" w:rsidR="005D293A" w:rsidRDefault="005D293A" w:rsidP="005835B5">
      <w:pPr>
        <w:spacing w:line="480" w:lineRule="auto"/>
        <w:rPr>
          <w:rFonts w:ascii="Times New Roman" w:hAnsi="Times New Roman" w:cs="Times New Roman"/>
          <w:lang w:val="en-CA"/>
        </w:rPr>
      </w:pPr>
      <w:r>
        <w:rPr>
          <w:rFonts w:ascii="Times New Roman" w:hAnsi="Times New Roman" w:cs="Times New Roman"/>
          <w:lang w:val="en-CA"/>
        </w:rPr>
        <w:t xml:space="preserve">It was difficult to predict the effect of biodiversity on variation in ammonium, either among or within sites. Marine species diversity sometimes covaries with animal abundance or biomass </w:t>
      </w:r>
      <w:r>
        <w:rPr>
          <w:rFonts w:ascii="Times New Roman" w:hAnsi="Times New Roman" w:cs="Times New Roman"/>
          <w:lang w:val="en-CA"/>
        </w:rPr>
        <w:lastRenderedPageBreak/>
        <w:t xml:space="preserve">(refs), in which case we might have expected both to have a similar, somewhat positive effect on </w:t>
      </w:r>
      <w:r w:rsidR="00712A40">
        <w:rPr>
          <w:rFonts w:ascii="Times New Roman" w:hAnsi="Times New Roman" w:cs="Times New Roman"/>
          <w:lang w:val="en-CA"/>
        </w:rPr>
        <w:t xml:space="preserve">ammonium. </w:t>
      </w:r>
      <w:r>
        <w:rPr>
          <w:rFonts w:ascii="Times New Roman" w:hAnsi="Times New Roman" w:cs="Times New Roman"/>
          <w:lang w:val="en-CA"/>
        </w:rPr>
        <w:t xml:space="preserve">This was not the case. </w:t>
      </w:r>
      <w:r w:rsidR="00A510EF">
        <w:rPr>
          <w:rFonts w:ascii="Times New Roman" w:hAnsi="Times New Roman" w:cs="Times New Roman"/>
          <w:lang w:val="en-CA"/>
        </w:rPr>
        <w:t xml:space="preserve">Shannon </w:t>
      </w:r>
      <w:r>
        <w:rPr>
          <w:rFonts w:ascii="Times New Roman" w:hAnsi="Times New Roman" w:cs="Times New Roman"/>
          <w:lang w:val="en-CA"/>
        </w:rPr>
        <w:t>diversity</w:t>
      </w:r>
      <w:r w:rsidR="00712A40">
        <w:rPr>
          <w:rFonts w:ascii="Times New Roman" w:hAnsi="Times New Roman" w:cs="Times New Roman"/>
          <w:lang w:val="en-CA"/>
        </w:rPr>
        <w:t xml:space="preserve"> had </w:t>
      </w:r>
      <w:r w:rsidR="00741F8A">
        <w:rPr>
          <w:rFonts w:ascii="Times New Roman" w:hAnsi="Times New Roman" w:cs="Times New Roman"/>
          <w:lang w:val="en-CA"/>
        </w:rPr>
        <w:t>a neutral effect on NH₄⁺ concentrations among sites and a</w:t>
      </w:r>
      <w:r w:rsidR="00712A40">
        <w:rPr>
          <w:rFonts w:ascii="Times New Roman" w:hAnsi="Times New Roman" w:cs="Times New Roman"/>
          <w:lang w:val="en-CA"/>
        </w:rPr>
        <w:t xml:space="preserve"> </w:t>
      </w:r>
      <w:r w:rsidR="00A510EF">
        <w:rPr>
          <w:rFonts w:ascii="Times New Roman" w:hAnsi="Times New Roman" w:cs="Times New Roman"/>
          <w:lang w:val="en-CA"/>
        </w:rPr>
        <w:t>weakly negative effect</w:t>
      </w:r>
      <w:r w:rsidR="00712A40">
        <w:rPr>
          <w:rFonts w:ascii="Times New Roman" w:hAnsi="Times New Roman" w:cs="Times New Roman"/>
          <w:lang w:val="en-CA"/>
        </w:rPr>
        <w:t xml:space="preserve"> on </w:t>
      </w:r>
      <w:r w:rsidR="00712A40" w:rsidRPr="005F1E8D">
        <w:rPr>
          <w:rFonts w:ascii="Times New Roman" w:hAnsi="Times New Roman" w:cs="Times New Roman"/>
          <w:lang w:val="en-CA"/>
        </w:rPr>
        <w:t>∆</w:t>
      </w:r>
      <w:r w:rsidR="00712A40">
        <w:rPr>
          <w:rFonts w:ascii="Times New Roman" w:hAnsi="Times New Roman" w:cs="Times New Roman"/>
          <w:lang w:val="en-CA"/>
        </w:rPr>
        <w:t xml:space="preserve"> NH₄⁺ within sites. </w:t>
      </w:r>
      <w:r w:rsidR="00A13236" w:rsidRPr="00426A33">
        <w:rPr>
          <w:rFonts w:ascii="Times New Roman" w:hAnsi="Times New Roman" w:cs="Times New Roman"/>
          <w:lang w:val="en-CA"/>
        </w:rPr>
        <w:t xml:space="preserve">Abundance and species diversity are sometimes decoupled </w:t>
      </w:r>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(Kerr and Alroy, 2023)</w:t>
      </w:r>
      <w:r w:rsidR="00426A33">
        <w:rPr>
          <w:rFonts w:ascii="Times New Roman" w:hAnsi="Times New Roman" w:cs="Times New Roman"/>
          <w:lang w:val="en-CA"/>
        </w:rPr>
        <w:fldChar w:fldCharType="end"/>
      </w:r>
      <w:r w:rsidR="00426A33">
        <w:rPr>
          <w:rFonts w:ascii="Times New Roman" w:hAnsi="Times New Roman" w:cs="Times New Roman"/>
          <w:lang w:val="en-CA"/>
        </w:rPr>
        <w:t>,</w:t>
      </w:r>
      <w:r w:rsidR="00741F8A" w:rsidRPr="00426A33">
        <w:rPr>
          <w:rFonts w:ascii="Times New Roman" w:hAnsi="Times New Roman" w:cs="Times New Roman"/>
        </w:rPr>
        <w:t xml:space="preserve"> because they have different drivers (e.g. </w:t>
      </w:r>
      <w:r w:rsidR="00426A33">
        <w:rPr>
          <w:rFonts w:ascii="Times New Roman" w:hAnsi="Times New Roman" w:cs="Times New Roman"/>
        </w:rPr>
        <w:fldChar w:fldCharType="begin"/>
      </w:r>
      <w:r w:rsidR="00426A33">
        <w:rPr>
          <w:rFonts w:ascii="Times New Roman" w:hAnsi="Times New Roman" w:cs="Times New Roman"/>
        </w:rPr>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rPr>
          <w:rFonts w:ascii="Times New Roman" w:hAnsi="Times New Roman" w:cs="Times New Roman"/>
        </w:rPr>
        <w:fldChar w:fldCharType="separate"/>
      </w:r>
      <w:r w:rsidR="00426A33">
        <w:rPr>
          <w:rFonts w:ascii="Times New Roman" w:hAnsi="Times New Roman" w:cs="Times New Roman"/>
          <w:noProof/>
        </w:rPr>
        <w:t>(Mellin et al., 2010)</w:t>
      </w:r>
      <w:r w:rsidR="00426A33">
        <w:rPr>
          <w:rFonts w:ascii="Times New Roman" w:hAnsi="Times New Roman" w:cs="Times New Roman"/>
        </w:rPr>
        <w:fldChar w:fldCharType="end"/>
      </w:r>
      <w:r w:rsidR="00426A33">
        <w:rPr>
          <w:rFonts w:ascii="Times New Roman" w:hAnsi="Times New Roman" w:cs="Times New Roman"/>
        </w:rPr>
        <w:t>.</w:t>
      </w:r>
      <w:r w:rsidR="00426A33">
        <w:rPr>
          <w:rFonts w:ascii="Times New Roman" w:hAnsi="Times New Roman" w:cs="Times New Roman"/>
          <w:lang w:val="en-CA"/>
        </w:rPr>
        <w:t xml:space="preserve"> </w:t>
      </w:r>
      <w:r w:rsidR="00A13236" w:rsidRPr="00426A33">
        <w:rPr>
          <w:rFonts w:ascii="Times New Roman" w:hAnsi="Times New Roman" w:cs="Times New Roman"/>
          <w:lang w:val="en-CA"/>
        </w:rPr>
        <w:t>Scale of variation in species diversity might be much larger than the largest scale studied here (e.g.</w:t>
      </w:r>
      <w:r w:rsidR="00426A33">
        <w:rPr>
          <w:rFonts w:ascii="Times New Roman" w:hAnsi="Times New Roman" w:cs="Times New Roman"/>
          <w:lang w:val="en-CA"/>
        </w:rPr>
        <w:t xml:space="preserve"> </w:t>
      </w:r>
      <w:r w:rsidR="00426A33">
        <w:rPr>
          <w:rFonts w:ascii="Times New Roman" w:hAnsi="Times New Roman" w:cs="Times New Roman"/>
          <w:lang w:val="en-CA"/>
        </w:rPr>
        <w:fldChar w:fldCharType="begin"/>
      </w:r>
      <w:r w:rsidR="00426A33">
        <w:rPr>
          <w:rFonts w:ascii="Times New Roman" w:hAnsi="Times New Roman" w:cs="Times New Roman"/>
          <w:lang w:val="en-CA"/>
        </w:rPr>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rPr>
          <w:rFonts w:ascii="Times New Roman" w:hAnsi="Times New Roman" w:cs="Times New Roman"/>
          <w:lang w:val="en-CA"/>
        </w:rPr>
        <w:fldChar w:fldCharType="separate"/>
      </w:r>
      <w:r w:rsidR="00426A33">
        <w:rPr>
          <w:rFonts w:ascii="Times New Roman" w:hAnsi="Times New Roman" w:cs="Times New Roman"/>
          <w:noProof/>
          <w:lang w:val="en-CA"/>
        </w:rPr>
        <w:t>Archambault and Bourget, 1996</w:t>
      </w:r>
      <w:r w:rsidR="00426A33">
        <w:rPr>
          <w:rFonts w:ascii="Times New Roman" w:hAnsi="Times New Roman" w:cs="Times New Roman"/>
          <w:lang w:val="en-CA"/>
        </w:rPr>
        <w:fldChar w:fldCharType="end"/>
      </w:r>
      <w:r w:rsidR="00426A33">
        <w:rPr>
          <w:rFonts w:ascii="Times New Roman" w:hAnsi="Times New Roman" w:cs="Times New Roman"/>
          <w:lang w:val="en-CA"/>
        </w:rPr>
        <w:t xml:space="preserve"> </w:t>
      </w:r>
      <w:r w:rsidR="00A13236" w:rsidRPr="00426A33">
        <w:rPr>
          <w:rFonts w:ascii="Times New Roman" w:hAnsi="Times New Roman" w:cs="Times New Roman"/>
          <w:lang w:val="en-CA"/>
        </w:rPr>
        <w:t>found that scale of variation in diversity for intertidal species</w:t>
      </w:r>
      <w:r w:rsidR="00426A33">
        <w:rPr>
          <w:rFonts w:ascii="Times New Roman" w:hAnsi="Times New Roman" w:cs="Times New Roman"/>
          <w:lang w:val="en-CA"/>
        </w:rPr>
        <w:t xml:space="preserve"> </w:t>
      </w:r>
      <w:r w:rsidR="00A13236" w:rsidRPr="00426A33">
        <w:rPr>
          <w:rFonts w:ascii="Times New Roman" w:hAnsi="Times New Roman" w:cs="Times New Roman"/>
          <w:lang w:val="en-CA"/>
        </w:rPr>
        <w:t>was km while scale for variation in abundance was cm)</w:t>
      </w:r>
      <w:r w:rsidR="00426A33">
        <w:rPr>
          <w:rFonts w:ascii="Times New Roman" w:hAnsi="Times New Roman" w:cs="Times New Roman"/>
          <w:lang w:val="en-CA"/>
        </w:rPr>
        <w:t>.</w:t>
      </w:r>
      <w:r w:rsidR="00666133">
        <w:rPr>
          <w:rFonts w:ascii="Times New Roman" w:hAnsi="Times New Roman" w:cs="Times New Roman"/>
          <w:lang w:val="en-CA"/>
        </w:rPr>
        <w:t xml:space="preserve"> </w:t>
      </w:r>
      <w:r>
        <w:rPr>
          <w:rFonts w:ascii="Times New Roman" w:hAnsi="Times New Roman" w:cs="Times New Roman"/>
          <w:lang w:val="en-CA"/>
        </w:rPr>
        <w:t>Nevertheless, we did find more species at our kelp sites compared to the rocky reef sites, supporting extensive research on the positive effect of kelp on biodiversity (CITE).</w:t>
      </w:r>
    </w:p>
    <w:p w14:paraId="02FB5023" w14:textId="77777777" w:rsidR="005D293A" w:rsidRDefault="005D293A" w:rsidP="00CC5E86">
      <w:pPr>
        <w:spacing w:line="480" w:lineRule="auto"/>
        <w:ind w:firstLine="720"/>
        <w:rPr>
          <w:rFonts w:ascii="Times New Roman" w:hAnsi="Times New Roman" w:cs="Times New Roman"/>
          <w:lang w:val="en-CA"/>
        </w:rPr>
      </w:pPr>
    </w:p>
    <w:p w14:paraId="784D0B01" w14:textId="77777777" w:rsidR="00741F8A" w:rsidRPr="00220618" w:rsidRDefault="00741F8A" w:rsidP="00741F8A">
      <w:pPr>
        <w:spacing w:line="480" w:lineRule="auto"/>
        <w:rPr>
          <w:rFonts w:ascii="Times New Roman" w:hAnsi="Times New Roman" w:cs="Times New Roman"/>
          <w:i/>
          <w:iCs/>
          <w:lang w:val="en-CA"/>
        </w:rPr>
      </w:pPr>
      <w:r w:rsidRPr="00220618">
        <w:rPr>
          <w:rFonts w:ascii="Times New Roman" w:hAnsi="Times New Roman" w:cs="Times New Roman"/>
          <w:i/>
          <w:iCs/>
          <w:lang w:val="en-CA"/>
        </w:rPr>
        <w:t xml:space="preserve">Conclusion </w:t>
      </w:r>
    </w:p>
    <w:p w14:paraId="3EC4A04F" w14:textId="0FDE6C1A" w:rsidR="00AA2E4B" w:rsidRDefault="00741F8A" w:rsidP="00AA2E4B">
      <w:pPr>
        <w:spacing w:line="480" w:lineRule="auto"/>
        <w:rPr>
          <w:rFonts w:ascii="Times New Roman" w:hAnsi="Times New Roman" w:cs="Times New Roman"/>
          <w:lang w:val="en-CA"/>
        </w:rPr>
      </w:pPr>
      <w:r>
        <w:rPr>
          <w:rFonts w:ascii="Times New Roman" w:hAnsi="Times New Roman" w:cs="Times New Roman"/>
          <w:lang w:val="en-CA"/>
        </w:rPr>
        <w:t xml:space="preserve">Despite the mixing forces of currents and tides, spatial heterogeneity in ammonium concentration </w:t>
      </w:r>
      <w:r w:rsidR="00E07FB1">
        <w:rPr>
          <w:rFonts w:ascii="Times New Roman" w:hAnsi="Times New Roman" w:cs="Times New Roman"/>
          <w:lang w:val="en-CA"/>
        </w:rPr>
        <w:t>is</w:t>
      </w:r>
      <w:r>
        <w:rPr>
          <w:rFonts w:ascii="Times New Roman" w:hAnsi="Times New Roman" w:cs="Times New Roman"/>
          <w:lang w:val="en-CA"/>
        </w:rPr>
        <w:t xml:space="preserve"> detectable at a broad range of scales. Our findings are potentially important for understanding variation in primary </w:t>
      </w:r>
      <w:commentRangeStart w:id="34"/>
      <w:r>
        <w:rPr>
          <w:rFonts w:ascii="Times New Roman" w:hAnsi="Times New Roman" w:cs="Times New Roman"/>
          <w:lang w:val="en-CA"/>
        </w:rPr>
        <w:t>productivity</w:t>
      </w:r>
      <w:commentRangeEnd w:id="34"/>
      <w:r>
        <w:rPr>
          <w:rStyle w:val="CommentReference"/>
        </w:rPr>
        <w:commentReference w:id="34"/>
      </w:r>
      <w:r w:rsidR="005835B5">
        <w:rPr>
          <w:rFonts w:ascii="Times New Roman" w:hAnsi="Times New Roman" w:cs="Times New Roman"/>
          <w:lang w:val="en-CA"/>
        </w:rPr>
        <w:t>, which arises from variation in resource supply</w:t>
      </w:r>
      <w:r>
        <w:rPr>
          <w:rFonts w:ascii="Times New Roman" w:hAnsi="Times New Roman" w:cs="Times New Roman"/>
          <w:lang w:val="en-CA"/>
        </w:rPr>
        <w:t xml:space="preserve">. </w:t>
      </w:r>
      <w:r w:rsidR="00736CF0">
        <w:rPr>
          <w:rFonts w:ascii="Times New Roman" w:hAnsi="Times New Roman" w:cs="Times New Roman"/>
          <w:lang w:val="en-CA"/>
        </w:rPr>
        <w:t xml:space="preserve">Increased primary productivity has been seen at orders of variation </w:t>
      </w:r>
      <w:r w:rsidR="005835B5">
        <w:rPr>
          <w:rFonts w:ascii="Times New Roman" w:hAnsi="Times New Roman" w:cs="Times New Roman"/>
          <w:lang w:val="en-CA"/>
        </w:rPr>
        <w:t xml:space="preserve">in NH₄⁺ </w:t>
      </w:r>
      <w:r w:rsidR="002F60B0">
        <w:rPr>
          <w:rFonts w:ascii="Times New Roman" w:hAnsi="Times New Roman" w:cs="Times New Roman"/>
          <w:lang w:val="en-CA"/>
        </w:rPr>
        <w:t>from</w:t>
      </w:r>
      <w:r w:rsidR="00D4727E">
        <w:rPr>
          <w:rFonts w:ascii="Times New Roman" w:hAnsi="Times New Roman" w:cs="Times New Roman"/>
          <w:lang w:val="en-CA"/>
        </w:rPr>
        <w:t xml:space="preserve"> 1.3 – </w:t>
      </w:r>
      <w:r w:rsidR="00D44394">
        <w:rPr>
          <w:rFonts w:ascii="Times New Roman" w:hAnsi="Times New Roman" w:cs="Times New Roman"/>
          <w:lang w:val="en-CA"/>
        </w:rPr>
        <w:t>9</w:t>
      </w:r>
      <w:r w:rsidR="00D4727E">
        <w:rPr>
          <w:rFonts w:ascii="Times New Roman" w:hAnsi="Times New Roman" w:cs="Times New Roman"/>
          <w:lang w:val="en-CA"/>
        </w:rPr>
        <w:t xml:space="preserve">x in NH₄⁺ </w:t>
      </w:r>
      <w:r w:rsidR="00D4727E">
        <w:rPr>
          <w:rFonts w:ascii="Times New Roman" w:hAnsi="Times New Roman" w:cs="Times New Roman"/>
          <w:lang w:val="en-CA"/>
        </w:rPr>
        <w:fldChar w:fldCharType="begin"/>
      </w:r>
      <w:r w:rsidR="00D44394">
        <w:rPr>
          <w:rFonts w:ascii="Times New Roman" w:hAnsi="Times New Roman" w:cs="Times New Roman"/>
          <w:lang w:val="en-CA"/>
        </w:rPr>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D4727E">
        <w:rPr>
          <w:rFonts w:ascii="Times New Roman" w:hAnsi="Times New Roman" w:cs="Times New Roman"/>
          <w:lang w:val="en-CA"/>
        </w:rPr>
        <w:fldChar w:fldCharType="separate"/>
      </w:r>
      <w:r w:rsidR="00D44394">
        <w:rPr>
          <w:rFonts w:ascii="Times New Roman" w:hAnsi="Times New Roman" w:cs="Times New Roman"/>
          <w:noProof/>
          <w:lang w:val="en-CA"/>
        </w:rPr>
        <w:t>(Allgeier et al., 2020; Arzul, 2001; Meyer et al., 1983; Sandoval-Gil et al., 2016; Savage, 2019; Shantz et al., 2015; Uthicke, 2001b; Uthicke and Klumpp, 1998; Vinther and Holmer, 2008; West et al., 2009)</w:t>
      </w:r>
      <w:r w:rsidR="00D4727E">
        <w:rPr>
          <w:rFonts w:ascii="Times New Roman" w:hAnsi="Times New Roman" w:cs="Times New Roman"/>
          <w:lang w:val="en-CA"/>
        </w:rPr>
        <w:fldChar w:fldCharType="end"/>
      </w:r>
      <w:r w:rsidR="00736CF0">
        <w:rPr>
          <w:rFonts w:ascii="Times New Roman" w:hAnsi="Times New Roman" w:cs="Times New Roman"/>
          <w:lang w:val="en-CA"/>
        </w:rPr>
        <w:t xml:space="preserve">, which is </w:t>
      </w:r>
      <w:r w:rsidR="00A37BD2">
        <w:rPr>
          <w:rFonts w:ascii="Times New Roman" w:hAnsi="Times New Roman" w:cs="Times New Roman"/>
          <w:lang w:val="en-CA"/>
        </w:rPr>
        <w:t xml:space="preserve">within the range of </w:t>
      </w:r>
      <w:r w:rsidR="00736CF0">
        <w:rPr>
          <w:rFonts w:ascii="Times New Roman" w:hAnsi="Times New Roman" w:cs="Times New Roman"/>
          <w:lang w:val="en-CA"/>
        </w:rPr>
        <w:t xml:space="preserve">variation we saw at </w:t>
      </w:r>
      <w:r w:rsidR="00A37BD2">
        <w:rPr>
          <w:rFonts w:ascii="Times New Roman" w:hAnsi="Times New Roman" w:cs="Times New Roman"/>
          <w:lang w:val="en-CA"/>
        </w:rPr>
        <w:t xml:space="preserve">all three spatial </w:t>
      </w:r>
      <w:r w:rsidR="00736CF0">
        <w:rPr>
          <w:rFonts w:ascii="Times New Roman" w:hAnsi="Times New Roman" w:cs="Times New Roman"/>
          <w:lang w:val="en-CA"/>
        </w:rPr>
        <w:t xml:space="preserve">scales. </w:t>
      </w:r>
      <w:r w:rsidR="00AA2E4B">
        <w:rPr>
          <w:rFonts w:ascii="Times New Roman" w:hAnsi="Times New Roman" w:cs="Times New Roman"/>
          <w:lang w:val="en-CA"/>
        </w:rPr>
        <w:t xml:space="preserve">Even in nutrient-replete upwelling ecosystems, an increase in NH₄⁺ from 0.08 </w:t>
      </w:r>
      <w:proofErr w:type="spellStart"/>
      <w:r w:rsidR="00AA2E4B">
        <w:rPr>
          <w:rFonts w:ascii="Times New Roman" w:hAnsi="Times New Roman" w:cs="Times New Roman"/>
          <w:lang w:val="en-CA"/>
        </w:rPr>
        <w:t>uM</w:t>
      </w:r>
      <w:proofErr w:type="spellEnd"/>
      <w:r w:rsidR="00AA2E4B">
        <w:rPr>
          <w:rFonts w:ascii="Times New Roman" w:hAnsi="Times New Roman" w:cs="Times New Roman"/>
          <w:lang w:val="en-CA"/>
        </w:rPr>
        <w:t xml:space="preserve"> to 1.26 </w:t>
      </w:r>
      <w:proofErr w:type="spellStart"/>
      <w:r w:rsidR="00AA2E4B">
        <w:rPr>
          <w:rFonts w:ascii="Times New Roman" w:hAnsi="Times New Roman" w:cs="Times New Roman"/>
          <w:lang w:val="en-CA"/>
        </w:rPr>
        <w:t>uM</w:t>
      </w:r>
      <w:proofErr w:type="spellEnd"/>
      <w:r w:rsidR="00AA2E4B">
        <w:rPr>
          <w:rFonts w:ascii="Times New Roman" w:hAnsi="Times New Roman" w:cs="Times New Roman"/>
          <w:lang w:val="en-CA"/>
        </w:rPr>
        <w:t xml:space="preserve"> (</w:t>
      </w:r>
      <w:r w:rsidR="006610AC">
        <w:rPr>
          <w:rFonts w:ascii="Times New Roman" w:hAnsi="Times New Roman" w:cs="Times New Roman"/>
          <w:lang w:val="en-CA"/>
        </w:rPr>
        <w:t>15.8x difference</w:t>
      </w:r>
      <w:r w:rsidR="00AA2E4B">
        <w:rPr>
          <w:rFonts w:ascii="Times New Roman" w:hAnsi="Times New Roman" w:cs="Times New Roman"/>
          <w:lang w:val="en-CA"/>
        </w:rPr>
        <w:t xml:space="preserve">) was linked to increased tissue nitrogen and coverage of an intertidal seaweed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(Aquilino et al., 2009)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a </w:t>
      </w:r>
      <w:r w:rsidR="000150A2">
        <w:rPr>
          <w:rFonts w:ascii="Times New Roman" w:hAnsi="Times New Roman" w:cs="Times New Roman"/>
          <w:lang w:val="en-CA"/>
        </w:rPr>
        <w:t>1.8x</w:t>
      </w:r>
      <w:r w:rsidR="00736CF0">
        <w:rPr>
          <w:rFonts w:ascii="Times New Roman" w:hAnsi="Times New Roman" w:cs="Times New Roman"/>
          <w:lang w:val="en-CA"/>
        </w:rPr>
        <w:t xml:space="preserve"> increase</w:t>
      </w:r>
      <w:r w:rsidR="000150A2">
        <w:rPr>
          <w:rFonts w:ascii="Times New Roman" w:hAnsi="Times New Roman" w:cs="Times New Roman"/>
          <w:lang w:val="en-CA"/>
        </w:rPr>
        <w:t xml:space="preserve"> </w:t>
      </w:r>
      <w:r w:rsidR="00AA2E4B">
        <w:rPr>
          <w:rFonts w:ascii="Times New Roman" w:hAnsi="Times New Roman" w:cs="Times New Roman"/>
          <w:lang w:val="en-CA"/>
        </w:rPr>
        <w:t xml:space="preserve">in NH₄⁺ increased </w:t>
      </w:r>
      <w:r w:rsidR="00736CF0">
        <w:rPr>
          <w:rFonts w:ascii="Times New Roman" w:hAnsi="Times New Roman" w:cs="Times New Roman"/>
          <w:lang w:val="en-CA"/>
        </w:rPr>
        <w:t>growth in subtidal seaweeds</w:t>
      </w:r>
      <w:r w:rsidR="000150A2">
        <w:rPr>
          <w:rFonts w:ascii="Times New Roman" w:hAnsi="Times New Roman" w:cs="Times New Roman"/>
          <w:lang w:val="en-CA"/>
        </w:rPr>
        <w:t xml:space="preserve"> in Barkley Sound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0150A2">
        <w:rPr>
          <w:rFonts w:ascii="Times New Roman" w:hAnsi="Times New Roman" w:cs="Times New Roman"/>
          <w:lang w:val="en-CA"/>
        </w:rPr>
        <w:t>.</w:t>
      </w:r>
      <w:r w:rsidR="00736CF0">
        <w:rPr>
          <w:rFonts w:ascii="Times New Roman" w:hAnsi="Times New Roman" w:cs="Times New Roman"/>
          <w:lang w:val="en-CA"/>
        </w:rPr>
        <w:t xml:space="preserve"> </w:t>
      </w:r>
      <w:r w:rsidR="00AA2E4B">
        <w:rPr>
          <w:rFonts w:ascii="Times New Roman" w:hAnsi="Times New Roman" w:cs="Times New Roman"/>
          <w:lang w:val="en-CA"/>
        </w:rPr>
        <w:t xml:space="preserve">Given the annual depletion of nitrates each summer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(Druehl et al., 1989)</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and primary producers preference for NH₄⁺ over nitrate </w:t>
      </w:r>
      <w:r w:rsidR="00AA2E4B">
        <w:rPr>
          <w:rFonts w:ascii="Times New Roman" w:hAnsi="Times New Roman" w:cs="Times New Roman"/>
          <w:lang w:val="en-CA"/>
        </w:rPr>
        <w:fldChar w:fldCharType="begin"/>
      </w:r>
      <w:r w:rsidR="00AA2E4B">
        <w:rPr>
          <w:rFonts w:ascii="Times New Roman" w:hAnsi="Times New Roman" w:cs="Times New Roman"/>
          <w:lang w:val="en-CA"/>
        </w:rPr>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AA2E4B">
        <w:rPr>
          <w:rFonts w:ascii="Times New Roman" w:hAnsi="Times New Roman" w:cs="Times New Roman"/>
          <w:lang w:val="en-CA"/>
        </w:rPr>
        <w:fldChar w:fldCharType="separate"/>
      </w:r>
      <w:r w:rsidR="00AA2E4B">
        <w:rPr>
          <w:rFonts w:ascii="Times New Roman" w:hAnsi="Times New Roman" w:cs="Times New Roman"/>
          <w:noProof/>
          <w:lang w:val="en-CA"/>
        </w:rPr>
        <w:t>(Phillips and Hurd, 2004)</w:t>
      </w:r>
      <w:r w:rsidR="00AA2E4B">
        <w:rPr>
          <w:rFonts w:ascii="Times New Roman" w:hAnsi="Times New Roman" w:cs="Times New Roman"/>
          <w:lang w:val="en-CA"/>
        </w:rPr>
        <w:fldChar w:fldCharType="end"/>
      </w:r>
      <w:r w:rsidR="00AA2E4B">
        <w:rPr>
          <w:rFonts w:ascii="Times New Roman" w:hAnsi="Times New Roman" w:cs="Times New Roman"/>
          <w:lang w:val="en-CA"/>
        </w:rPr>
        <w:t xml:space="preserve">, </w:t>
      </w:r>
      <w:r w:rsidR="00736CF0">
        <w:rPr>
          <w:rFonts w:ascii="Times New Roman" w:hAnsi="Times New Roman" w:cs="Times New Roman"/>
          <w:lang w:val="en-CA"/>
        </w:rPr>
        <w:lastRenderedPageBreak/>
        <w:t xml:space="preserve">it’s </w:t>
      </w:r>
      <w:r w:rsidR="00AA2E4B">
        <w:rPr>
          <w:rFonts w:ascii="Times New Roman" w:hAnsi="Times New Roman" w:cs="Times New Roman"/>
          <w:lang w:val="en-CA"/>
        </w:rPr>
        <w:t>likely that the NH₄⁺ variation we documented at meso-, small-, and small</w:t>
      </w:r>
      <w:r w:rsidR="004F7AE3">
        <w:rPr>
          <w:rFonts w:ascii="Times New Roman" w:hAnsi="Times New Roman" w:cs="Times New Roman"/>
          <w:lang w:val="en-CA"/>
        </w:rPr>
        <w:t>er</w:t>
      </w:r>
      <w:r w:rsidR="00AA2E4B">
        <w:rPr>
          <w:rFonts w:ascii="Times New Roman" w:hAnsi="Times New Roman" w:cs="Times New Roman"/>
          <w:lang w:val="en-CA"/>
        </w:rPr>
        <w:t>-scales contribute to variation in primary productivity and potentially bottom-up control.</w:t>
      </w:r>
      <w:r w:rsidR="00953437">
        <w:rPr>
          <w:rFonts w:ascii="Times New Roman" w:hAnsi="Times New Roman" w:cs="Times New Roman"/>
          <w:lang w:val="en-CA"/>
        </w:rPr>
        <w:t xml:space="preserve"> Further research should test this directly.</w:t>
      </w:r>
    </w:p>
    <w:p w14:paraId="025627CA" w14:textId="1846BF75" w:rsidR="0003188A" w:rsidRDefault="0003188A" w:rsidP="00282591">
      <w:pPr>
        <w:spacing w:line="480" w:lineRule="auto"/>
        <w:rPr>
          <w:rFonts w:ascii="Times New Roman" w:hAnsi="Times New Roman" w:cs="Times New Roman"/>
          <w:lang w:val="en-CA"/>
        </w:rPr>
      </w:pPr>
    </w:p>
    <w:p w14:paraId="442B19BD" w14:textId="5B435254" w:rsidR="00D37004" w:rsidRDefault="00E02E63" w:rsidP="007A68CB">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0BD3EAC6" w14:textId="27E5190F" w:rsidR="00A960B5" w:rsidRPr="007A68CB" w:rsidRDefault="00A32263" w:rsidP="007A68CB">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AFF2A2B" wp14:editId="4CD1057C">
            <wp:extent cx="4699000" cy="4965700"/>
            <wp:effectExtent l="0" t="0" r="0" b="0"/>
            <wp:docPr id="519931672"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31672" name="Picture 3"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65700"/>
                    </a:xfrm>
                    <a:prstGeom prst="rect">
                      <a:avLst/>
                    </a:prstGeom>
                  </pic:spPr>
                </pic:pic>
              </a:graphicData>
            </a:graphic>
          </wp:inline>
        </w:drawing>
      </w:r>
    </w:p>
    <w:p w14:paraId="6E58BAC1" w14:textId="08A5CF05" w:rsidR="006C6F43" w:rsidRDefault="00622296">
      <w:pPr>
        <w:rPr>
          <w:rFonts w:ascii="Times New Roman" w:hAnsi="Times New Roman" w:cs="Times New Roman"/>
          <w:lang w:val="en-CA"/>
        </w:rPr>
      </w:pPr>
      <w:r>
        <w:rPr>
          <w:rFonts w:ascii="Times New Roman" w:hAnsi="Times New Roman" w:cs="Times New Roman"/>
          <w:b/>
          <w:lang w:val="en-CA"/>
        </w:rPr>
        <w:t xml:space="preserve">Figure </w:t>
      </w:r>
      <w:r w:rsidR="006C6F43">
        <w:rPr>
          <w:rFonts w:ascii="Times New Roman" w:hAnsi="Times New Roman" w:cs="Times New Roman"/>
          <w:b/>
          <w:lang w:val="en-CA"/>
        </w:rPr>
        <w:t>1</w:t>
      </w:r>
      <w:r>
        <w:rPr>
          <w:rFonts w:ascii="Times New Roman" w:hAnsi="Times New Roman" w:cs="Times New Roman"/>
          <w:b/>
          <w:lang w:val="en-CA"/>
        </w:rPr>
        <w:t xml:space="preserve">. </w:t>
      </w:r>
      <w:r w:rsidR="000D0396" w:rsidRPr="005835B5">
        <w:rPr>
          <w:rFonts w:ascii="Times New Roman" w:hAnsi="Times New Roman" w:cs="Times New Roman"/>
          <w:bCs/>
          <w:lang w:val="en-CA"/>
        </w:rPr>
        <w:t>Scales of study and site locations</w:t>
      </w:r>
      <w:r w:rsidR="000D0396" w:rsidRPr="000D0396">
        <w:rPr>
          <w:rFonts w:ascii="Times New Roman" w:hAnsi="Times New Roman" w:cs="Times New Roman"/>
          <w:lang w:val="en-CA"/>
        </w:rPr>
        <w:t xml:space="preserve"> </w:t>
      </w:r>
      <w:r w:rsidR="000D0396">
        <w:rPr>
          <w:rFonts w:ascii="Times New Roman" w:hAnsi="Times New Roman" w:cs="Times New Roman"/>
          <w:lang w:val="en-CA"/>
        </w:rPr>
        <w:t>in Barkley Sound, BC</w:t>
      </w:r>
      <w:r w:rsidR="000D0396" w:rsidRPr="005835B5">
        <w:rPr>
          <w:rFonts w:ascii="Times New Roman" w:hAnsi="Times New Roman" w:cs="Times New Roman"/>
          <w:bCs/>
          <w:lang w:val="en-CA"/>
        </w:rPr>
        <w:t>.</w:t>
      </w:r>
      <w:r w:rsidR="000D0396">
        <w:rPr>
          <w:rFonts w:ascii="Times New Roman" w:hAnsi="Times New Roman" w:cs="Times New Roman"/>
          <w:b/>
          <w:lang w:val="en-CA"/>
        </w:rPr>
        <w:t xml:space="preserve"> </w:t>
      </w:r>
      <w:r w:rsidR="00A32263">
        <w:rPr>
          <w:rFonts w:ascii="Times New Roman" w:hAnsi="Times New Roman" w:cs="Times New Roman"/>
          <w:lang w:val="en-CA"/>
        </w:rPr>
        <w:t>(</w:t>
      </w:r>
      <w:r w:rsidR="000D0396">
        <w:rPr>
          <w:rFonts w:ascii="Times New Roman" w:hAnsi="Times New Roman" w:cs="Times New Roman"/>
          <w:lang w:val="en-CA"/>
        </w:rPr>
        <w:t>a)</w:t>
      </w:r>
      <w:r w:rsidR="00A32263">
        <w:rPr>
          <w:rFonts w:ascii="Times New Roman" w:hAnsi="Times New Roman" w:cs="Times New Roman"/>
          <w:lang w:val="en-CA"/>
        </w:rPr>
        <w:t xml:space="preserve"> Among-site, (</w:t>
      </w:r>
      <w:r w:rsidR="000D0396">
        <w:rPr>
          <w:rFonts w:ascii="Times New Roman" w:hAnsi="Times New Roman" w:cs="Times New Roman"/>
          <w:lang w:val="en-CA"/>
        </w:rPr>
        <w:t>b</w:t>
      </w:r>
      <w:r w:rsidR="00A32263">
        <w:rPr>
          <w:rFonts w:ascii="Times New Roman" w:hAnsi="Times New Roman" w:cs="Times New Roman"/>
          <w:lang w:val="en-CA"/>
        </w:rPr>
        <w:t>) within-site, and (</w:t>
      </w:r>
      <w:r w:rsidR="000D0396">
        <w:rPr>
          <w:rFonts w:ascii="Times New Roman" w:hAnsi="Times New Roman" w:cs="Times New Roman"/>
          <w:lang w:val="en-CA"/>
        </w:rPr>
        <w:t>c</w:t>
      </w:r>
      <w:r w:rsidR="00A32263">
        <w:rPr>
          <w:rFonts w:ascii="Times New Roman" w:hAnsi="Times New Roman" w:cs="Times New Roman"/>
          <w:lang w:val="en-CA"/>
        </w:rPr>
        <w:t xml:space="preserve">) within-meters schematics of </w:t>
      </w:r>
      <w:r w:rsidR="000D0396">
        <w:rPr>
          <w:rFonts w:ascii="Times New Roman" w:hAnsi="Times New Roman" w:cs="Times New Roman"/>
          <w:lang w:val="en-CA"/>
        </w:rPr>
        <w:t xml:space="preserve">the </w:t>
      </w:r>
      <w:r w:rsidR="00A32263">
        <w:rPr>
          <w:rFonts w:ascii="Times New Roman" w:hAnsi="Times New Roman" w:cs="Times New Roman"/>
          <w:lang w:val="en-CA"/>
        </w:rPr>
        <w:t xml:space="preserve">three spatial scales of variability investigated. </w:t>
      </w:r>
      <w:r w:rsidR="00A960B5">
        <w:rPr>
          <w:rFonts w:ascii="Times New Roman" w:hAnsi="Times New Roman" w:cs="Times New Roman"/>
          <w:bCs/>
          <w:lang w:val="en-CA"/>
        </w:rPr>
        <w:t>(</w:t>
      </w:r>
      <w:r w:rsidR="00A32263">
        <w:rPr>
          <w:rFonts w:ascii="Times New Roman" w:hAnsi="Times New Roman" w:cs="Times New Roman"/>
          <w:bCs/>
          <w:lang w:val="en-CA"/>
        </w:rPr>
        <w:t>d</w:t>
      </w:r>
      <w:r w:rsidR="00A960B5">
        <w:rPr>
          <w:rFonts w:ascii="Times New Roman" w:hAnsi="Times New Roman" w:cs="Times New Roman"/>
          <w:bCs/>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0D0396">
        <w:rPr>
          <w:rFonts w:ascii="Times New Roman" w:hAnsi="Times New Roman" w:cs="Times New Roman"/>
          <w:lang w:val="en-CA"/>
        </w:rPr>
        <w:t xml:space="preserve">(among-site)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xml:space="preserve">, and kelp forests surveyed (triangles) for small-scale </w:t>
      </w:r>
      <w:r w:rsidR="000D0396">
        <w:rPr>
          <w:rFonts w:ascii="Times New Roman" w:hAnsi="Times New Roman" w:cs="Times New Roman"/>
          <w:lang w:val="en-CA"/>
        </w:rPr>
        <w:t xml:space="preserve">(within-site) </w:t>
      </w:r>
      <w:r w:rsidR="00AD62DF">
        <w:rPr>
          <w:rFonts w:ascii="Times New Roman" w:hAnsi="Times New Roman" w:cs="Times New Roman"/>
          <w:lang w:val="en-CA"/>
        </w:rPr>
        <w:t xml:space="preserve">ammonium variation.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580B22">
        <w:rPr>
          <w:rFonts w:ascii="Times New Roman" w:hAnsi="Times New Roman" w:cs="Times New Roman"/>
          <w:lang w:val="en-CA"/>
        </w:rPr>
        <w:t xml:space="preserve"> across all three years</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w:t>
      </w:r>
      <w:commentRangeStart w:id="35"/>
      <w:r w:rsidR="00C826A7">
        <w:rPr>
          <w:rFonts w:ascii="Times New Roman" w:hAnsi="Times New Roman" w:cs="Times New Roman"/>
          <w:lang w:val="en-CA"/>
        </w:rPr>
        <w:t>ammonium</w:t>
      </w:r>
      <w:commentRangeEnd w:id="35"/>
      <w:r w:rsidR="000C156B">
        <w:rPr>
          <w:rStyle w:val="CommentReference"/>
        </w:rPr>
        <w:commentReference w:id="35"/>
      </w:r>
      <w:r w:rsidR="00C826A7">
        <w:rPr>
          <w:rFonts w:ascii="Times New Roman" w:hAnsi="Times New Roman" w:cs="Times New Roman"/>
          <w:lang w:val="en-CA"/>
        </w:rPr>
        <w:t>.</w:t>
      </w:r>
      <w:r w:rsidR="00A960B5">
        <w:rPr>
          <w:rFonts w:ascii="Times New Roman" w:hAnsi="Times New Roman" w:cs="Times New Roman"/>
          <w:lang w:val="en-CA"/>
        </w:rPr>
        <w:t xml:space="preserve"> </w:t>
      </w:r>
      <w:r w:rsidR="00BA0DC8">
        <w:rPr>
          <w:rFonts w:ascii="Times New Roman" w:hAnsi="Times New Roman" w:cs="Times New Roman"/>
          <w:lang w:val="en-CA"/>
        </w:rPr>
        <w:t>Image credit to …….</w:t>
      </w:r>
    </w:p>
    <w:p w14:paraId="1AAE79E6" w14:textId="40A4F39B" w:rsidR="006C6F43" w:rsidRDefault="006C6F43">
      <w:pPr>
        <w:rPr>
          <w:rFonts w:ascii="Times New Roman" w:hAnsi="Times New Roman" w:cs="Times New Roman"/>
          <w:b/>
          <w:lang w:val="en-CA"/>
        </w:rPr>
      </w:pPr>
    </w:p>
    <w:p w14:paraId="2F0D6ED4" w14:textId="11F330C3" w:rsidR="003733DE"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7297C4A4" w14:textId="4033ED6C" w:rsidR="00AF1938" w:rsidRDefault="00233597"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3F62BB2D" wp14:editId="5681DB22">
            <wp:extent cx="5943600" cy="3343275"/>
            <wp:effectExtent l="0" t="0" r="0" b="0"/>
            <wp:docPr id="828208198" name="Picture 1" descr="A graph of an abund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8198" name="Picture 1" descr="A graph of an abundan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0C1B8FA8"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0D0396">
        <w:rPr>
          <w:rFonts w:ascii="Times New Roman" w:hAnsi="Times New Roman" w:cs="Times New Roman"/>
          <w:b/>
          <w:lang w:val="en-CA"/>
        </w:rPr>
        <w:t>2</w:t>
      </w:r>
      <w:r>
        <w:rPr>
          <w:rFonts w:ascii="Times New Roman" w:hAnsi="Times New Roman" w:cs="Times New Roman"/>
          <w:b/>
          <w:lang w:val="en-CA"/>
        </w:rPr>
        <w:t>.</w:t>
      </w:r>
      <w:r w:rsidR="00623DD8">
        <w:rPr>
          <w:rFonts w:ascii="Times New Roman" w:hAnsi="Times New Roman" w:cs="Times New Roman"/>
          <w:b/>
          <w:lang w:val="en-CA"/>
        </w:rPr>
        <w:t xml:space="preserve"> </w:t>
      </w:r>
      <w:r w:rsidR="00623DD8">
        <w:rPr>
          <w:rFonts w:ascii="Times New Roman" w:hAnsi="Times New Roman" w:cs="Times New Roman"/>
          <w:lang w:val="en-CA"/>
        </w:rPr>
        <w:t xml:space="preserve">Ecological </w:t>
      </w:r>
      <w:r w:rsidR="0096667C">
        <w:rPr>
          <w:rFonts w:ascii="Times New Roman" w:hAnsi="Times New Roman" w:cs="Times New Roman"/>
          <w:lang w:val="en-CA"/>
        </w:rPr>
        <w:t xml:space="preserve">drivers </w:t>
      </w:r>
      <w:commentRangeStart w:id="36"/>
      <w:commentRangeEnd w:id="36"/>
      <w:r w:rsidR="00FF474D">
        <w:rPr>
          <w:rStyle w:val="CommentReference"/>
        </w:rPr>
        <w:commentReference w:id="36"/>
      </w:r>
      <w:r w:rsidR="00623DD8">
        <w:rPr>
          <w:rFonts w:ascii="Times New Roman" w:hAnsi="Times New Roman" w:cs="Times New Roman"/>
          <w:lang w:val="en-CA"/>
        </w:rPr>
        <w:t xml:space="preserve">of </w:t>
      </w:r>
      <w:r w:rsidR="00FF474D">
        <w:rPr>
          <w:rFonts w:ascii="Times New Roman" w:hAnsi="Times New Roman" w:cs="Times New Roman"/>
          <w:lang w:val="en-CA"/>
        </w:rPr>
        <w:t xml:space="preserve">seawater </w:t>
      </w:r>
      <w:r w:rsidR="00623DD8">
        <w:rPr>
          <w:rFonts w:ascii="Times New Roman" w:hAnsi="Times New Roman" w:cs="Times New Roman"/>
          <w:lang w:val="en-CA"/>
        </w:rPr>
        <w:t>ammonium concentration observed across 27 rocky reef sites in Barkley Sound</w:t>
      </w:r>
      <w:r w:rsidR="00FF474D">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surrounded by 95% confidence intervals</w:t>
      </w:r>
      <w:r w:rsidR="00435ABE">
        <w:rPr>
          <w:rFonts w:ascii="Times New Roman" w:hAnsi="Times New Roman" w:cs="Times New Roman"/>
          <w:lang w:val="en-CA"/>
        </w:rPr>
        <w:t>,</w:t>
      </w:r>
      <w:r w:rsidR="00FE153F">
        <w:rPr>
          <w:rFonts w:ascii="Times New Roman" w:hAnsi="Times New Roman" w:cs="Times New Roman"/>
          <w:lang w:val="en-CA"/>
        </w:rPr>
        <w:t xml:space="preserve"> </w:t>
      </w:r>
      <w:r w:rsidR="00435ABE">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w:t>
      </w:r>
      <w:r w:rsidR="00FF474D">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interaction between animal abundance and tide exchange on </w:t>
      </w:r>
      <w:r w:rsidR="00D37004">
        <w:rPr>
          <w:rFonts w:ascii="Times New Roman" w:hAnsi="Times New Roman" w:cs="Times New Roman"/>
          <w:lang w:val="en-CA"/>
        </w:rPr>
        <w:t>among-site</w:t>
      </w:r>
      <w:r w:rsidR="000E0C25">
        <w:rPr>
          <w:rFonts w:ascii="Times New Roman" w:hAnsi="Times New Roman" w:cs="Times New Roman"/>
          <w:lang w:val="en-CA"/>
        </w:rPr>
        <w:t xml:space="preserve"> </w:t>
      </w:r>
      <w:r w:rsidR="00D37004">
        <w:rPr>
          <w:rFonts w:ascii="Times New Roman" w:hAnsi="Times New Roman" w:cs="Times New Roman"/>
          <w:lang w:val="en-CA"/>
        </w:rPr>
        <w:t>variation in ammonium concentration</w:t>
      </w:r>
      <w:ins w:id="37" w:author="Isabelle Cote" w:date="2024-09-03T11:13:00Z" w16du:dateUtc="2024-09-03T18:13:00Z">
        <w:r w:rsidR="000450BF">
          <w:rPr>
            <w:rFonts w:ascii="Times New Roman" w:hAnsi="Times New Roman" w:cs="Times New Roman"/>
            <w:lang w:val="en-CA"/>
          </w:rPr>
          <w:t>;</w:t>
        </w:r>
      </w:ins>
      <w:ins w:id="38" w:author="Isabelle Cote" w:date="2024-09-03T10:54:00Z" w16du:dateUtc="2024-09-03T17:54:00Z">
        <w:r w:rsidR="000D0396">
          <w:rPr>
            <w:rFonts w:ascii="Times New Roman" w:hAnsi="Times New Roman" w:cs="Times New Roman"/>
            <w:lang w:val="en-CA"/>
          </w:rPr>
          <w:t xml:space="preserve"> solid line represents a significant effect</w:t>
        </w:r>
      </w:ins>
      <w:ins w:id="39" w:author="Isabelle Cote" w:date="2024-09-03T10:55:00Z" w16du:dateUtc="2024-09-03T17:55:00Z">
        <w:r w:rsidR="000D0396">
          <w:rPr>
            <w:rFonts w:ascii="Times New Roman" w:hAnsi="Times New Roman" w:cs="Times New Roman"/>
            <w:lang w:val="en-CA"/>
          </w:rPr>
          <w:t>,</w:t>
        </w:r>
      </w:ins>
      <w:ins w:id="40" w:author="Isabelle Cote" w:date="2024-09-03T10:54:00Z" w16du:dateUtc="2024-09-03T17:54:00Z">
        <w:r w:rsidR="000D0396">
          <w:rPr>
            <w:rFonts w:ascii="Times New Roman" w:hAnsi="Times New Roman" w:cs="Times New Roman"/>
            <w:lang w:val="en-CA"/>
          </w:rPr>
          <w:t xml:space="preserve"> dashed lines, non-significant effects</w:t>
        </w:r>
      </w:ins>
      <w:ins w:id="41" w:author="Isabelle Cote" w:date="2024-09-03T10:55:00Z" w16du:dateUtc="2024-09-03T17:55:00Z">
        <w:r w:rsidR="000D0396">
          <w:rPr>
            <w:rFonts w:ascii="Times New Roman" w:hAnsi="Times New Roman" w:cs="Times New Roman"/>
            <w:lang w:val="en-CA"/>
          </w:rPr>
          <w:t>, and the shaded areas are 95% confidence intervals</w:t>
        </w:r>
      </w:ins>
      <w:r w:rsidR="00435ABE">
        <w:rPr>
          <w:rFonts w:ascii="Times New Roman" w:hAnsi="Times New Roman" w:cs="Times New Roman"/>
          <w:lang w:val="en-CA"/>
        </w:rPr>
        <w:t>.</w:t>
      </w:r>
      <w:r w:rsidR="00D37004">
        <w:rPr>
          <w:rFonts w:ascii="Times New Roman" w:hAnsi="Times New Roman" w:cs="Times New Roman"/>
          <w:lang w:val="en-CA"/>
        </w:rPr>
        <w:t xml:space="preserve"> </w:t>
      </w:r>
      <w:r w:rsidR="00C826A7">
        <w:rPr>
          <w:rFonts w:ascii="Times New Roman" w:hAnsi="Times New Roman" w:cs="Times New Roman"/>
          <w:lang w:val="en-CA"/>
        </w:rPr>
        <w:t xml:space="preserve">The coefficients were generated from </w:t>
      </w:r>
      <w:r w:rsidR="00FF474D">
        <w:rPr>
          <w:rFonts w:ascii="Times New Roman" w:hAnsi="Times New Roman" w:cs="Times New Roman"/>
          <w:lang w:val="en-CA"/>
        </w:rPr>
        <w:t xml:space="preserve">a </w:t>
      </w:r>
      <w:r w:rsidR="00C826A7">
        <w:rPr>
          <w:rFonts w:ascii="Times New Roman" w:hAnsi="Times New Roman" w:cs="Times New Roman"/>
          <w:lang w:val="en-CA"/>
        </w:rPr>
        <w:t>generalized linear mixed-effects model, which used a gamma distribution (link = ‘log’</w:t>
      </w:r>
      <w:proofErr w:type="gramStart"/>
      <w:r w:rsidR="00C826A7">
        <w:rPr>
          <w:rFonts w:ascii="Times New Roman" w:hAnsi="Times New Roman" w:cs="Times New Roman"/>
          <w:lang w:val="en-CA"/>
        </w:rPr>
        <w:t>)</w:t>
      </w:r>
      <w:proofErr w:type="gramEnd"/>
      <w:r w:rsidR="00C826A7">
        <w:rPr>
          <w:rFonts w:ascii="Times New Roman" w:hAnsi="Times New Roman" w:cs="Times New Roman"/>
          <w:lang w:val="en-CA"/>
        </w:rPr>
        <w:t xml:space="preserve"> so coefficients are presented in log space. Continuous predictors were centred and scaled for comparison of effect size</w:t>
      </w:r>
      <w:r w:rsidR="00FF474D">
        <w:rPr>
          <w:rFonts w:ascii="Times New Roman" w:hAnsi="Times New Roman" w:cs="Times New Roman"/>
          <w:lang w:val="en-CA"/>
        </w:rPr>
        <w:t>s</w:t>
      </w:r>
      <w:r w:rsidR="00C826A7">
        <w:rPr>
          <w:rFonts w:ascii="Times New Roman" w:hAnsi="Times New Roman" w:cs="Times New Roman"/>
          <w:lang w:val="en-CA"/>
        </w:rPr>
        <w:t xml:space="preserve"> between </w:t>
      </w:r>
      <w:r w:rsidR="00FF474D">
        <w:rPr>
          <w:rFonts w:ascii="Times New Roman" w:hAnsi="Times New Roman" w:cs="Times New Roman"/>
          <w:lang w:val="en-CA"/>
        </w:rPr>
        <w:t xml:space="preserve">predictors with </w:t>
      </w:r>
      <w:r w:rsidR="00C826A7">
        <w:rPr>
          <w:rFonts w:ascii="Times New Roman" w:hAnsi="Times New Roman" w:cs="Times New Roman"/>
          <w:lang w:val="en-CA"/>
        </w:rPr>
        <w:t>varying units.</w:t>
      </w:r>
    </w:p>
    <w:p w14:paraId="5AD6A3D9" w14:textId="06CDDDCD" w:rsidR="009F3B04" w:rsidRDefault="009F3B04" w:rsidP="00C05A5A">
      <w:pPr>
        <w:rPr>
          <w:rFonts w:ascii="Times New Roman" w:hAnsi="Times New Roman" w:cs="Times New Roman"/>
          <w:lang w:val="en-CA"/>
        </w:rPr>
      </w:pPr>
    </w:p>
    <w:p w14:paraId="0DF7D3FB" w14:textId="5B79101E" w:rsidR="0095043F" w:rsidRDefault="0095043F" w:rsidP="00C05A5A">
      <w:pPr>
        <w:rPr>
          <w:rFonts w:ascii="Times New Roman" w:hAnsi="Times New Roman" w:cs="Times New Roman"/>
          <w:lang w:val="en-CA"/>
        </w:rPr>
      </w:pPr>
      <w:commentRangeStart w:id="42"/>
      <w:commentRangeStart w:id="43"/>
      <w:r>
        <w:rPr>
          <w:rFonts w:ascii="Times New Roman" w:hAnsi="Times New Roman" w:cs="Times New Roman"/>
          <w:noProof/>
          <w:lang w:val="en-CA"/>
        </w:rPr>
        <w:lastRenderedPageBreak/>
        <w:drawing>
          <wp:inline distT="0" distB="0" distL="0" distR="0" wp14:anchorId="4E6C37B9" wp14:editId="618357D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End w:id="42"/>
      <w:r w:rsidR="0041279D">
        <w:rPr>
          <w:rStyle w:val="CommentReference"/>
        </w:rPr>
        <w:commentReference w:id="42"/>
      </w:r>
      <w:commentRangeEnd w:id="43"/>
      <w:r w:rsidR="00532560">
        <w:rPr>
          <w:rStyle w:val="CommentReference"/>
        </w:rPr>
        <w:commentReference w:id="43"/>
      </w:r>
    </w:p>
    <w:p w14:paraId="72A51E40" w14:textId="68F7FD5A" w:rsidR="00920BAF"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0450BF">
        <w:rPr>
          <w:rFonts w:ascii="Times New Roman" w:hAnsi="Times New Roman" w:cs="Times New Roman"/>
          <w:b/>
          <w:lang w:val="en-CA"/>
        </w:rPr>
        <w:t>3</w:t>
      </w:r>
      <w:r w:rsidRPr="00314A5D">
        <w:rPr>
          <w:rFonts w:ascii="Times New Roman" w:hAnsi="Times New Roman" w:cs="Times New Roman"/>
          <w:b/>
          <w:lang w:val="en-CA"/>
        </w:rPr>
        <w:t>.</w:t>
      </w:r>
      <w:r>
        <w:rPr>
          <w:rFonts w:ascii="Times New Roman" w:hAnsi="Times New Roman" w:cs="Times New Roman"/>
          <w:lang w:val="en-CA"/>
        </w:rPr>
        <w:t xml:space="preserve"> </w:t>
      </w:r>
      <w:r w:rsidR="00623DD8">
        <w:rPr>
          <w:rFonts w:ascii="Times New Roman" w:hAnsi="Times New Roman" w:cs="Times New Roman"/>
          <w:lang w:val="en-CA"/>
        </w:rPr>
        <w:t xml:space="preserve">Drivers of variation </w:t>
      </w:r>
      <w:r w:rsidR="009B2182">
        <w:rPr>
          <w:rFonts w:ascii="Times New Roman" w:hAnsi="Times New Roman" w:cs="Times New Roman"/>
          <w:lang w:val="en-CA"/>
        </w:rPr>
        <w:t xml:space="preserve">in ammonium concentration </w:t>
      </w:r>
      <w:r w:rsidR="00623DD8">
        <w:rPr>
          <w:rFonts w:ascii="Times New Roman" w:hAnsi="Times New Roman" w:cs="Times New Roman"/>
          <w:lang w:val="en-CA"/>
        </w:rPr>
        <w:t>inside vs outside kelp forests across 16 sites in Barkley Sound</w:t>
      </w:r>
      <w:r w:rsidR="009B2182">
        <w:rPr>
          <w:rFonts w:ascii="Times New Roman" w:hAnsi="Times New Roman" w:cs="Times New Roman"/>
          <w:lang w:val="en-CA"/>
        </w:rPr>
        <w:t>, British Columbia, Canada</w:t>
      </w:r>
      <w:r w:rsidR="00623DD8">
        <w:rPr>
          <w:rFonts w:ascii="Times New Roman" w:hAnsi="Times New Roman" w:cs="Times New Roman"/>
          <w:lang w:val="en-CA"/>
        </w:rPr>
        <w:t xml:space="preserve">. </w:t>
      </w:r>
      <w:r w:rsidR="00C826A7">
        <w:rPr>
          <w:rFonts w:ascii="Times New Roman" w:hAnsi="Times New Roman" w:cs="Times New Roman"/>
          <w:lang w:val="en-CA"/>
        </w:rPr>
        <w:t xml:space="preserve">(a) </w:t>
      </w:r>
      <w:r w:rsidR="00D37004">
        <w:rPr>
          <w:rFonts w:ascii="Times New Roman" w:hAnsi="Times New Roman" w:cs="Times New Roman"/>
          <w:lang w:val="en-CA"/>
        </w:rPr>
        <w:t xml:space="preserve">Model 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(b</w:t>
      </w:r>
      <w:r w:rsidR="000450BF">
        <w:rPr>
          <w:rFonts w:ascii="Times New Roman" w:hAnsi="Times New Roman" w:cs="Times New Roman"/>
          <w:lang w:val="en-CA"/>
        </w:rPr>
        <w:t>-e</w:t>
      </w:r>
      <w:r w:rsidR="00C826A7">
        <w:rPr>
          <w:rFonts w:ascii="Times New Roman" w:hAnsi="Times New Roman" w:cs="Times New Roman"/>
          <w:lang w:val="en-CA"/>
        </w:rPr>
        <w:t xml:space="preserve">) </w:t>
      </w:r>
      <w:r w:rsidR="00D37004">
        <w:rPr>
          <w:rFonts w:ascii="Times New Roman" w:hAnsi="Times New Roman" w:cs="Times New Roman"/>
          <w:lang w:val="en-CA"/>
        </w:rPr>
        <w:t>model</w:t>
      </w:r>
      <w:r w:rsidR="009B2182">
        <w:rPr>
          <w:rFonts w:ascii="Times New Roman" w:hAnsi="Times New Roman" w:cs="Times New Roman"/>
          <w:lang w:val="en-CA"/>
        </w:rPr>
        <w:t>-</w:t>
      </w:r>
      <w:r w:rsidR="00D37004">
        <w:rPr>
          <w:rFonts w:ascii="Times New Roman" w:hAnsi="Times New Roman" w:cs="Times New Roman"/>
          <w:lang w:val="en-CA"/>
        </w:rPr>
        <w:t xml:space="preserve">generated predictions for the investigation of </w:t>
      </w:r>
      <w:r w:rsidR="000450BF">
        <w:rPr>
          <w:rFonts w:ascii="Times New Roman" w:hAnsi="Times New Roman" w:cs="Times New Roman"/>
          <w:lang w:val="en-CA"/>
        </w:rPr>
        <w:t xml:space="preserve">significant drivers of </w:t>
      </w:r>
      <w:r w:rsidR="00D37004">
        <w:rPr>
          <w:rFonts w:ascii="Times New Roman" w:hAnsi="Times New Roman" w:cs="Times New Roman"/>
          <w:lang w:val="en-CA"/>
        </w:rPr>
        <w:t>within-site variation in ammonium concentration</w:t>
      </w:r>
      <w:ins w:id="44" w:author="Isabelle Cote" w:date="2024-09-03T11:13:00Z" w16du:dateUtc="2024-09-03T18:13:00Z">
        <w:r w:rsidR="000450BF">
          <w:rPr>
            <w:rFonts w:ascii="Times New Roman" w:hAnsi="Times New Roman" w:cs="Times New Roman"/>
            <w:lang w:val="en-CA"/>
          </w:rPr>
          <w:t>;</w:t>
        </w:r>
      </w:ins>
      <w:ins w:id="45" w:author="Isabelle Cote" w:date="2024-09-03T11:12:00Z" w16du:dateUtc="2024-09-03T18:12:00Z">
        <w:r w:rsidR="000450BF">
          <w:rPr>
            <w:rFonts w:ascii="Times New Roman" w:hAnsi="Times New Roman" w:cs="Times New Roman"/>
            <w:lang w:val="en-CA"/>
          </w:rPr>
          <w:t xml:space="preserve"> solid line represents a significant effect, dashed lines, non-significant effects, and the shaded areas are 95% confidence intervals</w:t>
        </w:r>
      </w:ins>
      <w:r w:rsidR="00D37004">
        <w:rPr>
          <w:rFonts w:ascii="Times New Roman" w:hAnsi="Times New Roman" w:cs="Times New Roman"/>
          <w:lang w:val="en-CA"/>
        </w:rPr>
        <w:t xml:space="preserve">.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to facilitate comparisons between variables measured in different units.</w:t>
      </w:r>
    </w:p>
    <w:p w14:paraId="1F349ECD" w14:textId="123976CF" w:rsidR="00462E79" w:rsidRDefault="00E914E6" w:rsidP="00C05A5A">
      <w:pPr>
        <w:rPr>
          <w:rFonts w:ascii="Times New Roman" w:hAnsi="Times New Roman" w:cs="Times New Roman"/>
          <w:lang w:val="en-CA"/>
        </w:rPr>
      </w:pPr>
      <w:r>
        <w:rPr>
          <w:rFonts w:ascii="Times New Roman" w:hAnsi="Times New Roman" w:cs="Times New Roman"/>
          <w:lang w:val="en-CA"/>
        </w:rPr>
        <w:t xml:space="preserve"> </w:t>
      </w:r>
    </w:p>
    <w:p w14:paraId="3988A9B1" w14:textId="76E1285A" w:rsidR="009E4099" w:rsidRDefault="00281EEC" w:rsidP="00C05A5A">
      <w:pPr>
        <w:rPr>
          <w:rFonts w:ascii="Times New Roman" w:hAnsi="Times New Roman" w:cs="Times New Roman"/>
          <w:lang w:val="en-CA"/>
        </w:rPr>
      </w:pPr>
      <w:r>
        <w:rPr>
          <w:rFonts w:ascii="Times New Roman" w:hAnsi="Times New Roman" w:cs="Times New Roman"/>
          <w:lang w:val="en-CA"/>
        </w:rPr>
        <w:br w:type="page"/>
      </w:r>
    </w:p>
    <w:p w14:paraId="01B9B29E" w14:textId="0688FC70" w:rsidR="00B547A8" w:rsidRDefault="008E3A36">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5BE24C15" wp14:editId="11E28701">
            <wp:extent cx="5943600" cy="3343275"/>
            <wp:effectExtent l="0" t="0" r="0" b="0"/>
            <wp:docPr id="771377010" name="Picture 1" descr="A diagram of ammonium and ammon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77010" name="Picture 1" descr="A diagram of ammonium and ammoniu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07D9D2A1"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377E7D">
        <w:rPr>
          <w:rFonts w:ascii="Times New Roman" w:hAnsi="Times New Roman" w:cs="Times New Roman"/>
          <w:b/>
          <w:lang w:val="en-CA"/>
        </w:rPr>
        <w:t>4</w:t>
      </w:r>
      <w:r>
        <w:rPr>
          <w:rFonts w:ascii="Times New Roman" w:hAnsi="Times New Roman" w:cs="Times New Roman"/>
          <w:b/>
          <w:lang w:val="en-CA"/>
        </w:rPr>
        <w:t xml:space="preserve">. </w:t>
      </w:r>
      <w:r w:rsidR="00623DD8">
        <w:rPr>
          <w:rFonts w:ascii="Times New Roman" w:hAnsi="Times New Roman" w:cs="Times New Roman"/>
          <w:lang w:val="en-CA"/>
        </w:rPr>
        <w:t>Small</w:t>
      </w:r>
      <w:r w:rsidR="009B2182">
        <w:rPr>
          <w:rFonts w:ascii="Times New Roman" w:hAnsi="Times New Roman" w:cs="Times New Roman"/>
          <w:lang w:val="en-CA"/>
        </w:rPr>
        <w:t>e</w:t>
      </w:r>
      <w:r w:rsidR="004F7AE3">
        <w:rPr>
          <w:rFonts w:ascii="Times New Roman" w:hAnsi="Times New Roman" w:cs="Times New Roman"/>
          <w:lang w:val="en-CA"/>
        </w:rPr>
        <w:t>r</w:t>
      </w:r>
      <w:r w:rsidR="00623DD8">
        <w:rPr>
          <w:rFonts w:ascii="Times New Roman" w:hAnsi="Times New Roman" w:cs="Times New Roman"/>
          <w:lang w:val="en-CA"/>
        </w:rPr>
        <w:t xml:space="preserve">-scale effect of animals on ammonium concentration.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in experimental cages containing (a) zero</w:t>
      </w:r>
      <w:r w:rsidR="00377E7D">
        <w:rPr>
          <w:rFonts w:ascii="Times New Roman" w:hAnsi="Times New Roman" w:cs="Times New Roman"/>
          <w:lang w:val="en-CA"/>
        </w:rPr>
        <w:t xml:space="preserve"> (control)</w:t>
      </w:r>
      <w:r w:rsidR="00FE153F">
        <w:rPr>
          <w:rFonts w:ascii="Times New Roman" w:hAnsi="Times New Roman" w:cs="Times New Roman"/>
          <w:lang w:val="en-CA"/>
        </w:rPr>
        <w:t xml:space="preserve">, one, or two California sea cucumbers, and (b) </w:t>
      </w:r>
      <w:r w:rsidR="00377E7D">
        <w:rPr>
          <w:rFonts w:ascii="Times New Roman" w:hAnsi="Times New Roman" w:cs="Times New Roman"/>
          <w:lang w:val="en-CA"/>
        </w:rPr>
        <w:t>zero (</w:t>
      </w:r>
      <w:r w:rsidR="00FE153F">
        <w:rPr>
          <w:rFonts w:ascii="Times New Roman" w:hAnsi="Times New Roman" w:cs="Times New Roman"/>
          <w:lang w:val="en-CA"/>
        </w:rPr>
        <w:t>control</w:t>
      </w:r>
      <w:r w:rsidR="00377E7D">
        <w:rPr>
          <w:rFonts w:ascii="Times New Roman" w:hAnsi="Times New Roman" w:cs="Times New Roman"/>
          <w:lang w:val="en-CA"/>
        </w:rPr>
        <w:t>)</w:t>
      </w:r>
      <w:r w:rsidR="00FE153F">
        <w:rPr>
          <w:rFonts w:ascii="Times New Roman" w:hAnsi="Times New Roman" w:cs="Times New Roman"/>
          <w:lang w:val="en-CA"/>
        </w:rPr>
        <w:t xml:space="preserve">, </w:t>
      </w:r>
      <w:r w:rsidR="00377E7D">
        <w:rPr>
          <w:rFonts w:ascii="Times New Roman" w:hAnsi="Times New Roman" w:cs="Times New Roman"/>
          <w:lang w:val="en-CA"/>
        </w:rPr>
        <w:t xml:space="preserve">one </w:t>
      </w:r>
      <w:r w:rsidR="00FE153F">
        <w:rPr>
          <w:rFonts w:ascii="Times New Roman" w:hAnsi="Times New Roman" w:cs="Times New Roman"/>
          <w:lang w:val="en-CA"/>
        </w:rPr>
        <w:t>medium</w:t>
      </w:r>
      <w:r w:rsidR="00377E7D">
        <w:rPr>
          <w:rFonts w:ascii="Times New Roman" w:hAnsi="Times New Roman" w:cs="Times New Roman"/>
          <w:lang w:val="en-CA"/>
        </w:rPr>
        <w:t>-</w:t>
      </w:r>
      <w:r w:rsidR="00FE153F">
        <w:rPr>
          <w:rFonts w:ascii="Times New Roman" w:hAnsi="Times New Roman" w:cs="Times New Roman"/>
          <w:lang w:val="en-CA"/>
        </w:rPr>
        <w:t xml:space="preserve">size, or </w:t>
      </w:r>
      <w:r w:rsidR="00377E7D">
        <w:rPr>
          <w:rFonts w:ascii="Times New Roman" w:hAnsi="Times New Roman" w:cs="Times New Roman"/>
          <w:lang w:val="en-CA"/>
        </w:rPr>
        <w:t xml:space="preserve">one </w:t>
      </w:r>
      <w:r w:rsidR="00FE153F">
        <w:rPr>
          <w:rFonts w:ascii="Times New Roman" w:hAnsi="Times New Roman" w:cs="Times New Roman"/>
          <w:lang w:val="en-CA"/>
        </w:rPr>
        <w:t xml:space="preserve">large red rock crab. </w:t>
      </w:r>
      <w:r w:rsidR="005E6D58">
        <w:rPr>
          <w:rFonts w:ascii="Times New Roman" w:hAnsi="Times New Roman" w:cs="Times New Roman"/>
          <w:lang w:val="en-CA"/>
        </w:rPr>
        <w:t>Error bars indicate 95% confidence intervals.</w:t>
      </w:r>
      <w:r w:rsidR="008E3A36">
        <w:rPr>
          <w:rFonts w:ascii="Times New Roman" w:hAnsi="Times New Roman" w:cs="Times New Roman"/>
          <w:lang w:val="en-CA"/>
        </w:rPr>
        <w:t xml:space="preserve"> Image credit to </w:t>
      </w:r>
      <w:r w:rsidR="008E3A36" w:rsidRPr="008E3A36">
        <w:rPr>
          <w:rFonts w:ascii="Times New Roman" w:hAnsi="Times New Roman" w:cs="Times New Roman"/>
          <w:highlight w:val="yellow"/>
          <w:lang w:val="en-CA"/>
        </w:rPr>
        <w:t xml:space="preserve">Hailey </w:t>
      </w:r>
      <w:commentRangeStart w:id="46"/>
      <w:r w:rsidR="008E3A36" w:rsidRPr="008E3A36">
        <w:rPr>
          <w:rFonts w:ascii="Times New Roman" w:hAnsi="Times New Roman" w:cs="Times New Roman"/>
          <w:highlight w:val="yellow"/>
          <w:lang w:val="en-CA"/>
        </w:rPr>
        <w:t>Davis</w:t>
      </w:r>
      <w:commentRangeEnd w:id="46"/>
      <w:r w:rsidR="00377E7D">
        <w:rPr>
          <w:rStyle w:val="CommentReference"/>
        </w:rPr>
        <w:commentReference w:id="46"/>
      </w:r>
    </w:p>
    <w:p w14:paraId="17ADC48E" w14:textId="6CD7E5D4" w:rsidR="0058230D" w:rsidRDefault="0058230D">
      <w:pPr>
        <w:rPr>
          <w:rFonts w:ascii="Times New Roman" w:hAnsi="Times New Roman" w:cs="Times New Roman"/>
          <w:b/>
          <w:lang w:val="en-CA"/>
        </w:rPr>
      </w:pPr>
    </w:p>
    <w:p w14:paraId="713DF5D5" w14:textId="77777777" w:rsidR="00F25230" w:rsidRDefault="00F25230">
      <w:pPr>
        <w:rPr>
          <w:rFonts w:ascii="Times New Roman" w:hAnsi="Times New Roman" w:cs="Times New Roman"/>
          <w:b/>
          <w:lang w:val="en-CA"/>
        </w:rPr>
      </w:pPr>
      <w:r>
        <w:rPr>
          <w:rFonts w:ascii="Times New Roman" w:hAnsi="Times New Roman" w:cs="Times New Roman"/>
          <w:b/>
          <w:lang w:val="en-CA"/>
        </w:rPr>
        <w:br w:type="page"/>
      </w:r>
    </w:p>
    <w:p w14:paraId="3BCBCC9D" w14:textId="215E0591" w:rsidR="00F10A37" w:rsidRDefault="00F10A37" w:rsidP="00EB3BC7">
      <w:pPr>
        <w:spacing w:line="480" w:lineRule="auto"/>
        <w:rPr>
          <w:rFonts w:ascii="Times New Roman" w:hAnsi="Times New Roman" w:cs="Times New Roman"/>
          <w:bCs/>
          <w:lang w:val="en-CA"/>
        </w:rPr>
      </w:pPr>
      <w:r>
        <w:rPr>
          <w:rFonts w:ascii="Times New Roman" w:hAnsi="Times New Roman" w:cs="Times New Roman"/>
          <w:b/>
          <w:lang w:val="en-CA"/>
        </w:rPr>
        <w:lastRenderedPageBreak/>
        <w:t xml:space="preserve">Electronic Supplement 1. </w:t>
      </w:r>
      <w:r w:rsidRPr="0096667C">
        <w:rPr>
          <w:rFonts w:ascii="Times New Roman" w:hAnsi="Times New Roman" w:cs="Times New Roman"/>
          <w:bCs/>
          <w:lang w:val="en-CA"/>
        </w:rPr>
        <w:t>Supplementary tables and figures.</w:t>
      </w:r>
    </w:p>
    <w:p w14:paraId="544812BE" w14:textId="7230D5EC" w:rsidR="00E81946" w:rsidRDefault="00E81946" w:rsidP="00E8194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69CA0CA3" wp14:editId="5EEFF784">
            <wp:extent cx="3483885" cy="3692769"/>
            <wp:effectExtent l="0" t="0" r="0" b="3175"/>
            <wp:docPr id="1" name="Picture 1" descr="A drawing of a seaweed and syri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rawing of a seaweed and syring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6C03D332" w14:textId="0AA64AFD" w:rsidR="00E81946" w:rsidRDefault="00E81946" w:rsidP="00E81946">
      <w:pPr>
        <w:rPr>
          <w:rFonts w:ascii="Times New Roman" w:hAnsi="Times New Roman" w:cs="Times New Roman"/>
          <w:lang w:val="en-CA"/>
        </w:rPr>
      </w:pPr>
      <w:r>
        <w:rPr>
          <w:rFonts w:ascii="Times New Roman" w:hAnsi="Times New Roman" w:cs="Times New Roman"/>
          <w:b/>
          <w:lang w:val="en-CA"/>
        </w:rPr>
        <w:t xml:space="preserve">Supplemental </w:t>
      </w:r>
      <w:commentRangeStart w:id="47"/>
      <w:commentRangeStart w:id="48"/>
      <w:commentRangeStart w:id="49"/>
      <w:r>
        <w:rPr>
          <w:rFonts w:ascii="Times New Roman" w:hAnsi="Times New Roman" w:cs="Times New Roman"/>
          <w:b/>
          <w:lang w:val="en-CA"/>
        </w:rPr>
        <w:t xml:space="preserve">Figure </w:t>
      </w:r>
      <w:commentRangeEnd w:id="47"/>
      <w:r>
        <w:rPr>
          <w:rFonts w:ascii="Times New Roman" w:hAnsi="Times New Roman" w:cs="Times New Roman"/>
          <w:b/>
          <w:lang w:val="en-CA"/>
        </w:rPr>
        <w:t>1</w:t>
      </w:r>
      <w:r>
        <w:rPr>
          <w:rStyle w:val="CommentReference"/>
        </w:rPr>
        <w:commentReference w:id="47"/>
      </w:r>
      <w:commentRangeEnd w:id="48"/>
      <w:r>
        <w:rPr>
          <w:rStyle w:val="CommentReference"/>
        </w:rPr>
        <w:commentReference w:id="48"/>
      </w:r>
      <w:commentRangeEnd w:id="49"/>
      <w:r>
        <w:rPr>
          <w:rStyle w:val="CommentReference"/>
        </w:rPr>
        <w:commentReference w:id="49"/>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Still need to tidy this up!</w:t>
      </w:r>
      <w:r w:rsidR="00116C10">
        <w:rPr>
          <w:rFonts w:ascii="Times New Roman" w:hAnsi="Times New Roman" w:cs="Times New Roman"/>
          <w:lang w:val="en-CA"/>
        </w:rPr>
        <w:t xml:space="preserve"> Image credit to ------</w:t>
      </w:r>
    </w:p>
    <w:p w14:paraId="68AB4BEF" w14:textId="77777777" w:rsidR="00E81946" w:rsidRDefault="00E81946" w:rsidP="00EB3BC7">
      <w:pPr>
        <w:spacing w:line="480" w:lineRule="auto"/>
        <w:rPr>
          <w:rFonts w:ascii="Times New Roman" w:hAnsi="Times New Roman" w:cs="Times New Roman"/>
          <w:b/>
          <w:lang w:val="en-CA"/>
        </w:rPr>
      </w:pPr>
    </w:p>
    <w:p w14:paraId="4A932A13" w14:textId="77777777" w:rsidR="00E81946" w:rsidRDefault="00E81946">
      <w:pPr>
        <w:rPr>
          <w:rFonts w:ascii="Times New Roman" w:hAnsi="Times New Roman" w:cs="Times New Roman"/>
          <w:b/>
          <w:lang w:val="en-CA"/>
        </w:rPr>
      </w:pPr>
      <w:r>
        <w:rPr>
          <w:rFonts w:ascii="Times New Roman" w:hAnsi="Times New Roman" w:cs="Times New Roman"/>
          <w:b/>
          <w:lang w:val="en-CA"/>
        </w:rPr>
        <w:br w:type="page"/>
      </w:r>
    </w:p>
    <w:p w14:paraId="4600395C" w14:textId="568BC1B5" w:rsidR="00405356" w:rsidRPr="0064532D"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405356" w:rsidRPr="0064532D">
        <w:rPr>
          <w:rFonts w:ascii="Times New Roman" w:hAnsi="Times New Roman" w:cs="Times New Roman"/>
          <w:b/>
          <w:lang w:val="en-CA"/>
        </w:rPr>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Northside</w:t>
            </w:r>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C0C09B7" w:rsidR="004D42BB" w:rsidRDefault="00F2075E" w:rsidP="00EB3BC7">
      <w:pPr>
        <w:spacing w:line="480" w:lineRule="auto"/>
        <w:rPr>
          <w:rFonts w:ascii="Times New Roman" w:hAnsi="Times New Roman" w:cs="Times New Roman"/>
          <w:lang w:val="en-CA"/>
        </w:rPr>
      </w:pPr>
      <w:r>
        <w:rPr>
          <w:rFonts w:ascii="Times New Roman" w:hAnsi="Times New Roman" w:cs="Times New Roman"/>
          <w:b/>
          <w:lang w:val="en-CA"/>
        </w:rPr>
        <w:lastRenderedPageBreak/>
        <w:t xml:space="preserve">Supplemental </w:t>
      </w:r>
      <w:r w:rsidR="0053139F" w:rsidRPr="00E83D6E">
        <w:rPr>
          <w:rFonts w:ascii="Times New Roman" w:hAnsi="Times New Roman" w:cs="Times New Roman"/>
          <w:b/>
          <w:lang w:val="en-CA"/>
        </w:rPr>
        <w:t>Table 2.</w:t>
      </w:r>
      <w:r w:rsidR="0053139F">
        <w:rPr>
          <w:rFonts w:ascii="Times New Roman" w:hAnsi="Times New Roman" w:cs="Times New Roman"/>
          <w:lang w:val="en-CA"/>
        </w:rPr>
        <w:t xml:space="preserve"> </w:t>
      </w:r>
      <w:r w:rsidR="00E83D6E">
        <w:rPr>
          <w:rFonts w:ascii="Times New Roman" w:hAnsi="Times New Roman" w:cs="Times New Roman"/>
          <w:lang w:val="en-CA"/>
        </w:rPr>
        <w:t xml:space="preserve">List of </w:t>
      </w:r>
      <w:r w:rsidR="00250785">
        <w:rPr>
          <w:rFonts w:ascii="Times New Roman" w:hAnsi="Times New Roman" w:cs="Times New Roman"/>
          <w:lang w:val="en-CA"/>
        </w:rPr>
        <w:t xml:space="preserve">kelp forest </w:t>
      </w:r>
      <w:r w:rsidR="00E83D6E">
        <w:rPr>
          <w:rFonts w:ascii="Times New Roman" w:hAnsi="Times New Roman" w:cs="Times New Roman"/>
          <w:lang w:val="en-CA"/>
        </w:rPr>
        <w:t>s</w:t>
      </w:r>
      <w:r w:rsidR="0053139F">
        <w:rPr>
          <w:rFonts w:ascii="Times New Roman" w:hAnsi="Times New Roman" w:cs="Times New Roman"/>
          <w:lang w:val="en-CA"/>
        </w:rPr>
        <w:t xml:space="preserve">ites </w:t>
      </w:r>
      <w:r w:rsidR="00E83D6E">
        <w:rPr>
          <w:rFonts w:ascii="Times New Roman" w:hAnsi="Times New Roman" w:cs="Times New Roman"/>
          <w:lang w:val="en-CA"/>
        </w:rPr>
        <w:t xml:space="preserve">and the date of each </w:t>
      </w:r>
      <w:commentRangeStart w:id="50"/>
      <w:r w:rsidR="00E83D6E">
        <w:rPr>
          <w:rFonts w:ascii="Times New Roman" w:hAnsi="Times New Roman" w:cs="Times New Roman"/>
          <w:lang w:val="en-CA"/>
        </w:rPr>
        <w:t>survey</w:t>
      </w:r>
      <w:commentRangeEnd w:id="50"/>
      <w:r w:rsidR="00250785">
        <w:rPr>
          <w:rStyle w:val="CommentReference"/>
        </w:rPr>
        <w:commentReference w:id="50"/>
      </w:r>
      <w:r w:rsidR="00E83D6E">
        <w:rPr>
          <w:rFonts w:ascii="Times New Roman" w:hAnsi="Times New Roman" w:cs="Times New Roman"/>
          <w:lang w:val="en-CA"/>
        </w:rPr>
        <w:t>.</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2C70E6FD"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sidR="00F2075E">
        <w:rPr>
          <w:rFonts w:ascii="Times New Roman" w:hAnsi="Times New Roman" w:cs="Times New Roman"/>
          <w:b/>
          <w:lang w:val="en-CA"/>
        </w:rPr>
        <w:t>3</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gigantea</w:t>
      </w:r>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Cancer </w:t>
            </w:r>
            <w:proofErr w:type="spellStart"/>
            <w:r w:rsidRPr="00E763F3">
              <w:rPr>
                <w:rFonts w:ascii="Times New Roman" w:eastAsia="Times New Roman" w:hAnsi="Times New Roman" w:cs="Times New Roman"/>
                <w:i/>
                <w:color w:val="000000"/>
                <w:sz w:val="20"/>
                <w:szCs w:val="20"/>
                <w:lang w:val="en-CA"/>
              </w:rPr>
              <w:t>productus</w:t>
            </w:r>
            <w:proofErr w:type="spellEnd"/>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gracilis</w:t>
            </w:r>
            <w:proofErr w:type="spellEnd"/>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Stillman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Pisaster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pumila</w:t>
            </w:r>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imbricata</w:t>
            </w:r>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lastRenderedPageBreak/>
              <w:t xml:space="preserve">Chlamys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gigantea</w:t>
            </w:r>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verrucosa</w:t>
            </w:r>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nobilis</w:t>
            </w:r>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3E4BCBBE" w:rsidR="00792779" w:rsidRDefault="00F2075E" w:rsidP="00792779">
      <w:pPr>
        <w:spacing w:line="480" w:lineRule="auto"/>
        <w:rPr>
          <w:rFonts w:ascii="Times New Roman" w:hAnsi="Times New Roman" w:cs="Times New Roman"/>
        </w:rPr>
      </w:pPr>
      <w:r>
        <w:rPr>
          <w:rFonts w:ascii="Times New Roman" w:hAnsi="Times New Roman" w:cs="Times New Roman"/>
          <w:b/>
          <w:lang w:val="en-CA"/>
        </w:rPr>
        <w:t xml:space="preserve">Supplemental </w:t>
      </w:r>
      <w:r w:rsidR="00792779" w:rsidRPr="00E83D6E">
        <w:rPr>
          <w:rFonts w:ascii="Times New Roman" w:hAnsi="Times New Roman" w:cs="Times New Roman"/>
          <w:b/>
          <w:lang w:val="en-CA"/>
        </w:rPr>
        <w:t xml:space="preserve">Table </w:t>
      </w:r>
      <w:r>
        <w:rPr>
          <w:rFonts w:ascii="Times New Roman" w:hAnsi="Times New Roman" w:cs="Times New Roman"/>
          <w:b/>
          <w:lang w:val="en-CA"/>
        </w:rPr>
        <w:t>4</w:t>
      </w:r>
      <w:r w:rsidR="00792779">
        <w:rPr>
          <w:rFonts w:ascii="Times New Roman" w:hAnsi="Times New Roman" w:cs="Times New Roman"/>
          <w:lang w:val="en-CA"/>
        </w:rPr>
        <w:t>.</w:t>
      </w:r>
      <w:r w:rsidR="00792779">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commentRangeStart w:id="51"/>
            <w:proofErr w:type="spellStart"/>
            <w:r>
              <w:rPr>
                <w:rFonts w:ascii="Times New Roman" w:hAnsi="Times New Roman" w:cs="Times New Roman"/>
                <w:b/>
              </w:rPr>
              <w:t>df</w:t>
            </w:r>
            <w:commentRangeEnd w:id="51"/>
            <w:proofErr w:type="spellEnd"/>
            <w:r w:rsidR="00815249">
              <w:rPr>
                <w:rStyle w:val="CommentReference"/>
              </w:rPr>
              <w:commentReference w:id="51"/>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39059EF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527C2B">
              <w:rPr>
                <w:rFonts w:ascii="Times New Roman" w:hAnsi="Times New Roman" w:cs="Times New Roman"/>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CF85ECA" w:rsidR="00792779" w:rsidRDefault="00F2075E"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Supplemental </w:t>
      </w:r>
      <w:commentRangeStart w:id="52"/>
      <w:r w:rsidR="00792779" w:rsidRPr="00A15B36">
        <w:rPr>
          <w:rFonts w:ascii="Times New Roman" w:hAnsi="Times New Roman" w:cs="Times New Roman"/>
          <w:b/>
          <w:lang w:val="en-CA"/>
        </w:rPr>
        <w:t xml:space="preserve">Table </w:t>
      </w:r>
      <w:commentRangeEnd w:id="52"/>
      <w:r w:rsidR="00792779">
        <w:rPr>
          <w:rStyle w:val="CommentReference"/>
        </w:rPr>
        <w:commentReference w:id="52"/>
      </w:r>
      <w:r>
        <w:rPr>
          <w:rFonts w:ascii="Times New Roman" w:hAnsi="Times New Roman" w:cs="Times New Roman"/>
          <w:b/>
          <w:lang w:val="en-CA"/>
        </w:rPr>
        <w:t>5</w:t>
      </w:r>
      <w:r w:rsidR="00792779">
        <w:rPr>
          <w:rFonts w:ascii="Times New Roman" w:hAnsi="Times New Roman" w:cs="Times New Roman"/>
          <w:lang w:val="en-CA"/>
        </w:rPr>
        <w:t xml:space="preserve">. </w:t>
      </w:r>
      <w:r w:rsidR="00792779">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rPr>
          <w:rFonts w:ascii="Times New Roman" w:hAnsi="Times New Roman" w:cs="Times New Roman"/>
        </w:rPr>
        <w:t xml:space="preserve">of </w:t>
      </w:r>
      <w:r w:rsidR="00792779">
        <w:rPr>
          <w:rFonts w:ascii="Times New Roman" w:hAnsi="Times New Roman" w:cs="Times New Roman"/>
        </w:rPr>
        <w:t xml:space="preserve">site. </w:t>
      </w:r>
      <w:proofErr w:type="spellStart"/>
      <w:r w:rsidR="00792779">
        <w:rPr>
          <w:rFonts w:ascii="Times New Roman" w:hAnsi="Times New Roman" w:cs="Times New Roman"/>
        </w:rPr>
        <w:t>df</w:t>
      </w:r>
      <w:proofErr w:type="spellEnd"/>
      <w:r w:rsidR="00792779">
        <w:rPr>
          <w:rFonts w:ascii="Times New Roman" w:hAnsi="Times New Roman" w:cs="Times New Roman"/>
        </w:rPr>
        <w:t xml:space="preserve"> is the degrees of freedom in the model. The model with the lowest AIC score is the “best” model; </w:t>
      </w:r>
      <w:r w:rsidR="00792779" w:rsidRPr="00D504C4">
        <w:rPr>
          <w:rFonts w:ascii="Times New Roman" w:hAnsi="Times New Roman" w:cs="Times New Roman"/>
        </w:rPr>
        <w:t>Δ</w:t>
      </w:r>
      <w:r w:rsidR="00792779">
        <w:rPr>
          <w:rFonts w:ascii="Times New Roman" w:hAnsi="Times New Roman" w:cs="Times New Roman"/>
        </w:rPr>
        <w:t xml:space="preserve">AIC is the difference in AIC score between a given model and the “best” model; AIC weight </w:t>
      </w:r>
      <w:r w:rsidR="00792779" w:rsidRPr="00CE6557">
        <w:rPr>
          <w:rFonts w:ascii="Times New Roman" w:hAnsi="Times New Roman" w:cs="Times New Roman"/>
        </w:rPr>
        <w:t>represent</w:t>
      </w:r>
      <w:r w:rsidR="00792779">
        <w:rPr>
          <w:rFonts w:ascii="Times New Roman" w:hAnsi="Times New Roman" w:cs="Times New Roman"/>
        </w:rPr>
        <w:t>s</w:t>
      </w:r>
      <w:r w:rsidR="00792779" w:rsidRPr="00CE6557">
        <w:rPr>
          <w:rFonts w:ascii="Times New Roman" w:hAnsi="Times New Roman" w:cs="Times New Roman"/>
        </w:rPr>
        <w:t xml:space="preserve"> the </w:t>
      </w:r>
      <w:r w:rsidR="00792779">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 xml:space="preserve"> + S</w:t>
            </w:r>
            <w:r w:rsidR="00F77F4A">
              <w:rPr>
                <w:rFonts w:ascii="Times New Roman" w:hAnsi="Times New Roman" w:cs="Times New Roman"/>
              </w:rPr>
              <w:t>H</w:t>
            </w:r>
            <w:r>
              <w:rPr>
                <w:rFonts w:ascii="Times New Roman" w:hAnsi="Times New Roman" w:cs="Times New Roman"/>
              </w:rPr>
              <w:t xml:space="preserve">D + KS + KB + T + D + </w:t>
            </w:r>
            <w:proofErr w:type="gramStart"/>
            <w:r>
              <w:rPr>
                <w:rFonts w:ascii="Times New Roman" w:hAnsi="Times New Roman" w:cs="Times New Roman"/>
              </w:rPr>
              <w:t>A</w:t>
            </w:r>
            <w:r w:rsidR="00F77F4A">
              <w:rPr>
                <w:rFonts w:ascii="Times New Roman" w:hAnsi="Times New Roman" w:cs="Times New Roman"/>
              </w:rPr>
              <w:t>A</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A</w:t>
            </w:r>
            <w:r>
              <w:rPr>
                <w:rFonts w:ascii="Times New Roman" w:hAnsi="Times New Roman" w:cs="Times New Roman"/>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sidR="00EF152C">
              <w:rPr>
                <w:rFonts w:ascii="Times New Roman" w:hAnsi="Times New Roman" w:cs="Times New Roman"/>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0.2</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jc w:val="center"/>
              <w:rPr>
                <w:rFonts w:ascii="Times New Roman" w:hAnsi="Times New Roman" w:cs="Times New Roman"/>
              </w:rPr>
            </w:pPr>
            <w:r>
              <w:rPr>
                <w:rFonts w:ascii="Times New Roman" w:hAnsi="Times New Roman" w:cs="Times New Roman"/>
              </w:rPr>
              <w:t>AA + S</w:t>
            </w:r>
            <w:r w:rsidR="00F77F4A">
              <w:rPr>
                <w:rFonts w:ascii="Times New Roman" w:hAnsi="Times New Roman" w:cs="Times New Roman"/>
              </w:rPr>
              <w:t>I</w:t>
            </w:r>
            <w:r>
              <w:rPr>
                <w:rFonts w:ascii="Times New Roman" w:hAnsi="Times New Roman" w:cs="Times New Roman"/>
              </w:rPr>
              <w:t xml:space="preserve">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w:t>
            </w:r>
            <w:r w:rsidR="00EF152C">
              <w:rPr>
                <w:rFonts w:ascii="Times New Roman" w:hAnsi="Times New Roman" w:cs="Times New Roman"/>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jc w:val="center"/>
              <w:rPr>
                <w:rFonts w:ascii="Times New Roman" w:hAnsi="Times New Roman" w:cs="Times New Roman"/>
              </w:rPr>
            </w:pPr>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 xml:space="preserve"> + SID + KS + KB + T + D + </w:t>
            </w:r>
            <w:proofErr w:type="gramStart"/>
            <w:r>
              <w:rPr>
                <w:rFonts w:ascii="Times New Roman" w:hAnsi="Times New Roman" w:cs="Times New Roman"/>
              </w:rPr>
              <w:t>A</w:t>
            </w:r>
            <w:r w:rsidR="00F77F4A">
              <w:rPr>
                <w:rFonts w:ascii="Times New Roman" w:hAnsi="Times New Roman" w:cs="Times New Roman"/>
              </w:rPr>
              <w:t>B</w:t>
            </w:r>
            <w:r>
              <w:rPr>
                <w:rFonts w:ascii="Times New Roman" w:hAnsi="Times New Roman" w:cs="Times New Roman"/>
              </w:rPr>
              <w:t>:T</w:t>
            </w:r>
            <w:proofErr w:type="gramEnd"/>
            <w:r>
              <w:rPr>
                <w:rFonts w:ascii="Times New Roman" w:hAnsi="Times New Roman" w:cs="Times New Roman"/>
              </w:rPr>
              <w:t xml:space="preserve"> + A</w:t>
            </w:r>
            <w:r w:rsidR="00F77F4A">
              <w:rPr>
                <w:rFonts w:ascii="Times New Roman" w:hAnsi="Times New Roman" w:cs="Times New Roman"/>
              </w:rPr>
              <w:t>B</w:t>
            </w:r>
            <w:r>
              <w:rPr>
                <w:rFonts w:ascii="Times New Roman" w:hAnsi="Times New Roman" w:cs="Times New Roman"/>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w:t>
            </w:r>
            <w:r w:rsidR="00EF152C">
              <w:rPr>
                <w:rFonts w:ascii="Times New Roman" w:hAnsi="Times New Roman" w:cs="Times New Roman"/>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jc w:val="center"/>
              <w:rPr>
                <w:rFonts w:ascii="Times New Roman" w:hAnsi="Times New Roman" w:cs="Times New Roman"/>
              </w:rPr>
            </w:pPr>
            <w:r>
              <w:rPr>
                <w:rFonts w:ascii="Times New Roman" w:hAnsi="Times New Roman" w:cs="Times New Roman"/>
              </w:rP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sidR="00EF152C">
              <w:rPr>
                <w:rFonts w:ascii="Times New Roman" w:hAnsi="Times New Roman" w:cs="Times New Roman"/>
                <w:color w:val="000000"/>
                <w:szCs w:val="22"/>
              </w:rPr>
              <w:t>14</w:t>
            </w:r>
          </w:p>
        </w:tc>
      </w:tr>
    </w:tbl>
    <w:p w14:paraId="1854C3FE" w14:textId="77777777" w:rsidR="002A1EF5" w:rsidRDefault="002A1EF5" w:rsidP="002A1EF5">
      <w:pPr>
        <w:rPr>
          <w:rFonts w:ascii="Times New Roman" w:hAnsi="Times New Roman" w:cs="Times New Roman"/>
          <w:b/>
        </w:rPr>
      </w:pPr>
    </w:p>
    <w:p w14:paraId="1E4F5BF0" w14:textId="77777777" w:rsidR="00C43285" w:rsidRDefault="00C43285" w:rsidP="002A1EF5">
      <w:pPr>
        <w:rPr>
          <w:rFonts w:ascii="Times New Roman" w:hAnsi="Times New Roman" w:cs="Times New Roman"/>
          <w:b/>
        </w:rPr>
      </w:pPr>
    </w:p>
    <w:p w14:paraId="6AC8469A" w14:textId="77777777" w:rsidR="000642CC" w:rsidRDefault="000642CC">
      <w:pPr>
        <w:rPr>
          <w:rFonts w:ascii="Times New Roman" w:hAnsi="Times New Roman" w:cs="Times New Roman"/>
          <w:b/>
        </w:rPr>
      </w:pPr>
      <w:r>
        <w:rPr>
          <w:rFonts w:ascii="Times New Roman" w:hAnsi="Times New Roman" w:cs="Times New Roman"/>
          <w:b/>
        </w:rPr>
        <w:br w:type="page"/>
      </w:r>
    </w:p>
    <w:p w14:paraId="40445665" w14:textId="570996BE" w:rsidR="000642CC" w:rsidRDefault="00E85DC2">
      <w:pPr>
        <w:rPr>
          <w:rFonts w:ascii="Times New Roman" w:hAnsi="Times New Roman" w:cs="Times New Roman"/>
          <w:bCs/>
        </w:rPr>
      </w:pPr>
      <w:r>
        <w:rPr>
          <w:rFonts w:ascii="Times New Roman" w:hAnsi="Times New Roman" w:cs="Times New Roman"/>
          <w:b/>
        </w:rPr>
        <w:lastRenderedPageBreak/>
        <w:t xml:space="preserve">Electronic </w:t>
      </w:r>
      <w:commentRangeStart w:id="53"/>
      <w:commentRangeStart w:id="54"/>
      <w:r w:rsidR="000642CC">
        <w:rPr>
          <w:rFonts w:ascii="Times New Roman" w:hAnsi="Times New Roman" w:cs="Times New Roman"/>
          <w:b/>
        </w:rPr>
        <w:t>Supplemen</w:t>
      </w:r>
      <w:r>
        <w:rPr>
          <w:rFonts w:ascii="Times New Roman" w:hAnsi="Times New Roman" w:cs="Times New Roman"/>
          <w:b/>
        </w:rPr>
        <w:t>t</w:t>
      </w:r>
      <w:r w:rsidR="000642CC">
        <w:rPr>
          <w:rFonts w:ascii="Times New Roman" w:hAnsi="Times New Roman" w:cs="Times New Roman"/>
          <w:b/>
        </w:rPr>
        <w:t xml:space="preserve"> 2</w:t>
      </w:r>
      <w:commentRangeEnd w:id="53"/>
      <w:r w:rsidR="00580B22">
        <w:rPr>
          <w:rStyle w:val="CommentReference"/>
        </w:rPr>
        <w:commentReference w:id="53"/>
      </w:r>
      <w:commentRangeEnd w:id="54"/>
      <w:r w:rsidR="002B081F">
        <w:rPr>
          <w:rStyle w:val="CommentReference"/>
        </w:rPr>
        <w:commentReference w:id="54"/>
      </w:r>
      <w:r w:rsidR="000642CC">
        <w:rPr>
          <w:rFonts w:ascii="Times New Roman" w:hAnsi="Times New Roman" w:cs="Times New Roman"/>
          <w:b/>
        </w:rPr>
        <w:t xml:space="preserve">. </w:t>
      </w:r>
      <w:r w:rsidR="000642CC" w:rsidRPr="000642CC">
        <w:rPr>
          <w:rFonts w:ascii="Times New Roman" w:hAnsi="Times New Roman" w:cs="Times New Roman"/>
          <w:bCs/>
        </w:rPr>
        <w:t>Effect of individual families of fishes and invertebrates on among- and within-</w:t>
      </w:r>
      <w:r w:rsidR="00F10A37">
        <w:rPr>
          <w:rFonts w:ascii="Times New Roman" w:hAnsi="Times New Roman" w:cs="Times New Roman"/>
          <w:bCs/>
        </w:rPr>
        <w:t>site</w:t>
      </w:r>
      <w:r w:rsidR="00F10A37" w:rsidRPr="000642CC">
        <w:rPr>
          <w:rFonts w:ascii="Times New Roman" w:hAnsi="Times New Roman" w:cs="Times New Roman"/>
          <w:bCs/>
        </w:rPr>
        <w:t xml:space="preserve"> </w:t>
      </w:r>
      <w:r w:rsidR="000642CC" w:rsidRPr="000642CC">
        <w:rPr>
          <w:rFonts w:ascii="Times New Roman" w:hAnsi="Times New Roman" w:cs="Times New Roman"/>
          <w:bCs/>
        </w:rPr>
        <w:t>variation in ammonium</w:t>
      </w:r>
    </w:p>
    <w:p w14:paraId="6953E4DB" w14:textId="77777777" w:rsidR="002B081F" w:rsidRPr="000642CC" w:rsidRDefault="002B081F">
      <w:pPr>
        <w:rPr>
          <w:rFonts w:ascii="Times New Roman" w:hAnsi="Times New Roman" w:cs="Times New Roman"/>
          <w:bCs/>
        </w:rPr>
      </w:pPr>
    </w:p>
    <w:p w14:paraId="2FED38AA" w14:textId="77777777" w:rsidR="000642CC" w:rsidRDefault="000642CC">
      <w:pPr>
        <w:rPr>
          <w:rFonts w:ascii="Times New Roman" w:hAnsi="Times New Roman" w:cs="Times New Roman"/>
          <w:b/>
        </w:rPr>
      </w:pPr>
    </w:p>
    <w:p w14:paraId="6A133C31" w14:textId="4070529D" w:rsidR="000642CC" w:rsidRPr="0096667C" w:rsidRDefault="000642CC" w:rsidP="000642CC">
      <w:pPr>
        <w:spacing w:line="480" w:lineRule="auto"/>
        <w:rPr>
          <w:rFonts w:ascii="Times New Roman" w:hAnsi="Times New Roman" w:cs="Times New Roman"/>
          <w:b/>
          <w:bCs/>
          <w:lang w:val="en-CA"/>
        </w:rPr>
      </w:pPr>
      <w:r w:rsidRPr="0096667C">
        <w:rPr>
          <w:rFonts w:ascii="Times New Roman" w:hAnsi="Times New Roman" w:cs="Times New Roman"/>
          <w:b/>
          <w:bCs/>
          <w:lang w:val="en-CA"/>
        </w:rPr>
        <w:t>Among-</w:t>
      </w:r>
      <w:r w:rsidR="00F10A37" w:rsidRPr="0096667C">
        <w:rPr>
          <w:rFonts w:ascii="Times New Roman" w:hAnsi="Times New Roman" w:cs="Times New Roman"/>
          <w:b/>
          <w:bCs/>
          <w:lang w:val="en-CA"/>
        </w:rPr>
        <w:t xml:space="preserve">site </w:t>
      </w:r>
      <w:r w:rsidRPr="0096667C">
        <w:rPr>
          <w:rFonts w:ascii="Times New Roman" w:hAnsi="Times New Roman" w:cs="Times New Roman"/>
          <w:b/>
          <w:bCs/>
          <w:lang w:val="en-CA"/>
        </w:rPr>
        <w:t>(meso-scale) variation</w:t>
      </w:r>
    </w:p>
    <w:p w14:paraId="11F81E98" w14:textId="2DFA5DC1" w:rsidR="000642CC" w:rsidRDefault="000642CC" w:rsidP="0096667C">
      <w:pPr>
        <w:spacing w:line="480" w:lineRule="auto"/>
        <w:rPr>
          <w:rFonts w:ascii="Times New Roman" w:hAnsi="Times New Roman" w:cs="Times New Roman"/>
          <w:lang w:val="en-CA"/>
        </w:rPr>
      </w:pPr>
      <w:r w:rsidRPr="00623DD8">
        <w:rPr>
          <w:rFonts w:ascii="Times New Roman" w:hAnsi="Times New Roman" w:cs="Times New Roman"/>
          <w:lang w:val="en-CA"/>
        </w:rPr>
        <w:t xml:space="preserve">We further explored the effect of animals on </w:t>
      </w:r>
      <w:r w:rsidR="00F10A37">
        <w:rPr>
          <w:rFonts w:ascii="Times New Roman" w:hAnsi="Times New Roman" w:cs="Times New Roman"/>
          <w:lang w:val="en-CA"/>
        </w:rPr>
        <w:t xml:space="preserve">variation in </w:t>
      </w:r>
      <w:r w:rsidRPr="00623DD8">
        <w:rPr>
          <w:rFonts w:ascii="Times New Roman" w:hAnsi="Times New Roman" w:cs="Times New Roman"/>
          <w:lang w:val="en-CA"/>
        </w:rPr>
        <w:t>NH</w:t>
      </w:r>
      <w:r w:rsidRPr="00623DD8">
        <w:rPr>
          <w:rFonts w:ascii="Cambria Math" w:hAnsi="Cambria Math" w:cs="Cambria Math"/>
          <w:lang w:val="en-CA"/>
        </w:rPr>
        <w:t>₄⁺</w:t>
      </w:r>
      <w:r w:rsidRPr="00623DD8">
        <w:rPr>
          <w:rFonts w:ascii="Times New Roman" w:hAnsi="Times New Roman" w:cs="Times New Roman"/>
          <w:lang w:val="en-CA"/>
        </w:rPr>
        <w:t xml:space="preserve"> concentration </w:t>
      </w:r>
      <w:r w:rsidR="00F10A37">
        <w:rPr>
          <w:rFonts w:ascii="Times New Roman" w:hAnsi="Times New Roman" w:cs="Times New Roman"/>
          <w:lang w:val="en-CA"/>
        </w:rPr>
        <w:t xml:space="preserve">among rocky reef sites </w:t>
      </w:r>
      <w:r w:rsidRPr="00623DD8">
        <w:rPr>
          <w:rFonts w:ascii="Times New Roman" w:hAnsi="Times New Roman" w:cs="Times New Roman"/>
          <w:lang w:val="en-CA"/>
        </w:rPr>
        <w:t xml:space="preserve">by considering only the abundance of one </w:t>
      </w:r>
      <w:r w:rsidR="002B081F">
        <w:rPr>
          <w:rFonts w:ascii="Times New Roman" w:hAnsi="Times New Roman" w:cs="Times New Roman"/>
          <w:lang w:val="en-CA"/>
        </w:rPr>
        <w:t xml:space="preserve">animal </w:t>
      </w:r>
      <w:r w:rsidRPr="00623DD8">
        <w:rPr>
          <w:rFonts w:ascii="Times New Roman" w:hAnsi="Times New Roman" w:cs="Times New Roman"/>
          <w:lang w:val="en-CA"/>
        </w:rPr>
        <w:t xml:space="preserve">family at a time. For each of the top 15 most abundant families observed on our surveys, we constructed an GLMM </w:t>
      </w:r>
      <w:r w:rsidR="002B081F" w:rsidRPr="00623DD8">
        <w:rPr>
          <w:rFonts w:ascii="Times New Roman" w:hAnsi="Times New Roman" w:cs="Times New Roman"/>
          <w:lang w:val="en-CA"/>
        </w:rPr>
        <w:t xml:space="preserve">identical </w:t>
      </w:r>
      <w:r w:rsidRPr="00623DD8">
        <w:rPr>
          <w:rFonts w:ascii="Times New Roman" w:hAnsi="Times New Roman" w:cs="Times New Roman"/>
          <w:lang w:val="en-CA"/>
        </w:rPr>
        <w:t xml:space="preserve">to the </w:t>
      </w:r>
      <w:r w:rsidR="002B081F">
        <w:rPr>
          <w:rFonts w:ascii="Times New Roman" w:hAnsi="Times New Roman" w:cs="Times New Roman"/>
          <w:lang w:val="en-CA"/>
        </w:rPr>
        <w:t>top</w:t>
      </w:r>
      <w:r w:rsidR="002B081F" w:rsidRPr="00623DD8">
        <w:rPr>
          <w:rFonts w:ascii="Times New Roman" w:hAnsi="Times New Roman" w:cs="Times New Roman"/>
          <w:lang w:val="en-CA"/>
        </w:rPr>
        <w:t xml:space="preserve"> </w:t>
      </w:r>
      <w:r w:rsidRPr="00623DD8">
        <w:rPr>
          <w:rFonts w:ascii="Times New Roman" w:hAnsi="Times New Roman" w:cs="Times New Roman"/>
          <w:lang w:val="en-CA"/>
        </w:rPr>
        <w:t xml:space="preserve">model </w:t>
      </w:r>
      <w:r w:rsidR="002B081F">
        <w:rPr>
          <w:rFonts w:ascii="Times New Roman" w:hAnsi="Times New Roman" w:cs="Times New Roman"/>
          <w:lang w:val="en-CA"/>
        </w:rPr>
        <w:t>shown in Table S4</w:t>
      </w:r>
      <w:r w:rsidRPr="00623DD8">
        <w:rPr>
          <w:rFonts w:ascii="Times New Roman" w:hAnsi="Times New Roman" w:cs="Times New Roman"/>
          <w:lang w:val="en-CA"/>
        </w:rPr>
        <w:t>, using only the abundance of that family (NH</w:t>
      </w:r>
      <w:r w:rsidRPr="00623DD8">
        <w:rPr>
          <w:rFonts w:ascii="Cambria Math" w:hAnsi="Cambria Math" w:cs="Cambria Math"/>
          <w:lang w:val="en-CA"/>
        </w:rPr>
        <w:t>₄⁺</w:t>
      </w:r>
      <w:r w:rsidRPr="00623DD8">
        <w:rPr>
          <w:rFonts w:ascii="Times New Roman" w:hAnsi="Times New Roman" w:cs="Times New Roman"/>
          <w:lang w:val="en-CA"/>
        </w:rPr>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rPr>
          <w:rFonts w:ascii="Times New Roman" w:hAnsi="Times New Roman" w:cs="Times New Roman"/>
          <w:lang w:val="en-CA"/>
        </w:rPr>
        <w:t>Hexagrammidae</w:t>
      </w:r>
      <w:proofErr w:type="spellEnd"/>
      <w:r w:rsidRPr="00623DD8">
        <w:rPr>
          <w:rFonts w:ascii="Times New Roman" w:hAnsi="Times New Roman" w:cs="Times New Roman"/>
          <w:lang w:val="en-CA"/>
        </w:rPr>
        <w:t xml:space="preserve">, </w:t>
      </w:r>
      <w:proofErr w:type="spellStart"/>
      <w:r w:rsidRPr="00623DD8">
        <w:rPr>
          <w:rFonts w:ascii="Times New Roman" w:hAnsi="Times New Roman" w:cs="Times New Roman"/>
          <w:lang w:val="en-CA"/>
        </w:rPr>
        <w:t>Gobiidae</w:t>
      </w:r>
      <w:proofErr w:type="spellEnd"/>
      <w:r w:rsidRPr="00623DD8">
        <w:rPr>
          <w:rFonts w:ascii="Times New Roman" w:hAnsi="Times New Roman" w:cs="Times New Roman"/>
          <w:lang w:val="en-CA"/>
        </w:rPr>
        <w:t xml:space="preserve">, and </w:t>
      </w:r>
      <w:proofErr w:type="spellStart"/>
      <w:r w:rsidRPr="00623DD8">
        <w:rPr>
          <w:rFonts w:ascii="Times New Roman" w:hAnsi="Times New Roman" w:cs="Times New Roman"/>
          <w:lang w:val="en-CA"/>
        </w:rPr>
        <w:t>Sebastidae</w:t>
      </w:r>
      <w:proofErr w:type="spellEnd"/>
      <w:r w:rsidRPr="00623DD8">
        <w:rPr>
          <w:rFonts w:ascii="Times New Roman" w:hAnsi="Times New Roman" w:cs="Times New Roman"/>
          <w:lang w:val="en-CA"/>
        </w:rPr>
        <w:t>) and three invertebrate families (</w:t>
      </w:r>
      <w:proofErr w:type="spellStart"/>
      <w:r w:rsidRPr="00623DD8">
        <w:rPr>
          <w:rFonts w:ascii="Times New Roman" w:hAnsi="Times New Roman" w:cs="Times New Roman"/>
          <w:lang w:val="en-CA"/>
        </w:rPr>
        <w:t>Muricidae</w:t>
      </w:r>
      <w:proofErr w:type="spellEnd"/>
      <w:r w:rsidRPr="00623DD8">
        <w:rPr>
          <w:rFonts w:ascii="Times New Roman" w:hAnsi="Times New Roman" w:cs="Times New Roman"/>
          <w:lang w:val="en-CA"/>
        </w:rPr>
        <w:t xml:space="preserve">, Asteriidae, </w:t>
      </w:r>
      <w:r>
        <w:rPr>
          <w:rFonts w:ascii="Times New Roman" w:hAnsi="Times New Roman" w:cs="Times New Roman"/>
          <w:lang w:val="en-CA"/>
        </w:rPr>
        <w:t xml:space="preserve">and </w:t>
      </w:r>
      <w:proofErr w:type="spellStart"/>
      <w:r w:rsidRPr="00623DD8">
        <w:rPr>
          <w:rFonts w:ascii="Times New Roman" w:hAnsi="Times New Roman" w:cs="Times New Roman"/>
          <w:lang w:val="en-CA"/>
        </w:rPr>
        <w:t>Acmaeidae</w:t>
      </w:r>
      <w:proofErr w:type="spellEnd"/>
      <w:r w:rsidRPr="00623DD8">
        <w:rPr>
          <w:rFonts w:ascii="Times New Roman" w:hAnsi="Times New Roman" w:cs="Times New Roman"/>
          <w:lang w:val="en-CA"/>
        </w:rPr>
        <w:t xml:space="preserve">) with the </w:t>
      </w:r>
      <w:commentRangeStart w:id="55"/>
      <w:r w:rsidRPr="00623DD8">
        <w:rPr>
          <w:rFonts w:ascii="Times New Roman" w:hAnsi="Times New Roman" w:cs="Times New Roman"/>
          <w:lang w:val="en-CA"/>
        </w:rPr>
        <w:t>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commentRangeEnd w:id="55"/>
      <w:r w:rsidR="00F10A37">
        <w:rPr>
          <w:rStyle w:val="CommentReference"/>
        </w:rPr>
        <w:commentReference w:id="55"/>
      </w:r>
      <w:r w:rsidRPr="00623DD8">
        <w:rPr>
          <w:rFonts w:ascii="Times New Roman" w:hAnsi="Times New Roman" w:cs="Times New Roman"/>
          <w:lang w:val="en-CA"/>
        </w:rPr>
        <w:t>.</w:t>
      </w:r>
      <w:r w:rsidR="00E85DC2">
        <w:rPr>
          <w:rFonts w:ascii="Times New Roman" w:hAnsi="Times New Roman" w:cs="Times New Roman"/>
          <w:lang w:val="en-CA"/>
        </w:rPr>
        <w:t xml:space="preserve"> These six families constitute 17% of the total abundance.</w:t>
      </w:r>
    </w:p>
    <w:p w14:paraId="525E97F3" w14:textId="77777777" w:rsidR="000642CC" w:rsidRDefault="000642CC">
      <w:pPr>
        <w:rPr>
          <w:rFonts w:ascii="Times New Roman" w:hAnsi="Times New Roman" w:cs="Times New Roman"/>
          <w:b/>
        </w:rPr>
      </w:pPr>
    </w:p>
    <w:p w14:paraId="3AA39F29" w14:textId="33EA19A2" w:rsidR="000642CC" w:rsidRDefault="000642CC" w:rsidP="000642CC">
      <w:pPr>
        <w:spacing w:line="480" w:lineRule="auto"/>
        <w:ind w:firstLine="720"/>
        <w:rPr>
          <w:rFonts w:ascii="Times New Roman" w:hAnsi="Times New Roman" w:cs="Times New Roman"/>
          <w:color w:val="000000"/>
          <w:lang w:val="en-CA"/>
        </w:rPr>
      </w:pPr>
      <w:r>
        <w:rPr>
          <w:rFonts w:ascii="Times New Roman" w:hAnsi="Times New Roman" w:cs="Times New Roman"/>
          <w:lang w:val="en-CA"/>
        </w:rPr>
        <w:t>We found evidence of a positive relationship between NH</w:t>
      </w:r>
      <w:r>
        <w:rPr>
          <w:rFonts w:ascii="Cambria Math" w:hAnsi="Cambria Math" w:cs="Cambria Math"/>
          <w:lang w:val="en-CA"/>
        </w:rPr>
        <w:t>₄⁺</w:t>
      </w:r>
      <w:r w:rsidR="002B081F">
        <w:rPr>
          <w:rFonts w:ascii="Cambria Math" w:hAnsi="Cambria Math" w:cs="Cambria Math"/>
          <w:lang w:val="en-CA"/>
        </w:rPr>
        <w:t xml:space="preserve"> concentration</w:t>
      </w:r>
      <w:r>
        <w:rPr>
          <w:rFonts w:ascii="Times New Roman" w:hAnsi="Times New Roman" w:cs="Times New Roman"/>
          <w:lang w:val="en-CA"/>
        </w:rPr>
        <w:t xml:space="preserve"> and </w:t>
      </w:r>
      <w:r w:rsidR="002B081F">
        <w:rPr>
          <w:rFonts w:ascii="Times New Roman" w:hAnsi="Times New Roman" w:cs="Times New Roman"/>
          <w:lang w:val="en-CA"/>
        </w:rPr>
        <w:t xml:space="preserve">the </w:t>
      </w:r>
      <w:r>
        <w:rPr>
          <w:rFonts w:ascii="Times New Roman" w:hAnsi="Times New Roman" w:cs="Times New Roman"/>
          <w:lang w:val="en-CA"/>
        </w:rPr>
        <w:t>abundance of greenling</w:t>
      </w:r>
      <w:r w:rsidR="002B081F">
        <w:rPr>
          <w:rFonts w:ascii="Times New Roman" w:hAnsi="Times New Roman" w:cs="Times New Roman"/>
          <w:lang w:val="en-CA"/>
        </w:rPr>
        <w:t>s</w:t>
      </w:r>
      <w:r>
        <w:rPr>
          <w:rFonts w:ascii="Times New Roman" w:hAnsi="Times New Roman" w:cs="Times New Roman"/>
          <w:lang w:val="en-CA"/>
        </w:rPr>
        <w:t xml:space="preserve"> (</w:t>
      </w:r>
      <w:proofErr w:type="spellStart"/>
      <w:r w:rsidRPr="001A65DD">
        <w:rPr>
          <w:rFonts w:ascii="Times New Roman" w:hAnsi="Times New Roman" w:cs="Times New Roman"/>
          <w:lang w:val="en-CA"/>
        </w:rPr>
        <w:t>Hexagrammidae</w:t>
      </w:r>
      <w:proofErr w:type="spellEnd"/>
      <w:r>
        <w:rPr>
          <w:rFonts w:ascii="Times New Roman" w:hAnsi="Times New Roman" w:cs="Times New Roman"/>
          <w:lang w:val="en-CA"/>
        </w:rPr>
        <w:t xml:space="preserve">, GLMM, p = </w:t>
      </w:r>
      <w:r w:rsidRPr="001A65DD">
        <w:rPr>
          <w:rFonts w:ascii="Times New Roman" w:hAnsi="Times New Roman" w:cs="Times New Roman"/>
          <w:lang w:val="en-CA"/>
        </w:rPr>
        <w:t>0.0</w:t>
      </w:r>
      <w:r>
        <w:rPr>
          <w:rFonts w:ascii="Times New Roman" w:hAnsi="Times New Roman" w:cs="Times New Roman"/>
          <w:lang w:val="en-CA"/>
        </w:rPr>
        <w:t>3</w:t>
      </w:r>
      <w:r w:rsidR="001F1DDA">
        <w:rPr>
          <w:rFonts w:ascii="Times New Roman" w:hAnsi="Times New Roman" w:cs="Times New Roman"/>
          <w:lang w:val="en-CA"/>
        </w:rPr>
        <w:t xml:space="preserve">, </w:t>
      </w:r>
      <w:r w:rsidR="001F1DDA" w:rsidRPr="001F1DDA">
        <w:rPr>
          <w:rFonts w:ascii="Times New Roman" w:hAnsi="Times New Roman" w:cs="Times New Roman"/>
          <w:highlight w:val="green"/>
          <w:lang w:val="en-CA"/>
        </w:rPr>
        <w:t>Supplemental Figure 1</w:t>
      </w:r>
      <w:r>
        <w:rPr>
          <w:rFonts w:ascii="Times New Roman" w:hAnsi="Times New Roman" w:cs="Times New Roman"/>
          <w:lang w:val="en-CA"/>
        </w:rPr>
        <w:t xml:space="preserve">), weak evidence of an interaction between </w:t>
      </w:r>
      <w:r w:rsidR="002B081F">
        <w:rPr>
          <w:rFonts w:ascii="Times New Roman" w:hAnsi="Times New Roman" w:cs="Times New Roman"/>
          <w:lang w:val="en-CA"/>
        </w:rPr>
        <w:t xml:space="preserve">greenling </w:t>
      </w:r>
      <w:r>
        <w:rPr>
          <w:rFonts w:ascii="Times New Roman" w:hAnsi="Times New Roman" w:cs="Times New Roman"/>
          <w:lang w:val="en-CA"/>
        </w:rPr>
        <w:t xml:space="preserve">abundance and tide (p = 0.09), but no evidence for an effect of any other predictors (p &gt; 0.10). </w:t>
      </w:r>
      <w:commentRangeStart w:id="56"/>
      <w:r>
        <w:rPr>
          <w:rFonts w:ascii="Times New Roman" w:hAnsi="Times New Roman" w:cs="Times New Roman"/>
          <w:lang w:val="en-CA"/>
        </w:rPr>
        <w:t xml:space="preserve">We </w:t>
      </w:r>
      <w:commentRangeEnd w:id="56"/>
      <w:r>
        <w:rPr>
          <w:rStyle w:val="CommentReference"/>
        </w:rPr>
        <w:commentReference w:id="56"/>
      </w:r>
      <w:r>
        <w:rPr>
          <w:rFonts w:ascii="Times New Roman" w:hAnsi="Times New Roman" w:cs="Times New Roman"/>
          <w:lang w:val="en-CA"/>
        </w:rPr>
        <w:t>also found evidence of a positive relationship between NH</w:t>
      </w:r>
      <w:r>
        <w:rPr>
          <w:rFonts w:ascii="Cambria Math" w:hAnsi="Cambria Math" w:cs="Cambria Math"/>
          <w:lang w:val="en-CA"/>
        </w:rPr>
        <w:t>₄⁺</w:t>
      </w:r>
      <w:r>
        <w:rPr>
          <w:rFonts w:ascii="Times New Roman" w:hAnsi="Times New Roman" w:cs="Times New Roman"/>
          <w:lang w:val="en-CA"/>
        </w:rPr>
        <w:t xml:space="preserve"> </w:t>
      </w:r>
      <w:r w:rsidR="002B081F">
        <w:rPr>
          <w:rFonts w:ascii="Times New Roman" w:hAnsi="Times New Roman" w:cs="Times New Roman"/>
          <w:lang w:val="en-CA"/>
        </w:rPr>
        <w:t xml:space="preserve">concentration </w:t>
      </w:r>
      <w:r>
        <w:rPr>
          <w:rFonts w:ascii="Times New Roman" w:hAnsi="Times New Roman" w:cs="Times New Roman"/>
          <w:lang w:val="en-CA"/>
        </w:rPr>
        <w:t>and the abundance of whitecap limpets (</w:t>
      </w:r>
      <w:proofErr w:type="spellStart"/>
      <w:r w:rsidRPr="001A65DD">
        <w:rPr>
          <w:rFonts w:ascii="Times New Roman" w:hAnsi="Times New Roman" w:cs="Times New Roman"/>
          <w:lang w:val="en-CA"/>
        </w:rPr>
        <w:t>Acmaeidae</w:t>
      </w:r>
      <w:proofErr w:type="spellEnd"/>
      <w:r>
        <w:rPr>
          <w:rFonts w:ascii="Times New Roman" w:hAnsi="Times New Roman" w:cs="Times New Roman"/>
          <w:lang w:val="en-CA"/>
        </w:rPr>
        <w:t>, GLMM, p = 0.03), but no evidence of an effect of any other predictors (p &gt; 0.40). We found no evidence of an effect of any predictors on NH</w:t>
      </w:r>
      <w:r>
        <w:rPr>
          <w:rFonts w:ascii="Cambria Math" w:hAnsi="Cambria Math" w:cs="Cambria Math"/>
          <w:lang w:val="en-CA"/>
        </w:rPr>
        <w:t>₄⁺</w:t>
      </w:r>
      <w:r w:rsidR="002B081F">
        <w:rPr>
          <w:rFonts w:ascii="Times New Roman" w:hAnsi="Times New Roman" w:cs="Times New Roman"/>
          <w:lang w:val="en-CA"/>
        </w:rPr>
        <w:t xml:space="preserve"> concentration</w:t>
      </w:r>
      <w:r>
        <w:rPr>
          <w:rFonts w:ascii="Times New Roman" w:hAnsi="Times New Roman" w:cs="Times New Roman"/>
          <w:lang w:val="en-CA"/>
        </w:rPr>
        <w:t xml:space="preserve"> in the models for </w:t>
      </w:r>
      <w:r w:rsidR="002B081F">
        <w:rPr>
          <w:rFonts w:ascii="Times New Roman" w:hAnsi="Times New Roman" w:cs="Times New Roman"/>
          <w:lang w:val="en-CA"/>
        </w:rPr>
        <w:t>the families</w:t>
      </w:r>
      <w:r>
        <w:rPr>
          <w:rFonts w:ascii="Times New Roman" w:hAnsi="Times New Roman" w:cs="Times New Roman"/>
          <w:lang w:val="en-CA"/>
        </w:rPr>
        <w:t xml:space="preserve"> </w:t>
      </w:r>
      <w:proofErr w:type="spellStart"/>
      <w:r w:rsidRPr="005A129F">
        <w:rPr>
          <w:rFonts w:ascii="Times New Roman" w:hAnsi="Times New Roman" w:cs="Times New Roman"/>
          <w:lang w:val="en-CA"/>
        </w:rPr>
        <w:t>Sebastidae</w:t>
      </w:r>
      <w:proofErr w:type="spellEnd"/>
      <w:r>
        <w:rPr>
          <w:rFonts w:ascii="Times New Roman" w:hAnsi="Times New Roman" w:cs="Times New Roman"/>
          <w:lang w:val="en-CA"/>
        </w:rPr>
        <w:t xml:space="preserve">, </w:t>
      </w:r>
      <w:proofErr w:type="spellStart"/>
      <w:r w:rsidRPr="005A129F">
        <w:rPr>
          <w:rFonts w:ascii="Times New Roman" w:hAnsi="Times New Roman" w:cs="Times New Roman"/>
          <w:lang w:val="en-CA"/>
        </w:rPr>
        <w:t>Gobiidae</w:t>
      </w:r>
      <w:proofErr w:type="spellEnd"/>
      <w:r>
        <w:rPr>
          <w:rFonts w:ascii="Times New Roman" w:hAnsi="Times New Roman" w:cs="Times New Roman"/>
          <w:lang w:val="en-CA"/>
        </w:rPr>
        <w:t xml:space="preserve">, </w:t>
      </w:r>
      <w:r w:rsidRPr="005A129F">
        <w:rPr>
          <w:rFonts w:ascii="Times New Roman" w:hAnsi="Times New Roman" w:cs="Times New Roman"/>
          <w:lang w:val="en-CA"/>
        </w:rPr>
        <w:t>Asteriidae</w:t>
      </w:r>
      <w:r>
        <w:rPr>
          <w:rFonts w:ascii="Times New Roman" w:hAnsi="Times New Roman" w:cs="Times New Roman"/>
          <w:lang w:val="en-CA"/>
        </w:rPr>
        <w:t xml:space="preserve">, or </w:t>
      </w:r>
      <w:proofErr w:type="spellStart"/>
      <w:r w:rsidRPr="005A129F">
        <w:rPr>
          <w:rFonts w:ascii="Times New Roman" w:hAnsi="Times New Roman" w:cs="Times New Roman"/>
          <w:lang w:val="en-CA"/>
        </w:rPr>
        <w:t>Muricidae</w:t>
      </w:r>
      <w:proofErr w:type="spellEnd"/>
      <w:r>
        <w:rPr>
          <w:rFonts w:ascii="Times New Roman" w:hAnsi="Times New Roman" w:cs="Times New Roman"/>
          <w:lang w:val="en-CA"/>
        </w:rPr>
        <w:t xml:space="preserve"> (p &gt; 0.10).</w:t>
      </w:r>
      <w:r w:rsidRPr="00275834">
        <w:rPr>
          <w:rFonts w:ascii="Times New Roman" w:hAnsi="Times New Roman" w:cs="Times New Roman"/>
          <w:color w:val="000000"/>
          <w:lang w:val="en-CA"/>
        </w:rPr>
        <w:t xml:space="preserve"> </w:t>
      </w:r>
      <w:r>
        <w:rPr>
          <w:rFonts w:ascii="Times New Roman" w:hAnsi="Times New Roman" w:cs="Times New Roman"/>
          <w:color w:val="000000"/>
          <w:lang w:val="en-CA"/>
        </w:rPr>
        <w:t xml:space="preserve">Full model outputs are available in </w:t>
      </w:r>
      <w:r w:rsidR="001F1DDA">
        <w:rPr>
          <w:rFonts w:ascii="Times New Roman" w:hAnsi="Times New Roman" w:cs="Times New Roman"/>
          <w:color w:val="000000"/>
          <w:lang w:val="en-CA"/>
        </w:rPr>
        <w:t xml:space="preserve">Supplemental </w:t>
      </w:r>
      <w:r w:rsidRPr="00275834">
        <w:rPr>
          <w:rFonts w:ascii="Times New Roman" w:hAnsi="Times New Roman" w:cs="Times New Roman"/>
          <w:color w:val="000000"/>
          <w:highlight w:val="green"/>
          <w:lang w:val="en-CA"/>
        </w:rPr>
        <w:t xml:space="preserve">Table </w:t>
      </w:r>
      <w:r>
        <w:rPr>
          <w:rFonts w:ascii="Times New Roman" w:hAnsi="Times New Roman" w:cs="Times New Roman"/>
          <w:color w:val="000000"/>
          <w:highlight w:val="green"/>
          <w:lang w:val="en-CA"/>
        </w:rPr>
        <w:t>1</w:t>
      </w:r>
      <w:r w:rsidRPr="00275834">
        <w:rPr>
          <w:rFonts w:ascii="Times New Roman" w:hAnsi="Times New Roman" w:cs="Times New Roman"/>
          <w:color w:val="000000"/>
          <w:highlight w:val="green"/>
          <w:lang w:val="en-CA"/>
        </w:rPr>
        <w:t>.</w:t>
      </w:r>
    </w:p>
    <w:p w14:paraId="2AF37A71" w14:textId="5F975DE3" w:rsidR="000642CC" w:rsidRDefault="000642CC" w:rsidP="000642CC">
      <w:pPr>
        <w:spacing w:line="480" w:lineRule="auto"/>
        <w:rPr>
          <w:rFonts w:ascii="Times New Roman" w:hAnsi="Times New Roman" w:cs="Times New Roman"/>
          <w:color w:val="000000"/>
          <w:lang w:val="en-CA"/>
        </w:rPr>
      </w:pPr>
    </w:p>
    <w:p w14:paraId="3B52A8BF" w14:textId="18B341BA" w:rsidR="000642CC" w:rsidRDefault="000642CC">
      <w:pPr>
        <w:rPr>
          <w:rFonts w:ascii="Times New Roman" w:hAnsi="Times New Roman" w:cs="Times New Roman"/>
          <w:b/>
        </w:rPr>
      </w:pPr>
      <w:r>
        <w:rPr>
          <w:rFonts w:ascii="Times New Roman" w:hAnsi="Times New Roman" w:cs="Times New Roman"/>
          <w:b/>
        </w:rPr>
        <w:br w:type="page"/>
      </w:r>
    </w:p>
    <w:p w14:paraId="1AAA5CAE" w14:textId="140AE537" w:rsidR="00435ABE" w:rsidRDefault="001F1DDA" w:rsidP="002A1EF5">
      <w:pPr>
        <w:rPr>
          <w:rFonts w:ascii="Times New Roman" w:hAnsi="Times New Roman" w:cs="Times New Roman"/>
          <w:b/>
        </w:rPr>
      </w:pPr>
      <w:r>
        <w:rPr>
          <w:rFonts w:ascii="Times New Roman" w:hAnsi="Times New Roman" w:cs="Times New Roman"/>
          <w:b/>
          <w:noProof/>
        </w:rPr>
        <w:lastRenderedPageBreak/>
        <w:drawing>
          <wp:inline distT="0" distB="0" distL="0" distR="0" wp14:anchorId="01081EF0" wp14:editId="2937D080">
            <wp:extent cx="5943600" cy="3343275"/>
            <wp:effectExtent l="0" t="0" r="0" b="0"/>
            <wp:docPr id="791765296"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296"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pPr>
        <w:rPr>
          <w:rFonts w:ascii="Times New Roman" w:hAnsi="Times New Roman" w:cs="Times New Roman"/>
          <w:lang w:val="en-CA"/>
        </w:rPr>
      </w:pPr>
      <w:r>
        <w:rPr>
          <w:rFonts w:ascii="Times New Roman" w:hAnsi="Times New Roman" w:cs="Times New Roman"/>
          <w:b/>
        </w:rPr>
        <w:t xml:space="preserve">Supplemental </w:t>
      </w:r>
      <w:r w:rsidR="00435ABE">
        <w:rPr>
          <w:rFonts w:ascii="Times New Roman" w:hAnsi="Times New Roman" w:cs="Times New Roman"/>
          <w:b/>
        </w:rPr>
        <w:t xml:space="preserve">Figure 1. </w:t>
      </w:r>
      <w:r w:rsidR="00435ABE">
        <w:rPr>
          <w:rFonts w:ascii="Times New Roman" w:hAnsi="Times New Roman" w:cs="Times New Roman"/>
          <w:lang w:val="en-CA"/>
        </w:rPr>
        <w:t>M</w:t>
      </w:r>
      <w:r w:rsidR="00435ABE" w:rsidRPr="009E2DF2">
        <w:rPr>
          <w:rFonts w:ascii="Times New Roman" w:hAnsi="Times New Roman" w:cs="Times New Roman"/>
          <w:lang w:val="en-CA"/>
        </w:rPr>
        <w:t>odel</w:t>
      </w:r>
      <w:r w:rsidR="002B081F">
        <w:rPr>
          <w:rFonts w:ascii="Times New Roman" w:hAnsi="Times New Roman" w:cs="Times New Roman"/>
          <w:lang w:val="en-CA"/>
        </w:rPr>
        <w:t>-</w:t>
      </w:r>
      <w:r w:rsidR="00435ABE"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ammonium concentrations in relation to abundance across rocky reef sites </w:t>
      </w:r>
      <w:r w:rsidR="00435ABE"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435ABE"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435ABE" w:rsidRPr="009E2DF2">
        <w:rPr>
          <w:rFonts w:ascii="Times New Roman" w:hAnsi="Times New Roman" w:cs="Times New Roman"/>
          <w:lang w:val="en-CA"/>
        </w:rPr>
        <w:t>famil</w:t>
      </w:r>
      <w:r w:rsidR="005200FA">
        <w:rPr>
          <w:rFonts w:ascii="Times New Roman" w:hAnsi="Times New Roman" w:cs="Times New Roman"/>
          <w:lang w:val="en-CA"/>
        </w:rPr>
        <w:t xml:space="preserve">ies </w:t>
      </w:r>
      <w:r w:rsidR="00F10A37">
        <w:rPr>
          <w:rFonts w:ascii="Times New Roman" w:hAnsi="Times New Roman" w:cs="Times New Roman"/>
          <w:lang w:val="en-CA"/>
        </w:rPr>
        <w:t>with the highest R</w:t>
      </w:r>
      <w:r w:rsidR="00F10A37" w:rsidRPr="00F83AAB">
        <w:rPr>
          <w:rFonts w:ascii="Times New Roman" w:hAnsi="Times New Roman" w:cs="Times New Roman"/>
          <w:vertAlign w:val="superscript"/>
          <w:lang w:val="en-CA"/>
        </w:rPr>
        <w:t>2</w:t>
      </w:r>
      <w:r w:rsidR="00F10A37">
        <w:rPr>
          <w:rFonts w:ascii="Times New Roman" w:hAnsi="Times New Roman" w:cs="Times New Roman"/>
          <w:lang w:val="en-CA"/>
        </w:rPr>
        <w:t xml:space="preserve">. </w:t>
      </w:r>
    </w:p>
    <w:p w14:paraId="21C9118D" w14:textId="77777777" w:rsidR="00F10A37" w:rsidRDefault="00F10A37" w:rsidP="002A1EF5">
      <w:pPr>
        <w:rPr>
          <w:rFonts w:ascii="Times New Roman" w:hAnsi="Times New Roman" w:cs="Times New Roman"/>
          <w:lang w:val="en-CA"/>
        </w:rPr>
      </w:pPr>
    </w:p>
    <w:p w14:paraId="5654A65D" w14:textId="77777777" w:rsidR="002B081F" w:rsidRDefault="002B081F" w:rsidP="002A1EF5">
      <w:pPr>
        <w:rPr>
          <w:rFonts w:ascii="Times New Roman" w:hAnsi="Times New Roman" w:cs="Times New Roman"/>
          <w:lang w:val="en-CA"/>
        </w:rPr>
      </w:pPr>
    </w:p>
    <w:p w14:paraId="0B2EBBAA" w14:textId="77777777" w:rsidR="002B081F" w:rsidRPr="000D7435" w:rsidRDefault="002B081F" w:rsidP="002B081F">
      <w:pPr>
        <w:rPr>
          <w:rFonts w:ascii="Times New Roman" w:hAnsi="Times New Roman" w:cs="Times New Roman"/>
        </w:rPr>
      </w:pPr>
      <w:r>
        <w:rPr>
          <w:rFonts w:ascii="Times New Roman" w:hAnsi="Times New Roman" w:cs="Times New Roman"/>
          <w:b/>
        </w:rPr>
        <w:t xml:space="preserve">Supplemental </w:t>
      </w:r>
      <w:r w:rsidRPr="000D7435">
        <w:rPr>
          <w:rFonts w:ascii="Times New Roman" w:hAnsi="Times New Roman" w:cs="Times New Roman"/>
          <w:b/>
        </w:rPr>
        <w:t xml:space="preserve">Table </w:t>
      </w:r>
      <w:r>
        <w:rPr>
          <w:rFonts w:ascii="Times New Roman" w:hAnsi="Times New Roman" w:cs="Times New Roman"/>
          <w:b/>
        </w:rPr>
        <w:t>1</w:t>
      </w:r>
      <w:r w:rsidRPr="000D7435">
        <w:rPr>
          <w:rFonts w:ascii="Times New Roman" w:hAnsi="Times New Roman" w:cs="Times New Roman"/>
          <w:b/>
        </w:rPr>
        <w:t>.</w:t>
      </w:r>
      <w:r w:rsidRPr="000D7435">
        <w:rPr>
          <w:rFonts w:ascii="Times New Roman" w:hAnsi="Times New Roman" w:cs="Times New Roman"/>
        </w:rPr>
        <w:t xml:space="preserve"> Model summaries from the </w:t>
      </w:r>
      <w:r>
        <w:rPr>
          <w:rFonts w:ascii="Times New Roman" w:hAnsi="Times New Roman" w:cs="Times New Roman"/>
        </w:rPr>
        <w:t>among</w:t>
      </w:r>
      <w:r w:rsidRPr="000D7435">
        <w:rPr>
          <w:rFonts w:ascii="Times New Roman" w:hAnsi="Times New Roman" w:cs="Times New Roman"/>
        </w:rPr>
        <w:t xml:space="preserve">-site, </w:t>
      </w:r>
      <w:r>
        <w:rPr>
          <w:rFonts w:ascii="Times New Roman" w:hAnsi="Times New Roman" w:cs="Times New Roman"/>
        </w:rPr>
        <w:t>meso-</w:t>
      </w:r>
      <w:r w:rsidRPr="000D7435">
        <w:rPr>
          <w:rFonts w:ascii="Times New Roman" w:hAnsi="Times New Roman" w:cs="Times New Roman"/>
        </w:rPr>
        <w:t>scale models including only the biomass of one family for each model.</w:t>
      </w:r>
    </w:p>
    <w:p w14:paraId="1AE231E4" w14:textId="77777777" w:rsidR="002B081F" w:rsidRDefault="002B081F" w:rsidP="002B081F"/>
    <w:p w14:paraId="72A0B61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Sebastidae</w:t>
      </w:r>
      <w:proofErr w:type="spellEnd"/>
    </w:p>
    <w:p w14:paraId="1A768E6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5141338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0.13333    1.23129   0.108    0.914</w:t>
      </w:r>
    </w:p>
    <w:p w14:paraId="4D6261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1.97572    3.21833   0.614    0.539</w:t>
      </w:r>
    </w:p>
    <w:p w14:paraId="5232844B"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-0.52577    </w:t>
      </w:r>
      <w:proofErr w:type="gramStart"/>
      <w:r>
        <w:rPr>
          <w:rStyle w:val="gnvwddmdl3b"/>
          <w:rFonts w:ascii="Monaco" w:hAnsi="Monaco"/>
          <w:color w:val="000000"/>
          <w:sz w:val="18"/>
          <w:szCs w:val="18"/>
          <w:bdr w:val="none" w:sz="0" w:space="0" w:color="auto" w:frame="1"/>
        </w:rPr>
        <w:t>1.00087  -</w:t>
      </w:r>
      <w:proofErr w:type="gramEnd"/>
      <w:r>
        <w:rPr>
          <w:rStyle w:val="gnvwddmdl3b"/>
          <w:rFonts w:ascii="Monaco" w:hAnsi="Monaco"/>
          <w:color w:val="000000"/>
          <w:sz w:val="18"/>
          <w:szCs w:val="18"/>
          <w:bdr w:val="none" w:sz="0" w:space="0" w:color="auto" w:frame="1"/>
        </w:rPr>
        <w:t>0.525    0.599</w:t>
      </w:r>
    </w:p>
    <w:p w14:paraId="770A172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-0.09965    </w:t>
      </w:r>
      <w:proofErr w:type="gramStart"/>
      <w:r>
        <w:rPr>
          <w:rStyle w:val="gnvwddmdl3b"/>
          <w:rFonts w:ascii="Monaco" w:hAnsi="Monaco"/>
          <w:color w:val="000000"/>
          <w:sz w:val="18"/>
          <w:szCs w:val="18"/>
          <w:bdr w:val="none" w:sz="0" w:space="0" w:color="auto" w:frame="1"/>
        </w:rPr>
        <w:t>0.13231  -</w:t>
      </w:r>
      <w:proofErr w:type="gramEnd"/>
      <w:r>
        <w:rPr>
          <w:rStyle w:val="gnvwddmdl3b"/>
          <w:rFonts w:ascii="Monaco" w:hAnsi="Monaco"/>
          <w:color w:val="000000"/>
          <w:sz w:val="18"/>
          <w:szCs w:val="18"/>
          <w:bdr w:val="none" w:sz="0" w:space="0" w:color="auto" w:frame="1"/>
        </w:rPr>
        <w:t>0.753    0.451</w:t>
      </w:r>
    </w:p>
    <w:p w14:paraId="5926E7D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-0.02276    </w:t>
      </w:r>
      <w:proofErr w:type="gramStart"/>
      <w:r>
        <w:rPr>
          <w:rStyle w:val="gnvwddmdl3b"/>
          <w:rFonts w:ascii="Monaco" w:hAnsi="Monaco"/>
          <w:color w:val="000000"/>
          <w:sz w:val="18"/>
          <w:szCs w:val="18"/>
          <w:bdr w:val="none" w:sz="0" w:space="0" w:color="auto" w:frame="1"/>
        </w:rPr>
        <w:t>0.12990  -</w:t>
      </w:r>
      <w:proofErr w:type="gramEnd"/>
      <w:r>
        <w:rPr>
          <w:rStyle w:val="gnvwddmdl3b"/>
          <w:rFonts w:ascii="Monaco" w:hAnsi="Monaco"/>
          <w:color w:val="000000"/>
          <w:sz w:val="18"/>
          <w:szCs w:val="18"/>
          <w:bdr w:val="none" w:sz="0" w:space="0" w:color="auto" w:frame="1"/>
        </w:rPr>
        <w:t>0.175    0.861</w:t>
      </w:r>
    </w:p>
    <w:p w14:paraId="4499179E"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-1.78560    2.81804  -0.634    0.526</w:t>
      </w:r>
    </w:p>
    <w:p w14:paraId="402BF38C" w14:textId="77777777" w:rsidR="002B081F" w:rsidRDefault="002B081F" w:rsidP="002B081F"/>
    <w:p w14:paraId="712B11F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Muricidae</w:t>
      </w:r>
      <w:proofErr w:type="spellEnd"/>
    </w:p>
    <w:p w14:paraId="1C5CC48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(&gt;|z|)</w:t>
      </w:r>
    </w:p>
    <w:p w14:paraId="2DEBAD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-0.434858   0.333427  -1.304    0.192</w:t>
      </w:r>
    </w:p>
    <w:p w14:paraId="4570E3B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0.793932   0.513936   1.545    0.122</w:t>
      </w:r>
    </w:p>
    <w:p w14:paraId="16DD92D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0.053399   0.121424   0.440    0.660</w:t>
      </w:r>
    </w:p>
    <w:p w14:paraId="4D5813E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-0.003838   </w:t>
      </w:r>
      <w:proofErr w:type="gramStart"/>
      <w:r>
        <w:rPr>
          <w:rStyle w:val="gnvwddmdl3b"/>
          <w:rFonts w:ascii="Monaco" w:hAnsi="Monaco"/>
          <w:color w:val="000000"/>
          <w:sz w:val="18"/>
          <w:szCs w:val="18"/>
          <w:bdr w:val="none" w:sz="0" w:space="0" w:color="auto" w:frame="1"/>
        </w:rPr>
        <w:t>0.097453  -</w:t>
      </w:r>
      <w:proofErr w:type="gramEnd"/>
      <w:r>
        <w:rPr>
          <w:rStyle w:val="gnvwddmdl3b"/>
          <w:rFonts w:ascii="Monaco" w:hAnsi="Monaco"/>
          <w:color w:val="000000"/>
          <w:sz w:val="18"/>
          <w:szCs w:val="18"/>
          <w:bdr w:val="none" w:sz="0" w:space="0" w:color="auto" w:frame="1"/>
        </w:rPr>
        <w:t>0.039    0.969</w:t>
      </w:r>
    </w:p>
    <w:p w14:paraId="46FF98A6"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0.039007   0.091700   0.425    0.671</w:t>
      </w:r>
    </w:p>
    <w:p w14:paraId="568FE01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0.122610   0.553062   0.222    0.825</w:t>
      </w:r>
    </w:p>
    <w:p w14:paraId="68948647" w14:textId="77777777" w:rsidR="002B081F" w:rsidRDefault="002B081F" w:rsidP="002B081F"/>
    <w:p w14:paraId="24F04D47"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Asterinidae</w:t>
      </w:r>
      <w:proofErr w:type="spellEnd"/>
    </w:p>
    <w:p w14:paraId="31D15D75"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47FB21FA"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-0.58081    0.25501  -2.278   0.0228 *</w:t>
      </w:r>
    </w:p>
    <w:p w14:paraId="085350C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0.20689    0.25841   0.801   0.4233  </w:t>
      </w:r>
    </w:p>
    <w:p w14:paraId="7F4FD8A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0.12450    0.06909   1.802   </w:t>
      </w:r>
      <w:proofErr w:type="gramStart"/>
      <w:r>
        <w:rPr>
          <w:rStyle w:val="gnvwddmdl3b"/>
          <w:rFonts w:ascii="Monaco" w:hAnsi="Monaco"/>
          <w:color w:val="000000"/>
          <w:sz w:val="18"/>
          <w:szCs w:val="18"/>
          <w:bdr w:val="none" w:sz="0" w:space="0" w:color="auto" w:frame="1"/>
        </w:rPr>
        <w:t>0.0715 .</w:t>
      </w:r>
      <w:proofErr w:type="gramEnd"/>
    </w:p>
    <w:p w14:paraId="3536AAF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shannon_scale</w:t>
      </w:r>
      <w:proofErr w:type="spellEnd"/>
      <w:r>
        <w:rPr>
          <w:rStyle w:val="gnvwddmdl3b"/>
          <w:rFonts w:ascii="Monaco" w:hAnsi="Monaco"/>
          <w:color w:val="000000"/>
          <w:sz w:val="18"/>
          <w:szCs w:val="18"/>
          <w:bdr w:val="none" w:sz="0" w:space="0" w:color="auto" w:frame="1"/>
        </w:rPr>
        <w:t xml:space="preserve">            -0.11586    </w:t>
      </w:r>
      <w:proofErr w:type="gramStart"/>
      <w:r>
        <w:rPr>
          <w:rStyle w:val="gnvwddmdl3b"/>
          <w:rFonts w:ascii="Monaco" w:hAnsi="Monaco"/>
          <w:color w:val="000000"/>
          <w:sz w:val="18"/>
          <w:szCs w:val="18"/>
          <w:bdr w:val="none" w:sz="0" w:space="0" w:color="auto" w:frame="1"/>
        </w:rPr>
        <w:t>0.09008  -</w:t>
      </w:r>
      <w:proofErr w:type="gramEnd"/>
      <w:r>
        <w:rPr>
          <w:rStyle w:val="gnvwddmdl3b"/>
          <w:rFonts w:ascii="Monaco" w:hAnsi="Monaco"/>
          <w:color w:val="000000"/>
          <w:sz w:val="18"/>
          <w:szCs w:val="18"/>
          <w:bdr w:val="none" w:sz="0" w:space="0" w:color="auto" w:frame="1"/>
        </w:rPr>
        <w:t xml:space="preserve">1.286   0.1984  </w:t>
      </w:r>
    </w:p>
    <w:p w14:paraId="0D49F07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0.05520    0.08902   0.620   0.5352  </w:t>
      </w:r>
    </w:p>
    <w:p w14:paraId="689BEA09"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0.06921    0.27150   0.255   0.7988  </w:t>
      </w:r>
    </w:p>
    <w:p w14:paraId="406E5A6C" w14:textId="77777777" w:rsidR="002B081F" w:rsidRDefault="002B081F" w:rsidP="002B081F"/>
    <w:p w14:paraId="648FC47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Hexagrammidae</w:t>
      </w:r>
      <w:proofErr w:type="spellEnd"/>
    </w:p>
    <w:p w14:paraId="7A6FE968"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325A2A2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4.960945   2.539162   1.954   0.0507 .</w:t>
      </w:r>
    </w:p>
    <w:p w14:paraId="480EE477"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14.671724   6.691550   2.193   0.0283 *</w:t>
      </w:r>
    </w:p>
    <w:p w14:paraId="7E5F971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-3.349292   </w:t>
      </w:r>
      <w:proofErr w:type="gramStart"/>
      <w:r>
        <w:rPr>
          <w:rStyle w:val="gnvwddmdl3b"/>
          <w:rFonts w:ascii="Monaco" w:hAnsi="Monaco"/>
          <w:color w:val="000000"/>
          <w:sz w:val="18"/>
          <w:szCs w:val="18"/>
          <w:bdr w:val="none" w:sz="0" w:space="0" w:color="auto" w:frame="1"/>
        </w:rPr>
        <w:t>2.012201  -</w:t>
      </w:r>
      <w:proofErr w:type="gramEnd"/>
      <w:r>
        <w:rPr>
          <w:rStyle w:val="gnvwddmdl3b"/>
          <w:rFonts w:ascii="Monaco" w:hAnsi="Monaco"/>
          <w:color w:val="000000"/>
          <w:sz w:val="18"/>
          <w:szCs w:val="18"/>
          <w:bdr w:val="none" w:sz="0" w:space="0" w:color="auto" w:frame="1"/>
        </w:rPr>
        <w:t>1.665   0.0960 .</w:t>
      </w:r>
    </w:p>
    <w:p w14:paraId="343398AF"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0.009674   0.088138   0.110   0.9126  </w:t>
      </w:r>
    </w:p>
    <w:p w14:paraId="3A7530E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0.021288   0.086719   0.246   0.8061  </w:t>
      </w:r>
    </w:p>
    <w:p w14:paraId="3CE160F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-9.007885   5.353635  -1.683   0.0925 .</w:t>
      </w:r>
    </w:p>
    <w:p w14:paraId="2D5197CF" w14:textId="77777777" w:rsidR="002B081F" w:rsidRDefault="002B081F" w:rsidP="002B081F"/>
    <w:p w14:paraId="2E399CE4"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Acmaeidae</w:t>
      </w:r>
      <w:proofErr w:type="spellEnd"/>
    </w:p>
    <w:p w14:paraId="7344B59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DF8194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-0.194057   0.329224  -0.589   0.5556  </w:t>
      </w:r>
    </w:p>
    <w:p w14:paraId="21EDCEEC"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1.424749   0.669551   2.128   0.0333 *</w:t>
      </w:r>
    </w:p>
    <w:p w14:paraId="3B27F453"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0.032068   0.155457   0.206   0.8366  </w:t>
      </w:r>
    </w:p>
    <w:p w14:paraId="06D4DDA9"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-0.007977   </w:t>
      </w:r>
      <w:proofErr w:type="gramStart"/>
      <w:r>
        <w:rPr>
          <w:rStyle w:val="gnvwddmdl3b"/>
          <w:rFonts w:ascii="Monaco" w:hAnsi="Monaco"/>
          <w:color w:val="000000"/>
          <w:sz w:val="18"/>
          <w:szCs w:val="18"/>
          <w:bdr w:val="none" w:sz="0" w:space="0" w:color="auto" w:frame="1"/>
        </w:rPr>
        <w:t>0.093207  -</w:t>
      </w:r>
      <w:proofErr w:type="gramEnd"/>
      <w:r>
        <w:rPr>
          <w:rStyle w:val="gnvwddmdl3b"/>
          <w:rFonts w:ascii="Monaco" w:hAnsi="Monaco"/>
          <w:color w:val="000000"/>
          <w:sz w:val="18"/>
          <w:szCs w:val="18"/>
          <w:bdr w:val="none" w:sz="0" w:space="0" w:color="auto" w:frame="1"/>
        </w:rPr>
        <w:t xml:space="preserve">0.086   0.9318  </w:t>
      </w:r>
    </w:p>
    <w:p w14:paraId="2F485724"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0.004841   0.092253   0.052   0.9582  </w:t>
      </w:r>
    </w:p>
    <w:p w14:paraId="0543C325"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-0.162030   0.577448  -0.281   0.7790  </w:t>
      </w:r>
    </w:p>
    <w:p w14:paraId="13A2055C" w14:textId="77777777" w:rsidR="002B081F" w:rsidRDefault="002B081F" w:rsidP="002B081F"/>
    <w:p w14:paraId="49B466A0"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8D1D78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5470462"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-0.64053    0.29309  -2.185   0.0289 *</w:t>
      </w:r>
    </w:p>
    <w:p w14:paraId="607FD401"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fam_den_scale</w:t>
      </w:r>
      <w:proofErr w:type="spellEnd"/>
      <w:r>
        <w:rPr>
          <w:rStyle w:val="gnvwddmdl3b"/>
          <w:rFonts w:ascii="Monaco" w:hAnsi="Monaco"/>
          <w:color w:val="000000"/>
          <w:sz w:val="18"/>
          <w:szCs w:val="18"/>
          <w:bdr w:val="none" w:sz="0" w:space="0" w:color="auto" w:frame="1"/>
        </w:rPr>
        <w:t xml:space="preserve">             0.17168    0.22942   0.748   0.4543  </w:t>
      </w:r>
    </w:p>
    <w:p w14:paraId="22F5113E"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0.03806    0.07359   0.517   0.6050  </w:t>
      </w:r>
    </w:p>
    <w:p w14:paraId="2EA33A10"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-0.01094    </w:t>
      </w:r>
      <w:proofErr w:type="gramStart"/>
      <w:r>
        <w:rPr>
          <w:rStyle w:val="gnvwddmdl3b"/>
          <w:rFonts w:ascii="Monaco" w:hAnsi="Monaco"/>
          <w:color w:val="000000"/>
          <w:sz w:val="18"/>
          <w:szCs w:val="18"/>
          <w:bdr w:val="none" w:sz="0" w:space="0" w:color="auto" w:frame="1"/>
        </w:rPr>
        <w:t>0.09648  -</w:t>
      </w:r>
      <w:proofErr w:type="gramEnd"/>
      <w:r>
        <w:rPr>
          <w:rStyle w:val="gnvwddmdl3b"/>
          <w:rFonts w:ascii="Monaco" w:hAnsi="Monaco"/>
          <w:color w:val="000000"/>
          <w:sz w:val="18"/>
          <w:szCs w:val="18"/>
          <w:bdr w:val="none" w:sz="0" w:space="0" w:color="auto" w:frame="1"/>
        </w:rPr>
        <w:t xml:space="preserve">0.113   0.9098  </w:t>
      </w:r>
    </w:p>
    <w:p w14:paraId="46F736AD" w14:textId="77777777" w:rsidR="002B081F" w:rsidRDefault="002B081F" w:rsidP="002B081F">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depth_avg_scale</w:t>
      </w:r>
      <w:proofErr w:type="spellEnd"/>
      <w:r>
        <w:rPr>
          <w:rStyle w:val="gnvwddmdl3b"/>
          <w:rFonts w:ascii="Monaco" w:hAnsi="Monaco"/>
          <w:color w:val="000000"/>
          <w:sz w:val="18"/>
          <w:szCs w:val="18"/>
          <w:bdr w:val="none" w:sz="0" w:space="0" w:color="auto" w:frame="1"/>
        </w:rPr>
        <w:t xml:space="preserve">          -0.06208    </w:t>
      </w:r>
      <w:proofErr w:type="gramStart"/>
      <w:r>
        <w:rPr>
          <w:rStyle w:val="gnvwddmdl3b"/>
          <w:rFonts w:ascii="Monaco" w:hAnsi="Monaco"/>
          <w:color w:val="000000"/>
          <w:sz w:val="18"/>
          <w:szCs w:val="18"/>
          <w:bdr w:val="none" w:sz="0" w:space="0" w:color="auto" w:frame="1"/>
        </w:rPr>
        <w:t>0.11275  -</w:t>
      </w:r>
      <w:proofErr w:type="gramEnd"/>
      <w:r>
        <w:rPr>
          <w:rStyle w:val="gnvwddmdl3b"/>
          <w:rFonts w:ascii="Monaco" w:hAnsi="Monaco"/>
          <w:color w:val="000000"/>
          <w:sz w:val="18"/>
          <w:szCs w:val="18"/>
          <w:bdr w:val="none" w:sz="0" w:space="0" w:color="auto" w:frame="1"/>
        </w:rPr>
        <w:t xml:space="preserve">0.551   0.5819  </w:t>
      </w:r>
    </w:p>
    <w:p w14:paraId="14F973E6" w14:textId="77777777" w:rsidR="002B081F" w:rsidRDefault="002B081F" w:rsidP="002B081F">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fam_den_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0.13329    0.16709   0.798   0.4250  </w:t>
      </w:r>
    </w:p>
    <w:p w14:paraId="2AEB843B" w14:textId="77777777" w:rsidR="002B081F" w:rsidRDefault="002B081F" w:rsidP="002A1EF5">
      <w:pPr>
        <w:rPr>
          <w:rFonts w:ascii="Times New Roman" w:hAnsi="Times New Roman" w:cs="Times New Roman"/>
          <w:lang w:val="en-CA"/>
        </w:rPr>
      </w:pPr>
    </w:p>
    <w:p w14:paraId="44051A7F" w14:textId="77777777" w:rsidR="002B081F" w:rsidRDefault="002B081F" w:rsidP="002A1EF5">
      <w:pPr>
        <w:rPr>
          <w:rFonts w:ascii="Times New Roman" w:hAnsi="Times New Roman" w:cs="Times New Roman"/>
          <w:lang w:val="en-CA"/>
        </w:rPr>
      </w:pPr>
    </w:p>
    <w:p w14:paraId="219DF036" w14:textId="77777777" w:rsidR="002B081F" w:rsidRPr="00F83AAB" w:rsidRDefault="002B081F" w:rsidP="002B081F">
      <w:pPr>
        <w:spacing w:line="480" w:lineRule="auto"/>
        <w:rPr>
          <w:rFonts w:ascii="Times New Roman" w:hAnsi="Times New Roman" w:cs="Times New Roman"/>
          <w:b/>
          <w:bCs/>
          <w:iCs/>
          <w:lang w:val="en-CA"/>
        </w:rPr>
      </w:pPr>
      <w:r w:rsidRPr="00F83AAB">
        <w:rPr>
          <w:rFonts w:ascii="Times New Roman" w:hAnsi="Times New Roman" w:cs="Times New Roman"/>
          <w:b/>
          <w:bCs/>
          <w:iCs/>
          <w:lang w:val="en-CA"/>
        </w:rPr>
        <w:t>Within-site (small-scale) variation</w:t>
      </w:r>
    </w:p>
    <w:p w14:paraId="43151E4F" w14:textId="327C783E" w:rsidR="002B081F" w:rsidRPr="00F83AAB" w:rsidRDefault="002B081F" w:rsidP="00F83AAB">
      <w:pPr>
        <w:spacing w:line="480" w:lineRule="auto"/>
        <w:rPr>
          <w:rFonts w:ascii="Times New Roman" w:hAnsi="Times New Roman" w:cs="Times New Roman"/>
          <w:color w:val="000000"/>
          <w:lang w:val="en-CA"/>
        </w:rPr>
      </w:pPr>
      <w:r>
        <w:rPr>
          <w:rFonts w:ascii="Times New Roman" w:hAnsi="Times New Roman" w:cs="Times New Roman"/>
          <w:lang w:val="en-CA"/>
        </w:rPr>
        <w:t>As above, w</w:t>
      </w:r>
      <w:r w:rsidRPr="00623DD8">
        <w:rPr>
          <w:rFonts w:ascii="Times New Roman" w:hAnsi="Times New Roman" w:cs="Times New Roman"/>
          <w:lang w:val="en-CA"/>
        </w:rPr>
        <w:t xml:space="preserve">e further explored the effect of animals on </w:t>
      </w:r>
      <w:r w:rsidRPr="005F1E8D">
        <w:rPr>
          <w:rFonts w:ascii="Times New Roman" w:hAnsi="Times New Roman" w:cs="Times New Roman"/>
          <w:color w:val="000000"/>
          <w:lang w:val="en-CA"/>
        </w:rPr>
        <w:t>∆NH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 the difference in </w:t>
      </w:r>
      <w:r w:rsidR="00F10A37" w:rsidRPr="005F1E8D">
        <w:rPr>
          <w:rFonts w:ascii="Times New Roman" w:hAnsi="Times New Roman" w:cs="Times New Roman"/>
          <w:color w:val="000000"/>
          <w:lang w:val="en-CA"/>
        </w:rPr>
        <w:t>NH</w:t>
      </w:r>
      <w:r w:rsidR="00F10A37" w:rsidRPr="005F1E8D">
        <w:rPr>
          <w:rFonts w:ascii="Cambria Math" w:hAnsi="Cambria Math" w:cs="Cambria Math"/>
          <w:color w:val="000000"/>
          <w:lang w:val="en-CA"/>
        </w:rPr>
        <w:t>₄⁺</w:t>
      </w:r>
      <w:r w:rsidR="00F83AAB">
        <w:rPr>
          <w:rFonts w:ascii="Times New Roman" w:hAnsi="Times New Roman" w:cs="Times New Roman"/>
          <w:color w:val="000000"/>
          <w:lang w:val="en-CA"/>
        </w:rPr>
        <w:t xml:space="preserve"> </w:t>
      </w:r>
      <w:r w:rsidR="00F10A37">
        <w:rPr>
          <w:rFonts w:ascii="Times New Roman" w:hAnsi="Times New Roman" w:cs="Times New Roman"/>
          <w:color w:val="000000"/>
          <w:lang w:val="en-CA"/>
        </w:rPr>
        <w:t xml:space="preserve">concentration between inside and outside kelp forests – </w:t>
      </w:r>
      <w:r w:rsidRPr="00623DD8">
        <w:rPr>
          <w:rFonts w:ascii="Times New Roman" w:hAnsi="Times New Roman" w:cs="Times New Roman"/>
          <w:lang w:val="en-CA"/>
        </w:rPr>
        <w:t xml:space="preserve">by </w:t>
      </w:r>
      <w:r>
        <w:rPr>
          <w:rFonts w:ascii="Times New Roman" w:hAnsi="Times New Roman" w:cs="Times New Roman"/>
          <w:lang w:val="en-CA"/>
        </w:rPr>
        <w:t xml:space="preserve">rerunning </w:t>
      </w:r>
      <w:proofErr w:type="spellStart"/>
      <w:r>
        <w:rPr>
          <w:rFonts w:ascii="Times New Roman" w:hAnsi="Times New Roman" w:cs="Times New Roman"/>
          <w:lang w:val="en-CA"/>
        </w:rPr>
        <w:t>our</w:t>
      </w:r>
      <w:proofErr w:type="spellEnd"/>
      <w:r>
        <w:rPr>
          <w:rFonts w:ascii="Times New Roman" w:hAnsi="Times New Roman" w:cs="Times New Roman"/>
          <w:lang w:val="en-CA"/>
        </w:rPr>
        <w:t xml:space="preserve"> </w:t>
      </w:r>
      <w:r w:rsidR="00815249">
        <w:rPr>
          <w:rFonts w:ascii="Times New Roman" w:hAnsi="Times New Roman" w:cs="Times New Roman"/>
          <w:lang w:val="en-CA"/>
        </w:rPr>
        <w:t xml:space="preserve">the top </w:t>
      </w:r>
      <w:commentRangeStart w:id="57"/>
      <w:r>
        <w:rPr>
          <w:rFonts w:ascii="Times New Roman" w:hAnsi="Times New Roman" w:cs="Times New Roman"/>
          <w:lang w:val="en-CA"/>
        </w:rPr>
        <w:t xml:space="preserve">LMM </w:t>
      </w:r>
      <w:commentRangeEnd w:id="57"/>
      <w:r>
        <w:rPr>
          <w:rStyle w:val="CommentReference"/>
        </w:rPr>
        <w:commentReference w:id="57"/>
      </w:r>
      <w:r w:rsidR="00815249">
        <w:rPr>
          <w:rFonts w:ascii="Times New Roman" w:hAnsi="Times New Roman" w:cs="Times New Roman"/>
          <w:lang w:val="en-CA"/>
        </w:rPr>
        <w:t xml:space="preserve">in Table S5 </w:t>
      </w:r>
      <w:r>
        <w:rPr>
          <w:rFonts w:ascii="Times New Roman" w:hAnsi="Times New Roman" w:cs="Times New Roman"/>
          <w:lang w:val="en-CA"/>
        </w:rPr>
        <w:t xml:space="preserve">with the biomass of </w:t>
      </w:r>
      <w:r w:rsidR="00815249">
        <w:rPr>
          <w:rFonts w:ascii="Times New Roman" w:hAnsi="Times New Roman" w:cs="Times New Roman"/>
          <w:lang w:val="en-CA"/>
        </w:rPr>
        <w:t xml:space="preserve">only </w:t>
      </w:r>
      <w:r>
        <w:rPr>
          <w:rFonts w:ascii="Times New Roman" w:hAnsi="Times New Roman" w:cs="Times New Roman"/>
          <w:lang w:val="en-CA"/>
        </w:rPr>
        <w:t xml:space="preserve">one </w:t>
      </w:r>
      <w:r w:rsidR="00815249">
        <w:rPr>
          <w:rFonts w:ascii="Times New Roman" w:hAnsi="Times New Roman" w:cs="Times New Roman"/>
          <w:lang w:val="en-CA"/>
        </w:rPr>
        <w:t xml:space="preserve">animal </w:t>
      </w:r>
      <w:r>
        <w:rPr>
          <w:rFonts w:ascii="Times New Roman" w:hAnsi="Times New Roman" w:cs="Times New Roman"/>
          <w:lang w:val="en-CA"/>
        </w:rPr>
        <w:t xml:space="preserve">family at a time. We ran models for the 15 most abundant </w:t>
      </w:r>
      <w:r w:rsidR="00F83AAB">
        <w:rPr>
          <w:rFonts w:ascii="Times New Roman" w:hAnsi="Times New Roman" w:cs="Times New Roman"/>
          <w:lang w:val="en-CA"/>
        </w:rPr>
        <w:t>families</w:t>
      </w:r>
      <w:r>
        <w:rPr>
          <w:rFonts w:ascii="Times New Roman" w:hAnsi="Times New Roman" w:cs="Times New Roman"/>
          <w:lang w:val="en-CA"/>
        </w:rPr>
        <w:t>, but only</w:t>
      </w:r>
      <w:r w:rsidRPr="00623DD8">
        <w:rPr>
          <w:rFonts w:ascii="Times New Roman" w:hAnsi="Times New Roman" w:cs="Times New Roman"/>
          <w:lang w:val="en-CA"/>
        </w:rPr>
        <w:t xml:space="preserve"> present the </w:t>
      </w:r>
      <w:r>
        <w:rPr>
          <w:rFonts w:ascii="Times New Roman" w:hAnsi="Times New Roman" w:cs="Times New Roman"/>
          <w:lang w:val="en-CA"/>
        </w:rPr>
        <w:t>three</w:t>
      </w:r>
      <w:r w:rsidRPr="00623DD8">
        <w:rPr>
          <w:rFonts w:ascii="Times New Roman" w:hAnsi="Times New Roman" w:cs="Times New Roman"/>
          <w:lang w:val="en-CA"/>
        </w:rPr>
        <w:t xml:space="preserve"> fish families (</w:t>
      </w:r>
      <w:proofErr w:type="spellStart"/>
      <w:r w:rsidRPr="00367076">
        <w:rPr>
          <w:rFonts w:ascii="Times New Roman" w:hAnsi="Times New Roman" w:cs="Times New Roman"/>
          <w:lang w:val="en-CA"/>
        </w:rPr>
        <w:t>Gobiidae</w:t>
      </w:r>
      <w:proofErr w:type="spellEnd"/>
      <w:r>
        <w:rPr>
          <w:rFonts w:ascii="Times New Roman" w:hAnsi="Times New Roman" w:cs="Times New Roman"/>
          <w:lang w:val="en-CA"/>
        </w:rPr>
        <w:t xml:space="preserve">, </w:t>
      </w:r>
      <w:proofErr w:type="spellStart"/>
      <w:r w:rsidRPr="00576035">
        <w:rPr>
          <w:rFonts w:ascii="Times New Roman" w:hAnsi="Times New Roman" w:cs="Times New Roman"/>
          <w:lang w:val="en-CA"/>
        </w:rPr>
        <w:t>Cottidae</w:t>
      </w:r>
      <w:proofErr w:type="spellEnd"/>
      <w:r>
        <w:rPr>
          <w:rFonts w:ascii="Times New Roman" w:hAnsi="Times New Roman" w:cs="Times New Roman"/>
          <w:lang w:val="en-CA"/>
        </w:rPr>
        <w:t xml:space="preserve">, and </w:t>
      </w:r>
      <w:proofErr w:type="spellStart"/>
      <w:r w:rsidRPr="00576035">
        <w:rPr>
          <w:rFonts w:ascii="Times New Roman" w:hAnsi="Times New Roman" w:cs="Times New Roman"/>
          <w:lang w:val="en-CA"/>
        </w:rPr>
        <w:t>Embiotocidae</w:t>
      </w:r>
      <w:proofErr w:type="spellEnd"/>
      <w:r w:rsidRPr="00623DD8">
        <w:rPr>
          <w:rFonts w:ascii="Times New Roman" w:hAnsi="Times New Roman" w:cs="Times New Roman"/>
          <w:lang w:val="en-CA"/>
        </w:rPr>
        <w:t xml:space="preserve">) and </w:t>
      </w:r>
      <w:r>
        <w:rPr>
          <w:rFonts w:ascii="Times New Roman" w:hAnsi="Times New Roman" w:cs="Times New Roman"/>
          <w:lang w:val="en-CA"/>
        </w:rPr>
        <w:t>three</w:t>
      </w:r>
      <w:r w:rsidRPr="00623DD8">
        <w:rPr>
          <w:rFonts w:ascii="Times New Roman" w:hAnsi="Times New Roman" w:cs="Times New Roman"/>
          <w:lang w:val="en-CA"/>
        </w:rPr>
        <w:t xml:space="preserve"> invertebrate families (</w:t>
      </w:r>
      <w:proofErr w:type="spellStart"/>
      <w:r w:rsidRPr="00576035">
        <w:rPr>
          <w:rFonts w:ascii="Times New Roman" w:hAnsi="Times New Roman" w:cs="Times New Roman"/>
          <w:lang w:val="en-CA"/>
        </w:rPr>
        <w:t>Echinasteridae</w:t>
      </w:r>
      <w:proofErr w:type="spellEnd"/>
      <w:r w:rsidRPr="00623DD8">
        <w:rPr>
          <w:rFonts w:ascii="Times New Roman" w:hAnsi="Times New Roman" w:cs="Times New Roman"/>
          <w:lang w:val="en-CA"/>
        </w:rPr>
        <w:t xml:space="preserve">, </w:t>
      </w:r>
      <w:proofErr w:type="spellStart"/>
      <w:r w:rsidRPr="00367076">
        <w:rPr>
          <w:rFonts w:ascii="Times New Roman" w:hAnsi="Times New Roman" w:cs="Times New Roman"/>
          <w:lang w:val="en-CA"/>
        </w:rPr>
        <w:t>Strongylocentrotidae</w:t>
      </w:r>
      <w:proofErr w:type="spellEnd"/>
      <w:r>
        <w:rPr>
          <w:rFonts w:ascii="Times New Roman" w:hAnsi="Times New Roman" w:cs="Times New Roman"/>
          <w:lang w:val="en-CA"/>
        </w:rPr>
        <w:t>,</w:t>
      </w:r>
      <w:r w:rsidRPr="00576035">
        <w:rPr>
          <w:rFonts w:ascii="Times New Roman" w:hAnsi="Times New Roman" w:cs="Times New Roman"/>
          <w:lang w:val="en-CA"/>
        </w:rPr>
        <w:t xml:space="preserve"> </w:t>
      </w:r>
      <w:r>
        <w:rPr>
          <w:rFonts w:ascii="Times New Roman" w:hAnsi="Times New Roman" w:cs="Times New Roman"/>
          <w:lang w:val="en-CA"/>
        </w:rPr>
        <w:t xml:space="preserve">and </w:t>
      </w:r>
      <w:r w:rsidRPr="00367076">
        <w:rPr>
          <w:rFonts w:ascii="Times New Roman" w:hAnsi="Times New Roman" w:cs="Times New Roman"/>
          <w:lang w:val="en-CA"/>
        </w:rPr>
        <w:t>Asteriidae</w:t>
      </w:r>
      <w:r w:rsidRPr="00623DD8">
        <w:rPr>
          <w:rFonts w:ascii="Times New Roman" w:hAnsi="Times New Roman" w:cs="Times New Roman"/>
          <w:lang w:val="en-CA"/>
        </w:rPr>
        <w:t>) with the highest R</w:t>
      </w:r>
      <w:r w:rsidRPr="00623DD8">
        <w:rPr>
          <w:rFonts w:ascii="Times New Roman" w:hAnsi="Times New Roman" w:cs="Times New Roman"/>
          <w:vertAlign w:val="superscript"/>
          <w:lang w:val="en-CA"/>
        </w:rPr>
        <w:t>2</w:t>
      </w:r>
      <w:r w:rsidRPr="00623DD8">
        <w:rPr>
          <w:rFonts w:ascii="Times New Roman" w:hAnsi="Times New Roman" w:cs="Times New Roman"/>
          <w:lang w:val="en-CA"/>
        </w:rPr>
        <w:t xml:space="preserve"> values.</w:t>
      </w:r>
      <w:r>
        <w:rPr>
          <w:rFonts w:ascii="Times New Roman" w:hAnsi="Times New Roman" w:cs="Times New Roman"/>
          <w:lang w:val="en-CA"/>
        </w:rPr>
        <w:t xml:space="preserve"> These six families contribute almost half (48%) of the total biomass observed on the surveys.</w:t>
      </w:r>
    </w:p>
    <w:p w14:paraId="1C389C9C" w14:textId="0141CCBD" w:rsidR="002B081F" w:rsidRPr="005F1E8D" w:rsidRDefault="002B081F" w:rsidP="002B081F">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 xml:space="preserve">We </w:t>
      </w:r>
      <w:r w:rsidRPr="00801C1E">
        <w:rPr>
          <w:rFonts w:ascii="Times New Roman" w:hAnsi="Times New Roman" w:cs="Times New Roman"/>
          <w:lang w:val="en-CA"/>
        </w:rPr>
        <w:t xml:space="preserve">found a negative relationship between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and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of </w:t>
      </w:r>
      <w:r w:rsidR="00815249">
        <w:rPr>
          <w:rFonts w:ascii="Times New Roman" w:hAnsi="Times New Roman" w:cs="Times New Roman"/>
          <w:lang w:val="en-CA"/>
        </w:rPr>
        <w:t>gobies</w:t>
      </w:r>
      <w:r w:rsidRPr="00801C1E">
        <w:rPr>
          <w:rFonts w:ascii="Times New Roman" w:hAnsi="Times New Roman" w:cs="Times New Roman"/>
          <w:lang w:val="en-CA"/>
        </w:rPr>
        <w:t xml:space="preserve"> (</w:t>
      </w:r>
      <w:proofErr w:type="spellStart"/>
      <w:r w:rsidRPr="00801C1E">
        <w:rPr>
          <w:rFonts w:ascii="Times New Roman" w:hAnsi="Times New Roman" w:cs="Times New Roman"/>
          <w:lang w:val="en-CA"/>
        </w:rPr>
        <w:t>Gobiidae</w:t>
      </w:r>
      <w:proofErr w:type="spellEnd"/>
      <w:r w:rsidRPr="00801C1E">
        <w:rPr>
          <w:rFonts w:ascii="Times New Roman" w:hAnsi="Times New Roman" w:cs="Times New Roman"/>
          <w:lang w:val="en-CA"/>
        </w:rPr>
        <w:t xml:space="preserve">) and evidence of positive </w:t>
      </w:r>
      <w:proofErr w:type="spellStart"/>
      <w:proofErr w:type="gramStart"/>
      <w:r w:rsidRPr="00801C1E">
        <w:rPr>
          <w:rFonts w:ascii="Times New Roman" w:hAnsi="Times New Roman" w:cs="Times New Roman"/>
          <w:lang w:val="en-CA"/>
        </w:rPr>
        <w:t>kelp:</w:t>
      </w:r>
      <w:r w:rsidR="00815249">
        <w:rPr>
          <w:rFonts w:ascii="Times New Roman" w:hAnsi="Times New Roman" w:cs="Times New Roman"/>
          <w:lang w:val="en-CA"/>
        </w:rPr>
        <w:t>goby</w:t>
      </w:r>
      <w:proofErr w:type="spellEnd"/>
      <w:proofErr w:type="gram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 xml:space="preserve">and </w:t>
      </w:r>
      <w:proofErr w:type="spellStart"/>
      <w:r w:rsidRPr="00801C1E">
        <w:rPr>
          <w:rFonts w:ascii="Times New Roman" w:hAnsi="Times New Roman" w:cs="Times New Roman"/>
          <w:lang w:val="en-CA"/>
        </w:rPr>
        <w:t>tide:</w:t>
      </w:r>
      <w:r w:rsidR="00815249">
        <w:rPr>
          <w:rFonts w:ascii="Times New Roman" w:hAnsi="Times New Roman" w:cs="Times New Roman"/>
          <w:lang w:val="en-CA"/>
        </w:rPr>
        <w:t>goby</w:t>
      </w:r>
      <w:proofErr w:type="spellEnd"/>
      <w:r w:rsidR="00815249">
        <w:rPr>
          <w:rFonts w:ascii="Times New Roman" w:hAnsi="Times New Roman" w:cs="Times New Roman"/>
          <w:lang w:val="en-CA"/>
        </w:rPr>
        <w:t xml:space="preserve"> 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interactions (GLM, p &lt; 0.003</w:t>
      </w:r>
      <w:r>
        <w:rPr>
          <w:rFonts w:ascii="Times New Roman" w:hAnsi="Times New Roman" w:cs="Times New Roman"/>
          <w:lang w:val="en-CA"/>
        </w:rPr>
        <w:t xml:space="preserve">, </w:t>
      </w:r>
      <w:r w:rsidRPr="001F1DDA">
        <w:rPr>
          <w:rFonts w:ascii="Times New Roman" w:hAnsi="Times New Roman" w:cs="Times New Roman"/>
          <w:highlight w:val="green"/>
          <w:lang w:val="en-CA"/>
        </w:rPr>
        <w:t>Supplemental Figure 2</w:t>
      </w:r>
      <w:r w:rsidRPr="00801C1E">
        <w:rPr>
          <w:rFonts w:ascii="Times New Roman" w:hAnsi="Times New Roman" w:cs="Times New Roman"/>
          <w:lang w:val="en-CA"/>
        </w:rPr>
        <w:t xml:space="preserve">).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was positively correlated with </w:t>
      </w:r>
      <w:r w:rsidRPr="00801C1E">
        <w:rPr>
          <w:rFonts w:ascii="Times New Roman" w:hAnsi="Times New Roman" w:cs="Times New Roman"/>
          <w:lang w:val="en-CA"/>
        </w:rPr>
        <w:t xml:space="preserve">the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of sculpins (</w:t>
      </w:r>
      <w:proofErr w:type="spellStart"/>
      <w:r w:rsidRPr="00801C1E">
        <w:rPr>
          <w:rFonts w:ascii="Times New Roman" w:hAnsi="Times New Roman" w:cs="Times New Roman"/>
          <w:lang w:val="en-CA"/>
        </w:rPr>
        <w:t>Cottidae</w:t>
      </w:r>
      <w:proofErr w:type="spellEnd"/>
      <w:r>
        <w:rPr>
          <w:rFonts w:ascii="Times New Roman" w:hAnsi="Times New Roman" w:cs="Times New Roman"/>
          <w:lang w:val="en-CA"/>
        </w:rPr>
        <w:t>; p = 0.046</w:t>
      </w:r>
      <w:r w:rsidRPr="00801C1E">
        <w:rPr>
          <w:rFonts w:ascii="Times New Roman" w:hAnsi="Times New Roman" w:cs="Times New Roman"/>
          <w:lang w:val="en-CA"/>
        </w:rPr>
        <w:t>) and surfperches (</w:t>
      </w:r>
      <w:proofErr w:type="spellStart"/>
      <w:r w:rsidRPr="00801C1E">
        <w:rPr>
          <w:rFonts w:ascii="Times New Roman" w:hAnsi="Times New Roman" w:cs="Times New Roman"/>
          <w:lang w:val="en-CA"/>
        </w:rPr>
        <w:t>Embiotocidae</w:t>
      </w:r>
      <w:proofErr w:type="spellEnd"/>
      <w:r>
        <w:rPr>
          <w:rFonts w:ascii="Times New Roman" w:hAnsi="Times New Roman" w:cs="Times New Roman"/>
          <w:lang w:val="en-CA"/>
        </w:rPr>
        <w:t>; p &lt; 0.001</w:t>
      </w:r>
      <w:r w:rsidRPr="00801C1E">
        <w:rPr>
          <w:rFonts w:ascii="Times New Roman" w:hAnsi="Times New Roman" w:cs="Times New Roman"/>
          <w:lang w:val="en-CA"/>
        </w:rPr>
        <w:t xml:space="preserve">), but no interactions with </w:t>
      </w:r>
      <w:r w:rsidR="00815249">
        <w:rPr>
          <w:rFonts w:ascii="Times New Roman" w:hAnsi="Times New Roman" w:cs="Times New Roman"/>
          <w:lang w:val="en-CA"/>
        </w:rPr>
        <w:t>biomass</w:t>
      </w:r>
      <w:r w:rsidR="00815249" w:rsidRPr="00801C1E">
        <w:rPr>
          <w:rFonts w:ascii="Times New Roman" w:hAnsi="Times New Roman" w:cs="Times New Roman"/>
          <w:lang w:val="en-CA"/>
        </w:rPr>
        <w:t xml:space="preserve"> </w:t>
      </w:r>
      <w:r w:rsidRPr="00801C1E">
        <w:rPr>
          <w:rFonts w:ascii="Times New Roman" w:hAnsi="Times New Roman" w:cs="Times New Roman"/>
          <w:lang w:val="en-CA"/>
        </w:rPr>
        <w:t>were significant</w:t>
      </w:r>
      <w:r>
        <w:rPr>
          <w:rFonts w:ascii="Times New Roman" w:hAnsi="Times New Roman" w:cs="Times New Roman"/>
          <w:lang w:val="en-CA"/>
        </w:rPr>
        <w:t xml:space="preserve"> </w:t>
      </w:r>
      <w:r w:rsidRPr="00B317F3">
        <w:rPr>
          <w:rFonts w:ascii="Times New Roman" w:hAnsi="Times New Roman" w:cs="Times New Roman"/>
          <w:lang w:val="en-CA"/>
        </w:rPr>
        <w:t>(p &gt; 0.06).</w:t>
      </w:r>
      <w:r w:rsidRPr="00801C1E">
        <w:rPr>
          <w:rFonts w:ascii="Times New Roman" w:hAnsi="Times New Roman" w:cs="Times New Roman"/>
          <w:lang w:val="en-CA"/>
        </w:rPr>
        <w:t xml:space="preserve"> S</w:t>
      </w:r>
      <w:r w:rsidR="00815249">
        <w:rPr>
          <w:rFonts w:ascii="Times New Roman" w:hAnsi="Times New Roman" w:cs="Times New Roman"/>
          <w:lang w:val="en-CA"/>
        </w:rPr>
        <w:t>ea s</w:t>
      </w:r>
      <w:r w:rsidRPr="00801C1E">
        <w:rPr>
          <w:rFonts w:ascii="Times New Roman" w:hAnsi="Times New Roman" w:cs="Times New Roman"/>
          <w:lang w:val="en-CA"/>
        </w:rPr>
        <w:t xml:space="preserve">tars in the family </w:t>
      </w:r>
      <w:proofErr w:type="spellStart"/>
      <w:r w:rsidRPr="00801C1E">
        <w:rPr>
          <w:rFonts w:ascii="Times New Roman" w:hAnsi="Times New Roman" w:cs="Times New Roman"/>
          <w:lang w:val="en-CA"/>
        </w:rPr>
        <w:t>Echinasteridae</w:t>
      </w:r>
      <w:proofErr w:type="spellEnd"/>
      <w:r w:rsidRPr="00801C1E">
        <w:rPr>
          <w:rFonts w:ascii="Times New Roman" w:hAnsi="Times New Roman" w:cs="Times New Roman"/>
          <w:lang w:val="en-CA"/>
        </w:rPr>
        <w:t xml:space="preserve"> displayed a positive relationship with </w:t>
      </w:r>
      <w:r w:rsidRPr="00801C1E">
        <w:rPr>
          <w:rFonts w:ascii="Times New Roman" w:hAnsi="Times New Roman" w:cs="Times New Roman"/>
          <w:color w:val="000000"/>
          <w:lang w:val="en-CA"/>
        </w:rPr>
        <w:t>∆NH</w:t>
      </w:r>
      <w:r w:rsidRPr="00801C1E">
        <w:rPr>
          <w:rFonts w:ascii="Cambria Math" w:hAnsi="Cambria Math" w:cs="Cambria Math"/>
          <w:color w:val="000000"/>
          <w:lang w:val="en-CA"/>
        </w:rPr>
        <w:t>₄⁺</w:t>
      </w:r>
      <w:r w:rsidRPr="00801C1E">
        <w:rPr>
          <w:rFonts w:ascii="Times New Roman" w:hAnsi="Times New Roman" w:cs="Times New Roman"/>
          <w:color w:val="000000"/>
          <w:lang w:val="en-CA"/>
        </w:rPr>
        <w:t xml:space="preserve">, a negative </w:t>
      </w:r>
      <w:proofErr w:type="spellStart"/>
      <w:proofErr w:type="gramStart"/>
      <w:r w:rsidRPr="00801C1E">
        <w:rPr>
          <w:rFonts w:ascii="Times New Roman" w:hAnsi="Times New Roman" w:cs="Times New Roman"/>
          <w:color w:val="000000"/>
          <w:lang w:val="en-CA"/>
        </w:rPr>
        <w:t>kelp:</w:t>
      </w:r>
      <w:r w:rsidR="00815249">
        <w:rPr>
          <w:rFonts w:ascii="Times New Roman" w:hAnsi="Times New Roman" w:cs="Times New Roman"/>
          <w:color w:val="000000"/>
          <w:lang w:val="en-CA"/>
        </w:rPr>
        <w:t>sea</w:t>
      </w:r>
      <w:proofErr w:type="spellEnd"/>
      <w:proofErr w:type="gram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and a positive </w:t>
      </w:r>
      <w:proofErr w:type="spellStart"/>
      <w:r w:rsidRPr="00801C1E">
        <w:rPr>
          <w:rFonts w:ascii="Times New Roman" w:hAnsi="Times New Roman" w:cs="Times New Roman"/>
          <w:color w:val="000000"/>
          <w:lang w:val="en-CA"/>
        </w:rPr>
        <w:t>tide:</w:t>
      </w:r>
      <w:r w:rsidR="00815249">
        <w:rPr>
          <w:rFonts w:ascii="Times New Roman" w:hAnsi="Times New Roman" w:cs="Times New Roman"/>
          <w:color w:val="000000"/>
          <w:lang w:val="en-CA"/>
        </w:rPr>
        <w:t>sea</w:t>
      </w:r>
      <w:proofErr w:type="spellEnd"/>
      <w:r w:rsidR="00815249">
        <w:rPr>
          <w:rFonts w:ascii="Times New Roman" w:hAnsi="Times New Roman" w:cs="Times New Roman"/>
          <w:color w:val="000000"/>
          <w:lang w:val="en-CA"/>
        </w:rPr>
        <w:t xml:space="preserve"> star 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interaction (p &lt; 0.001). We found evidence for a smaller but still positive relationship between the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 xml:space="preserve">of urchins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Strongylocentrotidae</w:t>
      </w:r>
      <w:proofErr w:type="spellEnd"/>
      <w:r w:rsidRPr="00801C1E">
        <w:rPr>
          <w:rFonts w:ascii="Times New Roman" w:hAnsi="Times New Roman" w:cs="Times New Roman"/>
          <w:color w:val="000000"/>
          <w:lang w:val="en-CA"/>
        </w:rPr>
        <w:t xml:space="preserve"> and </w:t>
      </w:r>
      <w:r w:rsidR="00815249">
        <w:rPr>
          <w:rFonts w:ascii="Times New Roman" w:hAnsi="Times New Roman" w:cs="Times New Roman"/>
          <w:color w:val="000000"/>
          <w:lang w:val="en-CA"/>
        </w:rPr>
        <w:t xml:space="preserve">sea </w:t>
      </w:r>
      <w:r w:rsidRPr="00801C1E">
        <w:rPr>
          <w:rFonts w:ascii="Times New Roman" w:hAnsi="Times New Roman" w:cs="Times New Roman"/>
          <w:color w:val="000000"/>
          <w:lang w:val="en-CA"/>
        </w:rPr>
        <w:t xml:space="preserve">stars in </w:t>
      </w:r>
      <w:r w:rsidR="00815249">
        <w:rPr>
          <w:rFonts w:ascii="Times New Roman" w:hAnsi="Times New Roman" w:cs="Times New Roman"/>
          <w:color w:val="000000"/>
          <w:lang w:val="en-CA"/>
        </w:rPr>
        <w:t xml:space="preserve">the family </w:t>
      </w:r>
      <w:proofErr w:type="spellStart"/>
      <w:r w:rsidRPr="00801C1E">
        <w:rPr>
          <w:rFonts w:ascii="Times New Roman" w:hAnsi="Times New Roman" w:cs="Times New Roman"/>
          <w:color w:val="000000"/>
          <w:lang w:val="en-CA"/>
        </w:rPr>
        <w:t>Asteropseidae</w:t>
      </w:r>
      <w:proofErr w:type="spellEnd"/>
      <w:r w:rsidRPr="00801C1E">
        <w:rPr>
          <w:rFonts w:ascii="Times New Roman" w:hAnsi="Times New Roman" w:cs="Times New Roman"/>
          <w:color w:val="000000"/>
          <w:lang w:val="en-CA"/>
        </w:rPr>
        <w:t xml:space="preserve"> and ∆NH</w:t>
      </w:r>
      <w:r w:rsidRPr="00801C1E">
        <w:rPr>
          <w:rFonts w:ascii="Cambria Math" w:hAnsi="Cambria Math" w:cs="Cambria Math"/>
          <w:color w:val="000000"/>
          <w:lang w:val="en-CA"/>
        </w:rPr>
        <w:t>₄⁺</w:t>
      </w:r>
      <w:r>
        <w:rPr>
          <w:rFonts w:ascii="Cambria Math" w:hAnsi="Cambria Math" w:cs="Cambria Math"/>
          <w:color w:val="000000"/>
          <w:lang w:val="en-CA"/>
        </w:rPr>
        <w:t xml:space="preserve"> (p &lt; 0.005)</w:t>
      </w:r>
      <w:r w:rsidRPr="00801C1E">
        <w:rPr>
          <w:rFonts w:ascii="Times New Roman" w:hAnsi="Times New Roman" w:cs="Times New Roman"/>
          <w:color w:val="000000"/>
          <w:lang w:val="en-CA"/>
        </w:rPr>
        <w:t xml:space="preserve">, but no interactions with </w:t>
      </w:r>
      <w:r w:rsidR="00815249">
        <w:rPr>
          <w:rFonts w:ascii="Times New Roman" w:hAnsi="Times New Roman" w:cs="Times New Roman"/>
          <w:color w:val="000000"/>
          <w:lang w:val="en-CA"/>
        </w:rPr>
        <w:t>biomass</w:t>
      </w:r>
      <w:r w:rsidR="00815249" w:rsidRPr="00801C1E">
        <w:rPr>
          <w:rFonts w:ascii="Times New Roman" w:hAnsi="Times New Roman" w:cs="Times New Roman"/>
          <w:color w:val="000000"/>
          <w:lang w:val="en-CA"/>
        </w:rPr>
        <w:t xml:space="preserve"> </w:t>
      </w:r>
      <w:r w:rsidRPr="00801C1E">
        <w:rPr>
          <w:rFonts w:ascii="Times New Roman" w:hAnsi="Times New Roman" w:cs="Times New Roman"/>
          <w:color w:val="000000"/>
          <w:lang w:val="en-CA"/>
        </w:rPr>
        <w:t>were significant (p &gt; 0.17)</w:t>
      </w:r>
      <w:r>
        <w:rPr>
          <w:rFonts w:ascii="Times New Roman" w:hAnsi="Times New Roman" w:cs="Times New Roman"/>
          <w:color w:val="000000"/>
          <w:lang w:val="en-CA"/>
        </w:rPr>
        <w:t xml:space="preserve">. Full model outputs are available in </w:t>
      </w:r>
      <w:r w:rsidRPr="001F1DDA">
        <w:rPr>
          <w:rFonts w:ascii="Times New Roman" w:hAnsi="Times New Roman" w:cs="Times New Roman"/>
          <w:color w:val="000000"/>
          <w:highlight w:val="green"/>
          <w:lang w:val="en-CA"/>
        </w:rPr>
        <w:t>Supplemental Table 2</w:t>
      </w:r>
      <w:r>
        <w:rPr>
          <w:rFonts w:ascii="Times New Roman" w:hAnsi="Times New Roman" w:cs="Times New Roman"/>
          <w:color w:val="000000"/>
          <w:lang w:val="en-CA"/>
        </w:rPr>
        <w:t>.</w:t>
      </w:r>
    </w:p>
    <w:p w14:paraId="505721AF" w14:textId="77777777" w:rsidR="002B081F" w:rsidRDefault="002B081F" w:rsidP="002A1EF5">
      <w:pPr>
        <w:rPr>
          <w:rFonts w:ascii="Times New Roman" w:hAnsi="Times New Roman" w:cs="Times New Roman"/>
          <w:lang w:val="en-CA"/>
        </w:rPr>
      </w:pPr>
    </w:p>
    <w:p w14:paraId="082BDBE4" w14:textId="77777777" w:rsidR="001F1DDA" w:rsidRDefault="001F1DDA" w:rsidP="002A1EF5">
      <w:pPr>
        <w:rPr>
          <w:rFonts w:ascii="Times New Roman" w:hAnsi="Times New Roman" w:cs="Times New Roman"/>
          <w:lang w:val="en-CA"/>
        </w:rPr>
      </w:pPr>
    </w:p>
    <w:p w14:paraId="4098AB1C" w14:textId="77F49B56" w:rsidR="001F1DDA" w:rsidRDefault="001F1DDA" w:rsidP="001F1DDA">
      <w:pPr>
        <w:rPr>
          <w:rFonts w:ascii="Times New Roman" w:hAnsi="Times New Roman" w:cs="Times New Roman"/>
          <w:lang w:val="en-CA"/>
        </w:rPr>
      </w:pPr>
      <w:r>
        <w:rPr>
          <w:rFonts w:ascii="Times New Roman" w:hAnsi="Times New Roman" w:cs="Times New Roman"/>
          <w:noProof/>
          <w:lang w:val="en-CA"/>
        </w:rPr>
        <w:drawing>
          <wp:inline distT="0" distB="0" distL="0" distR="0" wp14:anchorId="20A86645" wp14:editId="146833FB">
            <wp:extent cx="5943600" cy="3343275"/>
            <wp:effectExtent l="0" t="0" r="0" b="0"/>
            <wp:docPr id="4" name="Picture 4"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different types of growt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E93ABF" w14:textId="7E16C905" w:rsidR="001F1DDA" w:rsidRDefault="001F1DDA" w:rsidP="001F1DDA">
      <w:pPr>
        <w:rPr>
          <w:rFonts w:ascii="Times New Roman" w:hAnsi="Times New Roman" w:cs="Times New Roman"/>
          <w:lang w:val="en-CA"/>
        </w:rPr>
      </w:pPr>
      <w:r>
        <w:rPr>
          <w:rFonts w:ascii="Times New Roman" w:hAnsi="Times New Roman" w:cs="Times New Roman"/>
          <w:b/>
          <w:lang w:val="en-CA"/>
        </w:rPr>
        <w:t xml:space="preserve">Supplemental </w:t>
      </w:r>
      <w:commentRangeStart w:id="58"/>
      <w:r w:rsidRPr="00281EEC">
        <w:rPr>
          <w:rFonts w:ascii="Times New Roman" w:hAnsi="Times New Roman" w:cs="Times New Roman"/>
          <w:b/>
          <w:lang w:val="en-CA"/>
        </w:rPr>
        <w:t xml:space="preserve">Figure </w:t>
      </w:r>
      <w:commentRangeEnd w:id="58"/>
      <w:r>
        <w:rPr>
          <w:rStyle w:val="CommentReference"/>
        </w:rPr>
        <w:commentReference w:id="58"/>
      </w:r>
      <w:r>
        <w:rPr>
          <w:rFonts w:ascii="Times New Roman" w:hAnsi="Times New Roman" w:cs="Times New Roman"/>
          <w:b/>
          <w:lang w:val="en-CA"/>
        </w:rPr>
        <w:t>2</w:t>
      </w:r>
      <w:r w:rsidRPr="00281EEC">
        <w:rPr>
          <w:rFonts w:ascii="Times New Roman" w:hAnsi="Times New Roman" w:cs="Times New Roman"/>
          <w:b/>
          <w:lang w:val="en-CA"/>
        </w:rPr>
        <w:t xml:space="preserve">. </w:t>
      </w:r>
      <w:r w:rsidR="005200FA">
        <w:rPr>
          <w:rFonts w:ascii="Times New Roman" w:hAnsi="Times New Roman" w:cs="Times New Roman"/>
          <w:lang w:val="en-CA"/>
        </w:rPr>
        <w:t>M</w:t>
      </w:r>
      <w:r w:rsidR="005200FA" w:rsidRPr="009E2DF2">
        <w:rPr>
          <w:rFonts w:ascii="Times New Roman" w:hAnsi="Times New Roman" w:cs="Times New Roman"/>
          <w:lang w:val="en-CA"/>
        </w:rPr>
        <w:t>odel</w:t>
      </w:r>
      <w:r w:rsidR="005200FA">
        <w:rPr>
          <w:rFonts w:ascii="Times New Roman" w:hAnsi="Times New Roman" w:cs="Times New Roman"/>
          <w:lang w:val="en-CA"/>
        </w:rPr>
        <w:t>-</w:t>
      </w:r>
      <w:r w:rsidR="005200FA" w:rsidRPr="009E2DF2">
        <w:rPr>
          <w:rFonts w:ascii="Times New Roman" w:hAnsi="Times New Roman" w:cs="Times New Roman"/>
          <w:lang w:val="en-CA"/>
        </w:rPr>
        <w:t xml:space="preserve">generated predictions </w:t>
      </w:r>
      <w:r w:rsidR="005200FA">
        <w:rPr>
          <w:rFonts w:ascii="Times New Roman" w:hAnsi="Times New Roman" w:cs="Times New Roman"/>
          <w:lang w:val="en-CA"/>
        </w:rPr>
        <w:t xml:space="preserve">of difference in ammonium concentrations between inside and outside kelp forests in relation to animal biomass </w:t>
      </w:r>
      <w:r w:rsidR="005200FA" w:rsidRPr="009E2DF2">
        <w:rPr>
          <w:rFonts w:ascii="Times New Roman" w:hAnsi="Times New Roman" w:cs="Times New Roman"/>
          <w:lang w:val="en-CA"/>
        </w:rPr>
        <w:t xml:space="preserve">for </w:t>
      </w:r>
      <w:r w:rsidR="005200FA">
        <w:rPr>
          <w:rFonts w:ascii="Times New Roman" w:hAnsi="Times New Roman" w:cs="Times New Roman"/>
          <w:lang w:val="en-CA"/>
        </w:rPr>
        <w:t xml:space="preserve">the </w:t>
      </w:r>
      <w:r w:rsidR="005200FA" w:rsidRPr="009E2DF2">
        <w:rPr>
          <w:rFonts w:ascii="Times New Roman" w:hAnsi="Times New Roman" w:cs="Times New Roman"/>
          <w:lang w:val="en-CA"/>
        </w:rPr>
        <w:t xml:space="preserve">6 </w:t>
      </w:r>
      <w:r w:rsidR="005200FA">
        <w:rPr>
          <w:rFonts w:ascii="Times New Roman" w:hAnsi="Times New Roman" w:cs="Times New Roman"/>
          <w:lang w:val="en-CA"/>
        </w:rPr>
        <w:t xml:space="preserve">animal </w:t>
      </w:r>
      <w:r w:rsidR="005200FA" w:rsidRPr="009E2DF2">
        <w:rPr>
          <w:rFonts w:ascii="Times New Roman" w:hAnsi="Times New Roman" w:cs="Times New Roman"/>
          <w:lang w:val="en-CA"/>
        </w:rPr>
        <w:t>famil</w:t>
      </w:r>
      <w:r w:rsidR="005200FA">
        <w:rPr>
          <w:rFonts w:ascii="Times New Roman" w:hAnsi="Times New Roman" w:cs="Times New Roman"/>
          <w:lang w:val="en-CA"/>
        </w:rPr>
        <w:t xml:space="preserve">ies with the highest </w:t>
      </w:r>
      <w:commentRangeStart w:id="59"/>
      <w:r w:rsidR="005200FA">
        <w:rPr>
          <w:rFonts w:ascii="Times New Roman" w:hAnsi="Times New Roman" w:cs="Times New Roman"/>
          <w:lang w:val="en-CA"/>
        </w:rPr>
        <w:t>R</w:t>
      </w:r>
      <w:r w:rsidR="005200FA" w:rsidRPr="001E4AEB">
        <w:rPr>
          <w:rFonts w:ascii="Times New Roman" w:hAnsi="Times New Roman" w:cs="Times New Roman"/>
          <w:vertAlign w:val="superscript"/>
          <w:lang w:val="en-CA"/>
        </w:rPr>
        <w:t>2</w:t>
      </w:r>
      <w:commentRangeEnd w:id="59"/>
      <w:r w:rsidR="005200FA">
        <w:rPr>
          <w:rStyle w:val="CommentReference"/>
        </w:rPr>
        <w:commentReference w:id="59"/>
      </w:r>
    </w:p>
    <w:p w14:paraId="1F0BE834" w14:textId="7D7F889A" w:rsidR="001F1DDA" w:rsidRPr="001F1DDA" w:rsidRDefault="001F1DDA" w:rsidP="002A1EF5">
      <w:pPr>
        <w:rPr>
          <w:rFonts w:ascii="Times New Roman" w:hAnsi="Times New Roman" w:cs="Times New Roman"/>
          <w:b/>
          <w:bCs/>
        </w:rPr>
      </w:pPr>
    </w:p>
    <w:p w14:paraId="5E518B2D" w14:textId="77777777" w:rsidR="00435ABE" w:rsidRDefault="00435ABE" w:rsidP="002A1EF5">
      <w:pPr>
        <w:rPr>
          <w:rFonts w:ascii="Times New Roman" w:hAnsi="Times New Roman" w:cs="Times New Roman"/>
          <w:b/>
        </w:rPr>
      </w:pPr>
    </w:p>
    <w:p w14:paraId="710A0D84" w14:textId="77777777" w:rsidR="001F1DDA" w:rsidRDefault="001F1DDA">
      <w:pPr>
        <w:rPr>
          <w:rFonts w:ascii="Times New Roman" w:hAnsi="Times New Roman" w:cs="Times New Roman"/>
          <w:b/>
        </w:rPr>
      </w:pPr>
      <w:r>
        <w:rPr>
          <w:rFonts w:ascii="Times New Roman" w:hAnsi="Times New Roman" w:cs="Times New Roman"/>
          <w:b/>
        </w:rPr>
        <w:lastRenderedPageBreak/>
        <w:br w:type="page"/>
      </w:r>
    </w:p>
    <w:p w14:paraId="409BFB23" w14:textId="5D92B2C0" w:rsidR="00792779" w:rsidRDefault="00792779" w:rsidP="00792779">
      <w:pPr>
        <w:spacing w:line="360" w:lineRule="auto"/>
        <w:rPr>
          <w:rFonts w:ascii="Times New Roman" w:hAnsi="Times New Roman" w:cs="Times New Roman"/>
        </w:rPr>
      </w:pPr>
    </w:p>
    <w:p w14:paraId="17AB9650" w14:textId="59D9FE74" w:rsidR="00275834" w:rsidRPr="000D7435" w:rsidRDefault="00275834" w:rsidP="00275834">
      <w:pPr>
        <w:rPr>
          <w:rFonts w:ascii="Times New Roman" w:hAnsi="Times New Roman" w:cs="Times New Roman"/>
        </w:rPr>
      </w:pPr>
      <w:r w:rsidRPr="000D7435">
        <w:rPr>
          <w:rFonts w:ascii="Times New Roman" w:hAnsi="Times New Roman" w:cs="Times New Roman"/>
          <w:b/>
        </w:rPr>
        <w:t xml:space="preserve">Supplemental Table </w:t>
      </w:r>
      <w:r w:rsidR="00435ABE">
        <w:rPr>
          <w:rFonts w:ascii="Times New Roman" w:hAnsi="Times New Roman" w:cs="Times New Roman"/>
          <w:b/>
        </w:rPr>
        <w:t>2</w:t>
      </w:r>
      <w:r w:rsidRPr="000D7435">
        <w:rPr>
          <w:rFonts w:ascii="Times New Roman" w:hAnsi="Times New Roman" w:cs="Times New Roman"/>
          <w:b/>
        </w:rPr>
        <w:t>.</w:t>
      </w:r>
      <w:r w:rsidRPr="000D7435">
        <w:rPr>
          <w:rFonts w:ascii="Times New Roman" w:hAnsi="Times New Roman" w:cs="Times New Roman"/>
        </w:rPr>
        <w:t xml:space="preserve"> Model summaries from the within-site, small scale models including only the biomass of one family for each model.</w:t>
      </w:r>
    </w:p>
    <w:p w14:paraId="2CB22912" w14:textId="77777777" w:rsidR="00275834" w:rsidRDefault="00275834" w:rsidP="00275834"/>
    <w:p w14:paraId="49DE5F3F" w14:textId="77777777" w:rsidR="00275834" w:rsidRPr="000D7435" w:rsidRDefault="00275834" w:rsidP="00275834">
      <w:pPr>
        <w:pStyle w:val="HTMLPreformatted"/>
        <w:shd w:val="clear" w:color="auto" w:fill="FFFFFF"/>
        <w:wordWrap w:val="0"/>
        <w:rPr>
          <w:rFonts w:ascii="Monaco" w:hAnsi="Monaco"/>
          <w:color w:val="000000"/>
          <w:sz w:val="18"/>
          <w:szCs w:val="18"/>
          <w:u w:val="single"/>
        </w:rPr>
      </w:pPr>
      <w:proofErr w:type="spellStart"/>
      <w:r w:rsidRPr="000D7435">
        <w:rPr>
          <w:rStyle w:val="gnvwddmdl3b"/>
          <w:rFonts w:ascii="Monaco" w:hAnsi="Monaco"/>
          <w:color w:val="000000"/>
          <w:sz w:val="18"/>
          <w:szCs w:val="18"/>
          <w:u w:val="single"/>
          <w:bdr w:val="none" w:sz="0" w:space="0" w:color="auto" w:frame="1"/>
        </w:rPr>
        <w:t>Echinasteridae</w:t>
      </w:r>
      <w:proofErr w:type="spellEnd"/>
    </w:p>
    <w:p w14:paraId="72F8C734"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 xml:space="preserve">                                    Estimate Std. Error z value </w:t>
      </w:r>
      <w:proofErr w:type="spellStart"/>
      <w:r w:rsidRPr="000D7435">
        <w:rPr>
          <w:rFonts w:ascii="Monaco" w:eastAsia="Times New Roman" w:hAnsi="Monaco" w:cs="Courier New"/>
          <w:color w:val="000000"/>
          <w:sz w:val="18"/>
          <w:szCs w:val="18"/>
          <w:bdr w:val="none" w:sz="0" w:space="0" w:color="auto" w:frame="1"/>
        </w:rPr>
        <w:t>Pr</w:t>
      </w:r>
      <w:proofErr w:type="spellEnd"/>
      <w:r w:rsidRPr="000D7435">
        <w:rPr>
          <w:rFonts w:ascii="Monaco" w:eastAsia="Times New Roman" w:hAnsi="Monaco" w:cs="Courier New"/>
          <w:color w:val="000000"/>
          <w:sz w:val="18"/>
          <w:szCs w:val="18"/>
          <w:bdr w:val="none" w:sz="0" w:space="0" w:color="auto" w:frame="1"/>
        </w:rPr>
        <w:t xml:space="preserve">(&gt;|z|)    </w:t>
      </w:r>
    </w:p>
    <w:p w14:paraId="4CFF157E"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r w:rsidRPr="000D7435">
        <w:rPr>
          <w:rFonts w:ascii="Monaco" w:eastAsia="Times New Roman" w:hAnsi="Monaco" w:cs="Courier New"/>
          <w:color w:val="000000"/>
          <w:sz w:val="18"/>
          <w:szCs w:val="18"/>
          <w:bdr w:val="none" w:sz="0" w:space="0" w:color="auto" w:frame="1"/>
        </w:rPr>
        <w:t>(</w:t>
      </w:r>
      <w:proofErr w:type="gramStart"/>
      <w:r w:rsidRPr="000D7435">
        <w:rPr>
          <w:rFonts w:ascii="Monaco" w:eastAsia="Times New Roman" w:hAnsi="Monaco" w:cs="Courier New"/>
          <w:color w:val="000000"/>
          <w:sz w:val="18"/>
          <w:szCs w:val="18"/>
          <w:bdr w:val="none" w:sz="0" w:space="0" w:color="auto" w:frame="1"/>
        </w:rPr>
        <w:t xml:space="preserve">Intercept)   </w:t>
      </w:r>
      <w:proofErr w:type="gramEnd"/>
      <w:r w:rsidRPr="000D7435">
        <w:rPr>
          <w:rFonts w:ascii="Monaco" w:eastAsia="Times New Roman" w:hAnsi="Monaco" w:cs="Courier New"/>
          <w:color w:val="000000"/>
          <w:sz w:val="18"/>
          <w:szCs w:val="18"/>
          <w:bdr w:val="none" w:sz="0" w:space="0" w:color="auto" w:frame="1"/>
        </w:rPr>
        <w:t xml:space="preserve">                       3.22472    0.70794   4.555 5.24e-06 ***</w:t>
      </w:r>
    </w:p>
    <w:p w14:paraId="70E8697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kelp_spnereo</w:t>
      </w:r>
      <w:proofErr w:type="spellEnd"/>
      <w:r w:rsidRPr="000D7435">
        <w:rPr>
          <w:rFonts w:ascii="Monaco" w:eastAsia="Times New Roman" w:hAnsi="Monaco" w:cs="Courier New"/>
          <w:color w:val="000000"/>
          <w:sz w:val="18"/>
          <w:szCs w:val="18"/>
          <w:bdr w:val="none" w:sz="0" w:space="0" w:color="auto" w:frame="1"/>
        </w:rPr>
        <w:t xml:space="preserve">                         0.23457    0.03453   6.793 1.10e-11 ***</w:t>
      </w:r>
    </w:p>
    <w:p w14:paraId="1F242E77"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kelp_spnone</w:t>
      </w:r>
      <w:proofErr w:type="spellEnd"/>
      <w:r w:rsidRPr="000D7435">
        <w:rPr>
          <w:rFonts w:ascii="Monaco" w:eastAsia="Times New Roman" w:hAnsi="Monaco" w:cs="Courier New"/>
          <w:color w:val="000000"/>
          <w:sz w:val="18"/>
          <w:szCs w:val="18"/>
          <w:bdr w:val="none" w:sz="0" w:space="0" w:color="auto" w:frame="1"/>
        </w:rPr>
        <w:t xml:space="preserve">                         -0.08853    </w:t>
      </w:r>
      <w:proofErr w:type="gramStart"/>
      <w:r w:rsidRPr="000D7435">
        <w:rPr>
          <w:rFonts w:ascii="Monaco" w:eastAsia="Times New Roman" w:hAnsi="Monaco" w:cs="Courier New"/>
          <w:color w:val="000000"/>
          <w:sz w:val="18"/>
          <w:szCs w:val="18"/>
          <w:bdr w:val="none" w:sz="0" w:space="0" w:color="auto" w:frame="1"/>
        </w:rPr>
        <w:t>0.06650  -</w:t>
      </w:r>
      <w:proofErr w:type="gramEnd"/>
      <w:r w:rsidRPr="000D7435">
        <w:rPr>
          <w:rFonts w:ascii="Monaco" w:eastAsia="Times New Roman" w:hAnsi="Monaco" w:cs="Courier New"/>
          <w:color w:val="000000"/>
          <w:sz w:val="18"/>
          <w:szCs w:val="18"/>
          <w:bdr w:val="none" w:sz="0" w:space="0" w:color="auto" w:frame="1"/>
        </w:rPr>
        <w:t xml:space="preserve">1.331 0.183088    </w:t>
      </w:r>
    </w:p>
    <w:p w14:paraId="4A17527D"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kelp_bio_scale</w:t>
      </w:r>
      <w:proofErr w:type="spellEnd"/>
      <w:r w:rsidRPr="000D7435">
        <w:rPr>
          <w:rFonts w:ascii="Monaco" w:eastAsia="Times New Roman" w:hAnsi="Monaco" w:cs="Courier New"/>
          <w:color w:val="000000"/>
          <w:sz w:val="18"/>
          <w:szCs w:val="18"/>
          <w:bdr w:val="none" w:sz="0" w:space="0" w:color="auto" w:frame="1"/>
        </w:rPr>
        <w:t xml:space="preserve">                      -2.81761    </w:t>
      </w:r>
      <w:proofErr w:type="gramStart"/>
      <w:r w:rsidRPr="000D7435">
        <w:rPr>
          <w:rFonts w:ascii="Monaco" w:eastAsia="Times New Roman" w:hAnsi="Monaco" w:cs="Courier New"/>
          <w:color w:val="000000"/>
          <w:sz w:val="18"/>
          <w:szCs w:val="18"/>
          <w:bdr w:val="none" w:sz="0" w:space="0" w:color="auto" w:frame="1"/>
        </w:rPr>
        <w:t>0.88787  -</w:t>
      </w:r>
      <w:proofErr w:type="gramEnd"/>
      <w:r w:rsidRPr="000D7435">
        <w:rPr>
          <w:rFonts w:ascii="Monaco" w:eastAsia="Times New Roman" w:hAnsi="Monaco" w:cs="Courier New"/>
          <w:color w:val="000000"/>
          <w:sz w:val="18"/>
          <w:szCs w:val="18"/>
          <w:bdr w:val="none" w:sz="0" w:space="0" w:color="auto" w:frame="1"/>
        </w:rPr>
        <w:t xml:space="preserve">3.173 0.001506 ** </w:t>
      </w:r>
    </w:p>
    <w:p w14:paraId="7BC45548"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tide_scale</w:t>
      </w:r>
      <w:proofErr w:type="spellEnd"/>
      <w:r w:rsidRPr="000D7435">
        <w:rPr>
          <w:rFonts w:ascii="Monaco" w:eastAsia="Times New Roman" w:hAnsi="Monaco" w:cs="Courier New"/>
          <w:color w:val="000000"/>
          <w:sz w:val="18"/>
          <w:szCs w:val="18"/>
          <w:bdr w:val="none" w:sz="0" w:space="0" w:color="auto" w:frame="1"/>
        </w:rPr>
        <w:t xml:space="preserve">                           3.01942    0.75719   3.988 6.67e-05 ***</w:t>
      </w:r>
    </w:p>
    <w:p w14:paraId="36089D2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weight_den_fam_scale</w:t>
      </w:r>
      <w:proofErr w:type="spellEnd"/>
      <w:r w:rsidRPr="000D7435">
        <w:rPr>
          <w:rFonts w:ascii="Monaco" w:eastAsia="Times New Roman" w:hAnsi="Monaco" w:cs="Courier New"/>
          <w:color w:val="000000"/>
          <w:sz w:val="18"/>
          <w:szCs w:val="18"/>
          <w:bdr w:val="none" w:sz="0" w:space="0" w:color="auto" w:frame="1"/>
        </w:rPr>
        <w:t xml:space="preserve">                 7.35886    1.67832   4.385 1.16e-05 ***</w:t>
      </w:r>
    </w:p>
    <w:p w14:paraId="038092BF"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shannon_scale</w:t>
      </w:r>
      <w:proofErr w:type="spellEnd"/>
      <w:r w:rsidRPr="000D7435">
        <w:rPr>
          <w:rFonts w:ascii="Monaco" w:eastAsia="Times New Roman" w:hAnsi="Monaco" w:cs="Courier New"/>
          <w:color w:val="000000"/>
          <w:sz w:val="18"/>
          <w:szCs w:val="18"/>
          <w:bdr w:val="none" w:sz="0" w:space="0" w:color="auto" w:frame="1"/>
        </w:rPr>
        <w:t xml:space="preserve">                       -0.12606    </w:t>
      </w:r>
      <w:proofErr w:type="gramStart"/>
      <w:r w:rsidRPr="000D7435">
        <w:rPr>
          <w:rFonts w:ascii="Monaco" w:eastAsia="Times New Roman" w:hAnsi="Monaco" w:cs="Courier New"/>
          <w:color w:val="000000"/>
          <w:sz w:val="18"/>
          <w:szCs w:val="18"/>
          <w:bdr w:val="none" w:sz="0" w:space="0" w:color="auto" w:frame="1"/>
        </w:rPr>
        <w:t>0.02115  -</w:t>
      </w:r>
      <w:proofErr w:type="gramEnd"/>
      <w:r w:rsidRPr="000D7435">
        <w:rPr>
          <w:rFonts w:ascii="Monaco" w:eastAsia="Times New Roman" w:hAnsi="Monaco" w:cs="Courier New"/>
          <w:color w:val="000000"/>
          <w:sz w:val="18"/>
          <w:szCs w:val="18"/>
          <w:bdr w:val="none" w:sz="0" w:space="0" w:color="auto" w:frame="1"/>
        </w:rPr>
        <w:t>5.959 2.53e-09 ***</w:t>
      </w:r>
    </w:p>
    <w:p w14:paraId="768A4CC0"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depth_scale</w:t>
      </w:r>
      <w:proofErr w:type="spellEnd"/>
      <w:r w:rsidRPr="000D7435">
        <w:rPr>
          <w:rFonts w:ascii="Monaco" w:eastAsia="Times New Roman" w:hAnsi="Monaco" w:cs="Courier New"/>
          <w:color w:val="000000"/>
          <w:sz w:val="18"/>
          <w:szCs w:val="18"/>
          <w:bdr w:val="none" w:sz="0" w:space="0" w:color="auto" w:frame="1"/>
        </w:rPr>
        <w:t xml:space="preserve">                          0.04027    0.01837   2.192 0.028381 *  </w:t>
      </w:r>
    </w:p>
    <w:p w14:paraId="32AF57C3"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scale:tide</w:t>
      </w:r>
      <w:proofErr w:type="gramEnd"/>
      <w:r w:rsidRPr="000D7435">
        <w:rPr>
          <w:rFonts w:ascii="Monaco" w:eastAsia="Times New Roman" w:hAnsi="Monaco" w:cs="Courier New"/>
          <w:color w:val="000000"/>
          <w:sz w:val="18"/>
          <w:szCs w:val="18"/>
          <w:bdr w:val="none" w:sz="0" w:space="0" w:color="auto" w:frame="1"/>
        </w:rPr>
        <w:t>_scale</w:t>
      </w:r>
      <w:proofErr w:type="spellEnd"/>
      <w:r w:rsidRPr="000D7435">
        <w:rPr>
          <w:rFonts w:ascii="Monaco" w:eastAsia="Times New Roman" w:hAnsi="Monaco" w:cs="Courier New"/>
          <w:color w:val="000000"/>
          <w:sz w:val="18"/>
          <w:szCs w:val="18"/>
          <w:bdr w:val="none" w:sz="0" w:space="0" w:color="auto" w:frame="1"/>
        </w:rPr>
        <w:t xml:space="preserve">            0.20281    0.03761   5.392 6.97e-08 ***</w:t>
      </w:r>
    </w:p>
    <w:p w14:paraId="0BC6B0FB"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bdr w:val="none" w:sz="0" w:space="0" w:color="auto" w:frame="1"/>
        </w:rPr>
      </w:pPr>
      <w:proofErr w:type="spellStart"/>
      <w:r w:rsidRPr="000D7435">
        <w:rPr>
          <w:rFonts w:ascii="Monaco" w:eastAsia="Times New Roman" w:hAnsi="Monaco" w:cs="Courier New"/>
          <w:color w:val="000000"/>
          <w:sz w:val="18"/>
          <w:szCs w:val="18"/>
          <w:bdr w:val="none" w:sz="0" w:space="0" w:color="auto" w:frame="1"/>
        </w:rPr>
        <w:t>kelp_bio_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-7.65598    2.14144  -3.575 0.000350 ***</w:t>
      </w:r>
    </w:p>
    <w:p w14:paraId="60803831" w14:textId="77777777" w:rsidR="00275834" w:rsidRPr="000D7435" w:rsidRDefault="00275834" w:rsidP="002758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onaco" w:eastAsia="Times New Roman" w:hAnsi="Monaco" w:cs="Courier New"/>
          <w:color w:val="000000"/>
          <w:sz w:val="18"/>
          <w:szCs w:val="18"/>
        </w:rPr>
      </w:pPr>
      <w:proofErr w:type="spellStart"/>
      <w:r w:rsidRPr="000D7435">
        <w:rPr>
          <w:rFonts w:ascii="Monaco" w:eastAsia="Times New Roman" w:hAnsi="Monaco" w:cs="Courier New"/>
          <w:color w:val="000000"/>
          <w:sz w:val="18"/>
          <w:szCs w:val="18"/>
          <w:bdr w:val="none" w:sz="0" w:space="0" w:color="auto" w:frame="1"/>
        </w:rPr>
        <w:t>tide_</w:t>
      </w:r>
      <w:proofErr w:type="gramStart"/>
      <w:r w:rsidRPr="000D7435">
        <w:rPr>
          <w:rFonts w:ascii="Monaco" w:eastAsia="Times New Roman" w:hAnsi="Monaco" w:cs="Courier New"/>
          <w:color w:val="000000"/>
          <w:sz w:val="18"/>
          <w:szCs w:val="18"/>
          <w:bdr w:val="none" w:sz="0" w:space="0" w:color="auto" w:frame="1"/>
        </w:rPr>
        <w:t>scale:weight</w:t>
      </w:r>
      <w:proofErr w:type="gramEnd"/>
      <w:r w:rsidRPr="000D7435">
        <w:rPr>
          <w:rFonts w:ascii="Monaco" w:eastAsia="Times New Roman" w:hAnsi="Monaco" w:cs="Courier New"/>
          <w:color w:val="000000"/>
          <w:sz w:val="18"/>
          <w:szCs w:val="18"/>
          <w:bdr w:val="none" w:sz="0" w:space="0" w:color="auto" w:frame="1"/>
        </w:rPr>
        <w:t>_den_fam_scale</w:t>
      </w:r>
      <w:proofErr w:type="spellEnd"/>
      <w:r w:rsidRPr="000D7435">
        <w:rPr>
          <w:rFonts w:ascii="Monaco" w:eastAsia="Times New Roman" w:hAnsi="Monaco" w:cs="Courier New"/>
          <w:color w:val="000000"/>
          <w:sz w:val="18"/>
          <w:szCs w:val="18"/>
          <w:bdr w:val="none" w:sz="0" w:space="0" w:color="auto" w:frame="1"/>
        </w:rPr>
        <w:t xml:space="preserve">      6.87200    1.78273   3.855 0.000116 ***</w:t>
      </w:r>
    </w:p>
    <w:p w14:paraId="31F893AE" w14:textId="77777777" w:rsidR="00275834" w:rsidRDefault="00275834" w:rsidP="00275834"/>
    <w:p w14:paraId="284658EC"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Gobiidae</w:t>
      </w:r>
      <w:proofErr w:type="spellEnd"/>
    </w:p>
    <w:p w14:paraId="2DCE1FF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57AE06F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-0.55547    0.23654  -2.348 0.018857 *  </w:t>
      </w:r>
    </w:p>
    <w:p w14:paraId="4A4E650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0.88797    0.34010   2.611 0.009031 ** </w:t>
      </w:r>
    </w:p>
    <w:p w14:paraId="3C86D7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1.06405    0.37849   2.811 0.004934 ** </w:t>
      </w:r>
    </w:p>
    <w:p w14:paraId="1BFE4D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4.79062    0.98052   4.886 1.03e-06 ***</w:t>
      </w:r>
    </w:p>
    <w:p w14:paraId="0601978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-1.71304    </w:t>
      </w:r>
      <w:proofErr w:type="gramStart"/>
      <w:r>
        <w:rPr>
          <w:rStyle w:val="gnvwddmdl3b"/>
          <w:rFonts w:ascii="Monaco" w:hAnsi="Monaco"/>
          <w:color w:val="000000"/>
          <w:sz w:val="18"/>
          <w:szCs w:val="18"/>
          <w:bdr w:val="none" w:sz="0" w:space="0" w:color="auto" w:frame="1"/>
        </w:rPr>
        <w:t>0.56978  -</w:t>
      </w:r>
      <w:proofErr w:type="gramEnd"/>
      <w:r>
        <w:rPr>
          <w:rStyle w:val="gnvwddmdl3b"/>
          <w:rFonts w:ascii="Monaco" w:hAnsi="Monaco"/>
          <w:color w:val="000000"/>
          <w:sz w:val="18"/>
          <w:szCs w:val="18"/>
          <w:bdr w:val="none" w:sz="0" w:space="0" w:color="auto" w:frame="1"/>
        </w:rPr>
        <w:t xml:space="preserve">3.006 0.002643 ** </w:t>
      </w:r>
    </w:p>
    <w:p w14:paraId="061FFD7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0.13727    0.03868   3.549 0.000387 ***</w:t>
      </w:r>
    </w:p>
    <w:p w14:paraId="144BF1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-0.00280    </w:t>
      </w:r>
      <w:proofErr w:type="gramStart"/>
      <w:r>
        <w:rPr>
          <w:rStyle w:val="gnvwddmdl3b"/>
          <w:rFonts w:ascii="Monaco" w:hAnsi="Monaco"/>
          <w:color w:val="000000"/>
          <w:sz w:val="18"/>
          <w:szCs w:val="18"/>
          <w:bdr w:val="none" w:sz="0" w:space="0" w:color="auto" w:frame="1"/>
        </w:rPr>
        <w:t>0.02937  -</w:t>
      </w:r>
      <w:proofErr w:type="gramEnd"/>
      <w:r>
        <w:rPr>
          <w:rStyle w:val="gnvwddmdl3b"/>
          <w:rFonts w:ascii="Monaco" w:hAnsi="Monaco"/>
          <w:color w:val="000000"/>
          <w:sz w:val="18"/>
          <w:szCs w:val="18"/>
          <w:bdr w:val="none" w:sz="0" w:space="0" w:color="auto" w:frame="1"/>
        </w:rPr>
        <w:t xml:space="preserve">0.095 0.924042    </w:t>
      </w:r>
    </w:p>
    <w:p w14:paraId="407B01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0.11384    0.08461   1.345 0.178486    </w:t>
      </w:r>
    </w:p>
    <w:p w14:paraId="4A05B49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2.64764    0.98325   2.693 0.007087 ** </w:t>
      </w:r>
    </w:p>
    <w:p w14:paraId="57ED05DA"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12.21684    2.47943   4.927 8.34e-07 ***</w:t>
      </w:r>
    </w:p>
    <w:p w14:paraId="3B065A9B" w14:textId="77777777" w:rsidR="00275834" w:rsidRDefault="00275834" w:rsidP="00275834"/>
    <w:p w14:paraId="7DCEC10D"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Cottidae</w:t>
      </w:r>
      <w:proofErr w:type="spellEnd"/>
    </w:p>
    <w:p w14:paraId="7FD0FA44"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0F1E0E4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1.23122    0.56070   2.196 0.028102 *  </w:t>
      </w:r>
    </w:p>
    <w:p w14:paraId="0F173C6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0.11919    0.07321   1.628 0.103523    </w:t>
      </w:r>
    </w:p>
    <w:p w14:paraId="0973DC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-0.43416    </w:t>
      </w:r>
      <w:proofErr w:type="gramStart"/>
      <w:r>
        <w:rPr>
          <w:rStyle w:val="gnvwddmdl3b"/>
          <w:rFonts w:ascii="Monaco" w:hAnsi="Monaco"/>
          <w:color w:val="000000"/>
          <w:sz w:val="18"/>
          <w:szCs w:val="18"/>
          <w:bdr w:val="none" w:sz="0" w:space="0" w:color="auto" w:frame="1"/>
        </w:rPr>
        <w:t>0.09321  -</w:t>
      </w:r>
      <w:proofErr w:type="gramEnd"/>
      <w:r>
        <w:rPr>
          <w:rStyle w:val="gnvwddmdl3b"/>
          <w:rFonts w:ascii="Monaco" w:hAnsi="Monaco"/>
          <w:color w:val="000000"/>
          <w:sz w:val="18"/>
          <w:szCs w:val="18"/>
          <w:bdr w:val="none" w:sz="0" w:space="0" w:color="auto" w:frame="1"/>
        </w:rPr>
        <w:t>4.658 3.19e-06 ***</w:t>
      </w:r>
    </w:p>
    <w:p w14:paraId="3CD692D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-0.35380    </w:t>
      </w:r>
      <w:proofErr w:type="gramStart"/>
      <w:r>
        <w:rPr>
          <w:rStyle w:val="gnvwddmdl3b"/>
          <w:rFonts w:ascii="Monaco" w:hAnsi="Monaco"/>
          <w:color w:val="000000"/>
          <w:sz w:val="18"/>
          <w:szCs w:val="18"/>
          <w:bdr w:val="none" w:sz="0" w:space="0" w:color="auto" w:frame="1"/>
        </w:rPr>
        <w:t>0.36761  -</w:t>
      </w:r>
      <w:proofErr w:type="gramEnd"/>
      <w:r>
        <w:rPr>
          <w:rStyle w:val="gnvwddmdl3b"/>
          <w:rFonts w:ascii="Monaco" w:hAnsi="Monaco"/>
          <w:color w:val="000000"/>
          <w:sz w:val="18"/>
          <w:szCs w:val="18"/>
          <w:bdr w:val="none" w:sz="0" w:space="0" w:color="auto" w:frame="1"/>
        </w:rPr>
        <w:t xml:space="preserve">0.962 0.335844    </w:t>
      </w:r>
    </w:p>
    <w:p w14:paraId="0ECC366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-0.67897    </w:t>
      </w:r>
      <w:proofErr w:type="gramStart"/>
      <w:r>
        <w:rPr>
          <w:rStyle w:val="gnvwddmdl3b"/>
          <w:rFonts w:ascii="Monaco" w:hAnsi="Monaco"/>
          <w:color w:val="000000"/>
          <w:sz w:val="18"/>
          <w:szCs w:val="18"/>
          <w:bdr w:val="none" w:sz="0" w:space="0" w:color="auto" w:frame="1"/>
        </w:rPr>
        <w:t>1.14142  -</w:t>
      </w:r>
      <w:proofErr w:type="gramEnd"/>
      <w:r>
        <w:rPr>
          <w:rStyle w:val="gnvwddmdl3b"/>
          <w:rFonts w:ascii="Monaco" w:hAnsi="Monaco"/>
          <w:color w:val="000000"/>
          <w:sz w:val="18"/>
          <w:szCs w:val="18"/>
          <w:bdr w:val="none" w:sz="0" w:space="0" w:color="auto" w:frame="1"/>
        </w:rPr>
        <w:t xml:space="preserve">0.595 0.551943    </w:t>
      </w:r>
    </w:p>
    <w:p w14:paraId="4B4F96E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2.55957    1.28229   1.996 0.045924 *  </w:t>
      </w:r>
    </w:p>
    <w:p w14:paraId="475E2B4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-0.15608    </w:t>
      </w:r>
      <w:proofErr w:type="gramStart"/>
      <w:r>
        <w:rPr>
          <w:rStyle w:val="gnvwddmdl3b"/>
          <w:rFonts w:ascii="Monaco" w:hAnsi="Monaco"/>
          <w:color w:val="000000"/>
          <w:sz w:val="18"/>
          <w:szCs w:val="18"/>
          <w:bdr w:val="none" w:sz="0" w:space="0" w:color="auto" w:frame="1"/>
        </w:rPr>
        <w:t>0.03545  -</w:t>
      </w:r>
      <w:proofErr w:type="gramEnd"/>
      <w:r>
        <w:rPr>
          <w:rStyle w:val="gnvwddmdl3b"/>
          <w:rFonts w:ascii="Monaco" w:hAnsi="Monaco"/>
          <w:color w:val="000000"/>
          <w:sz w:val="18"/>
          <w:szCs w:val="18"/>
          <w:bdr w:val="none" w:sz="0" w:space="0" w:color="auto" w:frame="1"/>
        </w:rPr>
        <w:t>4.402 1.07e-05 ***</w:t>
      </w:r>
    </w:p>
    <w:p w14:paraId="02AF6EE8"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0.10973    0.02875   3.817 0.000135 ***</w:t>
      </w:r>
    </w:p>
    <w:p w14:paraId="1F3E768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0.17294    0.08104   2.134 0.032851 *  </w:t>
      </w:r>
    </w:p>
    <w:p w14:paraId="3A55CE0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-1.58585    0.85911  -1.846 0.064904 .  </w:t>
      </w:r>
    </w:p>
    <w:p w14:paraId="08CD7069"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-1.88287    2.68459  -0.701 0.483077    </w:t>
      </w:r>
    </w:p>
    <w:p w14:paraId="09DECBEA" w14:textId="44DE4DE8" w:rsidR="00275834" w:rsidRDefault="00275834" w:rsidP="00275834">
      <w:pPr>
        <w:rPr>
          <w:rStyle w:val="gnvwddmdl3b"/>
          <w:rFonts w:ascii="Monaco" w:eastAsia="Times New Roman" w:hAnsi="Monaco" w:cs="Courier New"/>
          <w:color w:val="000000"/>
          <w:sz w:val="18"/>
          <w:szCs w:val="18"/>
          <w:bdr w:val="none" w:sz="0" w:space="0" w:color="auto" w:frame="1"/>
        </w:rPr>
      </w:pPr>
    </w:p>
    <w:p w14:paraId="4341788B"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Strongylocentrotidae</w:t>
      </w:r>
      <w:proofErr w:type="spellEnd"/>
    </w:p>
    <w:p w14:paraId="41BA50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23B2F13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0.0004341  0.0570275   0.008  0.99393    </w:t>
      </w:r>
    </w:p>
    <w:p w14:paraId="22DBEF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0.0661813  0.0798662</w:t>
      </w:r>
      <w:proofErr w:type="gramEnd"/>
      <w:r>
        <w:rPr>
          <w:rStyle w:val="gnvwddmdl3b"/>
          <w:rFonts w:ascii="Monaco" w:hAnsi="Monaco"/>
          <w:color w:val="000000"/>
          <w:sz w:val="18"/>
          <w:szCs w:val="18"/>
          <w:bdr w:val="none" w:sz="0" w:space="0" w:color="auto" w:frame="1"/>
        </w:rPr>
        <w:t xml:space="preserve">   0.829  0.40730    </w:t>
      </w:r>
    </w:p>
    <w:p w14:paraId="6A7CB7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w:t>
      </w:r>
      <w:proofErr w:type="gramStart"/>
      <w:r>
        <w:rPr>
          <w:rStyle w:val="gnvwddmdl3b"/>
          <w:rFonts w:ascii="Monaco" w:hAnsi="Monaco"/>
          <w:color w:val="000000"/>
          <w:sz w:val="18"/>
          <w:szCs w:val="18"/>
          <w:bdr w:val="none" w:sz="0" w:space="0" w:color="auto" w:frame="1"/>
        </w:rPr>
        <w:t>6711153  0.1241935</w:t>
      </w:r>
      <w:proofErr w:type="gramEnd"/>
      <w:r>
        <w:rPr>
          <w:rStyle w:val="gnvwddmdl3b"/>
          <w:rFonts w:ascii="Monaco" w:hAnsi="Monaco"/>
          <w:color w:val="000000"/>
          <w:sz w:val="18"/>
          <w:szCs w:val="18"/>
          <w:bdr w:val="none" w:sz="0" w:space="0" w:color="auto" w:frame="1"/>
        </w:rPr>
        <w:t xml:space="preserve">  -5.404 6.52e-08 ***</w:t>
      </w:r>
    </w:p>
    <w:p w14:paraId="4D87967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0.1965326  0.0574934</w:t>
      </w:r>
      <w:proofErr w:type="gramEnd"/>
      <w:r>
        <w:rPr>
          <w:rStyle w:val="gnvwddmdl3b"/>
          <w:rFonts w:ascii="Monaco" w:hAnsi="Monaco"/>
          <w:color w:val="000000"/>
          <w:sz w:val="18"/>
          <w:szCs w:val="18"/>
          <w:bdr w:val="none" w:sz="0" w:space="0" w:color="auto" w:frame="1"/>
        </w:rPr>
        <w:t xml:space="preserve">   3.418  0.00063 ***</w:t>
      </w:r>
    </w:p>
    <w:p w14:paraId="65A408C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0.0663294  0.0669569</w:t>
      </w:r>
      <w:proofErr w:type="gramEnd"/>
      <w:r>
        <w:rPr>
          <w:rStyle w:val="gnvwddmdl3b"/>
          <w:rFonts w:ascii="Monaco" w:hAnsi="Monaco"/>
          <w:color w:val="000000"/>
          <w:sz w:val="18"/>
          <w:szCs w:val="18"/>
          <w:bdr w:val="none" w:sz="0" w:space="0" w:color="auto" w:frame="1"/>
        </w:rPr>
        <w:t xml:space="preserve">   0.991  0.32187    </w:t>
      </w:r>
    </w:p>
    <w:p w14:paraId="60F29BC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lastRenderedPageBreak/>
        <w:t>weight_den_fam_scale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0.0808835  0.0251885</w:t>
      </w:r>
      <w:proofErr w:type="gramEnd"/>
      <w:r>
        <w:rPr>
          <w:rStyle w:val="gnvwddmdl3b"/>
          <w:rFonts w:ascii="Monaco" w:hAnsi="Monaco"/>
          <w:color w:val="000000"/>
          <w:sz w:val="18"/>
          <w:szCs w:val="18"/>
          <w:bdr w:val="none" w:sz="0" w:space="0" w:color="auto" w:frame="1"/>
        </w:rPr>
        <w:t xml:space="preserve">   3.211  0.00132 ** </w:t>
      </w:r>
    </w:p>
    <w:p w14:paraId="565006ED"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0.0400143  0.0349902</w:t>
      </w:r>
      <w:proofErr w:type="gramEnd"/>
      <w:r>
        <w:rPr>
          <w:rStyle w:val="gnvwddmdl3b"/>
          <w:rFonts w:ascii="Monaco" w:hAnsi="Monaco"/>
          <w:color w:val="000000"/>
          <w:sz w:val="18"/>
          <w:szCs w:val="18"/>
          <w:bdr w:val="none" w:sz="0" w:space="0" w:color="auto" w:frame="1"/>
        </w:rPr>
        <w:t xml:space="preserve">   1.144  0.25280    </w:t>
      </w:r>
    </w:p>
    <w:p w14:paraId="57268AD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w:t>
      </w:r>
      <w:proofErr w:type="gramStart"/>
      <w:r>
        <w:rPr>
          <w:rStyle w:val="gnvwddmdl3b"/>
          <w:rFonts w:ascii="Monaco" w:hAnsi="Monaco"/>
          <w:color w:val="000000"/>
          <w:sz w:val="18"/>
          <w:szCs w:val="18"/>
          <w:bdr w:val="none" w:sz="0" w:space="0" w:color="auto" w:frame="1"/>
        </w:rPr>
        <w:t>0.0994891  0.0310032</w:t>
      </w:r>
      <w:proofErr w:type="gramEnd"/>
      <w:r>
        <w:rPr>
          <w:rStyle w:val="gnvwddmdl3b"/>
          <w:rFonts w:ascii="Monaco" w:hAnsi="Monaco"/>
          <w:color w:val="000000"/>
          <w:sz w:val="18"/>
          <w:szCs w:val="18"/>
          <w:bdr w:val="none" w:sz="0" w:space="0" w:color="auto" w:frame="1"/>
        </w:rPr>
        <w:t xml:space="preserve">   3.209  0.00133 ** </w:t>
      </w:r>
    </w:p>
    <w:p w14:paraId="7CA829C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0.1472693  0.0605091   2.434  0.01494 *  </w:t>
      </w:r>
    </w:p>
    <w:p w14:paraId="5A5867F3"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-0.0168616  0.0150645  -1.119  0.26301    </w:t>
      </w:r>
    </w:p>
    <w:p w14:paraId="0C98C466"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-0.0239569  0.0225873  -1.061  0.28886   </w:t>
      </w:r>
    </w:p>
    <w:p w14:paraId="5BB33ED7" w14:textId="77777777" w:rsidR="00275834" w:rsidRDefault="00275834" w:rsidP="00275834"/>
    <w:p w14:paraId="067EAA61"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Embiotocidae</w:t>
      </w:r>
      <w:proofErr w:type="spellEnd"/>
    </w:p>
    <w:p w14:paraId="445B10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749F44FB"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0.27008    0.04271   6.324 2.55e-10 ***</w:t>
      </w:r>
    </w:p>
    <w:p w14:paraId="1D26553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-0.03453    </w:t>
      </w:r>
      <w:proofErr w:type="gramStart"/>
      <w:r>
        <w:rPr>
          <w:rStyle w:val="gnvwddmdl3b"/>
          <w:rFonts w:ascii="Monaco" w:hAnsi="Monaco"/>
          <w:color w:val="000000"/>
          <w:sz w:val="18"/>
          <w:szCs w:val="18"/>
          <w:bdr w:val="none" w:sz="0" w:space="0" w:color="auto" w:frame="1"/>
        </w:rPr>
        <w:t>0.07745  -</w:t>
      </w:r>
      <w:proofErr w:type="gramEnd"/>
      <w:r>
        <w:rPr>
          <w:rStyle w:val="gnvwddmdl3b"/>
          <w:rFonts w:ascii="Monaco" w:hAnsi="Monaco"/>
          <w:color w:val="000000"/>
          <w:sz w:val="18"/>
          <w:szCs w:val="18"/>
          <w:bdr w:val="none" w:sz="0" w:space="0" w:color="auto" w:frame="1"/>
        </w:rPr>
        <w:t xml:space="preserve">0.446 0.655717    </w:t>
      </w:r>
    </w:p>
    <w:p w14:paraId="629FAE30"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-0.28231    </w:t>
      </w:r>
      <w:proofErr w:type="gramStart"/>
      <w:r>
        <w:rPr>
          <w:rStyle w:val="gnvwddmdl3b"/>
          <w:rFonts w:ascii="Monaco" w:hAnsi="Monaco"/>
          <w:color w:val="000000"/>
          <w:sz w:val="18"/>
          <w:szCs w:val="18"/>
          <w:bdr w:val="none" w:sz="0" w:space="0" w:color="auto" w:frame="1"/>
        </w:rPr>
        <w:t>0.13383  -</w:t>
      </w:r>
      <w:proofErr w:type="gramEnd"/>
      <w:r>
        <w:rPr>
          <w:rStyle w:val="gnvwddmdl3b"/>
          <w:rFonts w:ascii="Monaco" w:hAnsi="Monaco"/>
          <w:color w:val="000000"/>
          <w:sz w:val="18"/>
          <w:szCs w:val="18"/>
          <w:bdr w:val="none" w:sz="0" w:space="0" w:color="auto" w:frame="1"/>
        </w:rPr>
        <w:t xml:space="preserve">2.109 0.034908 *  </w:t>
      </w:r>
    </w:p>
    <w:p w14:paraId="22EA62C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0.24745    0.04663   5.307 1.11e-07 ***</w:t>
      </w:r>
    </w:p>
    <w:p w14:paraId="14DBF8A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0.15179    0.04062   3.736 0.000187 ***</w:t>
      </w:r>
    </w:p>
    <w:p w14:paraId="55DF1DB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0.55061    0.11968   4.601 4.21e-06 ***</w:t>
      </w:r>
    </w:p>
    <w:p w14:paraId="6B85049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-0.08701    </w:t>
      </w:r>
      <w:proofErr w:type="gramStart"/>
      <w:r>
        <w:rPr>
          <w:rStyle w:val="gnvwddmdl3b"/>
          <w:rFonts w:ascii="Monaco" w:hAnsi="Monaco"/>
          <w:color w:val="000000"/>
          <w:sz w:val="18"/>
          <w:szCs w:val="18"/>
          <w:bdr w:val="none" w:sz="0" w:space="0" w:color="auto" w:frame="1"/>
        </w:rPr>
        <w:t>0.03058  -</w:t>
      </w:r>
      <w:proofErr w:type="gramEnd"/>
      <w:r>
        <w:rPr>
          <w:rStyle w:val="gnvwddmdl3b"/>
          <w:rFonts w:ascii="Monaco" w:hAnsi="Monaco"/>
          <w:color w:val="000000"/>
          <w:sz w:val="18"/>
          <w:szCs w:val="18"/>
          <w:bdr w:val="none" w:sz="0" w:space="0" w:color="auto" w:frame="1"/>
        </w:rPr>
        <w:t xml:space="preserve">2.846 0.004434 ** </w:t>
      </w:r>
    </w:p>
    <w:p w14:paraId="690F389A"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0.07119    0.02975   2.393 0.016713 *  </w:t>
      </w:r>
    </w:p>
    <w:p w14:paraId="07FB5B11"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0.18242    0.06991   2.609 0.009068 ** </w:t>
      </w:r>
    </w:p>
    <w:p w14:paraId="50E15CF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-0.05275    0.10959  -0.481 0.630243    </w:t>
      </w:r>
    </w:p>
    <w:p w14:paraId="70B835A3"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0.31241    0.19648   1.590 0.111832    </w:t>
      </w:r>
    </w:p>
    <w:p w14:paraId="65EE9A1C" w14:textId="77777777" w:rsidR="00275834" w:rsidRDefault="00275834" w:rsidP="00275834"/>
    <w:p w14:paraId="0D9B1398" w14:textId="77777777" w:rsidR="00275834" w:rsidRDefault="00275834" w:rsidP="00275834">
      <w:pPr>
        <w:pStyle w:val="HTMLPreformatted"/>
        <w:shd w:val="clear" w:color="auto" w:fill="FFFFFF"/>
        <w:wordWrap w:val="0"/>
        <w:rPr>
          <w:rFonts w:ascii="Monaco" w:hAnsi="Monaco"/>
          <w:color w:val="000000"/>
          <w:sz w:val="18"/>
          <w:szCs w:val="18"/>
        </w:rPr>
      </w:pPr>
      <w:r>
        <w:rPr>
          <w:rStyle w:val="gnvwddmdl3b"/>
          <w:rFonts w:ascii="Monaco" w:hAnsi="Monaco"/>
          <w:color w:val="000000"/>
          <w:sz w:val="18"/>
          <w:szCs w:val="18"/>
          <w:bdr w:val="none" w:sz="0" w:space="0" w:color="auto" w:frame="1"/>
        </w:rPr>
        <w:t>Asteriidae</w:t>
      </w:r>
    </w:p>
    <w:p w14:paraId="114B6585"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 xml:space="preserve">                                     Estimate Std. Error z value </w:t>
      </w:r>
      <w:proofErr w:type="spellStart"/>
      <w:r>
        <w:rPr>
          <w:rStyle w:val="gnvwddmdl3b"/>
          <w:rFonts w:ascii="Monaco" w:hAnsi="Monaco"/>
          <w:color w:val="000000"/>
          <w:sz w:val="18"/>
          <w:szCs w:val="18"/>
          <w:bdr w:val="none" w:sz="0" w:space="0" w:color="auto" w:frame="1"/>
        </w:rPr>
        <w:t>Pr</w:t>
      </w:r>
      <w:proofErr w:type="spellEnd"/>
      <w:r>
        <w:rPr>
          <w:rStyle w:val="gnvwddmdl3b"/>
          <w:rFonts w:ascii="Monaco" w:hAnsi="Monaco"/>
          <w:color w:val="000000"/>
          <w:sz w:val="18"/>
          <w:szCs w:val="18"/>
          <w:bdr w:val="none" w:sz="0" w:space="0" w:color="auto" w:frame="1"/>
        </w:rPr>
        <w:t xml:space="preserve">(&gt;|z|)   </w:t>
      </w:r>
    </w:p>
    <w:p w14:paraId="148254B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r>
        <w:rPr>
          <w:rStyle w:val="gnvwddmdl3b"/>
          <w:rFonts w:ascii="Monaco" w:hAnsi="Monaco"/>
          <w:color w:val="000000"/>
          <w:sz w:val="18"/>
          <w:szCs w:val="18"/>
          <w:bdr w:val="none" w:sz="0" w:space="0" w:color="auto" w:frame="1"/>
        </w:rPr>
        <w:t>(</w:t>
      </w:r>
      <w:proofErr w:type="gramStart"/>
      <w:r>
        <w:rPr>
          <w:rStyle w:val="gnvwddmdl3b"/>
          <w:rFonts w:ascii="Monaco" w:hAnsi="Monaco"/>
          <w:color w:val="000000"/>
          <w:sz w:val="18"/>
          <w:szCs w:val="18"/>
          <w:bdr w:val="none" w:sz="0" w:space="0" w:color="auto" w:frame="1"/>
        </w:rPr>
        <w:t xml:space="preserve">Intercept)   </w:t>
      </w:r>
      <w:proofErr w:type="gramEnd"/>
      <w:r>
        <w:rPr>
          <w:rStyle w:val="gnvwddmdl3b"/>
          <w:rFonts w:ascii="Monaco" w:hAnsi="Monaco"/>
          <w:color w:val="000000"/>
          <w:sz w:val="18"/>
          <w:szCs w:val="18"/>
          <w:bdr w:val="none" w:sz="0" w:space="0" w:color="auto" w:frame="1"/>
        </w:rPr>
        <w:t xml:space="preserve">                       0.056277   0.041953   1.341  0.17978   </w:t>
      </w:r>
    </w:p>
    <w:p w14:paraId="66F9C40E"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kelp_spnereo</w:t>
      </w:r>
      <w:proofErr w:type="spellEnd"/>
      <w:r>
        <w:rPr>
          <w:rStyle w:val="gnvwddmdl3b"/>
          <w:rFonts w:ascii="Monaco" w:hAnsi="Monaco"/>
          <w:color w:val="000000"/>
          <w:sz w:val="18"/>
          <w:szCs w:val="18"/>
          <w:bdr w:val="none" w:sz="0" w:space="0" w:color="auto" w:frame="1"/>
        </w:rPr>
        <w:t xml:space="preserve">                         0.047528   0.092364   </w:t>
      </w:r>
      <w:proofErr w:type="gramStart"/>
      <w:r>
        <w:rPr>
          <w:rStyle w:val="gnvwddmdl3b"/>
          <w:rFonts w:ascii="Monaco" w:hAnsi="Monaco"/>
          <w:color w:val="000000"/>
          <w:sz w:val="18"/>
          <w:szCs w:val="18"/>
          <w:bdr w:val="none" w:sz="0" w:space="0" w:color="auto" w:frame="1"/>
        </w:rPr>
        <w:t>0.515  0.60685</w:t>
      </w:r>
      <w:proofErr w:type="gramEnd"/>
      <w:r>
        <w:rPr>
          <w:rStyle w:val="gnvwddmdl3b"/>
          <w:rFonts w:ascii="Monaco" w:hAnsi="Monaco"/>
          <w:color w:val="000000"/>
          <w:sz w:val="18"/>
          <w:szCs w:val="18"/>
          <w:bdr w:val="none" w:sz="0" w:space="0" w:color="auto" w:frame="1"/>
        </w:rPr>
        <w:t xml:space="preserve">   </w:t>
      </w:r>
    </w:p>
    <w:p w14:paraId="16E32E6C"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kelp_spnone</w:t>
      </w:r>
      <w:proofErr w:type="spellEnd"/>
      <w:r>
        <w:rPr>
          <w:rStyle w:val="gnvwddmdl3b"/>
          <w:rFonts w:ascii="Monaco" w:hAnsi="Monaco"/>
          <w:color w:val="000000"/>
          <w:sz w:val="18"/>
          <w:szCs w:val="18"/>
          <w:bdr w:val="none" w:sz="0" w:space="0" w:color="auto" w:frame="1"/>
        </w:rPr>
        <w:t xml:space="preserve">                         -0.242165   </w:t>
      </w:r>
      <w:proofErr w:type="gramStart"/>
      <w:r>
        <w:rPr>
          <w:rStyle w:val="gnvwddmdl3b"/>
          <w:rFonts w:ascii="Monaco" w:hAnsi="Monaco"/>
          <w:color w:val="000000"/>
          <w:sz w:val="18"/>
          <w:szCs w:val="18"/>
          <w:bdr w:val="none" w:sz="0" w:space="0" w:color="auto" w:frame="1"/>
        </w:rPr>
        <w:t>0.111039  -</w:t>
      </w:r>
      <w:proofErr w:type="gramEnd"/>
      <w:r>
        <w:rPr>
          <w:rStyle w:val="gnvwddmdl3b"/>
          <w:rFonts w:ascii="Monaco" w:hAnsi="Monaco"/>
          <w:color w:val="000000"/>
          <w:sz w:val="18"/>
          <w:szCs w:val="18"/>
          <w:bdr w:val="none" w:sz="0" w:space="0" w:color="auto" w:frame="1"/>
        </w:rPr>
        <w:t xml:space="preserve">2.181  0.02919 * </w:t>
      </w:r>
    </w:p>
    <w:p w14:paraId="247896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kelp_bio_scale</w:t>
      </w:r>
      <w:proofErr w:type="spellEnd"/>
      <w:r>
        <w:rPr>
          <w:rStyle w:val="gnvwddmdl3b"/>
          <w:rFonts w:ascii="Monaco" w:hAnsi="Monaco"/>
          <w:color w:val="000000"/>
          <w:sz w:val="18"/>
          <w:szCs w:val="18"/>
          <w:bdr w:val="none" w:sz="0" w:space="0" w:color="auto" w:frame="1"/>
        </w:rPr>
        <w:t xml:space="preserve">                       0.234677   0.074798   </w:t>
      </w:r>
      <w:proofErr w:type="gramStart"/>
      <w:r>
        <w:rPr>
          <w:rStyle w:val="gnvwddmdl3b"/>
          <w:rFonts w:ascii="Monaco" w:hAnsi="Monaco"/>
          <w:color w:val="000000"/>
          <w:sz w:val="18"/>
          <w:szCs w:val="18"/>
          <w:bdr w:val="none" w:sz="0" w:space="0" w:color="auto" w:frame="1"/>
        </w:rPr>
        <w:t>3.138  0.00170</w:t>
      </w:r>
      <w:proofErr w:type="gramEnd"/>
      <w:r>
        <w:rPr>
          <w:rStyle w:val="gnvwddmdl3b"/>
          <w:rFonts w:ascii="Monaco" w:hAnsi="Monaco"/>
          <w:color w:val="000000"/>
          <w:sz w:val="18"/>
          <w:szCs w:val="18"/>
          <w:bdr w:val="none" w:sz="0" w:space="0" w:color="auto" w:frame="1"/>
        </w:rPr>
        <w:t xml:space="preserve"> **</w:t>
      </w:r>
    </w:p>
    <w:p w14:paraId="413F730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tide_scale</w:t>
      </w:r>
      <w:proofErr w:type="spellEnd"/>
      <w:r>
        <w:rPr>
          <w:rStyle w:val="gnvwddmdl3b"/>
          <w:rFonts w:ascii="Monaco" w:hAnsi="Monaco"/>
          <w:color w:val="000000"/>
          <w:sz w:val="18"/>
          <w:szCs w:val="18"/>
          <w:bdr w:val="none" w:sz="0" w:space="0" w:color="auto" w:frame="1"/>
        </w:rPr>
        <w:t xml:space="preserve">                          -0.018518   </w:t>
      </w:r>
      <w:proofErr w:type="gramStart"/>
      <w:r>
        <w:rPr>
          <w:rStyle w:val="gnvwddmdl3b"/>
          <w:rFonts w:ascii="Monaco" w:hAnsi="Monaco"/>
          <w:color w:val="000000"/>
          <w:sz w:val="18"/>
          <w:szCs w:val="18"/>
          <w:bdr w:val="none" w:sz="0" w:space="0" w:color="auto" w:frame="1"/>
        </w:rPr>
        <w:t>0.081987  -</w:t>
      </w:r>
      <w:proofErr w:type="gramEnd"/>
      <w:r>
        <w:rPr>
          <w:rStyle w:val="gnvwddmdl3b"/>
          <w:rFonts w:ascii="Monaco" w:hAnsi="Monaco"/>
          <w:color w:val="000000"/>
          <w:sz w:val="18"/>
          <w:szCs w:val="18"/>
          <w:bdr w:val="none" w:sz="0" w:space="0" w:color="auto" w:frame="1"/>
        </w:rPr>
        <w:t xml:space="preserve">0.226  0.82131   </w:t>
      </w:r>
    </w:p>
    <w:p w14:paraId="3A2C7A82"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weight_den_fam_scale</w:t>
      </w:r>
      <w:proofErr w:type="spellEnd"/>
      <w:r>
        <w:rPr>
          <w:rStyle w:val="gnvwddmdl3b"/>
          <w:rFonts w:ascii="Monaco" w:hAnsi="Monaco"/>
          <w:color w:val="000000"/>
          <w:sz w:val="18"/>
          <w:szCs w:val="18"/>
          <w:bdr w:val="none" w:sz="0" w:space="0" w:color="auto" w:frame="1"/>
        </w:rPr>
        <w:t xml:space="preserve">                 0.126168   0.045779   </w:t>
      </w:r>
      <w:proofErr w:type="gramStart"/>
      <w:r>
        <w:rPr>
          <w:rStyle w:val="gnvwddmdl3b"/>
          <w:rFonts w:ascii="Monaco" w:hAnsi="Monaco"/>
          <w:color w:val="000000"/>
          <w:sz w:val="18"/>
          <w:szCs w:val="18"/>
          <w:bdr w:val="none" w:sz="0" w:space="0" w:color="auto" w:frame="1"/>
        </w:rPr>
        <w:t>2.756  0.00585</w:t>
      </w:r>
      <w:proofErr w:type="gramEnd"/>
      <w:r>
        <w:rPr>
          <w:rStyle w:val="gnvwddmdl3b"/>
          <w:rFonts w:ascii="Monaco" w:hAnsi="Monaco"/>
          <w:color w:val="000000"/>
          <w:sz w:val="18"/>
          <w:szCs w:val="18"/>
          <w:bdr w:val="none" w:sz="0" w:space="0" w:color="auto" w:frame="1"/>
        </w:rPr>
        <w:t xml:space="preserve"> **</w:t>
      </w:r>
    </w:p>
    <w:p w14:paraId="57649216"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shannon_scale</w:t>
      </w:r>
      <w:proofErr w:type="spellEnd"/>
      <w:r>
        <w:rPr>
          <w:rStyle w:val="gnvwddmdl3b"/>
          <w:rFonts w:ascii="Monaco" w:hAnsi="Monaco"/>
          <w:color w:val="000000"/>
          <w:sz w:val="18"/>
          <w:szCs w:val="18"/>
          <w:bdr w:val="none" w:sz="0" w:space="0" w:color="auto" w:frame="1"/>
        </w:rPr>
        <w:t xml:space="preserve">                       -0.098288   </w:t>
      </w:r>
      <w:proofErr w:type="gramStart"/>
      <w:r>
        <w:rPr>
          <w:rStyle w:val="gnvwddmdl3b"/>
          <w:rFonts w:ascii="Monaco" w:hAnsi="Monaco"/>
          <w:color w:val="000000"/>
          <w:sz w:val="18"/>
          <w:szCs w:val="18"/>
          <w:bdr w:val="none" w:sz="0" w:space="0" w:color="auto" w:frame="1"/>
        </w:rPr>
        <w:t>0.031823  -</w:t>
      </w:r>
      <w:proofErr w:type="gramEnd"/>
      <w:r>
        <w:rPr>
          <w:rStyle w:val="gnvwddmdl3b"/>
          <w:rFonts w:ascii="Monaco" w:hAnsi="Monaco"/>
          <w:color w:val="000000"/>
          <w:sz w:val="18"/>
          <w:szCs w:val="18"/>
          <w:bdr w:val="none" w:sz="0" w:space="0" w:color="auto" w:frame="1"/>
        </w:rPr>
        <w:t>3.089  0.00201 **</w:t>
      </w:r>
    </w:p>
    <w:p w14:paraId="48452D0F"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depth_scale</w:t>
      </w:r>
      <w:proofErr w:type="spellEnd"/>
      <w:r>
        <w:rPr>
          <w:rStyle w:val="gnvwddmdl3b"/>
          <w:rFonts w:ascii="Monaco" w:hAnsi="Monaco"/>
          <w:color w:val="000000"/>
          <w:sz w:val="18"/>
          <w:szCs w:val="18"/>
          <w:bdr w:val="none" w:sz="0" w:space="0" w:color="auto" w:frame="1"/>
        </w:rPr>
        <w:t xml:space="preserve">                          0.047207   0.030279   </w:t>
      </w:r>
      <w:proofErr w:type="gramStart"/>
      <w:r>
        <w:rPr>
          <w:rStyle w:val="gnvwddmdl3b"/>
          <w:rFonts w:ascii="Monaco" w:hAnsi="Monaco"/>
          <w:color w:val="000000"/>
          <w:sz w:val="18"/>
          <w:szCs w:val="18"/>
          <w:bdr w:val="none" w:sz="0" w:space="0" w:color="auto" w:frame="1"/>
        </w:rPr>
        <w:t>1.559  0.11898</w:t>
      </w:r>
      <w:proofErr w:type="gramEnd"/>
      <w:r>
        <w:rPr>
          <w:rStyle w:val="gnvwddmdl3b"/>
          <w:rFonts w:ascii="Monaco" w:hAnsi="Monaco"/>
          <w:color w:val="000000"/>
          <w:sz w:val="18"/>
          <w:szCs w:val="18"/>
          <w:bdr w:val="none" w:sz="0" w:space="0" w:color="auto" w:frame="1"/>
        </w:rPr>
        <w:t xml:space="preserve">   </w:t>
      </w:r>
    </w:p>
    <w:p w14:paraId="20DE74D7"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scale:tide</w:t>
      </w:r>
      <w:proofErr w:type="gramEnd"/>
      <w:r>
        <w:rPr>
          <w:rStyle w:val="gnvwddmdl3b"/>
          <w:rFonts w:ascii="Monaco" w:hAnsi="Monaco"/>
          <w:color w:val="000000"/>
          <w:sz w:val="18"/>
          <w:szCs w:val="18"/>
          <w:bdr w:val="none" w:sz="0" w:space="0" w:color="auto" w:frame="1"/>
        </w:rPr>
        <w:t>_scale</w:t>
      </w:r>
      <w:proofErr w:type="spellEnd"/>
      <w:r>
        <w:rPr>
          <w:rStyle w:val="gnvwddmdl3b"/>
          <w:rFonts w:ascii="Monaco" w:hAnsi="Monaco"/>
          <w:color w:val="000000"/>
          <w:sz w:val="18"/>
          <w:szCs w:val="18"/>
          <w:bdr w:val="none" w:sz="0" w:space="0" w:color="auto" w:frame="1"/>
        </w:rPr>
        <w:t xml:space="preserve">            0.115009   0.075756   1.518  0.12898   </w:t>
      </w:r>
    </w:p>
    <w:p w14:paraId="11350E29" w14:textId="77777777" w:rsidR="00275834" w:rsidRDefault="00275834" w:rsidP="00275834">
      <w:pPr>
        <w:pStyle w:val="HTMLPreformatted"/>
        <w:shd w:val="clear" w:color="auto" w:fill="FFFFFF"/>
        <w:wordWrap w:val="0"/>
        <w:rPr>
          <w:rStyle w:val="gnvwddmdl3b"/>
          <w:rFonts w:ascii="Monaco" w:hAnsi="Monaco"/>
          <w:color w:val="000000"/>
          <w:sz w:val="18"/>
          <w:szCs w:val="18"/>
          <w:bdr w:val="none" w:sz="0" w:space="0" w:color="auto" w:frame="1"/>
        </w:rPr>
      </w:pPr>
      <w:proofErr w:type="spellStart"/>
      <w:r>
        <w:rPr>
          <w:rStyle w:val="gnvwddmdl3b"/>
          <w:rFonts w:ascii="Monaco" w:hAnsi="Monaco"/>
          <w:color w:val="000000"/>
          <w:sz w:val="18"/>
          <w:szCs w:val="18"/>
          <w:bdr w:val="none" w:sz="0" w:space="0" w:color="auto" w:frame="1"/>
        </w:rPr>
        <w:t>kelp_bio_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0.004679   0.028540   0.164  0.86978   </w:t>
      </w:r>
    </w:p>
    <w:p w14:paraId="3B6CFB42" w14:textId="77777777" w:rsidR="00275834" w:rsidRDefault="00275834" w:rsidP="00275834">
      <w:pPr>
        <w:pStyle w:val="HTMLPreformatted"/>
        <w:shd w:val="clear" w:color="auto" w:fill="FFFFFF"/>
        <w:wordWrap w:val="0"/>
        <w:rPr>
          <w:rFonts w:ascii="Monaco" w:hAnsi="Monaco"/>
          <w:color w:val="000000"/>
          <w:sz w:val="18"/>
          <w:szCs w:val="18"/>
        </w:rPr>
      </w:pPr>
      <w:proofErr w:type="spellStart"/>
      <w:r>
        <w:rPr>
          <w:rStyle w:val="gnvwddmdl3b"/>
          <w:rFonts w:ascii="Monaco" w:hAnsi="Monaco"/>
          <w:color w:val="000000"/>
          <w:sz w:val="18"/>
          <w:szCs w:val="18"/>
          <w:bdr w:val="none" w:sz="0" w:space="0" w:color="auto" w:frame="1"/>
        </w:rPr>
        <w:t>tide_</w:t>
      </w:r>
      <w:proofErr w:type="gramStart"/>
      <w:r>
        <w:rPr>
          <w:rStyle w:val="gnvwddmdl3b"/>
          <w:rFonts w:ascii="Monaco" w:hAnsi="Monaco"/>
          <w:color w:val="000000"/>
          <w:sz w:val="18"/>
          <w:szCs w:val="18"/>
          <w:bdr w:val="none" w:sz="0" w:space="0" w:color="auto" w:frame="1"/>
        </w:rPr>
        <w:t>scale:weight</w:t>
      </w:r>
      <w:proofErr w:type="gramEnd"/>
      <w:r>
        <w:rPr>
          <w:rStyle w:val="gnvwddmdl3b"/>
          <w:rFonts w:ascii="Monaco" w:hAnsi="Monaco"/>
          <w:color w:val="000000"/>
          <w:sz w:val="18"/>
          <w:szCs w:val="18"/>
          <w:bdr w:val="none" w:sz="0" w:space="0" w:color="auto" w:frame="1"/>
        </w:rPr>
        <w:t>_den_fam_scale</w:t>
      </w:r>
      <w:proofErr w:type="spellEnd"/>
      <w:r>
        <w:rPr>
          <w:rStyle w:val="gnvwddmdl3b"/>
          <w:rFonts w:ascii="Monaco" w:hAnsi="Monaco"/>
          <w:color w:val="000000"/>
          <w:sz w:val="18"/>
          <w:szCs w:val="18"/>
          <w:bdr w:val="none" w:sz="0" w:space="0" w:color="auto" w:frame="1"/>
        </w:rPr>
        <w:t xml:space="preserve">      0.125188   0.095002   1.318  0.18759   </w:t>
      </w:r>
    </w:p>
    <w:p w14:paraId="5FE04B76" w14:textId="77777777" w:rsidR="00275834" w:rsidRDefault="00275834"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738F0D4E" w14:textId="77777777" w:rsidR="00426A33" w:rsidRPr="00426A33" w:rsidRDefault="00EC101B" w:rsidP="00426A33">
      <w:pPr>
        <w:pStyle w:val="Bibliography"/>
      </w:pPr>
      <w:r>
        <w:t xml:space="preserve"> </w:t>
      </w:r>
      <w:r w:rsidR="0061163F">
        <w:fldChar w:fldCharType="begin"/>
      </w:r>
      <w:r w:rsidR="0061163F">
        <w:instrText xml:space="preserve"> ADDIN ZOTERO_BIBL {"uncited":[],"omitted":[],"custom":[]} CSL_BIBLIOGRAPHY </w:instrText>
      </w:r>
      <w:r w:rsidR="0061163F">
        <w:fldChar w:fldCharType="separate"/>
      </w:r>
      <w:proofErr w:type="spellStart"/>
      <w:r w:rsidR="00426A33" w:rsidRPr="00426A33">
        <w:t>Allgeier</w:t>
      </w:r>
      <w:proofErr w:type="spellEnd"/>
      <w:r w:rsidR="00426A33" w:rsidRPr="00426A33">
        <w:t xml:space="preserve">, J.E., </w:t>
      </w:r>
      <w:proofErr w:type="spellStart"/>
      <w:r w:rsidR="00426A33" w:rsidRPr="00426A33">
        <w:t>Andskog</w:t>
      </w:r>
      <w:proofErr w:type="spellEnd"/>
      <w:r w:rsidR="00426A33" w:rsidRPr="00426A33">
        <w:t xml:space="preserve">, M.A., Hensel, E., </w:t>
      </w:r>
      <w:proofErr w:type="spellStart"/>
      <w:r w:rsidR="00426A33" w:rsidRPr="00426A33">
        <w:t>Appaldo</w:t>
      </w:r>
      <w:proofErr w:type="spellEnd"/>
      <w:r w:rsidR="00426A33" w:rsidRPr="00426A33">
        <w:t>, R., Layman, C., Kemp, D.W., 2020. Rewiring coral: Anthropogenic nutrients shift diverse coral–symbiont nutrient and carbon interactions toward symbiotic algal dominance. Glob Change Biol 26, 5588–5601. https://doi.org/10.1111/gcb.15230</w:t>
      </w:r>
    </w:p>
    <w:p w14:paraId="51FE50A9" w14:textId="77777777" w:rsidR="00426A33" w:rsidRPr="00426A33" w:rsidRDefault="00426A33" w:rsidP="00426A33">
      <w:pPr>
        <w:pStyle w:val="Bibliography"/>
      </w:pPr>
      <w:proofErr w:type="spellStart"/>
      <w:r w:rsidRPr="00426A33">
        <w:t>Allgeier</w:t>
      </w:r>
      <w:proofErr w:type="spellEnd"/>
      <w:r w:rsidRPr="00426A33">
        <w:t xml:space="preserve">, J.E., </w:t>
      </w:r>
      <w:proofErr w:type="spellStart"/>
      <w:r w:rsidRPr="00426A33">
        <w:t>Burkepile</w:t>
      </w:r>
      <w:proofErr w:type="spellEnd"/>
      <w:r w:rsidRPr="00426A33">
        <w:t>, D.E., Layman, C.A., 2017. Animal pee in the sea: consumer-mediated nutrient dynamics in the world’s changing oceans. Glob Change Biol 23, 2166–2178. https://doi.org/10.1111/gcb.13625</w:t>
      </w:r>
    </w:p>
    <w:p w14:paraId="24694FD1" w14:textId="77777777" w:rsidR="00426A33" w:rsidRPr="00426A33" w:rsidRDefault="00426A33" w:rsidP="00426A33">
      <w:pPr>
        <w:pStyle w:val="Bibliography"/>
      </w:pPr>
      <w:proofErr w:type="spellStart"/>
      <w:r w:rsidRPr="00426A33">
        <w:t>Allgeier</w:t>
      </w:r>
      <w:proofErr w:type="spellEnd"/>
      <w:r w:rsidRPr="00426A33">
        <w:t>, J.E., Yeager, L.A., Layman, C.A., 2013. Consumers regulate nutrient limitation regimes and primary production in seagrass ecosystems. Ecology 94, 521–529. https://doi.org/10.1890/12-1122.1</w:t>
      </w:r>
    </w:p>
    <w:p w14:paraId="7727D865" w14:textId="77777777" w:rsidR="00426A33" w:rsidRPr="00426A33" w:rsidRDefault="00426A33" w:rsidP="00426A33">
      <w:pPr>
        <w:pStyle w:val="Bibliography"/>
      </w:pPr>
      <w:r w:rsidRPr="00426A33">
        <w:t xml:space="preserve">Aquilino, K.M., Bracken, M.E.S., </w:t>
      </w:r>
      <w:proofErr w:type="spellStart"/>
      <w:r w:rsidRPr="00426A33">
        <w:t>Faubel</w:t>
      </w:r>
      <w:proofErr w:type="spellEnd"/>
      <w:r w:rsidRPr="00426A33">
        <w:t xml:space="preserve">, M.N., </w:t>
      </w:r>
      <w:proofErr w:type="spellStart"/>
      <w:r w:rsidRPr="00426A33">
        <w:t>Stachowicz</w:t>
      </w:r>
      <w:proofErr w:type="spellEnd"/>
      <w:r w:rsidRPr="00426A33">
        <w:t xml:space="preserve">, J.J., 2009. Local-scale nutrient regeneration facilitates seaweed growth on wave-exposed rocky shores in an upwelling system. </w:t>
      </w:r>
      <w:proofErr w:type="spellStart"/>
      <w:r w:rsidRPr="00426A33">
        <w:t>Limnol</w:t>
      </w:r>
      <w:proofErr w:type="spellEnd"/>
      <w:r w:rsidRPr="00426A33">
        <w:t xml:space="preserve"> </w:t>
      </w:r>
      <w:proofErr w:type="spellStart"/>
      <w:r w:rsidRPr="00426A33">
        <w:t>Oceanogr</w:t>
      </w:r>
      <w:proofErr w:type="spellEnd"/>
      <w:r w:rsidRPr="00426A33">
        <w:t xml:space="preserve"> 54, 309–317. https://doi.org/10.4319/lo.2009.54.1.0309</w:t>
      </w:r>
    </w:p>
    <w:p w14:paraId="4EA581DE" w14:textId="77777777" w:rsidR="00426A33" w:rsidRPr="00426A33" w:rsidRDefault="00426A33" w:rsidP="00426A33">
      <w:pPr>
        <w:pStyle w:val="Bibliography"/>
      </w:pPr>
      <w:r w:rsidRPr="00426A33">
        <w:t>Archambault, P., Bourget, E., 1996. Scales of coastal heterogeneity and benthic intertidal species richness, diversity and abundance. Mar. Ecol. Prog. Ser. 136, 111–121. https://doi.org/10.3354/meps136111</w:t>
      </w:r>
    </w:p>
    <w:p w14:paraId="3E740022" w14:textId="77777777" w:rsidR="00426A33" w:rsidRPr="00426A33" w:rsidRDefault="00426A33" w:rsidP="00426A33">
      <w:pPr>
        <w:pStyle w:val="Bibliography"/>
      </w:pPr>
      <w:r w:rsidRPr="00426A33">
        <w:t xml:space="preserve">Archer, S.K., </w:t>
      </w:r>
      <w:proofErr w:type="spellStart"/>
      <w:r w:rsidRPr="00426A33">
        <w:t>Allgeier</w:t>
      </w:r>
      <w:proofErr w:type="spellEnd"/>
      <w:r w:rsidRPr="00426A33">
        <w:t xml:space="preserve">, J.E., Semmens, B.X., </w:t>
      </w:r>
      <w:proofErr w:type="spellStart"/>
      <w:r w:rsidRPr="00426A33">
        <w:t>Heppell</w:t>
      </w:r>
      <w:proofErr w:type="spellEnd"/>
      <w:r w:rsidRPr="00426A33">
        <w:t xml:space="preserve">, S.A., </w:t>
      </w:r>
      <w:proofErr w:type="spellStart"/>
      <w:r w:rsidRPr="00426A33">
        <w:t>Pattengill</w:t>
      </w:r>
      <w:proofErr w:type="spellEnd"/>
      <w:r w:rsidRPr="00426A33">
        <w:t>-Semmens, C.V., Rosemond, A.D., Bush, P.G., McCoy, C.M., Johnson, B.C., Layman, C.A., 2015. Hot moments in spawning aggregations: implications for ecosystem-scale nutrient cycling. Coral Reefs 34, 19–23. https://doi.org/10.1007/s00338-014-1208-4</w:t>
      </w:r>
    </w:p>
    <w:p w14:paraId="0335F411" w14:textId="77777777" w:rsidR="00426A33" w:rsidRPr="00426A33" w:rsidRDefault="00426A33" w:rsidP="00426A33">
      <w:pPr>
        <w:pStyle w:val="Bibliography"/>
      </w:pPr>
      <w:proofErr w:type="spellStart"/>
      <w:r w:rsidRPr="00426A33">
        <w:t>Arzul</w:t>
      </w:r>
      <w:proofErr w:type="spellEnd"/>
      <w:r w:rsidRPr="00426A33">
        <w:t>, G., 2001. Effect of marine animal excretions on differential growth of phytoplankton species. ICES Journal of Marine Science 58, 386–390. https://doi.org/10.1006/jmsc.2000.1038</w:t>
      </w:r>
    </w:p>
    <w:p w14:paraId="47E0F03D" w14:textId="77777777" w:rsidR="00426A33" w:rsidRPr="00426A33" w:rsidRDefault="00426A33" w:rsidP="00426A33">
      <w:pPr>
        <w:pStyle w:val="Bibliography"/>
      </w:pPr>
      <w:proofErr w:type="spellStart"/>
      <w:r w:rsidRPr="00426A33">
        <w:t>Attridge</w:t>
      </w:r>
      <w:proofErr w:type="spellEnd"/>
      <w:r w:rsidRPr="00426A33">
        <w:t xml:space="preserve">, C.M., Cox, K.D., Maher, B., Gross, S., Lim, E.G., </w:t>
      </w:r>
      <w:proofErr w:type="spellStart"/>
      <w:r w:rsidRPr="00426A33">
        <w:t>Kattler</w:t>
      </w:r>
      <w:proofErr w:type="spellEnd"/>
      <w:r w:rsidRPr="00426A33">
        <w:t xml:space="preserve">, K.R., </w:t>
      </w:r>
      <w:proofErr w:type="spellStart"/>
      <w:r w:rsidRPr="00426A33">
        <w:t>Côté</w:t>
      </w:r>
      <w:proofErr w:type="spellEnd"/>
      <w:r w:rsidRPr="00426A33">
        <w:t>, I.M., 2024. Studying Kelp Forests of Today to Forecast Ecosystems of the Future. Fisheries 49, 181–187. https://doi.org/10.1002/fsh.11065</w:t>
      </w:r>
    </w:p>
    <w:p w14:paraId="1B6D399E" w14:textId="77777777" w:rsidR="00426A33" w:rsidRPr="00426A33" w:rsidRDefault="00426A33" w:rsidP="00426A33">
      <w:pPr>
        <w:pStyle w:val="Bibliography"/>
      </w:pPr>
      <w:proofErr w:type="spellStart"/>
      <w:r w:rsidRPr="00426A33">
        <w:t>Benkwitt</w:t>
      </w:r>
      <w:proofErr w:type="spellEnd"/>
      <w:r w:rsidRPr="00426A33">
        <w:t>, C.E., Wilson, S.K., Graham, N.A.J., 2019. Seabird nutrient subsidies alter patterns of algal abundance and fish biomass on coral reefs following a bleaching event. Glob Change Biol 25, 2619–2632. https://doi.org/10.1111/gcb.14643</w:t>
      </w:r>
    </w:p>
    <w:p w14:paraId="48482AA1" w14:textId="77777777" w:rsidR="00426A33" w:rsidRPr="00426A33" w:rsidRDefault="00426A33" w:rsidP="00426A33">
      <w:pPr>
        <w:pStyle w:val="Bibliography"/>
      </w:pPr>
      <w:proofErr w:type="spellStart"/>
      <w:r w:rsidRPr="00426A33">
        <w:t>Broitman</w:t>
      </w:r>
      <w:proofErr w:type="spellEnd"/>
      <w:r w:rsidRPr="00426A33">
        <w:t>, B.R., Navarrete, S.A., Smith, F., Gaines, S.D., 2001. Geographic variation of southeastern Pacific intertidal communities. Marine Ecology Progress Series 224, 21–34. https://doi.org/10.3354/meps224021</w:t>
      </w:r>
    </w:p>
    <w:p w14:paraId="1398403A" w14:textId="77777777" w:rsidR="00426A33" w:rsidRPr="00426A33" w:rsidRDefault="00426A33" w:rsidP="00426A33">
      <w:pPr>
        <w:pStyle w:val="Bibliography"/>
      </w:pPr>
      <w:r w:rsidRPr="00426A33">
        <w:t xml:space="preserve">Brooks, M.E., Kristensen, K., van </w:t>
      </w:r>
      <w:proofErr w:type="spellStart"/>
      <w:r w:rsidRPr="00426A33">
        <w:t>Benthem</w:t>
      </w:r>
      <w:proofErr w:type="spellEnd"/>
      <w:r w:rsidRPr="00426A33">
        <w:t xml:space="preserve">, K.J., Magnusson, A., Berg, C.W., Nielsen, A., </w:t>
      </w:r>
      <w:proofErr w:type="spellStart"/>
      <w:r w:rsidRPr="00426A33">
        <w:t>Skaug</w:t>
      </w:r>
      <w:proofErr w:type="spellEnd"/>
      <w:r w:rsidRPr="00426A33">
        <w:t xml:space="preserve">, H.J., </w:t>
      </w:r>
      <w:proofErr w:type="spellStart"/>
      <w:r w:rsidRPr="00426A33">
        <w:t>Mächler</w:t>
      </w:r>
      <w:proofErr w:type="spellEnd"/>
      <w:r w:rsidRPr="00426A33">
        <w:t xml:space="preserve">, M., </w:t>
      </w:r>
      <w:proofErr w:type="spellStart"/>
      <w:r w:rsidRPr="00426A33">
        <w:t>Bolker</w:t>
      </w:r>
      <w:proofErr w:type="spellEnd"/>
      <w:r w:rsidRPr="00426A33">
        <w:t xml:space="preserve">, B.M., 2017. </w:t>
      </w:r>
      <w:proofErr w:type="spellStart"/>
      <w:r w:rsidRPr="00426A33">
        <w:t>glmmTMB</w:t>
      </w:r>
      <w:proofErr w:type="spellEnd"/>
      <w:r w:rsidRPr="00426A33">
        <w:t xml:space="preserve"> balances speed and flexibility among packages for zero-inflated generalized linear mixed modeling. The R Journal 9, 378. https://doi.org/10.32614/RJ-2017-066</w:t>
      </w:r>
    </w:p>
    <w:p w14:paraId="52E4AD76" w14:textId="77777777" w:rsidR="00426A33" w:rsidRPr="00426A33" w:rsidRDefault="00426A33" w:rsidP="00426A33">
      <w:pPr>
        <w:pStyle w:val="Bibliography"/>
      </w:pPr>
      <w:proofErr w:type="spellStart"/>
      <w:r w:rsidRPr="00426A33">
        <w:t>Brzezinksi</w:t>
      </w:r>
      <w:proofErr w:type="spellEnd"/>
      <w:r w:rsidRPr="00426A33">
        <w:t xml:space="preserve">, M., Reed, D., </w:t>
      </w:r>
      <w:proofErr w:type="spellStart"/>
      <w:r w:rsidRPr="00426A33">
        <w:t>Harrer</w:t>
      </w:r>
      <w:proofErr w:type="spellEnd"/>
      <w:r w:rsidRPr="00426A33">
        <w:t xml:space="preserve">, S., </w:t>
      </w:r>
      <w:proofErr w:type="spellStart"/>
      <w:r w:rsidRPr="00426A33">
        <w:t>Rassweiler</w:t>
      </w:r>
      <w:proofErr w:type="spellEnd"/>
      <w:r w:rsidRPr="00426A33">
        <w:t xml:space="preserve">, A., </w:t>
      </w:r>
      <w:proofErr w:type="spellStart"/>
      <w:r w:rsidRPr="00426A33">
        <w:t>Melack</w:t>
      </w:r>
      <w:proofErr w:type="spellEnd"/>
      <w:r w:rsidRPr="00426A33">
        <w:t xml:space="preserve">, J., Goodridge, B., Dugan, J., 2013. Multiple sources and forms of nitrogen sustain year-round kelp growth on the inner continental shelf of the Santa Barbara Channel. </w:t>
      </w:r>
      <w:proofErr w:type="spellStart"/>
      <w:r w:rsidRPr="00426A33">
        <w:t>Oceanog</w:t>
      </w:r>
      <w:proofErr w:type="spellEnd"/>
      <w:r w:rsidRPr="00426A33">
        <w:t xml:space="preserve"> 26, 114–123. https://doi.org/10.5670/oceanog.2013.53</w:t>
      </w:r>
    </w:p>
    <w:p w14:paraId="29DF7125" w14:textId="77777777" w:rsidR="00426A33" w:rsidRPr="00426A33" w:rsidRDefault="00426A33" w:rsidP="00426A33">
      <w:pPr>
        <w:pStyle w:val="Bibliography"/>
      </w:pPr>
      <w:r w:rsidRPr="00426A33">
        <w:lastRenderedPageBreak/>
        <w:t xml:space="preserve">Dayton, P.K., </w:t>
      </w:r>
      <w:proofErr w:type="spellStart"/>
      <w:r w:rsidRPr="00426A33">
        <w:t>Tegner</w:t>
      </w:r>
      <w:proofErr w:type="spellEnd"/>
      <w:r w:rsidRPr="00426A33">
        <w:t>, M.J., Edwards, P.B., Riser, K.L., 1999. Temporal and Spatial Scales of Kelp Demography: The Role of Oceanographic Climate. Ecological Monographs 69, 219–250. https://doi.org/10.1890/0012-9615(1999)069[</w:t>
      </w:r>
      <w:proofErr w:type="gramStart"/>
      <w:r w:rsidRPr="00426A33">
        <w:t>0219:TASSOK</w:t>
      </w:r>
      <w:proofErr w:type="gramEnd"/>
      <w:r w:rsidRPr="00426A33">
        <w:t>]2.0.CO;2</w:t>
      </w:r>
    </w:p>
    <w:p w14:paraId="7C0453C8" w14:textId="77777777" w:rsidR="00426A33" w:rsidRPr="00426A33" w:rsidRDefault="00426A33" w:rsidP="00426A33">
      <w:pPr>
        <w:pStyle w:val="Bibliography"/>
      </w:pPr>
      <w:r w:rsidRPr="00426A33">
        <w:t xml:space="preserve">Doughty, C.E., Roman, J., </w:t>
      </w:r>
      <w:proofErr w:type="spellStart"/>
      <w:r w:rsidRPr="00426A33">
        <w:t>Faurby</w:t>
      </w:r>
      <w:proofErr w:type="spellEnd"/>
      <w:r w:rsidRPr="00426A33">
        <w:t xml:space="preserve">, S., Wolf, A., Haque, A., Bakker, E.S., Malhi, Y., Dunning, J.B., </w:t>
      </w:r>
      <w:proofErr w:type="spellStart"/>
      <w:r w:rsidRPr="00426A33">
        <w:t>Svenning</w:t>
      </w:r>
      <w:proofErr w:type="spellEnd"/>
      <w:r w:rsidRPr="00426A33">
        <w:t>, J.-C., 2016. Global nutrient transport in a world of giants. Proceedings of the National Academy of Sciences 113, 868–873. https://doi.org/10.1073/pnas.1502549112</w:t>
      </w:r>
    </w:p>
    <w:p w14:paraId="4D0F1A77" w14:textId="77777777" w:rsidR="00426A33" w:rsidRPr="00426A33" w:rsidRDefault="00426A33" w:rsidP="00426A33">
      <w:pPr>
        <w:pStyle w:val="Bibliography"/>
      </w:pPr>
      <w:proofErr w:type="spellStart"/>
      <w:r w:rsidRPr="00426A33">
        <w:t>Druehl</w:t>
      </w:r>
      <w:proofErr w:type="spellEnd"/>
      <w:r w:rsidRPr="00426A33">
        <w:t xml:space="preserve">, L.D., Harrison, P.J., Lloyd, K.E., Thompson, P.A., 1989. Phenotypic variation in N uptake by Laminaria </w:t>
      </w:r>
      <w:proofErr w:type="spellStart"/>
      <w:r w:rsidRPr="00426A33">
        <w:t>groenlandica</w:t>
      </w:r>
      <w:proofErr w:type="spellEnd"/>
      <w:r w:rsidRPr="00426A33">
        <w:t xml:space="preserve"> </w:t>
      </w:r>
      <w:proofErr w:type="spellStart"/>
      <w:r w:rsidRPr="00426A33">
        <w:t>Rosenvinge</w:t>
      </w:r>
      <w:proofErr w:type="spellEnd"/>
      <w:r w:rsidRPr="00426A33">
        <w:t xml:space="preserve"> (Laminariales, Phaeophyta). Journal of Experimental Marine Biology and Ecology 127, 155–164. https://doi.org/10.1016/0022-0981(89)90181-0</w:t>
      </w:r>
    </w:p>
    <w:p w14:paraId="577715FB" w14:textId="77777777" w:rsidR="00426A33" w:rsidRPr="00426A33" w:rsidRDefault="00426A33" w:rsidP="00426A33">
      <w:pPr>
        <w:pStyle w:val="Bibliography"/>
      </w:pPr>
      <w:r w:rsidRPr="00426A33">
        <w:t>Edgar, G., Stuart-Smith, R., 2009. Ecological effects of marine protected areas on rocky reef communities—a continental-scale analysis. Mar. Ecol. Prog. Ser. 388, 51–62. https://doi.org/10.3354/meps08149</w:t>
      </w:r>
    </w:p>
    <w:p w14:paraId="0E93145B" w14:textId="77777777" w:rsidR="00426A33" w:rsidRPr="00426A33" w:rsidRDefault="00426A33" w:rsidP="00426A33">
      <w:pPr>
        <w:pStyle w:val="Bibliography"/>
      </w:pPr>
      <w:r w:rsidRPr="00426A33">
        <w:t xml:space="preserve">Edgar, G.J., Cooper, A., Baker, S.C., Barker, W., Barrett, N.S., </w:t>
      </w:r>
      <w:proofErr w:type="spellStart"/>
      <w:r w:rsidRPr="00426A33">
        <w:t>Becerro</w:t>
      </w:r>
      <w:proofErr w:type="spellEnd"/>
      <w:r w:rsidRPr="00426A33">
        <w:t xml:space="preserve">, M.A., Bates, A.E., Brock, D., </w:t>
      </w:r>
      <w:proofErr w:type="spellStart"/>
      <w:r w:rsidRPr="00426A33">
        <w:t>Ceccarelli</w:t>
      </w:r>
      <w:proofErr w:type="spellEnd"/>
      <w:r w:rsidRPr="00426A33">
        <w:t xml:space="preserve">, D.M., Clausius, E., Davey, M., Davis, T.R., Day, P.B., Green, A., Griffiths, S.R., Hicks, J., Hinojosa, I.A., Jones, B.K., </w:t>
      </w:r>
      <w:proofErr w:type="spellStart"/>
      <w:r w:rsidRPr="00426A33">
        <w:t>Kininmonth</w:t>
      </w:r>
      <w:proofErr w:type="spellEnd"/>
      <w:r w:rsidRPr="00426A33">
        <w:t xml:space="preserve">, S., Larkin, M.F., </w:t>
      </w:r>
      <w:proofErr w:type="spellStart"/>
      <w:r w:rsidRPr="00426A33">
        <w:t>Lazzari</w:t>
      </w:r>
      <w:proofErr w:type="spellEnd"/>
      <w:r w:rsidRPr="00426A33">
        <w:t xml:space="preserve">, N., </w:t>
      </w:r>
      <w:proofErr w:type="spellStart"/>
      <w:r w:rsidRPr="00426A33">
        <w:t>Lefcheck</w:t>
      </w:r>
      <w:proofErr w:type="spellEnd"/>
      <w:r w:rsidRPr="00426A33">
        <w:t xml:space="preserve">, J.S., Ling, S.D., Mooney, P., Oh, E., Pérez-Matus, A., Pocklington, J.B., </w:t>
      </w:r>
      <w:proofErr w:type="spellStart"/>
      <w:r w:rsidRPr="00426A33">
        <w:t>Riera</w:t>
      </w:r>
      <w:proofErr w:type="spellEnd"/>
      <w:r w:rsidRPr="00426A33">
        <w:t>,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3B809630" w14:textId="77777777" w:rsidR="00426A33" w:rsidRPr="00426A33" w:rsidRDefault="00426A33" w:rsidP="00426A33">
      <w:pPr>
        <w:pStyle w:val="Bibliography"/>
      </w:pPr>
      <w:r w:rsidRPr="00426A33">
        <w:t xml:space="preserve">Francis, F.T., </w:t>
      </w:r>
      <w:proofErr w:type="spellStart"/>
      <w:r w:rsidRPr="00426A33">
        <w:t>Côté</w:t>
      </w:r>
      <w:proofErr w:type="spellEnd"/>
      <w:r w:rsidRPr="00426A33">
        <w:t>, I.M., 2018. Fish movement drives spatial and temporal patterns of nutrient provisioning on coral reef patches. Ecosphere 9, e02225. https://doi.org/10.1002/ecs2.2225</w:t>
      </w:r>
    </w:p>
    <w:p w14:paraId="4F0E92F1" w14:textId="77777777" w:rsidR="00426A33" w:rsidRPr="00426A33" w:rsidRDefault="00426A33" w:rsidP="00426A33">
      <w:pPr>
        <w:pStyle w:val="Bibliography"/>
      </w:pPr>
      <w:r w:rsidRPr="00426A33">
        <w:t>Froese, R., Thorson, J.T., Reyes Jr, R.B., 2014. A Bayesian approach for estimating length-weight relationships in fishes. Journal of Applied Ichthyology 30, 78–85. https://doi.org/10.1111/jai.12299</w:t>
      </w:r>
    </w:p>
    <w:p w14:paraId="7D2809C7" w14:textId="77777777" w:rsidR="00426A33" w:rsidRPr="00426A33" w:rsidRDefault="00426A33" w:rsidP="00426A33">
      <w:pPr>
        <w:pStyle w:val="Bibliography"/>
      </w:pPr>
      <w:r w:rsidRPr="00426A33">
        <w:t xml:space="preserve">Gaylord, B., Rosman, J.H., Reed, D.C., Koseff, J.R., </w:t>
      </w:r>
      <w:proofErr w:type="spellStart"/>
      <w:r w:rsidRPr="00426A33">
        <w:t>Fram</w:t>
      </w:r>
      <w:proofErr w:type="spellEnd"/>
      <w:r w:rsidRPr="00426A33">
        <w:t xml:space="preserve">, J., </w:t>
      </w:r>
      <w:proofErr w:type="spellStart"/>
      <w:r w:rsidRPr="00426A33">
        <w:t>MacIntyre</w:t>
      </w:r>
      <w:proofErr w:type="spellEnd"/>
      <w:r w:rsidRPr="00426A33">
        <w:t xml:space="preserve">, S., Arkema, K., McDonald, C., Brzezinski, M.A., </w:t>
      </w:r>
      <w:proofErr w:type="spellStart"/>
      <w:r w:rsidRPr="00426A33">
        <w:t>Largier</w:t>
      </w:r>
      <w:proofErr w:type="spellEnd"/>
      <w:r w:rsidRPr="00426A33">
        <w:t xml:space="preserve">, J.L., </w:t>
      </w:r>
      <w:proofErr w:type="spellStart"/>
      <w:r w:rsidRPr="00426A33">
        <w:t>Monismith</w:t>
      </w:r>
      <w:proofErr w:type="spellEnd"/>
      <w:r w:rsidRPr="00426A33">
        <w:t>, S.G., Raimondi, P.T., Mardian, B., 2007. Spatial patterns of flow and their modification within and around a giant kelp forest. Limnology and Oceanography 52, 1838–1852. https://doi.org/10.4319/lo.2007.52.5.1838</w:t>
      </w:r>
    </w:p>
    <w:p w14:paraId="040C1C85" w14:textId="77777777" w:rsidR="00426A33" w:rsidRPr="00426A33" w:rsidRDefault="00426A33" w:rsidP="00426A33">
      <w:pPr>
        <w:pStyle w:val="Bibliography"/>
      </w:pPr>
      <w:r w:rsidRPr="00426A33">
        <w:t xml:space="preserve">Gruner, D.S., Smith, J.E., </w:t>
      </w:r>
      <w:proofErr w:type="spellStart"/>
      <w:r w:rsidRPr="00426A33">
        <w:t>Seabloom</w:t>
      </w:r>
      <w:proofErr w:type="spellEnd"/>
      <w:r w:rsidRPr="00426A33">
        <w:t xml:space="preserve">, E.W., </w:t>
      </w:r>
      <w:proofErr w:type="spellStart"/>
      <w:r w:rsidRPr="00426A33">
        <w:t>Sandin</w:t>
      </w:r>
      <w:proofErr w:type="spellEnd"/>
      <w:r w:rsidRPr="00426A33">
        <w:t xml:space="preserve">, S.A., Ngai, J.T., Hillebrand, H., </w:t>
      </w:r>
      <w:proofErr w:type="spellStart"/>
      <w:r w:rsidRPr="00426A33">
        <w:t>Harpole</w:t>
      </w:r>
      <w:proofErr w:type="spellEnd"/>
      <w:r w:rsidRPr="00426A33">
        <w:t xml:space="preserve">, W.S., </w:t>
      </w:r>
      <w:proofErr w:type="spellStart"/>
      <w:r w:rsidRPr="00426A33">
        <w:t>Elser</w:t>
      </w:r>
      <w:proofErr w:type="spellEnd"/>
      <w:r w:rsidRPr="00426A33">
        <w:t xml:space="preserve">, J.J., Cleland, E.E., Bracken, M.E.S., Borer, E.T., </w:t>
      </w:r>
      <w:proofErr w:type="spellStart"/>
      <w:r w:rsidRPr="00426A33">
        <w:t>Bolker</w:t>
      </w:r>
      <w:proofErr w:type="spellEnd"/>
      <w:r w:rsidRPr="00426A33">
        <w:t xml:space="preserve">, B.M., 2008. A cross-system synthesis of consumer and nutrient resource control on producer biomass. </w:t>
      </w:r>
      <w:proofErr w:type="spellStart"/>
      <w:r w:rsidRPr="00426A33">
        <w:t>Ecol</w:t>
      </w:r>
      <w:proofErr w:type="spellEnd"/>
      <w:r w:rsidRPr="00426A33">
        <w:t xml:space="preserve"> Lett 11, 740–755. https://doi.org/10.1111/j.1461-0248.2008.01192.x</w:t>
      </w:r>
    </w:p>
    <w:p w14:paraId="5FAECC24" w14:textId="77777777" w:rsidR="00426A33" w:rsidRPr="00426A33" w:rsidRDefault="00426A33" w:rsidP="00426A33">
      <w:pPr>
        <w:pStyle w:val="Bibliography"/>
      </w:pPr>
      <w:proofErr w:type="spellStart"/>
      <w:r w:rsidRPr="00426A33">
        <w:t>Hartig</w:t>
      </w:r>
      <w:proofErr w:type="spellEnd"/>
      <w:r w:rsidRPr="00426A33">
        <w:t xml:space="preserve">, F., 2022. </w:t>
      </w:r>
      <w:proofErr w:type="spellStart"/>
      <w:r w:rsidRPr="00426A33">
        <w:t>DHARMa</w:t>
      </w:r>
      <w:proofErr w:type="spellEnd"/>
      <w:r w:rsidRPr="00426A33">
        <w:t>: Residual Diagnostics for Hierarchical (Multi-Level / Mixed) Regression Models. R package version 0.4.6.</w:t>
      </w:r>
    </w:p>
    <w:p w14:paraId="4FDA7943" w14:textId="77777777" w:rsidR="00426A33" w:rsidRPr="00426A33" w:rsidRDefault="00426A33" w:rsidP="00426A33">
      <w:pPr>
        <w:pStyle w:val="Bibliography"/>
      </w:pPr>
      <w:r w:rsidRPr="00426A33">
        <w:t>Holbrook, S.J., Brooks, A.J., Schmitt, R.J., Stewart, H.L., 2008. Effects of sheltering fish on growth of their host corals. Mar Biol 155, 521–530. https://doi.org/10.1007/s00227-008-1051-7</w:t>
      </w:r>
    </w:p>
    <w:p w14:paraId="0B6AE6AB" w14:textId="77777777" w:rsidR="00426A33" w:rsidRPr="00426A33" w:rsidRDefault="00426A33" w:rsidP="00426A33">
      <w:pPr>
        <w:pStyle w:val="Bibliography"/>
      </w:pPr>
      <w:r w:rsidRPr="00426A33">
        <w:t xml:space="preserve">Holmes, R.M., </w:t>
      </w:r>
      <w:proofErr w:type="spellStart"/>
      <w:r w:rsidRPr="00426A33">
        <w:t>Aminot</w:t>
      </w:r>
      <w:proofErr w:type="spellEnd"/>
      <w:r w:rsidRPr="00426A33">
        <w:t xml:space="preserve">, A., </w:t>
      </w:r>
      <w:proofErr w:type="spellStart"/>
      <w:r w:rsidRPr="00426A33">
        <w:t>Kerouel</w:t>
      </w:r>
      <w:proofErr w:type="spellEnd"/>
      <w:r w:rsidRPr="00426A33">
        <w:t>, R., Hooker, B.A., Peterson, B.J., 1999. A simple and precise method for measuring ammonium in marine and freshwater ecosystems. Canadian Journal of Fisheries and Aquatic Sciences 56, 1801–1808. https://doi.org/10.1139/f99-128</w:t>
      </w:r>
    </w:p>
    <w:p w14:paraId="1F1FF41B" w14:textId="77777777" w:rsidR="00426A33" w:rsidRPr="00426A33" w:rsidRDefault="00426A33" w:rsidP="00426A33">
      <w:pPr>
        <w:pStyle w:val="Bibliography"/>
      </w:pPr>
      <w:r w:rsidRPr="00426A33">
        <w:lastRenderedPageBreak/>
        <w:t xml:space="preserve">Howard, B.R., Francis, F.T., </w:t>
      </w:r>
      <w:proofErr w:type="spellStart"/>
      <w:r w:rsidRPr="00426A33">
        <w:t>Côté</w:t>
      </w:r>
      <w:proofErr w:type="spellEnd"/>
      <w:r w:rsidRPr="00426A33">
        <w:t xml:space="preserve">, I.M., </w:t>
      </w:r>
      <w:proofErr w:type="spellStart"/>
      <w:r w:rsidRPr="00426A33">
        <w:t>Therriault</w:t>
      </w:r>
      <w:proofErr w:type="spellEnd"/>
      <w:r w:rsidRPr="00426A33">
        <w:t>, T.W., 2019. Habitat alteration by invasive European green crab (</w:t>
      </w:r>
      <w:proofErr w:type="spellStart"/>
      <w:r w:rsidRPr="00426A33">
        <w:t>Carcinus</w:t>
      </w:r>
      <w:proofErr w:type="spellEnd"/>
      <w:r w:rsidRPr="00426A33">
        <w:t xml:space="preserve"> </w:t>
      </w:r>
      <w:proofErr w:type="spellStart"/>
      <w:r w:rsidRPr="00426A33">
        <w:t>maenas</w:t>
      </w:r>
      <w:proofErr w:type="spellEnd"/>
      <w:r w:rsidRPr="00426A33">
        <w:t>) causes eelgrass loss in British Columbia, Canada. Biol Invasions 21, 3607–3618. https://doi.org/10.1007/s10530-019-02072-z</w:t>
      </w:r>
    </w:p>
    <w:p w14:paraId="27E47C50" w14:textId="77777777" w:rsidR="00426A33" w:rsidRPr="00426A33" w:rsidRDefault="00426A33" w:rsidP="00426A33">
      <w:pPr>
        <w:pStyle w:val="Bibliography"/>
      </w:pPr>
      <w:r w:rsidRPr="00426A33">
        <w:t xml:space="preserve">Hurd, C.L., Durante, K.M., Harrison, P.J., 2000. Influence of bryozoan colonization on the physiology of the kelp Macrocystis integrifolia (Laminariales, Phaeophyta) from nitrogen-rich and -poor sites in Barkley Sound, British Columbia, Canada. </w:t>
      </w:r>
      <w:proofErr w:type="spellStart"/>
      <w:r w:rsidRPr="00426A33">
        <w:t>Phycologia</w:t>
      </w:r>
      <w:proofErr w:type="spellEnd"/>
      <w:r w:rsidRPr="00426A33">
        <w:t xml:space="preserve"> 39, 435–440. https://doi.org/10.2216/i0031-8884-39-5-435.1</w:t>
      </w:r>
    </w:p>
    <w:p w14:paraId="0381CE00" w14:textId="77777777" w:rsidR="00426A33" w:rsidRPr="00426A33" w:rsidRDefault="00426A33" w:rsidP="00426A33">
      <w:pPr>
        <w:pStyle w:val="Bibliography"/>
      </w:pPr>
      <w:r w:rsidRPr="00426A33">
        <w:t>Jackson, G.A., Winant, C.D., 1983. Effect of a kelp forest on coastal currents. Continental Shelf Research 2, 75–80. https://doi.org/10.1016/0278-4343(83)90023-7</w:t>
      </w:r>
    </w:p>
    <w:p w14:paraId="25C88DAC" w14:textId="77777777" w:rsidR="00426A33" w:rsidRPr="00426A33" w:rsidRDefault="00426A33" w:rsidP="00426A33">
      <w:pPr>
        <w:pStyle w:val="Bibliography"/>
      </w:pPr>
      <w:r w:rsidRPr="00426A33">
        <w:t xml:space="preserve">Kerr, M.R., </w:t>
      </w:r>
      <w:proofErr w:type="spellStart"/>
      <w:r w:rsidRPr="00426A33">
        <w:t>Alroy</w:t>
      </w:r>
      <w:proofErr w:type="spellEnd"/>
      <w:r w:rsidRPr="00426A33">
        <w:t>, J., 2023. Body size and abundance are decoupled from species richness in Australian marine bivalves. Frontiers of Biogeography 15. https://doi.org/10.21425/F5FBG58651</w:t>
      </w:r>
    </w:p>
    <w:p w14:paraId="19EFD7C1" w14:textId="77777777" w:rsidR="00426A33" w:rsidRPr="00426A33" w:rsidRDefault="00426A33" w:rsidP="00426A33">
      <w:pPr>
        <w:pStyle w:val="Bibliography"/>
      </w:pPr>
      <w:r w:rsidRPr="00426A33">
        <w:t xml:space="preserve">Layman, C.A., </w:t>
      </w:r>
      <w:proofErr w:type="spellStart"/>
      <w:r w:rsidRPr="00426A33">
        <w:t>Allgeier</w:t>
      </w:r>
      <w:proofErr w:type="spellEnd"/>
      <w:r w:rsidRPr="00426A33">
        <w:t xml:space="preserve">, J.E., Montaña, C.G., 2016. Mechanistic evidence of enhanced production on artificial reefs: A case study in a Bahamian seagrass ecosystem. </w:t>
      </w:r>
      <w:proofErr w:type="spellStart"/>
      <w:r w:rsidRPr="00426A33">
        <w:t>Ecol</w:t>
      </w:r>
      <w:proofErr w:type="spellEnd"/>
      <w:r w:rsidRPr="00426A33">
        <w:t xml:space="preserve"> Eng 95, 574–579. https://doi.org/10.1016/j.ecoleng.2016.06.109</w:t>
      </w:r>
    </w:p>
    <w:p w14:paraId="2134B98B" w14:textId="77777777" w:rsidR="00426A33" w:rsidRPr="00426A33" w:rsidRDefault="00426A33" w:rsidP="00426A33">
      <w:pPr>
        <w:pStyle w:val="Bibliography"/>
      </w:pPr>
      <w:proofErr w:type="spellStart"/>
      <w:r w:rsidRPr="00426A33">
        <w:t>Leibold</w:t>
      </w:r>
      <w:proofErr w:type="spellEnd"/>
      <w:r w:rsidRPr="00426A33">
        <w:t xml:space="preserve">, M.A., 1991. Biodiversity and nutrient enrichment in pond plankton communities. </w:t>
      </w:r>
      <w:proofErr w:type="spellStart"/>
      <w:r w:rsidRPr="00426A33">
        <w:t>Evol</w:t>
      </w:r>
      <w:proofErr w:type="spellEnd"/>
      <w:r w:rsidRPr="00426A33">
        <w:t>. Ecol. Res 1, 73–95.</w:t>
      </w:r>
    </w:p>
    <w:p w14:paraId="7EBEC656" w14:textId="77777777" w:rsidR="00426A33" w:rsidRPr="00426A33" w:rsidRDefault="00426A33" w:rsidP="00426A33">
      <w:pPr>
        <w:pStyle w:val="Bibliography"/>
      </w:pPr>
      <w:proofErr w:type="spellStart"/>
      <w:r w:rsidRPr="00426A33">
        <w:t>Lobban</w:t>
      </w:r>
      <w:proofErr w:type="spellEnd"/>
      <w:r w:rsidRPr="00426A33">
        <w:t>, C.S., Harrison, P.J., 1994. Seaweed Ecology and Physiology. Cambridge University Press.</w:t>
      </w:r>
    </w:p>
    <w:p w14:paraId="77CBBDF6" w14:textId="77777777" w:rsidR="00426A33" w:rsidRPr="00426A33" w:rsidRDefault="00426A33" w:rsidP="00426A33">
      <w:pPr>
        <w:pStyle w:val="Bibliography"/>
      </w:pPr>
      <w:r w:rsidRPr="00426A33">
        <w:t xml:space="preserve">Lowman, H.E., Hirsch, M.E., Brzezinski, M.A., </w:t>
      </w:r>
      <w:proofErr w:type="spellStart"/>
      <w:r w:rsidRPr="00426A33">
        <w:t>Melack</w:t>
      </w:r>
      <w:proofErr w:type="spellEnd"/>
      <w:r w:rsidRPr="00426A33">
        <w:t>, J.M., 2023. Examining the Potential of Sandy Marine Sediments Surrounding Giant Kelp Forests to Provide Recycled Nutrients for Growth. Journal of Coastal Research 39, 442–454. https://doi.org/10.2112/JCOASTRES-D-22-00035.1</w:t>
      </w:r>
    </w:p>
    <w:p w14:paraId="5E4375C9" w14:textId="77777777" w:rsidR="00426A33" w:rsidRPr="00426A33" w:rsidRDefault="00426A33" w:rsidP="00426A33">
      <w:pPr>
        <w:pStyle w:val="Bibliography"/>
      </w:pPr>
      <w:r w:rsidRPr="00426A33">
        <w:t>Mann, K.H., 1973. Seaweeds: Their Productivity and Strategy for Growth. Science 182, 975–981. https://doi.org/10.1126/science.182.4116.975</w:t>
      </w:r>
    </w:p>
    <w:p w14:paraId="5D0A7DC1" w14:textId="77777777" w:rsidR="00426A33" w:rsidRPr="00426A33" w:rsidRDefault="00426A33" w:rsidP="00426A33">
      <w:pPr>
        <w:pStyle w:val="Bibliography"/>
      </w:pPr>
      <w:proofErr w:type="spellStart"/>
      <w:r w:rsidRPr="00426A33">
        <w:t>McInturf</w:t>
      </w:r>
      <w:proofErr w:type="spellEnd"/>
      <w:r w:rsidRPr="00426A33">
        <w:t>, A.G., Pollack, L., Yang, L.H., Spiegel, O., 2019. Vectors with autonomy: what distinguishes animal-mediated nutrient transport from abiotic vectors? Biological Reviews 94, 1761–1773. https://doi.org/10.1111/brv.12525</w:t>
      </w:r>
    </w:p>
    <w:p w14:paraId="768737DE" w14:textId="77777777" w:rsidR="00426A33" w:rsidRPr="00426A33" w:rsidRDefault="00426A33" w:rsidP="00426A33">
      <w:pPr>
        <w:pStyle w:val="Bibliography"/>
      </w:pPr>
      <w:r w:rsidRPr="00426A33">
        <w:t xml:space="preserve">Mellin, C., Bradshaw, C.J.A., </w:t>
      </w:r>
      <w:proofErr w:type="spellStart"/>
      <w:r w:rsidRPr="00426A33">
        <w:t>Meekan</w:t>
      </w:r>
      <w:proofErr w:type="spellEnd"/>
      <w:r w:rsidRPr="00426A33">
        <w:t>, M.G., Caley, M.J., 2010. Environmental and spatial predictors of species richness and abundance in coral reef fishes. Global Ecology and Biogeography 19, 212–222. https://doi.org/10.1111/j.1466-8238.2009.00513.x</w:t>
      </w:r>
    </w:p>
    <w:p w14:paraId="3C7728EC" w14:textId="77777777" w:rsidR="00426A33" w:rsidRPr="00426A33" w:rsidRDefault="00426A33" w:rsidP="00426A33">
      <w:pPr>
        <w:pStyle w:val="Bibliography"/>
      </w:pPr>
      <w:proofErr w:type="spellStart"/>
      <w:r w:rsidRPr="00426A33">
        <w:t>Menge</w:t>
      </w:r>
      <w:proofErr w:type="spellEnd"/>
      <w:r w:rsidRPr="00426A33">
        <w:t>, B.A., 1992. Community Regulation: Under What Conditions Are Bottom-Up Factors Important on Rocky Shores? Ecology 73, 755–765. https://doi.org/10.2307/1940155</w:t>
      </w:r>
    </w:p>
    <w:p w14:paraId="4269C784" w14:textId="77777777" w:rsidR="00426A33" w:rsidRPr="00426A33" w:rsidRDefault="00426A33" w:rsidP="00426A33">
      <w:pPr>
        <w:pStyle w:val="Bibliography"/>
      </w:pPr>
      <w:proofErr w:type="spellStart"/>
      <w:r w:rsidRPr="00426A33">
        <w:t>Menge</w:t>
      </w:r>
      <w:proofErr w:type="spellEnd"/>
      <w:r w:rsidRPr="00426A33">
        <w:t xml:space="preserve">, B.A., Daley, B.A., Wheeler, P.A., </w:t>
      </w:r>
      <w:proofErr w:type="spellStart"/>
      <w:r w:rsidRPr="00426A33">
        <w:t>Dahlhoff</w:t>
      </w:r>
      <w:proofErr w:type="spellEnd"/>
      <w:r w:rsidRPr="00426A33">
        <w:t xml:space="preserve">, E., Sanford, E., </w:t>
      </w:r>
      <w:proofErr w:type="spellStart"/>
      <w:r w:rsidRPr="00426A33">
        <w:t>Strub</w:t>
      </w:r>
      <w:proofErr w:type="spellEnd"/>
      <w:r w:rsidRPr="00426A33">
        <w:t>, P.T., 1997. Benthic–pelagic links and rocky intertidal communities: Bottom-up effects on top-down control? Proceedings of the National Academy of Sciences 94, 14530–14535. https://doi.org/10.1073/pnas.94.26.14530</w:t>
      </w:r>
    </w:p>
    <w:p w14:paraId="6F17EE5D" w14:textId="77777777" w:rsidR="00426A33" w:rsidRPr="00426A33" w:rsidRDefault="00426A33" w:rsidP="00426A33">
      <w:pPr>
        <w:pStyle w:val="Bibliography"/>
      </w:pPr>
      <w:r w:rsidRPr="00426A33">
        <w:t xml:space="preserve">Meyer, J.L., Schultz, E.T., 1985. Migrating haemulid fishes as a source of nutrients and organic matter on coral reefs. </w:t>
      </w:r>
      <w:proofErr w:type="spellStart"/>
      <w:r w:rsidRPr="00426A33">
        <w:t>Limnol</w:t>
      </w:r>
      <w:proofErr w:type="spellEnd"/>
      <w:r w:rsidRPr="00426A33">
        <w:t xml:space="preserve"> </w:t>
      </w:r>
      <w:proofErr w:type="spellStart"/>
      <w:r w:rsidRPr="00426A33">
        <w:t>Oceanogr</w:t>
      </w:r>
      <w:proofErr w:type="spellEnd"/>
      <w:r w:rsidRPr="00426A33">
        <w:t xml:space="preserve"> 30, 146–156.</w:t>
      </w:r>
    </w:p>
    <w:p w14:paraId="042056B5" w14:textId="77777777" w:rsidR="00426A33" w:rsidRPr="00426A33" w:rsidRDefault="00426A33" w:rsidP="00426A33">
      <w:pPr>
        <w:pStyle w:val="Bibliography"/>
      </w:pPr>
      <w:r w:rsidRPr="00426A33">
        <w:t xml:space="preserve">Meyer, J.L., Schultz, E.T., </w:t>
      </w:r>
      <w:proofErr w:type="spellStart"/>
      <w:r w:rsidRPr="00426A33">
        <w:t>Helfman</w:t>
      </w:r>
      <w:proofErr w:type="spellEnd"/>
      <w:r w:rsidRPr="00426A33">
        <w:t>, G.S., 1983. Fish schools: An asset to corals. Science 220, 1047–1049. https://doi.org/10.1126/science.220.4601.1047</w:t>
      </w:r>
    </w:p>
    <w:p w14:paraId="67AB070A" w14:textId="77777777" w:rsidR="00426A33" w:rsidRPr="00426A33" w:rsidRDefault="00426A33" w:rsidP="00426A33">
      <w:pPr>
        <w:pStyle w:val="Bibliography"/>
      </w:pPr>
      <w:r w:rsidRPr="00426A33">
        <w:t>Nielsen, K.J., Navarrete, S.A., 2004. Mesoscale regulation comes from the bottom-up: intertidal interactions between consumers and upwelling. Ecology Letters 7, 31–41. https://doi.org/10.1046/j.1461-0248.2003.00542.x</w:t>
      </w:r>
    </w:p>
    <w:p w14:paraId="2739E7B2" w14:textId="77777777" w:rsidR="00426A33" w:rsidRPr="00426A33" w:rsidRDefault="00426A33" w:rsidP="00426A33">
      <w:pPr>
        <w:pStyle w:val="Bibliography"/>
      </w:pPr>
      <w:r w:rsidRPr="00426A33">
        <w:lastRenderedPageBreak/>
        <w:t xml:space="preserve">Oksanen, J., Simpson, G.L., Blanchet, F.G., </w:t>
      </w:r>
      <w:proofErr w:type="spellStart"/>
      <w:r w:rsidRPr="00426A33">
        <w:t>Kindt</w:t>
      </w:r>
      <w:proofErr w:type="spellEnd"/>
      <w:r w:rsidRPr="00426A33">
        <w:t xml:space="preserve">, R., Legendre, P., Minchin, P.R., O’Hara, R.B., </w:t>
      </w:r>
      <w:proofErr w:type="spellStart"/>
      <w:r w:rsidRPr="00426A33">
        <w:t>Solymos</w:t>
      </w:r>
      <w:proofErr w:type="spellEnd"/>
      <w:r w:rsidRPr="00426A33">
        <w:t xml:space="preserve">, P., Stevens, M.H.H., </w:t>
      </w:r>
      <w:proofErr w:type="spellStart"/>
      <w:r w:rsidRPr="00426A33">
        <w:t>Szoecs</w:t>
      </w:r>
      <w:proofErr w:type="spellEnd"/>
      <w:r w:rsidRPr="00426A33">
        <w:t xml:space="preserve">, E., Wagner, H., Barbour, M., </w:t>
      </w:r>
      <w:proofErr w:type="spellStart"/>
      <w:r w:rsidRPr="00426A33">
        <w:t>Bedward</w:t>
      </w:r>
      <w:proofErr w:type="spellEnd"/>
      <w:r w:rsidRPr="00426A33">
        <w:t xml:space="preserve">, M., </w:t>
      </w:r>
      <w:proofErr w:type="spellStart"/>
      <w:r w:rsidRPr="00426A33">
        <w:t>Bolker</w:t>
      </w:r>
      <w:proofErr w:type="spellEnd"/>
      <w:r w:rsidRPr="00426A33">
        <w:t xml:space="preserve">, B., </w:t>
      </w:r>
      <w:proofErr w:type="spellStart"/>
      <w:r w:rsidRPr="00426A33">
        <w:t>Borcard</w:t>
      </w:r>
      <w:proofErr w:type="spellEnd"/>
      <w:r w:rsidRPr="00426A33">
        <w:t xml:space="preserve">, D., Carvalho, G., Chirico, M., Caceres, M.D., Durand, S., Evangelista, H.B.A., </w:t>
      </w:r>
      <w:proofErr w:type="spellStart"/>
      <w:r w:rsidRPr="00426A33">
        <w:t>FitzJohn</w:t>
      </w:r>
      <w:proofErr w:type="spellEnd"/>
      <w:r w:rsidRPr="00426A33">
        <w:t xml:space="preserve">, R., Friendly, M., </w:t>
      </w:r>
      <w:proofErr w:type="spellStart"/>
      <w:r w:rsidRPr="00426A33">
        <w:t>Furneaux</w:t>
      </w:r>
      <w:proofErr w:type="spellEnd"/>
      <w:r w:rsidRPr="00426A33">
        <w:t xml:space="preserve">, B., Hannigan, G., Hill, M.O., Lahti, L., McGlinn, D., Ouellette, M.-H., Cunha, E.R., Smith, T., Stier, A., </w:t>
      </w:r>
      <w:proofErr w:type="spellStart"/>
      <w:r w:rsidRPr="00426A33">
        <w:t>Braak</w:t>
      </w:r>
      <w:proofErr w:type="spellEnd"/>
      <w:r w:rsidRPr="00426A33">
        <w:t>, C.J.F.T., Weedon, J., 2022. vegan: Community Ecology Package. R package version 2.6-4.</w:t>
      </w:r>
    </w:p>
    <w:p w14:paraId="737A6211" w14:textId="77777777" w:rsidR="00426A33" w:rsidRPr="00426A33" w:rsidRDefault="00426A33" w:rsidP="00426A33">
      <w:pPr>
        <w:pStyle w:val="Bibliography"/>
      </w:pPr>
      <w:r w:rsidRPr="00426A33">
        <w:t>Paine, R.T., 1986. Benthic community—water column coupling during the 1982-1983 El Niño. Are community changes at high latitudes attributable to cause or coincidence?1. Limnology and Oceanography 31, 351–360. https://doi.org/10.4319/lo.1986.31.2.0351</w:t>
      </w:r>
    </w:p>
    <w:p w14:paraId="39110E2D" w14:textId="77777777" w:rsidR="00426A33" w:rsidRPr="00426A33" w:rsidRDefault="00426A33" w:rsidP="00426A33">
      <w:pPr>
        <w:pStyle w:val="Bibliography"/>
      </w:pPr>
      <w:proofErr w:type="spellStart"/>
      <w:r w:rsidRPr="00426A33">
        <w:t>Pawlowicz</w:t>
      </w:r>
      <w:proofErr w:type="spellEnd"/>
      <w:r w:rsidRPr="00426A33">
        <w:t>, R., 2017. Seasonal cycles, hypoxia, and renewal in a coastal fjord (Barkley Sound, British Columbia). Atmosphere-Ocean 55, 264–283. https://doi.org/10.1080/07055900.2017.1374240</w:t>
      </w:r>
    </w:p>
    <w:p w14:paraId="5E59B2AE" w14:textId="77777777" w:rsidR="00426A33" w:rsidRPr="00426A33" w:rsidRDefault="00426A33" w:rsidP="00426A33">
      <w:pPr>
        <w:pStyle w:val="Bibliography"/>
      </w:pPr>
      <w:r w:rsidRPr="00426A33">
        <w:t xml:space="preserve">Pfister, C.A., </w:t>
      </w:r>
      <w:proofErr w:type="spellStart"/>
      <w:r w:rsidRPr="00426A33">
        <w:t>Altabet</w:t>
      </w:r>
      <w:proofErr w:type="spellEnd"/>
      <w:r w:rsidRPr="00426A33">
        <w:t>, M.A., Post, D., 2014. Animal regeneration and microbial retention of nitrogen along coastal rocky shores. Ecology 95, 2803–2814. https://doi.org/10.1890/13-1825.1</w:t>
      </w:r>
    </w:p>
    <w:p w14:paraId="3228B15A" w14:textId="77777777" w:rsidR="00426A33" w:rsidRPr="00426A33" w:rsidRDefault="00426A33" w:rsidP="00426A33">
      <w:pPr>
        <w:pStyle w:val="Bibliography"/>
      </w:pPr>
      <w:r w:rsidRPr="00426A33">
        <w:t xml:space="preserve">Pfister, C.A., </w:t>
      </w:r>
      <w:proofErr w:type="spellStart"/>
      <w:r w:rsidRPr="00426A33">
        <w:t>Altabet</w:t>
      </w:r>
      <w:proofErr w:type="spellEnd"/>
      <w:r w:rsidRPr="00426A33">
        <w:t>, M.A., Weigel, B.L., 2019. Kelp beds and their local effects on seawater chemistry, productivity, and microbial communities. Ecology 100, e02798. https://doi.org/10.1002/ecy.2798</w:t>
      </w:r>
    </w:p>
    <w:p w14:paraId="5E289200" w14:textId="77777777" w:rsidR="00426A33" w:rsidRPr="00426A33" w:rsidRDefault="00426A33" w:rsidP="00426A33">
      <w:pPr>
        <w:pStyle w:val="Bibliography"/>
      </w:pPr>
      <w:r w:rsidRPr="00426A33">
        <w:t xml:space="preserve">Phillips, J.C., Hurd, C.L., 2004. Kinetics of nitrate, ammonium, and urea uptake by four intertidal seaweeds from New Zealand. J </w:t>
      </w:r>
      <w:proofErr w:type="spellStart"/>
      <w:r w:rsidRPr="00426A33">
        <w:t>Phycol</w:t>
      </w:r>
      <w:proofErr w:type="spellEnd"/>
      <w:r w:rsidRPr="00426A33">
        <w:t xml:space="preserve"> 40, 534–545. https://doi.org/10.1111/j.1529-8817.2004.03157.x</w:t>
      </w:r>
    </w:p>
    <w:p w14:paraId="5575EEB4" w14:textId="77777777" w:rsidR="00426A33" w:rsidRPr="00426A33" w:rsidRDefault="00426A33" w:rsidP="00426A33">
      <w:pPr>
        <w:pStyle w:val="Bibliography"/>
      </w:pPr>
      <w:proofErr w:type="spellStart"/>
      <w:r w:rsidRPr="00426A33">
        <w:t>Probyn</w:t>
      </w:r>
      <w:proofErr w:type="spellEnd"/>
      <w:r w:rsidRPr="00426A33">
        <w:t xml:space="preserve">, T.A., Chapman, A.R.O., 1983. Summer growth of </w:t>
      </w:r>
      <w:proofErr w:type="spellStart"/>
      <w:r w:rsidRPr="00426A33">
        <w:t>Chordaria</w:t>
      </w:r>
      <w:proofErr w:type="spellEnd"/>
      <w:r w:rsidRPr="00426A33">
        <w:t xml:space="preserve"> </w:t>
      </w:r>
      <w:proofErr w:type="spellStart"/>
      <w:r w:rsidRPr="00426A33">
        <w:t>flagelliformis</w:t>
      </w:r>
      <w:proofErr w:type="spellEnd"/>
      <w:r w:rsidRPr="00426A33">
        <w:t xml:space="preserve"> (O.F. </w:t>
      </w:r>
      <w:proofErr w:type="spellStart"/>
      <w:r w:rsidRPr="00426A33">
        <w:t>Muell</w:t>
      </w:r>
      <w:proofErr w:type="spellEnd"/>
      <w:r w:rsidRPr="00426A33">
        <w:t>.) C. Ag.: Physiological strategies in a nutrient stressed environment. Journal of Experimental Marine Biology and Ecology 73, 243–271. https://doi.org/10.1016/0022-0981(83)90050-3</w:t>
      </w:r>
    </w:p>
    <w:p w14:paraId="28534E07" w14:textId="77777777" w:rsidR="00426A33" w:rsidRPr="00426A33" w:rsidRDefault="00426A33" w:rsidP="00426A33">
      <w:pPr>
        <w:pStyle w:val="Bibliography"/>
      </w:pPr>
      <w:r w:rsidRPr="00426A33">
        <w:t>R Core Team, 2019. R: A language and environment for statistical computing.</w:t>
      </w:r>
    </w:p>
    <w:p w14:paraId="1EE525D5" w14:textId="77777777" w:rsidR="00426A33" w:rsidRPr="00426A33" w:rsidRDefault="00426A33" w:rsidP="00426A33">
      <w:pPr>
        <w:pStyle w:val="Bibliography"/>
      </w:pPr>
      <w:r w:rsidRPr="00426A33">
        <w:t xml:space="preserve">Roman, J., McCarthy, J.J., 2010. The Whale Pump: Marine Mammals Enhance Primary Productivity in a Coastal Basin. </w:t>
      </w:r>
      <w:proofErr w:type="spellStart"/>
      <w:r w:rsidRPr="00426A33">
        <w:t>PLoS</w:t>
      </w:r>
      <w:proofErr w:type="spellEnd"/>
      <w:r w:rsidRPr="00426A33">
        <w:t xml:space="preserve"> ONE 5, e13255. https://doi.org/10.1371/journal.pone.0013255</w:t>
      </w:r>
    </w:p>
    <w:p w14:paraId="57E91433" w14:textId="77777777" w:rsidR="00426A33" w:rsidRPr="00426A33" w:rsidRDefault="00426A33" w:rsidP="00426A33">
      <w:pPr>
        <w:pStyle w:val="Bibliography"/>
      </w:pPr>
      <w:r w:rsidRPr="00426A33">
        <w:t xml:space="preserve">Rosman, J.H., Koseff, J.R., </w:t>
      </w:r>
      <w:proofErr w:type="spellStart"/>
      <w:r w:rsidRPr="00426A33">
        <w:t>Monismith</w:t>
      </w:r>
      <w:proofErr w:type="spellEnd"/>
      <w:r w:rsidRPr="00426A33">
        <w:t xml:space="preserve">, S.G., Grover, J., 2007. A field investigation into the effects of a kelp forest (Macrocystis </w:t>
      </w:r>
      <w:proofErr w:type="spellStart"/>
      <w:r w:rsidRPr="00426A33">
        <w:t>pyrifera</w:t>
      </w:r>
      <w:proofErr w:type="spellEnd"/>
      <w:r w:rsidRPr="00426A33">
        <w:t>) on coastal hydrodynamics and transport. Journal of Geophysical Research: Oceans 112. https://doi.org/10.1029/2005JC003430</w:t>
      </w:r>
    </w:p>
    <w:p w14:paraId="23B8CEBB" w14:textId="77777777" w:rsidR="00426A33" w:rsidRPr="00426A33" w:rsidRDefault="00426A33" w:rsidP="00426A33">
      <w:pPr>
        <w:pStyle w:val="Bibliography"/>
      </w:pPr>
      <w:r w:rsidRPr="00426A33">
        <w:t>RStudio Team, 2016. RStudio: Integrated development for R.</w:t>
      </w:r>
    </w:p>
    <w:p w14:paraId="03DFAC7C" w14:textId="77777777" w:rsidR="00426A33" w:rsidRPr="00426A33" w:rsidRDefault="00426A33" w:rsidP="00426A33">
      <w:pPr>
        <w:pStyle w:val="Bibliography"/>
      </w:pPr>
      <w:r w:rsidRPr="00426A33">
        <w:t>Sandoval-Gil, J., Alexandre, A., Santos, R., Camacho-</w:t>
      </w:r>
      <w:proofErr w:type="spellStart"/>
      <w:r w:rsidRPr="00426A33">
        <w:t>Ibar</w:t>
      </w:r>
      <w:proofErr w:type="spellEnd"/>
      <w:r w:rsidRPr="00426A33">
        <w:t>, V.F., 2016. Nitrogen Uptake and Internal Recycling in Zostera marina Exposed to Oyster Farming: Eelgrass Potential as a Natural Biofilter. Estuaries and Coasts 39, 1694–1708. https://doi.org/10.1007/s12237-016-0102-4</w:t>
      </w:r>
    </w:p>
    <w:p w14:paraId="36E8CEA4" w14:textId="77777777" w:rsidR="00426A33" w:rsidRPr="00426A33" w:rsidRDefault="00426A33" w:rsidP="00426A33">
      <w:pPr>
        <w:pStyle w:val="Bibliography"/>
      </w:pPr>
      <w:r w:rsidRPr="00426A33">
        <w:t>Savage, C., 2019. Seabird nutrients are assimilated by corals and enhance coral growth rates. Sci Rep 9, 4284. https://doi.org/10.1038/s41598-019-41030-6</w:t>
      </w:r>
    </w:p>
    <w:p w14:paraId="1C4C28E5" w14:textId="77777777" w:rsidR="00426A33" w:rsidRPr="00426A33" w:rsidRDefault="00426A33" w:rsidP="00426A33">
      <w:pPr>
        <w:pStyle w:val="Bibliography"/>
      </w:pPr>
      <w:r w:rsidRPr="00426A33">
        <w:t xml:space="preserve">Sellers, A.J., Leung, B., </w:t>
      </w:r>
      <w:proofErr w:type="spellStart"/>
      <w:r w:rsidRPr="00426A33">
        <w:t>Torchin</w:t>
      </w:r>
      <w:proofErr w:type="spellEnd"/>
      <w:r w:rsidRPr="00426A33">
        <w:t>, M.E., 2020. Global meta-analysis of how marine upwelling affects herbivory. Global Ecology and Biogeography 29, 370–383. https://doi.org/10.1111/geb.13023</w:t>
      </w:r>
    </w:p>
    <w:p w14:paraId="30C99F53" w14:textId="77777777" w:rsidR="00426A33" w:rsidRPr="00426A33" w:rsidRDefault="00426A33" w:rsidP="00426A33">
      <w:pPr>
        <w:pStyle w:val="Bibliography"/>
      </w:pPr>
      <w:r w:rsidRPr="00426A33">
        <w:lastRenderedPageBreak/>
        <w:t xml:space="preserve">Shantz, A.A., Ladd, M.C., </w:t>
      </w:r>
      <w:proofErr w:type="spellStart"/>
      <w:r w:rsidRPr="00426A33">
        <w:t>Schrack</w:t>
      </w:r>
      <w:proofErr w:type="spellEnd"/>
      <w:r w:rsidRPr="00426A33">
        <w:t xml:space="preserve">, E., </w:t>
      </w:r>
      <w:proofErr w:type="spellStart"/>
      <w:r w:rsidRPr="00426A33">
        <w:t>Burkepile</w:t>
      </w:r>
      <w:proofErr w:type="spellEnd"/>
      <w:r w:rsidRPr="00426A33">
        <w:t>, D.E., 2015. Fish-derived nutrient hotspots shape coral reef benthic communities. Ecological Applications 25, 2142–2152. https://doi.org/10.1890/14-2209.1</w:t>
      </w:r>
    </w:p>
    <w:p w14:paraId="41F20D97" w14:textId="77777777" w:rsidR="00426A33" w:rsidRPr="00426A33" w:rsidRDefault="00426A33" w:rsidP="00426A33">
      <w:pPr>
        <w:pStyle w:val="Bibliography"/>
      </w:pPr>
      <w:proofErr w:type="spellStart"/>
      <w:r w:rsidRPr="00426A33">
        <w:t>Starko</w:t>
      </w:r>
      <w:proofErr w:type="spellEnd"/>
      <w:r w:rsidRPr="00426A33">
        <w:t xml:space="preserve">, S., Neufeld, C.J., </w:t>
      </w:r>
      <w:proofErr w:type="spellStart"/>
      <w:r w:rsidRPr="00426A33">
        <w:t>Gendall</w:t>
      </w:r>
      <w:proofErr w:type="spellEnd"/>
      <w:r w:rsidRPr="00426A33">
        <w:t xml:space="preserve">, L., Timmer, B., Campbell, L., </w:t>
      </w:r>
      <w:proofErr w:type="spellStart"/>
      <w:r w:rsidRPr="00426A33">
        <w:t>Yakimishyn</w:t>
      </w:r>
      <w:proofErr w:type="spellEnd"/>
      <w:r w:rsidRPr="00426A33">
        <w:t xml:space="preserve">, J., </w:t>
      </w:r>
      <w:proofErr w:type="spellStart"/>
      <w:r w:rsidRPr="00426A33">
        <w:t>Druehl</w:t>
      </w:r>
      <w:proofErr w:type="spellEnd"/>
      <w:r w:rsidRPr="00426A33">
        <w:t>, L., Baum, J.K., 2022. Microclimate predicts kelp forest extinction in the face of direct and indirect marine heatwave effects. Ecological Applications 32, e2673. https://doi.org/10.1002/eap.2673</w:t>
      </w:r>
    </w:p>
    <w:p w14:paraId="7E003CE8" w14:textId="77777777" w:rsidR="00426A33" w:rsidRPr="00426A33" w:rsidRDefault="00426A33" w:rsidP="00426A33">
      <w:pPr>
        <w:pStyle w:val="Bibliography"/>
      </w:pPr>
      <w:proofErr w:type="spellStart"/>
      <w:r w:rsidRPr="00426A33">
        <w:t>Starko</w:t>
      </w:r>
      <w:proofErr w:type="spellEnd"/>
      <w:r w:rsidRPr="00426A33">
        <w:t xml:space="preserve">, S., Timmer, B., </w:t>
      </w:r>
      <w:proofErr w:type="spellStart"/>
      <w:r w:rsidRPr="00426A33">
        <w:t>Reshitnyk</w:t>
      </w:r>
      <w:proofErr w:type="spellEnd"/>
      <w:r w:rsidRPr="00426A33">
        <w:t xml:space="preserve">, L., </w:t>
      </w:r>
      <w:proofErr w:type="spellStart"/>
      <w:r w:rsidRPr="00426A33">
        <w:t>Csordas</w:t>
      </w:r>
      <w:proofErr w:type="spellEnd"/>
      <w:r w:rsidRPr="00426A33">
        <w:t xml:space="preserve">, M., McHenry, J., Schroeder, S., </w:t>
      </w:r>
      <w:proofErr w:type="spellStart"/>
      <w:r w:rsidRPr="00426A33">
        <w:t>Hessing</w:t>
      </w:r>
      <w:proofErr w:type="spellEnd"/>
      <w:r w:rsidRPr="00426A33">
        <w:t xml:space="preserve">-Lewis, M., Costa, M., </w:t>
      </w:r>
      <w:proofErr w:type="spellStart"/>
      <w:r w:rsidRPr="00426A33">
        <w:t>Zielinksi</w:t>
      </w:r>
      <w:proofErr w:type="spellEnd"/>
      <w:r w:rsidRPr="00426A33">
        <w:t xml:space="preserve">, A., </w:t>
      </w:r>
      <w:proofErr w:type="spellStart"/>
      <w:r w:rsidRPr="00426A33">
        <w:t>Zielinksi</w:t>
      </w:r>
      <w:proofErr w:type="spellEnd"/>
      <w:r w:rsidRPr="00426A33">
        <w:t xml:space="preserve">, R., Cook, S., Underhill, R., Boyer, L., </w:t>
      </w:r>
      <w:proofErr w:type="spellStart"/>
      <w:r w:rsidRPr="00426A33">
        <w:t>Fretwell</w:t>
      </w:r>
      <w:proofErr w:type="spellEnd"/>
      <w:r w:rsidRPr="00426A33">
        <w:t xml:space="preserve">, C., </w:t>
      </w:r>
      <w:proofErr w:type="spellStart"/>
      <w:r w:rsidRPr="00426A33">
        <w:t>Yakimishyn</w:t>
      </w:r>
      <w:proofErr w:type="spellEnd"/>
      <w:r w:rsidRPr="00426A33">
        <w:t xml:space="preserve">, J., Heath, W., </w:t>
      </w:r>
      <w:proofErr w:type="spellStart"/>
      <w:r w:rsidRPr="00426A33">
        <w:t>Gruman</w:t>
      </w:r>
      <w:proofErr w:type="spellEnd"/>
      <w:r w:rsidRPr="00426A33">
        <w:t xml:space="preserve">, C., </w:t>
      </w:r>
      <w:proofErr w:type="spellStart"/>
      <w:r w:rsidRPr="00426A33">
        <w:t>Hingmire</w:t>
      </w:r>
      <w:proofErr w:type="spellEnd"/>
      <w:r w:rsidRPr="00426A33">
        <w:t>, D., Baum, J., Neufeld, C., 2024. Local and regional variation in kelp loss and stability across coastal British Columbia. Mar. Ecol. Prog. Ser. 733, 1–26. https://doi.org/10.3354/meps14548</w:t>
      </w:r>
    </w:p>
    <w:p w14:paraId="6A2D956D" w14:textId="77777777" w:rsidR="00426A33" w:rsidRPr="00426A33" w:rsidRDefault="00426A33" w:rsidP="00426A33">
      <w:pPr>
        <w:pStyle w:val="Bibliography"/>
      </w:pPr>
      <w:proofErr w:type="spellStart"/>
      <w:r w:rsidRPr="00426A33">
        <w:t>Steneck</w:t>
      </w:r>
      <w:proofErr w:type="spellEnd"/>
      <w:r w:rsidRPr="00426A33">
        <w:t xml:space="preserve">, R.S., Graham, M.H., Bourque, B.J., Corbett, D., Erlandson, J.M., Estes, J.A., </w:t>
      </w:r>
      <w:proofErr w:type="spellStart"/>
      <w:r w:rsidRPr="00426A33">
        <w:t>Tegner</w:t>
      </w:r>
      <w:proofErr w:type="spellEnd"/>
      <w:r w:rsidRPr="00426A33">
        <w:t>, M.J., 2002. Kelp forest ecosystems: biodiversity, stability, resilience and future. Environmental Conservation 29, 436–459. https://doi.org/10.1017/S0376892902000322</w:t>
      </w:r>
    </w:p>
    <w:p w14:paraId="71CA6E41" w14:textId="77777777" w:rsidR="00426A33" w:rsidRPr="00426A33" w:rsidRDefault="00426A33" w:rsidP="00426A33">
      <w:pPr>
        <w:pStyle w:val="Bibliography"/>
      </w:pPr>
      <w:r w:rsidRPr="00426A33">
        <w:t xml:space="preserve">Stewart, H., </w:t>
      </w:r>
      <w:proofErr w:type="spellStart"/>
      <w:r w:rsidRPr="00426A33">
        <w:t>Fram</w:t>
      </w:r>
      <w:proofErr w:type="spellEnd"/>
      <w:r w:rsidRPr="00426A33">
        <w:t xml:space="preserve">, J., Reed, D., Williams, S., Brzezinski, M., </w:t>
      </w:r>
      <w:proofErr w:type="spellStart"/>
      <w:r w:rsidRPr="00426A33">
        <w:t>MacIntyre</w:t>
      </w:r>
      <w:proofErr w:type="spellEnd"/>
      <w:r w:rsidRPr="00426A33">
        <w:t xml:space="preserve">, S., Gaylord, B., 2009. Differences in growth, morphology and tissue carbon and nitrogen of Macrocystis </w:t>
      </w:r>
      <w:proofErr w:type="spellStart"/>
      <w:r w:rsidRPr="00426A33">
        <w:t>pyrifera</w:t>
      </w:r>
      <w:proofErr w:type="spellEnd"/>
      <w:r w:rsidRPr="00426A33">
        <w:t xml:space="preserve"> within and at the outer edge of a giant kelp forest in California, USA. Mar. Ecol. Prog. Ser. 375, 101–112. https://doi.org/10.3354/meps07752</w:t>
      </w:r>
    </w:p>
    <w:p w14:paraId="7DF4B6E2" w14:textId="77777777" w:rsidR="00426A33" w:rsidRPr="00426A33" w:rsidRDefault="00426A33" w:rsidP="00426A33">
      <w:pPr>
        <w:pStyle w:val="Bibliography"/>
      </w:pPr>
      <w:proofErr w:type="spellStart"/>
      <w:r w:rsidRPr="00426A33">
        <w:t>Tanasichuk</w:t>
      </w:r>
      <w:proofErr w:type="spellEnd"/>
      <w:r w:rsidRPr="00426A33">
        <w:t xml:space="preserve">, R., 1998. Interannual variations in the population biology and productivity of </w:t>
      </w:r>
      <w:proofErr w:type="spellStart"/>
      <w:r w:rsidRPr="00426A33">
        <w:t>Euphausia</w:t>
      </w:r>
      <w:proofErr w:type="spellEnd"/>
      <w:r w:rsidRPr="00426A33">
        <w:t xml:space="preserve"> </w:t>
      </w:r>
      <w:proofErr w:type="spellStart"/>
      <w:r w:rsidRPr="00426A33">
        <w:t>pacifica</w:t>
      </w:r>
      <w:proofErr w:type="spellEnd"/>
      <w:r w:rsidRPr="00426A33">
        <w:t xml:space="preserve"> in Barkley Sound, Canada, with special reference to the 1992 and 1993 warm ocean years. Mar. Ecol. Prog. Ser. 173, 163–180. https://doi.org/10.3354/meps173163</w:t>
      </w:r>
    </w:p>
    <w:p w14:paraId="3019054C" w14:textId="77777777" w:rsidR="00426A33" w:rsidRPr="00426A33" w:rsidRDefault="00426A33" w:rsidP="00426A33">
      <w:pPr>
        <w:pStyle w:val="Bibliography"/>
      </w:pPr>
      <w:r w:rsidRPr="00426A33">
        <w:t xml:space="preserve">Taylor, B.W., Keep, C.F., Hall, R.O., Koch, B.J., </w:t>
      </w:r>
      <w:proofErr w:type="spellStart"/>
      <w:r w:rsidRPr="00426A33">
        <w:t>Tronstad</w:t>
      </w:r>
      <w:proofErr w:type="spellEnd"/>
      <w:r w:rsidRPr="00426A33">
        <w:t xml:space="preserve">, L.M., </w:t>
      </w:r>
      <w:proofErr w:type="spellStart"/>
      <w:r w:rsidRPr="00426A33">
        <w:t>Flecker</w:t>
      </w:r>
      <w:proofErr w:type="spellEnd"/>
      <w:r w:rsidRPr="00426A33">
        <w:t xml:space="preserve">, A.S., </w:t>
      </w:r>
      <w:proofErr w:type="spellStart"/>
      <w:r w:rsidRPr="00426A33">
        <w:t>Ulseth</w:t>
      </w:r>
      <w:proofErr w:type="spellEnd"/>
      <w:r w:rsidRPr="00426A33">
        <w:t xml:space="preserve">, A.J., 2007. Improving the fluorometric ammonium method: matrix effects, background fluorescence, and standard additions. Journal of the North American </w:t>
      </w:r>
      <w:proofErr w:type="spellStart"/>
      <w:r w:rsidRPr="00426A33">
        <w:t>Benthological</w:t>
      </w:r>
      <w:proofErr w:type="spellEnd"/>
      <w:r w:rsidRPr="00426A33">
        <w:t xml:space="preserve"> Society 26, 167–177. https://doi.org/10.1899/0887-3593(2007)26[</w:t>
      </w:r>
      <w:proofErr w:type="gramStart"/>
      <w:r w:rsidRPr="00426A33">
        <w:t>167:ITFAMM</w:t>
      </w:r>
      <w:proofErr w:type="gramEnd"/>
      <w:r w:rsidRPr="00426A33">
        <w:t>]2.0.CO;2</w:t>
      </w:r>
    </w:p>
    <w:p w14:paraId="4AECFE90" w14:textId="77777777" w:rsidR="00426A33" w:rsidRPr="00426A33" w:rsidRDefault="00426A33" w:rsidP="00426A33">
      <w:pPr>
        <w:pStyle w:val="Bibliography"/>
      </w:pPr>
      <w:r w:rsidRPr="00426A33">
        <w:t>Tilman, G.D., 1984. Plant Dominance Along an Experimental Nutrient Gradient. Ecology 65, 1445–1453. https://doi.org/10.2307/1939125</w:t>
      </w:r>
    </w:p>
    <w:p w14:paraId="00EEBEDF" w14:textId="77777777" w:rsidR="00426A33" w:rsidRPr="00426A33" w:rsidRDefault="00426A33" w:rsidP="00426A33">
      <w:pPr>
        <w:pStyle w:val="Bibliography"/>
      </w:pPr>
      <w:proofErr w:type="spellStart"/>
      <w:r w:rsidRPr="00426A33">
        <w:t>Traiger</w:t>
      </w:r>
      <w:proofErr w:type="spellEnd"/>
      <w:r w:rsidRPr="00426A33">
        <w:t xml:space="preserve">, S.B., Cohn, B., </w:t>
      </w:r>
      <w:proofErr w:type="spellStart"/>
      <w:r w:rsidRPr="00426A33">
        <w:t>Panos</w:t>
      </w:r>
      <w:proofErr w:type="spellEnd"/>
      <w:r w:rsidRPr="00426A33">
        <w:t xml:space="preserve">, D., Daly, M., Hirsh, H.K., Martone, M., Gutierrez, I., </w:t>
      </w:r>
      <w:proofErr w:type="spellStart"/>
      <w:r w:rsidRPr="00426A33">
        <w:t>Mucciarone</w:t>
      </w:r>
      <w:proofErr w:type="spellEnd"/>
      <w:r w:rsidRPr="00426A33">
        <w:t xml:space="preserve">, D.A., Takeshita, Y., </w:t>
      </w:r>
      <w:proofErr w:type="spellStart"/>
      <w:r w:rsidRPr="00426A33">
        <w:t>Monismith</w:t>
      </w:r>
      <w:proofErr w:type="spellEnd"/>
      <w:r w:rsidRPr="00426A33">
        <w:t xml:space="preserve">, S.G., Dunbar, R.B., Nickols, K.J., 2022. Limited biogeochemical modification of surface waters by kelp forest canopies: Influence of kelp metabolism and site-specific hydrodynamics. </w:t>
      </w:r>
      <w:proofErr w:type="spellStart"/>
      <w:r w:rsidRPr="00426A33">
        <w:t>Limnol</w:t>
      </w:r>
      <w:proofErr w:type="spellEnd"/>
      <w:r w:rsidRPr="00426A33">
        <w:t xml:space="preserve"> </w:t>
      </w:r>
      <w:proofErr w:type="spellStart"/>
      <w:r w:rsidRPr="00426A33">
        <w:t>Oceanogr</w:t>
      </w:r>
      <w:proofErr w:type="spellEnd"/>
      <w:r w:rsidRPr="00426A33">
        <w:t xml:space="preserve"> 67, 392–403. https://doi.org/10.1002/lno.11999</w:t>
      </w:r>
    </w:p>
    <w:p w14:paraId="621D1B58" w14:textId="77777777" w:rsidR="00426A33" w:rsidRPr="00426A33" w:rsidRDefault="00426A33" w:rsidP="00426A33">
      <w:pPr>
        <w:pStyle w:val="Bibliography"/>
      </w:pPr>
      <w:proofErr w:type="spellStart"/>
      <w:r w:rsidRPr="00426A33">
        <w:t>Uthicke</w:t>
      </w:r>
      <w:proofErr w:type="spellEnd"/>
      <w:r w:rsidRPr="00426A33">
        <w:t>, S., 2001a. Nutrient regeneration by abundant coral reef holothurians. J. Exp. Mar. Biol. Ecol. 265, 153–170. https://doi.org/10.1016/S0022-0981(01)00329-X</w:t>
      </w:r>
    </w:p>
    <w:p w14:paraId="11AEF0DD" w14:textId="77777777" w:rsidR="00426A33" w:rsidRPr="00426A33" w:rsidRDefault="00426A33" w:rsidP="00426A33">
      <w:pPr>
        <w:pStyle w:val="Bibliography"/>
      </w:pPr>
      <w:proofErr w:type="spellStart"/>
      <w:r w:rsidRPr="00426A33">
        <w:t>Uthicke</w:t>
      </w:r>
      <w:proofErr w:type="spellEnd"/>
      <w:r w:rsidRPr="00426A33">
        <w:t xml:space="preserve">, S., 2001b. Interactions between sediment-feeders and microalgae on coral reefs: grazing losses versus production enhancement. Mar </w:t>
      </w:r>
      <w:proofErr w:type="spellStart"/>
      <w:r w:rsidRPr="00426A33">
        <w:t>Ecol</w:t>
      </w:r>
      <w:proofErr w:type="spellEnd"/>
      <w:r w:rsidRPr="00426A33">
        <w:t xml:space="preserve"> Prog Ser 210, 125–138. https://doi.org/10.3354/meps210125</w:t>
      </w:r>
    </w:p>
    <w:p w14:paraId="7F5B10D1" w14:textId="77777777" w:rsidR="00426A33" w:rsidRPr="00426A33" w:rsidRDefault="00426A33" w:rsidP="00426A33">
      <w:pPr>
        <w:pStyle w:val="Bibliography"/>
      </w:pPr>
      <w:proofErr w:type="spellStart"/>
      <w:r w:rsidRPr="00426A33">
        <w:t>Uthicke</w:t>
      </w:r>
      <w:proofErr w:type="spellEnd"/>
      <w:r w:rsidRPr="00426A33">
        <w:t xml:space="preserve">, S., </w:t>
      </w:r>
      <w:proofErr w:type="spellStart"/>
      <w:r w:rsidRPr="00426A33">
        <w:t>Klumpp</w:t>
      </w:r>
      <w:proofErr w:type="spellEnd"/>
      <w:r w:rsidRPr="00426A33">
        <w:t xml:space="preserve">, D.W., 1998. Microphytobenthos community production at a near-shore coral reef: seasonal variation and response to ammonium recycled by holothurians. Mar </w:t>
      </w:r>
      <w:proofErr w:type="spellStart"/>
      <w:r w:rsidRPr="00426A33">
        <w:t>Ecol</w:t>
      </w:r>
      <w:proofErr w:type="spellEnd"/>
      <w:r w:rsidRPr="00426A33">
        <w:t xml:space="preserve"> Prog Ser 169, 1–11.</w:t>
      </w:r>
    </w:p>
    <w:p w14:paraId="63A12D84" w14:textId="77777777" w:rsidR="00426A33" w:rsidRPr="00426A33" w:rsidRDefault="00426A33" w:rsidP="00426A33">
      <w:pPr>
        <w:pStyle w:val="Bibliography"/>
      </w:pPr>
      <w:proofErr w:type="spellStart"/>
      <w:r w:rsidRPr="00426A33">
        <w:lastRenderedPageBreak/>
        <w:t>Vanni</w:t>
      </w:r>
      <w:proofErr w:type="spellEnd"/>
      <w:r w:rsidRPr="00426A33">
        <w:t xml:space="preserve">, M.J., 2002. Nutrient cycling by animals in freshwater ecosystems. Annu Rev </w:t>
      </w:r>
      <w:proofErr w:type="spellStart"/>
      <w:r w:rsidRPr="00426A33">
        <w:t>Ecol</w:t>
      </w:r>
      <w:proofErr w:type="spellEnd"/>
      <w:r w:rsidRPr="00426A33">
        <w:t xml:space="preserve"> Syst 33, 341–370. https://doi.org/10.1146/annurev.ecolsys.33.010802.150519</w:t>
      </w:r>
    </w:p>
    <w:p w14:paraId="395C0A14" w14:textId="77777777" w:rsidR="00426A33" w:rsidRPr="00426A33" w:rsidRDefault="00426A33" w:rsidP="00426A33">
      <w:pPr>
        <w:pStyle w:val="Bibliography"/>
      </w:pPr>
      <w:proofErr w:type="spellStart"/>
      <w:r w:rsidRPr="00426A33">
        <w:t>Vinther</w:t>
      </w:r>
      <w:proofErr w:type="spellEnd"/>
      <w:r w:rsidRPr="00426A33">
        <w:t xml:space="preserve">, H.F., </w:t>
      </w:r>
      <w:proofErr w:type="spellStart"/>
      <w:r w:rsidRPr="00426A33">
        <w:t>Holmer</w:t>
      </w:r>
      <w:proofErr w:type="spellEnd"/>
      <w:r w:rsidRPr="00426A33">
        <w:t xml:space="preserve">, M., 2008. Experimental test of </w:t>
      </w:r>
      <w:proofErr w:type="spellStart"/>
      <w:r w:rsidRPr="00426A33">
        <w:t>biodeposition</w:t>
      </w:r>
      <w:proofErr w:type="spellEnd"/>
      <w:r w:rsidRPr="00426A33">
        <w:t xml:space="preserve"> and ammonium excretion from blue mussels (Mytilus edulis) on eelgrass (Zostera marina) performance. Journal of Experimental Marine Biology and Ecology 364, 72–79. https://doi.org/10.1016/j.jembe.2008.07.003</w:t>
      </w:r>
    </w:p>
    <w:p w14:paraId="1AFB750A" w14:textId="77777777" w:rsidR="00426A33" w:rsidRPr="00426A33" w:rsidRDefault="00426A33" w:rsidP="00426A33">
      <w:pPr>
        <w:pStyle w:val="Bibliography"/>
      </w:pPr>
      <w:r w:rsidRPr="00426A33">
        <w:t xml:space="preserve">West, E.J., Pitt, K.A., Welsh, D.T., Koop, K., Rissik, D., 2009. Top-down and bottom-up influences of jellyfish on primary productivity and planktonic assemblages. </w:t>
      </w:r>
      <w:proofErr w:type="spellStart"/>
      <w:r w:rsidRPr="00426A33">
        <w:t>Limnol</w:t>
      </w:r>
      <w:proofErr w:type="spellEnd"/>
      <w:r w:rsidRPr="00426A33">
        <w:t xml:space="preserve"> </w:t>
      </w:r>
      <w:proofErr w:type="spellStart"/>
      <w:r w:rsidRPr="00426A33">
        <w:t>Oceanogr</w:t>
      </w:r>
      <w:proofErr w:type="spellEnd"/>
      <w:r w:rsidRPr="00426A33">
        <w:t xml:space="preserve"> 54, 2058–2071. https://doi.org/10.4319/lo.2009.54.6.2058</w:t>
      </w:r>
    </w:p>
    <w:p w14:paraId="3BC5B6F5" w14:textId="77777777" w:rsidR="00426A33" w:rsidRPr="00426A33" w:rsidRDefault="00426A33" w:rsidP="00426A33">
      <w:pPr>
        <w:pStyle w:val="Bibliography"/>
      </w:pPr>
      <w:r w:rsidRPr="00426A33">
        <w:t xml:space="preserve">Wickham, H., </w:t>
      </w:r>
      <w:proofErr w:type="spellStart"/>
      <w:r w:rsidRPr="00426A33">
        <w:t>Averick</w:t>
      </w:r>
      <w:proofErr w:type="spellEnd"/>
      <w:r w:rsidRPr="00426A33">
        <w:t xml:space="preserve">, M., Bryan, J., Chang, W., McGowan, L.D., François, R., </w:t>
      </w:r>
      <w:proofErr w:type="spellStart"/>
      <w:r w:rsidRPr="00426A33">
        <w:t>Grolemund</w:t>
      </w:r>
      <w:proofErr w:type="spellEnd"/>
      <w:r w:rsidRPr="00426A33">
        <w:t xml:space="preserve">, G., Hayes, A., Henry, L., Hester, J., Kuhn, M., Pedersen, T.L., Miller, E., Bache, S.M., Müller, K., </w:t>
      </w:r>
      <w:proofErr w:type="spellStart"/>
      <w:r w:rsidRPr="00426A33">
        <w:t>Ooms</w:t>
      </w:r>
      <w:proofErr w:type="spellEnd"/>
      <w:r w:rsidRPr="00426A33">
        <w:t xml:space="preserve">, J., Robinson, D., Seidel, D.P., </w:t>
      </w:r>
      <w:proofErr w:type="spellStart"/>
      <w:r w:rsidRPr="00426A33">
        <w:t>Spinu</w:t>
      </w:r>
      <w:proofErr w:type="spellEnd"/>
      <w:r w:rsidRPr="00426A33">
        <w:t xml:space="preserve">, V., Takahashi, K., Vaughan, D., Wilke, C., Woo, K., </w:t>
      </w:r>
      <w:proofErr w:type="spellStart"/>
      <w:r w:rsidRPr="00426A33">
        <w:t>Yutani</w:t>
      </w:r>
      <w:proofErr w:type="spellEnd"/>
      <w:r w:rsidRPr="00426A33">
        <w:t xml:space="preserve">, H., 2019. Welcome to the </w:t>
      </w:r>
      <w:proofErr w:type="spellStart"/>
      <w:r w:rsidRPr="00426A33">
        <w:t>Tidyverse</w:t>
      </w:r>
      <w:proofErr w:type="spellEnd"/>
      <w:r w:rsidRPr="00426A33">
        <w:t xml:space="preserve">. Journal of </w:t>
      </w:r>
      <w:proofErr w:type="gramStart"/>
      <w:r w:rsidRPr="00426A33">
        <w:t>Open Source</w:t>
      </w:r>
      <w:proofErr w:type="gramEnd"/>
      <w:r w:rsidRPr="00426A33">
        <w:t xml:space="preserve"> Software 4, 1686. https://doi.org/10.21105/joss.01686</w:t>
      </w:r>
    </w:p>
    <w:p w14:paraId="7AAB984A" w14:textId="5184438B" w:rsidR="00263F14" w:rsidRPr="00131A7C" w:rsidRDefault="0061163F" w:rsidP="00131A7C">
      <w:pPr>
        <w:spacing w:line="480" w:lineRule="auto"/>
        <w:rPr>
          <w:rFonts w:ascii="Times New Roman" w:hAnsi="Times New Roman" w:cs="Times New Roman"/>
        </w:rPr>
      </w:pPr>
      <w:r>
        <w:rPr>
          <w:rFonts w:ascii="Times New Roman" w:hAnsi="Times New Roman" w:cs="Times New Roman"/>
        </w:rPr>
        <w:fldChar w:fldCharType="end"/>
      </w:r>
    </w:p>
    <w:sectPr w:rsidR="00263F14" w:rsidRPr="00131A7C"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239579FA" w14:textId="77777777" w:rsidR="00AF52A3" w:rsidRDefault="00AF52A3" w:rsidP="00AF52A3">
      <w:r>
        <w:rPr>
          <w:rStyle w:val="CommentReference"/>
        </w:rPr>
        <w:annotationRef/>
      </w:r>
      <w:r>
        <w:rPr>
          <w:sz w:val="20"/>
          <w:szCs w:val="20"/>
        </w:rPr>
        <w:t xml:space="preserve">Isa suggested Limnology and Oceanographyy. </w:t>
      </w:r>
    </w:p>
    <w:p w14:paraId="38753793" w14:textId="77777777" w:rsidR="00AF52A3" w:rsidRDefault="00AF52A3" w:rsidP="00AF52A3"/>
    <w:p w14:paraId="56205A21" w14:textId="77777777" w:rsidR="00AF52A3" w:rsidRDefault="00AF52A3" w:rsidP="00AF52A3">
      <w:r>
        <w:rPr>
          <w:sz w:val="20"/>
          <w:szCs w:val="20"/>
        </w:rPr>
        <w:t xml:space="preserve">Targets for standard research articles are 10-15 pages in length (final print), with no more than 7-10 visuals, though shorter research articles are welcome. Under 11,000 words or 850 lines of text </w:t>
      </w:r>
    </w:p>
  </w:comment>
  <w:comment w:id="1" w:author="Em Lim" w:date="2024-06-10T11:28:00Z" w:initials="EL">
    <w:p w14:paraId="4BFDD7D3" w14:textId="08B74020" w:rsidR="005831E6" w:rsidRDefault="005831E6" w:rsidP="00315B05">
      <w:pPr>
        <w:shd w:val="clear" w:color="auto" w:fill="FFFFFF"/>
        <w:textAlignment w:val="baseline"/>
        <w:rPr>
          <w:rFonts w:ascii="Helvetica Neue" w:hAnsi="Helvetica Neue"/>
          <w:noProof/>
          <w:color w:val="242424"/>
          <w:sz w:val="23"/>
          <w:szCs w:val="23"/>
        </w:rPr>
      </w:pPr>
      <w:r>
        <w:rPr>
          <w:rStyle w:val="CommentReference"/>
        </w:rPr>
        <w:annotationRef/>
      </w:r>
      <w:r>
        <w:rPr>
          <w:rFonts w:ascii="Helvetica Neue" w:hAnsi="Helvetica Neue"/>
          <w:noProof/>
          <w:color w:val="242424"/>
          <w:sz w:val="23"/>
          <w:szCs w:val="23"/>
        </w:rPr>
        <w:t>Kieran:</w:t>
      </w:r>
    </w:p>
    <w:p w14:paraId="6B4C13FB" w14:textId="576EAD5E" w:rsidR="005831E6" w:rsidRDefault="005831E6" w:rsidP="00315B05">
      <w:pPr>
        <w:shd w:val="clear" w:color="auto" w:fill="FFFFFF"/>
        <w:textAlignment w:val="baseline"/>
        <w:rPr>
          <w:rFonts w:ascii="Helvetica Neue" w:hAnsi="Helvetica Neue"/>
          <w:color w:val="242424"/>
          <w:sz w:val="23"/>
          <w:szCs w:val="23"/>
          <w:lang w:val="en-CA"/>
        </w:rPr>
      </w:pPr>
      <w:r>
        <w:rPr>
          <w:rFonts w:ascii="Helvetica Neue" w:hAnsi="Helvetica Neue"/>
          <w:color w:val="242424"/>
          <w:sz w:val="23"/>
          <w:szCs w:val="23"/>
        </w:rPr>
        <w:t>Journal targets</w:t>
      </w:r>
    </w:p>
    <w:p w14:paraId="60A7726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-First off, I don’t think you can really go wrong here. This is a neat paper, a novel topic, and an incredible amount of work, so it will be recognized as such regardless of where it is published. </w:t>
      </w:r>
    </w:p>
    <w:p w14:paraId="12DCBAC1" w14:textId="77777777" w:rsidR="005831E6" w:rsidRDefault="005831E6" w:rsidP="00315B05">
      <w:pPr>
        <w:shd w:val="clear" w:color="auto" w:fill="FFFFFF"/>
        <w:textAlignment w:val="baseline"/>
        <w:rPr>
          <w:rFonts w:ascii="Helvetica Neue" w:hAnsi="Helvetica Neue"/>
          <w:color w:val="242424"/>
          <w:sz w:val="23"/>
          <w:szCs w:val="23"/>
        </w:rPr>
      </w:pPr>
    </w:p>
    <w:p w14:paraId="38F52F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-Secondly, Isa and I will likely differ on target journals, and she is your supervisor, so Isa’s view &gt; Kieran’s view.</w:t>
      </w:r>
    </w:p>
    <w:p w14:paraId="313462C3" w14:textId="77777777" w:rsidR="005831E6" w:rsidRDefault="005831E6" w:rsidP="00315B05">
      <w:pPr>
        <w:shd w:val="clear" w:color="auto" w:fill="FFFFFF"/>
        <w:textAlignment w:val="baseline"/>
        <w:rPr>
          <w:rFonts w:ascii="Helvetica Neue" w:hAnsi="Helvetica Neue"/>
          <w:color w:val="242424"/>
          <w:sz w:val="23"/>
          <w:szCs w:val="23"/>
        </w:rPr>
      </w:pPr>
    </w:p>
    <w:p w14:paraId="41BDA02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-This is a ‘workhorse’ paper in that it’s an insane amount of work and spans spatial scales, but it’s going to lack that paradigm-shifting ecological theory hook that is associated with journals like Nature Ecology and Evolution, Ecology Letters, Ecology, etc. You could integrate this type of hook because the topic is so novel, and Isa is unreal at developing these types of narratives, but I also don’t think it’s worth it because you’ll end up tinkering with the wording for weeks (months?), overstating the results, and those journals limit the word count considerably, so the end result can actually be a less insightful paper. I think a better aim is to focus on journals that focus on broad processes and trends that persist across spatial scales. Impact factor-wise, there isn’t a divide between journals that have their nose in the air about the need for every ecology finding to reframe our fundamental understanding and those that focus on high-quality research. </w:t>
      </w:r>
    </w:p>
    <w:p w14:paraId="22B6567B"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 </w:t>
      </w:r>
    </w:p>
    <w:p w14:paraId="482083C0" w14:textId="77777777" w:rsidR="005831E6" w:rsidRDefault="005831E6" w:rsidP="00315B05">
      <w:pPr>
        <w:rPr>
          <w:rFonts w:ascii="Times New Roman" w:hAnsi="Times New Roman"/>
        </w:rPr>
      </w:pPr>
      <w:r>
        <w:rPr>
          <w:rFonts w:ascii="Helvetica Neue" w:hAnsi="Helvetica Neue"/>
          <w:color w:val="242424"/>
          <w:sz w:val="23"/>
          <w:szCs w:val="23"/>
          <w:shd w:val="clear" w:color="auto" w:fill="FFFFFF"/>
        </w:rPr>
        <w:t>-Journal targets. </w:t>
      </w:r>
      <w:r>
        <w:rPr>
          <w:rFonts w:ascii="Helvetica Neue" w:hAnsi="Helvetica Neue"/>
          <w:color w:val="242424"/>
          <w:sz w:val="23"/>
          <w:szCs w:val="23"/>
        </w:rPr>
        <w:br/>
      </w:r>
      <w:r>
        <w:rPr>
          <w:rFonts w:ascii="Helvetica Neue" w:hAnsi="Helvetica Neue"/>
          <w:color w:val="242424"/>
          <w:sz w:val="23"/>
          <w:szCs w:val="23"/>
          <w:shd w:val="clear" w:color="auto" w:fill="FFFFFF"/>
        </w:rPr>
        <w:t>—I think it could be worth considering Science of the Total Environment. It’s an unreal impact factor (~11), likely a faster turnaround time than general ecology journals, and it’s published related research. </w:t>
      </w:r>
    </w:p>
    <w:p w14:paraId="226B3924"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you want to aim for a top journal name, I think this would be a good fit for Nature Communications, with the option to transfer it to Communications Earth and Environment. Nature Communications open access fee is ~$8,000, so Isa would have to approve this, but either the SFU open-access fund, it will be closer to $5,500. If the paper gets accepted soonish (i.e., this year), I can likely put $1,000 towards the open access cost. Communications Earth and Environment fee is ~$4,500, which is more manageable. However, I probably won’t submit to Communications Earth and Environment without first targeting a Nature — journal. </w:t>
      </w:r>
    </w:p>
    <w:p w14:paraId="067BCC22"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—Ecography and Oikos are also good options given the topic. If you aim for Ecography, refer to this paper in your cover letter, saying here we answer the call… </w:t>
      </w:r>
      <w:hyperlink r:id="rId1" w:tgtFrame="_blank" w:history="1">
        <w:r>
          <w:rPr>
            <w:rStyle w:val="Hyperlink"/>
            <w:rFonts w:ascii="Helvetica Neue" w:hAnsi="Helvetica Neue"/>
            <w:sz w:val="23"/>
            <w:szCs w:val="23"/>
            <w:bdr w:val="none" w:sz="0" w:space="0" w:color="auto" w:frame="1"/>
          </w:rPr>
          <w:t>https://nsojournals.onlinelibrary.wiley.com/doi/full/10.1111/ecog.05566</w:t>
        </w:r>
      </w:hyperlink>
    </w:p>
    <w:p w14:paraId="5652F4B7"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—If Isa is not into these journals, then I think Proceedings of the Royal Society B is a good option and a journal she knows well. </w:t>
      </w:r>
    </w:p>
    <w:p w14:paraId="4782EB71" w14:textId="77777777" w:rsidR="005831E6" w:rsidRDefault="005831E6" w:rsidP="00315B05">
      <w:pPr>
        <w:shd w:val="clear" w:color="auto" w:fill="FFFFFF"/>
        <w:textAlignment w:val="baseline"/>
        <w:rPr>
          <w:rFonts w:ascii="Helvetica Neue" w:hAnsi="Helvetica Neue"/>
          <w:color w:val="242424"/>
          <w:sz w:val="23"/>
          <w:szCs w:val="23"/>
        </w:rPr>
      </w:pPr>
    </w:p>
    <w:p w14:paraId="048F3B86" w14:textId="77777777" w:rsidR="005831E6" w:rsidRDefault="005831E6" w:rsidP="00315B05">
      <w:pPr>
        <w:shd w:val="clear" w:color="auto" w:fill="FFFFFF"/>
        <w:textAlignment w:val="baseline"/>
        <w:rPr>
          <w:rFonts w:ascii="Helvetica Neue" w:hAnsi="Helvetica Neue"/>
          <w:color w:val="242424"/>
          <w:sz w:val="23"/>
          <w:szCs w:val="23"/>
        </w:rPr>
      </w:pPr>
      <w:r>
        <w:rPr>
          <w:rFonts w:ascii="Helvetica Neue" w:hAnsi="Helvetica Neue"/>
          <w:color w:val="242424"/>
          <w:sz w:val="23"/>
          <w:szCs w:val="23"/>
        </w:rPr>
        <w:t>No matter where you publish, I think you should also submit a summary to </w:t>
      </w:r>
      <w:hyperlink r:id="rId2" w:tgtFrame="_blank" w:history="1">
        <w:r>
          <w:rPr>
            <w:rStyle w:val="Hyperlink"/>
            <w:rFonts w:ascii="Helvetica Neue" w:hAnsi="Helvetica Neue"/>
            <w:sz w:val="23"/>
            <w:szCs w:val="23"/>
            <w:bdr w:val="none" w:sz="0" w:space="0" w:color="auto" w:frame="1"/>
          </w:rPr>
          <w:t>https://kids.frontiersin.org</w:t>
        </w:r>
      </w:hyperlink>
      <w:r>
        <w:rPr>
          <w:rFonts w:ascii="Helvetica Neue" w:hAnsi="Helvetica Neue"/>
          <w:color w:val="242424"/>
          <w:sz w:val="23"/>
          <w:szCs w:val="23"/>
        </w:rPr>
        <w:t> cause this topic is perfect for it, and it will add another output to your CV, plus it’s important to relay work to broader audiences</w:t>
      </w:r>
    </w:p>
    <w:p w14:paraId="2ACA4B35" w14:textId="2DB40393" w:rsidR="005831E6" w:rsidRDefault="005831E6">
      <w:pPr>
        <w:pStyle w:val="CommentText"/>
      </w:pPr>
    </w:p>
  </w:comment>
  <w:comment w:id="2" w:author="Isabelle Cote" w:date="2024-09-02T10:54:00Z" w:initials="IC">
    <w:p w14:paraId="46CE9D13" w14:textId="77777777" w:rsidR="00A4123F" w:rsidRDefault="00A4123F" w:rsidP="00A4123F">
      <w:pPr>
        <w:pStyle w:val="CommentText"/>
      </w:pPr>
      <w:r>
        <w:rPr>
          <w:rStyle w:val="CommentReference"/>
        </w:rPr>
        <w:annotationRef/>
      </w:r>
      <w:r>
        <w:t>You could also consider Ecology or Ecological Monographs</w:t>
      </w:r>
    </w:p>
  </w:comment>
  <w:comment w:id="3" w:author="Isabelle Cote" w:date="2024-09-03T15:26:00Z" w:initials="IC">
    <w:p w14:paraId="3326766D" w14:textId="77777777" w:rsidR="003C6B73" w:rsidRDefault="003C6B73" w:rsidP="003C6B73">
      <w:pPr>
        <w:pStyle w:val="CommentText"/>
      </w:pPr>
      <w:r>
        <w:rPr>
          <w:rStyle w:val="CommentReference"/>
        </w:rPr>
        <w:annotationRef/>
      </w:r>
      <w:r>
        <w:t>You don’t use this term much in the paper. Make sure you use it in the Discussion?</w:t>
      </w:r>
    </w:p>
  </w:comment>
  <w:comment w:id="4" w:author="Kieran Cox" w:date="2024-03-21T11:31:00Z" w:initials="KC">
    <w:p w14:paraId="5AAB2810" w14:textId="6A21F302" w:rsidR="005831E6" w:rsidRDefault="005831E6"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5" w:author="Kieran Cox" w:date="2024-03-21T11:32:00Z" w:initials="KC">
    <w:p w14:paraId="37A9109E" w14:textId="77777777" w:rsidR="005831E6" w:rsidRDefault="005831E6"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6" w:author="Kieran Cox" w:date="2024-03-21T11:32:00Z" w:initials="KC">
    <w:p w14:paraId="125D4431" w14:textId="77777777" w:rsidR="005831E6" w:rsidRDefault="005831E6" w:rsidP="00813785">
      <w:r>
        <w:rPr>
          <w:rStyle w:val="CommentReference"/>
        </w:rPr>
        <w:annotationRef/>
      </w:r>
      <w:r>
        <w:rPr>
          <w:color w:val="000000"/>
          <w:sz w:val="20"/>
          <w:szCs w:val="20"/>
        </w:rPr>
        <w:t>but you’re at 219 words, and most journal limits will be 250 so there is a neat route forward</w:t>
      </w:r>
    </w:p>
  </w:comment>
  <w:comment w:id="7" w:author="Isabelle Cote" w:date="2024-09-02T10:42:00Z" w:initials="IC">
    <w:p w14:paraId="5334AA84" w14:textId="77777777" w:rsidR="00752F86" w:rsidRDefault="00752F86" w:rsidP="00752F86">
      <w:pPr>
        <w:pStyle w:val="CommentText"/>
      </w:pPr>
      <w:r>
        <w:rPr>
          <w:rStyle w:val="CommentReference"/>
        </w:rPr>
        <w:annotationRef/>
      </w:r>
      <w:r>
        <w:t>As well as excreting it around shelters</w:t>
      </w:r>
    </w:p>
  </w:comment>
  <w:comment w:id="8" w:author="Em Lim" w:date="2024-06-17T11:23:00Z" w:initials="EL">
    <w:p w14:paraId="59D54C52" w14:textId="5CBA0784" w:rsidR="005831E6" w:rsidRDefault="005831E6" w:rsidP="00E53B33">
      <w:pPr>
        <w:pStyle w:val="CommentText"/>
      </w:pPr>
      <w:r>
        <w:rPr>
          <w:rStyle w:val="CommentReference"/>
        </w:rPr>
        <w:annotationRef/>
      </w:r>
      <w:r>
        <w:t>I am using Broitman et al 2001’s definitions:</w:t>
      </w:r>
    </w:p>
    <w:p w14:paraId="66DDD834" w14:textId="77777777" w:rsidR="005831E6" w:rsidRDefault="005831E6" w:rsidP="00E53B33">
      <w:pPr>
        <w:pStyle w:val="CommentText"/>
      </w:pPr>
      <w:r>
        <w:t>Small-scale = local scale = 1 – 100m2</w:t>
      </w:r>
    </w:p>
    <w:p w14:paraId="67BC2ABD" w14:textId="77777777" w:rsidR="005831E6" w:rsidRDefault="005831E6" w:rsidP="00E53B33">
      <w:pPr>
        <w:pStyle w:val="CommentText"/>
      </w:pPr>
      <w:r>
        <w:t>Meso-scale = 10 – 100 km</w:t>
      </w:r>
    </w:p>
    <w:p w14:paraId="5CA930B3" w14:textId="38C08B6C" w:rsidR="005831E6" w:rsidRDefault="005831E6" w:rsidP="00E53B33">
      <w:pPr>
        <w:pStyle w:val="CommentText"/>
      </w:pPr>
      <w:r>
        <w:t>Large-scale = biogeographic scale = 100 – 1000 km</w:t>
      </w:r>
    </w:p>
  </w:comment>
  <w:comment w:id="9" w:author="Kieran Cox" w:date="2024-03-21T16:37:00Z" w:initials="KC">
    <w:p w14:paraId="106FF508" w14:textId="5B51E2C2" w:rsidR="005831E6" w:rsidRDefault="005831E6" w:rsidP="00477D12">
      <w:r>
        <w:rPr>
          <w:rStyle w:val="CommentReference"/>
        </w:rPr>
        <w:annotationRef/>
      </w:r>
      <w:r>
        <w:rPr>
          <w:color w:val="000000"/>
          <w:sz w:val="20"/>
          <w:szCs w:val="20"/>
        </w:rPr>
        <w:t>optional revisions</w:t>
      </w:r>
    </w:p>
    <w:p w14:paraId="3217FE03" w14:textId="77777777" w:rsidR="005831E6" w:rsidRDefault="005831E6" w:rsidP="00477D12">
      <w:r>
        <w:rPr>
          <w:color w:val="000000"/>
          <w:sz w:val="20"/>
          <w:szCs w:val="20"/>
        </w:rPr>
        <w:t xml:space="preserve">We aimed to quantify the ecological co-varieties that influence (OR contribute to) spatial variability in  </w:t>
      </w:r>
    </w:p>
    <w:p w14:paraId="5D788537" w14:textId="77777777" w:rsidR="005831E6" w:rsidRDefault="005831E6" w:rsidP="00477D12">
      <w:r>
        <w:rPr>
          <w:color w:val="000000"/>
          <w:sz w:val="20"/>
          <w:szCs w:val="20"/>
        </w:rPr>
        <w:t>regenerated nutrients within a temperate…</w:t>
      </w:r>
    </w:p>
    <w:p w14:paraId="2F749496" w14:textId="77777777" w:rsidR="005831E6" w:rsidRDefault="005831E6" w:rsidP="00477D12"/>
  </w:comment>
  <w:comment w:id="10" w:author="Kieran Cox" w:date="2024-03-22T08:46:00Z" w:initials="KC">
    <w:p w14:paraId="005215D3" w14:textId="4685B3C6"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1"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2" w:author="Em Lim" w:date="2024-08-26T15:06:00Z" w:initials="EL">
    <w:p w14:paraId="347B36B8" w14:textId="77777777" w:rsidR="004F7AE3" w:rsidRDefault="004F7AE3" w:rsidP="004F7AE3">
      <w:r>
        <w:rPr>
          <w:rStyle w:val="CommentReference"/>
        </w:rPr>
        <w:annotationRef/>
      </w:r>
      <w:r>
        <w:rPr>
          <w:sz w:val="20"/>
          <w:szCs w:val="20"/>
        </w:rPr>
        <w:t>Isa, would it be better to include the freezing stuff here and save myself from the ammonium methods paper?</w:t>
      </w:r>
    </w:p>
  </w:comment>
  <w:comment w:id="13" w:author="Isabelle Cote" w:date="2024-09-03T10:25:00Z" w:initials="IC">
    <w:p w14:paraId="2EB56C1E" w14:textId="77777777" w:rsidR="004C436C" w:rsidRDefault="004C436C" w:rsidP="004C436C">
      <w:pPr>
        <w:pStyle w:val="CommentText"/>
      </w:pPr>
      <w:r>
        <w:rPr>
          <w:rStyle w:val="CommentReference"/>
        </w:rPr>
        <w:annotationRef/>
      </w:r>
      <w:r>
        <w:t xml:space="preserve">Sure! </w:t>
      </w:r>
    </w:p>
  </w:comment>
  <w:comment w:id="14" w:author="Em Lim" w:date="2024-02-15T16:49:00Z" w:initials="EL">
    <w:p w14:paraId="53EF394E" w14:textId="77777777" w:rsidR="00EC06BA" w:rsidRDefault="005831E6" w:rsidP="00EC06BA">
      <w:pPr>
        <w:pStyle w:val="CommentText"/>
      </w:pPr>
      <w:r>
        <w:rPr>
          <w:rStyle w:val="CommentReference"/>
        </w:rPr>
        <w:annotationRef/>
      </w:r>
      <w:r w:rsidR="00EC06BA">
        <w:t xml:space="preserve">Sample depths ranged from 0.7 – 5 m deep, but each pair was collected at the same depth </w:t>
      </w:r>
    </w:p>
  </w:comment>
  <w:comment w:id="15" w:author="Isabelle Cote" w:date="2024-09-03T10:29:00Z" w:initials="IC">
    <w:p w14:paraId="70244D2A" w14:textId="77777777" w:rsidR="00EC06BA" w:rsidRDefault="004C436C" w:rsidP="00EC06BA">
      <w:pPr>
        <w:pStyle w:val="CommentText"/>
      </w:pPr>
      <w:r>
        <w:rPr>
          <w:rStyle w:val="CommentReference"/>
        </w:rPr>
        <w:annotationRef/>
      </w:r>
      <w:r w:rsidR="00EC06BA">
        <w:t>Or height above the bottom?</w:t>
      </w:r>
    </w:p>
  </w:comment>
  <w:comment w:id="16" w:author="Kieran Cox" w:date="2024-03-22T09:49:00Z" w:initials="KC">
    <w:p w14:paraId="750B71F8" w14:textId="43C7E25B" w:rsidR="005831E6" w:rsidRDefault="005831E6" w:rsidP="00F17ED1">
      <w:r>
        <w:rPr>
          <w:rStyle w:val="CommentReference"/>
        </w:rPr>
        <w:annotationRef/>
      </w:r>
      <w:r>
        <w:rPr>
          <w:color w:val="000000"/>
          <w:sz w:val="20"/>
          <w:szCs w:val="20"/>
        </w:rPr>
        <w:t xml:space="preserve">I think this term could be overhauled a bit and perhaps made a bit more catchy and less ambitious. Perhaps focusing on the fact that this is really a population question? so your focus is on the region, the site, and the population differences </w:t>
      </w:r>
    </w:p>
    <w:p w14:paraId="78E7E39F" w14:textId="77777777" w:rsidR="005831E6" w:rsidRDefault="005831E6" w:rsidP="00F17ED1"/>
  </w:comment>
  <w:comment w:id="17" w:author="Isabelle Cote" w:date="2024-07-23T10:55:00Z" w:initials="IC">
    <w:p w14:paraId="56DF0AB1" w14:textId="77777777" w:rsidR="000C156B" w:rsidRDefault="000C156B" w:rsidP="000C156B">
      <w:pPr>
        <w:pStyle w:val="CommentText"/>
      </w:pPr>
      <w:r>
        <w:rPr>
          <w:rStyle w:val="CommentReference"/>
        </w:rPr>
        <w:annotationRef/>
      </w:r>
      <w:r>
        <w:t>I think this works now with the definition provided in the intro</w:t>
      </w:r>
    </w:p>
  </w:comment>
  <w:comment w:id="18" w:author="Kieran Cox" w:date="2024-03-22T09:52:00Z" w:initials="KC">
    <w:p w14:paraId="1462B7F6" w14:textId="1A2A19A0" w:rsidR="005831E6" w:rsidRDefault="005831E6" w:rsidP="00F17ED1">
      <w:r>
        <w:rPr>
          <w:rStyle w:val="CommentReference"/>
        </w:rPr>
        <w:annotationRef/>
      </w:r>
      <w:r>
        <w:rPr>
          <w:color w:val="000000"/>
          <w:sz w:val="20"/>
          <w:szCs w:val="20"/>
        </w:rPr>
        <w:t>You could add an example here, or include the number of taxa this occurred for to clarify the potential ‘impacts’</w:t>
      </w:r>
    </w:p>
  </w:comment>
  <w:comment w:id="19" w:author="Isabelle Cote" w:date="2024-07-23T11:17:00Z" w:initials="IC">
    <w:p w14:paraId="12612A31" w14:textId="77777777" w:rsidR="00F013CE" w:rsidRDefault="00F013CE" w:rsidP="00F013CE">
      <w:pPr>
        <w:pStyle w:val="CommentText"/>
      </w:pPr>
      <w:r>
        <w:rPr>
          <w:rStyle w:val="CommentReference"/>
        </w:rPr>
        <w:annotationRef/>
      </w:r>
      <w:r>
        <w:t>The info is in the supp table so I think ok to leave this as is</w:t>
      </w:r>
    </w:p>
  </w:comment>
  <w:comment w:id="20" w:author="Isabelle Cote" w:date="2024-07-23T11:22:00Z" w:initials="IC">
    <w:p w14:paraId="47C177F3" w14:textId="77777777" w:rsidR="00F013CE" w:rsidRDefault="00F013CE" w:rsidP="00F013CE">
      <w:pPr>
        <w:pStyle w:val="CommentText"/>
      </w:pPr>
      <w:r>
        <w:rPr>
          <w:rStyle w:val="CommentReference"/>
        </w:rPr>
        <w:annotationRef/>
      </w:r>
      <w:r>
        <w:t>Technically, Shannon and Simpson seem to be equivalent</w:t>
      </w:r>
    </w:p>
  </w:comment>
  <w:comment w:id="21" w:author="Em Lim" w:date="2024-09-10T13:57:00Z" w:initials="EL">
    <w:p w14:paraId="3F0B01A5" w14:textId="77777777" w:rsidR="007B0963" w:rsidRDefault="007B0963" w:rsidP="007B0963">
      <w:r>
        <w:rPr>
          <w:rStyle w:val="CommentReference"/>
        </w:rPr>
        <w:annotationRef/>
      </w:r>
      <w:r>
        <w:rPr>
          <w:sz w:val="20"/>
          <w:szCs w:val="20"/>
        </w:rPr>
        <w:t>animal abundance instead of biomass, and Simpson’s diversity instead of Shannon diversity</w:t>
      </w:r>
    </w:p>
  </w:comment>
  <w:comment w:id="22" w:author="Em Lim" w:date="2024-09-03T16:23:00Z" w:initials="EL">
    <w:p w14:paraId="3DB0BC8B" w14:textId="77777777" w:rsidR="001A7CB9" w:rsidRDefault="001A7CB9" w:rsidP="001A7CB9">
      <w:r>
        <w:rPr>
          <w:rStyle w:val="CommentReference"/>
        </w:rPr>
        <w:annotationRef/>
      </w:r>
      <w:r>
        <w:rPr>
          <w:sz w:val="20"/>
          <w:szCs w:val="20"/>
        </w:rPr>
        <w:t>Talk about Cedeno et al., 2021 paper!!! They suggest nitrates = temporal variation in nutrients, but ammonium/regeneration = spatial variation in where animals are! Show surge uptake in Macro, so they just need to be exposed to a burst of strong fish pee = take up and store tons of nitrogen.</w:t>
      </w:r>
    </w:p>
  </w:comment>
  <w:comment w:id="23" w:author="Em Lim" w:date="2024-08-14T12:59:00Z" w:initials="EL">
    <w:p w14:paraId="0EC025A0" w14:textId="3CBC19A6" w:rsidR="00B23B37" w:rsidRDefault="00A33386" w:rsidP="00B23B37">
      <w:r>
        <w:rPr>
          <w:rStyle w:val="CommentReference"/>
        </w:rPr>
        <w:annotationRef/>
      </w:r>
      <w:r w:rsidR="00B23B37">
        <w:rPr>
          <w:sz w:val="20"/>
          <w:szCs w:val="20"/>
        </w:rPr>
        <w:t>Max site level nh4/min nh4 for each year, this is the max of all years</w:t>
      </w:r>
    </w:p>
  </w:comment>
  <w:comment w:id="24" w:author="Isabelle Cote" w:date="2024-09-03T11:26:00Z" w:initials="IC">
    <w:p w14:paraId="56F0A417" w14:textId="77777777" w:rsidR="00A5377F" w:rsidRDefault="00A5377F" w:rsidP="00A5377F">
      <w:pPr>
        <w:pStyle w:val="CommentText"/>
      </w:pPr>
      <w:r>
        <w:rPr>
          <w:rStyle w:val="CommentReference"/>
        </w:rPr>
        <w:annotationRef/>
      </w:r>
      <w:r>
        <w:t>But from second line of results:  2.06  / 0.07  =~ 30x??</w:t>
      </w:r>
    </w:p>
  </w:comment>
  <w:comment w:id="25" w:author="Em Lim" w:date="2024-08-14T12:59:00Z" w:initials="EL">
    <w:p w14:paraId="642FCDA3" w14:textId="11D6B2EB" w:rsidR="00124C17" w:rsidRDefault="00F62DF9" w:rsidP="00124C17">
      <w:r>
        <w:rPr>
          <w:rStyle w:val="CommentReference"/>
        </w:rPr>
        <w:annotationRef/>
      </w:r>
      <w:r w:rsidR="00124C17">
        <w:rPr>
          <w:sz w:val="20"/>
          <w:szCs w:val="20"/>
        </w:rPr>
        <w:t>Site level inside nh4/outside nh4 for each site, this is the max of all sites</w:t>
      </w:r>
    </w:p>
  </w:comment>
  <w:comment w:id="26" w:author="Em Lim" w:date="2024-08-14T13:01:00Z" w:initials="EL">
    <w:p w14:paraId="3697E87F" w14:textId="387754DB" w:rsidR="00B23B37" w:rsidRDefault="00F62DF9" w:rsidP="00B23B37">
      <w:r>
        <w:rPr>
          <w:rStyle w:val="CommentReference"/>
        </w:rPr>
        <w:annotationRef/>
      </w:r>
      <w:r w:rsidR="00B23B37">
        <w:rPr>
          <w:sz w:val="20"/>
          <w:szCs w:val="20"/>
        </w:rPr>
        <w:t>Max mean cage nh4/min nh4 for each week, this is max of 2 weeks</w:t>
      </w:r>
    </w:p>
  </w:comment>
  <w:comment w:id="27" w:author="Isabelle Cote" w:date="2024-09-03T11:28:00Z" w:initials="IC">
    <w:p w14:paraId="79614807" w14:textId="77777777" w:rsidR="00A5377F" w:rsidRDefault="00A5377F" w:rsidP="00A5377F">
      <w:pPr>
        <w:pStyle w:val="CommentText"/>
      </w:pPr>
      <w:r>
        <w:rPr>
          <w:rStyle w:val="CommentReference"/>
        </w:rPr>
        <w:annotationRef/>
      </w:r>
      <w:r>
        <w:t>This is a GREAT sentence!</w:t>
      </w:r>
    </w:p>
  </w:comment>
  <w:comment w:id="28" w:author="Em Lim" w:date="2024-09-04T09:12:00Z" w:initials="EL">
    <w:p w14:paraId="10C4DD51" w14:textId="77777777" w:rsidR="00497588" w:rsidRDefault="00497588" w:rsidP="00497588">
      <w:r>
        <w:rPr>
          <w:rStyle w:val="CommentReference"/>
        </w:rPr>
        <w:annotationRef/>
      </w:r>
      <w:r>
        <w:rPr>
          <w:sz w:val="20"/>
          <w:szCs w:val="20"/>
        </w:rPr>
        <w:t>I would like to find a way to incorporate this sentence somewhere:</w:t>
      </w:r>
    </w:p>
    <w:p w14:paraId="6B6B19D4" w14:textId="77777777" w:rsidR="00497588" w:rsidRDefault="00497588" w:rsidP="00497588"/>
    <w:p w14:paraId="3E1D57CA" w14:textId="77777777" w:rsidR="00497588" w:rsidRDefault="00497588" w:rsidP="00497588">
      <w:r>
        <w:rPr>
          <w:sz w:val="20"/>
          <w:szCs w:val="20"/>
        </w:rPr>
        <w:t>Nitrate, which is supplied externally via upwelling or run-off, becomes depleted or unchanged as it flows through kelp forests (Pfister et al., 2019; Stewart et al., 2009), opposed to NH₄⁺ which is regenerated by animals within and around the forest, and seemingly retained there.</w:t>
      </w:r>
    </w:p>
  </w:comment>
  <w:comment w:id="29" w:author="Em Lim" w:date="2024-08-26T12:51:00Z" w:initials="EL">
    <w:p w14:paraId="6DBADF19" w14:textId="2F8FA32D" w:rsidR="00A37BD2" w:rsidRDefault="00A37BD2" w:rsidP="00A37BD2">
      <w:r>
        <w:rPr>
          <w:rStyle w:val="CommentReference"/>
        </w:rPr>
        <w:annotationRef/>
      </w:r>
      <w:r>
        <w:rPr>
          <w:sz w:val="20"/>
          <w:szCs w:val="20"/>
        </w:rPr>
        <w:t>Differences between our paper and previous in out kelp papers: We measured 5 m in vs at edge, others measured in the middle of the forest vs 100 + m away. We took measurements at depth vs surface measurements. We took measurements across kelp biomes gradient and included controls. Our forests were also much smaller than theirs, we don’t mention kelp forest area anywhere but could mention that here?</w:t>
      </w:r>
    </w:p>
  </w:comment>
  <w:comment w:id="30" w:author="Em Lim" w:date="2024-08-26T14:25:00Z" w:initials="EL">
    <w:p w14:paraId="31142E34" w14:textId="77777777" w:rsidR="00584638" w:rsidRDefault="00584638" w:rsidP="00584638">
      <w:r>
        <w:rPr>
          <w:rStyle w:val="CommentReference"/>
        </w:rPr>
        <w:annotationRef/>
      </w:r>
      <w:r>
        <w:rPr>
          <w:sz w:val="20"/>
          <w:szCs w:val="20"/>
        </w:rPr>
        <w:t>Out biggest forest was 3580 m2</w:t>
      </w:r>
    </w:p>
  </w:comment>
  <w:comment w:id="31" w:author="Isabelle Cote" w:date="2024-09-03T11:59:00Z" w:initials="IC">
    <w:p w14:paraId="39C0268F" w14:textId="77777777" w:rsidR="00A83EAE" w:rsidRDefault="00A83EAE" w:rsidP="00A83EAE">
      <w:pPr>
        <w:pStyle w:val="CommentText"/>
      </w:pPr>
      <w:r>
        <w:rPr>
          <w:rStyle w:val="CommentReference"/>
        </w:rPr>
        <w:annotationRef/>
      </w:r>
      <w:r>
        <w:t>Is this the case? It’s distance from the edge that matters</w:t>
      </w:r>
    </w:p>
  </w:comment>
  <w:comment w:id="32" w:author="Em Lim" w:date="2024-09-04T09:03:00Z" w:initials="EL">
    <w:p w14:paraId="0E87ED03" w14:textId="77777777" w:rsidR="00497588" w:rsidRDefault="00497588" w:rsidP="00497588">
      <w:r>
        <w:rPr>
          <w:rStyle w:val="CommentReference"/>
        </w:rPr>
        <w:annotationRef/>
      </w:r>
      <w:r>
        <w:rPr>
          <w:sz w:val="20"/>
          <w:szCs w:val="20"/>
        </w:rPr>
        <w:t>Make sure they all measured nh4+</w:t>
      </w:r>
    </w:p>
  </w:comment>
  <w:comment w:id="33" w:author="Isabelle Cote" w:date="2024-09-03T15:02:00Z" w:initials="IC">
    <w:p w14:paraId="1CDA007B" w14:textId="77777777" w:rsidR="00327838" w:rsidRDefault="00327838" w:rsidP="00327838">
      <w:pPr>
        <w:pStyle w:val="CommentText"/>
      </w:pPr>
      <w:r>
        <w:rPr>
          <w:rStyle w:val="CommentReference"/>
        </w:rPr>
        <w:annotationRef/>
      </w:r>
      <w:r>
        <w:t>This was a masterful way to combine these two results. Well done!</w:t>
      </w:r>
    </w:p>
  </w:comment>
  <w:comment w:id="34" w:author="Isabelle Cote" w:date="2024-09-03T15:25:00Z" w:initials="IC">
    <w:p w14:paraId="489B4FD2" w14:textId="77777777" w:rsidR="003C6B73" w:rsidRDefault="00741F8A" w:rsidP="003C6B73">
      <w:pPr>
        <w:pStyle w:val="CommentText"/>
      </w:pPr>
      <w:r>
        <w:rPr>
          <w:rStyle w:val="CommentReference"/>
        </w:rPr>
        <w:annotationRef/>
      </w:r>
      <w:r w:rsidR="003C6B73">
        <w:t>I think this is a good start for a conclusion paragraph. You can weave in some of what you have here into it. Bring back the tropical vs temperate comparison to make it full circle</w:t>
      </w:r>
    </w:p>
  </w:comment>
  <w:comment w:id="35" w:author="Isabelle Cote" w:date="2024-07-23T11:01:00Z" w:initials="IC">
    <w:p w14:paraId="7BD2D752" w14:textId="77777777" w:rsidR="000C156B" w:rsidRDefault="000C156B" w:rsidP="000C156B">
      <w:pPr>
        <w:pStyle w:val="CommentText"/>
      </w:pPr>
      <w:r>
        <w:rPr>
          <w:rStyle w:val="CommentReference"/>
        </w:rPr>
        <w:annotationRef/>
      </w:r>
      <w:r>
        <w:t>Maybe add a location symbol for the two caging experiments? And/or add some names (e.g. Bamfield, Trevor Channel)</w:t>
      </w:r>
    </w:p>
  </w:comment>
  <w:comment w:id="36" w:author="Isabelle Cote" w:date="2024-07-23T11:58:00Z" w:initials="IC">
    <w:p w14:paraId="6417C75B" w14:textId="77777777" w:rsidR="009B2182" w:rsidRDefault="00FF474D" w:rsidP="009B2182">
      <w:pPr>
        <w:pStyle w:val="CommentText"/>
      </w:pPr>
      <w:r>
        <w:rPr>
          <w:rStyle w:val="CommentReference"/>
        </w:rPr>
        <w:annotationRef/>
      </w:r>
      <w:r w:rsidR="009B2182">
        <w:t>Predictors? Drivers?</w:t>
      </w:r>
    </w:p>
  </w:comment>
  <w:comment w:id="42" w:author="Jasmin Schuster" w:date="2024-07-05T12:37:00Z" w:initials="JS">
    <w:p w14:paraId="6181C6EB" w14:textId="5CC4FD31"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43"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46" w:author="Isabelle Cote" w:date="2024-09-03T11:18:00Z" w:initials="IC">
    <w:p w14:paraId="2BA675E9" w14:textId="77777777" w:rsidR="00377E7D" w:rsidRDefault="00377E7D" w:rsidP="00377E7D">
      <w:pPr>
        <w:pStyle w:val="CommentText"/>
      </w:pPr>
      <w:r>
        <w:rPr>
          <w:rStyle w:val="CommentReference"/>
        </w:rPr>
        <w:annotationRef/>
      </w:r>
      <w:r>
        <w:t>Add sample sizes?</w:t>
      </w:r>
    </w:p>
  </w:comment>
  <w:comment w:id="47" w:author="Kieran Cox" w:date="2024-03-21T07:54:00Z" w:initials="KC">
    <w:p w14:paraId="3382A9A2" w14:textId="7EE81107" w:rsidR="00E81946" w:rsidRDefault="00E81946" w:rsidP="00E81946">
      <w:r>
        <w:rPr>
          <w:rStyle w:val="CommentReference"/>
        </w:rPr>
        <w:annotationRef/>
      </w:r>
      <w:r>
        <w:rPr>
          <w:color w:val="000000"/>
          <w:sz w:val="20"/>
          <w:szCs w:val="20"/>
        </w:rPr>
        <w:t xml:space="preserve">You could combine this with the map so folks get the location, concept, and method all in one. If you want to really ‘go for it,’ you could have two or three of these that are the same, but the density of kelp declines between with (or increases). </w:t>
      </w:r>
    </w:p>
    <w:p w14:paraId="36B26D6A" w14:textId="77777777" w:rsidR="00E81946" w:rsidRDefault="00E81946" w:rsidP="00E81946"/>
    <w:p w14:paraId="761C52DF" w14:textId="77777777" w:rsidR="00E81946" w:rsidRDefault="00E81946" w:rsidP="00E81946">
      <w:r>
        <w:rPr>
          <w:color w:val="000000"/>
          <w:sz w:val="20"/>
          <w:szCs w:val="20"/>
        </w:rPr>
        <w:t>If you do this, you may need to move the concentration and site type legend into the map, but it looks like it could fit in the bottom left</w:t>
      </w:r>
    </w:p>
  </w:comment>
  <w:comment w:id="48" w:author="Kieran Cox" w:date="2024-03-21T08:02:00Z" w:initials="KC">
    <w:p w14:paraId="37A42D46" w14:textId="77777777" w:rsidR="00E81946" w:rsidRDefault="00E81946" w:rsidP="00E81946">
      <w:r>
        <w:rPr>
          <w:rStyle w:val="CommentReference"/>
        </w:rPr>
        <w:annotationRef/>
      </w:r>
      <w:r>
        <w:rPr>
          <w:color w:val="000000"/>
          <w:sz w:val="20"/>
          <w:szCs w:val="20"/>
        </w:rPr>
        <w:t>I think I send you my folder of illustrations and adobe illustration password but just email me if I didn’t and you want it</w:t>
      </w:r>
    </w:p>
  </w:comment>
  <w:comment w:id="49" w:author="Kieran Cox" w:date="2024-03-21T08:03:00Z" w:initials="KC">
    <w:p w14:paraId="30699E70" w14:textId="77777777" w:rsidR="00E81946" w:rsidRDefault="00E81946" w:rsidP="00E81946">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50" w:author="Isabelle Cote" w:date="2024-07-23T10:48:00Z" w:initials="IC">
    <w:p w14:paraId="25884009" w14:textId="77777777" w:rsidR="00250785" w:rsidRDefault="00250785" w:rsidP="00250785">
      <w:pPr>
        <w:pStyle w:val="CommentText"/>
      </w:pPr>
      <w:r>
        <w:rPr>
          <w:rStyle w:val="CommentReference"/>
        </w:rPr>
        <w:annotationRef/>
      </w:r>
      <w:r>
        <w:t>Do you want to add the dominant sp of canopy kelp?</w:t>
      </w:r>
    </w:p>
  </w:comment>
  <w:comment w:id="51" w:author="Isabelle Cote" w:date="2024-07-23T11:43:00Z" w:initials="IC">
    <w:p w14:paraId="447B34F5" w14:textId="77777777" w:rsidR="00815249" w:rsidRDefault="00815249" w:rsidP="00815249">
      <w:pPr>
        <w:pStyle w:val="CommentText"/>
      </w:pPr>
      <w:r>
        <w:rPr>
          <w:rStyle w:val="CommentReference"/>
        </w:rPr>
        <w:annotationRef/>
      </w:r>
      <w:r>
        <w:t>Usually people report k (the number of parameters) rather than df</w:t>
      </w:r>
    </w:p>
  </w:comment>
  <w:comment w:id="52" w:author="Em Lim" w:date="2024-02-21T17:08:00Z" w:initials="EL">
    <w:p w14:paraId="48CC7B98" w14:textId="01F98C9D" w:rsidR="005831E6" w:rsidRDefault="005831E6" w:rsidP="00792779">
      <w:pPr>
        <w:pStyle w:val="CommentText"/>
      </w:pPr>
      <w:r>
        <w:rPr>
          <w:rStyle w:val="CommentReference"/>
        </w:rPr>
        <w:annotationRef/>
      </w:r>
      <w:r>
        <w:t>There’s a lot of terms in these models, is this the best way to list all of them?</w:t>
      </w:r>
    </w:p>
  </w:comment>
  <w:comment w:id="53" w:author="Em Lim" w:date="2024-07-12T16:36:00Z" w:initials="EL">
    <w:p w14:paraId="52E6EFFD" w14:textId="77777777" w:rsidR="00580B22" w:rsidRDefault="00580B22" w:rsidP="00580B22">
      <w:r>
        <w:rPr>
          <w:rStyle w:val="CommentReference"/>
        </w:rPr>
        <w:annotationRef/>
      </w:r>
      <w:r>
        <w:rPr>
          <w:sz w:val="20"/>
          <w:szCs w:val="20"/>
        </w:rPr>
        <w:t>I’d like to have the family stuff in a separate supplemental document, is that fair?</w:t>
      </w:r>
    </w:p>
  </w:comment>
  <w:comment w:id="54" w:author="Isabelle Cote" w:date="2024-07-23T11:23:00Z" w:initials="IC">
    <w:p w14:paraId="214C3337" w14:textId="77777777" w:rsidR="002B081F" w:rsidRDefault="002B081F" w:rsidP="002B081F">
      <w:pPr>
        <w:pStyle w:val="CommentText"/>
      </w:pPr>
      <w:r>
        <w:rPr>
          <w:rStyle w:val="CommentReference"/>
        </w:rPr>
        <w:annotationRef/>
      </w:r>
      <w:r>
        <w:t>Yep</w:t>
      </w:r>
    </w:p>
  </w:comment>
  <w:comment w:id="55" w:author="Isabelle Cote" w:date="2024-07-23T11:33:00Z" w:initials="IC">
    <w:p w14:paraId="57083FF1" w14:textId="77777777" w:rsidR="00F10A37" w:rsidRDefault="00F10A37" w:rsidP="00F10A37">
      <w:pPr>
        <w:pStyle w:val="CommentText"/>
      </w:pPr>
      <w:r>
        <w:rPr>
          <w:rStyle w:val="CommentReference"/>
        </w:rPr>
        <w:annotationRef/>
      </w:r>
      <w:r>
        <w:t>Show these somewhere. In Table S1?</w:t>
      </w:r>
    </w:p>
  </w:comment>
  <w:comment w:id="56" w:author="Em Lim" w:date="2024-06-28T11:36:00Z" w:initials="EL">
    <w:p w14:paraId="321DB3B9" w14:textId="48AB6E50" w:rsidR="000642CC" w:rsidRDefault="000642CC" w:rsidP="000642CC">
      <w:pPr>
        <w:pStyle w:val="CommentText"/>
      </w:pPr>
      <w:r>
        <w:rPr>
          <w:rStyle w:val="CommentReference"/>
        </w:rPr>
        <w:annotationRef/>
      </w:r>
      <w:r>
        <w:rPr>
          <w:rFonts w:ascii="Times New Roman" w:hAnsi="Times New Roman" w:cs="Times New Roman"/>
          <w:lang w:val="en-CA"/>
        </w:rPr>
        <w:t>For greenlings, an increase of one greenling per 500 m</w:t>
      </w:r>
      <w:r>
        <w:rPr>
          <w:rFonts w:ascii="Times New Roman" w:hAnsi="Times New Roman" w:cs="Times New Roman"/>
          <w:vertAlign w:val="superscript"/>
          <w:lang w:val="en-CA"/>
        </w:rPr>
        <w:t>2</w:t>
      </w:r>
      <w:r>
        <w:rPr>
          <w:rFonts w:ascii="Times New Roman" w:hAnsi="Times New Roman" w:cs="Times New Roman"/>
          <w:lang w:val="en-CA"/>
        </w:rPr>
        <w:t xml:space="preserve"> survey resulted in an increase of 0.02 μM NH</w:t>
      </w:r>
      <w:r>
        <w:rPr>
          <w:rFonts w:ascii="Cambria Math" w:hAnsi="Cambria Math" w:cs="Cambria Math"/>
          <w:lang w:val="en-CA"/>
        </w:rPr>
        <w:t>₄⁺</w:t>
      </w:r>
      <w:r>
        <w:rPr>
          <w:rFonts w:ascii="Times New Roman" w:hAnsi="Times New Roman" w:cs="Times New Roman"/>
          <w:lang w:val="en-CA"/>
        </w:rPr>
        <w:t>. For whitecap limpets, one additional limpet per 100 m</w:t>
      </w:r>
      <w:r>
        <w:rPr>
          <w:rFonts w:ascii="Times New Roman" w:hAnsi="Times New Roman" w:cs="Times New Roman"/>
          <w:vertAlign w:val="superscript"/>
          <w:lang w:val="en-CA"/>
        </w:rPr>
        <w:t>2</w:t>
      </w:r>
      <w:r>
        <w:rPr>
          <w:rFonts w:ascii="Times New Roman" w:hAnsi="Times New Roman" w:cs="Times New Roman"/>
          <w:lang w:val="en-CA"/>
        </w:rPr>
        <w:t xml:space="preserve"> survey was correlated with an increase of 0.01 μM NH</w:t>
      </w:r>
      <w:r>
        <w:rPr>
          <w:rFonts w:ascii="Cambria Math" w:hAnsi="Cambria Math" w:cs="Cambria Math"/>
          <w:lang w:val="en-CA"/>
        </w:rPr>
        <w:t>₄⁺</w:t>
      </w:r>
      <w:r>
        <w:rPr>
          <w:rFonts w:ascii="Times New Roman" w:hAnsi="Times New Roman" w:cs="Times New Roman"/>
          <w:lang w:val="en-CA"/>
        </w:rPr>
        <w:t>.</w:t>
      </w:r>
    </w:p>
  </w:comment>
  <w:comment w:id="57" w:author="Em Lim" w:date="2024-07-02T10:34:00Z" w:initials="EL">
    <w:p w14:paraId="42DCD354" w14:textId="201BC77E" w:rsidR="002B081F" w:rsidRDefault="002B081F" w:rsidP="002B081F">
      <w:pPr>
        <w:pStyle w:val="CommentText"/>
      </w:pPr>
      <w:r>
        <w:rPr>
          <w:rStyle w:val="CommentReference"/>
        </w:rPr>
        <w:annotationRef/>
      </w:r>
      <w:r w:rsidRPr="005F1E8D">
        <w:rPr>
          <w:rFonts w:ascii="Times New Roman" w:hAnsi="Times New Roman" w:cs="Times New Roman"/>
          <w:color w:val="000000"/>
          <w:lang w:val="en-CA"/>
        </w:rPr>
        <w:t>∆ NH</w:t>
      </w:r>
      <w:r w:rsidRPr="005F1E8D">
        <w:rPr>
          <w:rFonts w:ascii="Cambria Math" w:hAnsi="Cambria Math" w:cs="Cambria Math"/>
          <w:color w:val="000000"/>
          <w:lang w:val="en-CA"/>
        </w:rPr>
        <w:t>₄⁺</w:t>
      </w:r>
      <w:r w:rsidRPr="005F1E8D">
        <w:rPr>
          <w:rFonts w:ascii="Times New Roman" w:hAnsi="Times New Roman" w:cs="Times New Roman"/>
          <w:color w:val="000000"/>
          <w:lang w:val="en-CA"/>
        </w:rPr>
        <w:t xml:space="preserve"> </w:t>
      </w:r>
      <w:r>
        <w:rPr>
          <w:rFonts w:ascii="Times New Roman" w:hAnsi="Times New Roman" w:cs="Times New Roman"/>
          <w:lang w:val="en-CA"/>
        </w:rPr>
        <w:t xml:space="preserve">~ </w:t>
      </w:r>
      <w:r w:rsidRPr="005F1E8D">
        <w:rPr>
          <w:rFonts w:ascii="Times New Roman" w:hAnsi="Times New Roman" w:cs="Times New Roman"/>
          <w:color w:val="000000"/>
          <w:lang w:val="en-CA"/>
        </w:rPr>
        <w:t>kelp species</w:t>
      </w:r>
      <w:r>
        <w:rPr>
          <w:rFonts w:ascii="Times New Roman" w:hAnsi="Times New Roman" w:cs="Times New Roman"/>
          <w:color w:val="000000"/>
          <w:lang w:val="en-CA"/>
        </w:rPr>
        <w:t xml:space="preserve"> +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w:t>
      </w:r>
      <w:r w:rsidRPr="005F1E8D">
        <w:rPr>
          <w:rFonts w:ascii="Times New Roman" w:hAnsi="Times New Roman" w:cs="Times New Roman"/>
          <w:color w:val="000000"/>
          <w:lang w:val="en-CA"/>
        </w:rPr>
        <w:t>tide exchange</w:t>
      </w:r>
      <w:r>
        <w:rPr>
          <w:rFonts w:ascii="Times New Roman" w:hAnsi="Times New Roman" w:cs="Times New Roman"/>
          <w:color w:val="000000"/>
          <w:lang w:val="en-CA"/>
        </w:rPr>
        <w:t xml:space="preserve"> +</w:t>
      </w:r>
      <w:r w:rsidRPr="006349E9">
        <w:rPr>
          <w:rFonts w:ascii="Times New Roman" w:hAnsi="Times New Roman" w:cs="Times New Roman"/>
          <w:color w:val="000000"/>
          <w:lang w:val="en-CA"/>
        </w:rPr>
        <w:t xml:space="preserve"> </w:t>
      </w:r>
      <w:r w:rsidRPr="005F1E8D">
        <w:rPr>
          <w:rFonts w:ascii="Times New Roman" w:hAnsi="Times New Roman" w:cs="Times New Roman"/>
          <w:color w:val="000000"/>
          <w:lang w:val="en-CA"/>
        </w:rPr>
        <w:t>kelp biomass</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animal</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biomass*</w:t>
      </w:r>
      <w:r w:rsidRPr="005F1E8D">
        <w:rPr>
          <w:rFonts w:ascii="Times New Roman" w:hAnsi="Times New Roman" w:cs="Times New Roman"/>
          <w:color w:val="000000"/>
          <w:lang w:val="en-CA"/>
        </w:rPr>
        <w:t xml:space="preserve">tide exchange </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depth</w:t>
      </w:r>
      <w:r>
        <w:rPr>
          <w:rFonts w:ascii="Times New Roman" w:hAnsi="Times New Roman" w:cs="Times New Roman"/>
          <w:color w:val="000000"/>
          <w:lang w:val="en-CA"/>
        </w:rPr>
        <w:t xml:space="preserve"> +</w:t>
      </w:r>
      <w:r w:rsidRPr="005F1E8D">
        <w:rPr>
          <w:rFonts w:ascii="Times New Roman" w:hAnsi="Times New Roman" w:cs="Times New Roman"/>
          <w:color w:val="000000"/>
          <w:lang w:val="en-CA"/>
        </w:rPr>
        <w:t xml:space="preserve"> </w:t>
      </w:r>
      <w:r>
        <w:rPr>
          <w:rFonts w:ascii="Times New Roman" w:hAnsi="Times New Roman" w:cs="Times New Roman"/>
          <w:color w:val="000000"/>
          <w:lang w:val="en-CA"/>
        </w:rPr>
        <w:t>Shannon</w:t>
      </w:r>
      <w:r w:rsidRPr="005F1E8D">
        <w:rPr>
          <w:rFonts w:ascii="Times New Roman" w:hAnsi="Times New Roman" w:cs="Times New Roman"/>
          <w:color w:val="000000"/>
          <w:lang w:val="en-CA"/>
        </w:rPr>
        <w:t xml:space="preserve"> diversity </w:t>
      </w:r>
      <w:r>
        <w:rPr>
          <w:rFonts w:ascii="Times New Roman" w:hAnsi="Times New Roman" w:cs="Times New Roman"/>
          <w:color w:val="000000"/>
          <w:lang w:val="en-CA"/>
        </w:rPr>
        <w:t>+ (1| site</w:t>
      </w:r>
      <w:r>
        <w:rPr>
          <w:rFonts w:ascii="Times New Roman" w:hAnsi="Times New Roman" w:cs="Times New Roman"/>
          <w:lang w:val="en-CA"/>
        </w:rPr>
        <w:t>)</w:t>
      </w:r>
    </w:p>
  </w:comment>
  <w:comment w:id="58" w:author="Em Lim" w:date="2024-07-01T13:31:00Z" w:initials="EL">
    <w:p w14:paraId="73D22C81" w14:textId="77777777" w:rsidR="001F1DDA" w:rsidRDefault="001F1DDA" w:rsidP="001F1DDA">
      <w:pPr>
        <w:pStyle w:val="CommentText"/>
      </w:pPr>
      <w:r>
        <w:rPr>
          <w:rStyle w:val="CommentReference"/>
        </w:rPr>
        <w:annotationRef/>
      </w:r>
      <w:r>
        <w:t>I will make the x-axis less bad in the next round</w:t>
      </w:r>
    </w:p>
  </w:comment>
  <w:comment w:id="59" w:author="Isabelle Cote" w:date="2024-07-23T11:55:00Z" w:initials="IC">
    <w:p w14:paraId="7E319427" w14:textId="77777777" w:rsidR="005200FA" w:rsidRDefault="005200FA" w:rsidP="005200FA">
      <w:pPr>
        <w:pStyle w:val="CommentText"/>
      </w:pPr>
      <w:r>
        <w:rPr>
          <w:rStyle w:val="CommentReference"/>
        </w:rPr>
        <w:annotationRef/>
      </w:r>
      <w:r>
        <w:t>Change X axis name to biomass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2ACA4B35" w15:done="0"/>
  <w15:commentEx w15:paraId="46CE9D13" w15:done="0"/>
  <w15:commentEx w15:paraId="3326766D" w15:done="0"/>
  <w15:commentEx w15:paraId="5AAB2810" w15:done="0"/>
  <w15:commentEx w15:paraId="37A9109E" w15:paraIdParent="5AAB2810" w15:done="0"/>
  <w15:commentEx w15:paraId="125D4431" w15:paraIdParent="5AAB2810" w15:done="0"/>
  <w15:commentEx w15:paraId="5334AA84" w15:done="0"/>
  <w15:commentEx w15:paraId="5CA930B3" w15:done="0"/>
  <w15:commentEx w15:paraId="2F749496" w15:done="0"/>
  <w15:commentEx w15:paraId="005215D3" w15:done="0"/>
  <w15:commentEx w15:paraId="17D38A3B" w15:paraIdParent="005215D3" w15:done="0"/>
  <w15:commentEx w15:paraId="347B36B8" w15:paraIdParent="005215D3" w15:done="0"/>
  <w15:commentEx w15:paraId="2EB56C1E" w15:paraIdParent="005215D3" w15:done="0"/>
  <w15:commentEx w15:paraId="53EF394E" w15:done="0"/>
  <w15:commentEx w15:paraId="70244D2A" w15:paraIdParent="53EF394E" w15:done="0"/>
  <w15:commentEx w15:paraId="78E7E39F" w15:done="0"/>
  <w15:commentEx w15:paraId="56DF0AB1" w15:paraIdParent="78E7E39F" w15:done="0"/>
  <w15:commentEx w15:paraId="1462B7F6" w15:done="0"/>
  <w15:commentEx w15:paraId="12612A31" w15:paraIdParent="1462B7F6" w15:done="0"/>
  <w15:commentEx w15:paraId="47C177F3" w15:done="0"/>
  <w15:commentEx w15:paraId="3F0B01A5" w15:done="0"/>
  <w15:commentEx w15:paraId="3DB0BC8B" w15:done="0"/>
  <w15:commentEx w15:paraId="0EC025A0" w15:done="0"/>
  <w15:commentEx w15:paraId="56F0A417" w15:paraIdParent="0EC025A0" w15:done="0"/>
  <w15:commentEx w15:paraId="642FCDA3" w15:done="0"/>
  <w15:commentEx w15:paraId="3697E87F" w15:done="0"/>
  <w15:commentEx w15:paraId="79614807" w15:done="0"/>
  <w15:commentEx w15:paraId="3E1D57CA" w15:done="0"/>
  <w15:commentEx w15:paraId="6DBADF19" w15:done="0"/>
  <w15:commentEx w15:paraId="31142E34" w15:paraIdParent="6DBADF19" w15:done="0"/>
  <w15:commentEx w15:paraId="39C0268F" w15:done="0"/>
  <w15:commentEx w15:paraId="0E87ED03" w15:paraIdParent="39C0268F" w15:done="0"/>
  <w15:commentEx w15:paraId="1CDA007B" w15:done="0"/>
  <w15:commentEx w15:paraId="489B4FD2" w15:done="0"/>
  <w15:commentEx w15:paraId="7BD2D752" w15:done="0"/>
  <w15:commentEx w15:paraId="6417C75B" w15:done="0"/>
  <w15:commentEx w15:paraId="5A99A513" w15:done="0"/>
  <w15:commentEx w15:paraId="1F298D4A" w15:paraIdParent="5A99A513" w15:done="0"/>
  <w15:commentEx w15:paraId="2BA675E9" w15:done="0"/>
  <w15:commentEx w15:paraId="761C52DF" w15:done="0"/>
  <w15:commentEx w15:paraId="37A42D46" w15:paraIdParent="761C52DF" w15:done="0"/>
  <w15:commentEx w15:paraId="30699E70" w15:paraIdParent="761C52DF" w15:done="0"/>
  <w15:commentEx w15:paraId="25884009" w15:done="0"/>
  <w15:commentEx w15:paraId="447B34F5" w15:done="0"/>
  <w15:commentEx w15:paraId="48CC7B98" w15:done="0"/>
  <w15:commentEx w15:paraId="52E6EFFD" w15:done="0"/>
  <w15:commentEx w15:paraId="214C3337" w15:paraIdParent="52E6EFFD" w15:done="0"/>
  <w15:commentEx w15:paraId="57083FF1" w15:done="0"/>
  <w15:commentEx w15:paraId="321DB3B9" w15:done="0"/>
  <w15:commentEx w15:paraId="42DCD354" w15:done="0"/>
  <w15:commentEx w15:paraId="73D22C81" w15:done="0"/>
  <w15:commentEx w15:paraId="7E3194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59C938F2" w16cex:dateUtc="2024-09-02T17:54:00Z"/>
  <w16cex:commentExtensible w16cex:durableId="2F28A83B" w16cex:dateUtc="2024-09-03T22:26:00Z"/>
  <w16cex:commentExtensible w16cex:durableId="70C1F963" w16cex:dateUtc="2024-03-21T18:31:00Z"/>
  <w16cex:commentExtensible w16cex:durableId="57DBCCA9" w16cex:dateUtc="2024-03-21T18:32:00Z"/>
  <w16cex:commentExtensible w16cex:durableId="6710A97F" w16cex:dateUtc="2024-03-21T18:32:00Z"/>
  <w16cex:commentExtensible w16cex:durableId="12785F0C" w16cex:dateUtc="2024-09-02T17:42:00Z"/>
  <w16cex:commentExtensible w16cex:durableId="31093E64" w16cex:dateUtc="2024-03-21T23:37:00Z"/>
  <w16cex:commentExtensible w16cex:durableId="60760F53" w16cex:dateUtc="2024-03-22T15:46:00Z"/>
  <w16cex:commentExtensible w16cex:durableId="5D84354E" w16cex:dateUtc="2024-08-26T22:06:00Z"/>
  <w16cex:commentExtensible w16cex:durableId="4162A6F4" w16cex:dateUtc="2024-09-03T17:25:00Z"/>
  <w16cex:commentExtensible w16cex:durableId="79BCABF0" w16cex:dateUtc="2024-09-03T17:29:00Z"/>
  <w16cex:commentExtensible w16cex:durableId="32825E31" w16cex:dateUtc="2024-03-22T16:49:00Z"/>
  <w16cex:commentExtensible w16cex:durableId="6621FE56" w16cex:dateUtc="2024-07-23T17:55:00Z"/>
  <w16cex:commentExtensible w16cex:durableId="22B005F0" w16cex:dateUtc="2024-03-22T16:52:00Z"/>
  <w16cex:commentExtensible w16cex:durableId="4F01F276" w16cex:dateUtc="2024-07-23T18:17:00Z"/>
  <w16cex:commentExtensible w16cex:durableId="2423B057" w16cex:dateUtc="2024-07-23T18:22:00Z"/>
  <w16cex:commentExtensible w16cex:durableId="6741D44B" w16cex:dateUtc="2024-09-10T20:57:00Z"/>
  <w16cex:commentExtensible w16cex:durableId="240D3817" w16cex:dateUtc="2024-09-03T23:23:00Z"/>
  <w16cex:commentExtensible w16cex:durableId="388252A7" w16cex:dateUtc="2024-08-14T19:59:00Z"/>
  <w16cex:commentExtensible w16cex:durableId="72073602" w16cex:dateUtc="2024-09-03T18:26:00Z"/>
  <w16cex:commentExtensible w16cex:durableId="7864B242" w16cex:dateUtc="2024-08-14T19:59:00Z"/>
  <w16cex:commentExtensible w16cex:durableId="3AD972D1" w16cex:dateUtc="2024-08-14T20:01:00Z"/>
  <w16cex:commentExtensible w16cex:durableId="197DDBB3" w16cex:dateUtc="2024-09-03T18:28:00Z"/>
  <w16cex:commentExtensible w16cex:durableId="1AFD03ED" w16cex:dateUtc="2024-09-04T16:12:00Z"/>
  <w16cex:commentExtensible w16cex:durableId="45A068F8" w16cex:dateUtc="2024-08-26T19:51:00Z"/>
  <w16cex:commentExtensible w16cex:durableId="27A4A168" w16cex:dateUtc="2024-08-26T21:25:00Z"/>
  <w16cex:commentExtensible w16cex:durableId="2186192C" w16cex:dateUtc="2024-09-03T18:59:00Z"/>
  <w16cex:commentExtensible w16cex:durableId="6FC32F44" w16cex:dateUtc="2024-09-04T16:03:00Z"/>
  <w16cex:commentExtensible w16cex:durableId="317ECB0D" w16cex:dateUtc="2024-09-03T22:02:00Z"/>
  <w16cex:commentExtensible w16cex:durableId="0D50C802" w16cex:dateUtc="2024-09-03T22:25:00Z"/>
  <w16cex:commentExtensible w16cex:durableId="30B9E16C" w16cex:dateUtc="2024-07-23T18:01:00Z"/>
  <w16cex:commentExtensible w16cex:durableId="1364E7C1" w16cex:dateUtc="2024-07-23T18:58:00Z"/>
  <w16cex:commentExtensible w16cex:durableId="459C4B33" w16cex:dateUtc="2024-07-05T19:37:00Z"/>
  <w16cex:commentExtensible w16cex:durableId="18982704" w16cex:dateUtc="2024-07-16T21:14:00Z"/>
  <w16cex:commentExtensible w16cex:durableId="468A4332" w16cex:dateUtc="2024-09-03T18:18:00Z"/>
  <w16cex:commentExtensible w16cex:durableId="1B9972EF" w16cex:dateUtc="2024-03-21T14:54:00Z"/>
  <w16cex:commentExtensible w16cex:durableId="258AFB3A" w16cex:dateUtc="2024-03-21T15:02:00Z"/>
  <w16cex:commentExtensible w16cex:durableId="05349D56" w16cex:dateUtc="2024-03-21T15:03:00Z"/>
  <w16cex:commentExtensible w16cex:durableId="39B6242B" w16cex:dateUtc="2024-07-23T17:48:00Z"/>
  <w16cex:commentExtensible w16cex:durableId="22C8D591" w16cex:dateUtc="2024-07-23T18:43:00Z"/>
  <w16cex:commentExtensible w16cex:durableId="0E951235" w16cex:dateUtc="2024-07-12T23:36:00Z"/>
  <w16cex:commentExtensible w16cex:durableId="38E36350" w16cex:dateUtc="2024-07-23T18:23:00Z"/>
  <w16cex:commentExtensible w16cex:durableId="365853B9" w16cex:dateUtc="2024-07-23T18:33:00Z"/>
  <w16cex:commentExtensible w16cex:durableId="4907E10D" w16cex:dateUtc="2024-07-23T18: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2ACA4B35" w16cid:durableId="2A11621D"/>
  <w16cid:commentId w16cid:paraId="46CE9D13" w16cid:durableId="59C938F2"/>
  <w16cid:commentId w16cid:paraId="3326766D" w16cid:durableId="2F28A83B"/>
  <w16cid:commentId w16cid:paraId="5AAB2810" w16cid:durableId="70C1F963"/>
  <w16cid:commentId w16cid:paraId="37A9109E" w16cid:durableId="57DBCCA9"/>
  <w16cid:commentId w16cid:paraId="125D4431" w16cid:durableId="6710A97F"/>
  <w16cid:commentId w16cid:paraId="5334AA84" w16cid:durableId="12785F0C"/>
  <w16cid:commentId w16cid:paraId="5CA930B3" w16cid:durableId="2A1A9B22"/>
  <w16cid:commentId w16cid:paraId="2F749496" w16cid:durableId="31093E64"/>
  <w16cid:commentId w16cid:paraId="005215D3" w16cid:durableId="60760F53"/>
  <w16cid:commentId w16cid:paraId="17D38A3B" w16cid:durableId="29AD30AD"/>
  <w16cid:commentId w16cid:paraId="347B36B8" w16cid:durableId="5D84354E"/>
  <w16cid:commentId w16cid:paraId="2EB56C1E" w16cid:durableId="4162A6F4"/>
  <w16cid:commentId w16cid:paraId="53EF394E" w16cid:durableId="2978BF19"/>
  <w16cid:commentId w16cid:paraId="70244D2A" w16cid:durableId="79BCABF0"/>
  <w16cid:commentId w16cid:paraId="78E7E39F" w16cid:durableId="32825E31"/>
  <w16cid:commentId w16cid:paraId="56DF0AB1" w16cid:durableId="6621FE56"/>
  <w16cid:commentId w16cid:paraId="1462B7F6" w16cid:durableId="22B005F0"/>
  <w16cid:commentId w16cid:paraId="12612A31" w16cid:durableId="4F01F276"/>
  <w16cid:commentId w16cid:paraId="47C177F3" w16cid:durableId="2423B057"/>
  <w16cid:commentId w16cid:paraId="3F0B01A5" w16cid:durableId="6741D44B"/>
  <w16cid:commentId w16cid:paraId="3DB0BC8B" w16cid:durableId="240D3817"/>
  <w16cid:commentId w16cid:paraId="0EC025A0" w16cid:durableId="388252A7"/>
  <w16cid:commentId w16cid:paraId="56F0A417" w16cid:durableId="72073602"/>
  <w16cid:commentId w16cid:paraId="642FCDA3" w16cid:durableId="7864B242"/>
  <w16cid:commentId w16cid:paraId="3697E87F" w16cid:durableId="3AD972D1"/>
  <w16cid:commentId w16cid:paraId="79614807" w16cid:durableId="197DDBB3"/>
  <w16cid:commentId w16cid:paraId="3E1D57CA" w16cid:durableId="1AFD03ED"/>
  <w16cid:commentId w16cid:paraId="6DBADF19" w16cid:durableId="45A068F8"/>
  <w16cid:commentId w16cid:paraId="31142E34" w16cid:durableId="27A4A168"/>
  <w16cid:commentId w16cid:paraId="39C0268F" w16cid:durableId="2186192C"/>
  <w16cid:commentId w16cid:paraId="0E87ED03" w16cid:durableId="6FC32F44"/>
  <w16cid:commentId w16cid:paraId="1CDA007B" w16cid:durableId="317ECB0D"/>
  <w16cid:commentId w16cid:paraId="489B4FD2" w16cid:durableId="0D50C802"/>
  <w16cid:commentId w16cid:paraId="7BD2D752" w16cid:durableId="30B9E16C"/>
  <w16cid:commentId w16cid:paraId="6417C75B" w16cid:durableId="1364E7C1"/>
  <w16cid:commentId w16cid:paraId="5A99A513" w16cid:durableId="459C4B33"/>
  <w16cid:commentId w16cid:paraId="1F298D4A" w16cid:durableId="18982704"/>
  <w16cid:commentId w16cid:paraId="2BA675E9" w16cid:durableId="468A4332"/>
  <w16cid:commentId w16cid:paraId="761C52DF" w16cid:durableId="1B9972EF"/>
  <w16cid:commentId w16cid:paraId="37A42D46" w16cid:durableId="258AFB3A"/>
  <w16cid:commentId w16cid:paraId="30699E70" w16cid:durableId="05349D56"/>
  <w16cid:commentId w16cid:paraId="25884009" w16cid:durableId="39B6242B"/>
  <w16cid:commentId w16cid:paraId="447B34F5" w16cid:durableId="22C8D591"/>
  <w16cid:commentId w16cid:paraId="48CC7B98" w16cid:durableId="2980AC8B"/>
  <w16cid:commentId w16cid:paraId="52E6EFFD" w16cid:durableId="0E951235"/>
  <w16cid:commentId w16cid:paraId="214C3337" w16cid:durableId="38E36350"/>
  <w16cid:commentId w16cid:paraId="57083FF1" w16cid:durableId="365853B9"/>
  <w16cid:commentId w16cid:paraId="321DB3B9" w16cid:durableId="2A291EBA"/>
  <w16cid:commentId w16cid:paraId="42DCD354" w16cid:durableId="2A2E563E"/>
  <w16cid:commentId w16cid:paraId="73D22C81" w16cid:durableId="2A2D2E4B"/>
  <w16cid:commentId w16cid:paraId="7E319427" w16cid:durableId="4907E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D6331" w14:textId="77777777" w:rsidR="00EE0375" w:rsidRDefault="00EE0375" w:rsidP="009B4C2B">
      <w:r>
        <w:separator/>
      </w:r>
    </w:p>
  </w:endnote>
  <w:endnote w:type="continuationSeparator" w:id="0">
    <w:p w14:paraId="04DD3A0A" w14:textId="77777777" w:rsidR="00EE0375" w:rsidRDefault="00EE0375"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Monaco">
    <w:panose1 w:val="00000000000000000000"/>
    <w:charset w:val="4D"/>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90DC0" w14:textId="77777777" w:rsidR="00EE0375" w:rsidRDefault="00EE0375" w:rsidP="009B4C2B">
      <w:r>
        <w:separator/>
      </w:r>
    </w:p>
  </w:footnote>
  <w:footnote w:type="continuationSeparator" w:id="0">
    <w:p w14:paraId="0CFF71C6" w14:textId="77777777" w:rsidR="00EE0375" w:rsidRDefault="00EE0375"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Windows Live" w15:userId="5e078651ba9eb2b3"/>
  </w15:person>
  <w15:person w15:author="Kieran Cox">
    <w15:presenceInfo w15:providerId="AD" w15:userId="S::kieranc@sfu.ca::b4290085-ec8f-4fe0-8d75-e615e1fa996c"/>
  </w15:person>
  <w15:person w15:author="Jasmin Schuster">
    <w15:presenceInfo w15:providerId="AD" w15:userId="S::jasminschuster@uvic.ca::2455801f-1b09-4d2a-b1b1-bbf127c16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775B"/>
    <w:rsid w:val="0002013E"/>
    <w:rsid w:val="000227FF"/>
    <w:rsid w:val="00026365"/>
    <w:rsid w:val="00026433"/>
    <w:rsid w:val="000300C1"/>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80452"/>
    <w:rsid w:val="00092ACC"/>
    <w:rsid w:val="00094986"/>
    <w:rsid w:val="00095C26"/>
    <w:rsid w:val="000A1681"/>
    <w:rsid w:val="000A1A31"/>
    <w:rsid w:val="000A63B7"/>
    <w:rsid w:val="000A641E"/>
    <w:rsid w:val="000A6D26"/>
    <w:rsid w:val="000B303C"/>
    <w:rsid w:val="000C156B"/>
    <w:rsid w:val="000C2453"/>
    <w:rsid w:val="000C6AA6"/>
    <w:rsid w:val="000C6BCC"/>
    <w:rsid w:val="000D0396"/>
    <w:rsid w:val="000D0CF1"/>
    <w:rsid w:val="000D41B2"/>
    <w:rsid w:val="000D4769"/>
    <w:rsid w:val="000D685F"/>
    <w:rsid w:val="000E0C25"/>
    <w:rsid w:val="000E1A71"/>
    <w:rsid w:val="000E3FA6"/>
    <w:rsid w:val="000E691F"/>
    <w:rsid w:val="000E74A0"/>
    <w:rsid w:val="000F66F1"/>
    <w:rsid w:val="000F79B3"/>
    <w:rsid w:val="00101984"/>
    <w:rsid w:val="00105516"/>
    <w:rsid w:val="0011523B"/>
    <w:rsid w:val="00116C10"/>
    <w:rsid w:val="001175F9"/>
    <w:rsid w:val="001211D2"/>
    <w:rsid w:val="00122300"/>
    <w:rsid w:val="00124C17"/>
    <w:rsid w:val="001313BD"/>
    <w:rsid w:val="00131A7C"/>
    <w:rsid w:val="0013326D"/>
    <w:rsid w:val="00134966"/>
    <w:rsid w:val="00136DB7"/>
    <w:rsid w:val="00137407"/>
    <w:rsid w:val="001376FF"/>
    <w:rsid w:val="00144B86"/>
    <w:rsid w:val="00151BB6"/>
    <w:rsid w:val="00151C99"/>
    <w:rsid w:val="00152CBA"/>
    <w:rsid w:val="0015432C"/>
    <w:rsid w:val="00155D45"/>
    <w:rsid w:val="00164233"/>
    <w:rsid w:val="00171464"/>
    <w:rsid w:val="00171DD6"/>
    <w:rsid w:val="0017314E"/>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535E"/>
    <w:rsid w:val="001D13C5"/>
    <w:rsid w:val="001D3701"/>
    <w:rsid w:val="001D3A63"/>
    <w:rsid w:val="001D7BE9"/>
    <w:rsid w:val="001E1D5D"/>
    <w:rsid w:val="001E7F77"/>
    <w:rsid w:val="001F1D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61545"/>
    <w:rsid w:val="002620AE"/>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A7C"/>
    <w:rsid w:val="002C7B46"/>
    <w:rsid w:val="002D0F9D"/>
    <w:rsid w:val="002D15C0"/>
    <w:rsid w:val="002D40ED"/>
    <w:rsid w:val="002D6F8B"/>
    <w:rsid w:val="002D7263"/>
    <w:rsid w:val="002E1265"/>
    <w:rsid w:val="002E537D"/>
    <w:rsid w:val="002E568B"/>
    <w:rsid w:val="002E7BDB"/>
    <w:rsid w:val="002F0A6D"/>
    <w:rsid w:val="002F0DB3"/>
    <w:rsid w:val="002F18B0"/>
    <w:rsid w:val="002F60B0"/>
    <w:rsid w:val="0030052D"/>
    <w:rsid w:val="00306F1F"/>
    <w:rsid w:val="00314A5D"/>
    <w:rsid w:val="00315B05"/>
    <w:rsid w:val="00327838"/>
    <w:rsid w:val="00334ADF"/>
    <w:rsid w:val="00337794"/>
    <w:rsid w:val="0035016F"/>
    <w:rsid w:val="003509B8"/>
    <w:rsid w:val="0035239D"/>
    <w:rsid w:val="00352B3A"/>
    <w:rsid w:val="00355A76"/>
    <w:rsid w:val="0035683A"/>
    <w:rsid w:val="00356E7A"/>
    <w:rsid w:val="00360246"/>
    <w:rsid w:val="00363EDC"/>
    <w:rsid w:val="003665DF"/>
    <w:rsid w:val="00367076"/>
    <w:rsid w:val="003717AA"/>
    <w:rsid w:val="003733DE"/>
    <w:rsid w:val="00374B2C"/>
    <w:rsid w:val="00375CD0"/>
    <w:rsid w:val="00377E7D"/>
    <w:rsid w:val="003801C9"/>
    <w:rsid w:val="00380F24"/>
    <w:rsid w:val="00382F5B"/>
    <w:rsid w:val="003859F6"/>
    <w:rsid w:val="0039086A"/>
    <w:rsid w:val="003922EB"/>
    <w:rsid w:val="00392DBC"/>
    <w:rsid w:val="00396449"/>
    <w:rsid w:val="00397B9C"/>
    <w:rsid w:val="003A204B"/>
    <w:rsid w:val="003B402E"/>
    <w:rsid w:val="003B4768"/>
    <w:rsid w:val="003B6CDD"/>
    <w:rsid w:val="003C6B73"/>
    <w:rsid w:val="003C7B94"/>
    <w:rsid w:val="003D17AC"/>
    <w:rsid w:val="003D3B9E"/>
    <w:rsid w:val="003D5A5B"/>
    <w:rsid w:val="003D5FEF"/>
    <w:rsid w:val="003E0CA3"/>
    <w:rsid w:val="003E0D14"/>
    <w:rsid w:val="003E52B7"/>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306A"/>
    <w:rsid w:val="004253ED"/>
    <w:rsid w:val="00426A33"/>
    <w:rsid w:val="004317DC"/>
    <w:rsid w:val="0043235D"/>
    <w:rsid w:val="00433289"/>
    <w:rsid w:val="00435ABE"/>
    <w:rsid w:val="0043787D"/>
    <w:rsid w:val="00437D27"/>
    <w:rsid w:val="004433B7"/>
    <w:rsid w:val="00444382"/>
    <w:rsid w:val="00444BD0"/>
    <w:rsid w:val="004578FA"/>
    <w:rsid w:val="00462E79"/>
    <w:rsid w:val="00473216"/>
    <w:rsid w:val="004739F8"/>
    <w:rsid w:val="00476C39"/>
    <w:rsid w:val="00477D12"/>
    <w:rsid w:val="00480B9F"/>
    <w:rsid w:val="00481673"/>
    <w:rsid w:val="00483D50"/>
    <w:rsid w:val="00486C53"/>
    <w:rsid w:val="00487ED1"/>
    <w:rsid w:val="004934ED"/>
    <w:rsid w:val="00494CBA"/>
    <w:rsid w:val="00495B22"/>
    <w:rsid w:val="00497588"/>
    <w:rsid w:val="004A19AE"/>
    <w:rsid w:val="004A6A89"/>
    <w:rsid w:val="004B0146"/>
    <w:rsid w:val="004C10EB"/>
    <w:rsid w:val="004C436C"/>
    <w:rsid w:val="004C7077"/>
    <w:rsid w:val="004D08E1"/>
    <w:rsid w:val="004D42BB"/>
    <w:rsid w:val="004E5C73"/>
    <w:rsid w:val="004E6F16"/>
    <w:rsid w:val="004F2705"/>
    <w:rsid w:val="004F5624"/>
    <w:rsid w:val="004F7AE3"/>
    <w:rsid w:val="005110F5"/>
    <w:rsid w:val="00512CBD"/>
    <w:rsid w:val="00515808"/>
    <w:rsid w:val="00517913"/>
    <w:rsid w:val="00517C1E"/>
    <w:rsid w:val="005200FA"/>
    <w:rsid w:val="005209E1"/>
    <w:rsid w:val="00522FED"/>
    <w:rsid w:val="00525526"/>
    <w:rsid w:val="00526E5E"/>
    <w:rsid w:val="00527C2B"/>
    <w:rsid w:val="0053139F"/>
    <w:rsid w:val="00532560"/>
    <w:rsid w:val="00532C7F"/>
    <w:rsid w:val="00533B7E"/>
    <w:rsid w:val="00540B15"/>
    <w:rsid w:val="005433DA"/>
    <w:rsid w:val="00547A38"/>
    <w:rsid w:val="0055529E"/>
    <w:rsid w:val="00562CDF"/>
    <w:rsid w:val="005636C0"/>
    <w:rsid w:val="00565A8B"/>
    <w:rsid w:val="00566C2C"/>
    <w:rsid w:val="00570F20"/>
    <w:rsid w:val="005746D1"/>
    <w:rsid w:val="00576035"/>
    <w:rsid w:val="00576692"/>
    <w:rsid w:val="00580B22"/>
    <w:rsid w:val="0058230D"/>
    <w:rsid w:val="005831E6"/>
    <w:rsid w:val="005835B5"/>
    <w:rsid w:val="00584638"/>
    <w:rsid w:val="005870DF"/>
    <w:rsid w:val="005933DD"/>
    <w:rsid w:val="005A0B73"/>
    <w:rsid w:val="005A129F"/>
    <w:rsid w:val="005A1F03"/>
    <w:rsid w:val="005A498B"/>
    <w:rsid w:val="005B26B9"/>
    <w:rsid w:val="005B3F6C"/>
    <w:rsid w:val="005B5A3A"/>
    <w:rsid w:val="005C511E"/>
    <w:rsid w:val="005C5236"/>
    <w:rsid w:val="005C6C7A"/>
    <w:rsid w:val="005D293A"/>
    <w:rsid w:val="005D42E1"/>
    <w:rsid w:val="005E0538"/>
    <w:rsid w:val="005E0A73"/>
    <w:rsid w:val="005E0EEE"/>
    <w:rsid w:val="005E2C00"/>
    <w:rsid w:val="005E2FEE"/>
    <w:rsid w:val="005E6D58"/>
    <w:rsid w:val="005F0597"/>
    <w:rsid w:val="005F1E8D"/>
    <w:rsid w:val="005F39D0"/>
    <w:rsid w:val="005F422E"/>
    <w:rsid w:val="006005D7"/>
    <w:rsid w:val="00600E47"/>
    <w:rsid w:val="006032E9"/>
    <w:rsid w:val="0061163F"/>
    <w:rsid w:val="006159C2"/>
    <w:rsid w:val="0061715C"/>
    <w:rsid w:val="0061731D"/>
    <w:rsid w:val="00617BD9"/>
    <w:rsid w:val="00622296"/>
    <w:rsid w:val="00623B32"/>
    <w:rsid w:val="00623DD8"/>
    <w:rsid w:val="006259B4"/>
    <w:rsid w:val="00630D4D"/>
    <w:rsid w:val="006312EC"/>
    <w:rsid w:val="00633FE4"/>
    <w:rsid w:val="006349E9"/>
    <w:rsid w:val="00635119"/>
    <w:rsid w:val="00641243"/>
    <w:rsid w:val="0064532D"/>
    <w:rsid w:val="006528A1"/>
    <w:rsid w:val="00655502"/>
    <w:rsid w:val="006610AC"/>
    <w:rsid w:val="006611F9"/>
    <w:rsid w:val="00662D37"/>
    <w:rsid w:val="00662F9B"/>
    <w:rsid w:val="00666133"/>
    <w:rsid w:val="00670555"/>
    <w:rsid w:val="0067125A"/>
    <w:rsid w:val="0067173A"/>
    <w:rsid w:val="0067503F"/>
    <w:rsid w:val="00676581"/>
    <w:rsid w:val="00676DAB"/>
    <w:rsid w:val="00677126"/>
    <w:rsid w:val="00677F1B"/>
    <w:rsid w:val="006802B8"/>
    <w:rsid w:val="006820B0"/>
    <w:rsid w:val="00682CDC"/>
    <w:rsid w:val="00683C48"/>
    <w:rsid w:val="00683FC3"/>
    <w:rsid w:val="006855B4"/>
    <w:rsid w:val="00690DD3"/>
    <w:rsid w:val="0069194B"/>
    <w:rsid w:val="00694C65"/>
    <w:rsid w:val="00695175"/>
    <w:rsid w:val="006B016A"/>
    <w:rsid w:val="006B2625"/>
    <w:rsid w:val="006B4882"/>
    <w:rsid w:val="006C360E"/>
    <w:rsid w:val="006C4A83"/>
    <w:rsid w:val="006C4C3A"/>
    <w:rsid w:val="006C5AC6"/>
    <w:rsid w:val="006C6F43"/>
    <w:rsid w:val="006D152A"/>
    <w:rsid w:val="006D3066"/>
    <w:rsid w:val="006D5284"/>
    <w:rsid w:val="006D7F06"/>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56B0"/>
    <w:rsid w:val="0072610A"/>
    <w:rsid w:val="007268C2"/>
    <w:rsid w:val="00727E31"/>
    <w:rsid w:val="00731EA5"/>
    <w:rsid w:val="00736CF0"/>
    <w:rsid w:val="00737B8A"/>
    <w:rsid w:val="00741F8A"/>
    <w:rsid w:val="00742266"/>
    <w:rsid w:val="00752F86"/>
    <w:rsid w:val="00761A9D"/>
    <w:rsid w:val="00765FE9"/>
    <w:rsid w:val="0077211F"/>
    <w:rsid w:val="0077441C"/>
    <w:rsid w:val="00782EA1"/>
    <w:rsid w:val="0078518E"/>
    <w:rsid w:val="0078662B"/>
    <w:rsid w:val="007872E9"/>
    <w:rsid w:val="00792779"/>
    <w:rsid w:val="00796F8D"/>
    <w:rsid w:val="007A1A08"/>
    <w:rsid w:val="007A1A41"/>
    <w:rsid w:val="007A283D"/>
    <w:rsid w:val="007A68CB"/>
    <w:rsid w:val="007B0963"/>
    <w:rsid w:val="007B5406"/>
    <w:rsid w:val="007B580F"/>
    <w:rsid w:val="007C03DE"/>
    <w:rsid w:val="007C042F"/>
    <w:rsid w:val="007C0A44"/>
    <w:rsid w:val="007C14D9"/>
    <w:rsid w:val="007C1BDA"/>
    <w:rsid w:val="007C1D5C"/>
    <w:rsid w:val="007C32C3"/>
    <w:rsid w:val="007C783C"/>
    <w:rsid w:val="007D13CA"/>
    <w:rsid w:val="007D56C7"/>
    <w:rsid w:val="007D6070"/>
    <w:rsid w:val="007D6267"/>
    <w:rsid w:val="007D71C9"/>
    <w:rsid w:val="007E4686"/>
    <w:rsid w:val="007E69BA"/>
    <w:rsid w:val="007F1484"/>
    <w:rsid w:val="007F416C"/>
    <w:rsid w:val="007F6203"/>
    <w:rsid w:val="0080060C"/>
    <w:rsid w:val="008012CE"/>
    <w:rsid w:val="00801C1E"/>
    <w:rsid w:val="00801C62"/>
    <w:rsid w:val="00805704"/>
    <w:rsid w:val="00805A5D"/>
    <w:rsid w:val="008068ED"/>
    <w:rsid w:val="00806D42"/>
    <w:rsid w:val="00813785"/>
    <w:rsid w:val="00815249"/>
    <w:rsid w:val="00816A13"/>
    <w:rsid w:val="00817AD8"/>
    <w:rsid w:val="00817D31"/>
    <w:rsid w:val="00824BD5"/>
    <w:rsid w:val="00824E57"/>
    <w:rsid w:val="00826808"/>
    <w:rsid w:val="008307A0"/>
    <w:rsid w:val="00830E20"/>
    <w:rsid w:val="008335BF"/>
    <w:rsid w:val="00833F25"/>
    <w:rsid w:val="008422B4"/>
    <w:rsid w:val="00846C5B"/>
    <w:rsid w:val="00850D17"/>
    <w:rsid w:val="00851AB4"/>
    <w:rsid w:val="008600C1"/>
    <w:rsid w:val="008613D1"/>
    <w:rsid w:val="00864DC0"/>
    <w:rsid w:val="008651BB"/>
    <w:rsid w:val="0087419B"/>
    <w:rsid w:val="00880269"/>
    <w:rsid w:val="00882A24"/>
    <w:rsid w:val="00883F7B"/>
    <w:rsid w:val="008876FC"/>
    <w:rsid w:val="008955F6"/>
    <w:rsid w:val="00895C86"/>
    <w:rsid w:val="008964CE"/>
    <w:rsid w:val="008A1BD4"/>
    <w:rsid w:val="008A3F70"/>
    <w:rsid w:val="008A67F3"/>
    <w:rsid w:val="008B05F8"/>
    <w:rsid w:val="008B12AF"/>
    <w:rsid w:val="008B1EB6"/>
    <w:rsid w:val="008B2197"/>
    <w:rsid w:val="008B5851"/>
    <w:rsid w:val="008C2771"/>
    <w:rsid w:val="008C6877"/>
    <w:rsid w:val="008C6BDA"/>
    <w:rsid w:val="008D04B8"/>
    <w:rsid w:val="008D5E5B"/>
    <w:rsid w:val="008D6320"/>
    <w:rsid w:val="008E0052"/>
    <w:rsid w:val="008E0F38"/>
    <w:rsid w:val="008E3A36"/>
    <w:rsid w:val="008E62A2"/>
    <w:rsid w:val="008E7707"/>
    <w:rsid w:val="008F7AFF"/>
    <w:rsid w:val="00900C38"/>
    <w:rsid w:val="00900E3F"/>
    <w:rsid w:val="00903BFA"/>
    <w:rsid w:val="0091520C"/>
    <w:rsid w:val="00915C04"/>
    <w:rsid w:val="00920BAF"/>
    <w:rsid w:val="00920FC5"/>
    <w:rsid w:val="00923779"/>
    <w:rsid w:val="00925056"/>
    <w:rsid w:val="00926BE5"/>
    <w:rsid w:val="00930939"/>
    <w:rsid w:val="00932640"/>
    <w:rsid w:val="00933A0C"/>
    <w:rsid w:val="009341AA"/>
    <w:rsid w:val="0093424F"/>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5054"/>
    <w:rsid w:val="0096667C"/>
    <w:rsid w:val="00967589"/>
    <w:rsid w:val="0097669C"/>
    <w:rsid w:val="00990B37"/>
    <w:rsid w:val="00991BD6"/>
    <w:rsid w:val="009962D6"/>
    <w:rsid w:val="00996C31"/>
    <w:rsid w:val="00997D69"/>
    <w:rsid w:val="00997F39"/>
    <w:rsid w:val="009A1C7A"/>
    <w:rsid w:val="009B18A4"/>
    <w:rsid w:val="009B2182"/>
    <w:rsid w:val="009B2BF8"/>
    <w:rsid w:val="009B31A7"/>
    <w:rsid w:val="009B4C2B"/>
    <w:rsid w:val="009C2153"/>
    <w:rsid w:val="009C41B4"/>
    <w:rsid w:val="009C4EA4"/>
    <w:rsid w:val="009D2E19"/>
    <w:rsid w:val="009D6967"/>
    <w:rsid w:val="009D6A5A"/>
    <w:rsid w:val="009E2DF2"/>
    <w:rsid w:val="009E34A5"/>
    <w:rsid w:val="009E35D0"/>
    <w:rsid w:val="009E3CC4"/>
    <w:rsid w:val="009E4099"/>
    <w:rsid w:val="009E6CC7"/>
    <w:rsid w:val="009F3B04"/>
    <w:rsid w:val="009F603D"/>
    <w:rsid w:val="00A01D2A"/>
    <w:rsid w:val="00A047D2"/>
    <w:rsid w:val="00A05727"/>
    <w:rsid w:val="00A05F3B"/>
    <w:rsid w:val="00A067A6"/>
    <w:rsid w:val="00A07ADB"/>
    <w:rsid w:val="00A13236"/>
    <w:rsid w:val="00A13FB6"/>
    <w:rsid w:val="00A14B41"/>
    <w:rsid w:val="00A15663"/>
    <w:rsid w:val="00A15B36"/>
    <w:rsid w:val="00A166C5"/>
    <w:rsid w:val="00A213FF"/>
    <w:rsid w:val="00A32263"/>
    <w:rsid w:val="00A33386"/>
    <w:rsid w:val="00A36A0B"/>
    <w:rsid w:val="00A37BD2"/>
    <w:rsid w:val="00A41148"/>
    <w:rsid w:val="00A4123F"/>
    <w:rsid w:val="00A44D01"/>
    <w:rsid w:val="00A510EF"/>
    <w:rsid w:val="00A5377F"/>
    <w:rsid w:val="00A565ED"/>
    <w:rsid w:val="00A56CF1"/>
    <w:rsid w:val="00A7066E"/>
    <w:rsid w:val="00A71A32"/>
    <w:rsid w:val="00A76702"/>
    <w:rsid w:val="00A8076B"/>
    <w:rsid w:val="00A81C25"/>
    <w:rsid w:val="00A82539"/>
    <w:rsid w:val="00A83EAE"/>
    <w:rsid w:val="00A84F17"/>
    <w:rsid w:val="00A91086"/>
    <w:rsid w:val="00A92411"/>
    <w:rsid w:val="00A9541C"/>
    <w:rsid w:val="00A960B5"/>
    <w:rsid w:val="00A9700D"/>
    <w:rsid w:val="00AA20C8"/>
    <w:rsid w:val="00AA2419"/>
    <w:rsid w:val="00AA2E4B"/>
    <w:rsid w:val="00AB2110"/>
    <w:rsid w:val="00AB222F"/>
    <w:rsid w:val="00AB275A"/>
    <w:rsid w:val="00AB636E"/>
    <w:rsid w:val="00AC09CD"/>
    <w:rsid w:val="00AC1B8C"/>
    <w:rsid w:val="00AC453C"/>
    <w:rsid w:val="00AC4D54"/>
    <w:rsid w:val="00AC6441"/>
    <w:rsid w:val="00AD59FE"/>
    <w:rsid w:val="00AD62DF"/>
    <w:rsid w:val="00AD64D7"/>
    <w:rsid w:val="00AE2D14"/>
    <w:rsid w:val="00AE4869"/>
    <w:rsid w:val="00AF1938"/>
    <w:rsid w:val="00AF1C1D"/>
    <w:rsid w:val="00AF48F7"/>
    <w:rsid w:val="00AF52A3"/>
    <w:rsid w:val="00B0070F"/>
    <w:rsid w:val="00B00A9A"/>
    <w:rsid w:val="00B01287"/>
    <w:rsid w:val="00B028F9"/>
    <w:rsid w:val="00B047D8"/>
    <w:rsid w:val="00B070A5"/>
    <w:rsid w:val="00B071BE"/>
    <w:rsid w:val="00B164BF"/>
    <w:rsid w:val="00B16FBC"/>
    <w:rsid w:val="00B1705D"/>
    <w:rsid w:val="00B177C3"/>
    <w:rsid w:val="00B205EE"/>
    <w:rsid w:val="00B23B37"/>
    <w:rsid w:val="00B25F11"/>
    <w:rsid w:val="00B27808"/>
    <w:rsid w:val="00B317B9"/>
    <w:rsid w:val="00B317F3"/>
    <w:rsid w:val="00B40590"/>
    <w:rsid w:val="00B43EE2"/>
    <w:rsid w:val="00B450E4"/>
    <w:rsid w:val="00B47743"/>
    <w:rsid w:val="00B50D62"/>
    <w:rsid w:val="00B50E76"/>
    <w:rsid w:val="00B51A9A"/>
    <w:rsid w:val="00B527B0"/>
    <w:rsid w:val="00B547A8"/>
    <w:rsid w:val="00B61844"/>
    <w:rsid w:val="00B62619"/>
    <w:rsid w:val="00B62EEA"/>
    <w:rsid w:val="00B62F21"/>
    <w:rsid w:val="00B654FE"/>
    <w:rsid w:val="00B71E47"/>
    <w:rsid w:val="00B7637C"/>
    <w:rsid w:val="00B825DD"/>
    <w:rsid w:val="00B826DC"/>
    <w:rsid w:val="00B861DC"/>
    <w:rsid w:val="00B866D6"/>
    <w:rsid w:val="00B874D2"/>
    <w:rsid w:val="00B8757C"/>
    <w:rsid w:val="00B928B9"/>
    <w:rsid w:val="00B96AAE"/>
    <w:rsid w:val="00BA0DC8"/>
    <w:rsid w:val="00BA1DFE"/>
    <w:rsid w:val="00BA1FF7"/>
    <w:rsid w:val="00BA2485"/>
    <w:rsid w:val="00BA5A27"/>
    <w:rsid w:val="00BA6691"/>
    <w:rsid w:val="00BB6F7F"/>
    <w:rsid w:val="00BC1B34"/>
    <w:rsid w:val="00BC20AB"/>
    <w:rsid w:val="00BC2159"/>
    <w:rsid w:val="00BC390A"/>
    <w:rsid w:val="00BC40B8"/>
    <w:rsid w:val="00BC463D"/>
    <w:rsid w:val="00BD0E57"/>
    <w:rsid w:val="00BD1256"/>
    <w:rsid w:val="00BD1992"/>
    <w:rsid w:val="00BD384B"/>
    <w:rsid w:val="00BD50D3"/>
    <w:rsid w:val="00BE2765"/>
    <w:rsid w:val="00BE4765"/>
    <w:rsid w:val="00BE5F43"/>
    <w:rsid w:val="00BF1FB2"/>
    <w:rsid w:val="00BF7831"/>
    <w:rsid w:val="00C01950"/>
    <w:rsid w:val="00C05930"/>
    <w:rsid w:val="00C05A5A"/>
    <w:rsid w:val="00C06EC1"/>
    <w:rsid w:val="00C12458"/>
    <w:rsid w:val="00C12D3F"/>
    <w:rsid w:val="00C146F7"/>
    <w:rsid w:val="00C17C96"/>
    <w:rsid w:val="00C21D82"/>
    <w:rsid w:val="00C2208A"/>
    <w:rsid w:val="00C246F4"/>
    <w:rsid w:val="00C25CFD"/>
    <w:rsid w:val="00C26711"/>
    <w:rsid w:val="00C27CC6"/>
    <w:rsid w:val="00C31EA3"/>
    <w:rsid w:val="00C40D7C"/>
    <w:rsid w:val="00C43285"/>
    <w:rsid w:val="00C45043"/>
    <w:rsid w:val="00C459A2"/>
    <w:rsid w:val="00C45F40"/>
    <w:rsid w:val="00C518E2"/>
    <w:rsid w:val="00C524A5"/>
    <w:rsid w:val="00C540DD"/>
    <w:rsid w:val="00C54451"/>
    <w:rsid w:val="00C6204B"/>
    <w:rsid w:val="00C62A98"/>
    <w:rsid w:val="00C673A5"/>
    <w:rsid w:val="00C768BA"/>
    <w:rsid w:val="00C77114"/>
    <w:rsid w:val="00C77243"/>
    <w:rsid w:val="00C826A7"/>
    <w:rsid w:val="00C8732F"/>
    <w:rsid w:val="00C923D5"/>
    <w:rsid w:val="00C9608F"/>
    <w:rsid w:val="00CA34B5"/>
    <w:rsid w:val="00CA5503"/>
    <w:rsid w:val="00CC12B0"/>
    <w:rsid w:val="00CC5E86"/>
    <w:rsid w:val="00CD046A"/>
    <w:rsid w:val="00CD2A33"/>
    <w:rsid w:val="00CD481B"/>
    <w:rsid w:val="00CD73AB"/>
    <w:rsid w:val="00CE181D"/>
    <w:rsid w:val="00CE1DE8"/>
    <w:rsid w:val="00CE5122"/>
    <w:rsid w:val="00CE5810"/>
    <w:rsid w:val="00CE6EEC"/>
    <w:rsid w:val="00CE7337"/>
    <w:rsid w:val="00CE7CA3"/>
    <w:rsid w:val="00CF009F"/>
    <w:rsid w:val="00CF167E"/>
    <w:rsid w:val="00CF5454"/>
    <w:rsid w:val="00CF7529"/>
    <w:rsid w:val="00CF7FD0"/>
    <w:rsid w:val="00D056C4"/>
    <w:rsid w:val="00D07BC0"/>
    <w:rsid w:val="00D10B17"/>
    <w:rsid w:val="00D1548C"/>
    <w:rsid w:val="00D16152"/>
    <w:rsid w:val="00D16571"/>
    <w:rsid w:val="00D16B00"/>
    <w:rsid w:val="00D20127"/>
    <w:rsid w:val="00D27303"/>
    <w:rsid w:val="00D27E15"/>
    <w:rsid w:val="00D310D6"/>
    <w:rsid w:val="00D31F5B"/>
    <w:rsid w:val="00D34121"/>
    <w:rsid w:val="00D351C1"/>
    <w:rsid w:val="00D37004"/>
    <w:rsid w:val="00D37C4A"/>
    <w:rsid w:val="00D40247"/>
    <w:rsid w:val="00D41147"/>
    <w:rsid w:val="00D44394"/>
    <w:rsid w:val="00D4585B"/>
    <w:rsid w:val="00D4727E"/>
    <w:rsid w:val="00D51B90"/>
    <w:rsid w:val="00D5697E"/>
    <w:rsid w:val="00D56988"/>
    <w:rsid w:val="00D57AB2"/>
    <w:rsid w:val="00D71E1B"/>
    <w:rsid w:val="00D768B7"/>
    <w:rsid w:val="00D823F4"/>
    <w:rsid w:val="00D85A41"/>
    <w:rsid w:val="00D93294"/>
    <w:rsid w:val="00D96F75"/>
    <w:rsid w:val="00D9775A"/>
    <w:rsid w:val="00DA0901"/>
    <w:rsid w:val="00DA10C2"/>
    <w:rsid w:val="00DB029A"/>
    <w:rsid w:val="00DB5A3B"/>
    <w:rsid w:val="00DC0493"/>
    <w:rsid w:val="00DC4A52"/>
    <w:rsid w:val="00DC5B5B"/>
    <w:rsid w:val="00DD3A00"/>
    <w:rsid w:val="00DD6988"/>
    <w:rsid w:val="00DE0CED"/>
    <w:rsid w:val="00DE151A"/>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21AC"/>
    <w:rsid w:val="00E24FB1"/>
    <w:rsid w:val="00E25DCB"/>
    <w:rsid w:val="00E26FA5"/>
    <w:rsid w:val="00E271AE"/>
    <w:rsid w:val="00E31706"/>
    <w:rsid w:val="00E31F65"/>
    <w:rsid w:val="00E32297"/>
    <w:rsid w:val="00E34FA8"/>
    <w:rsid w:val="00E428BC"/>
    <w:rsid w:val="00E4531F"/>
    <w:rsid w:val="00E53B33"/>
    <w:rsid w:val="00E57739"/>
    <w:rsid w:val="00E624B0"/>
    <w:rsid w:val="00E626AC"/>
    <w:rsid w:val="00E639BB"/>
    <w:rsid w:val="00E63D93"/>
    <w:rsid w:val="00E6472E"/>
    <w:rsid w:val="00E65785"/>
    <w:rsid w:val="00E6680F"/>
    <w:rsid w:val="00E6772A"/>
    <w:rsid w:val="00E738EE"/>
    <w:rsid w:val="00E763F3"/>
    <w:rsid w:val="00E81946"/>
    <w:rsid w:val="00E83D6E"/>
    <w:rsid w:val="00E85990"/>
    <w:rsid w:val="00E85DC2"/>
    <w:rsid w:val="00E86B3F"/>
    <w:rsid w:val="00E914E6"/>
    <w:rsid w:val="00EA2D98"/>
    <w:rsid w:val="00EA4716"/>
    <w:rsid w:val="00EB3BC7"/>
    <w:rsid w:val="00EB7CB2"/>
    <w:rsid w:val="00EC0648"/>
    <w:rsid w:val="00EC06BA"/>
    <w:rsid w:val="00EC101B"/>
    <w:rsid w:val="00EC6CAC"/>
    <w:rsid w:val="00ED1C7F"/>
    <w:rsid w:val="00ED4FFF"/>
    <w:rsid w:val="00ED5552"/>
    <w:rsid w:val="00EE0375"/>
    <w:rsid w:val="00EE20FF"/>
    <w:rsid w:val="00EE4634"/>
    <w:rsid w:val="00EE4DBD"/>
    <w:rsid w:val="00EE5DD8"/>
    <w:rsid w:val="00EF0BBA"/>
    <w:rsid w:val="00EF0CFA"/>
    <w:rsid w:val="00EF152C"/>
    <w:rsid w:val="00EF7628"/>
    <w:rsid w:val="00F013CE"/>
    <w:rsid w:val="00F03F07"/>
    <w:rsid w:val="00F0487B"/>
    <w:rsid w:val="00F10947"/>
    <w:rsid w:val="00F10A37"/>
    <w:rsid w:val="00F149DB"/>
    <w:rsid w:val="00F15086"/>
    <w:rsid w:val="00F1731A"/>
    <w:rsid w:val="00F17ED1"/>
    <w:rsid w:val="00F2075E"/>
    <w:rsid w:val="00F23409"/>
    <w:rsid w:val="00F235E9"/>
    <w:rsid w:val="00F25230"/>
    <w:rsid w:val="00F26904"/>
    <w:rsid w:val="00F26D14"/>
    <w:rsid w:val="00F270BB"/>
    <w:rsid w:val="00F305E1"/>
    <w:rsid w:val="00F33E40"/>
    <w:rsid w:val="00F36798"/>
    <w:rsid w:val="00F37657"/>
    <w:rsid w:val="00F4698D"/>
    <w:rsid w:val="00F560C8"/>
    <w:rsid w:val="00F61D84"/>
    <w:rsid w:val="00F62DF9"/>
    <w:rsid w:val="00F64AEB"/>
    <w:rsid w:val="00F67950"/>
    <w:rsid w:val="00F769A6"/>
    <w:rsid w:val="00F76C68"/>
    <w:rsid w:val="00F77F4A"/>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0"/>
    <w:rPr>
      <w:lang w:val="en-US"/>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kids.frontiersin.org/" TargetMode="External"/><Relationship Id="rId1" Type="http://schemas.openxmlformats.org/officeDocument/2006/relationships/hyperlink" Target="https://nsojournals.onlinelibrary.wiley.com/doi/full/10.1111/ecog.05566"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45</Pages>
  <Words>42316</Words>
  <Characters>241205</Characters>
  <Application>Microsoft Office Word</Application>
  <DocSecurity>0</DocSecurity>
  <Lines>2010</Lines>
  <Paragraphs>565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44</cp:revision>
  <dcterms:created xsi:type="dcterms:W3CDTF">2024-09-02T17:51:00Z</dcterms:created>
  <dcterms:modified xsi:type="dcterms:W3CDTF">2024-09-11T18:32:00Z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