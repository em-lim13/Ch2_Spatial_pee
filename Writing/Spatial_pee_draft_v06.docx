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commentRangeStart w:id="1"/>
      <w:r w:rsidRPr="005F1E8D">
        <w:rPr>
          <w:rFonts w:ascii="Times New Roman" w:hAnsi="Times New Roman" w:cs="Times New Roman"/>
          <w:b/>
          <w:bCs/>
          <w:lang w:val="en-CA"/>
        </w:rPr>
        <w:t xml:space="preserve">Spatial </w:t>
      </w:r>
      <w:commentRangeEnd w:id="0"/>
      <w:r w:rsidR="00AF52A3">
        <w:rPr>
          <w:rStyle w:val="CommentReference"/>
        </w:rPr>
        <w:commentReference w:id="0"/>
      </w:r>
      <w:r w:rsidRPr="005F1E8D">
        <w:rPr>
          <w:rFonts w:ascii="Times New Roman" w:hAnsi="Times New Roman" w:cs="Times New Roman"/>
          <w:b/>
          <w:bCs/>
          <w:lang w:val="en-CA"/>
        </w:rPr>
        <w:t>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 xml:space="preserve">in temperate </w:t>
      </w:r>
      <w:commentRangeStart w:id="2"/>
      <w:r w:rsidRPr="005F1E8D">
        <w:rPr>
          <w:rFonts w:ascii="Times New Roman" w:hAnsi="Times New Roman" w:cs="Times New Roman"/>
          <w:b/>
          <w:lang w:val="en-CA"/>
        </w:rPr>
        <w:t>waters</w:t>
      </w:r>
      <w:commentRangeEnd w:id="1"/>
      <w:r w:rsidR="00315B05">
        <w:rPr>
          <w:rStyle w:val="CommentReference"/>
        </w:rPr>
        <w:commentReference w:id="1"/>
      </w:r>
      <w:commentRangeEnd w:id="2"/>
      <w:r w:rsidR="00A4123F">
        <w:rPr>
          <w:rStyle w:val="CommentReference"/>
        </w:rPr>
        <w:commentReference w:id="2"/>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r w:rsidRPr="005F1E8D">
        <w:rPr>
          <w:rFonts w:ascii="Times New Roman" w:hAnsi="Times New Roman" w:cs="Times New Roman"/>
          <w:b/>
          <w:lang w:val="en-CA"/>
        </w:rPr>
        <w:lastRenderedPageBreak/>
        <w:t>Abstract</w:t>
      </w:r>
    </w:p>
    <w:p w14:paraId="2FE39DE9" w14:textId="4B3B56C3" w:rsidR="008307A0" w:rsidRPr="00E53B33" w:rsidRDefault="008307A0" w:rsidP="0019777D">
      <w:pPr>
        <w:spacing w:line="480" w:lineRule="auto"/>
        <w:rPr>
          <w:rFonts w:ascii="Times New Roman" w:eastAsia="Times New Roman" w:hAnsi="Times New Roman" w:cs="Times New Roman"/>
        </w:rPr>
      </w:pPr>
      <w:commentRangeStart w:id="3"/>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w:t>
      </w:r>
      <w:commentRangeEnd w:id="3"/>
      <w:r w:rsidR="003C6B73">
        <w:rPr>
          <w:rStyle w:val="CommentReference"/>
        </w:rPr>
        <w:commentReference w:id="3"/>
      </w:r>
      <w:r w:rsidRPr="005F1E8D">
        <w:rPr>
          <w:rFonts w:ascii="Times New Roman" w:hAnsi="Times New Roman" w:cs="Times New Roman"/>
          <w:lang w:val="en-CA"/>
        </w:rPr>
        <w:t>(CN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r w:rsidR="00B61844">
        <w:rPr>
          <w:rFonts w:ascii="Times New Roman" w:hAnsi="Times New Roman" w:cs="Times New Roman"/>
          <w:lang w:val="en-CA"/>
        </w:rPr>
        <w:t>assess the scale and drivers of</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r w:rsidR="00B61844">
        <w:rPr>
          <w:rFonts w:ascii="Times New Roman" w:hAnsi="Times New Roman" w:cs="Times New Roman"/>
          <w:lang w:val="en-CA"/>
        </w:rPr>
        <w:t xml:space="preserve"> taxa</w:t>
      </w:r>
      <w:r w:rsidR="00E53B33" w:rsidRPr="00E53B33">
        <w:rPr>
          <w:rFonts w:ascii="Times New Roman" w:hAnsi="Times New Roman" w:cs="Times New Roman"/>
          <w:lang w:val="en-CA"/>
        </w:rPr>
        <w:t xml:space="preserve"> and </w:t>
      </w:r>
      <w:r w:rsidR="003C6B73">
        <w:rPr>
          <w:rFonts w:ascii="Times New Roman" w:hAnsi="Times New Roman" w:cs="Times New Roman"/>
          <w:lang w:val="en-CA"/>
        </w:rPr>
        <w:t>estimated</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their </w:t>
      </w:r>
      <w:r w:rsidR="003C6B73">
        <w:rPr>
          <w:rFonts w:ascii="Times New Roman" w:hAnsi="Times New Roman" w:cs="Times New Roman"/>
          <w:lang w:val="en-CA"/>
        </w:rPr>
        <w:t xml:space="preserve">contributions to the </w:t>
      </w:r>
      <w:r w:rsidR="00E53B33" w:rsidRPr="00E53B33">
        <w:rPr>
          <w:rFonts w:ascii="Times New Roman" w:hAnsi="Times New Roman" w:cs="Times New Roman"/>
          <w:lang w:val="en-CA"/>
        </w:rPr>
        <w:t xml:space="preserve">ammonium </w:t>
      </w:r>
      <w:r w:rsidR="003C6B73">
        <w:rPr>
          <w:rFonts w:ascii="Times New Roman" w:hAnsi="Times New Roman" w:cs="Times New Roman"/>
          <w:lang w:val="en-CA"/>
        </w:rPr>
        <w:t>budget</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at 27 </w:t>
      </w:r>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rocky reefs for three years and 17 kelp forests of varying density for </w:t>
      </w:r>
      <w:r w:rsidR="003C6B73">
        <w:rPr>
          <w:rFonts w:ascii="Times New Roman" w:hAnsi="Times New Roman" w:cs="Times New Roman"/>
          <w:lang w:val="en-CA"/>
        </w:rPr>
        <w:t xml:space="preserve">one </w:t>
      </w:r>
      <w:r w:rsidR="00E53B33" w:rsidRPr="00E53B33">
        <w:rPr>
          <w:rFonts w:ascii="Times New Roman" w:hAnsi="Times New Roman" w:cs="Times New Roman"/>
          <w:lang w:val="en-CA"/>
        </w:rPr>
        <w:t>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r w:rsidRPr="005F1E8D">
        <w:rPr>
          <w:rFonts w:ascii="Times New Roman" w:hAnsi="Times New Roman" w:cs="Times New Roman"/>
          <w:lang w:val="en-CA"/>
        </w:rPr>
        <w:t xml:space="preserve">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w:t>
      </w:r>
      <w:r w:rsidR="003C6B73">
        <w:rPr>
          <w:rFonts w:ascii="Times New Roman" w:hAnsi="Times New Roman" w:cs="Times New Roman"/>
          <w:lang w:val="en-CA"/>
        </w:rPr>
        <w:t xml:space="preserve"> separated by tens of km)</w:t>
      </w:r>
      <w:r w:rsidRPr="005F1E8D">
        <w:rPr>
          <w:rFonts w:ascii="Times New Roman" w:hAnsi="Times New Roman" w:cs="Times New Roman"/>
          <w:lang w:val="en-CA"/>
        </w:rPr>
        <w:t xml:space="preserve">, and the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w:t>
      </w:r>
      <w:r w:rsidR="003C6B73">
        <w:rPr>
          <w:rFonts w:ascii="Times New Roman" w:hAnsi="Times New Roman" w:cs="Times New Roman"/>
          <w:lang w:val="en-CA"/>
        </w:rPr>
        <w:t xml:space="preserve">indicating local enrichment at these times, </w:t>
      </w:r>
      <w:r w:rsidRPr="005F1E8D">
        <w:rPr>
          <w:rFonts w:ascii="Times New Roman" w:hAnsi="Times New Roman" w:cs="Times New Roman"/>
          <w:lang w:val="en-CA"/>
        </w:rPr>
        <w:t xml:space="preserve">but weakly negative at flood tide. Ammonium was significantly higher within than </w:t>
      </w:r>
      <w:r w:rsidR="003C6B73">
        <w:rPr>
          <w:rFonts w:ascii="Times New Roman" w:hAnsi="Times New Roman" w:cs="Times New Roman"/>
          <w:lang w:val="en-CA"/>
        </w:rPr>
        <w:t>at the edge of</w:t>
      </w:r>
      <w:r w:rsidR="00B61844" w:rsidRPr="005F1E8D">
        <w:rPr>
          <w:rFonts w:ascii="Times New Roman" w:hAnsi="Times New Roman" w:cs="Times New Roman"/>
          <w:lang w:val="en-CA"/>
        </w:rPr>
        <w:t xml:space="preserve"> </w:t>
      </w:r>
      <w:r w:rsidRPr="005F1E8D">
        <w:rPr>
          <w:rFonts w:ascii="Times New Roman" w:hAnsi="Times New Roman" w:cs="Times New Roman"/>
          <w:lang w:val="en-CA"/>
        </w:rPr>
        <w:t>kelp forests</w:t>
      </w:r>
      <w:r w:rsidR="003C6B73">
        <w:rPr>
          <w:rFonts w:ascii="Times New Roman" w:hAnsi="Times New Roman" w:cs="Times New Roman"/>
          <w:lang w:val="en-CA"/>
        </w:rPr>
        <w:t>, ~ 5 m away</w:t>
      </w:r>
      <w:r w:rsidRPr="005F1E8D">
        <w:rPr>
          <w:rFonts w:ascii="Times New Roman" w:hAnsi="Times New Roman" w:cs="Times New Roman"/>
          <w:lang w:val="en-CA"/>
        </w:rPr>
        <w:t xml:space="preserve">,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r w:rsidR="00B61844">
        <w:rPr>
          <w:rFonts w:ascii="Times New Roman" w:hAnsi="Times New Roman" w:cs="Times New Roman"/>
          <w:iCs/>
          <w:lang w:val="en-CA"/>
        </w:rPr>
        <w:t>-</w:t>
      </w:r>
      <w:r w:rsidRPr="005F1E8D">
        <w:rPr>
          <w:rFonts w:ascii="Times New Roman" w:hAnsi="Times New Roman" w:cs="Times New Roman"/>
          <w:iCs/>
          <w:lang w:val="en-CA"/>
        </w:rPr>
        <w:t>flow conditions</w:t>
      </w:r>
      <w:commentRangeStart w:id="4"/>
      <w:commentRangeStart w:id="5"/>
      <w:commentRangeStart w:id="6"/>
      <w:r w:rsidRPr="005F1E8D">
        <w:rPr>
          <w:rFonts w:ascii="Times New Roman" w:hAnsi="Times New Roman" w:cs="Times New Roman"/>
          <w:iCs/>
          <w:lang w:val="en-CA"/>
        </w:rPr>
        <w:t>.</w:t>
      </w:r>
      <w:commentRangeEnd w:id="4"/>
      <w:r w:rsidR="00813785">
        <w:rPr>
          <w:rStyle w:val="CommentReference"/>
        </w:rPr>
        <w:commentReference w:id="4"/>
      </w:r>
      <w:commentRangeEnd w:id="5"/>
      <w:r w:rsidR="00813785">
        <w:rPr>
          <w:rStyle w:val="CommentReference"/>
        </w:rPr>
        <w:commentReference w:id="5"/>
      </w:r>
      <w:commentRangeEnd w:id="6"/>
      <w:r w:rsidR="00813785">
        <w:rPr>
          <w:rStyle w:val="CommentReference"/>
        </w:rPr>
        <w:commentReference w:id="6"/>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meter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commentRangeStart w:id="7"/>
      <w:r w:rsidR="003C6B73" w:rsidRPr="003C6B73">
        <w:rPr>
          <w:rFonts w:ascii="Times New Roman" w:hAnsi="Times New Roman" w:cs="Times New Roman"/>
          <w:lang w:val="en-CA"/>
        </w:rPr>
        <w:t>Consumer-mediated nutrient dynamics</w:t>
      </w:r>
      <w:r w:rsidR="00B527B0">
        <w:rPr>
          <w:rFonts w:ascii="Times New Roman" w:hAnsi="Times New Roman" w:cs="Times New Roman"/>
          <w:lang w:val="en-CA"/>
        </w:rPr>
        <w:t xml:space="preserve"> could therefore drive spatial variation in primary productivity at a range of scale in a way that was previously only thought possible in tropical marine environments.</w:t>
      </w:r>
      <w:r w:rsidR="003C6B73" w:rsidRPr="003C6B73">
        <w:rPr>
          <w:rFonts w:ascii="Times New Roman" w:hAnsi="Times New Roman" w:cs="Times New Roman"/>
          <w:lang w:val="en-CA"/>
        </w:rPr>
        <w:t xml:space="preserve"> </w:t>
      </w:r>
      <w:commentRangeEnd w:id="7"/>
      <w:r w:rsidR="003C6B73" w:rsidRPr="003C6B73">
        <w:rPr>
          <w:rStyle w:val="CommentReference"/>
        </w:rPr>
        <w:commentReference w:id="7"/>
      </w:r>
      <w:r w:rsidR="005E0538" w:rsidRPr="000F66F1">
        <w:rPr>
          <w:rFonts w:ascii="Times New Roman" w:hAnsi="Times New Roman" w:cs="Times New Roman"/>
          <w:lang w:val="en-CA"/>
        </w:rPr>
        <w:t xml:space="preserve"> </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371BF73E"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I</w:t>
      </w:r>
      <w:r w:rsidR="00375CD0" w:rsidRPr="005F1E8D">
        <w:rPr>
          <w:rFonts w:ascii="Times New Roman" w:eastAsia="Times New Roman" w:hAnsi="Times New Roman" w:cs="Times New Roman"/>
          <w:color w:val="000000"/>
        </w:rPr>
        <w:t>n many marine ecosystems</w:t>
      </w:r>
      <w:r w:rsidR="002216A4">
        <w:rPr>
          <w:rFonts w:ascii="Times New Roman" w:eastAsia="Times New Roman" w:hAnsi="Times New Roman" w:cs="Times New Roman"/>
          <w:color w:val="000000"/>
        </w:rPr>
        <w:t>,</w:t>
      </w:r>
      <w:r w:rsidR="00375CD0" w:rsidRPr="005F1E8D">
        <w:rPr>
          <w:rFonts w:ascii="Times New Roman" w:eastAsia="Times New Roman" w:hAnsi="Times New Roman" w:cs="Times New Roman"/>
          <w:color w:val="000000"/>
        </w:rPr>
        <w:t xml:space="preserve"> community structure </w:t>
      </w:r>
      <w:r w:rsidR="002216A4">
        <w:rPr>
          <w:rFonts w:ascii="Times New Roman" w:eastAsia="Times New Roman" w:hAnsi="Times New Roman" w:cs="Times New Roman"/>
          <w:color w:val="000000"/>
        </w:rPr>
        <w:t xml:space="preserve">is under bottom-up control, i.e. it </w:t>
      </w:r>
      <w:r w:rsidR="00375CD0" w:rsidRPr="005F1E8D">
        <w:rPr>
          <w:rFonts w:ascii="Times New Roman" w:eastAsia="Times New Roman" w:hAnsi="Times New Roman" w:cs="Times New Roman"/>
          <w:color w:val="000000"/>
        </w:rPr>
        <w:t xml:space="preserve">depends on factors </w:t>
      </w:r>
      <w:r w:rsidR="002216A4">
        <w:rPr>
          <w:rFonts w:ascii="Times New Roman" w:eastAsia="Times New Roman" w:hAnsi="Times New Roman" w:cs="Times New Roman"/>
          <w:color w:val="000000"/>
        </w:rPr>
        <w:t xml:space="preserve">that generate </w:t>
      </w:r>
      <w:r w:rsidR="00375CD0" w:rsidRPr="005F1E8D">
        <w:rPr>
          <w:rFonts w:ascii="Times New Roman" w:eastAsia="Times New Roman" w:hAnsi="Times New Roman" w:cs="Times New Roman"/>
          <w:color w:val="000000"/>
        </w:rPr>
        <w:t>varia</w:t>
      </w:r>
      <w:r w:rsidR="002216A4">
        <w:rPr>
          <w:rFonts w:ascii="Times New Roman" w:eastAsia="Times New Roman" w:hAnsi="Times New Roman" w:cs="Times New Roman"/>
          <w:color w:val="000000"/>
        </w:rPr>
        <w:t>bility</w:t>
      </w:r>
      <w:r w:rsidR="00375CD0" w:rsidRPr="005F1E8D">
        <w:rPr>
          <w:rFonts w:ascii="Times New Roman" w:eastAsia="Times New Roman" w:hAnsi="Times New Roman" w:cs="Times New Roman"/>
          <w:color w:val="000000"/>
        </w:rPr>
        <w:t xml:space="preserve"> in the resources available to lower trophic levels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r w:rsidR="002216A4">
        <w:rPr>
          <w:rFonts w:ascii="Times New Roman" w:eastAsia="Times New Roman" w:hAnsi="Times New Roman" w:cs="Times New Roman"/>
          <w:color w:val="000000"/>
        </w:rPr>
        <w:t xml:space="preserve">have </w:t>
      </w:r>
      <w:r w:rsidR="002142F2" w:rsidRPr="005F1E8D">
        <w:rPr>
          <w:rFonts w:ascii="Times New Roman" w:eastAsia="Times New Roman" w:hAnsi="Times New Roman" w:cs="Times New Roman"/>
          <w:color w:val="000000"/>
        </w:rPr>
        <w:t>historically focused on external, abiotic sources of nutrients</w:t>
      </w:r>
      <w:r w:rsidR="002216A4">
        <w:rPr>
          <w:rFonts w:ascii="Times New Roman" w:eastAsia="Times New Roman" w:hAnsi="Times New Roman" w:cs="Times New Roman"/>
          <w:color w:val="000000"/>
        </w:rPr>
        <w:t>,</w:t>
      </w:r>
      <w:r w:rsidR="00CE5810" w:rsidRPr="005F1E8D">
        <w:rPr>
          <w:rFonts w:ascii="Times New Roman" w:eastAsia="Times New Roman" w:hAnsi="Times New Roman" w:cs="Times New Roman"/>
          <w:color w:val="000000"/>
        </w:rPr>
        <w:t xml:space="preserve"> such as upwelling</w:t>
      </w:r>
      <w:r w:rsidR="002216A4">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r w:rsidR="002216A4">
        <w:rPr>
          <w:rFonts w:ascii="Times New Roman" w:eastAsia="Times New Roman" w:hAnsi="Times New Roman" w:cs="Times New Roman"/>
          <w:color w:val="000000"/>
        </w:rPr>
        <w:t>s</w:t>
      </w:r>
      <w:r w:rsidR="00DC4A52"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r w:rsidR="00DC4A52" w:rsidRPr="005F1E8D">
        <w:rPr>
          <w:rFonts w:ascii="Times New Roman" w:eastAsia="Times New Roman" w:hAnsi="Times New Roman" w:cs="Times New Roman"/>
          <w:color w:val="000000"/>
        </w:rPr>
        <w:t>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850D17">
        <w:rPr>
          <w:rFonts w:ascii="Times New Roman" w:eastAsia="Times New Roman" w:hAnsi="Times New Roman" w:cs="Times New Roman"/>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02D7A573"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D44394">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D44394">
        <w:rPr>
          <w:rFonts w:ascii="Times New Roman" w:eastAsia="Times New Roman" w:hAnsi="Times New Roman" w:cs="Times New Roman"/>
          <w:noProof/>
          <w:color w:val="000000"/>
        </w:rPr>
        <w:t>(Benkwitt et al., 2019; Roman and McCarthy, 2010; Uthicke, 2001a)</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regenerate</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r w:rsidR="002216A4">
        <w:rPr>
          <w:rFonts w:ascii="Times New Roman" w:eastAsia="Times New Roman" w:hAnsi="Times New Roman" w:cs="Times New Roman"/>
          <w:color w:val="000000"/>
        </w:rPr>
        <w:t>r</w:t>
      </w:r>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with </w:t>
      </w:r>
      <w:commentRangeStart w:id="8"/>
      <w:r w:rsidR="00F92DAE" w:rsidRPr="005F1E8D">
        <w:rPr>
          <w:rFonts w:ascii="Times New Roman" w:eastAsia="Times New Roman" w:hAnsi="Times New Roman" w:cs="Times New Roman"/>
          <w:color w:val="000000"/>
        </w:rPr>
        <w:t>them</w:t>
      </w:r>
      <w:commentRangeEnd w:id="8"/>
      <w:r w:rsidR="00752F86">
        <w:rPr>
          <w:rStyle w:val="CommentReference"/>
        </w:rPr>
        <w:commentReference w:id="8"/>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Even l</w:t>
      </w:r>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752F86">
        <w:rPr>
          <w:rFonts w:ascii="Times New Roman" w:eastAsia="Times New Roman" w:hAnsi="Times New Roman" w:cs="Times New Roman"/>
          <w:color w:val="000000"/>
        </w:rPr>
        <w:t xml:space="preserve">for instance,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0476E27"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9"/>
      <w:r w:rsidR="00E53B33">
        <w:rPr>
          <w:rFonts w:ascii="Times New Roman" w:eastAsia="Times New Roman" w:hAnsi="Times New Roman" w:cs="Times New Roman"/>
          <w:color w:val="000000"/>
        </w:rPr>
        <w:t>10 to 100 km</w:t>
      </w:r>
      <w:commentRangeEnd w:id="9"/>
      <w:r w:rsidR="00E53B33">
        <w:rPr>
          <w:rStyle w:val="CommentReference"/>
        </w:rPr>
        <w:commentReference w:id="9"/>
      </w:r>
      <w:r w:rsidR="003D5FEF">
        <w:rPr>
          <w:rFonts w:ascii="Times New Roman" w:eastAsia="Times New Roman" w:hAnsi="Times New Roman" w:cs="Times New Roman"/>
          <w:color w:val="000000"/>
        </w:rPr>
        <w:t xml:space="preserve">, </w:t>
      </w:r>
      <w:r w:rsidR="003D5FEF">
        <w:rPr>
          <w:rFonts w:ascii="Times New Roman" w:eastAsia="Times New Roman" w:hAnsi="Times New Roman" w:cs="Times New Roman"/>
          <w:color w:val="000000"/>
        </w:rPr>
        <w:fldChar w:fldCharType="begin"/>
      </w:r>
      <w:r w:rsidR="003D5FEF">
        <w:rPr>
          <w:rFonts w:ascii="Times New Roman" w:eastAsia="Times New Roman" w:hAnsi="Times New Roman" w:cs="Times New Roman"/>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rFonts w:ascii="Times New Roman" w:eastAsia="Times New Roman" w:hAnsi="Times New Roman" w:cs="Times New Roman"/>
          <w:color w:val="000000"/>
        </w:rPr>
        <w:fldChar w:fldCharType="separate"/>
      </w:r>
      <w:r w:rsidR="003D5FEF">
        <w:rPr>
          <w:rFonts w:ascii="Times New Roman" w:eastAsia="Times New Roman" w:hAnsi="Times New Roman" w:cs="Times New Roman"/>
          <w:noProof/>
          <w:color w:val="000000"/>
        </w:rPr>
        <w:t>Broitman et al., 2001)</w:t>
      </w:r>
      <w:r w:rsidR="003D5FEF">
        <w:rPr>
          <w:rFonts w:ascii="Times New Roman" w:eastAsia="Times New Roman" w:hAnsi="Times New Roman" w:cs="Times New Roman"/>
          <w:color w:val="000000"/>
        </w:rPr>
        <w:fldChar w:fldCharType="end"/>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w:t>
      </w:r>
      <w:r w:rsidR="0067125A">
        <w:rPr>
          <w:rFonts w:ascii="Times New Roman" w:eastAsia="Times New Roman" w:hAnsi="Times New Roman" w:cs="Times New Roman"/>
          <w:color w:val="000000"/>
        </w:rPr>
        <w:t xml:space="preserve"> and pelagic</w:t>
      </w:r>
      <w:r w:rsidR="00290BF1" w:rsidRPr="005F1E8D">
        <w:rPr>
          <w:rFonts w:ascii="Times New Roman" w:eastAsia="Times New Roman" w:hAnsi="Times New Roman" w:cs="Times New Roman"/>
          <w:color w:val="000000"/>
        </w:rPr>
        <w:t xml:space="preserve">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0067125A">
        <w:rPr>
          <w:rFonts w:ascii="Times New Roman" w:eastAsia="Times New Roman" w:hAnsi="Times New Roman" w:cs="Times New Roman"/>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0067125A">
        <w:rPr>
          <w:rFonts w:ascii="Times New Roman" w:eastAsia="Times New Roman" w:hAnsi="Times New Roman" w:cs="Times New Roman"/>
          <w:noProof/>
          <w:color w:val="000000"/>
        </w:rPr>
        <w:t>(Menge et al., 1997; 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For example, 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r w:rsidR="00B62F21">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scales by increasing the concentration of nitrogen in the water column directly over the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w:t>
      </w:r>
      <w:r w:rsidR="00FA0E9B" w:rsidRPr="005F1E8D">
        <w:rPr>
          <w:rFonts w:ascii="Times New Roman" w:eastAsia="Times New Roman" w:hAnsi="Times New Roman" w:cs="Times New Roman"/>
          <w:color w:val="000000"/>
        </w:rPr>
        <w:lastRenderedPageBreak/>
        <w:t xml:space="preserve">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577967B7"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r w:rsidR="00B62F21">
        <w:rPr>
          <w:rFonts w:ascii="Times New Roman" w:eastAsia="Times New Roman" w:hAnsi="Times New Roman" w:cs="Times New Roman"/>
          <w:color w:val="000000"/>
        </w:rPr>
        <w:t xml:space="preserve">that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w:t>
      </w:r>
      <w:r w:rsidR="00752F86">
        <w:rPr>
          <w:rFonts w:ascii="Times New Roman" w:eastAsia="Times New Roman" w:hAnsi="Times New Roman" w:cs="Times New Roman"/>
          <w:color w:val="000000"/>
        </w:rPr>
        <w:t>high</w:t>
      </w:r>
      <w:r w:rsidR="00752F86" w:rsidRP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biomass and biodiversity </w:t>
      </w:r>
      <w:r w:rsidR="00752F86">
        <w:rPr>
          <w:rFonts w:ascii="Times New Roman" w:eastAsia="Times New Roman" w:hAnsi="Times New Roman" w:cs="Times New Roman"/>
          <w:color w:val="000000"/>
        </w:rPr>
        <w:t>found</w:t>
      </w:r>
      <w:r w:rsidR="00E53B33" w:rsidRPr="00E53B33">
        <w:rPr>
          <w:rFonts w:ascii="Times New Roman" w:eastAsia="Times New Roman" w:hAnsi="Times New Roman" w:cs="Times New Roman"/>
          <w:color w:val="000000"/>
        </w:rPr>
        <w:t xml:space="preserve">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AF52A3">
        <w:rPr>
          <w:rFonts w:ascii="Times New Roman" w:eastAsia="Times New Roman" w:hAnsi="Times New Roman" w:cs="Times New Roman"/>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AF52A3">
        <w:rPr>
          <w:rFonts w:ascii="Times New Roman" w:eastAsia="Times New Roman" w:hAnsi="Times New Roman" w:cs="Times New Roman"/>
          <w:noProof/>
          <w:color w:val="000000"/>
        </w:rPr>
        <w:t>(Gaylord et al., 2007; Jackson and Winant, 1983;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0CF4090A"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30052D">
        <w:rPr>
          <w:rFonts w:ascii="Times New Roman" w:eastAsia="Times New Roman" w:hAnsi="Times New Roman" w:cs="Times New Roman"/>
          <w:color w:val="000000"/>
        </w:rPr>
        <w:t>animal-</w:t>
      </w:r>
      <w:r w:rsidR="00D57AB2" w:rsidRPr="005F1E8D">
        <w:rPr>
          <w:rFonts w:ascii="Times New Roman" w:eastAsia="Times New Roman" w:hAnsi="Times New Roman" w:cs="Times New Roman"/>
          <w:color w:val="000000"/>
        </w:rPr>
        <w:t xml:space="preserve">regenerated </w:t>
      </w:r>
      <w:commentRangeStart w:id="10"/>
      <w:r w:rsidR="0030052D">
        <w:rPr>
          <w:rFonts w:ascii="Times New Roman" w:eastAsia="Times New Roman" w:hAnsi="Times New Roman" w:cs="Times New Roman"/>
          <w:color w:val="000000"/>
        </w:rPr>
        <w:t>nitrogen</w:t>
      </w:r>
      <w:commentRangeEnd w:id="10"/>
      <w:r w:rsidR="0030052D">
        <w:rPr>
          <w:rStyle w:val="CommentReference"/>
        </w:rPr>
        <w:commentReference w:id="10"/>
      </w:r>
      <w:r w:rsidR="0030052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11"/>
      <w:r w:rsidRPr="005F1E8D">
        <w:rPr>
          <w:rFonts w:ascii="Times New Roman" w:eastAsia="Times New Roman" w:hAnsi="Times New Roman" w:cs="Times New Roman"/>
          <w:color w:val="000000"/>
        </w:rPr>
        <w:t>in</w:t>
      </w:r>
      <w:commentRangeEnd w:id="11"/>
      <w:r w:rsidR="00477D12">
        <w:rPr>
          <w:rStyle w:val="CommentReference"/>
        </w:rPr>
        <w:commentReference w:id="11"/>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lastRenderedPageBreak/>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r w:rsidR="00B62F21">
        <w:rPr>
          <w:rFonts w:ascii="Times New Roman" w:eastAsia="Times New Roman" w:hAnsi="Times New Roman" w:cs="Times New Roman"/>
          <w:color w:val="000000"/>
        </w:rPr>
        <w:t xml:space="preserve"> (</w:t>
      </w:r>
      <w:proofErr w:type="spellStart"/>
      <w:r w:rsidR="00B62F21">
        <w:rPr>
          <w:rFonts w:ascii="Times New Roman" w:eastAsia="Times New Roman" w:hAnsi="Times New Roman" w:cs="Times New Roman"/>
          <w:color w:val="000000"/>
        </w:rPr>
        <w:t>meso</w:t>
      </w:r>
      <w:proofErr w:type="spellEnd"/>
      <w:r w:rsidR="00B62F21">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t>~</w:t>
      </w:r>
      <w:r w:rsidR="00B62F21">
        <w:rPr>
          <w:rFonts w:ascii="Times New Roman" w:eastAsia="Times New Roman" w:hAnsi="Times New Roman" w:cs="Times New Roman"/>
          <w:color w:val="000000"/>
        </w:rPr>
        <w:t>10s of km)</w:t>
      </w:r>
      <w:r w:rsidR="00FC6B44" w:rsidRPr="005F1E8D">
        <w:rPr>
          <w:rFonts w:ascii="Times New Roman" w:eastAsia="Times New Roman" w:hAnsi="Times New Roman" w:cs="Times New Roman"/>
          <w:color w:val="000000"/>
        </w:rPr>
        <w:t xml:space="preserve">, </w:t>
      </w:r>
      <w:r w:rsidR="00B62F21">
        <w:rPr>
          <w:rFonts w:ascii="Times New Roman" w:eastAsia="Times New Roman" w:hAnsi="Times New Roman" w:cs="Times New Roman"/>
          <w:color w:val="000000"/>
        </w:rPr>
        <w:t xml:space="preserve">in and </w:t>
      </w:r>
      <w:r w:rsidR="000C156B">
        <w:rPr>
          <w:rFonts w:ascii="Times New Roman" w:eastAsia="Times New Roman" w:hAnsi="Times New Roman" w:cs="Times New Roman"/>
          <w:color w:val="000000"/>
        </w:rPr>
        <w:t>out of</w:t>
      </w:r>
      <w:r w:rsidR="00B62F21"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B62F21">
        <w:rPr>
          <w:rFonts w:ascii="Times New Roman" w:eastAsia="Times New Roman" w:hAnsi="Times New Roman" w:cs="Times New Roman"/>
          <w:color w:val="000000"/>
        </w:rPr>
        <w:t xml:space="preserve"> (small scale </w:t>
      </w:r>
      <w:r w:rsidR="003D5FEF">
        <w:rPr>
          <w:rFonts w:ascii="Times New Roman" w:eastAsia="Times New Roman" w:hAnsi="Times New Roman" w:cs="Times New Roman"/>
          <w:color w:val="000000"/>
        </w:rPr>
        <w:t xml:space="preserve">of </w:t>
      </w:r>
      <w:r w:rsidR="00D34121">
        <w:rPr>
          <w:rFonts w:ascii="Times New Roman" w:eastAsia="Times New Roman" w:hAnsi="Times New Roman" w:cs="Times New Roman"/>
          <w:color w:val="000000"/>
        </w:rPr>
        <w:t>5</w:t>
      </w:r>
      <w:r w:rsidR="00B62F21">
        <w:rPr>
          <w:rFonts w:ascii="Times New Roman" w:eastAsia="Times New Roman" w:hAnsi="Times New Roman" w:cs="Times New Roman"/>
          <w:color w:val="000000"/>
        </w:rPr>
        <w:t xml:space="preserve"> m)</w:t>
      </w:r>
      <w:r w:rsidR="00FC6B44" w:rsidRPr="005F1E8D">
        <w:rPr>
          <w:rFonts w:ascii="Times New Roman" w:eastAsia="Times New Roman" w:hAnsi="Times New Roman" w:cs="Times New Roman"/>
          <w:color w:val="000000"/>
        </w:rPr>
        <w:t xml:space="preserve">, and </w:t>
      </w:r>
      <w:r w:rsidR="009962D6">
        <w:rPr>
          <w:rFonts w:ascii="Times New Roman" w:eastAsia="Times New Roman" w:hAnsi="Times New Roman" w:cs="Times New Roman"/>
          <w:color w:val="000000"/>
        </w:rPr>
        <w:t>near experimentally caged consumers (small</w:t>
      </w:r>
      <w:r w:rsidR="000C156B">
        <w:rPr>
          <w:rFonts w:ascii="Times New Roman" w:eastAsia="Times New Roman" w:hAnsi="Times New Roman" w:cs="Times New Roman"/>
          <w:color w:val="000000"/>
        </w:rPr>
        <w:t>er</w:t>
      </w:r>
      <w:r w:rsidR="009962D6">
        <w:rPr>
          <w:rFonts w:ascii="Times New Roman" w:eastAsia="Times New Roman" w:hAnsi="Times New Roman" w:cs="Times New Roman"/>
          <w:color w:val="000000"/>
        </w:rPr>
        <w:t xml:space="preserve"> scale </w:t>
      </w:r>
      <w:r w:rsidR="00E65785">
        <w:rPr>
          <w:rFonts w:ascii="Times New Roman" w:eastAsia="Times New Roman" w:hAnsi="Times New Roman" w:cs="Times New Roman"/>
          <w:color w:val="000000"/>
        </w:rPr>
        <w:t>of &lt;</w:t>
      </w:r>
      <w:r w:rsidR="000C156B">
        <w:rPr>
          <w:rFonts w:ascii="Times New Roman" w:eastAsia="Times New Roman" w:hAnsi="Times New Roman" w:cs="Times New Roman"/>
          <w:color w:val="000000"/>
        </w:rPr>
        <w:t xml:space="preserve"> </w:t>
      </w:r>
      <w:r w:rsidR="00D34121">
        <w:rPr>
          <w:rFonts w:ascii="Times New Roman" w:eastAsia="Times New Roman" w:hAnsi="Times New Roman" w:cs="Times New Roman"/>
          <w:color w:val="000000"/>
        </w:rPr>
        <w:t>2</w:t>
      </w:r>
      <w:r w:rsidR="000C156B">
        <w:rPr>
          <w:rFonts w:ascii="Times New Roman" w:eastAsia="Times New Roman" w:hAnsi="Times New Roman" w:cs="Times New Roman"/>
          <w:color w:val="000000"/>
        </w:rPr>
        <w:t xml:space="preserve"> m</w:t>
      </w:r>
      <w:r w:rsidR="00E65785">
        <w:rPr>
          <w:rFonts w:ascii="Times New Roman" w:eastAsia="Times New Roman" w:hAnsi="Times New Roman" w:cs="Times New Roman"/>
          <w:color w:val="000000"/>
        </w:rPr>
        <w:t xml:space="preserve">, </w:t>
      </w:r>
      <w:r w:rsidR="00E65785" w:rsidRPr="00E65785">
        <w:rPr>
          <w:rFonts w:ascii="Times New Roman" w:eastAsia="Times New Roman" w:hAnsi="Times New Roman" w:cs="Times New Roman"/>
          <w:color w:val="000000"/>
          <w:highlight w:val="green"/>
        </w:rPr>
        <w:t>Fig. 1</w:t>
      </w:r>
      <w:proofErr w:type="gramStart"/>
      <w:r w:rsidR="00E65785" w:rsidRPr="00E65785">
        <w:rPr>
          <w:rFonts w:ascii="Times New Roman" w:eastAsia="Times New Roman" w:hAnsi="Times New Roman" w:cs="Times New Roman"/>
          <w:color w:val="000000"/>
          <w:highlight w:val="green"/>
        </w:rPr>
        <w:t>a,b</w:t>
      </w:r>
      <w:proofErr w:type="gramEnd"/>
      <w:r w:rsidR="00E65785" w:rsidRPr="00E65785">
        <w:rPr>
          <w:rFonts w:ascii="Times New Roman" w:eastAsia="Times New Roman" w:hAnsi="Times New Roman" w:cs="Times New Roman"/>
          <w:color w:val="000000"/>
          <w:highlight w:val="green"/>
        </w:rPr>
        <w:t>,c</w:t>
      </w:r>
      <w:r w:rsidR="009962D6">
        <w:rPr>
          <w:rFonts w:ascii="Times New Roman" w:eastAsia="Times New Roman" w:hAnsi="Times New Roman" w:cs="Times New Roman"/>
          <w:color w:val="000000"/>
        </w:rPr>
        <w:t>)</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r w:rsidR="009962D6">
        <w:rPr>
          <w:rFonts w:ascii="Times New Roman" w:eastAsia="Times New Roman" w:hAnsi="Times New Roman" w:cs="Times New Roman"/>
          <w:color w:val="000000"/>
        </w:rPr>
        <w:t>es</w:t>
      </w:r>
      <w:r w:rsidR="00FC6B44" w:rsidRPr="005F1E8D">
        <w:rPr>
          <w:rFonts w:ascii="Times New Roman" w:eastAsia="Times New Roman" w:hAnsi="Times New Roman" w:cs="Times New Roman"/>
          <w:color w:val="000000"/>
        </w:rPr>
        <w:t xml:space="preserve"> and invertebrate</w:t>
      </w:r>
      <w:r w:rsidR="009962D6">
        <w:rPr>
          <w:rFonts w:ascii="Times New Roman" w:eastAsia="Times New Roman" w:hAnsi="Times New Roman" w:cs="Times New Roman"/>
          <w:color w:val="000000"/>
        </w:rPr>
        <w:t>s</w:t>
      </w:r>
      <w:r w:rsidR="00FC6B44" w:rsidRPr="005F1E8D">
        <w:rPr>
          <w:rFonts w:ascii="Times New Roman" w:eastAsia="Times New Roman" w:hAnsi="Times New Roman" w:cs="Times New Roman"/>
          <w:color w:val="000000"/>
        </w:rPr>
        <w:t xml:space="preserve">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r w:rsidR="009962D6">
        <w:rPr>
          <w:rFonts w:ascii="Times New Roman" w:eastAsia="Times New Roman" w:hAnsi="Times New Roman" w:cs="Times New Roman"/>
          <w:color w:val="000000"/>
        </w:rPr>
        <w:t>s</w:t>
      </w:r>
      <w:r w:rsidR="00A07ADB" w:rsidRPr="00A07ADB">
        <w:rPr>
          <w:rFonts w:ascii="Times New Roman" w:eastAsia="Times New Roman" w:hAnsi="Times New Roman" w:cs="Times New Roman"/>
          <w:color w:val="000000"/>
        </w:rPr>
        <w:t xml:space="preserve"> var</w:t>
      </w:r>
      <w:r w:rsidR="009962D6">
        <w:rPr>
          <w:rFonts w:ascii="Times New Roman" w:eastAsia="Times New Roman" w:hAnsi="Times New Roman" w:cs="Times New Roman"/>
          <w:color w:val="000000"/>
        </w:rPr>
        <w:t xml:space="preserve">y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r w:rsidR="00DF22E5">
        <w:rPr>
          <w:rFonts w:ascii="Times New Roman" w:eastAsia="Times New Roman" w:hAnsi="Times New Roman" w:cs="Times New Roman"/>
          <w:color w:val="000000"/>
        </w:rPr>
        <w:t>potential for</w:t>
      </w:r>
      <w:r w:rsidR="002C3747" w:rsidRPr="005F1E8D">
        <w:rPr>
          <w:rFonts w:ascii="Times New Roman" w:eastAsia="Times New Roman" w:hAnsi="Times New Roman" w:cs="Times New Roman"/>
          <w:color w:val="000000"/>
        </w:rPr>
        <w:t xml:space="preserve"> consumers </w:t>
      </w:r>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structur</w:t>
      </w:r>
      <w:r w:rsidR="00DF22E5">
        <w:rPr>
          <w:rFonts w:ascii="Times New Roman" w:eastAsia="Times New Roman" w:hAnsi="Times New Roman" w:cs="Times New Roman"/>
          <w:color w:val="000000"/>
        </w:rPr>
        <w:t>e communities</w:t>
      </w:r>
      <w:r w:rsidR="002C3747" w:rsidRPr="005F1E8D">
        <w:rPr>
          <w:rFonts w:ascii="Times New Roman" w:eastAsia="Times New Roman" w:hAnsi="Times New Roman" w:cs="Times New Roman"/>
          <w:color w:val="000000"/>
        </w:rPr>
        <w:t xml:space="preserve"> not only </w:t>
      </w:r>
      <w:r w:rsidR="00DF22E5">
        <w:rPr>
          <w:rFonts w:ascii="Times New Roman" w:eastAsia="Times New Roman" w:hAnsi="Times New Roman" w:cs="Times New Roman"/>
          <w:color w:val="000000"/>
        </w:rPr>
        <w:t xml:space="preserve">from the </w:t>
      </w:r>
      <w:r w:rsidR="002C3747" w:rsidRPr="005F1E8D">
        <w:rPr>
          <w:rFonts w:ascii="Times New Roman" w:eastAsia="Times New Roman" w:hAnsi="Times New Roman" w:cs="Times New Roman"/>
          <w:color w:val="000000"/>
        </w:rPr>
        <w:t>top</w:t>
      </w:r>
      <w:r w:rsidR="0096667C">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down, but also </w:t>
      </w:r>
      <w:r w:rsidR="00DF22E5">
        <w:rPr>
          <w:rFonts w:ascii="Times New Roman" w:eastAsia="Times New Roman" w:hAnsi="Times New Roman" w:cs="Times New Roman"/>
          <w:color w:val="000000"/>
        </w:rPr>
        <w:t xml:space="preserve">the </w:t>
      </w:r>
      <w:r w:rsidR="002C3747" w:rsidRPr="005F1E8D">
        <w:rPr>
          <w:rFonts w:ascii="Times New Roman" w:eastAsia="Times New Roman" w:hAnsi="Times New Roman" w:cs="Times New Roman"/>
          <w:color w:val="000000"/>
        </w:rPr>
        <w:t>bottom</w:t>
      </w:r>
      <w:r w:rsidR="00DF22E5">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up.</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12D29A6E"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Barkley Sound </w:t>
      </w:r>
      <w:proofErr w:type="gramStart"/>
      <w:r w:rsidRPr="005F1E8D">
        <w:rPr>
          <w:rFonts w:ascii="Times New Roman" w:hAnsi="Times New Roman" w:cs="Times New Roman"/>
          <w:lang w:val="en-CA"/>
        </w:rPr>
        <w:t>is located in</w:t>
      </w:r>
      <w:proofErr w:type="gramEnd"/>
      <w:r w:rsidRPr="005F1E8D">
        <w:rPr>
          <w:rFonts w:ascii="Times New Roman" w:hAnsi="Times New Roman" w:cs="Times New Roman"/>
          <w:lang w:val="en-CA"/>
        </w:rPr>
        <w:t xml:space="preserve">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ins w:id="12" w:author="Isabelle Cote" w:date="2024-07-23T10:38:00Z" w16du:dateUtc="2024-07-23T17:38:00Z">
        <w:r w:rsidR="00DF22E5">
          <w:rPr>
            <w:rFonts w:ascii="Times New Roman" w:hAnsi="Times New Roman" w:cs="Times New Roman"/>
            <w:lang w:val="en-CA"/>
          </w:rPr>
          <w:t xml:space="preserve"> (cite </w:t>
        </w:r>
        <w:commentRangeStart w:id="13"/>
        <w:commentRangeStart w:id="14"/>
        <w:r w:rsidR="00DF22E5">
          <w:rPr>
            <w:rFonts w:ascii="Times New Roman" w:hAnsi="Times New Roman" w:cs="Times New Roman"/>
            <w:lang w:val="en-CA"/>
          </w:rPr>
          <w:t>RLS</w:t>
        </w:r>
      </w:ins>
      <w:commentRangeEnd w:id="13"/>
      <w:r w:rsidR="004F7AE3">
        <w:rPr>
          <w:rStyle w:val="CommentReference"/>
        </w:rPr>
        <w:commentReference w:id="13"/>
      </w:r>
      <w:commentRangeEnd w:id="14"/>
      <w:r w:rsidR="00A4123F">
        <w:rPr>
          <w:rStyle w:val="CommentReference"/>
        </w:rPr>
        <w:commentReference w:id="14"/>
      </w:r>
      <w:ins w:id="15" w:author="Isabelle Cote" w:date="2024-07-23T10:38:00Z" w16du:dateUtc="2024-07-23T17:38:00Z">
        <w:r w:rsidR="00DF22E5">
          <w:rPr>
            <w:rFonts w:ascii="Times New Roman" w:hAnsi="Times New Roman" w:cs="Times New Roman"/>
            <w:lang w:val="en-CA"/>
          </w:rPr>
          <w:t>?)</w:t>
        </w:r>
      </w:ins>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ins w:id="16" w:author="Isabelle Cote" w:date="2024-07-23T10:38:00Z" w16du:dateUtc="2024-07-23T17:38:00Z">
        <w:r w:rsidR="00DF22E5">
          <w:rPr>
            <w:rFonts w:ascii="Times New Roman" w:hAnsi="Times New Roman" w:cs="Times New Roman"/>
            <w:lang w:val="en-CA"/>
          </w:rPr>
          <w:t xml:space="preserve"> (cite RLS)</w:t>
        </w:r>
      </w:ins>
      <w:r w:rsidR="002A304B" w:rsidRPr="005F1E8D">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lastRenderedPageBreak/>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5C8F8EE9"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sidR="00D34121">
        <w:rPr>
          <w:rFonts w:ascii="Times New Roman" w:eastAsia="Times New Roman" w:hAnsi="Times New Roman" w:cs="Times New Roman"/>
          <w:color w:val="000000"/>
          <w:highlight w:val="green"/>
        </w:rPr>
        <w:t>d</w:t>
      </w:r>
      <w:r w:rsidRPr="005F1E8D">
        <w:rPr>
          <w:rFonts w:ascii="Times New Roman" w:eastAsia="Times New Roman" w:hAnsi="Times New Roman" w:cs="Times New Roman"/>
          <w:color w:val="000000"/>
          <w:highlight w:val="green"/>
        </w:rPr>
        <w:t>)</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w:t>
      </w:r>
      <w:r w:rsidR="004C436C">
        <w:rPr>
          <w:rFonts w:ascii="Times New Roman" w:hAnsi="Times New Roman" w:cs="Times New Roman"/>
          <w:lang w:val="en-CA"/>
        </w:rPr>
        <w:t xml:space="preserve">used </w:t>
      </w:r>
      <w:r w:rsidR="004C436C" w:rsidRPr="005F1E8D">
        <w:rPr>
          <w:rFonts w:ascii="Times New Roman" w:hAnsi="Times New Roman" w:cs="Times New Roman"/>
          <w:lang w:val="en-CA"/>
        </w:rPr>
        <w:t>a globally standardized method (i.e., Reef Life Survey, RLS)</w:t>
      </w:r>
      <w:r w:rsidR="004C436C">
        <w:rPr>
          <w:rFonts w:ascii="Times New Roman" w:hAnsi="Times New Roman" w:cs="Times New Roman"/>
          <w:lang w:val="en-CA"/>
        </w:rPr>
        <w:t xml:space="preserve"> at each site</w:t>
      </w:r>
      <w:r w:rsidR="004C436C" w:rsidRPr="005F1E8D">
        <w:rPr>
          <w:rFonts w:ascii="Times New Roman" w:hAnsi="Times New Roman" w:cs="Times New Roman"/>
          <w:lang w:val="en-CA"/>
        </w:rPr>
        <w:t xml:space="preserve"> </w:t>
      </w:r>
      <w:r w:rsidR="004C436C">
        <w:rPr>
          <w:rFonts w:ascii="Times New Roman" w:hAnsi="Times New Roman" w:cs="Times New Roman"/>
          <w:lang w:val="en-CA"/>
        </w:rPr>
        <w:t xml:space="preserve">to estimate </w:t>
      </w:r>
      <w:r w:rsidR="00217D47" w:rsidRPr="005F1E8D">
        <w:rPr>
          <w:rFonts w:ascii="Times New Roman" w:hAnsi="Times New Roman" w:cs="Times New Roman"/>
          <w:lang w:val="en-CA"/>
        </w:rPr>
        <w:t xml:space="preserve">fish and invertebrate </w:t>
      </w:r>
      <w:r w:rsidR="004C436C">
        <w:rPr>
          <w:rFonts w:ascii="Times New Roman" w:hAnsi="Times New Roman" w:cs="Times New Roman"/>
          <w:lang w:val="en-CA"/>
        </w:rPr>
        <w:t>abundance and</w:t>
      </w:r>
      <w:r w:rsidR="004C436C" w:rsidRPr="004C436C">
        <w:rPr>
          <w:rFonts w:ascii="Times New Roman" w:hAnsi="Times New Roman" w:cs="Times New Roman"/>
          <w:lang w:val="en-CA"/>
        </w:rPr>
        <w:t xml:space="preserve"> </w:t>
      </w:r>
      <w:r w:rsidR="004C436C">
        <w:rPr>
          <w:rFonts w:ascii="Times New Roman" w:hAnsi="Times New Roman" w:cs="Times New Roman"/>
          <w:lang w:val="en-CA"/>
        </w:rPr>
        <w:t>collected</w:t>
      </w:r>
      <w:r w:rsidR="004C436C" w:rsidRPr="005F1E8D">
        <w:rPr>
          <w:rFonts w:ascii="Times New Roman" w:hAnsi="Times New Roman" w:cs="Times New Roman"/>
          <w:lang w:val="en-CA"/>
        </w:rPr>
        <w:t xml:space="preserve"> subtidal </w:t>
      </w:r>
      <w:r w:rsidR="004C436C" w:rsidRPr="005F1E8D">
        <w:rPr>
          <w:rFonts w:ascii="Times New Roman" w:hAnsi="Times New Roman" w:cs="Times New Roman"/>
          <w:color w:val="000000"/>
          <w:lang w:val="en-CA"/>
        </w:rPr>
        <w:t>NH</w:t>
      </w:r>
      <w:r w:rsidR="004C436C" w:rsidRPr="005F1E8D">
        <w:rPr>
          <w:rFonts w:ascii="Times New Roman" w:hAnsi="Times New Roman" w:cs="Times New Roman"/>
          <w:color w:val="000000"/>
          <w:vertAlign w:val="subscript"/>
          <w:lang w:val="en-CA"/>
        </w:rPr>
        <w:t>4</w:t>
      </w:r>
      <w:r w:rsidR="004C436C" w:rsidRPr="005F1E8D">
        <w:rPr>
          <w:rFonts w:ascii="Times New Roman" w:hAnsi="Times New Roman" w:cs="Times New Roman"/>
          <w:color w:val="000000"/>
          <w:vertAlign w:val="superscript"/>
          <w:lang w:val="en-CA"/>
        </w:rPr>
        <w:t xml:space="preserve">+ </w:t>
      </w:r>
      <w:r w:rsidR="004C436C" w:rsidRPr="005F1E8D">
        <w:rPr>
          <w:rFonts w:ascii="Times New Roman" w:hAnsi="Times New Roman" w:cs="Times New Roman"/>
          <w:lang w:val="en-CA"/>
        </w:rPr>
        <w:t>sample</w:t>
      </w:r>
      <w:r w:rsidR="004C436C">
        <w:rPr>
          <w:rFonts w:ascii="Times New Roman" w:hAnsi="Times New Roman" w:cs="Times New Roman"/>
          <w:lang w:val="en-CA"/>
        </w:rPr>
        <w:t>s during each survey</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374B2C">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p>
    <w:p w14:paraId="31ABE297" w14:textId="7016ED75" w:rsidR="00AB636E" w:rsidRPr="00C62A98" w:rsidRDefault="009E6CC7" w:rsidP="00C62A98">
      <w:pPr>
        <w:spacing w:line="480" w:lineRule="auto"/>
        <w:ind w:firstLine="720"/>
      </w:pPr>
      <w:r w:rsidRPr="005F1E8D">
        <w:rPr>
          <w:rFonts w:ascii="Times New Roman" w:hAnsi="Times New Roman" w:cs="Times New Roman"/>
          <w:lang w:val="en-CA"/>
        </w:rPr>
        <w:t xml:space="preserve">Immediately following </w:t>
      </w:r>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ins w:id="17" w:author="Isabelle Cote" w:date="2024-09-03T10:24:00Z" w16du:dateUtc="2024-09-03T17:24:00Z">
        <w:r w:rsidR="004C436C">
          <w:rPr>
            <w:rFonts w:ascii="Times New Roman" w:hAnsi="Times New Roman" w:cs="Times New Roman"/>
            <w:lang w:val="en-CA"/>
          </w:rPr>
          <w:t>(</w:t>
        </w:r>
        <w:commentRangeStart w:id="18"/>
        <w:r w:rsidR="004C436C">
          <w:rPr>
            <w:rFonts w:ascii="Times New Roman" w:hAnsi="Times New Roman" w:cs="Times New Roman"/>
            <w:lang w:val="en-CA"/>
          </w:rPr>
          <w:t>x-x m</w:t>
        </w:r>
      </w:ins>
      <w:commentRangeEnd w:id="18"/>
      <w:ins w:id="19" w:author="Isabelle Cote" w:date="2024-09-03T10:29:00Z" w16du:dateUtc="2024-09-03T17:29:00Z">
        <w:r w:rsidR="004C436C">
          <w:rPr>
            <w:rStyle w:val="CommentReference"/>
          </w:rPr>
          <w:commentReference w:id="18"/>
        </w:r>
      </w:ins>
      <w:ins w:id="20" w:author="Isabelle Cote" w:date="2024-09-03T10:24:00Z" w16du:dateUtc="2024-09-03T17:24:00Z">
        <w:r w:rsidR="004C436C">
          <w:rPr>
            <w:rFonts w:ascii="Times New Roman" w:hAnsi="Times New Roman" w:cs="Times New Roman"/>
            <w:lang w:val="en-CA"/>
          </w:rPr>
          <w:t xml:space="preserve">) </w:t>
        </w:r>
      </w:ins>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21"/>
      <w:commentRangeStart w:id="22"/>
      <w:commentRangeStart w:id="23"/>
      <w:commentRangeStart w:id="24"/>
      <w:r w:rsidR="007268C2" w:rsidRPr="005F1E8D">
        <w:rPr>
          <w:rFonts w:ascii="Times New Roman" w:hAnsi="Times New Roman" w:cs="Times New Roman"/>
          <w:color w:val="000000"/>
          <w:lang w:val="en-CA"/>
        </w:rPr>
        <w:t>Lim, unpublished data</w:t>
      </w:r>
      <w:commentRangeEnd w:id="21"/>
      <w:r w:rsidR="001D7BE9">
        <w:rPr>
          <w:rStyle w:val="CommentReference"/>
        </w:rPr>
        <w:commentReference w:id="21"/>
      </w:r>
      <w:commentRangeEnd w:id="22"/>
      <w:r w:rsidR="0067503F">
        <w:rPr>
          <w:rStyle w:val="CommentReference"/>
        </w:rPr>
        <w:commentReference w:id="22"/>
      </w:r>
      <w:commentRangeEnd w:id="23"/>
      <w:r w:rsidR="004F7AE3">
        <w:rPr>
          <w:rStyle w:val="CommentReference"/>
        </w:rPr>
        <w:commentReference w:id="23"/>
      </w:r>
      <w:commentRangeEnd w:id="24"/>
      <w:r w:rsidR="004C436C">
        <w:rPr>
          <w:rStyle w:val="CommentReference"/>
        </w:rPr>
        <w:commentReference w:id="24"/>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C62A98">
        <w:rPr>
          <w:rFonts w:ascii="Times New Roman" w:hAnsi="Times New Roman" w:cs="Times New Roman"/>
          <w:color w:val="000000"/>
          <w:lang w:val="en-CA"/>
        </w:rPr>
        <w:t xml:space="preserve">These methods produce similar results, although the </w:t>
      </w:r>
      <w:r w:rsidR="00C62A98">
        <w:rPr>
          <w:rFonts w:ascii="Times New Roman" w:hAnsi="Times New Roman" w:cs="Times New Roman"/>
          <w:color w:val="000000"/>
          <w:lang w:val="en-CA"/>
        </w:rPr>
        <w:lastRenderedPageBreak/>
        <w:t xml:space="preserve">Holmes single spike method is associated with </w:t>
      </w:r>
      <w:r w:rsidR="004C436C">
        <w:rPr>
          <w:rFonts w:ascii="Times New Roman" w:hAnsi="Times New Roman" w:cs="Times New Roman"/>
          <w:color w:val="000000"/>
          <w:lang w:val="en-CA"/>
        </w:rPr>
        <w:t xml:space="preserve">higher </w:t>
      </w:r>
      <w:r w:rsidR="00C62A98">
        <w:rPr>
          <w:rFonts w:ascii="Times New Roman" w:hAnsi="Times New Roman" w:cs="Times New Roman"/>
          <w:color w:val="000000"/>
          <w:lang w:val="en-CA"/>
        </w:rPr>
        <w:t>variability in measurements</w:t>
      </w:r>
      <w:r w:rsidR="00C62A98">
        <w:t xml:space="preserve"> </w:t>
      </w:r>
      <w:r w:rsidR="00C62A98">
        <w:rPr>
          <w:rFonts w:ascii="Times New Roman" w:hAnsi="Times New Roman" w:cs="Times New Roman"/>
          <w:color w:val="000000"/>
          <w:lang w:val="en-CA"/>
        </w:rPr>
        <w:fldChar w:fldCharType="begin"/>
      </w:r>
      <w:r w:rsidR="00C62A98">
        <w:rPr>
          <w:rFonts w:ascii="Times New Roman" w:hAnsi="Times New Roman" w:cs="Times New Roman"/>
          <w:color w:val="000000"/>
          <w:lang w:val="en-CA"/>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rFonts w:ascii="Times New Roman" w:hAnsi="Times New Roman" w:cs="Times New Roman"/>
          <w:color w:val="000000"/>
          <w:lang w:val="en-CA"/>
        </w:rPr>
        <w:fldChar w:fldCharType="separate"/>
      </w:r>
      <w:r w:rsidR="00C62A98">
        <w:rPr>
          <w:rFonts w:ascii="Times New Roman" w:hAnsi="Times New Roman" w:cs="Times New Roman"/>
          <w:noProof/>
          <w:color w:val="000000"/>
          <w:lang w:val="en-CA"/>
        </w:rPr>
        <w:t>(Taylor et al., 2007)</w:t>
      </w:r>
      <w:r w:rsidR="00C62A98">
        <w:rPr>
          <w:rFonts w:ascii="Times New Roman" w:hAnsi="Times New Roman" w:cs="Times New Roman"/>
          <w:color w:val="000000"/>
          <w:lang w:val="en-CA"/>
        </w:rPr>
        <w:fldChar w:fldCharType="end"/>
      </w:r>
      <w:r w:rsidR="00C62A98">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T</w:t>
      </w:r>
      <w:r w:rsidR="00C62A98">
        <w:rPr>
          <w:rFonts w:ascii="Times New Roman" w:hAnsi="Times New Roman" w:cs="Times New Roman"/>
          <w:color w:val="000000"/>
          <w:lang w:val="en-CA"/>
        </w:rPr>
        <w:t>h</w:t>
      </w:r>
      <w:r w:rsidR="0067503F" w:rsidRPr="0067503F">
        <w:rPr>
          <w:rFonts w:ascii="Times New Roman" w:hAnsi="Times New Roman" w:cs="Times New Roman"/>
          <w:color w:val="000000"/>
          <w:lang w:val="en-CA"/>
        </w:rPr>
        <w:t xml:space="preserve">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171C3843" w:rsidR="001F79DB" w:rsidRPr="005F1E8D" w:rsidRDefault="00817D31" w:rsidP="0096667C">
      <w:pPr>
        <w:spacing w:line="480" w:lineRule="auto"/>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250785">
        <w:rPr>
          <w:rFonts w:ascii="Times New Roman" w:hAnsi="Times New Roman" w:cs="Times New Roman"/>
          <w:lang w:val="en-CA"/>
        </w:rPr>
        <w:t xml:space="preserve">edge of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4C436C">
        <w:rPr>
          <w:rFonts w:ascii="Times New Roman" w:hAnsi="Times New Roman" w:cs="Times New Roman"/>
          <w:lang w:val="en-CA"/>
        </w:rPr>
        <w:t xml:space="preserve"> and perpendicular to the RLS transect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374B2C">
        <w:rPr>
          <w:rFonts w:ascii="Times New Roman" w:hAnsi="Times New Roman" w:cs="Times New Roman"/>
          <w:highlight w:val="green"/>
          <w:lang w:val="en-CA"/>
        </w:rPr>
        <w:t>Supplemental F</w:t>
      </w:r>
      <w:r w:rsidR="00576692" w:rsidRPr="005F1E8D">
        <w:rPr>
          <w:rFonts w:ascii="Times New Roman" w:hAnsi="Times New Roman" w:cs="Times New Roman"/>
          <w:highlight w:val="green"/>
          <w:lang w:val="en-CA"/>
        </w:rPr>
        <w:t>i</w:t>
      </w:r>
      <w:r w:rsidR="005746D1" w:rsidRPr="005F1E8D">
        <w:rPr>
          <w:rFonts w:ascii="Times New Roman" w:hAnsi="Times New Roman" w:cs="Times New Roman"/>
          <w:highlight w:val="green"/>
          <w:lang w:val="en-CA"/>
        </w:rPr>
        <w:t>g.</w:t>
      </w:r>
      <w:r w:rsidR="00374B2C">
        <w:rPr>
          <w:rFonts w:ascii="Times New Roman" w:hAnsi="Times New Roman" w:cs="Times New Roman"/>
          <w:highlight w:val="green"/>
          <w:lang w:val="en-CA"/>
        </w:rPr>
        <w:t xml:space="preserve"> 1</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w:t>
      </w:r>
      <w:proofErr w:type="spellStart"/>
      <w:r w:rsidR="001F79DB" w:rsidRPr="005F1E8D">
        <w:rPr>
          <w:rFonts w:ascii="Times New Roman" w:hAnsi="Times New Roman" w:cs="Times New Roman"/>
          <w:lang w:val="en-CA"/>
        </w:rPr>
        <w:t>pneumatocyst</w:t>
      </w:r>
      <w:proofErr w:type="spellEnd"/>
      <w:r w:rsidR="001F79DB" w:rsidRPr="005F1E8D">
        <w:rPr>
          <w:rFonts w:ascii="Times New Roman" w:hAnsi="Times New Roman" w:cs="Times New Roman"/>
          <w:lang w:val="en-CA"/>
        </w:rPr>
        <w:t xml:space="preserve">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w:t>
      </w:r>
      <w:r w:rsidR="004C436C">
        <w:rPr>
          <w:rFonts w:ascii="Times New Roman" w:hAnsi="Times New Roman" w:cs="Times New Roman"/>
          <w:lang w:val="en-CA"/>
        </w:rPr>
        <w:t xml:space="preserve">length </w:t>
      </w:r>
      <w:r w:rsidR="001F79DB" w:rsidRPr="005F1E8D">
        <w:rPr>
          <w:rFonts w:ascii="Times New Roman" w:hAnsi="Times New Roman" w:cs="Times New Roman"/>
          <w:lang w:val="en-CA"/>
        </w:rPr>
        <w:t xml:space="preserve">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lastRenderedPageBreak/>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25"/>
      <w:commentRangeStart w:id="26"/>
      <w:r w:rsidR="00895C86" w:rsidRPr="005F1E8D">
        <w:rPr>
          <w:rFonts w:ascii="Times New Roman" w:hAnsi="Times New Roman" w:cs="Times New Roman"/>
          <w:lang w:val="en-CA"/>
        </w:rPr>
        <w:t>depth</w:t>
      </w:r>
      <w:commentRangeEnd w:id="25"/>
      <w:r w:rsidR="00152CBA" w:rsidRPr="005F1E8D">
        <w:rPr>
          <w:rStyle w:val="CommentReference"/>
          <w:rFonts w:ascii="Times New Roman" w:hAnsi="Times New Roman" w:cs="Times New Roman"/>
        </w:rPr>
        <w:commentReference w:id="25"/>
      </w:r>
      <w:commentRangeEnd w:id="26"/>
      <w:r w:rsidR="004C436C">
        <w:rPr>
          <w:rStyle w:val="CommentReference"/>
        </w:rPr>
        <w:commentReference w:id="26"/>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59588E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27"/>
      <w:commentRangeStart w:id="28"/>
      <w:r w:rsidR="00136DB7" w:rsidRPr="005F1E8D">
        <w:rPr>
          <w:rFonts w:ascii="Times New Roman" w:hAnsi="Times New Roman" w:cs="Times New Roman"/>
          <w:i/>
          <w:lang w:val="en-CA"/>
        </w:rPr>
        <w:t>small</w:t>
      </w:r>
      <w:r w:rsidR="000C156B">
        <w:rPr>
          <w:rFonts w:ascii="Times New Roman" w:hAnsi="Times New Roman" w:cs="Times New Roman"/>
          <w:i/>
          <w:lang w:val="en-CA"/>
        </w:rPr>
        <w:t>er</w:t>
      </w:r>
      <w:r w:rsidR="00136DB7" w:rsidRPr="005F1E8D">
        <w:rPr>
          <w:rFonts w:ascii="Times New Roman" w:hAnsi="Times New Roman" w:cs="Times New Roman"/>
          <w:i/>
          <w:lang w:val="en-CA"/>
        </w:rPr>
        <w:t>-scale</w:t>
      </w:r>
      <w:commentRangeEnd w:id="27"/>
      <w:r w:rsidR="00F17ED1">
        <w:rPr>
          <w:rStyle w:val="CommentReference"/>
        </w:rPr>
        <w:commentReference w:id="27"/>
      </w:r>
      <w:commentRangeEnd w:id="28"/>
      <w:r w:rsidR="000C156B">
        <w:rPr>
          <w:rStyle w:val="CommentReference"/>
        </w:rPr>
        <w:commentReference w:id="28"/>
      </w:r>
      <w:r w:rsidR="00136DB7" w:rsidRPr="005F1E8D">
        <w:rPr>
          <w:rFonts w:ascii="Times New Roman" w:hAnsi="Times New Roman" w:cs="Times New Roman"/>
          <w:i/>
          <w:lang w:val="en-CA"/>
        </w:rPr>
        <w:t>) variation</w:t>
      </w:r>
    </w:p>
    <w:p w14:paraId="0B61C2E1" w14:textId="5CE6EBE8" w:rsidR="00F37657" w:rsidRDefault="005B26B9" w:rsidP="00EB3BC7">
      <w:pPr>
        <w:spacing w:line="480" w:lineRule="auto"/>
        <w:rPr>
          <w:rFonts w:ascii="Times New Roman" w:hAnsi="Times New Roman" w:cs="Times New Roman"/>
          <w:color w:val="000000"/>
          <w:lang w:val="en-CA"/>
        </w:rPr>
      </w:pPr>
      <w:r w:rsidRPr="005F1E8D">
        <w:rPr>
          <w:rFonts w:ascii="Times New Roman" w:hAnsi="Times New Roman" w:cs="Times New Roman"/>
          <w:lang w:val="en-CA"/>
        </w:rPr>
        <w:t>To quantify the ability of animals to affect the NH</w:t>
      </w:r>
      <w:r w:rsidRPr="005F1E8D">
        <w:rPr>
          <w:rFonts w:ascii="Cambria Math" w:hAnsi="Cambria Math" w:cs="Cambria Math"/>
          <w:lang w:val="en-CA"/>
        </w:rPr>
        <w:t>₄⁺</w:t>
      </w:r>
      <w:r w:rsidRPr="005F1E8D">
        <w:rPr>
          <w:rFonts w:ascii="Times New Roman" w:hAnsi="Times New Roman" w:cs="Times New Roman"/>
          <w:lang w:val="en-CA"/>
        </w:rPr>
        <w:t xml:space="preserve"> concentration in their immediate vicinit</w:t>
      </w:r>
      <w:r>
        <w:rPr>
          <w:rFonts w:ascii="Times New Roman" w:hAnsi="Times New Roman" w:cs="Times New Roman"/>
          <w:lang w:val="en-CA"/>
        </w:rPr>
        <w:t>y</w:t>
      </w:r>
      <w:r w:rsidRPr="005F1E8D">
        <w:rPr>
          <w:rFonts w:ascii="Times New Roman" w:hAnsi="Times New Roman" w:cs="Times New Roman"/>
          <w:lang w:val="en-CA"/>
        </w:rPr>
        <w:t xml:space="preserve"> we conducted two caging experiments </w:t>
      </w:r>
      <w:r w:rsidRPr="005F1E8D">
        <w:rPr>
          <w:rFonts w:ascii="Times New Roman" w:hAnsi="Times New Roman" w:cs="Times New Roman"/>
          <w:i/>
          <w:lang w:val="en-CA"/>
        </w:rPr>
        <w:t>in situ</w:t>
      </w:r>
      <w:r w:rsidRPr="005F1E8D">
        <w:rPr>
          <w:rFonts w:ascii="Times New Roman" w:hAnsi="Times New Roman" w:cs="Times New Roman"/>
          <w:lang w:val="en-CA"/>
        </w:rPr>
        <w:t xml:space="preserve"> </w:t>
      </w:r>
      <w:r>
        <w:rPr>
          <w:rFonts w:ascii="Times New Roman" w:hAnsi="Times New Roman" w:cs="Times New Roman"/>
          <w:lang w:val="en-CA"/>
        </w:rPr>
        <w:t xml:space="preserve">near </w:t>
      </w:r>
      <w:proofErr w:type="spellStart"/>
      <w:r>
        <w:rPr>
          <w:rFonts w:ascii="Times New Roman" w:hAnsi="Times New Roman" w:cs="Times New Roman"/>
          <w:lang w:val="en-CA"/>
        </w:rPr>
        <w:t>Bamfield</w:t>
      </w:r>
      <w:proofErr w:type="spellEnd"/>
      <w:r>
        <w:rPr>
          <w:rFonts w:ascii="Times New Roman" w:hAnsi="Times New Roman" w:cs="Times New Roman"/>
          <w:lang w:val="en-CA"/>
        </w:rPr>
        <w:t>.</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r w:rsidR="000C156B">
        <w:rPr>
          <w:rFonts w:ascii="Times New Roman" w:hAnsi="Times New Roman" w:cs="Times New Roman"/>
          <w:lang w:val="en-CA"/>
        </w:rPr>
        <w:t>, a wide, exposed bay that opens on Trevor Channel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on May 27</w:t>
      </w:r>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r w:rsidR="000C156B">
        <w:rPr>
          <w:rFonts w:ascii="Times New Roman" w:hAnsi="Times New Roman" w:cs="Times New Roman"/>
          <w:lang w:val="en-CA"/>
        </w:rPr>
        <w:t>28</w:t>
      </w:r>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C156B">
        <w:rPr>
          <w:rFonts w:ascii="Times New Roman" w:hAnsi="Times New Roman" w:cs="Times New Roman"/>
          <w:lang w:val="en-CA"/>
        </w:rPr>
        <w:t>(</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C156B">
        <w:rPr>
          <w:rFonts w:ascii="Times New Roman" w:hAnsi="Times New Roman" w:cs="Times New Roman"/>
          <w:lang w:val="en-CA"/>
        </w:rPr>
        <w:t>)</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w:t>
      </w:r>
      <w:r w:rsidR="00C12458" w:rsidRPr="005F1E8D">
        <w:rPr>
          <w:rFonts w:ascii="Times New Roman" w:hAnsi="Times New Roman" w:cs="Times New Roman"/>
          <w:lang w:val="en-CA"/>
        </w:rPr>
        <w:lastRenderedPageBreak/>
        <w:t xml:space="preserve">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92E1C63" w14:textId="77777777" w:rsidR="00F37657" w:rsidRDefault="00F37657" w:rsidP="00EB3BC7">
      <w:pPr>
        <w:spacing w:line="480" w:lineRule="auto"/>
        <w:rPr>
          <w:rFonts w:ascii="Times New Roman" w:hAnsi="Times New Roman" w:cs="Times New Roman"/>
          <w:color w:val="000000"/>
          <w:lang w:val="en-CA"/>
        </w:rPr>
      </w:pPr>
    </w:p>
    <w:p w14:paraId="3F6C9C8A" w14:textId="494B5FC4"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r w:rsidR="000C156B">
        <w:rPr>
          <w:rFonts w:ascii="Times New Roman" w:hAnsi="Times New Roman" w:cs="Times New Roman"/>
          <w:lang w:val="en-CA"/>
        </w:rPr>
        <w:t>, a narrow, sheltered inlet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 xml:space="preserve">Cancer </w:t>
      </w:r>
      <w:proofErr w:type="spellStart"/>
      <w:r w:rsidRPr="005F1E8D">
        <w:rPr>
          <w:rFonts w:ascii="Times New Roman" w:hAnsi="Times New Roman" w:cs="Times New Roman"/>
          <w:i/>
          <w:lang w:val="en-CA"/>
        </w:rPr>
        <w:t>productus</w:t>
      </w:r>
      <w:proofErr w:type="spellEnd"/>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A56CF1">
        <w:rPr>
          <w:rFonts w:ascii="Times New Roman" w:hAnsi="Times New Roman" w:cs="Times New Roman"/>
          <w:color w:val="000000"/>
          <w:lang w:val="en-CA"/>
        </w:rPr>
        <w:t>(</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A56CF1">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w:t>
      </w:r>
      <w:r w:rsidR="00092ACC">
        <w:rPr>
          <w:rFonts w:ascii="Times New Roman" w:hAnsi="Times New Roman" w:cs="Times New Roman"/>
          <w:color w:val="000000"/>
          <w:lang w:val="en-CA"/>
        </w:rPr>
        <w:t>blocks</w:t>
      </w:r>
      <w:r w:rsidR="00092ACC" w:rsidRPr="005F1E8D">
        <w:rPr>
          <w:rFonts w:ascii="Times New Roman" w:hAnsi="Times New Roman" w:cs="Times New Roman"/>
          <w:color w:val="000000"/>
          <w:lang w:val="en-CA"/>
        </w:rPr>
        <w:t xml:space="preserve"> </w:t>
      </w:r>
      <w:r w:rsidR="007D6070" w:rsidRPr="005F1E8D">
        <w:rPr>
          <w:rFonts w:ascii="Times New Roman" w:hAnsi="Times New Roman" w:cs="Times New Roman"/>
          <w:color w:val="000000"/>
          <w:lang w:val="en-CA"/>
        </w:rPr>
        <w:t xml:space="preserve">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w:t>
      </w:r>
      <w:r w:rsidR="00C540DD" w:rsidRPr="005F1E8D">
        <w:rPr>
          <w:rFonts w:ascii="Times New Roman" w:hAnsi="Times New Roman" w:cs="Times New Roman"/>
          <w:color w:val="000000"/>
          <w:lang w:val="en-CA"/>
        </w:rPr>
        <w:lastRenderedPageBreak/>
        <w:t xml:space="preserve">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AD18E99"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50F1DD9B" w:rsidR="00943023" w:rsidRPr="00497588" w:rsidRDefault="00943023" w:rsidP="00EB3BC7">
      <w:pPr>
        <w:spacing w:line="480" w:lineRule="auto"/>
        <w:rPr>
          <w:rFonts w:ascii="Times New Roman" w:eastAsia="Times New Roman" w:hAnsi="Times New Roman" w:cs="Times New Roman"/>
          <w:color w:val="000000"/>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t>
      </w:r>
      <w:r w:rsidR="00092ACC">
        <w:rPr>
          <w:rFonts w:ascii="Times New Roman" w:eastAsia="Times New Roman" w:hAnsi="Times New Roman" w:cs="Times New Roman"/>
          <w:color w:val="000000"/>
          <w:lang w:val="en-CA"/>
        </w:rPr>
        <w:t>–</w:t>
      </w:r>
      <w:r w:rsidR="00792779" w:rsidRPr="00E763F3">
        <w:rPr>
          <w:rFonts w:ascii="Times New Roman" w:eastAsia="Times New Roman" w:hAnsi="Times New Roman" w:cs="Times New Roman"/>
          <w:color w:val="000000"/>
          <w:lang w:val="en-CA"/>
        </w:rPr>
        <w:t>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w:t>
      </w:r>
      <w:r w:rsidR="00880269">
        <w:rPr>
          <w:rFonts w:ascii="Times New Roman" w:hAnsi="Times New Roman" w:cs="Times New Roman"/>
          <w:lang w:val="en-CA"/>
        </w:rPr>
        <w:t xml:space="preserve">estimates </w:t>
      </w:r>
      <w:r w:rsidRPr="005F1E8D">
        <w:rPr>
          <w:rFonts w:ascii="Times New Roman" w:hAnsi="Times New Roman" w:cs="Times New Roman"/>
          <w:lang w:val="en-CA"/>
        </w:rPr>
        <w:t xml:space="preserve">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29"/>
      <w:commentRangeStart w:id="30"/>
      <w:r w:rsidR="00792779">
        <w:rPr>
          <w:rFonts w:ascii="Times New Roman" w:hAnsi="Times New Roman" w:cs="Times New Roman"/>
          <w:lang w:val="en-CA"/>
        </w:rPr>
        <w:t>.</w:t>
      </w:r>
      <w:commentRangeEnd w:id="29"/>
      <w:r w:rsidR="00F17ED1">
        <w:rPr>
          <w:rStyle w:val="CommentReference"/>
        </w:rPr>
        <w:commentReference w:id="29"/>
      </w:r>
      <w:commentRangeEnd w:id="30"/>
      <w:r w:rsidR="00F013CE">
        <w:rPr>
          <w:rStyle w:val="CommentReference"/>
        </w:rPr>
        <w:commentReference w:id="30"/>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w:t>
      </w:r>
      <w:r w:rsidR="00EA4716">
        <w:rPr>
          <w:rFonts w:ascii="Times New Roman" w:hAnsi="Times New Roman" w:cs="Times New Roman"/>
          <w:lang w:val="en-CA"/>
        </w:rPr>
        <w:lastRenderedPageBreak/>
        <w:t>cryptic fishes and macroinvertebrates)</w:t>
      </w:r>
      <w:r w:rsidR="0093424F" w:rsidRPr="005F1E8D">
        <w:rPr>
          <w:rFonts w:ascii="Times New Roman" w:hAnsi="Times New Roman" w:cs="Times New Roman"/>
          <w:lang w:val="en-CA"/>
        </w:rPr>
        <w:t xml:space="preserve">, </w:t>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w:t>
      </w:r>
      <w:r w:rsidR="00137407">
        <w:rPr>
          <w:rFonts w:ascii="Times New Roman" w:hAnsi="Times New Roman" w:cs="Times New Roman"/>
          <w:lang w:val="en-CA"/>
        </w:rPr>
        <w:t xml:space="preserve">percent </w:t>
      </w:r>
      <w:r w:rsidRPr="005F1E8D">
        <w:rPr>
          <w:rFonts w:ascii="Times New Roman" w:hAnsi="Times New Roman" w:cs="Times New Roman"/>
          <w:lang w:val="en-CA"/>
        </w:rPr>
        <w:t xml:space="preserve">change of the tide height every minute, starting from the time each survey started and ending one hour later, and taking the average of those values. We downloaded tide height data from the website: </w:t>
      </w:r>
      <w:hyperlink r:id="rId12"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6462599D"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random effect</w:t>
      </w:r>
      <w:r w:rsidR="00F013CE">
        <w:rPr>
          <w:rFonts w:ascii="Times New Roman" w:hAnsi="Times New Roman" w:cs="Times New Roman"/>
          <w:lang w:val="en-CA"/>
        </w:rPr>
        <w:t>s</w:t>
      </w:r>
      <w:r w:rsidRPr="005F1E8D">
        <w:rPr>
          <w:rFonts w:ascii="Times New Roman" w:hAnsi="Times New Roman" w:cs="Times New Roman"/>
          <w:lang w:val="en-CA"/>
        </w:rPr>
        <w:t xml:space="preserve"> of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 xml:space="preserve">abundance and Shannon diversity were </w:t>
      </w:r>
      <w:commentRangeStart w:id="31"/>
      <w:r w:rsidR="002B6ECC" w:rsidRPr="005F1E8D">
        <w:rPr>
          <w:rFonts w:ascii="Times New Roman" w:hAnsi="Times New Roman" w:cs="Times New Roman"/>
          <w:lang w:val="en-CA"/>
        </w:rPr>
        <w:t xml:space="preserve">the best metrics </w:t>
      </w:r>
      <w:commentRangeEnd w:id="31"/>
      <w:r w:rsidR="00F013CE">
        <w:rPr>
          <w:rStyle w:val="CommentReference"/>
        </w:rPr>
        <w:commentReference w:id="31"/>
      </w:r>
      <w:r w:rsidR="002B6ECC" w:rsidRPr="005F1E8D">
        <w:rPr>
          <w:rFonts w:ascii="Times New Roman" w:hAnsi="Times New Roman" w:cs="Times New Roman"/>
          <w:lang w:val="en-CA"/>
        </w:rPr>
        <w:t>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r w:rsidR="00E85DC2">
        <w:rPr>
          <w:rFonts w:ascii="Times New Roman" w:hAnsi="Times New Roman" w:cs="Times New Roman"/>
          <w:lang w:val="en-CA"/>
        </w:rPr>
        <w:t>We ran additional models considering the effect of only the most abundant families of fishes and invertebrates</w:t>
      </w:r>
      <w:r w:rsidR="00092ACC">
        <w:rPr>
          <w:rFonts w:ascii="Times New Roman" w:hAnsi="Times New Roman" w:cs="Times New Roman"/>
          <w:lang w:val="en-CA"/>
        </w:rPr>
        <w:t>. These models</w:t>
      </w:r>
      <w:r w:rsidR="00E85DC2">
        <w:rPr>
          <w:rFonts w:ascii="Times New Roman" w:hAnsi="Times New Roman" w:cs="Times New Roman"/>
          <w:lang w:val="en-CA"/>
        </w:rPr>
        <w:t xml:space="preserve">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45B29D6B"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w:t>
      </w:r>
      <w:r w:rsidR="00E221AC">
        <w:rPr>
          <w:rFonts w:ascii="Times New Roman" w:hAnsi="Times New Roman" w:cs="Times New Roman"/>
          <w:color w:val="000000"/>
          <w:lang w:val="en-CA"/>
        </w:rPr>
        <w:t>3</w:t>
      </w:r>
      <w:r w:rsidR="00E32297"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815249">
        <w:rPr>
          <w:rFonts w:ascii="Times New Roman" w:hAnsi="Times New Roman" w:cs="Times New Roman"/>
          <w:lang w:val="en-CA"/>
        </w:rPr>
        <w:t>As above, we chose our final set of predictors upon comparing AIC values</w:t>
      </w:r>
      <w:r w:rsidR="00815249" w:rsidRPr="005F1E8D">
        <w:rPr>
          <w:rFonts w:ascii="Times New Roman" w:hAnsi="Times New Roman" w:cs="Times New Roman"/>
          <w:lang w:val="en-CA"/>
        </w:rPr>
        <w:t xml:space="preserve"> </w:t>
      </w:r>
      <w:r w:rsidR="00815249">
        <w:rPr>
          <w:rFonts w:ascii="Times New Roman" w:hAnsi="Times New Roman" w:cs="Times New Roman"/>
          <w:lang w:val="en-CA"/>
        </w:rPr>
        <w:t>of</w:t>
      </w:r>
      <w:r w:rsidR="005F1E8D">
        <w:rPr>
          <w:rFonts w:ascii="Times New Roman" w:hAnsi="Times New Roman" w:cs="Times New Roman"/>
          <w:lang w:val="en-CA"/>
        </w:rPr>
        <w:t xml:space="preserve">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 xml:space="preserve">diversity </w:t>
      </w:r>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w:t>
      </w:r>
      <w:r w:rsidR="00E221AC">
        <w:rPr>
          <w:rFonts w:ascii="Times New Roman" w:hAnsi="Times New Roman" w:cs="Times New Roman"/>
          <w:color w:val="000000"/>
          <w:lang w:val="en-CA"/>
        </w:rPr>
        <w:t xml:space="preserve">using </w:t>
      </w:r>
      <w:proofErr w:type="spellStart"/>
      <w:proofErr w:type="gramStart"/>
      <w:r w:rsidR="00E221AC" w:rsidRPr="005F1E8D">
        <w:rPr>
          <w:rFonts w:ascii="Times New Roman" w:hAnsi="Times New Roman" w:cs="Times New Roman"/>
          <w:lang w:val="en-CA"/>
        </w:rPr>
        <w:t>DHARMa</w:t>
      </w:r>
      <w:proofErr w:type="spellEnd"/>
      <w:r w:rsidR="00E221AC" w:rsidRPr="005F1E8D">
        <w:rPr>
          <w:rFonts w:ascii="Times New Roman" w:hAnsi="Times New Roman" w:cs="Times New Roman"/>
          <w:lang w:val="en-CA"/>
        </w:rPr>
        <w:t>::</w:t>
      </w:r>
      <w:proofErr w:type="spellStart"/>
      <w:proofErr w:type="gramEnd"/>
      <w:r w:rsidR="00E221AC" w:rsidRPr="005F1E8D">
        <w:rPr>
          <w:rFonts w:ascii="Times New Roman" w:hAnsi="Times New Roman" w:cs="Times New Roman"/>
          <w:lang w:val="en-CA"/>
        </w:rPr>
        <w:t>simulateResiduals</w:t>
      </w:r>
      <w:proofErr w:type="spellEnd"/>
      <w:r w:rsidR="00E32297" w:rsidRPr="005F1E8D">
        <w:rPr>
          <w:rFonts w:ascii="Times New Roman" w:hAnsi="Times New Roman" w:cs="Times New Roman"/>
          <w:color w:val="000000"/>
          <w:lang w:val="en-CA"/>
        </w:rPr>
        <w:t xml:space="preser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r w:rsidR="00E85DC2" w:rsidRPr="00E85DC2">
        <w:rPr>
          <w:rFonts w:ascii="Times New Roman" w:hAnsi="Times New Roman" w:cs="Times New Roman"/>
          <w:lang w:val="en-CA"/>
        </w:rPr>
        <w:t xml:space="preserve"> </w:t>
      </w:r>
      <w:r w:rsidR="00480B9F">
        <w:rPr>
          <w:rFonts w:ascii="Times New Roman" w:hAnsi="Times New Roman" w:cs="Times New Roman"/>
          <w:lang w:val="en-CA"/>
        </w:rPr>
        <w:t>Finally, w</w:t>
      </w:r>
      <w:r w:rsidR="00E85DC2">
        <w:rPr>
          <w:rFonts w:ascii="Times New Roman" w:hAnsi="Times New Roman" w:cs="Times New Roman"/>
          <w:lang w:val="en-CA"/>
        </w:rPr>
        <w:t xml:space="preserve">e ran additional models considering the effect of only the most abundant families of fishes and invertebrates </w:t>
      </w:r>
      <w:r w:rsidR="00092ACC">
        <w:rPr>
          <w:rFonts w:ascii="Times New Roman" w:hAnsi="Times New Roman" w:cs="Times New Roman"/>
          <w:lang w:val="en-CA"/>
        </w:rPr>
        <w:t>(</w:t>
      </w:r>
      <w:r w:rsidR="00E85DC2" w:rsidRPr="00E85DC2">
        <w:rPr>
          <w:rFonts w:ascii="Times New Roman" w:hAnsi="Times New Roman" w:cs="Times New Roman"/>
          <w:highlight w:val="green"/>
          <w:lang w:val="en-CA"/>
        </w:rPr>
        <w:t>Electronic Supplement 2</w:t>
      </w:r>
      <w:r w:rsidR="00092ACC">
        <w:rPr>
          <w:rFonts w:ascii="Times New Roman" w:hAnsi="Times New Roman" w:cs="Times New Roman"/>
          <w:lang w:val="en-CA"/>
        </w:rPr>
        <w:t>)</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549D96B4"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(small</w:t>
      </w:r>
      <w:r w:rsidR="006E0C18">
        <w:rPr>
          <w:rFonts w:ascii="Times New Roman" w:hAnsi="Times New Roman" w:cs="Times New Roman"/>
          <w:iCs/>
          <w:lang w:val="en-CA"/>
        </w:rPr>
        <w:t>er</w:t>
      </w:r>
      <w:r w:rsidRPr="005F1E8D">
        <w:rPr>
          <w:rFonts w:ascii="Times New Roman" w:hAnsi="Times New Roman" w:cs="Times New Roman"/>
          <w:iCs/>
          <w:lang w:val="en-CA"/>
        </w:rPr>
        <w:t>-scale) variation</w:t>
      </w:r>
    </w:p>
    <w:p w14:paraId="78B2165D" w14:textId="27AD5A21" w:rsidR="00E85DC2" w:rsidRPr="0026774C" w:rsidRDefault="00BD1992" w:rsidP="002F18B0">
      <w:pPr>
        <w:spacing w:line="480" w:lineRule="auto"/>
        <w:rPr>
          <w:rFonts w:ascii="Times New Roman" w:hAnsi="Times New Roman" w:cs="Times New Roman"/>
          <w:color w:val="000000"/>
          <w:lang w:val="en-CA"/>
        </w:rPr>
      </w:pPr>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w:t>
      </w:r>
      <w:r w:rsidR="00092ACC">
        <w:rPr>
          <w:rFonts w:ascii="Times New Roman" w:hAnsi="Times New Roman" w:cs="Times New Roman"/>
          <w:lang w:val="en-CA"/>
        </w:rPr>
        <w:t xml:space="preserve">adjacent </w:t>
      </w:r>
      <w:r w:rsidR="00B27808">
        <w:rPr>
          <w:rFonts w:ascii="Times New Roman" w:hAnsi="Times New Roman" w:cs="Times New Roman"/>
          <w:lang w:val="en-CA"/>
        </w:rPr>
        <w:t>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26774C">
        <w:rPr>
          <w:rFonts w:ascii="Times New Roman" w:hAnsi="Times New Roman" w:cs="Times New Roman"/>
          <w:color w:val="000000"/>
          <w:lang w:val="en-CA"/>
        </w:rPr>
        <w:t xml:space="preserve">We calculated the NH₄⁺ excretion rate for each sea cucumber using </w:t>
      </w:r>
      <w:r w:rsidR="00151BB6">
        <w:rPr>
          <w:rFonts w:ascii="Times New Roman" w:hAnsi="Times New Roman" w:cs="Times New Roman"/>
          <w:color w:val="000000"/>
          <w:lang w:val="en-CA"/>
        </w:rPr>
        <w:t>a</w:t>
      </w:r>
      <w:r w:rsidR="0026774C">
        <w:rPr>
          <w:rFonts w:ascii="Times New Roman" w:hAnsi="Times New Roman" w:cs="Times New Roman"/>
          <w:color w:val="000000"/>
          <w:lang w:val="en-CA"/>
        </w:rPr>
        <w:t xml:space="preserve"> previous</w:t>
      </w:r>
      <w:r w:rsidR="00151BB6">
        <w:rPr>
          <w:rFonts w:ascii="Times New Roman" w:hAnsi="Times New Roman" w:cs="Times New Roman"/>
          <w:color w:val="000000"/>
          <w:lang w:val="en-CA"/>
        </w:rPr>
        <w:t>ly generated size index (sqrt(length*girth))</w:t>
      </w:r>
      <w:r w:rsidR="00C54451">
        <w:rPr>
          <w:rFonts w:ascii="Times New Roman" w:hAnsi="Times New Roman" w:cs="Times New Roman"/>
          <w:color w:val="000000"/>
          <w:lang w:val="en-CA"/>
        </w:rPr>
        <w:t xml:space="preserve"> to</w:t>
      </w:r>
      <w:r w:rsidR="00151BB6">
        <w:rPr>
          <w:rFonts w:ascii="Times New Roman" w:hAnsi="Times New Roman" w:cs="Times New Roman"/>
          <w:color w:val="000000"/>
          <w:lang w:val="en-CA"/>
        </w:rPr>
        <w:t xml:space="preserve"> </w:t>
      </w:r>
      <w:r w:rsidR="0026774C">
        <w:rPr>
          <w:rFonts w:ascii="Times New Roman" w:hAnsi="Times New Roman" w:cs="Times New Roman"/>
          <w:color w:val="000000"/>
          <w:lang w:val="en-CA"/>
        </w:rPr>
        <w:t xml:space="preserve">excretion </w:t>
      </w:r>
      <w:r w:rsidR="00151BB6">
        <w:rPr>
          <w:rFonts w:ascii="Times New Roman" w:hAnsi="Times New Roman" w:cs="Times New Roman"/>
          <w:color w:val="000000"/>
          <w:lang w:val="en-CA"/>
        </w:rPr>
        <w:t>relationship</w:t>
      </w:r>
      <w:r w:rsidR="0026774C">
        <w:rPr>
          <w:rFonts w:ascii="Times New Roman" w:hAnsi="Times New Roman" w:cs="Times New Roman"/>
          <w:color w:val="000000"/>
          <w:lang w:val="en-CA"/>
        </w:rPr>
        <w:t xml:space="preserve"> </w:t>
      </w:r>
      <w:r w:rsidR="0026774C" w:rsidRPr="00F37657">
        <w:rPr>
          <w:rFonts w:ascii="Times New Roman" w:hAnsi="Times New Roman" w:cs="Times New Roman"/>
          <w:color w:val="000000"/>
          <w:highlight w:val="yellow"/>
          <w:lang w:val="en-CA"/>
        </w:rPr>
        <w:lastRenderedPageBreak/>
        <w:t>(Supplement</w:t>
      </w:r>
      <w:commentRangeStart w:id="32"/>
      <w:commentRangeStart w:id="33"/>
      <w:r w:rsidR="0026774C" w:rsidRPr="00F37657">
        <w:rPr>
          <w:rFonts w:ascii="Times New Roman" w:hAnsi="Times New Roman" w:cs="Times New Roman"/>
          <w:color w:val="000000"/>
          <w:highlight w:val="yellow"/>
          <w:lang w:val="en-CA"/>
        </w:rPr>
        <w:t>???</w:t>
      </w:r>
      <w:commentRangeEnd w:id="32"/>
      <w:r w:rsidR="0026774C">
        <w:rPr>
          <w:rStyle w:val="CommentReference"/>
        </w:rPr>
        <w:commentReference w:id="32"/>
      </w:r>
      <w:commentRangeEnd w:id="33"/>
      <w:r w:rsidR="00092ACC">
        <w:rPr>
          <w:rStyle w:val="CommentReference"/>
        </w:rPr>
        <w:commentReference w:id="33"/>
      </w:r>
      <w:r w:rsidR="0026774C" w:rsidRPr="00F37657">
        <w:rPr>
          <w:rFonts w:ascii="Times New Roman" w:hAnsi="Times New Roman" w:cs="Times New Roman"/>
          <w:color w:val="000000"/>
          <w:highlight w:val="yellow"/>
          <w:lang w:val="en-CA"/>
        </w:rPr>
        <w:t>)</w:t>
      </w:r>
      <w:r w:rsidR="0026774C">
        <w:rPr>
          <w:rFonts w:ascii="Times New Roman" w:hAnsi="Times New Roman" w:cs="Times New Roman"/>
          <w:color w:val="000000"/>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r w:rsidR="006312EC">
        <w:rPr>
          <w:rFonts w:ascii="Times New Roman" w:hAnsi="Times New Roman" w:cs="Times New Roman"/>
          <w:lang w:val="en-CA"/>
        </w:rPr>
        <w:t xml:space="preserve">We </w:t>
      </w:r>
      <w:r w:rsidR="00151BB6">
        <w:rPr>
          <w:rFonts w:ascii="Times New Roman" w:hAnsi="Times New Roman" w:cs="Times New Roman"/>
          <w:lang w:val="en-CA"/>
        </w:rPr>
        <w:t xml:space="preserve">used a previously developed carapace to excretion relationship to </w:t>
      </w:r>
      <w:r w:rsidR="006312EC">
        <w:rPr>
          <w:rFonts w:ascii="Times New Roman" w:hAnsi="Times New Roman" w:cs="Times New Roman"/>
          <w:lang w:val="en-CA"/>
        </w:rPr>
        <w:t xml:space="preserve">calculate </w:t>
      </w:r>
      <w:r w:rsidR="00C54451">
        <w:rPr>
          <w:rFonts w:ascii="Times New Roman" w:hAnsi="Times New Roman" w:cs="Times New Roman"/>
          <w:lang w:val="en-CA"/>
        </w:rPr>
        <w:t xml:space="preserve">NH₄⁺ </w:t>
      </w:r>
      <w:r w:rsidR="006312EC">
        <w:rPr>
          <w:rFonts w:ascii="Times New Roman" w:hAnsi="Times New Roman" w:cs="Times New Roman"/>
          <w:lang w:val="en-CA"/>
        </w:rPr>
        <w:t>excretion rates</w:t>
      </w:r>
      <w:r w:rsidR="00151BB6">
        <w:rPr>
          <w:rFonts w:ascii="Times New Roman" w:hAnsi="Times New Roman" w:cs="Times New Roman"/>
          <w:lang w:val="en-CA"/>
        </w:rPr>
        <w:t xml:space="preserve"> for each crab. </w:t>
      </w:r>
      <w:r w:rsidR="006005D7">
        <w:rPr>
          <w:rFonts w:ascii="Times New Roman" w:hAnsi="Times New Roman" w:cs="Times New Roman"/>
          <w:lang w:val="en-CA"/>
        </w:rPr>
        <w:t>`</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030D98D2"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from 0.0</w:t>
      </w:r>
      <w:r w:rsidR="004036C6">
        <w:rPr>
          <w:rFonts w:ascii="Times New Roman" w:hAnsi="Times New Roman" w:cs="Times New Roman"/>
          <w:lang w:val="en-CA"/>
        </w:rPr>
        <w:t>7</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w:t>
      </w:r>
      <w:r w:rsidR="004036C6">
        <w:rPr>
          <w:rFonts w:ascii="Times New Roman" w:hAnsi="Times New Roman" w:cs="Times New Roman"/>
          <w:lang w:val="en-CA"/>
        </w:rPr>
        <w:t>06</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D34121">
        <w:rPr>
          <w:rFonts w:ascii="Times New Roman" w:hAnsi="Times New Roman" w:cs="Times New Roman"/>
          <w:highlight w:val="green"/>
          <w:lang w:val="en-CA"/>
        </w:rPr>
        <w:t>Fig. 1d</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246D9B00"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0D0396">
        <w:rPr>
          <w:rFonts w:ascii="Times New Roman" w:hAnsi="Times New Roman" w:cs="Times New Roman"/>
          <w:lang w:val="en-CA"/>
        </w:rPr>
        <w:t xml:space="preserve"> (</w:t>
      </w:r>
      <w:r w:rsidR="000D0396" w:rsidRPr="00497588">
        <w:rPr>
          <w:rFonts w:ascii="Times New Roman" w:hAnsi="Times New Roman" w:cs="Times New Roman"/>
          <w:highlight w:val="green"/>
          <w:lang w:val="en-CA"/>
        </w:rPr>
        <w:t>Fig. 3</w:t>
      </w:r>
      <w:r w:rsidR="000D0396">
        <w:rPr>
          <w:rFonts w:ascii="Times New Roman" w:hAnsi="Times New Roman" w:cs="Times New Roman"/>
          <w:lang w:val="en-CA"/>
        </w:rPr>
        <w:t>)</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commentRangeStart w:id="34"/>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w:t>
      </w:r>
      <w:r w:rsidR="00FF474D">
        <w:rPr>
          <w:rFonts w:ascii="Times New Roman" w:hAnsi="Times New Roman" w:cs="Times New Roman"/>
          <w:lang w:val="en-CA"/>
        </w:rPr>
        <w:t>difference</w:t>
      </w:r>
      <w:r w:rsidR="00FF474D" w:rsidRPr="005F1E8D">
        <w:rPr>
          <w:rFonts w:ascii="Times New Roman" w:hAnsi="Times New Roman" w:cs="Times New Roman"/>
          <w:lang w:val="en-CA"/>
        </w:rPr>
        <w:t xml:space="preserve"> </w:t>
      </w:r>
      <w:r w:rsidR="00C673A5" w:rsidRPr="005F1E8D">
        <w:rPr>
          <w:rFonts w:ascii="Times New Roman" w:hAnsi="Times New Roman" w:cs="Times New Roman"/>
          <w:lang w:val="en-CA"/>
        </w:rPr>
        <w:t xml:space="preserve">± SE; </w:t>
      </w:r>
      <w:r w:rsidRPr="005F1E8D">
        <w:rPr>
          <w:rFonts w:ascii="Times New Roman" w:hAnsi="Times New Roman" w:cs="Times New Roman"/>
          <w:lang w:val="en-CA"/>
        </w:rPr>
        <w:t>0.1</w:t>
      </w:r>
      <w:r w:rsidR="00D07BC0">
        <w:rPr>
          <w:rFonts w:ascii="Times New Roman" w:hAnsi="Times New Roman" w:cs="Times New Roman"/>
          <w:lang w:val="en-CA"/>
        </w:rPr>
        <w:t>6</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w:t>
      </w:r>
      <w:commentRangeEnd w:id="34"/>
      <w:r w:rsidR="000D0396">
        <w:rPr>
          <w:rStyle w:val="CommentReference"/>
        </w:rPr>
        <w:commentReference w:id="34"/>
      </w:r>
      <w:r w:rsidRPr="005F1E8D">
        <w:rPr>
          <w:rFonts w:ascii="Times New Roman" w:hAnsi="Times New Roman" w:cs="Times New Roman"/>
          <w:lang w:val="en-CA"/>
        </w:rPr>
        <w:t>) and bull kelp forests (0.</w:t>
      </w:r>
      <w:r w:rsidR="003859F6">
        <w:rPr>
          <w:rFonts w:ascii="Times New Roman" w:hAnsi="Times New Roman" w:cs="Times New Roman"/>
          <w:lang w:val="en-CA"/>
        </w:rPr>
        <w:t>4</w:t>
      </w:r>
      <w:r w:rsidR="00D07BC0">
        <w:rPr>
          <w:rFonts w:ascii="Times New Roman" w:hAnsi="Times New Roman" w:cs="Times New Roman"/>
          <w:lang w:val="en-CA"/>
        </w:rPr>
        <w:t>1</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0D0396">
        <w:rPr>
          <w:rFonts w:ascii="Times New Roman" w:hAnsi="Times New Roman" w:cs="Times New Roman"/>
          <w:lang w:val="en-CA"/>
        </w:rPr>
        <w:t>; Fig. 3b)</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r w:rsidR="00677126">
        <w:rPr>
          <w:rFonts w:ascii="Times New Roman" w:hAnsi="Times New Roman" w:cs="Times New Roman"/>
          <w:lang w:val="en-CA"/>
        </w:rPr>
        <w:t>by 0.</w:t>
      </w:r>
      <w:r w:rsidR="00D07BC0">
        <w:rPr>
          <w:rFonts w:ascii="Times New Roman" w:hAnsi="Times New Roman" w:cs="Times New Roman"/>
          <w:lang w:val="en-CA"/>
        </w:rPr>
        <w:t>54</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FF474D">
        <w:rPr>
          <w:rFonts w:ascii="Times New Roman" w:hAnsi="Times New Roman" w:cs="Times New Roman"/>
          <w:lang w:val="en-CA"/>
        </w:rPr>
        <w:t xml:space="preserve"> per unit of</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FF474D">
        <w:rPr>
          <w:rFonts w:ascii="Times New Roman" w:hAnsi="Times New Roman" w:cs="Times New Roman"/>
          <w:lang w:val="en-CA"/>
        </w:rPr>
        <w:t>(kg/m</w:t>
      </w:r>
      <w:r w:rsidR="00FF474D">
        <w:rPr>
          <w:rFonts w:ascii="Times New Roman" w:hAnsi="Times New Roman" w:cs="Times New Roman"/>
          <w:vertAlign w:val="superscript"/>
          <w:lang w:val="en-CA"/>
        </w:rPr>
        <w:t>2</w:t>
      </w:r>
      <w:r w:rsidR="00FF474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w:t>
      </w:r>
      <w:r w:rsidR="000D0396">
        <w:rPr>
          <w:rFonts w:ascii="Times New Roman" w:hAnsi="Times New Roman" w:cs="Times New Roman"/>
          <w:lang w:val="en-CA"/>
        </w:rPr>
        <w:t>; Fig. 3c</w:t>
      </w:r>
      <w:r w:rsidR="00C673A5" w:rsidRPr="005F1E8D">
        <w:rPr>
          <w:rFonts w:ascii="Times New Roman" w:hAnsi="Times New Roman" w:cs="Times New Roman"/>
          <w:lang w:val="en-CA"/>
        </w:rPr>
        <w:t xml:space="preserve">), </w:t>
      </w:r>
      <w:r w:rsidR="00D07BC0">
        <w:rPr>
          <w:rFonts w:ascii="Times New Roman" w:hAnsi="Times New Roman" w:cs="Times New Roman"/>
          <w:lang w:val="en-CA"/>
        </w:rPr>
        <w:t xml:space="preserve">and with </w:t>
      </w:r>
      <w:r w:rsidR="00C673A5" w:rsidRPr="005F1E8D">
        <w:rPr>
          <w:rFonts w:ascii="Times New Roman" w:hAnsi="Times New Roman" w:cs="Times New Roman"/>
          <w:lang w:val="en-CA"/>
        </w:rPr>
        <w:t>tide exchange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0D0396">
        <w:rPr>
          <w:rFonts w:ascii="Times New Roman" w:hAnsi="Times New Roman" w:cs="Times New Roman"/>
          <w:lang w:val="en-CA"/>
        </w:rPr>
        <w:t>; Fig. 3</w:t>
      </w:r>
      <w:r w:rsidR="00A41148">
        <w:rPr>
          <w:rFonts w:ascii="Times New Roman" w:hAnsi="Times New Roman" w:cs="Times New Roman"/>
          <w:lang w:val="en-CA"/>
        </w:rPr>
        <w:t>a</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found limited evidence for an effect of </w:t>
      </w:r>
      <w:commentRangeStart w:id="35"/>
      <w:r w:rsidR="00C673A5" w:rsidRPr="005F1E8D">
        <w:rPr>
          <w:rFonts w:ascii="Times New Roman" w:hAnsi="Times New Roman" w:cs="Times New Roman"/>
          <w:lang w:val="en-CA"/>
        </w:rPr>
        <w:t xml:space="preserve">animal biomass </w:t>
      </w:r>
      <w:commentRangeEnd w:id="35"/>
      <w:r w:rsidR="00A067A6">
        <w:rPr>
          <w:rStyle w:val="CommentReference"/>
        </w:rPr>
        <w:commentReference w:id="35"/>
      </w:r>
      <w:r w:rsidR="00C673A5" w:rsidRPr="005F1E8D">
        <w:rPr>
          <w:rFonts w:ascii="Times New Roman" w:hAnsi="Times New Roman" w:cs="Times New Roman"/>
          <w:lang w:val="en-CA"/>
        </w:rPr>
        <w:t>(p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0D0396">
        <w:rPr>
          <w:rFonts w:ascii="Times New Roman" w:hAnsi="Times New Roman" w:cs="Times New Roman"/>
          <w:lang w:val="en-CA"/>
        </w:rPr>
        <w:t>;</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69194B" w:rsidRPr="005F1E8D">
        <w:rPr>
          <w:rFonts w:ascii="Times New Roman" w:hAnsi="Times New Roman" w:cs="Times New Roman"/>
          <w:highlight w:val="green"/>
          <w:lang w:val="en-CA"/>
        </w:rPr>
        <w:t>a</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commentRangeStart w:id="36"/>
      <w:r w:rsidR="00D07BC0" w:rsidRPr="005F1E8D">
        <w:rPr>
          <w:rFonts w:ascii="Times New Roman" w:hAnsi="Times New Roman" w:cs="Times New Roman"/>
          <w:lang w:val="en-CA"/>
        </w:rPr>
        <w:t xml:space="preserve">survey depth </w:t>
      </w:r>
      <w:commentRangeEnd w:id="36"/>
      <w:r w:rsidR="00A067A6">
        <w:rPr>
          <w:rStyle w:val="CommentReference"/>
        </w:rPr>
        <w:commentReference w:id="36"/>
      </w:r>
      <w:r w:rsidR="00D07BC0" w:rsidRPr="005F1E8D">
        <w:rPr>
          <w:rFonts w:ascii="Times New Roman" w:hAnsi="Times New Roman" w:cs="Times New Roman"/>
          <w:lang w:val="en-CA"/>
        </w:rPr>
        <w:t>(p = 0.</w:t>
      </w:r>
      <w:r w:rsidR="00D07BC0">
        <w:rPr>
          <w:rFonts w:ascii="Times New Roman" w:hAnsi="Times New Roman" w:cs="Times New Roman"/>
          <w:lang w:val="en-CA"/>
        </w:rPr>
        <w:t>07</w:t>
      </w:r>
      <w:r w:rsidR="000D0396">
        <w:rPr>
          <w:rFonts w:ascii="Times New Roman" w:hAnsi="Times New Roman" w:cs="Times New Roman"/>
          <w:lang w:val="en-CA"/>
        </w:rPr>
        <w:t xml:space="preserve">; </w:t>
      </w:r>
      <w:r w:rsidR="00D07BC0"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D07BC0" w:rsidRPr="005F1E8D">
        <w:rPr>
          <w:rFonts w:ascii="Times New Roman" w:hAnsi="Times New Roman" w:cs="Times New Roman"/>
          <w:highlight w:val="green"/>
          <w:lang w:val="en-CA"/>
        </w:rPr>
        <w:t>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commentRangeStart w:id="37"/>
      <w:r w:rsidR="00245F48" w:rsidRPr="005F1E8D">
        <w:rPr>
          <w:rFonts w:ascii="Times New Roman" w:hAnsi="Times New Roman" w:cs="Times New Roman"/>
          <w:lang w:val="en-CA"/>
        </w:rPr>
        <w:t xml:space="preserve">Shannon diversity </w:t>
      </w:r>
      <w:commentRangeEnd w:id="37"/>
      <w:r w:rsidR="00A067A6">
        <w:rPr>
          <w:rStyle w:val="CommentReference"/>
        </w:rPr>
        <w:commentReference w:id="37"/>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0D0396">
        <w:rPr>
          <w:rFonts w:ascii="Times New Roman" w:hAnsi="Times New Roman" w:cs="Times New Roman"/>
          <w:lang w:val="en-CA"/>
        </w:rPr>
        <w:t>; Fig. 3a</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0D0396">
        <w:rPr>
          <w:rFonts w:ascii="Times New Roman" w:hAnsi="Times New Roman" w:cs="Times New Roman"/>
          <w:lang w:val="en-CA"/>
        </w:rPr>
        <w:t>There was a</w:t>
      </w:r>
      <w:r w:rsidR="00C673A5" w:rsidRPr="005F1E8D">
        <w:rPr>
          <w:rFonts w:ascii="Times New Roman" w:hAnsi="Times New Roman" w:cs="Times New Roman"/>
          <w:lang w:val="en-CA"/>
        </w:rPr>
        <w:t xml:space="preserve"> positive </w:t>
      </w:r>
      <w:r w:rsidR="00245F48">
        <w:rPr>
          <w:rFonts w:ascii="Times New Roman" w:hAnsi="Times New Roman" w:cs="Times New Roman"/>
          <w:lang w:val="en-CA"/>
        </w:rPr>
        <w:lastRenderedPageBreak/>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w:t>
      </w:r>
      <w:r w:rsidR="00D07BC0">
        <w:rPr>
          <w:rFonts w:ascii="Times New Roman" w:hAnsi="Times New Roman" w:cs="Times New Roman"/>
          <w:lang w:val="en-CA"/>
        </w:rPr>
        <w:t>5</w:t>
      </w:r>
      <w:r w:rsidR="00677126" w:rsidRPr="005F1E8D">
        <w:rPr>
          <w:rFonts w:ascii="Times New Roman" w:hAnsi="Times New Roman" w:cs="Times New Roman"/>
          <w:lang w:val="en-CA"/>
        </w:rPr>
        <w:t xml:space="preserve"> ± 0.</w:t>
      </w:r>
      <w:r w:rsidR="00D07BC0">
        <w:rPr>
          <w:rFonts w:ascii="Times New Roman" w:hAnsi="Times New Roman" w:cs="Times New Roman"/>
          <w:lang w:val="en-CA"/>
        </w:rPr>
        <w:t>71</w:t>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c</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(- 0.</w:t>
      </w:r>
      <w:r w:rsidR="00D07BC0">
        <w:rPr>
          <w:rFonts w:ascii="Times New Roman" w:hAnsi="Times New Roman" w:cs="Times New Roman"/>
          <w:lang w:val="en-CA"/>
        </w:rPr>
        <w:t>83</w:t>
      </w:r>
      <w:r w:rsidR="00222A9E">
        <w:rPr>
          <w:rFonts w:ascii="Times New Roman" w:hAnsi="Times New Roman" w:cs="Times New Roman"/>
          <w:lang w:val="en-CA"/>
        </w:rPr>
        <w:t xml:space="preserve"> ± 0.</w:t>
      </w:r>
      <w:r w:rsidR="00D07BC0">
        <w:rPr>
          <w:rFonts w:ascii="Times New Roman" w:hAnsi="Times New Roman" w:cs="Times New Roman"/>
          <w:lang w:val="en-CA"/>
        </w:rPr>
        <w:t>30</w:t>
      </w:r>
      <w:r w:rsidR="00222A9E">
        <w:rPr>
          <w:rFonts w:ascii="Times New Roman" w:hAnsi="Times New Roman" w:cs="Times New Roman"/>
          <w:lang w:val="en-CA"/>
        </w:rPr>
        <w:t>, p = 0.0</w:t>
      </w:r>
      <w:r w:rsidR="00D07BC0">
        <w:rPr>
          <w:rFonts w:ascii="Times New Roman" w:hAnsi="Times New Roman" w:cs="Times New Roman"/>
          <w:lang w:val="en-CA"/>
        </w:rPr>
        <w:t>06</w:t>
      </w:r>
      <w:r w:rsidR="00A41148">
        <w:rPr>
          <w:rFonts w:ascii="Times New Roman" w:hAnsi="Times New Roman" w:cs="Times New Roman"/>
          <w:lang w:val="en-CA"/>
        </w:rPr>
        <w:t>; Fig. 3a &amp; d</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w:t>
      </w:r>
      <w:r w:rsidR="00D07BC0">
        <w:rPr>
          <w:rFonts w:ascii="Times New Roman" w:hAnsi="Times New Roman" w:cs="Times New Roman"/>
          <w:lang w:val="en-CA"/>
        </w:rPr>
        <w:t>- 4.23 ± 1.45</w:t>
      </w:r>
      <w:r w:rsidR="00A84F17">
        <w:rPr>
          <w:rFonts w:ascii="Times New Roman" w:hAnsi="Times New Roman" w:cs="Times New Roman"/>
          <w:lang w:val="en-CA"/>
        </w:rPr>
        <w:t>,</w:t>
      </w:r>
      <w:r w:rsidR="00D07BC0">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e</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w:t>
      </w:r>
      <w:r w:rsidR="00846C5B">
        <w:rPr>
          <w:rFonts w:ascii="Times New Roman" w:hAnsi="Times New Roman" w:cs="Times New Roman"/>
          <w:lang w:val="en-CA"/>
        </w:rPr>
        <w:t>-0.24</w:t>
      </w:r>
      <w:r w:rsidR="00846C5B" w:rsidRPr="005F1E8D">
        <w:rPr>
          <w:rFonts w:ascii="Times New Roman" w:hAnsi="Times New Roman" w:cs="Times New Roman"/>
          <w:lang w:val="en-CA"/>
        </w:rPr>
        <w:t xml:space="preserve"> ± 0.</w:t>
      </w:r>
      <w:r w:rsidR="00846C5B">
        <w:rPr>
          <w:rFonts w:ascii="Times New Roman" w:hAnsi="Times New Roman" w:cs="Times New Roman"/>
          <w:lang w:val="en-CA"/>
        </w:rPr>
        <w:t xml:space="preserve">08 </w:t>
      </w:r>
      <w:proofErr w:type="spellStart"/>
      <w:r w:rsidR="00846C5B">
        <w:rPr>
          <w:rFonts w:ascii="Times New Roman" w:hAnsi="Times New Roman" w:cs="Times New Roman"/>
          <w:lang w:val="en-CA"/>
        </w:rPr>
        <w:t>μM</w:t>
      </w:r>
      <w:proofErr w:type="spellEnd"/>
      <w:r w:rsidR="00846C5B" w:rsidRPr="005F1E8D">
        <w:rPr>
          <w:rFonts w:ascii="Times New Roman" w:hAnsi="Times New Roman" w:cs="Times New Roman"/>
          <w:lang w:val="en-CA"/>
        </w:rPr>
        <w:t>,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3b</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7B41DC38"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9B2182">
        <w:rPr>
          <w:rFonts w:ascii="Times New Roman" w:hAnsi="Times New Roman" w:cs="Times New Roman"/>
          <w:lang w:val="en-CA"/>
        </w:rPr>
        <w:t xml:space="preserve">animal-related </w:t>
      </w:r>
      <w:r w:rsidR="006F3E6B" w:rsidRPr="005F1E8D">
        <w:rPr>
          <w:rFonts w:ascii="Times New Roman" w:hAnsi="Times New Roman" w:cs="Times New Roman"/>
          <w:lang w:val="en-CA"/>
        </w:rPr>
        <w:t xml:space="preserve">variability </w:t>
      </w:r>
      <w:r w:rsidR="009B2182">
        <w:rPr>
          <w:rFonts w:ascii="Times New Roman" w:hAnsi="Times New Roman" w:cs="Times New Roman"/>
          <w:lang w:val="en-CA"/>
        </w:rPr>
        <w:t xml:space="preserve">in ammonium concentration </w:t>
      </w:r>
      <w:r w:rsidR="00682CDC" w:rsidRPr="005F1E8D">
        <w:rPr>
          <w:rFonts w:ascii="Times New Roman" w:hAnsi="Times New Roman" w:cs="Times New Roman"/>
          <w:lang w:val="en-CA"/>
        </w:rPr>
        <w:t xml:space="preserve">at </w:t>
      </w:r>
      <w:r w:rsidR="009B2182">
        <w:rPr>
          <w:rFonts w:ascii="Times New Roman" w:hAnsi="Times New Roman" w:cs="Times New Roman"/>
          <w:lang w:val="en-CA"/>
        </w:rPr>
        <w:t xml:space="preserve">the </w:t>
      </w:r>
      <w:r w:rsidR="00682CDC" w:rsidRPr="005F1E8D">
        <w:rPr>
          <w:rFonts w:ascii="Times New Roman" w:hAnsi="Times New Roman" w:cs="Times New Roman"/>
          <w:lang w:val="en-CA"/>
        </w:rPr>
        <w:t>small</w:t>
      </w:r>
      <w:r w:rsidR="009B2182">
        <w:rPr>
          <w:rFonts w:ascii="Times New Roman" w:hAnsi="Times New Roman" w:cs="Times New Roman"/>
          <w:lang w:val="en-CA"/>
        </w:rPr>
        <w:t>est</w:t>
      </w:r>
      <w:r w:rsidR="00682CDC" w:rsidRPr="005F1E8D">
        <w:rPr>
          <w:rFonts w:ascii="Times New Roman" w:hAnsi="Times New Roman" w:cs="Times New Roman"/>
          <w:lang w:val="en-CA"/>
        </w:rPr>
        <w:t xml:space="preserve"> scale</w:t>
      </w:r>
      <w:r w:rsidR="009B2182">
        <w:rPr>
          <w:rFonts w:ascii="Times New Roman" w:hAnsi="Times New Roman" w:cs="Times New Roman"/>
          <w:lang w:val="en-CA"/>
        </w:rPr>
        <w:t xml:space="preserve"> studied</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122300">
        <w:rPr>
          <w:rFonts w:ascii="Times New Roman" w:hAnsi="Times New Roman" w:cs="Times New Roman"/>
          <w:lang w:val="en-CA"/>
        </w:rPr>
        <w:t xml:space="preserve"> despite a supply rate of 14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and 28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for the low and high treatments, respectively. </w:t>
      </w:r>
      <w:r w:rsidR="00A05F3B">
        <w:rPr>
          <w:rFonts w:ascii="Times New Roman" w:hAnsi="Times New Roman" w:cs="Times New Roman"/>
          <w:lang w:val="en-CA"/>
        </w:rPr>
        <w:t>Overall, the mean NH₄⁺ concentration</w:t>
      </w:r>
      <w:r w:rsidR="00B1705D">
        <w:rPr>
          <w:rFonts w:ascii="Times New Roman" w:hAnsi="Times New Roman" w:cs="Times New Roman"/>
          <w:lang w:val="en-CA"/>
        </w:rPr>
        <w:t xml:space="preserve">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9B2182">
        <w:rPr>
          <w:rFonts w:ascii="Times New Roman" w:hAnsi="Times New Roman" w:cs="Times New Roman"/>
          <w:lang w:val="en-CA"/>
        </w:rPr>
        <w:t xml:space="preserve">by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9B2182">
        <w:rPr>
          <w:rFonts w:ascii="Times New Roman" w:hAnsi="Times New Roman" w:cs="Times New Roman"/>
          <w:lang w:val="en-CA"/>
        </w:rPr>
        <w:t xml:space="preserve"> per m increase in depth</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9B2182">
        <w:rPr>
          <w:rFonts w:ascii="Times New Roman" w:hAnsi="Times New Roman" w:cs="Times New Roman"/>
          <w:lang w:val="en-CA"/>
        </w:rPr>
        <w:t>,</w:t>
      </w:r>
      <w:r w:rsidR="00B1705D">
        <w:rPr>
          <w:rFonts w:ascii="Times New Roman" w:hAnsi="Times New Roman" w:cs="Times New Roman"/>
          <w:lang w:val="en-CA"/>
        </w:rPr>
        <w:t xml:space="preserve"> by 8</w:t>
      </w:r>
      <w:r w:rsidR="00CC5E86">
        <w:rPr>
          <w:rFonts w:ascii="Times New Roman" w:hAnsi="Times New Roman" w:cs="Times New Roman"/>
          <w:lang w:val="en-CA"/>
        </w:rPr>
        <w:t>.7</w:t>
      </w:r>
      <w:r w:rsidR="00124C17">
        <w:rPr>
          <w:rFonts w:ascii="Times New Roman" w:hAnsi="Times New Roman" w:cs="Times New Roman"/>
          <w:lang w:val="en-CA"/>
        </w:rPr>
        <w:t>x</w:t>
      </w:r>
      <w:r w:rsidR="00B1705D">
        <w:rPr>
          <w:rFonts w:ascii="Times New Roman" w:hAnsi="Times New Roman" w:cs="Times New Roman"/>
          <w:lang w:val="en-CA"/>
        </w:rPr>
        <w:t xml:space="preserve"> and 12</w:t>
      </w:r>
      <w:r w:rsidR="00CC5E86">
        <w:rPr>
          <w:rFonts w:ascii="Times New Roman" w:hAnsi="Times New Roman" w:cs="Times New Roman"/>
          <w:lang w:val="en-CA"/>
        </w:rPr>
        <w:t>.1x</w:t>
      </w:r>
      <w:r w:rsidR="00B1705D">
        <w:rPr>
          <w:rFonts w:ascii="Times New Roman" w:hAnsi="Times New Roman" w:cs="Times New Roman"/>
          <w:lang w:val="en-CA"/>
        </w:rPr>
        <w:t xml:space="preserve">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r w:rsidR="007C783C">
        <w:rPr>
          <w:rFonts w:ascii="Times New Roman" w:hAnsi="Times New Roman" w:cs="Times New Roman"/>
          <w:lang w:val="en-CA"/>
        </w:rPr>
        <w:t>Medium crabs excreted on average 88</w:t>
      </w:r>
      <w:r w:rsidR="007C783C" w:rsidRPr="007C783C">
        <w:rPr>
          <w:rFonts w:ascii="Times New Roman" w:hAnsi="Times New Roman" w:cs="Times New Roman"/>
          <w:lang w:val="en-CA"/>
        </w:rPr>
        <w:t xml:space="preserve">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while large crabs excreted 150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t>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commentRangeStart w:id="38"/>
      <w:r w:rsidRPr="00094986">
        <w:rPr>
          <w:rFonts w:ascii="Times New Roman" w:hAnsi="Times New Roman" w:cs="Times New Roman"/>
          <w:b/>
          <w:bCs/>
          <w:lang w:val="en-CA"/>
        </w:rPr>
        <w:t>Discussion</w:t>
      </w:r>
      <w:commentRangeEnd w:id="38"/>
      <w:r w:rsidR="001A7CB9">
        <w:rPr>
          <w:rStyle w:val="CommentReference"/>
        </w:rPr>
        <w:commentReference w:id="38"/>
      </w:r>
    </w:p>
    <w:p w14:paraId="7BD5CB5E" w14:textId="09C7B9EA" w:rsidR="00057B69" w:rsidRDefault="004934ED" w:rsidP="00623DD8">
      <w:pPr>
        <w:spacing w:line="480" w:lineRule="auto"/>
        <w:rPr>
          <w:rFonts w:ascii="Times New Roman" w:hAnsi="Times New Roman" w:cs="Times New Roman"/>
          <w:lang w:val="en-CA"/>
        </w:rPr>
      </w:pPr>
      <w:r>
        <w:rPr>
          <w:rFonts w:ascii="Times New Roman" w:hAnsi="Times New Roman" w:cs="Times New Roman"/>
          <w:lang w:val="en-CA"/>
        </w:rPr>
        <w:t xml:space="preserve">We found </w:t>
      </w:r>
      <w:r w:rsidR="00A5377F">
        <w:rPr>
          <w:rFonts w:ascii="Times New Roman" w:hAnsi="Times New Roman" w:cs="Times New Roman"/>
          <w:lang w:val="en-CA"/>
        </w:rPr>
        <w:t xml:space="preserve">at least some </w:t>
      </w:r>
      <w:r>
        <w:rPr>
          <w:rFonts w:ascii="Times New Roman" w:hAnsi="Times New Roman" w:cs="Times New Roman"/>
          <w:lang w:val="en-CA"/>
        </w:rPr>
        <w:t>evidence of variability of animal-regenerated nutrients</w:t>
      </w:r>
      <w:r w:rsidR="00A5377F">
        <w:rPr>
          <w:rFonts w:ascii="Times New Roman" w:hAnsi="Times New Roman" w:cs="Times New Roman"/>
          <w:lang w:val="en-CA"/>
        </w:rPr>
        <w:t xml:space="preserve"> from the largest to the smallest scale examined</w:t>
      </w:r>
      <w:r>
        <w:rPr>
          <w:rFonts w:ascii="Times New Roman" w:hAnsi="Times New Roman" w:cs="Times New Roman"/>
          <w:lang w:val="en-CA"/>
        </w:rPr>
        <w:t xml:space="preserve">. </w:t>
      </w:r>
      <w:r w:rsidR="004739F8">
        <w:rPr>
          <w:rFonts w:ascii="Times New Roman" w:hAnsi="Times New Roman" w:cs="Times New Roman"/>
          <w:lang w:val="en-CA"/>
        </w:rPr>
        <w:t xml:space="preserve">Ammonium varied </w:t>
      </w:r>
      <w:r w:rsidR="00A5377F">
        <w:rPr>
          <w:rFonts w:ascii="Times New Roman" w:hAnsi="Times New Roman" w:cs="Times New Roman"/>
          <w:lang w:val="en-CA"/>
        </w:rPr>
        <w:t xml:space="preserve">by </w:t>
      </w:r>
      <w:r w:rsidR="004739F8">
        <w:rPr>
          <w:rFonts w:ascii="Times New Roman" w:hAnsi="Times New Roman" w:cs="Times New Roman"/>
          <w:lang w:val="en-CA"/>
        </w:rPr>
        <w:t xml:space="preserve">up to </w:t>
      </w:r>
      <w:commentRangeStart w:id="39"/>
      <w:commentRangeStart w:id="40"/>
      <w:r w:rsidR="00D31F5B">
        <w:rPr>
          <w:rFonts w:ascii="Times New Roman" w:hAnsi="Times New Roman" w:cs="Times New Roman"/>
          <w:lang w:val="en-CA"/>
        </w:rPr>
        <w:t>1</w:t>
      </w:r>
      <w:r w:rsidR="00B23B37">
        <w:rPr>
          <w:rFonts w:ascii="Times New Roman" w:hAnsi="Times New Roman" w:cs="Times New Roman"/>
          <w:lang w:val="en-CA"/>
        </w:rPr>
        <w:t>6</w:t>
      </w:r>
      <w:commentRangeEnd w:id="39"/>
      <w:commentRangeEnd w:id="40"/>
      <w:r w:rsidR="00B23B37">
        <w:rPr>
          <w:rFonts w:ascii="Times New Roman" w:hAnsi="Times New Roman" w:cs="Times New Roman"/>
          <w:lang w:val="en-CA"/>
        </w:rPr>
        <w:t>x</w:t>
      </w:r>
      <w:r w:rsidR="00A33386">
        <w:rPr>
          <w:rStyle w:val="CommentReference"/>
        </w:rPr>
        <w:commentReference w:id="39"/>
      </w:r>
      <w:r w:rsidR="00A5377F">
        <w:rPr>
          <w:rStyle w:val="CommentReference"/>
        </w:rPr>
        <w:commentReference w:id="40"/>
      </w:r>
      <w:r w:rsidR="004739F8">
        <w:rPr>
          <w:rFonts w:ascii="Times New Roman" w:hAnsi="Times New Roman" w:cs="Times New Roman"/>
          <w:lang w:val="en-CA"/>
        </w:rPr>
        <w:t xml:space="preserve"> between rocky reef sites, </w:t>
      </w:r>
      <w:commentRangeStart w:id="41"/>
      <w:r w:rsidR="00B23B37">
        <w:rPr>
          <w:rFonts w:ascii="Times New Roman" w:hAnsi="Times New Roman" w:cs="Times New Roman"/>
          <w:lang w:val="en-CA"/>
        </w:rPr>
        <w:t>1.9</w:t>
      </w:r>
      <w:commentRangeEnd w:id="41"/>
      <w:r w:rsidR="00B23B37">
        <w:rPr>
          <w:rFonts w:ascii="Times New Roman" w:hAnsi="Times New Roman" w:cs="Times New Roman"/>
          <w:lang w:val="en-CA"/>
        </w:rPr>
        <w:t>x</w:t>
      </w:r>
      <w:r w:rsidR="00F62DF9">
        <w:rPr>
          <w:rStyle w:val="CommentReference"/>
        </w:rPr>
        <w:commentReference w:id="41"/>
      </w:r>
      <w:r w:rsidR="004739F8">
        <w:rPr>
          <w:rFonts w:ascii="Times New Roman" w:hAnsi="Times New Roman" w:cs="Times New Roman"/>
          <w:lang w:val="en-CA"/>
        </w:rPr>
        <w:t xml:space="preserve"> inside vs outside kelp forests, and </w:t>
      </w:r>
      <w:commentRangeStart w:id="42"/>
      <w:r w:rsidR="00B23B37">
        <w:rPr>
          <w:rFonts w:ascii="Times New Roman" w:hAnsi="Times New Roman" w:cs="Times New Roman"/>
          <w:lang w:val="en-CA"/>
        </w:rPr>
        <w:t>4</w:t>
      </w:r>
      <w:r w:rsidR="00F1731A">
        <w:rPr>
          <w:rFonts w:ascii="Times New Roman" w:hAnsi="Times New Roman" w:cs="Times New Roman"/>
          <w:lang w:val="en-CA"/>
        </w:rPr>
        <w:t>0</w:t>
      </w:r>
      <w:commentRangeEnd w:id="42"/>
      <w:r w:rsidR="00B23B37">
        <w:rPr>
          <w:rFonts w:ascii="Times New Roman" w:hAnsi="Times New Roman" w:cs="Times New Roman"/>
          <w:lang w:val="en-CA"/>
        </w:rPr>
        <w:t>x</w:t>
      </w:r>
      <w:r w:rsidR="00F62DF9">
        <w:rPr>
          <w:rStyle w:val="CommentReference"/>
        </w:rPr>
        <w:commentReference w:id="42"/>
      </w:r>
      <w:r w:rsidR="004739F8">
        <w:rPr>
          <w:rFonts w:ascii="Times New Roman" w:hAnsi="Times New Roman" w:cs="Times New Roman"/>
          <w:lang w:val="en-CA"/>
        </w:rPr>
        <w:t xml:space="preserve"> between cages with crabs vs cages </w:t>
      </w:r>
      <w:r w:rsidR="00A5377F">
        <w:rPr>
          <w:rFonts w:ascii="Times New Roman" w:hAnsi="Times New Roman" w:cs="Times New Roman"/>
          <w:lang w:val="en-CA"/>
        </w:rPr>
        <w:t xml:space="preserve">without crabs, </w:t>
      </w:r>
      <w:r w:rsidR="004739F8">
        <w:rPr>
          <w:rFonts w:ascii="Times New Roman" w:hAnsi="Times New Roman" w:cs="Times New Roman"/>
          <w:lang w:val="en-CA"/>
        </w:rPr>
        <w:t xml:space="preserve">which supports our hypothesis that animal-driven variability in nutrients is possible across all three spatial scales. </w:t>
      </w:r>
      <w:commentRangeStart w:id="43"/>
      <w:r w:rsidR="00246B2A">
        <w:rPr>
          <w:rFonts w:ascii="Times New Roman" w:hAnsi="Times New Roman" w:cs="Times New Roman"/>
          <w:lang w:val="en-CA"/>
        </w:rPr>
        <w:t>W</w:t>
      </w:r>
      <w:r>
        <w:rPr>
          <w:rFonts w:ascii="Times New Roman" w:hAnsi="Times New Roman" w:cs="Times New Roman"/>
          <w:lang w:val="en-CA"/>
        </w:rPr>
        <w:t xml:space="preserve">ater flow mediated the capacity for animals to </w:t>
      </w:r>
      <w:r w:rsidR="009A1C7A">
        <w:rPr>
          <w:rFonts w:ascii="Times New Roman" w:hAnsi="Times New Roman" w:cs="Times New Roman"/>
          <w:lang w:val="en-CA"/>
        </w:rPr>
        <w:t>saturate</w:t>
      </w:r>
      <w:r>
        <w:rPr>
          <w:rFonts w:ascii="Times New Roman" w:hAnsi="Times New Roman" w:cs="Times New Roman"/>
          <w:lang w:val="en-CA"/>
        </w:rPr>
        <w:t xml:space="preserve"> the water column with nutrients; </w:t>
      </w:r>
      <w:r w:rsidR="009A1C7A">
        <w:rPr>
          <w:rFonts w:ascii="Times New Roman" w:hAnsi="Times New Roman" w:cs="Times New Roman"/>
          <w:lang w:val="en-CA"/>
        </w:rPr>
        <w:t>among sites a flooding</w:t>
      </w:r>
      <w:r>
        <w:rPr>
          <w:rFonts w:ascii="Times New Roman" w:hAnsi="Times New Roman" w:cs="Times New Roman"/>
          <w:lang w:val="en-CA"/>
        </w:rPr>
        <w:t xml:space="preserve"> </w:t>
      </w:r>
      <w:r w:rsidR="009A1C7A">
        <w:rPr>
          <w:rFonts w:ascii="Times New Roman" w:hAnsi="Times New Roman" w:cs="Times New Roman"/>
          <w:lang w:val="en-CA"/>
        </w:rPr>
        <w:t xml:space="preserve">tide </w:t>
      </w:r>
      <w:r>
        <w:rPr>
          <w:rFonts w:ascii="Times New Roman" w:hAnsi="Times New Roman" w:cs="Times New Roman"/>
          <w:lang w:val="en-CA"/>
        </w:rPr>
        <w:t xml:space="preserve">seemed to “wash away” the impact of animals on NH₄⁺ </w:t>
      </w:r>
      <w:r>
        <w:rPr>
          <w:rFonts w:ascii="Times New Roman" w:hAnsi="Times New Roman" w:cs="Times New Roman"/>
          <w:lang w:val="en-CA"/>
        </w:rPr>
        <w:lastRenderedPageBreak/>
        <w:t>concentrations</w:t>
      </w:r>
      <w:r w:rsidR="009A1C7A">
        <w:rPr>
          <w:rFonts w:ascii="Times New Roman" w:hAnsi="Times New Roman" w:cs="Times New Roman"/>
          <w:lang w:val="en-CA"/>
        </w:rPr>
        <w:t>, but within sites moving water made kelps’ ability to slow flow and trap animal-regenerated nutrients more pronounced</w:t>
      </w:r>
      <w:commentRangeEnd w:id="43"/>
      <w:r w:rsidR="00A5377F">
        <w:rPr>
          <w:rStyle w:val="CommentReference"/>
        </w:rPr>
        <w:commentReference w:id="43"/>
      </w:r>
      <w:r w:rsidR="009A1C7A">
        <w:rPr>
          <w:rFonts w:ascii="Times New Roman" w:hAnsi="Times New Roman" w:cs="Times New Roman"/>
          <w:lang w:val="en-CA"/>
        </w:rPr>
        <w:t xml:space="preserve">. In the very-small scale caging experiments we only detected an effect </w:t>
      </w:r>
      <w:r w:rsidR="00A5377F">
        <w:rPr>
          <w:rFonts w:ascii="Times New Roman" w:hAnsi="Times New Roman" w:cs="Times New Roman"/>
          <w:lang w:val="en-CA"/>
        </w:rPr>
        <w:t xml:space="preserve">when the nutrient providers were crabs – an effect that we attribute mainly to the low water flow in </w:t>
      </w:r>
      <w:r w:rsidR="009A1C7A">
        <w:rPr>
          <w:rFonts w:ascii="Times New Roman" w:hAnsi="Times New Roman" w:cs="Times New Roman"/>
          <w:lang w:val="en-CA"/>
        </w:rPr>
        <w:t>the protected inlet</w:t>
      </w:r>
      <w:r w:rsidR="00A5377F">
        <w:rPr>
          <w:rFonts w:ascii="Times New Roman" w:hAnsi="Times New Roman" w:cs="Times New Roman"/>
          <w:lang w:val="en-CA"/>
        </w:rPr>
        <w:t xml:space="preserve"> rather than to a taxonomic effect.</w:t>
      </w:r>
    </w:p>
    <w:p w14:paraId="5C832253" w14:textId="77777777" w:rsidR="00306F1F" w:rsidRDefault="00306F1F" w:rsidP="00623DD8">
      <w:pPr>
        <w:spacing w:line="480" w:lineRule="auto"/>
        <w:rPr>
          <w:rFonts w:ascii="Times New Roman" w:hAnsi="Times New Roman" w:cs="Times New Roman"/>
          <w:lang w:val="en-CA"/>
        </w:rPr>
      </w:pPr>
    </w:p>
    <w:p w14:paraId="4C50880F" w14:textId="6EFCC64A" w:rsidR="00306F1F" w:rsidRPr="00306F1F" w:rsidRDefault="00306F1F" w:rsidP="00623DD8">
      <w:pPr>
        <w:spacing w:line="480" w:lineRule="auto"/>
        <w:rPr>
          <w:rFonts w:ascii="Times New Roman" w:hAnsi="Times New Roman" w:cs="Times New Roman"/>
          <w:i/>
          <w:iCs/>
          <w:lang w:val="en-CA"/>
        </w:rPr>
      </w:pPr>
      <w:r w:rsidRPr="00306F1F">
        <w:rPr>
          <w:rFonts w:ascii="Times New Roman" w:hAnsi="Times New Roman" w:cs="Times New Roman"/>
          <w:i/>
          <w:iCs/>
          <w:lang w:val="en-CA"/>
        </w:rPr>
        <w:t>Meso-scale</w:t>
      </w:r>
      <w:r w:rsidR="00A5377F">
        <w:rPr>
          <w:rFonts w:ascii="Times New Roman" w:hAnsi="Times New Roman" w:cs="Times New Roman"/>
          <w:i/>
          <w:iCs/>
          <w:lang w:val="en-CA"/>
        </w:rPr>
        <w:t xml:space="preserve"> variation</w:t>
      </w:r>
    </w:p>
    <w:p w14:paraId="17F00B66" w14:textId="7A95BD7B" w:rsidR="009509EA" w:rsidRDefault="004036C6" w:rsidP="00497588">
      <w:pPr>
        <w:spacing w:line="480" w:lineRule="auto"/>
        <w:rPr>
          <w:rFonts w:ascii="Times New Roman" w:hAnsi="Times New Roman" w:cs="Times New Roman"/>
          <w:lang w:val="en-CA"/>
        </w:rPr>
      </w:pPr>
      <w:r w:rsidRPr="00BA1DFE">
        <w:rPr>
          <w:rFonts w:ascii="Times New Roman" w:hAnsi="Times New Roman" w:cs="Times New Roman"/>
          <w:lang w:val="en-CA"/>
        </w:rPr>
        <w:t xml:space="preserve">Among rocky reef sites, </w:t>
      </w:r>
      <w:r w:rsidR="002B53A4" w:rsidRPr="00BA1DFE">
        <w:rPr>
          <w:rFonts w:ascii="Times New Roman" w:hAnsi="Times New Roman" w:cs="Times New Roman"/>
          <w:lang w:val="en-CA"/>
        </w:rPr>
        <w:t>we detected a 1</w:t>
      </w:r>
      <w:r w:rsidR="00D44394">
        <w:rPr>
          <w:rFonts w:ascii="Times New Roman" w:hAnsi="Times New Roman" w:cs="Times New Roman"/>
          <w:lang w:val="en-CA"/>
        </w:rPr>
        <w:t>6</w:t>
      </w:r>
      <w:r w:rsidR="002B53A4" w:rsidRPr="00BA1DFE">
        <w:rPr>
          <w:rFonts w:ascii="Times New Roman" w:hAnsi="Times New Roman" w:cs="Times New Roman"/>
          <w:lang w:val="en-CA"/>
        </w:rPr>
        <w:t xml:space="preserve">-fold difference in NH₄⁺ between </w:t>
      </w:r>
      <w:r w:rsidR="001C535E">
        <w:rPr>
          <w:rFonts w:ascii="Times New Roman" w:hAnsi="Times New Roman" w:cs="Times New Roman"/>
          <w:lang w:val="en-CA"/>
        </w:rPr>
        <w:t xml:space="preserve">sites with </w:t>
      </w:r>
      <w:r w:rsidR="002B53A4" w:rsidRPr="00BA1DFE">
        <w:rPr>
          <w:rFonts w:ascii="Times New Roman" w:hAnsi="Times New Roman" w:cs="Times New Roman"/>
          <w:lang w:val="en-CA"/>
        </w:rPr>
        <w:t xml:space="preserve">the lowest and highest </w:t>
      </w:r>
      <w:r w:rsidR="001C535E">
        <w:rPr>
          <w:rFonts w:ascii="Times New Roman" w:hAnsi="Times New Roman" w:cs="Times New Roman"/>
          <w:lang w:val="en-CA"/>
        </w:rPr>
        <w:t>concentrations</w:t>
      </w:r>
      <w:r w:rsidR="00E271AE">
        <w:rPr>
          <w:rFonts w:ascii="Times New Roman" w:hAnsi="Times New Roman" w:cs="Times New Roman"/>
          <w:lang w:val="en-CA"/>
        </w:rPr>
        <w:t xml:space="preserve">. </w:t>
      </w:r>
      <w:r w:rsidR="008955F6" w:rsidRPr="00BA1DFE">
        <w:rPr>
          <w:rFonts w:ascii="Times New Roman" w:hAnsi="Times New Roman" w:cs="Times New Roman"/>
          <w:lang w:val="en-CA"/>
        </w:rPr>
        <w:t xml:space="preserve">This </w:t>
      </w:r>
      <w:r w:rsidR="001C535E">
        <w:rPr>
          <w:rFonts w:ascii="Times New Roman" w:hAnsi="Times New Roman" w:cs="Times New Roman"/>
          <w:lang w:val="en-CA"/>
        </w:rPr>
        <w:t xml:space="preserve">difference </w:t>
      </w:r>
      <w:r w:rsidR="008955F6" w:rsidRPr="00BA1DFE">
        <w:rPr>
          <w:rFonts w:ascii="Times New Roman" w:hAnsi="Times New Roman" w:cs="Times New Roman"/>
          <w:lang w:val="en-CA"/>
        </w:rPr>
        <w:t xml:space="preserve">is substantially larger than </w:t>
      </w:r>
      <w:r w:rsidR="001C535E">
        <w:rPr>
          <w:rFonts w:ascii="Times New Roman" w:hAnsi="Times New Roman" w:cs="Times New Roman"/>
          <w:lang w:val="en-CA"/>
        </w:rPr>
        <w:t xml:space="preserve">previous </w:t>
      </w:r>
      <w:r w:rsidR="008955F6" w:rsidRPr="00BA1DFE">
        <w:rPr>
          <w:rFonts w:ascii="Times New Roman" w:hAnsi="Times New Roman" w:cs="Times New Roman"/>
          <w:lang w:val="en-CA"/>
        </w:rPr>
        <w:t>measurements of among-site variation in nitrate (3.7x and 6.5x</w:t>
      </w:r>
      <w:r w:rsidR="00BA1DFE" w:rsidRPr="00BA1DFE">
        <w:rPr>
          <w:rFonts w:ascii="Times New Roman" w:hAnsi="Times New Roman" w:cs="Times New Roman"/>
          <w:lang w:val="en-CA"/>
        </w:rPr>
        <w:t>) and ammonium (0.4x and 0.8x) from the same region</w:t>
      </w:r>
      <w:r w:rsidR="008955F6" w:rsidRPr="00BA1DFE">
        <w:rPr>
          <w:rFonts w:ascii="Times New Roman" w:hAnsi="Times New Roman" w:cs="Times New Roman"/>
          <w:lang w:val="en-CA"/>
        </w:rPr>
        <w:t xml:space="preserve"> </w:t>
      </w:r>
      <w:r w:rsidR="008955F6" w:rsidRPr="00BA1DFE">
        <w:rPr>
          <w:rFonts w:ascii="Times New Roman" w:hAnsi="Times New Roman" w:cs="Times New Roman"/>
          <w:lang w:val="en-CA"/>
        </w:rPr>
        <w:fldChar w:fldCharType="begin"/>
      </w:r>
      <w:r w:rsidR="008955F6" w:rsidRPr="00BA1DFE">
        <w:rPr>
          <w:rFonts w:ascii="Times New Roman" w:hAnsi="Times New Roman" w:cs="Times New Roman"/>
          <w:lang w:val="en-CA"/>
        </w:rPr>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rPr>
          <w:rFonts w:ascii="Times New Roman" w:hAnsi="Times New Roman" w:cs="Times New Roman"/>
          <w:lang w:val="en-CA"/>
        </w:rPr>
        <w:fldChar w:fldCharType="separate"/>
      </w:r>
      <w:r w:rsidR="008955F6" w:rsidRPr="00BA1DFE">
        <w:rPr>
          <w:rFonts w:ascii="Times New Roman" w:hAnsi="Times New Roman" w:cs="Times New Roman"/>
          <w:noProof/>
          <w:lang w:val="en-CA"/>
        </w:rPr>
        <w:t>(Druehl et al., 1989; Hurd et al., 2000)</w:t>
      </w:r>
      <w:r w:rsidR="008955F6" w:rsidRPr="00BA1DFE">
        <w:rPr>
          <w:rFonts w:ascii="Times New Roman" w:hAnsi="Times New Roman" w:cs="Times New Roman"/>
          <w:lang w:val="en-CA"/>
        </w:rPr>
        <w:fldChar w:fldCharType="end"/>
      </w:r>
      <w:r w:rsidR="007014A8">
        <w:rPr>
          <w:rFonts w:ascii="Times New Roman" w:hAnsi="Times New Roman" w:cs="Times New Roman"/>
          <w:lang w:val="en-CA"/>
        </w:rPr>
        <w:t xml:space="preserve">, and </w:t>
      </w:r>
      <w:r w:rsidR="00BA1DFE" w:rsidRPr="00BA1DFE">
        <w:rPr>
          <w:rFonts w:ascii="Times New Roman" w:hAnsi="Times New Roman" w:cs="Times New Roman"/>
          <w:lang w:val="en-CA"/>
        </w:rPr>
        <w:t xml:space="preserve">larger than among-site NH₄⁺ differences measured in nearby </w:t>
      </w:r>
      <w:r w:rsidR="001C535E">
        <w:rPr>
          <w:rFonts w:ascii="Times New Roman" w:hAnsi="Times New Roman" w:cs="Times New Roman"/>
          <w:lang w:val="en-CA"/>
        </w:rPr>
        <w:t>Washington state</w:t>
      </w:r>
      <w:r w:rsidR="001C535E" w:rsidRPr="00BA1DFE">
        <w:rPr>
          <w:rFonts w:ascii="Times New Roman" w:hAnsi="Times New Roman" w:cs="Times New Roman"/>
          <w:lang w:val="en-CA"/>
        </w:rPr>
        <w:t xml:space="preserve"> </w:t>
      </w:r>
      <w:r w:rsidR="00BA1DFE" w:rsidRPr="00BA1DFE">
        <w:rPr>
          <w:rFonts w:ascii="Times New Roman" w:hAnsi="Times New Roman" w:cs="Times New Roman"/>
          <w:lang w:val="en-CA"/>
        </w:rPr>
        <w:t>(1.1x</w:t>
      </w:r>
      <w:r w:rsidR="004F2705">
        <w:rPr>
          <w:rFonts w:ascii="Times New Roman" w:hAnsi="Times New Roman" w:cs="Times New Roman"/>
          <w:lang w:val="en-CA"/>
        </w:rPr>
        <w:t>,</w:t>
      </w:r>
      <w:r w:rsidR="00BA1DFE" w:rsidRPr="00BA1DFE">
        <w:rPr>
          <w:rFonts w:ascii="Times New Roman" w:hAnsi="Times New Roman" w:cs="Times New Roman"/>
          <w:lang w:val="en-CA"/>
        </w:rPr>
        <w:t xml:space="preserve"> </w:t>
      </w:r>
      <w:r w:rsidR="00BA1DFE" w:rsidRPr="00BA1DFE">
        <w:rPr>
          <w:rFonts w:ascii="Times New Roman" w:hAnsi="Times New Roman" w:cs="Times New Roman"/>
          <w:lang w:val="en-CA"/>
        </w:rPr>
        <w:fldChar w:fldCharType="begin"/>
      </w:r>
      <w:r w:rsidR="00BA1DFE" w:rsidRPr="00BA1DFE">
        <w:rPr>
          <w:rFonts w:ascii="Times New Roman" w:hAnsi="Times New Roman" w:cs="Times New Roman"/>
          <w:lang w:val="en-CA"/>
        </w:rPr>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rPr>
          <w:rFonts w:ascii="Times New Roman" w:hAnsi="Times New Roman" w:cs="Times New Roman"/>
          <w:lang w:val="en-CA"/>
        </w:rPr>
        <w:fldChar w:fldCharType="separate"/>
      </w:r>
      <w:r w:rsidR="00BA1DFE" w:rsidRPr="00BA1DFE">
        <w:rPr>
          <w:rFonts w:ascii="Times New Roman" w:hAnsi="Times New Roman" w:cs="Times New Roman"/>
          <w:noProof/>
          <w:lang w:val="en-CA"/>
        </w:rPr>
        <w:t>Pfister et al., 2014)</w:t>
      </w:r>
      <w:r w:rsidR="00BA1DFE" w:rsidRPr="00BA1DFE">
        <w:rPr>
          <w:rFonts w:ascii="Times New Roman" w:hAnsi="Times New Roman" w:cs="Times New Roman"/>
          <w:lang w:val="en-CA"/>
        </w:rPr>
        <w:fldChar w:fldCharType="end"/>
      </w:r>
      <w:r w:rsidR="00BA1DFE">
        <w:rPr>
          <w:rFonts w:ascii="Times New Roman" w:hAnsi="Times New Roman" w:cs="Times New Roman"/>
          <w:lang w:val="en-CA"/>
        </w:rPr>
        <w:t xml:space="preserve">. </w:t>
      </w:r>
      <w:r w:rsidR="001C535E">
        <w:rPr>
          <w:rFonts w:ascii="Times New Roman" w:hAnsi="Times New Roman" w:cs="Times New Roman"/>
          <w:lang w:val="en-CA"/>
        </w:rPr>
        <w:t>The only predictor of among-site differences in ammonium that emerged from our analyses was</w:t>
      </w:r>
      <w:r w:rsidR="00BA1DFE">
        <w:rPr>
          <w:rFonts w:ascii="Times New Roman" w:hAnsi="Times New Roman" w:cs="Times New Roman"/>
          <w:lang w:val="en-CA"/>
        </w:rPr>
        <w:t xml:space="preserve"> a</w:t>
      </w:r>
      <w:r w:rsidR="00AF52A3">
        <w:rPr>
          <w:rFonts w:ascii="Times New Roman" w:hAnsi="Times New Roman" w:cs="Times New Roman"/>
          <w:lang w:val="en-CA"/>
        </w:rPr>
        <w:t xml:space="preserve"> negative</w:t>
      </w:r>
      <w:r w:rsidR="00BA1DFE">
        <w:rPr>
          <w:rFonts w:ascii="Times New Roman" w:hAnsi="Times New Roman" w:cs="Times New Roman"/>
          <w:lang w:val="en-CA"/>
        </w:rPr>
        <w:t xml:space="preserve"> interaction between tide exchange and animal abundance, whereby animal excretions may enrich the seawater when the tide is </w:t>
      </w:r>
      <w:r w:rsidR="001C535E">
        <w:rPr>
          <w:rFonts w:ascii="Times New Roman" w:hAnsi="Times New Roman" w:cs="Times New Roman"/>
          <w:lang w:val="en-CA"/>
        </w:rPr>
        <w:t>ebbing</w:t>
      </w:r>
      <w:r w:rsidR="00BA1DFE">
        <w:rPr>
          <w:rFonts w:ascii="Times New Roman" w:hAnsi="Times New Roman" w:cs="Times New Roman"/>
          <w:lang w:val="en-CA"/>
        </w:rPr>
        <w:t xml:space="preserve"> and standing still, but </w:t>
      </w:r>
      <w:r w:rsidR="001C535E">
        <w:rPr>
          <w:rFonts w:ascii="Times New Roman" w:hAnsi="Times New Roman" w:cs="Times New Roman"/>
          <w:lang w:val="en-CA"/>
        </w:rPr>
        <w:t xml:space="preserve">the effect of animal abundance is washed away </w:t>
      </w:r>
      <w:r w:rsidR="00BA1DFE">
        <w:rPr>
          <w:rFonts w:ascii="Times New Roman" w:hAnsi="Times New Roman" w:cs="Times New Roman"/>
          <w:lang w:val="en-CA"/>
        </w:rPr>
        <w:t>when the tide comes in it.</w:t>
      </w:r>
      <w:r w:rsidR="00A9700D">
        <w:rPr>
          <w:rFonts w:ascii="Times New Roman" w:hAnsi="Times New Roman" w:cs="Times New Roman"/>
          <w:lang w:val="en-CA"/>
        </w:rPr>
        <w:t xml:space="preserve"> We did not </w:t>
      </w:r>
      <w:r w:rsidR="00525526">
        <w:rPr>
          <w:rFonts w:ascii="Times New Roman" w:hAnsi="Times New Roman" w:cs="Times New Roman"/>
          <w:lang w:val="en-CA"/>
        </w:rPr>
        <w:t>quantify</w:t>
      </w:r>
      <w:r w:rsidR="00A9700D">
        <w:rPr>
          <w:rFonts w:ascii="Times New Roman" w:hAnsi="Times New Roman" w:cs="Times New Roman"/>
          <w:lang w:val="en-CA"/>
        </w:rPr>
        <w:t xml:space="preserve"> intertidal animals </w:t>
      </w:r>
      <w:r w:rsidR="00525526">
        <w:rPr>
          <w:rFonts w:ascii="Times New Roman" w:hAnsi="Times New Roman" w:cs="Times New Roman"/>
          <w:lang w:val="en-CA"/>
        </w:rPr>
        <w:t>or microbial regeneration, which are additional sources of NH₄⁺</w:t>
      </w:r>
      <w:r w:rsidR="00CF009F">
        <w:rPr>
          <w:rFonts w:ascii="Times New Roman" w:hAnsi="Times New Roman" w:cs="Times New Roman"/>
          <w:lang w:val="en-CA"/>
        </w:rPr>
        <w:t xml:space="preserve"> </w:t>
      </w:r>
      <w:r w:rsidR="00CF009F">
        <w:rPr>
          <w:rFonts w:ascii="Times New Roman" w:hAnsi="Times New Roman" w:cs="Times New Roman"/>
          <w:lang w:val="en-CA"/>
        </w:rPr>
        <w:fldChar w:fldCharType="begin"/>
      </w:r>
      <w:r w:rsidR="00CF009F">
        <w:rPr>
          <w:rFonts w:ascii="Times New Roman" w:hAnsi="Times New Roman" w:cs="Times New Roman"/>
          <w:lang w:val="en-CA"/>
        </w:rPr>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Pr>
          <w:rFonts w:ascii="Times New Roman" w:hAnsi="Times New Roman" w:cs="Times New Roman"/>
          <w:lang w:val="en-CA"/>
        </w:rPr>
        <w:fldChar w:fldCharType="separate"/>
      </w:r>
      <w:r w:rsidR="00CF009F">
        <w:rPr>
          <w:rFonts w:ascii="Times New Roman" w:hAnsi="Times New Roman" w:cs="Times New Roman"/>
          <w:noProof/>
          <w:lang w:val="en-CA"/>
        </w:rPr>
        <w:t>(Aquilino et al., 2009; Lowman et al., 2023)</w:t>
      </w:r>
      <w:r w:rsidR="00CF009F">
        <w:rPr>
          <w:rFonts w:ascii="Times New Roman" w:hAnsi="Times New Roman" w:cs="Times New Roman"/>
          <w:lang w:val="en-CA"/>
        </w:rPr>
        <w:fldChar w:fldCharType="end"/>
      </w:r>
      <w:r w:rsidR="001C535E">
        <w:rPr>
          <w:rFonts w:ascii="Times New Roman" w:hAnsi="Times New Roman" w:cs="Times New Roman"/>
          <w:lang w:val="en-CA"/>
        </w:rPr>
        <w:t xml:space="preserve"> but these might be more important in shallower waters and in soft-sediment areas than on the </w:t>
      </w:r>
      <w:r w:rsidR="000D0CF1">
        <w:rPr>
          <w:rFonts w:ascii="Times New Roman" w:hAnsi="Times New Roman" w:cs="Times New Roman"/>
          <w:lang w:val="en-CA"/>
        </w:rPr>
        <w:t xml:space="preserve">subtidal </w:t>
      </w:r>
      <w:r w:rsidR="001C535E">
        <w:rPr>
          <w:rFonts w:ascii="Times New Roman" w:hAnsi="Times New Roman" w:cs="Times New Roman"/>
          <w:lang w:val="en-CA"/>
        </w:rPr>
        <w:t>rock reefs we studied</w:t>
      </w:r>
      <w:r w:rsidR="00525526">
        <w:rPr>
          <w:rFonts w:ascii="Times New Roman" w:hAnsi="Times New Roman" w:cs="Times New Roman"/>
          <w:lang w:val="en-CA"/>
        </w:rPr>
        <w:t>.</w:t>
      </w:r>
      <w:r w:rsidR="00F03F07">
        <w:rPr>
          <w:rFonts w:ascii="Times New Roman" w:hAnsi="Times New Roman" w:cs="Times New Roman"/>
          <w:lang w:val="en-CA"/>
        </w:rPr>
        <w:t xml:space="preserve"> </w:t>
      </w:r>
      <w:r w:rsidR="001C535E">
        <w:rPr>
          <w:rFonts w:ascii="Times New Roman" w:hAnsi="Times New Roman" w:cs="Times New Roman"/>
          <w:lang w:val="en-CA"/>
        </w:rPr>
        <w:t>We conclude that</w:t>
      </w:r>
      <w:r w:rsidR="00525526">
        <w:rPr>
          <w:rFonts w:ascii="Times New Roman" w:hAnsi="Times New Roman" w:cs="Times New Roman"/>
          <w:lang w:val="en-CA"/>
        </w:rPr>
        <w:t xml:space="preserve"> animal-regenerated nutrients likely contribute to meso-scale</w:t>
      </w:r>
      <w:r w:rsidR="00A9700D">
        <w:rPr>
          <w:rFonts w:ascii="Times New Roman" w:hAnsi="Times New Roman" w:cs="Times New Roman"/>
          <w:lang w:val="en-CA"/>
        </w:rPr>
        <w:t xml:space="preserve"> variation in NH₄⁺ </w:t>
      </w:r>
      <w:r w:rsidR="00B50E76">
        <w:rPr>
          <w:rFonts w:ascii="Times New Roman" w:hAnsi="Times New Roman" w:cs="Times New Roman"/>
          <w:lang w:val="en-CA"/>
        </w:rPr>
        <w:t xml:space="preserve">in an unexpected, dynamic, tide-associated manner, </w:t>
      </w:r>
      <w:r w:rsidR="00A9700D">
        <w:rPr>
          <w:rFonts w:ascii="Times New Roman" w:hAnsi="Times New Roman" w:cs="Times New Roman"/>
          <w:lang w:val="en-CA"/>
        </w:rPr>
        <w:t>which could drive among-site variation in primary productivity</w:t>
      </w:r>
      <w:r w:rsidR="00525526">
        <w:rPr>
          <w:rFonts w:ascii="Times New Roman" w:hAnsi="Times New Roman" w:cs="Times New Roman"/>
          <w:lang w:val="en-CA"/>
        </w:rPr>
        <w:t xml:space="preserve"> and thus bottom-up control</w:t>
      </w:r>
      <w:r w:rsidR="00A9700D">
        <w:rPr>
          <w:rFonts w:ascii="Times New Roman" w:hAnsi="Times New Roman" w:cs="Times New Roman"/>
          <w:lang w:val="en-CA"/>
        </w:rPr>
        <w:t xml:space="preserve">. </w:t>
      </w:r>
    </w:p>
    <w:p w14:paraId="6A6EF8AF" w14:textId="77777777" w:rsidR="00306F1F" w:rsidRDefault="00306F1F" w:rsidP="00360246">
      <w:pPr>
        <w:spacing w:line="480" w:lineRule="auto"/>
        <w:ind w:firstLine="360"/>
        <w:rPr>
          <w:rFonts w:ascii="Times New Roman" w:hAnsi="Times New Roman" w:cs="Times New Roman"/>
          <w:lang w:val="en-CA"/>
        </w:rPr>
      </w:pPr>
    </w:p>
    <w:p w14:paraId="0E3846E6" w14:textId="3978F5F8" w:rsidR="00306F1F" w:rsidRPr="00306F1F" w:rsidRDefault="00306F1F" w:rsidP="00306F1F">
      <w:pPr>
        <w:spacing w:line="480" w:lineRule="auto"/>
        <w:rPr>
          <w:rFonts w:ascii="Times New Roman" w:hAnsi="Times New Roman" w:cs="Times New Roman"/>
          <w:i/>
          <w:iCs/>
          <w:lang w:val="en-CA"/>
        </w:rPr>
      </w:pPr>
      <w:commentRangeStart w:id="44"/>
      <w:r w:rsidRPr="00306F1F">
        <w:rPr>
          <w:rFonts w:ascii="Times New Roman" w:hAnsi="Times New Roman" w:cs="Times New Roman"/>
          <w:i/>
          <w:iCs/>
          <w:lang w:val="en-CA"/>
        </w:rPr>
        <w:t>Small</w:t>
      </w:r>
      <w:commentRangeEnd w:id="44"/>
      <w:r w:rsidR="00497588">
        <w:rPr>
          <w:rStyle w:val="CommentReference"/>
        </w:rPr>
        <w:commentReference w:id="44"/>
      </w:r>
      <w:r w:rsidRPr="00306F1F">
        <w:rPr>
          <w:rFonts w:ascii="Times New Roman" w:hAnsi="Times New Roman" w:cs="Times New Roman"/>
          <w:i/>
          <w:iCs/>
          <w:lang w:val="en-CA"/>
        </w:rPr>
        <w:t>-scale</w:t>
      </w:r>
      <w:r w:rsidR="000D0CF1">
        <w:rPr>
          <w:rFonts w:ascii="Times New Roman" w:hAnsi="Times New Roman" w:cs="Times New Roman"/>
          <w:i/>
          <w:iCs/>
          <w:lang w:val="en-CA"/>
        </w:rPr>
        <w:t xml:space="preserve"> variation</w:t>
      </w:r>
    </w:p>
    <w:p w14:paraId="4BB14774" w14:textId="6688C8D2" w:rsidR="00737B8A" w:rsidRDefault="00CF009F" w:rsidP="00683C48">
      <w:pPr>
        <w:spacing w:line="480" w:lineRule="auto"/>
        <w:rPr>
          <w:rFonts w:ascii="Times New Roman" w:hAnsi="Times New Roman" w:cs="Times New Roman"/>
          <w:lang w:val="en-CA"/>
        </w:rPr>
      </w:pPr>
      <w:commentRangeStart w:id="45"/>
      <w:commentRangeStart w:id="46"/>
      <w:r>
        <w:rPr>
          <w:rFonts w:ascii="Times New Roman" w:hAnsi="Times New Roman" w:cs="Times New Roman"/>
          <w:lang w:val="en-CA"/>
        </w:rPr>
        <w:lastRenderedPageBreak/>
        <w:t>We</w:t>
      </w:r>
      <w:commentRangeEnd w:id="45"/>
      <w:r w:rsidR="00A37BD2">
        <w:rPr>
          <w:rStyle w:val="CommentReference"/>
        </w:rPr>
        <w:commentReference w:id="45"/>
      </w:r>
      <w:commentRangeEnd w:id="46"/>
      <w:r w:rsidR="00584638">
        <w:rPr>
          <w:rStyle w:val="CommentReference"/>
        </w:rPr>
        <w:commentReference w:id="46"/>
      </w:r>
      <w:r>
        <w:rPr>
          <w:rFonts w:ascii="Times New Roman" w:hAnsi="Times New Roman" w:cs="Times New Roman"/>
          <w:lang w:val="en-CA"/>
        </w:rPr>
        <w:t xml:space="preserve"> found evidence of kelp-mediated variation </w:t>
      </w:r>
      <w:r w:rsidR="009509EA">
        <w:rPr>
          <w:rFonts w:ascii="Times New Roman" w:hAnsi="Times New Roman" w:cs="Times New Roman"/>
          <w:lang w:val="en-CA"/>
        </w:rPr>
        <w:t>in nutrients on a smaller scale (5 m) than previously established</w:t>
      </w:r>
      <w:r w:rsidR="00B50E76">
        <w:rPr>
          <w:rFonts w:ascii="Times New Roman" w:hAnsi="Times New Roman" w:cs="Times New Roman"/>
          <w:lang w:val="en-CA"/>
        </w:rPr>
        <w:t xml:space="preserve">. </w:t>
      </w:r>
      <w:r w:rsidR="00A83EAE">
        <w:rPr>
          <w:rFonts w:ascii="Times New Roman" w:hAnsi="Times New Roman" w:cs="Times New Roman"/>
          <w:lang w:val="en-CA"/>
        </w:rPr>
        <w:t xml:space="preserve">Higher NH₄⁺ inside high-density kelp forests has been documented </w:t>
      </w:r>
      <w:r w:rsidR="00A83EAE">
        <w:rPr>
          <w:rFonts w:ascii="Times New Roman" w:hAnsi="Times New Roman" w:cs="Times New Roman"/>
          <w:lang w:val="en-CA"/>
        </w:rPr>
        <w:fldChar w:fldCharType="begin"/>
      </w:r>
      <w:r w:rsidR="00A83EAE">
        <w:rPr>
          <w:rFonts w:ascii="Times New Roman" w:hAnsi="Times New Roman" w:cs="Times New Roman"/>
          <w:lang w:val="en-CA"/>
        </w:rPr>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Pr>
          <w:rFonts w:ascii="Times New Roman" w:hAnsi="Times New Roman" w:cs="Times New Roman"/>
          <w:lang w:val="en-CA"/>
        </w:rPr>
        <w:fldChar w:fldCharType="separate"/>
      </w:r>
      <w:r w:rsidR="00A83EAE">
        <w:rPr>
          <w:rFonts w:ascii="Times New Roman" w:hAnsi="Times New Roman" w:cs="Times New Roman"/>
          <w:noProof/>
          <w:lang w:val="en-CA"/>
        </w:rPr>
        <w:t>(e.g., Pfister et al., 2019)</w:t>
      </w:r>
      <w:r w:rsidR="00A83EAE">
        <w:rPr>
          <w:rFonts w:ascii="Times New Roman" w:hAnsi="Times New Roman" w:cs="Times New Roman"/>
          <w:lang w:val="en-CA"/>
        </w:rPr>
        <w:fldChar w:fldCharType="end"/>
      </w:r>
      <w:r w:rsidR="00A83EAE">
        <w:rPr>
          <w:rFonts w:ascii="Times New Roman" w:hAnsi="Times New Roman" w:cs="Times New Roman"/>
          <w:lang w:val="en-CA"/>
        </w:rPr>
        <w:t xml:space="preserve">, but these </w:t>
      </w:r>
      <w:r w:rsidR="007014A8">
        <w:rPr>
          <w:rFonts w:ascii="Times New Roman" w:hAnsi="Times New Roman" w:cs="Times New Roman"/>
          <w:lang w:val="en-CA"/>
        </w:rPr>
        <w:t>studies</w:t>
      </w:r>
      <w:r w:rsidR="004F2705">
        <w:rPr>
          <w:rFonts w:ascii="Times New Roman" w:hAnsi="Times New Roman" w:cs="Times New Roman"/>
          <w:lang w:val="en-CA"/>
        </w:rPr>
        <w:t xml:space="preserve"> </w:t>
      </w:r>
      <w:r w:rsidR="009509EA">
        <w:rPr>
          <w:rFonts w:ascii="Times New Roman" w:hAnsi="Times New Roman" w:cs="Times New Roman"/>
          <w:lang w:val="en-CA"/>
        </w:rPr>
        <w:t xml:space="preserve">compared </w:t>
      </w:r>
      <w:r w:rsidR="00497588">
        <w:rPr>
          <w:rFonts w:ascii="Times New Roman" w:hAnsi="Times New Roman" w:cs="Times New Roman"/>
          <w:lang w:val="en-CA"/>
        </w:rPr>
        <w:t>NH₄⁺</w:t>
      </w:r>
      <w:r w:rsidR="00497588">
        <w:rPr>
          <w:rFonts w:ascii="Times New Roman" w:hAnsi="Times New Roman" w:cs="Times New Roman"/>
          <w:lang w:val="en-CA"/>
        </w:rPr>
        <w:t xml:space="preserve"> </w:t>
      </w:r>
      <w:r w:rsidR="009509EA">
        <w:rPr>
          <w:rFonts w:ascii="Times New Roman" w:hAnsi="Times New Roman" w:cs="Times New Roman"/>
          <w:lang w:val="en-CA"/>
        </w:rPr>
        <w:t xml:space="preserve">samples taken </w:t>
      </w:r>
      <w:r w:rsidR="00B50E76">
        <w:rPr>
          <w:rFonts w:ascii="Times New Roman" w:hAnsi="Times New Roman" w:cs="Times New Roman"/>
          <w:lang w:val="en-CA"/>
        </w:rPr>
        <w:t xml:space="preserve">at the surface from the middle of very large kelp forests to sites more than </w:t>
      </w:r>
      <w:commentRangeStart w:id="47"/>
      <w:commentRangeStart w:id="48"/>
      <w:r w:rsidR="009509EA">
        <w:rPr>
          <w:rFonts w:ascii="Times New Roman" w:hAnsi="Times New Roman" w:cs="Times New Roman"/>
          <w:lang w:val="en-CA"/>
        </w:rPr>
        <w:t xml:space="preserve">100 m </w:t>
      </w:r>
      <w:r w:rsidR="00B50E76">
        <w:rPr>
          <w:rFonts w:ascii="Times New Roman" w:hAnsi="Times New Roman" w:cs="Times New Roman"/>
          <w:lang w:val="en-CA"/>
        </w:rPr>
        <w:t>away</w:t>
      </w:r>
      <w:r w:rsidR="00A83EAE">
        <w:rPr>
          <w:rFonts w:ascii="Times New Roman" w:hAnsi="Times New Roman" w:cs="Times New Roman"/>
          <w:lang w:val="en-CA"/>
        </w:rPr>
        <w:t xml:space="preserve"> from the forest edges</w:t>
      </w:r>
      <w:r w:rsidR="00B50E76">
        <w:rPr>
          <w:rFonts w:ascii="Times New Roman" w:hAnsi="Times New Roman" w:cs="Times New Roman"/>
          <w:lang w:val="en-CA"/>
        </w:rPr>
        <w:t xml:space="preserve"> </w:t>
      </w:r>
      <w:commentRangeEnd w:id="47"/>
      <w:r w:rsidR="00A83EAE">
        <w:rPr>
          <w:rStyle w:val="CommentReference"/>
        </w:rPr>
        <w:commentReference w:id="47"/>
      </w:r>
      <w:commentRangeEnd w:id="48"/>
      <w:r w:rsidR="00497588">
        <w:rPr>
          <w:rStyle w:val="CommentReference"/>
        </w:rPr>
        <w:commentReference w:id="48"/>
      </w:r>
      <w:r w:rsidR="009509EA">
        <w:rPr>
          <w:rFonts w:ascii="Times New Roman" w:hAnsi="Times New Roman" w:cs="Times New Roman"/>
          <w:lang w:val="en-CA"/>
        </w:rPr>
        <w:fldChar w:fldCharType="begin"/>
      </w:r>
      <w:r w:rsidR="009509EA">
        <w:rPr>
          <w:rFonts w:ascii="Times New Roman" w:hAnsi="Times New Roman" w:cs="Times New Roman"/>
          <w:lang w:val="en-CA"/>
        </w:rPr>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Pr>
          <w:rFonts w:ascii="Times New Roman" w:hAnsi="Times New Roman" w:cs="Times New Roman"/>
          <w:lang w:val="en-CA"/>
        </w:rPr>
        <w:fldChar w:fldCharType="separate"/>
      </w:r>
      <w:r w:rsidR="009509EA">
        <w:rPr>
          <w:rFonts w:ascii="Times New Roman" w:hAnsi="Times New Roman" w:cs="Times New Roman"/>
          <w:noProof/>
          <w:lang w:val="en-CA"/>
        </w:rPr>
        <w:t>(Pfister et al., 2019; Stewart et al., 2009; Traiger et al., 2022)</w:t>
      </w:r>
      <w:r w:rsidR="009509EA">
        <w:rPr>
          <w:rFonts w:ascii="Times New Roman" w:hAnsi="Times New Roman" w:cs="Times New Roman"/>
          <w:lang w:val="en-CA"/>
        </w:rPr>
        <w:fldChar w:fldCharType="end"/>
      </w:r>
      <w:r w:rsidR="009509EA">
        <w:rPr>
          <w:rFonts w:ascii="Times New Roman" w:hAnsi="Times New Roman" w:cs="Times New Roman"/>
          <w:lang w:val="en-CA"/>
        </w:rPr>
        <w:t>.</w:t>
      </w:r>
      <w:r w:rsidR="004F2705">
        <w:rPr>
          <w:rFonts w:ascii="Times New Roman" w:hAnsi="Times New Roman" w:cs="Times New Roman"/>
          <w:lang w:val="en-CA"/>
        </w:rPr>
        <w:t xml:space="preserve"> </w:t>
      </w:r>
      <w:r w:rsidR="00A83EAE">
        <w:rPr>
          <w:rFonts w:ascii="Times New Roman" w:hAnsi="Times New Roman" w:cs="Times New Roman"/>
          <w:lang w:val="en-CA"/>
        </w:rPr>
        <w:t>B</w:t>
      </w:r>
      <w:r w:rsidR="009509EA">
        <w:rPr>
          <w:rFonts w:ascii="Times New Roman" w:hAnsi="Times New Roman" w:cs="Times New Roman"/>
          <w:lang w:val="en-CA"/>
        </w:rPr>
        <w:t xml:space="preserve">y sampling across a gradient of kelp densities we further demonstrate a positive relationship between kelp biomass and NH₄⁺ retention. </w:t>
      </w:r>
      <w:r w:rsidR="005D42E1">
        <w:rPr>
          <w:rFonts w:ascii="Times New Roman" w:hAnsi="Times New Roman" w:cs="Times New Roman"/>
          <w:lang w:val="en-CA"/>
        </w:rPr>
        <w:t xml:space="preserve">The retention of NH₄⁺ observed is likely due to the dampening of flow within the kelp forest bed and subsequent acceleration of flow around the edges </w:t>
      </w:r>
      <w:r w:rsidR="005D42E1">
        <w:rPr>
          <w:rFonts w:ascii="Times New Roman" w:hAnsi="Times New Roman" w:cs="Times New Roman"/>
          <w:lang w:val="en-CA"/>
        </w:rPr>
        <w:fldChar w:fldCharType="begin"/>
      </w:r>
      <w:r w:rsidR="005D42E1">
        <w:rPr>
          <w:rFonts w:ascii="Times New Roman" w:hAnsi="Times New Roman" w:cs="Times New Roman"/>
          <w:lang w:val="en-CA"/>
        </w:rPr>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Pr>
          <w:rFonts w:ascii="Times New Roman" w:hAnsi="Times New Roman" w:cs="Times New Roman"/>
          <w:lang w:val="en-CA"/>
        </w:rPr>
        <w:fldChar w:fldCharType="separate"/>
      </w:r>
      <w:r w:rsidR="005D42E1">
        <w:rPr>
          <w:rFonts w:ascii="Times New Roman" w:hAnsi="Times New Roman" w:cs="Times New Roman"/>
          <w:noProof/>
          <w:lang w:val="en-CA"/>
        </w:rPr>
        <w:t>(Gaylord et al., 2007; Rosman et al., 2007)</w:t>
      </w:r>
      <w:r w:rsidR="005D42E1">
        <w:rPr>
          <w:rFonts w:ascii="Times New Roman" w:hAnsi="Times New Roman" w:cs="Times New Roman"/>
          <w:lang w:val="en-CA"/>
        </w:rPr>
        <w:fldChar w:fldCharType="end"/>
      </w:r>
      <w:r w:rsidR="005D42E1">
        <w:rPr>
          <w:rFonts w:ascii="Times New Roman" w:hAnsi="Times New Roman" w:cs="Times New Roman"/>
          <w:lang w:val="en-CA"/>
        </w:rPr>
        <w:t>. Indeed, we found the effect of kelp biomass on NH₄⁺ retention was more pronounced when the tide was rising (flood tide).</w:t>
      </w:r>
      <w:r w:rsidR="005D42E1" w:rsidRPr="005D42E1">
        <w:rPr>
          <w:rFonts w:ascii="Times New Roman" w:hAnsi="Times New Roman" w:cs="Times New Roman"/>
          <w:lang w:val="en-CA"/>
        </w:rPr>
        <w:t xml:space="preserve"> </w:t>
      </w:r>
      <w:r w:rsidR="005D42E1">
        <w:rPr>
          <w:rFonts w:ascii="Times New Roman" w:hAnsi="Times New Roman" w:cs="Times New Roman"/>
          <w:lang w:val="en-CA"/>
        </w:rPr>
        <w:t xml:space="preserve">Unfortunately, we never sampled on ebbing tides, so we </w:t>
      </w:r>
      <w:r w:rsidR="00A83EAE">
        <w:rPr>
          <w:rFonts w:ascii="Times New Roman" w:hAnsi="Times New Roman" w:cs="Times New Roman"/>
          <w:lang w:val="en-CA"/>
        </w:rPr>
        <w:t xml:space="preserve">could </w:t>
      </w:r>
      <w:r w:rsidR="005D42E1">
        <w:rPr>
          <w:rFonts w:ascii="Times New Roman" w:hAnsi="Times New Roman" w:cs="Times New Roman"/>
          <w:lang w:val="en-CA"/>
        </w:rPr>
        <w:t xml:space="preserve">only contrast slack and flooding tides. Nevertheless, it seems as though water flow due to tidal exchange enhances NH₄⁺ variability within kelp forests instead of masking it. </w:t>
      </w:r>
    </w:p>
    <w:p w14:paraId="07CAB07C" w14:textId="420B62D7" w:rsidR="00900C38" w:rsidRDefault="00900C38" w:rsidP="00900C38">
      <w:pPr>
        <w:spacing w:line="480" w:lineRule="auto"/>
        <w:ind w:firstLine="720"/>
        <w:rPr>
          <w:rFonts w:ascii="Times New Roman" w:hAnsi="Times New Roman" w:cs="Times New Roman"/>
          <w:lang w:val="en-CA"/>
        </w:rPr>
      </w:pPr>
      <w:r>
        <w:rPr>
          <w:rFonts w:ascii="Times New Roman" w:hAnsi="Times New Roman" w:cs="Times New Roman"/>
          <w:lang w:val="en-CA"/>
        </w:rPr>
        <w:t xml:space="preserve">We uncovered additional drivers of differences in ammonium concentration in and out of kelp forests, namely kelp species and animal biomass. </w:t>
      </w:r>
      <w:r>
        <w:rPr>
          <w:rFonts w:ascii="Times New Roman" w:hAnsi="Times New Roman" w:cs="Times New Roman"/>
          <w:lang w:val="en-CA"/>
        </w:rPr>
        <w:t xml:space="preserve">We found higher </w:t>
      </w:r>
      <w:r w:rsidRPr="005F1E8D">
        <w:rPr>
          <w:rFonts w:ascii="Times New Roman" w:hAnsi="Times New Roman" w:cs="Times New Roman"/>
          <w:lang w:val="en-CA"/>
        </w:rPr>
        <w:t>∆</w:t>
      </w:r>
      <w:r>
        <w:rPr>
          <w:rFonts w:ascii="Times New Roman" w:hAnsi="Times New Roman" w:cs="Times New Roman"/>
          <w:lang w:val="en-CA"/>
        </w:rPr>
        <w:t xml:space="preserve"> NH₄⁺ in bull kelp</w:t>
      </w:r>
      <w:r>
        <w:rPr>
          <w:rFonts w:ascii="Times New Roman" w:hAnsi="Times New Roman" w:cs="Times New Roman"/>
          <w:i/>
          <w:iCs/>
          <w:lang w:val="en-CA"/>
        </w:rPr>
        <w:t xml:space="preserve"> </w:t>
      </w:r>
      <w:r>
        <w:rPr>
          <w:rFonts w:ascii="Times New Roman" w:hAnsi="Times New Roman" w:cs="Times New Roman"/>
          <w:lang w:val="en-CA"/>
        </w:rPr>
        <w:t xml:space="preserve">forests compared to giant kelp forests, which may be due to different allocations of biomass in the water column and thus different alterations of water flow. Indeed,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{"citationID":"N4Y3hz4q","properties":{"formattedCitation":"(Murie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(Murie and Bourdeau, 2020)</w:t>
      </w:r>
      <w:r>
        <w:rPr>
          <w:rFonts w:ascii="Times New Roman" w:hAnsi="Times New Roman" w:cs="Times New Roman"/>
          <w:lang w:val="en-CA"/>
        </w:rPr>
        <w:fldChar w:fldCharType="end"/>
      </w:r>
      <w:r>
        <w:rPr>
          <w:rFonts w:ascii="Times New Roman" w:hAnsi="Times New Roman" w:cs="Times New Roman"/>
          <w:lang w:val="en-CA"/>
        </w:rPr>
        <w:t xml:space="preserve"> found larger differences in dissolved oxygen and pH between inside </w:t>
      </w:r>
      <w:r w:rsidR="00EC06BA">
        <w:rPr>
          <w:rFonts w:ascii="Times New Roman" w:hAnsi="Times New Roman" w:cs="Times New Roman"/>
          <w:lang w:val="en-CA"/>
        </w:rPr>
        <w:t>and</w:t>
      </w:r>
      <w:r>
        <w:rPr>
          <w:rFonts w:ascii="Times New Roman" w:hAnsi="Times New Roman" w:cs="Times New Roman"/>
          <w:lang w:val="en-CA"/>
        </w:rPr>
        <w:t xml:space="preserve"> outside bull kelp forests </w:t>
      </w:r>
      <w:r w:rsidR="00EC06BA">
        <w:rPr>
          <w:rFonts w:ascii="Times New Roman" w:hAnsi="Times New Roman" w:cs="Times New Roman"/>
          <w:lang w:val="en-CA"/>
        </w:rPr>
        <w:t>than</w:t>
      </w:r>
      <w:r>
        <w:rPr>
          <w:rFonts w:ascii="Times New Roman" w:hAnsi="Times New Roman" w:cs="Times New Roman"/>
          <w:lang w:val="en-CA"/>
        </w:rPr>
        <w:t xml:space="preserve"> giant kelp forests </w:t>
      </w:r>
      <w:commentRangeStart w:id="49"/>
      <w:commentRangeStart w:id="50"/>
      <w:r>
        <w:rPr>
          <w:rFonts w:ascii="Times New Roman" w:hAnsi="Times New Roman" w:cs="Times New Roman"/>
          <w:lang w:val="en-CA"/>
        </w:rPr>
        <w:t xml:space="preserve">by </w:t>
      </w:r>
      <w:proofErr w:type="spellStart"/>
      <w:r>
        <w:rPr>
          <w:rFonts w:ascii="Times New Roman" w:hAnsi="Times New Roman" w:cs="Times New Roman"/>
          <w:lang w:val="en-CA"/>
        </w:rPr>
        <w:t>Traiger</w:t>
      </w:r>
      <w:proofErr w:type="spellEnd"/>
      <w:r>
        <w:rPr>
          <w:rFonts w:ascii="Times New Roman" w:hAnsi="Times New Roman" w:cs="Times New Roman"/>
          <w:lang w:val="en-CA"/>
        </w:rPr>
        <w:t xml:space="preserve"> et al (2021). </w:t>
      </w:r>
      <w:commentRangeEnd w:id="49"/>
      <w:r w:rsidR="00EC06BA">
        <w:rPr>
          <w:rStyle w:val="CommentReference"/>
        </w:rPr>
        <w:commentReference w:id="49"/>
      </w:r>
      <w:commentRangeEnd w:id="50"/>
      <w:r w:rsidR="00497588">
        <w:rPr>
          <w:rStyle w:val="CommentReference"/>
        </w:rPr>
        <w:commentReference w:id="50"/>
      </w:r>
      <w:r w:rsidR="00EC06BA">
        <w:rPr>
          <w:rFonts w:ascii="Times New Roman" w:hAnsi="Times New Roman" w:cs="Times New Roman"/>
          <w:lang w:val="en-CA"/>
        </w:rPr>
        <w:t xml:space="preserve">The surprising </w:t>
      </w:r>
      <w:r>
        <w:rPr>
          <w:rFonts w:ascii="Times New Roman" w:hAnsi="Times New Roman" w:cs="Times New Roman"/>
          <w:lang w:val="en-CA"/>
        </w:rPr>
        <w:t xml:space="preserve">negative </w:t>
      </w:r>
      <w:r w:rsidRPr="005F1E8D">
        <w:rPr>
          <w:rFonts w:ascii="Times New Roman" w:hAnsi="Times New Roman" w:cs="Times New Roman"/>
          <w:lang w:val="en-CA"/>
        </w:rPr>
        <w:t>∆</w:t>
      </w:r>
      <w:r>
        <w:rPr>
          <w:rFonts w:ascii="Times New Roman" w:hAnsi="Times New Roman" w:cs="Times New Roman"/>
          <w:lang w:val="en-CA"/>
        </w:rPr>
        <w:t xml:space="preserve"> NH₄⁺ at our no</w:t>
      </w:r>
      <w:r w:rsidR="00EC06BA">
        <w:rPr>
          <w:rFonts w:ascii="Times New Roman" w:hAnsi="Times New Roman" w:cs="Times New Roman"/>
          <w:lang w:val="en-CA"/>
        </w:rPr>
        <w:t>-</w:t>
      </w:r>
      <w:r>
        <w:rPr>
          <w:rFonts w:ascii="Times New Roman" w:hAnsi="Times New Roman" w:cs="Times New Roman"/>
          <w:lang w:val="en-CA"/>
        </w:rPr>
        <w:t xml:space="preserve">kelp control sites may be </w:t>
      </w:r>
      <w:r w:rsidR="00EC06BA">
        <w:rPr>
          <w:rFonts w:ascii="Times New Roman" w:hAnsi="Times New Roman" w:cs="Times New Roman"/>
          <w:lang w:val="en-CA"/>
        </w:rPr>
        <w:t>the</w:t>
      </w:r>
      <w:r>
        <w:rPr>
          <w:rFonts w:ascii="Times New Roman" w:hAnsi="Times New Roman" w:cs="Times New Roman"/>
          <w:lang w:val="en-CA"/>
        </w:rPr>
        <w:t xml:space="preserve"> result of </w:t>
      </w:r>
      <w:ins w:id="51" w:author="Isabelle Cote" w:date="2024-09-03T12:12:00Z" w16du:dateUtc="2024-09-03T19:12:00Z">
        <w:r w:rsidR="00EC06BA">
          <w:rPr>
            <w:rFonts w:ascii="Times New Roman" w:hAnsi="Times New Roman" w:cs="Times New Roman"/>
            <w:lang w:val="en-CA"/>
          </w:rPr>
          <w:t>“outside”</w:t>
        </w:r>
      </w:ins>
      <w:ins w:id="52" w:author="Isabelle Cote" w:date="2024-09-03T12:11:00Z" w16du:dateUtc="2024-09-03T19:11:00Z">
        <w:r w:rsidR="00EC06BA">
          <w:rPr>
            <w:rFonts w:ascii="Times New Roman" w:hAnsi="Times New Roman" w:cs="Times New Roman"/>
            <w:lang w:val="en-CA"/>
          </w:rPr>
          <w:t xml:space="preserve"> </w:t>
        </w:r>
      </w:ins>
      <w:ins w:id="53" w:author="Isabelle Cote" w:date="2024-09-03T12:12:00Z" w16du:dateUtc="2024-09-03T19:12:00Z">
        <w:r w:rsidR="00EC06BA">
          <w:rPr>
            <w:rFonts w:ascii="Times New Roman" w:hAnsi="Times New Roman" w:cs="Times New Roman"/>
            <w:lang w:val="en-CA"/>
          </w:rPr>
          <w:t xml:space="preserve">samples at control </w:t>
        </w:r>
      </w:ins>
      <w:ins w:id="54" w:author="Isabelle Cote" w:date="2024-09-03T12:13:00Z" w16du:dateUtc="2024-09-03T19:13:00Z">
        <w:r w:rsidR="00EC06BA">
          <w:rPr>
            <w:rFonts w:ascii="Times New Roman" w:hAnsi="Times New Roman" w:cs="Times New Roman"/>
            <w:lang w:val="en-CA"/>
          </w:rPr>
          <w:t>sites</w:t>
        </w:r>
      </w:ins>
      <w:ins w:id="55" w:author="Isabelle Cote" w:date="2024-09-03T12:11:00Z" w16du:dateUtc="2024-09-03T19:11:00Z">
        <w:r w:rsidR="00EC06BA">
          <w:rPr>
            <w:rFonts w:ascii="Times New Roman" w:hAnsi="Times New Roman" w:cs="Times New Roman"/>
            <w:lang w:val="en-CA"/>
          </w:rPr>
          <w:t xml:space="preserve"> </w:t>
        </w:r>
      </w:ins>
      <w:ins w:id="56" w:author="Isabelle Cote" w:date="2024-09-03T12:12:00Z" w16du:dateUtc="2024-09-03T19:12:00Z">
        <w:r w:rsidR="00EC06BA">
          <w:rPr>
            <w:rFonts w:ascii="Times New Roman" w:hAnsi="Times New Roman" w:cs="Times New Roman"/>
            <w:lang w:val="en-CA"/>
          </w:rPr>
          <w:t>being</w:t>
        </w:r>
      </w:ins>
      <w:ins w:id="57" w:author="Isabelle Cote" w:date="2024-09-03T12:11:00Z" w16du:dateUtc="2024-09-03T19:11:00Z">
        <w:r w:rsidR="00EC06BA">
          <w:rPr>
            <w:rFonts w:ascii="Times New Roman" w:hAnsi="Times New Roman" w:cs="Times New Roman"/>
            <w:lang w:val="en-CA"/>
          </w:rPr>
          <w:t xml:space="preserve"> deeper than the “inside” samples</w:t>
        </w:r>
      </w:ins>
      <w:ins w:id="58" w:author="Isabelle Cote" w:date="2024-09-03T12:19:00Z" w16du:dateUtc="2024-09-03T19:19:00Z">
        <w:r w:rsidR="00CC12B0">
          <w:rPr>
            <w:rFonts w:ascii="Times New Roman" w:hAnsi="Times New Roman" w:cs="Times New Roman"/>
            <w:lang w:val="en-CA"/>
          </w:rPr>
          <w:t>,</w:t>
        </w:r>
      </w:ins>
      <w:ins w:id="59" w:author="Isabelle Cote" w:date="2024-09-03T12:13:00Z" w16du:dateUtc="2024-09-03T19:13:00Z">
        <w:r w:rsidR="00EC06BA">
          <w:rPr>
            <w:rFonts w:ascii="Times New Roman" w:hAnsi="Times New Roman" w:cs="Times New Roman"/>
            <w:lang w:val="en-CA"/>
          </w:rPr>
          <w:t xml:space="preserve"> which was done to mimic</w:t>
        </w:r>
      </w:ins>
      <w:ins w:id="60" w:author="Isabelle Cote" w:date="2024-09-03T12:15:00Z" w16du:dateUtc="2024-09-03T19:15:00Z">
        <w:r w:rsidR="00EC06BA">
          <w:rPr>
            <w:rFonts w:ascii="Times New Roman" w:hAnsi="Times New Roman" w:cs="Times New Roman"/>
            <w:lang w:val="en-CA"/>
          </w:rPr>
          <w:t xml:space="preserve"> </w:t>
        </w:r>
      </w:ins>
      <w:ins w:id="61" w:author="Isabelle Cote" w:date="2024-09-03T12:21:00Z" w16du:dateUtc="2024-09-03T19:21:00Z">
        <w:r w:rsidR="00CC12B0">
          <w:rPr>
            <w:rFonts w:ascii="Times New Roman" w:hAnsi="Times New Roman" w:cs="Times New Roman"/>
            <w:lang w:val="en-CA"/>
          </w:rPr>
          <w:t>our</w:t>
        </w:r>
      </w:ins>
      <w:ins w:id="62" w:author="Isabelle Cote" w:date="2024-09-03T12:15:00Z" w16du:dateUtc="2024-09-03T19:15:00Z">
        <w:r w:rsidR="00EC06BA">
          <w:rPr>
            <w:rFonts w:ascii="Times New Roman" w:hAnsi="Times New Roman" w:cs="Times New Roman"/>
            <w:lang w:val="en-CA"/>
          </w:rPr>
          <w:t xml:space="preserve"> sampling in kelp forests</w:t>
        </w:r>
      </w:ins>
      <w:del w:id="63" w:author="Isabelle Cote" w:date="2024-09-03T12:11:00Z" w16du:dateUtc="2024-09-03T19:11:00Z">
        <w:r w:rsidDel="00EC06BA">
          <w:rPr>
            <w:rFonts w:ascii="Times New Roman" w:hAnsi="Times New Roman" w:cs="Times New Roman"/>
            <w:lang w:val="en-CA"/>
          </w:rPr>
          <w:delText>the slope of the substrate</w:delText>
        </w:r>
      </w:del>
      <w:r>
        <w:rPr>
          <w:rFonts w:ascii="Times New Roman" w:hAnsi="Times New Roman" w:cs="Times New Roman"/>
          <w:lang w:val="en-CA"/>
        </w:rPr>
        <w:t xml:space="preserve">. </w:t>
      </w:r>
      <w:r w:rsidR="00CC12B0">
        <w:rPr>
          <w:rFonts w:ascii="Times New Roman" w:hAnsi="Times New Roman" w:cs="Times New Roman"/>
          <w:lang w:val="en-CA"/>
        </w:rPr>
        <w:t>The fact</w:t>
      </w:r>
      <w:r w:rsidR="00EC06BA">
        <w:rPr>
          <w:rFonts w:ascii="Times New Roman" w:hAnsi="Times New Roman" w:cs="Times New Roman"/>
          <w:lang w:val="en-CA"/>
        </w:rPr>
        <w:t xml:space="preserve"> that </w:t>
      </w:r>
      <w:r>
        <w:rPr>
          <w:rFonts w:ascii="Times New Roman" w:hAnsi="Times New Roman" w:cs="Times New Roman"/>
          <w:lang w:val="en-CA"/>
        </w:rPr>
        <w:t xml:space="preserve">NH₄⁺ </w:t>
      </w:r>
      <w:r w:rsidRPr="00497588">
        <w:rPr>
          <w:rFonts w:ascii="Times New Roman" w:hAnsi="Times New Roman" w:cs="Times New Roman"/>
          <w:i/>
          <w:iCs/>
          <w:lang w:val="en-CA"/>
        </w:rPr>
        <w:t>increases</w:t>
      </w:r>
      <w:r>
        <w:rPr>
          <w:rFonts w:ascii="Times New Roman" w:hAnsi="Times New Roman" w:cs="Times New Roman"/>
          <w:lang w:val="en-CA"/>
        </w:rPr>
        <w:t xml:space="preserve"> with depth (CITE), a trend that our </w:t>
      </w:r>
      <w:r w:rsidR="00CC12B0">
        <w:rPr>
          <w:rFonts w:ascii="Times New Roman" w:hAnsi="Times New Roman" w:cs="Times New Roman"/>
          <w:lang w:val="en-CA"/>
        </w:rPr>
        <w:t>no-kelp sites seem to confirm, strengthens our finding of higher ammonium concentrations within kelp forests than at their slightly deeper edges.</w:t>
      </w:r>
    </w:p>
    <w:p w14:paraId="65174C8A" w14:textId="05E12977" w:rsidR="00900C38" w:rsidRDefault="00900C38" w:rsidP="00683C48">
      <w:pPr>
        <w:spacing w:line="480" w:lineRule="auto"/>
        <w:rPr>
          <w:rFonts w:ascii="Times New Roman" w:hAnsi="Times New Roman" w:cs="Times New Roman"/>
          <w:lang w:val="en-CA"/>
        </w:rPr>
      </w:pPr>
    </w:p>
    <w:p w14:paraId="5ADD87CD" w14:textId="66C64A7F" w:rsidR="00965054" w:rsidRDefault="00497588" w:rsidP="004F2705">
      <w:pPr>
        <w:spacing w:line="480" w:lineRule="auto"/>
        <w:ind w:firstLine="720"/>
        <w:rPr>
          <w:rFonts w:ascii="Times New Roman" w:hAnsi="Times New Roman" w:cs="Times New Roman"/>
          <w:lang w:val="en-CA"/>
        </w:rPr>
      </w:pPr>
      <w:r>
        <w:rPr>
          <w:rFonts w:ascii="Times New Roman" w:hAnsi="Times New Roman" w:cs="Times New Roman"/>
        </w:rPr>
        <w:t>Even though</w:t>
      </w:r>
      <w:r w:rsidR="0067173A">
        <w:rPr>
          <w:rFonts w:ascii="Times New Roman" w:hAnsi="Times New Roman" w:cs="Times New Roman"/>
        </w:rPr>
        <w:t xml:space="preserve"> k</w:t>
      </w:r>
      <w:r w:rsidR="003E52B7" w:rsidRPr="003E52B7">
        <w:rPr>
          <w:rFonts w:ascii="Times New Roman" w:hAnsi="Times New Roman" w:cs="Times New Roman"/>
        </w:rPr>
        <w:t xml:space="preserve">elp forests attract dense aggregations of fishes and invertebrates, the positive </w:t>
      </w:r>
      <w:r w:rsidR="0067173A">
        <w:rPr>
          <w:rFonts w:ascii="Times New Roman" w:hAnsi="Times New Roman" w:cs="Times New Roman"/>
        </w:rPr>
        <w:t>effect of</w:t>
      </w:r>
      <w:r w:rsidR="003E52B7" w:rsidRPr="003E52B7">
        <w:rPr>
          <w:rFonts w:ascii="Times New Roman" w:hAnsi="Times New Roman" w:cs="Times New Roman"/>
        </w:rPr>
        <w:t xml:space="preserve"> animal biomass </w:t>
      </w:r>
      <w:r w:rsidR="0067173A">
        <w:rPr>
          <w:rFonts w:ascii="Times New Roman" w:hAnsi="Times New Roman" w:cs="Times New Roman"/>
        </w:rPr>
        <w:t>on</w:t>
      </w:r>
      <w:r w:rsidR="003E52B7" w:rsidRPr="003E52B7">
        <w:rPr>
          <w:rFonts w:ascii="Times New Roman" w:hAnsi="Times New Roman" w:cs="Times New Roman"/>
        </w:rPr>
        <w:t xml:space="preserve"> </w:t>
      </w:r>
      <w:r w:rsidR="003E52B7" w:rsidRPr="005F1E8D">
        <w:rPr>
          <w:rFonts w:ascii="Times New Roman" w:hAnsi="Times New Roman" w:cs="Times New Roman"/>
          <w:lang w:val="en-CA"/>
        </w:rPr>
        <w:t>∆</w:t>
      </w:r>
      <w:r w:rsidR="003E52B7" w:rsidRPr="003E52B7">
        <w:rPr>
          <w:rFonts w:ascii="Times New Roman" w:hAnsi="Times New Roman" w:cs="Times New Roman"/>
        </w:rPr>
        <w:t>NH₄⁺ was weak and mediated by water flow and kelp biomass.</w:t>
      </w:r>
      <w:r w:rsidR="00CC12B0">
        <w:rPr>
          <w:rFonts w:ascii="Times New Roman" w:hAnsi="Times New Roman" w:cs="Times New Roman"/>
          <w:lang w:val="en-CA"/>
        </w:rPr>
        <w:t xml:space="preserve"> </w:t>
      </w:r>
      <w:r w:rsidR="00B7637C">
        <w:rPr>
          <w:rFonts w:ascii="Times New Roman" w:hAnsi="Times New Roman" w:cs="Times New Roman"/>
          <w:lang w:val="en-CA"/>
        </w:rPr>
        <w:t>T</w:t>
      </w:r>
      <w:r w:rsidR="00360246">
        <w:rPr>
          <w:rFonts w:ascii="Times New Roman" w:hAnsi="Times New Roman" w:cs="Times New Roman"/>
          <w:lang w:val="en-CA"/>
        </w:rPr>
        <w:t>he</w:t>
      </w:r>
      <w:r w:rsidR="00965054">
        <w:rPr>
          <w:rFonts w:ascii="Times New Roman" w:hAnsi="Times New Roman" w:cs="Times New Roman"/>
          <w:lang w:val="en-CA"/>
        </w:rPr>
        <w:t xml:space="preserve"> </w:t>
      </w:r>
      <w:r w:rsidR="00806D42">
        <w:rPr>
          <w:rFonts w:ascii="Times New Roman" w:hAnsi="Times New Roman" w:cs="Times New Roman"/>
          <w:lang w:val="en-CA"/>
        </w:rPr>
        <w:t>negative interactions between animal biomass and both tide and kelp</w:t>
      </w:r>
      <w:r w:rsidR="00806D42" w:rsidRPr="00806D42">
        <w:rPr>
          <w:rFonts w:ascii="Times New Roman" w:hAnsi="Times New Roman" w:cs="Times New Roman"/>
          <w:lang w:val="en-CA"/>
        </w:rPr>
        <w:t xml:space="preserve"> </w:t>
      </w:r>
      <w:r w:rsidR="00806D42">
        <w:rPr>
          <w:rFonts w:ascii="Times New Roman" w:hAnsi="Times New Roman" w:cs="Times New Roman"/>
          <w:lang w:val="en-CA"/>
        </w:rPr>
        <w:t>suggest a potentially saturating relationship between these variables.</w:t>
      </w:r>
      <w:r w:rsidR="00BE2765">
        <w:rPr>
          <w:rFonts w:ascii="Times New Roman" w:hAnsi="Times New Roman" w:cs="Times New Roman"/>
          <w:lang w:val="en-CA"/>
        </w:rPr>
        <w:t xml:space="preserve"> W</w:t>
      </w:r>
      <w:r w:rsidR="006005D7">
        <w:rPr>
          <w:rFonts w:ascii="Times New Roman" w:hAnsi="Times New Roman" w:cs="Times New Roman"/>
          <w:lang w:val="en-CA"/>
        </w:rPr>
        <w:t xml:space="preserve">hen animal biomass </w:t>
      </w:r>
      <w:r w:rsidR="00BE2765">
        <w:rPr>
          <w:rFonts w:ascii="Times New Roman" w:hAnsi="Times New Roman" w:cs="Times New Roman"/>
          <w:lang w:val="en-CA"/>
        </w:rPr>
        <w:t>was</w:t>
      </w:r>
      <w:r w:rsidR="006005D7">
        <w:rPr>
          <w:rFonts w:ascii="Times New Roman" w:hAnsi="Times New Roman" w:cs="Times New Roman"/>
          <w:lang w:val="en-CA"/>
        </w:rPr>
        <w:t xml:space="preserve"> low, increased kelp </w:t>
      </w:r>
      <w:r w:rsidR="00742266">
        <w:rPr>
          <w:rFonts w:ascii="Times New Roman" w:hAnsi="Times New Roman" w:cs="Times New Roman"/>
          <w:lang w:val="en-CA"/>
        </w:rPr>
        <w:t xml:space="preserve">biomass </w:t>
      </w:r>
      <w:r w:rsidR="006005D7">
        <w:rPr>
          <w:rFonts w:ascii="Times New Roman" w:hAnsi="Times New Roman" w:cs="Times New Roman"/>
          <w:lang w:val="en-CA"/>
        </w:rPr>
        <w:t xml:space="preserve">or </w:t>
      </w:r>
      <w:r w:rsidR="00246B2A">
        <w:rPr>
          <w:rFonts w:ascii="Times New Roman" w:hAnsi="Times New Roman" w:cs="Times New Roman"/>
          <w:lang w:val="en-CA"/>
        </w:rPr>
        <w:t>tidal exchange</w:t>
      </w:r>
      <w:r w:rsidR="006005D7">
        <w:rPr>
          <w:rFonts w:ascii="Times New Roman" w:hAnsi="Times New Roman" w:cs="Times New Roman"/>
          <w:lang w:val="en-CA"/>
        </w:rPr>
        <w:t xml:space="preserve"> increase</w:t>
      </w:r>
      <w:r w:rsidR="00BE2765">
        <w:rPr>
          <w:rFonts w:ascii="Times New Roman" w:hAnsi="Times New Roman" w:cs="Times New Roman"/>
          <w:lang w:val="en-CA"/>
        </w:rPr>
        <w:t>d</w:t>
      </w:r>
      <w:r w:rsidR="006005D7">
        <w:rPr>
          <w:rFonts w:ascii="Times New Roman" w:hAnsi="Times New Roman" w:cs="Times New Roman"/>
          <w:lang w:val="en-CA"/>
        </w:rPr>
        <w:t xml:space="preserve"> the </w:t>
      </w:r>
      <w:r w:rsidR="004F2705" w:rsidRPr="005F1E8D">
        <w:rPr>
          <w:rFonts w:ascii="Times New Roman" w:hAnsi="Times New Roman" w:cs="Times New Roman"/>
          <w:lang w:val="en-CA"/>
        </w:rPr>
        <w:t>∆</w:t>
      </w:r>
      <w:r w:rsidR="004F2705">
        <w:rPr>
          <w:rFonts w:ascii="Times New Roman" w:hAnsi="Times New Roman" w:cs="Times New Roman"/>
          <w:lang w:val="en-CA"/>
        </w:rPr>
        <w:t xml:space="preserve"> </w:t>
      </w:r>
      <w:r w:rsidR="006005D7">
        <w:rPr>
          <w:rFonts w:ascii="Times New Roman" w:hAnsi="Times New Roman" w:cs="Times New Roman"/>
          <w:lang w:val="en-CA"/>
        </w:rPr>
        <w:t>NH₄⁺ but at high animal biomass, increasing kelp or flow ha</w:t>
      </w:r>
      <w:r w:rsidR="00BE2765">
        <w:rPr>
          <w:rFonts w:ascii="Times New Roman" w:hAnsi="Times New Roman" w:cs="Times New Roman"/>
          <w:lang w:val="en-CA"/>
        </w:rPr>
        <w:t>d</w:t>
      </w:r>
      <w:r w:rsidR="006005D7">
        <w:rPr>
          <w:rFonts w:ascii="Times New Roman" w:hAnsi="Times New Roman" w:cs="Times New Roman"/>
          <w:lang w:val="en-CA"/>
        </w:rPr>
        <w:t xml:space="preserve"> no effect. There may </w:t>
      </w:r>
      <w:r w:rsidR="00742266">
        <w:rPr>
          <w:rFonts w:ascii="Times New Roman" w:hAnsi="Times New Roman" w:cs="Times New Roman"/>
          <w:lang w:val="en-CA"/>
        </w:rPr>
        <w:t xml:space="preserve">therefore </w:t>
      </w:r>
      <w:r w:rsidR="006005D7">
        <w:rPr>
          <w:rFonts w:ascii="Times New Roman" w:hAnsi="Times New Roman" w:cs="Times New Roman"/>
          <w:lang w:val="en-CA"/>
        </w:rPr>
        <w:t xml:space="preserve">be a threshold for how much animals can saturate and therefore increase </w:t>
      </w:r>
      <w:r w:rsidR="00742266" w:rsidRPr="005F1E8D">
        <w:rPr>
          <w:rFonts w:ascii="Times New Roman" w:hAnsi="Times New Roman" w:cs="Times New Roman"/>
          <w:lang w:val="en-CA"/>
        </w:rPr>
        <w:t>∆</w:t>
      </w:r>
      <w:r w:rsidR="00742266">
        <w:rPr>
          <w:rFonts w:ascii="Times New Roman" w:hAnsi="Times New Roman" w:cs="Times New Roman"/>
          <w:lang w:val="en-CA"/>
        </w:rPr>
        <w:t xml:space="preserve"> </w:t>
      </w:r>
      <w:r w:rsidR="006005D7">
        <w:rPr>
          <w:rFonts w:ascii="Times New Roman" w:hAnsi="Times New Roman" w:cs="Times New Roman"/>
          <w:lang w:val="en-CA"/>
        </w:rPr>
        <w:t>NH₄⁺</w:t>
      </w:r>
      <w:r w:rsidR="00683FC3">
        <w:rPr>
          <w:rFonts w:ascii="Times New Roman" w:hAnsi="Times New Roman" w:cs="Times New Roman"/>
          <w:lang w:val="en-CA"/>
        </w:rPr>
        <w:t>. B</w:t>
      </w:r>
      <w:r w:rsidR="006005D7">
        <w:rPr>
          <w:rFonts w:ascii="Times New Roman" w:hAnsi="Times New Roman" w:cs="Times New Roman"/>
          <w:lang w:val="en-CA"/>
        </w:rPr>
        <w:t xml:space="preserve">eyond </w:t>
      </w:r>
      <w:r w:rsidR="00683FC3">
        <w:rPr>
          <w:rFonts w:ascii="Times New Roman" w:hAnsi="Times New Roman" w:cs="Times New Roman"/>
          <w:lang w:val="en-CA"/>
        </w:rPr>
        <w:t xml:space="preserve">this point, </w:t>
      </w:r>
      <w:r w:rsidR="006005D7">
        <w:rPr>
          <w:rFonts w:ascii="Times New Roman" w:hAnsi="Times New Roman" w:cs="Times New Roman"/>
          <w:lang w:val="en-CA"/>
        </w:rPr>
        <w:t xml:space="preserve">increased </w:t>
      </w:r>
      <w:r w:rsidR="00246B2A">
        <w:rPr>
          <w:rFonts w:ascii="Times New Roman" w:hAnsi="Times New Roman" w:cs="Times New Roman"/>
          <w:lang w:val="en-CA"/>
        </w:rPr>
        <w:t>water motion</w:t>
      </w:r>
      <w:r w:rsidR="006005D7">
        <w:rPr>
          <w:rFonts w:ascii="Times New Roman" w:hAnsi="Times New Roman" w:cs="Times New Roman"/>
          <w:lang w:val="en-CA"/>
        </w:rPr>
        <w:t xml:space="preserve"> or kelp </w:t>
      </w:r>
      <w:r w:rsidR="00683FC3">
        <w:rPr>
          <w:rFonts w:ascii="Times New Roman" w:hAnsi="Times New Roman" w:cs="Times New Roman"/>
          <w:lang w:val="en-CA"/>
        </w:rPr>
        <w:t xml:space="preserve">biomass </w:t>
      </w:r>
      <w:r w:rsidR="006005D7">
        <w:rPr>
          <w:rFonts w:ascii="Times New Roman" w:hAnsi="Times New Roman" w:cs="Times New Roman"/>
          <w:lang w:val="en-CA"/>
        </w:rPr>
        <w:t xml:space="preserve">no longer </w:t>
      </w:r>
      <w:r w:rsidR="00683FC3">
        <w:rPr>
          <w:rFonts w:ascii="Times New Roman" w:hAnsi="Times New Roman" w:cs="Times New Roman"/>
          <w:lang w:val="en-CA"/>
        </w:rPr>
        <w:t>enhance</w:t>
      </w:r>
      <w:r w:rsidR="0067173A">
        <w:rPr>
          <w:rFonts w:ascii="Times New Roman" w:hAnsi="Times New Roman" w:cs="Times New Roman"/>
          <w:lang w:val="en-CA"/>
        </w:rPr>
        <w:t>s</w:t>
      </w:r>
      <w:r w:rsidR="006005D7">
        <w:rPr>
          <w:rFonts w:ascii="Times New Roman" w:hAnsi="Times New Roman" w:cs="Times New Roman"/>
          <w:lang w:val="en-CA"/>
        </w:rPr>
        <w:t xml:space="preserve"> </w:t>
      </w:r>
      <w:r>
        <w:rPr>
          <w:rFonts w:ascii="Times New Roman" w:hAnsi="Times New Roman" w:cs="Times New Roman"/>
          <w:lang w:val="en-CA"/>
        </w:rPr>
        <w:t>NH₄⁺</w:t>
      </w:r>
      <w:r>
        <w:rPr>
          <w:rFonts w:ascii="Times New Roman" w:hAnsi="Times New Roman" w:cs="Times New Roman"/>
          <w:lang w:val="en-CA"/>
        </w:rPr>
        <w:t xml:space="preserve"> </w:t>
      </w:r>
      <w:r w:rsidR="00742266">
        <w:rPr>
          <w:rFonts w:ascii="Times New Roman" w:hAnsi="Times New Roman" w:cs="Times New Roman"/>
          <w:lang w:val="en-CA"/>
        </w:rPr>
        <w:t xml:space="preserve">inside kelp forests relative to beyond </w:t>
      </w:r>
      <w:commentRangeStart w:id="64"/>
      <w:r w:rsidR="00742266">
        <w:rPr>
          <w:rFonts w:ascii="Times New Roman" w:hAnsi="Times New Roman" w:cs="Times New Roman"/>
          <w:lang w:val="en-CA"/>
        </w:rPr>
        <w:t>the</w:t>
      </w:r>
      <w:commentRangeEnd w:id="64"/>
      <w:r w:rsidR="00327838">
        <w:rPr>
          <w:rStyle w:val="CommentReference"/>
        </w:rPr>
        <w:commentReference w:id="64"/>
      </w:r>
      <w:r w:rsidR="00742266">
        <w:rPr>
          <w:rFonts w:ascii="Times New Roman" w:hAnsi="Times New Roman" w:cs="Times New Roman"/>
          <w:lang w:val="en-CA"/>
        </w:rPr>
        <w:t xml:space="preserve"> forest </w:t>
      </w:r>
      <w:commentRangeStart w:id="65"/>
      <w:r w:rsidR="00742266">
        <w:rPr>
          <w:rFonts w:ascii="Times New Roman" w:hAnsi="Times New Roman" w:cs="Times New Roman"/>
          <w:lang w:val="en-CA"/>
        </w:rPr>
        <w:t>edge</w:t>
      </w:r>
      <w:commentRangeEnd w:id="65"/>
      <w:r w:rsidR="005D293A">
        <w:rPr>
          <w:rStyle w:val="CommentReference"/>
        </w:rPr>
        <w:commentReference w:id="65"/>
      </w:r>
      <w:r w:rsidR="00742266">
        <w:rPr>
          <w:rFonts w:ascii="Times New Roman" w:hAnsi="Times New Roman" w:cs="Times New Roman"/>
          <w:lang w:val="en-CA"/>
        </w:rPr>
        <w:t>.</w:t>
      </w:r>
    </w:p>
    <w:p w14:paraId="34DAC066" w14:textId="4C94F216" w:rsidR="00C17C96" w:rsidDel="005D293A" w:rsidRDefault="00C17C96" w:rsidP="0035016F">
      <w:pPr>
        <w:spacing w:line="480" w:lineRule="auto"/>
        <w:ind w:firstLine="720"/>
        <w:rPr>
          <w:del w:id="66" w:author="Isabelle Cote" w:date="2024-09-03T14:49:00Z" w16du:dateUtc="2024-09-03T21:49:00Z"/>
          <w:rFonts w:ascii="Times New Roman" w:hAnsi="Times New Roman" w:cs="Times New Roman"/>
          <w:lang w:val="en-CA"/>
        </w:rPr>
      </w:pPr>
      <w:commentRangeStart w:id="67"/>
      <w:commentRangeStart w:id="68"/>
      <w:commentRangeStart w:id="69"/>
      <w:commentRangeStart w:id="70"/>
      <w:del w:id="71" w:author="Isabelle Cote" w:date="2024-09-03T14:49:00Z" w16du:dateUtc="2024-09-03T21:49:00Z">
        <w:r w:rsidDel="005D293A">
          <w:rPr>
            <w:rFonts w:ascii="Times New Roman" w:hAnsi="Times New Roman" w:cs="Times New Roman"/>
            <w:lang w:val="en-CA"/>
          </w:rPr>
          <w:delText xml:space="preserve">We </w:delText>
        </w:r>
        <w:commentRangeEnd w:id="67"/>
        <w:commentRangeEnd w:id="68"/>
        <w:r w:rsidR="0067173A" w:rsidDel="005D293A">
          <w:rPr>
            <w:rStyle w:val="CommentReference"/>
          </w:rPr>
          <w:commentReference w:id="67"/>
        </w:r>
        <w:r w:rsidR="00707540" w:rsidDel="005D293A">
          <w:rPr>
            <w:rStyle w:val="CommentReference"/>
          </w:rPr>
          <w:commentReference w:id="68"/>
        </w:r>
        <w:commentRangeEnd w:id="69"/>
        <w:r w:rsidR="0035016F" w:rsidDel="005D293A">
          <w:rPr>
            <w:rStyle w:val="CommentReference"/>
          </w:rPr>
          <w:commentReference w:id="69"/>
        </w:r>
        <w:commentRangeEnd w:id="70"/>
        <w:r w:rsidR="0035016F" w:rsidDel="005D293A">
          <w:rPr>
            <w:rStyle w:val="CommentReference"/>
          </w:rPr>
          <w:commentReference w:id="70"/>
        </w:r>
        <w:r w:rsidDel="005D293A">
          <w:rPr>
            <w:rFonts w:ascii="Times New Roman" w:hAnsi="Times New Roman" w:cs="Times New Roman"/>
            <w:lang w:val="en-CA"/>
          </w:rPr>
          <w:delText>did not find a significant effect of biodiversity among- or within-site</w:delText>
        </w:r>
        <w:r w:rsidR="0035016F" w:rsidDel="005D293A">
          <w:rPr>
            <w:rFonts w:ascii="Times New Roman" w:hAnsi="Times New Roman" w:cs="Times New Roman"/>
            <w:lang w:val="en-CA"/>
          </w:rPr>
          <w:delText>s</w:delText>
        </w:r>
        <w:r w:rsidDel="005D293A">
          <w:rPr>
            <w:rFonts w:ascii="Times New Roman" w:hAnsi="Times New Roman" w:cs="Times New Roman"/>
            <w:lang w:val="en-CA"/>
          </w:rPr>
          <w:delText xml:space="preserve">. </w:delText>
        </w:r>
        <w:r w:rsidR="0035016F" w:rsidDel="005D293A">
          <w:rPr>
            <w:rFonts w:ascii="Times New Roman" w:hAnsi="Times New Roman" w:cs="Times New Roman"/>
            <w:lang w:val="en-CA"/>
          </w:rPr>
          <w:delText>E</w:delText>
        </w:r>
        <w:r w:rsidDel="005D293A">
          <w:rPr>
            <w:rFonts w:ascii="Times New Roman" w:hAnsi="Times New Roman" w:cs="Times New Roman"/>
            <w:lang w:val="en-CA"/>
          </w:rPr>
          <w:delText>lucidating the tangled relationships between the abundances of each species in communities is</w:delText>
        </w:r>
        <w:r w:rsidR="006C5AC6" w:rsidDel="005D293A">
          <w:rPr>
            <w:rFonts w:ascii="Times New Roman" w:hAnsi="Times New Roman" w:cs="Times New Roman"/>
            <w:lang w:val="en-CA"/>
          </w:rPr>
          <w:delText xml:space="preserve"> challenging, as some families may be sources of NH₄⁺, while others may benefit from increases in primary productivity due to NH₄⁺ production by other families</w:delText>
        </w:r>
        <w:r w:rsidDel="005D293A">
          <w:rPr>
            <w:rFonts w:ascii="Times New Roman" w:hAnsi="Times New Roman" w:cs="Times New Roman"/>
            <w:lang w:val="en-CA"/>
          </w:rPr>
          <w:delText>. As surveys were conducted at the edges of kelp forests due to difficulties conducting a 5 m wide fish belt survey in thick kelp, our communities are more representative of kelp forest associated species, and not necessarily the species living immediately within the kelp.</w:delText>
        </w:r>
        <w:r w:rsidR="0003188A" w:rsidDel="005D293A">
          <w:rPr>
            <w:rFonts w:ascii="Times New Roman" w:hAnsi="Times New Roman" w:cs="Times New Roman"/>
            <w:lang w:val="en-CA"/>
          </w:rPr>
          <w:delText xml:space="preserve"> </w:delText>
        </w:r>
        <w:r w:rsidR="0035016F" w:rsidDel="005D293A">
          <w:rPr>
            <w:rFonts w:ascii="Times New Roman" w:hAnsi="Times New Roman" w:cs="Times New Roman"/>
            <w:lang w:val="en-CA"/>
          </w:rPr>
          <w:delText xml:space="preserve">Nevertheless, we did find more species </w:delText>
        </w:r>
        <w:r w:rsidR="0003188A" w:rsidDel="005D293A">
          <w:rPr>
            <w:rFonts w:ascii="Times New Roman" w:hAnsi="Times New Roman" w:cs="Times New Roman"/>
            <w:lang w:val="en-CA"/>
          </w:rPr>
          <w:delText>at our kelp sites compared to the rocky reef sites</w:delText>
        </w:r>
        <w:r w:rsidR="0035016F" w:rsidDel="005D293A">
          <w:rPr>
            <w:rFonts w:ascii="Times New Roman" w:hAnsi="Times New Roman" w:cs="Times New Roman"/>
            <w:lang w:val="en-CA"/>
          </w:rPr>
          <w:delText>, supporting extensive research on the positive effect of kelp on biodiversity (CITE).</w:delText>
        </w:r>
      </w:del>
    </w:p>
    <w:p w14:paraId="2CB840A5" w14:textId="77777777" w:rsidR="00CC5E86" w:rsidRDefault="00CC5E86" w:rsidP="0035016F">
      <w:pPr>
        <w:spacing w:line="480" w:lineRule="auto"/>
        <w:ind w:firstLine="720"/>
        <w:rPr>
          <w:rFonts w:ascii="Times New Roman" w:hAnsi="Times New Roman" w:cs="Times New Roman"/>
          <w:lang w:val="en-CA"/>
        </w:rPr>
      </w:pPr>
    </w:p>
    <w:p w14:paraId="72A48378" w14:textId="53BE92BC" w:rsidR="00306F1F" w:rsidRPr="00306F1F" w:rsidRDefault="005D293A" w:rsidP="00306F1F">
      <w:pPr>
        <w:spacing w:line="480" w:lineRule="auto"/>
        <w:rPr>
          <w:rFonts w:ascii="Times New Roman" w:hAnsi="Times New Roman" w:cs="Times New Roman"/>
          <w:i/>
          <w:iCs/>
          <w:lang w:val="en-CA"/>
        </w:rPr>
      </w:pPr>
      <w:r>
        <w:rPr>
          <w:rFonts w:ascii="Times New Roman" w:hAnsi="Times New Roman" w:cs="Times New Roman"/>
          <w:i/>
          <w:iCs/>
          <w:lang w:val="en-CA"/>
        </w:rPr>
        <w:t>Even s</w:t>
      </w:r>
      <w:r w:rsidR="004F7AE3" w:rsidRPr="00306F1F">
        <w:rPr>
          <w:rFonts w:ascii="Times New Roman" w:hAnsi="Times New Roman" w:cs="Times New Roman"/>
          <w:i/>
          <w:iCs/>
          <w:lang w:val="en-CA"/>
        </w:rPr>
        <w:t>malle</w:t>
      </w:r>
      <w:r w:rsidR="004F7AE3">
        <w:rPr>
          <w:rFonts w:ascii="Times New Roman" w:hAnsi="Times New Roman" w:cs="Times New Roman"/>
          <w:i/>
          <w:iCs/>
          <w:lang w:val="en-CA"/>
        </w:rPr>
        <w:t>r</w:t>
      </w:r>
      <w:r>
        <w:rPr>
          <w:rFonts w:ascii="Times New Roman" w:hAnsi="Times New Roman" w:cs="Times New Roman"/>
          <w:i/>
          <w:iCs/>
          <w:lang w:val="en-CA"/>
        </w:rPr>
        <w:t>-</w:t>
      </w:r>
      <w:r w:rsidR="004F7AE3" w:rsidRPr="00306F1F">
        <w:rPr>
          <w:rFonts w:ascii="Times New Roman" w:hAnsi="Times New Roman" w:cs="Times New Roman"/>
          <w:i/>
          <w:iCs/>
          <w:lang w:val="en-CA"/>
        </w:rPr>
        <w:t>scale</w:t>
      </w:r>
      <w:r>
        <w:rPr>
          <w:rFonts w:ascii="Times New Roman" w:hAnsi="Times New Roman" w:cs="Times New Roman"/>
          <w:i/>
          <w:iCs/>
          <w:lang w:val="en-CA"/>
        </w:rPr>
        <w:t xml:space="preserve"> variation</w:t>
      </w:r>
    </w:p>
    <w:p w14:paraId="7CE6CE0F" w14:textId="74375484" w:rsidR="00327838" w:rsidRDefault="00926BE5" w:rsidP="005D293A">
      <w:pPr>
        <w:spacing w:line="480" w:lineRule="auto"/>
        <w:rPr>
          <w:rFonts w:ascii="Times New Roman" w:hAnsi="Times New Roman" w:cs="Times New Roman"/>
          <w:lang w:val="en-CA"/>
        </w:rPr>
      </w:pPr>
      <w:r>
        <w:rPr>
          <w:rFonts w:ascii="Times New Roman" w:hAnsi="Times New Roman" w:cs="Times New Roman"/>
          <w:lang w:val="en-CA"/>
        </w:rPr>
        <w:t xml:space="preserve">When we zoom into the smallest scale of variability tested, </w:t>
      </w:r>
      <w:r w:rsidR="006610AC">
        <w:rPr>
          <w:rFonts w:ascii="Times New Roman" w:hAnsi="Times New Roman" w:cs="Times New Roman"/>
          <w:lang w:val="en-CA"/>
        </w:rPr>
        <w:t>w</w:t>
      </w:r>
      <w:r w:rsidR="00282591">
        <w:rPr>
          <w:rFonts w:ascii="Times New Roman" w:hAnsi="Times New Roman" w:cs="Times New Roman"/>
          <w:lang w:val="en-CA"/>
        </w:rPr>
        <w:t>e found evidence of small</w:t>
      </w:r>
      <w:r w:rsidR="004F7AE3">
        <w:rPr>
          <w:rFonts w:ascii="Times New Roman" w:hAnsi="Times New Roman" w:cs="Times New Roman"/>
          <w:lang w:val="en-CA"/>
        </w:rPr>
        <w:t>er</w:t>
      </w:r>
      <w:r w:rsidR="00282591">
        <w:rPr>
          <w:rFonts w:ascii="Times New Roman" w:hAnsi="Times New Roman" w:cs="Times New Roman"/>
          <w:lang w:val="en-CA"/>
        </w:rPr>
        <w:t xml:space="preserve">-scale variation in NH₄⁺ </w:t>
      </w:r>
      <w:r w:rsidR="0041334E">
        <w:rPr>
          <w:rFonts w:ascii="Times New Roman" w:hAnsi="Times New Roman" w:cs="Times New Roman"/>
          <w:lang w:val="en-CA"/>
        </w:rPr>
        <w:t xml:space="preserve">only </w:t>
      </w:r>
      <w:r w:rsidR="00282591">
        <w:rPr>
          <w:rFonts w:ascii="Times New Roman" w:hAnsi="Times New Roman" w:cs="Times New Roman"/>
          <w:lang w:val="en-CA"/>
        </w:rPr>
        <w:t xml:space="preserve">in our cage experiments in the sheltered inlet, which </w:t>
      </w:r>
      <w:r w:rsidR="00CC5E86">
        <w:rPr>
          <w:rFonts w:ascii="Times New Roman" w:hAnsi="Times New Roman" w:cs="Times New Roman"/>
          <w:lang w:val="en-CA"/>
        </w:rPr>
        <w:t>may</w:t>
      </w:r>
      <w:r w:rsidR="00282591">
        <w:rPr>
          <w:rFonts w:ascii="Times New Roman" w:hAnsi="Times New Roman" w:cs="Times New Roman"/>
          <w:lang w:val="en-CA"/>
        </w:rPr>
        <w:t xml:space="preserve"> suggest water motion mediates variation at this scale as well. </w:t>
      </w:r>
      <w:r w:rsidR="0041334E">
        <w:rPr>
          <w:rFonts w:ascii="Times New Roman" w:hAnsi="Times New Roman" w:cs="Times New Roman"/>
          <w:lang w:val="en-CA"/>
        </w:rPr>
        <w:t>Alternative</w:t>
      </w:r>
      <w:r w:rsidR="00327838">
        <w:rPr>
          <w:rFonts w:ascii="Times New Roman" w:hAnsi="Times New Roman" w:cs="Times New Roman"/>
          <w:lang w:val="en-CA"/>
        </w:rPr>
        <w:t xml:space="preserve"> or complementary</w:t>
      </w:r>
      <w:r w:rsidR="0041334E">
        <w:rPr>
          <w:rFonts w:ascii="Times New Roman" w:hAnsi="Times New Roman" w:cs="Times New Roman"/>
          <w:lang w:val="en-CA"/>
        </w:rPr>
        <w:t xml:space="preserve"> explanations include a taxonomic effect and/or an experimental effect. The crabs in the sheltered cages excreted NH₄⁺ at a rate roughly 6x higher than the sea cucumbers caged in the more exposed location</w:t>
      </w:r>
      <w:r w:rsidR="00497588">
        <w:rPr>
          <w:rFonts w:ascii="Times New Roman" w:hAnsi="Times New Roman" w:cs="Times New Roman"/>
          <w:lang w:val="en-CA"/>
        </w:rPr>
        <w:t xml:space="preserve">. </w:t>
      </w:r>
      <w:r w:rsidR="0041334E">
        <w:rPr>
          <w:rFonts w:ascii="Times New Roman" w:hAnsi="Times New Roman" w:cs="Times New Roman"/>
          <w:lang w:val="en-CA"/>
        </w:rPr>
        <w:t xml:space="preserve">This difference </w:t>
      </w:r>
      <w:r w:rsidR="00327838">
        <w:rPr>
          <w:rFonts w:ascii="Times New Roman" w:hAnsi="Times New Roman" w:cs="Times New Roman"/>
          <w:lang w:val="en-CA"/>
        </w:rPr>
        <w:t xml:space="preserve">in </w:t>
      </w:r>
      <w:r w:rsidR="00497588">
        <w:rPr>
          <w:rFonts w:ascii="Times New Roman" w:hAnsi="Times New Roman" w:cs="Times New Roman"/>
          <w:lang w:val="en-CA"/>
        </w:rPr>
        <w:t>NH₄⁺</w:t>
      </w:r>
      <w:r w:rsidR="00497588">
        <w:rPr>
          <w:rFonts w:ascii="Times New Roman" w:hAnsi="Times New Roman" w:cs="Times New Roman"/>
          <w:lang w:val="en-CA"/>
        </w:rPr>
        <w:t xml:space="preserve"> </w:t>
      </w:r>
      <w:r w:rsidR="00327838">
        <w:rPr>
          <w:rFonts w:ascii="Times New Roman" w:hAnsi="Times New Roman" w:cs="Times New Roman"/>
          <w:lang w:val="en-CA"/>
        </w:rPr>
        <w:t xml:space="preserve">production </w:t>
      </w:r>
      <w:r w:rsidR="0041334E">
        <w:rPr>
          <w:rFonts w:ascii="Times New Roman" w:hAnsi="Times New Roman" w:cs="Times New Roman"/>
          <w:lang w:val="en-CA"/>
        </w:rPr>
        <w:t>could have given us more scope to detect differences</w:t>
      </w:r>
      <w:r w:rsidR="00327838">
        <w:rPr>
          <w:rFonts w:ascii="Times New Roman" w:hAnsi="Times New Roman" w:cs="Times New Roman"/>
          <w:lang w:val="en-CA"/>
        </w:rPr>
        <w:t xml:space="preserve"> among treatments in the protected inlet. In addition, </w:t>
      </w:r>
      <w:r w:rsidR="00327838">
        <w:rPr>
          <w:rFonts w:ascii="Times New Roman" w:hAnsi="Times New Roman" w:cs="Times New Roman"/>
          <w:lang w:val="en-CA"/>
        </w:rPr>
        <w:t>the crab cages were constructed with only two mesh windows</w:t>
      </w:r>
      <w:r w:rsidR="00327838">
        <w:rPr>
          <w:rFonts w:ascii="Times New Roman" w:hAnsi="Times New Roman" w:cs="Times New Roman"/>
          <w:lang w:val="en-CA"/>
        </w:rPr>
        <w:t>,</w:t>
      </w:r>
      <w:r w:rsidR="00327838">
        <w:rPr>
          <w:rFonts w:ascii="Times New Roman" w:hAnsi="Times New Roman" w:cs="Times New Roman"/>
          <w:lang w:val="en-CA"/>
        </w:rPr>
        <w:t xml:space="preserve"> </w:t>
      </w:r>
      <w:r w:rsidR="00327838">
        <w:rPr>
          <w:rFonts w:ascii="Times New Roman" w:hAnsi="Times New Roman" w:cs="Times New Roman"/>
          <w:lang w:val="en-CA"/>
        </w:rPr>
        <w:t>in contrast to</w:t>
      </w:r>
      <w:r w:rsidR="00327838">
        <w:rPr>
          <w:rFonts w:ascii="Times New Roman" w:hAnsi="Times New Roman" w:cs="Times New Roman"/>
          <w:lang w:val="en-CA"/>
        </w:rPr>
        <w:t xml:space="preserve"> the fully mesh</w:t>
      </w:r>
      <w:r w:rsidR="00327838">
        <w:rPr>
          <w:rFonts w:ascii="Times New Roman" w:hAnsi="Times New Roman" w:cs="Times New Roman"/>
          <w:lang w:val="en-CA"/>
        </w:rPr>
        <w:t>ed</w:t>
      </w:r>
      <w:r w:rsidR="00327838">
        <w:rPr>
          <w:rFonts w:ascii="Times New Roman" w:hAnsi="Times New Roman" w:cs="Times New Roman"/>
          <w:lang w:val="en-CA"/>
        </w:rPr>
        <w:t xml:space="preserve"> cages</w:t>
      </w:r>
      <w:r w:rsidR="00327838" w:rsidRPr="00327838">
        <w:rPr>
          <w:rFonts w:ascii="Times New Roman" w:hAnsi="Times New Roman" w:cs="Times New Roman"/>
          <w:lang w:val="en-CA"/>
        </w:rPr>
        <w:t xml:space="preserve"> </w:t>
      </w:r>
      <w:r w:rsidR="00327838">
        <w:rPr>
          <w:rFonts w:ascii="Times New Roman" w:hAnsi="Times New Roman" w:cs="Times New Roman"/>
          <w:lang w:val="en-CA"/>
        </w:rPr>
        <w:t>of sea cucumbers, which could have promoted nutrient retention in the former</w:t>
      </w:r>
      <w:r w:rsidR="00327838">
        <w:rPr>
          <w:rFonts w:ascii="Times New Roman" w:hAnsi="Times New Roman" w:cs="Times New Roman"/>
          <w:lang w:val="en-CA"/>
        </w:rPr>
        <w:t xml:space="preserve">. </w:t>
      </w:r>
    </w:p>
    <w:p w14:paraId="6A7105AB" w14:textId="2F458A48" w:rsidR="00926BE5" w:rsidRDefault="00327838" w:rsidP="00327838">
      <w:pPr>
        <w:spacing w:line="480" w:lineRule="auto"/>
        <w:ind w:firstLine="720"/>
        <w:rPr>
          <w:rFonts w:ascii="Times New Roman" w:hAnsi="Times New Roman" w:cs="Times New Roman"/>
          <w:lang w:val="en-CA"/>
        </w:rPr>
      </w:pPr>
      <w:r>
        <w:rPr>
          <w:rFonts w:ascii="Times New Roman" w:hAnsi="Times New Roman" w:cs="Times New Roman"/>
          <w:lang w:val="en-CA"/>
        </w:rPr>
        <w:t>Ammonium</w:t>
      </w:r>
      <w:r w:rsidR="00CC5E86">
        <w:rPr>
          <w:rFonts w:ascii="Times New Roman" w:hAnsi="Times New Roman" w:cs="Times New Roman"/>
          <w:lang w:val="en-CA"/>
        </w:rPr>
        <w:t xml:space="preserve"> enrichment by animals is </w:t>
      </w:r>
      <w:r>
        <w:rPr>
          <w:rFonts w:ascii="Times New Roman" w:hAnsi="Times New Roman" w:cs="Times New Roman"/>
          <w:lang w:val="en-CA"/>
        </w:rPr>
        <w:t xml:space="preserve">nevertheless </w:t>
      </w:r>
      <w:r w:rsidR="00CC5E86">
        <w:rPr>
          <w:rFonts w:ascii="Times New Roman" w:hAnsi="Times New Roman" w:cs="Times New Roman"/>
          <w:lang w:val="en-CA"/>
        </w:rPr>
        <w:t xml:space="preserve">possible in wave-exposed conditions; </w:t>
      </w:r>
      <w:r>
        <w:rPr>
          <w:rFonts w:ascii="Times New Roman" w:hAnsi="Times New Roman" w:cs="Times New Roman"/>
          <w:lang w:val="en-CA"/>
        </w:rPr>
        <w:t xml:space="preserve">for example, </w:t>
      </w:r>
      <w:r w:rsidR="00CC5E86">
        <w:rPr>
          <w:rFonts w:ascii="Times New Roman" w:hAnsi="Times New Roman" w:cs="Times New Roman"/>
          <w:lang w:val="en-CA"/>
        </w:rPr>
        <w:t xml:space="preserve">seawater above mussel beds had 15.9x higher NH₄⁺ compared to neighbouring rock </w:t>
      </w:r>
      <w:r>
        <w:rPr>
          <w:rFonts w:ascii="Times New Roman" w:hAnsi="Times New Roman" w:cs="Times New Roman"/>
          <w:lang w:val="en-CA"/>
        </w:rPr>
        <w:t xml:space="preserve">without mussels </w:t>
      </w:r>
      <w:r w:rsidR="00CC5E86">
        <w:rPr>
          <w:rFonts w:ascii="Times New Roman" w:hAnsi="Times New Roman" w:cs="Times New Roman"/>
          <w:lang w:val="en-CA"/>
        </w:rPr>
        <w:fldChar w:fldCharType="begin"/>
      </w:r>
      <w:r w:rsidR="00CC5E86">
        <w:rPr>
          <w:rFonts w:ascii="Times New Roman" w:hAnsi="Times New Roman" w:cs="Times New Roman"/>
          <w:lang w:val="en-CA"/>
        </w:rPr>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Pr>
          <w:rFonts w:ascii="Times New Roman" w:hAnsi="Times New Roman" w:cs="Times New Roman"/>
          <w:lang w:val="en-CA"/>
        </w:rPr>
        <w:fldChar w:fldCharType="separate"/>
      </w:r>
      <w:r w:rsidR="00CC5E86">
        <w:rPr>
          <w:rFonts w:ascii="Times New Roman" w:hAnsi="Times New Roman" w:cs="Times New Roman"/>
          <w:noProof/>
          <w:lang w:val="en-CA"/>
        </w:rPr>
        <w:t>(Aquilino et al., 2009)</w:t>
      </w:r>
      <w:r w:rsidR="00CC5E86">
        <w:rPr>
          <w:rFonts w:ascii="Times New Roman" w:hAnsi="Times New Roman" w:cs="Times New Roman"/>
          <w:lang w:val="en-CA"/>
        </w:rPr>
        <w:fldChar w:fldCharType="end"/>
      </w:r>
      <w:r w:rsidR="00CC5E86">
        <w:rPr>
          <w:rFonts w:ascii="Times New Roman" w:hAnsi="Times New Roman" w:cs="Times New Roman"/>
          <w:lang w:val="en-CA"/>
        </w:rPr>
        <w:t xml:space="preserve">. Our </w:t>
      </w:r>
      <w:r w:rsidR="00282591">
        <w:rPr>
          <w:rFonts w:ascii="Times New Roman" w:hAnsi="Times New Roman" w:cs="Times New Roman"/>
          <w:lang w:val="en-CA"/>
        </w:rPr>
        <w:t xml:space="preserve">cage experiments were not designed to test why </w:t>
      </w:r>
      <w:r w:rsidR="00282591">
        <w:rPr>
          <w:rFonts w:ascii="Times New Roman" w:hAnsi="Times New Roman" w:cs="Times New Roman"/>
          <w:lang w:val="en-CA"/>
        </w:rPr>
        <w:lastRenderedPageBreak/>
        <w:t xml:space="preserve">variation was found in one experiment and not the other, but rather to see whether </w:t>
      </w:r>
      <w:r>
        <w:rPr>
          <w:rFonts w:ascii="Times New Roman" w:hAnsi="Times New Roman" w:cs="Times New Roman"/>
          <w:lang w:val="en-CA"/>
        </w:rPr>
        <w:t xml:space="preserve">small-scale variation </w:t>
      </w:r>
      <w:r w:rsidR="00282591">
        <w:rPr>
          <w:rFonts w:ascii="Times New Roman" w:hAnsi="Times New Roman" w:cs="Times New Roman"/>
          <w:lang w:val="en-CA"/>
        </w:rPr>
        <w:t xml:space="preserve">might </w:t>
      </w:r>
      <w:r>
        <w:rPr>
          <w:rFonts w:ascii="Times New Roman" w:hAnsi="Times New Roman" w:cs="Times New Roman"/>
          <w:lang w:val="en-CA"/>
        </w:rPr>
        <w:t xml:space="preserve">arise </w:t>
      </w:r>
      <w:r w:rsidR="00282591">
        <w:rPr>
          <w:rFonts w:ascii="Times New Roman" w:hAnsi="Times New Roman" w:cs="Times New Roman"/>
          <w:lang w:val="en-CA"/>
        </w:rPr>
        <w:t xml:space="preserve">at all. Therefore, </w:t>
      </w:r>
      <w:r w:rsidR="00CC5E86">
        <w:rPr>
          <w:rFonts w:ascii="Times New Roman" w:hAnsi="Times New Roman" w:cs="Times New Roman"/>
          <w:lang w:val="en-CA"/>
        </w:rPr>
        <w:t>we simply conclude that at least in sheltered conditions, variation</w:t>
      </w:r>
      <w:r>
        <w:rPr>
          <w:rFonts w:ascii="Times New Roman" w:hAnsi="Times New Roman" w:cs="Times New Roman"/>
          <w:lang w:val="en-CA"/>
        </w:rPr>
        <w:t xml:space="preserve"> on the scale of tens of centimetres</w:t>
      </w:r>
      <w:r w:rsidR="00CC5E86">
        <w:rPr>
          <w:rFonts w:ascii="Times New Roman" w:hAnsi="Times New Roman" w:cs="Times New Roman"/>
          <w:lang w:val="en-CA"/>
        </w:rPr>
        <w:t xml:space="preserve"> driven by animal biomass is possible</w:t>
      </w:r>
    </w:p>
    <w:p w14:paraId="34B4733F" w14:textId="77777777" w:rsidR="00CC5E86" w:rsidRDefault="00CC5E86" w:rsidP="00CC5E86">
      <w:pPr>
        <w:spacing w:line="480" w:lineRule="auto"/>
        <w:ind w:firstLine="720"/>
        <w:rPr>
          <w:rFonts w:ascii="Times New Roman" w:hAnsi="Times New Roman" w:cs="Times New Roman"/>
          <w:lang w:val="en-CA"/>
        </w:rPr>
      </w:pPr>
    </w:p>
    <w:p w14:paraId="0034A462" w14:textId="2E907A44" w:rsidR="005D293A" w:rsidRPr="00220618" w:rsidRDefault="005D293A" w:rsidP="005D293A">
      <w:pPr>
        <w:spacing w:line="480" w:lineRule="auto"/>
        <w:rPr>
          <w:rFonts w:ascii="Times New Roman" w:hAnsi="Times New Roman" w:cs="Times New Roman"/>
          <w:i/>
          <w:iCs/>
          <w:lang w:val="en-CA"/>
        </w:rPr>
      </w:pPr>
      <w:r>
        <w:rPr>
          <w:rFonts w:ascii="Times New Roman" w:hAnsi="Times New Roman" w:cs="Times New Roman"/>
          <w:i/>
          <w:iCs/>
          <w:lang w:val="en-CA"/>
        </w:rPr>
        <w:t>A role for</w:t>
      </w:r>
      <w:r w:rsidRPr="00220618">
        <w:rPr>
          <w:rFonts w:ascii="Times New Roman" w:hAnsi="Times New Roman" w:cs="Times New Roman"/>
          <w:i/>
          <w:iCs/>
          <w:lang w:val="en-CA"/>
        </w:rPr>
        <w:t xml:space="preserve"> species diversity?</w:t>
      </w:r>
    </w:p>
    <w:p w14:paraId="5909CE73" w14:textId="4C0060BE" w:rsidR="00A13236" w:rsidRDefault="005D293A" w:rsidP="005D293A">
      <w:pPr>
        <w:spacing w:line="480" w:lineRule="auto"/>
        <w:rPr>
          <w:rFonts w:ascii="Times New Roman" w:hAnsi="Times New Roman" w:cs="Times New Roman"/>
          <w:lang w:val="en-CA"/>
        </w:rPr>
      </w:pPr>
      <w:r>
        <w:rPr>
          <w:rFonts w:ascii="Times New Roman" w:hAnsi="Times New Roman" w:cs="Times New Roman"/>
          <w:lang w:val="en-CA"/>
        </w:rPr>
        <w:t xml:space="preserve">It was difficult to predict the effect of biodiversity on variation in ammonium, either among or within sites. Marine species diversity sometimes covaries with animal abundance or biomass (refs), in which case we might have expected both to have a similar, somewhat positive effect on </w:t>
      </w:r>
      <w:r w:rsidR="00712A40">
        <w:rPr>
          <w:rFonts w:ascii="Times New Roman" w:hAnsi="Times New Roman" w:cs="Times New Roman"/>
          <w:lang w:val="en-CA"/>
        </w:rPr>
        <w:t xml:space="preserve">ammonium. </w:t>
      </w:r>
      <w:r>
        <w:rPr>
          <w:rFonts w:ascii="Times New Roman" w:hAnsi="Times New Roman" w:cs="Times New Roman"/>
          <w:lang w:val="en-CA"/>
        </w:rPr>
        <w:t xml:space="preserve">This was not the case. </w:t>
      </w:r>
      <w:r w:rsidR="00712A40">
        <w:rPr>
          <w:rFonts w:ascii="Times New Roman" w:hAnsi="Times New Roman" w:cs="Times New Roman"/>
          <w:lang w:val="en-CA"/>
        </w:rPr>
        <w:t>B</w:t>
      </w:r>
      <w:r>
        <w:rPr>
          <w:rFonts w:ascii="Times New Roman" w:hAnsi="Times New Roman" w:cs="Times New Roman"/>
          <w:lang w:val="en-CA"/>
        </w:rPr>
        <w:t>iodiversity</w:t>
      </w:r>
      <w:r w:rsidR="00712A40">
        <w:rPr>
          <w:rFonts w:ascii="Times New Roman" w:hAnsi="Times New Roman" w:cs="Times New Roman"/>
          <w:lang w:val="en-CA"/>
        </w:rPr>
        <w:t xml:space="preserve"> had </w:t>
      </w:r>
      <w:r w:rsidR="00741F8A">
        <w:rPr>
          <w:rFonts w:ascii="Times New Roman" w:hAnsi="Times New Roman" w:cs="Times New Roman"/>
          <w:lang w:val="en-CA"/>
        </w:rPr>
        <w:t>a neutral effect on NH₄⁺ concentrations among sites and a</w:t>
      </w:r>
      <w:r w:rsidR="00712A40">
        <w:rPr>
          <w:rFonts w:ascii="Times New Roman" w:hAnsi="Times New Roman" w:cs="Times New Roman"/>
          <w:lang w:val="en-CA"/>
        </w:rPr>
        <w:t xml:space="preserve"> </w:t>
      </w:r>
      <w:proofErr w:type="gramStart"/>
      <w:r w:rsidR="00712A40">
        <w:rPr>
          <w:rFonts w:ascii="Times New Roman" w:hAnsi="Times New Roman" w:cs="Times New Roman"/>
          <w:lang w:val="en-CA"/>
        </w:rPr>
        <w:t>weakly negative effects</w:t>
      </w:r>
      <w:proofErr w:type="gramEnd"/>
      <w:r w:rsidR="00712A40">
        <w:rPr>
          <w:rFonts w:ascii="Times New Roman" w:hAnsi="Times New Roman" w:cs="Times New Roman"/>
          <w:lang w:val="en-CA"/>
        </w:rPr>
        <w:t xml:space="preserve"> on </w:t>
      </w:r>
      <w:r w:rsidR="00712A40" w:rsidRPr="005F1E8D">
        <w:rPr>
          <w:rFonts w:ascii="Times New Roman" w:hAnsi="Times New Roman" w:cs="Times New Roman"/>
          <w:lang w:val="en-CA"/>
        </w:rPr>
        <w:t>∆</w:t>
      </w:r>
      <w:r w:rsidR="00712A40">
        <w:rPr>
          <w:rFonts w:ascii="Times New Roman" w:hAnsi="Times New Roman" w:cs="Times New Roman"/>
          <w:lang w:val="en-CA"/>
        </w:rPr>
        <w:t xml:space="preserve"> NH₄⁺ within </w:t>
      </w:r>
      <w:commentRangeStart w:id="72"/>
      <w:r w:rsidR="00712A40">
        <w:rPr>
          <w:rFonts w:ascii="Times New Roman" w:hAnsi="Times New Roman" w:cs="Times New Roman"/>
          <w:lang w:val="en-CA"/>
        </w:rPr>
        <w:t>sites</w:t>
      </w:r>
      <w:commentRangeEnd w:id="72"/>
      <w:r w:rsidR="00741F8A">
        <w:rPr>
          <w:rStyle w:val="CommentReference"/>
        </w:rPr>
        <w:commentReference w:id="72"/>
      </w:r>
      <w:r w:rsidR="00712A40">
        <w:rPr>
          <w:rFonts w:ascii="Times New Roman" w:hAnsi="Times New Roman" w:cs="Times New Roman"/>
          <w:lang w:val="en-CA"/>
        </w:rPr>
        <w:t xml:space="preserve">. </w:t>
      </w:r>
    </w:p>
    <w:p w14:paraId="4E5133CE" w14:textId="77777777" w:rsidR="00741F8A" w:rsidRPr="00741F8A" w:rsidRDefault="00A13236" w:rsidP="00741F8A">
      <w:pPr>
        <w:pStyle w:val="ListParagraph"/>
        <w:numPr>
          <w:ilvl w:val="0"/>
          <w:numId w:val="9"/>
        </w:numPr>
        <w:spacing w:line="480" w:lineRule="auto"/>
        <w:rPr>
          <w:rFonts w:ascii="Times New Roman" w:hAnsi="Times New Roman" w:cs="Times New Roman"/>
        </w:rPr>
      </w:pPr>
      <w:r>
        <w:rPr>
          <w:rFonts w:ascii="Times New Roman" w:hAnsi="Times New Roman" w:cs="Times New Roman"/>
          <w:lang w:val="en-CA"/>
        </w:rPr>
        <w:t>Abundance and species diversity are sometimes decoupled (</w:t>
      </w:r>
      <w:r w:rsidR="00741F8A">
        <w:rPr>
          <w:rFonts w:ascii="Times New Roman" w:hAnsi="Times New Roman" w:cs="Times New Roman"/>
          <w:lang w:val="en-CA"/>
        </w:rPr>
        <w:t xml:space="preserve">Kerr and </w:t>
      </w:r>
      <w:proofErr w:type="spellStart"/>
      <w:r w:rsidR="00741F8A">
        <w:rPr>
          <w:rFonts w:ascii="Times New Roman" w:hAnsi="Times New Roman" w:cs="Times New Roman"/>
          <w:lang w:val="en-CA"/>
        </w:rPr>
        <w:t>Alroy</w:t>
      </w:r>
      <w:proofErr w:type="spellEnd"/>
      <w:r w:rsidR="00741F8A">
        <w:rPr>
          <w:rFonts w:ascii="Times New Roman" w:hAnsi="Times New Roman" w:cs="Times New Roman"/>
          <w:lang w:val="en-CA"/>
        </w:rPr>
        <w:t xml:space="preserve"> 2023 </w:t>
      </w:r>
      <w:r w:rsidR="00741F8A" w:rsidRPr="00741F8A">
        <w:rPr>
          <w:rFonts w:ascii="Times New Roman" w:hAnsi="Times New Roman" w:cs="Times New Roman"/>
        </w:rPr>
        <w:t>DOI</w:t>
      </w:r>
    </w:p>
    <w:p w14:paraId="6C4301C4" w14:textId="77777777" w:rsidR="00741F8A" w:rsidRPr="00741F8A" w:rsidRDefault="00741F8A" w:rsidP="00741F8A">
      <w:pPr>
        <w:pStyle w:val="ListParagraph"/>
        <w:numPr>
          <w:ilvl w:val="0"/>
          <w:numId w:val="9"/>
        </w:numPr>
        <w:spacing w:line="480" w:lineRule="auto"/>
        <w:rPr>
          <w:rFonts w:ascii="Times New Roman" w:hAnsi="Times New Roman" w:cs="Times New Roman"/>
        </w:rPr>
      </w:pPr>
      <w:r w:rsidRPr="00741F8A">
        <w:rPr>
          <w:rFonts w:ascii="Times New Roman" w:hAnsi="Times New Roman" w:cs="Times New Roman"/>
        </w:rPr>
        <w:t>10.21425/F5FBG58651</w:t>
      </w:r>
      <w:r>
        <w:rPr>
          <w:rFonts w:ascii="Times New Roman" w:hAnsi="Times New Roman" w:cs="Times New Roman"/>
        </w:rPr>
        <w:t xml:space="preserve">) because they have different drivers (e.g. Mellin et al. 2010 </w:t>
      </w:r>
      <w:r w:rsidRPr="00741F8A">
        <w:rPr>
          <w:rFonts w:ascii="Times New Roman" w:hAnsi="Times New Roman" w:cs="Times New Roman"/>
        </w:rPr>
        <w:t>DOI</w:t>
      </w:r>
    </w:p>
    <w:p w14:paraId="338A8BDB" w14:textId="7EE8BD90" w:rsidR="00A13236" w:rsidRDefault="00741F8A" w:rsidP="00741F8A">
      <w:pPr>
        <w:pStyle w:val="ListParagraph"/>
        <w:numPr>
          <w:ilvl w:val="0"/>
          <w:numId w:val="9"/>
        </w:numPr>
        <w:spacing w:line="480" w:lineRule="auto"/>
        <w:rPr>
          <w:rFonts w:ascii="Times New Roman" w:hAnsi="Times New Roman" w:cs="Times New Roman"/>
          <w:lang w:val="en-CA"/>
        </w:rPr>
      </w:pPr>
      <w:r w:rsidRPr="00741F8A">
        <w:rPr>
          <w:rFonts w:ascii="Times New Roman" w:hAnsi="Times New Roman" w:cs="Times New Roman"/>
        </w:rPr>
        <w:t>10.1111/j.1466-8238.</w:t>
      </w:r>
      <w:proofErr w:type="gramStart"/>
      <w:r w:rsidRPr="00741F8A">
        <w:rPr>
          <w:rFonts w:ascii="Times New Roman" w:hAnsi="Times New Roman" w:cs="Times New Roman"/>
        </w:rPr>
        <w:t>2009.00513.x</w:t>
      </w:r>
      <w:proofErr w:type="gramEnd"/>
      <w:r>
        <w:rPr>
          <w:rFonts w:ascii="Times New Roman" w:hAnsi="Times New Roman" w:cs="Times New Roman"/>
        </w:rPr>
        <w:t>)</w:t>
      </w:r>
    </w:p>
    <w:p w14:paraId="1D0476A8" w14:textId="07BE8896" w:rsidR="00A13236" w:rsidRPr="005835B5" w:rsidRDefault="00A13236" w:rsidP="005835B5">
      <w:pPr>
        <w:pStyle w:val="ListParagraph"/>
        <w:numPr>
          <w:ilvl w:val="0"/>
          <w:numId w:val="9"/>
        </w:numPr>
        <w:spacing w:line="480" w:lineRule="auto"/>
        <w:rPr>
          <w:rFonts w:ascii="Times New Roman" w:hAnsi="Times New Roman" w:cs="Times New Roman"/>
          <w:lang w:val="en-CA"/>
        </w:rPr>
      </w:pPr>
      <w:r>
        <w:rPr>
          <w:rFonts w:ascii="Times New Roman" w:hAnsi="Times New Roman" w:cs="Times New Roman"/>
          <w:lang w:val="en-CA"/>
        </w:rPr>
        <w:t>Scale of variation in species diversity might be much larger than the largest scale studied here (</w:t>
      </w:r>
      <w:proofErr w:type="spellStart"/>
      <w:r>
        <w:rPr>
          <w:rFonts w:ascii="Times New Roman" w:hAnsi="Times New Roman" w:cs="Times New Roman"/>
          <w:lang w:val="en-CA"/>
        </w:rPr>
        <w:t>e.</w:t>
      </w:r>
      <w:proofErr w:type="gramStart"/>
      <w:r>
        <w:rPr>
          <w:rFonts w:ascii="Times New Roman" w:hAnsi="Times New Roman" w:cs="Times New Roman"/>
          <w:lang w:val="en-CA"/>
        </w:rPr>
        <w:t>g.Archambault</w:t>
      </w:r>
      <w:proofErr w:type="spellEnd"/>
      <w:proofErr w:type="gramEnd"/>
      <w:r>
        <w:rPr>
          <w:rFonts w:ascii="Times New Roman" w:hAnsi="Times New Roman" w:cs="Times New Roman"/>
          <w:lang w:val="en-CA"/>
        </w:rPr>
        <w:t xml:space="preserve"> and Bourget 1996 found that scale of variation in diversity for intertidal species was km while scale for variation in abundance was cm) </w:t>
      </w:r>
      <w:r w:rsidRPr="00A13236">
        <w:rPr>
          <w:rFonts w:ascii="Times New Roman" w:hAnsi="Times New Roman" w:cs="Times New Roman"/>
          <w:lang w:val="en-CA"/>
        </w:rPr>
        <w:t>doi:10.3354/meps136111</w:t>
      </w:r>
    </w:p>
    <w:p w14:paraId="7E92E265" w14:textId="3A6C9D8F" w:rsidR="005D293A" w:rsidRDefault="00A13236" w:rsidP="005835B5">
      <w:pPr>
        <w:spacing w:line="480" w:lineRule="auto"/>
        <w:rPr>
          <w:rFonts w:ascii="Times New Roman" w:hAnsi="Times New Roman" w:cs="Times New Roman"/>
          <w:lang w:val="en-CA"/>
        </w:rPr>
      </w:pPr>
      <w:r>
        <w:rPr>
          <w:rFonts w:ascii="Times New Roman" w:hAnsi="Times New Roman" w:cs="Times New Roman"/>
          <w:lang w:val="en-CA"/>
        </w:rPr>
        <w:t>[</w:t>
      </w:r>
      <w:r w:rsidR="005D293A">
        <w:rPr>
          <w:rFonts w:ascii="Times New Roman" w:hAnsi="Times New Roman" w:cs="Times New Roman"/>
          <w:lang w:val="en-CA"/>
        </w:rPr>
        <w:t xml:space="preserve">Elucidating the tangled relationships between the abundances of each species in communities is challenging, as some families may be sources of NH₄⁺, while others may benefit from increases in primary productivity due to NH₄⁺ production by other families. As surveys were conducted at the edges of kelp forests due to difficulties conducting a 5 m wide fish belt survey in thick kelp, our communities are more representative of kelp forest associated species, and not necessarily the species living immediately within the kelp. Nevertheless, we did find more species at our </w:t>
      </w:r>
      <w:r w:rsidR="005D293A">
        <w:rPr>
          <w:rFonts w:ascii="Times New Roman" w:hAnsi="Times New Roman" w:cs="Times New Roman"/>
          <w:lang w:val="en-CA"/>
        </w:rPr>
        <w:lastRenderedPageBreak/>
        <w:t>kelp sites compared to the rocky reef sites, supporting extensive research on the positive effect of kelp on biodiversity (CITE).</w:t>
      </w:r>
      <w:r>
        <w:rPr>
          <w:rFonts w:ascii="Times New Roman" w:hAnsi="Times New Roman" w:cs="Times New Roman"/>
          <w:lang w:val="en-CA"/>
        </w:rPr>
        <w:t>]</w:t>
      </w:r>
    </w:p>
    <w:p w14:paraId="02FB5023" w14:textId="77777777" w:rsidR="005D293A" w:rsidRDefault="005D293A" w:rsidP="00CC5E86">
      <w:pPr>
        <w:spacing w:line="480" w:lineRule="auto"/>
        <w:ind w:firstLine="720"/>
        <w:rPr>
          <w:rFonts w:ascii="Times New Roman" w:hAnsi="Times New Roman" w:cs="Times New Roman"/>
          <w:lang w:val="en-CA"/>
        </w:rPr>
      </w:pPr>
    </w:p>
    <w:p w14:paraId="784D0B01" w14:textId="77777777" w:rsidR="00741F8A" w:rsidRPr="00220618" w:rsidRDefault="00741F8A" w:rsidP="00741F8A">
      <w:pPr>
        <w:spacing w:line="480" w:lineRule="auto"/>
        <w:rPr>
          <w:rFonts w:ascii="Times New Roman" w:hAnsi="Times New Roman" w:cs="Times New Roman"/>
          <w:i/>
          <w:iCs/>
          <w:lang w:val="en-CA"/>
        </w:rPr>
      </w:pPr>
      <w:r w:rsidRPr="00220618">
        <w:rPr>
          <w:rFonts w:ascii="Times New Roman" w:hAnsi="Times New Roman" w:cs="Times New Roman"/>
          <w:i/>
          <w:iCs/>
          <w:lang w:val="en-CA"/>
        </w:rPr>
        <w:t xml:space="preserve">Conclusion </w:t>
      </w:r>
    </w:p>
    <w:p w14:paraId="3EC4A04F" w14:textId="5EC60C85" w:rsidR="00AA2E4B" w:rsidRDefault="00741F8A" w:rsidP="00AA2E4B">
      <w:pPr>
        <w:spacing w:line="480" w:lineRule="auto"/>
        <w:rPr>
          <w:rFonts w:ascii="Times New Roman" w:hAnsi="Times New Roman" w:cs="Times New Roman"/>
          <w:lang w:val="en-CA"/>
        </w:rPr>
      </w:pPr>
      <w:r>
        <w:rPr>
          <w:rFonts w:ascii="Times New Roman" w:hAnsi="Times New Roman" w:cs="Times New Roman"/>
          <w:lang w:val="en-CA"/>
        </w:rPr>
        <w:t xml:space="preserve">Despite the mixing forces of currents and tides, spatial heterogeneity in ammonium concentration </w:t>
      </w:r>
      <w:r w:rsidR="00E07FB1">
        <w:rPr>
          <w:rFonts w:ascii="Times New Roman" w:hAnsi="Times New Roman" w:cs="Times New Roman"/>
          <w:lang w:val="en-CA"/>
        </w:rPr>
        <w:t>is</w:t>
      </w:r>
      <w:r>
        <w:rPr>
          <w:rFonts w:ascii="Times New Roman" w:hAnsi="Times New Roman" w:cs="Times New Roman"/>
          <w:lang w:val="en-CA"/>
        </w:rPr>
        <w:t xml:space="preserve"> detectable at a broad range of scales. Our findings are potentially important for understanding variation in primary </w:t>
      </w:r>
      <w:commentRangeStart w:id="73"/>
      <w:r>
        <w:rPr>
          <w:rFonts w:ascii="Times New Roman" w:hAnsi="Times New Roman" w:cs="Times New Roman"/>
          <w:lang w:val="en-CA"/>
        </w:rPr>
        <w:t>productivity</w:t>
      </w:r>
      <w:commentRangeEnd w:id="73"/>
      <w:r>
        <w:rPr>
          <w:rStyle w:val="CommentReference"/>
        </w:rPr>
        <w:commentReference w:id="73"/>
      </w:r>
      <w:r w:rsidR="005835B5">
        <w:rPr>
          <w:rFonts w:ascii="Times New Roman" w:hAnsi="Times New Roman" w:cs="Times New Roman"/>
          <w:lang w:val="en-CA"/>
        </w:rPr>
        <w:t>, which arises from variation in resource supply</w:t>
      </w:r>
      <w:r>
        <w:rPr>
          <w:rFonts w:ascii="Times New Roman" w:hAnsi="Times New Roman" w:cs="Times New Roman"/>
          <w:lang w:val="en-CA"/>
        </w:rPr>
        <w:t xml:space="preserve">. </w:t>
      </w:r>
      <w:r w:rsidR="00736CF0">
        <w:rPr>
          <w:rFonts w:ascii="Times New Roman" w:hAnsi="Times New Roman" w:cs="Times New Roman"/>
          <w:lang w:val="en-CA"/>
        </w:rPr>
        <w:t xml:space="preserve">Increased primary productivity has been seen at orders of variation </w:t>
      </w:r>
      <w:r w:rsidR="005835B5">
        <w:rPr>
          <w:rFonts w:ascii="Times New Roman" w:hAnsi="Times New Roman" w:cs="Times New Roman"/>
          <w:lang w:val="en-CA"/>
        </w:rPr>
        <w:t xml:space="preserve">in NH₄⁺ </w:t>
      </w:r>
      <w:r w:rsidR="002F60B0">
        <w:rPr>
          <w:rFonts w:ascii="Times New Roman" w:hAnsi="Times New Roman" w:cs="Times New Roman"/>
          <w:lang w:val="en-CA"/>
        </w:rPr>
        <w:t>from</w:t>
      </w:r>
      <w:r w:rsidR="00D4727E">
        <w:rPr>
          <w:rFonts w:ascii="Times New Roman" w:hAnsi="Times New Roman" w:cs="Times New Roman"/>
          <w:lang w:val="en-CA"/>
        </w:rPr>
        <w:t xml:space="preserve"> 1.3 – </w:t>
      </w:r>
      <w:r w:rsidR="00D44394">
        <w:rPr>
          <w:rFonts w:ascii="Times New Roman" w:hAnsi="Times New Roman" w:cs="Times New Roman"/>
          <w:lang w:val="en-CA"/>
        </w:rPr>
        <w:t>9</w:t>
      </w:r>
      <w:r w:rsidR="00D4727E">
        <w:rPr>
          <w:rFonts w:ascii="Times New Roman" w:hAnsi="Times New Roman" w:cs="Times New Roman"/>
          <w:lang w:val="en-CA"/>
        </w:rPr>
        <w:t xml:space="preserve">x in NH₄⁺ </w:t>
      </w:r>
      <w:r w:rsidR="00D4727E">
        <w:rPr>
          <w:rFonts w:ascii="Times New Roman" w:hAnsi="Times New Roman" w:cs="Times New Roman"/>
          <w:lang w:val="en-CA"/>
        </w:rPr>
        <w:fldChar w:fldCharType="begin"/>
      </w:r>
      <w:r w:rsidR="00D44394">
        <w:rPr>
          <w:rFonts w:ascii="Times New Roman" w:hAnsi="Times New Roman" w:cs="Times New Roman"/>
          <w:lang w:val="en-CA"/>
        </w:rPr>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D4727E">
        <w:rPr>
          <w:rFonts w:ascii="Times New Roman" w:hAnsi="Times New Roman" w:cs="Times New Roman"/>
          <w:lang w:val="en-CA"/>
        </w:rPr>
        <w:fldChar w:fldCharType="separate"/>
      </w:r>
      <w:r w:rsidR="00D44394">
        <w:rPr>
          <w:rFonts w:ascii="Times New Roman" w:hAnsi="Times New Roman" w:cs="Times New Roman"/>
          <w:noProof/>
          <w:lang w:val="en-CA"/>
        </w:rPr>
        <w:t>(Allgeier et al., 2020; Arzul, 2001; Meyer et al., 1983; Sandoval-Gil et al., 2016; Savage, 2019; Shantz et al., 2015; Uthicke, 2001b; Uthicke and Klumpp, 1998; Vinther and Holmer, 2008; West et al., 2009)</w:t>
      </w:r>
      <w:r w:rsidR="00D4727E">
        <w:rPr>
          <w:rFonts w:ascii="Times New Roman" w:hAnsi="Times New Roman" w:cs="Times New Roman"/>
          <w:lang w:val="en-CA"/>
        </w:rPr>
        <w:fldChar w:fldCharType="end"/>
      </w:r>
      <w:r w:rsidR="00736CF0">
        <w:rPr>
          <w:rFonts w:ascii="Times New Roman" w:hAnsi="Times New Roman" w:cs="Times New Roman"/>
          <w:lang w:val="en-CA"/>
        </w:rPr>
        <w:t xml:space="preserve">, which is </w:t>
      </w:r>
      <w:r w:rsidR="00A37BD2">
        <w:rPr>
          <w:rFonts w:ascii="Times New Roman" w:hAnsi="Times New Roman" w:cs="Times New Roman"/>
          <w:lang w:val="en-CA"/>
        </w:rPr>
        <w:t xml:space="preserve">within the range of </w:t>
      </w:r>
      <w:r w:rsidR="00736CF0">
        <w:rPr>
          <w:rFonts w:ascii="Times New Roman" w:hAnsi="Times New Roman" w:cs="Times New Roman"/>
          <w:lang w:val="en-CA"/>
        </w:rPr>
        <w:t xml:space="preserve">variation we saw at </w:t>
      </w:r>
      <w:r w:rsidR="00A37BD2">
        <w:rPr>
          <w:rFonts w:ascii="Times New Roman" w:hAnsi="Times New Roman" w:cs="Times New Roman"/>
          <w:lang w:val="en-CA"/>
        </w:rPr>
        <w:t xml:space="preserve">all three spatial </w:t>
      </w:r>
      <w:r w:rsidR="00736CF0">
        <w:rPr>
          <w:rFonts w:ascii="Times New Roman" w:hAnsi="Times New Roman" w:cs="Times New Roman"/>
          <w:lang w:val="en-CA"/>
        </w:rPr>
        <w:t xml:space="preserve">scales. </w:t>
      </w:r>
      <w:r w:rsidR="00AA2E4B">
        <w:rPr>
          <w:rFonts w:ascii="Times New Roman" w:hAnsi="Times New Roman" w:cs="Times New Roman"/>
          <w:lang w:val="en-CA"/>
        </w:rPr>
        <w:t xml:space="preserve">Even in nutrient-replete upwelling ecosystems, an increase in NH₄⁺ from 0.08 </w:t>
      </w:r>
      <w:proofErr w:type="spellStart"/>
      <w:r w:rsidR="00AA2E4B">
        <w:rPr>
          <w:rFonts w:ascii="Times New Roman" w:hAnsi="Times New Roman" w:cs="Times New Roman"/>
          <w:lang w:val="en-CA"/>
        </w:rPr>
        <w:t>uM</w:t>
      </w:r>
      <w:proofErr w:type="spellEnd"/>
      <w:r w:rsidR="00AA2E4B">
        <w:rPr>
          <w:rFonts w:ascii="Times New Roman" w:hAnsi="Times New Roman" w:cs="Times New Roman"/>
          <w:lang w:val="en-CA"/>
        </w:rPr>
        <w:t xml:space="preserve"> to 1.26 </w:t>
      </w:r>
      <w:proofErr w:type="spellStart"/>
      <w:r w:rsidR="00AA2E4B">
        <w:rPr>
          <w:rFonts w:ascii="Times New Roman" w:hAnsi="Times New Roman" w:cs="Times New Roman"/>
          <w:lang w:val="en-CA"/>
        </w:rPr>
        <w:t>uM</w:t>
      </w:r>
      <w:proofErr w:type="spellEnd"/>
      <w:r w:rsidR="00AA2E4B">
        <w:rPr>
          <w:rFonts w:ascii="Times New Roman" w:hAnsi="Times New Roman" w:cs="Times New Roman"/>
          <w:lang w:val="en-CA"/>
        </w:rPr>
        <w:t xml:space="preserve"> (</w:t>
      </w:r>
      <w:r w:rsidR="006610AC">
        <w:rPr>
          <w:rFonts w:ascii="Times New Roman" w:hAnsi="Times New Roman" w:cs="Times New Roman"/>
          <w:lang w:val="en-CA"/>
        </w:rPr>
        <w:t>15.8x difference</w:t>
      </w:r>
      <w:r w:rsidR="00AA2E4B">
        <w:rPr>
          <w:rFonts w:ascii="Times New Roman" w:hAnsi="Times New Roman" w:cs="Times New Roman"/>
          <w:lang w:val="en-CA"/>
        </w:rPr>
        <w:t xml:space="preserve">) was linked to increased tissue nitrogen and coverage of an intertidal seaweed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(Aquilino et al., 2009)</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and a </w:t>
      </w:r>
      <w:r w:rsidR="000150A2">
        <w:rPr>
          <w:rFonts w:ascii="Times New Roman" w:hAnsi="Times New Roman" w:cs="Times New Roman"/>
          <w:lang w:val="en-CA"/>
        </w:rPr>
        <w:t>1.8x</w:t>
      </w:r>
      <w:r w:rsidR="00736CF0">
        <w:rPr>
          <w:rFonts w:ascii="Times New Roman" w:hAnsi="Times New Roman" w:cs="Times New Roman"/>
          <w:lang w:val="en-CA"/>
        </w:rPr>
        <w:t xml:space="preserve"> increase</w:t>
      </w:r>
      <w:r w:rsidR="000150A2">
        <w:rPr>
          <w:rFonts w:ascii="Times New Roman" w:hAnsi="Times New Roman" w:cs="Times New Roman"/>
          <w:lang w:val="en-CA"/>
        </w:rPr>
        <w:t xml:space="preserve"> </w:t>
      </w:r>
      <w:r w:rsidR="00AA2E4B">
        <w:rPr>
          <w:rFonts w:ascii="Times New Roman" w:hAnsi="Times New Roman" w:cs="Times New Roman"/>
          <w:lang w:val="en-CA"/>
        </w:rPr>
        <w:t xml:space="preserve">in NH₄⁺ increased </w:t>
      </w:r>
      <w:r w:rsidR="00736CF0">
        <w:rPr>
          <w:rFonts w:ascii="Times New Roman" w:hAnsi="Times New Roman" w:cs="Times New Roman"/>
          <w:lang w:val="en-CA"/>
        </w:rPr>
        <w:t>growth in subtidal seaweeds</w:t>
      </w:r>
      <w:r w:rsidR="000150A2">
        <w:rPr>
          <w:rFonts w:ascii="Times New Roman" w:hAnsi="Times New Roman" w:cs="Times New Roman"/>
          <w:lang w:val="en-CA"/>
        </w:rPr>
        <w:t xml:space="preserve"> in Barkley Sound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(Druehl et al., 1989)</w:t>
      </w:r>
      <w:r w:rsidR="00AA2E4B">
        <w:rPr>
          <w:rFonts w:ascii="Times New Roman" w:hAnsi="Times New Roman" w:cs="Times New Roman"/>
          <w:lang w:val="en-CA"/>
        </w:rPr>
        <w:fldChar w:fldCharType="end"/>
      </w:r>
      <w:r w:rsidR="000150A2">
        <w:rPr>
          <w:rFonts w:ascii="Times New Roman" w:hAnsi="Times New Roman" w:cs="Times New Roman"/>
          <w:lang w:val="en-CA"/>
        </w:rPr>
        <w:t>.</w:t>
      </w:r>
      <w:r w:rsidR="00736CF0">
        <w:rPr>
          <w:rFonts w:ascii="Times New Roman" w:hAnsi="Times New Roman" w:cs="Times New Roman"/>
          <w:lang w:val="en-CA"/>
        </w:rPr>
        <w:t xml:space="preserve"> </w:t>
      </w:r>
      <w:r w:rsidR="00AA2E4B">
        <w:rPr>
          <w:rFonts w:ascii="Times New Roman" w:hAnsi="Times New Roman" w:cs="Times New Roman"/>
          <w:lang w:val="en-CA"/>
        </w:rPr>
        <w:t xml:space="preserve">Given the annual depletion of nitrates each summer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(Druehl et al., 1989)</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and primary producers preference for NH₄⁺ over nitrate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(Phillips and Hurd, 2004)</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w:t>
      </w:r>
      <w:r w:rsidR="00736CF0">
        <w:rPr>
          <w:rFonts w:ascii="Times New Roman" w:hAnsi="Times New Roman" w:cs="Times New Roman"/>
          <w:lang w:val="en-CA"/>
        </w:rPr>
        <w:t xml:space="preserve">it’s </w:t>
      </w:r>
      <w:r w:rsidR="00AA2E4B">
        <w:rPr>
          <w:rFonts w:ascii="Times New Roman" w:hAnsi="Times New Roman" w:cs="Times New Roman"/>
          <w:lang w:val="en-CA"/>
        </w:rPr>
        <w:t>likely that the NH₄⁺ variation we documented at meso-, small-, and small</w:t>
      </w:r>
      <w:r w:rsidR="004F7AE3">
        <w:rPr>
          <w:rFonts w:ascii="Times New Roman" w:hAnsi="Times New Roman" w:cs="Times New Roman"/>
          <w:lang w:val="en-CA"/>
        </w:rPr>
        <w:t>er</w:t>
      </w:r>
      <w:r w:rsidR="00AA2E4B">
        <w:rPr>
          <w:rFonts w:ascii="Times New Roman" w:hAnsi="Times New Roman" w:cs="Times New Roman"/>
          <w:lang w:val="en-CA"/>
        </w:rPr>
        <w:t>-scales contribute to variation in primary productivity and potentially bottom-up control.</w:t>
      </w:r>
    </w:p>
    <w:p w14:paraId="025627CA" w14:textId="1846BF75" w:rsidR="0003188A" w:rsidRDefault="0003188A" w:rsidP="00282591">
      <w:pPr>
        <w:spacing w:line="480" w:lineRule="auto"/>
        <w:rPr>
          <w:rFonts w:ascii="Times New Roman" w:hAnsi="Times New Roman" w:cs="Times New Roman"/>
          <w:lang w:val="en-CA"/>
        </w:rPr>
      </w:pPr>
    </w:p>
    <w:p w14:paraId="6F69FCF5" w14:textId="77777777" w:rsidR="005D293A" w:rsidRPr="005D293A" w:rsidRDefault="005D293A" w:rsidP="00282591">
      <w:pPr>
        <w:spacing w:line="480" w:lineRule="auto"/>
        <w:rPr>
          <w:rFonts w:ascii="Times New Roman" w:hAnsi="Times New Roman" w:cs="Times New Roman"/>
          <w:lang w:val="en-CA"/>
        </w:rPr>
      </w:pPr>
    </w:p>
    <w:p w14:paraId="57EF9637" w14:textId="77777777" w:rsidR="005D293A" w:rsidRDefault="005D293A" w:rsidP="00282591">
      <w:pPr>
        <w:spacing w:line="480" w:lineRule="auto"/>
        <w:rPr>
          <w:rFonts w:ascii="Times New Roman" w:hAnsi="Times New Roman" w:cs="Times New Roman"/>
          <w:lang w:val="en-CA"/>
        </w:rPr>
      </w:pPr>
    </w:p>
    <w:p w14:paraId="3CBCB2AA" w14:textId="77777777" w:rsidR="006820B0" w:rsidRDefault="006820B0" w:rsidP="00282591">
      <w:pPr>
        <w:spacing w:line="480" w:lineRule="auto"/>
        <w:rPr>
          <w:rFonts w:ascii="Times New Roman" w:hAnsi="Times New Roman" w:cs="Times New Roman"/>
          <w:lang w:val="en-CA"/>
        </w:rPr>
      </w:pPr>
    </w:p>
    <w:p w14:paraId="69F3ED38" w14:textId="0A31BC5F" w:rsidR="0003188A" w:rsidRPr="00584638" w:rsidRDefault="0003188A" w:rsidP="00282591">
      <w:pPr>
        <w:spacing w:line="480" w:lineRule="auto"/>
        <w:rPr>
          <w:rFonts w:ascii="Times New Roman" w:hAnsi="Times New Roman" w:cs="Times New Roman"/>
          <w:u w:val="single"/>
          <w:lang w:val="en-CA"/>
        </w:rPr>
      </w:pPr>
      <w:r w:rsidRPr="0003188A">
        <w:rPr>
          <w:rFonts w:ascii="Times New Roman" w:hAnsi="Times New Roman" w:cs="Times New Roman"/>
          <w:u w:val="single"/>
          <w:lang w:val="en-CA"/>
        </w:rPr>
        <w:t>Discussion outline:</w:t>
      </w:r>
    </w:p>
    <w:p w14:paraId="3EA53B27" w14:textId="645BE06B"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lastRenderedPageBreak/>
        <w:t>Paragraph 1: restate results from each spatial scale and address hypotheses. We found evidence of meso-scale, small-scale, and small</w:t>
      </w:r>
      <w:r w:rsidR="004F7AE3">
        <w:rPr>
          <w:rFonts w:ascii="Times New Roman" w:hAnsi="Times New Roman" w:cs="Times New Roman"/>
          <w:lang w:val="en-CA"/>
        </w:rPr>
        <w:t>er</w:t>
      </w:r>
      <w:r w:rsidRPr="00926BE5">
        <w:rPr>
          <w:rFonts w:ascii="Times New Roman" w:hAnsi="Times New Roman" w:cs="Times New Roman"/>
          <w:lang w:val="en-CA"/>
        </w:rPr>
        <w:t>-scale variation in NH</w:t>
      </w:r>
      <w:r w:rsidRPr="00926BE5">
        <w:rPr>
          <w:rFonts w:ascii="Cambria Math" w:hAnsi="Cambria Math" w:cs="Cambria Math"/>
          <w:lang w:val="en-CA"/>
        </w:rPr>
        <w:t>₄⁺</w:t>
      </w:r>
      <w:r w:rsidRPr="00926BE5">
        <w:rPr>
          <w:rFonts w:ascii="Times New Roman" w:hAnsi="Times New Roman" w:cs="Times New Roman"/>
          <w:lang w:val="en-CA"/>
        </w:rPr>
        <w:t xml:space="preserve">. Flow and animals were important at all three scales.   </w:t>
      </w:r>
    </w:p>
    <w:p w14:paraId="7E16386E" w14:textId="77777777" w:rsidR="00D5697E" w:rsidRDefault="00D5697E" w:rsidP="008B2197">
      <w:pPr>
        <w:spacing w:line="480" w:lineRule="auto"/>
        <w:ind w:firstLine="720"/>
        <w:rPr>
          <w:rFonts w:ascii="Times New Roman" w:hAnsi="Times New Roman" w:cs="Times New Roman"/>
          <w:lang w:val="en-CA"/>
        </w:rPr>
      </w:pPr>
    </w:p>
    <w:p w14:paraId="1829B8A1" w14:textId="77777777"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t xml:space="preserve">Paragraph 2: Among-site. How does that measure up to other drivers of variability (nitrates from upwelling!) </w:t>
      </w:r>
    </w:p>
    <w:p w14:paraId="6FAF31CA" w14:textId="77777777" w:rsidR="00D5697E" w:rsidRDefault="00D5697E" w:rsidP="00D5697E">
      <w:pPr>
        <w:pStyle w:val="ListParagraph"/>
        <w:numPr>
          <w:ilvl w:val="0"/>
          <w:numId w:val="8"/>
        </w:numPr>
        <w:spacing w:line="480" w:lineRule="auto"/>
        <w:rPr>
          <w:rFonts w:ascii="Times New Roman" w:hAnsi="Times New Roman" w:cs="Times New Roman"/>
          <w:lang w:val="en-CA"/>
        </w:rPr>
      </w:pPr>
      <w:r w:rsidRPr="00517913">
        <w:rPr>
          <w:rFonts w:ascii="Times New Roman" w:hAnsi="Times New Roman" w:cs="Times New Roman"/>
          <w:lang w:val="en-CA"/>
        </w:rPr>
        <w:t xml:space="preserve">How does that measure up to other drivers of variability (nitrates from upwelling!) </w:t>
      </w:r>
    </w:p>
    <w:p w14:paraId="2F1603E7" w14:textId="77777777" w:rsidR="00D5697E" w:rsidRDefault="00D5697E" w:rsidP="00D5697E">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{"citationID":"Us6xT3vP","properties":{"formattedCitation":"(Pfister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2014)</w:t>
      </w:r>
      <w:r>
        <w:rPr>
          <w:rFonts w:ascii="Times New Roman" w:hAnsi="Times New Roman" w:cs="Times New Roman"/>
          <w:lang w:val="en-CA"/>
        </w:rPr>
        <w:fldChar w:fldCharType="end"/>
      </w:r>
    </w:p>
    <w:p w14:paraId="7AA06F95" w14:textId="77777777" w:rsidR="00D5697E" w:rsidRDefault="00D5697E" w:rsidP="00D5697E">
      <w:pPr>
        <w:pStyle w:val="ListParagraph"/>
        <w:numPr>
          <w:ilvl w:val="2"/>
          <w:numId w:val="8"/>
        </w:numPr>
        <w:spacing w:line="480" w:lineRule="auto"/>
        <w:rPr>
          <w:rFonts w:ascii="Times New Roman" w:hAnsi="Times New Roman" w:cs="Times New Roman"/>
          <w:lang w:val="en-CA"/>
        </w:rPr>
      </w:pPr>
      <w:r w:rsidRPr="00562CDF">
        <w:rPr>
          <w:rFonts w:ascii="Times New Roman" w:hAnsi="Times New Roman" w:cs="Times New Roman"/>
          <w:lang w:val="en-CA"/>
        </w:rPr>
        <w:t>110% (2.607-1.238) variation between onshore sites in NH₄⁺</w:t>
      </w:r>
    </w:p>
    <w:p w14:paraId="77E5AFF2" w14:textId="77777777" w:rsidR="00D5697E" w:rsidRPr="00562CDF" w:rsidRDefault="00D5697E" w:rsidP="00D5697E">
      <w:pPr>
        <w:pStyle w:val="ListParagraph"/>
        <w:numPr>
          <w:ilvl w:val="2"/>
          <w:numId w:val="8"/>
        </w:numPr>
        <w:spacing w:line="480" w:lineRule="auto"/>
        <w:rPr>
          <w:rFonts w:ascii="Times New Roman" w:hAnsi="Times New Roman" w:cs="Times New Roman"/>
          <w:lang w:val="en-CA"/>
        </w:rPr>
      </w:pPr>
      <w:r w:rsidRPr="00562CDF">
        <w:rPr>
          <w:rFonts w:ascii="Times New Roman" w:hAnsi="Times New Roman" w:cs="Times New Roman"/>
          <w:lang w:val="en-CA"/>
        </w:rPr>
        <w:t>725% (2.607-0.316) onshore vs offshore</w:t>
      </w:r>
    </w:p>
    <w:p w14:paraId="419BCAAE"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Nitrates varied 24% between sites (</w:t>
      </w:r>
      <w:r w:rsidRPr="000127E5">
        <w:rPr>
          <w:rFonts w:ascii="Times New Roman" w:hAnsi="Times New Roman" w:cs="Times New Roman"/>
          <w:lang w:val="en-CA"/>
        </w:rPr>
        <w:t>24.665-19.868</w:t>
      </w:r>
      <w:r>
        <w:rPr>
          <w:rFonts w:ascii="Times New Roman" w:hAnsi="Times New Roman" w:cs="Times New Roman"/>
          <w:lang w:val="en-CA"/>
        </w:rPr>
        <w:t>)</w:t>
      </w:r>
    </w:p>
    <w:p w14:paraId="10BB411E" w14:textId="77777777" w:rsidR="00D5697E" w:rsidRDefault="00D5697E" w:rsidP="00D5697E">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{"citationID":"hKoVp5lW","properties":{"formattedCitation":"(Hurd et al., 2000)","plainCitation":"(Hurd et al., 2000)","noteIndex":0},"citationItems":[{"id":1900,"uris":["http://zotero.org/users/local/idKDtb7T/items/WCSMHBU2"],"itemData":{"id":1900,"type":"article-journal","container-title":"Phycologia","DOI":"10.2216/i0031-8884-39-5-435.1","ISSN":"0031-8884,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(Hurd et al., 2000)</w:t>
      </w:r>
      <w:r>
        <w:rPr>
          <w:rFonts w:ascii="Times New Roman" w:hAnsi="Times New Roman" w:cs="Times New Roman"/>
          <w:lang w:val="en-CA"/>
        </w:rPr>
        <w:fldChar w:fldCharType="end"/>
      </w:r>
    </w:p>
    <w:p w14:paraId="7ABDCF72"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 xml:space="preserve">370% (1.17-5.5)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surface nitrate Dixon vs </w:t>
      </w:r>
      <w:proofErr w:type="spellStart"/>
      <w:r>
        <w:rPr>
          <w:rFonts w:ascii="Times New Roman" w:hAnsi="Times New Roman" w:cs="Times New Roman"/>
          <w:lang w:val="en-CA"/>
        </w:rPr>
        <w:t>Kii</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xin</w:t>
      </w:r>
      <w:proofErr w:type="spellEnd"/>
    </w:p>
    <w:p w14:paraId="5ECC476A"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 xml:space="preserve">40% (2.25-3.15)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surface ammonium Dixon vs </w:t>
      </w:r>
      <w:proofErr w:type="spellStart"/>
      <w:r>
        <w:rPr>
          <w:rFonts w:ascii="Times New Roman" w:hAnsi="Times New Roman" w:cs="Times New Roman"/>
          <w:lang w:val="en-CA"/>
        </w:rPr>
        <w:t>Kii</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xin</w:t>
      </w:r>
      <w:proofErr w:type="spellEnd"/>
      <w:r>
        <w:rPr>
          <w:rFonts w:ascii="Times New Roman" w:hAnsi="Times New Roman" w:cs="Times New Roman"/>
          <w:lang w:val="en-CA"/>
        </w:rPr>
        <w:t xml:space="preserve"> </w:t>
      </w:r>
    </w:p>
    <w:p w14:paraId="5DDCA937" w14:textId="77777777" w:rsidR="00D5697E" w:rsidRDefault="00D5697E" w:rsidP="00D5697E">
      <w:pPr>
        <w:pStyle w:val="ListParagraph"/>
        <w:numPr>
          <w:ilvl w:val="1"/>
          <w:numId w:val="8"/>
        </w:numPr>
        <w:spacing w:line="480" w:lineRule="auto"/>
        <w:rPr>
          <w:rFonts w:ascii="Times New Roman" w:hAnsi="Times New Roman" w:cs="Times New Roman"/>
          <w:lang w:val="en-CA"/>
        </w:rPr>
      </w:pPr>
      <w:proofErr w:type="spellStart"/>
      <w:r>
        <w:rPr>
          <w:rFonts w:ascii="Times New Roman" w:hAnsi="Times New Roman" w:cs="Times New Roman"/>
          <w:lang w:val="en-CA"/>
        </w:rPr>
        <w:t>Druehl</w:t>
      </w:r>
      <w:proofErr w:type="spellEnd"/>
      <w:r>
        <w:rPr>
          <w:rFonts w:ascii="Times New Roman" w:hAnsi="Times New Roman" w:cs="Times New Roman"/>
          <w:lang w:val="en-CA"/>
        </w:rPr>
        <w:t xml:space="preserve"> et al 1989</w:t>
      </w:r>
    </w:p>
    <w:p w14:paraId="7554788C" w14:textId="7AAA8C15" w:rsidR="00D5697E" w:rsidRDefault="001D3A63"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7.5x</w:t>
      </w:r>
      <w:r w:rsidR="00D5697E">
        <w:rPr>
          <w:rFonts w:ascii="Times New Roman" w:hAnsi="Times New Roman" w:cs="Times New Roman"/>
          <w:lang w:val="en-CA"/>
        </w:rPr>
        <w:t xml:space="preserve"> (</w:t>
      </w:r>
      <w:r w:rsidR="00D5697E" w:rsidRPr="008A67F3">
        <w:rPr>
          <w:rFonts w:ascii="Times New Roman" w:hAnsi="Times New Roman" w:cs="Times New Roman"/>
          <w:lang w:val="en-CA"/>
        </w:rPr>
        <w:t>0.6</w:t>
      </w:r>
      <w:r w:rsidR="00D5697E">
        <w:rPr>
          <w:rFonts w:ascii="Times New Roman" w:hAnsi="Times New Roman" w:cs="Times New Roman"/>
          <w:lang w:val="en-CA"/>
        </w:rPr>
        <w:t xml:space="preserve">-4.5 </w:t>
      </w:r>
      <w:proofErr w:type="spellStart"/>
      <w:r w:rsidR="00D5697E">
        <w:rPr>
          <w:rFonts w:ascii="Times New Roman" w:hAnsi="Times New Roman" w:cs="Times New Roman"/>
          <w:lang w:val="en-CA"/>
        </w:rPr>
        <w:t>uM</w:t>
      </w:r>
      <w:proofErr w:type="spellEnd"/>
      <w:r w:rsidR="00D5697E">
        <w:rPr>
          <w:rFonts w:ascii="Times New Roman" w:hAnsi="Times New Roman" w:cs="Times New Roman"/>
          <w:lang w:val="en-CA"/>
        </w:rPr>
        <w:t>) surface nitrate site vs site in summer</w:t>
      </w:r>
    </w:p>
    <w:p w14:paraId="44A17D55" w14:textId="31288638" w:rsidR="00D5697E" w:rsidRPr="008A67F3" w:rsidRDefault="001D3A63"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1.83</w:t>
      </w:r>
      <w:r w:rsidR="00D5697E">
        <w:rPr>
          <w:rFonts w:ascii="Times New Roman" w:hAnsi="Times New Roman" w:cs="Times New Roman"/>
          <w:lang w:val="en-CA"/>
        </w:rPr>
        <w:t xml:space="preserve"> (</w:t>
      </w:r>
      <w:r w:rsidR="00D5697E" w:rsidRPr="008A67F3">
        <w:rPr>
          <w:rFonts w:ascii="Times New Roman" w:hAnsi="Times New Roman" w:cs="Times New Roman"/>
          <w:lang w:val="en-CA"/>
        </w:rPr>
        <w:t>0.6</w:t>
      </w:r>
      <w:r w:rsidR="00D5697E">
        <w:rPr>
          <w:rFonts w:ascii="Times New Roman" w:hAnsi="Times New Roman" w:cs="Times New Roman"/>
          <w:lang w:val="en-CA"/>
        </w:rPr>
        <w:t xml:space="preserve"> - </w:t>
      </w:r>
      <w:r w:rsidR="00D5697E" w:rsidRPr="008A67F3">
        <w:rPr>
          <w:rFonts w:ascii="Times New Roman" w:hAnsi="Times New Roman" w:cs="Times New Roman"/>
          <w:lang w:val="en-CA"/>
        </w:rPr>
        <w:t>1.1</w:t>
      </w:r>
      <w:r w:rsidR="00D5697E">
        <w:rPr>
          <w:rFonts w:ascii="Times New Roman" w:hAnsi="Times New Roman" w:cs="Times New Roman"/>
          <w:lang w:val="en-CA"/>
        </w:rPr>
        <w:t xml:space="preserve"> </w:t>
      </w:r>
      <w:proofErr w:type="spellStart"/>
      <w:r w:rsidR="00D5697E">
        <w:rPr>
          <w:rFonts w:ascii="Times New Roman" w:hAnsi="Times New Roman" w:cs="Times New Roman"/>
          <w:lang w:val="en-CA"/>
        </w:rPr>
        <w:t>uM</w:t>
      </w:r>
      <w:proofErr w:type="spellEnd"/>
      <w:r w:rsidR="00D5697E">
        <w:rPr>
          <w:rFonts w:ascii="Times New Roman" w:hAnsi="Times New Roman" w:cs="Times New Roman"/>
          <w:lang w:val="en-CA"/>
        </w:rPr>
        <w:t>) surface ammonium site vs site in summer</w:t>
      </w:r>
    </w:p>
    <w:p w14:paraId="015290CD" w14:textId="77777777" w:rsidR="00E738EE" w:rsidRDefault="00E738EE" w:rsidP="00623DD8">
      <w:pPr>
        <w:spacing w:line="480" w:lineRule="auto"/>
        <w:rPr>
          <w:rFonts w:ascii="Times New Roman" w:hAnsi="Times New Roman" w:cs="Times New Roman"/>
          <w:lang w:val="en-CA"/>
        </w:rPr>
      </w:pPr>
    </w:p>
    <w:p w14:paraId="41F98C54" w14:textId="77777777"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t>Paragraph 3. Within-site. Kelp forests impacted small-scale variation in nutrients by retaining NH₄⁺</w:t>
      </w:r>
    </w:p>
    <w:p w14:paraId="3CA1CECD" w14:textId="1B505803" w:rsidR="00850D17" w:rsidRDefault="00CA5503"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More kelp and more flow = increased delta, and positive interaction so that relationship really cranks up! </w:t>
      </w:r>
    </w:p>
    <w:p w14:paraId="3382F931" w14:textId="77777777" w:rsid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lastRenderedPageBreak/>
        <w:t xml:space="preserve">Magnitude of variability vs differences found in other in vs out kelp forests. Cite those kelp slows flow of water papers. </w:t>
      </w:r>
    </w:p>
    <w:p w14:paraId="5B96D14F" w14:textId="52D14A37" w:rsidR="00850D17" w:rsidRDefault="00850D17"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sidR="00655502">
        <w:rPr>
          <w:rFonts w:ascii="Times New Roman" w:hAnsi="Times New Roman" w:cs="Times New Roman"/>
          <w:lang w:val="en-CA"/>
        </w:rPr>
        <w:instrText xml:space="preserve"> ADDIN ZOTERO_ITEM CSL_CITATION {"citationID":"P1mVNVxS","properties":{"formattedCitation":"(Pfister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2019)</w:t>
      </w:r>
      <w:r>
        <w:rPr>
          <w:rFonts w:ascii="Times New Roman" w:hAnsi="Times New Roman" w:cs="Times New Roman"/>
          <w:lang w:val="en-CA"/>
        </w:rPr>
        <w:fldChar w:fldCharType="end"/>
      </w:r>
      <w:r w:rsidRPr="00850D17">
        <w:t xml:space="preserve"> </w:t>
      </w:r>
      <w:r>
        <w:rPr>
          <w:rFonts w:ascii="Times New Roman" w:hAnsi="Times New Roman" w:cs="Times New Roman"/>
          <w:lang w:val="en-CA"/>
        </w:rPr>
        <w:t>f</w:t>
      </w:r>
      <w:r w:rsidRPr="00850D17">
        <w:rPr>
          <w:rFonts w:ascii="Times New Roman" w:hAnsi="Times New Roman" w:cs="Times New Roman"/>
          <w:lang w:val="en-CA"/>
        </w:rPr>
        <w:t>ound lower nitrate and phosphate in kelp but higher ammonium</w:t>
      </w:r>
    </w:p>
    <w:p w14:paraId="0050DAD7" w14:textId="7C468F59" w:rsidR="000127E5" w:rsidRDefault="000127E5"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{"citationID":"xDFCo8qE","properties":{"formattedCitation":"(Stewart et al., 2009)","plainCitation":"(Stewart et al., 2009)","noteIndex":0},"citationItems":[{"id":2702,"uris":["http://zotero.org/users/local/idKDtb7T/items/N7ZVQRTY"],"itemData":{"id":2702,"type":"article-journal","abstract":"To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(Stewart et al., 2009)</w:t>
      </w:r>
      <w:r>
        <w:rPr>
          <w:rFonts w:ascii="Times New Roman" w:hAnsi="Times New Roman" w:cs="Times New Roman"/>
          <w:lang w:val="en-CA"/>
        </w:rPr>
        <w:fldChar w:fldCharType="end"/>
      </w:r>
      <w:r>
        <w:rPr>
          <w:rFonts w:ascii="Times New Roman" w:hAnsi="Times New Roman" w:cs="Times New Roman"/>
          <w:lang w:val="en-CA"/>
        </w:rPr>
        <w:t xml:space="preserve"> similar nitrate in vs out</w:t>
      </w:r>
    </w:p>
    <w:p w14:paraId="1471C953" w14:textId="268766E4" w:rsidR="00CA5503" w:rsidRP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Sounds like nitrates don’t concentrate in kelp but animal regenerated nutrients = preferred nutrient = concentrated around kelp! Cool! </w:t>
      </w:r>
      <w:r w:rsidR="007A68CB" w:rsidRPr="00850D17">
        <w:rPr>
          <w:rFonts w:ascii="Times New Roman" w:hAnsi="Times New Roman" w:cs="Times New Roman"/>
          <w:lang w:val="en-CA"/>
        </w:rPr>
        <w:t>Limitation: only sampled on flood and slack, didn’t catch ebb.</w:t>
      </w:r>
    </w:p>
    <w:p w14:paraId="15CF885A" w14:textId="77777777" w:rsidR="007A68CB" w:rsidRDefault="007A68CB" w:rsidP="00623DD8">
      <w:pPr>
        <w:spacing w:line="480" w:lineRule="auto"/>
        <w:rPr>
          <w:rFonts w:ascii="Times New Roman" w:hAnsi="Times New Roman" w:cs="Times New Roman"/>
          <w:lang w:val="en-CA"/>
        </w:rPr>
      </w:pPr>
    </w:p>
    <w:p w14:paraId="42B5D4B8" w14:textId="2DE05AF9" w:rsidR="00057B69" w:rsidRDefault="00CA5503"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4. </w:t>
      </w:r>
      <w:r w:rsidR="00057B69">
        <w:rPr>
          <w:rFonts w:ascii="Times New Roman" w:hAnsi="Times New Roman" w:cs="Times New Roman"/>
          <w:lang w:val="en-CA"/>
        </w:rPr>
        <w:t xml:space="preserve">Address </w:t>
      </w:r>
      <w:r>
        <w:rPr>
          <w:rFonts w:ascii="Times New Roman" w:hAnsi="Times New Roman" w:cs="Times New Roman"/>
          <w:lang w:val="en-CA"/>
        </w:rPr>
        <w:t>the other</w:t>
      </w:r>
      <w:r w:rsidR="00057B69">
        <w:rPr>
          <w:rFonts w:ascii="Times New Roman" w:hAnsi="Times New Roman" w:cs="Times New Roman"/>
          <w:lang w:val="en-CA"/>
        </w:rPr>
        <w:t xml:space="preserve"> </w:t>
      </w:r>
      <w:r>
        <w:rPr>
          <w:rFonts w:ascii="Times New Roman" w:hAnsi="Times New Roman" w:cs="Times New Roman"/>
          <w:lang w:val="en-CA"/>
        </w:rPr>
        <w:t xml:space="preserve">in vs out </w:t>
      </w:r>
      <w:r w:rsidR="00057B69">
        <w:rPr>
          <w:rFonts w:ascii="Times New Roman" w:hAnsi="Times New Roman" w:cs="Times New Roman"/>
          <w:lang w:val="en-CA"/>
        </w:rPr>
        <w:t>predictors here</w:t>
      </w:r>
      <w:r>
        <w:rPr>
          <w:rFonts w:ascii="Times New Roman" w:hAnsi="Times New Roman" w:cs="Times New Roman"/>
          <w:lang w:val="en-CA"/>
        </w:rPr>
        <w:t xml:space="preserve">! </w:t>
      </w:r>
      <w:r w:rsidR="00947079">
        <w:rPr>
          <w:rFonts w:ascii="Times New Roman" w:hAnsi="Times New Roman" w:cs="Times New Roman"/>
          <w:lang w:val="en-CA"/>
        </w:rPr>
        <w:t>Why was delta nh4+ larger in Nereo vs Macro?</w:t>
      </w:r>
      <w:r>
        <w:rPr>
          <w:rFonts w:ascii="Times New Roman" w:hAnsi="Times New Roman" w:cs="Times New Roman"/>
          <w:lang w:val="en-CA"/>
        </w:rPr>
        <w:t xml:space="preserve"> </w:t>
      </w:r>
      <w:r w:rsidR="00947079">
        <w:rPr>
          <w:rFonts w:ascii="Times New Roman" w:hAnsi="Times New Roman" w:cs="Times New Roman"/>
          <w:lang w:val="en-CA"/>
        </w:rPr>
        <w:t>W</w:t>
      </w:r>
      <w:r>
        <w:rPr>
          <w:rFonts w:ascii="Times New Roman" w:hAnsi="Times New Roman" w:cs="Times New Roman"/>
          <w:lang w:val="en-CA"/>
        </w:rPr>
        <w:t xml:space="preserve">hy the no kelp sites had negative delta ammonium. Negative interactions: almost an asymptote relationship? If you have a high level of one variable, increasing the other doesn’t infinitely increase the delta. </w:t>
      </w:r>
      <w:r w:rsidR="009D6A5A">
        <w:rPr>
          <w:rFonts w:ascii="Times New Roman" w:hAnsi="Times New Roman" w:cs="Times New Roman"/>
          <w:lang w:val="en-CA"/>
        </w:rPr>
        <w:t xml:space="preserve">Talk about animal biomass here. </w:t>
      </w:r>
      <w:r>
        <w:rPr>
          <w:rFonts w:ascii="Times New Roman" w:hAnsi="Times New Roman" w:cs="Times New Roman"/>
          <w:lang w:val="en-CA"/>
        </w:rPr>
        <w:t xml:space="preserve">Address depth and biodiversity, both had near </w:t>
      </w:r>
      <w:r w:rsidR="00101984">
        <w:rPr>
          <w:rFonts w:ascii="Times New Roman" w:hAnsi="Times New Roman" w:cs="Times New Roman"/>
          <w:lang w:val="en-CA"/>
        </w:rPr>
        <w:t>significant</w:t>
      </w:r>
      <w:r>
        <w:rPr>
          <w:rFonts w:ascii="Times New Roman" w:hAnsi="Times New Roman" w:cs="Times New Roman"/>
          <w:lang w:val="en-CA"/>
        </w:rPr>
        <w:t xml:space="preserve"> </w:t>
      </w:r>
      <w:r w:rsidR="00101984">
        <w:rPr>
          <w:rFonts w:ascii="Times New Roman" w:hAnsi="Times New Roman" w:cs="Times New Roman"/>
          <w:lang w:val="en-CA"/>
        </w:rPr>
        <w:t xml:space="preserve">effects. </w:t>
      </w:r>
      <w:r w:rsidR="007A68CB">
        <w:rPr>
          <w:rFonts w:ascii="Times New Roman" w:hAnsi="Times New Roman" w:cs="Times New Roman"/>
          <w:lang w:val="en-CA"/>
        </w:rPr>
        <w:t xml:space="preserve">Limitations: RLS surveys were on edge of kelp, not inside the forest, only one year of data. </w:t>
      </w:r>
    </w:p>
    <w:p w14:paraId="789E7B92" w14:textId="77777777" w:rsidR="009D6A5A" w:rsidRDefault="009D6A5A" w:rsidP="00623DD8">
      <w:pPr>
        <w:spacing w:line="480" w:lineRule="auto"/>
        <w:rPr>
          <w:rFonts w:ascii="Times New Roman" w:hAnsi="Times New Roman" w:cs="Times New Roman"/>
          <w:lang w:val="en-CA"/>
        </w:rPr>
      </w:pPr>
    </w:p>
    <w:p w14:paraId="1D995561" w14:textId="4CC985CD" w:rsidR="009D6A5A" w:rsidRDefault="009D6A5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5. Small </w:t>
      </w:r>
      <w:r w:rsidR="006611F9">
        <w:rPr>
          <w:rFonts w:ascii="Times New Roman" w:hAnsi="Times New Roman" w:cs="Times New Roman"/>
          <w:lang w:val="en-CA"/>
        </w:rPr>
        <w:t xml:space="preserve">scale! Magnitude of diff, has anyone else done super </w:t>
      </w:r>
      <w:proofErr w:type="gramStart"/>
      <w:r w:rsidR="006611F9">
        <w:rPr>
          <w:rFonts w:ascii="Times New Roman" w:hAnsi="Times New Roman" w:cs="Times New Roman"/>
          <w:lang w:val="en-CA"/>
        </w:rPr>
        <w:t>small scale</w:t>
      </w:r>
      <w:proofErr w:type="gramEnd"/>
      <w:r w:rsidR="006611F9">
        <w:rPr>
          <w:rFonts w:ascii="Times New Roman" w:hAnsi="Times New Roman" w:cs="Times New Roman"/>
          <w:lang w:val="en-CA"/>
        </w:rPr>
        <w:t xml:space="preserve"> stuff? Compare to that. </w:t>
      </w:r>
      <w:r w:rsidR="003717AA">
        <w:rPr>
          <w:rFonts w:ascii="Times New Roman" w:hAnsi="Times New Roman" w:cs="Times New Roman"/>
          <w:lang w:val="en-CA"/>
        </w:rPr>
        <w:t xml:space="preserve">Maybe the crabs had a diff </w:t>
      </w:r>
      <w:proofErr w:type="spellStart"/>
      <w:r w:rsidR="003717AA">
        <w:rPr>
          <w:rFonts w:ascii="Times New Roman" w:hAnsi="Times New Roman" w:cs="Times New Roman"/>
          <w:lang w:val="en-CA"/>
        </w:rPr>
        <w:t>bc</w:t>
      </w:r>
      <w:proofErr w:type="spellEnd"/>
      <w:r w:rsidR="003717AA">
        <w:rPr>
          <w:rFonts w:ascii="Times New Roman" w:hAnsi="Times New Roman" w:cs="Times New Roman"/>
          <w:lang w:val="en-CA"/>
        </w:rPr>
        <w:t xml:space="preserve"> that area had lower flow? But also a</w:t>
      </w:r>
      <w:r w:rsidR="006611F9">
        <w:rPr>
          <w:rFonts w:ascii="Times New Roman" w:hAnsi="Times New Roman" w:cs="Times New Roman"/>
          <w:lang w:val="en-CA"/>
        </w:rPr>
        <w:t>ddress diff in flow between cages</w:t>
      </w:r>
      <w:r w:rsidR="003717AA">
        <w:rPr>
          <w:rFonts w:ascii="Times New Roman" w:hAnsi="Times New Roman" w:cs="Times New Roman"/>
          <w:lang w:val="en-CA"/>
        </w:rPr>
        <w:t xml:space="preserve">! </w:t>
      </w:r>
      <w:r w:rsidR="007A68CB">
        <w:rPr>
          <w:rFonts w:ascii="Times New Roman" w:hAnsi="Times New Roman" w:cs="Times New Roman"/>
          <w:lang w:val="en-CA"/>
        </w:rPr>
        <w:t>Limitations: didn’t standardize cage design but these experiments weren’t to test the conditions under which fine-scale variation was possible, only to see if it WAS possible.</w:t>
      </w:r>
    </w:p>
    <w:p w14:paraId="4E8EA377" w14:textId="77777777" w:rsidR="00057B69" w:rsidRDefault="00057B69" w:rsidP="00623DD8">
      <w:pPr>
        <w:spacing w:line="480" w:lineRule="auto"/>
        <w:rPr>
          <w:rFonts w:ascii="Times New Roman" w:hAnsi="Times New Roman" w:cs="Times New Roman"/>
          <w:lang w:val="en-CA"/>
        </w:rPr>
      </w:pPr>
    </w:p>
    <w:p w14:paraId="084B9956" w14:textId="5C67E130" w:rsidR="00057B69" w:rsidRDefault="00057B69" w:rsidP="00057B69">
      <w:pPr>
        <w:spacing w:line="480" w:lineRule="auto"/>
        <w:rPr>
          <w:rFonts w:ascii="Times New Roman" w:hAnsi="Times New Roman" w:cs="Times New Roman"/>
          <w:lang w:val="en-CA"/>
        </w:rPr>
      </w:pPr>
      <w:r>
        <w:rPr>
          <w:rFonts w:ascii="Times New Roman" w:hAnsi="Times New Roman" w:cs="Times New Roman"/>
          <w:lang w:val="en-CA"/>
        </w:rPr>
        <w:lastRenderedPageBreak/>
        <w:t>Paragraph</w:t>
      </w:r>
      <w:r w:rsidR="003717AA">
        <w:rPr>
          <w:rFonts w:ascii="Times New Roman" w:hAnsi="Times New Roman" w:cs="Times New Roman"/>
          <w:lang w:val="en-CA"/>
        </w:rPr>
        <w:t xml:space="preserve"> 6</w:t>
      </w:r>
      <w:r>
        <w:rPr>
          <w:rFonts w:ascii="Times New Roman" w:hAnsi="Times New Roman" w:cs="Times New Roman"/>
          <w:lang w:val="en-CA"/>
        </w:rPr>
        <w:t xml:space="preserve">: Do we think </w:t>
      </w:r>
      <w:r w:rsidR="003717AA">
        <w:rPr>
          <w:rFonts w:ascii="Times New Roman" w:hAnsi="Times New Roman" w:cs="Times New Roman"/>
          <w:lang w:val="en-CA"/>
        </w:rPr>
        <w:t>the</w:t>
      </w:r>
      <w:r>
        <w:rPr>
          <w:rFonts w:ascii="Times New Roman" w:hAnsi="Times New Roman" w:cs="Times New Roman"/>
          <w:lang w:val="en-CA"/>
        </w:rPr>
        <w:t xml:space="preserve"> amount of variability </w:t>
      </w:r>
      <w:r w:rsidR="003717AA">
        <w:rPr>
          <w:rFonts w:ascii="Times New Roman" w:hAnsi="Times New Roman" w:cs="Times New Roman"/>
          <w:lang w:val="en-CA"/>
        </w:rPr>
        <w:t xml:space="preserve">we found at each scale </w:t>
      </w:r>
      <w:r>
        <w:rPr>
          <w:rFonts w:ascii="Times New Roman" w:hAnsi="Times New Roman" w:cs="Times New Roman"/>
          <w:lang w:val="en-CA"/>
        </w:rPr>
        <w:t xml:space="preserve">will amount to any effect on pp? </w:t>
      </w:r>
      <w:r w:rsidR="00ED4FFF">
        <w:rPr>
          <w:rFonts w:ascii="Times New Roman" w:hAnsi="Times New Roman" w:cs="Times New Roman"/>
          <w:lang w:val="en-CA"/>
        </w:rPr>
        <w:t xml:space="preserve">Cite some CNC = growth papers that have similar levels of enrichment. </w:t>
      </w:r>
      <w:r w:rsidR="007A68CB">
        <w:rPr>
          <w:rFonts w:ascii="Times New Roman" w:hAnsi="Times New Roman" w:cs="Times New Roman"/>
          <w:lang w:val="en-CA"/>
        </w:rPr>
        <w:t xml:space="preserve">Cite the papers that show nitrates in the summer are low? </w:t>
      </w:r>
    </w:p>
    <w:p w14:paraId="60947F2E" w14:textId="77777777" w:rsidR="003717AA" w:rsidRDefault="003717AA" w:rsidP="00057B69">
      <w:pPr>
        <w:spacing w:line="480" w:lineRule="auto"/>
        <w:rPr>
          <w:rFonts w:ascii="Times New Roman" w:hAnsi="Times New Roman" w:cs="Times New Roman"/>
          <w:lang w:val="en-CA"/>
        </w:rPr>
      </w:pPr>
    </w:p>
    <w:p w14:paraId="1BA99C0B" w14:textId="0B1261EC" w:rsidR="00057B69" w:rsidRDefault="003717A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7. Conclusions. Animals are contributing to variability! </w:t>
      </w:r>
      <w:r w:rsidR="007A68CB">
        <w:rPr>
          <w:rFonts w:ascii="Times New Roman" w:hAnsi="Times New Roman" w:cs="Times New Roman"/>
          <w:lang w:val="en-CA"/>
        </w:rPr>
        <w:t xml:space="preserve">Mention magnitude of variability vs other sources (upwelling, run-off) </w:t>
      </w:r>
      <w:r w:rsidR="00E24FB1">
        <w:rPr>
          <w:rFonts w:ascii="Times New Roman" w:hAnsi="Times New Roman" w:cs="Times New Roman"/>
          <w:lang w:val="en-CA"/>
        </w:rPr>
        <w:t xml:space="preserve">BUT… do we know if this impacts pp? </w:t>
      </w:r>
      <w:r>
        <w:rPr>
          <w:rFonts w:ascii="Times New Roman" w:hAnsi="Times New Roman" w:cs="Times New Roman"/>
          <w:lang w:val="en-CA"/>
        </w:rPr>
        <w:t>Set up Ch 3</w:t>
      </w:r>
      <w:r w:rsidR="007A68CB">
        <w:rPr>
          <w:rFonts w:ascii="Times New Roman" w:hAnsi="Times New Roman" w:cs="Times New Roman"/>
          <w:lang w:val="en-CA"/>
        </w:rPr>
        <w:t xml:space="preserve"> kelp outplant experiment</w:t>
      </w:r>
      <w:r w:rsidR="00E24FB1">
        <w:rPr>
          <w:rFonts w:ascii="Times New Roman" w:hAnsi="Times New Roman" w:cs="Times New Roman"/>
          <w:lang w:val="en-CA"/>
        </w:rPr>
        <w:t>!</w:t>
      </w:r>
    </w:p>
    <w:p w14:paraId="442B19BD" w14:textId="5B435254" w:rsidR="00D37004"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0BD3EAC6" w14:textId="27E5190F" w:rsidR="00A960B5" w:rsidRPr="007A68CB" w:rsidRDefault="00A32263" w:rsidP="007A68CB">
      <w:pPr>
        <w:rPr>
          <w:rFonts w:ascii="Times New Roman" w:hAnsi="Times New Roman" w:cs="Times New Roman"/>
          <w:b/>
          <w:lang w:val="en-CA"/>
        </w:rPr>
      </w:pPr>
      <w:r>
        <w:rPr>
          <w:rFonts w:ascii="Times New Roman" w:hAnsi="Times New Roman" w:cs="Times New Roman"/>
          <w:b/>
          <w:noProof/>
          <w:lang w:val="en-CA"/>
        </w:rPr>
        <w:drawing>
          <wp:inline distT="0" distB="0" distL="0" distR="0" wp14:anchorId="1AFF2A2B" wp14:editId="4CD1057C">
            <wp:extent cx="4699000" cy="4965700"/>
            <wp:effectExtent l="0" t="0" r="0" b="0"/>
            <wp:docPr id="519931672"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1672" name="Picture 3"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65700"/>
                    </a:xfrm>
                    <a:prstGeom prst="rect">
                      <a:avLst/>
                    </a:prstGeom>
                  </pic:spPr>
                </pic:pic>
              </a:graphicData>
            </a:graphic>
          </wp:inline>
        </w:drawing>
      </w:r>
    </w:p>
    <w:p w14:paraId="6E58BAC1" w14:textId="08A5CF05" w:rsidR="006C6F43" w:rsidRDefault="00622296">
      <w:pPr>
        <w:rPr>
          <w:rFonts w:ascii="Times New Roman" w:hAnsi="Times New Roman" w:cs="Times New Roman"/>
          <w:lang w:val="en-CA"/>
        </w:rPr>
      </w:pPr>
      <w:r>
        <w:rPr>
          <w:rFonts w:ascii="Times New Roman" w:hAnsi="Times New Roman" w:cs="Times New Roman"/>
          <w:b/>
          <w:lang w:val="en-CA"/>
        </w:rPr>
        <w:t xml:space="preserve">Figure </w:t>
      </w:r>
      <w:r w:rsidR="006C6F43">
        <w:rPr>
          <w:rFonts w:ascii="Times New Roman" w:hAnsi="Times New Roman" w:cs="Times New Roman"/>
          <w:b/>
          <w:lang w:val="en-CA"/>
        </w:rPr>
        <w:t>1</w:t>
      </w:r>
      <w:r>
        <w:rPr>
          <w:rFonts w:ascii="Times New Roman" w:hAnsi="Times New Roman" w:cs="Times New Roman"/>
          <w:b/>
          <w:lang w:val="en-CA"/>
        </w:rPr>
        <w:t xml:space="preserve">. </w:t>
      </w:r>
      <w:r w:rsidR="000D0396" w:rsidRPr="005835B5">
        <w:rPr>
          <w:rFonts w:ascii="Times New Roman" w:hAnsi="Times New Roman" w:cs="Times New Roman"/>
          <w:bCs/>
          <w:lang w:val="en-CA"/>
        </w:rPr>
        <w:t>Scales of study and site locations</w:t>
      </w:r>
      <w:r w:rsidR="000D0396" w:rsidRPr="000D0396">
        <w:rPr>
          <w:rFonts w:ascii="Times New Roman" w:hAnsi="Times New Roman" w:cs="Times New Roman"/>
          <w:lang w:val="en-CA"/>
        </w:rPr>
        <w:t xml:space="preserve"> </w:t>
      </w:r>
      <w:r w:rsidR="000D0396">
        <w:rPr>
          <w:rFonts w:ascii="Times New Roman" w:hAnsi="Times New Roman" w:cs="Times New Roman"/>
          <w:lang w:val="en-CA"/>
        </w:rPr>
        <w:t>in Barkley Sound, BC</w:t>
      </w:r>
      <w:r w:rsidR="000D0396" w:rsidRPr="005835B5">
        <w:rPr>
          <w:rFonts w:ascii="Times New Roman" w:hAnsi="Times New Roman" w:cs="Times New Roman"/>
          <w:bCs/>
          <w:lang w:val="en-CA"/>
        </w:rPr>
        <w:t>.</w:t>
      </w:r>
      <w:r w:rsidR="000D0396">
        <w:rPr>
          <w:rFonts w:ascii="Times New Roman" w:hAnsi="Times New Roman" w:cs="Times New Roman"/>
          <w:b/>
          <w:lang w:val="en-CA"/>
        </w:rPr>
        <w:t xml:space="preserve"> </w:t>
      </w:r>
      <w:r w:rsidR="00A32263">
        <w:rPr>
          <w:rFonts w:ascii="Times New Roman" w:hAnsi="Times New Roman" w:cs="Times New Roman"/>
          <w:lang w:val="en-CA"/>
        </w:rPr>
        <w:t>(</w:t>
      </w:r>
      <w:r w:rsidR="000D0396">
        <w:rPr>
          <w:rFonts w:ascii="Times New Roman" w:hAnsi="Times New Roman" w:cs="Times New Roman"/>
          <w:lang w:val="en-CA"/>
        </w:rPr>
        <w:t>a)</w:t>
      </w:r>
      <w:r w:rsidR="00A32263">
        <w:rPr>
          <w:rFonts w:ascii="Times New Roman" w:hAnsi="Times New Roman" w:cs="Times New Roman"/>
          <w:lang w:val="en-CA"/>
        </w:rPr>
        <w:t xml:space="preserve"> Among-site, (</w:t>
      </w:r>
      <w:r w:rsidR="000D0396">
        <w:rPr>
          <w:rFonts w:ascii="Times New Roman" w:hAnsi="Times New Roman" w:cs="Times New Roman"/>
          <w:lang w:val="en-CA"/>
        </w:rPr>
        <w:t>b</w:t>
      </w:r>
      <w:r w:rsidR="00A32263">
        <w:rPr>
          <w:rFonts w:ascii="Times New Roman" w:hAnsi="Times New Roman" w:cs="Times New Roman"/>
          <w:lang w:val="en-CA"/>
        </w:rPr>
        <w:t>) within-site, and (</w:t>
      </w:r>
      <w:r w:rsidR="000D0396">
        <w:rPr>
          <w:rFonts w:ascii="Times New Roman" w:hAnsi="Times New Roman" w:cs="Times New Roman"/>
          <w:lang w:val="en-CA"/>
        </w:rPr>
        <w:t>c</w:t>
      </w:r>
      <w:r w:rsidR="00A32263">
        <w:rPr>
          <w:rFonts w:ascii="Times New Roman" w:hAnsi="Times New Roman" w:cs="Times New Roman"/>
          <w:lang w:val="en-CA"/>
        </w:rPr>
        <w:t xml:space="preserve">) within-meters schematics of </w:t>
      </w:r>
      <w:r w:rsidR="000D0396">
        <w:rPr>
          <w:rFonts w:ascii="Times New Roman" w:hAnsi="Times New Roman" w:cs="Times New Roman"/>
          <w:lang w:val="en-CA"/>
        </w:rPr>
        <w:t xml:space="preserve">the </w:t>
      </w:r>
      <w:r w:rsidR="00A32263">
        <w:rPr>
          <w:rFonts w:ascii="Times New Roman" w:hAnsi="Times New Roman" w:cs="Times New Roman"/>
          <w:lang w:val="en-CA"/>
        </w:rPr>
        <w:t xml:space="preserve">three spatial scales of variability investigated. </w:t>
      </w:r>
      <w:r w:rsidR="00A960B5">
        <w:rPr>
          <w:rFonts w:ascii="Times New Roman" w:hAnsi="Times New Roman" w:cs="Times New Roman"/>
          <w:bCs/>
          <w:lang w:val="en-CA"/>
        </w:rPr>
        <w:t>(</w:t>
      </w:r>
      <w:r w:rsidR="00A32263">
        <w:rPr>
          <w:rFonts w:ascii="Times New Roman" w:hAnsi="Times New Roman" w:cs="Times New Roman"/>
          <w:bCs/>
          <w:lang w:val="en-CA"/>
        </w:rPr>
        <w:t>d</w:t>
      </w:r>
      <w:r w:rsidR="00A960B5">
        <w:rPr>
          <w:rFonts w:ascii="Times New Roman" w:hAnsi="Times New Roman" w:cs="Times New Roman"/>
          <w:bCs/>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0D0396">
        <w:rPr>
          <w:rFonts w:ascii="Times New Roman" w:hAnsi="Times New Roman" w:cs="Times New Roman"/>
          <w:lang w:val="en-CA"/>
        </w:rPr>
        <w:t xml:space="preserve">(among-site)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xml:space="preserve">, and kelp forests surveyed (triangles) for small-scale </w:t>
      </w:r>
      <w:r w:rsidR="000D0396">
        <w:rPr>
          <w:rFonts w:ascii="Times New Roman" w:hAnsi="Times New Roman" w:cs="Times New Roman"/>
          <w:lang w:val="en-CA"/>
        </w:rPr>
        <w:t xml:space="preserve">(within-site) </w:t>
      </w:r>
      <w:r w:rsidR="00AD62DF">
        <w:rPr>
          <w:rFonts w:ascii="Times New Roman" w:hAnsi="Times New Roman" w:cs="Times New Roman"/>
          <w:lang w:val="en-CA"/>
        </w:rPr>
        <w:t xml:space="preserve">ammonium variation.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w:t>
      </w:r>
      <w:commentRangeStart w:id="74"/>
      <w:r w:rsidR="00C826A7">
        <w:rPr>
          <w:rFonts w:ascii="Times New Roman" w:hAnsi="Times New Roman" w:cs="Times New Roman"/>
          <w:lang w:val="en-CA"/>
        </w:rPr>
        <w:t>ammonium</w:t>
      </w:r>
      <w:commentRangeEnd w:id="74"/>
      <w:r w:rsidR="000C156B">
        <w:rPr>
          <w:rStyle w:val="CommentReference"/>
        </w:rPr>
        <w:commentReference w:id="74"/>
      </w:r>
      <w:r w:rsidR="00C826A7">
        <w:rPr>
          <w:rFonts w:ascii="Times New Roman" w:hAnsi="Times New Roman" w:cs="Times New Roman"/>
          <w:lang w:val="en-CA"/>
        </w:rPr>
        <w:t>.</w:t>
      </w:r>
      <w:r w:rsidR="00A960B5">
        <w:rPr>
          <w:rFonts w:ascii="Times New Roman" w:hAnsi="Times New Roman" w:cs="Times New Roman"/>
          <w:lang w:val="en-CA"/>
        </w:rPr>
        <w:t xml:space="preserve"> </w:t>
      </w:r>
      <w:r w:rsidR="00BA0DC8">
        <w:rPr>
          <w:rFonts w:ascii="Times New Roman" w:hAnsi="Times New Roman" w:cs="Times New Roman"/>
          <w:lang w:val="en-CA"/>
        </w:rPr>
        <w:t>Image credit to …….</w:t>
      </w:r>
    </w:p>
    <w:p w14:paraId="1AAE79E6" w14:textId="40A4F39B" w:rsidR="006C6F43" w:rsidRDefault="006C6F43">
      <w:pPr>
        <w:rPr>
          <w:rFonts w:ascii="Times New Roman" w:hAnsi="Times New Roman" w:cs="Times New Roman"/>
          <w:b/>
          <w:lang w:val="en-CA"/>
        </w:rPr>
      </w:pPr>
    </w:p>
    <w:p w14:paraId="2F0D6ED4" w14:textId="11F330C3"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4033ED6C" w:rsidR="00AF1938" w:rsidRDefault="00233597"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0C1B8FA8"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0D0396">
        <w:rPr>
          <w:rFonts w:ascii="Times New Roman" w:hAnsi="Times New Roman" w:cs="Times New Roman"/>
          <w:b/>
          <w:lang w:val="en-CA"/>
        </w:rPr>
        <w:t>2</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r w:rsidR="0096667C">
        <w:rPr>
          <w:rFonts w:ascii="Times New Roman" w:hAnsi="Times New Roman" w:cs="Times New Roman"/>
          <w:lang w:val="en-CA"/>
        </w:rPr>
        <w:t xml:space="preserve">drivers </w:t>
      </w:r>
      <w:commentRangeStart w:id="75"/>
      <w:commentRangeEnd w:id="75"/>
      <w:r w:rsidR="00FF474D">
        <w:rPr>
          <w:rStyle w:val="CommentReference"/>
        </w:rPr>
        <w:commentReference w:id="75"/>
      </w:r>
      <w:r w:rsidR="00623DD8">
        <w:rPr>
          <w:rFonts w:ascii="Times New Roman" w:hAnsi="Times New Roman" w:cs="Times New Roman"/>
          <w:lang w:val="en-CA"/>
        </w:rPr>
        <w:t xml:space="preserve">of </w:t>
      </w:r>
      <w:r w:rsidR="00FF474D">
        <w:rPr>
          <w:rFonts w:ascii="Times New Roman" w:hAnsi="Times New Roman" w:cs="Times New Roman"/>
          <w:lang w:val="en-CA"/>
        </w:rPr>
        <w:t xml:space="preserve">seawater </w:t>
      </w:r>
      <w:r w:rsidR="00623DD8">
        <w:rPr>
          <w:rFonts w:ascii="Times New Roman" w:hAnsi="Times New Roman" w:cs="Times New Roman"/>
          <w:lang w:val="en-CA"/>
        </w:rPr>
        <w:t>ammonium concentration observed across 27 rocky reef sites in Barkley Sound</w:t>
      </w:r>
      <w:r w:rsidR="00FF474D">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surrounded by 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FF474D">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t>
      </w:r>
      <w:r w:rsidR="000450BF">
        <w:rPr>
          <w:rFonts w:ascii="Times New Roman" w:hAnsi="Times New Roman" w:cs="Times New Roman"/>
          <w:lang w:val="en-CA"/>
        </w:rPr>
        <w:t xml:space="preserve">interaction between animal abundance and tide exchange on </w:t>
      </w:r>
      <w:r w:rsidR="00D37004">
        <w:rPr>
          <w:rFonts w:ascii="Times New Roman" w:hAnsi="Times New Roman" w:cs="Times New Roman"/>
          <w:lang w:val="en-CA"/>
        </w:rPr>
        <w:t>among-site</w:t>
      </w:r>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ins w:id="76" w:author="Isabelle Cote" w:date="2024-09-03T11:13:00Z" w16du:dateUtc="2024-09-03T18:13:00Z">
        <w:r w:rsidR="000450BF">
          <w:rPr>
            <w:rFonts w:ascii="Times New Roman" w:hAnsi="Times New Roman" w:cs="Times New Roman"/>
            <w:lang w:val="en-CA"/>
          </w:rPr>
          <w:t>;</w:t>
        </w:r>
      </w:ins>
      <w:ins w:id="77" w:author="Isabelle Cote" w:date="2024-09-03T10:54:00Z" w16du:dateUtc="2024-09-03T17:54:00Z">
        <w:r w:rsidR="000D0396">
          <w:rPr>
            <w:rFonts w:ascii="Times New Roman" w:hAnsi="Times New Roman" w:cs="Times New Roman"/>
            <w:lang w:val="en-CA"/>
          </w:rPr>
          <w:t xml:space="preserve"> solid line represents a significant effect</w:t>
        </w:r>
      </w:ins>
      <w:ins w:id="78" w:author="Isabelle Cote" w:date="2024-09-03T10:55:00Z" w16du:dateUtc="2024-09-03T17:55:00Z">
        <w:r w:rsidR="000D0396">
          <w:rPr>
            <w:rFonts w:ascii="Times New Roman" w:hAnsi="Times New Roman" w:cs="Times New Roman"/>
            <w:lang w:val="en-CA"/>
          </w:rPr>
          <w:t>,</w:t>
        </w:r>
      </w:ins>
      <w:ins w:id="79" w:author="Isabelle Cote" w:date="2024-09-03T10:54:00Z" w16du:dateUtc="2024-09-03T17:54:00Z">
        <w:r w:rsidR="000D0396">
          <w:rPr>
            <w:rFonts w:ascii="Times New Roman" w:hAnsi="Times New Roman" w:cs="Times New Roman"/>
            <w:lang w:val="en-CA"/>
          </w:rPr>
          <w:t xml:space="preserve"> dashed lines, non-significant effects</w:t>
        </w:r>
      </w:ins>
      <w:ins w:id="80" w:author="Isabelle Cote" w:date="2024-09-03T10:55:00Z" w16du:dateUtc="2024-09-03T17:55:00Z">
        <w:r w:rsidR="000D0396">
          <w:rPr>
            <w:rFonts w:ascii="Times New Roman" w:hAnsi="Times New Roman" w:cs="Times New Roman"/>
            <w:lang w:val="en-CA"/>
          </w:rPr>
          <w:t>, and the shaded areas are 95% confidence intervals</w:t>
        </w:r>
      </w:ins>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r w:rsidR="00FF474D">
        <w:rPr>
          <w:rFonts w:ascii="Times New Roman" w:hAnsi="Times New Roman" w:cs="Times New Roman"/>
          <w:lang w:val="en-CA"/>
        </w:rPr>
        <w:t xml:space="preserve">a </w:t>
      </w:r>
      <w:r w:rsidR="00C826A7">
        <w:rPr>
          <w:rFonts w:ascii="Times New Roman" w:hAnsi="Times New Roman" w:cs="Times New Roman"/>
          <w:lang w:val="en-CA"/>
        </w:rPr>
        <w:t>generalized linear mixed-effects model, which used a gamma distribution (link = ‘log’</w:t>
      </w:r>
      <w:proofErr w:type="gramStart"/>
      <w:r w:rsidR="00C826A7">
        <w:rPr>
          <w:rFonts w:ascii="Times New Roman" w:hAnsi="Times New Roman" w:cs="Times New Roman"/>
          <w:lang w:val="en-CA"/>
        </w:rPr>
        <w:t>)</w:t>
      </w:r>
      <w:proofErr w:type="gramEnd"/>
      <w:r w:rsidR="00C826A7">
        <w:rPr>
          <w:rFonts w:ascii="Times New Roman" w:hAnsi="Times New Roman" w:cs="Times New Roman"/>
          <w:lang w:val="en-CA"/>
        </w:rPr>
        <w:t xml:space="preserve"> so coefficients are presented in log space. Continuous predictors were centred and scaled for comparison of effect size</w:t>
      </w:r>
      <w:r w:rsidR="00FF474D">
        <w:rPr>
          <w:rFonts w:ascii="Times New Roman" w:hAnsi="Times New Roman" w:cs="Times New Roman"/>
          <w:lang w:val="en-CA"/>
        </w:rPr>
        <w:t>s</w:t>
      </w:r>
      <w:r w:rsidR="00C826A7">
        <w:rPr>
          <w:rFonts w:ascii="Times New Roman" w:hAnsi="Times New Roman" w:cs="Times New Roman"/>
          <w:lang w:val="en-CA"/>
        </w:rPr>
        <w:t xml:space="preserve"> between </w:t>
      </w:r>
      <w:r w:rsidR="00FF474D">
        <w:rPr>
          <w:rFonts w:ascii="Times New Roman" w:hAnsi="Times New Roman" w:cs="Times New Roman"/>
          <w:lang w:val="en-CA"/>
        </w:rPr>
        <w:t xml:space="preserve">predictors with </w:t>
      </w:r>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81"/>
      <w:commentRangeStart w:id="82"/>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81"/>
      <w:r w:rsidR="0041279D">
        <w:rPr>
          <w:rStyle w:val="CommentReference"/>
        </w:rPr>
        <w:commentReference w:id="81"/>
      </w:r>
      <w:commentRangeEnd w:id="82"/>
      <w:r w:rsidR="00532560">
        <w:rPr>
          <w:rStyle w:val="CommentReference"/>
        </w:rPr>
        <w:commentReference w:id="82"/>
      </w:r>
    </w:p>
    <w:p w14:paraId="72A51E40" w14:textId="68F7FD5A"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0450BF">
        <w:rPr>
          <w:rFonts w:ascii="Times New Roman" w:hAnsi="Times New Roman" w:cs="Times New Roman"/>
          <w:b/>
          <w:lang w:val="en-CA"/>
        </w:rPr>
        <w:t>3</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variation </w:t>
      </w:r>
      <w:r w:rsidR="009B2182">
        <w:rPr>
          <w:rFonts w:ascii="Times New Roman" w:hAnsi="Times New Roman" w:cs="Times New Roman"/>
          <w:lang w:val="en-CA"/>
        </w:rPr>
        <w:t xml:space="preserve">in ammonium concentration </w:t>
      </w:r>
      <w:r w:rsidR="00623DD8">
        <w:rPr>
          <w:rFonts w:ascii="Times New Roman" w:hAnsi="Times New Roman" w:cs="Times New Roman"/>
          <w:lang w:val="en-CA"/>
        </w:rPr>
        <w:t>inside vs outside kelp forests across 16 sites in Barkley Sound</w:t>
      </w:r>
      <w:r w:rsidR="009B2182">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(b</w:t>
      </w:r>
      <w:r w:rsidR="000450BF">
        <w:rPr>
          <w:rFonts w:ascii="Times New Roman" w:hAnsi="Times New Roman" w:cs="Times New Roman"/>
          <w:lang w:val="en-CA"/>
        </w:rPr>
        <w:t>-e</w:t>
      </w:r>
      <w:r w:rsidR="00C826A7">
        <w:rPr>
          <w:rFonts w:ascii="Times New Roman" w:hAnsi="Times New Roman" w:cs="Times New Roman"/>
          <w:lang w:val="en-CA"/>
        </w:rPr>
        <w:t xml:space="preserve">) </w:t>
      </w:r>
      <w:r w:rsidR="00D37004">
        <w:rPr>
          <w:rFonts w:ascii="Times New Roman" w:hAnsi="Times New Roman" w:cs="Times New Roman"/>
          <w:lang w:val="en-CA"/>
        </w:rPr>
        <w:t>model</w:t>
      </w:r>
      <w:r w:rsidR="009B2182">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t>
      </w:r>
      <w:r w:rsidR="000450BF">
        <w:rPr>
          <w:rFonts w:ascii="Times New Roman" w:hAnsi="Times New Roman" w:cs="Times New Roman"/>
          <w:lang w:val="en-CA"/>
        </w:rPr>
        <w:t xml:space="preserve">significant drivers of </w:t>
      </w:r>
      <w:r w:rsidR="00D37004">
        <w:rPr>
          <w:rFonts w:ascii="Times New Roman" w:hAnsi="Times New Roman" w:cs="Times New Roman"/>
          <w:lang w:val="en-CA"/>
        </w:rPr>
        <w:t>within-site variation in ammonium concentration</w:t>
      </w:r>
      <w:ins w:id="83" w:author="Isabelle Cote" w:date="2024-09-03T11:13:00Z" w16du:dateUtc="2024-09-03T18:13:00Z">
        <w:r w:rsidR="000450BF">
          <w:rPr>
            <w:rFonts w:ascii="Times New Roman" w:hAnsi="Times New Roman" w:cs="Times New Roman"/>
            <w:lang w:val="en-CA"/>
          </w:rPr>
          <w:t>;</w:t>
        </w:r>
      </w:ins>
      <w:ins w:id="84" w:author="Isabelle Cote" w:date="2024-09-03T11:12:00Z" w16du:dateUtc="2024-09-03T18:12:00Z">
        <w:r w:rsidR="000450BF">
          <w:rPr>
            <w:rFonts w:ascii="Times New Roman" w:hAnsi="Times New Roman" w:cs="Times New Roman"/>
            <w:lang w:val="en-CA"/>
          </w:rPr>
          <w:t xml:space="preserve"> solid line represents a significant effect, dashed lines, non-significant effects, and the shaded areas are 95% confidence intervals</w:t>
        </w:r>
      </w:ins>
      <w:r w:rsidR="00D37004">
        <w:rPr>
          <w:rFonts w:ascii="Times New Roman" w:hAnsi="Times New Roman" w:cs="Times New Roman"/>
          <w:lang w:val="en-CA"/>
        </w:rPr>
        <w:t xml:space="preserve">.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01B9B29E" w14:textId="0688FC70" w:rsidR="00B547A8" w:rsidRDefault="008E3A36">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5BE24C15" wp14:editId="11E28701">
            <wp:extent cx="5943600" cy="3343275"/>
            <wp:effectExtent l="0" t="0" r="0" b="0"/>
            <wp:docPr id="771377010" name="Picture 1" descr="A diagram of ammonium and ammon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77010" name="Picture 1" descr="A diagram of ammonium and ammoniu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07D9D2A1"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377E7D">
        <w:rPr>
          <w:rFonts w:ascii="Times New Roman" w:hAnsi="Times New Roman" w:cs="Times New Roman"/>
          <w:b/>
          <w:lang w:val="en-CA"/>
        </w:rPr>
        <w:t>4</w:t>
      </w:r>
      <w:r>
        <w:rPr>
          <w:rFonts w:ascii="Times New Roman" w:hAnsi="Times New Roman" w:cs="Times New Roman"/>
          <w:b/>
          <w:lang w:val="en-CA"/>
        </w:rPr>
        <w:t xml:space="preserve">. </w:t>
      </w:r>
      <w:r w:rsidR="00623DD8">
        <w:rPr>
          <w:rFonts w:ascii="Times New Roman" w:hAnsi="Times New Roman" w:cs="Times New Roman"/>
          <w:lang w:val="en-CA"/>
        </w:rPr>
        <w:t>Small</w:t>
      </w:r>
      <w:r w:rsidR="009B2182">
        <w:rPr>
          <w:rFonts w:ascii="Times New Roman" w:hAnsi="Times New Roman" w:cs="Times New Roman"/>
          <w:lang w:val="en-CA"/>
        </w:rPr>
        <w:t>e</w:t>
      </w:r>
      <w:r w:rsidR="004F7AE3">
        <w:rPr>
          <w:rFonts w:ascii="Times New Roman" w:hAnsi="Times New Roman" w:cs="Times New Roman"/>
          <w:lang w:val="en-CA"/>
        </w:rPr>
        <w:t>r</w:t>
      </w:r>
      <w:r w:rsidR="00623DD8">
        <w:rPr>
          <w:rFonts w:ascii="Times New Roman" w:hAnsi="Times New Roman" w:cs="Times New Roman"/>
          <w:lang w:val="en-CA"/>
        </w:rPr>
        <w:t xml:space="preserve">-scale effect of animals on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in experimental cages containing (a) zero</w:t>
      </w:r>
      <w:r w:rsidR="00377E7D">
        <w:rPr>
          <w:rFonts w:ascii="Times New Roman" w:hAnsi="Times New Roman" w:cs="Times New Roman"/>
          <w:lang w:val="en-CA"/>
        </w:rPr>
        <w:t xml:space="preserve"> (control)</w:t>
      </w:r>
      <w:r w:rsidR="00FE153F">
        <w:rPr>
          <w:rFonts w:ascii="Times New Roman" w:hAnsi="Times New Roman" w:cs="Times New Roman"/>
          <w:lang w:val="en-CA"/>
        </w:rPr>
        <w:t xml:space="preserve">, one, or two California sea cucumbers, and (b) </w:t>
      </w:r>
      <w:r w:rsidR="00377E7D">
        <w:rPr>
          <w:rFonts w:ascii="Times New Roman" w:hAnsi="Times New Roman" w:cs="Times New Roman"/>
          <w:lang w:val="en-CA"/>
        </w:rPr>
        <w:t>zero (</w:t>
      </w:r>
      <w:r w:rsidR="00FE153F">
        <w:rPr>
          <w:rFonts w:ascii="Times New Roman" w:hAnsi="Times New Roman" w:cs="Times New Roman"/>
          <w:lang w:val="en-CA"/>
        </w:rPr>
        <w:t>control</w:t>
      </w:r>
      <w:r w:rsidR="00377E7D">
        <w:rPr>
          <w:rFonts w:ascii="Times New Roman" w:hAnsi="Times New Roman" w:cs="Times New Roman"/>
          <w:lang w:val="en-CA"/>
        </w:rPr>
        <w:t>)</w:t>
      </w:r>
      <w:r w:rsidR="00FE153F">
        <w:rPr>
          <w:rFonts w:ascii="Times New Roman" w:hAnsi="Times New Roman" w:cs="Times New Roman"/>
          <w:lang w:val="en-CA"/>
        </w:rPr>
        <w:t xml:space="preserve">, </w:t>
      </w:r>
      <w:r w:rsidR="00377E7D">
        <w:rPr>
          <w:rFonts w:ascii="Times New Roman" w:hAnsi="Times New Roman" w:cs="Times New Roman"/>
          <w:lang w:val="en-CA"/>
        </w:rPr>
        <w:t xml:space="preserve">one </w:t>
      </w:r>
      <w:r w:rsidR="00FE153F">
        <w:rPr>
          <w:rFonts w:ascii="Times New Roman" w:hAnsi="Times New Roman" w:cs="Times New Roman"/>
          <w:lang w:val="en-CA"/>
        </w:rPr>
        <w:t>medium</w:t>
      </w:r>
      <w:r w:rsidR="00377E7D">
        <w:rPr>
          <w:rFonts w:ascii="Times New Roman" w:hAnsi="Times New Roman" w:cs="Times New Roman"/>
          <w:lang w:val="en-CA"/>
        </w:rPr>
        <w:t>-</w:t>
      </w:r>
      <w:r w:rsidR="00FE153F">
        <w:rPr>
          <w:rFonts w:ascii="Times New Roman" w:hAnsi="Times New Roman" w:cs="Times New Roman"/>
          <w:lang w:val="en-CA"/>
        </w:rPr>
        <w:t xml:space="preserve">size, or </w:t>
      </w:r>
      <w:r w:rsidR="00377E7D">
        <w:rPr>
          <w:rFonts w:ascii="Times New Roman" w:hAnsi="Times New Roman" w:cs="Times New Roman"/>
          <w:lang w:val="en-CA"/>
        </w:rPr>
        <w:t xml:space="preserve">one </w:t>
      </w:r>
      <w:r w:rsidR="00FE153F">
        <w:rPr>
          <w:rFonts w:ascii="Times New Roman" w:hAnsi="Times New Roman" w:cs="Times New Roman"/>
          <w:lang w:val="en-CA"/>
        </w:rPr>
        <w:t xml:space="preserve">large red rock crab. </w:t>
      </w:r>
      <w:r w:rsidR="005E6D58">
        <w:rPr>
          <w:rFonts w:ascii="Times New Roman" w:hAnsi="Times New Roman" w:cs="Times New Roman"/>
          <w:lang w:val="en-CA"/>
        </w:rPr>
        <w:t>Error bars indicate 95% confidence intervals.</w:t>
      </w:r>
      <w:r w:rsidR="008E3A36">
        <w:rPr>
          <w:rFonts w:ascii="Times New Roman" w:hAnsi="Times New Roman" w:cs="Times New Roman"/>
          <w:lang w:val="en-CA"/>
        </w:rPr>
        <w:t xml:space="preserve"> Image credit to </w:t>
      </w:r>
      <w:r w:rsidR="008E3A36" w:rsidRPr="008E3A36">
        <w:rPr>
          <w:rFonts w:ascii="Times New Roman" w:hAnsi="Times New Roman" w:cs="Times New Roman"/>
          <w:highlight w:val="yellow"/>
          <w:lang w:val="en-CA"/>
        </w:rPr>
        <w:t xml:space="preserve">Hailey </w:t>
      </w:r>
      <w:commentRangeStart w:id="85"/>
      <w:r w:rsidR="008E3A36" w:rsidRPr="008E3A36">
        <w:rPr>
          <w:rFonts w:ascii="Times New Roman" w:hAnsi="Times New Roman" w:cs="Times New Roman"/>
          <w:highlight w:val="yellow"/>
          <w:lang w:val="en-CA"/>
        </w:rPr>
        <w:t>Davis</w:t>
      </w:r>
      <w:commentRangeEnd w:id="85"/>
      <w:r w:rsidR="00377E7D">
        <w:rPr>
          <w:rStyle w:val="CommentReference"/>
        </w:rPr>
        <w:commentReference w:id="85"/>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rFonts w:ascii="Times New Roman" w:hAnsi="Times New Roman" w:cs="Times New Roman"/>
          <w:bCs/>
          <w:lang w:val="en-CA"/>
        </w:rPr>
      </w:pPr>
      <w:r>
        <w:rPr>
          <w:rFonts w:ascii="Times New Roman" w:hAnsi="Times New Roman" w:cs="Times New Roman"/>
          <w:b/>
          <w:lang w:val="en-CA"/>
        </w:rPr>
        <w:lastRenderedPageBreak/>
        <w:t xml:space="preserve">Electronic Supplement 1. </w:t>
      </w:r>
      <w:r w:rsidRPr="0096667C">
        <w:rPr>
          <w:rFonts w:ascii="Times New Roman" w:hAnsi="Times New Roman" w:cs="Times New Roman"/>
          <w:bCs/>
          <w:lang w:val="en-CA"/>
        </w:rPr>
        <w:t>Supplementary tables and figures.</w:t>
      </w:r>
    </w:p>
    <w:p w14:paraId="544812BE" w14:textId="7230D5EC" w:rsidR="00E81946" w:rsidRDefault="00E81946" w:rsidP="00E8194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69CA0CA3" wp14:editId="5EEFF784">
            <wp:extent cx="3483885" cy="3692769"/>
            <wp:effectExtent l="0" t="0" r="0" b="3175"/>
            <wp:docPr id="1" name="Picture 1" descr="A drawing of a seaweed and syri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seaweed and syring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6C03D332" w14:textId="0AA64AFD" w:rsidR="00E81946" w:rsidRDefault="00E81946" w:rsidP="00E81946">
      <w:pPr>
        <w:rPr>
          <w:rFonts w:ascii="Times New Roman" w:hAnsi="Times New Roman" w:cs="Times New Roman"/>
          <w:lang w:val="en-CA"/>
        </w:rPr>
      </w:pPr>
      <w:r>
        <w:rPr>
          <w:rFonts w:ascii="Times New Roman" w:hAnsi="Times New Roman" w:cs="Times New Roman"/>
          <w:b/>
          <w:lang w:val="en-CA"/>
        </w:rPr>
        <w:t xml:space="preserve">Supplemental </w:t>
      </w:r>
      <w:commentRangeStart w:id="86"/>
      <w:commentRangeStart w:id="87"/>
      <w:commentRangeStart w:id="88"/>
      <w:r>
        <w:rPr>
          <w:rFonts w:ascii="Times New Roman" w:hAnsi="Times New Roman" w:cs="Times New Roman"/>
          <w:b/>
          <w:lang w:val="en-CA"/>
        </w:rPr>
        <w:t xml:space="preserve">Figure </w:t>
      </w:r>
      <w:commentRangeEnd w:id="86"/>
      <w:r>
        <w:rPr>
          <w:rFonts w:ascii="Times New Roman" w:hAnsi="Times New Roman" w:cs="Times New Roman"/>
          <w:b/>
          <w:lang w:val="en-CA"/>
        </w:rPr>
        <w:t>1</w:t>
      </w:r>
      <w:r>
        <w:rPr>
          <w:rStyle w:val="CommentReference"/>
        </w:rPr>
        <w:commentReference w:id="86"/>
      </w:r>
      <w:commentRangeEnd w:id="87"/>
      <w:r>
        <w:rPr>
          <w:rStyle w:val="CommentReference"/>
        </w:rPr>
        <w:commentReference w:id="87"/>
      </w:r>
      <w:commentRangeEnd w:id="88"/>
      <w:r>
        <w:rPr>
          <w:rStyle w:val="CommentReference"/>
        </w:rPr>
        <w:commentReference w:id="88"/>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Still need to tidy this up!</w:t>
      </w:r>
      <w:r w:rsidR="00116C10">
        <w:rPr>
          <w:rFonts w:ascii="Times New Roman" w:hAnsi="Times New Roman" w:cs="Times New Roman"/>
          <w:lang w:val="en-CA"/>
        </w:rPr>
        <w:t xml:space="preserve"> Image credit to ------</w:t>
      </w:r>
    </w:p>
    <w:p w14:paraId="68AB4BEF" w14:textId="77777777" w:rsidR="00E81946" w:rsidRDefault="00E81946" w:rsidP="00EB3BC7">
      <w:pPr>
        <w:spacing w:line="480" w:lineRule="auto"/>
        <w:rPr>
          <w:rFonts w:ascii="Times New Roman" w:hAnsi="Times New Roman" w:cs="Times New Roman"/>
          <w:b/>
          <w:lang w:val="en-CA"/>
        </w:rPr>
      </w:pPr>
    </w:p>
    <w:p w14:paraId="4A932A13" w14:textId="77777777" w:rsidR="00E81946" w:rsidRDefault="00E81946">
      <w:pPr>
        <w:rPr>
          <w:rFonts w:ascii="Times New Roman" w:hAnsi="Times New Roman" w:cs="Times New Roman"/>
          <w:b/>
          <w:lang w:val="en-CA"/>
        </w:rPr>
      </w:pPr>
      <w:r>
        <w:rPr>
          <w:rFonts w:ascii="Times New Roman" w:hAnsi="Times New Roman" w:cs="Times New Roman"/>
          <w:b/>
          <w:lang w:val="en-CA"/>
        </w:rPr>
        <w:br w:type="page"/>
      </w:r>
    </w:p>
    <w:p w14:paraId="4600395C" w14:textId="568BC1B5"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C0C09B7"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r w:rsidR="00250785">
        <w:rPr>
          <w:rFonts w:ascii="Times New Roman" w:hAnsi="Times New Roman" w:cs="Times New Roman"/>
          <w:lang w:val="en-CA"/>
        </w:rPr>
        <w:t xml:space="preserve">kelp forest </w:t>
      </w:r>
      <w:r w:rsidR="00E83D6E">
        <w:rPr>
          <w:rFonts w:ascii="Times New Roman" w:hAnsi="Times New Roman" w:cs="Times New Roman"/>
          <w:lang w:val="en-CA"/>
        </w:rPr>
        <w:t>s</w:t>
      </w:r>
      <w:r w:rsidR="0053139F">
        <w:rPr>
          <w:rFonts w:ascii="Times New Roman" w:hAnsi="Times New Roman" w:cs="Times New Roman"/>
          <w:lang w:val="en-CA"/>
        </w:rPr>
        <w:t xml:space="preserve">ites </w:t>
      </w:r>
      <w:r w:rsidR="00E83D6E">
        <w:rPr>
          <w:rFonts w:ascii="Times New Roman" w:hAnsi="Times New Roman" w:cs="Times New Roman"/>
          <w:lang w:val="en-CA"/>
        </w:rPr>
        <w:t xml:space="preserve">and the date of each </w:t>
      </w:r>
      <w:commentRangeStart w:id="89"/>
      <w:r w:rsidR="00E83D6E">
        <w:rPr>
          <w:rFonts w:ascii="Times New Roman" w:hAnsi="Times New Roman" w:cs="Times New Roman"/>
          <w:lang w:val="en-CA"/>
        </w:rPr>
        <w:t>survey</w:t>
      </w:r>
      <w:commentRangeEnd w:id="89"/>
      <w:r w:rsidR="00250785">
        <w:rPr>
          <w:rStyle w:val="CommentReference"/>
        </w:rPr>
        <w:commentReference w:id="89"/>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Cancer </w:t>
            </w:r>
            <w:proofErr w:type="spellStart"/>
            <w:r w:rsidRPr="00E763F3">
              <w:rPr>
                <w:rFonts w:ascii="Times New Roman" w:eastAsia="Times New Roman" w:hAnsi="Times New Roman" w:cs="Times New Roman"/>
                <w:i/>
                <w:color w:val="000000"/>
                <w:sz w:val="20"/>
                <w:szCs w:val="20"/>
                <w:lang w:val="en-CA"/>
              </w:rPr>
              <w:t>productus</w:t>
            </w:r>
            <w:proofErr w:type="spellEnd"/>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90"/>
            <w:proofErr w:type="spellStart"/>
            <w:r>
              <w:rPr>
                <w:rFonts w:ascii="Times New Roman" w:hAnsi="Times New Roman" w:cs="Times New Roman"/>
                <w:b/>
              </w:rPr>
              <w:t>df</w:t>
            </w:r>
            <w:commentRangeEnd w:id="90"/>
            <w:proofErr w:type="spellEnd"/>
            <w:r w:rsidR="00815249">
              <w:rPr>
                <w:rStyle w:val="CommentReference"/>
              </w:rPr>
              <w:commentReference w:id="90"/>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91"/>
      <w:r w:rsidR="00792779" w:rsidRPr="00A15B36">
        <w:rPr>
          <w:rFonts w:ascii="Times New Roman" w:hAnsi="Times New Roman" w:cs="Times New Roman"/>
          <w:b/>
          <w:lang w:val="en-CA"/>
        </w:rPr>
        <w:t xml:space="preserve">Table </w:t>
      </w:r>
      <w:commentRangeEnd w:id="91"/>
      <w:r w:rsidR="00792779">
        <w:rPr>
          <w:rStyle w:val="CommentReference"/>
        </w:rPr>
        <w:commentReference w:id="91"/>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rPr>
          <w:rFonts w:ascii="Times New Roman" w:hAnsi="Times New Roman" w:cs="Times New Roman"/>
        </w:rPr>
        <w:t xml:space="preserve">of </w:t>
      </w:r>
      <w:r w:rsidR="00792779">
        <w:rPr>
          <w:rFonts w:ascii="Times New Roman" w:hAnsi="Times New Roman" w:cs="Times New Roman"/>
        </w:rPr>
        <w:t xml:space="preserve">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570996BE" w:rsid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92"/>
      <w:commentRangeStart w:id="93"/>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92"/>
      <w:r w:rsidR="00580B22">
        <w:rPr>
          <w:rStyle w:val="CommentReference"/>
        </w:rPr>
        <w:commentReference w:id="92"/>
      </w:r>
      <w:commentRangeEnd w:id="93"/>
      <w:r w:rsidR="002B081F">
        <w:rPr>
          <w:rStyle w:val="CommentReference"/>
        </w:rPr>
        <w:commentReference w:id="93"/>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among- and within-</w:t>
      </w:r>
      <w:r w:rsidR="00F10A37">
        <w:rPr>
          <w:rFonts w:ascii="Times New Roman" w:hAnsi="Times New Roman" w:cs="Times New Roman"/>
          <w:bCs/>
        </w:rPr>
        <w:t>site</w:t>
      </w:r>
      <w:r w:rsidR="00F10A37" w:rsidRPr="000642CC">
        <w:rPr>
          <w:rFonts w:ascii="Times New Roman" w:hAnsi="Times New Roman" w:cs="Times New Roman"/>
          <w:bCs/>
        </w:rPr>
        <w:t xml:space="preserve"> </w:t>
      </w:r>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4070529D" w:rsidR="000642CC" w:rsidRPr="0096667C" w:rsidRDefault="000642CC" w:rsidP="000642CC">
      <w:pPr>
        <w:spacing w:line="480" w:lineRule="auto"/>
        <w:rPr>
          <w:rFonts w:ascii="Times New Roman" w:hAnsi="Times New Roman" w:cs="Times New Roman"/>
          <w:b/>
          <w:bCs/>
          <w:lang w:val="en-CA"/>
        </w:rPr>
      </w:pPr>
      <w:r w:rsidRPr="0096667C">
        <w:rPr>
          <w:rFonts w:ascii="Times New Roman" w:hAnsi="Times New Roman" w:cs="Times New Roman"/>
          <w:b/>
          <w:bCs/>
          <w:lang w:val="en-CA"/>
        </w:rPr>
        <w:t>Among-</w:t>
      </w:r>
      <w:r w:rsidR="00F10A37" w:rsidRPr="0096667C">
        <w:rPr>
          <w:rFonts w:ascii="Times New Roman" w:hAnsi="Times New Roman" w:cs="Times New Roman"/>
          <w:b/>
          <w:bCs/>
          <w:lang w:val="en-CA"/>
        </w:rPr>
        <w:t xml:space="preserve">site </w:t>
      </w:r>
      <w:r w:rsidRPr="0096667C">
        <w:rPr>
          <w:rFonts w:ascii="Times New Roman" w:hAnsi="Times New Roman" w:cs="Times New Roman"/>
          <w:b/>
          <w:bCs/>
          <w:lang w:val="en-CA"/>
        </w:rPr>
        <w:t>(meso-scale) variation</w:t>
      </w:r>
    </w:p>
    <w:p w14:paraId="11F81E98" w14:textId="2DFA5DC1" w:rsidR="000642CC" w:rsidRDefault="000642CC" w:rsidP="0096667C">
      <w:pPr>
        <w:spacing w:line="480" w:lineRule="auto"/>
        <w:rPr>
          <w:rFonts w:ascii="Times New Roman" w:hAnsi="Times New Roman" w:cs="Times New Roman"/>
          <w:lang w:val="en-CA"/>
        </w:rPr>
      </w:pPr>
      <w:r w:rsidRPr="00623DD8">
        <w:rPr>
          <w:rFonts w:ascii="Times New Roman" w:hAnsi="Times New Roman" w:cs="Times New Roman"/>
          <w:lang w:val="en-CA"/>
        </w:rPr>
        <w:t xml:space="preserve">We further explored the effect of animals on </w:t>
      </w:r>
      <w:r w:rsidR="00F10A37">
        <w:rPr>
          <w:rFonts w:ascii="Times New Roman" w:hAnsi="Times New Roman" w:cs="Times New Roman"/>
          <w:lang w:val="en-CA"/>
        </w:rPr>
        <w:t xml:space="preserve">variation in </w:t>
      </w:r>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r w:rsidR="00F10A37">
        <w:rPr>
          <w:rFonts w:ascii="Times New Roman" w:hAnsi="Times New Roman" w:cs="Times New Roman"/>
          <w:lang w:val="en-CA"/>
        </w:rPr>
        <w:t xml:space="preserve">among rocky reef sites </w:t>
      </w:r>
      <w:r w:rsidRPr="00623DD8">
        <w:rPr>
          <w:rFonts w:ascii="Times New Roman" w:hAnsi="Times New Roman" w:cs="Times New Roman"/>
          <w:lang w:val="en-CA"/>
        </w:rPr>
        <w:t xml:space="preserve">by considering only the abundance of one </w:t>
      </w:r>
      <w:r w:rsidR="002B081F">
        <w:rPr>
          <w:rFonts w:ascii="Times New Roman" w:hAnsi="Times New Roman" w:cs="Times New Roman"/>
          <w:lang w:val="en-CA"/>
        </w:rPr>
        <w:t xml:space="preserve">animal </w:t>
      </w:r>
      <w:r w:rsidRPr="00623DD8">
        <w:rPr>
          <w:rFonts w:ascii="Times New Roman" w:hAnsi="Times New Roman" w:cs="Times New Roman"/>
          <w:lang w:val="en-CA"/>
        </w:rPr>
        <w:t xml:space="preserve">family at a time. For each of the top 15 most abundant families observed on our surveys, we constructed an GLMM </w:t>
      </w:r>
      <w:r w:rsidR="002B081F" w:rsidRPr="00623DD8">
        <w:rPr>
          <w:rFonts w:ascii="Times New Roman" w:hAnsi="Times New Roman" w:cs="Times New Roman"/>
          <w:lang w:val="en-CA"/>
        </w:rPr>
        <w:t xml:space="preserve">identical </w:t>
      </w:r>
      <w:r w:rsidRPr="00623DD8">
        <w:rPr>
          <w:rFonts w:ascii="Times New Roman" w:hAnsi="Times New Roman" w:cs="Times New Roman"/>
          <w:lang w:val="en-CA"/>
        </w:rPr>
        <w:t xml:space="preserve">to the </w:t>
      </w:r>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r w:rsidRPr="00623DD8">
        <w:rPr>
          <w:rFonts w:ascii="Times New Roman" w:hAnsi="Times New Roman" w:cs="Times New Roman"/>
          <w:lang w:val="en-CA"/>
        </w:rPr>
        <w:t xml:space="preserve">model </w:t>
      </w:r>
      <w:r w:rsidR="002B081F">
        <w:rPr>
          <w:rFonts w:ascii="Times New Roman" w:hAnsi="Times New Roman" w:cs="Times New Roman"/>
          <w:lang w:val="en-CA"/>
        </w:rPr>
        <w:t>shown in Table S4</w:t>
      </w:r>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rPr>
          <w:rFonts w:ascii="Times New Roman" w:hAnsi="Times New Roman" w:cs="Times New Roman"/>
          <w:lang w:val="en-CA"/>
        </w:rPr>
        <w:t>Hexagrammidae</w:t>
      </w:r>
      <w:proofErr w:type="spellEnd"/>
      <w:r w:rsidRPr="00623DD8">
        <w:rPr>
          <w:rFonts w:ascii="Times New Roman" w:hAnsi="Times New Roman" w:cs="Times New Roman"/>
          <w:lang w:val="en-CA"/>
        </w:rPr>
        <w:t xml:space="preserve">, </w:t>
      </w:r>
      <w:proofErr w:type="spellStart"/>
      <w:r w:rsidRPr="00623DD8">
        <w:rPr>
          <w:rFonts w:ascii="Times New Roman" w:hAnsi="Times New Roman" w:cs="Times New Roman"/>
          <w:lang w:val="en-CA"/>
        </w:rPr>
        <w:t>Gobiidae</w:t>
      </w:r>
      <w:proofErr w:type="spellEnd"/>
      <w:r w:rsidRPr="00623DD8">
        <w:rPr>
          <w:rFonts w:ascii="Times New Roman" w:hAnsi="Times New Roman" w:cs="Times New Roman"/>
          <w:lang w:val="en-CA"/>
        </w:rPr>
        <w:t xml:space="preserve">, and </w:t>
      </w:r>
      <w:proofErr w:type="spellStart"/>
      <w:r w:rsidRPr="00623DD8">
        <w:rPr>
          <w:rFonts w:ascii="Times New Roman" w:hAnsi="Times New Roman" w:cs="Times New Roman"/>
          <w:lang w:val="en-CA"/>
        </w:rPr>
        <w:t>Sebastidae</w:t>
      </w:r>
      <w:proofErr w:type="spellEnd"/>
      <w:r w:rsidRPr="00623DD8">
        <w:rPr>
          <w:rFonts w:ascii="Times New Roman" w:hAnsi="Times New Roman" w:cs="Times New Roman"/>
          <w:lang w:val="en-CA"/>
        </w:rPr>
        <w:t>) and three invertebrate families (</w:t>
      </w:r>
      <w:proofErr w:type="spellStart"/>
      <w:r w:rsidRPr="00623DD8">
        <w:rPr>
          <w:rFonts w:ascii="Times New Roman" w:hAnsi="Times New Roman" w:cs="Times New Roman"/>
          <w:lang w:val="en-CA"/>
        </w:rPr>
        <w:t>Muricidae</w:t>
      </w:r>
      <w:proofErr w:type="spellEnd"/>
      <w:r w:rsidRPr="00623DD8">
        <w:rPr>
          <w:rFonts w:ascii="Times New Roman" w:hAnsi="Times New Roman" w:cs="Times New Roman"/>
          <w:lang w:val="en-CA"/>
        </w:rPr>
        <w:t xml:space="preserve">, Asteriidae, </w:t>
      </w:r>
      <w:r>
        <w:rPr>
          <w:rFonts w:ascii="Times New Roman" w:hAnsi="Times New Roman" w:cs="Times New Roman"/>
          <w:lang w:val="en-CA"/>
        </w:rPr>
        <w:t xml:space="preserve">and </w:t>
      </w:r>
      <w:proofErr w:type="spellStart"/>
      <w:r w:rsidRPr="00623DD8">
        <w:rPr>
          <w:rFonts w:ascii="Times New Roman" w:hAnsi="Times New Roman" w:cs="Times New Roman"/>
          <w:lang w:val="en-CA"/>
        </w:rPr>
        <w:t>Acmaeidae</w:t>
      </w:r>
      <w:proofErr w:type="spellEnd"/>
      <w:r w:rsidRPr="00623DD8">
        <w:rPr>
          <w:rFonts w:ascii="Times New Roman" w:hAnsi="Times New Roman" w:cs="Times New Roman"/>
          <w:lang w:val="en-CA"/>
        </w:rPr>
        <w:t xml:space="preserve">) with the </w:t>
      </w:r>
      <w:commentRangeStart w:id="94"/>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94"/>
      <w:r w:rsidR="00F10A37">
        <w:rPr>
          <w:rStyle w:val="CommentReference"/>
        </w:rPr>
        <w:commentReference w:id="94"/>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33EA19A2" w:rsidR="000642CC" w:rsidRDefault="000642CC" w:rsidP="000642CC">
      <w:pPr>
        <w:spacing w:line="480" w:lineRule="auto"/>
        <w:ind w:firstLine="720"/>
        <w:rPr>
          <w:rFonts w:ascii="Times New Roman" w:hAnsi="Times New Roman" w:cs="Times New Roman"/>
          <w:color w:val="000000"/>
          <w:lang w:val="en-CA"/>
        </w:rPr>
      </w:pPr>
      <w:r>
        <w:rPr>
          <w:rFonts w:ascii="Times New Roman" w:hAnsi="Times New Roman" w:cs="Times New Roman"/>
          <w:lang w:val="en-CA"/>
        </w:rPr>
        <w:t>We found evidence of a positive relationship between NH</w:t>
      </w:r>
      <w:r>
        <w:rPr>
          <w:rFonts w:ascii="Cambria Math" w:hAnsi="Cambria Math" w:cs="Cambria Math"/>
          <w:lang w:val="en-CA"/>
        </w:rPr>
        <w:t>₄⁺</w:t>
      </w:r>
      <w:r w:rsidR="002B081F">
        <w:rPr>
          <w:rFonts w:ascii="Cambria Math" w:hAnsi="Cambria Math" w:cs="Cambria Math"/>
          <w:lang w:val="en-CA"/>
        </w:rPr>
        <w:t xml:space="preserve"> concentration</w:t>
      </w:r>
      <w:r>
        <w:rPr>
          <w:rFonts w:ascii="Times New Roman" w:hAnsi="Times New Roman" w:cs="Times New Roman"/>
          <w:lang w:val="en-CA"/>
        </w:rPr>
        <w:t xml:space="preserve"> and </w:t>
      </w:r>
      <w:r w:rsidR="002B081F">
        <w:rPr>
          <w:rFonts w:ascii="Times New Roman" w:hAnsi="Times New Roman" w:cs="Times New Roman"/>
          <w:lang w:val="en-CA"/>
        </w:rPr>
        <w:t xml:space="preserve">the </w:t>
      </w:r>
      <w:r>
        <w:rPr>
          <w:rFonts w:ascii="Times New Roman" w:hAnsi="Times New Roman" w:cs="Times New Roman"/>
          <w:lang w:val="en-CA"/>
        </w:rPr>
        <w:t>abundance of greenling</w:t>
      </w:r>
      <w:r w:rsidR="002B081F">
        <w:rPr>
          <w:rFonts w:ascii="Times New Roman" w:hAnsi="Times New Roman" w:cs="Times New Roman"/>
          <w:lang w:val="en-CA"/>
        </w:rPr>
        <w:t>s</w:t>
      </w:r>
      <w:r>
        <w:rPr>
          <w:rFonts w:ascii="Times New Roman" w:hAnsi="Times New Roman" w:cs="Times New Roman"/>
          <w:lang w:val="en-CA"/>
        </w:rPr>
        <w:t xml:space="preserve"> (</w:t>
      </w:r>
      <w:proofErr w:type="spellStart"/>
      <w:r w:rsidRPr="001A65DD">
        <w:rPr>
          <w:rFonts w:ascii="Times New Roman" w:hAnsi="Times New Roman" w:cs="Times New Roman"/>
          <w:lang w:val="en-CA"/>
        </w:rPr>
        <w:t>Hexagrammidae</w:t>
      </w:r>
      <w:proofErr w:type="spellEnd"/>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r w:rsidR="002B081F">
        <w:rPr>
          <w:rFonts w:ascii="Times New Roman" w:hAnsi="Times New Roman" w:cs="Times New Roman"/>
          <w:lang w:val="en-CA"/>
        </w:rPr>
        <w:t xml:space="preserve">greenling </w:t>
      </w:r>
      <w:r>
        <w:rPr>
          <w:rFonts w:ascii="Times New Roman" w:hAnsi="Times New Roman" w:cs="Times New Roman"/>
          <w:lang w:val="en-CA"/>
        </w:rPr>
        <w:t xml:space="preserve">abundance and tide (p = 0.09), but no evidence for an effect of any other predictors (p &gt; 0.10). </w:t>
      </w:r>
      <w:commentRangeStart w:id="95"/>
      <w:r>
        <w:rPr>
          <w:rFonts w:ascii="Times New Roman" w:hAnsi="Times New Roman" w:cs="Times New Roman"/>
          <w:lang w:val="en-CA"/>
        </w:rPr>
        <w:t xml:space="preserve">We </w:t>
      </w:r>
      <w:commentRangeEnd w:id="95"/>
      <w:r>
        <w:rPr>
          <w:rStyle w:val="CommentReference"/>
        </w:rPr>
        <w:commentReference w:id="95"/>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r w:rsidR="002B081F">
        <w:rPr>
          <w:rFonts w:ascii="Times New Roman" w:hAnsi="Times New Roman" w:cs="Times New Roman"/>
          <w:lang w:val="en-CA"/>
        </w:rPr>
        <w:t xml:space="preserve">concentration </w:t>
      </w:r>
      <w:r>
        <w:rPr>
          <w:rFonts w:ascii="Times New Roman" w:hAnsi="Times New Roman" w:cs="Times New Roman"/>
          <w:lang w:val="en-CA"/>
        </w:rPr>
        <w:t>and the abundance of whitecap limpets (</w:t>
      </w:r>
      <w:proofErr w:type="spellStart"/>
      <w:r w:rsidRPr="001A65DD">
        <w:rPr>
          <w:rFonts w:ascii="Times New Roman" w:hAnsi="Times New Roman" w:cs="Times New Roman"/>
          <w:lang w:val="en-CA"/>
        </w:rPr>
        <w:t>Acmaeidae</w:t>
      </w:r>
      <w:proofErr w:type="spellEnd"/>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sidR="002B081F">
        <w:rPr>
          <w:rFonts w:ascii="Times New Roman" w:hAnsi="Times New Roman" w:cs="Times New Roman"/>
          <w:lang w:val="en-CA"/>
        </w:rPr>
        <w:t xml:space="preserve"> concentration</w:t>
      </w:r>
      <w:r>
        <w:rPr>
          <w:rFonts w:ascii="Times New Roman" w:hAnsi="Times New Roman" w:cs="Times New Roman"/>
          <w:lang w:val="en-CA"/>
        </w:rPr>
        <w:t xml:space="preserve"> in the models for </w:t>
      </w:r>
      <w:r w:rsidR="002B081F">
        <w:rPr>
          <w:rFonts w:ascii="Times New Roman" w:hAnsi="Times New Roman" w:cs="Times New Roman"/>
          <w:lang w:val="en-CA"/>
        </w:rPr>
        <w:t>the families</w:t>
      </w:r>
      <w:r>
        <w:rPr>
          <w:rFonts w:ascii="Times New Roman" w:hAnsi="Times New Roman" w:cs="Times New Roman"/>
          <w:lang w:val="en-CA"/>
        </w:rPr>
        <w:t xml:space="preserve"> </w:t>
      </w:r>
      <w:proofErr w:type="spellStart"/>
      <w:r w:rsidRPr="005A129F">
        <w:rPr>
          <w:rFonts w:ascii="Times New Roman" w:hAnsi="Times New Roman" w:cs="Times New Roman"/>
          <w:lang w:val="en-CA"/>
        </w:rPr>
        <w:t>Sebastidae</w:t>
      </w:r>
      <w:proofErr w:type="spellEnd"/>
      <w:r>
        <w:rPr>
          <w:rFonts w:ascii="Times New Roman" w:hAnsi="Times New Roman" w:cs="Times New Roman"/>
          <w:lang w:val="en-CA"/>
        </w:rPr>
        <w:t xml:space="preserve">, </w:t>
      </w:r>
      <w:proofErr w:type="spellStart"/>
      <w:r w:rsidRPr="005A129F">
        <w:rPr>
          <w:rFonts w:ascii="Times New Roman" w:hAnsi="Times New Roman" w:cs="Times New Roman"/>
          <w:lang w:val="en-CA"/>
        </w:rPr>
        <w:t>Gobiidae</w:t>
      </w:r>
      <w:proofErr w:type="spellEnd"/>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proofErr w:type="spellStart"/>
      <w:r w:rsidRPr="005A129F">
        <w:rPr>
          <w:rFonts w:ascii="Times New Roman" w:hAnsi="Times New Roman" w:cs="Times New Roman"/>
          <w:lang w:val="en-CA"/>
        </w:rPr>
        <w:t>Muricidae</w:t>
      </w:r>
      <w:proofErr w:type="spellEnd"/>
      <w:r>
        <w:rPr>
          <w:rFonts w:ascii="Times New Roman" w:hAnsi="Times New Roman" w:cs="Times New Roman"/>
          <w:lang w:val="en-CA"/>
        </w:rPr>
        <w:t xml:space="preserve">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r w:rsidR="002B081F">
        <w:rPr>
          <w:rFonts w:ascii="Times New Roman" w:hAnsi="Times New Roman" w:cs="Times New Roman"/>
          <w:lang w:val="en-CA"/>
        </w:rPr>
        <w:t>-</w:t>
      </w:r>
      <w:r w:rsidR="00435ABE"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ammonium concentrations in relation to abundance across rocky reef sites </w:t>
      </w:r>
      <w:r w:rsidR="00435ABE"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435ABE"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435ABE" w:rsidRPr="009E2DF2">
        <w:rPr>
          <w:rFonts w:ascii="Times New Roman" w:hAnsi="Times New Roman" w:cs="Times New Roman"/>
          <w:lang w:val="en-CA"/>
        </w:rPr>
        <w:t>famil</w:t>
      </w:r>
      <w:r w:rsidR="005200FA">
        <w:rPr>
          <w:rFonts w:ascii="Times New Roman" w:hAnsi="Times New Roman" w:cs="Times New Roman"/>
          <w:lang w:val="en-CA"/>
        </w:rPr>
        <w:t xml:space="preserve">ies </w:t>
      </w:r>
      <w:r w:rsidR="00F10A37">
        <w:rPr>
          <w:rFonts w:ascii="Times New Roman" w:hAnsi="Times New Roman" w:cs="Times New Roman"/>
          <w:lang w:val="en-CA"/>
        </w:rPr>
        <w:t>with the highest R</w:t>
      </w:r>
      <w:r w:rsidR="00F10A37" w:rsidRPr="00F83AAB">
        <w:rPr>
          <w:rFonts w:ascii="Times New Roman" w:hAnsi="Times New Roman" w:cs="Times New Roman"/>
          <w:vertAlign w:val="superscript"/>
          <w:lang w:val="en-CA"/>
        </w:rPr>
        <w:t>2</w:t>
      </w:r>
      <w:r w:rsidR="00F10A37">
        <w:rPr>
          <w:rFonts w:ascii="Times New Roman" w:hAnsi="Times New Roman" w:cs="Times New Roman"/>
          <w:lang w:val="en-CA"/>
        </w:rPr>
        <w:t xml:space="preserve">. </w:t>
      </w:r>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scale models including only the biomass of one family for each model.</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F83AAB" w:rsidRDefault="002B081F" w:rsidP="002B081F">
      <w:pPr>
        <w:spacing w:line="480" w:lineRule="auto"/>
        <w:rPr>
          <w:rFonts w:ascii="Times New Roman" w:hAnsi="Times New Roman" w:cs="Times New Roman"/>
          <w:b/>
          <w:bCs/>
          <w:iCs/>
          <w:lang w:val="en-CA"/>
        </w:rPr>
      </w:pPr>
      <w:r w:rsidRPr="00F83AAB">
        <w:rPr>
          <w:rFonts w:ascii="Times New Roman" w:hAnsi="Times New Roman" w:cs="Times New Roman"/>
          <w:b/>
          <w:bCs/>
          <w:iCs/>
          <w:lang w:val="en-CA"/>
        </w:rPr>
        <w:t>Within-site (small-scale) variation</w:t>
      </w:r>
    </w:p>
    <w:p w14:paraId="43151E4F" w14:textId="327C783E" w:rsidR="002B081F" w:rsidRPr="00F83AAB" w:rsidRDefault="002B081F" w:rsidP="00F83AAB">
      <w:pPr>
        <w:spacing w:line="480" w:lineRule="auto"/>
        <w:rPr>
          <w:rFonts w:ascii="Times New Roman" w:hAnsi="Times New Roman" w:cs="Times New Roman"/>
          <w:color w:val="000000"/>
          <w:lang w:val="en-CA"/>
        </w:rPr>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83AAB">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concentration between inside and outside kelp forests – </w:t>
      </w:r>
      <w:r w:rsidRPr="00623DD8">
        <w:rPr>
          <w:rFonts w:ascii="Times New Roman" w:hAnsi="Times New Roman" w:cs="Times New Roman"/>
          <w:lang w:val="en-CA"/>
        </w:rPr>
        <w:t xml:space="preserve">by </w:t>
      </w:r>
      <w:r>
        <w:rPr>
          <w:rFonts w:ascii="Times New Roman" w:hAnsi="Times New Roman" w:cs="Times New Roman"/>
          <w:lang w:val="en-CA"/>
        </w:rPr>
        <w:t xml:space="preserve">rerunning </w:t>
      </w:r>
      <w:proofErr w:type="spellStart"/>
      <w:r>
        <w:rPr>
          <w:rFonts w:ascii="Times New Roman" w:hAnsi="Times New Roman" w:cs="Times New Roman"/>
          <w:lang w:val="en-CA"/>
        </w:rPr>
        <w:t>our</w:t>
      </w:r>
      <w:proofErr w:type="spellEnd"/>
      <w:r>
        <w:rPr>
          <w:rFonts w:ascii="Times New Roman" w:hAnsi="Times New Roman" w:cs="Times New Roman"/>
          <w:lang w:val="en-CA"/>
        </w:rPr>
        <w:t xml:space="preserve"> </w:t>
      </w:r>
      <w:r w:rsidR="00815249">
        <w:rPr>
          <w:rFonts w:ascii="Times New Roman" w:hAnsi="Times New Roman" w:cs="Times New Roman"/>
          <w:lang w:val="en-CA"/>
        </w:rPr>
        <w:t xml:space="preserve">the top </w:t>
      </w:r>
      <w:commentRangeStart w:id="96"/>
      <w:r>
        <w:rPr>
          <w:rFonts w:ascii="Times New Roman" w:hAnsi="Times New Roman" w:cs="Times New Roman"/>
          <w:lang w:val="en-CA"/>
        </w:rPr>
        <w:t xml:space="preserve">LMM </w:t>
      </w:r>
      <w:commentRangeEnd w:id="96"/>
      <w:r>
        <w:rPr>
          <w:rStyle w:val="CommentReference"/>
        </w:rPr>
        <w:commentReference w:id="96"/>
      </w:r>
      <w:r w:rsidR="00815249">
        <w:rPr>
          <w:rFonts w:ascii="Times New Roman" w:hAnsi="Times New Roman" w:cs="Times New Roman"/>
          <w:lang w:val="en-CA"/>
        </w:rPr>
        <w:t xml:space="preserve">in Table S5 </w:t>
      </w:r>
      <w:r>
        <w:rPr>
          <w:rFonts w:ascii="Times New Roman" w:hAnsi="Times New Roman" w:cs="Times New Roman"/>
          <w:lang w:val="en-CA"/>
        </w:rPr>
        <w:t xml:space="preserve">with the biomass of </w:t>
      </w:r>
      <w:r w:rsidR="00815249">
        <w:rPr>
          <w:rFonts w:ascii="Times New Roman" w:hAnsi="Times New Roman" w:cs="Times New Roman"/>
          <w:lang w:val="en-CA"/>
        </w:rPr>
        <w:t xml:space="preserve">only </w:t>
      </w:r>
      <w:r>
        <w:rPr>
          <w:rFonts w:ascii="Times New Roman" w:hAnsi="Times New Roman" w:cs="Times New Roman"/>
          <w:lang w:val="en-CA"/>
        </w:rPr>
        <w:t xml:space="preserve">one </w:t>
      </w:r>
      <w:r w:rsidR="00815249">
        <w:rPr>
          <w:rFonts w:ascii="Times New Roman" w:hAnsi="Times New Roman" w:cs="Times New Roman"/>
          <w:lang w:val="en-CA"/>
        </w:rPr>
        <w:t xml:space="preserve">animal </w:t>
      </w:r>
      <w:r>
        <w:rPr>
          <w:rFonts w:ascii="Times New Roman" w:hAnsi="Times New Roman" w:cs="Times New Roman"/>
          <w:lang w:val="en-CA"/>
        </w:rPr>
        <w:t xml:space="preserve">family at a time. We ran models for the 15 most abundant </w:t>
      </w:r>
      <w:r w:rsidR="00F83AAB">
        <w:rPr>
          <w:rFonts w:ascii="Times New Roman" w:hAnsi="Times New Roman" w:cs="Times New Roman"/>
          <w:lang w:val="en-CA"/>
        </w:rPr>
        <w:t>families</w:t>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proofErr w:type="spellStart"/>
      <w:r w:rsidRPr="00367076">
        <w:rPr>
          <w:rFonts w:ascii="Times New Roman" w:hAnsi="Times New Roman" w:cs="Times New Roman"/>
          <w:lang w:val="en-CA"/>
        </w:rPr>
        <w:t>Gobiidae</w:t>
      </w:r>
      <w:proofErr w:type="spellEnd"/>
      <w:r>
        <w:rPr>
          <w:rFonts w:ascii="Times New Roman" w:hAnsi="Times New Roman" w:cs="Times New Roman"/>
          <w:lang w:val="en-CA"/>
        </w:rPr>
        <w:t xml:space="preserve">, </w:t>
      </w:r>
      <w:proofErr w:type="spellStart"/>
      <w:r w:rsidRPr="00576035">
        <w:rPr>
          <w:rFonts w:ascii="Times New Roman" w:hAnsi="Times New Roman" w:cs="Times New Roman"/>
          <w:lang w:val="en-CA"/>
        </w:rPr>
        <w:t>Cottidae</w:t>
      </w:r>
      <w:proofErr w:type="spellEnd"/>
      <w:r>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Pr="00623DD8">
        <w:rPr>
          <w:rFonts w:ascii="Times New Roman" w:hAnsi="Times New Roman" w:cs="Times New Roman"/>
          <w:lang w:val="en-CA"/>
        </w:rPr>
        <w:t xml:space="preserve">, </w:t>
      </w:r>
      <w:proofErr w:type="spellStart"/>
      <w:r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 xml:space="preserve">We </w:t>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w:t>
      </w:r>
      <w:r w:rsidR="00815249">
        <w:rPr>
          <w:rFonts w:ascii="Times New Roman" w:hAnsi="Times New Roman" w:cs="Times New Roman"/>
          <w:lang w:val="en-CA"/>
        </w:rPr>
        <w:t>gobies</w:t>
      </w:r>
      <w:r w:rsidRPr="00801C1E">
        <w:rPr>
          <w:rFonts w:ascii="Times New Roman" w:hAnsi="Times New Roman" w:cs="Times New Roman"/>
          <w:lang w:val="en-CA"/>
        </w:rPr>
        <w:t xml:space="preserve">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t>
      </w:r>
      <w:r w:rsidR="00815249">
        <w:rPr>
          <w:rFonts w:ascii="Times New Roman" w:hAnsi="Times New Roman" w:cs="Times New Roman"/>
          <w:lang w:val="en-CA"/>
        </w:rPr>
        <w:t>goby</w:t>
      </w:r>
      <w:proofErr w:type="spellEnd"/>
      <w:proofErr w:type="gram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and </w:t>
      </w:r>
      <w:proofErr w:type="spellStart"/>
      <w:r w:rsidRPr="00801C1E">
        <w:rPr>
          <w:rFonts w:ascii="Times New Roman" w:hAnsi="Times New Roman" w:cs="Times New Roman"/>
          <w:lang w:val="en-CA"/>
        </w:rPr>
        <w:t>tide:</w:t>
      </w:r>
      <w:r w:rsidR="00815249">
        <w:rPr>
          <w:rFonts w:ascii="Times New Roman" w:hAnsi="Times New Roman" w:cs="Times New Roman"/>
          <w:lang w:val="en-CA"/>
        </w:rPr>
        <w:t>goby</w:t>
      </w:r>
      <w:proofErr w:type="spell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of sculpins (</w:t>
      </w:r>
      <w:proofErr w:type="spellStart"/>
      <w:r w:rsidRPr="00801C1E">
        <w:rPr>
          <w:rFonts w:ascii="Times New Roman" w:hAnsi="Times New Roman" w:cs="Times New Roman"/>
          <w:lang w:val="en-CA"/>
        </w:rPr>
        <w:t>Cottidae</w:t>
      </w:r>
      <w:proofErr w:type="spellEnd"/>
      <w:r>
        <w:rPr>
          <w:rFonts w:ascii="Times New Roman" w:hAnsi="Times New Roman" w:cs="Times New Roman"/>
          <w:lang w:val="en-CA"/>
        </w:rPr>
        <w:t>; p = 0.046</w:t>
      </w:r>
      <w:r w:rsidRPr="00801C1E">
        <w:rPr>
          <w:rFonts w:ascii="Times New Roman" w:hAnsi="Times New Roman" w:cs="Times New Roman"/>
          <w:lang w:val="en-CA"/>
        </w:rPr>
        <w:t>) and surfperches (</w:t>
      </w:r>
      <w:proofErr w:type="spellStart"/>
      <w:r w:rsidRPr="00801C1E">
        <w:rPr>
          <w:rFonts w:ascii="Times New Roman" w:hAnsi="Times New Roman" w:cs="Times New Roman"/>
          <w:lang w:val="en-CA"/>
        </w:rPr>
        <w:t>Embiotocidae</w:t>
      </w:r>
      <w:proofErr w:type="spellEnd"/>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r w:rsidR="00815249">
        <w:rPr>
          <w:rFonts w:ascii="Times New Roman" w:hAnsi="Times New Roman" w:cs="Times New Roman"/>
          <w:lang w:val="en-CA"/>
        </w:rPr>
        <w:t>ea s</w:t>
      </w:r>
      <w:r w:rsidRPr="00801C1E">
        <w:rPr>
          <w:rFonts w:ascii="Times New Roman" w:hAnsi="Times New Roman" w:cs="Times New Roman"/>
          <w:lang w:val="en-CA"/>
        </w:rPr>
        <w:t xml:space="preserve">tars in the family </w:t>
      </w:r>
      <w:proofErr w:type="spellStart"/>
      <w:r w:rsidRPr="00801C1E">
        <w:rPr>
          <w:rFonts w:ascii="Times New Roman" w:hAnsi="Times New Roman" w:cs="Times New Roman"/>
          <w:lang w:val="en-CA"/>
        </w:rPr>
        <w:t>Echinasteridae</w:t>
      </w:r>
      <w:proofErr w:type="spellEnd"/>
      <w:r w:rsidRPr="00801C1E">
        <w:rPr>
          <w:rFonts w:ascii="Times New Roman" w:hAnsi="Times New Roman" w:cs="Times New Roman"/>
          <w:lang w:val="en-CA"/>
        </w:rPr>
        <w:t xml:space="preserve"> displayed a positive relationship with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 negative </w:t>
      </w:r>
      <w:proofErr w:type="spellStart"/>
      <w:proofErr w:type="gramStart"/>
      <w:r w:rsidRPr="00801C1E">
        <w:rPr>
          <w:rFonts w:ascii="Times New Roman" w:hAnsi="Times New Roman" w:cs="Times New Roman"/>
          <w:color w:val="000000"/>
          <w:lang w:val="en-CA"/>
        </w:rPr>
        <w:t>kelp:</w:t>
      </w:r>
      <w:r w:rsidR="00815249">
        <w:rPr>
          <w:rFonts w:ascii="Times New Roman" w:hAnsi="Times New Roman" w:cs="Times New Roman"/>
          <w:color w:val="000000"/>
          <w:lang w:val="en-CA"/>
        </w:rPr>
        <w:t>sea</w:t>
      </w:r>
      <w:proofErr w:type="spellEnd"/>
      <w:proofErr w:type="gram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and a positive </w:t>
      </w:r>
      <w:proofErr w:type="spellStart"/>
      <w:r w:rsidRPr="00801C1E">
        <w:rPr>
          <w:rFonts w:ascii="Times New Roman" w:hAnsi="Times New Roman" w:cs="Times New Roman"/>
          <w:color w:val="000000"/>
          <w:lang w:val="en-CA"/>
        </w:rPr>
        <w:t>tide:</w:t>
      </w:r>
      <w:r w:rsidR="00815249">
        <w:rPr>
          <w:rFonts w:ascii="Times New Roman" w:hAnsi="Times New Roman" w:cs="Times New Roman"/>
          <w:color w:val="000000"/>
          <w:lang w:val="en-CA"/>
        </w:rPr>
        <w:t>sea</w:t>
      </w:r>
      <w:proofErr w:type="spell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(p &lt; 0.001). We found evidence for a smaller but still positive relationship between the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of urchins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Strongylocentrotidae</w:t>
      </w:r>
      <w:proofErr w:type="spellEnd"/>
      <w:r w:rsidRPr="00801C1E">
        <w:rPr>
          <w:rFonts w:ascii="Times New Roman" w:hAnsi="Times New Roman" w:cs="Times New Roman"/>
          <w:color w:val="000000"/>
          <w:lang w:val="en-CA"/>
        </w:rPr>
        <w:t xml:space="preserve"> and </w:t>
      </w:r>
      <w:r w:rsidR="00815249">
        <w:rPr>
          <w:rFonts w:ascii="Times New Roman" w:hAnsi="Times New Roman" w:cs="Times New Roman"/>
          <w:color w:val="000000"/>
          <w:lang w:val="en-CA"/>
        </w:rPr>
        <w:t xml:space="preserve">sea </w:t>
      </w:r>
      <w:r w:rsidRPr="00801C1E">
        <w:rPr>
          <w:rFonts w:ascii="Times New Roman" w:hAnsi="Times New Roman" w:cs="Times New Roman"/>
          <w:color w:val="000000"/>
          <w:lang w:val="en-CA"/>
        </w:rPr>
        <w:t xml:space="preserve">stars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Asteropseidae</w:t>
      </w:r>
      <w:proofErr w:type="spellEnd"/>
      <w:r w:rsidRPr="00801C1E">
        <w:rPr>
          <w:rFonts w:ascii="Times New Roman" w:hAnsi="Times New Roman" w:cs="Times New Roman"/>
          <w:color w:val="000000"/>
          <w:lang w:val="en-CA"/>
        </w:rPr>
        <w:t xml:space="preserve"> and ∆NH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7E16C905"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97"/>
      <w:r w:rsidRPr="00281EEC">
        <w:rPr>
          <w:rFonts w:ascii="Times New Roman" w:hAnsi="Times New Roman" w:cs="Times New Roman"/>
          <w:b/>
          <w:lang w:val="en-CA"/>
        </w:rPr>
        <w:t xml:space="preserve">Figure </w:t>
      </w:r>
      <w:commentRangeEnd w:id="97"/>
      <w:r>
        <w:rPr>
          <w:rStyle w:val="CommentReference"/>
        </w:rPr>
        <w:commentReference w:id="97"/>
      </w:r>
      <w:r>
        <w:rPr>
          <w:rFonts w:ascii="Times New Roman" w:hAnsi="Times New Roman" w:cs="Times New Roman"/>
          <w:b/>
          <w:lang w:val="en-CA"/>
        </w:rPr>
        <w:t>2</w:t>
      </w:r>
      <w:r w:rsidRPr="00281EEC">
        <w:rPr>
          <w:rFonts w:ascii="Times New Roman" w:hAnsi="Times New Roman" w:cs="Times New Roman"/>
          <w:b/>
          <w:lang w:val="en-CA"/>
        </w:rPr>
        <w:t xml:space="preserve">. </w:t>
      </w:r>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difference in ammonium concentrations between inside and outside kelp forests in relation to animal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98"/>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commentRangeEnd w:id="98"/>
      <w:r w:rsidR="005200FA">
        <w:rPr>
          <w:rStyle w:val="CommentReference"/>
        </w:rPr>
        <w:commentReference w:id="98"/>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lastRenderedPageBreak/>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15F499C2" w14:textId="77777777" w:rsidR="003D5FEF" w:rsidRPr="003D5FEF" w:rsidRDefault="00EC101B" w:rsidP="003D5FEF">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r w:rsidR="003D5FEF" w:rsidRPr="003D5FEF">
        <w:t>Allgeier, J.E., Andskog, M.A., Hensel, E., Appaldo, R., Layman, C., Kemp, D.W., 2020. Rewiring coral: Anthropogenic nutrients shift diverse coral–symbiont nutrient and carbon interactions toward symbiotic algal dominance. Glob Change Biol 26, 5588–5601. https://doi.org/10.1111/gcb.15230</w:t>
      </w:r>
    </w:p>
    <w:p w14:paraId="63BB6DD5" w14:textId="77777777" w:rsidR="003D5FEF" w:rsidRPr="003D5FEF" w:rsidRDefault="003D5FEF" w:rsidP="003D5FEF">
      <w:pPr>
        <w:pStyle w:val="Bibliography"/>
      </w:pPr>
      <w:r w:rsidRPr="003D5FEF">
        <w:t>Allgeier, J.E., Burkepile, D.E., Layman, C.A., 2017. Animal pee in the sea: consumer-mediated nutrient dynamics in the world’s changing oceans. Glob Change Biol 23, 2166–2178. https://doi.org/10.1111/gcb.13625</w:t>
      </w:r>
    </w:p>
    <w:p w14:paraId="287173B9" w14:textId="77777777" w:rsidR="003D5FEF" w:rsidRPr="003D5FEF" w:rsidRDefault="003D5FEF" w:rsidP="003D5FEF">
      <w:pPr>
        <w:pStyle w:val="Bibliography"/>
      </w:pPr>
      <w:r w:rsidRPr="003D5FEF">
        <w:t>Allgeier, J.E., Yeager, L.A., Layman, C.A., 2013. Consumers regulate nutrient limitation regimes and primary production in seagrass ecosystems. Ecology 94, 521–529. https://doi.org/10.1890/12-1122.1</w:t>
      </w:r>
    </w:p>
    <w:p w14:paraId="237156E7" w14:textId="77777777" w:rsidR="003D5FEF" w:rsidRPr="003D5FEF" w:rsidRDefault="003D5FEF" w:rsidP="003D5FEF">
      <w:pPr>
        <w:pStyle w:val="Bibliography"/>
      </w:pPr>
      <w:r w:rsidRPr="003D5FEF">
        <w:t>Aquilino, K.M., Bracken, M.E.S., Faubel, M.N., Stachowicz, J.J., 2009. Local-scale nutrient regeneration facilitates seaweed growth on wave-exposed rocky shores in an upwelling system. Limnol Oceanogr 54, 309–317. https://doi.org/10.4319/lo.2009.54.1.0309</w:t>
      </w:r>
    </w:p>
    <w:p w14:paraId="4E1F9576" w14:textId="77777777" w:rsidR="003D5FEF" w:rsidRPr="003D5FEF" w:rsidRDefault="003D5FEF" w:rsidP="003D5FEF">
      <w:pPr>
        <w:pStyle w:val="Bibliography"/>
      </w:pPr>
      <w:r w:rsidRPr="003D5FEF">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2CB5BCE4" w14:textId="77777777" w:rsidR="003D5FEF" w:rsidRPr="003D5FEF" w:rsidRDefault="003D5FEF" w:rsidP="003D5FEF">
      <w:pPr>
        <w:pStyle w:val="Bibliography"/>
      </w:pPr>
      <w:r w:rsidRPr="003D5FEF">
        <w:t>Arzul, G., 2001. Effect of marine animal excretions on differential growth of phytoplankton species. ICES Journal of Marine Science 58, 386–390. https://doi.org/10.1006/jmsc.2000.1038</w:t>
      </w:r>
    </w:p>
    <w:p w14:paraId="531C3551" w14:textId="77777777" w:rsidR="003D5FEF" w:rsidRPr="003D5FEF" w:rsidRDefault="003D5FEF" w:rsidP="003D5FEF">
      <w:pPr>
        <w:pStyle w:val="Bibliography"/>
      </w:pPr>
      <w:r w:rsidRPr="003D5FEF">
        <w:t>Attridge, C.M., Cox, K.D., Maher, B., Gross, S., Lim, E.G., Kattler, K.R., Côté, I.M., 2024. Studying Kelp Forests of Today to Forecast Ecosystems of the Future. Fisheries 49, 181–187. https://doi.org/10.1002/fsh.11065</w:t>
      </w:r>
    </w:p>
    <w:p w14:paraId="7C3650FE" w14:textId="77777777" w:rsidR="003D5FEF" w:rsidRPr="003D5FEF" w:rsidRDefault="003D5FEF" w:rsidP="003D5FEF">
      <w:pPr>
        <w:pStyle w:val="Bibliography"/>
      </w:pPr>
      <w:r w:rsidRPr="003D5FEF">
        <w:t>Benkwitt, C.E., Wilson, S.K., Graham, N.A.J., 2019. Seabird nutrient subsidies alter patterns of algal abundance and fish biomass on coral reefs following a bleaching event. Glob Change Biol 25, 2619–2632. https://doi.org/10.1111/gcb.14643</w:t>
      </w:r>
    </w:p>
    <w:p w14:paraId="4ACE280B" w14:textId="77777777" w:rsidR="003D5FEF" w:rsidRPr="003D5FEF" w:rsidRDefault="003D5FEF" w:rsidP="003D5FEF">
      <w:pPr>
        <w:pStyle w:val="Bibliography"/>
      </w:pPr>
      <w:r w:rsidRPr="003D5FEF">
        <w:t>Broitman, B.R., Navarrete, S.A., Smith, F., Gaines, S.D., 2001. Geographic variation of southeastern Pacific intertidal communities. Marine Ecology Progress Series 224, 21–34. https://doi.org/10.3354/meps224021</w:t>
      </w:r>
    </w:p>
    <w:p w14:paraId="61E30CEE" w14:textId="77777777" w:rsidR="003D5FEF" w:rsidRPr="003D5FEF" w:rsidRDefault="003D5FEF" w:rsidP="003D5FEF">
      <w:pPr>
        <w:pStyle w:val="Bibliography"/>
      </w:pPr>
      <w:r w:rsidRPr="003D5FEF">
        <w:t>Brooks, M.E., Kristensen, K., van Benthem, K.J., Magnusson, A., Berg, C.W., Nielsen, A., Skaug, H.J., Mächler, M., Bolker, B.M., 2017. glmmTMB balances speed and flexibility among packages for zero-inflated generalized linear mixed modeling. The R Journal 9, 378. https://doi.org/10.32614/RJ-2017-066</w:t>
      </w:r>
    </w:p>
    <w:p w14:paraId="5E73E59E" w14:textId="77777777" w:rsidR="003D5FEF" w:rsidRPr="003D5FEF" w:rsidRDefault="003D5FEF" w:rsidP="003D5FEF">
      <w:pPr>
        <w:pStyle w:val="Bibliography"/>
      </w:pPr>
      <w:r w:rsidRPr="003D5FEF">
        <w:t>Brzezinksi, M., Reed, D., Harrer, S., Rassweiler, A., Melack, J., Goodridge, B., Dugan, J., 2013. Multiple sources and forms of nitrogen sustain year-round kelp growth on the inner continental shelf of the Santa Barbara Channel. Oceanog 26, 114–123. https://doi.org/10.5670/oceanog.2013.53</w:t>
      </w:r>
    </w:p>
    <w:p w14:paraId="1F3CD277" w14:textId="77777777" w:rsidR="003D5FEF" w:rsidRPr="003D5FEF" w:rsidRDefault="003D5FEF" w:rsidP="003D5FEF">
      <w:pPr>
        <w:pStyle w:val="Bibliography"/>
      </w:pPr>
      <w:r w:rsidRPr="003D5FEF">
        <w:t>Dayton, P.K., Tegner, M.J., Edwards, P.B., Riser, K.L., 1999. Temporal and Spatial Scales of Kelp Demography: The Role of Oceanographic Climate. Ecological Monographs 69, 219–250. https://doi.org/10.1890/0012-9615(1999)069[0219:TASSOK]2.0.CO;2</w:t>
      </w:r>
    </w:p>
    <w:p w14:paraId="7B62E091" w14:textId="77777777" w:rsidR="003D5FEF" w:rsidRPr="003D5FEF" w:rsidRDefault="003D5FEF" w:rsidP="003D5FEF">
      <w:pPr>
        <w:pStyle w:val="Bibliography"/>
      </w:pPr>
      <w:r w:rsidRPr="003D5FEF">
        <w:lastRenderedPageBreak/>
        <w:t>Doughty, C.E., Roman, J., Faurby, S., Wolf, A., Haque, A., Bakker, E.S., Malhi, Y., Dunning, J.B., Svenning, J.-C., 2016. Global nutrient transport in a world of giants. Proceedings of the National Academy of Sciences 113, 868–873. https://doi.org/10.1073/pnas.1502549112</w:t>
      </w:r>
    </w:p>
    <w:p w14:paraId="1B4E0381" w14:textId="77777777" w:rsidR="003D5FEF" w:rsidRPr="003D5FEF" w:rsidRDefault="003D5FEF" w:rsidP="003D5FEF">
      <w:pPr>
        <w:pStyle w:val="Bibliography"/>
      </w:pPr>
      <w:r w:rsidRPr="003D5FEF">
        <w:t>Druehl, L.D., Harrison, P.J., Lloyd, K.E., Thompson, P.A., 1989. Phenotypic variation in N uptake by Laminaria groenlandica Rosenvinge (Laminariales, Phaeophyta). Journal of Experimental Marine Biology and Ecology 127, 155–164. https://doi.org/10.1016/0022-0981(89)90181-0</w:t>
      </w:r>
    </w:p>
    <w:p w14:paraId="1AE923D6" w14:textId="77777777" w:rsidR="003D5FEF" w:rsidRPr="003D5FEF" w:rsidRDefault="003D5FEF" w:rsidP="003D5FEF">
      <w:pPr>
        <w:pStyle w:val="Bibliography"/>
      </w:pPr>
      <w:r w:rsidRPr="003D5FEF">
        <w:t>Edgar, G., Stuart-Smith, R., 2009. Ecological effects of marine protected areas on rocky reef communities—a continental-scale analysis. Mar. Ecol. Prog. Ser. 388, 51–62. https://doi.org/10.3354/meps08149</w:t>
      </w:r>
    </w:p>
    <w:p w14:paraId="7D109684" w14:textId="77777777" w:rsidR="003D5FEF" w:rsidRPr="003D5FEF" w:rsidRDefault="003D5FEF" w:rsidP="003D5FEF">
      <w:pPr>
        <w:pStyle w:val="Bibliography"/>
      </w:pPr>
      <w:r w:rsidRPr="003D5FEF">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006B34A0" w14:textId="77777777" w:rsidR="003D5FEF" w:rsidRPr="003D5FEF" w:rsidRDefault="003D5FEF" w:rsidP="003D5FEF">
      <w:pPr>
        <w:pStyle w:val="Bibliography"/>
      </w:pPr>
      <w:r w:rsidRPr="003D5FEF">
        <w:t>Francis, F.T., Côté, I.M., 2018. Fish movement drives spatial and temporal patterns of nutrient provisioning on coral reef patches. Ecosphere 9, e02225. https://doi.org/10.1002/ecs2.2225</w:t>
      </w:r>
    </w:p>
    <w:p w14:paraId="2BCE9C8B" w14:textId="77777777" w:rsidR="003D5FEF" w:rsidRPr="003D5FEF" w:rsidRDefault="003D5FEF" w:rsidP="003D5FEF">
      <w:pPr>
        <w:pStyle w:val="Bibliography"/>
      </w:pPr>
      <w:r w:rsidRPr="003D5FEF">
        <w:t>Froese, R., Thorson, J.T., Reyes Jr, R.B., 2014. A Bayesian approach for estimating length-weight relationships in fishes. Journal of Applied Ichthyology 30, 78–85. https://doi.org/10.1111/jai.12299</w:t>
      </w:r>
    </w:p>
    <w:p w14:paraId="30583FBD" w14:textId="77777777" w:rsidR="003D5FEF" w:rsidRPr="003D5FEF" w:rsidRDefault="003D5FEF" w:rsidP="003D5FEF">
      <w:pPr>
        <w:pStyle w:val="Bibliography"/>
      </w:pPr>
      <w:r w:rsidRPr="003D5FEF">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4920054" w14:textId="77777777" w:rsidR="003D5FEF" w:rsidRPr="003D5FEF" w:rsidRDefault="003D5FEF" w:rsidP="003D5FEF">
      <w:pPr>
        <w:pStyle w:val="Bibliography"/>
      </w:pPr>
      <w:r w:rsidRPr="003D5FEF">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30235D5D" w14:textId="77777777" w:rsidR="003D5FEF" w:rsidRPr="003D5FEF" w:rsidRDefault="003D5FEF" w:rsidP="003D5FEF">
      <w:pPr>
        <w:pStyle w:val="Bibliography"/>
      </w:pPr>
      <w:r w:rsidRPr="003D5FEF">
        <w:t>Hartig, F., 2022. DHARMa: Residual Diagnostics for Hierarchical (Multi-Level / Mixed) Regression Models. R package version 0.4.6.</w:t>
      </w:r>
    </w:p>
    <w:p w14:paraId="57C1758D" w14:textId="77777777" w:rsidR="003D5FEF" w:rsidRPr="003D5FEF" w:rsidRDefault="003D5FEF" w:rsidP="003D5FEF">
      <w:pPr>
        <w:pStyle w:val="Bibliography"/>
      </w:pPr>
      <w:r w:rsidRPr="003D5FEF">
        <w:t>Holbrook, S.J., Brooks, A.J., Schmitt, R.J., Stewart, H.L., 2008. Effects of sheltering fish on growth of their host corals. Mar Biol 155, 521–530. https://doi.org/10.1007/s00227-008-1051-7</w:t>
      </w:r>
    </w:p>
    <w:p w14:paraId="33C787FA" w14:textId="77777777" w:rsidR="003D5FEF" w:rsidRPr="003D5FEF" w:rsidRDefault="003D5FEF" w:rsidP="003D5FEF">
      <w:pPr>
        <w:pStyle w:val="Bibliography"/>
      </w:pPr>
      <w:r w:rsidRPr="003D5FEF">
        <w:t>Holmes, R.M., Aminot, A., Kerouel, R., Hooker, B.A., Peterson, B.J., 1999. A simple and precise method for measuring ammonium in marine and freshwater ecosystems. Canadian Journal of Fisheries and Aquatic Sciences 56, 1801–1808. https://doi.org/10.1139/f99-128</w:t>
      </w:r>
    </w:p>
    <w:p w14:paraId="08B84EED" w14:textId="77777777" w:rsidR="003D5FEF" w:rsidRPr="003D5FEF" w:rsidRDefault="003D5FEF" w:rsidP="003D5FEF">
      <w:pPr>
        <w:pStyle w:val="Bibliography"/>
      </w:pPr>
      <w:r w:rsidRPr="003D5FEF">
        <w:t>Howard, B.R., Francis, F.T., Côté, I.M., Therriault, T.W., 2019. Habitat alteration by invasive European green crab (Carcinus maenas) causes eelgrass loss in British Columbia, Canada. Biol Invasions 21, 3607–3618. https://doi.org/10.1007/s10530-019-02072-z</w:t>
      </w:r>
    </w:p>
    <w:p w14:paraId="21B88A0E" w14:textId="77777777" w:rsidR="003D5FEF" w:rsidRPr="003D5FEF" w:rsidRDefault="003D5FEF" w:rsidP="003D5FEF">
      <w:pPr>
        <w:pStyle w:val="Bibliography"/>
      </w:pPr>
      <w:r w:rsidRPr="003D5FEF">
        <w:lastRenderedPageBreak/>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3F94F827" w14:textId="77777777" w:rsidR="003D5FEF" w:rsidRPr="003D5FEF" w:rsidRDefault="003D5FEF" w:rsidP="003D5FEF">
      <w:pPr>
        <w:pStyle w:val="Bibliography"/>
      </w:pPr>
      <w:r w:rsidRPr="003D5FEF">
        <w:t>Jackson, G.A., Winant, C.D., 1983. Effect of a kelp forest on coastal currents. Continental Shelf Research 2, 75–80. https://doi.org/10.1016/0278-4343(83)90023-7</w:t>
      </w:r>
    </w:p>
    <w:p w14:paraId="5100CB6E" w14:textId="77777777" w:rsidR="003D5FEF" w:rsidRPr="003D5FEF" w:rsidRDefault="003D5FEF" w:rsidP="003D5FEF">
      <w:pPr>
        <w:pStyle w:val="Bibliography"/>
      </w:pPr>
      <w:r w:rsidRPr="003D5FEF">
        <w:t>Layman, C.A., Allgeier, J.E., Montaña, C.G., 2016. Mechanistic evidence of enhanced production on artificial reefs: A case study in a Bahamian seagrass ecosystem. Ecol Eng 95, 574–579. https://doi.org/10.1016/j.ecoleng.2016.06.109</w:t>
      </w:r>
    </w:p>
    <w:p w14:paraId="26891DF1" w14:textId="77777777" w:rsidR="003D5FEF" w:rsidRPr="003D5FEF" w:rsidRDefault="003D5FEF" w:rsidP="003D5FEF">
      <w:pPr>
        <w:pStyle w:val="Bibliography"/>
      </w:pPr>
      <w:r w:rsidRPr="003D5FEF">
        <w:t>Leibold, M.A., 1991. Biodiversity and nutrient enrichment in pond plankton communities. Evol. Ecol. Res 1, 73–95.</w:t>
      </w:r>
    </w:p>
    <w:p w14:paraId="754E7E5D" w14:textId="77777777" w:rsidR="003D5FEF" w:rsidRPr="003D5FEF" w:rsidRDefault="003D5FEF" w:rsidP="003D5FEF">
      <w:pPr>
        <w:pStyle w:val="Bibliography"/>
      </w:pPr>
      <w:r w:rsidRPr="003D5FEF">
        <w:t>Lobban, C.S., Harrison, P.J., 1994. Seaweed Ecology and Physiology. Cambridge University Press.</w:t>
      </w:r>
    </w:p>
    <w:p w14:paraId="5F52B17D" w14:textId="77777777" w:rsidR="003D5FEF" w:rsidRPr="003D5FEF" w:rsidRDefault="003D5FEF" w:rsidP="003D5FEF">
      <w:pPr>
        <w:pStyle w:val="Bibliography"/>
      </w:pPr>
      <w:r w:rsidRPr="003D5FEF">
        <w:t>Lowman, H.E., Hirsch, M.E., Brzezinski, M.A., Melack, J.M., 2023. Examining the Potential of Sandy Marine Sediments Surrounding Giant Kelp Forests to Provide Recycled Nutrients for Growth. Journal of Coastal Research 39, 442–454. https://doi.org/10.2112/JCOASTRES-D-22-00035.1</w:t>
      </w:r>
    </w:p>
    <w:p w14:paraId="0270046C" w14:textId="77777777" w:rsidR="003D5FEF" w:rsidRPr="003D5FEF" w:rsidRDefault="003D5FEF" w:rsidP="003D5FEF">
      <w:pPr>
        <w:pStyle w:val="Bibliography"/>
      </w:pPr>
      <w:r w:rsidRPr="003D5FEF">
        <w:t>Mann, K.H., 1973. Seaweeds: Their Productivity and Strategy for Growth. Science 182, 975–981. https://doi.org/10.1126/science.182.4116.975</w:t>
      </w:r>
    </w:p>
    <w:p w14:paraId="1E6647F4" w14:textId="77777777" w:rsidR="003D5FEF" w:rsidRPr="003D5FEF" w:rsidRDefault="003D5FEF" w:rsidP="003D5FEF">
      <w:pPr>
        <w:pStyle w:val="Bibliography"/>
      </w:pPr>
      <w:r w:rsidRPr="003D5FEF">
        <w:t>McInturf, A.G., Pollack, L., Yang, L.H., Spiegel, O., 2019. Vectors with autonomy: what distinguishes animal-mediated nutrient transport from abiotic vectors? Biological Reviews 94, 1761–1773. https://doi.org/10.1111/brv.12525</w:t>
      </w:r>
    </w:p>
    <w:p w14:paraId="54E30F45" w14:textId="77777777" w:rsidR="003D5FEF" w:rsidRPr="003D5FEF" w:rsidRDefault="003D5FEF" w:rsidP="003D5FEF">
      <w:pPr>
        <w:pStyle w:val="Bibliography"/>
      </w:pPr>
      <w:r w:rsidRPr="003D5FEF">
        <w:t>Menge, B.A., 1992. Community Regulation: Under What Conditions Are Bottom-Up Factors Important on Rocky Shores? Ecology 73, 755–765. https://doi.org/10.2307/1940155</w:t>
      </w:r>
    </w:p>
    <w:p w14:paraId="25CD9A51" w14:textId="77777777" w:rsidR="003D5FEF" w:rsidRPr="003D5FEF" w:rsidRDefault="003D5FEF" w:rsidP="003D5FEF">
      <w:pPr>
        <w:pStyle w:val="Bibliography"/>
      </w:pPr>
      <w:r w:rsidRPr="003D5FEF">
        <w:t>Menge, B.A., Daley, B.A., Wheeler, P.A., Dahlhoff, E., Sanford, E., Strub, P.T., 1997. Benthic–pelagic links and rocky intertidal communities: Bottom-up effects on top-down control? Proceedings of the National Academy of Sciences 94, 14530–14535. https://doi.org/10.1073/pnas.94.26.14530</w:t>
      </w:r>
    </w:p>
    <w:p w14:paraId="5BA5DD81" w14:textId="77777777" w:rsidR="003D5FEF" w:rsidRPr="003D5FEF" w:rsidRDefault="003D5FEF" w:rsidP="003D5FEF">
      <w:pPr>
        <w:pStyle w:val="Bibliography"/>
      </w:pPr>
      <w:r w:rsidRPr="003D5FEF">
        <w:t>Meyer, J.L., Schultz, E.T., 1985. Migrating haemulid fishes as a source of nutrients and organic matter on coral reefs. Limnol Oceanogr 30, 146–156.</w:t>
      </w:r>
    </w:p>
    <w:p w14:paraId="052F9407" w14:textId="77777777" w:rsidR="003D5FEF" w:rsidRPr="003D5FEF" w:rsidRDefault="003D5FEF" w:rsidP="003D5FEF">
      <w:pPr>
        <w:pStyle w:val="Bibliography"/>
      </w:pPr>
      <w:r w:rsidRPr="003D5FEF">
        <w:t>Meyer, J.L., Schultz, E.T., Helfman, G.S., 1983. Fish schools: An asset to corals. Science 220, 1047–1049. https://doi.org/10.1126/science.220.4601.1047</w:t>
      </w:r>
    </w:p>
    <w:p w14:paraId="0D4E952E" w14:textId="77777777" w:rsidR="003D5FEF" w:rsidRPr="003D5FEF" w:rsidRDefault="003D5FEF" w:rsidP="003D5FEF">
      <w:pPr>
        <w:pStyle w:val="Bibliography"/>
      </w:pPr>
      <w:r w:rsidRPr="003D5FEF">
        <w:t>Murie, K.A., Bourdeau, P.E., 2020. Fragmented kelp forest canopies retain their ability to alter local seawater chemistry. Sci Rep 10, 11939. https://doi.org/10.1038/s41598-020-68841-2</w:t>
      </w:r>
    </w:p>
    <w:p w14:paraId="1ABDC7E0" w14:textId="77777777" w:rsidR="003D5FEF" w:rsidRPr="003D5FEF" w:rsidRDefault="003D5FEF" w:rsidP="003D5FEF">
      <w:pPr>
        <w:pStyle w:val="Bibliography"/>
      </w:pPr>
      <w:r w:rsidRPr="003D5FEF">
        <w:t>Nielsen, K.J., Navarrete, S.A., 2004. Mesoscale regulation comes from the bottom-up: intertidal interactions between consumers and upwelling. Ecology Letters 7, 31–41. https://doi.org/10.1046/j.1461-0248.2003.00542.x</w:t>
      </w:r>
    </w:p>
    <w:p w14:paraId="7DA99EC2" w14:textId="77777777" w:rsidR="003D5FEF" w:rsidRPr="003D5FEF" w:rsidRDefault="003D5FEF" w:rsidP="003D5FEF">
      <w:pPr>
        <w:pStyle w:val="Bibliography"/>
      </w:pPr>
      <w:r w:rsidRPr="003D5FEF">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6F3C7621" w14:textId="77777777" w:rsidR="003D5FEF" w:rsidRPr="003D5FEF" w:rsidRDefault="003D5FEF" w:rsidP="003D5FEF">
      <w:pPr>
        <w:pStyle w:val="Bibliography"/>
      </w:pPr>
      <w:r w:rsidRPr="003D5FEF">
        <w:lastRenderedPageBreak/>
        <w:t>Paine, R.T., 1986. Benthic community—water column coupling during the 1982-1983 El Niño. Are community changes at high latitudes attributable to cause or coincidence?1. Limnology and Oceanography 31, 351–360. https://doi.org/10.4319/lo.1986.31.2.0351</w:t>
      </w:r>
    </w:p>
    <w:p w14:paraId="7D8CC15A" w14:textId="77777777" w:rsidR="003D5FEF" w:rsidRPr="003D5FEF" w:rsidRDefault="003D5FEF" w:rsidP="003D5FEF">
      <w:pPr>
        <w:pStyle w:val="Bibliography"/>
      </w:pPr>
      <w:r w:rsidRPr="003D5FEF">
        <w:t>Pawlowicz, R., 2017. Seasonal cycles, hypoxia, and renewal in a coastal fjord (Barkley Sound, British Columbia). Atmosphere-Ocean 55, 264–283. https://doi.org/10.1080/07055900.2017.1374240</w:t>
      </w:r>
    </w:p>
    <w:p w14:paraId="1BE29328" w14:textId="77777777" w:rsidR="003D5FEF" w:rsidRPr="003D5FEF" w:rsidRDefault="003D5FEF" w:rsidP="003D5FEF">
      <w:pPr>
        <w:pStyle w:val="Bibliography"/>
      </w:pPr>
      <w:r w:rsidRPr="003D5FEF">
        <w:t>Pfister, C.A., Altabet, M.A., Post, D., 2014. Animal regeneration and microbial retention of nitrogen along coastal rocky shores. Ecology 95, 2803–2814. https://doi.org/10.1890/13-1825.1</w:t>
      </w:r>
    </w:p>
    <w:p w14:paraId="5E3429F0" w14:textId="77777777" w:rsidR="003D5FEF" w:rsidRPr="003D5FEF" w:rsidRDefault="003D5FEF" w:rsidP="003D5FEF">
      <w:pPr>
        <w:pStyle w:val="Bibliography"/>
      </w:pPr>
      <w:r w:rsidRPr="003D5FEF">
        <w:t>Pfister, C.A., Altabet, M.A., Weigel, B.L., 2019. Kelp beds and their local effects on seawater chemistry, productivity, and microbial communities. Ecology 100, e02798. https://doi.org/10.1002/ecy.2798</w:t>
      </w:r>
    </w:p>
    <w:p w14:paraId="1239D62D" w14:textId="77777777" w:rsidR="003D5FEF" w:rsidRPr="003D5FEF" w:rsidRDefault="003D5FEF" w:rsidP="003D5FEF">
      <w:pPr>
        <w:pStyle w:val="Bibliography"/>
      </w:pPr>
      <w:r w:rsidRPr="003D5FEF">
        <w:t>Phillips, J.C., Hurd, C.L., 2004. Kinetics of nitrate, ammonium, and urea uptake by four intertidal seaweeds from New Zealand. J Phycol 40, 534–545. https://doi.org/10.1111/j.1529-8817.2004.03157.x</w:t>
      </w:r>
    </w:p>
    <w:p w14:paraId="4FDA24BC" w14:textId="77777777" w:rsidR="003D5FEF" w:rsidRPr="003D5FEF" w:rsidRDefault="003D5FEF" w:rsidP="003D5FEF">
      <w:pPr>
        <w:pStyle w:val="Bibliography"/>
      </w:pPr>
      <w:r w:rsidRPr="003D5FEF">
        <w:t>Probyn, T.A., Chapman, A.R.O., 1983. Summer growth of Chordaria flagelliformis (O.F. Muell.) C. Ag.: Physiological strategies in a nutrient stressed environment. Journal of Experimental Marine Biology and Ecology 73, 243–271. https://doi.org/10.1016/0022-0981(83)90050-3</w:t>
      </w:r>
    </w:p>
    <w:p w14:paraId="7EC01676" w14:textId="77777777" w:rsidR="003D5FEF" w:rsidRPr="003D5FEF" w:rsidRDefault="003D5FEF" w:rsidP="003D5FEF">
      <w:pPr>
        <w:pStyle w:val="Bibliography"/>
      </w:pPr>
      <w:r w:rsidRPr="003D5FEF">
        <w:t>R Core Team, 2019. R: A language and environment for statistical computing.</w:t>
      </w:r>
    </w:p>
    <w:p w14:paraId="2A2AA8BA" w14:textId="77777777" w:rsidR="003D5FEF" w:rsidRPr="003D5FEF" w:rsidRDefault="003D5FEF" w:rsidP="003D5FEF">
      <w:pPr>
        <w:pStyle w:val="Bibliography"/>
      </w:pPr>
      <w:r w:rsidRPr="003D5FEF">
        <w:t>Roman, J., McCarthy, J.J., 2010. The Whale Pump: Marine Mammals Enhance Primary Productivity in a Coastal Basin. PLoS ONE 5, e13255. https://doi.org/10.1371/journal.pone.0013255</w:t>
      </w:r>
    </w:p>
    <w:p w14:paraId="4197A4C9" w14:textId="77777777" w:rsidR="003D5FEF" w:rsidRPr="003D5FEF" w:rsidRDefault="003D5FEF" w:rsidP="003D5FEF">
      <w:pPr>
        <w:pStyle w:val="Bibliography"/>
      </w:pPr>
      <w:r w:rsidRPr="003D5FEF">
        <w:t>Rosman, J.H., Koseff, J.R., Monismith, S.G., Grover, J., 2007. A field investigation into the effects of a kelp forest (Macrocystis pyrifera) on coastal hydrodynamics and transport. Journal of Geophysical Research: Oceans 112. https://doi.org/10.1029/2005JC003430</w:t>
      </w:r>
    </w:p>
    <w:p w14:paraId="71999C37" w14:textId="77777777" w:rsidR="003D5FEF" w:rsidRPr="003D5FEF" w:rsidRDefault="003D5FEF" w:rsidP="003D5FEF">
      <w:pPr>
        <w:pStyle w:val="Bibliography"/>
      </w:pPr>
      <w:r w:rsidRPr="003D5FEF">
        <w:t>RStudio Team, 2016. RStudio: Integrated development for R.</w:t>
      </w:r>
    </w:p>
    <w:p w14:paraId="2D0AEB15" w14:textId="77777777" w:rsidR="003D5FEF" w:rsidRPr="003D5FEF" w:rsidRDefault="003D5FEF" w:rsidP="003D5FEF">
      <w:pPr>
        <w:pStyle w:val="Bibliography"/>
      </w:pPr>
      <w:r w:rsidRPr="003D5FEF">
        <w:t>Sandoval-Gil, J., Alexandre, A., Santos, R., Camacho-Ibar, V.F., 2016. Nitrogen Uptake and Internal Recycling in Zostera marina Exposed to Oyster Farming: Eelgrass Potential as a Natural Biofilter. Estuaries and Coasts 39, 1694–1708. https://doi.org/10.1007/s12237-016-0102-4</w:t>
      </w:r>
    </w:p>
    <w:p w14:paraId="16E95D46" w14:textId="77777777" w:rsidR="003D5FEF" w:rsidRPr="003D5FEF" w:rsidRDefault="003D5FEF" w:rsidP="003D5FEF">
      <w:pPr>
        <w:pStyle w:val="Bibliography"/>
      </w:pPr>
      <w:r w:rsidRPr="003D5FEF">
        <w:t>Savage, C., 2019. Seabird nutrients are assimilated by corals and enhance coral growth rates. Sci Rep 9, 4284. https://doi.org/10.1038/s41598-019-41030-6</w:t>
      </w:r>
    </w:p>
    <w:p w14:paraId="11ABF557" w14:textId="77777777" w:rsidR="003D5FEF" w:rsidRPr="003D5FEF" w:rsidRDefault="003D5FEF" w:rsidP="003D5FEF">
      <w:pPr>
        <w:pStyle w:val="Bibliography"/>
      </w:pPr>
      <w:r w:rsidRPr="003D5FEF">
        <w:t>Sellers, A.J., Leung, B., Torchin, M.E., 2020. Global meta-analysis of how marine upwelling affects herbivory. Global Ecology and Biogeography 29, 370–383. https://doi.org/10.1111/geb.13023</w:t>
      </w:r>
    </w:p>
    <w:p w14:paraId="0CEFB2D8" w14:textId="77777777" w:rsidR="003D5FEF" w:rsidRPr="003D5FEF" w:rsidRDefault="003D5FEF" w:rsidP="003D5FEF">
      <w:pPr>
        <w:pStyle w:val="Bibliography"/>
      </w:pPr>
      <w:r w:rsidRPr="003D5FEF">
        <w:t>Shantz, A.A., Ladd, M.C., Schrack, E., Burkepile, D.E., 2015. Fish-derived nutrient hotspots shape coral reef benthic communities. Ecological Applications 25, 2142–2152. https://doi.org/10.1890/14-2209.1</w:t>
      </w:r>
    </w:p>
    <w:p w14:paraId="62ACD0B3" w14:textId="77777777" w:rsidR="003D5FEF" w:rsidRPr="003D5FEF" w:rsidRDefault="003D5FEF" w:rsidP="003D5FEF">
      <w:pPr>
        <w:pStyle w:val="Bibliography"/>
      </w:pPr>
      <w:r w:rsidRPr="003D5FEF">
        <w:t>Starko, S., Neufeld, C.J., Gendall, L., Timmer, B., Campbell, L., Yakimishyn, J., Druehl, L., Baum, J.K., 2022. Microclimate predicts kelp forest extinction in the face of direct and indirect marine heatwave effects. Ecological Applications 32, e2673. https://doi.org/10.1002/eap.2673</w:t>
      </w:r>
    </w:p>
    <w:p w14:paraId="1ACF40C4" w14:textId="77777777" w:rsidR="003D5FEF" w:rsidRPr="003D5FEF" w:rsidRDefault="003D5FEF" w:rsidP="003D5FEF">
      <w:pPr>
        <w:pStyle w:val="Bibliography"/>
      </w:pPr>
      <w:r w:rsidRPr="003D5FEF">
        <w:lastRenderedPageBreak/>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1BF45B99" w14:textId="77777777" w:rsidR="003D5FEF" w:rsidRPr="003D5FEF" w:rsidRDefault="003D5FEF" w:rsidP="003D5FEF">
      <w:pPr>
        <w:pStyle w:val="Bibliography"/>
      </w:pPr>
      <w:r w:rsidRPr="003D5FEF">
        <w:t>Steneck, R.S., Graham, M.H., Bourque, B.J., Corbett, D., Erlandson, J.M., Estes, J.A., Tegner, M.J., 2002. Kelp forest ecosystems: biodiversity, stability, resilience and future. Environmental Conservation 29, 436–459. https://doi.org/10.1017/S0376892902000322</w:t>
      </w:r>
    </w:p>
    <w:p w14:paraId="086ABF7F" w14:textId="77777777" w:rsidR="003D5FEF" w:rsidRPr="003D5FEF" w:rsidRDefault="003D5FEF" w:rsidP="003D5FEF">
      <w:pPr>
        <w:pStyle w:val="Bibliography"/>
      </w:pPr>
      <w:r w:rsidRPr="003D5FEF">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0241267C" w14:textId="77777777" w:rsidR="003D5FEF" w:rsidRPr="003D5FEF" w:rsidRDefault="003D5FEF" w:rsidP="003D5FEF">
      <w:pPr>
        <w:pStyle w:val="Bibliography"/>
      </w:pPr>
      <w:r w:rsidRPr="003D5FEF">
        <w:t>Tanasichuk, R., 1998. Interannual variations in the population biology and productivity of Euphausia pacifica in Barkley Sound, Canada, with special reference to the 1992 and 1993 warm ocean years. Mar. Ecol. Prog. Ser. 173, 163–180. https://doi.org/10.3354/meps173163</w:t>
      </w:r>
    </w:p>
    <w:p w14:paraId="186E1121" w14:textId="77777777" w:rsidR="003D5FEF" w:rsidRPr="003D5FEF" w:rsidRDefault="003D5FEF" w:rsidP="003D5FEF">
      <w:pPr>
        <w:pStyle w:val="Bibliography"/>
      </w:pPr>
      <w:r w:rsidRPr="003D5FEF">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193EDAA" w14:textId="77777777" w:rsidR="003D5FEF" w:rsidRPr="003D5FEF" w:rsidRDefault="003D5FEF" w:rsidP="003D5FEF">
      <w:pPr>
        <w:pStyle w:val="Bibliography"/>
      </w:pPr>
      <w:r w:rsidRPr="003D5FEF">
        <w:t>Tilman, G.D., 1984. Plant Dominance Along an Experimental Nutrient Gradient. Ecology 65, 1445–1453. https://doi.org/10.2307/1939125</w:t>
      </w:r>
    </w:p>
    <w:p w14:paraId="331178F6" w14:textId="77777777" w:rsidR="003D5FEF" w:rsidRPr="003D5FEF" w:rsidRDefault="003D5FEF" w:rsidP="003D5FEF">
      <w:pPr>
        <w:pStyle w:val="Bibliography"/>
      </w:pPr>
      <w:r w:rsidRPr="003D5FEF">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405A45EA" w14:textId="77777777" w:rsidR="003D5FEF" w:rsidRPr="003D5FEF" w:rsidRDefault="003D5FEF" w:rsidP="003D5FEF">
      <w:pPr>
        <w:pStyle w:val="Bibliography"/>
      </w:pPr>
      <w:r w:rsidRPr="003D5FEF">
        <w:t>Uthicke, S., 2001a. Nutrient regeneration by abundant coral reef holothurians. J. Exp. Mar. Biol. Ecol. 265, 153–170. https://doi.org/10.1016/S0022-0981(01)00329-X</w:t>
      </w:r>
    </w:p>
    <w:p w14:paraId="623905F6" w14:textId="77777777" w:rsidR="003D5FEF" w:rsidRPr="003D5FEF" w:rsidRDefault="003D5FEF" w:rsidP="003D5FEF">
      <w:pPr>
        <w:pStyle w:val="Bibliography"/>
      </w:pPr>
      <w:r w:rsidRPr="003D5FEF">
        <w:t>Uthicke, S., 2001b. Interactions between sediment-feeders and microalgae on coral reefs: grazing losses versus production enhancement. Mar Ecol Prog Ser 210, 125–138. https://doi.org/10.3354/meps210125</w:t>
      </w:r>
    </w:p>
    <w:p w14:paraId="40A6940C" w14:textId="77777777" w:rsidR="003D5FEF" w:rsidRPr="003D5FEF" w:rsidRDefault="003D5FEF" w:rsidP="003D5FEF">
      <w:pPr>
        <w:pStyle w:val="Bibliography"/>
      </w:pPr>
      <w:r w:rsidRPr="003D5FEF">
        <w:t>Uthicke, S., Klumpp, D.W., 1998. Microphytobenthos community production at a near-shore coral reef: seasonal variation and response to ammonium recycled by holothurians. Mar Ecol Prog Ser 169, 1–11.</w:t>
      </w:r>
    </w:p>
    <w:p w14:paraId="518A567E" w14:textId="77777777" w:rsidR="003D5FEF" w:rsidRPr="003D5FEF" w:rsidRDefault="003D5FEF" w:rsidP="003D5FEF">
      <w:pPr>
        <w:pStyle w:val="Bibliography"/>
      </w:pPr>
      <w:r w:rsidRPr="003D5FEF">
        <w:t>Vanni, M.J., 2002. Nutrient cycling by animals in freshwater ecosystems. Annu Rev Ecol Syst 33, 341–370. https://doi.org/10.1146/annurev.ecolsys.33.010802.150519</w:t>
      </w:r>
    </w:p>
    <w:p w14:paraId="4324FA36" w14:textId="77777777" w:rsidR="003D5FEF" w:rsidRPr="003D5FEF" w:rsidRDefault="003D5FEF" w:rsidP="003D5FEF">
      <w:pPr>
        <w:pStyle w:val="Bibliography"/>
      </w:pPr>
      <w:r w:rsidRPr="003D5FEF">
        <w:t>Vinther, H.F., Holmer, M., 2008. Experimental test of biodeposition and ammonium excretion from blue mussels (Mytilus edulis) on eelgrass (Zostera marina) performance. Journal of Experimental Marine Biology and Ecology 364, 72–79. https://doi.org/10.1016/j.jembe.2008.07.003</w:t>
      </w:r>
    </w:p>
    <w:p w14:paraId="7C9FCCAB" w14:textId="77777777" w:rsidR="003D5FEF" w:rsidRPr="003D5FEF" w:rsidRDefault="003D5FEF" w:rsidP="003D5FEF">
      <w:pPr>
        <w:pStyle w:val="Bibliography"/>
      </w:pPr>
      <w:r w:rsidRPr="003D5FEF">
        <w:lastRenderedPageBreak/>
        <w:t>West, E.J., Pitt, K.A., Welsh, D.T., Koop, K., Rissik, D., 2009. Top-down and bottom-up influences of jellyfish on primary productivity and planktonic assemblages. Limnol Oceanogr 54, 2058–2071. https://doi.org/10.4319/lo.2009.54.6.2058</w:t>
      </w:r>
    </w:p>
    <w:p w14:paraId="197BC145" w14:textId="77777777" w:rsidR="003D5FEF" w:rsidRPr="003D5FEF" w:rsidRDefault="003D5FEF" w:rsidP="003D5FEF">
      <w:pPr>
        <w:pStyle w:val="Bibliography"/>
      </w:pPr>
      <w:r w:rsidRPr="003D5FEF">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179E590B"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239579FA" w14:textId="77777777" w:rsidR="00AF52A3" w:rsidRDefault="00AF52A3" w:rsidP="00AF52A3">
      <w:r>
        <w:rPr>
          <w:rStyle w:val="CommentReference"/>
        </w:rPr>
        <w:annotationRef/>
      </w:r>
      <w:r>
        <w:rPr>
          <w:sz w:val="20"/>
          <w:szCs w:val="20"/>
        </w:rPr>
        <w:t xml:space="preserve">Isa suggested Limnology and Oceanographyy. </w:t>
      </w:r>
    </w:p>
    <w:p w14:paraId="38753793" w14:textId="77777777" w:rsidR="00AF52A3" w:rsidRDefault="00AF52A3" w:rsidP="00AF52A3"/>
    <w:p w14:paraId="56205A21" w14:textId="77777777" w:rsidR="00AF52A3" w:rsidRDefault="00AF52A3" w:rsidP="00AF52A3">
      <w:r>
        <w:rPr>
          <w:sz w:val="20"/>
          <w:szCs w:val="20"/>
        </w:rPr>
        <w:t xml:space="preserve">Targets for standard research articles are 10-15 pages in length (final print), with no more than 7-10 visuals, though shorter research articles are welcome. Under 11,000 words or 850 lines of text </w:t>
      </w:r>
    </w:p>
  </w:comment>
  <w:comment w:id="1" w:author="Em Lim" w:date="2024-06-10T11:28:00Z" w:initials="EL">
    <w:p w14:paraId="4BFDD7D3" w14:textId="08B74020" w:rsidR="005831E6" w:rsidRDefault="005831E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5831E6" w:rsidRDefault="005831E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5831E6" w:rsidRDefault="005831E6" w:rsidP="00315B05">
      <w:pPr>
        <w:shd w:val="clear" w:color="auto" w:fill="FFFFFF"/>
        <w:textAlignment w:val="baseline"/>
        <w:rPr>
          <w:rFonts w:ascii="Helvetica Neue" w:hAnsi="Helvetica Neue"/>
          <w:color w:val="242424"/>
          <w:sz w:val="23"/>
          <w:szCs w:val="23"/>
        </w:rPr>
      </w:pPr>
    </w:p>
    <w:p w14:paraId="38F52F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5831E6" w:rsidRDefault="005831E6" w:rsidP="00315B05">
      <w:pPr>
        <w:shd w:val="clear" w:color="auto" w:fill="FFFFFF"/>
        <w:textAlignment w:val="baseline"/>
        <w:rPr>
          <w:rFonts w:ascii="Helvetica Neue" w:hAnsi="Helvetica Neue"/>
          <w:color w:val="242424"/>
          <w:sz w:val="23"/>
          <w:szCs w:val="23"/>
        </w:rPr>
      </w:pPr>
    </w:p>
    <w:p w14:paraId="41BDA02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5831E6" w:rsidRDefault="005831E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soonish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—Ecography and Oikos are also good options given the topic. If you aim for Ecography,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5831E6" w:rsidRDefault="005831E6" w:rsidP="00315B05">
      <w:pPr>
        <w:shd w:val="clear" w:color="auto" w:fill="FFFFFF"/>
        <w:textAlignment w:val="baseline"/>
        <w:rPr>
          <w:rFonts w:ascii="Helvetica Neue" w:hAnsi="Helvetica Neue"/>
          <w:color w:val="242424"/>
          <w:sz w:val="23"/>
          <w:szCs w:val="23"/>
        </w:rPr>
      </w:pPr>
    </w:p>
    <w:p w14:paraId="048F3B86"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5831E6" w:rsidRDefault="005831E6">
      <w:pPr>
        <w:pStyle w:val="CommentText"/>
      </w:pPr>
    </w:p>
  </w:comment>
  <w:comment w:id="2" w:author="Isabelle Cote" w:date="2024-09-02T10:54:00Z" w:initials="IC">
    <w:p w14:paraId="46CE9D13" w14:textId="77777777" w:rsidR="00A4123F" w:rsidRDefault="00A4123F" w:rsidP="00A4123F">
      <w:pPr>
        <w:pStyle w:val="CommentText"/>
      </w:pPr>
      <w:r>
        <w:rPr>
          <w:rStyle w:val="CommentReference"/>
        </w:rPr>
        <w:annotationRef/>
      </w:r>
      <w:r>
        <w:t>You could also consider Ecology or Ecological Monographs</w:t>
      </w:r>
    </w:p>
  </w:comment>
  <w:comment w:id="3" w:author="Isabelle Cote" w:date="2024-09-03T15:26:00Z" w:initials="IC">
    <w:p w14:paraId="3326766D" w14:textId="77777777" w:rsidR="003C6B73" w:rsidRDefault="003C6B73" w:rsidP="003C6B73">
      <w:pPr>
        <w:pStyle w:val="CommentText"/>
      </w:pPr>
      <w:r>
        <w:rPr>
          <w:rStyle w:val="CommentReference"/>
        </w:rPr>
        <w:annotationRef/>
      </w:r>
      <w:r>
        <w:t>You don’t use this term much in the paper. Make sure you use it in the Discussion?</w:t>
      </w:r>
    </w:p>
  </w:comment>
  <w:comment w:id="4" w:author="Kieran Cox" w:date="2024-03-21T11:31:00Z" w:initials="KC">
    <w:p w14:paraId="5AAB2810" w14:textId="6A21F302"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5"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6"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7" w:author="Isabelle Cote" w:date="2024-09-03T15:26:00Z" w:initials="IC">
    <w:p w14:paraId="42B3C063" w14:textId="77777777" w:rsidR="003C6B73" w:rsidRDefault="003C6B73" w:rsidP="003C6B73">
      <w:pPr>
        <w:pStyle w:val="CommentText"/>
      </w:pPr>
      <w:r>
        <w:rPr>
          <w:rStyle w:val="CommentReference"/>
        </w:rPr>
        <w:annotationRef/>
      </w:r>
      <w:r>
        <w:t>You don’t use this term much in the paper. Make sure you use it in the Discussion?</w:t>
      </w:r>
    </w:p>
  </w:comment>
  <w:comment w:id="8" w:author="Isabelle Cote" w:date="2024-09-02T10:42:00Z" w:initials="IC">
    <w:p w14:paraId="5334AA84" w14:textId="77777777" w:rsidR="00752F86" w:rsidRDefault="00752F86" w:rsidP="00752F86">
      <w:pPr>
        <w:pStyle w:val="CommentText"/>
      </w:pPr>
      <w:r>
        <w:rPr>
          <w:rStyle w:val="CommentReference"/>
        </w:rPr>
        <w:annotationRef/>
      </w:r>
      <w:r>
        <w:t>As well as excreting it around shelters</w:t>
      </w:r>
    </w:p>
  </w:comment>
  <w:comment w:id="9" w:author="Em Lim" w:date="2024-06-17T11:23:00Z" w:initials="EL">
    <w:p w14:paraId="59D54C52" w14:textId="5CBA0784" w:rsidR="005831E6" w:rsidRDefault="005831E6" w:rsidP="00E53B33">
      <w:pPr>
        <w:pStyle w:val="CommentText"/>
      </w:pPr>
      <w:r>
        <w:rPr>
          <w:rStyle w:val="CommentReference"/>
        </w:rPr>
        <w:annotationRef/>
      </w:r>
      <w:r>
        <w:t>I am using Broitman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r>
        <w:t>Meso-scale = 10 – 100 km</w:t>
      </w:r>
    </w:p>
    <w:p w14:paraId="5CA930B3" w14:textId="38C08B6C" w:rsidR="005831E6" w:rsidRDefault="005831E6" w:rsidP="00E53B33">
      <w:pPr>
        <w:pStyle w:val="CommentText"/>
      </w:pPr>
      <w:r>
        <w:t>Large-scale = biogeographic scale = 100 – 1000 km</w:t>
      </w:r>
    </w:p>
  </w:comment>
  <w:comment w:id="10" w:author="Isabelle Cote" w:date="2024-09-02T10:48:00Z" w:initials="IC">
    <w:p w14:paraId="6E145D1F" w14:textId="77777777" w:rsidR="0030052D" w:rsidRDefault="0030052D" w:rsidP="0030052D">
      <w:pPr>
        <w:pStyle w:val="CommentText"/>
      </w:pPr>
      <w:r>
        <w:rPr>
          <w:rStyle w:val="CommentReference"/>
        </w:rPr>
        <w:annotationRef/>
      </w:r>
      <w:r>
        <w:t>Just to make sure the readers remember that we’re talking nitrogen from animals here (and so that the word nutrients doesn’t appear twice in the sentence)</w:t>
      </w:r>
    </w:p>
  </w:comment>
  <w:comment w:id="11" w:author="Kieran Cox" w:date="2024-03-21T16:37:00Z" w:initials="KC">
    <w:p w14:paraId="106FF508" w14:textId="5B51E2C2"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13" w:author="Em Lim" w:date="2024-08-26T15:05:00Z" w:initials="EL">
    <w:p w14:paraId="2B7DF3E2" w14:textId="77777777" w:rsidR="00A4123F" w:rsidRDefault="004F7AE3" w:rsidP="00A4123F">
      <w:pPr>
        <w:pStyle w:val="CommentText"/>
      </w:pPr>
      <w:r>
        <w:rPr>
          <w:rStyle w:val="CommentReference"/>
        </w:rPr>
        <w:annotationRef/>
      </w:r>
      <w:r w:rsidR="00A4123F">
        <w:t>Cite the RLS methods or my RLS data?</w:t>
      </w:r>
    </w:p>
  </w:comment>
  <w:comment w:id="14" w:author="Isabelle Cote" w:date="2024-09-02T10:52:00Z" w:initials="IC">
    <w:p w14:paraId="381B0B5A" w14:textId="77777777" w:rsidR="00A4123F" w:rsidRDefault="00A4123F" w:rsidP="00A4123F">
      <w:pPr>
        <w:pStyle w:val="CommentText"/>
      </w:pPr>
      <w:r>
        <w:rPr>
          <w:rStyle w:val="CommentReference"/>
        </w:rPr>
        <w:annotationRef/>
      </w:r>
      <w:r>
        <w:t>Your data as unpubl data or pers obs.</w:t>
      </w:r>
    </w:p>
  </w:comment>
  <w:comment w:id="18" w:author="Isabelle Cote" w:date="2024-09-03T10:29:00Z" w:initials="IC">
    <w:p w14:paraId="0B492A45" w14:textId="77777777" w:rsidR="004C436C" w:rsidRDefault="004C436C" w:rsidP="004C436C">
      <w:pPr>
        <w:pStyle w:val="CommentText"/>
      </w:pPr>
      <w:r>
        <w:rPr>
          <w:rStyle w:val="CommentReference"/>
        </w:rPr>
        <w:annotationRef/>
      </w:r>
      <w:r>
        <w:t>Express in m above the bottom to match the kelp forest method??</w:t>
      </w:r>
    </w:p>
  </w:comment>
  <w:comment w:id="21" w:author="Kieran Cox" w:date="2024-03-22T08:46:00Z" w:initials="KC">
    <w:p w14:paraId="005215D3" w14:textId="4685B3C6"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22"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23" w:author="Em Lim" w:date="2024-08-26T15:06:00Z" w:initials="EL">
    <w:p w14:paraId="347B36B8" w14:textId="77777777" w:rsidR="004F7AE3" w:rsidRDefault="004F7AE3" w:rsidP="004F7AE3">
      <w:r>
        <w:rPr>
          <w:rStyle w:val="CommentReference"/>
        </w:rPr>
        <w:annotationRef/>
      </w:r>
      <w:r>
        <w:rPr>
          <w:sz w:val="20"/>
          <w:szCs w:val="20"/>
        </w:rPr>
        <w:t>Isa, would it be better to include the freezing stuff here and save myself from the ammonium methods paper?</w:t>
      </w:r>
    </w:p>
  </w:comment>
  <w:comment w:id="24" w:author="Isabelle Cote" w:date="2024-09-03T10:25:00Z" w:initials="IC">
    <w:p w14:paraId="2EB56C1E" w14:textId="77777777" w:rsidR="004C436C" w:rsidRDefault="004C436C" w:rsidP="004C436C">
      <w:pPr>
        <w:pStyle w:val="CommentText"/>
      </w:pPr>
      <w:r>
        <w:rPr>
          <w:rStyle w:val="CommentReference"/>
        </w:rPr>
        <w:annotationRef/>
      </w:r>
      <w:r>
        <w:t xml:space="preserve">Sure! </w:t>
      </w:r>
    </w:p>
  </w:comment>
  <w:comment w:id="25" w:author="Em Lim" w:date="2024-02-15T16:49:00Z" w:initials="EL">
    <w:p w14:paraId="53EF394E" w14:textId="77777777" w:rsidR="00EC06BA" w:rsidRDefault="005831E6" w:rsidP="00EC06BA">
      <w:pPr>
        <w:pStyle w:val="CommentText"/>
      </w:pPr>
      <w:r>
        <w:rPr>
          <w:rStyle w:val="CommentReference"/>
        </w:rPr>
        <w:annotationRef/>
      </w:r>
      <w:r w:rsidR="00EC06BA">
        <w:t xml:space="preserve">Sample depths ranged from 0.7 – 5 m deep, but each pair was collected at the same depth </w:t>
      </w:r>
    </w:p>
  </w:comment>
  <w:comment w:id="26" w:author="Isabelle Cote" w:date="2024-09-03T10:29:00Z" w:initials="IC">
    <w:p w14:paraId="70244D2A" w14:textId="77777777" w:rsidR="00EC06BA" w:rsidRDefault="004C436C" w:rsidP="00EC06BA">
      <w:pPr>
        <w:pStyle w:val="CommentText"/>
      </w:pPr>
      <w:r>
        <w:rPr>
          <w:rStyle w:val="CommentReference"/>
        </w:rPr>
        <w:annotationRef/>
      </w:r>
      <w:r w:rsidR="00EC06BA">
        <w:t>Or height above the bottom?</w:t>
      </w:r>
    </w:p>
  </w:comment>
  <w:comment w:id="27" w:author="Kieran Cox" w:date="2024-03-22T09:49:00Z" w:initials="KC">
    <w:p w14:paraId="750B71F8" w14:textId="43C7E25B" w:rsidR="005831E6" w:rsidRDefault="005831E6"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28" w:author="Isabelle Cote" w:date="2024-07-23T10:55:00Z" w:initials="IC">
    <w:p w14:paraId="56DF0AB1" w14:textId="77777777" w:rsidR="000C156B" w:rsidRDefault="000C156B" w:rsidP="000C156B">
      <w:pPr>
        <w:pStyle w:val="CommentText"/>
      </w:pPr>
      <w:r>
        <w:rPr>
          <w:rStyle w:val="CommentReference"/>
        </w:rPr>
        <w:annotationRef/>
      </w:r>
      <w:r>
        <w:t>I think this works now with the definition provided in the intro</w:t>
      </w:r>
    </w:p>
  </w:comment>
  <w:comment w:id="29" w:author="Kieran Cox" w:date="2024-03-22T09:52:00Z" w:initials="KC">
    <w:p w14:paraId="1462B7F6" w14:textId="1A2A19A0"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30" w:author="Isabelle Cote" w:date="2024-07-23T11:17:00Z" w:initials="IC">
    <w:p w14:paraId="12612A31" w14:textId="77777777" w:rsidR="00F013CE" w:rsidRDefault="00F013CE" w:rsidP="00F013CE">
      <w:pPr>
        <w:pStyle w:val="CommentText"/>
      </w:pPr>
      <w:r>
        <w:rPr>
          <w:rStyle w:val="CommentReference"/>
        </w:rPr>
        <w:annotationRef/>
      </w:r>
      <w:r>
        <w:t>The info is in the supp table so I think ok to leave this as is</w:t>
      </w:r>
    </w:p>
  </w:comment>
  <w:comment w:id="31" w:author="Isabelle Cote" w:date="2024-07-23T11:22:00Z" w:initials="IC">
    <w:p w14:paraId="47C177F3" w14:textId="77777777" w:rsidR="00F013CE" w:rsidRDefault="00F013CE" w:rsidP="00F013CE">
      <w:pPr>
        <w:pStyle w:val="CommentText"/>
      </w:pPr>
      <w:r>
        <w:rPr>
          <w:rStyle w:val="CommentReference"/>
        </w:rPr>
        <w:annotationRef/>
      </w:r>
      <w:r>
        <w:t>Technically, Shannon and Simpson seem to be equivalent</w:t>
      </w:r>
    </w:p>
  </w:comment>
  <w:comment w:id="32" w:author="Em Lim" w:date="2024-08-19T15:24:00Z" w:initials="EL">
    <w:p w14:paraId="1065BB48" w14:textId="77777777" w:rsidR="0026774C" w:rsidRDefault="0026774C" w:rsidP="0026774C">
      <w:r>
        <w:rPr>
          <w:rStyle w:val="CommentReference"/>
        </w:rPr>
        <w:annotationRef/>
      </w:r>
      <w:r>
        <w:rPr>
          <w:sz w:val="20"/>
          <w:szCs w:val="20"/>
        </w:rPr>
        <w:t>Should I put the weight, length, girth, excretion data in the supplement? Or just say it’s in the GitHub? Do I need to say more here?</w:t>
      </w:r>
    </w:p>
  </w:comment>
  <w:comment w:id="33" w:author="Isabelle Cote" w:date="2024-09-03T10:39:00Z" w:initials="IC">
    <w:p w14:paraId="1C8AB72F" w14:textId="77777777" w:rsidR="00092ACC" w:rsidRDefault="00092ACC" w:rsidP="00092ACC">
      <w:pPr>
        <w:pStyle w:val="CommentText"/>
      </w:pPr>
      <w:r>
        <w:rPr>
          <w:rStyle w:val="CommentReference"/>
        </w:rPr>
        <w:annotationRef/>
      </w:r>
      <w:r>
        <w:t>You could put Lim unpublished data</w:t>
      </w:r>
    </w:p>
  </w:comment>
  <w:comment w:id="34" w:author="Isabelle Cote" w:date="2024-09-03T11:00:00Z" w:initials="IC">
    <w:p w14:paraId="0A1FB5D9" w14:textId="77777777" w:rsidR="000D0396" w:rsidRDefault="000D0396" w:rsidP="000D0396">
      <w:pPr>
        <w:pStyle w:val="CommentText"/>
      </w:pPr>
      <w:r>
        <w:rPr>
          <w:rStyle w:val="CommentReference"/>
        </w:rPr>
        <w:annotationRef/>
      </w:r>
      <w:r>
        <w:t>These means are already shown in Fig 3b. It would be better to say NH4 was 2x or 50% higher in than out (whatever the times or % are)… Keep the p values since those are not in the figure</w:t>
      </w:r>
    </w:p>
  </w:comment>
  <w:comment w:id="35" w:author="Em Lim" w:date="2024-07-02T10:45:00Z" w:initials="EL">
    <w:p w14:paraId="22BF149A" w14:textId="0DE7FB6A" w:rsidR="00A067A6" w:rsidRDefault="00A067A6">
      <w:pPr>
        <w:pStyle w:val="CommentText"/>
      </w:pPr>
      <w:r>
        <w:rPr>
          <w:rStyle w:val="CommentReference"/>
        </w:rPr>
        <w:annotationRef/>
      </w:r>
      <w:r>
        <w:rPr>
          <w:rFonts w:ascii="Times New Roman" w:hAnsi="Times New Roman" w:cs="Times New Roman"/>
          <w:lang w:val="en-CA"/>
        </w:rPr>
        <w:t>0.37 ± 0.20 μM/kg animal biomass</w:t>
      </w:r>
    </w:p>
  </w:comment>
  <w:comment w:id="36" w:author="Em Lim" w:date="2024-07-02T10:46:00Z" w:initials="EL">
    <w:p w14:paraId="179F601D" w14:textId="50A6C2A1" w:rsidR="00A067A6" w:rsidRDefault="00A067A6">
      <w:pPr>
        <w:pStyle w:val="CommentText"/>
      </w:pPr>
      <w:r>
        <w:rPr>
          <w:rStyle w:val="CommentReference"/>
        </w:rPr>
        <w:annotationRef/>
      </w:r>
      <w:r w:rsidRPr="005F1E8D">
        <w:rPr>
          <w:rFonts w:ascii="Times New Roman" w:hAnsi="Times New Roman" w:cs="Times New Roman"/>
          <w:lang w:val="en-CA"/>
        </w:rPr>
        <w:t>0.0</w:t>
      </w:r>
      <w:r>
        <w:rPr>
          <w:rFonts w:ascii="Times New Roman" w:hAnsi="Times New Roman" w:cs="Times New Roman"/>
          <w:lang w:val="en-CA"/>
        </w:rPr>
        <w:t>5</w:t>
      </w:r>
      <w:r w:rsidRPr="005F1E8D">
        <w:rPr>
          <w:rFonts w:ascii="Times New Roman" w:hAnsi="Times New Roman" w:cs="Times New Roman"/>
          <w:lang w:val="en-CA"/>
        </w:rPr>
        <w:t xml:space="preserve"> ± 0.0</w:t>
      </w:r>
      <w:r>
        <w:rPr>
          <w:rFonts w:ascii="Times New Roman" w:hAnsi="Times New Roman" w:cs="Times New Roman"/>
          <w:lang w:val="en-CA"/>
        </w:rPr>
        <w:t>3 μM/m</w:t>
      </w:r>
    </w:p>
  </w:comment>
  <w:comment w:id="37" w:author="Em Lim" w:date="2024-07-02T10:46:00Z" w:initials="EL">
    <w:p w14:paraId="10643720" w14:textId="1693FDCC" w:rsidR="00A067A6" w:rsidRDefault="00A067A6">
      <w:pPr>
        <w:pStyle w:val="CommentText"/>
      </w:pPr>
      <w:r>
        <w:rPr>
          <w:rStyle w:val="CommentReference"/>
        </w:rPr>
        <w:annotationRef/>
      </w:r>
      <w:r w:rsidRPr="005F1E8D">
        <w:rPr>
          <w:rFonts w:ascii="Times New Roman" w:hAnsi="Times New Roman" w:cs="Times New Roman"/>
          <w:lang w:val="en-CA"/>
        </w:rPr>
        <w:t>- 0.</w:t>
      </w:r>
      <w:r>
        <w:rPr>
          <w:rFonts w:ascii="Times New Roman" w:hAnsi="Times New Roman" w:cs="Times New Roman"/>
          <w:lang w:val="en-CA"/>
        </w:rPr>
        <w:t>12</w:t>
      </w:r>
      <w:r w:rsidRPr="005F1E8D">
        <w:rPr>
          <w:rFonts w:ascii="Times New Roman" w:hAnsi="Times New Roman" w:cs="Times New Roman"/>
          <w:lang w:val="en-CA"/>
        </w:rPr>
        <w:t xml:space="preserve"> ± 0.</w:t>
      </w:r>
      <w:r>
        <w:rPr>
          <w:rFonts w:ascii="Times New Roman" w:hAnsi="Times New Roman" w:cs="Times New Roman"/>
          <w:lang w:val="en-CA"/>
        </w:rPr>
        <w:t>10 μM/diversity index unit</w:t>
      </w:r>
    </w:p>
  </w:comment>
  <w:comment w:id="38" w:author="Em Lim" w:date="2024-09-03T16:23:00Z" w:initials="EL">
    <w:p w14:paraId="3DB0BC8B" w14:textId="77777777" w:rsidR="001A7CB9" w:rsidRDefault="001A7CB9" w:rsidP="001A7CB9">
      <w:r>
        <w:rPr>
          <w:rStyle w:val="CommentReference"/>
        </w:rPr>
        <w:annotationRef/>
      </w:r>
      <w:r>
        <w:rPr>
          <w:sz w:val="20"/>
          <w:szCs w:val="20"/>
        </w:rPr>
        <w:t>Talk about Cedeno et al., 2021 paper!!! They suggest nitrates = temporal variation in nutrients, but ammonium/regeneration = spatial variation in where animals are! Show surge uptake in Macro, so they just need to be exposed to a burst of strong fish pee = take up and store tons of nitrogen.</w:t>
      </w:r>
    </w:p>
  </w:comment>
  <w:comment w:id="39" w:author="Em Lim" w:date="2024-08-14T12:59:00Z" w:initials="EL">
    <w:p w14:paraId="0EC025A0" w14:textId="3CBC19A6" w:rsidR="00B23B37" w:rsidRDefault="00A33386" w:rsidP="00B23B37">
      <w:r>
        <w:rPr>
          <w:rStyle w:val="CommentReference"/>
        </w:rPr>
        <w:annotationRef/>
      </w:r>
      <w:r w:rsidR="00B23B37">
        <w:rPr>
          <w:sz w:val="20"/>
          <w:szCs w:val="20"/>
        </w:rPr>
        <w:t>Max site level nh4/min nh4 for each year, this is the max of all years</w:t>
      </w:r>
    </w:p>
  </w:comment>
  <w:comment w:id="40" w:author="Isabelle Cote" w:date="2024-09-03T11:26:00Z" w:initials="IC">
    <w:p w14:paraId="56F0A417" w14:textId="77777777" w:rsidR="00A5377F" w:rsidRDefault="00A5377F" w:rsidP="00A5377F">
      <w:pPr>
        <w:pStyle w:val="CommentText"/>
      </w:pPr>
      <w:r>
        <w:rPr>
          <w:rStyle w:val="CommentReference"/>
        </w:rPr>
        <w:annotationRef/>
      </w:r>
      <w:r>
        <w:t>But from second line of results:  2.06  / 0.07  =~ 30x??</w:t>
      </w:r>
    </w:p>
  </w:comment>
  <w:comment w:id="41" w:author="Em Lim" w:date="2024-08-14T12:59:00Z" w:initials="EL">
    <w:p w14:paraId="642FCDA3" w14:textId="11D6B2EB" w:rsidR="00124C17" w:rsidRDefault="00F62DF9" w:rsidP="00124C17">
      <w:r>
        <w:rPr>
          <w:rStyle w:val="CommentReference"/>
        </w:rPr>
        <w:annotationRef/>
      </w:r>
      <w:r w:rsidR="00124C17">
        <w:rPr>
          <w:sz w:val="20"/>
          <w:szCs w:val="20"/>
        </w:rPr>
        <w:t>Site level inside nh4/outside nh4 for each site, this is the max of all sites</w:t>
      </w:r>
    </w:p>
  </w:comment>
  <w:comment w:id="42" w:author="Em Lim" w:date="2024-08-14T13:01:00Z" w:initials="EL">
    <w:p w14:paraId="3697E87F" w14:textId="387754DB" w:rsidR="00B23B37" w:rsidRDefault="00F62DF9" w:rsidP="00B23B37">
      <w:r>
        <w:rPr>
          <w:rStyle w:val="CommentReference"/>
        </w:rPr>
        <w:annotationRef/>
      </w:r>
      <w:r w:rsidR="00B23B37">
        <w:rPr>
          <w:sz w:val="20"/>
          <w:szCs w:val="20"/>
        </w:rPr>
        <w:t>Max mean cage nh4/min nh4 for each week, this is max of 2 weeks</w:t>
      </w:r>
    </w:p>
  </w:comment>
  <w:comment w:id="43" w:author="Isabelle Cote" w:date="2024-09-03T11:28:00Z" w:initials="IC">
    <w:p w14:paraId="79614807" w14:textId="77777777" w:rsidR="00A5377F" w:rsidRDefault="00A5377F" w:rsidP="00A5377F">
      <w:pPr>
        <w:pStyle w:val="CommentText"/>
      </w:pPr>
      <w:r>
        <w:rPr>
          <w:rStyle w:val="CommentReference"/>
        </w:rPr>
        <w:annotationRef/>
      </w:r>
      <w:r>
        <w:t>This is a GREAT sentence!</w:t>
      </w:r>
    </w:p>
  </w:comment>
  <w:comment w:id="44" w:author="Em Lim" w:date="2024-09-04T09:12:00Z" w:initials="EL">
    <w:p w14:paraId="10C4DD51" w14:textId="77777777" w:rsidR="00497588" w:rsidRDefault="00497588" w:rsidP="00497588">
      <w:r>
        <w:rPr>
          <w:rStyle w:val="CommentReference"/>
        </w:rPr>
        <w:annotationRef/>
      </w:r>
      <w:r>
        <w:rPr>
          <w:sz w:val="20"/>
          <w:szCs w:val="20"/>
        </w:rPr>
        <w:t>I would like to find a way to incorporate this sentence somewhere:</w:t>
      </w:r>
    </w:p>
    <w:p w14:paraId="6B6B19D4" w14:textId="77777777" w:rsidR="00497588" w:rsidRDefault="00497588" w:rsidP="00497588"/>
    <w:p w14:paraId="3E1D57CA" w14:textId="77777777" w:rsidR="00497588" w:rsidRDefault="00497588" w:rsidP="00497588">
      <w:r>
        <w:rPr>
          <w:sz w:val="20"/>
          <w:szCs w:val="20"/>
        </w:rPr>
        <w:t>Nitrate, which is supplied externally via upwelling or run-off, becomes depleted or unchanged as it flows through kelp forests (Pfister et al., 2019; Stewart et al., 2009), opposed to NH₄⁺ which is regenerated by animals within and around the forest, and seemingly retained there.</w:t>
      </w:r>
    </w:p>
  </w:comment>
  <w:comment w:id="45" w:author="Em Lim" w:date="2024-08-26T12:51:00Z" w:initials="EL">
    <w:p w14:paraId="6DBADF19" w14:textId="2F8FA32D" w:rsidR="00A37BD2" w:rsidRDefault="00A37BD2" w:rsidP="00A37BD2">
      <w:r>
        <w:rPr>
          <w:rStyle w:val="CommentReference"/>
        </w:rPr>
        <w:annotationRef/>
      </w:r>
      <w:r>
        <w:rPr>
          <w:sz w:val="20"/>
          <w:szCs w:val="20"/>
        </w:rPr>
        <w:t>Differences between our paper and previous in out kelp papers: We measured 5 m in vs at edge, others measured in the middle of the forest vs 100 + m away. We took measurements at depth vs surface measurements. We took measurements across kelp biomes gradient and included controls. Our forests were also much smaller than theirs, we don’t mention kelp forest area anywhere but could mention that here?</w:t>
      </w:r>
    </w:p>
  </w:comment>
  <w:comment w:id="46" w:author="Em Lim" w:date="2024-08-26T14:25:00Z" w:initials="EL">
    <w:p w14:paraId="31142E34" w14:textId="77777777" w:rsidR="00584638" w:rsidRDefault="00584638" w:rsidP="00584638">
      <w:r>
        <w:rPr>
          <w:rStyle w:val="CommentReference"/>
        </w:rPr>
        <w:annotationRef/>
      </w:r>
      <w:r>
        <w:rPr>
          <w:sz w:val="20"/>
          <w:szCs w:val="20"/>
        </w:rPr>
        <w:t>Out biggest forest was 3580 m2</w:t>
      </w:r>
    </w:p>
  </w:comment>
  <w:comment w:id="47" w:author="Isabelle Cote" w:date="2024-09-03T11:59:00Z" w:initials="IC">
    <w:p w14:paraId="39C0268F" w14:textId="77777777" w:rsidR="00A83EAE" w:rsidRDefault="00A83EAE" w:rsidP="00A83EAE">
      <w:pPr>
        <w:pStyle w:val="CommentText"/>
      </w:pPr>
      <w:r>
        <w:rPr>
          <w:rStyle w:val="CommentReference"/>
        </w:rPr>
        <w:annotationRef/>
      </w:r>
      <w:r>
        <w:t>Is this the case? It’s distance from the edge that matters</w:t>
      </w:r>
    </w:p>
  </w:comment>
  <w:comment w:id="48" w:author="Em Lim" w:date="2024-09-04T09:03:00Z" w:initials="EL">
    <w:p w14:paraId="0E87ED03" w14:textId="77777777" w:rsidR="00497588" w:rsidRDefault="00497588" w:rsidP="00497588">
      <w:r>
        <w:rPr>
          <w:rStyle w:val="CommentReference"/>
        </w:rPr>
        <w:annotationRef/>
      </w:r>
      <w:r>
        <w:rPr>
          <w:sz w:val="20"/>
          <w:szCs w:val="20"/>
        </w:rPr>
        <w:t>Make sure they all measured nh4+</w:t>
      </w:r>
    </w:p>
  </w:comment>
  <w:comment w:id="49" w:author="Isabelle Cote" w:date="2024-09-03T12:09:00Z" w:initials="IC">
    <w:p w14:paraId="00C3A409" w14:textId="5183CC32" w:rsidR="00EC06BA" w:rsidRDefault="00EC06BA" w:rsidP="00EC06BA">
      <w:pPr>
        <w:pStyle w:val="CommentText"/>
      </w:pPr>
      <w:r>
        <w:rPr>
          <w:rStyle w:val="CommentReference"/>
        </w:rPr>
        <w:annotationRef/>
      </w:r>
      <w:r>
        <w:t>??</w:t>
      </w:r>
    </w:p>
  </w:comment>
  <w:comment w:id="50" w:author="Em Lim" w:date="2024-09-04T09:07:00Z" w:initials="EL">
    <w:p w14:paraId="7676164D" w14:textId="77777777" w:rsidR="00497588" w:rsidRDefault="00497588" w:rsidP="00497588">
      <w:r>
        <w:rPr>
          <w:rStyle w:val="CommentReference"/>
        </w:rPr>
        <w:annotationRef/>
      </w:r>
      <w:r>
        <w:rPr>
          <w:sz w:val="20"/>
          <w:szCs w:val="20"/>
        </w:rPr>
        <w:t>Need to reword. Basically someone found bigger diffs in nereo than someone else found in macro</w:t>
      </w:r>
    </w:p>
  </w:comment>
  <w:comment w:id="64" w:author="Isabelle Cote" w:date="2024-09-03T15:02:00Z" w:initials="IC">
    <w:p w14:paraId="1CDA007B" w14:textId="77777777" w:rsidR="00327838" w:rsidRDefault="00327838" w:rsidP="00327838">
      <w:pPr>
        <w:pStyle w:val="CommentText"/>
      </w:pPr>
      <w:r>
        <w:rPr>
          <w:rStyle w:val="CommentReference"/>
        </w:rPr>
        <w:annotationRef/>
      </w:r>
      <w:r>
        <w:t>This was a masterful way to combine these two results. Well done!</w:t>
      </w:r>
    </w:p>
  </w:comment>
  <w:comment w:id="65" w:author="Isabelle Cote" w:date="2024-09-03T14:50:00Z" w:initials="IC">
    <w:p w14:paraId="5BF33CCF" w14:textId="5BD58D09" w:rsidR="005D293A" w:rsidRDefault="005D293A" w:rsidP="005D293A">
      <w:pPr>
        <w:pStyle w:val="CommentText"/>
      </w:pPr>
      <w:r>
        <w:rPr>
          <w:rStyle w:val="CommentReference"/>
        </w:rPr>
        <w:annotationRef/>
      </w:r>
      <w:r>
        <w:t>I’ve moved the bit about biodiversity to its own section</w:t>
      </w:r>
    </w:p>
  </w:comment>
  <w:comment w:id="67" w:author="Isabelle Cote" w:date="2024-09-03T12:38:00Z" w:initials="IC">
    <w:p w14:paraId="6956035A" w14:textId="77777777" w:rsidR="0067173A" w:rsidRDefault="0067173A" w:rsidP="0067173A">
      <w:pPr>
        <w:pStyle w:val="CommentText"/>
      </w:pPr>
      <w:r>
        <w:rPr>
          <w:rStyle w:val="CommentReference"/>
        </w:rPr>
        <w:annotationRef/>
      </w:r>
      <w:r>
        <w:t>This was a masterful way to combine these two results. Well done!</w:t>
      </w:r>
    </w:p>
  </w:comment>
  <w:comment w:id="68" w:author="Em Lim" w:date="2024-08-23T12:15:00Z" w:initials="EL">
    <w:p w14:paraId="0828A88E" w14:textId="20BF82A3" w:rsidR="00707540" w:rsidRDefault="00707540" w:rsidP="00707540">
      <w:r>
        <w:rPr>
          <w:rStyle w:val="CommentReference"/>
        </w:rPr>
        <w:annotationRef/>
      </w:r>
      <w:r>
        <w:rPr>
          <w:sz w:val="20"/>
          <w:szCs w:val="20"/>
        </w:rPr>
        <w:t>Really don’t like this paragraph</w:t>
      </w:r>
    </w:p>
  </w:comment>
  <w:comment w:id="69" w:author="Em Lim" w:date="2024-08-23T12:47:00Z" w:initials="EL">
    <w:p w14:paraId="2FCD3381" w14:textId="77777777" w:rsidR="0035016F" w:rsidRDefault="0035016F" w:rsidP="0035016F">
      <w:r>
        <w:rPr>
          <w:rStyle w:val="CommentReference"/>
        </w:rPr>
        <w:annotationRef/>
      </w:r>
      <w:r>
        <w:rPr>
          <w:sz w:val="20"/>
          <w:szCs w:val="20"/>
        </w:rPr>
        <w:t>Could talk about families here?</w:t>
      </w:r>
    </w:p>
    <w:p w14:paraId="6E3DB241" w14:textId="77777777" w:rsidR="0035016F" w:rsidRDefault="0035016F" w:rsidP="0035016F"/>
    <w:p w14:paraId="28ED135C" w14:textId="77777777" w:rsidR="0035016F" w:rsidRDefault="0035016F" w:rsidP="0035016F">
      <w:r>
        <w:rPr>
          <w:sz w:val="20"/>
          <w:szCs w:val="20"/>
        </w:rPr>
        <w:t>When we examined family specific relationships with NH₄⁺ and delta NH₄⁺, we found evidence for positive relationships between all six families we tested, with gobies (which showed a negative relationship) being the only outlier (Electronic Supplement 2). However, among sites, greenlings and whitecap limpets were the only two families to show positive relationships with NH₄⁺.</w:t>
      </w:r>
    </w:p>
  </w:comment>
  <w:comment w:id="70" w:author="Em Lim" w:date="2024-08-23T12:47:00Z" w:initials="EL">
    <w:p w14:paraId="6B0F7FCC" w14:textId="77777777" w:rsidR="0035016F" w:rsidRDefault="0035016F" w:rsidP="0035016F">
      <w:r>
        <w:rPr>
          <w:rStyle w:val="CommentReference"/>
        </w:rPr>
        <w:annotationRef/>
      </w:r>
      <w:r>
        <w:rPr>
          <w:sz w:val="20"/>
          <w:szCs w:val="20"/>
        </w:rPr>
        <w:t>Could also mention that biodiversity may have a weakly negative effect on NH₄⁺ inside vs outside kelp forests</w:t>
      </w:r>
    </w:p>
  </w:comment>
  <w:comment w:id="72" w:author="Isabelle Cote" w:date="2024-09-03T15:22:00Z" w:initials="IC">
    <w:p w14:paraId="0A795BB0" w14:textId="77777777" w:rsidR="00741F8A" w:rsidRDefault="00741F8A" w:rsidP="00741F8A">
      <w:pPr>
        <w:pStyle w:val="CommentText"/>
      </w:pPr>
      <w:r>
        <w:rPr>
          <w:rStyle w:val="CommentReference"/>
        </w:rPr>
        <w:annotationRef/>
      </w:r>
      <w:r>
        <w:t xml:space="preserve">Is this an idea you want to continue to develop? </w:t>
      </w:r>
    </w:p>
  </w:comment>
  <w:comment w:id="73" w:author="Isabelle Cote" w:date="2024-09-03T15:25:00Z" w:initials="IC">
    <w:p w14:paraId="489B4FD2" w14:textId="77777777" w:rsidR="003C6B73" w:rsidRDefault="00741F8A" w:rsidP="003C6B73">
      <w:pPr>
        <w:pStyle w:val="CommentText"/>
      </w:pPr>
      <w:r>
        <w:rPr>
          <w:rStyle w:val="CommentReference"/>
        </w:rPr>
        <w:annotationRef/>
      </w:r>
      <w:r w:rsidR="003C6B73">
        <w:t>I think this is a good start for a conclusion paragraph. You can weave in some of what you have here into it. Bring back the tropical vs temperate comparison to make it full circle</w:t>
      </w:r>
    </w:p>
  </w:comment>
  <w:comment w:id="74" w:author="Isabelle Cote" w:date="2024-07-23T11:01:00Z" w:initials="IC">
    <w:p w14:paraId="7BD2D752" w14:textId="77777777" w:rsidR="000C156B" w:rsidRDefault="000C156B" w:rsidP="000C156B">
      <w:pPr>
        <w:pStyle w:val="CommentText"/>
      </w:pPr>
      <w:r>
        <w:rPr>
          <w:rStyle w:val="CommentReference"/>
        </w:rPr>
        <w:annotationRef/>
      </w:r>
      <w:r>
        <w:t>Maybe add a location symbol for the two caging experiments? And/or add some names (e.g. Bamfield, Trevor Channel)</w:t>
      </w:r>
    </w:p>
  </w:comment>
  <w:comment w:id="75" w:author="Isabelle Cote" w:date="2024-07-23T11:58:00Z" w:initials="IC">
    <w:p w14:paraId="6417C75B" w14:textId="77777777" w:rsidR="009B2182" w:rsidRDefault="00FF474D" w:rsidP="009B2182">
      <w:pPr>
        <w:pStyle w:val="CommentText"/>
      </w:pPr>
      <w:r>
        <w:rPr>
          <w:rStyle w:val="CommentReference"/>
        </w:rPr>
        <w:annotationRef/>
      </w:r>
      <w:r w:rsidR="009B2182">
        <w:t>Predictors? Drivers?</w:t>
      </w:r>
    </w:p>
  </w:comment>
  <w:comment w:id="81" w:author="Jasmin Schuster" w:date="2024-07-05T12:37:00Z" w:initials="JS">
    <w:p w14:paraId="6181C6EB" w14:textId="5CC4FD31"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82"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85" w:author="Isabelle Cote" w:date="2024-09-03T11:18:00Z" w:initials="IC">
    <w:p w14:paraId="2BA675E9" w14:textId="77777777" w:rsidR="00377E7D" w:rsidRDefault="00377E7D" w:rsidP="00377E7D">
      <w:pPr>
        <w:pStyle w:val="CommentText"/>
      </w:pPr>
      <w:r>
        <w:rPr>
          <w:rStyle w:val="CommentReference"/>
        </w:rPr>
        <w:annotationRef/>
      </w:r>
      <w:r>
        <w:t>Add sample sizes?</w:t>
      </w:r>
    </w:p>
  </w:comment>
  <w:comment w:id="86" w:author="Kieran Cox" w:date="2024-03-21T07:54:00Z" w:initials="KC">
    <w:p w14:paraId="3382A9A2" w14:textId="7EE81107" w:rsidR="00E81946" w:rsidRDefault="00E81946" w:rsidP="00E81946">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36B26D6A" w14:textId="77777777" w:rsidR="00E81946" w:rsidRDefault="00E81946" w:rsidP="00E81946"/>
    <w:p w14:paraId="761C52DF" w14:textId="77777777" w:rsidR="00E81946" w:rsidRDefault="00E81946" w:rsidP="00E81946">
      <w:r>
        <w:rPr>
          <w:color w:val="000000"/>
          <w:sz w:val="20"/>
          <w:szCs w:val="20"/>
        </w:rPr>
        <w:t>If you do this, you may need to move the concentration and site type legend into the map, but it looks like it could fit in the bottom left</w:t>
      </w:r>
    </w:p>
  </w:comment>
  <w:comment w:id="87" w:author="Kieran Cox" w:date="2024-03-21T08:02:00Z" w:initials="KC">
    <w:p w14:paraId="37A42D46" w14:textId="77777777" w:rsidR="00E81946" w:rsidRDefault="00E81946" w:rsidP="00E81946">
      <w:r>
        <w:rPr>
          <w:rStyle w:val="CommentReference"/>
        </w:rPr>
        <w:annotationRef/>
      </w:r>
      <w:r>
        <w:rPr>
          <w:color w:val="000000"/>
          <w:sz w:val="20"/>
          <w:szCs w:val="20"/>
        </w:rPr>
        <w:t>I think I send you my folder of illustrations and adobe illustration password but just email me if I didn’t and you want it</w:t>
      </w:r>
    </w:p>
  </w:comment>
  <w:comment w:id="88" w:author="Kieran Cox" w:date="2024-03-21T08:03:00Z" w:initials="KC">
    <w:p w14:paraId="30699E70" w14:textId="77777777" w:rsidR="00E81946" w:rsidRDefault="00E81946" w:rsidP="00E81946">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89" w:author="Isabelle Cote"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90" w:author="Isabelle Cote" w:date="2024-07-23T11:43:00Z" w:initials="IC">
    <w:p w14:paraId="447B34F5" w14:textId="77777777" w:rsidR="00815249" w:rsidRDefault="00815249" w:rsidP="00815249">
      <w:pPr>
        <w:pStyle w:val="CommentText"/>
      </w:pPr>
      <w:r>
        <w:rPr>
          <w:rStyle w:val="CommentReference"/>
        </w:rPr>
        <w:annotationRef/>
      </w:r>
      <w:r>
        <w:t>Usually people report k (the number of parameters) rather than df</w:t>
      </w:r>
    </w:p>
  </w:comment>
  <w:comment w:id="91" w:author="Em Lim" w:date="2024-02-21T17:08:00Z" w:initials="EL">
    <w:p w14:paraId="48CC7B98" w14:textId="01F98C9D" w:rsidR="005831E6" w:rsidRDefault="005831E6" w:rsidP="00792779">
      <w:pPr>
        <w:pStyle w:val="CommentText"/>
      </w:pPr>
      <w:r>
        <w:rPr>
          <w:rStyle w:val="CommentReference"/>
        </w:rPr>
        <w:annotationRef/>
      </w:r>
      <w:r>
        <w:t>There’s a lot of terms in these models, is this the best way to list all of them?</w:t>
      </w:r>
    </w:p>
  </w:comment>
  <w:comment w:id="92" w:author="Em Lim" w:date="2024-07-12T16:36:00Z" w:initials="EL">
    <w:p w14:paraId="52E6EFFD" w14:textId="77777777" w:rsidR="00580B22" w:rsidRDefault="00580B22" w:rsidP="00580B22">
      <w:r>
        <w:rPr>
          <w:rStyle w:val="CommentReference"/>
        </w:rPr>
        <w:annotationRef/>
      </w:r>
      <w:r>
        <w:rPr>
          <w:sz w:val="20"/>
          <w:szCs w:val="20"/>
        </w:rPr>
        <w:t>I’d like to have the family stuff in a separate supplemental document, is that fair?</w:t>
      </w:r>
    </w:p>
  </w:comment>
  <w:comment w:id="93" w:author="Isabelle Cote" w:date="2024-07-23T11:23:00Z" w:initials="IC">
    <w:p w14:paraId="214C3337" w14:textId="77777777" w:rsidR="002B081F" w:rsidRDefault="002B081F" w:rsidP="002B081F">
      <w:pPr>
        <w:pStyle w:val="CommentText"/>
      </w:pPr>
      <w:r>
        <w:rPr>
          <w:rStyle w:val="CommentReference"/>
        </w:rPr>
        <w:annotationRef/>
      </w:r>
      <w:r>
        <w:t>Yep</w:t>
      </w:r>
    </w:p>
  </w:comment>
  <w:comment w:id="94" w:author="Isabelle Cote"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95"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96" w:author="Em Lim" w:date="2024-07-02T10:34:00Z" w:initials="EL">
    <w:p w14:paraId="42DCD354" w14:textId="201BC77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97"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98" w:author="Isabelle Cote"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2ACA4B35" w15:done="0"/>
  <w15:commentEx w15:paraId="46CE9D13" w15:done="0"/>
  <w15:commentEx w15:paraId="3326766D" w15:done="0"/>
  <w15:commentEx w15:paraId="5AAB2810" w15:done="0"/>
  <w15:commentEx w15:paraId="37A9109E" w15:paraIdParent="5AAB2810" w15:done="0"/>
  <w15:commentEx w15:paraId="125D4431" w15:paraIdParent="5AAB2810" w15:done="0"/>
  <w15:commentEx w15:paraId="42B3C063" w15:done="0"/>
  <w15:commentEx w15:paraId="5334AA84" w15:done="0"/>
  <w15:commentEx w15:paraId="5CA930B3" w15:done="0"/>
  <w15:commentEx w15:paraId="6E145D1F" w15:done="0"/>
  <w15:commentEx w15:paraId="2F749496" w15:done="0"/>
  <w15:commentEx w15:paraId="2B7DF3E2" w15:done="0"/>
  <w15:commentEx w15:paraId="381B0B5A" w15:paraIdParent="2B7DF3E2" w15:done="0"/>
  <w15:commentEx w15:paraId="0B492A45" w15:done="0"/>
  <w15:commentEx w15:paraId="005215D3" w15:done="0"/>
  <w15:commentEx w15:paraId="17D38A3B" w15:paraIdParent="005215D3" w15:done="0"/>
  <w15:commentEx w15:paraId="347B36B8" w15:paraIdParent="005215D3" w15:done="0"/>
  <w15:commentEx w15:paraId="2EB56C1E" w15:paraIdParent="005215D3" w15:done="0"/>
  <w15:commentEx w15:paraId="53EF394E" w15:done="0"/>
  <w15:commentEx w15:paraId="70244D2A" w15:paraIdParent="53EF394E" w15:done="0"/>
  <w15:commentEx w15:paraId="78E7E39F" w15:done="0"/>
  <w15:commentEx w15:paraId="56DF0AB1" w15:paraIdParent="78E7E39F" w15:done="0"/>
  <w15:commentEx w15:paraId="1462B7F6" w15:done="0"/>
  <w15:commentEx w15:paraId="12612A31" w15:paraIdParent="1462B7F6" w15:done="0"/>
  <w15:commentEx w15:paraId="47C177F3" w15:done="0"/>
  <w15:commentEx w15:paraId="1065BB48" w15:done="0"/>
  <w15:commentEx w15:paraId="1C8AB72F" w15:paraIdParent="1065BB48" w15:done="0"/>
  <w15:commentEx w15:paraId="0A1FB5D9" w15:done="0"/>
  <w15:commentEx w15:paraId="22BF149A" w15:done="0"/>
  <w15:commentEx w15:paraId="179F601D" w15:done="0"/>
  <w15:commentEx w15:paraId="10643720" w15:done="0"/>
  <w15:commentEx w15:paraId="3DB0BC8B" w15:done="0"/>
  <w15:commentEx w15:paraId="0EC025A0" w15:done="0"/>
  <w15:commentEx w15:paraId="56F0A417" w15:paraIdParent="0EC025A0" w15:done="0"/>
  <w15:commentEx w15:paraId="642FCDA3" w15:done="0"/>
  <w15:commentEx w15:paraId="3697E87F" w15:done="0"/>
  <w15:commentEx w15:paraId="79614807" w15:done="0"/>
  <w15:commentEx w15:paraId="3E1D57CA" w15:done="0"/>
  <w15:commentEx w15:paraId="6DBADF19" w15:done="0"/>
  <w15:commentEx w15:paraId="31142E34" w15:paraIdParent="6DBADF19" w15:done="0"/>
  <w15:commentEx w15:paraId="39C0268F" w15:done="0"/>
  <w15:commentEx w15:paraId="0E87ED03" w15:paraIdParent="39C0268F" w15:done="0"/>
  <w15:commentEx w15:paraId="00C3A409" w15:done="0"/>
  <w15:commentEx w15:paraId="7676164D" w15:paraIdParent="00C3A409" w15:done="0"/>
  <w15:commentEx w15:paraId="1CDA007B" w15:done="0"/>
  <w15:commentEx w15:paraId="5BF33CCF" w15:done="0"/>
  <w15:commentEx w15:paraId="6956035A" w15:done="0"/>
  <w15:commentEx w15:paraId="0828A88E" w15:done="0"/>
  <w15:commentEx w15:paraId="28ED135C" w15:paraIdParent="0828A88E" w15:done="0"/>
  <w15:commentEx w15:paraId="6B0F7FCC" w15:paraIdParent="0828A88E" w15:done="0"/>
  <w15:commentEx w15:paraId="0A795BB0" w15:done="0"/>
  <w15:commentEx w15:paraId="489B4FD2" w15:done="0"/>
  <w15:commentEx w15:paraId="7BD2D752" w15:done="0"/>
  <w15:commentEx w15:paraId="6417C75B" w15:done="0"/>
  <w15:commentEx w15:paraId="5A99A513" w15:done="0"/>
  <w15:commentEx w15:paraId="1F298D4A" w15:paraIdParent="5A99A513" w15:done="0"/>
  <w15:commentEx w15:paraId="2BA675E9" w15:done="0"/>
  <w15:commentEx w15:paraId="761C52DF" w15:done="0"/>
  <w15:commentEx w15:paraId="37A42D46" w15:paraIdParent="761C52DF" w15:done="0"/>
  <w15:commentEx w15:paraId="30699E70" w15:paraIdParent="761C52DF" w15:done="0"/>
  <w15:commentEx w15:paraId="25884009" w15:done="0"/>
  <w15:commentEx w15:paraId="447B34F5" w15:done="0"/>
  <w15:commentEx w15:paraId="48CC7B98" w15:done="0"/>
  <w15:commentEx w15:paraId="52E6EFFD" w15:done="0"/>
  <w15:commentEx w15:paraId="214C3337" w15:paraIdParent="52E6EFFD" w15:done="0"/>
  <w15:commentEx w15:paraId="57083FF1" w15:done="0"/>
  <w15:commentEx w15:paraId="321DB3B9" w15:done="0"/>
  <w15:commentEx w15:paraId="42DCD354" w15:done="0"/>
  <w15:commentEx w15:paraId="73D22C81" w15:done="0"/>
  <w15:commentEx w15:paraId="7E3194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59C938F2" w16cex:dateUtc="2024-09-02T17:54:00Z"/>
  <w16cex:commentExtensible w16cex:durableId="2F28A83B" w16cex:dateUtc="2024-09-03T22:26:00Z"/>
  <w16cex:commentExtensible w16cex:durableId="70C1F963" w16cex:dateUtc="2024-03-21T18:31:00Z"/>
  <w16cex:commentExtensible w16cex:durableId="57DBCCA9" w16cex:dateUtc="2024-03-21T18:32:00Z"/>
  <w16cex:commentExtensible w16cex:durableId="6710A97F" w16cex:dateUtc="2024-03-21T18:32:00Z"/>
  <w16cex:commentExtensible w16cex:durableId="290AEB40" w16cex:dateUtc="2024-09-03T22:26:00Z"/>
  <w16cex:commentExtensible w16cex:durableId="12785F0C" w16cex:dateUtc="2024-09-02T17:42:00Z"/>
  <w16cex:commentExtensible w16cex:durableId="57A61746" w16cex:dateUtc="2024-09-02T17:48:00Z"/>
  <w16cex:commentExtensible w16cex:durableId="31093E64" w16cex:dateUtc="2024-03-21T23:37:00Z"/>
  <w16cex:commentExtensible w16cex:durableId="716E94ED" w16cex:dateUtc="2024-08-26T22:05:00Z"/>
  <w16cex:commentExtensible w16cex:durableId="36E3FF91" w16cex:dateUtc="2024-09-02T17:52:00Z"/>
  <w16cex:commentExtensible w16cex:durableId="2B1D4330" w16cex:dateUtc="2024-09-03T17:29:00Z"/>
  <w16cex:commentExtensible w16cex:durableId="60760F53" w16cex:dateUtc="2024-03-22T15:46:00Z"/>
  <w16cex:commentExtensible w16cex:durableId="5D84354E" w16cex:dateUtc="2024-08-26T22:06:00Z"/>
  <w16cex:commentExtensible w16cex:durableId="4162A6F4" w16cex:dateUtc="2024-09-03T17:25:00Z"/>
  <w16cex:commentExtensible w16cex:durableId="79BCABF0" w16cex:dateUtc="2024-09-03T17:29:00Z"/>
  <w16cex:commentExtensible w16cex:durableId="32825E31" w16cex:dateUtc="2024-03-22T16:49:00Z"/>
  <w16cex:commentExtensible w16cex:durableId="6621FE56" w16cex:dateUtc="2024-07-23T17:55:00Z"/>
  <w16cex:commentExtensible w16cex:durableId="22B005F0" w16cex:dateUtc="2024-03-22T16:52:00Z"/>
  <w16cex:commentExtensible w16cex:durableId="4F01F276" w16cex:dateUtc="2024-07-23T18:17:00Z"/>
  <w16cex:commentExtensible w16cex:durableId="2423B057" w16cex:dateUtc="2024-07-23T18:22:00Z"/>
  <w16cex:commentExtensible w16cex:durableId="1278F64F" w16cex:dateUtc="2024-08-19T22:24:00Z"/>
  <w16cex:commentExtensible w16cex:durableId="6BF11DC0" w16cex:dateUtc="2024-09-03T17:39:00Z"/>
  <w16cex:commentExtensible w16cex:durableId="247F3B75" w16cex:dateUtc="2024-09-03T18:00:00Z"/>
  <w16cex:commentExtensible w16cex:durableId="240D3817" w16cex:dateUtc="2024-09-03T23:23:00Z"/>
  <w16cex:commentExtensible w16cex:durableId="388252A7" w16cex:dateUtc="2024-08-14T19:59:00Z"/>
  <w16cex:commentExtensible w16cex:durableId="72073602" w16cex:dateUtc="2024-09-03T18:26:00Z"/>
  <w16cex:commentExtensible w16cex:durableId="7864B242" w16cex:dateUtc="2024-08-14T19:59:00Z"/>
  <w16cex:commentExtensible w16cex:durableId="3AD972D1" w16cex:dateUtc="2024-08-14T20:01:00Z"/>
  <w16cex:commentExtensible w16cex:durableId="197DDBB3" w16cex:dateUtc="2024-09-03T18:28:00Z"/>
  <w16cex:commentExtensible w16cex:durableId="1AFD03ED" w16cex:dateUtc="2024-09-04T16:12:00Z"/>
  <w16cex:commentExtensible w16cex:durableId="45A068F8" w16cex:dateUtc="2024-08-26T19:51:00Z"/>
  <w16cex:commentExtensible w16cex:durableId="27A4A168" w16cex:dateUtc="2024-08-26T21:25:00Z"/>
  <w16cex:commentExtensible w16cex:durableId="2186192C" w16cex:dateUtc="2024-09-03T18:59:00Z"/>
  <w16cex:commentExtensible w16cex:durableId="6FC32F44" w16cex:dateUtc="2024-09-04T16:03:00Z"/>
  <w16cex:commentExtensible w16cex:durableId="5E03686B" w16cex:dateUtc="2024-09-03T19:09:00Z"/>
  <w16cex:commentExtensible w16cex:durableId="183432F5" w16cex:dateUtc="2024-09-04T16:07:00Z"/>
  <w16cex:commentExtensible w16cex:durableId="317ECB0D" w16cex:dateUtc="2024-09-03T22:02:00Z"/>
  <w16cex:commentExtensible w16cex:durableId="6D629E86" w16cex:dateUtc="2024-09-03T21:50:00Z"/>
  <w16cex:commentExtensible w16cex:durableId="45B7680A" w16cex:dateUtc="2024-09-03T19:38:00Z"/>
  <w16cex:commentExtensible w16cex:durableId="39E45F40" w16cex:dateUtc="2024-08-23T19:15:00Z"/>
  <w16cex:commentExtensible w16cex:durableId="7145B928" w16cex:dateUtc="2024-08-23T19:47:00Z"/>
  <w16cex:commentExtensible w16cex:durableId="1C67FED6" w16cex:dateUtc="2024-08-23T19:47:00Z"/>
  <w16cex:commentExtensible w16cex:durableId="571DFE73" w16cex:dateUtc="2024-09-03T22:22:00Z"/>
  <w16cex:commentExtensible w16cex:durableId="0D50C802" w16cex:dateUtc="2024-09-03T22:25:00Z"/>
  <w16cex:commentExtensible w16cex:durableId="30B9E16C" w16cex:dateUtc="2024-07-23T18:01:00Z"/>
  <w16cex:commentExtensible w16cex:durableId="1364E7C1" w16cex:dateUtc="2024-07-23T18:58:00Z"/>
  <w16cex:commentExtensible w16cex:durableId="459C4B33" w16cex:dateUtc="2024-07-05T19:37:00Z"/>
  <w16cex:commentExtensible w16cex:durableId="18982704" w16cex:dateUtc="2024-07-16T21:14:00Z"/>
  <w16cex:commentExtensible w16cex:durableId="468A4332" w16cex:dateUtc="2024-09-03T18:18:00Z"/>
  <w16cex:commentExtensible w16cex:durableId="1B9972EF" w16cex:dateUtc="2024-03-21T14:54:00Z"/>
  <w16cex:commentExtensible w16cex:durableId="258AFB3A" w16cex:dateUtc="2024-03-21T15:02:00Z"/>
  <w16cex:commentExtensible w16cex:durableId="05349D56" w16cex:dateUtc="2024-03-21T15:03:00Z"/>
  <w16cex:commentExtensible w16cex:durableId="39B6242B" w16cex:dateUtc="2024-07-23T17:48:00Z"/>
  <w16cex:commentExtensible w16cex:durableId="22C8D591" w16cex:dateUtc="2024-07-23T18:43:00Z"/>
  <w16cex:commentExtensible w16cex:durableId="0E951235" w16cex:dateUtc="2024-07-12T23:36:00Z"/>
  <w16cex:commentExtensible w16cex:durableId="38E36350" w16cex:dateUtc="2024-07-23T18:23:00Z"/>
  <w16cex:commentExtensible w16cex:durableId="365853B9" w16cex:dateUtc="2024-07-23T18:33:00Z"/>
  <w16cex:commentExtensible w16cex:durableId="4907E10D" w16cex:dateUtc="2024-07-23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2ACA4B35" w16cid:durableId="2A11621D"/>
  <w16cid:commentId w16cid:paraId="46CE9D13" w16cid:durableId="59C938F2"/>
  <w16cid:commentId w16cid:paraId="3326766D" w16cid:durableId="2F28A83B"/>
  <w16cid:commentId w16cid:paraId="5AAB2810" w16cid:durableId="70C1F963"/>
  <w16cid:commentId w16cid:paraId="37A9109E" w16cid:durableId="57DBCCA9"/>
  <w16cid:commentId w16cid:paraId="125D4431" w16cid:durableId="6710A97F"/>
  <w16cid:commentId w16cid:paraId="42B3C063" w16cid:durableId="290AEB40"/>
  <w16cid:commentId w16cid:paraId="5334AA84" w16cid:durableId="12785F0C"/>
  <w16cid:commentId w16cid:paraId="5CA930B3" w16cid:durableId="2A1A9B22"/>
  <w16cid:commentId w16cid:paraId="6E145D1F" w16cid:durableId="57A61746"/>
  <w16cid:commentId w16cid:paraId="2F749496" w16cid:durableId="31093E64"/>
  <w16cid:commentId w16cid:paraId="2B7DF3E2" w16cid:durableId="716E94ED"/>
  <w16cid:commentId w16cid:paraId="381B0B5A" w16cid:durableId="36E3FF91"/>
  <w16cid:commentId w16cid:paraId="0B492A45" w16cid:durableId="2B1D4330"/>
  <w16cid:commentId w16cid:paraId="005215D3" w16cid:durableId="60760F53"/>
  <w16cid:commentId w16cid:paraId="17D38A3B" w16cid:durableId="29AD30AD"/>
  <w16cid:commentId w16cid:paraId="347B36B8" w16cid:durableId="5D84354E"/>
  <w16cid:commentId w16cid:paraId="2EB56C1E" w16cid:durableId="4162A6F4"/>
  <w16cid:commentId w16cid:paraId="53EF394E" w16cid:durableId="2978BF19"/>
  <w16cid:commentId w16cid:paraId="70244D2A" w16cid:durableId="79BCABF0"/>
  <w16cid:commentId w16cid:paraId="78E7E39F" w16cid:durableId="32825E31"/>
  <w16cid:commentId w16cid:paraId="56DF0AB1" w16cid:durableId="6621FE56"/>
  <w16cid:commentId w16cid:paraId="1462B7F6" w16cid:durableId="22B005F0"/>
  <w16cid:commentId w16cid:paraId="12612A31" w16cid:durableId="4F01F276"/>
  <w16cid:commentId w16cid:paraId="47C177F3" w16cid:durableId="2423B057"/>
  <w16cid:commentId w16cid:paraId="1065BB48" w16cid:durableId="1278F64F"/>
  <w16cid:commentId w16cid:paraId="1C8AB72F" w16cid:durableId="6BF11DC0"/>
  <w16cid:commentId w16cid:paraId="0A1FB5D9" w16cid:durableId="247F3B75"/>
  <w16cid:commentId w16cid:paraId="22BF149A" w16cid:durableId="2A2E58E4"/>
  <w16cid:commentId w16cid:paraId="179F601D" w16cid:durableId="2A2E58F6"/>
  <w16cid:commentId w16cid:paraId="10643720" w16cid:durableId="2A2E591D"/>
  <w16cid:commentId w16cid:paraId="3DB0BC8B" w16cid:durableId="240D3817"/>
  <w16cid:commentId w16cid:paraId="0EC025A0" w16cid:durableId="388252A7"/>
  <w16cid:commentId w16cid:paraId="56F0A417" w16cid:durableId="72073602"/>
  <w16cid:commentId w16cid:paraId="642FCDA3" w16cid:durableId="7864B242"/>
  <w16cid:commentId w16cid:paraId="3697E87F" w16cid:durableId="3AD972D1"/>
  <w16cid:commentId w16cid:paraId="79614807" w16cid:durableId="197DDBB3"/>
  <w16cid:commentId w16cid:paraId="3E1D57CA" w16cid:durableId="1AFD03ED"/>
  <w16cid:commentId w16cid:paraId="6DBADF19" w16cid:durableId="45A068F8"/>
  <w16cid:commentId w16cid:paraId="31142E34" w16cid:durableId="27A4A168"/>
  <w16cid:commentId w16cid:paraId="39C0268F" w16cid:durableId="2186192C"/>
  <w16cid:commentId w16cid:paraId="0E87ED03" w16cid:durableId="6FC32F44"/>
  <w16cid:commentId w16cid:paraId="00C3A409" w16cid:durableId="5E03686B"/>
  <w16cid:commentId w16cid:paraId="7676164D" w16cid:durableId="183432F5"/>
  <w16cid:commentId w16cid:paraId="1CDA007B" w16cid:durableId="317ECB0D"/>
  <w16cid:commentId w16cid:paraId="5BF33CCF" w16cid:durableId="6D629E86"/>
  <w16cid:commentId w16cid:paraId="6956035A" w16cid:durableId="45B7680A"/>
  <w16cid:commentId w16cid:paraId="0828A88E" w16cid:durableId="39E45F40"/>
  <w16cid:commentId w16cid:paraId="28ED135C" w16cid:durableId="7145B928"/>
  <w16cid:commentId w16cid:paraId="6B0F7FCC" w16cid:durableId="1C67FED6"/>
  <w16cid:commentId w16cid:paraId="0A795BB0" w16cid:durableId="571DFE73"/>
  <w16cid:commentId w16cid:paraId="489B4FD2" w16cid:durableId="0D50C802"/>
  <w16cid:commentId w16cid:paraId="7BD2D752" w16cid:durableId="30B9E16C"/>
  <w16cid:commentId w16cid:paraId="6417C75B" w16cid:durableId="1364E7C1"/>
  <w16cid:commentId w16cid:paraId="5A99A513" w16cid:durableId="459C4B33"/>
  <w16cid:commentId w16cid:paraId="1F298D4A" w16cid:durableId="18982704"/>
  <w16cid:commentId w16cid:paraId="2BA675E9" w16cid:durableId="468A4332"/>
  <w16cid:commentId w16cid:paraId="761C52DF" w16cid:durableId="1B9972EF"/>
  <w16cid:commentId w16cid:paraId="37A42D46" w16cid:durableId="258AFB3A"/>
  <w16cid:commentId w16cid:paraId="30699E70" w16cid:durableId="05349D56"/>
  <w16cid:commentId w16cid:paraId="25884009" w16cid:durableId="39B6242B"/>
  <w16cid:commentId w16cid:paraId="447B34F5" w16cid:durableId="22C8D591"/>
  <w16cid:commentId w16cid:paraId="48CC7B98" w16cid:durableId="2980AC8B"/>
  <w16cid:commentId w16cid:paraId="52E6EFFD" w16cid:durableId="0E951235"/>
  <w16cid:commentId w16cid:paraId="214C3337" w16cid:durableId="38E36350"/>
  <w16cid:commentId w16cid:paraId="57083FF1" w16cid:durableId="365853B9"/>
  <w16cid:commentId w16cid:paraId="321DB3B9" w16cid:durableId="2A291EBA"/>
  <w16cid:commentId w16cid:paraId="42DCD354" w16cid:durableId="2A2E563E"/>
  <w16cid:commentId w16cid:paraId="73D22C81" w16cid:durableId="2A2D2E4B"/>
  <w16cid:commentId w16cid:paraId="7E319427" w16cid:durableId="4907E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66E284" w14:textId="77777777" w:rsidR="000D7D93" w:rsidRDefault="000D7D93" w:rsidP="009B4C2B">
      <w:r>
        <w:separator/>
      </w:r>
    </w:p>
  </w:endnote>
  <w:endnote w:type="continuationSeparator" w:id="0">
    <w:p w14:paraId="0273D01E" w14:textId="77777777" w:rsidR="000D7D93" w:rsidRDefault="000D7D93"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185513" w14:textId="77777777" w:rsidR="000D7D93" w:rsidRDefault="000D7D93" w:rsidP="009B4C2B">
      <w:r>
        <w:separator/>
      </w:r>
    </w:p>
  </w:footnote>
  <w:footnote w:type="continuationSeparator" w:id="0">
    <w:p w14:paraId="41B7CDA1" w14:textId="77777777" w:rsidR="000D7D93" w:rsidRDefault="000D7D93"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80452"/>
    <w:rsid w:val="00092ACC"/>
    <w:rsid w:val="00094986"/>
    <w:rsid w:val="00095C26"/>
    <w:rsid w:val="000A1681"/>
    <w:rsid w:val="000A1A31"/>
    <w:rsid w:val="000A63B7"/>
    <w:rsid w:val="000A641E"/>
    <w:rsid w:val="000A6D26"/>
    <w:rsid w:val="000B303C"/>
    <w:rsid w:val="000C156B"/>
    <w:rsid w:val="000C2453"/>
    <w:rsid w:val="000C6AA6"/>
    <w:rsid w:val="000D0396"/>
    <w:rsid w:val="000D0CF1"/>
    <w:rsid w:val="000D41B2"/>
    <w:rsid w:val="000D4769"/>
    <w:rsid w:val="000D685F"/>
    <w:rsid w:val="000D7D93"/>
    <w:rsid w:val="000E0C25"/>
    <w:rsid w:val="000E1A71"/>
    <w:rsid w:val="000E3FA6"/>
    <w:rsid w:val="000E691F"/>
    <w:rsid w:val="000E74A0"/>
    <w:rsid w:val="000F66F1"/>
    <w:rsid w:val="000F79B3"/>
    <w:rsid w:val="00101984"/>
    <w:rsid w:val="00105516"/>
    <w:rsid w:val="0011523B"/>
    <w:rsid w:val="00116C10"/>
    <w:rsid w:val="001175F9"/>
    <w:rsid w:val="001211D2"/>
    <w:rsid w:val="00122300"/>
    <w:rsid w:val="00124C17"/>
    <w:rsid w:val="001313BD"/>
    <w:rsid w:val="0013326D"/>
    <w:rsid w:val="00134966"/>
    <w:rsid w:val="00136DB7"/>
    <w:rsid w:val="00137407"/>
    <w:rsid w:val="001376FF"/>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535E"/>
    <w:rsid w:val="001D13C5"/>
    <w:rsid w:val="001D3701"/>
    <w:rsid w:val="001D3A63"/>
    <w:rsid w:val="001D7BE9"/>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40ED"/>
    <w:rsid w:val="002D6F8B"/>
    <w:rsid w:val="002D7263"/>
    <w:rsid w:val="002E1265"/>
    <w:rsid w:val="002E537D"/>
    <w:rsid w:val="002E568B"/>
    <w:rsid w:val="002E7BDB"/>
    <w:rsid w:val="002F0A6D"/>
    <w:rsid w:val="002F0DB3"/>
    <w:rsid w:val="002F18B0"/>
    <w:rsid w:val="002F60B0"/>
    <w:rsid w:val="0030052D"/>
    <w:rsid w:val="00306F1F"/>
    <w:rsid w:val="00314A5D"/>
    <w:rsid w:val="00315B05"/>
    <w:rsid w:val="00327838"/>
    <w:rsid w:val="00334ADF"/>
    <w:rsid w:val="00337794"/>
    <w:rsid w:val="0035016F"/>
    <w:rsid w:val="003509B8"/>
    <w:rsid w:val="0035239D"/>
    <w:rsid w:val="00352B3A"/>
    <w:rsid w:val="00355A76"/>
    <w:rsid w:val="0035683A"/>
    <w:rsid w:val="00356E7A"/>
    <w:rsid w:val="00360246"/>
    <w:rsid w:val="00363EDC"/>
    <w:rsid w:val="003665DF"/>
    <w:rsid w:val="00367076"/>
    <w:rsid w:val="003717AA"/>
    <w:rsid w:val="003733DE"/>
    <w:rsid w:val="00374B2C"/>
    <w:rsid w:val="00375CD0"/>
    <w:rsid w:val="00377E7D"/>
    <w:rsid w:val="003801C9"/>
    <w:rsid w:val="00380F24"/>
    <w:rsid w:val="003859F6"/>
    <w:rsid w:val="0039086A"/>
    <w:rsid w:val="003922EB"/>
    <w:rsid w:val="00392DBC"/>
    <w:rsid w:val="00396449"/>
    <w:rsid w:val="00397B9C"/>
    <w:rsid w:val="003A204B"/>
    <w:rsid w:val="003B4768"/>
    <w:rsid w:val="003B6CDD"/>
    <w:rsid w:val="003C6B73"/>
    <w:rsid w:val="003C7B94"/>
    <w:rsid w:val="003D17AC"/>
    <w:rsid w:val="003D3B9E"/>
    <w:rsid w:val="003D5A5B"/>
    <w:rsid w:val="003D5FEF"/>
    <w:rsid w:val="003E0CA3"/>
    <w:rsid w:val="003E0D14"/>
    <w:rsid w:val="003E52B7"/>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317DC"/>
    <w:rsid w:val="0043235D"/>
    <w:rsid w:val="00433289"/>
    <w:rsid w:val="00435ABE"/>
    <w:rsid w:val="0043787D"/>
    <w:rsid w:val="00437D27"/>
    <w:rsid w:val="004433B7"/>
    <w:rsid w:val="00444382"/>
    <w:rsid w:val="00444BD0"/>
    <w:rsid w:val="004578FA"/>
    <w:rsid w:val="00462E79"/>
    <w:rsid w:val="00473216"/>
    <w:rsid w:val="004739F8"/>
    <w:rsid w:val="00477D12"/>
    <w:rsid w:val="00480B9F"/>
    <w:rsid w:val="00481673"/>
    <w:rsid w:val="00483D50"/>
    <w:rsid w:val="00486C53"/>
    <w:rsid w:val="00487ED1"/>
    <w:rsid w:val="004934ED"/>
    <w:rsid w:val="00494CBA"/>
    <w:rsid w:val="00495B22"/>
    <w:rsid w:val="00497588"/>
    <w:rsid w:val="004A19AE"/>
    <w:rsid w:val="004A6A89"/>
    <w:rsid w:val="004B0146"/>
    <w:rsid w:val="004C10EB"/>
    <w:rsid w:val="004C436C"/>
    <w:rsid w:val="004C7077"/>
    <w:rsid w:val="004D08E1"/>
    <w:rsid w:val="004D42BB"/>
    <w:rsid w:val="004E5C73"/>
    <w:rsid w:val="004E6F16"/>
    <w:rsid w:val="004F2705"/>
    <w:rsid w:val="004F5624"/>
    <w:rsid w:val="004F7AE3"/>
    <w:rsid w:val="005110F5"/>
    <w:rsid w:val="00512CBD"/>
    <w:rsid w:val="00515808"/>
    <w:rsid w:val="00517913"/>
    <w:rsid w:val="00517C1E"/>
    <w:rsid w:val="005200FA"/>
    <w:rsid w:val="005209E1"/>
    <w:rsid w:val="00522FED"/>
    <w:rsid w:val="00525526"/>
    <w:rsid w:val="00526E5E"/>
    <w:rsid w:val="00527C2B"/>
    <w:rsid w:val="0053139F"/>
    <w:rsid w:val="00532560"/>
    <w:rsid w:val="00532C7F"/>
    <w:rsid w:val="00533B7E"/>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35B5"/>
    <w:rsid w:val="00584638"/>
    <w:rsid w:val="005870DF"/>
    <w:rsid w:val="005933DD"/>
    <w:rsid w:val="005A0B73"/>
    <w:rsid w:val="005A129F"/>
    <w:rsid w:val="005A1F03"/>
    <w:rsid w:val="005A498B"/>
    <w:rsid w:val="005B26B9"/>
    <w:rsid w:val="005B3F6C"/>
    <w:rsid w:val="005B5A3A"/>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1163F"/>
    <w:rsid w:val="006159C2"/>
    <w:rsid w:val="0061715C"/>
    <w:rsid w:val="0061731D"/>
    <w:rsid w:val="00617BD9"/>
    <w:rsid w:val="00622296"/>
    <w:rsid w:val="00623B32"/>
    <w:rsid w:val="00623DD8"/>
    <w:rsid w:val="006259B4"/>
    <w:rsid w:val="00630D4D"/>
    <w:rsid w:val="006312EC"/>
    <w:rsid w:val="00633FE4"/>
    <w:rsid w:val="006349E9"/>
    <w:rsid w:val="00635119"/>
    <w:rsid w:val="00641243"/>
    <w:rsid w:val="0064532D"/>
    <w:rsid w:val="006528A1"/>
    <w:rsid w:val="00655502"/>
    <w:rsid w:val="006610AC"/>
    <w:rsid w:val="006611F9"/>
    <w:rsid w:val="00662D37"/>
    <w:rsid w:val="00662F9B"/>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90DD3"/>
    <w:rsid w:val="0069194B"/>
    <w:rsid w:val="00694C65"/>
    <w:rsid w:val="00695175"/>
    <w:rsid w:val="006B016A"/>
    <w:rsid w:val="006B2625"/>
    <w:rsid w:val="006B4882"/>
    <w:rsid w:val="006C360E"/>
    <w:rsid w:val="006C4A83"/>
    <w:rsid w:val="006C4C3A"/>
    <w:rsid w:val="006C5AC6"/>
    <w:rsid w:val="006C6F43"/>
    <w:rsid w:val="006D152A"/>
    <w:rsid w:val="006D3066"/>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56B0"/>
    <w:rsid w:val="0072610A"/>
    <w:rsid w:val="007268C2"/>
    <w:rsid w:val="00731EA5"/>
    <w:rsid w:val="00736CF0"/>
    <w:rsid w:val="00737B8A"/>
    <w:rsid w:val="00741F8A"/>
    <w:rsid w:val="00742266"/>
    <w:rsid w:val="00752F86"/>
    <w:rsid w:val="00761A9D"/>
    <w:rsid w:val="00765FE9"/>
    <w:rsid w:val="0077211F"/>
    <w:rsid w:val="0077441C"/>
    <w:rsid w:val="00782EA1"/>
    <w:rsid w:val="0078518E"/>
    <w:rsid w:val="007872E9"/>
    <w:rsid w:val="00792779"/>
    <w:rsid w:val="00796F8D"/>
    <w:rsid w:val="007A1A08"/>
    <w:rsid w:val="007A1A41"/>
    <w:rsid w:val="007A283D"/>
    <w:rsid w:val="007A68CB"/>
    <w:rsid w:val="007B5406"/>
    <w:rsid w:val="007B580F"/>
    <w:rsid w:val="007C03DE"/>
    <w:rsid w:val="007C042F"/>
    <w:rsid w:val="007C0A44"/>
    <w:rsid w:val="007C14D9"/>
    <w:rsid w:val="007C1BDA"/>
    <w:rsid w:val="007C1D5C"/>
    <w:rsid w:val="007C32C3"/>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4BD5"/>
    <w:rsid w:val="00826808"/>
    <w:rsid w:val="008307A0"/>
    <w:rsid w:val="00830E20"/>
    <w:rsid w:val="008335BF"/>
    <w:rsid w:val="00833F25"/>
    <w:rsid w:val="008422B4"/>
    <w:rsid w:val="00846C5B"/>
    <w:rsid w:val="00850D17"/>
    <w:rsid w:val="00851AB4"/>
    <w:rsid w:val="008600C1"/>
    <w:rsid w:val="008613D1"/>
    <w:rsid w:val="00864DC0"/>
    <w:rsid w:val="008651BB"/>
    <w:rsid w:val="0087419B"/>
    <w:rsid w:val="00880269"/>
    <w:rsid w:val="00882A24"/>
    <w:rsid w:val="00883F7B"/>
    <w:rsid w:val="008876FC"/>
    <w:rsid w:val="008955F6"/>
    <w:rsid w:val="00895C86"/>
    <w:rsid w:val="008964CE"/>
    <w:rsid w:val="008A1BD4"/>
    <w:rsid w:val="008A3F70"/>
    <w:rsid w:val="008A67F3"/>
    <w:rsid w:val="008B05F8"/>
    <w:rsid w:val="008B12AF"/>
    <w:rsid w:val="008B1EB6"/>
    <w:rsid w:val="008B2197"/>
    <w:rsid w:val="008B5851"/>
    <w:rsid w:val="008C2771"/>
    <w:rsid w:val="008C6877"/>
    <w:rsid w:val="008C6BDA"/>
    <w:rsid w:val="008D04B8"/>
    <w:rsid w:val="008D5E5B"/>
    <w:rsid w:val="008D6320"/>
    <w:rsid w:val="008E0052"/>
    <w:rsid w:val="008E0F38"/>
    <w:rsid w:val="008E3A36"/>
    <w:rsid w:val="008E62A2"/>
    <w:rsid w:val="008E7707"/>
    <w:rsid w:val="008F7AFF"/>
    <w:rsid w:val="00900C38"/>
    <w:rsid w:val="00900E3F"/>
    <w:rsid w:val="00903BFA"/>
    <w:rsid w:val="0091520C"/>
    <w:rsid w:val="00915C04"/>
    <w:rsid w:val="00920BAF"/>
    <w:rsid w:val="00920FC5"/>
    <w:rsid w:val="00923779"/>
    <w:rsid w:val="00925056"/>
    <w:rsid w:val="00926BE5"/>
    <w:rsid w:val="00930939"/>
    <w:rsid w:val="00932640"/>
    <w:rsid w:val="00933A0C"/>
    <w:rsid w:val="009341AA"/>
    <w:rsid w:val="0093424F"/>
    <w:rsid w:val="00934674"/>
    <w:rsid w:val="00943023"/>
    <w:rsid w:val="0094446B"/>
    <w:rsid w:val="00946EB9"/>
    <w:rsid w:val="00947079"/>
    <w:rsid w:val="009500AF"/>
    <w:rsid w:val="0095043F"/>
    <w:rsid w:val="009509EA"/>
    <w:rsid w:val="00950C3D"/>
    <w:rsid w:val="009529BF"/>
    <w:rsid w:val="00956033"/>
    <w:rsid w:val="009569DD"/>
    <w:rsid w:val="009609CF"/>
    <w:rsid w:val="00965054"/>
    <w:rsid w:val="0096667C"/>
    <w:rsid w:val="00967589"/>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FB6"/>
    <w:rsid w:val="00A14B41"/>
    <w:rsid w:val="00A15663"/>
    <w:rsid w:val="00A15B36"/>
    <w:rsid w:val="00A166C5"/>
    <w:rsid w:val="00A213FF"/>
    <w:rsid w:val="00A32263"/>
    <w:rsid w:val="00A33386"/>
    <w:rsid w:val="00A36A0B"/>
    <w:rsid w:val="00A37BD2"/>
    <w:rsid w:val="00A41148"/>
    <w:rsid w:val="00A4123F"/>
    <w:rsid w:val="00A44D01"/>
    <w:rsid w:val="00A5377F"/>
    <w:rsid w:val="00A565ED"/>
    <w:rsid w:val="00A56CF1"/>
    <w:rsid w:val="00A7066E"/>
    <w:rsid w:val="00A71A32"/>
    <w:rsid w:val="00A76702"/>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B8C"/>
    <w:rsid w:val="00AC453C"/>
    <w:rsid w:val="00AC4D54"/>
    <w:rsid w:val="00AC6441"/>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70A5"/>
    <w:rsid w:val="00B071BE"/>
    <w:rsid w:val="00B164BF"/>
    <w:rsid w:val="00B16FBC"/>
    <w:rsid w:val="00B1705D"/>
    <w:rsid w:val="00B177C3"/>
    <w:rsid w:val="00B205EE"/>
    <w:rsid w:val="00B23B37"/>
    <w:rsid w:val="00B25F11"/>
    <w:rsid w:val="00B27808"/>
    <w:rsid w:val="00B317B9"/>
    <w:rsid w:val="00B317F3"/>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B34"/>
    <w:rsid w:val="00BC20AB"/>
    <w:rsid w:val="00BC2159"/>
    <w:rsid w:val="00BC390A"/>
    <w:rsid w:val="00BC463D"/>
    <w:rsid w:val="00BD0E57"/>
    <w:rsid w:val="00BD1256"/>
    <w:rsid w:val="00BD1992"/>
    <w:rsid w:val="00BD384B"/>
    <w:rsid w:val="00BE2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5CFD"/>
    <w:rsid w:val="00C26711"/>
    <w:rsid w:val="00C27CC6"/>
    <w:rsid w:val="00C31EA3"/>
    <w:rsid w:val="00C40D7C"/>
    <w:rsid w:val="00C43285"/>
    <w:rsid w:val="00C45043"/>
    <w:rsid w:val="00C459A2"/>
    <w:rsid w:val="00C45F40"/>
    <w:rsid w:val="00C524A5"/>
    <w:rsid w:val="00C540DD"/>
    <w:rsid w:val="00C54451"/>
    <w:rsid w:val="00C6204B"/>
    <w:rsid w:val="00C62A98"/>
    <w:rsid w:val="00C673A5"/>
    <w:rsid w:val="00C768BA"/>
    <w:rsid w:val="00C77114"/>
    <w:rsid w:val="00C77243"/>
    <w:rsid w:val="00C826A7"/>
    <w:rsid w:val="00C8732F"/>
    <w:rsid w:val="00C923D5"/>
    <w:rsid w:val="00C9608F"/>
    <w:rsid w:val="00CA34B5"/>
    <w:rsid w:val="00CA5503"/>
    <w:rsid w:val="00CC12B0"/>
    <w:rsid w:val="00CC5E86"/>
    <w:rsid w:val="00CD046A"/>
    <w:rsid w:val="00CD2A33"/>
    <w:rsid w:val="00CD481B"/>
    <w:rsid w:val="00CD73AB"/>
    <w:rsid w:val="00CE181D"/>
    <w:rsid w:val="00CE1DE8"/>
    <w:rsid w:val="00CE5122"/>
    <w:rsid w:val="00CE5810"/>
    <w:rsid w:val="00CE6EEC"/>
    <w:rsid w:val="00CE7337"/>
    <w:rsid w:val="00CE7CA3"/>
    <w:rsid w:val="00CF009F"/>
    <w:rsid w:val="00CF5454"/>
    <w:rsid w:val="00CF7529"/>
    <w:rsid w:val="00CF7FD0"/>
    <w:rsid w:val="00D056C4"/>
    <w:rsid w:val="00D07BC0"/>
    <w:rsid w:val="00D10B17"/>
    <w:rsid w:val="00D1548C"/>
    <w:rsid w:val="00D16152"/>
    <w:rsid w:val="00D16571"/>
    <w:rsid w:val="00D16B00"/>
    <w:rsid w:val="00D20127"/>
    <w:rsid w:val="00D27E15"/>
    <w:rsid w:val="00D31F5B"/>
    <w:rsid w:val="00D34121"/>
    <w:rsid w:val="00D351C1"/>
    <w:rsid w:val="00D37004"/>
    <w:rsid w:val="00D37C4A"/>
    <w:rsid w:val="00D40247"/>
    <w:rsid w:val="00D41147"/>
    <w:rsid w:val="00D44394"/>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D3A00"/>
    <w:rsid w:val="00DD6988"/>
    <w:rsid w:val="00DE0CED"/>
    <w:rsid w:val="00DE151A"/>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531F"/>
    <w:rsid w:val="00E53B33"/>
    <w:rsid w:val="00E57739"/>
    <w:rsid w:val="00E624B0"/>
    <w:rsid w:val="00E626AC"/>
    <w:rsid w:val="00E639BB"/>
    <w:rsid w:val="00E63D93"/>
    <w:rsid w:val="00E6472E"/>
    <w:rsid w:val="00E65785"/>
    <w:rsid w:val="00E6680F"/>
    <w:rsid w:val="00E6772A"/>
    <w:rsid w:val="00E738EE"/>
    <w:rsid w:val="00E763F3"/>
    <w:rsid w:val="00E81946"/>
    <w:rsid w:val="00E83D6E"/>
    <w:rsid w:val="00E85990"/>
    <w:rsid w:val="00E85DC2"/>
    <w:rsid w:val="00E86B3F"/>
    <w:rsid w:val="00E914E6"/>
    <w:rsid w:val="00EA2D98"/>
    <w:rsid w:val="00EA4716"/>
    <w:rsid w:val="00EB3BC7"/>
    <w:rsid w:val="00EB7CB2"/>
    <w:rsid w:val="00EC0648"/>
    <w:rsid w:val="00EC06BA"/>
    <w:rsid w:val="00EC101B"/>
    <w:rsid w:val="00EC6CAC"/>
    <w:rsid w:val="00ED1C7F"/>
    <w:rsid w:val="00ED4FFF"/>
    <w:rsid w:val="00ED5552"/>
    <w:rsid w:val="00EE20FF"/>
    <w:rsid w:val="00EE4634"/>
    <w:rsid w:val="00EE4DBD"/>
    <w:rsid w:val="00EE5DD8"/>
    <w:rsid w:val="00EF0BBA"/>
    <w:rsid w:val="00EF0CFA"/>
    <w:rsid w:val="00EF152C"/>
    <w:rsid w:val="00EF7628"/>
    <w:rsid w:val="00F013CE"/>
    <w:rsid w:val="00F03F07"/>
    <w:rsid w:val="00F0487B"/>
    <w:rsid w:val="00F10947"/>
    <w:rsid w:val="00F10A37"/>
    <w:rsid w:val="00F149DB"/>
    <w:rsid w:val="00F15086"/>
    <w:rsid w:val="00F1731A"/>
    <w:rsid w:val="00F17ED1"/>
    <w:rsid w:val="00F2075E"/>
    <w:rsid w:val="00F23409"/>
    <w:rsid w:val="00F235E9"/>
    <w:rsid w:val="00F25230"/>
    <w:rsid w:val="00F26904"/>
    <w:rsid w:val="00F26D14"/>
    <w:rsid w:val="00F270BB"/>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tbone.biol.sc.edu/tide/tideshow.cgi?site=Bamfield%2C+British+Columbia"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49</Pages>
  <Words>43758</Words>
  <Characters>249422</Characters>
  <Application>Microsoft Office Word</Application>
  <DocSecurity>0</DocSecurity>
  <Lines>2078</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18</cp:revision>
  <dcterms:created xsi:type="dcterms:W3CDTF">2024-09-02T17:51:00Z</dcterms:created>
  <dcterms:modified xsi:type="dcterms:W3CDTF">2024-09-04T16:19:00Z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