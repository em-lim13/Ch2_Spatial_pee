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5C0A0875" w:rsidR="008307A0" w:rsidRPr="005F1E8D" w:rsidRDefault="008307A0" w:rsidP="00CE7337">
      <w:pPr>
        <w:spacing w:line="480" w:lineRule="auto"/>
        <w:jc w:val="center"/>
        <w:rPr>
          <w:b/>
        </w:rPr>
      </w:pPr>
      <w:commentRangeStart w:id="0"/>
      <w:r w:rsidRPr="005F1E8D">
        <w:rPr>
          <w:b/>
          <w:bCs/>
        </w:rPr>
        <w:t xml:space="preserve">Spatial </w:t>
      </w:r>
      <w:commentRangeEnd w:id="0"/>
      <w:r w:rsidR="00AF52A3">
        <w:rPr>
          <w:rStyle w:val="CommentReference"/>
        </w:rPr>
        <w:commentReference w:id="0"/>
      </w:r>
      <w:r w:rsidRPr="005F1E8D">
        <w:rPr>
          <w:b/>
          <w:bCs/>
        </w:rPr>
        <w:t>dynamics of animal-mediated nutrients</w:t>
      </w:r>
      <w:r w:rsidRPr="005F1E8D">
        <w:t xml:space="preserve"> </w:t>
      </w:r>
      <w:r w:rsidRPr="005F1E8D">
        <w:rPr>
          <w:b/>
        </w:rPr>
        <w:t>in temperate waters</w:t>
      </w:r>
    </w:p>
    <w:p w14:paraId="322C7FCD" w14:textId="4E87A533" w:rsidR="008307A0" w:rsidRPr="005F1E8D" w:rsidRDefault="008307A0" w:rsidP="00CE7337">
      <w:pPr>
        <w:spacing w:line="480" w:lineRule="auto"/>
        <w:jc w:val="center"/>
      </w:pPr>
    </w:p>
    <w:p w14:paraId="6F0D6093" w14:textId="103B569C" w:rsidR="00217D47" w:rsidRPr="005F1E8D" w:rsidRDefault="00217D47" w:rsidP="00217D47">
      <w:pPr>
        <w:spacing w:line="480" w:lineRule="auto"/>
        <w:jc w:val="center"/>
      </w:pPr>
      <w:r w:rsidRPr="005F1E8D">
        <w:br/>
        <w:t>Em G Lim</w:t>
      </w:r>
      <w:r w:rsidRPr="005F1E8D">
        <w:rPr>
          <w:vertAlign w:val="superscript"/>
        </w:rPr>
        <w:t>1</w:t>
      </w:r>
      <w:r w:rsidR="005014F7">
        <w:rPr>
          <w:vertAlign w:val="superscript"/>
        </w:rPr>
        <w:t>,2</w:t>
      </w:r>
      <w:r w:rsidR="006214D6">
        <w:rPr>
          <w:vertAlign w:val="superscript"/>
        </w:rPr>
        <w:t>*</w:t>
      </w:r>
      <w:r w:rsidRPr="005F1E8D">
        <w:t>, Claire M Attridge</w:t>
      </w:r>
      <w:r w:rsidRPr="005F1E8D">
        <w:rPr>
          <w:vertAlign w:val="superscript"/>
        </w:rPr>
        <w:t>1</w:t>
      </w:r>
      <w:r w:rsidRPr="005F1E8D">
        <w:t>, Jasmin M Schuster</w:t>
      </w:r>
      <w:r w:rsidR="005014F7">
        <w:rPr>
          <w:vertAlign w:val="superscript"/>
        </w:rPr>
        <w:t>3</w:t>
      </w:r>
      <w:r w:rsidRPr="005F1E8D">
        <w:rPr>
          <w:vertAlign w:val="superscript"/>
        </w:rPr>
        <w:t>,</w:t>
      </w:r>
      <w:r w:rsidR="005014F7">
        <w:rPr>
          <w:vertAlign w:val="superscript"/>
        </w:rPr>
        <w:t>4</w:t>
      </w:r>
      <w:r w:rsidRPr="005F1E8D">
        <w:t>, Kieran D Cox</w:t>
      </w:r>
      <w:r w:rsidRPr="005F1E8D">
        <w:rPr>
          <w:vertAlign w:val="superscript"/>
        </w:rPr>
        <w:t>1</w:t>
      </w:r>
      <w:r w:rsidRPr="005F1E8D">
        <w:t>, Kiara R Kattler</w:t>
      </w:r>
      <w:r w:rsidRPr="005F1E8D">
        <w:rPr>
          <w:vertAlign w:val="superscript"/>
        </w:rPr>
        <w:t>1</w:t>
      </w:r>
      <w:r w:rsidRPr="005F1E8D">
        <w:t>, Emily J Leedham</w:t>
      </w:r>
      <w:r w:rsidRPr="005F1E8D">
        <w:rPr>
          <w:vertAlign w:val="superscript"/>
        </w:rPr>
        <w:t>1</w:t>
      </w:r>
      <w:r w:rsidRPr="005F1E8D">
        <w:t>, Bridget Maher</w:t>
      </w:r>
      <w:r w:rsidR="005014F7">
        <w:rPr>
          <w:vertAlign w:val="superscript"/>
        </w:rPr>
        <w:t>3</w:t>
      </w:r>
      <w:r w:rsidRPr="005F1E8D">
        <w:t>, Andrew L Bickell</w:t>
      </w:r>
      <w:r w:rsidR="00E54847">
        <w:rPr>
          <w:vertAlign w:val="superscript"/>
        </w:rPr>
        <w:t>1</w:t>
      </w:r>
      <w:r w:rsidRPr="005F1E8D">
        <w:t>, Francis Juanes</w:t>
      </w:r>
      <w:r w:rsidR="005014F7">
        <w:rPr>
          <w:vertAlign w:val="superscript"/>
        </w:rPr>
        <w:t>3</w:t>
      </w:r>
      <w:r w:rsidRPr="005F1E8D">
        <w:t>, Isabelle M Côté</w:t>
      </w:r>
      <w:r w:rsidRPr="005F1E8D">
        <w:rPr>
          <w:vertAlign w:val="superscript"/>
        </w:rPr>
        <w:t>1</w:t>
      </w:r>
    </w:p>
    <w:p w14:paraId="303CC55F" w14:textId="67C8099F" w:rsidR="008307A0" w:rsidRPr="005F1E8D" w:rsidRDefault="008307A0" w:rsidP="00CE7337">
      <w:pPr>
        <w:spacing w:line="480" w:lineRule="auto"/>
      </w:pPr>
    </w:p>
    <w:p w14:paraId="00260B2E" w14:textId="461BF320" w:rsidR="00CE7337" w:rsidRPr="005F1E8D" w:rsidRDefault="00CE7337" w:rsidP="00CE7337">
      <w:pPr>
        <w:spacing w:line="480" w:lineRule="auto"/>
      </w:pPr>
    </w:p>
    <w:p w14:paraId="266CA33B" w14:textId="77777777" w:rsidR="008307A0" w:rsidRDefault="008307A0" w:rsidP="00CE7337">
      <w:pPr>
        <w:spacing w:line="480" w:lineRule="auto"/>
      </w:pPr>
      <w:r w:rsidRPr="005F1E8D">
        <w:rPr>
          <w:vertAlign w:val="superscript"/>
        </w:rPr>
        <w:t>1</w:t>
      </w:r>
      <w:r w:rsidRPr="005F1E8D">
        <w:t>Department of Biological Sciences, Simon Fraser University, Burnaby, British Columbia, Canada</w:t>
      </w:r>
    </w:p>
    <w:p w14:paraId="326B7579" w14:textId="38721958" w:rsidR="005014F7" w:rsidRPr="005F1E8D" w:rsidRDefault="005014F7" w:rsidP="00CE7337">
      <w:pPr>
        <w:spacing w:line="480" w:lineRule="auto"/>
      </w:pPr>
      <w:r w:rsidRPr="00CB4FFE">
        <w:rPr>
          <w:vertAlign w:val="superscript"/>
        </w:rPr>
        <w:t>2</w:t>
      </w:r>
      <w:r>
        <w:t xml:space="preserve">Bamfield Marine Sciences Center, </w:t>
      </w:r>
      <w:proofErr w:type="spellStart"/>
      <w:r>
        <w:t>Bamfield</w:t>
      </w:r>
      <w:proofErr w:type="spellEnd"/>
      <w:r>
        <w:t>, British Columbia, Canada</w:t>
      </w:r>
    </w:p>
    <w:p w14:paraId="30BEE07B" w14:textId="6B5EB3EB" w:rsidR="008307A0" w:rsidRPr="005F1E8D" w:rsidRDefault="005014F7" w:rsidP="00CE7337">
      <w:pPr>
        <w:spacing w:line="480" w:lineRule="auto"/>
      </w:pPr>
      <w:r>
        <w:rPr>
          <w:vertAlign w:val="superscript"/>
        </w:rPr>
        <w:t>3</w:t>
      </w:r>
      <w:r w:rsidR="008307A0" w:rsidRPr="005F1E8D">
        <w:t>Department of Biology, University of Victoria, Victoria, British Columbia, Canada</w:t>
      </w:r>
    </w:p>
    <w:p w14:paraId="6AD39534" w14:textId="3EE4FCE1" w:rsidR="008307A0" w:rsidRPr="00E54847" w:rsidRDefault="005014F7" w:rsidP="00CE7337">
      <w:pPr>
        <w:spacing w:line="480" w:lineRule="auto"/>
        <w:rPr>
          <w:color w:val="202124"/>
        </w:rPr>
      </w:pPr>
      <w:r>
        <w:rPr>
          <w:vertAlign w:val="superscript"/>
        </w:rPr>
        <w:t>4</w:t>
      </w:r>
      <w:r w:rsidR="008307A0" w:rsidRPr="005F1E8D">
        <w:t xml:space="preserve">Hakai Institute, </w:t>
      </w:r>
      <w:r w:rsidR="008307A0" w:rsidRPr="005F1E8D">
        <w:rPr>
          <w:color w:val="202124"/>
        </w:rPr>
        <w:t>Campbell River, British Columbia, Canada</w:t>
      </w:r>
      <w:r w:rsidR="006214D6">
        <w:br/>
        <w:t xml:space="preserve">*Corresponding author: Em Lim, </w:t>
      </w:r>
      <w:commentRangeStart w:id="1"/>
      <w:r w:rsidR="006214D6">
        <w:t>em.g.lim13@gmail.com</w:t>
      </w:r>
      <w:commentRangeEnd w:id="1"/>
      <w:r w:rsidR="00BB3685">
        <w:rPr>
          <w:rStyle w:val="CommentReference"/>
        </w:rPr>
        <w:commentReference w:id="1"/>
      </w:r>
    </w:p>
    <w:p w14:paraId="520FDFE1" w14:textId="77777777" w:rsidR="008307A0" w:rsidRPr="005F1E8D" w:rsidRDefault="008307A0" w:rsidP="00CE7337">
      <w:pPr>
        <w:spacing w:line="480" w:lineRule="auto"/>
      </w:pPr>
    </w:p>
    <w:p w14:paraId="460C9B78" w14:textId="77777777" w:rsidR="008307A0" w:rsidRPr="005F1E8D" w:rsidRDefault="008307A0" w:rsidP="00CE7337">
      <w:pPr>
        <w:spacing w:line="480" w:lineRule="auto"/>
      </w:pPr>
    </w:p>
    <w:p w14:paraId="0ABF0DB0" w14:textId="77777777" w:rsidR="00D056C4" w:rsidRPr="005F1E8D" w:rsidRDefault="00D056C4" w:rsidP="00CE7337">
      <w:pPr>
        <w:spacing w:line="480" w:lineRule="auto"/>
        <w:rPr>
          <w:b/>
        </w:rPr>
      </w:pPr>
      <w:r w:rsidRPr="005F1E8D">
        <w:rPr>
          <w:b/>
        </w:rPr>
        <w:br w:type="page"/>
      </w:r>
    </w:p>
    <w:p w14:paraId="7F208704" w14:textId="6E2E8C08" w:rsidR="008307A0" w:rsidRPr="005F1E8D" w:rsidRDefault="008307A0" w:rsidP="008307A0">
      <w:pPr>
        <w:spacing w:line="480" w:lineRule="auto"/>
        <w:rPr>
          <w:b/>
        </w:rPr>
      </w:pPr>
      <w:r w:rsidRPr="005F1E8D">
        <w:rPr>
          <w:b/>
        </w:rPr>
        <w:lastRenderedPageBreak/>
        <w:t>Abstract</w:t>
      </w:r>
    </w:p>
    <w:p w14:paraId="2FE39DE9" w14:textId="4749052F" w:rsidR="008307A0" w:rsidRPr="00E53B33" w:rsidRDefault="008307A0" w:rsidP="0019777D">
      <w:pPr>
        <w:spacing w:line="480" w:lineRule="auto"/>
      </w:pPr>
      <w:r w:rsidRPr="005F1E8D">
        <w:t xml:space="preserve">Consumer-mediated nutrient </w:t>
      </w:r>
      <w:r w:rsidR="00FC6B44" w:rsidRPr="005F1E8D">
        <w:t>dynamics</w:t>
      </w:r>
      <w:r w:rsidRPr="005F1E8D">
        <w:t xml:space="preserve"> (CN</w:t>
      </w:r>
      <w:r w:rsidR="00FC6B44" w:rsidRPr="005F1E8D">
        <w:t>D</w:t>
      </w:r>
      <w:r w:rsidRPr="005F1E8D">
        <w:t xml:space="preserve">), </w:t>
      </w:r>
      <w:r w:rsidR="00FC6B44" w:rsidRPr="005F1E8D">
        <w:t>through which animals’ metabolic waste products</w:t>
      </w:r>
      <w:r w:rsidRPr="005F1E8D">
        <w:t xml:space="preserve"> fertiliz</w:t>
      </w:r>
      <w:r w:rsidR="00FC6B44" w:rsidRPr="005F1E8D">
        <w:t>e</w:t>
      </w:r>
      <w:r w:rsidRPr="005F1E8D">
        <w:t xml:space="preserve"> primary producers, drive</w:t>
      </w:r>
      <w:r w:rsidR="005E2FEE">
        <w:t>s</w:t>
      </w:r>
      <w:r w:rsidRPr="005F1E8D">
        <w:t xml:space="preserve"> variability in nutrient availability</w:t>
      </w:r>
      <w:r w:rsidR="007519B8">
        <w:t xml:space="preserve"> in tropical waters.</w:t>
      </w:r>
      <w:r w:rsidRPr="005F1E8D">
        <w:t xml:space="preserve"> </w:t>
      </w:r>
      <w:r w:rsidR="007519B8">
        <w:t>This variability influences</w:t>
      </w:r>
      <w:r w:rsidRPr="005F1E8D">
        <w:t xml:space="preserve"> primary productivity and community functioning. </w:t>
      </w:r>
      <w:r w:rsidR="002D40ED" w:rsidRPr="005F1E8D">
        <w:t>Yet,</w:t>
      </w:r>
      <w:r w:rsidR="005E0538" w:rsidRPr="005F1E8D">
        <w:t xml:space="preserve"> examinations of CN</w:t>
      </w:r>
      <w:r w:rsidR="00FC6B44" w:rsidRPr="005F1E8D">
        <w:t>D</w:t>
      </w:r>
      <w:r w:rsidR="005E0538" w:rsidRPr="005F1E8D">
        <w:t xml:space="preserve"> as a driver of variation in nutrient availability in temperate </w:t>
      </w:r>
      <w:r w:rsidR="00676DAB">
        <w:t>marine eco</w:t>
      </w:r>
      <w:r w:rsidR="005E0538" w:rsidRPr="005F1E8D">
        <w:t>systems are limited.</w:t>
      </w:r>
      <w:r w:rsidR="005A6EDD" w:rsidRPr="005A6EDD">
        <w:t xml:space="preserve"> </w:t>
      </w:r>
      <w:r w:rsidR="005A6EDD">
        <w:t>Therefore, w</w:t>
      </w:r>
      <w:r w:rsidR="005A6EDD" w:rsidRPr="005A6EDD">
        <w:t xml:space="preserve">e assessed the drivers of variation in CND at three distinct spatial scales within temperate marine ecosystems. To do so, we </w:t>
      </w:r>
      <w:r w:rsidR="00E53B33" w:rsidRPr="00E53B33">
        <w:t xml:space="preserve">quantified the </w:t>
      </w:r>
      <w:commentRangeStart w:id="2"/>
      <w:r w:rsidR="00E53B33" w:rsidRPr="00E53B33">
        <w:t xml:space="preserve">occurrence of </w:t>
      </w:r>
      <w:r w:rsidR="005831E6">
        <w:t>48</w:t>
      </w:r>
      <w:r w:rsidR="00E53B33" w:rsidRPr="00E53B33">
        <w:t xml:space="preserve"> fish and </w:t>
      </w:r>
      <w:r w:rsidR="005831E6">
        <w:t>92</w:t>
      </w:r>
      <w:r w:rsidR="00E53B33" w:rsidRPr="00E53B33">
        <w:t xml:space="preserve"> macroinvertebrate</w:t>
      </w:r>
      <w:r w:rsidR="00B61844">
        <w:t xml:space="preserve"> taxa</w:t>
      </w:r>
      <w:r w:rsidR="00E53B33" w:rsidRPr="00E53B33">
        <w:t xml:space="preserve"> and </w:t>
      </w:r>
      <w:r w:rsidR="003C6B73">
        <w:t>estimated</w:t>
      </w:r>
      <w:r w:rsidR="003C6B73" w:rsidRPr="00E53B33">
        <w:t xml:space="preserve"> </w:t>
      </w:r>
      <w:r w:rsidR="00E53B33" w:rsidRPr="00E53B33">
        <w:t xml:space="preserve">their </w:t>
      </w:r>
      <w:commentRangeEnd w:id="2"/>
      <w:r w:rsidR="00BB3685">
        <w:rPr>
          <w:rStyle w:val="CommentReference"/>
        </w:rPr>
        <w:commentReference w:id="2"/>
      </w:r>
      <w:r w:rsidR="003C6B73">
        <w:t xml:space="preserve">contributions to the </w:t>
      </w:r>
      <w:r w:rsidR="00E53B33" w:rsidRPr="00E53B33">
        <w:t xml:space="preserve">ammonium </w:t>
      </w:r>
      <w:r w:rsidR="003C6B73">
        <w:t>budget</w:t>
      </w:r>
      <w:r w:rsidR="003C6B73" w:rsidRPr="00E53B33">
        <w:t xml:space="preserve"> </w:t>
      </w:r>
      <w:r w:rsidR="00E53B33" w:rsidRPr="00E53B33">
        <w:t xml:space="preserve">at 27 </w:t>
      </w:r>
      <w:r w:rsidR="00B61844">
        <w:t>northeast Pacific</w:t>
      </w:r>
      <w:r w:rsidR="00B61844" w:rsidRPr="00E53B33">
        <w:t xml:space="preserve"> </w:t>
      </w:r>
      <w:r w:rsidR="00E53B33" w:rsidRPr="00E53B33">
        <w:t xml:space="preserve">rocky reefs for three years and 17 kelp forests of varying density for </w:t>
      </w:r>
      <w:r w:rsidR="003C6B73">
        <w:t xml:space="preserve">one </w:t>
      </w:r>
      <w:r w:rsidR="00E53B33" w:rsidRPr="00E53B33">
        <w:t>year.</w:t>
      </w:r>
      <w:r w:rsidR="00E53B33">
        <w:t xml:space="preserve"> </w:t>
      </w:r>
      <w:r w:rsidRPr="005F1E8D">
        <w:t xml:space="preserve">Ammonium concentrations </w:t>
      </w:r>
      <w:r w:rsidR="00F86B25">
        <w:t>rang</w:t>
      </w:r>
      <w:r w:rsidRPr="005F1E8D">
        <w:t>ed from 0.</w:t>
      </w:r>
      <w:r w:rsidR="00E4531F" w:rsidRPr="005F1E8D">
        <w:t>0</w:t>
      </w:r>
      <w:r w:rsidR="00E4531F">
        <w:t>1</w:t>
      </w:r>
      <w:r w:rsidR="00E4531F" w:rsidRPr="005F1E8D">
        <w:t xml:space="preserve"> </w:t>
      </w:r>
      <w:r w:rsidRPr="005F1E8D">
        <w:t xml:space="preserve">to 2.5 </w:t>
      </w:r>
      <w:proofErr w:type="spellStart"/>
      <w:r w:rsidRPr="005F1E8D">
        <w:t>uM</w:t>
      </w:r>
      <w:proofErr w:type="spellEnd"/>
      <w:r w:rsidRPr="005F1E8D">
        <w:t xml:space="preserve"> across rocky reefs</w:t>
      </w:r>
      <w:r w:rsidR="003C6B73">
        <w:t xml:space="preserve"> separated by tens of km</w:t>
      </w:r>
      <w:r w:rsidR="001E1BD6">
        <w:t>. T</w:t>
      </w:r>
      <w:r w:rsidRPr="005F1E8D">
        <w:t xml:space="preserve">he relationship between animal biomass and ammonium </w:t>
      </w:r>
      <w:r w:rsidR="00CC7DE1">
        <w:t xml:space="preserve">among sites </w:t>
      </w:r>
      <w:r w:rsidR="00080452">
        <w:t xml:space="preserve">was </w:t>
      </w:r>
      <w:r w:rsidR="005A0A94">
        <w:t>mediated by water flow</w:t>
      </w:r>
      <w:r w:rsidRPr="005F1E8D">
        <w:t xml:space="preserve">, </w:t>
      </w:r>
      <w:r w:rsidR="00CC7DE1">
        <w:t xml:space="preserve">where flood tides seemed to “wash away” the effect of </w:t>
      </w:r>
      <w:r w:rsidR="005A6EDD">
        <w:t>nutrient regeneration by animals</w:t>
      </w:r>
      <w:r w:rsidR="00CC7DE1">
        <w:t xml:space="preserve">, </w:t>
      </w:r>
      <w:r w:rsidR="0012432E">
        <w:t xml:space="preserve">although </w:t>
      </w:r>
      <w:r w:rsidR="00CC7DE1">
        <w:t xml:space="preserve">enrichment </w:t>
      </w:r>
      <w:r w:rsidR="0012432E">
        <w:t>was</w:t>
      </w:r>
      <w:r w:rsidR="00CC7DE1">
        <w:t xml:space="preserve"> possible on ebb tides</w:t>
      </w:r>
      <w:r w:rsidRPr="005F1E8D">
        <w:t xml:space="preserve">. Ammonium was significantly higher within than </w:t>
      </w:r>
      <w:r w:rsidR="00D84AA3">
        <w:t xml:space="preserve">outside of </w:t>
      </w:r>
      <w:r w:rsidRPr="005F1E8D">
        <w:t>kelp forests</w:t>
      </w:r>
      <w:r w:rsidR="003C6B73">
        <w:t>,</w:t>
      </w:r>
      <w:r w:rsidRPr="005F1E8D">
        <w:t xml:space="preserve"> a difference that increased with </w:t>
      </w:r>
      <w:r w:rsidR="00915C04" w:rsidRPr="005F1E8D">
        <w:t xml:space="preserve">tide exchange, </w:t>
      </w:r>
      <w:r w:rsidRPr="005F1E8D">
        <w:t xml:space="preserve">kelp </w:t>
      </w:r>
      <w:r w:rsidR="008C2771">
        <w:t xml:space="preserve">biomass, </w:t>
      </w:r>
      <w:r w:rsidR="00915C04" w:rsidRPr="005F1E8D">
        <w:t xml:space="preserve">and </w:t>
      </w:r>
      <w:r w:rsidR="00AF220D">
        <w:t xml:space="preserve">to a lesser degree </w:t>
      </w:r>
      <w:r w:rsidR="00915C04" w:rsidRPr="005F1E8D">
        <w:t xml:space="preserve">animal </w:t>
      </w:r>
      <w:r w:rsidRPr="005F1E8D">
        <w:t>biomass.</w:t>
      </w:r>
      <w:r w:rsidR="005E0538" w:rsidRPr="005F1E8D">
        <w:t xml:space="preserve"> </w:t>
      </w:r>
      <w:r w:rsidR="00AC1C49">
        <w:t>C</w:t>
      </w:r>
      <w:r w:rsidR="00E53B33">
        <w:t xml:space="preserve">aging experiments </w:t>
      </w:r>
      <w:r w:rsidR="00AC1C49">
        <w:t>revealed</w:t>
      </w:r>
      <w:r w:rsidR="00B61844">
        <w:t xml:space="preserve"> that</w:t>
      </w:r>
      <w:r w:rsidR="00B61844" w:rsidRPr="005F1E8D">
        <w:t xml:space="preserve"> </w:t>
      </w:r>
      <w:sdt>
        <w:sdtPr>
          <w:tag w:val="goog_rdk_3"/>
          <w:id w:val="594221998"/>
        </w:sdtPr>
        <w:sdtContent/>
      </w:sdt>
      <w:r w:rsidRPr="005F1E8D">
        <w:t>fine-scale</w:t>
      </w:r>
      <w:ins w:id="3" w:author="Claire Attridge" w:date="2024-10-23T16:54:00Z" w16du:dateUtc="2024-10-23T23:54:00Z">
        <w:r w:rsidRPr="005F1E8D">
          <w:t xml:space="preserve"> </w:t>
        </w:r>
        <w:r w:rsidR="0012432E">
          <w:t>(&lt; ?? meters)</w:t>
        </w:r>
      </w:ins>
      <w:ins w:id="4" w:author="Claire Attridge" w:date="2024-10-28T13:01:00Z" w16du:dateUtc="2024-10-28T20:01:00Z">
        <w:r w:rsidRPr="005F1E8D">
          <w:t xml:space="preserve"> </w:t>
        </w:r>
      </w:ins>
      <w:r w:rsidRPr="005F1E8D">
        <w:t xml:space="preserve">ammonium variability and nutrient enrichment </w:t>
      </w:r>
      <w:r w:rsidR="0012432E">
        <w:t>were</w:t>
      </w:r>
      <w:r w:rsidR="0012432E" w:rsidRPr="005F1E8D">
        <w:t xml:space="preserve"> </w:t>
      </w:r>
      <w:r w:rsidR="005E0538" w:rsidRPr="005F1E8D">
        <w:t>only</w:t>
      </w:r>
      <w:r w:rsidRPr="005F1E8D">
        <w:t xml:space="preserve"> possible</w:t>
      </w:r>
      <w:r w:rsidRPr="005F1E8D">
        <w:rPr>
          <w:iCs/>
        </w:rPr>
        <w:t xml:space="preserve"> under low</w:t>
      </w:r>
      <w:r w:rsidR="00B61844">
        <w:rPr>
          <w:iCs/>
        </w:rPr>
        <w:t>-</w:t>
      </w:r>
      <w:r w:rsidRPr="005F1E8D">
        <w:rPr>
          <w:iCs/>
        </w:rPr>
        <w:t xml:space="preserve">flow conditions. Our results suggest </w:t>
      </w:r>
      <w:r w:rsidR="004D19B2">
        <w:rPr>
          <w:iCs/>
        </w:rPr>
        <w:t xml:space="preserve">that </w:t>
      </w:r>
      <w:r w:rsidRPr="005F1E8D">
        <w:rPr>
          <w:iCs/>
        </w:rPr>
        <w:t>CN</w:t>
      </w:r>
      <w:r w:rsidR="00FC6B44" w:rsidRPr="005F1E8D">
        <w:rPr>
          <w:iCs/>
        </w:rPr>
        <w:t>D</w:t>
      </w:r>
      <w:r w:rsidRPr="005F1E8D">
        <w:rPr>
          <w:iCs/>
        </w:rPr>
        <w:t xml:space="preserve"> </w:t>
      </w:r>
      <w:r w:rsidR="004D19B2">
        <w:rPr>
          <w:iCs/>
        </w:rPr>
        <w:t>drives nutrient variability at</w:t>
      </w:r>
      <w:r w:rsidRPr="005F1E8D">
        <w:rPr>
          <w:iCs/>
        </w:rPr>
        <w:t xml:space="preserve"> scales ranging from </w:t>
      </w:r>
      <w:r w:rsidR="00EE37C2">
        <w:rPr>
          <w:iCs/>
        </w:rPr>
        <w:t>one</w:t>
      </w:r>
      <w:r w:rsidRPr="005F1E8D">
        <w:rPr>
          <w:iCs/>
        </w:rPr>
        <w:t xml:space="preserve"> meter to </w:t>
      </w:r>
      <w:r w:rsidR="005E0538" w:rsidRPr="005F1E8D">
        <w:rPr>
          <w:iCs/>
        </w:rPr>
        <w:t>over 20 km</w:t>
      </w:r>
      <w:r w:rsidRPr="005F1E8D">
        <w:rPr>
          <w:iCs/>
        </w:rPr>
        <w:t xml:space="preserve">, </w:t>
      </w:r>
      <w:r w:rsidR="004D19B2">
        <w:rPr>
          <w:iCs/>
        </w:rPr>
        <w:t>acting on</w:t>
      </w:r>
      <w:r w:rsidR="0012432E">
        <w:rPr>
          <w:iCs/>
        </w:rPr>
        <w:t xml:space="preserve"> a finer scale </w:t>
      </w:r>
      <w:r w:rsidRPr="005F1E8D">
        <w:rPr>
          <w:iCs/>
        </w:rPr>
        <w:t xml:space="preserve">than </w:t>
      </w:r>
      <w:r w:rsidRPr="005F1E8D">
        <w:t xml:space="preserve">allochthonous sources such as upwelling. </w:t>
      </w:r>
      <w:commentRangeStart w:id="5"/>
      <w:r w:rsidR="004B5592">
        <w:t xml:space="preserve">Therefore, </w:t>
      </w:r>
      <w:r w:rsidR="00DD00A1">
        <w:t>c</w:t>
      </w:r>
      <w:r w:rsidR="004B5592">
        <w:t>onsumer-mediated nutrient dynamics could</w:t>
      </w:r>
      <w:r w:rsidR="00B527B0">
        <w:t xml:space="preserve"> drive spatial variation in primary productivity at a </w:t>
      </w:r>
      <w:commentRangeStart w:id="6"/>
      <w:r w:rsidR="00B527B0">
        <w:t>range of scale</w:t>
      </w:r>
      <w:r w:rsidR="001E1BD6">
        <w:t>s</w:t>
      </w:r>
      <w:r w:rsidR="00B527B0">
        <w:t xml:space="preserve"> </w:t>
      </w:r>
      <w:commentRangeEnd w:id="6"/>
      <w:r w:rsidR="00BB3685">
        <w:rPr>
          <w:rStyle w:val="CommentReference"/>
        </w:rPr>
        <w:commentReference w:id="6"/>
      </w:r>
      <w:r w:rsidR="00B527B0">
        <w:t xml:space="preserve">in a way previously thought </w:t>
      </w:r>
      <w:commentRangeStart w:id="7"/>
      <w:r w:rsidR="00B527B0">
        <w:t xml:space="preserve">possible </w:t>
      </w:r>
      <w:r w:rsidR="001E1BD6">
        <w:t xml:space="preserve">only </w:t>
      </w:r>
      <w:r w:rsidR="00B527B0">
        <w:t>in tropical marine environments.</w:t>
      </w:r>
      <w:r w:rsidR="003C6B73" w:rsidRPr="003C6B73">
        <w:t xml:space="preserve"> </w:t>
      </w:r>
      <w:r w:rsidR="005E0538" w:rsidRPr="000F66F1">
        <w:t xml:space="preserve"> </w:t>
      </w:r>
      <w:commentRangeEnd w:id="7"/>
      <w:r w:rsidR="00B94A0D">
        <w:rPr>
          <w:rStyle w:val="CommentReference"/>
        </w:rPr>
        <w:commentReference w:id="7"/>
      </w:r>
      <w:commentRangeEnd w:id="5"/>
      <w:r w:rsidR="007831DE">
        <w:rPr>
          <w:rStyle w:val="CommentReference"/>
        </w:rPr>
        <w:commentReference w:id="5"/>
      </w:r>
    </w:p>
    <w:p w14:paraId="41B1FA1D" w14:textId="63D504F9" w:rsidR="008307A0" w:rsidRPr="005F1E8D" w:rsidRDefault="008307A0" w:rsidP="008307A0">
      <w:pPr>
        <w:spacing w:line="480" w:lineRule="auto"/>
      </w:pPr>
    </w:p>
    <w:p w14:paraId="2456DECC" w14:textId="0814DC06" w:rsidR="00F76C68" w:rsidRPr="005F1E8D" w:rsidRDefault="008307A0" w:rsidP="00F76C68">
      <w:pPr>
        <w:spacing w:line="480" w:lineRule="auto"/>
        <w:rPr>
          <w:b/>
        </w:rPr>
      </w:pPr>
      <w:r w:rsidRPr="005F1E8D">
        <w:rPr>
          <w:b/>
        </w:rPr>
        <w:br w:type="page"/>
      </w:r>
      <w:commentRangeStart w:id="8"/>
      <w:commentRangeStart w:id="9"/>
      <w:commentRangeStart w:id="10"/>
      <w:r w:rsidR="00F76C68" w:rsidRPr="005F1E8D">
        <w:rPr>
          <w:b/>
        </w:rPr>
        <w:lastRenderedPageBreak/>
        <w:t>Introduction</w:t>
      </w:r>
      <w:commentRangeEnd w:id="8"/>
      <w:r w:rsidR="000C4E84">
        <w:rPr>
          <w:rStyle w:val="CommentReference"/>
        </w:rPr>
        <w:commentReference w:id="8"/>
      </w:r>
      <w:commentRangeEnd w:id="9"/>
      <w:r w:rsidR="003B6CDF">
        <w:rPr>
          <w:rStyle w:val="CommentReference"/>
        </w:rPr>
        <w:commentReference w:id="9"/>
      </w:r>
      <w:commentRangeEnd w:id="10"/>
      <w:r w:rsidR="000B5AFB">
        <w:rPr>
          <w:rStyle w:val="CommentReference"/>
        </w:rPr>
        <w:commentReference w:id="10"/>
      </w:r>
    </w:p>
    <w:p w14:paraId="79E1ED54" w14:textId="608FDDD4" w:rsidR="00DC4A52" w:rsidRPr="0091699F" w:rsidRDefault="00E53B33" w:rsidP="004317DC">
      <w:pPr>
        <w:pBdr>
          <w:top w:val="nil"/>
          <w:left w:val="nil"/>
          <w:bottom w:val="nil"/>
          <w:right w:val="nil"/>
          <w:between w:val="nil"/>
        </w:pBdr>
        <w:spacing w:line="480" w:lineRule="auto"/>
      </w:pPr>
      <w:r>
        <w:rPr>
          <w:color w:val="000000"/>
        </w:rPr>
        <w:t xml:space="preserve">Variation in resource availability across spatial and temporal scales </w:t>
      </w:r>
      <w:r w:rsidR="004A19AE">
        <w:rPr>
          <w:color w:val="000000"/>
        </w:rPr>
        <w:t xml:space="preserve">can drive substantial </w:t>
      </w:r>
      <w:r w:rsidR="005B5A3A">
        <w:rPr>
          <w:color w:val="000000"/>
        </w:rPr>
        <w:t xml:space="preserve">heterogeneity </w:t>
      </w:r>
      <w:r>
        <w:rPr>
          <w:color w:val="000000"/>
        </w:rPr>
        <w:t xml:space="preserve">in </w:t>
      </w:r>
      <w:r w:rsidR="00375CD0">
        <w:rPr>
          <w:color w:val="000000"/>
        </w:rPr>
        <w:t xml:space="preserve">the </w:t>
      </w:r>
      <w:r w:rsidR="00375CD0" w:rsidRPr="005F1E8D">
        <w:rPr>
          <w:color w:val="000000"/>
        </w:rPr>
        <w:t xml:space="preserve">growth, biomass and composition of primary producers </w:t>
      </w:r>
      <w:r w:rsidRPr="005F1E8D">
        <w:rPr>
          <w:color w:val="000000"/>
        </w:rPr>
        <w:fldChar w:fldCharType="begin"/>
      </w:r>
      <w:r>
        <w:rPr>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color w:val="000000"/>
        </w:rPr>
        <w:fldChar w:fldCharType="separate"/>
      </w:r>
      <w:r>
        <w:rPr>
          <w:noProof/>
          <w:color w:val="000000"/>
        </w:rPr>
        <w:t>(Dayton et al., 1999; Leibold, 1991; McInturf et al., 2019; Tilman, 1984)</w:t>
      </w:r>
      <w:r w:rsidRPr="005F1E8D">
        <w:rPr>
          <w:color w:val="000000"/>
        </w:rPr>
        <w:fldChar w:fldCharType="end"/>
      </w:r>
      <w:r w:rsidRPr="005F1E8D">
        <w:rPr>
          <w:color w:val="000000"/>
        </w:rPr>
        <w:t>.</w:t>
      </w:r>
      <w:r w:rsidR="00F92DAE" w:rsidRPr="005F1E8D">
        <w:rPr>
          <w:color w:val="000000"/>
        </w:rPr>
        <w:t xml:space="preserve"> </w:t>
      </w:r>
      <w:r w:rsidR="002216A4">
        <w:rPr>
          <w:color w:val="000000"/>
        </w:rPr>
        <w:t>I</w:t>
      </w:r>
      <w:r w:rsidR="00375CD0" w:rsidRPr="005F1E8D">
        <w:rPr>
          <w:color w:val="000000"/>
        </w:rPr>
        <w:t>n many marine ecosystems</w:t>
      </w:r>
      <w:r w:rsidR="002216A4">
        <w:rPr>
          <w:color w:val="000000"/>
        </w:rPr>
        <w:t>,</w:t>
      </w:r>
      <w:r w:rsidR="00375CD0" w:rsidRPr="005F1E8D">
        <w:rPr>
          <w:color w:val="000000"/>
        </w:rPr>
        <w:t xml:space="preserve"> community structure </w:t>
      </w:r>
      <w:r w:rsidR="002216A4">
        <w:rPr>
          <w:color w:val="000000"/>
        </w:rPr>
        <w:t>is</w:t>
      </w:r>
      <w:r w:rsidR="005879AC">
        <w:rPr>
          <w:color w:val="000000"/>
        </w:rPr>
        <w:t xml:space="preserve"> regulated through</w:t>
      </w:r>
      <w:r w:rsidR="002216A4">
        <w:rPr>
          <w:color w:val="000000"/>
        </w:rPr>
        <w:t xml:space="preserve"> bottom-up control, i.e.</w:t>
      </w:r>
      <w:r w:rsidR="003D1191">
        <w:rPr>
          <w:color w:val="000000"/>
        </w:rPr>
        <w:t>,</w:t>
      </w:r>
      <w:r w:rsidR="002216A4">
        <w:rPr>
          <w:color w:val="000000"/>
        </w:rPr>
        <w:t xml:space="preserve"> it </w:t>
      </w:r>
      <w:r w:rsidR="00375CD0" w:rsidRPr="005F1E8D">
        <w:rPr>
          <w:color w:val="000000"/>
        </w:rPr>
        <w:t xml:space="preserve">depends on factors </w:t>
      </w:r>
      <w:r w:rsidR="002216A4">
        <w:rPr>
          <w:color w:val="000000"/>
        </w:rPr>
        <w:t xml:space="preserve">that generate </w:t>
      </w:r>
      <w:r w:rsidR="00375CD0" w:rsidRPr="005F1E8D">
        <w:rPr>
          <w:color w:val="000000"/>
        </w:rPr>
        <w:t>varia</w:t>
      </w:r>
      <w:r w:rsidR="002216A4">
        <w:rPr>
          <w:color w:val="000000"/>
        </w:rPr>
        <w:t>bility</w:t>
      </w:r>
      <w:r w:rsidR="00375CD0" w:rsidRPr="005F1E8D">
        <w:rPr>
          <w:color w:val="000000"/>
        </w:rPr>
        <w:t xml:space="preserve"> in the resources available to lower trophic levels </w:t>
      </w:r>
      <w:r w:rsidR="00375CD0" w:rsidRPr="005F1E8D">
        <w:rPr>
          <w:color w:val="000000"/>
        </w:rPr>
        <w:fldChar w:fldCharType="begin"/>
      </w:r>
      <w:r w:rsidR="00375CD0" w:rsidRPr="005F1E8D">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color w:val="000000"/>
        </w:rPr>
        <w:fldChar w:fldCharType="separate"/>
      </w:r>
      <w:r w:rsidR="00375CD0" w:rsidRPr="005F1E8D">
        <w:rPr>
          <w:noProof/>
          <w:color w:val="000000"/>
        </w:rPr>
        <w:t>(Gruner et al., 2008)</w:t>
      </w:r>
      <w:r w:rsidR="00375CD0" w:rsidRPr="005F1E8D">
        <w:rPr>
          <w:color w:val="000000"/>
        </w:rPr>
        <w:fldChar w:fldCharType="end"/>
      </w:r>
      <w:r w:rsidR="00375CD0" w:rsidRPr="005F1E8D">
        <w:rPr>
          <w:color w:val="000000"/>
        </w:rPr>
        <w:t>.</w:t>
      </w:r>
      <w:r w:rsidR="00375CD0">
        <w:rPr>
          <w:color w:val="000000"/>
        </w:rPr>
        <w:t xml:space="preserve"> </w:t>
      </w:r>
      <w:r w:rsidR="002142F2" w:rsidRPr="005F1E8D">
        <w:rPr>
          <w:color w:val="000000"/>
        </w:rPr>
        <w:t xml:space="preserve">Although </w:t>
      </w:r>
      <w:r w:rsidR="000D41B2" w:rsidRPr="005F1E8D">
        <w:rPr>
          <w:color w:val="000000"/>
        </w:rPr>
        <w:t xml:space="preserve">marine </w:t>
      </w:r>
      <w:r w:rsidR="002142F2" w:rsidRPr="005F1E8D">
        <w:rPr>
          <w:color w:val="000000"/>
        </w:rPr>
        <w:t xml:space="preserve">ecologists </w:t>
      </w:r>
      <w:r w:rsidR="002216A4">
        <w:rPr>
          <w:color w:val="000000"/>
        </w:rPr>
        <w:t xml:space="preserve">have </w:t>
      </w:r>
      <w:r w:rsidR="002142F2" w:rsidRPr="005F1E8D">
        <w:rPr>
          <w:color w:val="000000"/>
        </w:rPr>
        <w:t>historically focused on external, abiotic sources of nutrients</w:t>
      </w:r>
      <w:r w:rsidR="00CE5810" w:rsidRPr="005F1E8D">
        <w:rPr>
          <w:color w:val="000000"/>
        </w:rPr>
        <w:t xml:space="preserve"> </w:t>
      </w:r>
      <w:r w:rsidR="00DC055D">
        <w:rPr>
          <w:color w:val="000000"/>
        </w:rPr>
        <w:t>(e.g.</w:t>
      </w:r>
      <w:r w:rsidR="005B15F4">
        <w:rPr>
          <w:color w:val="000000"/>
        </w:rPr>
        <w:t>,</w:t>
      </w:r>
      <w:r w:rsidR="00CE5810" w:rsidRPr="005F1E8D">
        <w:rPr>
          <w:color w:val="000000"/>
        </w:rPr>
        <w:t xml:space="preserve"> upwelling</w:t>
      </w:r>
      <w:r w:rsidR="00DC055D">
        <w:rPr>
          <w:color w:val="000000"/>
        </w:rPr>
        <w:t>)</w:t>
      </w:r>
      <w:r w:rsidR="002142F2" w:rsidRPr="005F1E8D">
        <w:rPr>
          <w:color w:val="000000"/>
        </w:rPr>
        <w:t xml:space="preserve"> as drivers of variability in nutrient availability, </w:t>
      </w:r>
      <w:r w:rsidR="00F33E40" w:rsidRPr="005F1E8D">
        <w:rPr>
          <w:color w:val="000000"/>
        </w:rPr>
        <w:t xml:space="preserve">there is </w:t>
      </w:r>
      <w:r w:rsidR="00E9064C">
        <w:rPr>
          <w:color w:val="000000"/>
        </w:rPr>
        <w:t>e</w:t>
      </w:r>
      <w:r w:rsidR="00BB0987">
        <w:rPr>
          <w:color w:val="000000"/>
        </w:rPr>
        <w:t>merging</w:t>
      </w:r>
      <w:r w:rsidR="00F33E40" w:rsidRPr="00C11E26">
        <w:rPr>
          <w:color w:val="000000"/>
        </w:rPr>
        <w:t xml:space="preserve"> evidence</w:t>
      </w:r>
      <w:r w:rsidR="00F33E40" w:rsidRPr="005F1E8D">
        <w:rPr>
          <w:color w:val="000000"/>
        </w:rPr>
        <w:t xml:space="preserve"> that c</w:t>
      </w:r>
      <w:r w:rsidR="007256B0" w:rsidRPr="005F1E8D">
        <w:rPr>
          <w:color w:val="000000"/>
        </w:rPr>
        <w:t xml:space="preserve">onsumers </w:t>
      </w:r>
      <w:r w:rsidR="00AF1C1D">
        <w:rPr>
          <w:color w:val="000000"/>
        </w:rPr>
        <w:t xml:space="preserve">also </w:t>
      </w:r>
      <w:r w:rsidR="007256B0" w:rsidRPr="005F1E8D">
        <w:rPr>
          <w:color w:val="000000"/>
        </w:rPr>
        <w:t>contribute to bottom-up effects</w:t>
      </w:r>
      <w:r w:rsidR="000D41B2" w:rsidRPr="005F1E8D">
        <w:rPr>
          <w:color w:val="000000"/>
        </w:rPr>
        <w:t xml:space="preserve"> </w:t>
      </w:r>
      <w:r w:rsidR="00380F24" w:rsidRPr="005F1E8D">
        <w:rPr>
          <w:color w:val="000000"/>
        </w:rPr>
        <w:fldChar w:fldCharType="begin"/>
      </w:r>
      <w:r w:rsidR="009F5279">
        <w:rPr>
          <w:color w:val="000000"/>
        </w:rPr>
        <w:instrText xml:space="preserve"> ADDIN ZOTERO_ITEM CSL_CITATION {"citationID":"DRTrZf6V","properties":{"formattedCitation":"(Allgeier et al., 2017; Hern\\uc0\\u225{}ndez-Carmona et al., 2001; Meyer et al., 1983)","plainCitation":"(Allgeier et al., 2017; Hernández-Carmona et al., 2001; Meyer et al., 1983)","noteIndex":0},"citationItems":[{"id":1353,"uris":["http://zotero.org/users/local/idKDtb7T/items/MX8X9VD8"],"itemData":{"id":1353,"type":"article-journal","abstract":"Humans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A."}],"issued":{"date-parts":[["2017"]]}}},{"id":1865,"uris":["http://zotero.org/users/local/idKDtb7T/items/3S6ILU5J"],"itemData":{"id":1865,"type":"article-journal","abstract":"The effect of nutrient availability on Macrocystis pyrifera recruitment and survival of juvenile sporophytes was examined at its southern limit off Baja California, Mexico. Nitrate levels were inversely correlated with water temperature (r 2 = 0.70) at the experimental location. Low concentrations of nitrate occurred during most of 1998 (&amp;lt; 3 μM) except in spring (4.8–18.8 μM ). Experimental seeding with sporophylls and fertilizing the plants with a slow-release inorganic fertilizer produced successful recruitment when the water temperature was declining (18.7 °C). Survival of transplanted juveniles was significantly higher when fertilized during a period of particularly warm water and low nutrients in 1998 caused by El Niño. Analysis of tissue nitrogen suggests that plants were nutrient-limited during this period, and possibly affected synergistically by temperature stress. The results indicate that nutrients directly affect recruitment and survival of giant kelp at its southern limit, particularly during El Niño conditions.","DOI":"10.1515/BOT.2001.029","issue":"3","language":"en","note":"publisher: Walter de Gruyter\nsection: Botanica Marina","page":"221-229","source":"www.degruyter.com","title":"Effect of Nutrient Availability on Macrocystis pyrifera Recruitment and Survival near Its Southern Limit off Baja California","volume":"44","author":[{"family":"Hernández-Carmona","given":"G."},{"family":"Robledo","given":"D."},{"family":"Serviere-Zaragoza","given":"E."}],"issued":{"date-parts":[["2001",5,15]]}}},{"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380F24" w:rsidRPr="005F1E8D">
        <w:rPr>
          <w:color w:val="000000"/>
        </w:rPr>
        <w:fldChar w:fldCharType="separate"/>
      </w:r>
      <w:r w:rsidR="009F5279" w:rsidRPr="009F5279">
        <w:rPr>
          <w:color w:val="000000"/>
          <w:lang w:val="en-US"/>
        </w:rPr>
        <w:t>(Allgeier et al., 2017; Hernández-Carmona et al., 2001; Meyer et al., 1983)</w:t>
      </w:r>
      <w:r w:rsidR="00380F24" w:rsidRPr="005F1E8D">
        <w:rPr>
          <w:color w:val="000000"/>
        </w:rPr>
        <w:fldChar w:fldCharType="end"/>
      </w:r>
      <w:r w:rsidR="000D41B2" w:rsidRPr="005F1E8D">
        <w:rPr>
          <w:color w:val="000000"/>
        </w:rPr>
        <w:t>.</w:t>
      </w:r>
      <w:r w:rsidR="007256B0" w:rsidRPr="005F1E8D">
        <w:rPr>
          <w:color w:val="000000"/>
        </w:rPr>
        <w:t xml:space="preserve"> </w:t>
      </w:r>
      <w:r w:rsidR="001E1BD6">
        <w:rPr>
          <w:color w:val="000000"/>
        </w:rPr>
        <w:t>The</w:t>
      </w:r>
      <w:r w:rsidR="001E1BD6" w:rsidRPr="005F1E8D">
        <w:rPr>
          <w:color w:val="000000"/>
        </w:rPr>
        <w:t xml:space="preserve"> </w:t>
      </w:r>
      <w:r w:rsidR="007256B0" w:rsidRPr="005F1E8D">
        <w:rPr>
          <w:color w:val="000000"/>
        </w:rPr>
        <w:t>metabolic waste products (i</w:t>
      </w:r>
      <w:r w:rsidR="00CE5810" w:rsidRPr="005F1E8D">
        <w:rPr>
          <w:color w:val="000000"/>
        </w:rPr>
        <w:t>.</w:t>
      </w:r>
      <w:r w:rsidR="007256B0" w:rsidRPr="005F1E8D">
        <w:rPr>
          <w:color w:val="000000"/>
        </w:rPr>
        <w:t>e.</w:t>
      </w:r>
      <w:r w:rsidR="00CE5810" w:rsidRPr="005F1E8D">
        <w:rPr>
          <w:color w:val="000000"/>
        </w:rPr>
        <w:t>,</w:t>
      </w:r>
      <w:r w:rsidR="007256B0" w:rsidRPr="005F1E8D">
        <w:rPr>
          <w:color w:val="000000"/>
        </w:rPr>
        <w:t xml:space="preserve"> excretion</w:t>
      </w:r>
      <w:r w:rsidR="003D17AC" w:rsidRPr="005F1E8D">
        <w:rPr>
          <w:color w:val="000000"/>
        </w:rPr>
        <w:t xml:space="preserve"> and egestion</w:t>
      </w:r>
      <w:r w:rsidR="007256B0" w:rsidRPr="005F1E8D">
        <w:rPr>
          <w:color w:val="000000"/>
        </w:rPr>
        <w:t>)</w:t>
      </w:r>
      <w:r w:rsidR="001E1BD6">
        <w:rPr>
          <w:color w:val="000000"/>
        </w:rPr>
        <w:t xml:space="preserve"> of animals</w:t>
      </w:r>
      <w:r w:rsidR="007256B0" w:rsidRPr="005F1E8D">
        <w:rPr>
          <w:color w:val="000000"/>
        </w:rPr>
        <w:t xml:space="preserve"> fertilize primary producers</w:t>
      </w:r>
      <w:r w:rsidR="0002013E" w:rsidRPr="005F1E8D">
        <w:rPr>
          <w:color w:val="000000"/>
        </w:rPr>
        <w:t xml:space="preserve"> via a process termed consumer-mediated nutrient dynamics</w:t>
      </w:r>
      <w:r w:rsidR="001E1BD6">
        <w:rPr>
          <w:color w:val="000000"/>
        </w:rPr>
        <w:t xml:space="preserve"> (CND</w:t>
      </w:r>
      <w:r w:rsidR="005B15F4">
        <w:rPr>
          <w:color w:val="000000"/>
        </w:rPr>
        <w:t>;</w:t>
      </w:r>
      <w:r w:rsidR="00B16FBC" w:rsidRPr="005F1E8D">
        <w:rPr>
          <w:color w:val="000000"/>
        </w:rPr>
        <w:t xml:space="preserve"> </w:t>
      </w:r>
      <w:r w:rsidR="00B16FBC" w:rsidRPr="005F1E8D">
        <w:rPr>
          <w:color w:val="000000"/>
        </w:rPr>
        <w:fldChar w:fldCharType="begin"/>
      </w:r>
      <w:r w:rsidR="00A01D2E">
        <w:rPr>
          <w:color w:val="000000"/>
        </w:rPr>
        <w:instrText xml:space="preserve"> ADDIN ZOTERO_ITEM CSL_CITATION {"citationID":"inVJC8N0","properties":{"formattedCitation":"(Vanni, 2002)","plainCitation":"(Vanni, 2002)","dontUpdate":true,"noteIndex":0},"citationItems":[{"id":1600,"uris":["http://zotero.org/users/local/idKDtb7T/items/657HQEDK"],"itemData":{"id":1600,"type":"article-journal","abstract":"Animals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color w:val="000000"/>
        </w:rPr>
        <w:fldChar w:fldCharType="separate"/>
      </w:r>
      <w:r w:rsidR="00B16FBC" w:rsidRPr="005F1E8D">
        <w:rPr>
          <w:noProof/>
          <w:color w:val="000000"/>
        </w:rPr>
        <w:t>Vanni, 2002)</w:t>
      </w:r>
      <w:r w:rsidR="00B16FBC" w:rsidRPr="005F1E8D">
        <w:rPr>
          <w:color w:val="000000"/>
        </w:rPr>
        <w:fldChar w:fldCharType="end"/>
      </w:r>
      <w:r w:rsidR="007256B0" w:rsidRPr="005F1E8D">
        <w:rPr>
          <w:color w:val="000000"/>
        </w:rPr>
        <w:t>.</w:t>
      </w:r>
      <w:r w:rsidR="00F33E40" w:rsidRPr="005F1E8D">
        <w:rPr>
          <w:color w:val="000000"/>
        </w:rPr>
        <w:t xml:space="preserve"> </w:t>
      </w:r>
      <w:r w:rsidR="004F21D6">
        <w:rPr>
          <w:color w:val="000000"/>
        </w:rPr>
        <w:t>Consumers</w:t>
      </w:r>
      <w:r w:rsidR="004F21D6" w:rsidRPr="005F1E8D">
        <w:rPr>
          <w:color w:val="000000"/>
        </w:rPr>
        <w:t xml:space="preserve"> excrete metabolic waste in the form of ammonium (NH</w:t>
      </w:r>
      <w:r w:rsidR="004F21D6" w:rsidRPr="005F1E8D">
        <w:rPr>
          <w:rFonts w:ascii="Cambria Math" w:hAnsi="Cambria Math" w:cs="Cambria Math"/>
          <w:color w:val="000000"/>
        </w:rPr>
        <w:t>₄⁺</w:t>
      </w:r>
      <w:r w:rsidR="004F21D6" w:rsidRPr="005F1E8D">
        <w:rPr>
          <w:color w:val="000000"/>
        </w:rPr>
        <w:t xml:space="preserve">), which is preferentially taken up by primary producers over other forms of nitrogen like nitrate and nitrite </w:t>
      </w:r>
      <w:r w:rsidR="004F21D6" w:rsidRPr="005F1E8D">
        <w:rPr>
          <w:color w:val="000000"/>
        </w:rPr>
        <w:fldChar w:fldCharType="begin"/>
      </w:r>
      <w:r w:rsidR="004F21D6" w:rsidRPr="005F1E8D">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5F1E8D">
        <w:rPr>
          <w:color w:val="000000"/>
        </w:rPr>
        <w:fldChar w:fldCharType="separate"/>
      </w:r>
      <w:r w:rsidR="004F21D6" w:rsidRPr="005F1E8D">
        <w:rPr>
          <w:noProof/>
          <w:color w:val="000000"/>
        </w:rPr>
        <w:t>(Lobban and Harrison, 1994; Phillips and Hurd, 2004)</w:t>
      </w:r>
      <w:r w:rsidR="004F21D6" w:rsidRPr="005F1E8D">
        <w:rPr>
          <w:color w:val="000000"/>
        </w:rPr>
        <w:fldChar w:fldCharType="end"/>
      </w:r>
      <w:r w:rsidR="004F21D6" w:rsidRPr="005F1E8D">
        <w:rPr>
          <w:color w:val="000000"/>
        </w:rPr>
        <w:t>.</w:t>
      </w:r>
      <w:r w:rsidR="00C40F8D" w:rsidDel="00C40F8D">
        <w:rPr>
          <w:color w:val="000000"/>
        </w:rPr>
        <w:t xml:space="preserve"> </w:t>
      </w:r>
      <w:r>
        <w:rPr>
          <w:color w:val="000000"/>
        </w:rPr>
        <w:t xml:space="preserve">However, the ecological importance of consumer-regenerated nutrients </w:t>
      </w:r>
      <w:r w:rsidR="005B15F4">
        <w:rPr>
          <w:color w:val="000000"/>
        </w:rPr>
        <w:t xml:space="preserve">at varied spatial </w:t>
      </w:r>
      <w:r>
        <w:rPr>
          <w:color w:val="000000"/>
        </w:rPr>
        <w:t>scales remains unclear.</w:t>
      </w:r>
      <w:r w:rsidR="0091699F" w:rsidRPr="0091699F">
        <w:t xml:space="preserve"> </w:t>
      </w:r>
      <w:commentRangeStart w:id="11"/>
      <w:r w:rsidR="00DC4A52" w:rsidRPr="005F1E8D">
        <w:rPr>
          <w:color w:val="000000"/>
        </w:rPr>
        <w:t>Therefore</w:t>
      </w:r>
      <w:commentRangeEnd w:id="11"/>
      <w:r w:rsidR="0091699F">
        <w:rPr>
          <w:rStyle w:val="CommentReference"/>
        </w:rPr>
        <w:commentReference w:id="11"/>
      </w:r>
      <w:r w:rsidR="00DC4A52" w:rsidRPr="005F1E8D">
        <w:rPr>
          <w:color w:val="000000"/>
        </w:rPr>
        <w:t xml:space="preserve">, identifying the </w:t>
      </w:r>
      <w:r w:rsidR="0091699F">
        <w:rPr>
          <w:color w:val="000000"/>
        </w:rPr>
        <w:t>extent to</w:t>
      </w:r>
      <w:r w:rsidR="00DC4A52" w:rsidRPr="005F1E8D">
        <w:rPr>
          <w:color w:val="000000"/>
        </w:rPr>
        <w:t xml:space="preserve"> which biologically relevant variation in nutrient availability contributes to</w:t>
      </w:r>
      <w:r w:rsidR="00AC12DC">
        <w:rPr>
          <w:color w:val="000000"/>
        </w:rPr>
        <w:t xml:space="preserve"> </w:t>
      </w:r>
      <w:r w:rsidR="0091699F">
        <w:rPr>
          <w:color w:val="000000"/>
        </w:rPr>
        <w:t xml:space="preserve">local and regional </w:t>
      </w:r>
      <w:r w:rsidR="00AC12DC">
        <w:rPr>
          <w:color w:val="000000"/>
        </w:rPr>
        <w:t xml:space="preserve">heterogeneity in primary productivity </w:t>
      </w:r>
      <w:r w:rsidR="00DC4A52" w:rsidRPr="005F1E8D">
        <w:rPr>
          <w:color w:val="000000"/>
        </w:rPr>
        <w:t>remains an active area of research</w:t>
      </w:r>
      <w:r w:rsidR="00375CD0">
        <w:rPr>
          <w:color w:val="000000"/>
        </w:rPr>
        <w:t xml:space="preserve"> </w:t>
      </w:r>
      <w:r w:rsidR="00375CD0" w:rsidRPr="005F1E8D">
        <w:rPr>
          <w:color w:val="000000"/>
        </w:rPr>
        <w:fldChar w:fldCharType="begin"/>
      </w:r>
      <w:r w:rsidR="00850D17">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color w:val="000000"/>
        </w:rPr>
        <w:fldChar w:fldCharType="separate"/>
      </w:r>
      <w:r w:rsidR="00375CD0" w:rsidRPr="005F1E8D">
        <w:rPr>
          <w:noProof/>
          <w:color w:val="000000"/>
        </w:rPr>
        <w:t>(Allgeier et al., 2017)</w:t>
      </w:r>
      <w:r w:rsidR="00375CD0" w:rsidRPr="005F1E8D">
        <w:rPr>
          <w:color w:val="000000"/>
        </w:rPr>
        <w:fldChar w:fldCharType="end"/>
      </w:r>
      <w:r w:rsidR="00375CD0" w:rsidRPr="005F1E8D">
        <w:rPr>
          <w:color w:val="000000"/>
        </w:rPr>
        <w:t>.</w:t>
      </w:r>
    </w:p>
    <w:p w14:paraId="0023B6D6" w14:textId="6E204F18" w:rsidR="00676581" w:rsidRPr="005F1E8D" w:rsidRDefault="004317DC" w:rsidP="00C40F8D">
      <w:pPr>
        <w:pBdr>
          <w:top w:val="nil"/>
          <w:left w:val="nil"/>
          <w:bottom w:val="nil"/>
          <w:right w:val="nil"/>
          <w:between w:val="nil"/>
        </w:pBdr>
        <w:spacing w:line="480" w:lineRule="auto"/>
        <w:rPr>
          <w:color w:val="000000"/>
        </w:rPr>
      </w:pPr>
      <w:r w:rsidRPr="005F1E8D">
        <w:rPr>
          <w:color w:val="000000"/>
        </w:rPr>
        <w:tab/>
      </w:r>
      <w:r w:rsidR="007D71C9" w:rsidRPr="005F1E8D">
        <w:rPr>
          <w:color w:val="000000"/>
        </w:rPr>
        <w:t xml:space="preserve">Heterogeneity in consumer habitat use </w:t>
      </w:r>
      <w:r w:rsidR="00DA5006">
        <w:rPr>
          <w:color w:val="000000"/>
        </w:rPr>
        <w:t>greatly influences</w:t>
      </w:r>
      <w:r w:rsidR="007D71C9" w:rsidRPr="005F1E8D">
        <w:rPr>
          <w:color w:val="000000"/>
        </w:rPr>
        <w:t xml:space="preserve"> spatial and temporal variation in </w:t>
      </w:r>
      <w:r w:rsidR="00F64AEB" w:rsidRPr="005F1E8D">
        <w:rPr>
          <w:color w:val="000000"/>
        </w:rPr>
        <w:t xml:space="preserve">nutrients supplied by animal </w:t>
      </w:r>
      <w:r w:rsidR="003D17AC" w:rsidRPr="005F1E8D">
        <w:rPr>
          <w:color w:val="000000"/>
        </w:rPr>
        <w:t>waste</w:t>
      </w:r>
      <w:r w:rsidR="00B16FBC" w:rsidRPr="005F1E8D">
        <w:rPr>
          <w:color w:val="000000"/>
        </w:rPr>
        <w:t xml:space="preserve"> </w:t>
      </w:r>
      <w:r w:rsidR="00565A8B" w:rsidRPr="005F1E8D">
        <w:rPr>
          <w:color w:val="000000"/>
        </w:rPr>
        <w:fldChar w:fldCharType="begin"/>
      </w:r>
      <w:r w:rsidR="00D44394">
        <w:rPr>
          <w:color w:val="000000"/>
        </w:rPr>
        <w:instrText xml:space="preserve"> ADDIN ZOTERO_ITEM CSL_CITATION {"citationID":"G2mjea3y","properties":{"formattedCitation":"(Benkwitt et al., 2019; Roman and McCarthy, 2010; Uthicke, 2001a)","plainCitation":"(Benkwitt et al., 2019; Roman and McCarthy, 2010; Uthicke, 2001a)","noteIndex":0},"citationItems":[{"id":1791,"uris":["http://zotero.org/users/local/idKDtb7T/items/6WSKZ5HX"],"itemData":{"id":1791,"type":"article-journal","abstract":"Cross-ecosystem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color w:val="000000"/>
        </w:rPr>
        <w:fldChar w:fldCharType="separate"/>
      </w:r>
      <w:r w:rsidR="00D44394">
        <w:rPr>
          <w:noProof/>
          <w:color w:val="000000"/>
        </w:rPr>
        <w:t>(Benkwitt et al., 2019; Roman and McCarthy, 2010; Uthicke, 2001a)</w:t>
      </w:r>
      <w:r w:rsidR="00565A8B" w:rsidRPr="005F1E8D">
        <w:rPr>
          <w:color w:val="000000"/>
        </w:rPr>
        <w:fldChar w:fldCharType="end"/>
      </w:r>
      <w:r w:rsidR="00F92DAE" w:rsidRPr="005F1E8D">
        <w:rPr>
          <w:color w:val="000000"/>
        </w:rPr>
        <w:t>. For example, tropical</w:t>
      </w:r>
      <w:r w:rsidRPr="005F1E8D">
        <w:rPr>
          <w:color w:val="000000"/>
        </w:rPr>
        <w:t xml:space="preserve"> </w:t>
      </w:r>
      <w:r w:rsidR="00F92DAE" w:rsidRPr="005F1E8D">
        <w:rPr>
          <w:color w:val="000000"/>
        </w:rPr>
        <w:t>coral</w:t>
      </w:r>
      <w:r w:rsidRPr="005F1E8D">
        <w:rPr>
          <w:color w:val="000000"/>
        </w:rPr>
        <w:t xml:space="preserve"> reefs provide habitat, shelter, and food sources </w:t>
      </w:r>
      <w:r w:rsidR="00F86B25">
        <w:rPr>
          <w:color w:val="000000"/>
        </w:rPr>
        <w:t>that</w:t>
      </w:r>
      <w:r w:rsidR="00F86B25" w:rsidRPr="005F1E8D">
        <w:rPr>
          <w:color w:val="000000"/>
        </w:rPr>
        <w:t xml:space="preserve"> </w:t>
      </w:r>
      <w:r w:rsidRPr="005F1E8D">
        <w:rPr>
          <w:color w:val="000000"/>
        </w:rPr>
        <w:t xml:space="preserve">attract dense aggregations of </w:t>
      </w:r>
      <w:r w:rsidR="003D17AC" w:rsidRPr="005F1E8D">
        <w:rPr>
          <w:color w:val="000000"/>
        </w:rPr>
        <w:t xml:space="preserve">vertebrate and invertebrate </w:t>
      </w:r>
      <w:r w:rsidRPr="005F1E8D">
        <w:rPr>
          <w:color w:val="000000"/>
        </w:rPr>
        <w:t xml:space="preserve">consumers </w:t>
      </w:r>
      <w:r w:rsidR="00AF1C1D">
        <w:rPr>
          <w:color w:val="000000"/>
        </w:rPr>
        <w:t xml:space="preserve">which </w:t>
      </w:r>
      <w:r w:rsidRPr="005F1E8D">
        <w:rPr>
          <w:color w:val="000000"/>
        </w:rPr>
        <w:t>regenerate</w:t>
      </w:r>
      <w:r w:rsidR="009500AF">
        <w:rPr>
          <w:color w:val="000000"/>
        </w:rPr>
        <w:t xml:space="preserve"> </w:t>
      </w:r>
      <w:r w:rsidRPr="005F1E8D">
        <w:rPr>
          <w:color w:val="000000"/>
        </w:rPr>
        <w:t>nutrients</w:t>
      </w:r>
      <w:r w:rsidR="00EC101B" w:rsidRPr="005F1E8D">
        <w:rPr>
          <w:color w:val="000000"/>
        </w:rPr>
        <w:t xml:space="preserve"> </w:t>
      </w:r>
      <w:r w:rsidR="00EC101B" w:rsidRPr="005F1E8D">
        <w:rPr>
          <w:color w:val="000000"/>
        </w:rPr>
        <w:fldChar w:fldCharType="begin"/>
      </w:r>
      <w:r w:rsidR="00565A8B" w:rsidRPr="005F1E8D">
        <w:rPr>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color w:val="000000"/>
        </w:rPr>
        <w:fldChar w:fldCharType="separate"/>
      </w:r>
      <w:r w:rsidR="00565A8B" w:rsidRPr="005F1E8D">
        <w:rPr>
          <w:noProof/>
          <w:color w:val="000000"/>
        </w:rPr>
        <w:t>(Archer et al., 2015; Meyer et al., 1983; Shantz et al., 2015)</w:t>
      </w:r>
      <w:r w:rsidR="00EC101B" w:rsidRPr="005F1E8D">
        <w:rPr>
          <w:color w:val="000000"/>
        </w:rPr>
        <w:fldChar w:fldCharType="end"/>
      </w:r>
      <w:r w:rsidR="00EC101B" w:rsidRPr="005F1E8D">
        <w:rPr>
          <w:color w:val="000000"/>
        </w:rPr>
        <w:t xml:space="preserve">. </w:t>
      </w:r>
      <w:r w:rsidR="0002013E" w:rsidRPr="005F1E8D">
        <w:rPr>
          <w:color w:val="000000"/>
        </w:rPr>
        <w:t xml:space="preserve">On a broad scale, </w:t>
      </w:r>
      <w:r w:rsidR="00761A9D" w:rsidRPr="005F1E8D">
        <w:rPr>
          <w:color w:val="000000"/>
        </w:rPr>
        <w:t xml:space="preserve">productivity increases </w:t>
      </w:r>
      <w:r w:rsidR="00761A9D" w:rsidRPr="005F1E8D">
        <w:rPr>
          <w:color w:val="000000"/>
        </w:rPr>
        <w:lastRenderedPageBreak/>
        <w:t xml:space="preserve">with proximity to </w:t>
      </w:r>
      <w:r w:rsidR="0002013E" w:rsidRPr="005F1E8D">
        <w:rPr>
          <w:color w:val="000000"/>
        </w:rPr>
        <w:t>reefs with high densities of fishes</w:t>
      </w:r>
      <w:r w:rsidR="00761A9D" w:rsidRPr="005F1E8D">
        <w:rPr>
          <w:color w:val="000000"/>
        </w:rPr>
        <w:t xml:space="preserve"> </w:t>
      </w:r>
      <w:r w:rsidR="00761A9D" w:rsidRPr="005F1E8D">
        <w:rPr>
          <w:color w:val="000000"/>
        </w:rPr>
        <w:fldChar w:fldCharType="begin"/>
      </w:r>
      <w:r w:rsidR="00761A9D" w:rsidRPr="005F1E8D">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color w:val="000000"/>
        </w:rPr>
        <w:fldChar w:fldCharType="separate"/>
      </w:r>
      <w:r w:rsidR="00761A9D" w:rsidRPr="005F1E8D">
        <w:rPr>
          <w:noProof/>
          <w:color w:val="000000"/>
        </w:rPr>
        <w:t>(Layman et al., 2016)</w:t>
      </w:r>
      <w:r w:rsidR="00761A9D" w:rsidRPr="005F1E8D">
        <w:rPr>
          <w:color w:val="000000"/>
        </w:rPr>
        <w:fldChar w:fldCharType="end"/>
      </w:r>
      <w:r w:rsidR="00761A9D" w:rsidRPr="005F1E8D">
        <w:rPr>
          <w:color w:val="000000"/>
        </w:rPr>
        <w:t>, while on a fine</w:t>
      </w:r>
      <w:r w:rsidR="002216A4">
        <w:rPr>
          <w:color w:val="000000"/>
        </w:rPr>
        <w:t>r</w:t>
      </w:r>
      <w:r w:rsidR="00761A9D" w:rsidRPr="005F1E8D">
        <w:rPr>
          <w:color w:val="000000"/>
        </w:rPr>
        <w:t xml:space="preserve"> scale, </w:t>
      </w:r>
      <w:r w:rsidR="005110F5" w:rsidRPr="005F1E8D">
        <w:rPr>
          <w:color w:val="000000"/>
        </w:rPr>
        <w:t>s</w:t>
      </w:r>
      <w:r w:rsidR="006C4A83" w:rsidRPr="005F1E8D">
        <w:rPr>
          <w:color w:val="000000"/>
        </w:rPr>
        <w:t>heltering schools of fish increase nitrogen concentrations around</w:t>
      </w:r>
      <w:r w:rsidR="00F92DAE" w:rsidRPr="005F1E8D">
        <w:rPr>
          <w:color w:val="000000"/>
        </w:rPr>
        <w:t xml:space="preserve"> individual heads of coral</w:t>
      </w:r>
      <w:r w:rsidR="006C4A83" w:rsidRPr="005F1E8D">
        <w:rPr>
          <w:color w:val="000000"/>
        </w:rPr>
        <w:t>s</w:t>
      </w:r>
      <w:r w:rsidR="00F92DAE" w:rsidRPr="005F1E8D">
        <w:rPr>
          <w:color w:val="000000"/>
        </w:rPr>
        <w:t xml:space="preserve"> </w:t>
      </w:r>
      <w:r w:rsidR="006C4A83" w:rsidRPr="005F1E8D">
        <w:rPr>
          <w:color w:val="000000"/>
        </w:rPr>
        <w:t>relative to neighboring un</w:t>
      </w:r>
      <w:r w:rsidR="00F92DAE" w:rsidRPr="005F1E8D">
        <w:rPr>
          <w:color w:val="000000"/>
        </w:rPr>
        <w:t xml:space="preserve">inhabited </w:t>
      </w:r>
      <w:r w:rsidR="006C4A83" w:rsidRPr="005F1E8D">
        <w:rPr>
          <w:color w:val="000000"/>
        </w:rPr>
        <w:t xml:space="preserve">corals </w:t>
      </w:r>
      <w:r w:rsidR="00DF4B83" w:rsidRPr="005F1E8D">
        <w:rPr>
          <w:color w:val="000000"/>
        </w:rPr>
        <w:fldChar w:fldCharType="begin"/>
      </w:r>
      <w:r w:rsidR="00DF4B83" w:rsidRPr="005F1E8D">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color w:val="000000"/>
        </w:rPr>
        <w:fldChar w:fldCharType="separate"/>
      </w:r>
      <w:r w:rsidR="00DF4B83" w:rsidRPr="005F1E8D">
        <w:rPr>
          <w:noProof/>
          <w:color w:val="000000"/>
        </w:rPr>
        <w:t>(Holbrook et al., 2008)</w:t>
      </w:r>
      <w:r w:rsidR="00DF4B83" w:rsidRPr="005F1E8D">
        <w:rPr>
          <w:color w:val="000000"/>
        </w:rPr>
        <w:fldChar w:fldCharType="end"/>
      </w:r>
      <w:r w:rsidR="00F92DAE" w:rsidRPr="005F1E8D">
        <w:rPr>
          <w:color w:val="000000"/>
        </w:rPr>
        <w:t>.</w:t>
      </w:r>
      <w:r w:rsidR="00C40F8D">
        <w:rPr>
          <w:color w:val="000000"/>
        </w:rPr>
        <w:t xml:space="preserve"> </w:t>
      </w:r>
      <w:r w:rsidR="00E428BC" w:rsidRPr="005F1E8D">
        <w:rPr>
          <w:color w:val="000000"/>
        </w:rPr>
        <w:t>Diurnal</w:t>
      </w:r>
      <w:r w:rsidR="00F92DAE" w:rsidRPr="005F1E8D">
        <w:rPr>
          <w:color w:val="000000"/>
        </w:rPr>
        <w:t xml:space="preserve"> </w:t>
      </w:r>
      <w:r w:rsidR="008651BB" w:rsidRPr="005F1E8D">
        <w:rPr>
          <w:color w:val="000000"/>
        </w:rPr>
        <w:t>migrations are a</w:t>
      </w:r>
      <w:r w:rsidR="003D1191">
        <w:rPr>
          <w:color w:val="000000"/>
        </w:rPr>
        <w:t>nother</w:t>
      </w:r>
      <w:r w:rsidR="008651BB" w:rsidRPr="005F1E8D">
        <w:rPr>
          <w:color w:val="000000"/>
        </w:rPr>
        <w:t xml:space="preserve"> source of temporal </w:t>
      </w:r>
      <w:r w:rsidR="00DC6420">
        <w:rPr>
          <w:color w:val="000000"/>
        </w:rPr>
        <w:t xml:space="preserve">and spatial </w:t>
      </w:r>
      <w:r w:rsidR="008651BB" w:rsidRPr="005F1E8D">
        <w:rPr>
          <w:color w:val="000000"/>
        </w:rPr>
        <w:t>variation</w:t>
      </w:r>
      <w:r w:rsidR="00DA5006">
        <w:rPr>
          <w:color w:val="000000"/>
        </w:rPr>
        <w:t xml:space="preserve"> in consumer-regenerated nutrients,</w:t>
      </w:r>
      <w:r w:rsidR="00F92DAE" w:rsidRPr="005F1E8D">
        <w:rPr>
          <w:color w:val="000000"/>
        </w:rPr>
        <w:t xml:space="preserve"> as </w:t>
      </w:r>
      <w:r w:rsidR="003D17AC" w:rsidRPr="005F1E8D">
        <w:rPr>
          <w:color w:val="000000"/>
        </w:rPr>
        <w:t xml:space="preserve">some </w:t>
      </w:r>
      <w:r w:rsidR="00F92DAE" w:rsidRPr="005F1E8D">
        <w:rPr>
          <w:color w:val="000000"/>
        </w:rPr>
        <w:t xml:space="preserve">fishes </w:t>
      </w:r>
      <w:r w:rsidR="00DC6420">
        <w:rPr>
          <w:color w:val="000000"/>
        </w:rPr>
        <w:t>travel away from reefs to forage at night, then return to excrete waste around their hiding spots during the day</w:t>
      </w:r>
      <w:r w:rsidR="00F92DAE" w:rsidRPr="005F1E8D">
        <w:rPr>
          <w:color w:val="000000"/>
        </w:rPr>
        <w:t xml:space="preserve"> </w:t>
      </w:r>
      <w:r w:rsidR="00F92DAE" w:rsidRPr="005F1E8D">
        <w:rPr>
          <w:color w:val="000000"/>
        </w:rPr>
        <w:fldChar w:fldCharType="begin"/>
      </w:r>
      <w:r w:rsidR="00B16FBC" w:rsidRPr="005F1E8D">
        <w:rPr>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color w:val="000000"/>
        </w:rPr>
        <w:fldChar w:fldCharType="separate"/>
      </w:r>
      <w:r w:rsidR="00B16FBC" w:rsidRPr="005F1E8D">
        <w:rPr>
          <w:color w:val="000000"/>
        </w:rPr>
        <w:t>(Francis and Côté, 2018; Meyer and Schultz, 1985)</w:t>
      </w:r>
      <w:r w:rsidR="00F92DAE" w:rsidRPr="005F1E8D">
        <w:rPr>
          <w:color w:val="000000"/>
        </w:rPr>
        <w:fldChar w:fldCharType="end"/>
      </w:r>
      <w:r w:rsidR="00F92DAE" w:rsidRPr="005F1E8D">
        <w:rPr>
          <w:color w:val="000000"/>
        </w:rPr>
        <w:t xml:space="preserve">. </w:t>
      </w:r>
      <w:r w:rsidR="008457F1">
        <w:rPr>
          <w:color w:val="000000"/>
        </w:rPr>
        <w:t xml:space="preserve">At an even larger-scale, </w:t>
      </w:r>
      <w:r w:rsidR="004C7077" w:rsidRPr="005F1E8D">
        <w:rPr>
          <w:color w:val="000000"/>
        </w:rPr>
        <w:t>variation can arise from the migration of m</w:t>
      </w:r>
      <w:r w:rsidR="00E428BC" w:rsidRPr="005F1E8D">
        <w:rPr>
          <w:color w:val="000000"/>
        </w:rPr>
        <w:t>egafauna</w:t>
      </w:r>
      <w:r w:rsidR="004C7077" w:rsidRPr="005F1E8D">
        <w:rPr>
          <w:color w:val="000000"/>
        </w:rPr>
        <w:t>;</w:t>
      </w:r>
      <w:r w:rsidR="00E428BC" w:rsidRPr="005F1E8D">
        <w:rPr>
          <w:color w:val="000000"/>
        </w:rPr>
        <w:t xml:space="preserve"> </w:t>
      </w:r>
      <w:r w:rsidR="00752F86">
        <w:rPr>
          <w:color w:val="000000"/>
        </w:rPr>
        <w:t xml:space="preserve">for instance, </w:t>
      </w:r>
      <w:r w:rsidR="004C7077" w:rsidRPr="005F1E8D">
        <w:rPr>
          <w:color w:val="000000"/>
        </w:rPr>
        <w:t>whales transport</w:t>
      </w:r>
      <w:r w:rsidR="00F92DAE" w:rsidRPr="005F1E8D">
        <w:rPr>
          <w:color w:val="000000"/>
        </w:rPr>
        <w:t xml:space="preserve"> </w:t>
      </w:r>
      <w:r w:rsidR="00E53B33">
        <w:rPr>
          <w:color w:val="000000"/>
        </w:rPr>
        <w:t xml:space="preserve">and deposit </w:t>
      </w:r>
      <w:r w:rsidR="00F92DAE" w:rsidRPr="005F1E8D">
        <w:rPr>
          <w:color w:val="000000"/>
        </w:rPr>
        <w:t>nutrients across thousands of kilometers</w:t>
      </w:r>
      <w:r w:rsidR="004C7077" w:rsidRPr="005F1E8D">
        <w:rPr>
          <w:color w:val="000000"/>
        </w:rPr>
        <w:t xml:space="preserve"> as they</w:t>
      </w:r>
      <w:r w:rsidR="00F92DAE" w:rsidRPr="005F1E8D">
        <w:rPr>
          <w:color w:val="000000"/>
        </w:rPr>
        <w:t xml:space="preserve"> travel from their feeding to breeding grounds</w:t>
      </w:r>
      <w:r w:rsidR="004C7077" w:rsidRPr="005F1E8D">
        <w:rPr>
          <w:color w:val="000000"/>
        </w:rPr>
        <w:t xml:space="preserve"> </w:t>
      </w:r>
      <w:r w:rsidR="00DF4B83" w:rsidRPr="005F1E8D">
        <w:rPr>
          <w:color w:val="000000"/>
        </w:rPr>
        <w:fldChar w:fldCharType="begin"/>
      </w:r>
      <w:r w:rsidR="00DF4B83" w:rsidRPr="005F1E8D">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hAnsi="Cambria Math" w:cs="Cambria Math"/>
          <w:color w:val="000000"/>
        </w:rPr>
        <w:instrText>∼</w:instrText>
      </w:r>
      <w:r w:rsidR="00DF4B83" w:rsidRPr="005F1E8D">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color w:val="000000"/>
        </w:rPr>
        <w:fldChar w:fldCharType="separate"/>
      </w:r>
      <w:r w:rsidR="00DF4B83" w:rsidRPr="005F1E8D">
        <w:rPr>
          <w:noProof/>
          <w:color w:val="000000"/>
        </w:rPr>
        <w:t>(Doughty et al., 2016)</w:t>
      </w:r>
      <w:r w:rsidR="00DF4B83" w:rsidRPr="005F1E8D">
        <w:rPr>
          <w:color w:val="000000"/>
        </w:rPr>
        <w:fldChar w:fldCharType="end"/>
      </w:r>
      <w:r w:rsidR="00DF4B83" w:rsidRPr="005F1E8D">
        <w:rPr>
          <w:color w:val="000000"/>
        </w:rPr>
        <w:t>.</w:t>
      </w:r>
      <w:r w:rsidR="00676581" w:rsidRPr="005F1E8D">
        <w:rPr>
          <w:color w:val="000000"/>
        </w:rPr>
        <w:t xml:space="preserve"> </w:t>
      </w:r>
      <w:r w:rsidR="00066613" w:rsidRPr="005F1E8D">
        <w:rPr>
          <w:color w:val="000000"/>
        </w:rPr>
        <w:t>However</w:t>
      </w:r>
      <w:r w:rsidR="00CF7529" w:rsidRPr="005F1E8D">
        <w:rPr>
          <w:color w:val="000000"/>
        </w:rPr>
        <w:t>,</w:t>
      </w:r>
      <w:r w:rsidR="00066613" w:rsidRPr="005F1E8D">
        <w:rPr>
          <w:color w:val="000000"/>
        </w:rPr>
        <w:t xml:space="preserve"> the </w:t>
      </w:r>
      <w:r w:rsidR="00E6680F" w:rsidRPr="005F1E8D">
        <w:rPr>
          <w:color w:val="000000"/>
        </w:rPr>
        <w:t xml:space="preserve">current </w:t>
      </w:r>
      <w:r w:rsidR="00066613" w:rsidRPr="005F1E8D">
        <w:rPr>
          <w:color w:val="000000"/>
        </w:rPr>
        <w:t xml:space="preserve">understanding of </w:t>
      </w:r>
      <w:r w:rsidR="00237ED0" w:rsidRPr="005F1E8D">
        <w:rPr>
          <w:color w:val="000000"/>
        </w:rPr>
        <w:t xml:space="preserve">animal-driven </w:t>
      </w:r>
      <w:proofErr w:type="spellStart"/>
      <w:r w:rsidR="003D17AC" w:rsidRPr="005F1E8D">
        <w:rPr>
          <w:color w:val="000000"/>
        </w:rPr>
        <w:t>spatio</w:t>
      </w:r>
      <w:proofErr w:type="spellEnd"/>
      <w:r w:rsidR="003D17AC" w:rsidRPr="005F1E8D">
        <w:rPr>
          <w:color w:val="000000"/>
        </w:rPr>
        <w:t xml:space="preserve">-temporal </w:t>
      </w:r>
      <w:r w:rsidR="00237ED0" w:rsidRPr="005F1E8D">
        <w:rPr>
          <w:color w:val="000000"/>
        </w:rPr>
        <w:t xml:space="preserve">variability of </w:t>
      </w:r>
      <w:r w:rsidR="00A213FF" w:rsidRPr="005F1E8D">
        <w:rPr>
          <w:color w:val="000000"/>
        </w:rPr>
        <w:t>nitrogen</w:t>
      </w:r>
      <w:r w:rsidR="00066613" w:rsidRPr="005F1E8D">
        <w:rPr>
          <w:color w:val="000000"/>
        </w:rPr>
        <w:t xml:space="preserve"> is</w:t>
      </w:r>
      <w:r w:rsidR="00771FB3">
        <w:rPr>
          <w:color w:val="000000"/>
        </w:rPr>
        <w:t xml:space="preserve"> </w:t>
      </w:r>
      <w:r w:rsidR="00066613" w:rsidRPr="005F1E8D">
        <w:rPr>
          <w:color w:val="000000"/>
        </w:rPr>
        <w:t xml:space="preserve">drawn </w:t>
      </w:r>
      <w:r w:rsidR="00676581" w:rsidRPr="005F1E8D">
        <w:rPr>
          <w:color w:val="000000"/>
        </w:rPr>
        <w:t>substantially</w:t>
      </w:r>
      <w:r w:rsidR="00066613" w:rsidRPr="005F1E8D">
        <w:rPr>
          <w:color w:val="000000"/>
        </w:rPr>
        <w:t xml:space="preserve"> from tropical ecosystems</w:t>
      </w:r>
      <w:r w:rsidR="00E53B33">
        <w:rPr>
          <w:color w:val="000000"/>
        </w:rPr>
        <w:t xml:space="preserve"> </w:t>
      </w:r>
      <w:r w:rsidR="00E53B33">
        <w:rPr>
          <w:color w:val="000000"/>
        </w:rPr>
        <w:fldChar w:fldCharType="begin"/>
      </w:r>
      <w:r w:rsidR="00E53B33">
        <w:rPr>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color w:val="000000"/>
        </w:rPr>
        <w:fldChar w:fldCharType="separate"/>
      </w:r>
      <w:r w:rsidR="00E53B33">
        <w:rPr>
          <w:noProof/>
          <w:color w:val="000000"/>
        </w:rPr>
        <w:t>(Allgeier et al., 2013; Holbrook et al., 2008; Meyer et al., 1983)</w:t>
      </w:r>
      <w:r w:rsidR="00E53B33">
        <w:rPr>
          <w:color w:val="000000"/>
        </w:rPr>
        <w:fldChar w:fldCharType="end"/>
      </w:r>
      <w:r w:rsidR="00066613" w:rsidRPr="005F1E8D">
        <w:rPr>
          <w:color w:val="000000"/>
        </w:rPr>
        <w:t xml:space="preserve">,, </w:t>
      </w:r>
      <w:r w:rsidR="00676581" w:rsidRPr="005F1E8D">
        <w:rPr>
          <w:color w:val="000000"/>
        </w:rPr>
        <w:t xml:space="preserve">often </w:t>
      </w:r>
      <w:r w:rsidR="002216A4">
        <w:rPr>
          <w:color w:val="000000"/>
        </w:rPr>
        <w:t>overlooking</w:t>
      </w:r>
      <w:r w:rsidR="002216A4" w:rsidRPr="005F1E8D">
        <w:rPr>
          <w:color w:val="000000"/>
        </w:rPr>
        <w:t xml:space="preserve"> </w:t>
      </w:r>
      <w:r w:rsidR="00066613" w:rsidRPr="005F1E8D">
        <w:rPr>
          <w:color w:val="000000"/>
        </w:rPr>
        <w:t>productive temperate marine ecosystems</w:t>
      </w:r>
      <w:r w:rsidR="00237ED0" w:rsidRPr="005F1E8D">
        <w:rPr>
          <w:color w:val="000000"/>
        </w:rPr>
        <w:t>.</w:t>
      </w:r>
      <w:r w:rsidR="00066613" w:rsidRPr="005F1E8D">
        <w:rPr>
          <w:color w:val="000000"/>
        </w:rPr>
        <w:t xml:space="preserve"> </w:t>
      </w:r>
    </w:p>
    <w:p w14:paraId="59C2088B" w14:textId="4F575B52" w:rsidR="00237ED0" w:rsidRDefault="00237ED0" w:rsidP="007E0BA8">
      <w:pPr>
        <w:pBdr>
          <w:top w:val="nil"/>
          <w:left w:val="nil"/>
          <w:bottom w:val="nil"/>
          <w:right w:val="nil"/>
          <w:between w:val="nil"/>
        </w:pBdr>
        <w:spacing w:line="480" w:lineRule="auto"/>
        <w:ind w:firstLine="720"/>
        <w:rPr>
          <w:color w:val="000000"/>
        </w:rPr>
      </w:pPr>
      <w:r w:rsidRPr="005F1E8D">
        <w:rPr>
          <w:color w:val="000000"/>
        </w:rPr>
        <w:t xml:space="preserve">In temperate </w:t>
      </w:r>
      <w:r w:rsidR="000D0A14">
        <w:rPr>
          <w:color w:val="000000"/>
        </w:rPr>
        <w:t>oceans</w:t>
      </w:r>
      <w:r w:rsidRPr="005F1E8D">
        <w:rPr>
          <w:color w:val="000000"/>
        </w:rPr>
        <w:t>, e</w:t>
      </w:r>
      <w:r w:rsidR="00B874D2" w:rsidRPr="005F1E8D">
        <w:rPr>
          <w:color w:val="000000"/>
        </w:rPr>
        <w:t xml:space="preserve">xternal sources of </w:t>
      </w:r>
      <w:r w:rsidR="00A213FF" w:rsidRPr="005F1E8D">
        <w:rPr>
          <w:color w:val="000000"/>
        </w:rPr>
        <w:t>nutrients</w:t>
      </w:r>
      <w:r w:rsidR="00B874D2" w:rsidRPr="005F1E8D">
        <w:rPr>
          <w:color w:val="000000"/>
        </w:rPr>
        <w:t xml:space="preserve">, such as upwelling and freshwater runoff, are generally </w:t>
      </w:r>
      <w:r w:rsidR="00FE56ED">
        <w:rPr>
          <w:color w:val="000000"/>
        </w:rPr>
        <w:t>considered the</w:t>
      </w:r>
      <w:r w:rsidR="00E6680F" w:rsidRPr="005F1E8D">
        <w:rPr>
          <w:color w:val="000000"/>
        </w:rPr>
        <w:t xml:space="preserve"> </w:t>
      </w:r>
      <w:r w:rsidR="00B874D2" w:rsidRPr="005F1E8D">
        <w:rPr>
          <w:color w:val="000000"/>
        </w:rPr>
        <w:t>domina</w:t>
      </w:r>
      <w:r w:rsidR="00E6680F" w:rsidRPr="005F1E8D">
        <w:rPr>
          <w:color w:val="000000"/>
        </w:rPr>
        <w:t>nt</w:t>
      </w:r>
      <w:r w:rsidR="00B874D2" w:rsidRPr="005F1E8D">
        <w:rPr>
          <w:color w:val="000000"/>
        </w:rPr>
        <w:t xml:space="preserve"> drivers of </w:t>
      </w:r>
      <w:r w:rsidR="00A213FF" w:rsidRPr="005F1E8D">
        <w:rPr>
          <w:color w:val="000000"/>
        </w:rPr>
        <w:t>nitrogen</w:t>
      </w:r>
      <w:r w:rsidR="00B874D2" w:rsidRPr="005F1E8D">
        <w:rPr>
          <w:color w:val="000000"/>
        </w:rPr>
        <w:t xml:space="preserve"> variability</w:t>
      </w:r>
      <w:r w:rsidR="006D7F06" w:rsidRPr="005F1E8D">
        <w:rPr>
          <w:color w:val="000000"/>
        </w:rPr>
        <w:t xml:space="preserve"> </w:t>
      </w:r>
      <w:r w:rsidR="006D7F06" w:rsidRPr="005F1E8D">
        <w:rPr>
          <w:color w:val="000000"/>
        </w:rPr>
        <w:fldChar w:fldCharType="begin"/>
      </w:r>
      <w:r w:rsidR="00A82539" w:rsidRPr="005F1E8D">
        <w:rPr>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color w:val="000000"/>
        </w:rPr>
        <w:fldChar w:fldCharType="separate"/>
      </w:r>
      <w:r w:rsidR="00A82539" w:rsidRPr="005F1E8D">
        <w:rPr>
          <w:noProof/>
          <w:color w:val="000000"/>
        </w:rPr>
        <w:t>(Dayton et al., 1999; Mann, 1973)</w:t>
      </w:r>
      <w:r w:rsidR="006D7F06" w:rsidRPr="005F1E8D">
        <w:rPr>
          <w:color w:val="000000"/>
        </w:rPr>
        <w:fldChar w:fldCharType="end"/>
      </w:r>
      <w:r w:rsidR="00B874D2" w:rsidRPr="005F1E8D">
        <w:rPr>
          <w:color w:val="000000"/>
        </w:rPr>
        <w:t>.</w:t>
      </w:r>
      <w:r w:rsidR="00ED22B3">
        <w:rPr>
          <w:color w:val="000000"/>
        </w:rPr>
        <w:t xml:space="preserve"> </w:t>
      </w:r>
      <w:r w:rsidR="00B8757C" w:rsidRPr="005F1E8D">
        <w:rPr>
          <w:color w:val="000000"/>
        </w:rPr>
        <w:t>Due to the open nature of nearshore environments, h</w:t>
      </w:r>
      <w:r w:rsidR="00B874D2" w:rsidRPr="005F1E8D">
        <w:rPr>
          <w:color w:val="000000"/>
        </w:rPr>
        <w:t xml:space="preserve">igh water flow </w:t>
      </w:r>
      <w:r w:rsidR="008457F1">
        <w:rPr>
          <w:color w:val="000000"/>
        </w:rPr>
        <w:t>from</w:t>
      </w:r>
      <w:r w:rsidR="00B874D2" w:rsidRPr="005F1E8D">
        <w:rPr>
          <w:color w:val="000000"/>
        </w:rPr>
        <w:t xml:space="preserve"> currents, tides, and wave action are </w:t>
      </w:r>
      <w:r w:rsidR="002624C3">
        <w:rPr>
          <w:color w:val="000000"/>
        </w:rPr>
        <w:t>believed</w:t>
      </w:r>
      <w:r w:rsidR="002624C3" w:rsidRPr="005F1E8D">
        <w:rPr>
          <w:color w:val="000000"/>
        </w:rPr>
        <w:t xml:space="preserve"> </w:t>
      </w:r>
      <w:r w:rsidR="00B874D2" w:rsidRPr="005F1E8D">
        <w:rPr>
          <w:color w:val="000000"/>
        </w:rPr>
        <w:t xml:space="preserve">to limit small-scale </w:t>
      </w:r>
      <w:r w:rsidRPr="005F1E8D">
        <w:rPr>
          <w:color w:val="000000"/>
        </w:rPr>
        <w:t xml:space="preserve">nutrient </w:t>
      </w:r>
      <w:r w:rsidR="00B874D2" w:rsidRPr="005F1E8D">
        <w:rPr>
          <w:color w:val="000000"/>
        </w:rPr>
        <w:t xml:space="preserve">variation </w:t>
      </w:r>
      <w:r w:rsidR="00B8757C" w:rsidRPr="005F1E8D">
        <w:rPr>
          <w:color w:val="000000"/>
        </w:rPr>
        <w:fldChar w:fldCharType="begin"/>
      </w:r>
      <w:r w:rsidR="00B8757C" w:rsidRPr="005F1E8D">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color w:val="000000"/>
        </w:rPr>
        <w:fldChar w:fldCharType="separate"/>
      </w:r>
      <w:r w:rsidR="00B8757C" w:rsidRPr="005F1E8D">
        <w:rPr>
          <w:noProof/>
          <w:color w:val="000000"/>
        </w:rPr>
        <w:t>(Probyn and Chapman, 1983)</w:t>
      </w:r>
      <w:r w:rsidR="00B8757C" w:rsidRPr="005F1E8D">
        <w:rPr>
          <w:color w:val="000000"/>
        </w:rPr>
        <w:fldChar w:fldCharType="end"/>
      </w:r>
      <w:r w:rsidR="00B874D2" w:rsidRPr="005F1E8D">
        <w:rPr>
          <w:color w:val="000000"/>
        </w:rPr>
        <w:t>.</w:t>
      </w:r>
      <w:r w:rsidR="00A44D01" w:rsidRPr="005F1E8D">
        <w:rPr>
          <w:color w:val="000000"/>
        </w:rPr>
        <w:t xml:space="preserve"> Therefore, research on intertidal and shallow subtidal</w:t>
      </w:r>
      <w:r w:rsidR="00771FB3">
        <w:rPr>
          <w:color w:val="000000"/>
        </w:rPr>
        <w:t xml:space="preserve"> </w:t>
      </w:r>
      <w:r w:rsidR="00A44D01" w:rsidRPr="005F1E8D">
        <w:rPr>
          <w:color w:val="000000"/>
        </w:rPr>
        <w:t xml:space="preserve">ecosystems has traditionally focused on top-down trophic interactions as </w:t>
      </w:r>
      <w:r w:rsidR="008457F1">
        <w:rPr>
          <w:color w:val="000000"/>
        </w:rPr>
        <w:t>the</w:t>
      </w:r>
      <w:r w:rsidR="00A44D01" w:rsidRPr="005F1E8D">
        <w:rPr>
          <w:color w:val="000000"/>
        </w:rPr>
        <w:t xml:space="preserve"> drivers of community composition at small</w:t>
      </w:r>
      <w:r w:rsidR="00E6680F" w:rsidRPr="005F1E8D">
        <w:rPr>
          <w:color w:val="000000"/>
        </w:rPr>
        <w:t xml:space="preserve"> </w:t>
      </w:r>
      <w:r w:rsidR="00A44D01" w:rsidRPr="005F1E8D">
        <w:rPr>
          <w:color w:val="000000"/>
        </w:rPr>
        <w:t>scale</w:t>
      </w:r>
      <w:r w:rsidR="00E6680F" w:rsidRPr="005F1E8D">
        <w:rPr>
          <w:color w:val="000000"/>
        </w:rPr>
        <w:t>s</w:t>
      </w:r>
      <w:r w:rsidR="00E53B33">
        <w:rPr>
          <w:color w:val="000000"/>
        </w:rPr>
        <w:t xml:space="preserve"> </w:t>
      </w:r>
      <w:r w:rsidR="00E53B33" w:rsidRPr="00E53B33">
        <w:rPr>
          <w:color w:val="000000"/>
        </w:rPr>
        <w:t xml:space="preserve">(1 </w:t>
      </w:r>
      <w:r w:rsidR="00E53B33">
        <w:rPr>
          <w:color w:val="000000"/>
        </w:rPr>
        <w:t>to</w:t>
      </w:r>
      <w:r w:rsidR="00E53B33" w:rsidRPr="00E53B33">
        <w:rPr>
          <w:color w:val="000000"/>
        </w:rPr>
        <w:t xml:space="preserve"> 100 m</w:t>
      </w:r>
      <w:r w:rsidR="00E53B33">
        <w:rPr>
          <w:color w:val="000000"/>
          <w:vertAlign w:val="superscript"/>
        </w:rPr>
        <w:t>2</w:t>
      </w:r>
      <w:r w:rsidR="00E53B33" w:rsidRPr="00E53B33">
        <w:rPr>
          <w:color w:val="000000"/>
        </w:rPr>
        <w:t>)</w:t>
      </w:r>
      <w:r w:rsidR="00A44D01" w:rsidRPr="005F1E8D">
        <w:rPr>
          <w:color w:val="000000"/>
        </w:rPr>
        <w:t xml:space="preserve">, </w:t>
      </w:r>
      <w:r w:rsidR="008457F1">
        <w:rPr>
          <w:color w:val="000000"/>
        </w:rPr>
        <w:t xml:space="preserve">while limiting considerations of </w:t>
      </w:r>
      <w:r w:rsidR="00A44D01" w:rsidRPr="005F1E8D">
        <w:rPr>
          <w:color w:val="000000"/>
        </w:rPr>
        <w:t xml:space="preserve">resource limitation </w:t>
      </w:r>
      <w:r w:rsidR="008457F1">
        <w:rPr>
          <w:color w:val="000000"/>
        </w:rPr>
        <w:t>to</w:t>
      </w:r>
      <w:r w:rsidR="00A44D01" w:rsidRPr="005F1E8D">
        <w:rPr>
          <w:color w:val="000000"/>
        </w:rPr>
        <w:t xml:space="preserve"> </w:t>
      </w:r>
      <w:r w:rsidR="00E6680F" w:rsidRPr="005F1E8D">
        <w:rPr>
          <w:color w:val="000000"/>
        </w:rPr>
        <w:t xml:space="preserve">regional </w:t>
      </w:r>
      <w:r w:rsidR="00A44D01" w:rsidRPr="005F1E8D">
        <w:rPr>
          <w:color w:val="000000"/>
        </w:rPr>
        <w:t xml:space="preserve">or </w:t>
      </w:r>
      <w:r w:rsidR="00E6680F" w:rsidRPr="005F1E8D">
        <w:rPr>
          <w:color w:val="000000"/>
        </w:rPr>
        <w:t xml:space="preserve">continental </w:t>
      </w:r>
      <w:r w:rsidR="00A44D01" w:rsidRPr="005F1E8D">
        <w:rPr>
          <w:color w:val="000000"/>
        </w:rPr>
        <w:t>scales</w:t>
      </w:r>
      <w:r w:rsidRPr="005F1E8D">
        <w:rPr>
          <w:color w:val="000000"/>
        </w:rPr>
        <w:t xml:space="preserve"> </w:t>
      </w:r>
      <w:r w:rsidRPr="005F1E8D">
        <w:rPr>
          <w:color w:val="000000"/>
        </w:rPr>
        <w:fldChar w:fldCharType="begin"/>
      </w:r>
      <w:r w:rsidR="00A82539" w:rsidRPr="005F1E8D">
        <w:rPr>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color w:val="000000"/>
        </w:rPr>
        <w:fldChar w:fldCharType="separate"/>
      </w:r>
      <w:r w:rsidR="00A82539" w:rsidRPr="005F1E8D">
        <w:rPr>
          <w:noProof/>
          <w:color w:val="000000"/>
        </w:rPr>
        <w:t>(Menge, 1992; Paine, 1986)</w:t>
      </w:r>
      <w:r w:rsidRPr="005F1E8D">
        <w:rPr>
          <w:color w:val="000000"/>
        </w:rPr>
        <w:fldChar w:fldCharType="end"/>
      </w:r>
      <w:r w:rsidRPr="005F1E8D">
        <w:rPr>
          <w:color w:val="000000"/>
        </w:rPr>
        <w:t>.</w:t>
      </w:r>
      <w:r w:rsidR="00997F39" w:rsidRPr="005F1E8D">
        <w:rPr>
          <w:color w:val="000000"/>
        </w:rPr>
        <w:t xml:space="preserve"> However, evidence suggests meso</w:t>
      </w:r>
      <w:r w:rsidR="00064FCF" w:rsidRPr="005F1E8D">
        <w:rPr>
          <w:color w:val="000000"/>
        </w:rPr>
        <w:t>-</w:t>
      </w:r>
      <w:r w:rsidR="00997F39" w:rsidRPr="005F1E8D">
        <w:rPr>
          <w:color w:val="000000"/>
        </w:rPr>
        <w:t xml:space="preserve">scale </w:t>
      </w:r>
      <w:r w:rsidR="00E53B33">
        <w:rPr>
          <w:color w:val="000000"/>
        </w:rPr>
        <w:t>(10 to 100 km</w:t>
      </w:r>
      <w:r w:rsidR="008457F1">
        <w:rPr>
          <w:color w:val="000000"/>
        </w:rPr>
        <w:t>;</w:t>
      </w:r>
      <w:r w:rsidR="003D5FEF">
        <w:rPr>
          <w:color w:val="000000"/>
        </w:rPr>
        <w:t xml:space="preserve"> </w:t>
      </w:r>
      <w:r w:rsidR="003D5FEF">
        <w:rPr>
          <w:color w:val="000000"/>
        </w:rPr>
        <w:fldChar w:fldCharType="begin"/>
      </w:r>
      <w:r w:rsidR="00A01D2E">
        <w:rPr>
          <w:color w:val="000000"/>
        </w:rPr>
        <w:instrText xml:space="preserve"> ADDIN ZOTERO_ITEM CSL_CITATION {"citationID":"jDTmrO5P","properties":{"formattedCitation":"(Broitman et al., 2001)","plainCitation":"(Broitman et al., 2001)","dontUpdate":true,"noteIndex":0},"citationItems":[{"id":4537,"uris":["http://zotero.org/users/local/idKDtb7T/items/54M32NN5"],"itemData":{"id":4537,"type":"article-journal","abstract":"We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color w:val="000000"/>
        </w:rPr>
        <w:fldChar w:fldCharType="separate"/>
      </w:r>
      <w:r w:rsidR="003D5FEF">
        <w:rPr>
          <w:noProof/>
          <w:color w:val="000000"/>
        </w:rPr>
        <w:t>Broitman et al., 2001)</w:t>
      </w:r>
      <w:r w:rsidR="003D5FEF">
        <w:rPr>
          <w:color w:val="000000"/>
        </w:rPr>
        <w:fldChar w:fldCharType="end"/>
      </w:r>
      <w:r w:rsidR="00E53B33">
        <w:rPr>
          <w:color w:val="000000"/>
        </w:rPr>
        <w:t xml:space="preserve"> </w:t>
      </w:r>
      <w:r w:rsidR="00997F39" w:rsidRPr="005F1E8D">
        <w:rPr>
          <w:color w:val="000000"/>
        </w:rPr>
        <w:t xml:space="preserve">variation in allochthonous </w:t>
      </w:r>
      <w:r w:rsidR="00A213FF" w:rsidRPr="005F1E8D">
        <w:rPr>
          <w:color w:val="000000"/>
        </w:rPr>
        <w:t xml:space="preserve">nitrogen </w:t>
      </w:r>
      <w:r w:rsidR="00997F39" w:rsidRPr="005F1E8D">
        <w:rPr>
          <w:color w:val="000000"/>
        </w:rPr>
        <w:t>via upwelling</w:t>
      </w:r>
      <w:r w:rsidR="00290BF1" w:rsidRPr="005F1E8D">
        <w:rPr>
          <w:color w:val="000000"/>
        </w:rPr>
        <w:t xml:space="preserve"> may contribute to bottom-up control of marine communities</w:t>
      </w:r>
      <w:r w:rsidR="00997F39" w:rsidRPr="005F1E8D">
        <w:rPr>
          <w:color w:val="000000"/>
        </w:rPr>
        <w:t xml:space="preserve"> </w:t>
      </w:r>
      <w:r w:rsidR="00997F39" w:rsidRPr="005F1E8D">
        <w:rPr>
          <w:color w:val="000000"/>
        </w:rPr>
        <w:fldChar w:fldCharType="begin"/>
      </w:r>
      <w:r w:rsidR="0067125A">
        <w:rPr>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color w:val="000000"/>
        </w:rPr>
        <w:fldChar w:fldCharType="separate"/>
      </w:r>
      <w:r w:rsidR="0067125A">
        <w:rPr>
          <w:noProof/>
          <w:color w:val="000000"/>
        </w:rPr>
        <w:t>(Menge et al., 1997; Nielsen and Navarrete, 2004)</w:t>
      </w:r>
      <w:r w:rsidR="00997F39" w:rsidRPr="005F1E8D">
        <w:rPr>
          <w:color w:val="000000"/>
        </w:rPr>
        <w:fldChar w:fldCharType="end"/>
      </w:r>
      <w:r w:rsidR="0029789C" w:rsidRPr="005F1E8D">
        <w:rPr>
          <w:color w:val="000000"/>
        </w:rPr>
        <w:t xml:space="preserve"> and even weaken top-down control </w:t>
      </w:r>
      <w:r w:rsidR="0029789C" w:rsidRPr="005F1E8D">
        <w:rPr>
          <w:color w:val="000000"/>
        </w:rPr>
        <w:fldChar w:fldCharType="begin"/>
      </w:r>
      <w:r w:rsidR="0029789C" w:rsidRPr="005F1E8D">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color w:val="000000"/>
        </w:rPr>
        <w:fldChar w:fldCharType="separate"/>
      </w:r>
      <w:r w:rsidR="0029789C" w:rsidRPr="005F1E8D">
        <w:rPr>
          <w:noProof/>
          <w:color w:val="000000"/>
        </w:rPr>
        <w:t>(Sellers et al., 2020)</w:t>
      </w:r>
      <w:r w:rsidR="0029789C" w:rsidRPr="005F1E8D">
        <w:rPr>
          <w:color w:val="000000"/>
        </w:rPr>
        <w:fldChar w:fldCharType="end"/>
      </w:r>
      <w:r w:rsidRPr="005F1E8D">
        <w:rPr>
          <w:color w:val="000000"/>
        </w:rPr>
        <w:t>.</w:t>
      </w:r>
      <w:r w:rsidR="00A44D01" w:rsidRPr="005F1E8D">
        <w:rPr>
          <w:color w:val="000000"/>
        </w:rPr>
        <w:t xml:space="preserve"> </w:t>
      </w:r>
      <w:commentRangeStart w:id="12"/>
      <w:r w:rsidR="007E0BA8">
        <w:rPr>
          <w:color w:val="000000"/>
        </w:rPr>
        <w:t xml:space="preserve">CND may also contribute to smaller scales of nutrient variability than previously assumed. Considering intertidal mussel beds alone, </w:t>
      </w:r>
      <w:r w:rsidR="007E0BA8">
        <w:rPr>
          <w:color w:val="000000"/>
        </w:rPr>
        <w:lastRenderedPageBreak/>
        <w:t xml:space="preserve">animal abundance has been linked to variation in nitrogen concentrations along entire coastlines </w:t>
      </w:r>
      <w:r w:rsidR="007E0BA8" w:rsidRPr="005F1E8D">
        <w:rPr>
          <w:color w:val="000000"/>
        </w:rPr>
        <w:fldChar w:fldCharType="begin"/>
      </w:r>
      <w:r w:rsidR="007E0BA8" w:rsidRPr="005F1E8D">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7E0BA8" w:rsidRPr="005F1E8D">
        <w:rPr>
          <w:color w:val="000000"/>
        </w:rPr>
        <w:fldChar w:fldCharType="separate"/>
      </w:r>
      <w:r w:rsidR="007E0BA8" w:rsidRPr="005F1E8D">
        <w:rPr>
          <w:noProof/>
          <w:color w:val="000000"/>
        </w:rPr>
        <w:t>(Pfister et al., 2014)</w:t>
      </w:r>
      <w:r w:rsidR="007E0BA8" w:rsidRPr="005F1E8D">
        <w:rPr>
          <w:color w:val="000000"/>
        </w:rPr>
        <w:fldChar w:fldCharType="end"/>
      </w:r>
      <w:r w:rsidR="007E0BA8">
        <w:rPr>
          <w:color w:val="000000"/>
        </w:rPr>
        <w:t xml:space="preserve">, across 10s of meters </w:t>
      </w:r>
      <w:r w:rsidR="007E0BA8" w:rsidRPr="005F1E8D">
        <w:rPr>
          <w:color w:val="000000"/>
        </w:rPr>
        <w:fldChar w:fldCharType="begin"/>
      </w:r>
      <w:r w:rsidR="007E0BA8" w:rsidRPr="005F1E8D">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7E0BA8" w:rsidRPr="005F1E8D">
        <w:rPr>
          <w:color w:val="000000"/>
        </w:rPr>
        <w:fldChar w:fldCharType="separate"/>
      </w:r>
      <w:r w:rsidR="007E0BA8" w:rsidRPr="005F1E8D">
        <w:rPr>
          <w:noProof/>
          <w:color w:val="000000"/>
        </w:rPr>
        <w:t>(Aquilino et al., 2009)</w:t>
      </w:r>
      <w:r w:rsidR="007E0BA8" w:rsidRPr="005F1E8D">
        <w:rPr>
          <w:color w:val="000000"/>
        </w:rPr>
        <w:fldChar w:fldCharType="end"/>
      </w:r>
      <w:r w:rsidR="007E0BA8">
        <w:rPr>
          <w:color w:val="000000"/>
        </w:rPr>
        <w:t xml:space="preserve">, and among tidepools </w:t>
      </w:r>
      <w:r w:rsidR="007E0BA8">
        <w:rPr>
          <w:color w:val="000000"/>
        </w:rPr>
        <w:fldChar w:fldCharType="begin"/>
      </w:r>
      <w:r w:rsidR="007E0BA8">
        <w:rPr>
          <w:color w:val="000000"/>
        </w:rPr>
        <w:instrText xml:space="preserve"> ADDIN ZOTERO_ITEM CSL_CITATION {"citationID":"6ne3gYj5","properties":{"formattedCitation":"(Bracken, 2004)","plainCitation":"(Bracken, 2004)","noteIndex":0},"citationItems":[{"id":1908,"uris":["http://zotero.org/users/local/idKDtb7T/items/Q5W4LEJG"],"itemData":{"id":1908,"type":"article-journal","abstract":"Even in nitrogen-replete ecosystems, microhabitats exist where local-scale nutrient limitation occurs. For example, coastal waters of the northeastern Pacific Ocean are characterized by high nitrate concentrations associated with upwelling. However, macroalgae living in high-zone tide pools on adjacent rocky shores are isolated from this upwelled nitrate for extended periods of time, leading to nutrient limitation. When high-intertidal pools are isolated during low tide, invertebrate-excreted ammonium accumulates, providing a potential nitrogen source for macroalgae. I quantified the influence of mussels (Mytilus californianus Conrad) on ammonium accumulation rates in tide pools. I then evaluated the effects of ammonium loading by mussels on nitrogen assimilation and growth rates of Odonthalia floccosa (Esp.) Falkenb., a common red algal inhabitant of pools on northeastern Pacific rocky shores. Odonthalia was grown in artificial tide pool mesocosms in the presence and absence of mussels. Mesocosms were subjected to a simulated tidal cycle mimicking emersion and immersion patterns of high-intertidal pools on the central Oregon coast. In the presence of mussels, ammonium accumulated more quickly in the mesocosms, resulting in increased rates of nitrogen assimilation into algal tissues. These increased nitrogen assimilation rates were primarily associated with higher growth rates. In mesocosms containing mussels, Odonthalia individuals added 41% more biomass than in mesocosms without mussels. This direct positive effect of mussels on macroalgal biomass represents an often overlooked interaction between macroalgae and invertebrates. In nutrient-limited microhabitats, such as high-intertidal pools, invertebrate-excreted ammonium is likely an important local-scale contributor to macroalgal productivity.","container-title":"Journal of Phycology","DOI":"https://doi.org/10.1111/j.1529-8817.2004.03106.x","ISSN":"1529-8817","issue":"6","journalAbbreviation":"J Phycol","language":"en","note":"_eprint: https://onlinelibrary.wiley.com/doi/pdf/10.1111/j.1529-8817.2004.03106.x","page":"1032-1041","source":"Wiley Online Library","title":"Invertebrate-mediated nutrient loading increases growth of an intertidal macroalga","volume":"40","author":[{"family":"Bracken","given":"Matthew E. S."}],"issued":{"date-parts":[["2004"]]}}}],"schema":"https://github.com/citation-style-language/schema/raw/master/csl-citation.json"} </w:instrText>
      </w:r>
      <w:r w:rsidR="007E0BA8">
        <w:rPr>
          <w:color w:val="000000"/>
        </w:rPr>
        <w:fldChar w:fldCharType="separate"/>
      </w:r>
      <w:r w:rsidR="007E0BA8">
        <w:rPr>
          <w:noProof/>
          <w:color w:val="000000"/>
        </w:rPr>
        <w:t>(Bracken, 2004)</w:t>
      </w:r>
      <w:r w:rsidR="007E0BA8">
        <w:rPr>
          <w:color w:val="000000"/>
        </w:rPr>
        <w:fldChar w:fldCharType="end"/>
      </w:r>
      <w:r w:rsidR="007E0BA8">
        <w:rPr>
          <w:color w:val="000000"/>
        </w:rPr>
        <w:t>.</w:t>
      </w:r>
      <w:commentRangeEnd w:id="12"/>
      <w:r w:rsidR="007E0BA8">
        <w:rPr>
          <w:rStyle w:val="CommentReference"/>
        </w:rPr>
        <w:commentReference w:id="12"/>
      </w:r>
      <w:r w:rsidR="007E0BA8">
        <w:rPr>
          <w:color w:val="000000"/>
        </w:rPr>
        <w:t xml:space="preserve"> </w:t>
      </w:r>
      <w:r w:rsidR="00BC463D" w:rsidRPr="005F1E8D">
        <w:rPr>
          <w:color w:val="000000"/>
        </w:rPr>
        <w:t xml:space="preserve">Therefore, regenerated </w:t>
      </w:r>
      <w:r w:rsidR="00A213FF" w:rsidRPr="005F1E8D">
        <w:rPr>
          <w:color w:val="000000"/>
        </w:rPr>
        <w:t xml:space="preserve">nitrogen </w:t>
      </w:r>
      <w:r w:rsidR="00BC463D" w:rsidRPr="005F1E8D">
        <w:rPr>
          <w:color w:val="000000"/>
        </w:rPr>
        <w:t xml:space="preserve">may contribute substantially to large-, meso-, and small-scale variation in </w:t>
      </w:r>
      <w:r w:rsidR="00B40590" w:rsidRPr="005F1E8D">
        <w:rPr>
          <w:color w:val="000000"/>
        </w:rPr>
        <w:t>nutrient availability</w:t>
      </w:r>
      <w:r w:rsidR="00E6680F" w:rsidRPr="005F1E8D">
        <w:rPr>
          <w:color w:val="000000"/>
        </w:rPr>
        <w:t>, even</w:t>
      </w:r>
      <w:r w:rsidR="00B40590" w:rsidRPr="005F1E8D">
        <w:rPr>
          <w:color w:val="000000"/>
        </w:rPr>
        <w:t xml:space="preserve"> in high</w:t>
      </w:r>
      <w:r w:rsidR="00E6680F" w:rsidRPr="005F1E8D">
        <w:rPr>
          <w:color w:val="000000"/>
        </w:rPr>
        <w:t>-</w:t>
      </w:r>
      <w:r w:rsidR="00B40590" w:rsidRPr="005F1E8D">
        <w:rPr>
          <w:color w:val="000000"/>
        </w:rPr>
        <w:t>flow, upwelling</w:t>
      </w:r>
      <w:r w:rsidR="002624C3">
        <w:rPr>
          <w:color w:val="000000"/>
        </w:rPr>
        <w:t>-dominated</w:t>
      </w:r>
      <w:r w:rsidR="00B40590" w:rsidRPr="005F1E8D">
        <w:rPr>
          <w:color w:val="000000"/>
        </w:rPr>
        <w:t xml:space="preserve"> </w:t>
      </w:r>
      <w:r w:rsidR="009B4C2B" w:rsidRPr="005F1E8D">
        <w:rPr>
          <w:color w:val="000000"/>
        </w:rPr>
        <w:t>nearshore coastal ecosystems</w:t>
      </w:r>
      <w:r w:rsidR="00B40590" w:rsidRPr="005F1E8D">
        <w:rPr>
          <w:color w:val="000000"/>
        </w:rPr>
        <w:t>.</w:t>
      </w:r>
    </w:p>
    <w:p w14:paraId="565442B3" w14:textId="52F3F200" w:rsidR="00D57AB2" w:rsidRPr="005F1E8D" w:rsidRDefault="00FF6111" w:rsidP="00FF6111">
      <w:pPr>
        <w:pBdr>
          <w:top w:val="nil"/>
          <w:left w:val="nil"/>
          <w:bottom w:val="nil"/>
          <w:right w:val="nil"/>
          <w:between w:val="nil"/>
        </w:pBdr>
        <w:spacing w:line="480" w:lineRule="auto"/>
        <w:ind w:firstLine="720"/>
        <w:rPr>
          <w:color w:val="000000"/>
        </w:rPr>
      </w:pPr>
      <w:r>
        <w:rPr>
          <w:color w:val="000000"/>
        </w:rPr>
        <w:t xml:space="preserve">Shallow subtidal rocky reefs and kelp forests are temperate nearshore </w:t>
      </w:r>
      <w:r w:rsidR="003C5615">
        <w:rPr>
          <w:color w:val="000000"/>
        </w:rPr>
        <w:t>habitats</w:t>
      </w:r>
      <w:r>
        <w:rPr>
          <w:color w:val="000000"/>
        </w:rPr>
        <w:t xml:space="preserve"> </w:t>
      </w:r>
      <w:r w:rsidR="00B62F21">
        <w:rPr>
          <w:color w:val="000000"/>
        </w:rPr>
        <w:t xml:space="preserve">that </w:t>
      </w:r>
      <w:r w:rsidR="009B4C2B" w:rsidRPr="005F1E8D">
        <w:rPr>
          <w:color w:val="000000"/>
        </w:rPr>
        <w:t>attract dense aggregations of fishes and invertebrates</w:t>
      </w:r>
      <w:r w:rsidR="00A36A0B" w:rsidRPr="005F1E8D">
        <w:rPr>
          <w:color w:val="000000"/>
        </w:rPr>
        <w:t xml:space="preserve">, many of which are economically, ecologically, and culturally important </w:t>
      </w:r>
      <w:r w:rsidR="005209E1" w:rsidRPr="005F1E8D">
        <w:rPr>
          <w:color w:val="000000"/>
        </w:rPr>
        <w:fldChar w:fldCharType="begin"/>
      </w:r>
      <w:r w:rsidR="005209E1" w:rsidRPr="005F1E8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color w:val="000000"/>
        </w:rPr>
        <w:fldChar w:fldCharType="separate"/>
      </w:r>
      <w:r w:rsidR="005209E1" w:rsidRPr="005F1E8D">
        <w:rPr>
          <w:noProof/>
          <w:color w:val="000000"/>
        </w:rPr>
        <w:t>(Steneck et al., 2002)</w:t>
      </w:r>
      <w:r w:rsidR="005209E1" w:rsidRPr="005F1E8D">
        <w:rPr>
          <w:color w:val="000000"/>
        </w:rPr>
        <w:fldChar w:fldCharType="end"/>
      </w:r>
      <w:r w:rsidR="00A36A0B" w:rsidRPr="005F1E8D">
        <w:rPr>
          <w:color w:val="000000"/>
        </w:rPr>
        <w:t>.</w:t>
      </w:r>
      <w:r w:rsidR="00481673" w:rsidRPr="005F1E8D">
        <w:rPr>
          <w:color w:val="000000"/>
        </w:rPr>
        <w:t xml:space="preserve"> </w:t>
      </w:r>
      <w:r w:rsidR="001059C8">
        <w:rPr>
          <w:color w:val="000000"/>
        </w:rPr>
        <w:t>Elevated</w:t>
      </w:r>
      <w:r w:rsidR="004F21D6">
        <w:rPr>
          <w:color w:val="000000"/>
        </w:rPr>
        <w:t xml:space="preserve">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4F21D6">
        <w:rPr>
          <w:color w:val="000000"/>
        </w:rPr>
        <w:t>excretion from the</w:t>
      </w:r>
      <w:r w:rsidR="00E53B33" w:rsidRPr="00E53B33">
        <w:rPr>
          <w:color w:val="000000"/>
        </w:rPr>
        <w:t xml:space="preserve"> </w:t>
      </w:r>
      <w:r w:rsidR="00DA559A">
        <w:rPr>
          <w:color w:val="000000"/>
        </w:rPr>
        <w:t>concentrated</w:t>
      </w:r>
      <w:r w:rsidR="00DA559A" w:rsidRPr="00E53B33">
        <w:rPr>
          <w:color w:val="000000"/>
        </w:rPr>
        <w:t xml:space="preserve"> </w:t>
      </w:r>
      <w:r w:rsidR="00DA559A">
        <w:rPr>
          <w:color w:val="000000"/>
        </w:rPr>
        <w:t>biodiversity and biomass</w:t>
      </w:r>
      <w:r w:rsidR="00101C2F">
        <w:rPr>
          <w:color w:val="000000"/>
        </w:rPr>
        <w:t xml:space="preserve"> of </w:t>
      </w:r>
      <w:r w:rsidR="001059C8">
        <w:rPr>
          <w:color w:val="000000"/>
        </w:rPr>
        <w:t xml:space="preserve">these </w:t>
      </w:r>
      <w:r w:rsidR="00DA559A">
        <w:rPr>
          <w:color w:val="000000"/>
        </w:rPr>
        <w:t>communities</w:t>
      </w:r>
      <w:r w:rsidR="00DA559A" w:rsidRPr="00E53B33">
        <w:rPr>
          <w:color w:val="000000"/>
        </w:rPr>
        <w:t xml:space="preserve"> </w:t>
      </w:r>
      <w:r w:rsidR="00E53B33" w:rsidRPr="00E53B33">
        <w:rPr>
          <w:color w:val="000000"/>
        </w:rPr>
        <w:t xml:space="preserve">may also contribute to </w:t>
      </w:r>
      <w:r w:rsidR="00E34FA8" w:rsidRPr="005F1E8D">
        <w:rPr>
          <w:color w:val="000000"/>
        </w:rPr>
        <w:t xml:space="preserve">nutrient hotspots </w:t>
      </w:r>
      <w:r w:rsidR="00043001" w:rsidRPr="005F1E8D">
        <w:rPr>
          <w:color w:val="000000"/>
        </w:rPr>
        <w:t xml:space="preserve">on small </w:t>
      </w:r>
      <w:r w:rsidR="00E6680F" w:rsidRPr="005F1E8D">
        <w:rPr>
          <w:color w:val="000000"/>
        </w:rPr>
        <w:t>to</w:t>
      </w:r>
      <w:r w:rsidR="00043001" w:rsidRPr="005F1E8D">
        <w:rPr>
          <w:color w:val="000000"/>
        </w:rPr>
        <w:t xml:space="preserve"> </w:t>
      </w:r>
      <w:proofErr w:type="spellStart"/>
      <w:r w:rsidR="00043001" w:rsidRPr="005F1E8D">
        <w:rPr>
          <w:color w:val="000000"/>
        </w:rPr>
        <w:t>meso</w:t>
      </w:r>
      <w:proofErr w:type="spellEnd"/>
      <w:r w:rsidR="00043001" w:rsidRPr="005F1E8D">
        <w:rPr>
          <w:color w:val="000000"/>
        </w:rPr>
        <w:t xml:space="preserve"> scales</w:t>
      </w:r>
      <w:r w:rsidR="00E34FA8" w:rsidRPr="005F1E8D">
        <w:rPr>
          <w:color w:val="000000"/>
        </w:rPr>
        <w:t xml:space="preserve">. </w:t>
      </w:r>
      <w:r w:rsidR="002C320F" w:rsidRPr="005F1E8D">
        <w:rPr>
          <w:color w:val="000000"/>
        </w:rPr>
        <w:t>Fast</w:t>
      </w:r>
      <w:r w:rsidR="00E6680F" w:rsidRPr="005F1E8D">
        <w:rPr>
          <w:color w:val="000000"/>
        </w:rPr>
        <w:t>-</w:t>
      </w:r>
      <w:r w:rsidR="002C320F" w:rsidRPr="005F1E8D">
        <w:rPr>
          <w:color w:val="000000"/>
        </w:rPr>
        <w:t xml:space="preserve">growing canopy kelps, which form expansive </w:t>
      </w:r>
      <w:r w:rsidR="00E6680F" w:rsidRPr="005F1E8D">
        <w:rPr>
          <w:color w:val="000000"/>
        </w:rPr>
        <w:t xml:space="preserve">underwater </w:t>
      </w:r>
      <w:r w:rsidR="002C320F" w:rsidRPr="005F1E8D">
        <w:rPr>
          <w:color w:val="000000"/>
        </w:rPr>
        <w:t>forests, may benefit from these excretions directly as a source of nitrogen</w:t>
      </w:r>
      <w:r w:rsidR="004F21D6">
        <w:rPr>
          <w:color w:val="000000"/>
        </w:rPr>
        <w:t xml:space="preserve"> (in the form of </w:t>
      </w:r>
      <w:r w:rsidR="001059C8" w:rsidRPr="005F1E8D">
        <w:rPr>
          <w:color w:val="000000"/>
        </w:rPr>
        <w:t>NH</w:t>
      </w:r>
      <w:r w:rsidR="001059C8" w:rsidRPr="005F1E8D">
        <w:rPr>
          <w:rFonts w:ascii="Cambria Math" w:hAnsi="Cambria Math" w:cs="Cambria Math"/>
          <w:color w:val="000000"/>
        </w:rPr>
        <w:t>₄⁺</w:t>
      </w:r>
      <w:r w:rsidR="004F21D6">
        <w:rPr>
          <w:color w:val="000000"/>
        </w:rPr>
        <w:t>)</w:t>
      </w:r>
      <w:r w:rsidR="008B1EB6" w:rsidRPr="005F1E8D">
        <w:rPr>
          <w:color w:val="000000"/>
        </w:rPr>
        <w:t>, especially</w:t>
      </w:r>
      <w:r w:rsidR="002C320F" w:rsidRPr="005F1E8D">
        <w:rPr>
          <w:color w:val="000000"/>
        </w:rPr>
        <w:t xml:space="preserve"> during low upwelling periods </w:t>
      </w:r>
      <w:r w:rsidR="002C320F" w:rsidRPr="005F1E8D">
        <w:rPr>
          <w:color w:val="000000"/>
        </w:rPr>
        <w:fldChar w:fldCharType="begin"/>
      </w:r>
      <w:r w:rsidR="00A01D2E">
        <w:rPr>
          <w:color w:val="000000"/>
        </w:rPr>
        <w:instrText xml:space="preserve"> ADDIN ZOTERO_ITEM CSL_CITATION {"citationID":"Fzz1pgds","properties":{"formattedCitation":"(Brzezinksi et al., 2013; Lees et al., 2024)","plainCitation":"(Brzezinksi et al., 2013; Lees et al., 2024)","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2C320F" w:rsidRPr="005F1E8D">
        <w:rPr>
          <w:color w:val="000000"/>
        </w:rPr>
        <w:fldChar w:fldCharType="separate"/>
      </w:r>
      <w:r w:rsidR="00A01D2E">
        <w:rPr>
          <w:noProof/>
          <w:color w:val="000000"/>
        </w:rPr>
        <w:t>(Brzezinksi et al., 2013; Lees et al., 2024)</w:t>
      </w:r>
      <w:r w:rsidR="002C320F" w:rsidRPr="005F1E8D">
        <w:rPr>
          <w:color w:val="000000"/>
        </w:rPr>
        <w:fldChar w:fldCharType="end"/>
      </w:r>
      <w:r w:rsidR="002C320F" w:rsidRPr="005F1E8D">
        <w:rPr>
          <w:color w:val="000000"/>
        </w:rPr>
        <w:t>. These kelp</w:t>
      </w:r>
      <w:r w:rsidR="00255188">
        <w:rPr>
          <w:color w:val="000000"/>
        </w:rPr>
        <w:t>s</w:t>
      </w:r>
      <w:r w:rsidR="002C320F" w:rsidRPr="005F1E8D">
        <w:rPr>
          <w:color w:val="000000"/>
        </w:rPr>
        <w:t>, which comprise giant kelp (</w:t>
      </w:r>
      <w:r w:rsidR="002C320F" w:rsidRPr="005F1E8D">
        <w:rPr>
          <w:i/>
          <w:color w:val="000000"/>
        </w:rPr>
        <w:t xml:space="preserve">Macrocystis </w:t>
      </w:r>
      <w:proofErr w:type="spellStart"/>
      <w:r w:rsidR="002C320F" w:rsidRPr="005F1E8D">
        <w:rPr>
          <w:i/>
          <w:color w:val="000000"/>
        </w:rPr>
        <w:t>pyrifera</w:t>
      </w:r>
      <w:proofErr w:type="spellEnd"/>
      <w:r w:rsidR="002C320F" w:rsidRPr="005F1E8D">
        <w:rPr>
          <w:color w:val="000000"/>
        </w:rPr>
        <w:t>) and bull kelp (</w:t>
      </w:r>
      <w:proofErr w:type="spellStart"/>
      <w:r w:rsidR="002C320F" w:rsidRPr="005F1E8D">
        <w:rPr>
          <w:i/>
          <w:color w:val="000000"/>
        </w:rPr>
        <w:t>Nereocystis</w:t>
      </w:r>
      <w:proofErr w:type="spellEnd"/>
      <w:r w:rsidR="002C320F" w:rsidRPr="005F1E8D">
        <w:rPr>
          <w:i/>
          <w:color w:val="000000"/>
        </w:rPr>
        <w:t xml:space="preserve"> </w:t>
      </w:r>
      <w:proofErr w:type="spellStart"/>
      <w:r w:rsidR="002C320F" w:rsidRPr="005F1E8D">
        <w:rPr>
          <w:i/>
          <w:color w:val="000000"/>
        </w:rPr>
        <w:t>leutkeana</w:t>
      </w:r>
      <w:proofErr w:type="spellEnd"/>
      <w:r w:rsidR="002C320F" w:rsidRPr="005F1E8D">
        <w:rPr>
          <w:color w:val="000000"/>
        </w:rPr>
        <w:t>)</w:t>
      </w:r>
      <w:r w:rsidR="00E6680F" w:rsidRPr="005F1E8D">
        <w:rPr>
          <w:color w:val="000000"/>
        </w:rPr>
        <w:t xml:space="preserve"> in the northeast Pacific</w:t>
      </w:r>
      <w:r w:rsidR="002C320F" w:rsidRPr="005F1E8D">
        <w:rPr>
          <w:color w:val="000000"/>
        </w:rPr>
        <w:t xml:space="preserve">, also </w:t>
      </w:r>
      <w:r w:rsidR="00DA559A">
        <w:rPr>
          <w:color w:val="000000"/>
        </w:rPr>
        <w:t>influence</w:t>
      </w:r>
      <w:r w:rsidR="00DA559A" w:rsidRPr="005F1E8D">
        <w:rPr>
          <w:color w:val="000000"/>
        </w:rPr>
        <w:t xml:space="preserve"> </w:t>
      </w:r>
      <w:r w:rsidR="00DA559A">
        <w:rPr>
          <w:color w:val="000000"/>
        </w:rPr>
        <w:t>the</w:t>
      </w:r>
      <w:r w:rsidR="00DA559A" w:rsidRPr="005F1E8D">
        <w:rPr>
          <w:color w:val="000000"/>
        </w:rPr>
        <w:t xml:space="preserve"> </w:t>
      </w:r>
      <w:r w:rsidR="002C320F" w:rsidRPr="005F1E8D">
        <w:rPr>
          <w:color w:val="000000"/>
        </w:rPr>
        <w:t xml:space="preserve">hydrodynamics and </w:t>
      </w:r>
      <w:r w:rsidR="000648DC">
        <w:rPr>
          <w:color w:val="000000"/>
        </w:rPr>
        <w:t>hydrochemistry</w:t>
      </w:r>
      <w:r w:rsidR="00DA559A">
        <w:rPr>
          <w:color w:val="000000"/>
        </w:rPr>
        <w:t xml:space="preserve"> of seawater</w:t>
      </w:r>
      <w:r w:rsidR="002C320F" w:rsidRPr="005F1E8D">
        <w:rPr>
          <w:color w:val="000000"/>
        </w:rPr>
        <w:t xml:space="preserve">, both slowing </w:t>
      </w:r>
      <w:r w:rsidR="006C6F43">
        <w:rPr>
          <w:color w:val="000000"/>
        </w:rPr>
        <w:t xml:space="preserve">water </w:t>
      </w:r>
      <w:r w:rsidR="002C320F" w:rsidRPr="005F1E8D">
        <w:rPr>
          <w:color w:val="000000"/>
        </w:rPr>
        <w:t xml:space="preserve">flow within </w:t>
      </w:r>
      <w:r w:rsidR="00A210AD">
        <w:rPr>
          <w:color w:val="000000"/>
        </w:rPr>
        <w:t xml:space="preserve">the </w:t>
      </w:r>
      <w:r w:rsidR="002C320F" w:rsidRPr="005F1E8D">
        <w:rPr>
          <w:color w:val="000000"/>
        </w:rPr>
        <w:t xml:space="preserve">forests and </w:t>
      </w:r>
      <w:r w:rsidR="00A210AD">
        <w:rPr>
          <w:color w:val="000000"/>
        </w:rPr>
        <w:t>generating</w:t>
      </w:r>
      <w:r w:rsidR="00A210AD" w:rsidRPr="005F1E8D">
        <w:rPr>
          <w:color w:val="000000"/>
        </w:rPr>
        <w:t xml:space="preserve"> </w:t>
      </w:r>
      <w:r w:rsidR="002C320F" w:rsidRPr="005F1E8D">
        <w:rPr>
          <w:color w:val="000000"/>
        </w:rPr>
        <w:t>gradient</w:t>
      </w:r>
      <w:r w:rsidR="00E6680F" w:rsidRPr="005F1E8D">
        <w:rPr>
          <w:color w:val="000000"/>
        </w:rPr>
        <w:t>s</w:t>
      </w:r>
      <w:r w:rsidR="002C320F" w:rsidRPr="005F1E8D">
        <w:rPr>
          <w:color w:val="000000"/>
        </w:rPr>
        <w:t xml:space="preserve"> of carbon content, pH, alkalinity, and oxygen</w:t>
      </w:r>
      <w:r w:rsidR="00E626AC" w:rsidRPr="005F1E8D">
        <w:rPr>
          <w:color w:val="000000"/>
        </w:rPr>
        <w:t xml:space="preserve"> </w:t>
      </w:r>
      <w:r w:rsidR="00E626AC" w:rsidRPr="005F1E8D">
        <w:rPr>
          <w:color w:val="000000"/>
        </w:rPr>
        <w:fldChar w:fldCharType="begin"/>
      </w:r>
      <w:r w:rsidR="00AF52A3">
        <w:rPr>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color w:val="000000"/>
        </w:rPr>
        <w:fldChar w:fldCharType="separate"/>
      </w:r>
      <w:r w:rsidR="00AF52A3">
        <w:rPr>
          <w:noProof/>
          <w:color w:val="000000"/>
        </w:rPr>
        <w:t>(Gaylord et al., 2007; Jackson and Winant, 1983; Pfister et al., 2019)</w:t>
      </w:r>
      <w:r w:rsidR="00E626AC" w:rsidRPr="005F1E8D">
        <w:rPr>
          <w:color w:val="000000"/>
        </w:rPr>
        <w:fldChar w:fldCharType="end"/>
      </w:r>
      <w:r w:rsidR="00E626AC" w:rsidRPr="005F1E8D">
        <w:rPr>
          <w:color w:val="000000"/>
        </w:rPr>
        <w:t>.</w:t>
      </w:r>
      <w:r w:rsidR="002C320F" w:rsidRPr="005F1E8D">
        <w:rPr>
          <w:color w:val="000000"/>
        </w:rPr>
        <w:t xml:space="preserve"> These</w:t>
      </w:r>
      <w:r w:rsidR="00775011">
        <w:rPr>
          <w:color w:val="000000"/>
        </w:rPr>
        <w:t xml:space="preserve"> m</w:t>
      </w:r>
      <w:r w:rsidR="00A210AD">
        <w:rPr>
          <w:color w:val="000000"/>
        </w:rPr>
        <w:t>odifications of the surrounding fluid environment by kelp forests</w:t>
      </w:r>
      <w:r w:rsidR="002C320F" w:rsidRPr="005F1E8D">
        <w:rPr>
          <w:color w:val="000000"/>
        </w:rPr>
        <w:t xml:space="preserve"> could affect the productivity and community composition of other primary producers</w:t>
      </w:r>
      <w:r w:rsidR="00255188">
        <w:rPr>
          <w:color w:val="000000"/>
        </w:rPr>
        <w:t xml:space="preserve"> and</w:t>
      </w:r>
      <w:r w:rsidR="008B1EB6" w:rsidRPr="005F1E8D">
        <w:rPr>
          <w:color w:val="000000"/>
        </w:rPr>
        <w:t xml:space="preserve"> contribut</w:t>
      </w:r>
      <w:r w:rsidR="00255188">
        <w:rPr>
          <w:color w:val="000000"/>
        </w:rPr>
        <w:t xml:space="preserve">e </w:t>
      </w:r>
      <w:r w:rsidR="008B1EB6" w:rsidRPr="005F1E8D">
        <w:rPr>
          <w:color w:val="000000"/>
        </w:rPr>
        <w:t xml:space="preserve">to </w:t>
      </w:r>
      <w:r w:rsidR="00043001" w:rsidRPr="005F1E8D">
        <w:rPr>
          <w:color w:val="000000"/>
        </w:rPr>
        <w:t xml:space="preserve">small-scale </w:t>
      </w:r>
      <w:r w:rsidR="008B1EB6" w:rsidRPr="005F1E8D">
        <w:rPr>
          <w:color w:val="000000"/>
        </w:rPr>
        <w:t xml:space="preserve">spatial </w:t>
      </w:r>
      <w:r w:rsidR="004F21D6">
        <w:rPr>
          <w:color w:val="000000"/>
        </w:rPr>
        <w:t>nutrient</w:t>
      </w:r>
      <w:r w:rsidR="008B1EB6" w:rsidRPr="005F1E8D">
        <w:rPr>
          <w:color w:val="000000"/>
        </w:rPr>
        <w:t xml:space="preserve"> heterogeneity</w:t>
      </w:r>
      <w:r w:rsidR="002C320F" w:rsidRPr="005F1E8D">
        <w:rPr>
          <w:color w:val="000000"/>
        </w:rPr>
        <w:t xml:space="preserve">. </w:t>
      </w:r>
    </w:p>
    <w:p w14:paraId="7AF2AC9B" w14:textId="2EE9F65A" w:rsidR="00701637" w:rsidRPr="005F1E8D" w:rsidRDefault="00F26904" w:rsidP="00701637">
      <w:pPr>
        <w:pBdr>
          <w:top w:val="nil"/>
          <w:left w:val="nil"/>
          <w:bottom w:val="nil"/>
          <w:right w:val="nil"/>
          <w:between w:val="nil"/>
        </w:pBdr>
        <w:spacing w:line="480" w:lineRule="auto"/>
        <w:ind w:firstLine="720"/>
      </w:pPr>
      <w:r w:rsidRPr="005F1E8D">
        <w:rPr>
          <w:color w:val="000000"/>
        </w:rPr>
        <w:t xml:space="preserve">We aimed to quantify the contribution of </w:t>
      </w:r>
      <w:r w:rsidR="0030052D">
        <w:rPr>
          <w:color w:val="000000"/>
        </w:rPr>
        <w:t>animal-</w:t>
      </w:r>
      <w:r w:rsidR="00D57AB2" w:rsidRPr="005F1E8D">
        <w:rPr>
          <w:color w:val="000000"/>
        </w:rPr>
        <w:t xml:space="preserve">regenerated </w:t>
      </w:r>
      <w:r w:rsidR="0030052D">
        <w:rPr>
          <w:color w:val="000000"/>
        </w:rPr>
        <w:t>nitrogen</w:t>
      </w:r>
      <w:r w:rsidR="0030052D" w:rsidRPr="005F1E8D">
        <w:rPr>
          <w:color w:val="000000"/>
        </w:rPr>
        <w:t xml:space="preserve"> </w:t>
      </w:r>
      <w:r w:rsidR="00D57AB2" w:rsidRPr="005F1E8D">
        <w:rPr>
          <w:color w:val="000000"/>
        </w:rPr>
        <w:t>to spatial variability</w:t>
      </w:r>
      <w:r w:rsidR="00BC390A">
        <w:rPr>
          <w:color w:val="000000"/>
        </w:rPr>
        <w:t xml:space="preserve"> of nutrients</w:t>
      </w:r>
      <w:r w:rsidRPr="005F1E8D">
        <w:rPr>
          <w:color w:val="000000"/>
        </w:rPr>
        <w:t xml:space="preserve"> in a temperate, wave</w:t>
      </w:r>
      <w:r w:rsidR="000E691F" w:rsidRPr="005F1E8D">
        <w:rPr>
          <w:color w:val="000000"/>
        </w:rPr>
        <w:t>-</w:t>
      </w:r>
      <w:r w:rsidRPr="005F1E8D">
        <w:rPr>
          <w:color w:val="000000"/>
        </w:rPr>
        <w:t>swept upwelling region</w:t>
      </w:r>
      <w:r w:rsidR="00775011">
        <w:rPr>
          <w:color w:val="000000"/>
        </w:rPr>
        <w:t xml:space="preserve"> </w:t>
      </w:r>
      <w:r w:rsidR="00A210AD">
        <w:rPr>
          <w:color w:val="000000"/>
        </w:rPr>
        <w:t>(</w:t>
      </w:r>
      <w:r w:rsidR="002D40ED" w:rsidRPr="005F1E8D">
        <w:rPr>
          <w:color w:val="000000"/>
        </w:rPr>
        <w:t>Barkley Sound</w:t>
      </w:r>
      <w:r w:rsidR="00A210AD">
        <w:rPr>
          <w:color w:val="000000"/>
        </w:rPr>
        <w:t>,</w:t>
      </w:r>
      <w:r w:rsidR="000E691F" w:rsidRPr="005F1E8D">
        <w:rPr>
          <w:color w:val="000000"/>
        </w:rPr>
        <w:t xml:space="preserve"> British Columbia (BC),</w:t>
      </w:r>
      <w:r w:rsidR="002D40ED" w:rsidRPr="005F1E8D">
        <w:rPr>
          <w:color w:val="000000"/>
        </w:rPr>
        <w:t xml:space="preserve"> </w:t>
      </w:r>
      <w:r w:rsidR="00D57AB2" w:rsidRPr="005F1E8D">
        <w:rPr>
          <w:color w:val="000000"/>
        </w:rPr>
        <w:t>Canada</w:t>
      </w:r>
      <w:r w:rsidR="00A210AD">
        <w:rPr>
          <w:color w:val="000000"/>
        </w:rPr>
        <w:t>)</w:t>
      </w:r>
      <w:r w:rsidR="00D57AB2" w:rsidRPr="005F1E8D">
        <w:rPr>
          <w:color w:val="000000"/>
        </w:rPr>
        <w:t>. This region is located on the traditional territories of the Huu-ay-aht Nation and comprises an archipelago of islands</w:t>
      </w:r>
      <w:r w:rsidR="00A07ADB">
        <w:rPr>
          <w:color w:val="000000"/>
        </w:rPr>
        <w:t xml:space="preserve"> </w:t>
      </w:r>
      <w:r w:rsidRPr="005F1E8D">
        <w:rPr>
          <w:color w:val="000000"/>
        </w:rPr>
        <w:t>dotted with rocky reefs and kelp forests</w:t>
      </w:r>
      <w:r w:rsidR="00A210AD">
        <w:rPr>
          <w:color w:val="000000"/>
        </w:rPr>
        <w:t xml:space="preserve"> of </w:t>
      </w:r>
      <w:r w:rsidR="00A210AD">
        <w:rPr>
          <w:color w:val="000000"/>
        </w:rPr>
        <w:lastRenderedPageBreak/>
        <w:t>heterogeneous structure</w:t>
      </w:r>
      <w:r w:rsidR="00D57AB2" w:rsidRPr="005F1E8D">
        <w:rPr>
          <w:color w:val="000000"/>
        </w:rPr>
        <w:t>.</w:t>
      </w:r>
      <w:r w:rsidR="00C11E26">
        <w:rPr>
          <w:color w:val="000000"/>
        </w:rPr>
        <w:t xml:space="preserve"> </w:t>
      </w:r>
      <w:r w:rsidR="006214D6">
        <w:rPr>
          <w:color w:val="000000"/>
        </w:rPr>
        <w:t>We</w:t>
      </w:r>
      <w:r w:rsidR="00A226B8">
        <w:rPr>
          <w:color w:val="000000"/>
        </w:rPr>
        <w:t xml:space="preserve"> hypothesized</w:t>
      </w:r>
      <w:r w:rsidR="006214D6">
        <w:rPr>
          <w:color w:val="000000"/>
        </w:rPr>
        <w:t xml:space="preserve"> that animal-regenerated nutrients contribute to variability in resource availability across </w:t>
      </w:r>
      <w:r w:rsidR="00D83BB3">
        <w:rPr>
          <w:color w:val="000000"/>
        </w:rPr>
        <w:t>three distinct spatial</w:t>
      </w:r>
      <w:r w:rsidR="006214D6">
        <w:rPr>
          <w:color w:val="000000"/>
        </w:rPr>
        <w:t xml:space="preserve"> scales. </w:t>
      </w:r>
      <w:r w:rsidR="00A213FF" w:rsidRPr="005F1E8D">
        <w:rPr>
          <w:color w:val="000000"/>
        </w:rPr>
        <w:t>Specifically, w</w:t>
      </w:r>
      <w:r w:rsidR="00E34FA8" w:rsidRPr="005F1E8D">
        <w:rPr>
          <w:color w:val="000000"/>
        </w:rPr>
        <w:t xml:space="preserve">e </w:t>
      </w:r>
      <w:r w:rsidR="002624C3">
        <w:rPr>
          <w:color w:val="000000"/>
        </w:rPr>
        <w:t xml:space="preserve">predicted that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2624C3">
        <w:rPr>
          <w:color w:val="000000"/>
        </w:rPr>
        <w:t xml:space="preserve">variation </w:t>
      </w:r>
      <w:r w:rsidR="004D113C">
        <w:rPr>
          <w:color w:val="000000"/>
        </w:rPr>
        <w:t>would</w:t>
      </w:r>
      <w:r w:rsidR="002624C3">
        <w:rPr>
          <w:color w:val="000000"/>
        </w:rPr>
        <w:t xml:space="preserve"> be detectable at the</w:t>
      </w:r>
      <w:r w:rsidR="00D83BB3">
        <w:rPr>
          <w:color w:val="000000"/>
        </w:rPr>
        <w:t xml:space="preserve"> meso-scale</w:t>
      </w:r>
      <w:r w:rsidR="002624C3">
        <w:rPr>
          <w:color w:val="000000"/>
        </w:rPr>
        <w:t xml:space="preserve"> </w:t>
      </w:r>
      <w:r w:rsidR="00AC12DC">
        <w:rPr>
          <w:color w:val="000000"/>
        </w:rPr>
        <w:t xml:space="preserve">due to </w:t>
      </w:r>
      <w:r w:rsidR="002624C3">
        <w:rPr>
          <w:color w:val="000000"/>
        </w:rPr>
        <w:t>variation in animal abundance among sites. We also expected</w:t>
      </w:r>
      <w:r w:rsidR="00535F8D">
        <w:rPr>
          <w:color w:val="000000"/>
        </w:rPr>
        <w:t xml:space="preserve"> to </w:t>
      </w:r>
      <w:r w:rsidR="00A210AD">
        <w:rPr>
          <w:color w:val="000000"/>
        </w:rPr>
        <w:t xml:space="preserve">observe </w:t>
      </w:r>
      <w:r w:rsidR="00535F8D">
        <w:rPr>
          <w:color w:val="000000"/>
        </w:rPr>
        <w:t xml:space="preserve">variation in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535F8D">
        <w:rPr>
          <w:color w:val="000000"/>
        </w:rPr>
        <w:t>concentrations a</w:t>
      </w:r>
      <w:r w:rsidR="002624C3">
        <w:rPr>
          <w:color w:val="000000"/>
        </w:rPr>
        <w:t>t smaller scales (</w:t>
      </w:r>
      <w:r w:rsidR="00535F8D">
        <w:rPr>
          <w:color w:val="000000"/>
        </w:rPr>
        <w:t xml:space="preserve">i.e., </w:t>
      </w:r>
      <w:r w:rsidR="002624C3">
        <w:rPr>
          <w:color w:val="000000"/>
        </w:rPr>
        <w:t xml:space="preserve">within </w:t>
      </w:r>
      <w:r w:rsidR="00535F8D">
        <w:rPr>
          <w:color w:val="000000"/>
        </w:rPr>
        <w:t>natural sites and between experimental cages), but only under conditions that allow</w:t>
      </w:r>
      <w:r w:rsidR="00A210AD">
        <w:rPr>
          <w:color w:val="000000"/>
        </w:rPr>
        <w:t xml:space="preserve"> for</w:t>
      </w:r>
      <w:r w:rsidR="00535F8D">
        <w:rPr>
          <w:color w:val="000000"/>
        </w:rPr>
        <w:t xml:space="preserve"> local enrichment (e.g., low tidal exchange). To test these predictions, we </w:t>
      </w:r>
      <w:r w:rsidR="00A213FF" w:rsidRPr="005F1E8D">
        <w:rPr>
          <w:color w:val="000000"/>
        </w:rPr>
        <w:t>measured variation in</w:t>
      </w:r>
      <w:r w:rsidR="000E691F" w:rsidRPr="005F1E8D">
        <w:rPr>
          <w:color w:val="000000"/>
        </w:rPr>
        <w:t xml:space="preserve"> </w:t>
      </w:r>
      <w:r w:rsidR="00057BA8" w:rsidRPr="005F1E8D">
        <w:t>NH</w:t>
      </w:r>
      <w:r w:rsidR="00057BA8" w:rsidRPr="005F1E8D">
        <w:rPr>
          <w:rFonts w:ascii="Cambria Math" w:hAnsi="Cambria Math" w:cs="Cambria Math"/>
        </w:rPr>
        <w:t>₄⁺</w:t>
      </w:r>
      <w:r w:rsidR="00057BA8" w:rsidRPr="005F1E8D">
        <w:t xml:space="preserve"> </w:t>
      </w:r>
      <w:r w:rsidR="00A213FF" w:rsidRPr="005F1E8D">
        <w:rPr>
          <w:color w:val="000000"/>
        </w:rPr>
        <w:t>concentrations</w:t>
      </w:r>
      <w:r w:rsidR="00E34FA8" w:rsidRPr="005F1E8D">
        <w:rPr>
          <w:color w:val="000000"/>
        </w:rPr>
        <w:t xml:space="preserve"> among </w:t>
      </w:r>
      <w:r w:rsidR="00FC6B44" w:rsidRPr="005F1E8D">
        <w:rPr>
          <w:color w:val="000000"/>
        </w:rPr>
        <w:t>rocky reef sites</w:t>
      </w:r>
      <w:r w:rsidR="00B62F21">
        <w:rPr>
          <w:color w:val="000000"/>
        </w:rPr>
        <w:t xml:space="preserve"> (</w:t>
      </w:r>
      <w:proofErr w:type="spellStart"/>
      <w:r w:rsidR="00B62F21">
        <w:rPr>
          <w:color w:val="000000"/>
        </w:rPr>
        <w:t>meso</w:t>
      </w:r>
      <w:proofErr w:type="spellEnd"/>
      <w:r w:rsidR="00B62F21">
        <w:rPr>
          <w:color w:val="000000"/>
        </w:rPr>
        <w:t xml:space="preserve"> scale of </w:t>
      </w:r>
      <w:r w:rsidR="000C156B">
        <w:rPr>
          <w:color w:val="000000"/>
        </w:rPr>
        <w:t>~</w:t>
      </w:r>
      <w:r w:rsidR="00B62F21">
        <w:rPr>
          <w:color w:val="000000"/>
        </w:rPr>
        <w:t>10s of km)</w:t>
      </w:r>
      <w:r w:rsidR="00FC6B44" w:rsidRPr="005F1E8D">
        <w:rPr>
          <w:color w:val="000000"/>
        </w:rPr>
        <w:t xml:space="preserve">, </w:t>
      </w:r>
      <w:r w:rsidR="00B62F21">
        <w:rPr>
          <w:color w:val="000000"/>
        </w:rPr>
        <w:t xml:space="preserve">in and </w:t>
      </w:r>
      <w:r w:rsidR="000C156B">
        <w:rPr>
          <w:color w:val="000000"/>
        </w:rPr>
        <w:t>out of</w:t>
      </w:r>
      <w:r w:rsidR="00B62F21" w:rsidRPr="005F1E8D">
        <w:rPr>
          <w:color w:val="000000"/>
        </w:rPr>
        <w:t xml:space="preserve"> </w:t>
      </w:r>
      <w:r w:rsidR="00FC6B44" w:rsidRPr="005F1E8D">
        <w:rPr>
          <w:color w:val="000000"/>
        </w:rPr>
        <w:t xml:space="preserve">kelp forest </w:t>
      </w:r>
      <w:r w:rsidR="00E34FA8" w:rsidRPr="005F1E8D">
        <w:rPr>
          <w:color w:val="000000"/>
        </w:rPr>
        <w:t>sites</w:t>
      </w:r>
      <w:r w:rsidR="00B62F21">
        <w:rPr>
          <w:color w:val="000000"/>
        </w:rPr>
        <w:t xml:space="preserve"> (small scale </w:t>
      </w:r>
      <w:r w:rsidR="003D5FEF">
        <w:rPr>
          <w:color w:val="000000"/>
        </w:rPr>
        <w:t xml:space="preserve">of </w:t>
      </w:r>
      <w:r w:rsidR="00D34121">
        <w:rPr>
          <w:color w:val="000000"/>
        </w:rPr>
        <w:t>5</w:t>
      </w:r>
      <w:r w:rsidR="00B62F21">
        <w:rPr>
          <w:color w:val="000000"/>
        </w:rPr>
        <w:t xml:space="preserve"> m)</w:t>
      </w:r>
      <w:r w:rsidR="00FC6B44" w:rsidRPr="005F1E8D">
        <w:rPr>
          <w:color w:val="000000"/>
        </w:rPr>
        <w:t xml:space="preserve">, and </w:t>
      </w:r>
      <w:r w:rsidR="009962D6">
        <w:rPr>
          <w:color w:val="000000"/>
        </w:rPr>
        <w:t>near experimentally caged consumers (small</w:t>
      </w:r>
      <w:r w:rsidR="000C156B">
        <w:rPr>
          <w:color w:val="000000"/>
        </w:rPr>
        <w:t>er</w:t>
      </w:r>
      <w:r w:rsidR="009962D6">
        <w:rPr>
          <w:color w:val="000000"/>
        </w:rPr>
        <w:t xml:space="preserve"> scale </w:t>
      </w:r>
      <w:r w:rsidR="00E65785">
        <w:rPr>
          <w:color w:val="000000"/>
        </w:rPr>
        <w:t>of &lt;</w:t>
      </w:r>
      <w:r w:rsidR="000C156B">
        <w:rPr>
          <w:color w:val="000000"/>
        </w:rPr>
        <w:t xml:space="preserve"> </w:t>
      </w:r>
      <w:r w:rsidR="00D34121">
        <w:rPr>
          <w:color w:val="000000"/>
        </w:rPr>
        <w:t>2</w:t>
      </w:r>
      <w:r w:rsidR="000C156B">
        <w:rPr>
          <w:color w:val="000000"/>
        </w:rPr>
        <w:t xml:space="preserve"> m</w:t>
      </w:r>
      <w:r w:rsidR="00E65785">
        <w:rPr>
          <w:color w:val="000000"/>
        </w:rPr>
        <w:t xml:space="preserve">, </w:t>
      </w:r>
      <w:r w:rsidR="00E65785" w:rsidRPr="00E65785">
        <w:rPr>
          <w:color w:val="000000"/>
          <w:highlight w:val="green"/>
        </w:rPr>
        <w:t>Fig. 1a,</w:t>
      </w:r>
      <w:r w:rsidR="00255188">
        <w:rPr>
          <w:color w:val="000000"/>
          <w:highlight w:val="green"/>
        </w:rPr>
        <w:t xml:space="preserve"> </w:t>
      </w:r>
      <w:r w:rsidR="00E65785" w:rsidRPr="00E65785">
        <w:rPr>
          <w:color w:val="000000"/>
          <w:highlight w:val="green"/>
        </w:rPr>
        <w:t>b,</w:t>
      </w:r>
      <w:r w:rsidR="00255188">
        <w:rPr>
          <w:color w:val="000000"/>
          <w:highlight w:val="green"/>
        </w:rPr>
        <w:t xml:space="preserve"> </w:t>
      </w:r>
      <w:r w:rsidR="00E65785" w:rsidRPr="00E65785">
        <w:rPr>
          <w:color w:val="000000"/>
          <w:highlight w:val="green"/>
        </w:rPr>
        <w:t>c</w:t>
      </w:r>
      <w:r w:rsidR="009962D6">
        <w:rPr>
          <w:color w:val="000000"/>
        </w:rPr>
        <w:t>)</w:t>
      </w:r>
      <w:r w:rsidR="00E34FA8" w:rsidRPr="005F1E8D">
        <w:rPr>
          <w:color w:val="000000"/>
        </w:rPr>
        <w:t xml:space="preserve">. </w:t>
      </w:r>
      <w:r w:rsidR="00FC6B44" w:rsidRPr="005F1E8D">
        <w:rPr>
          <w:color w:val="000000"/>
        </w:rPr>
        <w:t>We quantif</w:t>
      </w:r>
      <w:r w:rsidR="000E691F" w:rsidRPr="005F1E8D">
        <w:rPr>
          <w:color w:val="000000"/>
        </w:rPr>
        <w:t>ied</w:t>
      </w:r>
      <w:r w:rsidR="00FC6B44" w:rsidRPr="005F1E8D">
        <w:rPr>
          <w:color w:val="000000"/>
        </w:rPr>
        <w:t xml:space="preserve"> the abundance and diversity of fish</w:t>
      </w:r>
      <w:r w:rsidR="009962D6">
        <w:rPr>
          <w:color w:val="000000"/>
        </w:rPr>
        <w:t>es</w:t>
      </w:r>
      <w:r w:rsidR="00FC6B44" w:rsidRPr="005F1E8D">
        <w:rPr>
          <w:color w:val="000000"/>
        </w:rPr>
        <w:t xml:space="preserve"> and invertebrate</w:t>
      </w:r>
      <w:r w:rsidR="009962D6">
        <w:rPr>
          <w:color w:val="000000"/>
        </w:rPr>
        <w:t>s</w:t>
      </w:r>
      <w:r w:rsidR="00FC6B44" w:rsidRPr="005F1E8D">
        <w:rPr>
          <w:color w:val="000000"/>
        </w:rPr>
        <w:t xml:space="preserve"> at each rocky reef and kelp forest site </w:t>
      </w:r>
      <w:r w:rsidR="00535F8D">
        <w:rPr>
          <w:color w:val="000000"/>
        </w:rPr>
        <w:t xml:space="preserve">and </w:t>
      </w:r>
      <w:r w:rsidR="00FC6B44" w:rsidRPr="005F1E8D">
        <w:rPr>
          <w:color w:val="000000"/>
        </w:rPr>
        <w:t xml:space="preserve">measured kelp forest metrics and abiotic variables to explore </w:t>
      </w:r>
      <w:r w:rsidR="00A210AD">
        <w:rPr>
          <w:color w:val="000000"/>
        </w:rPr>
        <w:t xml:space="preserve">potential </w:t>
      </w:r>
      <w:r w:rsidR="00FC6B44" w:rsidRPr="005F1E8D">
        <w:rPr>
          <w:color w:val="000000"/>
        </w:rPr>
        <w:t xml:space="preserve">drivers of variation in </w:t>
      </w:r>
      <w:r w:rsidR="00057BA8" w:rsidRPr="005F1E8D">
        <w:t>NH</w:t>
      </w:r>
      <w:r w:rsidR="00057BA8" w:rsidRPr="005F1E8D">
        <w:rPr>
          <w:rFonts w:ascii="Cambria Math" w:hAnsi="Cambria Math" w:cs="Cambria Math"/>
        </w:rPr>
        <w:t>₄⁺</w:t>
      </w:r>
      <w:r w:rsidR="00057BA8" w:rsidRPr="005F1E8D">
        <w:t xml:space="preserve"> </w:t>
      </w:r>
      <w:r w:rsidR="00FC6B44" w:rsidRPr="005F1E8D">
        <w:rPr>
          <w:color w:val="000000"/>
        </w:rPr>
        <w:t xml:space="preserve">concentrations. </w:t>
      </w:r>
      <w:r w:rsidR="00E34FA8" w:rsidRPr="005F1E8D">
        <w:rPr>
          <w:color w:val="000000"/>
        </w:rPr>
        <w:t>By characterizing</w:t>
      </w:r>
      <w:r w:rsidR="00A07ADB" w:rsidRPr="00A07ADB">
        <w:t xml:space="preserve"> </w:t>
      </w:r>
      <w:r w:rsidR="00A07ADB" w:rsidRPr="00A07ADB">
        <w:rPr>
          <w:color w:val="000000"/>
        </w:rPr>
        <w:t>the scale at which animal-driven nutrient</w:t>
      </w:r>
      <w:r w:rsidR="009962D6">
        <w:rPr>
          <w:color w:val="000000"/>
        </w:rPr>
        <w:t>s</w:t>
      </w:r>
      <w:r w:rsidR="00A07ADB" w:rsidRPr="00A07ADB">
        <w:rPr>
          <w:color w:val="000000"/>
        </w:rPr>
        <w:t xml:space="preserve"> var</w:t>
      </w:r>
      <w:r w:rsidR="009962D6">
        <w:rPr>
          <w:color w:val="000000"/>
        </w:rPr>
        <w:t>y</w:t>
      </w:r>
      <w:r w:rsidR="00E34FA8" w:rsidRPr="005F1E8D">
        <w:rPr>
          <w:color w:val="000000"/>
        </w:rPr>
        <w:t xml:space="preserve">, </w:t>
      </w:r>
      <w:r w:rsidR="002C3747" w:rsidRPr="005F1E8D">
        <w:rPr>
          <w:color w:val="000000"/>
        </w:rPr>
        <w:t xml:space="preserve">we hope </w:t>
      </w:r>
      <w:r w:rsidR="00155D45">
        <w:rPr>
          <w:color w:val="000000"/>
        </w:rPr>
        <w:t xml:space="preserve">to </w:t>
      </w:r>
      <w:r w:rsidR="00A210AD">
        <w:rPr>
          <w:color w:val="000000"/>
        </w:rPr>
        <w:t xml:space="preserve">uncover </w:t>
      </w:r>
      <w:r w:rsidR="002C3747" w:rsidRPr="005F1E8D">
        <w:rPr>
          <w:color w:val="000000"/>
        </w:rPr>
        <w:t xml:space="preserve">the </w:t>
      </w:r>
      <w:r w:rsidR="00A210AD">
        <w:rPr>
          <w:color w:val="000000"/>
        </w:rPr>
        <w:t>extent to which</w:t>
      </w:r>
      <w:r w:rsidR="002C3747" w:rsidRPr="005F1E8D">
        <w:rPr>
          <w:color w:val="000000"/>
        </w:rPr>
        <w:t xml:space="preserve"> consumers </w:t>
      </w:r>
      <w:r w:rsidR="00A01D2E">
        <w:rPr>
          <w:color w:val="000000"/>
        </w:rPr>
        <w:t xml:space="preserve">in temperate regions </w:t>
      </w:r>
      <w:r w:rsidR="002C3747" w:rsidRPr="005F1E8D">
        <w:rPr>
          <w:color w:val="000000"/>
        </w:rPr>
        <w:t>structur</w:t>
      </w:r>
      <w:r w:rsidR="00DF22E5">
        <w:rPr>
          <w:color w:val="000000"/>
        </w:rPr>
        <w:t>e communities</w:t>
      </w:r>
      <w:r w:rsidR="002C3747" w:rsidRPr="005F1E8D">
        <w:rPr>
          <w:color w:val="000000"/>
        </w:rPr>
        <w:t xml:space="preserve"> not only </w:t>
      </w:r>
      <w:r w:rsidR="00DF22E5">
        <w:rPr>
          <w:color w:val="000000"/>
        </w:rPr>
        <w:t xml:space="preserve">from the </w:t>
      </w:r>
      <w:r w:rsidR="002C3747" w:rsidRPr="005F1E8D">
        <w:rPr>
          <w:color w:val="000000"/>
        </w:rPr>
        <w:t>top</w:t>
      </w:r>
      <w:r w:rsidR="0096667C">
        <w:rPr>
          <w:color w:val="000000"/>
        </w:rPr>
        <w:t xml:space="preserve"> </w:t>
      </w:r>
      <w:r w:rsidR="002C3747" w:rsidRPr="005F1E8D">
        <w:rPr>
          <w:color w:val="000000"/>
        </w:rPr>
        <w:t xml:space="preserve">down, but also </w:t>
      </w:r>
      <w:r w:rsidR="00DF22E5">
        <w:rPr>
          <w:color w:val="000000"/>
        </w:rPr>
        <w:t xml:space="preserve">the </w:t>
      </w:r>
      <w:r w:rsidR="002C3747" w:rsidRPr="005F1E8D">
        <w:rPr>
          <w:color w:val="000000"/>
        </w:rPr>
        <w:t>bottom</w:t>
      </w:r>
      <w:r w:rsidR="00DF22E5">
        <w:rPr>
          <w:color w:val="000000"/>
        </w:rPr>
        <w:t xml:space="preserve"> </w:t>
      </w:r>
      <w:r w:rsidR="002C3747" w:rsidRPr="005F1E8D">
        <w:rPr>
          <w:color w:val="000000"/>
        </w:rPr>
        <w:t>up</w:t>
      </w:r>
      <w:r w:rsidR="009D637D">
        <w:rPr>
          <w:color w:val="000000"/>
        </w:rPr>
        <w:t xml:space="preserve"> through CND</w:t>
      </w:r>
      <w:r w:rsidR="002C3747" w:rsidRPr="005F1E8D">
        <w:rPr>
          <w:color w:val="000000"/>
        </w:rPr>
        <w:t>.</w:t>
      </w:r>
    </w:p>
    <w:p w14:paraId="3D7BAE27" w14:textId="77777777" w:rsidR="00701637" w:rsidRPr="005F1E8D" w:rsidRDefault="00701637" w:rsidP="00701637">
      <w:pPr>
        <w:pBdr>
          <w:top w:val="nil"/>
          <w:left w:val="nil"/>
          <w:bottom w:val="nil"/>
          <w:right w:val="nil"/>
          <w:between w:val="nil"/>
        </w:pBdr>
        <w:spacing w:line="480" w:lineRule="auto"/>
        <w:rPr>
          <w:b/>
        </w:rPr>
      </w:pPr>
    </w:p>
    <w:p w14:paraId="1F39CDF7" w14:textId="17F56DA2" w:rsidR="00CE7337" w:rsidRPr="005F1E8D" w:rsidRDefault="00EB3BC7" w:rsidP="00701637">
      <w:pPr>
        <w:pBdr>
          <w:top w:val="nil"/>
          <w:left w:val="nil"/>
          <w:bottom w:val="nil"/>
          <w:right w:val="nil"/>
          <w:between w:val="nil"/>
        </w:pBdr>
        <w:spacing w:line="480" w:lineRule="auto"/>
        <w:rPr>
          <w:color w:val="000000"/>
        </w:rPr>
      </w:pPr>
      <w:r w:rsidRPr="005F1E8D">
        <w:rPr>
          <w:b/>
        </w:rPr>
        <w:t>Methods</w:t>
      </w:r>
    </w:p>
    <w:p w14:paraId="21B1B931" w14:textId="2B3924EC" w:rsidR="00E31F65" w:rsidRPr="005F1E8D" w:rsidRDefault="00E31F65" w:rsidP="00EB3BC7">
      <w:pPr>
        <w:spacing w:line="480" w:lineRule="auto"/>
        <w:rPr>
          <w:i/>
        </w:rPr>
      </w:pPr>
      <w:r w:rsidRPr="005F1E8D">
        <w:rPr>
          <w:i/>
        </w:rPr>
        <w:t>Site</w:t>
      </w:r>
      <w:r w:rsidR="00701637" w:rsidRPr="005F1E8D">
        <w:rPr>
          <w:i/>
        </w:rPr>
        <w:t xml:space="preserve"> description</w:t>
      </w:r>
    </w:p>
    <w:p w14:paraId="205C64B6" w14:textId="6E8940A3" w:rsidR="00E31F65" w:rsidRDefault="004E6F16" w:rsidP="00EB3BC7">
      <w:pPr>
        <w:spacing w:line="480" w:lineRule="auto"/>
      </w:pPr>
      <w:r w:rsidRPr="005F1E8D">
        <w:t xml:space="preserve">Barkley Sound </w:t>
      </w:r>
      <w:proofErr w:type="gramStart"/>
      <w:r w:rsidRPr="005F1E8D">
        <w:t>is located in</w:t>
      </w:r>
      <w:proofErr w:type="gramEnd"/>
      <w:r w:rsidRPr="005F1E8D">
        <w:t xml:space="preserve"> an upwelling region on the west coast of Vancouver Island, Canada. Upwelling supplies nitrates in the spring and early summer, while storm</w:t>
      </w:r>
      <w:r w:rsidR="005E0A73">
        <w:t>s</w:t>
      </w:r>
      <w:r w:rsidRPr="005F1E8D">
        <w:t xml:space="preserve"> flush riverine inputs into the nearshore in the winter and spring </w:t>
      </w:r>
      <w:r w:rsidRPr="005F1E8D">
        <w:fldChar w:fldCharType="begin"/>
      </w:r>
      <w:r w:rsidRPr="005F1E8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fldChar w:fldCharType="separate"/>
      </w:r>
      <w:r w:rsidRPr="005F1E8D">
        <w:rPr>
          <w:noProof/>
        </w:rPr>
        <w:t>(Pawlowicz, 2017)</w:t>
      </w:r>
      <w:r w:rsidRPr="005F1E8D">
        <w:fldChar w:fldCharType="end"/>
      </w:r>
      <w:r w:rsidRPr="005F1E8D">
        <w:t xml:space="preserve">. </w:t>
      </w:r>
      <w:r w:rsidR="00444BD0" w:rsidRPr="005F1E8D">
        <w:t xml:space="preserve">Due to the proximity of the </w:t>
      </w:r>
      <w:proofErr w:type="spellStart"/>
      <w:r w:rsidR="00444BD0" w:rsidRPr="005F1E8D">
        <w:t>Bamfield</w:t>
      </w:r>
      <w:proofErr w:type="spellEnd"/>
      <w:r w:rsidR="00444BD0" w:rsidRPr="005F1E8D">
        <w:t xml:space="preserve"> Marine Sciences Centre</w:t>
      </w:r>
      <w:r w:rsidR="0003350D" w:rsidRPr="005F1E8D">
        <w:t xml:space="preserve"> (BMSC)</w:t>
      </w:r>
      <w:r w:rsidR="00444BD0" w:rsidRPr="005F1E8D">
        <w:t xml:space="preserve">, this region has been </w:t>
      </w:r>
      <w:r w:rsidR="000E691F" w:rsidRPr="005F1E8D">
        <w:t xml:space="preserve">a long-term focal area for studies seeking </w:t>
      </w:r>
      <w:r w:rsidR="00444BD0" w:rsidRPr="005F1E8D">
        <w:t xml:space="preserve">to </w:t>
      </w:r>
      <w:r w:rsidR="004C314F" w:rsidRPr="005F1E8D">
        <w:t xml:space="preserve">document </w:t>
      </w:r>
      <w:r w:rsidR="00365EF3">
        <w:t>the response of</w:t>
      </w:r>
      <w:r w:rsidR="004C314F" w:rsidRPr="005F1E8D">
        <w:t xml:space="preserve"> kelp</w:t>
      </w:r>
      <w:r w:rsidR="00365EF3">
        <w:t>s</w:t>
      </w:r>
      <w:r w:rsidR="004C314F" w:rsidRPr="005F1E8D">
        <w:t xml:space="preserve"> to </w:t>
      </w:r>
      <w:r w:rsidR="00365EF3">
        <w:t>marine</w:t>
      </w:r>
      <w:r w:rsidR="004C314F" w:rsidRPr="005F1E8D">
        <w:t xml:space="preserve"> heatwaves</w:t>
      </w:r>
      <w:r w:rsidR="004C314F">
        <w:t>,</w:t>
      </w:r>
      <w:r w:rsidR="000E691F" w:rsidRPr="005F1E8D">
        <w:t xml:space="preserve"> </w:t>
      </w:r>
      <w:r w:rsidR="00017E16" w:rsidRPr="005F1E8D">
        <w:t>establish ecological baselines</w:t>
      </w:r>
      <w:r w:rsidR="00017E16">
        <w:t>, and</w:t>
      </w:r>
      <w:r w:rsidR="00444BD0" w:rsidRPr="005F1E8D">
        <w:t xml:space="preserve"> </w:t>
      </w:r>
      <w:r w:rsidR="000E691F" w:rsidRPr="005F1E8D">
        <w:t xml:space="preserve">unravel </w:t>
      </w:r>
      <w:r w:rsidR="00444BD0" w:rsidRPr="005F1E8D">
        <w:t xml:space="preserve">ecosystem dynamics </w:t>
      </w:r>
      <w:r w:rsidR="00E639BB">
        <w:fldChar w:fldCharType="begin"/>
      </w:r>
      <w:r w:rsidR="00990B37">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fldChar w:fldCharType="separate"/>
      </w:r>
      <w:r w:rsidR="00990B37">
        <w:rPr>
          <w:noProof/>
        </w:rPr>
        <w:t>(Attridge et al., 2024; Howard et al., 2019; Starko et al., 2024, 2022; Tanasichuk, 1998)</w:t>
      </w:r>
      <w:r w:rsidR="00E639BB">
        <w:fldChar w:fldCharType="end"/>
      </w:r>
      <w:r w:rsidR="00444BD0" w:rsidRPr="005F1E8D">
        <w:t xml:space="preserve">. Subtidal </w:t>
      </w:r>
      <w:r w:rsidR="00796F8D" w:rsidRPr="005F1E8D">
        <w:t xml:space="preserve">fish </w:t>
      </w:r>
      <w:r w:rsidR="00444BD0" w:rsidRPr="005F1E8D">
        <w:t xml:space="preserve">communities </w:t>
      </w:r>
      <w:r w:rsidR="00365EF3">
        <w:t xml:space="preserve">in this region </w:t>
      </w:r>
      <w:r w:rsidR="00582A7B">
        <w:t>include</w:t>
      </w:r>
      <w:r w:rsidR="00486C53">
        <w:t xml:space="preserve"> </w:t>
      </w:r>
      <w:r w:rsidR="00B0070F">
        <w:t xml:space="preserve">at least </w:t>
      </w:r>
      <w:r w:rsidR="00486C53">
        <w:t xml:space="preserve">18 </w:t>
      </w:r>
      <w:r w:rsidR="00486C53">
        <w:lastRenderedPageBreak/>
        <w:t xml:space="preserve">families including </w:t>
      </w:r>
      <w:commentRangeStart w:id="13"/>
      <w:r w:rsidR="0026711E" w:rsidRPr="005F1E8D">
        <w:t>gobies,</w:t>
      </w:r>
      <w:r w:rsidR="009C41B4" w:rsidRPr="005F1E8D">
        <w:t xml:space="preserve"> surfperches,</w:t>
      </w:r>
      <w:r w:rsidR="006159C2" w:rsidRPr="005F1E8D">
        <w:t xml:space="preserve"> </w:t>
      </w:r>
      <w:r w:rsidR="009C41B4" w:rsidRPr="005F1E8D">
        <w:t xml:space="preserve">rockfishes, </w:t>
      </w:r>
      <w:r w:rsidR="00444BD0" w:rsidRPr="005F1E8D">
        <w:t>greenlings,</w:t>
      </w:r>
      <w:r w:rsidR="009C41B4" w:rsidRPr="005F1E8D">
        <w:t xml:space="preserve"> and</w:t>
      </w:r>
      <w:r w:rsidR="00444BD0" w:rsidRPr="005F1E8D">
        <w:t xml:space="preserve"> sculpins</w:t>
      </w:r>
      <w:r w:rsidR="006214D6" w:rsidRPr="006214D6">
        <w:t xml:space="preserve"> </w:t>
      </w:r>
      <w:commentRangeEnd w:id="13"/>
      <w:r w:rsidR="00582A7B">
        <w:rPr>
          <w:rStyle w:val="CommentReference"/>
        </w:rPr>
        <w:commentReference w:id="13"/>
      </w:r>
      <w:r w:rsidR="00DF22E5">
        <w:t>(</w:t>
      </w:r>
      <w:r w:rsidR="006214D6">
        <w:t xml:space="preserve">E.G. </w:t>
      </w:r>
      <w:r w:rsidR="00824E57">
        <w:t xml:space="preserve">Lim, </w:t>
      </w:r>
      <w:proofErr w:type="spellStart"/>
      <w:r w:rsidR="006214D6" w:rsidRPr="006214D6">
        <w:t>unpubl</w:t>
      </w:r>
      <w:proofErr w:type="spellEnd"/>
      <w:r w:rsidR="006214D6">
        <w:t>.</w:t>
      </w:r>
      <w:r w:rsidR="00824E57">
        <w:t>)</w:t>
      </w:r>
      <w:r w:rsidR="009C41B4" w:rsidRPr="005F1E8D">
        <w:t>.</w:t>
      </w:r>
      <w:r w:rsidR="0026711E" w:rsidRPr="005F1E8D">
        <w:t xml:space="preserve"> </w:t>
      </w:r>
      <w:r w:rsidR="00365EF3">
        <w:t>Macroi</w:t>
      </w:r>
      <w:r w:rsidR="006159C2" w:rsidRPr="005F1E8D">
        <w:t>nvertebrate</w:t>
      </w:r>
      <w:r w:rsidR="00796F8D" w:rsidRPr="005F1E8D">
        <w:t xml:space="preserve"> </w:t>
      </w:r>
      <w:r w:rsidR="006159C2" w:rsidRPr="005F1E8D">
        <w:t>assemblages</w:t>
      </w:r>
      <w:r w:rsidR="00B0070F">
        <w:t xml:space="preserve">, </w:t>
      </w:r>
      <w:r w:rsidR="00CB4FFE">
        <w:t xml:space="preserve">which </w:t>
      </w:r>
      <w:r w:rsidR="00582A7B">
        <w:t>are made up of</w:t>
      </w:r>
      <w:r w:rsidR="00B0070F">
        <w:t xml:space="preserve"> over 49 families, </w:t>
      </w:r>
      <w:r w:rsidR="00796F8D" w:rsidRPr="005F1E8D">
        <w:t>are dominated by urchins, turban</w:t>
      </w:r>
      <w:r w:rsidR="006159C2" w:rsidRPr="005F1E8D">
        <w:t xml:space="preserve"> snails, </w:t>
      </w:r>
      <w:r w:rsidR="009C41B4" w:rsidRPr="005F1E8D">
        <w:t>sea</w:t>
      </w:r>
      <w:r w:rsidR="006159C2" w:rsidRPr="005F1E8D">
        <w:t xml:space="preserve"> stars, </w:t>
      </w:r>
      <w:r w:rsidR="00582A7B" w:rsidRPr="005F1E8D">
        <w:t>sea cucumbers</w:t>
      </w:r>
      <w:r w:rsidR="00582A7B">
        <w:t>,</w:t>
      </w:r>
      <w:r w:rsidR="00582A7B" w:rsidRPr="00582A7B">
        <w:t xml:space="preserve"> </w:t>
      </w:r>
      <w:r w:rsidR="00582A7B" w:rsidRPr="005F1E8D">
        <w:t>and</w:t>
      </w:r>
      <w:r w:rsidR="00582A7B">
        <w:t xml:space="preserve"> </w:t>
      </w:r>
      <w:r w:rsidR="009C41B4" w:rsidRPr="005F1E8D">
        <w:t xml:space="preserve">abalone </w:t>
      </w:r>
      <w:r w:rsidR="006214D6">
        <w:t xml:space="preserve">(E.G. Lim, </w:t>
      </w:r>
      <w:proofErr w:type="spellStart"/>
      <w:r w:rsidR="006214D6" w:rsidRPr="006214D6">
        <w:t>unpubl</w:t>
      </w:r>
      <w:proofErr w:type="spellEnd"/>
      <w:r w:rsidR="006214D6">
        <w:t>.).</w:t>
      </w:r>
    </w:p>
    <w:p w14:paraId="0FD3E6C1" w14:textId="77777777" w:rsidR="005F422E" w:rsidRPr="005F1E8D" w:rsidRDefault="005F422E" w:rsidP="00EB3BC7">
      <w:pPr>
        <w:spacing w:line="480" w:lineRule="auto"/>
        <w:rPr>
          <w:i/>
        </w:rPr>
      </w:pPr>
    </w:p>
    <w:p w14:paraId="7DD35F2F" w14:textId="01E019D5" w:rsidR="00217D47" w:rsidRDefault="005F422E" w:rsidP="00EB3BC7">
      <w:pPr>
        <w:spacing w:line="480" w:lineRule="auto"/>
        <w:rPr>
          <w:i/>
        </w:rPr>
      </w:pPr>
      <w:r>
        <w:rPr>
          <w:i/>
        </w:rPr>
        <w:t xml:space="preserve">Surveys of </w:t>
      </w:r>
      <w:commentRangeStart w:id="14"/>
      <w:r>
        <w:rPr>
          <w:i/>
        </w:rPr>
        <w:t>a</w:t>
      </w:r>
      <w:r w:rsidR="003801C9" w:rsidRPr="005F1E8D">
        <w:rPr>
          <w:i/>
        </w:rPr>
        <w:t>mon</w:t>
      </w:r>
      <w:r w:rsidR="00CD046A" w:rsidRPr="005F1E8D">
        <w:rPr>
          <w:i/>
        </w:rPr>
        <w:t>g</w:t>
      </w:r>
      <w:r w:rsidR="00F235E9" w:rsidRPr="005F1E8D">
        <w:rPr>
          <w:i/>
        </w:rPr>
        <w:t>-</w:t>
      </w:r>
      <w:r w:rsidR="00CE7CA3" w:rsidRPr="005F1E8D">
        <w:rPr>
          <w:i/>
        </w:rPr>
        <w:t>site</w:t>
      </w:r>
      <w:r w:rsidR="00F235E9" w:rsidRPr="005F1E8D">
        <w:rPr>
          <w:i/>
        </w:rPr>
        <w:t xml:space="preserve"> (meso-scale) </w:t>
      </w:r>
      <w:commentRangeEnd w:id="14"/>
      <w:r w:rsidR="00BB3685">
        <w:rPr>
          <w:rStyle w:val="CommentReference"/>
        </w:rPr>
        <w:commentReference w:id="14"/>
      </w:r>
      <w:r>
        <w:rPr>
          <w:i/>
        </w:rPr>
        <w:t>variation</w:t>
      </w:r>
    </w:p>
    <w:p w14:paraId="58195507" w14:textId="3F2265D2" w:rsidR="009E6CC7" w:rsidRPr="00356E7A" w:rsidRDefault="005F422E" w:rsidP="005F422E">
      <w:pPr>
        <w:spacing w:line="480" w:lineRule="auto"/>
      </w:pPr>
      <w:r>
        <w:t xml:space="preserve">To explore meso-scale variation in animal-regenerated nutrients among rocky reefs, we measured ammonium </w:t>
      </w:r>
      <w:r w:rsidRPr="005F1E8D">
        <w:rPr>
          <w:color w:val="000000"/>
        </w:rPr>
        <w:t>(NH</w:t>
      </w:r>
      <w:r w:rsidRPr="005F1E8D">
        <w:rPr>
          <w:rFonts w:ascii="Cambria Math" w:hAnsi="Cambria Math" w:cs="Cambria Math"/>
          <w:color w:val="000000"/>
        </w:rPr>
        <w:t>₄⁺</w:t>
      </w:r>
      <w:r w:rsidRPr="005F1E8D">
        <w:rPr>
          <w:color w:val="000000"/>
        </w:rPr>
        <w:t xml:space="preserve">) </w:t>
      </w:r>
      <w:r>
        <w:t>concentrations and surveyed fish and invertebrate communities at 27 subtidal sites ranging</w:t>
      </w:r>
      <w:r w:rsidRPr="005F1E8D">
        <w:rPr>
          <w:color w:val="000000"/>
        </w:rPr>
        <w:t xml:space="preserve"> from 0.06 – 24 km apart</w:t>
      </w:r>
      <w:r>
        <w:rPr>
          <w:color w:val="000000"/>
        </w:rPr>
        <w:t xml:space="preserve"> in Barkley Sound</w:t>
      </w:r>
      <w:r w:rsidRPr="005F1E8D">
        <w:rPr>
          <w:color w:val="000000"/>
        </w:rPr>
        <w:t xml:space="preserve"> </w:t>
      </w:r>
      <w:r w:rsidRPr="005F1E8D">
        <w:rPr>
          <w:color w:val="000000"/>
          <w:highlight w:val="green"/>
        </w:rPr>
        <w:t>(Fig. 1</w:t>
      </w:r>
      <w:r w:rsidR="00D34121">
        <w:rPr>
          <w:color w:val="000000"/>
          <w:highlight w:val="green"/>
        </w:rPr>
        <w:t>d</w:t>
      </w:r>
      <w:r w:rsidRPr="005F1E8D">
        <w:rPr>
          <w:color w:val="000000"/>
          <w:highlight w:val="green"/>
        </w:rPr>
        <w:t>)</w:t>
      </w:r>
      <w:r>
        <w:rPr>
          <w:color w:val="000000"/>
        </w:rPr>
        <w:t xml:space="preserve">. </w:t>
      </w:r>
      <w:r w:rsidR="00AD64D7" w:rsidRPr="005F1E8D">
        <w:t>W</w:t>
      </w:r>
      <w:r w:rsidR="00217D47" w:rsidRPr="005F1E8D">
        <w:t xml:space="preserve">e </w:t>
      </w:r>
      <w:r w:rsidR="004C436C">
        <w:t xml:space="preserve">used </w:t>
      </w:r>
      <w:r w:rsidR="004C436C" w:rsidRPr="005F1E8D">
        <w:t>a globally standardized method (i.e., Reef Life Survey, RLS)</w:t>
      </w:r>
      <w:r w:rsidR="004C436C">
        <w:t xml:space="preserve"> at each site</w:t>
      </w:r>
      <w:r w:rsidR="004C436C" w:rsidRPr="005F1E8D">
        <w:t xml:space="preserve"> </w:t>
      </w:r>
      <w:r w:rsidR="004C436C">
        <w:t xml:space="preserve">to estimate </w:t>
      </w:r>
      <w:r w:rsidR="00217D47" w:rsidRPr="005F1E8D">
        <w:t xml:space="preserve">fish and invertebrate </w:t>
      </w:r>
      <w:r w:rsidR="004C436C">
        <w:t>abundance and</w:t>
      </w:r>
      <w:r w:rsidR="004C436C" w:rsidRPr="004C436C">
        <w:t xml:space="preserve"> </w:t>
      </w:r>
      <w:r w:rsidR="004C436C">
        <w:t>collected</w:t>
      </w:r>
      <w:r w:rsidR="004C436C" w:rsidRPr="005F1E8D">
        <w:t xml:space="preserve"> subtidal </w:t>
      </w:r>
      <w:r w:rsidR="004C436C" w:rsidRPr="005F1E8D">
        <w:rPr>
          <w:color w:val="000000"/>
        </w:rPr>
        <w:t>NH</w:t>
      </w:r>
      <w:r w:rsidR="004C436C" w:rsidRPr="005F1E8D">
        <w:rPr>
          <w:color w:val="000000"/>
          <w:vertAlign w:val="subscript"/>
        </w:rPr>
        <w:t>4</w:t>
      </w:r>
      <w:r w:rsidR="004C436C" w:rsidRPr="005F1E8D">
        <w:rPr>
          <w:color w:val="000000"/>
          <w:vertAlign w:val="superscript"/>
        </w:rPr>
        <w:t xml:space="preserve">+ </w:t>
      </w:r>
      <w:r w:rsidR="004C436C" w:rsidRPr="005F1E8D">
        <w:t>sample</w:t>
      </w:r>
      <w:r w:rsidR="004C436C">
        <w:t>s during each survey</w:t>
      </w:r>
      <w:r w:rsidR="0067503F">
        <w:t xml:space="preserve">. </w:t>
      </w:r>
      <w:r>
        <w:t>We conducted our surveys</w:t>
      </w:r>
      <w:r w:rsidR="0067503F" w:rsidRPr="0067503F">
        <w:t xml:space="preserve"> </w:t>
      </w:r>
      <w:r w:rsidR="00365EF3">
        <w:t>in the spring (April-May)</w:t>
      </w:r>
      <w:r w:rsidR="0067503F" w:rsidRPr="0067503F">
        <w:t xml:space="preserve"> for three years (2021-2023), with all annual surveys occurring within </w:t>
      </w:r>
      <w:r w:rsidR="004220F3">
        <w:t>two</w:t>
      </w:r>
      <w:r w:rsidR="0067503F" w:rsidRPr="0067503F">
        <w:t xml:space="preserve"> weeks of each other</w:t>
      </w:r>
      <w:r w:rsidR="0003350D" w:rsidRPr="005F1E8D">
        <w:t xml:space="preserve"> </w:t>
      </w:r>
      <w:r w:rsidR="00576692" w:rsidRPr="005F1E8D">
        <w:t>(</w:t>
      </w:r>
      <w:r w:rsidR="0067503F" w:rsidRPr="0067503F">
        <w:rPr>
          <w:highlight w:val="green"/>
        </w:rPr>
        <w:t xml:space="preserve">Supplemental </w:t>
      </w:r>
      <w:r w:rsidR="00576692" w:rsidRPr="0067503F">
        <w:rPr>
          <w:highlight w:val="green"/>
        </w:rPr>
        <w:t>Table 1</w:t>
      </w:r>
      <w:r w:rsidR="00576692" w:rsidRPr="005F1E8D">
        <w:t>)</w:t>
      </w:r>
      <w:r w:rsidR="00217D47" w:rsidRPr="005F1E8D">
        <w:t xml:space="preserve">. </w:t>
      </w:r>
      <w:r w:rsidR="00CB4FFE" w:rsidRPr="005F1E8D">
        <w:t xml:space="preserve">A full explanation of the Reef Life Survey method is available online (http://www.reeflifesurvey.com/methods) and provided by </w:t>
      </w:r>
      <w:r w:rsidR="00CB4FFE" w:rsidRPr="005F1E8D">
        <w:fldChar w:fldCharType="begin"/>
      </w:r>
      <w:r w:rsidR="00CB4FFE" w:rsidRPr="005F1E8D">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CB4FFE" w:rsidRPr="005F1E8D">
        <w:fldChar w:fldCharType="separate"/>
      </w:r>
      <w:r w:rsidR="00CB4FFE" w:rsidRPr="005F1E8D">
        <w:rPr>
          <w:noProof/>
        </w:rPr>
        <w:t>Edgar and Stuart-Smith (2009) and Edgar et al. (2020)</w:t>
      </w:r>
      <w:r w:rsidR="00CB4FFE" w:rsidRPr="005F1E8D">
        <w:fldChar w:fldCharType="end"/>
      </w:r>
      <w:r w:rsidR="00CB4FFE" w:rsidRPr="005F1E8D">
        <w:t>.</w:t>
      </w:r>
      <w:r w:rsidR="00CB4FFE">
        <w:t xml:space="preserve"> </w:t>
      </w:r>
      <w:r w:rsidR="001D7BE9">
        <w:t>Briefly, a</w:t>
      </w:r>
      <w:r w:rsidR="00547A38" w:rsidRPr="005F1E8D">
        <w:t xml:space="preserve">t each rocky reef site, </w:t>
      </w:r>
      <w:r w:rsidR="00ED5552" w:rsidRPr="005F1E8D">
        <w:t xml:space="preserve">a pair of </w:t>
      </w:r>
      <w:r w:rsidR="009C7DB9">
        <w:t>RLS</w:t>
      </w:r>
      <w:r w:rsidR="00BB3685">
        <w:t>-</w:t>
      </w:r>
      <w:r w:rsidR="00ED5552" w:rsidRPr="005F1E8D">
        <w:t>trained</w:t>
      </w:r>
      <w:r w:rsidR="00547A38" w:rsidRPr="005F1E8D">
        <w:t xml:space="preserve"> SCUBA divers </w:t>
      </w:r>
      <w:r w:rsidR="00ED5552" w:rsidRPr="005F1E8D">
        <w:t>assessed</w:t>
      </w:r>
      <w:r w:rsidR="00547A38" w:rsidRPr="005F1E8D">
        <w:t xml:space="preserve"> fish and</w:t>
      </w:r>
      <w:r w:rsidR="00ED5552" w:rsidRPr="005F1E8D">
        <w:t xml:space="preserve"> </w:t>
      </w:r>
      <w:r w:rsidR="00547A38" w:rsidRPr="005F1E8D">
        <w:t>invertebrat</w:t>
      </w:r>
      <w:r w:rsidR="00ED5552" w:rsidRPr="005F1E8D">
        <w:t>e abundance and diversity</w:t>
      </w:r>
      <w:r w:rsidR="00547A38" w:rsidRPr="005F1E8D">
        <w:t xml:space="preserve"> along </w:t>
      </w:r>
      <w:r w:rsidR="00ED5552" w:rsidRPr="005F1E8D">
        <w:t>each side of a</w:t>
      </w:r>
      <w:r w:rsidR="00547A38" w:rsidRPr="005F1E8D">
        <w:t xml:space="preserve"> 50 m transect</w:t>
      </w:r>
      <w:r w:rsidR="00F235E9" w:rsidRPr="005F1E8D">
        <w:t xml:space="preserve"> line</w:t>
      </w:r>
      <w:r w:rsidR="00374B2C">
        <w:t xml:space="preserve">. </w:t>
      </w:r>
      <w:r w:rsidR="00ED5552" w:rsidRPr="005F1E8D">
        <w:t>First, f</w:t>
      </w:r>
      <w:r w:rsidR="00547A38" w:rsidRPr="005F1E8D">
        <w:t>ishes</w:t>
      </w:r>
      <w:r w:rsidR="00A14B41" w:rsidRPr="005F1E8D">
        <w:t xml:space="preserve"> in the </w:t>
      </w:r>
      <w:r w:rsidR="00F235E9" w:rsidRPr="005F1E8D">
        <w:t>w</w:t>
      </w:r>
      <w:r w:rsidR="00A14B41" w:rsidRPr="005F1E8D">
        <w:t>ater column</w:t>
      </w:r>
      <w:r w:rsidR="00547A38" w:rsidRPr="005F1E8D">
        <w:t xml:space="preserve"> were counted </w:t>
      </w:r>
      <w:r w:rsidR="00ED5552" w:rsidRPr="005F1E8D">
        <w:t>and sized</w:t>
      </w:r>
      <w:r w:rsidR="00F235E9" w:rsidRPr="005F1E8D">
        <w:t xml:space="preserve"> (total length, in various size class categories)</w:t>
      </w:r>
      <w:r w:rsidR="00ED5552" w:rsidRPr="005F1E8D">
        <w:t xml:space="preserve"> </w:t>
      </w:r>
      <w:r w:rsidR="00547A38" w:rsidRPr="005F1E8D">
        <w:t xml:space="preserve">within 5 m </w:t>
      </w:r>
      <w:r w:rsidR="00F235E9" w:rsidRPr="005F1E8D">
        <w:t xml:space="preserve">on either side </w:t>
      </w:r>
      <w:r w:rsidR="00547A38" w:rsidRPr="005F1E8D">
        <w:t>of the transect</w:t>
      </w:r>
      <w:r w:rsidR="00F235E9" w:rsidRPr="005F1E8D">
        <w:t xml:space="preserve"> line</w:t>
      </w:r>
      <w:r w:rsidR="00356E7A">
        <w:t xml:space="preserve"> (500 m</w:t>
      </w:r>
      <w:r w:rsidR="00356E7A">
        <w:rPr>
          <w:vertAlign w:val="superscript"/>
        </w:rPr>
        <w:t>2</w:t>
      </w:r>
      <w:r w:rsidR="00356E7A">
        <w:t>)</w:t>
      </w:r>
      <w:r w:rsidR="00547A38" w:rsidRPr="005F1E8D">
        <w:t xml:space="preserve">, and </w:t>
      </w:r>
      <w:r w:rsidR="00ED5552" w:rsidRPr="005F1E8D">
        <w:t xml:space="preserve">then </w:t>
      </w:r>
      <w:r w:rsidR="0067503F">
        <w:t xml:space="preserve">benthic </w:t>
      </w:r>
      <w:r w:rsidR="00ED5552" w:rsidRPr="005F1E8D">
        <w:t>cryptic</w:t>
      </w:r>
      <w:r w:rsidR="00547A38" w:rsidRPr="005F1E8D">
        <w:t xml:space="preserve"> fishes </w:t>
      </w:r>
      <w:r w:rsidR="009E6CC7" w:rsidRPr="005F1E8D">
        <w:t xml:space="preserve">(also sized) </w:t>
      </w:r>
      <w:r w:rsidR="00547A38" w:rsidRPr="005F1E8D">
        <w:t xml:space="preserve">and </w:t>
      </w:r>
      <w:r w:rsidR="00ED5552" w:rsidRPr="005F1E8D">
        <w:t xml:space="preserve">large </w:t>
      </w:r>
      <w:r w:rsidR="00547A38" w:rsidRPr="005F1E8D">
        <w:t xml:space="preserve">mobile invertebrates </w:t>
      </w:r>
      <w:r w:rsidR="00ED5552" w:rsidRPr="005F1E8D">
        <w:t xml:space="preserve">(&gt; 2.5 cm) </w:t>
      </w:r>
      <w:r w:rsidR="00547A38" w:rsidRPr="005F1E8D">
        <w:t xml:space="preserve">were counted within </w:t>
      </w:r>
      <w:r w:rsidR="00042896">
        <w:t>1</w:t>
      </w:r>
      <w:r w:rsidR="00547A38" w:rsidRPr="005F1E8D">
        <w:t xml:space="preserve"> m on either side of the transect</w:t>
      </w:r>
      <w:r w:rsidR="00F235E9" w:rsidRPr="005F1E8D">
        <w:t xml:space="preserve"> line</w:t>
      </w:r>
      <w:r w:rsidR="00356E7A">
        <w:t xml:space="preserve"> (100 m</w:t>
      </w:r>
      <w:r w:rsidR="00356E7A">
        <w:rPr>
          <w:vertAlign w:val="superscript"/>
        </w:rPr>
        <w:t>2</w:t>
      </w:r>
      <w:r w:rsidR="00356E7A">
        <w:t>)</w:t>
      </w:r>
      <w:r w:rsidR="00824E57">
        <w:t>.</w:t>
      </w:r>
      <w:r w:rsidR="009C7DB9">
        <w:t xml:space="preserve"> </w:t>
      </w:r>
    </w:p>
    <w:p w14:paraId="31ABE297" w14:textId="47731906" w:rsidR="00AB636E" w:rsidRPr="00C62A98" w:rsidRDefault="009E6CC7" w:rsidP="00C62A98">
      <w:pPr>
        <w:spacing w:line="480" w:lineRule="auto"/>
        <w:ind w:firstLine="720"/>
      </w:pPr>
      <w:r w:rsidRPr="005F1E8D">
        <w:t xml:space="preserve">Immediately following </w:t>
      </w:r>
      <w:r w:rsidR="00250785">
        <w:t>each</w:t>
      </w:r>
      <w:r w:rsidR="00250785" w:rsidRPr="005F1E8D">
        <w:t xml:space="preserve"> </w:t>
      </w:r>
      <w:r w:rsidR="00D56988" w:rsidRPr="005F1E8D">
        <w:t xml:space="preserve">RLS </w:t>
      </w:r>
      <w:r w:rsidRPr="005F1E8D">
        <w:t xml:space="preserve">survey, we collected three 60 mL </w:t>
      </w:r>
      <w:r w:rsidR="00D56988" w:rsidRPr="005F1E8D">
        <w:t xml:space="preserve">subtidal </w:t>
      </w:r>
      <w:r w:rsidRPr="005F1E8D">
        <w:t>seawater samples</w:t>
      </w:r>
      <w:r w:rsidR="0067503F">
        <w:t xml:space="preserve"> at 0, 25, and 50 m</w:t>
      </w:r>
      <w:r w:rsidRPr="005F1E8D">
        <w:t xml:space="preserve"> along the transect</w:t>
      </w:r>
      <w:r w:rsidR="00365EF3">
        <w:t xml:space="preserve">, </w:t>
      </w:r>
      <w:r w:rsidR="00824E57" w:rsidRPr="005F1E8D">
        <w:t xml:space="preserve">0 – 2 m </w:t>
      </w:r>
      <w:r w:rsidR="00365EF3">
        <w:t>above</w:t>
      </w:r>
      <w:r w:rsidR="00365EF3" w:rsidRPr="005F1E8D">
        <w:t xml:space="preserve"> </w:t>
      </w:r>
      <w:r w:rsidR="00824E57" w:rsidRPr="005F1E8D">
        <w:t>the substrate</w:t>
      </w:r>
      <w:r w:rsidR="00365EF3">
        <w:t>,</w:t>
      </w:r>
      <w:r w:rsidR="00824E57" w:rsidRPr="005F1E8D">
        <w:t xml:space="preserve"> </w:t>
      </w:r>
      <w:r w:rsidRPr="005F1E8D">
        <w:t xml:space="preserve">and stored the syringes in </w:t>
      </w:r>
      <w:r w:rsidR="00D56988" w:rsidRPr="005F1E8D">
        <w:t>sealed</w:t>
      </w:r>
      <w:r w:rsidRPr="005F1E8D">
        <w:t xml:space="preserve"> </w:t>
      </w:r>
      <w:r w:rsidR="00D56988" w:rsidRPr="005F1E8D">
        <w:t xml:space="preserve">plastic </w:t>
      </w:r>
      <w:r w:rsidRPr="005F1E8D">
        <w:t xml:space="preserve">bags upon collection to prevent contamination. Seawater samples were filtered into </w:t>
      </w:r>
      <w:r w:rsidR="004B4907">
        <w:t xml:space="preserve">opaque </w:t>
      </w:r>
      <w:r w:rsidRPr="005F1E8D">
        <w:t>amber bottles</w:t>
      </w:r>
      <w:r w:rsidR="00D56988" w:rsidRPr="005F1E8D">
        <w:t xml:space="preserve"> in the field</w:t>
      </w:r>
      <w:r w:rsidRPr="005F1E8D">
        <w:t xml:space="preserve"> and frozen for a maximum of two weeks before </w:t>
      </w:r>
      <w:r w:rsidRPr="005F1E8D">
        <w:rPr>
          <w:color w:val="000000"/>
        </w:rPr>
        <w:lastRenderedPageBreak/>
        <w:t>NH</w:t>
      </w:r>
      <w:r w:rsidRPr="005F1E8D">
        <w:rPr>
          <w:color w:val="000000"/>
          <w:vertAlign w:val="subscript"/>
        </w:rPr>
        <w:t>4</w:t>
      </w:r>
      <w:r w:rsidRPr="005F1E8D">
        <w:rPr>
          <w:color w:val="000000"/>
          <w:vertAlign w:val="superscript"/>
        </w:rPr>
        <w:t xml:space="preserve">+ </w:t>
      </w:r>
      <w:r w:rsidRPr="005F1E8D">
        <w:rPr>
          <w:color w:val="000000"/>
        </w:rPr>
        <w:t>analysis. We confirmed that freezing samples for this duration did not affect NH</w:t>
      </w:r>
      <w:r w:rsidRPr="005F1E8D">
        <w:rPr>
          <w:color w:val="000000"/>
          <w:vertAlign w:val="subscript"/>
        </w:rPr>
        <w:t>4</w:t>
      </w:r>
      <w:r w:rsidRPr="005F1E8D">
        <w:rPr>
          <w:color w:val="000000"/>
          <w:vertAlign w:val="superscript"/>
        </w:rPr>
        <w:t xml:space="preserve">+ </w:t>
      </w:r>
      <w:r w:rsidRPr="005F1E8D">
        <w:rPr>
          <w:color w:val="000000"/>
        </w:rPr>
        <w:t>concentration</w:t>
      </w:r>
      <w:r w:rsidR="007268C2" w:rsidRPr="005F1E8D">
        <w:rPr>
          <w:color w:val="000000"/>
        </w:rPr>
        <w:t xml:space="preserve"> (</w:t>
      </w:r>
      <w:r w:rsidR="006214D6">
        <w:rPr>
          <w:color w:val="000000"/>
        </w:rPr>
        <w:t xml:space="preserve">E. G. </w:t>
      </w:r>
      <w:commentRangeStart w:id="15"/>
      <w:commentRangeStart w:id="16"/>
      <w:commentRangeStart w:id="17"/>
      <w:r w:rsidR="007268C2" w:rsidRPr="005F1E8D">
        <w:rPr>
          <w:color w:val="000000"/>
        </w:rPr>
        <w:t xml:space="preserve">Lim </w:t>
      </w:r>
      <w:proofErr w:type="spellStart"/>
      <w:r w:rsidR="007268C2" w:rsidRPr="005F1E8D">
        <w:rPr>
          <w:color w:val="000000"/>
        </w:rPr>
        <w:t>unpubl</w:t>
      </w:r>
      <w:commentRangeEnd w:id="15"/>
      <w:proofErr w:type="spellEnd"/>
      <w:r w:rsidR="006214D6">
        <w:rPr>
          <w:color w:val="000000"/>
        </w:rPr>
        <w:t>.</w:t>
      </w:r>
      <w:r w:rsidR="001D7BE9">
        <w:rPr>
          <w:rStyle w:val="CommentReference"/>
        </w:rPr>
        <w:commentReference w:id="15"/>
      </w:r>
      <w:commentRangeEnd w:id="16"/>
      <w:r w:rsidR="0067503F">
        <w:rPr>
          <w:rStyle w:val="CommentReference"/>
        </w:rPr>
        <w:commentReference w:id="16"/>
      </w:r>
      <w:commentRangeEnd w:id="17"/>
      <w:r w:rsidR="00BB3685">
        <w:rPr>
          <w:rStyle w:val="CommentReference"/>
        </w:rPr>
        <w:commentReference w:id="17"/>
      </w:r>
      <w:r w:rsidR="007268C2" w:rsidRPr="005F1E8D">
        <w:rPr>
          <w:color w:val="000000"/>
        </w:rPr>
        <w:t>)</w:t>
      </w:r>
      <w:r w:rsidRPr="005F1E8D">
        <w:rPr>
          <w:color w:val="000000"/>
        </w:rPr>
        <w:t xml:space="preserve">. </w:t>
      </w:r>
      <w:r w:rsidR="007268C2" w:rsidRPr="005F1E8D">
        <w:rPr>
          <w:color w:val="000000"/>
        </w:rPr>
        <w:t>In 2021 and 2022</w:t>
      </w:r>
      <w:r w:rsidR="00D56988" w:rsidRPr="005F1E8D">
        <w:rPr>
          <w:color w:val="000000"/>
        </w:rPr>
        <w:t>, we</w:t>
      </w:r>
      <w:r w:rsidRPr="005F1E8D">
        <w:rPr>
          <w:color w:val="000000"/>
        </w:rPr>
        <w:t xml:space="preserve"> </w:t>
      </w:r>
      <w:r w:rsidR="00D56988" w:rsidRPr="005F1E8D">
        <w:rPr>
          <w:color w:val="000000"/>
        </w:rPr>
        <w:t xml:space="preserve">followed the fluorometric method using 40 mL seawater samples </w:t>
      </w:r>
      <w:r w:rsidR="00D56988" w:rsidRPr="005F1E8D">
        <w:rPr>
          <w:color w:val="000000"/>
        </w:rPr>
        <w:fldChar w:fldCharType="begin"/>
      </w:r>
      <w:r w:rsidR="00D56988" w:rsidRPr="005F1E8D">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color w:val="000000"/>
        </w:rPr>
        <w:fldChar w:fldCharType="separate"/>
      </w:r>
      <w:r w:rsidR="00D56988" w:rsidRPr="005F1E8D">
        <w:rPr>
          <w:noProof/>
          <w:color w:val="000000"/>
        </w:rPr>
        <w:t>(Holmes et al., 1999)</w:t>
      </w:r>
      <w:r w:rsidR="00D56988" w:rsidRPr="005F1E8D">
        <w:rPr>
          <w:color w:val="000000"/>
        </w:rPr>
        <w:fldChar w:fldCharType="end"/>
      </w:r>
      <w:r w:rsidRPr="005F1E8D">
        <w:rPr>
          <w:color w:val="000000"/>
        </w:rPr>
        <w:t xml:space="preserve">, and in </w:t>
      </w:r>
      <w:r w:rsidR="007268C2" w:rsidRPr="005F1E8D">
        <w:rPr>
          <w:color w:val="000000"/>
        </w:rPr>
        <w:t>2023</w:t>
      </w:r>
      <w:r w:rsidR="001D7BE9">
        <w:rPr>
          <w:color w:val="000000"/>
        </w:rPr>
        <w:t>,</w:t>
      </w:r>
      <w:r w:rsidRPr="005F1E8D">
        <w:rPr>
          <w:color w:val="000000"/>
        </w:rPr>
        <w:t xml:space="preserve"> we followed the </w:t>
      </w:r>
      <w:r w:rsidR="00D56988" w:rsidRPr="005F1E8D">
        <w:rPr>
          <w:color w:val="000000"/>
        </w:rPr>
        <w:t xml:space="preserve">fluorometric </w:t>
      </w:r>
      <w:r w:rsidRPr="005F1E8D">
        <w:rPr>
          <w:color w:val="000000"/>
        </w:rPr>
        <w:t xml:space="preserve">standard-additions protocol II </w:t>
      </w:r>
      <w:r w:rsidRPr="005F1E8D">
        <w:rPr>
          <w:color w:val="000000"/>
        </w:rPr>
        <w:fldChar w:fldCharType="begin"/>
      </w:r>
      <w:r w:rsidRPr="005F1E8D">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color w:val="000000"/>
        </w:rPr>
        <w:fldChar w:fldCharType="separate"/>
      </w:r>
      <w:r w:rsidRPr="005F1E8D">
        <w:rPr>
          <w:noProof/>
          <w:color w:val="000000"/>
        </w:rPr>
        <w:t>(Taylor et al., 2007)</w:t>
      </w:r>
      <w:r w:rsidRPr="005F1E8D">
        <w:rPr>
          <w:color w:val="000000"/>
        </w:rPr>
        <w:fldChar w:fldCharType="end"/>
      </w:r>
      <w:r w:rsidRPr="005F1E8D">
        <w:rPr>
          <w:color w:val="000000"/>
        </w:rPr>
        <w:t>.</w:t>
      </w:r>
      <w:r w:rsidR="0067503F">
        <w:rPr>
          <w:color w:val="000000"/>
        </w:rPr>
        <w:t xml:space="preserve"> </w:t>
      </w:r>
      <w:r w:rsidR="00C62A98">
        <w:rPr>
          <w:color w:val="000000"/>
        </w:rPr>
        <w:t xml:space="preserve">These methods produce similar results, although the Holmes single spike method is associated with </w:t>
      </w:r>
      <w:r w:rsidR="004C436C">
        <w:rPr>
          <w:color w:val="000000"/>
        </w:rPr>
        <w:t xml:space="preserve">higher </w:t>
      </w:r>
      <w:r w:rsidR="00C62A98">
        <w:rPr>
          <w:color w:val="000000"/>
        </w:rPr>
        <w:t>variability in measurements</w:t>
      </w:r>
      <w:r w:rsidR="00C62A98">
        <w:t xml:space="preserve"> </w:t>
      </w:r>
      <w:r w:rsidR="00C62A98">
        <w:rPr>
          <w:color w:val="000000"/>
        </w:rPr>
        <w:fldChar w:fldCharType="begin"/>
      </w:r>
      <w:r w:rsidR="00C62A98">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color w:val="000000"/>
        </w:rPr>
        <w:fldChar w:fldCharType="separate"/>
      </w:r>
      <w:r w:rsidR="00C62A98">
        <w:rPr>
          <w:noProof/>
          <w:color w:val="000000"/>
        </w:rPr>
        <w:t>(Taylor et al., 2007)</w:t>
      </w:r>
      <w:r w:rsidR="00C62A98">
        <w:rPr>
          <w:color w:val="000000"/>
        </w:rPr>
        <w:fldChar w:fldCharType="end"/>
      </w:r>
      <w:r w:rsidR="00C62A98">
        <w:rPr>
          <w:color w:val="000000"/>
        </w:rPr>
        <w:t xml:space="preserve">. </w:t>
      </w:r>
      <w:r w:rsidR="0067503F" w:rsidRPr="0067503F">
        <w:rPr>
          <w:color w:val="000000"/>
        </w:rPr>
        <w:t>T</w:t>
      </w:r>
      <w:r w:rsidR="00C62A98">
        <w:rPr>
          <w:color w:val="000000"/>
        </w:rPr>
        <w:t>h</w:t>
      </w:r>
      <w:r w:rsidR="0067503F" w:rsidRPr="0067503F">
        <w:rPr>
          <w:color w:val="000000"/>
        </w:rPr>
        <w:t xml:space="preserve">e three </w:t>
      </w:r>
      <w:r w:rsidR="0067503F">
        <w:rPr>
          <w:color w:val="000000"/>
        </w:rPr>
        <w:t>NH</w:t>
      </w:r>
      <w:r w:rsidR="0067503F">
        <w:rPr>
          <w:rFonts w:ascii="Cambria Math" w:hAnsi="Cambria Math" w:cs="Cambria Math"/>
          <w:color w:val="000000"/>
        </w:rPr>
        <w:t>₄⁺</w:t>
      </w:r>
      <w:r w:rsidR="0067503F" w:rsidRPr="0067503F">
        <w:rPr>
          <w:color w:val="000000"/>
        </w:rPr>
        <w:t xml:space="preserve"> samples collected during each survey were averaged to determine the mean </w:t>
      </w:r>
      <w:r w:rsidR="0067503F">
        <w:rPr>
          <w:color w:val="000000"/>
        </w:rPr>
        <w:t>NH</w:t>
      </w:r>
      <w:r w:rsidR="0067503F">
        <w:rPr>
          <w:rFonts w:ascii="Cambria Math" w:hAnsi="Cambria Math" w:cs="Cambria Math"/>
          <w:color w:val="000000"/>
        </w:rPr>
        <w:t>₄⁺</w:t>
      </w:r>
      <w:r w:rsidR="0067503F" w:rsidRPr="0067503F">
        <w:rPr>
          <w:color w:val="000000"/>
        </w:rPr>
        <w:t xml:space="preserve"> concentration for each site. </w:t>
      </w:r>
    </w:p>
    <w:p w14:paraId="5F7D8791" w14:textId="77777777" w:rsidR="00547A38" w:rsidRPr="005F1E8D" w:rsidRDefault="00547A38" w:rsidP="00EB3BC7">
      <w:pPr>
        <w:spacing w:line="480" w:lineRule="auto"/>
      </w:pPr>
    </w:p>
    <w:p w14:paraId="25B217E3" w14:textId="35658A07" w:rsidR="00217D47" w:rsidRPr="005F1E8D" w:rsidRDefault="005F422E" w:rsidP="00EB3BC7">
      <w:pPr>
        <w:spacing w:line="480" w:lineRule="auto"/>
        <w:rPr>
          <w:i/>
        </w:rPr>
      </w:pPr>
      <w:r>
        <w:rPr>
          <w:i/>
        </w:rPr>
        <w:t>Surveys of w</w:t>
      </w:r>
      <w:r w:rsidR="00CE7CA3" w:rsidRPr="005F1E8D">
        <w:rPr>
          <w:i/>
        </w:rPr>
        <w:t>ithin</w:t>
      </w:r>
      <w:r w:rsidR="00895C86" w:rsidRPr="005F1E8D">
        <w:rPr>
          <w:i/>
        </w:rPr>
        <w:t>-</w:t>
      </w:r>
      <w:r w:rsidR="00CE7CA3" w:rsidRPr="005F1E8D">
        <w:rPr>
          <w:i/>
        </w:rPr>
        <w:t>site</w:t>
      </w:r>
      <w:r w:rsidR="00895C86" w:rsidRPr="005F1E8D">
        <w:rPr>
          <w:i/>
        </w:rPr>
        <w:t xml:space="preserve"> (small-scale) </w:t>
      </w:r>
      <w:r>
        <w:rPr>
          <w:i/>
        </w:rPr>
        <w:t>variation</w:t>
      </w:r>
    </w:p>
    <w:p w14:paraId="7247B5E3" w14:textId="6DB0E2A2" w:rsidR="001F79DB" w:rsidRPr="005F1E8D" w:rsidRDefault="00817D31" w:rsidP="0096667C">
      <w:pPr>
        <w:spacing w:line="480" w:lineRule="auto"/>
      </w:pPr>
      <w:r>
        <w:t xml:space="preserve">To investigate within-site variation </w:t>
      </w:r>
      <w:r w:rsidR="00365EF3">
        <w:t>of</w:t>
      </w:r>
      <w:r>
        <w:t xml:space="preserve"> animal-regenerated nutrients, w</w:t>
      </w:r>
      <w:r w:rsidR="005F422E">
        <w:t xml:space="preserve">e </w:t>
      </w:r>
      <w:r w:rsidRPr="005F1E8D">
        <w:t xml:space="preserve">measured </w:t>
      </w:r>
      <w:r w:rsidRPr="005F1E8D">
        <w:rPr>
          <w:color w:val="000000"/>
        </w:rPr>
        <w:t>NH</w:t>
      </w:r>
      <w:r w:rsidRPr="005F1E8D">
        <w:rPr>
          <w:color w:val="000000"/>
          <w:vertAlign w:val="subscript"/>
        </w:rPr>
        <w:t>4</w:t>
      </w:r>
      <w:r w:rsidRPr="005F1E8D">
        <w:rPr>
          <w:color w:val="000000"/>
          <w:vertAlign w:val="superscript"/>
        </w:rPr>
        <w:t xml:space="preserve">+ </w:t>
      </w:r>
      <w:r w:rsidRPr="005F1E8D">
        <w:t>concentrations in</w:t>
      </w:r>
      <w:r w:rsidR="00582A7B">
        <w:t>side</w:t>
      </w:r>
      <w:r w:rsidRPr="005F1E8D">
        <w:t xml:space="preserve"> and </w:t>
      </w:r>
      <w:r w:rsidR="00582A7B">
        <w:t>outside</w:t>
      </w:r>
      <w:r w:rsidRPr="005F1E8D">
        <w:t xml:space="preserve"> kelp forests</w:t>
      </w:r>
      <w:r>
        <w:t xml:space="preserve"> </w:t>
      </w:r>
      <w:r w:rsidR="005F422E">
        <w:t xml:space="preserve">and surveyed the </w:t>
      </w:r>
      <w:r w:rsidR="00582A7B">
        <w:t xml:space="preserve">resident </w:t>
      </w:r>
      <w:r w:rsidR="005F422E">
        <w:t xml:space="preserve">biological communities as potential moderators of this variation. </w:t>
      </w:r>
      <w:r w:rsidR="001F79DB" w:rsidRPr="005F1E8D">
        <w:t xml:space="preserve">Our </w:t>
      </w:r>
      <w:r>
        <w:t xml:space="preserve">16 </w:t>
      </w:r>
      <w:r w:rsidR="001F79DB" w:rsidRPr="005F1E8D">
        <w:t xml:space="preserve">sites comprised </w:t>
      </w:r>
      <w:r w:rsidR="009E35D0" w:rsidRPr="005F1E8D">
        <w:t>forest</w:t>
      </w:r>
      <w:r w:rsidR="00895C86" w:rsidRPr="005F1E8D">
        <w:t>s</w:t>
      </w:r>
      <w:r w:rsidR="009E35D0" w:rsidRPr="005F1E8D">
        <w:t xml:space="preserve"> of varying densities dominated by </w:t>
      </w:r>
      <w:r w:rsidR="001F79DB" w:rsidRPr="005F1E8D">
        <w:t>giant kelp</w:t>
      </w:r>
      <w:r w:rsidR="0067503F">
        <w:t xml:space="preserve"> </w:t>
      </w:r>
      <w:r w:rsidR="009E35D0" w:rsidRPr="005F1E8D">
        <w:t>or</w:t>
      </w:r>
      <w:r w:rsidR="001F79DB" w:rsidRPr="005F1E8D">
        <w:t xml:space="preserve"> bull kelp</w:t>
      </w:r>
      <w:r w:rsidR="00365EF3">
        <w:t>,</w:t>
      </w:r>
      <w:r w:rsidR="001F79DB" w:rsidRPr="005F1E8D">
        <w:t xml:space="preserve"> </w:t>
      </w:r>
      <w:r w:rsidR="00556E86">
        <w:t>and</w:t>
      </w:r>
      <w:r w:rsidR="001F79DB" w:rsidRPr="005F1E8D">
        <w:t xml:space="preserve"> </w:t>
      </w:r>
      <w:r w:rsidR="000300C1">
        <w:t xml:space="preserve">two </w:t>
      </w:r>
      <w:r w:rsidR="00A14B41" w:rsidRPr="005F1E8D">
        <w:t>no</w:t>
      </w:r>
      <w:r w:rsidR="00895C86" w:rsidRPr="005F1E8D">
        <w:t>-</w:t>
      </w:r>
      <w:r w:rsidR="00A14B41" w:rsidRPr="005F1E8D">
        <w:t xml:space="preserve">kelp control </w:t>
      </w:r>
      <w:r w:rsidR="001F79DB" w:rsidRPr="005F1E8D">
        <w:t>site</w:t>
      </w:r>
      <w:r w:rsidR="000300C1">
        <w:t>s</w:t>
      </w:r>
      <w:r w:rsidR="001F79DB" w:rsidRPr="005F1E8D">
        <w:t xml:space="preserve">. </w:t>
      </w:r>
      <w:r>
        <w:t xml:space="preserve">We conducted surveys </w:t>
      </w:r>
      <w:r w:rsidRPr="005F1E8D">
        <w:t>from July to September 2022 (</w:t>
      </w:r>
      <w:r w:rsidRPr="0067503F">
        <w:rPr>
          <w:highlight w:val="green"/>
        </w:rPr>
        <w:t>Supplemental Table 2</w:t>
      </w:r>
      <w:r w:rsidRPr="005F1E8D">
        <w:t>).</w:t>
      </w:r>
      <w:r w:rsidR="007E1750" w:rsidRPr="007E1750">
        <w:t xml:space="preserve"> First, divers conducted RLS surveys </w:t>
      </w:r>
      <w:r w:rsidR="007E1750">
        <w:t xml:space="preserve">(as above) </w:t>
      </w:r>
      <w:r w:rsidR="007E1750" w:rsidRPr="007E1750">
        <w:t>along 50 m transect lines parallel to the edge of the kelp forest to quantify the abundance and biodiversity of fish and invertebrate communities associated with each kelp forest.</w:t>
      </w:r>
      <w:r w:rsidR="007E1750">
        <w:t xml:space="preserve"> </w:t>
      </w:r>
      <w:r w:rsidR="00576692" w:rsidRPr="005F1E8D">
        <w:t xml:space="preserve">Next, </w:t>
      </w:r>
      <w:r w:rsidR="007E1750">
        <w:t>divers</w:t>
      </w:r>
      <w:r w:rsidR="00576692" w:rsidRPr="005F1E8D">
        <w:t xml:space="preserve"> ran four 5 m</w:t>
      </w:r>
      <w:r w:rsidR="00895C86" w:rsidRPr="005F1E8D">
        <w:t>-</w:t>
      </w:r>
      <w:r w:rsidR="00576692" w:rsidRPr="005F1E8D">
        <w:t>long transects</w:t>
      </w:r>
      <w:r w:rsidR="00B71E47" w:rsidRPr="005F1E8D">
        <w:t xml:space="preserve"> </w:t>
      </w:r>
      <w:r w:rsidR="004C436C">
        <w:t>perpendicular to the RLS transect</w:t>
      </w:r>
      <w:r w:rsidR="00C24A19">
        <w:t xml:space="preserve"> (5 m apart)</w:t>
      </w:r>
      <w:r w:rsidR="00576692" w:rsidRPr="005F1E8D">
        <w:t xml:space="preserve"> into the kelp forest</w:t>
      </w:r>
      <w:r w:rsidR="004F5624" w:rsidRPr="005F1E8D">
        <w:t xml:space="preserve"> to assess </w:t>
      </w:r>
      <w:r w:rsidR="001F79DB" w:rsidRPr="005F1E8D">
        <w:t xml:space="preserve">kelp </w:t>
      </w:r>
      <w:r w:rsidR="004F5624" w:rsidRPr="005F1E8D">
        <w:t xml:space="preserve">density, </w:t>
      </w:r>
      <w:r w:rsidR="001F79DB" w:rsidRPr="005F1E8D">
        <w:t xml:space="preserve">canopy height, </w:t>
      </w:r>
      <w:r w:rsidR="004F5624" w:rsidRPr="005F1E8D">
        <w:t xml:space="preserve">and </w:t>
      </w:r>
      <w:r w:rsidR="00365EF3">
        <w:t xml:space="preserve">kelp </w:t>
      </w:r>
      <w:r w:rsidR="004F5624" w:rsidRPr="005F1E8D">
        <w:t>biomass</w:t>
      </w:r>
      <w:r w:rsidR="00576692" w:rsidRPr="005F1E8D">
        <w:t xml:space="preserve"> (</w:t>
      </w:r>
      <w:r w:rsidR="00374B2C">
        <w:rPr>
          <w:highlight w:val="green"/>
        </w:rPr>
        <w:t>Supplemental F</w:t>
      </w:r>
      <w:r w:rsidR="00576692" w:rsidRPr="005F1E8D">
        <w:rPr>
          <w:highlight w:val="green"/>
        </w:rPr>
        <w:t>i</w:t>
      </w:r>
      <w:r w:rsidR="005746D1" w:rsidRPr="005F1E8D">
        <w:rPr>
          <w:highlight w:val="green"/>
        </w:rPr>
        <w:t>g.</w:t>
      </w:r>
      <w:r w:rsidR="00374B2C">
        <w:rPr>
          <w:highlight w:val="green"/>
        </w:rPr>
        <w:t xml:space="preserve"> 1</w:t>
      </w:r>
      <w:r w:rsidR="00576692" w:rsidRPr="005F1E8D">
        <w:t xml:space="preserve">). </w:t>
      </w:r>
      <w:r w:rsidR="0067503F">
        <w:t>Divers then</w:t>
      </w:r>
      <w:r w:rsidR="00576692" w:rsidRPr="005F1E8D">
        <w:t xml:space="preserve"> counted the number of </w:t>
      </w:r>
      <w:r w:rsidR="004F5624" w:rsidRPr="005F1E8D">
        <w:t xml:space="preserve">canopy </w:t>
      </w:r>
      <w:r w:rsidR="00576692" w:rsidRPr="005F1E8D">
        <w:t xml:space="preserve">kelp </w:t>
      </w:r>
      <w:r w:rsidR="004F5624" w:rsidRPr="005F1E8D">
        <w:t>individuals (bull or giant kelp)</w:t>
      </w:r>
      <w:r w:rsidR="00576692" w:rsidRPr="005F1E8D">
        <w:t xml:space="preserve"> </w:t>
      </w:r>
      <w:r w:rsidR="001F79DB" w:rsidRPr="005F1E8D">
        <w:t>within 0.5 m o</w:t>
      </w:r>
      <w:r w:rsidR="00895C86" w:rsidRPr="005F1E8D">
        <w:t>n</w:t>
      </w:r>
      <w:r w:rsidR="001F79DB" w:rsidRPr="005F1E8D">
        <w:t xml:space="preserve"> either side of </w:t>
      </w:r>
      <w:r w:rsidR="00C24A19">
        <w:t>each</w:t>
      </w:r>
      <w:r w:rsidR="001F79DB" w:rsidRPr="005F1E8D">
        <w:t xml:space="preserve"> kelp transect to measure kelp density. To estimate canopy height, we</w:t>
      </w:r>
      <w:r w:rsidR="004F5624" w:rsidRPr="005F1E8D">
        <w:t xml:space="preserve"> measured the length of five</w:t>
      </w:r>
      <w:r w:rsidR="001F79DB" w:rsidRPr="005F1E8D">
        <w:t xml:space="preserve"> random</w:t>
      </w:r>
      <w:r w:rsidR="00895C86" w:rsidRPr="005F1E8D">
        <w:t xml:space="preserve">ly </w:t>
      </w:r>
      <w:r w:rsidR="00365EF3">
        <w:t>selected</w:t>
      </w:r>
      <w:r w:rsidR="00365EF3" w:rsidRPr="005F1E8D">
        <w:t xml:space="preserve"> </w:t>
      </w:r>
      <w:r w:rsidR="004F5624" w:rsidRPr="005F1E8D">
        <w:t>kelp</w:t>
      </w:r>
      <w:r w:rsidR="00895C86" w:rsidRPr="005F1E8D">
        <w:t xml:space="preserve"> individuals</w:t>
      </w:r>
      <w:r w:rsidR="001F79DB" w:rsidRPr="005F1E8D">
        <w:t xml:space="preserve"> per kelp transect; f</w:t>
      </w:r>
      <w:r w:rsidR="004F5624" w:rsidRPr="005F1E8D">
        <w:t>or bull kelp</w:t>
      </w:r>
      <w:r w:rsidR="001F79DB" w:rsidRPr="005F1E8D">
        <w:t xml:space="preserve"> we measured the total length from holdfast to </w:t>
      </w:r>
      <w:proofErr w:type="spellStart"/>
      <w:r w:rsidR="001F79DB" w:rsidRPr="005F1E8D">
        <w:t>pneumatocyst</w:t>
      </w:r>
      <w:proofErr w:type="spellEnd"/>
      <w:r w:rsidR="001F79DB" w:rsidRPr="005F1E8D">
        <w:t xml:space="preserve"> </w:t>
      </w:r>
      <w:commentRangeStart w:id="18"/>
      <w:r w:rsidR="001F79DB" w:rsidRPr="00B42CBE">
        <w:rPr>
          <w:iCs/>
        </w:rPr>
        <w:t>in situ</w:t>
      </w:r>
      <w:commentRangeEnd w:id="18"/>
      <w:r w:rsidR="00B42CBE">
        <w:rPr>
          <w:rStyle w:val="CommentReference"/>
        </w:rPr>
        <w:commentReference w:id="18"/>
      </w:r>
      <w:r w:rsidR="001F79DB" w:rsidRPr="005F1E8D">
        <w:t>, but for giant kelp</w:t>
      </w:r>
      <w:r w:rsidR="00F762BB">
        <w:t>,</w:t>
      </w:r>
      <w:r w:rsidR="001F79DB" w:rsidRPr="005F1E8D">
        <w:t xml:space="preserve"> we collected five random individuals to measure </w:t>
      </w:r>
      <w:r w:rsidR="00F762BB">
        <w:t xml:space="preserve">the </w:t>
      </w:r>
      <w:r w:rsidR="004C436C">
        <w:t xml:space="preserve">length </w:t>
      </w:r>
      <w:r w:rsidR="001F79DB" w:rsidRPr="005F1E8D">
        <w:t xml:space="preserve">from holdfast to </w:t>
      </w:r>
      <w:r w:rsidR="001E5CB7">
        <w:t xml:space="preserve">the tip of the </w:t>
      </w:r>
      <w:r w:rsidR="001F79DB" w:rsidRPr="005F1E8D">
        <w:t xml:space="preserve">apical meristem on dry land. To quantify </w:t>
      </w:r>
      <w:r w:rsidR="00895C86" w:rsidRPr="005F1E8D">
        <w:t xml:space="preserve">bull </w:t>
      </w:r>
      <w:r w:rsidR="00895C86" w:rsidRPr="005F1E8D">
        <w:lastRenderedPageBreak/>
        <w:t xml:space="preserve">kelp </w:t>
      </w:r>
      <w:r w:rsidR="001F79DB" w:rsidRPr="005F1E8D">
        <w:t>biomass</w:t>
      </w:r>
      <w:r w:rsidR="004F5624" w:rsidRPr="005F1E8D">
        <w:t>, we measured the sub-</w:t>
      </w:r>
      <w:r w:rsidR="0042306A" w:rsidRPr="005F1E8D">
        <w:t>bulb</w:t>
      </w:r>
      <w:r w:rsidR="004F5624" w:rsidRPr="005F1E8D">
        <w:t xml:space="preserve"> </w:t>
      </w:r>
      <w:r w:rsidR="001F79DB" w:rsidRPr="005F1E8D">
        <w:t>circumference</w:t>
      </w:r>
      <w:r w:rsidR="0042306A" w:rsidRPr="005F1E8D">
        <w:t xml:space="preserve"> (15 cm below the bottom of the bulb)</w:t>
      </w:r>
      <w:r w:rsidR="001F79DB" w:rsidRPr="005F1E8D">
        <w:t xml:space="preserve"> of the same five bull kelps per transect</w:t>
      </w:r>
      <w:r w:rsidR="004F5624" w:rsidRPr="005F1E8D">
        <w:t xml:space="preserve"> </w:t>
      </w:r>
      <w:r w:rsidR="004F5624" w:rsidRPr="00B42CBE">
        <w:rPr>
          <w:iCs/>
        </w:rPr>
        <w:t>in situ</w:t>
      </w:r>
      <w:r w:rsidR="00417390" w:rsidRPr="005F1E8D">
        <w:t xml:space="preserve"> </w:t>
      </w:r>
      <w:r w:rsidR="00895C86" w:rsidRPr="005F1E8D">
        <w:t>and</w:t>
      </w:r>
      <w:r w:rsidR="00417390" w:rsidRPr="005F1E8D">
        <w:t xml:space="preserve"> calculate</w:t>
      </w:r>
      <w:r w:rsidR="00895C86" w:rsidRPr="005F1E8D">
        <w:t>d</w:t>
      </w:r>
      <w:r w:rsidR="00417390" w:rsidRPr="005F1E8D">
        <w:t xml:space="preserve"> individual biomass usin</w:t>
      </w:r>
      <w:r w:rsidR="0042306A" w:rsidRPr="005F1E8D">
        <w:t xml:space="preserve">g a quadratic </w:t>
      </w:r>
      <w:r w:rsidR="0011523B" w:rsidRPr="005F1E8D">
        <w:t xml:space="preserve">diameter to biomass </w:t>
      </w:r>
      <w:r w:rsidR="0042306A" w:rsidRPr="005F1E8D">
        <w:t xml:space="preserve">formula </w:t>
      </w:r>
      <w:r w:rsidR="00122525">
        <w:t>for Barkley Sound</w:t>
      </w:r>
      <w:r w:rsidR="0042306A" w:rsidRPr="005F1E8D">
        <w:t xml:space="preserve"> </w:t>
      </w:r>
      <w:r w:rsidR="0011523B" w:rsidRPr="001F293B">
        <w:t>(</w:t>
      </w:r>
      <w:r w:rsidR="006214D6" w:rsidRPr="001F293B">
        <w:t xml:space="preserve">C. M. </w:t>
      </w:r>
      <w:proofErr w:type="spellStart"/>
      <w:r w:rsidR="00B47743" w:rsidRPr="001F293B">
        <w:t>Attridge</w:t>
      </w:r>
      <w:proofErr w:type="spellEnd"/>
      <w:r w:rsidR="00B47743" w:rsidRPr="001F293B">
        <w:t xml:space="preserve"> </w:t>
      </w:r>
      <w:proofErr w:type="spellStart"/>
      <w:r w:rsidR="00B47743" w:rsidRPr="001F293B">
        <w:t>unpub</w:t>
      </w:r>
      <w:r w:rsidR="006214D6" w:rsidRPr="001F293B">
        <w:t>l</w:t>
      </w:r>
      <w:proofErr w:type="spellEnd"/>
      <w:r w:rsidR="006214D6" w:rsidRPr="001F293B">
        <w:t>.</w:t>
      </w:r>
      <w:r w:rsidR="0011523B" w:rsidRPr="001F293B">
        <w:t>)</w:t>
      </w:r>
      <w:r w:rsidR="004F5624" w:rsidRPr="001F293B">
        <w:t>.</w:t>
      </w:r>
      <w:r w:rsidR="004F5624" w:rsidRPr="005F1E8D">
        <w:t xml:space="preserve"> For giant kelp</w:t>
      </w:r>
      <w:r w:rsidR="00895C86" w:rsidRPr="005F1E8D">
        <w:t xml:space="preserve"> biomass</w:t>
      </w:r>
      <w:r w:rsidR="004F5624" w:rsidRPr="005F1E8D">
        <w:t>, we weighe</w:t>
      </w:r>
      <w:r w:rsidR="001F79DB" w:rsidRPr="005F1E8D">
        <w:t xml:space="preserve">d </w:t>
      </w:r>
      <w:r w:rsidR="00122525">
        <w:t>(</w:t>
      </w:r>
      <w:commentRangeStart w:id="19"/>
      <w:commentRangeStart w:id="20"/>
      <w:r w:rsidR="00A13698" w:rsidRPr="003E54A5">
        <w:rPr>
          <w:highlight w:val="yellow"/>
        </w:rPr>
        <w:t xml:space="preserve">to the nearest </w:t>
      </w:r>
      <w:r w:rsidR="001F293B">
        <w:rPr>
          <w:highlight w:val="yellow"/>
        </w:rPr>
        <w:t>0.01-1</w:t>
      </w:r>
      <w:r w:rsidR="00A13698" w:rsidRPr="003E54A5">
        <w:rPr>
          <w:highlight w:val="yellow"/>
        </w:rPr>
        <w:t xml:space="preserve"> g</w:t>
      </w:r>
      <w:r w:rsidR="00122525">
        <w:t>)</w:t>
      </w:r>
      <w:r w:rsidR="00A13698">
        <w:t xml:space="preserve"> </w:t>
      </w:r>
      <w:commentRangeEnd w:id="19"/>
      <w:r w:rsidR="00122525">
        <w:rPr>
          <w:rStyle w:val="CommentReference"/>
        </w:rPr>
        <w:commentReference w:id="19"/>
      </w:r>
      <w:commentRangeEnd w:id="20"/>
      <w:r w:rsidR="001F293B">
        <w:rPr>
          <w:rStyle w:val="CommentReference"/>
        </w:rPr>
        <w:commentReference w:id="20"/>
      </w:r>
      <w:r w:rsidR="001F79DB" w:rsidRPr="005F1E8D">
        <w:t xml:space="preserve">the same five individuals per transect </w:t>
      </w:r>
      <w:r w:rsidR="00895C86" w:rsidRPr="005F1E8D">
        <w:t xml:space="preserve">that </w:t>
      </w:r>
      <w:r w:rsidR="001F79DB" w:rsidRPr="005F1E8D">
        <w:t>were collected for total length measurements</w:t>
      </w:r>
      <w:r w:rsidR="00B71E47" w:rsidRPr="005F1E8D">
        <w:t xml:space="preserve">. </w:t>
      </w:r>
      <w:r w:rsidR="00417390" w:rsidRPr="005F1E8D">
        <w:t xml:space="preserve">We multiplied the mean biomass estimate for each </w:t>
      </w:r>
      <w:r w:rsidR="001F79DB" w:rsidRPr="005F1E8D">
        <w:t>kelp species by the species density to calculate a biomass/m</w:t>
      </w:r>
      <w:r w:rsidR="001F79DB" w:rsidRPr="005F1E8D">
        <w:rPr>
          <w:vertAlign w:val="superscript"/>
        </w:rPr>
        <w:t>2</w:t>
      </w:r>
      <w:r w:rsidR="001F79DB" w:rsidRPr="005F1E8D">
        <w:t xml:space="preserve"> estimate for each kelp transect, which we </w:t>
      </w:r>
      <w:r w:rsidR="00895C86" w:rsidRPr="005F1E8D">
        <w:t xml:space="preserve">then </w:t>
      </w:r>
      <w:r w:rsidR="001F79DB" w:rsidRPr="005F1E8D">
        <w:t>averaged over the four transects per forest to estimate overall mean forest biomass</w:t>
      </w:r>
      <w:r w:rsidR="00B47743" w:rsidRPr="005F1E8D">
        <w:t>/m</w:t>
      </w:r>
      <w:r w:rsidR="00B47743" w:rsidRPr="005F1E8D">
        <w:rPr>
          <w:vertAlign w:val="superscript"/>
        </w:rPr>
        <w:t>2</w:t>
      </w:r>
      <w:r w:rsidR="001F79DB" w:rsidRPr="005F1E8D">
        <w:t xml:space="preserve">. </w:t>
      </w:r>
      <w:r w:rsidR="003F63B3" w:rsidRPr="003F63B3">
        <w:t xml:space="preserve">We estimated total forest area by swimming around the perimeter of the forest on the surface with a </w:t>
      </w:r>
      <w:r w:rsidR="001F293B" w:rsidRPr="001F293B">
        <w:t>Garmin GPSMAP 78SC</w:t>
      </w:r>
      <w:r w:rsidR="003F63B3">
        <w:t>, which we used to calculate total forest biomass (kg).</w:t>
      </w:r>
    </w:p>
    <w:p w14:paraId="50BA9561" w14:textId="6347D6FB" w:rsidR="00B71E47" w:rsidRPr="005F1E8D" w:rsidRDefault="002E568B" w:rsidP="00817D31">
      <w:pPr>
        <w:spacing w:line="480" w:lineRule="auto"/>
        <w:ind w:firstLine="720"/>
      </w:pPr>
      <w:r w:rsidRPr="005F1E8D">
        <w:t>Finally, to</w:t>
      </w:r>
      <w:r w:rsidR="001F79DB" w:rsidRPr="005F1E8D">
        <w:t xml:space="preserve"> compare NH</w:t>
      </w:r>
      <w:r w:rsidR="001F79DB" w:rsidRPr="005F1E8D">
        <w:rPr>
          <w:rFonts w:ascii="Cambria Math" w:hAnsi="Cambria Math" w:cs="Cambria Math"/>
        </w:rPr>
        <w:t>₄⁺</w:t>
      </w:r>
      <w:r w:rsidR="001F79DB" w:rsidRPr="005F1E8D">
        <w:t xml:space="preserve"> concentration</w:t>
      </w:r>
      <w:r w:rsidR="00895C86" w:rsidRPr="005F1E8D">
        <w:t>s</w:t>
      </w:r>
      <w:r w:rsidR="001F79DB" w:rsidRPr="005F1E8D">
        <w:t xml:space="preserve"> inside vs outside </w:t>
      </w:r>
      <w:r w:rsidR="00895C86" w:rsidRPr="005F1E8D">
        <w:t xml:space="preserve">each </w:t>
      </w:r>
      <w:r w:rsidR="001F79DB" w:rsidRPr="005F1E8D">
        <w:t>kelp forest, w</w:t>
      </w:r>
      <w:r w:rsidR="00B71E47" w:rsidRPr="005F1E8D">
        <w:t xml:space="preserve">e collected </w:t>
      </w:r>
      <w:r w:rsidRPr="005F1E8D">
        <w:t>paired</w:t>
      </w:r>
      <w:r w:rsidR="00B71E47" w:rsidRPr="005F1E8D">
        <w:t xml:space="preserve"> 60 mL syringe</w:t>
      </w:r>
      <w:r w:rsidRPr="005F1E8D">
        <w:t>s</w:t>
      </w:r>
      <w:r w:rsidR="00B71E47" w:rsidRPr="005F1E8D">
        <w:t xml:space="preserve"> of seawater immediately outside the kelp forest within 0 – 2 m </w:t>
      </w:r>
      <w:r w:rsidR="00122525">
        <w:t>above</w:t>
      </w:r>
      <w:r w:rsidR="00122525" w:rsidRPr="005F1E8D">
        <w:t xml:space="preserve"> </w:t>
      </w:r>
      <w:r w:rsidR="00B71E47" w:rsidRPr="005F1E8D">
        <w:t>the substrate, and 5 m into the kelp forest</w:t>
      </w:r>
      <w:r w:rsidR="00895C86" w:rsidRPr="005F1E8D">
        <w:t xml:space="preserve"> at the same depth</w:t>
      </w:r>
      <w:r w:rsidR="00B71E47" w:rsidRPr="005F1E8D">
        <w:t>.</w:t>
      </w:r>
      <w:r w:rsidR="00B164BF" w:rsidRPr="00B164BF">
        <w:t xml:space="preserve"> </w:t>
      </w:r>
      <w:r w:rsidR="00B164BF">
        <w:t>We collected three</w:t>
      </w:r>
      <w:r w:rsidR="00B164BF" w:rsidRPr="00B164BF">
        <w:t xml:space="preserve"> paired NH</w:t>
      </w:r>
      <w:r w:rsidR="00B164BF" w:rsidRPr="00B164BF">
        <w:rPr>
          <w:rFonts w:ascii="Cambria Math" w:hAnsi="Cambria Math" w:cs="Cambria Math"/>
        </w:rPr>
        <w:t>₄⁺</w:t>
      </w:r>
      <w:r w:rsidR="00B164BF" w:rsidRPr="00B164BF">
        <w:t xml:space="preserve"> </w:t>
      </w:r>
      <w:r w:rsidR="00B164BF">
        <w:t>samples</w:t>
      </w:r>
      <w:r w:rsidR="00B164BF" w:rsidRPr="00B164BF">
        <w:t xml:space="preserve"> </w:t>
      </w:r>
      <w:r w:rsidR="00B164BF">
        <w:t>from</w:t>
      </w:r>
      <w:r w:rsidR="00B164BF" w:rsidRPr="00B164BF">
        <w:t xml:space="preserve"> each site, which were spaced 5 m apart</w:t>
      </w:r>
      <w:r w:rsidR="00122525">
        <w:t>,</w:t>
      </w:r>
      <w:r w:rsidR="00B164BF" w:rsidRPr="00B164BF">
        <w:t xml:space="preserve"> by matching them with the first three kelp transects.</w:t>
      </w:r>
      <w:r w:rsidR="00CB4FFE">
        <w:t xml:space="preserve"> </w:t>
      </w:r>
      <w:r w:rsidR="00171464" w:rsidRPr="005F1E8D">
        <w:t>Outside each kelp forest, we also</w:t>
      </w:r>
      <w:r w:rsidR="00253D0A" w:rsidRPr="005F1E8D">
        <w:t xml:space="preserve"> </w:t>
      </w:r>
      <w:r w:rsidR="00B71E47" w:rsidRPr="005F1E8D">
        <w:t>fill</w:t>
      </w:r>
      <w:r w:rsidR="00171464" w:rsidRPr="005F1E8D">
        <w:t>ed</w:t>
      </w:r>
      <w:r w:rsidR="00B71E47" w:rsidRPr="005F1E8D">
        <w:t xml:space="preserve"> a </w:t>
      </w:r>
      <w:r w:rsidR="00B03EE3">
        <w:t>plastic Ziplock</w:t>
      </w:r>
      <w:r w:rsidR="00171464" w:rsidRPr="005F1E8D">
        <w:t xml:space="preserve"> bag </w:t>
      </w:r>
      <w:r w:rsidR="00253D0A" w:rsidRPr="005F1E8D">
        <w:t>with</w:t>
      </w:r>
      <w:r w:rsidR="00B71E47" w:rsidRPr="005F1E8D">
        <w:t xml:space="preserve"> seawater</w:t>
      </w:r>
      <w:r w:rsidR="00026433">
        <w:t xml:space="preserve"> </w:t>
      </w:r>
      <w:r w:rsidR="00BB3685">
        <w:t>to</w:t>
      </w:r>
      <w:r w:rsidR="00171464" w:rsidRPr="005F1E8D">
        <w:t xml:space="preserve"> creat</w:t>
      </w:r>
      <w:r w:rsidR="00BB3685">
        <w:t>e</w:t>
      </w:r>
      <w:r w:rsidR="00171464" w:rsidRPr="005F1E8D">
        <w:t xml:space="preserve"> standards.</w:t>
      </w:r>
      <w:r w:rsidR="00817D31">
        <w:t xml:space="preserve"> Samples and standards were filtered into amber bottles in the field and </w:t>
      </w:r>
      <w:r w:rsidR="00A05727" w:rsidRPr="005F1E8D">
        <w:t xml:space="preserve">stored on ice </w:t>
      </w:r>
      <w:r w:rsidRPr="005F1E8D">
        <w:t xml:space="preserve">for transportation back to the laboratory, at which point </w:t>
      </w:r>
      <w:r w:rsidR="00A05727" w:rsidRPr="005F1E8D">
        <w:t>we</w:t>
      </w:r>
      <w:r w:rsidR="00B71E47" w:rsidRPr="005F1E8D">
        <w:t xml:space="preserve"> measured </w:t>
      </w:r>
      <w:r w:rsidR="00B71E47" w:rsidRPr="005F1E8D">
        <w:rPr>
          <w:color w:val="000000"/>
        </w:rPr>
        <w:t>NH</w:t>
      </w:r>
      <w:r w:rsidR="00B71E47" w:rsidRPr="005F1E8D">
        <w:rPr>
          <w:color w:val="000000"/>
          <w:vertAlign w:val="subscript"/>
        </w:rPr>
        <w:t>4</w:t>
      </w:r>
      <w:r w:rsidR="00B71E47" w:rsidRPr="005F1E8D">
        <w:rPr>
          <w:color w:val="000000"/>
          <w:vertAlign w:val="superscript"/>
        </w:rPr>
        <w:t xml:space="preserve">+ </w:t>
      </w:r>
      <w:r w:rsidR="00B71E47" w:rsidRPr="005F1E8D">
        <w:t xml:space="preserve">concentration in each sample bottle following the </w:t>
      </w:r>
      <w:r w:rsidR="00B71E47" w:rsidRPr="005F1E8D">
        <w:rPr>
          <w:color w:val="000000"/>
        </w:rPr>
        <w:t>fluorometric standard-additions protocol II</w:t>
      </w:r>
      <w:r w:rsidR="00817D31">
        <w:rPr>
          <w:color w:val="000000"/>
        </w:rPr>
        <w:t xml:space="preserve"> for 40 mL samples</w:t>
      </w:r>
      <w:r w:rsidR="00B71E47" w:rsidRPr="005F1E8D">
        <w:rPr>
          <w:color w:val="000000"/>
        </w:rPr>
        <w:t xml:space="preserve"> </w:t>
      </w:r>
      <w:r w:rsidR="00B71E47" w:rsidRPr="005F1E8D">
        <w:rPr>
          <w:color w:val="000000"/>
        </w:rPr>
        <w:fldChar w:fldCharType="begin"/>
      </w:r>
      <w:r w:rsidR="00263F14" w:rsidRPr="005F1E8D">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color w:val="000000"/>
        </w:rPr>
        <w:fldChar w:fldCharType="separate"/>
      </w:r>
      <w:r w:rsidR="00B71E47" w:rsidRPr="005F1E8D">
        <w:rPr>
          <w:noProof/>
          <w:color w:val="000000"/>
        </w:rPr>
        <w:t>(Taylor et al., 2007)</w:t>
      </w:r>
      <w:r w:rsidR="00B71E47" w:rsidRPr="005F1E8D">
        <w:rPr>
          <w:color w:val="000000"/>
        </w:rPr>
        <w:fldChar w:fldCharType="end"/>
      </w:r>
      <w:r w:rsidR="00B71E47" w:rsidRPr="005F1E8D">
        <w:rPr>
          <w:color w:val="000000"/>
        </w:rPr>
        <w:t>.</w:t>
      </w:r>
      <w:r w:rsidR="00AB636E" w:rsidRPr="005F1E8D">
        <w:rPr>
          <w:color w:val="000000"/>
        </w:rPr>
        <w:t xml:space="preserve"> </w:t>
      </w:r>
      <w:r w:rsidR="00417390" w:rsidRPr="005F1E8D">
        <w:rPr>
          <w:color w:val="000000"/>
        </w:rPr>
        <w:t xml:space="preserve">For each paired inside </w:t>
      </w:r>
      <w:r w:rsidR="00F2075E">
        <w:rPr>
          <w:color w:val="000000"/>
        </w:rPr>
        <w:t>and</w:t>
      </w:r>
      <w:r w:rsidR="00417390" w:rsidRPr="005F1E8D">
        <w:rPr>
          <w:color w:val="000000"/>
        </w:rPr>
        <w:t xml:space="preserve"> outside</w:t>
      </w:r>
      <w:r w:rsidR="00526E5E">
        <w:rPr>
          <w:color w:val="000000"/>
        </w:rPr>
        <w:t xml:space="preserve"> kelp</w:t>
      </w:r>
      <w:r w:rsidR="00F2075E">
        <w:rPr>
          <w:color w:val="000000"/>
        </w:rPr>
        <w:t xml:space="preserve"> forest</w:t>
      </w:r>
      <w:r w:rsidR="00417390" w:rsidRPr="005F1E8D">
        <w:rPr>
          <w:color w:val="000000"/>
        </w:rPr>
        <w:t xml:space="preserve"> NH</w:t>
      </w:r>
      <w:r w:rsidR="00417390" w:rsidRPr="005F1E8D">
        <w:rPr>
          <w:rFonts w:ascii="Cambria Math" w:hAnsi="Cambria Math" w:cs="Cambria Math"/>
          <w:color w:val="000000"/>
        </w:rPr>
        <w:t>₄⁺</w:t>
      </w:r>
      <w:r w:rsidR="00417390" w:rsidRPr="005F1E8D">
        <w:rPr>
          <w:color w:val="000000"/>
        </w:rPr>
        <w:t xml:space="preserve"> sample, we calculated ∆NH</w:t>
      </w:r>
      <w:r w:rsidR="00417390" w:rsidRPr="005F1E8D">
        <w:rPr>
          <w:rFonts w:ascii="Cambria Math" w:hAnsi="Cambria Math" w:cs="Cambria Math"/>
          <w:color w:val="000000"/>
        </w:rPr>
        <w:t>₄⁺</w:t>
      </w:r>
      <w:r w:rsidR="00417390" w:rsidRPr="005F1E8D">
        <w:rPr>
          <w:color w:val="000000"/>
        </w:rPr>
        <w:t xml:space="preserve"> = inside NH</w:t>
      </w:r>
      <w:r w:rsidR="00417390" w:rsidRPr="005F1E8D">
        <w:rPr>
          <w:rFonts w:ascii="Cambria Math" w:hAnsi="Cambria Math" w:cs="Cambria Math"/>
          <w:color w:val="000000"/>
        </w:rPr>
        <w:t>₄⁺</w:t>
      </w:r>
      <w:r w:rsidR="00417390" w:rsidRPr="005F1E8D">
        <w:rPr>
          <w:color w:val="000000"/>
        </w:rPr>
        <w:t xml:space="preserve"> - outside NH</w:t>
      </w:r>
      <w:r w:rsidR="00417390" w:rsidRPr="005F1E8D">
        <w:rPr>
          <w:rFonts w:ascii="Cambria Math" w:hAnsi="Cambria Math" w:cs="Cambria Math"/>
          <w:color w:val="000000"/>
        </w:rPr>
        <w:t>₄⁺</w:t>
      </w:r>
      <w:r w:rsidR="00417390" w:rsidRPr="005F1E8D">
        <w:rPr>
          <w:color w:val="000000"/>
        </w:rPr>
        <w:t>.</w:t>
      </w:r>
    </w:p>
    <w:p w14:paraId="505921AB" w14:textId="36DB5980" w:rsidR="00576692" w:rsidRPr="005F1E8D" w:rsidRDefault="00576692" w:rsidP="000E3FA6">
      <w:pPr>
        <w:spacing w:line="480" w:lineRule="auto"/>
      </w:pPr>
    </w:p>
    <w:p w14:paraId="20B38C9F" w14:textId="59588E40" w:rsidR="00217D47" w:rsidRPr="005F1E8D" w:rsidRDefault="005F422E" w:rsidP="00EB3BC7">
      <w:pPr>
        <w:spacing w:line="480" w:lineRule="auto"/>
        <w:rPr>
          <w:i/>
        </w:rPr>
      </w:pPr>
      <w:r>
        <w:rPr>
          <w:i/>
        </w:rPr>
        <w:t>Surveys of w</w:t>
      </w:r>
      <w:r w:rsidR="00CD046A" w:rsidRPr="005F1E8D">
        <w:rPr>
          <w:i/>
        </w:rPr>
        <w:t>ithin</w:t>
      </w:r>
      <w:r w:rsidR="00136DB7" w:rsidRPr="005F1E8D">
        <w:rPr>
          <w:i/>
        </w:rPr>
        <w:t>-</w:t>
      </w:r>
      <w:r w:rsidR="00CD046A" w:rsidRPr="005F1E8D">
        <w:rPr>
          <w:i/>
        </w:rPr>
        <w:t>meters</w:t>
      </w:r>
      <w:r w:rsidR="00136DB7" w:rsidRPr="005F1E8D">
        <w:rPr>
          <w:i/>
        </w:rPr>
        <w:t xml:space="preserve"> (small</w:t>
      </w:r>
      <w:r w:rsidR="000C156B">
        <w:rPr>
          <w:i/>
        </w:rPr>
        <w:t>er</w:t>
      </w:r>
      <w:r w:rsidR="00136DB7" w:rsidRPr="005F1E8D">
        <w:rPr>
          <w:i/>
        </w:rPr>
        <w:t>-scale) variation</w:t>
      </w:r>
    </w:p>
    <w:p w14:paraId="392E1C63" w14:textId="0C91A75E" w:rsidR="00F37657" w:rsidRPr="001A5A1D" w:rsidRDefault="005B26B9" w:rsidP="00EB3BC7">
      <w:pPr>
        <w:spacing w:line="480" w:lineRule="auto"/>
      </w:pPr>
      <w:r w:rsidRPr="005F1E8D">
        <w:t>To quantify the ability of animals to affect the NH</w:t>
      </w:r>
      <w:r w:rsidRPr="005F1E8D">
        <w:rPr>
          <w:rFonts w:ascii="Cambria Math" w:hAnsi="Cambria Math" w:cs="Cambria Math"/>
        </w:rPr>
        <w:t>₄⁺</w:t>
      </w:r>
      <w:r w:rsidRPr="005F1E8D">
        <w:t xml:space="preserve"> concentration in their immediate vicinit</w:t>
      </w:r>
      <w:r>
        <w:t>y</w:t>
      </w:r>
      <w:r w:rsidRPr="005F1E8D">
        <w:t xml:space="preserve"> we conducted two caging experiments </w:t>
      </w:r>
      <w:r w:rsidRPr="00B42CBE">
        <w:rPr>
          <w:iCs/>
        </w:rPr>
        <w:t>in situ</w:t>
      </w:r>
      <w:r w:rsidRPr="005F1E8D">
        <w:t xml:space="preserve"> </w:t>
      </w:r>
      <w:r>
        <w:t xml:space="preserve">near </w:t>
      </w:r>
      <w:proofErr w:type="spellStart"/>
      <w:r>
        <w:t>Bamfield</w:t>
      </w:r>
      <w:proofErr w:type="spellEnd"/>
      <w:r>
        <w:t>.</w:t>
      </w:r>
      <w:r w:rsidR="00DE63E7" w:rsidRPr="005F1E8D">
        <w:t xml:space="preserve"> </w:t>
      </w:r>
      <w:r w:rsidR="008B6A66">
        <w:t xml:space="preserve">We used California sea cucumbers </w:t>
      </w:r>
      <w:r w:rsidR="003101A1" w:rsidRPr="005F1E8D">
        <w:lastRenderedPageBreak/>
        <w:t>(</w:t>
      </w:r>
      <w:proofErr w:type="spellStart"/>
      <w:r w:rsidR="003101A1" w:rsidRPr="005F1E8D">
        <w:rPr>
          <w:i/>
        </w:rPr>
        <w:t>Apostichopus</w:t>
      </w:r>
      <w:proofErr w:type="spellEnd"/>
      <w:r w:rsidR="003101A1" w:rsidRPr="005F1E8D">
        <w:rPr>
          <w:i/>
        </w:rPr>
        <w:t xml:space="preserve"> </w:t>
      </w:r>
      <w:proofErr w:type="spellStart"/>
      <w:r w:rsidR="003101A1" w:rsidRPr="005F1E8D">
        <w:rPr>
          <w:i/>
        </w:rPr>
        <w:t>californicus</w:t>
      </w:r>
      <w:proofErr w:type="spellEnd"/>
      <w:r w:rsidR="003101A1" w:rsidRPr="005F1E8D">
        <w:t xml:space="preserve">) </w:t>
      </w:r>
      <w:r w:rsidR="008B6A66">
        <w:t>in the first</w:t>
      </w:r>
      <w:r w:rsidR="001F1825">
        <w:t xml:space="preserve"> caging</w:t>
      </w:r>
      <w:r w:rsidR="008B6A66">
        <w:t xml:space="preserve"> experiment</w:t>
      </w:r>
      <w:r w:rsidR="003101A1">
        <w:t xml:space="preserve"> because </w:t>
      </w:r>
      <w:r w:rsidR="00213173">
        <w:t xml:space="preserve">they’re a large, abundant invertebrate with a </w:t>
      </w:r>
      <w:r w:rsidR="00560BB1">
        <w:t>high excretion rate</w:t>
      </w:r>
      <w:r w:rsidR="00213173">
        <w:t xml:space="preserve"> </w:t>
      </w:r>
      <w:r w:rsidR="00213173">
        <w:fldChar w:fldCharType="begin"/>
      </w:r>
      <w:r w:rsidR="00213173">
        <w:instrText xml:space="preserve"> ADDIN ZOTERO_ITEM CSL_CITATION {"citationID":"88ffjCJF","properties":{"formattedCitation":"(Bray et al., 1988)","plainCitation":"(Bray et al., 1988)","noteIndex":0},"citationItems":[{"id":1918,"uris":["http://zotero.org/users/local/idKDtb7T/items/X4U4SI79"],"itemData":{"id":1918,"type":"article-journal","container-title":"Marine Biology","DOI":"10.1007/BF00392951","ISSN":"0025-3162, 1432-1793","issue":"1","journalAbbreviation":"Marine Biology","language":"en","page":"21-30","source":"DOI.org (Crossref)","title":"Ammonium excretion by macroinvertebrates and fishes on a subtidal rocky reef in southern California","volume":"100","author":[{"family":"Bray","given":"R. N."},{"family":"Miller","given":"A. C."},{"family":"Johnson","given":"S."},{"family":"Krause","given":"P. R."},{"family":"Robertson","given":"D. L."},{"family":"Westcott","given":"A. M."}],"issued":{"date-parts":[["1988",12]]}}}],"schema":"https://github.com/citation-style-language/schema/raw/master/csl-citation.json"} </w:instrText>
      </w:r>
      <w:r w:rsidR="00213173">
        <w:fldChar w:fldCharType="separate"/>
      </w:r>
      <w:r w:rsidR="00213173">
        <w:rPr>
          <w:noProof/>
        </w:rPr>
        <w:t>(Bray et al., 1988)</w:t>
      </w:r>
      <w:r w:rsidR="00213173">
        <w:fldChar w:fldCharType="end"/>
      </w:r>
      <w:r w:rsidR="00213173">
        <w:t>.</w:t>
      </w:r>
      <w:r w:rsidR="001A5A1D">
        <w:t xml:space="preserve"> </w:t>
      </w:r>
      <w:r w:rsidR="00A047D2">
        <w:t>T</w:t>
      </w:r>
      <w:r w:rsidR="00FE017D" w:rsidRPr="005F1E8D">
        <w:t xml:space="preserve">he first experiment </w:t>
      </w:r>
      <w:r w:rsidR="00F02795">
        <w:t xml:space="preserve">occurred </w:t>
      </w:r>
      <w:r w:rsidR="00F02795" w:rsidRPr="005F1E8D">
        <w:t>May 27</w:t>
      </w:r>
      <w:r w:rsidR="00F02795">
        <w:t xml:space="preserve"> </w:t>
      </w:r>
      <w:r w:rsidR="00F02795" w:rsidRPr="005F1E8D">
        <w:rPr>
          <w:color w:val="000000"/>
        </w:rPr>
        <w:t>–</w:t>
      </w:r>
      <w:r w:rsidR="00F02795">
        <w:rPr>
          <w:color w:val="000000"/>
        </w:rPr>
        <w:t xml:space="preserve"> </w:t>
      </w:r>
      <w:r w:rsidR="00F02795">
        <w:t>28</w:t>
      </w:r>
      <w:r w:rsidR="00F02795" w:rsidRPr="005F1E8D">
        <w:t>, 202</w:t>
      </w:r>
      <w:r w:rsidR="00F02795">
        <w:t>1</w:t>
      </w:r>
      <w:r w:rsidR="00392DBC" w:rsidRPr="005F1E8D">
        <w:t xml:space="preserve"> </w:t>
      </w:r>
      <w:r w:rsidR="00FE017D" w:rsidRPr="005F1E8D">
        <w:t>at Scott’s Bay (48°50'05.2"N</w:t>
      </w:r>
      <w:r w:rsidR="00AA20C8">
        <w:t>,</w:t>
      </w:r>
      <w:r w:rsidR="00FE017D" w:rsidRPr="005F1E8D">
        <w:t xml:space="preserve"> 125°08'49.3"W)</w:t>
      </w:r>
      <w:r w:rsidR="000C156B">
        <w:t xml:space="preserve">, a wide, exposed bay that opens </w:t>
      </w:r>
      <w:r w:rsidR="004F21D6">
        <w:t xml:space="preserve">into </w:t>
      </w:r>
      <w:r w:rsidR="000C156B">
        <w:t>Trevor Channel (</w:t>
      </w:r>
      <w:r w:rsidR="00D34121">
        <w:rPr>
          <w:highlight w:val="green"/>
        </w:rPr>
        <w:t>Fig. 1d</w:t>
      </w:r>
      <w:r w:rsidR="000C156B">
        <w:t>)</w:t>
      </w:r>
      <w:r w:rsidR="00FC0F65" w:rsidRPr="005F1E8D">
        <w:t xml:space="preserve">. </w:t>
      </w:r>
      <w:r w:rsidR="00C12458" w:rsidRPr="005F1E8D">
        <w:t xml:space="preserve">We constructed 18 wire </w:t>
      </w:r>
      <w:r w:rsidR="0003350D" w:rsidRPr="005F1E8D">
        <w:t>cages</w:t>
      </w:r>
      <w:r w:rsidR="005F0597" w:rsidRPr="005F1E8D">
        <w:t xml:space="preserve"> </w:t>
      </w:r>
      <w:r w:rsidR="000C156B">
        <w:t>(</w:t>
      </w:r>
      <w:r w:rsidR="0019076A" w:rsidRPr="00A047D2">
        <w:t>26</w:t>
      </w:r>
      <w:r w:rsidR="0003350D" w:rsidRPr="00A047D2">
        <w:t xml:space="preserve"> x </w:t>
      </w:r>
      <w:r w:rsidR="0019076A" w:rsidRPr="00A047D2">
        <w:t>26</w:t>
      </w:r>
      <w:r w:rsidR="0003350D" w:rsidRPr="00A047D2">
        <w:t xml:space="preserve"> x </w:t>
      </w:r>
      <w:r w:rsidR="0019076A" w:rsidRPr="00A047D2">
        <w:t>26 cm</w:t>
      </w:r>
      <w:r w:rsidR="000C156B">
        <w:t>)</w:t>
      </w:r>
      <w:r w:rsidR="0003350D" w:rsidRPr="00A047D2">
        <w:t xml:space="preserve">, </w:t>
      </w:r>
      <w:r w:rsidR="005F0597" w:rsidRPr="00A047D2">
        <w:t>which we covered in</w:t>
      </w:r>
      <w:r w:rsidR="00C12458" w:rsidRPr="00A047D2">
        <w:t xml:space="preserve"> </w:t>
      </w:r>
      <w:r w:rsidR="0019076A" w:rsidRPr="00A047D2">
        <w:t>2</w:t>
      </w:r>
      <w:r w:rsidR="00C12458" w:rsidRPr="00A047D2">
        <w:t xml:space="preserve"> mm</w:t>
      </w:r>
      <w:r w:rsidR="00C12458" w:rsidRPr="005F1E8D">
        <w:t xml:space="preserve"> plastic mesh</w:t>
      </w:r>
      <w:r w:rsidR="005F0597" w:rsidRPr="005F1E8D">
        <w:t>. These cages</w:t>
      </w:r>
      <w:r w:rsidR="00C12458" w:rsidRPr="005F1E8D">
        <w:t xml:space="preserve"> </w:t>
      </w:r>
      <w:r w:rsidR="005F0597" w:rsidRPr="005F1E8D">
        <w:t>were</w:t>
      </w:r>
      <w:r w:rsidR="00C12458" w:rsidRPr="005F1E8D">
        <w:t xml:space="preserve"> spaced 3 m apart along two weighted lines </w:t>
      </w:r>
      <w:r w:rsidR="003C3010" w:rsidRPr="005F1E8D">
        <w:t>(9 cages per line)</w:t>
      </w:r>
      <w:r w:rsidR="00C12458" w:rsidRPr="005F1E8D">
        <w:t xml:space="preserve"> and deployed </w:t>
      </w:r>
      <w:r w:rsidR="0003350D" w:rsidRPr="005F1E8D">
        <w:t xml:space="preserve">at </w:t>
      </w:r>
      <w:r w:rsidR="00C12458" w:rsidRPr="005F1E8D">
        <w:t xml:space="preserve">3 </w:t>
      </w:r>
      <w:r w:rsidR="0003350D" w:rsidRPr="005F1E8D">
        <w:t>to</w:t>
      </w:r>
      <w:r w:rsidR="00C12458" w:rsidRPr="005F1E8D">
        <w:t xml:space="preserve"> 5.8 m depth</w:t>
      </w:r>
      <w:r w:rsidR="003C3010">
        <w:t xml:space="preserve">. </w:t>
      </w:r>
      <w:r w:rsidR="00C12458" w:rsidRPr="005F1E8D">
        <w:t xml:space="preserve">We collected </w:t>
      </w:r>
      <w:r w:rsidR="00CB4FFE">
        <w:t xml:space="preserve">adult </w:t>
      </w:r>
      <w:r w:rsidR="00C12458" w:rsidRPr="005F1E8D">
        <w:t>California sea cucumbers from the site via SCUBA, measured contracted sea cucumber length and girth, and immediately placed them into the cages</w:t>
      </w:r>
      <w:r w:rsidR="00CF5454" w:rsidRPr="005F1E8D">
        <w:t xml:space="preserve"> in randomly assigned densities of</w:t>
      </w:r>
      <w:r w:rsidR="00AC1B8C" w:rsidRPr="005F1E8D">
        <w:t xml:space="preserve"> 0, 1, or 2 sea cucumbers (n = 6</w:t>
      </w:r>
      <w:r w:rsidR="0003350D" w:rsidRPr="005F1E8D">
        <w:t xml:space="preserve"> replicates per density</w:t>
      </w:r>
      <w:r w:rsidR="00AC1B8C" w:rsidRPr="005F1E8D">
        <w:t>). After 24 h</w:t>
      </w:r>
      <w:r w:rsidR="00F02795">
        <w:t>ours</w:t>
      </w:r>
      <w:r w:rsidR="00AC1B8C" w:rsidRPr="005F1E8D">
        <w:t xml:space="preserve">, </w:t>
      </w:r>
      <w:r w:rsidR="0018005F" w:rsidRPr="005F1E8D">
        <w:t xml:space="preserve">we returned to </w:t>
      </w:r>
      <w:r w:rsidR="00DE63E7" w:rsidRPr="005F1E8D">
        <w:t xml:space="preserve">collect water samples from each cage </w:t>
      </w:r>
      <w:r w:rsidR="00DB029A" w:rsidRPr="00B42CBE">
        <w:rPr>
          <w:iCs/>
        </w:rPr>
        <w:t>in situ</w:t>
      </w:r>
      <w:r w:rsidR="00DE63E7" w:rsidRPr="005F1E8D">
        <w:t xml:space="preserve">. </w:t>
      </w:r>
      <w:r w:rsidR="00DB029A" w:rsidRPr="005F1E8D">
        <w:t>While underwater, we</w:t>
      </w:r>
      <w:r w:rsidR="00DE63E7" w:rsidRPr="005F1E8D">
        <w:t xml:space="preserve"> </w:t>
      </w:r>
      <w:r w:rsidR="0003350D" w:rsidRPr="005F1E8D">
        <w:t xml:space="preserve">minimized water movement </w:t>
      </w:r>
      <w:r w:rsidR="00152CBA" w:rsidRPr="005F1E8D">
        <w:t>by reducing our fin and hand movements while</w:t>
      </w:r>
      <w:r w:rsidR="0003350D" w:rsidRPr="005F1E8D">
        <w:t xml:space="preserve"> </w:t>
      </w:r>
      <w:r w:rsidR="00DE63E7" w:rsidRPr="005F1E8D">
        <w:t>open</w:t>
      </w:r>
      <w:r w:rsidR="00152CBA" w:rsidRPr="005F1E8D">
        <w:t>ing</w:t>
      </w:r>
      <w:r w:rsidR="00DE63E7" w:rsidRPr="005F1E8D">
        <w:t xml:space="preserve"> the mesh lids, which were secured with wire</w:t>
      </w:r>
      <w:r w:rsidR="003C3010">
        <w:t xml:space="preserve"> and </w:t>
      </w:r>
      <w:r w:rsidR="00DE63E7" w:rsidRPr="005F1E8D">
        <w:t xml:space="preserve">just wide enough to collect a 60 mL syringe of seawater. Once at the surface, we filtered </w:t>
      </w:r>
      <w:r w:rsidR="00C540DD" w:rsidRPr="005F1E8D">
        <w:t>40 mL of</w:t>
      </w:r>
      <w:r w:rsidR="00DE63E7" w:rsidRPr="005F1E8D">
        <w:t xml:space="preserve"> </w:t>
      </w:r>
      <w:r w:rsidR="00C540DD" w:rsidRPr="005F1E8D">
        <w:t xml:space="preserve">each </w:t>
      </w:r>
      <w:r w:rsidR="00DE63E7" w:rsidRPr="005F1E8D">
        <w:t xml:space="preserve">sample into amber bottles and transported them on ice to the lab, where we measured </w:t>
      </w:r>
      <w:r w:rsidR="00DE63E7" w:rsidRPr="005F1E8D">
        <w:rPr>
          <w:color w:val="000000"/>
        </w:rPr>
        <w:t>NH</w:t>
      </w:r>
      <w:r w:rsidR="00DE63E7" w:rsidRPr="005F1E8D">
        <w:rPr>
          <w:color w:val="000000"/>
          <w:vertAlign w:val="subscript"/>
        </w:rPr>
        <w:t>4</w:t>
      </w:r>
      <w:r w:rsidR="00DE63E7" w:rsidRPr="005F1E8D">
        <w:rPr>
          <w:color w:val="000000"/>
          <w:vertAlign w:val="superscript"/>
        </w:rPr>
        <w:t>+</w:t>
      </w:r>
      <w:r w:rsidR="00DE63E7" w:rsidRPr="005F1E8D">
        <w:rPr>
          <w:color w:val="000000"/>
        </w:rPr>
        <w:t xml:space="preserve"> using the</w:t>
      </w:r>
      <w:r w:rsidR="00DE63E7" w:rsidRPr="005F1E8D">
        <w:t xml:space="preserve"> </w:t>
      </w:r>
      <w:r w:rsidR="00AB222F" w:rsidRPr="005F1E8D">
        <w:rPr>
          <w:color w:val="000000"/>
        </w:rPr>
        <w:t>fluorometric method</w:t>
      </w:r>
      <w:r w:rsidR="00AB222F">
        <w:rPr>
          <w:color w:val="000000"/>
        </w:rPr>
        <w:t xml:space="preserve"> </w:t>
      </w:r>
      <w:r w:rsidR="00DE63E7" w:rsidRPr="005F1E8D">
        <w:rPr>
          <w:color w:val="000000"/>
        </w:rPr>
        <w:fldChar w:fldCharType="begin"/>
      </w:r>
      <w:r w:rsidR="00263F14" w:rsidRPr="005F1E8D">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color w:val="000000"/>
        </w:rPr>
        <w:fldChar w:fldCharType="separate"/>
      </w:r>
      <w:r w:rsidR="00DE63E7" w:rsidRPr="005F1E8D">
        <w:rPr>
          <w:noProof/>
          <w:color w:val="000000"/>
        </w:rPr>
        <w:t>(Holmes et al., 1999)</w:t>
      </w:r>
      <w:r w:rsidR="00DE63E7" w:rsidRPr="005F1E8D">
        <w:rPr>
          <w:color w:val="000000"/>
        </w:rPr>
        <w:fldChar w:fldCharType="end"/>
      </w:r>
      <w:r w:rsidR="00DE63E7" w:rsidRPr="005F1E8D">
        <w:rPr>
          <w:color w:val="000000"/>
        </w:rPr>
        <w:t xml:space="preserve">. </w:t>
      </w:r>
    </w:p>
    <w:p w14:paraId="3F6C9C8A" w14:textId="12C5ED1C" w:rsidR="00DE63E7" w:rsidRPr="001A5A1D" w:rsidRDefault="001A5A1D" w:rsidP="001A5A1D">
      <w:pPr>
        <w:spacing w:line="480" w:lineRule="auto"/>
        <w:ind w:firstLine="720"/>
      </w:pPr>
      <w:r>
        <w:t xml:space="preserve">We used red rock crabs </w:t>
      </w:r>
      <w:r w:rsidRPr="005F1E8D">
        <w:t>(</w:t>
      </w:r>
      <w:r w:rsidRPr="005F1E8D">
        <w:rPr>
          <w:i/>
        </w:rPr>
        <w:t xml:space="preserve">Cancer </w:t>
      </w:r>
      <w:proofErr w:type="spellStart"/>
      <w:r w:rsidRPr="005F1E8D">
        <w:rPr>
          <w:i/>
        </w:rPr>
        <w:t>productus</w:t>
      </w:r>
      <w:proofErr w:type="spellEnd"/>
      <w:r w:rsidRPr="005F1E8D">
        <w:t>)</w:t>
      </w:r>
      <w:r>
        <w:t xml:space="preserve"> in the second </w:t>
      </w:r>
      <w:r w:rsidR="001F1825">
        <w:t xml:space="preserve">caging </w:t>
      </w:r>
      <w:r>
        <w:t>experiment to see if a species with an even higher individual-level excretion rate</w:t>
      </w:r>
      <w:r w:rsidR="00BD7CC8">
        <w:t xml:space="preserve"> </w:t>
      </w:r>
      <w:r>
        <w:t>could produce smal</w:t>
      </w:r>
      <w:r w:rsidR="001F1825">
        <w:t>l-</w:t>
      </w:r>
      <w:r>
        <w:t xml:space="preserve">scale nutrient variation. </w:t>
      </w:r>
      <w:r w:rsidR="00392DBC" w:rsidRPr="005F1E8D">
        <w:rPr>
          <w:color w:val="000000"/>
        </w:rPr>
        <w:t xml:space="preserve">The </w:t>
      </w:r>
      <w:r w:rsidR="00392DBC" w:rsidRPr="005F1E8D">
        <w:t xml:space="preserve">second experiment </w:t>
      </w:r>
      <w:r w:rsidR="00F02795">
        <w:t>occurred</w:t>
      </w:r>
      <w:r w:rsidR="00CA5366">
        <w:t xml:space="preserve"> over nine days from</w:t>
      </w:r>
      <w:r w:rsidR="00F02795">
        <w:t xml:space="preserve"> </w:t>
      </w:r>
      <w:r w:rsidR="00F02795" w:rsidRPr="005F1E8D">
        <w:rPr>
          <w:color w:val="000000"/>
        </w:rPr>
        <w:t>June 10 – 19, 2023</w:t>
      </w:r>
      <w:r w:rsidR="00392DBC" w:rsidRPr="005F1E8D">
        <w:t xml:space="preserve"> in </w:t>
      </w:r>
      <w:proofErr w:type="spellStart"/>
      <w:r w:rsidR="00392DBC" w:rsidRPr="005F1E8D">
        <w:t>Bamfield</w:t>
      </w:r>
      <w:proofErr w:type="spellEnd"/>
      <w:r w:rsidR="00392DBC" w:rsidRPr="005F1E8D">
        <w:t xml:space="preserve"> </w:t>
      </w:r>
      <w:r w:rsidR="0003350D" w:rsidRPr="005F1E8D">
        <w:t>I</w:t>
      </w:r>
      <w:r w:rsidR="00392DBC" w:rsidRPr="005F1E8D">
        <w:t>nlet (48°49'53"N 125°08'11"W)</w:t>
      </w:r>
      <w:r w:rsidR="000C156B">
        <w:t>, a narrow, sheltered inlet (</w:t>
      </w:r>
      <w:r w:rsidR="00D34121">
        <w:rPr>
          <w:highlight w:val="green"/>
        </w:rPr>
        <w:t>Fig. 1d</w:t>
      </w:r>
      <w:r w:rsidR="000C156B">
        <w:t>)</w:t>
      </w:r>
      <w:r w:rsidR="007E1750">
        <w:t>. We</w:t>
      </w:r>
      <w:r w:rsidR="00BD384B" w:rsidRPr="002C41D5">
        <w:rPr>
          <w:color w:val="000000"/>
        </w:rPr>
        <w:t xml:space="preserve"> </w:t>
      </w:r>
      <w:r w:rsidR="00BD384B" w:rsidRPr="005F1E8D">
        <w:rPr>
          <w:color w:val="000000"/>
        </w:rPr>
        <w:t xml:space="preserve">replicated </w:t>
      </w:r>
      <w:r w:rsidR="007E1750">
        <w:rPr>
          <w:color w:val="000000"/>
        </w:rPr>
        <w:t>this experiment</w:t>
      </w:r>
      <w:r w:rsidR="00BD384B" w:rsidRPr="005F1E8D">
        <w:rPr>
          <w:color w:val="000000"/>
        </w:rPr>
        <w:t xml:space="preserve"> </w:t>
      </w:r>
      <w:r w:rsidR="00CB4FFE">
        <w:rPr>
          <w:color w:val="000000"/>
        </w:rPr>
        <w:t>from</w:t>
      </w:r>
      <w:r w:rsidR="004F21D6" w:rsidRPr="005F1E8D">
        <w:rPr>
          <w:color w:val="000000"/>
        </w:rPr>
        <w:t xml:space="preserve"> </w:t>
      </w:r>
      <w:r w:rsidR="00BD384B" w:rsidRPr="005F1E8D">
        <w:rPr>
          <w:color w:val="000000"/>
        </w:rPr>
        <w:t xml:space="preserve">June 19 – 28, 2023 following the same methodology. </w:t>
      </w:r>
      <w:r w:rsidR="007D6070" w:rsidRPr="005F1E8D">
        <w:rPr>
          <w:color w:val="000000"/>
        </w:rPr>
        <w:t xml:space="preserve">We collected </w:t>
      </w:r>
      <w:r w:rsidR="003C3010">
        <w:rPr>
          <w:color w:val="000000"/>
        </w:rPr>
        <w:t>red rock</w:t>
      </w:r>
      <w:r w:rsidR="007D6070" w:rsidRPr="005F1E8D">
        <w:rPr>
          <w:color w:val="000000"/>
        </w:rPr>
        <w:t xml:space="preserve"> crabs from the site using crab </w:t>
      </w:r>
      <w:r w:rsidR="00152CBA" w:rsidRPr="005F1E8D">
        <w:rPr>
          <w:color w:val="000000"/>
        </w:rPr>
        <w:t>traps and</w:t>
      </w:r>
      <w:r w:rsidR="007D6070" w:rsidRPr="005F1E8D">
        <w:rPr>
          <w:color w:val="000000"/>
        </w:rPr>
        <w:t xml:space="preserve"> kept </w:t>
      </w:r>
      <w:r w:rsidR="0003350D" w:rsidRPr="005F1E8D">
        <w:rPr>
          <w:color w:val="000000"/>
        </w:rPr>
        <w:t xml:space="preserve">them </w:t>
      </w:r>
      <w:r w:rsidR="007D6070" w:rsidRPr="005F1E8D">
        <w:rPr>
          <w:color w:val="000000"/>
        </w:rPr>
        <w:t>at BMSC in flow</w:t>
      </w:r>
      <w:r w:rsidR="00943023" w:rsidRPr="005F1E8D">
        <w:rPr>
          <w:color w:val="000000"/>
        </w:rPr>
        <w:t>-</w:t>
      </w:r>
      <w:r w:rsidR="007D6070" w:rsidRPr="005F1E8D">
        <w:rPr>
          <w:color w:val="000000"/>
        </w:rPr>
        <w:t xml:space="preserve">through sea tables for 2 – 10 days. Crabs were fed salmon every 2 </w:t>
      </w:r>
      <w:r w:rsidR="00943023" w:rsidRPr="005F1E8D">
        <w:rPr>
          <w:color w:val="000000"/>
        </w:rPr>
        <w:t>–</w:t>
      </w:r>
      <w:r w:rsidR="007D6070" w:rsidRPr="005F1E8D">
        <w:rPr>
          <w:color w:val="000000"/>
        </w:rPr>
        <w:t xml:space="preserve"> 4 days, and all crabs were fed the night before each experiment started. We constructed </w:t>
      </w:r>
      <w:r w:rsidR="00CD046A" w:rsidRPr="005F1E8D">
        <w:rPr>
          <w:color w:val="000000"/>
        </w:rPr>
        <w:t>12</w:t>
      </w:r>
      <w:r w:rsidR="007D6070" w:rsidRPr="005F1E8D">
        <w:rPr>
          <w:color w:val="000000"/>
        </w:rPr>
        <w:t xml:space="preserve"> cages from clear plastic </w:t>
      </w:r>
      <w:r w:rsidR="00A56CF1">
        <w:rPr>
          <w:color w:val="000000"/>
        </w:rPr>
        <w:t>(</w:t>
      </w:r>
      <w:r w:rsidR="0019076A" w:rsidRPr="00A047D2">
        <w:rPr>
          <w:color w:val="000000"/>
        </w:rPr>
        <w:t>40</w:t>
      </w:r>
      <w:r w:rsidR="007D6070" w:rsidRPr="00A047D2">
        <w:rPr>
          <w:color w:val="000000"/>
        </w:rPr>
        <w:t xml:space="preserve"> x </w:t>
      </w:r>
      <w:r w:rsidR="0019076A" w:rsidRPr="00A047D2">
        <w:rPr>
          <w:color w:val="000000"/>
        </w:rPr>
        <w:t>28</w:t>
      </w:r>
      <w:r w:rsidR="007D6070" w:rsidRPr="00A047D2">
        <w:rPr>
          <w:color w:val="000000"/>
        </w:rPr>
        <w:t xml:space="preserve"> x </w:t>
      </w:r>
      <w:r w:rsidR="0019076A" w:rsidRPr="00A047D2">
        <w:rPr>
          <w:color w:val="000000"/>
        </w:rPr>
        <w:t>17</w:t>
      </w:r>
      <w:r w:rsidR="007D6070" w:rsidRPr="00A047D2">
        <w:rPr>
          <w:color w:val="000000"/>
        </w:rPr>
        <w:t xml:space="preserve"> cm</w:t>
      </w:r>
      <w:r w:rsidR="00A56CF1">
        <w:rPr>
          <w:color w:val="000000"/>
        </w:rPr>
        <w:t>)</w:t>
      </w:r>
      <w:r w:rsidR="007D6070" w:rsidRPr="005F1E8D">
        <w:rPr>
          <w:color w:val="000000"/>
        </w:rPr>
        <w:t xml:space="preserve">, with two </w:t>
      </w:r>
      <w:r w:rsidR="0019076A" w:rsidRPr="00A047D2">
        <w:rPr>
          <w:color w:val="000000"/>
        </w:rPr>
        <w:t>15</w:t>
      </w:r>
      <w:r w:rsidR="007D6070" w:rsidRPr="00A047D2">
        <w:rPr>
          <w:color w:val="000000"/>
        </w:rPr>
        <w:t xml:space="preserve"> x </w:t>
      </w:r>
      <w:r w:rsidR="0019076A" w:rsidRPr="00A047D2">
        <w:rPr>
          <w:color w:val="000000"/>
        </w:rPr>
        <w:t>9</w:t>
      </w:r>
      <w:r w:rsidR="007D6070" w:rsidRPr="00A047D2">
        <w:rPr>
          <w:color w:val="000000"/>
        </w:rPr>
        <w:t xml:space="preserve"> cm windows covered in a dual layer of </w:t>
      </w:r>
      <w:r w:rsidR="0019076A" w:rsidRPr="00A047D2">
        <w:rPr>
          <w:color w:val="000000"/>
        </w:rPr>
        <w:t>10</w:t>
      </w:r>
      <w:r w:rsidR="007D6070" w:rsidRPr="00A047D2">
        <w:rPr>
          <w:color w:val="000000"/>
        </w:rPr>
        <w:t xml:space="preserve"> mm plastic mesh and </w:t>
      </w:r>
      <w:r w:rsidR="0019076A" w:rsidRPr="00A047D2">
        <w:rPr>
          <w:color w:val="000000"/>
        </w:rPr>
        <w:t>1</w:t>
      </w:r>
      <w:r w:rsidR="007D6070" w:rsidRPr="00A047D2">
        <w:rPr>
          <w:color w:val="000000"/>
        </w:rPr>
        <w:t xml:space="preserve"> m</w:t>
      </w:r>
      <w:r w:rsidR="00CF5454" w:rsidRPr="00A047D2">
        <w:rPr>
          <w:color w:val="000000"/>
        </w:rPr>
        <w:t>m</w:t>
      </w:r>
      <w:r w:rsidR="007D6070" w:rsidRPr="00A047D2">
        <w:rPr>
          <w:color w:val="000000"/>
        </w:rPr>
        <w:t xml:space="preserve"> mesh</w:t>
      </w:r>
      <w:r w:rsidR="007D6070" w:rsidRPr="005F1E8D">
        <w:rPr>
          <w:color w:val="000000"/>
        </w:rPr>
        <w:t xml:space="preserve"> to allow for water </w:t>
      </w:r>
      <w:r w:rsidR="007D6070" w:rsidRPr="005F1E8D">
        <w:rPr>
          <w:color w:val="000000"/>
        </w:rPr>
        <w:lastRenderedPageBreak/>
        <w:t xml:space="preserve">flow. The cages were randomly distributed every 2 m along a lead line anchored with cement </w:t>
      </w:r>
      <w:r w:rsidR="00092ACC">
        <w:rPr>
          <w:color w:val="000000"/>
        </w:rPr>
        <w:t>blocks</w:t>
      </w:r>
      <w:r w:rsidR="00092ACC" w:rsidRPr="005F1E8D">
        <w:rPr>
          <w:color w:val="000000"/>
        </w:rPr>
        <w:t xml:space="preserve"> </w:t>
      </w:r>
      <w:r w:rsidR="007D6070" w:rsidRPr="005F1E8D">
        <w:rPr>
          <w:color w:val="000000"/>
        </w:rPr>
        <w:t xml:space="preserve">0.8 m below chart datum. </w:t>
      </w:r>
      <w:r w:rsidR="00CD046A" w:rsidRPr="005F1E8D">
        <w:rPr>
          <w:color w:val="000000"/>
        </w:rPr>
        <w:t>Each cage</w:t>
      </w:r>
      <w:r w:rsidR="007D6070" w:rsidRPr="005F1E8D">
        <w:rPr>
          <w:color w:val="000000"/>
        </w:rPr>
        <w:t xml:space="preserve"> contained either one large crab (carapace </w:t>
      </w:r>
      <w:r w:rsidR="00D768B7" w:rsidRPr="005F1E8D">
        <w:rPr>
          <w:color w:val="000000"/>
        </w:rPr>
        <w:t xml:space="preserve">15.0 – </w:t>
      </w:r>
      <w:r w:rsidR="007D6070" w:rsidRPr="005F1E8D">
        <w:rPr>
          <w:color w:val="000000"/>
        </w:rPr>
        <w:t>15.9 cm), one medium crab (</w:t>
      </w:r>
      <w:r w:rsidR="00D768B7" w:rsidRPr="005F1E8D">
        <w:rPr>
          <w:color w:val="000000"/>
        </w:rPr>
        <w:t>11.6</w:t>
      </w:r>
      <w:r w:rsidR="007D6070" w:rsidRPr="005F1E8D">
        <w:rPr>
          <w:color w:val="000000"/>
        </w:rPr>
        <w:t xml:space="preserve"> –</w:t>
      </w:r>
      <w:r w:rsidR="00D768B7" w:rsidRPr="005F1E8D">
        <w:rPr>
          <w:color w:val="000000"/>
        </w:rPr>
        <w:t xml:space="preserve"> 14.4 </w:t>
      </w:r>
      <w:r w:rsidR="007D6070" w:rsidRPr="005F1E8D">
        <w:rPr>
          <w:color w:val="000000"/>
        </w:rPr>
        <w:t xml:space="preserve">cm), or a control </w:t>
      </w:r>
      <w:r w:rsidR="00B928B9" w:rsidRPr="005F1E8D">
        <w:rPr>
          <w:color w:val="000000"/>
        </w:rPr>
        <w:t xml:space="preserve">(i.e., a small </w:t>
      </w:r>
      <w:r w:rsidR="007D6070" w:rsidRPr="005F1E8D">
        <w:rPr>
          <w:color w:val="000000"/>
        </w:rPr>
        <w:t xml:space="preserve">rock, scraped clean, </w:t>
      </w:r>
      <w:r w:rsidR="00F6133E">
        <w:rPr>
          <w:color w:val="000000"/>
        </w:rPr>
        <w:t>s</w:t>
      </w:r>
      <w:r w:rsidR="007D6070" w:rsidRPr="005F1E8D">
        <w:rPr>
          <w:color w:val="000000"/>
        </w:rPr>
        <w:t xml:space="preserve">o weight </w:t>
      </w:r>
      <w:r w:rsidR="00CB3CD3">
        <w:rPr>
          <w:color w:val="000000"/>
        </w:rPr>
        <w:t>was similar across all cages</w:t>
      </w:r>
      <w:r w:rsidR="00B928B9" w:rsidRPr="005F1E8D">
        <w:rPr>
          <w:color w:val="000000"/>
        </w:rPr>
        <w:t>) (</w:t>
      </w:r>
      <w:r w:rsidR="007D6070" w:rsidRPr="005F1E8D">
        <w:rPr>
          <w:color w:val="000000"/>
        </w:rPr>
        <w:t>n = 4</w:t>
      </w:r>
      <w:r w:rsidR="00B928B9" w:rsidRPr="005F1E8D">
        <w:rPr>
          <w:color w:val="000000"/>
        </w:rPr>
        <w:t xml:space="preserve"> replicates per experiment</w:t>
      </w:r>
      <w:r w:rsidR="007D6070" w:rsidRPr="005F1E8D">
        <w:rPr>
          <w:color w:val="000000"/>
        </w:rPr>
        <w:t xml:space="preserve">). During both experiments, we replaced the crabs after 4 days with freshly fed, similar-sized crabs, at </w:t>
      </w:r>
      <w:r w:rsidR="00D12ADF">
        <w:rPr>
          <w:color w:val="000000"/>
        </w:rPr>
        <w:t>this</w:t>
      </w:r>
      <w:r w:rsidR="007D6070" w:rsidRPr="005F1E8D">
        <w:rPr>
          <w:color w:val="000000"/>
        </w:rPr>
        <w:t xml:space="preserve"> point</w:t>
      </w:r>
      <w:r w:rsidR="00D12ADF">
        <w:rPr>
          <w:color w:val="000000"/>
        </w:rPr>
        <w:t>,</w:t>
      </w:r>
      <w:r w:rsidR="007D6070" w:rsidRPr="005F1E8D">
        <w:rPr>
          <w:color w:val="000000"/>
        </w:rPr>
        <w:t xml:space="preserve"> we </w:t>
      </w:r>
      <w:commentRangeStart w:id="21"/>
      <w:commentRangeStart w:id="22"/>
      <w:r w:rsidR="007D6070" w:rsidRPr="005F1E8D">
        <w:rPr>
          <w:color w:val="000000"/>
        </w:rPr>
        <w:t>re-randomized the order of the cages along the line</w:t>
      </w:r>
      <w:commentRangeEnd w:id="21"/>
      <w:r w:rsidR="00F6133E">
        <w:rPr>
          <w:rStyle w:val="CommentReference"/>
        </w:rPr>
        <w:commentReference w:id="21"/>
      </w:r>
      <w:commentRangeEnd w:id="22"/>
      <w:r w:rsidR="0082290C">
        <w:rPr>
          <w:rStyle w:val="CommentReference"/>
        </w:rPr>
        <w:commentReference w:id="22"/>
      </w:r>
      <w:r w:rsidR="007D6070" w:rsidRPr="005F1E8D">
        <w:rPr>
          <w:color w:val="000000"/>
        </w:rPr>
        <w:t xml:space="preserve">. </w:t>
      </w:r>
      <w:r w:rsidR="00C540DD" w:rsidRPr="005F1E8D">
        <w:rPr>
          <w:color w:val="000000"/>
        </w:rPr>
        <w:t xml:space="preserve">We measured seawater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concentration </w:t>
      </w:r>
      <w:r w:rsidR="007D6070" w:rsidRPr="005F1E8D">
        <w:rPr>
          <w:color w:val="000000"/>
        </w:rPr>
        <w:t xml:space="preserve">via snorkel </w:t>
      </w:r>
      <w:r w:rsidR="00B928B9" w:rsidRPr="005F1E8D">
        <w:rPr>
          <w:color w:val="000000"/>
        </w:rPr>
        <w:t xml:space="preserve">at </w:t>
      </w:r>
      <w:r w:rsidR="0041407D" w:rsidRPr="005F1E8D">
        <w:rPr>
          <w:color w:val="000000"/>
        </w:rPr>
        <w:t>low</w:t>
      </w:r>
      <w:r w:rsidR="00B928B9" w:rsidRPr="005F1E8D">
        <w:rPr>
          <w:color w:val="000000"/>
        </w:rPr>
        <w:t xml:space="preserve"> tide </w:t>
      </w:r>
      <w:r w:rsidR="00A91086" w:rsidRPr="005F1E8D">
        <w:rPr>
          <w:color w:val="000000"/>
        </w:rPr>
        <w:t xml:space="preserve">at the beginning, middle, and end of </w:t>
      </w:r>
      <w:r w:rsidR="00CF5454" w:rsidRPr="005F1E8D">
        <w:rPr>
          <w:color w:val="000000"/>
        </w:rPr>
        <w:t>each</w:t>
      </w:r>
      <w:r w:rsidR="00D823F4" w:rsidRPr="005F1E8D">
        <w:rPr>
          <w:color w:val="000000"/>
        </w:rPr>
        <w:t xml:space="preserve"> nine-</w:t>
      </w:r>
      <w:r w:rsidR="00A91086" w:rsidRPr="005F1E8D">
        <w:rPr>
          <w:color w:val="000000"/>
        </w:rPr>
        <w:t>day</w:t>
      </w:r>
      <w:r w:rsidR="00D823F4" w:rsidRPr="005F1E8D">
        <w:rPr>
          <w:color w:val="000000"/>
        </w:rPr>
        <w:t xml:space="preserve"> experiment</w:t>
      </w:r>
      <w:r w:rsidR="00C540DD" w:rsidRPr="005F1E8D">
        <w:rPr>
          <w:color w:val="000000"/>
        </w:rPr>
        <w:t xml:space="preserve"> by drawing water samples using a 60 mL syringe and a </w:t>
      </w:r>
      <w:r w:rsidR="00C9608F">
        <w:rPr>
          <w:color w:val="000000"/>
        </w:rPr>
        <w:t xml:space="preserve">fixed </w:t>
      </w:r>
      <w:r w:rsidR="00C540DD" w:rsidRPr="005F1E8D">
        <w:rPr>
          <w:color w:val="000000"/>
        </w:rPr>
        <w:t xml:space="preserve">narrow </w:t>
      </w:r>
      <w:r w:rsidR="00C9608F">
        <w:rPr>
          <w:color w:val="000000"/>
        </w:rPr>
        <w:t xml:space="preserve">rubber </w:t>
      </w:r>
      <w:r w:rsidR="00C540DD" w:rsidRPr="005F1E8D">
        <w:rPr>
          <w:color w:val="000000"/>
        </w:rPr>
        <w:t xml:space="preserve">tube </w:t>
      </w:r>
      <w:r w:rsidR="00C9608F">
        <w:rPr>
          <w:color w:val="000000"/>
        </w:rPr>
        <w:t>that began in the centre of the cage and extended several inches outside the mesh window</w:t>
      </w:r>
      <w:r w:rsidR="00C540DD" w:rsidRPr="005F1E8D">
        <w:rPr>
          <w:color w:val="000000"/>
        </w:rPr>
        <w:t>. We filtered 40 mL of each sample into amber bottles</w:t>
      </w:r>
      <w:r w:rsidR="00B928B9" w:rsidRPr="005F1E8D">
        <w:rPr>
          <w:color w:val="000000"/>
        </w:rPr>
        <w:t>,</w:t>
      </w:r>
      <w:r w:rsidR="00C540DD" w:rsidRPr="005F1E8D">
        <w:rPr>
          <w:color w:val="000000"/>
        </w:rPr>
        <w:t xml:space="preserve"> which were stored on ice before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analysis via fluorometric standard-additions protocol II </w:t>
      </w:r>
      <w:r w:rsidR="00C540DD" w:rsidRPr="005F1E8D">
        <w:rPr>
          <w:color w:val="000000"/>
        </w:rPr>
        <w:fldChar w:fldCharType="begin"/>
      </w:r>
      <w:r w:rsidR="00263F14" w:rsidRPr="005F1E8D">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color w:val="000000"/>
        </w:rPr>
        <w:fldChar w:fldCharType="separate"/>
      </w:r>
      <w:r w:rsidR="00C540DD" w:rsidRPr="005F1E8D">
        <w:rPr>
          <w:noProof/>
          <w:color w:val="000000"/>
        </w:rPr>
        <w:t>(Taylor et al., 2007)</w:t>
      </w:r>
      <w:r w:rsidR="00C540DD" w:rsidRPr="005F1E8D">
        <w:rPr>
          <w:color w:val="000000"/>
        </w:rPr>
        <w:fldChar w:fldCharType="end"/>
      </w:r>
      <w:r w:rsidR="00C540DD" w:rsidRPr="005F1E8D">
        <w:rPr>
          <w:color w:val="000000"/>
        </w:rPr>
        <w:t>.</w:t>
      </w:r>
      <w:r w:rsidR="004D08E1" w:rsidRPr="005F1E8D">
        <w:rPr>
          <w:color w:val="000000"/>
        </w:rPr>
        <w:t xml:space="preserve"> </w:t>
      </w:r>
    </w:p>
    <w:p w14:paraId="06471E38" w14:textId="715F02FD" w:rsidR="00263F14" w:rsidRPr="005F1E8D" w:rsidRDefault="00263F14" w:rsidP="0007282D">
      <w:pPr>
        <w:spacing w:line="480" w:lineRule="auto"/>
        <w:ind w:firstLine="720"/>
        <w:rPr>
          <w:color w:val="000000"/>
        </w:rPr>
      </w:pPr>
    </w:p>
    <w:p w14:paraId="65028A09" w14:textId="3B84A136" w:rsidR="00263F14" w:rsidRPr="005F1E8D" w:rsidRDefault="00263F14" w:rsidP="00263F14">
      <w:pPr>
        <w:spacing w:line="480" w:lineRule="auto"/>
        <w:rPr>
          <w:i/>
          <w:color w:val="000000"/>
        </w:rPr>
      </w:pPr>
      <w:r w:rsidRPr="005F1E8D">
        <w:rPr>
          <w:i/>
          <w:color w:val="000000"/>
        </w:rPr>
        <w:t>Statistical analyses</w:t>
      </w:r>
    </w:p>
    <w:p w14:paraId="2727A2AE" w14:textId="6BCDEAC8" w:rsidR="0097669C" w:rsidRPr="003E54A5" w:rsidRDefault="00263F14" w:rsidP="00EB3BC7">
      <w:pPr>
        <w:spacing w:line="480" w:lineRule="auto"/>
      </w:pPr>
      <w:r w:rsidRPr="005F1E8D">
        <w:t xml:space="preserve">All statistical analysis were conducted in R (v4.1.2, </w:t>
      </w:r>
      <w:r w:rsidRPr="005F1E8D">
        <w:fldChar w:fldCharType="begin"/>
      </w:r>
      <w:r w:rsidR="00933A0C" w:rsidRPr="005F1E8D">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fldChar w:fldCharType="separate"/>
      </w:r>
      <w:r w:rsidRPr="005F1E8D">
        <w:rPr>
          <w:noProof/>
        </w:rPr>
        <w:t>R Core Team, 2019)</w:t>
      </w:r>
      <w:r w:rsidRPr="005F1E8D">
        <w:fldChar w:fldCharType="end"/>
      </w:r>
      <w:r w:rsidRPr="005F1E8D">
        <w:t xml:space="preserve"> using RStudio  (v1.3.1093, </w:t>
      </w:r>
      <w:r w:rsidRPr="005F1E8D">
        <w:fldChar w:fldCharType="begin"/>
      </w:r>
      <w:r w:rsidR="00933A0C" w:rsidRPr="005F1E8D">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fldChar w:fldCharType="separate"/>
      </w:r>
      <w:r w:rsidRPr="005F1E8D">
        <w:rPr>
          <w:noProof/>
        </w:rPr>
        <w:t>RStudio Team, 2016)</w:t>
      </w:r>
      <w:r w:rsidRPr="005F1E8D">
        <w:fldChar w:fldCharType="end"/>
      </w:r>
      <w:r w:rsidRPr="005F1E8D">
        <w:t xml:space="preserve">. We used </w:t>
      </w:r>
      <w:proofErr w:type="spellStart"/>
      <w:r w:rsidRPr="005F1E8D">
        <w:t>tidyverse</w:t>
      </w:r>
      <w:proofErr w:type="spellEnd"/>
      <w:r w:rsidRPr="005F1E8D">
        <w:t xml:space="preserve"> packages for data manipulation and visualization </w:t>
      </w:r>
      <w:r w:rsidRPr="005F1E8D">
        <w:fldChar w:fldCharType="begin"/>
      </w:r>
      <w:r w:rsidRPr="005F1E8D">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fldChar w:fldCharType="separate"/>
      </w:r>
      <w:r w:rsidRPr="005F1E8D">
        <w:rPr>
          <w:noProof/>
        </w:rPr>
        <w:t>(Wickham et al., 2019)</w:t>
      </w:r>
      <w:r w:rsidRPr="005F1E8D">
        <w:fldChar w:fldCharType="end"/>
      </w:r>
      <w:r w:rsidRPr="005F1E8D">
        <w:t>, ‘</w:t>
      </w:r>
      <w:proofErr w:type="spellStart"/>
      <w:r w:rsidRPr="005F1E8D">
        <w:t>glmmTMB</w:t>
      </w:r>
      <w:proofErr w:type="spellEnd"/>
      <w:r w:rsidRPr="005F1E8D">
        <w:t xml:space="preserve">’ for all modelling </w:t>
      </w:r>
      <w:r w:rsidRPr="005F1E8D">
        <w:fldChar w:fldCharType="begin"/>
      </w:r>
      <w:r w:rsidR="00933A0C" w:rsidRPr="005F1E8D">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fldChar w:fldCharType="separate"/>
      </w:r>
      <w:r w:rsidRPr="005F1E8D">
        <w:rPr>
          <w:noProof/>
        </w:rPr>
        <w:t>(Brooks et al., 2017)</w:t>
      </w:r>
      <w:r w:rsidRPr="005F1E8D">
        <w:fldChar w:fldCharType="end"/>
      </w:r>
      <w:r w:rsidRPr="005F1E8D">
        <w:t xml:space="preserve">, and </w:t>
      </w:r>
      <w:proofErr w:type="spellStart"/>
      <w:r w:rsidRPr="005F1E8D">
        <w:t>DHARMa</w:t>
      </w:r>
      <w:proofErr w:type="spellEnd"/>
      <w:r w:rsidRPr="005F1E8D">
        <w:t xml:space="preserve"> to check model fit</w:t>
      </w:r>
      <w:r w:rsidR="00933A0C" w:rsidRPr="005F1E8D">
        <w:t xml:space="preserve"> </w:t>
      </w:r>
      <w:r w:rsidR="00933A0C" w:rsidRPr="005F1E8D">
        <w:fldChar w:fldCharType="begin"/>
      </w:r>
      <w:r w:rsidR="00933A0C" w:rsidRPr="005F1E8D">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fldChar w:fldCharType="separate"/>
      </w:r>
      <w:r w:rsidR="00933A0C" w:rsidRPr="005F1E8D">
        <w:rPr>
          <w:noProof/>
        </w:rPr>
        <w:t>(Hartig, 2022)</w:t>
      </w:r>
      <w:r w:rsidR="00933A0C" w:rsidRPr="005F1E8D">
        <w:fldChar w:fldCharType="end"/>
      </w:r>
      <w:r w:rsidRPr="005F1E8D">
        <w:t xml:space="preserve">. </w:t>
      </w:r>
      <w:r w:rsidR="0097669C">
        <w:t xml:space="preserve">We ensured all models met assumptions by inspecting </w:t>
      </w:r>
      <w:r w:rsidR="0097669C" w:rsidRPr="005F1E8D">
        <w:rPr>
          <w:color w:val="000000"/>
        </w:rPr>
        <w:t xml:space="preserve">residuals </w:t>
      </w:r>
      <w:r w:rsidR="0097669C">
        <w:rPr>
          <w:color w:val="000000"/>
        </w:rPr>
        <w:t>using</w:t>
      </w:r>
      <w:r w:rsidR="00BD7CC8">
        <w:rPr>
          <w:color w:val="000000"/>
        </w:rPr>
        <w:t xml:space="preserve"> the</w:t>
      </w:r>
      <w:r w:rsidR="0097669C">
        <w:rPr>
          <w:color w:val="000000"/>
        </w:rPr>
        <w:t xml:space="preserve"> </w:t>
      </w:r>
      <w:proofErr w:type="spellStart"/>
      <w:r w:rsidR="00BD7CC8" w:rsidRPr="005F1E8D">
        <w:t>DHARMa</w:t>
      </w:r>
      <w:proofErr w:type="spellEnd"/>
      <w:r w:rsidR="00BD7CC8" w:rsidRPr="005F1E8D">
        <w:t xml:space="preserve"> </w:t>
      </w:r>
      <w:proofErr w:type="spellStart"/>
      <w:r w:rsidR="0097669C" w:rsidRPr="005F1E8D">
        <w:t>simulateResiduals</w:t>
      </w:r>
      <w:proofErr w:type="spellEnd"/>
      <w:r w:rsidR="00BD7CC8">
        <w:t xml:space="preserve"> function</w:t>
      </w:r>
      <w:r w:rsidR="0097669C" w:rsidRPr="005F1E8D">
        <w:rPr>
          <w:color w:val="000000"/>
        </w:rPr>
        <w:t xml:space="preserve"> </w:t>
      </w:r>
      <w:r w:rsidR="0097669C">
        <w:rPr>
          <w:color w:val="000000"/>
        </w:rPr>
        <w:t xml:space="preserve">and checked for </w:t>
      </w:r>
      <w:r w:rsidR="0097669C" w:rsidRPr="005F1E8D">
        <w:t xml:space="preserve">collinearity </w:t>
      </w:r>
      <w:r w:rsidR="0097669C">
        <w:rPr>
          <w:color w:val="000000"/>
        </w:rPr>
        <w:t xml:space="preserve">between variables using </w:t>
      </w:r>
      <w:r w:rsidR="00BD7CC8">
        <w:t xml:space="preserve">the </w:t>
      </w:r>
      <w:proofErr w:type="spellStart"/>
      <w:r w:rsidR="0097669C" w:rsidRPr="005F1E8D">
        <w:t>vif</w:t>
      </w:r>
      <w:proofErr w:type="spellEnd"/>
      <w:r w:rsidR="0097669C">
        <w:t xml:space="preserve"> </w:t>
      </w:r>
      <w:r w:rsidR="00BD7CC8">
        <w:t xml:space="preserve">function from the car package </w:t>
      </w:r>
      <w:r w:rsidR="0097669C">
        <w:t xml:space="preserve">with a cutoff </w:t>
      </w:r>
      <w:r w:rsidR="00131A7C">
        <w:t xml:space="preserve">value of </w:t>
      </w:r>
      <w:r w:rsidR="0097669C">
        <w:t>2.</w:t>
      </w:r>
      <w:r w:rsidR="0097669C">
        <w:rPr>
          <w:color w:val="000000"/>
        </w:rPr>
        <w:t xml:space="preserve"> </w:t>
      </w:r>
    </w:p>
    <w:p w14:paraId="321F05C0" w14:textId="0B767C4B" w:rsidR="00A226B8" w:rsidRDefault="00943023" w:rsidP="00EB3BC7">
      <w:pPr>
        <w:spacing w:line="480" w:lineRule="auto"/>
      </w:pPr>
      <w:r w:rsidRPr="005F1E8D">
        <w:tab/>
        <w:t xml:space="preserve">For each Reef Life Survey conducted, </w:t>
      </w:r>
      <w:r w:rsidR="00DE4185">
        <w:t xml:space="preserve">we </w:t>
      </w:r>
      <w:r w:rsidRPr="005F1E8D">
        <w:t>calculated fish biomass from fish length following the formula</w:t>
      </w:r>
      <w:r w:rsidR="00A226B8">
        <w:t>:</w:t>
      </w:r>
    </w:p>
    <w:p w14:paraId="5F422070" w14:textId="07DBC925" w:rsidR="00A226B8" w:rsidRDefault="00A226B8" w:rsidP="00EB3BC7">
      <w:pPr>
        <w:spacing w:line="480" w:lineRule="auto"/>
      </w:pPr>
      <m:oMathPara>
        <m:oMath>
          <m:r>
            <w:rPr>
              <w:rFonts w:ascii="Cambria Math" w:hAnsi="Cambria Math"/>
            </w:rPr>
            <m:t xml:space="preserve"> W=a</m:t>
          </m:r>
          <m:sSup>
            <m:sSupPr>
              <m:ctrlPr>
                <w:rPr>
                  <w:rFonts w:ascii="Cambria Math" w:hAnsi="Cambria Math"/>
                  <w:i/>
                </w:rPr>
              </m:ctrlPr>
            </m:sSupPr>
            <m:e>
              <m:r>
                <w:rPr>
                  <w:rFonts w:ascii="Cambria Math" w:hAnsi="Cambria Math"/>
                </w:rPr>
                <m:t>L</m:t>
              </m:r>
            </m:e>
            <m:sup>
              <m:r>
                <w:rPr>
                  <w:rFonts w:ascii="Cambria Math" w:hAnsi="Cambria Math"/>
                </w:rPr>
                <m:t>b</m:t>
              </m:r>
            </m:sup>
          </m:sSup>
        </m:oMath>
      </m:oMathPara>
    </w:p>
    <w:p w14:paraId="3A4A1039" w14:textId="5583536F" w:rsidR="001B79C7" w:rsidRDefault="00943023" w:rsidP="00EB3BC7">
      <w:pPr>
        <w:spacing w:line="480" w:lineRule="auto"/>
      </w:pPr>
      <w:r w:rsidRPr="005F1E8D">
        <w:lastRenderedPageBreak/>
        <w:t>W is fish weight, L is the fish length, a and b are species</w:t>
      </w:r>
      <w:r w:rsidR="008600C1" w:rsidRPr="005F1E8D">
        <w:t>-</w:t>
      </w:r>
      <w:r w:rsidRPr="005F1E8D">
        <w:t xml:space="preserve">specific constants from </w:t>
      </w:r>
      <w:proofErr w:type="spellStart"/>
      <w:r w:rsidRPr="005F1E8D">
        <w:t>FishBase</w:t>
      </w:r>
      <w:proofErr w:type="spellEnd"/>
      <w:r w:rsidRPr="005F1E8D">
        <w:t xml:space="preserve"> </w:t>
      </w:r>
      <w:r w:rsidRPr="005F1E8D">
        <w:fldChar w:fldCharType="begin"/>
      </w:r>
      <w:r w:rsidRPr="005F1E8D">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fldChar w:fldCharType="separate"/>
      </w:r>
      <w:r w:rsidRPr="005F1E8D">
        <w:rPr>
          <w:noProof/>
        </w:rPr>
        <w:t>(Froese et al., 2014)</w:t>
      </w:r>
      <w:r w:rsidRPr="005F1E8D">
        <w:fldChar w:fldCharType="end"/>
      </w:r>
      <w:r w:rsidRPr="005F1E8D">
        <w:t xml:space="preserve">. </w:t>
      </w:r>
      <w:r w:rsidR="004F21D6">
        <w:t>All</w:t>
      </w:r>
      <w:r w:rsidR="004F21D6" w:rsidRPr="005F1E8D">
        <w:t xml:space="preserve"> </w:t>
      </w:r>
      <w:r w:rsidR="004F21D6">
        <w:t>mobile</w:t>
      </w:r>
      <w:r w:rsidR="00131A7C" w:rsidRPr="005F1E8D">
        <w:t xml:space="preserve"> invertebrates</w:t>
      </w:r>
      <w:r w:rsidR="00EE7580">
        <w:t xml:space="preserve"> </w:t>
      </w:r>
      <w:r w:rsidR="004F21D6">
        <w:t>were counted</w:t>
      </w:r>
      <w:r w:rsidR="00131A7C" w:rsidRPr="005F1E8D">
        <w:t>,</w:t>
      </w:r>
      <w:r w:rsidR="004F21D6">
        <w:t xml:space="preserve"> but only</w:t>
      </w:r>
      <w:r w:rsidR="00EE7580">
        <w:t xml:space="preserve"> </w:t>
      </w:r>
      <w:r w:rsidR="00131A7C" w:rsidRPr="005F1E8D">
        <w:t>sunflower sea stars</w:t>
      </w:r>
      <w:r w:rsidR="00EE5D31">
        <w:t xml:space="preserve"> (</w:t>
      </w:r>
      <w:proofErr w:type="spellStart"/>
      <w:r w:rsidR="00EE5D31" w:rsidRPr="00EE5D31">
        <w:rPr>
          <w:i/>
          <w:iCs/>
        </w:rPr>
        <w:t>Pycnopodia</w:t>
      </w:r>
      <w:proofErr w:type="spellEnd"/>
      <w:r w:rsidR="00EE5D31" w:rsidRPr="00EE5D31">
        <w:rPr>
          <w:i/>
          <w:iCs/>
        </w:rPr>
        <w:t xml:space="preserve"> </w:t>
      </w:r>
      <w:proofErr w:type="spellStart"/>
      <w:r w:rsidR="00EE5D31" w:rsidRPr="00EE5D31">
        <w:rPr>
          <w:i/>
          <w:iCs/>
        </w:rPr>
        <w:t>helianthoides</w:t>
      </w:r>
      <w:proofErr w:type="spellEnd"/>
      <w:r w:rsidR="00EE5D31">
        <w:t>)</w:t>
      </w:r>
      <w:r w:rsidR="00131A7C" w:rsidRPr="005F1E8D">
        <w:t xml:space="preserve"> and economically important species (abalone</w:t>
      </w:r>
      <w:r w:rsidR="00EE5D31">
        <w:t xml:space="preserve"> </w:t>
      </w:r>
      <w:r w:rsidR="00731BE6">
        <w:t>[</w:t>
      </w:r>
      <w:proofErr w:type="spellStart"/>
      <w:r w:rsidR="00EE5D31" w:rsidRPr="00EE5D31">
        <w:rPr>
          <w:i/>
          <w:iCs/>
        </w:rPr>
        <w:t>Haliotis</w:t>
      </w:r>
      <w:proofErr w:type="spellEnd"/>
      <w:r w:rsidR="00EE5D31" w:rsidRPr="00EE5D31">
        <w:rPr>
          <w:i/>
          <w:iCs/>
        </w:rPr>
        <w:t xml:space="preserve"> </w:t>
      </w:r>
      <w:proofErr w:type="spellStart"/>
      <w:r w:rsidR="00EE5D31" w:rsidRPr="00EE5D31">
        <w:rPr>
          <w:i/>
          <w:iCs/>
        </w:rPr>
        <w:t>kamtschatkana</w:t>
      </w:r>
      <w:proofErr w:type="spellEnd"/>
      <w:r w:rsidR="00731BE6">
        <w:t>]</w:t>
      </w:r>
      <w:r w:rsidR="00EE5D31">
        <w:t xml:space="preserve"> </w:t>
      </w:r>
      <w:r w:rsidR="00131A7C" w:rsidRPr="005F1E8D">
        <w:t>and scallops</w:t>
      </w:r>
      <w:r w:rsidR="00EE5D31">
        <w:t xml:space="preserve"> </w:t>
      </w:r>
      <w:r w:rsidR="00731BE6">
        <w:t>[</w:t>
      </w:r>
      <w:proofErr w:type="spellStart"/>
      <w:r w:rsidR="00EE5D31" w:rsidRPr="00EE5D31">
        <w:rPr>
          <w:i/>
          <w:iCs/>
        </w:rPr>
        <w:t>Crassadoma</w:t>
      </w:r>
      <w:proofErr w:type="spellEnd"/>
      <w:r w:rsidR="00EE5D31" w:rsidRPr="00EE5D31">
        <w:rPr>
          <w:i/>
          <w:iCs/>
        </w:rPr>
        <w:t xml:space="preserve"> gigantea</w:t>
      </w:r>
      <w:r w:rsidR="00731BE6">
        <w:t>]</w:t>
      </w:r>
      <w:r w:rsidR="00131A7C" w:rsidRPr="005F1E8D">
        <w:t xml:space="preserve">) </w:t>
      </w:r>
      <w:r w:rsidR="00EE7580">
        <w:t xml:space="preserve">were </w:t>
      </w:r>
      <w:r w:rsidR="004F21D6">
        <w:t>sized</w:t>
      </w:r>
      <w:r w:rsidR="00F02795">
        <w:t>.</w:t>
      </w:r>
      <w:r w:rsidR="00EE7580">
        <w:t xml:space="preserve"> </w:t>
      </w:r>
      <w:r w:rsidR="00F02795">
        <w:t>W</w:t>
      </w:r>
      <w:r w:rsidR="00131A7C" w:rsidRPr="005F1E8D">
        <w:t xml:space="preserve">e </w:t>
      </w:r>
      <w:r w:rsidR="00131A7C">
        <w:t xml:space="preserve">used </w:t>
      </w:r>
      <w:r w:rsidR="00131A7C">
        <w:rPr>
          <w:color w:val="000000"/>
        </w:rPr>
        <w:t xml:space="preserve">published </w:t>
      </w:r>
      <w:r w:rsidR="00131A7C" w:rsidRPr="00E763F3">
        <w:rPr>
          <w:color w:val="000000"/>
        </w:rPr>
        <w:t>length</w:t>
      </w:r>
      <w:r w:rsidR="00131A7C">
        <w:rPr>
          <w:color w:val="000000"/>
        </w:rPr>
        <w:t>–</w:t>
      </w:r>
      <w:r w:rsidR="00131A7C" w:rsidRPr="00E763F3">
        <w:rPr>
          <w:color w:val="000000"/>
        </w:rPr>
        <w:t>weight relationships t</w:t>
      </w:r>
      <w:r w:rsidR="00131A7C">
        <w:rPr>
          <w:color w:val="000000"/>
        </w:rPr>
        <w:t xml:space="preserve">o calculate wet weight from </w:t>
      </w:r>
      <w:r w:rsidR="00C119E0">
        <w:rPr>
          <w:color w:val="000000"/>
        </w:rPr>
        <w:t>length</w:t>
      </w:r>
      <w:r w:rsidR="004F21D6">
        <w:rPr>
          <w:color w:val="000000"/>
        </w:rPr>
        <w:t xml:space="preserve"> for these three species</w:t>
      </w:r>
      <w:r w:rsidR="00131A7C" w:rsidRPr="005F1E8D">
        <w:t>. For all other</w:t>
      </w:r>
      <w:r w:rsidR="00131A7C">
        <w:t xml:space="preserve"> invertebrates</w:t>
      </w:r>
      <w:r w:rsidR="00131A7C" w:rsidRPr="005F1E8D">
        <w:t xml:space="preserve">, we used published </w:t>
      </w:r>
      <w:r w:rsidR="00131A7C">
        <w:t xml:space="preserve">wet </w:t>
      </w:r>
      <w:r w:rsidR="00131A7C" w:rsidRPr="005F1E8D">
        <w:t>weight</w:t>
      </w:r>
      <w:r w:rsidR="00131A7C">
        <w:t xml:space="preserve">s </w:t>
      </w:r>
      <w:r w:rsidR="00131A7C" w:rsidRPr="005F1E8D">
        <w:t xml:space="preserve">to </w:t>
      </w:r>
      <w:r w:rsidR="00C119E0">
        <w:t>estimate</w:t>
      </w:r>
      <w:r w:rsidR="00C119E0" w:rsidRPr="005F1E8D">
        <w:t xml:space="preserve"> </w:t>
      </w:r>
      <w:r w:rsidR="00131A7C">
        <w:t>biomass</w:t>
      </w:r>
      <w:r w:rsidR="00131A7C" w:rsidRPr="005F1E8D">
        <w:t xml:space="preserve"> for each taxon. </w:t>
      </w:r>
      <w:r w:rsidR="00131A7C">
        <w:t>We used shell-free wet weight for species with large shells</w:t>
      </w:r>
      <w:r w:rsidR="00F02795">
        <w:t>,</w:t>
      </w:r>
      <w:r w:rsidR="00131A7C">
        <w:t xml:space="preserve"> such as hermit crabs and snails. </w:t>
      </w:r>
      <w:r w:rsidR="00792779">
        <w:t xml:space="preserve">When biomass information was unavailable for a species, we used estimates from the closest relative or most </w:t>
      </w:r>
      <w:r w:rsidR="00E6786E">
        <w:t>similarly sized</w:t>
      </w:r>
      <w:r w:rsidR="00792779">
        <w:t xml:space="preserve"> species available</w:t>
      </w:r>
      <w:r w:rsidR="00920FC5">
        <w:t xml:space="preserve"> </w:t>
      </w:r>
      <w:r w:rsidR="00920FC5" w:rsidRPr="005F1E8D">
        <w:t>(</w:t>
      </w:r>
      <w:r w:rsidR="00920FC5" w:rsidRPr="005F1E8D">
        <w:rPr>
          <w:highlight w:val="green"/>
        </w:rPr>
        <w:t xml:space="preserve">Supplemental Table </w:t>
      </w:r>
      <w:r w:rsidR="00F2075E">
        <w:rPr>
          <w:highlight w:val="green"/>
        </w:rPr>
        <w:t>3</w:t>
      </w:r>
      <w:r w:rsidR="00920FC5" w:rsidRPr="005F1E8D">
        <w:t>)</w:t>
      </w:r>
      <w:r w:rsidR="00792779">
        <w:t>.</w:t>
      </w:r>
      <w:r w:rsidR="00792779">
        <w:rPr>
          <w:color w:val="000000"/>
        </w:rPr>
        <w:t xml:space="preserve"> </w:t>
      </w:r>
      <w:r w:rsidR="0093424F" w:rsidRPr="005F1E8D">
        <w:t>Animal abundance</w:t>
      </w:r>
      <w:r w:rsidR="003F63B3">
        <w:t xml:space="preserve"> per m</w:t>
      </w:r>
      <w:r w:rsidR="003F63B3">
        <w:rPr>
          <w:vertAlign w:val="superscript"/>
        </w:rPr>
        <w:t>2</w:t>
      </w:r>
      <w:r w:rsidR="0093424F" w:rsidRPr="005F1E8D">
        <w:t xml:space="preserve"> was calculated as the total number of fishes and invertebrates counted on each survey</w:t>
      </w:r>
      <w:r w:rsidR="00EA4716">
        <w:t xml:space="preserve"> (divided by 500 m</w:t>
      </w:r>
      <w:r w:rsidR="00EA4716">
        <w:rPr>
          <w:vertAlign w:val="superscript"/>
        </w:rPr>
        <w:t>2</w:t>
      </w:r>
      <w:r w:rsidR="00EA4716">
        <w:t xml:space="preserve"> for pelagic fishes and by 100 m</w:t>
      </w:r>
      <w:r w:rsidR="00EA4716">
        <w:rPr>
          <w:vertAlign w:val="superscript"/>
        </w:rPr>
        <w:t>2</w:t>
      </w:r>
      <w:r w:rsidR="00EA4716">
        <w:t xml:space="preserve"> for cryptic fishes and macroinvertebrates)</w:t>
      </w:r>
      <w:r w:rsidR="0093424F" w:rsidRPr="005F1E8D">
        <w:t xml:space="preserve">, </w:t>
      </w:r>
      <w:r w:rsidR="004433B7">
        <w:t>and w</w:t>
      </w:r>
      <w:r w:rsidR="0041407D" w:rsidRPr="005F1E8D">
        <w:t>e</w:t>
      </w:r>
      <w:r w:rsidR="00C25CFD" w:rsidRPr="005F1E8D">
        <w:t xml:space="preserve"> used the ‘vegan’ package to calculate Shannon and Simpson diversity indices </w:t>
      </w:r>
      <w:r w:rsidR="00C25CFD" w:rsidRPr="005F1E8D">
        <w:fldChar w:fldCharType="begin"/>
      </w:r>
      <w:r w:rsidR="00C25CFD" w:rsidRPr="005F1E8D">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fldChar w:fldCharType="separate"/>
      </w:r>
      <w:r w:rsidR="00C25CFD" w:rsidRPr="005F1E8D">
        <w:rPr>
          <w:noProof/>
        </w:rPr>
        <w:t>(Oksanen et al., 2022)</w:t>
      </w:r>
      <w:r w:rsidR="00C25CFD" w:rsidRPr="005F1E8D">
        <w:fldChar w:fldCharType="end"/>
      </w:r>
      <w:r w:rsidRPr="005F1E8D">
        <w:t xml:space="preserve">. </w:t>
      </w:r>
      <w:r w:rsidRPr="009C308B">
        <w:t xml:space="preserve">We calculated the tide exchange by computing the </w:t>
      </w:r>
      <w:r w:rsidR="00137407" w:rsidRPr="009C308B">
        <w:t xml:space="preserve">percent </w:t>
      </w:r>
      <w:r w:rsidRPr="009C308B">
        <w:t xml:space="preserve">change of the tide height every minute, </w:t>
      </w:r>
      <w:r w:rsidR="00131A7C" w:rsidRPr="009C308B">
        <w:t>averaged over the</w:t>
      </w:r>
      <w:r w:rsidRPr="009C308B">
        <w:t xml:space="preserve"> </w:t>
      </w:r>
      <w:r w:rsidR="00131A7C" w:rsidRPr="009C308B">
        <w:t>hour-long survey.</w:t>
      </w:r>
    </w:p>
    <w:p w14:paraId="010730BD" w14:textId="77777777" w:rsidR="00131A7C" w:rsidRPr="005F1E8D" w:rsidRDefault="00131A7C" w:rsidP="00EB3BC7">
      <w:pPr>
        <w:spacing w:line="480" w:lineRule="auto"/>
      </w:pPr>
    </w:p>
    <w:p w14:paraId="1BBA84D4" w14:textId="77777777" w:rsidR="008600C1" w:rsidRPr="00401383" w:rsidRDefault="008600C1" w:rsidP="008600C1">
      <w:pPr>
        <w:spacing w:line="480" w:lineRule="auto"/>
      </w:pPr>
      <w:r w:rsidRPr="00401383">
        <w:t>Among-site (meso-scale) variation</w:t>
      </w:r>
    </w:p>
    <w:p w14:paraId="3814180E" w14:textId="5384AB2B" w:rsidR="00E221AC" w:rsidRDefault="00670555" w:rsidP="00670555">
      <w:pPr>
        <w:spacing w:line="480" w:lineRule="auto"/>
      </w:pPr>
      <w:r w:rsidRPr="005F1E8D">
        <w:t xml:space="preserve">To </w:t>
      </w:r>
      <w:r w:rsidR="00121C0A">
        <w:t>explore</w:t>
      </w:r>
      <w:r w:rsidRPr="005F1E8D">
        <w:t xml:space="preserve"> variation in</w:t>
      </w:r>
      <w:r w:rsidR="00522FED" w:rsidRPr="005F1E8D">
        <w:t xml:space="preserve"> NH</w:t>
      </w:r>
      <w:r w:rsidR="00522FED" w:rsidRPr="005F1E8D">
        <w:rPr>
          <w:rFonts w:ascii="Cambria Math" w:hAnsi="Cambria Math" w:cs="Cambria Math"/>
        </w:rPr>
        <w:t>₄⁺</w:t>
      </w:r>
      <w:r w:rsidR="00522FED" w:rsidRPr="005F1E8D">
        <w:t xml:space="preserve"> </w:t>
      </w:r>
      <w:r w:rsidRPr="005F1E8D">
        <w:t>amo</w:t>
      </w:r>
      <w:r w:rsidR="009B2BF8" w:rsidRPr="005F1E8D">
        <w:t>n</w:t>
      </w:r>
      <w:r w:rsidRPr="005F1E8D">
        <w:t>g sites, we constructed generalized linear mixed</w:t>
      </w:r>
      <w:r w:rsidR="00CF5454" w:rsidRPr="005F1E8D">
        <w:t>-</w:t>
      </w:r>
      <w:r w:rsidRPr="005F1E8D">
        <w:t>effect models</w:t>
      </w:r>
      <w:r w:rsidR="000227FF">
        <w:t xml:space="preserve"> (GLMMs)</w:t>
      </w:r>
      <w:r w:rsidRPr="005F1E8D">
        <w:t xml:space="preserve"> with </w:t>
      </w:r>
      <w:r w:rsidR="00522FED" w:rsidRPr="005F1E8D">
        <w:t>NH</w:t>
      </w:r>
      <w:r w:rsidR="00522FED" w:rsidRPr="005F1E8D">
        <w:rPr>
          <w:rFonts w:ascii="Cambria Math" w:hAnsi="Cambria Math" w:cs="Cambria Math"/>
        </w:rPr>
        <w:t>₄⁺</w:t>
      </w:r>
      <w:r w:rsidR="008600C1" w:rsidRPr="005F1E8D">
        <w:t xml:space="preserve"> concentration</w:t>
      </w:r>
      <w:r w:rsidR="00522FED" w:rsidRPr="005F1E8D">
        <w:t xml:space="preserve"> </w:t>
      </w:r>
      <w:r w:rsidRPr="005F1E8D">
        <w:t>as the response variable, and animal abundance, tide exchange, an interaction between abundance</w:t>
      </w:r>
      <w:r w:rsidR="008600C1" w:rsidRPr="005F1E8D">
        <w:t xml:space="preserve"> and </w:t>
      </w:r>
      <w:r w:rsidRPr="005F1E8D">
        <w:t>tide, Shannon diversity,</w:t>
      </w:r>
      <w:r w:rsidR="008E62A2" w:rsidRPr="005F1E8D">
        <w:t xml:space="preserve"> and</w:t>
      </w:r>
      <w:r w:rsidRPr="005F1E8D">
        <w:t xml:space="preserve"> survey depth</w:t>
      </w:r>
      <w:r w:rsidR="008E62A2" w:rsidRPr="005F1E8D">
        <w:t xml:space="preserve"> as predictors</w:t>
      </w:r>
      <w:r w:rsidRPr="005F1E8D">
        <w:t>, and random effect</w:t>
      </w:r>
      <w:r w:rsidR="00F013CE">
        <w:t>s</w:t>
      </w:r>
      <w:r w:rsidRPr="005F1E8D">
        <w:t xml:space="preserve"> of site</w:t>
      </w:r>
      <w:r w:rsidR="008E62A2" w:rsidRPr="005F1E8D">
        <w:t xml:space="preserve"> </w:t>
      </w:r>
      <w:r w:rsidRPr="005F1E8D">
        <w:t xml:space="preserve">and year. </w:t>
      </w:r>
      <w:r w:rsidR="00E32297" w:rsidRPr="005F1E8D">
        <w:t xml:space="preserve">All predictors were </w:t>
      </w:r>
      <w:r w:rsidR="00C25CFD" w:rsidRPr="005F1E8D">
        <w:t xml:space="preserve">scaled and </w:t>
      </w:r>
      <w:r w:rsidR="00E32297" w:rsidRPr="005F1E8D">
        <w:t xml:space="preserve">centered around the mean using the scale function. </w:t>
      </w:r>
      <w:r w:rsidR="002B6ECC" w:rsidRPr="005F1E8D">
        <w:t>We used a gamma distribution (link = ‘log’)</w:t>
      </w:r>
      <w:r w:rsidR="00E32297" w:rsidRPr="005F1E8D">
        <w:t xml:space="preserve">. </w:t>
      </w:r>
      <w:r w:rsidR="004F21D6">
        <w:t>To test the robustness of our modelling approach, we</w:t>
      </w:r>
      <w:r w:rsidR="002B6ECC" w:rsidRPr="005F1E8D">
        <w:t xml:space="preserve"> </w:t>
      </w:r>
      <w:r w:rsidR="001269A3">
        <w:t>considered</w:t>
      </w:r>
      <w:r w:rsidR="002B6ECC" w:rsidRPr="005F1E8D">
        <w:t xml:space="preserve"> animal biomass </w:t>
      </w:r>
      <w:r w:rsidR="009B2BF8" w:rsidRPr="005F1E8D">
        <w:t xml:space="preserve">as a predictor </w:t>
      </w:r>
      <w:r w:rsidR="002B6ECC" w:rsidRPr="005F1E8D">
        <w:t>instead of abundance,</w:t>
      </w:r>
      <w:r w:rsidR="008600C1" w:rsidRPr="005F1E8D">
        <w:t xml:space="preserve"> and</w:t>
      </w:r>
      <w:r w:rsidR="002B6ECC" w:rsidRPr="005F1E8D">
        <w:t xml:space="preserve"> </w:t>
      </w:r>
      <w:r w:rsidR="008600C1" w:rsidRPr="005F1E8D">
        <w:t>S</w:t>
      </w:r>
      <w:r w:rsidR="002B6ECC" w:rsidRPr="005F1E8D">
        <w:t>impson’s diversity instead of Shannon diversity</w:t>
      </w:r>
      <w:r w:rsidR="00A5575A">
        <w:t>;</w:t>
      </w:r>
      <w:r w:rsidR="002B6ECC" w:rsidRPr="005F1E8D">
        <w:t xml:space="preserve"> </w:t>
      </w:r>
      <w:r w:rsidR="001269A3">
        <w:t xml:space="preserve">alternative models including </w:t>
      </w:r>
      <w:r w:rsidR="001269A3">
        <w:lastRenderedPageBreak/>
        <w:t xml:space="preserve">these predictors were not </w:t>
      </w:r>
      <w:r w:rsidR="00A5575A">
        <w:t xml:space="preserve">better supported </w:t>
      </w:r>
      <w:r w:rsidR="001269A3">
        <w:t xml:space="preserve">by AIC </w:t>
      </w:r>
      <w:r w:rsidR="002B6ECC" w:rsidRPr="005F1E8D">
        <w:rPr>
          <w:highlight w:val="green"/>
        </w:rPr>
        <w:t>(</w:t>
      </w:r>
      <w:r w:rsidR="00792779">
        <w:rPr>
          <w:highlight w:val="green"/>
        </w:rPr>
        <w:t xml:space="preserve">Supplemental </w:t>
      </w:r>
      <w:r w:rsidR="002A304B" w:rsidRPr="005F1E8D">
        <w:rPr>
          <w:highlight w:val="green"/>
        </w:rPr>
        <w:t xml:space="preserve">Table </w:t>
      </w:r>
      <w:r w:rsidR="00F2075E">
        <w:rPr>
          <w:highlight w:val="green"/>
        </w:rPr>
        <w:t>4</w:t>
      </w:r>
      <w:r w:rsidR="002B6ECC" w:rsidRPr="005F1E8D">
        <w:rPr>
          <w:highlight w:val="green"/>
        </w:rPr>
        <w:t>).</w:t>
      </w:r>
      <w:r w:rsidR="002B6ECC" w:rsidRPr="005F1E8D">
        <w:t xml:space="preserve"> </w:t>
      </w:r>
      <w:r w:rsidR="00E85DC2">
        <w:t>We ran additional models considering the effect of only the most abundant families of fishes and invertebrates</w:t>
      </w:r>
      <w:r w:rsidR="0097669C">
        <w:t>, which</w:t>
      </w:r>
      <w:r w:rsidR="00E85DC2">
        <w:t xml:space="preserve"> are fully described in </w:t>
      </w:r>
      <w:r w:rsidR="00E85DC2" w:rsidRPr="00E85DC2">
        <w:rPr>
          <w:highlight w:val="green"/>
        </w:rPr>
        <w:t>Electronic Supplement 2</w:t>
      </w:r>
      <w:r w:rsidR="00E85DC2">
        <w:t xml:space="preserve">. </w:t>
      </w:r>
    </w:p>
    <w:p w14:paraId="133E94D1" w14:textId="77777777" w:rsidR="003F63B3" w:rsidRPr="005F1E8D" w:rsidRDefault="003F63B3" w:rsidP="00670555">
      <w:pPr>
        <w:spacing w:line="480" w:lineRule="auto"/>
      </w:pPr>
    </w:p>
    <w:p w14:paraId="3F38BBD9" w14:textId="77777777" w:rsidR="008600C1" w:rsidRPr="005F1E8D" w:rsidRDefault="008600C1" w:rsidP="008600C1">
      <w:pPr>
        <w:spacing w:line="480" w:lineRule="auto"/>
        <w:rPr>
          <w:iCs/>
        </w:rPr>
      </w:pPr>
      <w:r w:rsidRPr="005F1E8D">
        <w:rPr>
          <w:iCs/>
        </w:rPr>
        <w:t>Within-site (small-scale) variation</w:t>
      </w:r>
    </w:p>
    <w:p w14:paraId="7F72EBCE" w14:textId="2A249FDE" w:rsidR="005F1E8D" w:rsidRPr="00E85DC2" w:rsidRDefault="0061731D" w:rsidP="00670555">
      <w:pPr>
        <w:spacing w:line="480" w:lineRule="auto"/>
      </w:pPr>
      <w:r w:rsidRPr="005F1E8D">
        <w:t xml:space="preserve">To determine whether </w:t>
      </w:r>
      <w:r w:rsidR="00522FED" w:rsidRPr="005F1E8D">
        <w:t>NH</w:t>
      </w:r>
      <w:r w:rsidR="00522FED" w:rsidRPr="005F1E8D">
        <w:rPr>
          <w:rFonts w:ascii="Cambria Math" w:hAnsi="Cambria Math" w:cs="Cambria Math"/>
        </w:rPr>
        <w:t>₄⁺</w:t>
      </w:r>
      <w:r w:rsidR="00522FED" w:rsidRPr="005F1E8D">
        <w:t xml:space="preserve"> concentration </w:t>
      </w:r>
      <w:r w:rsidR="00EE5DD8" w:rsidRPr="005F1E8D">
        <w:t xml:space="preserve">differed </w:t>
      </w:r>
      <w:r w:rsidR="00522FED" w:rsidRPr="005F1E8D">
        <w:t xml:space="preserve">inside </w:t>
      </w:r>
      <w:r w:rsidR="00EE5DD8" w:rsidRPr="005F1E8D">
        <w:t xml:space="preserve">and </w:t>
      </w:r>
      <w:r w:rsidR="00522FED" w:rsidRPr="005F1E8D">
        <w:t xml:space="preserve">outside of kelp forests, we </w:t>
      </w:r>
      <w:r w:rsidR="00417390" w:rsidRPr="005F1E8D">
        <w:rPr>
          <w:color w:val="000000"/>
        </w:rPr>
        <w:t>used a linear mixed</w:t>
      </w:r>
      <w:r w:rsidR="009B2BF8" w:rsidRPr="005F1E8D">
        <w:rPr>
          <w:color w:val="000000"/>
        </w:rPr>
        <w:t>-</w:t>
      </w:r>
      <w:r w:rsidR="00417390" w:rsidRPr="005F1E8D">
        <w:rPr>
          <w:color w:val="000000"/>
        </w:rPr>
        <w:t>effects model</w:t>
      </w:r>
      <w:r w:rsidR="000227FF">
        <w:rPr>
          <w:color w:val="000000"/>
        </w:rPr>
        <w:t xml:space="preserve"> (LMM)</w:t>
      </w:r>
      <w:r w:rsidR="00417390" w:rsidRPr="005F1E8D">
        <w:rPr>
          <w:color w:val="000000"/>
        </w:rPr>
        <w:t xml:space="preserve"> </w:t>
      </w:r>
      <w:r w:rsidR="00417390" w:rsidRPr="005F1E8D">
        <w:t xml:space="preserve">with </w:t>
      </w:r>
      <w:r w:rsidR="00417390" w:rsidRPr="005F1E8D">
        <w:rPr>
          <w:color w:val="000000"/>
        </w:rPr>
        <w:t>∆NH</w:t>
      </w:r>
      <w:r w:rsidR="00417390" w:rsidRPr="005F1E8D">
        <w:rPr>
          <w:rFonts w:ascii="Cambria Math" w:hAnsi="Cambria Math" w:cs="Cambria Math"/>
          <w:color w:val="000000"/>
        </w:rPr>
        <w:t>₄⁺</w:t>
      </w:r>
      <w:r w:rsidR="00417390" w:rsidRPr="005F1E8D">
        <w:rPr>
          <w:color w:val="000000"/>
        </w:rPr>
        <w:t xml:space="preserve"> as the response variable (n = 3 </w:t>
      </w:r>
      <w:r w:rsidR="00EE5DD8" w:rsidRPr="005F1E8D">
        <w:rPr>
          <w:color w:val="000000"/>
        </w:rPr>
        <w:t xml:space="preserve">estimates </w:t>
      </w:r>
      <w:r w:rsidR="00417390" w:rsidRPr="005F1E8D">
        <w:rPr>
          <w:color w:val="000000"/>
        </w:rPr>
        <w:t xml:space="preserve">per site), and </w:t>
      </w:r>
      <w:r w:rsidR="00705FE1" w:rsidRPr="005F1E8D">
        <w:rPr>
          <w:color w:val="000000"/>
        </w:rPr>
        <w:t>kelp species</w:t>
      </w:r>
      <w:r w:rsidR="00C45043" w:rsidRPr="005F1E8D">
        <w:rPr>
          <w:color w:val="000000"/>
        </w:rPr>
        <w:t>, mean forest kelp biomass</w:t>
      </w:r>
      <w:r w:rsidR="004254E3">
        <w:rPr>
          <w:color w:val="000000"/>
        </w:rPr>
        <w:t xml:space="preserve"> (</w:t>
      </w:r>
      <w:r w:rsidR="00397ACC">
        <w:rPr>
          <w:color w:val="000000"/>
        </w:rPr>
        <w:t xml:space="preserve">per </w:t>
      </w:r>
      <w:r w:rsidR="009B2BF8" w:rsidRPr="005F1E8D">
        <w:rPr>
          <w:color w:val="000000"/>
        </w:rPr>
        <w:t>m</w:t>
      </w:r>
      <w:r w:rsidR="009B2BF8" w:rsidRPr="005F1E8D">
        <w:rPr>
          <w:color w:val="000000"/>
          <w:vertAlign w:val="superscript"/>
        </w:rPr>
        <w:t>2</w:t>
      </w:r>
      <w:r w:rsidR="004254E3">
        <w:rPr>
          <w:color w:val="000000"/>
        </w:rPr>
        <w:t>)</w:t>
      </w:r>
      <w:r w:rsidR="00E32297" w:rsidRPr="005F1E8D">
        <w:rPr>
          <w:color w:val="000000"/>
        </w:rPr>
        <w:t xml:space="preserve">, tide exchange, animal </w:t>
      </w:r>
      <w:r w:rsidR="00EF152C">
        <w:rPr>
          <w:color w:val="000000"/>
        </w:rPr>
        <w:t>biomass</w:t>
      </w:r>
      <w:r w:rsidR="00E32297" w:rsidRPr="005F1E8D">
        <w:rPr>
          <w:color w:val="000000"/>
        </w:rPr>
        <w:t xml:space="preserve">, survey depth, </w:t>
      </w:r>
      <w:r w:rsidR="00D20127">
        <w:rPr>
          <w:color w:val="000000"/>
        </w:rPr>
        <w:t>Shannon</w:t>
      </w:r>
      <w:r w:rsidR="00E32297" w:rsidRPr="005F1E8D">
        <w:rPr>
          <w:color w:val="000000"/>
        </w:rPr>
        <w:t xml:space="preserve"> diversity, and interactions between kelp biomass</w:t>
      </w:r>
      <w:r w:rsidR="00EE5DD8" w:rsidRPr="005F1E8D">
        <w:rPr>
          <w:color w:val="000000"/>
        </w:rPr>
        <w:t xml:space="preserve"> and </w:t>
      </w:r>
      <w:r w:rsidR="00E32297" w:rsidRPr="005F1E8D">
        <w:rPr>
          <w:color w:val="000000"/>
        </w:rPr>
        <w:t>tide exchange, kelp biomass</w:t>
      </w:r>
      <w:r w:rsidR="00EE5DD8" w:rsidRPr="005F1E8D">
        <w:rPr>
          <w:color w:val="000000"/>
        </w:rPr>
        <w:t xml:space="preserve"> and </w:t>
      </w:r>
      <w:r w:rsidR="00E32297" w:rsidRPr="005F1E8D">
        <w:rPr>
          <w:color w:val="000000"/>
        </w:rPr>
        <w:t xml:space="preserve">animal </w:t>
      </w:r>
      <w:r w:rsidR="00EF152C">
        <w:rPr>
          <w:color w:val="000000"/>
        </w:rPr>
        <w:t>biomass</w:t>
      </w:r>
      <w:r w:rsidR="00E32297" w:rsidRPr="005F1E8D">
        <w:rPr>
          <w:color w:val="000000"/>
        </w:rPr>
        <w:t xml:space="preserve">, and animal </w:t>
      </w:r>
      <w:r w:rsidR="00EF152C">
        <w:rPr>
          <w:color w:val="000000"/>
        </w:rPr>
        <w:t>biomass</w:t>
      </w:r>
      <w:r w:rsidR="00EF152C" w:rsidRPr="005F1E8D">
        <w:rPr>
          <w:color w:val="000000"/>
        </w:rPr>
        <w:t xml:space="preserve"> </w:t>
      </w:r>
      <w:r w:rsidR="00EE5DD8" w:rsidRPr="005F1E8D">
        <w:rPr>
          <w:color w:val="000000"/>
        </w:rPr>
        <w:t xml:space="preserve">and </w:t>
      </w:r>
      <w:r w:rsidR="00E32297" w:rsidRPr="005F1E8D">
        <w:rPr>
          <w:color w:val="000000"/>
        </w:rPr>
        <w:t xml:space="preserve">tide exchange as fixed effects. </w:t>
      </w:r>
      <w:r w:rsidR="00E32297" w:rsidRPr="005F1E8D">
        <w:t xml:space="preserve">All continuous predictors were </w:t>
      </w:r>
      <w:r w:rsidR="00C25CFD" w:rsidRPr="005F1E8D">
        <w:t xml:space="preserve">scaled and </w:t>
      </w:r>
      <w:r w:rsidR="00E32297" w:rsidRPr="005F1E8D">
        <w:t xml:space="preserve">centered around the mean </w:t>
      </w:r>
      <w:r w:rsidR="00EE5DD8" w:rsidRPr="005F1E8D">
        <w:t>as above</w:t>
      </w:r>
      <w:r w:rsidR="00E32297" w:rsidRPr="005F1E8D">
        <w:t xml:space="preserve">. </w:t>
      </w:r>
      <w:r w:rsidR="00E32297" w:rsidRPr="005F1E8D">
        <w:rPr>
          <w:color w:val="000000"/>
        </w:rPr>
        <w:t xml:space="preserve">We included site as a random effect (1|site) </w:t>
      </w:r>
      <w:r w:rsidR="00131A7C">
        <w:rPr>
          <w:color w:val="000000"/>
        </w:rPr>
        <w:t>as</w:t>
      </w:r>
      <w:r w:rsidR="00131A7C" w:rsidRPr="00131A7C">
        <w:rPr>
          <w:color w:val="000000"/>
        </w:rPr>
        <w:t xml:space="preserve"> each site contributed </w:t>
      </w:r>
      <w:r w:rsidR="00F02795">
        <w:rPr>
          <w:color w:val="000000"/>
        </w:rPr>
        <w:t>three</w:t>
      </w:r>
      <w:r w:rsidR="00131A7C" w:rsidRPr="00131A7C">
        <w:rPr>
          <w:color w:val="000000"/>
        </w:rPr>
        <w:t xml:space="preserve"> estimates to the analysis</w:t>
      </w:r>
      <w:r w:rsidR="00131A7C">
        <w:rPr>
          <w:color w:val="000000"/>
        </w:rPr>
        <w:t xml:space="preserve"> and</w:t>
      </w:r>
      <w:r w:rsidR="00E32297" w:rsidRPr="005F1E8D">
        <w:rPr>
          <w:color w:val="000000"/>
        </w:rPr>
        <w:t xml:space="preserve"> used a </w:t>
      </w:r>
      <w:r w:rsidR="00EE5DD8" w:rsidRPr="005F1E8D">
        <w:rPr>
          <w:color w:val="000000"/>
        </w:rPr>
        <w:t>G</w:t>
      </w:r>
      <w:r w:rsidR="00E32297" w:rsidRPr="005F1E8D">
        <w:rPr>
          <w:color w:val="000000"/>
        </w:rPr>
        <w:t xml:space="preserve">aussian distribution. </w:t>
      </w:r>
      <w:r w:rsidR="00815249">
        <w:t>As above, we chose our final set of predictors upon comparing AIC values</w:t>
      </w:r>
      <w:r w:rsidR="00815249" w:rsidRPr="005F1E8D">
        <w:t xml:space="preserve"> </w:t>
      </w:r>
      <w:r w:rsidR="00815249">
        <w:t>of</w:t>
      </w:r>
      <w:r w:rsidR="005F1E8D">
        <w:t xml:space="preserve"> models with </w:t>
      </w:r>
      <w:r w:rsidR="007B0963">
        <w:t>alternate predictors</w:t>
      </w:r>
      <w:r w:rsidR="005F1E8D">
        <w:t xml:space="preserve"> </w:t>
      </w:r>
      <w:r w:rsidR="005F1E8D" w:rsidRPr="005F1E8D">
        <w:t>(</w:t>
      </w:r>
      <w:r w:rsidR="00792779" w:rsidRPr="00792779">
        <w:rPr>
          <w:highlight w:val="green"/>
        </w:rPr>
        <w:t xml:space="preserve">Supplemental </w:t>
      </w:r>
      <w:r w:rsidR="005F1E8D" w:rsidRPr="00792779">
        <w:rPr>
          <w:highlight w:val="green"/>
        </w:rPr>
        <w:t xml:space="preserve">Table </w:t>
      </w:r>
      <w:r w:rsidR="00F2075E">
        <w:rPr>
          <w:highlight w:val="green"/>
        </w:rPr>
        <w:t>5</w:t>
      </w:r>
      <w:r w:rsidR="005F1E8D" w:rsidRPr="005F1E8D">
        <w:t xml:space="preserve">). </w:t>
      </w:r>
      <w:r w:rsidR="00480B9F">
        <w:t xml:space="preserve"> </w:t>
      </w:r>
      <w:r w:rsidR="00EC3A47">
        <w:t>W</w:t>
      </w:r>
      <w:r w:rsidR="00E85DC2">
        <w:t xml:space="preserve">e </w:t>
      </w:r>
      <w:r w:rsidR="00EC3A47">
        <w:t>then</w:t>
      </w:r>
      <w:r w:rsidR="00E85DC2">
        <w:t xml:space="preserve"> ran additional models considering the effect of only the most abundant families of fishes and invertebrates </w:t>
      </w:r>
      <w:r w:rsidR="00092ACC">
        <w:t>(</w:t>
      </w:r>
      <w:r w:rsidR="00E85DC2" w:rsidRPr="00E85DC2">
        <w:rPr>
          <w:highlight w:val="green"/>
        </w:rPr>
        <w:t>Electronic Supplement 2</w:t>
      </w:r>
      <w:r w:rsidR="00092ACC">
        <w:t>)</w:t>
      </w:r>
      <w:r w:rsidR="00E85DC2">
        <w:t xml:space="preserve">. </w:t>
      </w:r>
    </w:p>
    <w:p w14:paraId="7F610FAE" w14:textId="77777777" w:rsidR="006349E9" w:rsidRPr="005F1E8D" w:rsidRDefault="006349E9" w:rsidP="00576035">
      <w:pPr>
        <w:spacing w:line="480" w:lineRule="auto"/>
        <w:ind w:firstLine="720"/>
      </w:pPr>
    </w:p>
    <w:p w14:paraId="44A5F10B" w14:textId="549D96B4" w:rsidR="00EE5DD8" w:rsidRPr="005F1E8D" w:rsidRDefault="00EE5DD8" w:rsidP="00EE5DD8">
      <w:pPr>
        <w:spacing w:line="480" w:lineRule="auto"/>
        <w:rPr>
          <w:iCs/>
        </w:rPr>
      </w:pPr>
      <w:r w:rsidRPr="005F1E8D">
        <w:rPr>
          <w:iCs/>
        </w:rPr>
        <w:t>Within-meters (small</w:t>
      </w:r>
      <w:r w:rsidR="006E0C18">
        <w:rPr>
          <w:iCs/>
        </w:rPr>
        <w:t>er</w:t>
      </w:r>
      <w:r w:rsidRPr="005F1E8D">
        <w:rPr>
          <w:iCs/>
        </w:rPr>
        <w:t>-scale) variation</w:t>
      </w:r>
    </w:p>
    <w:p w14:paraId="78B2165D" w14:textId="15E6EDA8" w:rsidR="00E85DC2" w:rsidRPr="0026774C" w:rsidRDefault="00F6133E" w:rsidP="002F18B0">
      <w:pPr>
        <w:spacing w:line="480" w:lineRule="auto"/>
        <w:rPr>
          <w:color w:val="000000"/>
        </w:rPr>
      </w:pPr>
      <w:r>
        <w:t>We constructed separate linear models for each caging experiment t</w:t>
      </w:r>
      <w:r w:rsidR="00BD1992" w:rsidRPr="005F1E8D">
        <w:t xml:space="preserve">o quantify the </w:t>
      </w:r>
      <w:r w:rsidR="005B26B9">
        <w:t>impact of caged animals on</w:t>
      </w:r>
      <w:r w:rsidR="00B27808">
        <w:t xml:space="preserve"> </w:t>
      </w:r>
      <w:r w:rsidR="00092ACC">
        <w:t xml:space="preserve">adjacent </w:t>
      </w:r>
      <w:r w:rsidR="00B27808">
        <w:t>NH</w:t>
      </w:r>
      <w:r w:rsidR="00B27808">
        <w:rPr>
          <w:rFonts w:ascii="Cambria Math" w:hAnsi="Cambria Math" w:cs="Cambria Math"/>
        </w:rPr>
        <w:t>₄⁺</w:t>
      </w:r>
      <w:r w:rsidR="00B27808">
        <w:t xml:space="preserve"> concentration</w:t>
      </w:r>
      <w:r w:rsidR="009B31A7" w:rsidRPr="005F1E8D">
        <w:t>.</w:t>
      </w:r>
      <w:r w:rsidR="00690DD3" w:rsidRPr="005F1E8D">
        <w:t xml:space="preserve"> For the sea cucumber experiment, we regressed cage NH</w:t>
      </w:r>
      <w:r w:rsidR="00690DD3" w:rsidRPr="005F1E8D">
        <w:rPr>
          <w:rFonts w:ascii="Cambria Math" w:hAnsi="Cambria Math" w:cs="Cambria Math"/>
        </w:rPr>
        <w:t>₄⁺</w:t>
      </w:r>
      <w:r w:rsidR="00690DD3" w:rsidRPr="005F1E8D">
        <w:t xml:space="preserve"> concentration against</w:t>
      </w:r>
      <w:r w:rsidR="00EE5DD8" w:rsidRPr="005F1E8D">
        <w:t xml:space="preserve"> </w:t>
      </w:r>
      <w:r w:rsidR="00997D69" w:rsidRPr="005F1E8D">
        <w:t>the treatment (</w:t>
      </w:r>
      <w:r w:rsidR="00EE5DD8" w:rsidRPr="005F1E8D">
        <w:t xml:space="preserve">i.e., sea cucumber density: </w:t>
      </w:r>
      <w:r w:rsidR="00997D69" w:rsidRPr="005F1E8D">
        <w:t>0, 1, or 2 sea cucumbers) and cage depth (centered)</w:t>
      </w:r>
      <w:r w:rsidR="009B2BF8" w:rsidRPr="005F1E8D">
        <w:t xml:space="preserve"> using a </w:t>
      </w:r>
      <w:r w:rsidR="00EE5DD8" w:rsidRPr="005F1E8D">
        <w:t>G</w:t>
      </w:r>
      <w:r w:rsidR="009B2BF8" w:rsidRPr="005F1E8D">
        <w:t>aussian distribution</w:t>
      </w:r>
      <w:r w:rsidR="00997D69" w:rsidRPr="005F1E8D">
        <w:t>.</w:t>
      </w:r>
      <w:r w:rsidR="0097669C">
        <w:t xml:space="preserve"> </w:t>
      </w:r>
      <w:r w:rsidR="0026774C">
        <w:rPr>
          <w:color w:val="000000"/>
        </w:rPr>
        <w:t xml:space="preserve">We calculated the NH₄⁺ excretion rate for each sea cucumber using </w:t>
      </w:r>
      <w:r w:rsidR="00151BB6">
        <w:rPr>
          <w:color w:val="000000"/>
        </w:rPr>
        <w:t>a</w:t>
      </w:r>
      <w:r w:rsidR="0026774C">
        <w:rPr>
          <w:color w:val="000000"/>
        </w:rPr>
        <w:t xml:space="preserve"> previous</w:t>
      </w:r>
      <w:r w:rsidR="00151BB6">
        <w:rPr>
          <w:color w:val="000000"/>
        </w:rPr>
        <w:t>ly generated size</w:t>
      </w:r>
      <w:r w:rsidR="00401383">
        <w:rPr>
          <w:color w:val="000000"/>
        </w:rPr>
        <w:t>-</w:t>
      </w:r>
      <w:r w:rsidR="00C54451">
        <w:rPr>
          <w:color w:val="000000"/>
        </w:rPr>
        <w:t>to</w:t>
      </w:r>
      <w:r w:rsidR="00401383">
        <w:rPr>
          <w:color w:val="000000"/>
        </w:rPr>
        <w:t>-</w:t>
      </w:r>
      <w:r w:rsidR="0026774C">
        <w:rPr>
          <w:color w:val="000000"/>
        </w:rPr>
        <w:t xml:space="preserve">excretion </w:t>
      </w:r>
      <w:r w:rsidR="00151BB6">
        <w:rPr>
          <w:color w:val="000000"/>
        </w:rPr>
        <w:t>relationship</w:t>
      </w:r>
      <w:r w:rsidR="0026774C">
        <w:rPr>
          <w:color w:val="000000"/>
        </w:rPr>
        <w:t xml:space="preserve"> </w:t>
      </w:r>
      <w:r w:rsidR="0026774C" w:rsidRPr="0097669C">
        <w:rPr>
          <w:color w:val="000000"/>
        </w:rPr>
        <w:lastRenderedPageBreak/>
        <w:t>(</w:t>
      </w:r>
      <w:r w:rsidR="006214D6">
        <w:rPr>
          <w:color w:val="000000"/>
        </w:rPr>
        <w:t xml:space="preserve">E. G. </w:t>
      </w:r>
      <w:r w:rsidR="0097669C" w:rsidRPr="0097669C">
        <w:rPr>
          <w:color w:val="000000"/>
        </w:rPr>
        <w:t xml:space="preserve">Lim </w:t>
      </w:r>
      <w:proofErr w:type="spellStart"/>
      <w:r w:rsidR="0097669C" w:rsidRPr="0097669C">
        <w:rPr>
          <w:color w:val="000000"/>
        </w:rPr>
        <w:t>unpubl</w:t>
      </w:r>
      <w:proofErr w:type="spellEnd"/>
      <w:r w:rsidR="006214D6">
        <w:rPr>
          <w:color w:val="000000"/>
        </w:rPr>
        <w:t>.</w:t>
      </w:r>
      <w:r w:rsidR="0097669C">
        <w:rPr>
          <w:color w:val="000000"/>
        </w:rPr>
        <w:t>)</w:t>
      </w:r>
      <w:r w:rsidR="0026774C">
        <w:rPr>
          <w:color w:val="000000"/>
        </w:rPr>
        <w:t xml:space="preserve">. </w:t>
      </w:r>
      <w:r w:rsidR="00D823F4" w:rsidRPr="005F1E8D">
        <w:t>For the red rock crab experiment, we constructed a</w:t>
      </w:r>
      <w:r w:rsidR="00401383">
        <w:t xml:space="preserve"> </w:t>
      </w:r>
      <w:r w:rsidR="00D823F4" w:rsidRPr="005F1E8D">
        <w:t xml:space="preserve">generalized linear mixed-effects model </w:t>
      </w:r>
      <w:r w:rsidR="00401383">
        <w:t xml:space="preserve">(GLMM) </w:t>
      </w:r>
      <w:r w:rsidR="00D823F4" w:rsidRPr="005F1E8D">
        <w:t>with cage NH</w:t>
      </w:r>
      <w:r w:rsidR="00D823F4" w:rsidRPr="005F1E8D">
        <w:rPr>
          <w:rFonts w:ascii="Cambria Math" w:hAnsi="Cambria Math" w:cs="Cambria Math"/>
        </w:rPr>
        <w:t>₄⁺</w:t>
      </w:r>
      <w:r w:rsidR="00D823F4" w:rsidRPr="005F1E8D">
        <w:t xml:space="preserve"> concentration as the response variable</w:t>
      </w:r>
      <w:r w:rsidR="00D85A41">
        <w:t xml:space="preserve"> and</w:t>
      </w:r>
      <w:r w:rsidR="00D823F4" w:rsidRPr="005F1E8D">
        <w:t xml:space="preserve"> treatment (no crab, medium crab, or large crab) as the predictor variable</w:t>
      </w:r>
      <w:r w:rsidR="00EC50FD">
        <w:t xml:space="preserve"> with a </w:t>
      </w:r>
      <w:r w:rsidR="00EC50FD" w:rsidRPr="005F1E8D">
        <w:t>gamma distribution (link = ‘log’)</w:t>
      </w:r>
      <w:r w:rsidR="00E25DCB">
        <w:t>. We included</w:t>
      </w:r>
      <w:r w:rsidR="00D823F4" w:rsidRPr="005F1E8D">
        <w:t xml:space="preserve"> a random effect of </w:t>
      </w:r>
      <w:r w:rsidR="00034975" w:rsidRPr="005F1E8D">
        <w:t>sampling day</w:t>
      </w:r>
      <w:r w:rsidR="00E25DCB">
        <w:t xml:space="preserve"> because we measured NH</w:t>
      </w:r>
      <w:r w:rsidR="00E25DCB">
        <w:rPr>
          <w:rFonts w:ascii="Cambria Math" w:hAnsi="Cambria Math" w:cs="Cambria Math"/>
        </w:rPr>
        <w:t>₄⁺</w:t>
      </w:r>
      <w:r w:rsidR="00E25DCB">
        <w:t xml:space="preserve"> three times per experiment, and a random effect of experimental week, because we replicated the whole experiment twice</w:t>
      </w:r>
      <w:r w:rsidR="00EC50FD">
        <w:t>.</w:t>
      </w:r>
      <w:r w:rsidR="0097669C">
        <w:t xml:space="preserve"> </w:t>
      </w:r>
      <w:r w:rsidR="006312EC">
        <w:t xml:space="preserve">We </w:t>
      </w:r>
      <w:r w:rsidR="00151BB6">
        <w:t>used a previously developed carapace</w:t>
      </w:r>
      <w:r w:rsidR="00772701">
        <w:t>-to-</w:t>
      </w:r>
      <w:r w:rsidR="00151BB6">
        <w:t xml:space="preserve">excretion relationship to </w:t>
      </w:r>
      <w:r w:rsidR="006312EC">
        <w:t xml:space="preserve">calculate </w:t>
      </w:r>
      <w:r w:rsidR="00C54451">
        <w:t xml:space="preserve">NH₄⁺ </w:t>
      </w:r>
      <w:r w:rsidR="006312EC">
        <w:t>excretion rates</w:t>
      </w:r>
      <w:r w:rsidR="00151BB6">
        <w:t xml:space="preserve"> for each crab</w:t>
      </w:r>
      <w:r w:rsidR="0097669C">
        <w:t xml:space="preserve"> (</w:t>
      </w:r>
      <w:r w:rsidR="006214D6">
        <w:t xml:space="preserve">E. G. </w:t>
      </w:r>
      <w:r w:rsidR="0097669C">
        <w:t xml:space="preserve">Lim </w:t>
      </w:r>
      <w:commentRangeStart w:id="23"/>
      <w:commentRangeStart w:id="24"/>
      <w:proofErr w:type="spellStart"/>
      <w:r w:rsidR="0097669C">
        <w:t>unpubl</w:t>
      </w:r>
      <w:commentRangeEnd w:id="23"/>
      <w:proofErr w:type="spellEnd"/>
      <w:r w:rsidR="00364A75">
        <w:rPr>
          <w:rStyle w:val="CommentReference"/>
        </w:rPr>
        <w:commentReference w:id="23"/>
      </w:r>
      <w:commentRangeEnd w:id="24"/>
      <w:r w:rsidR="009C308B">
        <w:rPr>
          <w:rStyle w:val="CommentReference"/>
        </w:rPr>
        <w:commentReference w:id="24"/>
      </w:r>
      <w:r w:rsidR="006214D6">
        <w:t>.</w:t>
      </w:r>
      <w:r w:rsidR="0097669C">
        <w:t>)</w:t>
      </w:r>
      <w:r w:rsidR="00151BB6">
        <w:t>.</w:t>
      </w:r>
    </w:p>
    <w:p w14:paraId="60C7A659" w14:textId="7A48402A" w:rsidR="00487ED1" w:rsidRPr="005F1E8D" w:rsidRDefault="00487ED1" w:rsidP="00EB3BC7">
      <w:pPr>
        <w:spacing w:line="480" w:lineRule="auto"/>
      </w:pPr>
      <w:r w:rsidRPr="005F1E8D">
        <w:tab/>
      </w:r>
    </w:p>
    <w:p w14:paraId="40D29041" w14:textId="1972C698" w:rsidR="00C05A5A" w:rsidRPr="005F1E8D" w:rsidRDefault="00C05A5A" w:rsidP="00EB3BC7">
      <w:pPr>
        <w:spacing w:line="480" w:lineRule="auto"/>
        <w:rPr>
          <w:b/>
        </w:rPr>
      </w:pPr>
      <w:r w:rsidRPr="005F1E8D">
        <w:rPr>
          <w:b/>
        </w:rPr>
        <w:t>Results</w:t>
      </w:r>
    </w:p>
    <w:p w14:paraId="68768815" w14:textId="2B150D54" w:rsidR="00701EB0" w:rsidRPr="005F1E8D" w:rsidRDefault="00C05A5A" w:rsidP="00EB3BC7">
      <w:pPr>
        <w:spacing w:line="480" w:lineRule="auto"/>
      </w:pPr>
      <w:r w:rsidRPr="005F1E8D">
        <w:t xml:space="preserve">We found evidence of </w:t>
      </w:r>
      <w:r w:rsidR="00682CDC" w:rsidRPr="005F1E8D">
        <w:t xml:space="preserve">meso-scale </w:t>
      </w:r>
      <w:r w:rsidR="002620AE" w:rsidRPr="005F1E8D">
        <w:t>variation in</w:t>
      </w:r>
      <w:r w:rsidRPr="005F1E8D">
        <w:t xml:space="preserve"> ammonium</w:t>
      </w:r>
      <w:r w:rsidR="00057BA8" w:rsidRPr="005F1E8D">
        <w:t xml:space="preserve"> (NH</w:t>
      </w:r>
      <w:r w:rsidR="00057BA8" w:rsidRPr="005F1E8D">
        <w:rPr>
          <w:rFonts w:ascii="Cambria Math" w:hAnsi="Cambria Math" w:cs="Cambria Math"/>
        </w:rPr>
        <w:t>₄⁺</w:t>
      </w:r>
      <w:r w:rsidR="00057BA8" w:rsidRPr="005F1E8D">
        <w:t>)</w:t>
      </w:r>
      <w:r w:rsidRPr="005F1E8D">
        <w:t xml:space="preserve"> </w:t>
      </w:r>
      <w:r w:rsidR="002620AE" w:rsidRPr="005F1E8D">
        <w:t>concentration</w:t>
      </w:r>
      <w:r w:rsidR="00682CDC" w:rsidRPr="005F1E8D">
        <w:t>s, which</w:t>
      </w:r>
      <w:r w:rsidRPr="005F1E8D">
        <w:t xml:space="preserve"> </w:t>
      </w:r>
      <w:r w:rsidR="00682CDC" w:rsidRPr="005F1E8D">
        <w:t xml:space="preserve">ranged </w:t>
      </w:r>
      <w:r w:rsidR="00B654FE" w:rsidRPr="005F1E8D">
        <w:t>from 0.0</w:t>
      </w:r>
      <w:r w:rsidR="004036C6">
        <w:t>7</w:t>
      </w:r>
      <w:r w:rsidR="00B654FE" w:rsidRPr="005F1E8D">
        <w:t xml:space="preserve"> </w:t>
      </w:r>
      <w:proofErr w:type="spellStart"/>
      <w:r w:rsidR="00B654FE" w:rsidRPr="005F1E8D">
        <w:t>μM</w:t>
      </w:r>
      <w:proofErr w:type="spellEnd"/>
      <w:r w:rsidR="00B654FE" w:rsidRPr="005F1E8D">
        <w:t xml:space="preserve"> – 2.</w:t>
      </w:r>
      <w:r w:rsidR="004036C6">
        <w:t>06</w:t>
      </w:r>
      <w:r w:rsidR="00B654FE" w:rsidRPr="005F1E8D">
        <w:t xml:space="preserve"> </w:t>
      </w:r>
      <w:proofErr w:type="spellStart"/>
      <w:r w:rsidR="00B654FE" w:rsidRPr="005F1E8D">
        <w:t>μM</w:t>
      </w:r>
      <w:proofErr w:type="spellEnd"/>
      <w:r w:rsidR="00B654FE" w:rsidRPr="005F1E8D">
        <w:t xml:space="preserve"> among rocky reefs </w:t>
      </w:r>
      <w:r w:rsidRPr="005F1E8D">
        <w:t>in Barkley Sound</w:t>
      </w:r>
      <w:r w:rsidR="00C77243" w:rsidRPr="005F1E8D">
        <w:t xml:space="preserve"> (</w:t>
      </w:r>
      <w:r w:rsidR="00D34121">
        <w:rPr>
          <w:highlight w:val="green"/>
        </w:rPr>
        <w:t>Fig. 1d</w:t>
      </w:r>
      <w:r w:rsidR="00C77243" w:rsidRPr="005F1E8D">
        <w:t>)</w:t>
      </w:r>
      <w:r w:rsidRPr="005F1E8D">
        <w:t xml:space="preserve">. </w:t>
      </w:r>
      <w:r w:rsidR="001175F9" w:rsidRPr="005F1E8D">
        <w:t>Overall, we found no evidence that NH</w:t>
      </w:r>
      <w:r w:rsidR="001175F9" w:rsidRPr="005F1E8D">
        <w:rPr>
          <w:rFonts w:ascii="Cambria Math" w:hAnsi="Cambria Math" w:cs="Cambria Math"/>
        </w:rPr>
        <w:t>₄⁺</w:t>
      </w:r>
      <w:r w:rsidR="00682CDC" w:rsidRPr="005F1E8D">
        <w:t xml:space="preserve"> concentration</w:t>
      </w:r>
      <w:r w:rsidR="001175F9" w:rsidRPr="005F1E8D">
        <w:t xml:space="preserve"> </w:t>
      </w:r>
      <w:r w:rsidR="00682CDC" w:rsidRPr="005F1E8D">
        <w:t xml:space="preserve">was </w:t>
      </w:r>
      <w:r w:rsidR="001175F9" w:rsidRPr="005F1E8D">
        <w:t>correlated with animal abundance (</w:t>
      </w:r>
      <w:r w:rsidR="007B580F">
        <w:t>GLMM</w:t>
      </w:r>
      <w:r w:rsidR="001175F9" w:rsidRPr="005F1E8D">
        <w:t>, p = 0.</w:t>
      </w:r>
      <w:r w:rsidR="00527C2B">
        <w:t>57</w:t>
      </w:r>
      <w:r w:rsidR="001175F9" w:rsidRPr="005F1E8D">
        <w:t>), tide exchange (</w:t>
      </w:r>
      <w:r w:rsidR="00A7066E" w:rsidRPr="005F1E8D">
        <w:t>p = 0.</w:t>
      </w:r>
      <w:r w:rsidR="00527C2B">
        <w:t>99</w:t>
      </w:r>
      <w:r w:rsidR="00A7066E" w:rsidRPr="005F1E8D">
        <w:t>), Shannon diversity (p = 0.</w:t>
      </w:r>
      <w:r w:rsidR="00527C2B">
        <w:t>4</w:t>
      </w:r>
      <w:r w:rsidR="00A7066E" w:rsidRPr="005F1E8D">
        <w:t>1), or survey depth (p = 0.6</w:t>
      </w:r>
      <w:r w:rsidR="00527C2B">
        <w:t>1</w:t>
      </w:r>
      <w:r w:rsidR="00F02795">
        <w:t>;</w:t>
      </w:r>
      <w:r w:rsidR="00A7066E" w:rsidRPr="005F1E8D">
        <w:t xml:space="preserve"> </w:t>
      </w:r>
      <w:r w:rsidR="0069194B" w:rsidRPr="005F1E8D">
        <w:rPr>
          <w:highlight w:val="green"/>
        </w:rPr>
        <w:t>F</w:t>
      </w:r>
      <w:r w:rsidR="00A7066E" w:rsidRPr="005F1E8D">
        <w:rPr>
          <w:highlight w:val="green"/>
        </w:rPr>
        <w:t xml:space="preserve">ig. </w:t>
      </w:r>
      <w:r w:rsidR="000D0396">
        <w:rPr>
          <w:highlight w:val="green"/>
        </w:rPr>
        <w:t>2</w:t>
      </w:r>
      <w:r w:rsidR="00A7066E" w:rsidRPr="005F1E8D">
        <w:rPr>
          <w:highlight w:val="green"/>
        </w:rPr>
        <w:t>a</w:t>
      </w:r>
      <w:r w:rsidR="00A7066E" w:rsidRPr="005F1E8D">
        <w:t>). However, we did find a significantly negative interaction between animal abundance and tide exchange (p = 0.0</w:t>
      </w:r>
      <w:r w:rsidR="00527C2B">
        <w:t>1</w:t>
      </w:r>
      <w:r w:rsidR="00F02795">
        <w:t>;</w:t>
      </w:r>
      <w:r w:rsidR="00A7066E" w:rsidRPr="005F1E8D">
        <w:t xml:space="preserve"> </w:t>
      </w:r>
      <w:r w:rsidR="0069194B" w:rsidRPr="005F1E8D">
        <w:rPr>
          <w:highlight w:val="green"/>
        </w:rPr>
        <w:t>Fi</w:t>
      </w:r>
      <w:r w:rsidR="00A7066E" w:rsidRPr="005F1E8D">
        <w:rPr>
          <w:highlight w:val="green"/>
        </w:rPr>
        <w:t xml:space="preserve">g. </w:t>
      </w:r>
      <w:r w:rsidR="000D0396">
        <w:rPr>
          <w:highlight w:val="green"/>
        </w:rPr>
        <w:t>2</w:t>
      </w:r>
      <w:r w:rsidR="00A7066E" w:rsidRPr="005F1E8D">
        <w:rPr>
          <w:highlight w:val="green"/>
        </w:rPr>
        <w:t>b</w:t>
      </w:r>
      <w:r w:rsidR="00A7066E" w:rsidRPr="005F1E8D">
        <w:t>)</w:t>
      </w:r>
      <w:r w:rsidR="00B654FE" w:rsidRPr="005F1E8D">
        <w:t xml:space="preserve">, </w:t>
      </w:r>
      <w:r w:rsidR="006D152A" w:rsidRPr="005F1E8D">
        <w:t>revealing</w:t>
      </w:r>
      <w:r w:rsidR="00B654FE" w:rsidRPr="005F1E8D">
        <w:t xml:space="preserve"> </w:t>
      </w:r>
      <w:r w:rsidR="006D152A" w:rsidRPr="005F1E8D">
        <w:t xml:space="preserve">a </w:t>
      </w:r>
      <w:r w:rsidR="00B654FE" w:rsidRPr="005F1E8D">
        <w:t>weakly positive effect of</w:t>
      </w:r>
      <w:r w:rsidR="003F63B3">
        <w:t xml:space="preserve"> total</w:t>
      </w:r>
      <w:r w:rsidR="00B654FE" w:rsidRPr="005F1E8D">
        <w:t xml:space="preserve"> animal abundance</w:t>
      </w:r>
      <w:r w:rsidR="003F63B3">
        <w:t xml:space="preserve"> per m</w:t>
      </w:r>
      <w:r w:rsidR="003F63B3">
        <w:rPr>
          <w:vertAlign w:val="superscript"/>
        </w:rPr>
        <w:t>2</w:t>
      </w:r>
      <w:r w:rsidR="00B654FE" w:rsidRPr="005F1E8D">
        <w:t xml:space="preserve"> on </w:t>
      </w:r>
      <w:r w:rsidR="006D152A" w:rsidRPr="005F1E8D">
        <w:t>NH</w:t>
      </w:r>
      <w:r w:rsidR="006D152A" w:rsidRPr="005F1E8D">
        <w:rPr>
          <w:rFonts w:ascii="Cambria Math" w:hAnsi="Cambria Math" w:cs="Cambria Math"/>
        </w:rPr>
        <w:t>₄⁺</w:t>
      </w:r>
      <w:r w:rsidR="00682CDC" w:rsidRPr="005F1E8D">
        <w:t xml:space="preserve"> concentration</w:t>
      </w:r>
      <w:r w:rsidR="006D152A" w:rsidRPr="005F1E8D">
        <w:t xml:space="preserve">, but only at </w:t>
      </w:r>
      <w:r w:rsidR="000D4769" w:rsidRPr="005F1E8D">
        <w:t>ebb</w:t>
      </w:r>
      <w:r w:rsidR="006D152A" w:rsidRPr="005F1E8D">
        <w:t xml:space="preserve"> tide</w:t>
      </w:r>
      <w:r w:rsidR="00A7066E" w:rsidRPr="005F1E8D">
        <w:t>.</w:t>
      </w:r>
      <w:r w:rsidR="001A65DD">
        <w:t xml:space="preserve"> </w:t>
      </w:r>
      <w:r w:rsidR="00BC49DF">
        <w:t xml:space="preserve">In the models </w:t>
      </w:r>
      <w:r w:rsidR="00BC49DF" w:rsidRPr="00623DD8">
        <w:t xml:space="preserve">considering only the abundance of one </w:t>
      </w:r>
      <w:r w:rsidR="00BC49DF">
        <w:t xml:space="preserve">animal </w:t>
      </w:r>
      <w:r w:rsidR="00BC49DF" w:rsidRPr="00623DD8">
        <w:t>family at a time</w:t>
      </w:r>
      <w:r w:rsidR="00BC49DF">
        <w:t>, we found evidence for a positive relationship between the abundance of greenlings (</w:t>
      </w:r>
      <w:proofErr w:type="spellStart"/>
      <w:r w:rsidR="00BC49DF" w:rsidRPr="00BC49DF">
        <w:t>Hexagrammidae</w:t>
      </w:r>
      <w:proofErr w:type="spellEnd"/>
      <w:r w:rsidR="00BC49DF">
        <w:t>) and whitecap limpets (</w:t>
      </w:r>
      <w:proofErr w:type="spellStart"/>
      <w:r w:rsidR="00BC49DF" w:rsidRPr="00BC49DF">
        <w:t>Acmaeidae</w:t>
      </w:r>
      <w:proofErr w:type="spellEnd"/>
      <w:r w:rsidR="00BC49DF">
        <w:t xml:space="preserve">) and NH₄⁺ (p = 0.03, </w:t>
      </w:r>
      <w:r w:rsidR="00BC49DF" w:rsidRPr="00BC49DF">
        <w:rPr>
          <w:highlight w:val="green"/>
        </w:rPr>
        <w:t>Supplement 2 Fig. 1</w:t>
      </w:r>
      <w:r w:rsidR="00BC49DF">
        <w:t>). The single-family models did not reveal a significant effect of any other predictors (</w:t>
      </w:r>
      <w:r w:rsidR="00BC49DF" w:rsidRPr="00BC49DF">
        <w:rPr>
          <w:highlight w:val="green"/>
        </w:rPr>
        <w:t>Supplement 2 Fig. 1 and Table 1</w:t>
      </w:r>
      <w:r w:rsidR="00BC49DF">
        <w:t>).</w:t>
      </w:r>
    </w:p>
    <w:p w14:paraId="599BA4CA" w14:textId="30156646" w:rsidR="00367076" w:rsidRPr="005F1E8D" w:rsidRDefault="00701EB0" w:rsidP="00EB3BC7">
      <w:pPr>
        <w:spacing w:line="480" w:lineRule="auto"/>
      </w:pPr>
      <w:r w:rsidRPr="005F1E8D">
        <w:tab/>
      </w:r>
      <w:r w:rsidR="00C146F7" w:rsidRPr="005F1E8D">
        <w:t xml:space="preserve">We </w:t>
      </w:r>
      <w:r w:rsidR="00682CDC" w:rsidRPr="005F1E8D">
        <w:t xml:space="preserve">also </w:t>
      </w:r>
      <w:r w:rsidR="00375F57">
        <w:t>documented</w:t>
      </w:r>
      <w:r w:rsidR="00C146F7" w:rsidRPr="005F1E8D">
        <w:t xml:space="preserve"> evidence of </w:t>
      </w:r>
      <w:r w:rsidR="004F21D6">
        <w:t>significant</w:t>
      </w:r>
      <w:r w:rsidR="00C146F7" w:rsidRPr="005F1E8D">
        <w:t xml:space="preserve"> </w:t>
      </w:r>
      <w:r w:rsidR="00682CDC" w:rsidRPr="005F1E8D">
        <w:t>small-scale</w:t>
      </w:r>
      <w:r w:rsidR="00245F48">
        <w:t>, within-site</w:t>
      </w:r>
      <w:r w:rsidR="006D152A" w:rsidRPr="005F1E8D">
        <w:t xml:space="preserve"> variation</w:t>
      </w:r>
      <w:r w:rsidR="000D0396">
        <w:t xml:space="preserve"> </w:t>
      </w:r>
      <w:r w:rsidR="00375F57">
        <w:t xml:space="preserve">of NH₄⁺ </w:t>
      </w:r>
      <w:r w:rsidR="000D0396">
        <w:t>(</w:t>
      </w:r>
      <w:r w:rsidR="000D0396" w:rsidRPr="00497588">
        <w:rPr>
          <w:highlight w:val="green"/>
        </w:rPr>
        <w:t>Fig. 3</w:t>
      </w:r>
      <w:r w:rsidR="000D0396">
        <w:t>)</w:t>
      </w:r>
      <w:r w:rsidR="00375F57">
        <w:t>.</w:t>
      </w:r>
      <w:r w:rsidR="00E36DF6">
        <w:t>; c</w:t>
      </w:r>
      <w:r w:rsidRPr="005F1E8D">
        <w:t>oncentrations</w:t>
      </w:r>
      <w:r w:rsidR="00375F57">
        <w:t xml:space="preserve"> were</w:t>
      </w:r>
      <w:r w:rsidRPr="005F1E8D">
        <w:t xml:space="preserve"> </w:t>
      </w:r>
      <w:r w:rsidR="00BD50D3" w:rsidRPr="00686D1B">
        <w:t>1.</w:t>
      </w:r>
      <w:r w:rsidR="00D27303" w:rsidRPr="00686D1B">
        <w:t>3</w:t>
      </w:r>
      <w:r w:rsidR="0097669C" w:rsidRPr="00686D1B">
        <w:t>x</w:t>
      </w:r>
      <w:r w:rsidR="0097669C">
        <w:t xml:space="preserve"> </w:t>
      </w:r>
      <w:r w:rsidRPr="005F1E8D">
        <w:t>higher inside giant kelp</w:t>
      </w:r>
      <w:r w:rsidR="00D27303">
        <w:t xml:space="preserve"> forests</w:t>
      </w:r>
      <w:r w:rsidR="00BD50D3">
        <w:t xml:space="preserve"> and </w:t>
      </w:r>
      <w:r w:rsidR="00D27303">
        <w:t xml:space="preserve">1.6x higher inside </w:t>
      </w:r>
      <w:r w:rsidR="00BD50D3">
        <w:t>bull kelp</w:t>
      </w:r>
      <w:r w:rsidRPr="005F1E8D">
        <w:t xml:space="preserve"> forests</w:t>
      </w:r>
      <w:r w:rsidR="00D27303" w:rsidRPr="00D27303">
        <w:t xml:space="preserve"> </w:t>
      </w:r>
      <w:r w:rsidR="00D27303" w:rsidRPr="005F1E8D">
        <w:t>than outside</w:t>
      </w:r>
      <w:r w:rsidRPr="005F1E8D">
        <w:t xml:space="preserve"> (</w:t>
      </w:r>
      <w:r w:rsidR="00D10B17">
        <w:t xml:space="preserve">LMM, </w:t>
      </w:r>
      <w:r w:rsidRPr="005F1E8D">
        <w:t>p &lt; 0.001</w:t>
      </w:r>
      <w:r w:rsidR="000D0396">
        <w:t xml:space="preserve">; </w:t>
      </w:r>
      <w:r w:rsidR="000D0396" w:rsidRPr="00BD50D3">
        <w:rPr>
          <w:highlight w:val="green"/>
        </w:rPr>
        <w:t>Fig. 3b</w:t>
      </w:r>
      <w:r w:rsidR="000D0396">
        <w:t>)</w:t>
      </w:r>
      <w:r w:rsidR="006D152A" w:rsidRPr="005F1E8D">
        <w:t xml:space="preserve">. </w:t>
      </w:r>
      <w:r w:rsidR="00682CDC" w:rsidRPr="005F1E8D">
        <w:t xml:space="preserve">The ‘excess’ </w:t>
      </w:r>
      <w:r w:rsidR="006D152A" w:rsidRPr="005F1E8D">
        <w:t>NH</w:t>
      </w:r>
      <w:r w:rsidR="006D152A" w:rsidRPr="005F1E8D">
        <w:rPr>
          <w:rFonts w:ascii="Cambria Math" w:hAnsi="Cambria Math" w:cs="Cambria Math"/>
        </w:rPr>
        <w:t>₄⁺</w:t>
      </w:r>
      <w:r w:rsidR="006D152A" w:rsidRPr="005F1E8D">
        <w:t xml:space="preserve"> </w:t>
      </w:r>
      <w:r w:rsidR="00682CDC" w:rsidRPr="005F1E8D">
        <w:t xml:space="preserve">concentration inside </w:t>
      </w:r>
      <w:r w:rsidR="00682CDC" w:rsidRPr="005F1E8D">
        <w:lastRenderedPageBreak/>
        <w:t>kelp forests</w:t>
      </w:r>
      <w:r w:rsidR="00C673A5" w:rsidRPr="005F1E8D">
        <w:t xml:space="preserve"> increased </w:t>
      </w:r>
      <w:r w:rsidR="0097669C">
        <w:t>with</w:t>
      </w:r>
      <w:r w:rsidR="00677126">
        <w:t xml:space="preserve"> kelp biomass</w:t>
      </w:r>
      <w:r w:rsidR="00C673A5" w:rsidRPr="005F1E8D">
        <w:t xml:space="preserve"> </w:t>
      </w:r>
      <w:r w:rsidR="00677126">
        <w:t>(</w:t>
      </w:r>
      <w:r w:rsidR="00C673A5" w:rsidRPr="005F1E8D">
        <w:t>p &lt; 0.001</w:t>
      </w:r>
      <w:r w:rsidR="000D0396">
        <w:t>; Fig. 3c</w:t>
      </w:r>
      <w:r w:rsidR="00C673A5" w:rsidRPr="005F1E8D">
        <w:t>)</w:t>
      </w:r>
      <w:r w:rsidR="0097669C">
        <w:t>,</w:t>
      </w:r>
      <w:r w:rsidR="00C673A5" w:rsidRPr="005F1E8D">
        <w:t xml:space="preserve"> </w:t>
      </w:r>
      <w:r w:rsidR="00D07BC0">
        <w:t xml:space="preserve">and </w:t>
      </w:r>
      <w:r w:rsidR="00C673A5" w:rsidRPr="005F1E8D">
        <w:t>tide exchange (</w:t>
      </w:r>
      <w:r w:rsidR="003859F6" w:rsidRPr="005F1E8D">
        <w:t xml:space="preserve">p </w:t>
      </w:r>
      <w:r w:rsidR="009D2E19">
        <w:t>=</w:t>
      </w:r>
      <w:r w:rsidR="003859F6" w:rsidRPr="005F1E8D">
        <w:t xml:space="preserve"> 0.00</w:t>
      </w:r>
      <w:r w:rsidR="009D2E19">
        <w:t>7</w:t>
      </w:r>
      <w:r w:rsidR="000D0396">
        <w:t>; Fig. 3</w:t>
      </w:r>
      <w:r w:rsidR="00A41148">
        <w:t>a</w:t>
      </w:r>
      <w:r w:rsidR="00C673A5" w:rsidRPr="005F1E8D">
        <w:t>)</w:t>
      </w:r>
      <w:r w:rsidR="00D07BC0">
        <w:t>.</w:t>
      </w:r>
      <w:r w:rsidR="00A067A6">
        <w:t xml:space="preserve"> We found limited evidence for an effect of </w:t>
      </w:r>
      <w:r w:rsidR="00C673A5" w:rsidRPr="005F1E8D">
        <w:t>animal biomass (p</w:t>
      </w:r>
      <w:r w:rsidR="003859F6">
        <w:t xml:space="preserve"> =</w:t>
      </w:r>
      <w:r w:rsidR="00C673A5" w:rsidRPr="005F1E8D">
        <w:t xml:space="preserve"> 0.0</w:t>
      </w:r>
      <w:r w:rsidR="00D07BC0">
        <w:t>7</w:t>
      </w:r>
      <w:r w:rsidR="000D0396">
        <w:t>;</w:t>
      </w:r>
      <w:r w:rsidR="0069194B" w:rsidRPr="005F1E8D">
        <w:t xml:space="preserve"> </w:t>
      </w:r>
      <w:r w:rsidR="0069194B" w:rsidRPr="005F1E8D">
        <w:rPr>
          <w:highlight w:val="green"/>
        </w:rPr>
        <w:t xml:space="preserve">Fig. </w:t>
      </w:r>
      <w:r w:rsidR="000D0396">
        <w:rPr>
          <w:highlight w:val="green"/>
        </w:rPr>
        <w:t>3</w:t>
      </w:r>
      <w:r w:rsidR="0069194B" w:rsidRPr="005F1E8D">
        <w:rPr>
          <w:highlight w:val="green"/>
        </w:rPr>
        <w:t>a</w:t>
      </w:r>
      <w:r w:rsidR="00C673A5" w:rsidRPr="005F1E8D">
        <w:t>)</w:t>
      </w:r>
      <w:r w:rsidR="00A067A6">
        <w:t>,</w:t>
      </w:r>
      <w:r w:rsidR="00D07BC0">
        <w:t xml:space="preserve"> </w:t>
      </w:r>
      <w:r w:rsidR="00D07BC0" w:rsidRPr="005F1E8D">
        <w:t>survey depth (p = 0.</w:t>
      </w:r>
      <w:r w:rsidR="00D07BC0">
        <w:t>07</w:t>
      </w:r>
      <w:r w:rsidR="000D0396">
        <w:t xml:space="preserve">; </w:t>
      </w:r>
      <w:r w:rsidR="00D07BC0" w:rsidRPr="005F1E8D">
        <w:rPr>
          <w:highlight w:val="green"/>
        </w:rPr>
        <w:t xml:space="preserve">Fig. </w:t>
      </w:r>
      <w:r w:rsidR="000D0396">
        <w:rPr>
          <w:highlight w:val="green"/>
        </w:rPr>
        <w:t>3</w:t>
      </w:r>
      <w:r w:rsidR="00D07BC0" w:rsidRPr="005F1E8D">
        <w:rPr>
          <w:highlight w:val="green"/>
        </w:rPr>
        <w:t>a</w:t>
      </w:r>
      <w:r w:rsidR="00D07BC0" w:rsidRPr="005F1E8D">
        <w:t>)</w:t>
      </w:r>
      <w:r w:rsidR="00A067A6">
        <w:t xml:space="preserve">, and </w:t>
      </w:r>
      <w:r w:rsidR="00245F48" w:rsidRPr="005F1E8D">
        <w:t xml:space="preserve">Shannon diversity </w:t>
      </w:r>
      <w:r w:rsidR="00245F48">
        <w:t xml:space="preserve">on </w:t>
      </w:r>
      <w:r w:rsidR="00245F48" w:rsidRPr="005F1E8D">
        <w:t>∆NH</w:t>
      </w:r>
      <w:r w:rsidR="00245F48" w:rsidRPr="005F1E8D">
        <w:rPr>
          <w:rFonts w:ascii="Cambria Math" w:hAnsi="Cambria Math" w:cs="Cambria Math"/>
        </w:rPr>
        <w:t>₄⁺</w:t>
      </w:r>
      <w:r w:rsidR="00245F48" w:rsidRPr="005F1E8D">
        <w:t xml:space="preserve"> </w:t>
      </w:r>
      <w:r w:rsidR="00245F48">
        <w:t>(</w:t>
      </w:r>
      <w:r w:rsidR="00C673A5" w:rsidRPr="005F1E8D">
        <w:t xml:space="preserve">p </w:t>
      </w:r>
      <w:r w:rsidR="00D07BC0">
        <w:t>= 0.09</w:t>
      </w:r>
      <w:r w:rsidR="000D0396">
        <w:t>; Fig. 3a</w:t>
      </w:r>
      <w:r w:rsidR="00C673A5" w:rsidRPr="005F1E8D">
        <w:t>)</w:t>
      </w:r>
      <w:r w:rsidR="00846C5B">
        <w:t xml:space="preserve">. </w:t>
      </w:r>
      <w:r w:rsidR="000D0396">
        <w:t>There was a</w:t>
      </w:r>
      <w:r w:rsidR="00C673A5" w:rsidRPr="005F1E8D">
        <w:t xml:space="preserve"> positive </w:t>
      </w:r>
      <w:r w:rsidR="00245F48">
        <w:t>i</w:t>
      </w:r>
      <w:r w:rsidR="00C673A5" w:rsidRPr="005F1E8D">
        <w:t>nteraction between kelp forest biomass and tide exchange,</w:t>
      </w:r>
      <w:r w:rsidR="00682CDC" w:rsidRPr="005F1E8D">
        <w:t xml:space="preserve"> whereby</w:t>
      </w:r>
      <w:r w:rsidR="00677126">
        <w:t xml:space="preserve"> the positive effect of kelp biomass on</w:t>
      </w:r>
      <w:r w:rsidR="00682CDC" w:rsidRPr="005F1E8D">
        <w:t xml:space="preserve"> </w:t>
      </w:r>
      <w:r w:rsidR="0025202D" w:rsidRPr="005F1E8D">
        <w:t>∆NH</w:t>
      </w:r>
      <w:r w:rsidR="0025202D" w:rsidRPr="005F1E8D">
        <w:rPr>
          <w:rFonts w:ascii="Cambria Math" w:hAnsi="Cambria Math" w:cs="Cambria Math"/>
        </w:rPr>
        <w:t>₄⁺</w:t>
      </w:r>
      <w:r w:rsidR="0025202D" w:rsidRPr="005F1E8D">
        <w:t xml:space="preserve"> </w:t>
      </w:r>
      <w:r w:rsidR="0025202D">
        <w:t xml:space="preserve">increased </w:t>
      </w:r>
      <w:r w:rsidR="00677126">
        <w:t>with</w:t>
      </w:r>
      <w:r w:rsidR="0025202D">
        <w:t xml:space="preserve"> tide exchange</w:t>
      </w:r>
      <w:r w:rsidR="00677126">
        <w:t xml:space="preserve"> </w:t>
      </w:r>
      <w:r w:rsidR="00677126" w:rsidRPr="005F1E8D">
        <w:t xml:space="preserve">(p </w:t>
      </w:r>
      <w:r w:rsidR="003859F6">
        <w:t>&lt;</w:t>
      </w:r>
      <w:r w:rsidR="00677126" w:rsidRPr="005F1E8D">
        <w:t xml:space="preserve"> 0.00</w:t>
      </w:r>
      <w:r w:rsidR="003859F6">
        <w:t>1</w:t>
      </w:r>
      <w:r w:rsidR="00F02795">
        <w:t>;</w:t>
      </w:r>
      <w:r w:rsidR="00677126" w:rsidRPr="005F1E8D">
        <w:t xml:space="preserve"> </w:t>
      </w:r>
      <w:r w:rsidR="00677126"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c</w:t>
      </w:r>
      <w:proofErr w:type="gramEnd"/>
      <w:r w:rsidR="00677126" w:rsidRPr="005F1E8D">
        <w:t>)</w:t>
      </w:r>
      <w:r w:rsidR="0025202D">
        <w:t xml:space="preserve">. </w:t>
      </w:r>
      <w:r w:rsidR="00222A9E">
        <w:t xml:space="preserve">We also </w:t>
      </w:r>
      <w:r w:rsidR="00DE371F">
        <w:t>identified</w:t>
      </w:r>
      <w:r w:rsidR="00222A9E">
        <w:t xml:space="preserve"> a negative interaction between kelp biomass and animal biomass (p = 0.0</w:t>
      </w:r>
      <w:r w:rsidR="00D07BC0">
        <w:t>06</w:t>
      </w:r>
      <w:r w:rsidR="00A41148">
        <w:t>; Fig. 3a &amp; d</w:t>
      </w:r>
      <w:r w:rsidR="00222A9E">
        <w:t xml:space="preserve">), </w:t>
      </w:r>
      <w:r w:rsidR="00D07BC0">
        <w:t>and a negative</w:t>
      </w:r>
      <w:r w:rsidR="00C673A5" w:rsidRPr="005F1E8D">
        <w:t xml:space="preserve"> interaction</w:t>
      </w:r>
      <w:r w:rsidR="00222A9E">
        <w:t xml:space="preserve"> between </w:t>
      </w:r>
      <w:r w:rsidR="00C673A5" w:rsidRPr="005F1E8D">
        <w:t>tide</w:t>
      </w:r>
      <w:r w:rsidR="00222A9E">
        <w:t xml:space="preserve"> exchange and </w:t>
      </w:r>
      <w:r w:rsidR="00C673A5" w:rsidRPr="005F1E8D">
        <w:t>animal biomass</w:t>
      </w:r>
      <w:r w:rsidR="00222A9E">
        <w:t xml:space="preserve"> </w:t>
      </w:r>
      <w:r w:rsidR="00C673A5" w:rsidRPr="005F1E8D">
        <w:t xml:space="preserve">(p </w:t>
      </w:r>
      <w:r w:rsidR="00222A9E">
        <w:t>= 0.</w:t>
      </w:r>
      <w:r w:rsidR="00D07BC0">
        <w:t>004</w:t>
      </w:r>
      <w:r w:rsidR="00F02795">
        <w:t>;</w:t>
      </w:r>
      <w:r w:rsidR="00682CDC" w:rsidRPr="005F1E8D">
        <w:t xml:space="preserve"> </w:t>
      </w:r>
      <w:r w:rsidR="00682CDC"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e</w:t>
      </w:r>
      <w:proofErr w:type="gramEnd"/>
      <w:r w:rsidR="00C673A5" w:rsidRPr="005F1E8D">
        <w:t xml:space="preserve">). </w:t>
      </w:r>
      <w:r w:rsidR="00291E5F">
        <w:t xml:space="preserve">The change in </w:t>
      </w:r>
      <w:r w:rsidR="00846C5B" w:rsidRPr="005F1E8D">
        <w:t>NH</w:t>
      </w:r>
      <w:r w:rsidR="00846C5B" w:rsidRPr="005F1E8D">
        <w:rPr>
          <w:rFonts w:ascii="Cambria Math" w:hAnsi="Cambria Math" w:cs="Cambria Math"/>
        </w:rPr>
        <w:t>₄⁺</w:t>
      </w:r>
      <w:r w:rsidR="00846C5B" w:rsidRPr="005F1E8D">
        <w:t xml:space="preserve"> </w:t>
      </w:r>
      <w:r w:rsidR="009B2182">
        <w:t>was negative</w:t>
      </w:r>
      <w:r w:rsidR="009B2182" w:rsidRPr="005F1E8D">
        <w:t xml:space="preserve"> </w:t>
      </w:r>
      <w:r w:rsidR="00846C5B" w:rsidRPr="005F1E8D">
        <w:t>between samples taken 5 m apart at the no-kelp control site</w:t>
      </w:r>
      <w:r w:rsidR="00846C5B">
        <w:t>s</w:t>
      </w:r>
      <w:r w:rsidR="00846C5B" w:rsidRPr="005F1E8D">
        <w:t xml:space="preserve"> (p = 0.</w:t>
      </w:r>
      <w:r w:rsidR="00846C5B">
        <w:t>003</w:t>
      </w:r>
      <w:r w:rsidR="00F02795">
        <w:t>;</w:t>
      </w:r>
      <w:r w:rsidR="00846C5B" w:rsidRPr="005F1E8D">
        <w:t xml:space="preserve"> </w:t>
      </w:r>
      <w:r w:rsidR="00846C5B" w:rsidRPr="005F1E8D">
        <w:rPr>
          <w:highlight w:val="green"/>
        </w:rPr>
        <w:t xml:space="preserve">Fig. </w:t>
      </w:r>
      <w:r w:rsidR="00A41148">
        <w:rPr>
          <w:highlight w:val="green"/>
        </w:rPr>
        <w:t>3b</w:t>
      </w:r>
      <w:r w:rsidR="00846C5B" w:rsidRPr="005F1E8D">
        <w:t>).</w:t>
      </w:r>
      <w:r w:rsidR="00275834">
        <w:rPr>
          <w:color w:val="000000"/>
        </w:rPr>
        <w:t xml:space="preserve"> </w:t>
      </w:r>
      <w:r w:rsidR="002C2F6E">
        <w:rPr>
          <w:color w:val="000000"/>
        </w:rPr>
        <w:t xml:space="preserve">For the single-family models, five families displayed significant relationships between biomass and </w:t>
      </w:r>
      <w:r w:rsidR="002C2F6E" w:rsidRPr="005F1E8D">
        <w:t>∆NH</w:t>
      </w:r>
      <w:r w:rsidR="002C2F6E" w:rsidRPr="005F1E8D">
        <w:rPr>
          <w:rFonts w:ascii="Cambria Math" w:hAnsi="Cambria Math" w:cs="Cambria Math"/>
        </w:rPr>
        <w:t>₄⁺</w:t>
      </w:r>
      <w:r w:rsidR="002C2F6E">
        <w:rPr>
          <w:rFonts w:ascii="Cambria Math" w:hAnsi="Cambria Math" w:cs="Cambria Math"/>
        </w:rPr>
        <w:t xml:space="preserve">, while the biomass of </w:t>
      </w:r>
      <w:proofErr w:type="spellStart"/>
      <w:r w:rsidR="002C2F6E">
        <w:rPr>
          <w:rFonts w:ascii="Cambria Math" w:hAnsi="Cambria Math" w:cs="Cambria Math"/>
        </w:rPr>
        <w:t>Gobiidae</w:t>
      </w:r>
      <w:proofErr w:type="spellEnd"/>
      <w:r w:rsidR="002C2F6E">
        <w:rPr>
          <w:rFonts w:ascii="Cambria Math" w:hAnsi="Cambria Math" w:cs="Cambria Math"/>
        </w:rPr>
        <w:t xml:space="preserve"> was negatively correlated with </w:t>
      </w:r>
      <w:r w:rsidR="002C2F6E" w:rsidRPr="005F1E8D">
        <w:t>∆NH</w:t>
      </w:r>
      <w:r w:rsidR="002C2F6E" w:rsidRPr="005F1E8D">
        <w:rPr>
          <w:rFonts w:ascii="Cambria Math" w:hAnsi="Cambria Math" w:cs="Cambria Math"/>
        </w:rPr>
        <w:t>₄⁺</w:t>
      </w:r>
      <w:r w:rsidR="002C2F6E">
        <w:rPr>
          <w:rFonts w:ascii="Cambria Math" w:hAnsi="Cambria Math" w:cs="Cambria Math"/>
        </w:rPr>
        <w:t xml:space="preserve"> (</w:t>
      </w:r>
      <w:r w:rsidR="002C2F6E" w:rsidRPr="002C2F6E">
        <w:rPr>
          <w:rFonts w:ascii="Cambria Math" w:hAnsi="Cambria Math" w:cs="Cambria Math"/>
          <w:highlight w:val="green"/>
        </w:rPr>
        <w:t>Supplement 2 Fig. 2 and Table 2</w:t>
      </w:r>
      <w:r w:rsidR="002C2F6E">
        <w:rPr>
          <w:rFonts w:ascii="Cambria Math" w:hAnsi="Cambria Math" w:cs="Cambria Math"/>
        </w:rPr>
        <w:t>).</w:t>
      </w:r>
    </w:p>
    <w:p w14:paraId="0CF63111" w14:textId="6879AB61" w:rsidR="00623DD8" w:rsidRDefault="0069194B" w:rsidP="00623DD8">
      <w:pPr>
        <w:spacing w:line="480" w:lineRule="auto"/>
      </w:pPr>
      <w:r w:rsidRPr="005F1E8D">
        <w:tab/>
        <w:t xml:space="preserve">We found </w:t>
      </w:r>
      <w:r w:rsidR="00C146F7" w:rsidRPr="005F1E8D">
        <w:t xml:space="preserve">mixed evidence for </w:t>
      </w:r>
      <w:r w:rsidR="009B2182">
        <w:t xml:space="preserve">animal-related </w:t>
      </w:r>
      <w:r w:rsidR="006F3E6B" w:rsidRPr="005F1E8D">
        <w:t xml:space="preserve">variability </w:t>
      </w:r>
      <w:r w:rsidR="009B2182">
        <w:t xml:space="preserve">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9B2182">
        <w:t xml:space="preserve">concentration </w:t>
      </w:r>
      <w:r w:rsidR="00682CDC" w:rsidRPr="005F1E8D">
        <w:t xml:space="preserve">at </w:t>
      </w:r>
      <w:r w:rsidR="009B2182">
        <w:t xml:space="preserve">the </w:t>
      </w:r>
      <w:r w:rsidR="00682CDC" w:rsidRPr="005F1E8D">
        <w:t>small</w:t>
      </w:r>
      <w:r w:rsidR="009B2182">
        <w:t>est</w:t>
      </w:r>
      <w:r w:rsidR="00682CDC" w:rsidRPr="005F1E8D">
        <w:t xml:space="preserve"> scale</w:t>
      </w:r>
      <w:r w:rsidR="009B2182">
        <w:t xml:space="preserve"> studied</w:t>
      </w:r>
      <w:r w:rsidR="00C146F7" w:rsidRPr="005F1E8D">
        <w:t xml:space="preserve">. For sea cucumbers, we found </w:t>
      </w:r>
      <w:r w:rsidRPr="005F1E8D">
        <w:t>no effect of sea cucumber density on cage NH</w:t>
      </w:r>
      <w:r w:rsidRPr="005F1E8D">
        <w:rPr>
          <w:rFonts w:ascii="Cambria Math" w:hAnsi="Cambria Math" w:cs="Cambria Math"/>
        </w:rPr>
        <w:t>₄⁺</w:t>
      </w:r>
      <w:r w:rsidRPr="005F1E8D">
        <w:t xml:space="preserve"> concentration</w:t>
      </w:r>
      <w:r w:rsidR="00122300">
        <w:t xml:space="preserve"> despite a supply rate of 14 </w:t>
      </w:r>
      <w:proofErr w:type="spellStart"/>
      <w:r w:rsidR="00122300">
        <w:t>μM</w:t>
      </w:r>
      <w:proofErr w:type="spellEnd"/>
      <w:r w:rsidR="00122300">
        <w:t xml:space="preserve">/h and 28 </w:t>
      </w:r>
      <w:proofErr w:type="spellStart"/>
      <w:r w:rsidR="00122300">
        <w:t>μM</w:t>
      </w:r>
      <w:proofErr w:type="spellEnd"/>
      <w:r w:rsidR="00122300">
        <w:t xml:space="preserve">/h for the low and high treatments, respectively. </w:t>
      </w:r>
      <w:r w:rsidR="00A05F3B">
        <w:t>Overall, the mean NH₄⁺ concentration</w:t>
      </w:r>
      <w:r w:rsidR="00B1705D">
        <w:t xml:space="preserve"> was 0.92 ± 0.04 </w:t>
      </w:r>
      <w:proofErr w:type="spellStart"/>
      <w:r w:rsidR="00B1705D">
        <w:t>μM</w:t>
      </w:r>
      <w:proofErr w:type="spellEnd"/>
      <w:r w:rsidR="00B1705D">
        <w:t xml:space="preserve"> across all cages </w:t>
      </w:r>
      <w:r w:rsidR="00B1705D" w:rsidRPr="005F1E8D">
        <w:t>(</w:t>
      </w:r>
      <w:r w:rsidR="00C826A7">
        <w:t xml:space="preserve">LM, </w:t>
      </w:r>
      <w:r w:rsidR="00B1705D" w:rsidRPr="005F1E8D">
        <w:t>p &gt; 0.75 for both treatments</w:t>
      </w:r>
      <w:r w:rsidR="00F02795">
        <w:t>;</w:t>
      </w:r>
      <w:r w:rsidR="00B1705D" w:rsidRPr="005F1E8D">
        <w:t xml:space="preserve"> </w:t>
      </w:r>
      <w:r w:rsidR="00B1705D" w:rsidRPr="005F1E8D">
        <w:rPr>
          <w:highlight w:val="green"/>
        </w:rPr>
        <w:t xml:space="preserve">Fig. </w:t>
      </w:r>
      <w:r w:rsidR="00377E7D">
        <w:rPr>
          <w:highlight w:val="green"/>
        </w:rPr>
        <w:t>4</w:t>
      </w:r>
      <w:r w:rsidR="00B1705D" w:rsidRPr="005F1E8D">
        <w:rPr>
          <w:highlight w:val="green"/>
        </w:rPr>
        <w:t>a</w:t>
      </w:r>
      <w:r w:rsidR="00B1705D" w:rsidRPr="005F1E8D">
        <w:t>)</w:t>
      </w:r>
      <w:r w:rsidRPr="005F1E8D">
        <w:t xml:space="preserve">. However, we </w:t>
      </w:r>
      <w:r w:rsidR="00DE371F">
        <w:t>see</w:t>
      </w:r>
      <w:r w:rsidRPr="005F1E8D">
        <w:t xml:space="preserve"> a positive effect of cage depth</w:t>
      </w:r>
      <w:r w:rsidR="00B317B9">
        <w:t>, whereby NH</w:t>
      </w:r>
      <w:r w:rsidR="00B317B9">
        <w:rPr>
          <w:rFonts w:ascii="Cambria Math" w:hAnsi="Cambria Math" w:cs="Cambria Math"/>
        </w:rPr>
        <w:t>₄⁺</w:t>
      </w:r>
      <w:r w:rsidR="00B317B9">
        <w:t xml:space="preserve"> increased </w:t>
      </w:r>
      <w:r w:rsidR="009B2182">
        <w:t xml:space="preserve">by </w:t>
      </w:r>
      <w:r w:rsidR="00B1705D">
        <w:t xml:space="preserve">0.38 ± 0.05 </w:t>
      </w:r>
      <w:proofErr w:type="spellStart"/>
      <w:r w:rsidR="00B1705D">
        <w:t>μM</w:t>
      </w:r>
      <w:proofErr w:type="spellEnd"/>
      <w:r w:rsidR="009B2182">
        <w:t xml:space="preserve"> per m increase in depth</w:t>
      </w:r>
      <w:r w:rsidRPr="005F1E8D">
        <w:t xml:space="preserve"> (p &lt; 0.001). For red rock crabs, </w:t>
      </w:r>
      <w:r w:rsidR="00BF7831">
        <w:t xml:space="preserve">both </w:t>
      </w:r>
      <w:r w:rsidRPr="005F1E8D">
        <w:t xml:space="preserve">medium and large crabs significantly increased the </w:t>
      </w:r>
      <w:r w:rsidR="00682CDC" w:rsidRPr="005F1E8D">
        <w:t xml:space="preserve">cage </w:t>
      </w:r>
      <w:r w:rsidRPr="005F1E8D">
        <w:t>NH</w:t>
      </w:r>
      <w:r w:rsidRPr="005F1E8D">
        <w:rPr>
          <w:rFonts w:ascii="Cambria Math" w:hAnsi="Cambria Math" w:cs="Cambria Math"/>
        </w:rPr>
        <w:t>₄⁺</w:t>
      </w:r>
      <w:r w:rsidRPr="005F1E8D">
        <w:t xml:space="preserve"> concentration relative to control cages</w:t>
      </w:r>
      <w:r w:rsidR="009B2182">
        <w:t>,</w:t>
      </w:r>
      <w:r w:rsidR="00B1705D">
        <w:t xml:space="preserve"> by 8</w:t>
      </w:r>
      <w:r w:rsidR="00CC5E86">
        <w:t>.7</w:t>
      </w:r>
      <w:r w:rsidR="00124C17">
        <w:t>x</w:t>
      </w:r>
      <w:r w:rsidR="00B1705D">
        <w:t xml:space="preserve"> and 12</w:t>
      </w:r>
      <w:r w:rsidR="00CC5E86">
        <w:t>.1x</w:t>
      </w:r>
      <w:r w:rsidR="00B1705D">
        <w:t xml:space="preserve"> respectively (GLMM, </w:t>
      </w:r>
      <w:r w:rsidR="00AE4869" w:rsidRPr="005F1E8D">
        <w:t>p &lt; 0.001</w:t>
      </w:r>
      <w:r w:rsidR="00AE4869">
        <w:t xml:space="preserve"> for all</w:t>
      </w:r>
      <w:r w:rsidR="00F02795">
        <w:t>;</w:t>
      </w:r>
      <w:r w:rsidR="00AE4869" w:rsidRPr="005F1E8D">
        <w:t xml:space="preserve"> </w:t>
      </w:r>
      <w:r w:rsidR="00AE4869" w:rsidRPr="005F1E8D">
        <w:rPr>
          <w:highlight w:val="green"/>
        </w:rPr>
        <w:t xml:space="preserve">Fig. </w:t>
      </w:r>
      <w:r w:rsidR="00377E7D">
        <w:rPr>
          <w:highlight w:val="green"/>
        </w:rPr>
        <w:t>4</w:t>
      </w:r>
      <w:r w:rsidR="00AE4869" w:rsidRPr="005F1E8D">
        <w:rPr>
          <w:highlight w:val="green"/>
        </w:rPr>
        <w:t>b</w:t>
      </w:r>
      <w:r w:rsidR="00AE4869" w:rsidRPr="005F1E8D">
        <w:t>).</w:t>
      </w:r>
      <w:r w:rsidR="00AE4869">
        <w:t xml:space="preserve"> </w:t>
      </w:r>
      <w:r w:rsidR="007C783C">
        <w:t>Medium crabs excreted on average 88</w:t>
      </w:r>
      <w:r w:rsidR="007C783C" w:rsidRPr="007C783C">
        <w:t xml:space="preserve"> </w:t>
      </w:r>
      <w:proofErr w:type="spellStart"/>
      <w:r w:rsidR="007C783C">
        <w:t>μM</w:t>
      </w:r>
      <w:proofErr w:type="spellEnd"/>
      <w:r w:rsidR="007C783C">
        <w:t xml:space="preserve">/h while large crabs excreted 150 </w:t>
      </w:r>
      <w:proofErr w:type="spellStart"/>
      <w:r w:rsidR="007C783C">
        <w:t>μM</w:t>
      </w:r>
      <w:proofErr w:type="spellEnd"/>
      <w:r w:rsidR="007C783C">
        <w:t xml:space="preserve">/h. </w:t>
      </w:r>
    </w:p>
    <w:p w14:paraId="27F89CE8" w14:textId="77777777" w:rsidR="00094986" w:rsidRDefault="00094986" w:rsidP="00623DD8">
      <w:pPr>
        <w:spacing w:line="480" w:lineRule="auto"/>
      </w:pPr>
    </w:p>
    <w:p w14:paraId="58BB57C9" w14:textId="18DE8776" w:rsidR="00094986" w:rsidRPr="00094986" w:rsidRDefault="00094986" w:rsidP="00623DD8">
      <w:pPr>
        <w:spacing w:line="480" w:lineRule="auto"/>
        <w:rPr>
          <w:b/>
          <w:bCs/>
        </w:rPr>
      </w:pPr>
      <w:commentRangeStart w:id="25"/>
      <w:r w:rsidRPr="00094986">
        <w:rPr>
          <w:b/>
          <w:bCs/>
        </w:rPr>
        <w:t>Discussion</w:t>
      </w:r>
      <w:commentRangeEnd w:id="25"/>
      <w:r w:rsidR="0042004A">
        <w:rPr>
          <w:rStyle w:val="CommentReference"/>
        </w:rPr>
        <w:commentReference w:id="25"/>
      </w:r>
    </w:p>
    <w:p w14:paraId="7BD5CB5E" w14:textId="0BF0B063" w:rsidR="00057B69" w:rsidRDefault="004934ED" w:rsidP="00623DD8">
      <w:pPr>
        <w:spacing w:line="480" w:lineRule="auto"/>
      </w:pPr>
      <w:r>
        <w:lastRenderedPageBreak/>
        <w:t>We found evidence of variability of animal-regenerated nutrients</w:t>
      </w:r>
      <w:r w:rsidR="00A5377F">
        <w:t xml:space="preserve"> from the </w:t>
      </w:r>
      <w:commentRangeStart w:id="26"/>
      <w:r w:rsidR="00A5377F">
        <w:t>largest to the smallest scale examined</w:t>
      </w:r>
      <w:commentRangeEnd w:id="26"/>
      <w:r w:rsidR="00F02795">
        <w:rPr>
          <w:rStyle w:val="CommentReference"/>
        </w:rPr>
        <w:commentReference w:id="26"/>
      </w:r>
      <w:r w:rsidR="004F21D6">
        <w:t xml:space="preserve">, </w:t>
      </w:r>
      <w:r w:rsidR="008D0B85">
        <w:t xml:space="preserve">although </w:t>
      </w:r>
      <w:r w:rsidR="004F21D6">
        <w:t xml:space="preserve">the strength </w:t>
      </w:r>
      <w:r w:rsidR="008D0B85">
        <w:t>of the</w:t>
      </w:r>
      <w:r w:rsidR="004F21D6">
        <w:t xml:space="preserve"> signal</w:t>
      </w:r>
      <w:r w:rsidR="008D0B85">
        <w:t xml:space="preserve"> </w:t>
      </w:r>
      <w:r w:rsidR="004F21D6">
        <w:t>varied</w:t>
      </w:r>
      <w:r>
        <w:t xml:space="preserve">. </w:t>
      </w:r>
      <w:r w:rsidR="004739F8">
        <w:t xml:space="preserve">Ammonium </w:t>
      </w:r>
      <w:r w:rsidR="001440F3">
        <w:t>(</w:t>
      </w:r>
      <w:r w:rsidR="001440F3" w:rsidRPr="005F1E8D">
        <w:rPr>
          <w:color w:val="000000"/>
        </w:rPr>
        <w:t>NH</w:t>
      </w:r>
      <w:r w:rsidR="001440F3" w:rsidRPr="005F1E8D">
        <w:rPr>
          <w:rFonts w:ascii="Cambria Math" w:hAnsi="Cambria Math" w:cs="Cambria Math"/>
          <w:color w:val="000000"/>
        </w:rPr>
        <w:t>₄⁺</w:t>
      </w:r>
      <w:r w:rsidR="001440F3">
        <w:t xml:space="preserve">) </w:t>
      </w:r>
      <w:r w:rsidR="004739F8">
        <w:t xml:space="preserve">varied </w:t>
      </w:r>
      <w:r w:rsidR="00A5377F">
        <w:t xml:space="preserve">by </w:t>
      </w:r>
      <w:r w:rsidR="004739F8">
        <w:t xml:space="preserve">up to </w:t>
      </w:r>
      <w:r w:rsidR="00D31F5B">
        <w:t>1</w:t>
      </w:r>
      <w:r w:rsidR="00B23B37">
        <w:t>6x</w:t>
      </w:r>
      <w:r w:rsidR="004739F8">
        <w:t xml:space="preserve"> between rocky reef sites</w:t>
      </w:r>
      <w:r w:rsidR="00A5575A">
        <w:t xml:space="preserve"> within a year</w:t>
      </w:r>
      <w:r w:rsidR="004739F8">
        <w:t xml:space="preserve">, </w:t>
      </w:r>
      <w:r w:rsidR="00B23B37">
        <w:t>1.9x</w:t>
      </w:r>
      <w:r w:rsidR="004739F8">
        <w:t xml:space="preserve"> inside vs outside kelp forests, and </w:t>
      </w:r>
      <w:r w:rsidR="00B23B37">
        <w:t>4</w:t>
      </w:r>
      <w:r w:rsidR="00F1731A">
        <w:t>0</w:t>
      </w:r>
      <w:r w:rsidR="00B23B37">
        <w:t>x</w:t>
      </w:r>
      <w:r w:rsidR="004739F8">
        <w:t xml:space="preserve"> between cages with </w:t>
      </w:r>
      <w:r w:rsidR="00F07053">
        <w:t>and</w:t>
      </w:r>
      <w:r w:rsidR="004739F8">
        <w:t xml:space="preserve"> </w:t>
      </w:r>
      <w:r w:rsidR="00A5377F">
        <w:t>without crabs</w:t>
      </w:r>
      <w:r w:rsidR="00963154">
        <w:t xml:space="preserve">. </w:t>
      </w:r>
      <w:commentRangeStart w:id="27"/>
      <w:commentRangeStart w:id="28"/>
      <w:r w:rsidR="001828F2">
        <w:t>Water flow</w:t>
      </w:r>
      <w:r>
        <w:t xml:space="preserve"> </w:t>
      </w:r>
      <w:commentRangeEnd w:id="27"/>
      <w:r w:rsidR="000537A3">
        <w:rPr>
          <w:rStyle w:val="CommentReference"/>
        </w:rPr>
        <w:commentReference w:id="27"/>
      </w:r>
      <w:commentRangeEnd w:id="28"/>
      <w:r w:rsidR="000537A3">
        <w:rPr>
          <w:rStyle w:val="CommentReference"/>
        </w:rPr>
        <w:commentReference w:id="28"/>
      </w:r>
      <w:r>
        <w:t xml:space="preserve">mediated the capacity for animals to </w:t>
      </w:r>
      <w:r w:rsidR="009A1C7A">
        <w:t>saturate</w:t>
      </w:r>
      <w:r>
        <w:t xml:space="preserve"> the water column with nutrients; </w:t>
      </w:r>
      <w:r w:rsidR="009A1C7A">
        <w:t>among sites a flooding</w:t>
      </w:r>
      <w:r>
        <w:t xml:space="preserve"> </w:t>
      </w:r>
      <w:r w:rsidR="009A1C7A">
        <w:t xml:space="preserve">tide </w:t>
      </w:r>
      <w:r>
        <w:t>seemed to “wash away” the impact of animals on NH₄⁺ concentrations</w:t>
      </w:r>
      <w:r w:rsidR="00225DAD">
        <w:t xml:space="preserve">. </w:t>
      </w:r>
      <w:r w:rsidR="008D0B85">
        <w:t xml:space="preserve">In contrast, </w:t>
      </w:r>
      <w:r w:rsidR="009A1C7A">
        <w:t>within sites</w:t>
      </w:r>
      <w:r w:rsidR="008D0B85">
        <w:t>,</w:t>
      </w:r>
      <w:r w:rsidR="009A1C7A">
        <w:t xml:space="preserve"> moving water made kelps’ ability to slow flow and trap animal-regenerated nutrients more pronounced. In the very-small scale caging experiments we only detected an effect </w:t>
      </w:r>
      <w:r w:rsidR="00A5377F">
        <w:t xml:space="preserve">when the nutrient providers were crabs – an effect that we attribute mainly to the low water flow in </w:t>
      </w:r>
      <w:r w:rsidR="009A1C7A">
        <w:t>the protected inlet</w:t>
      </w:r>
      <w:r w:rsidR="00A5377F">
        <w:t xml:space="preserve"> rather than to </w:t>
      </w:r>
      <w:r w:rsidR="009816FC">
        <w:t xml:space="preserve">the taxa. </w:t>
      </w:r>
      <w:r w:rsidR="00E94D69">
        <w:t>Nevertheless, across all three scales</w:t>
      </w:r>
      <w:r w:rsidR="00A5575A">
        <w:t>, there was</w:t>
      </w:r>
      <w:r w:rsidR="00E94D69">
        <w:t xml:space="preserve"> animal-mediated spatial heterogeneity in nutrient availability</w:t>
      </w:r>
      <w:r w:rsidR="00A5575A">
        <w:t>, which</w:t>
      </w:r>
      <w:r w:rsidR="00E94D69">
        <w:t xml:space="preserve"> may contribute to bottom-up effects.  </w:t>
      </w:r>
    </w:p>
    <w:p w14:paraId="5C832253" w14:textId="77777777" w:rsidR="00306F1F" w:rsidRDefault="00306F1F" w:rsidP="00623DD8">
      <w:pPr>
        <w:spacing w:line="480" w:lineRule="auto"/>
      </w:pPr>
    </w:p>
    <w:p w14:paraId="4C50880F" w14:textId="6EFCC64A" w:rsidR="00306F1F" w:rsidRPr="00306F1F" w:rsidRDefault="00306F1F" w:rsidP="00623DD8">
      <w:pPr>
        <w:spacing w:line="480" w:lineRule="auto"/>
        <w:rPr>
          <w:i/>
          <w:iCs/>
        </w:rPr>
      </w:pPr>
      <w:r w:rsidRPr="00306F1F">
        <w:rPr>
          <w:i/>
          <w:iCs/>
        </w:rPr>
        <w:t>Meso-scale</w:t>
      </w:r>
      <w:r w:rsidR="00A5377F">
        <w:rPr>
          <w:i/>
          <w:iCs/>
        </w:rPr>
        <w:t xml:space="preserve"> variation</w:t>
      </w:r>
    </w:p>
    <w:p w14:paraId="17F00B66" w14:textId="5A1AC10A" w:rsidR="009509EA" w:rsidRDefault="004036C6" w:rsidP="00497588">
      <w:pPr>
        <w:spacing w:line="480" w:lineRule="auto"/>
      </w:pPr>
      <w:r w:rsidRPr="00BA1DFE">
        <w:t xml:space="preserve">Among rocky reef sites, </w:t>
      </w:r>
      <w:r w:rsidR="002B53A4" w:rsidRPr="00BA1DFE">
        <w:t>we detected a 1</w:t>
      </w:r>
      <w:r w:rsidR="00D44394">
        <w:t>6</w:t>
      </w:r>
      <w:r w:rsidR="002B53A4" w:rsidRPr="00BA1DFE">
        <w:t xml:space="preserve">-fold difference in NH₄⁺ </w:t>
      </w:r>
      <w:r w:rsidR="00FE54CE">
        <w:t>among</w:t>
      </w:r>
      <w:r w:rsidR="00FE54CE" w:rsidRPr="00BA1DFE">
        <w:t xml:space="preserve"> </w:t>
      </w:r>
      <w:r w:rsidR="001C535E">
        <w:t xml:space="preserve">sites with </w:t>
      </w:r>
      <w:r w:rsidR="002B53A4" w:rsidRPr="00BA1DFE">
        <w:t xml:space="preserve">the lowest and highest </w:t>
      </w:r>
      <w:r w:rsidR="001C535E">
        <w:t>concentrations</w:t>
      </w:r>
      <w:r w:rsidR="00E271AE">
        <w:t xml:space="preserve">. </w:t>
      </w:r>
      <w:r w:rsidR="008955F6" w:rsidRPr="00BA1DFE">
        <w:t xml:space="preserve">This </w:t>
      </w:r>
      <w:r w:rsidR="001C535E">
        <w:t xml:space="preserve">difference </w:t>
      </w:r>
      <w:r w:rsidR="008955F6" w:rsidRPr="00BA1DFE">
        <w:t xml:space="preserve">is substantially </w:t>
      </w:r>
      <w:r w:rsidR="008270B2">
        <w:t>greater</w:t>
      </w:r>
      <w:r w:rsidR="008955F6" w:rsidRPr="00BA1DFE">
        <w:t xml:space="preserve"> than </w:t>
      </w:r>
      <w:r w:rsidR="001C535E">
        <w:t xml:space="preserve">previous </w:t>
      </w:r>
      <w:r w:rsidR="008955F6" w:rsidRPr="00BA1DFE">
        <w:t>measurements of among-site variation in nitrate (3.7x and 6.5x</w:t>
      </w:r>
      <w:r w:rsidR="00BA1DFE" w:rsidRPr="00BA1DFE">
        <w:t>) and (0.4x and 0.8x) from the same region</w:t>
      </w:r>
      <w:r w:rsidR="008955F6" w:rsidRPr="00BA1DFE">
        <w:t xml:space="preserve"> </w:t>
      </w:r>
      <w:r w:rsidR="008955F6" w:rsidRPr="00BA1DFE">
        <w:fldChar w:fldCharType="begin"/>
      </w:r>
      <w:r w:rsidR="008955F6" w:rsidRPr="00BA1DFE">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fldChar w:fldCharType="separate"/>
      </w:r>
      <w:r w:rsidR="008955F6" w:rsidRPr="00BA1DFE">
        <w:rPr>
          <w:noProof/>
        </w:rPr>
        <w:t>(Druehl et al., 1989; Hurd et al., 2000)</w:t>
      </w:r>
      <w:r w:rsidR="008955F6" w:rsidRPr="00BA1DFE">
        <w:fldChar w:fldCharType="end"/>
      </w:r>
      <w:r w:rsidR="00F07053">
        <w:t>. It is also</w:t>
      </w:r>
      <w:r w:rsidR="007014A8">
        <w:t xml:space="preserve"> </w:t>
      </w:r>
      <w:r w:rsidR="00BA1DFE" w:rsidRPr="00BA1DFE">
        <w:t xml:space="preserve">larger than among-site NH₄⁺ differences measured in nearby </w:t>
      </w:r>
      <w:r w:rsidR="001C535E">
        <w:t xml:space="preserve">Washington </w:t>
      </w:r>
      <w:r w:rsidR="00FE54CE">
        <w:t>S</w:t>
      </w:r>
      <w:r w:rsidR="001C535E">
        <w:t>tate</w:t>
      </w:r>
      <w:r w:rsidR="001C535E" w:rsidRPr="00BA1DFE">
        <w:t xml:space="preserve"> </w:t>
      </w:r>
      <w:r w:rsidR="00BA1DFE" w:rsidRPr="00BA1DFE">
        <w:t>(1.1x</w:t>
      </w:r>
      <w:r w:rsidR="004F2705">
        <w:t>,</w:t>
      </w:r>
      <w:r w:rsidR="00BA1DFE" w:rsidRPr="00BA1DFE">
        <w:t xml:space="preserve"> </w:t>
      </w:r>
      <w:r w:rsidR="00BA1DFE" w:rsidRPr="00BA1DFE">
        <w:fldChar w:fldCharType="begin"/>
      </w:r>
      <w:r w:rsidR="00A01D2E">
        <w:instrText xml:space="preserve"> ADDIN ZOTERO_ITEM CSL_CITATION {"citationID":"8Drx5Rdr","properties":{"formattedCitation":"(Pfister et al., 2014)","plainCitation":"(Pfister et al., 2014)","dontUpdate":true,"noteIndex":0},"citationItems":[{"id":1572,"uris":["http://zotero.org/users/local/idKDtb7T/items/Z39FCYT6"],"itemData":{"id":1572,"type":"article-journal","abstract":"Animal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fldChar w:fldCharType="separate"/>
      </w:r>
      <w:r w:rsidR="00BA1DFE" w:rsidRPr="00BA1DFE">
        <w:rPr>
          <w:noProof/>
        </w:rPr>
        <w:t>Pfister et al., 2014)</w:t>
      </w:r>
      <w:r w:rsidR="00BA1DFE" w:rsidRPr="00BA1DFE">
        <w:fldChar w:fldCharType="end"/>
      </w:r>
      <w:r w:rsidR="00BA1DFE">
        <w:t xml:space="preserve">. </w:t>
      </w:r>
      <w:r w:rsidR="00B13313">
        <w:t xml:space="preserve">We had predicted that variation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B13313">
        <w:t>concentration among sites would be driven primarily by animal abundance. We were partly correct since t</w:t>
      </w:r>
      <w:r w:rsidR="001C535E">
        <w:t>he only</w:t>
      </w:r>
      <w:r w:rsidR="0042004A">
        <w:t xml:space="preserve"> significant</w:t>
      </w:r>
      <w:r w:rsidR="001C535E">
        <w:t xml:space="preserve"> predictor of among-site differences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1C535E">
        <w:t>was</w:t>
      </w:r>
      <w:r w:rsidR="00BA1DFE">
        <w:t xml:space="preserve"> a</w:t>
      </w:r>
      <w:r w:rsidR="00AF52A3">
        <w:t xml:space="preserve"> negative</w:t>
      </w:r>
      <w:r w:rsidR="00BA1DFE">
        <w:t xml:space="preserve"> interaction between tide exchange and animal abundance, whereby animal excretions may enrich the seawater when the tide is </w:t>
      </w:r>
      <w:r w:rsidR="001C535E">
        <w:t>ebbing</w:t>
      </w:r>
      <w:r w:rsidR="00BA1DFE">
        <w:t xml:space="preserve"> and standing still, but </w:t>
      </w:r>
      <w:r w:rsidR="001C535E">
        <w:t xml:space="preserve">the effect of animal abundance is washed away </w:t>
      </w:r>
      <w:r w:rsidR="00BA1DFE">
        <w:t>when the tide comes in.</w:t>
      </w:r>
      <w:r w:rsidR="00A9700D">
        <w:t xml:space="preserve"> We did not </w:t>
      </w:r>
      <w:r w:rsidR="00525526">
        <w:t>quantify</w:t>
      </w:r>
      <w:r w:rsidR="00A9700D">
        <w:t xml:space="preserve"> intertidal animals </w:t>
      </w:r>
      <w:r w:rsidR="00525526">
        <w:t xml:space="preserve">or </w:t>
      </w:r>
      <w:r w:rsidR="00525526">
        <w:lastRenderedPageBreak/>
        <w:t>microbial regeneration, which are additional sources of NH₄⁺</w:t>
      </w:r>
      <w:r w:rsidR="00CF009F">
        <w:t xml:space="preserve"> </w:t>
      </w:r>
      <w:r w:rsidR="00CF009F">
        <w:fldChar w:fldCharType="begin"/>
      </w:r>
      <w:r w:rsidR="00CF009F">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fldChar w:fldCharType="separate"/>
      </w:r>
      <w:r w:rsidR="00CF009F">
        <w:rPr>
          <w:noProof/>
        </w:rPr>
        <w:t>(Aquilino et al., 2009; Lowman et al., 2023)</w:t>
      </w:r>
      <w:r w:rsidR="00CF009F">
        <w:fldChar w:fldCharType="end"/>
      </w:r>
      <w:r w:rsidR="00FE54CE">
        <w:t>,</w:t>
      </w:r>
      <w:r w:rsidR="001C535E">
        <w:t xml:space="preserve"> but these </w:t>
      </w:r>
      <w:r w:rsidR="0042004A">
        <w:t>may be</w:t>
      </w:r>
      <w:r w:rsidR="001C535E">
        <w:t xml:space="preserve"> more important in shallower waters </w:t>
      </w:r>
      <w:commentRangeStart w:id="29"/>
      <w:commentRangeStart w:id="30"/>
      <w:r w:rsidR="001C535E">
        <w:t xml:space="preserve">and </w:t>
      </w:r>
      <w:commentRangeEnd w:id="29"/>
      <w:r w:rsidR="00F07053">
        <w:rPr>
          <w:rStyle w:val="CommentReference"/>
        </w:rPr>
        <w:commentReference w:id="29"/>
      </w:r>
      <w:commentRangeEnd w:id="30"/>
      <w:r w:rsidR="00F1021C">
        <w:rPr>
          <w:rStyle w:val="CommentReference"/>
        </w:rPr>
        <w:commentReference w:id="30"/>
      </w:r>
      <w:r w:rsidR="001C535E">
        <w:t xml:space="preserve">soft-sediment areas than on the </w:t>
      </w:r>
      <w:r w:rsidR="000D0CF1">
        <w:t xml:space="preserve">subtidal </w:t>
      </w:r>
      <w:r w:rsidR="001C535E">
        <w:t>rock</w:t>
      </w:r>
      <w:r w:rsidR="00AD03E0">
        <w:t>y</w:t>
      </w:r>
      <w:r w:rsidR="001C535E">
        <w:t xml:space="preserve"> reefs we </w:t>
      </w:r>
      <w:commentRangeStart w:id="31"/>
      <w:r w:rsidR="001C535E">
        <w:t>studied</w:t>
      </w:r>
      <w:commentRangeEnd w:id="31"/>
      <w:r w:rsidR="00F07053">
        <w:rPr>
          <w:rStyle w:val="CommentReference"/>
        </w:rPr>
        <w:commentReference w:id="31"/>
      </w:r>
      <w:r w:rsidR="00525526">
        <w:t>.</w:t>
      </w:r>
      <w:r w:rsidR="00F03F07">
        <w:t xml:space="preserve"> </w:t>
      </w:r>
      <w:r w:rsidR="001C535E">
        <w:t>We conclude that</w:t>
      </w:r>
      <w:r w:rsidR="00525526">
        <w:t xml:space="preserve"> </w:t>
      </w:r>
      <w:r w:rsidR="00686D1B">
        <w:t>CND</w:t>
      </w:r>
      <w:r w:rsidR="00525526">
        <w:t xml:space="preserve"> likely contribute</w:t>
      </w:r>
      <w:r w:rsidR="0042004A">
        <w:t>s</w:t>
      </w:r>
      <w:r w:rsidR="00525526">
        <w:t xml:space="preserve"> to meso-scale</w:t>
      </w:r>
      <w:r w:rsidR="00A9700D">
        <w:t xml:space="preserve"> variation in NH₄⁺ </w:t>
      </w:r>
      <w:r w:rsidR="00B50E76">
        <w:t xml:space="preserve">in an unexpected, dynamic, tide-associated manner, </w:t>
      </w:r>
      <w:r w:rsidR="00A9700D">
        <w:t>which could drive among-site variation in primary productivity</w:t>
      </w:r>
      <w:r w:rsidR="00525526">
        <w:t xml:space="preserve"> and thus bottom-up control</w:t>
      </w:r>
      <w:r w:rsidR="00A9700D">
        <w:t xml:space="preserve">. </w:t>
      </w:r>
    </w:p>
    <w:p w14:paraId="6A6EF8AF" w14:textId="77777777" w:rsidR="00306F1F" w:rsidRDefault="00306F1F" w:rsidP="00DE371F">
      <w:pPr>
        <w:spacing w:line="480" w:lineRule="auto"/>
      </w:pPr>
    </w:p>
    <w:p w14:paraId="0E3846E6" w14:textId="3978F5F8" w:rsidR="00306F1F" w:rsidRPr="00306F1F" w:rsidRDefault="00306F1F" w:rsidP="00306F1F">
      <w:pPr>
        <w:spacing w:line="480" w:lineRule="auto"/>
        <w:rPr>
          <w:i/>
          <w:iCs/>
        </w:rPr>
      </w:pPr>
      <w:r w:rsidRPr="00306F1F">
        <w:rPr>
          <w:i/>
          <w:iCs/>
        </w:rPr>
        <w:t>Small-scale</w:t>
      </w:r>
      <w:r w:rsidR="000D0CF1">
        <w:rPr>
          <w:i/>
          <w:iCs/>
        </w:rPr>
        <w:t xml:space="preserve"> variation</w:t>
      </w:r>
    </w:p>
    <w:p w14:paraId="4BB14774" w14:textId="2BCDDA15" w:rsidR="00737B8A" w:rsidRDefault="00CF009F" w:rsidP="00683C48">
      <w:pPr>
        <w:spacing w:line="480" w:lineRule="auto"/>
      </w:pPr>
      <w:r>
        <w:t xml:space="preserve">We found evidence of kelp-mediated </w:t>
      </w:r>
      <w:r w:rsidR="00DA6701">
        <w:t>nutrient variation</w:t>
      </w:r>
      <w:r w:rsidR="009509EA">
        <w:t xml:space="preserve"> on a smaller scale (5 m) than previously established</w:t>
      </w:r>
      <w:r w:rsidR="00B50E76">
        <w:t xml:space="preserve">. </w:t>
      </w:r>
      <w:r w:rsidR="00387A6E">
        <w:t>Previous studies have found that nitrate from external sources (e.g. upwelling and run-off) becomes depleted or unchanged as i</w:t>
      </w:r>
      <w:r w:rsidR="007C2BBA">
        <w:t>t f</w:t>
      </w:r>
      <w:r w:rsidR="00387A6E">
        <w:t xml:space="preserve">lows through a kelp forest </w:t>
      </w:r>
      <w:r w:rsidR="00387A6E" w:rsidRPr="007C2BBA">
        <w:rPr>
          <w:rFonts w:eastAsiaTheme="minorHAnsi"/>
          <w:color w:val="000000"/>
          <w:lang w:val="en-US"/>
        </w:rPr>
        <w:t>(Pfister et al., 2019; Stewart et al., 2009)</w:t>
      </w:r>
      <w:r w:rsidR="00FC7532">
        <w:rPr>
          <w:rFonts w:eastAsiaTheme="minorHAnsi"/>
          <w:color w:val="000000"/>
          <w:lang w:val="en-US"/>
        </w:rPr>
        <w:t>,</w:t>
      </w:r>
      <w:r w:rsidR="00387A6E">
        <w:rPr>
          <w:rFonts w:eastAsiaTheme="minorHAnsi"/>
          <w:color w:val="000000"/>
          <w:lang w:val="en-US"/>
        </w:rPr>
        <w:t xml:space="preserve"> </w:t>
      </w:r>
      <w:r w:rsidR="00387A6E" w:rsidRPr="00387A6E">
        <w:t>in contrast to NH</w:t>
      </w:r>
      <w:r w:rsidR="00387A6E" w:rsidRPr="00387A6E">
        <w:rPr>
          <w:vertAlign w:val="subscript"/>
        </w:rPr>
        <w:t>4</w:t>
      </w:r>
      <w:r w:rsidR="00387A6E" w:rsidRPr="00387A6E">
        <w:rPr>
          <w:vertAlign w:val="superscript"/>
        </w:rPr>
        <w:t>+</w:t>
      </w:r>
      <w:r w:rsidR="00387A6E" w:rsidRPr="00387A6E">
        <w:t xml:space="preserve"> which is regenerated by animals within and around the forest</w:t>
      </w:r>
      <w:r w:rsidR="007C2BBA">
        <w:t xml:space="preserve"> and seemingly retained there</w:t>
      </w:r>
      <w:r w:rsidR="00387A6E" w:rsidRPr="00387A6E">
        <w:t xml:space="preserve">. </w:t>
      </w:r>
      <w:r w:rsidR="00422C70">
        <w:t>Although h</w:t>
      </w:r>
      <w:r w:rsidR="00A83EAE">
        <w:t xml:space="preserve">igher NH₄⁺ inside high-density kelp forests has been documented </w:t>
      </w:r>
      <w:r w:rsidR="00A83EAE">
        <w:fldChar w:fldCharType="begin"/>
      </w:r>
      <w:r w:rsidR="00A01D2E">
        <w:instrText xml:space="preserve"> ADDIN ZOTERO_ITEM CSL_CITATION {"citationID":"uHQEsuv5","properties":{"formattedCitation":"(Pfister et al., 2019)","plainCitation":"(Pfister et al., 2019)","dontUpdate":true,"noteIndex":0},"citationItems":[{"id":1913,"uris":["http://zotero.org/users/local/idKDtb7T/items/IHKWXCFC"],"itemData":{"id":1913,"type":"article-journal","abstract":"Kelp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fldChar w:fldCharType="separate"/>
      </w:r>
      <w:r w:rsidR="00A83EAE">
        <w:rPr>
          <w:noProof/>
        </w:rPr>
        <w:t>(e.g., Pfister et al., 2019)</w:t>
      </w:r>
      <w:r w:rsidR="00A83EAE">
        <w:fldChar w:fldCharType="end"/>
      </w:r>
      <w:r w:rsidR="00A83EAE">
        <w:t xml:space="preserve">, these </w:t>
      </w:r>
      <w:r w:rsidR="007014A8">
        <w:t>studies</w:t>
      </w:r>
      <w:r w:rsidR="004F2705">
        <w:t xml:space="preserve"> </w:t>
      </w:r>
      <w:r w:rsidR="009509EA">
        <w:t xml:space="preserve">compared </w:t>
      </w:r>
      <w:r w:rsidR="00963154">
        <w:t>nutrient</w:t>
      </w:r>
      <w:r w:rsidR="00497588">
        <w:t xml:space="preserve"> </w:t>
      </w:r>
      <w:r w:rsidR="009509EA">
        <w:t xml:space="preserve">samples taken </w:t>
      </w:r>
      <w:r w:rsidR="00B50E76">
        <w:t xml:space="preserve">from the middle of very large kelp forests to sites more than </w:t>
      </w:r>
      <w:r w:rsidR="00963154">
        <w:t>50</w:t>
      </w:r>
      <w:r w:rsidR="009509EA">
        <w:t xml:space="preserve"> m </w:t>
      </w:r>
      <w:r w:rsidR="00B50E76">
        <w:t>away</w:t>
      </w:r>
      <w:r w:rsidR="00A83EAE">
        <w:t xml:space="preserve"> from the forest edges</w:t>
      </w:r>
      <w:r w:rsidR="00B50E76">
        <w:t xml:space="preserve"> </w:t>
      </w:r>
      <w:r w:rsidR="009509EA">
        <w:fldChar w:fldCharType="begin"/>
      </w:r>
      <w:r w:rsidR="009509EA">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fldChar w:fldCharType="separate"/>
      </w:r>
      <w:r w:rsidR="009509EA">
        <w:rPr>
          <w:noProof/>
        </w:rPr>
        <w:t>(Pfister et al., 2019; Stewart et al., 2009; Traiger et al., 2022)</w:t>
      </w:r>
      <w:r w:rsidR="009509EA">
        <w:fldChar w:fldCharType="end"/>
      </w:r>
      <w:r w:rsidR="009509EA">
        <w:t>.</w:t>
      </w:r>
      <w:r w:rsidR="004F2705">
        <w:t xml:space="preserve"> </w:t>
      </w:r>
      <w:r w:rsidR="00A83EAE">
        <w:t>B</w:t>
      </w:r>
      <w:r w:rsidR="009509EA">
        <w:t xml:space="preserve">y sampling across a gradient of kelp densities we further demonstrate a positive relationship between kelp biomass and NH₄⁺ retention. </w:t>
      </w:r>
      <w:r w:rsidR="005D42E1">
        <w:t xml:space="preserve">The retention of NH₄⁺ observed is likely due to the dampening of flow within the kelp forest bed and subsequent </w:t>
      </w:r>
      <w:r w:rsidR="001828F2">
        <w:t xml:space="preserve">flow </w:t>
      </w:r>
      <w:r w:rsidR="005D42E1">
        <w:t xml:space="preserve">acceleration around the edges </w:t>
      </w:r>
      <w:r w:rsidR="005D42E1">
        <w:fldChar w:fldCharType="begin"/>
      </w:r>
      <w:r w:rsidR="005D42E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fldChar w:fldCharType="separate"/>
      </w:r>
      <w:r w:rsidR="005D42E1">
        <w:rPr>
          <w:noProof/>
        </w:rPr>
        <w:t>(Gaylord et al., 2007; Rosman et al., 2007)</w:t>
      </w:r>
      <w:r w:rsidR="005D42E1">
        <w:fldChar w:fldCharType="end"/>
      </w:r>
      <w:r w:rsidR="005D42E1">
        <w:t xml:space="preserve">. Indeed, </w:t>
      </w:r>
      <w:r w:rsidR="00906B6A">
        <w:t xml:space="preserve">as predicted, </w:t>
      </w:r>
      <w:r w:rsidR="005D42E1">
        <w:t>we found the effect of kelp biomass on NH₄⁺ retention was more pronounced when the tide was rising (flood tide).</w:t>
      </w:r>
      <w:r w:rsidR="005D42E1" w:rsidRPr="005D42E1">
        <w:t xml:space="preserve"> </w:t>
      </w:r>
      <w:r w:rsidR="005D42E1">
        <w:t xml:space="preserve">Unfortunately, we never sampled on ebbing tides, </w:t>
      </w:r>
      <w:r w:rsidR="00A40ED6">
        <w:t xml:space="preserve">and did not quantify water motion due to waves or currents, </w:t>
      </w:r>
      <w:r w:rsidR="005D42E1">
        <w:t xml:space="preserve">so we </w:t>
      </w:r>
      <w:r w:rsidR="00A83EAE">
        <w:t xml:space="preserve">could </w:t>
      </w:r>
      <w:r w:rsidR="005D42E1">
        <w:t xml:space="preserve">only contrast slack and flooding tides. Nevertheless, it seems </w:t>
      </w:r>
      <w:r w:rsidR="00DA6701">
        <w:t>that</w:t>
      </w:r>
      <w:r w:rsidR="005D42E1">
        <w:t xml:space="preserve"> water flow due to tidal exchange </w:t>
      </w:r>
      <w:r w:rsidR="001828F2">
        <w:t xml:space="preserve">seems to </w:t>
      </w:r>
      <w:r w:rsidR="005D42E1">
        <w:t xml:space="preserve">enhance NH₄⁺ variability within kelp forests instead of masking it. </w:t>
      </w:r>
    </w:p>
    <w:p w14:paraId="65174C8A" w14:textId="1D8DBFE7" w:rsidR="00900C38" w:rsidRDefault="00900C38" w:rsidP="00963154">
      <w:pPr>
        <w:spacing w:line="480" w:lineRule="auto"/>
        <w:ind w:firstLine="720"/>
      </w:pPr>
      <w:r>
        <w:lastRenderedPageBreak/>
        <w:t xml:space="preserve">We uncovered additional drivers of differences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t>concentration in</w:t>
      </w:r>
      <w:r w:rsidR="00044A18">
        <w:t>side</w:t>
      </w:r>
      <w:r>
        <w:t xml:space="preserve"> and out</w:t>
      </w:r>
      <w:r w:rsidR="00044A18">
        <w:t xml:space="preserve">side </w:t>
      </w:r>
      <w:r>
        <w:t xml:space="preserve">kelp forests, namely kelp species and animal biomass. </w:t>
      </w:r>
      <w:r w:rsidR="00D27303">
        <w:t xml:space="preserve">We found higher </w:t>
      </w:r>
      <w:r w:rsidR="00D27303" w:rsidRPr="005F1E8D">
        <w:t>∆</w:t>
      </w:r>
      <w:r w:rsidR="00D27303">
        <w:t>NH₄⁺ in bull kelp</w:t>
      </w:r>
      <w:r w:rsidR="00D27303">
        <w:rPr>
          <w:i/>
          <w:iCs/>
        </w:rPr>
        <w:t xml:space="preserve"> </w:t>
      </w:r>
      <w:r w:rsidR="00D27303">
        <w:t xml:space="preserve">forests compared to giant kelp forests, which may be due to </w:t>
      </w:r>
      <w:r w:rsidR="00B13313">
        <w:t xml:space="preserve">their </w:t>
      </w:r>
      <w:r w:rsidR="00D27303">
        <w:t>different allocations of biomass in the water column and thus different alterations of water flow</w:t>
      </w:r>
      <w:r>
        <w:t xml:space="preserve">. </w:t>
      </w:r>
      <w:r w:rsidR="00963154">
        <w:t xml:space="preserve">Indeed, </w:t>
      </w:r>
      <w:r w:rsidR="00963154">
        <w:fldChar w:fldCharType="begin"/>
      </w:r>
      <w:r w:rsidR="00A01D2E">
        <w:instrText xml:space="preserve"> ADDIN ZOTERO_ITEM CSL_CITATION {"citationID":"ukAxwAb0","properties":{"formattedCitation":"(Traiger et al., 2022)","plainCitation":"(Traiger et al., 2022)","dontUpdate":true,"noteIndex":0},"citationItems":[{"id":4442,"uris":["http://zotero.org/users/local/idKDtb7T/items/F7T2JEHZ"],"itemData":{"id":4442,"type":"article-journal","abstract":"Climate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fldChar w:fldCharType="separate"/>
      </w:r>
      <w:r w:rsidR="00963154">
        <w:rPr>
          <w:noProof/>
        </w:rPr>
        <w:t>Traiger et al., (2022)</w:t>
      </w:r>
      <w:r w:rsidR="00963154">
        <w:fldChar w:fldCharType="end"/>
      </w:r>
      <w:r w:rsidR="00963154">
        <w:t xml:space="preserve"> found the effect of giant kelp forests on water chemistry was smaller than </w:t>
      </w:r>
      <w:r w:rsidR="00B13313">
        <w:t>that</w:t>
      </w:r>
      <w:r w:rsidR="00963154">
        <w:t xml:space="preserve"> of bull kelp </w:t>
      </w:r>
      <w:r w:rsidR="004873AE">
        <w:t>forests</w:t>
      </w:r>
      <w:r w:rsidR="00B13313">
        <w:t>,</w:t>
      </w:r>
      <w:r w:rsidR="004873AE">
        <w:t xml:space="preserve"> </w:t>
      </w:r>
      <w:r w:rsidR="00963154">
        <w:t xml:space="preserve">previously described by </w:t>
      </w:r>
      <w:r w:rsidR="00963154">
        <w:fldChar w:fldCharType="begin"/>
      </w:r>
      <w:r w:rsidR="00A01D2E">
        <w:instrText xml:space="preserve"> ADDIN ZOTERO_ITEM CSL_CITATION {"citationID":"Ata9UKjL","properties":{"formattedCitation":"(Murie and Bourdeau, 2020)","plainCitation":"(Murie and Bourdeau, 2020)","dontUpdate":true,"noteIndex":0},"citationItems":[{"id":4723,"uris":["http://zotero.org/users/local/idKDtb7T/items/WDR5N3FX"],"itemData":{"id":4723,"type":"article-journal","abstract":"Kelp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fldChar w:fldCharType="separate"/>
      </w:r>
      <w:r w:rsidR="00963154">
        <w:rPr>
          <w:noProof/>
        </w:rPr>
        <w:t>Murie and Bourdeau (2020)</w:t>
      </w:r>
      <w:r w:rsidR="00963154">
        <w:fldChar w:fldCharType="end"/>
      </w:r>
      <w:r w:rsidR="00963154">
        <w:rPr>
          <w:noProof/>
        </w:rPr>
        <w:t>.</w:t>
      </w:r>
      <w:r w:rsidR="00D310D6">
        <w:t xml:space="preserve"> </w:t>
      </w:r>
      <w:commentRangeStart w:id="32"/>
      <w:commentRangeStart w:id="33"/>
      <w:r w:rsidR="00EC06BA">
        <w:t xml:space="preserve">The surprising </w:t>
      </w:r>
      <w:r>
        <w:t xml:space="preserve">negative </w:t>
      </w:r>
      <w:r w:rsidRPr="005F1E8D">
        <w:t>∆</w:t>
      </w:r>
      <w:r>
        <w:t>NH₄⁺ at our no</w:t>
      </w:r>
      <w:r w:rsidR="00EC06BA">
        <w:t>-</w:t>
      </w:r>
      <w:r>
        <w:t xml:space="preserve">kelp control sites may </w:t>
      </w:r>
      <w:r w:rsidR="00DA6701">
        <w:t>result from</w:t>
      </w:r>
      <w:r>
        <w:t xml:space="preserve"> </w:t>
      </w:r>
      <w:r w:rsidR="00EC06BA">
        <w:t xml:space="preserve">“outside” samples at control sites being </w:t>
      </w:r>
      <w:r w:rsidR="00FE7DA5">
        <w:t xml:space="preserve">slightly </w:t>
      </w:r>
      <w:r w:rsidR="00EC06BA">
        <w:t xml:space="preserve">deeper than the “inside” samples </w:t>
      </w:r>
      <w:r w:rsidR="00FE7DA5">
        <w:t>due to the slope of the substrate</w:t>
      </w:r>
      <w:r>
        <w:t xml:space="preserve">. </w:t>
      </w:r>
      <w:r w:rsidR="00CC12B0">
        <w:t>The fact</w:t>
      </w:r>
      <w:r w:rsidR="00EC06BA">
        <w:t xml:space="preserve"> that </w:t>
      </w:r>
      <w:r>
        <w:t>NH₄⁺</w:t>
      </w:r>
      <w:r w:rsidR="00D00872">
        <w:t xml:space="preserve"> tends to</w:t>
      </w:r>
      <w:r>
        <w:t xml:space="preserve"> </w:t>
      </w:r>
      <w:r w:rsidRPr="00497588">
        <w:rPr>
          <w:i/>
          <w:iCs/>
        </w:rPr>
        <w:t>increase</w:t>
      </w:r>
      <w:r>
        <w:t xml:space="preserve"> with depth </w:t>
      </w:r>
      <w:r w:rsidR="00D00872">
        <w:fldChar w:fldCharType="begin"/>
      </w:r>
      <w:r w:rsidR="00D00872">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D00872">
        <w:fldChar w:fldCharType="separate"/>
      </w:r>
      <w:r w:rsidR="00D00872">
        <w:rPr>
          <w:noProof/>
        </w:rPr>
        <w:t>(Brzezinksi et al., 2013)</w:t>
      </w:r>
      <w:r w:rsidR="00D00872">
        <w:fldChar w:fldCharType="end"/>
      </w:r>
      <w:r>
        <w:t>, a</w:t>
      </w:r>
      <w:commentRangeEnd w:id="32"/>
      <w:r w:rsidR="004F21D6">
        <w:rPr>
          <w:rStyle w:val="CommentReference"/>
        </w:rPr>
        <w:commentReference w:id="32"/>
      </w:r>
      <w:commentRangeEnd w:id="33"/>
      <w:r w:rsidR="009C308B">
        <w:rPr>
          <w:rStyle w:val="CommentReference"/>
        </w:rPr>
        <w:commentReference w:id="33"/>
      </w:r>
      <w:r>
        <w:t xml:space="preserve"> trend that our </w:t>
      </w:r>
      <w:r w:rsidR="00CC12B0">
        <w:t xml:space="preserve">no-kelp sites seem to confirm, strengthens </w:t>
      </w:r>
      <w:commentRangeStart w:id="34"/>
      <w:r w:rsidR="00CC12B0">
        <w:t xml:space="preserve">our finding of higher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CC12B0">
        <w:t>concentrations within kelp forests than at their slightly deeper edges.</w:t>
      </w:r>
      <w:commentRangeEnd w:id="34"/>
      <w:r w:rsidR="004F21D6">
        <w:rPr>
          <w:rStyle w:val="CommentReference"/>
        </w:rPr>
        <w:commentReference w:id="34"/>
      </w:r>
      <w:r w:rsidR="00BC49DF">
        <w:t xml:space="preserve"> </w:t>
      </w:r>
      <w:r w:rsidR="00BC49DF" w:rsidRPr="00BC49DF">
        <w:rPr>
          <w:highlight w:val="yellow"/>
        </w:rPr>
        <w:t>In light of the recent retreat of kelps into shallower water away from grazing from urchins,</w:t>
      </w:r>
      <w:r w:rsidR="00BC49DF">
        <w:t xml:space="preserve"> </w:t>
      </w:r>
    </w:p>
    <w:p w14:paraId="5ADD87CD" w14:textId="1FF862CC" w:rsidR="00965054" w:rsidRDefault="00497588" w:rsidP="004F2705">
      <w:pPr>
        <w:spacing w:line="480" w:lineRule="auto"/>
        <w:ind w:firstLine="720"/>
      </w:pPr>
      <w:r>
        <w:t>Even though</w:t>
      </w:r>
      <w:r w:rsidR="0067173A">
        <w:t xml:space="preserve"> k</w:t>
      </w:r>
      <w:r w:rsidR="003E52B7" w:rsidRPr="003E52B7">
        <w:t xml:space="preserve">elp forests attract dense aggregations of fishes and invertebrates, the positive </w:t>
      </w:r>
      <w:r w:rsidR="0067173A">
        <w:t>effect of</w:t>
      </w:r>
      <w:r w:rsidR="003E52B7" w:rsidRPr="003E52B7">
        <w:t xml:space="preserve"> animal biomass </w:t>
      </w:r>
      <w:r w:rsidR="0067173A">
        <w:t>on</w:t>
      </w:r>
      <w:r w:rsidR="003E52B7" w:rsidRPr="003E52B7">
        <w:t xml:space="preserve"> </w:t>
      </w:r>
      <w:r w:rsidR="003E52B7" w:rsidRPr="005F1E8D">
        <w:t>∆</w:t>
      </w:r>
      <w:r w:rsidR="003E52B7" w:rsidRPr="003E52B7">
        <w:t>NH₄⁺ was weak and mediated by water flow and kelp biomass.</w:t>
      </w:r>
      <w:r w:rsidR="00CC12B0">
        <w:t xml:space="preserve"> </w:t>
      </w:r>
      <w:r w:rsidR="00B7637C">
        <w:t>T</w:t>
      </w:r>
      <w:r w:rsidR="00360246">
        <w:t>he</w:t>
      </w:r>
      <w:r w:rsidR="00965054">
        <w:t xml:space="preserve"> </w:t>
      </w:r>
      <w:r w:rsidR="00806D42">
        <w:t>negative interactions between animal biomass and both tide and kelp</w:t>
      </w:r>
      <w:r w:rsidR="00806D42" w:rsidRPr="00806D42">
        <w:t xml:space="preserve"> </w:t>
      </w:r>
      <w:r w:rsidR="003F3DBB">
        <w:t xml:space="preserve">biomass </w:t>
      </w:r>
      <w:r w:rsidR="00806D42">
        <w:t xml:space="preserve">suggest a potentially saturating relationship </w:t>
      </w:r>
      <w:r w:rsidR="00BA4AFF">
        <w:t xml:space="preserve">among </w:t>
      </w:r>
      <w:r w:rsidR="00806D42">
        <w:t>these variables.</w:t>
      </w:r>
      <w:r w:rsidR="00BE2765">
        <w:t xml:space="preserve"> W</w:t>
      </w:r>
      <w:r w:rsidR="006005D7">
        <w:t xml:space="preserve">hen animal biomass </w:t>
      </w:r>
      <w:r w:rsidR="00BE2765">
        <w:t>was</w:t>
      </w:r>
      <w:r w:rsidR="006005D7">
        <w:t xml:space="preserve"> low, increased kelp </w:t>
      </w:r>
      <w:r w:rsidR="00742266">
        <w:t xml:space="preserve">biomass </w:t>
      </w:r>
      <w:r w:rsidR="006005D7">
        <w:t xml:space="preserve">or </w:t>
      </w:r>
      <w:r w:rsidR="00246B2A">
        <w:t>tidal exchange</w:t>
      </w:r>
      <w:r w:rsidR="006005D7">
        <w:t xml:space="preserve"> increase</w:t>
      </w:r>
      <w:r w:rsidR="00BE2765">
        <w:t>d</w:t>
      </w:r>
      <w:r w:rsidR="006005D7">
        <w:t xml:space="preserve"> </w:t>
      </w:r>
      <w:r w:rsidR="004F2705" w:rsidRPr="005F1E8D">
        <w:t>∆</w:t>
      </w:r>
      <w:r w:rsidR="006005D7">
        <w:t>NH₄⁺</w:t>
      </w:r>
      <w:r w:rsidR="00411CC2">
        <w:t xml:space="preserve">, whereas </w:t>
      </w:r>
      <w:r w:rsidR="006005D7">
        <w:t>at high animal biomass, increasing kelp or flow ha</w:t>
      </w:r>
      <w:r w:rsidR="00BE2765">
        <w:t>d</w:t>
      </w:r>
      <w:r w:rsidR="006005D7">
        <w:t xml:space="preserve"> no effect. There may </w:t>
      </w:r>
      <w:r w:rsidR="00742266">
        <w:t xml:space="preserve">therefore </w:t>
      </w:r>
      <w:r w:rsidR="006005D7">
        <w:t xml:space="preserve">be a threshold for how much animals can saturate and therefore increase </w:t>
      </w:r>
      <w:r w:rsidR="00742266" w:rsidRPr="005F1E8D">
        <w:t>∆</w:t>
      </w:r>
      <w:r w:rsidR="006005D7">
        <w:t>NH₄⁺</w:t>
      </w:r>
      <w:r w:rsidR="00411CC2">
        <w:t xml:space="preserve"> in kelp forest ecosystems</w:t>
      </w:r>
      <w:r w:rsidR="00683FC3">
        <w:t>. B</w:t>
      </w:r>
      <w:r w:rsidR="006005D7">
        <w:t xml:space="preserve">eyond </w:t>
      </w:r>
      <w:r w:rsidR="00683FC3">
        <w:t xml:space="preserve">this point, </w:t>
      </w:r>
      <w:r w:rsidR="006005D7">
        <w:t xml:space="preserve">increased </w:t>
      </w:r>
      <w:r w:rsidR="00246B2A">
        <w:t>water motion</w:t>
      </w:r>
      <w:r w:rsidR="006005D7">
        <w:t xml:space="preserve"> or kelp </w:t>
      </w:r>
      <w:r w:rsidR="00683FC3">
        <w:t xml:space="preserve">biomass </w:t>
      </w:r>
      <w:r w:rsidR="006005D7">
        <w:t xml:space="preserve">no longer </w:t>
      </w:r>
      <w:r w:rsidR="00683FC3">
        <w:t>enhance</w:t>
      </w:r>
      <w:r w:rsidR="0067173A">
        <w:t>s</w:t>
      </w:r>
      <w:r w:rsidR="006005D7">
        <w:t xml:space="preserve"> </w:t>
      </w:r>
      <w:r>
        <w:t xml:space="preserve">NH₄⁺ </w:t>
      </w:r>
      <w:r w:rsidR="00742266">
        <w:t>inside kelp forests relative to the forest edge.</w:t>
      </w:r>
      <w:r w:rsidR="000D122E">
        <w:t xml:space="preserve"> </w:t>
      </w:r>
    </w:p>
    <w:p w14:paraId="2CB840A5" w14:textId="77777777" w:rsidR="00CC5E86" w:rsidRDefault="00CC5E86" w:rsidP="0035016F">
      <w:pPr>
        <w:spacing w:line="480" w:lineRule="auto"/>
        <w:ind w:firstLine="720"/>
      </w:pPr>
    </w:p>
    <w:p w14:paraId="72A48378" w14:textId="53BE92BC" w:rsidR="00306F1F" w:rsidRPr="00306F1F" w:rsidRDefault="005D293A" w:rsidP="00306F1F">
      <w:pPr>
        <w:spacing w:line="480" w:lineRule="auto"/>
        <w:rPr>
          <w:i/>
          <w:iCs/>
        </w:rPr>
      </w:pPr>
      <w:r>
        <w:rPr>
          <w:i/>
          <w:iCs/>
        </w:rPr>
        <w:t>Even s</w:t>
      </w:r>
      <w:r w:rsidR="004F7AE3" w:rsidRPr="00306F1F">
        <w:rPr>
          <w:i/>
          <w:iCs/>
        </w:rPr>
        <w:t>malle</w:t>
      </w:r>
      <w:r w:rsidR="004F7AE3">
        <w:rPr>
          <w:i/>
          <w:iCs/>
        </w:rPr>
        <w:t>r</w:t>
      </w:r>
      <w:r>
        <w:rPr>
          <w:i/>
          <w:iCs/>
        </w:rPr>
        <w:t>-</w:t>
      </w:r>
      <w:r w:rsidR="004F7AE3" w:rsidRPr="00306F1F">
        <w:rPr>
          <w:i/>
          <w:iCs/>
        </w:rPr>
        <w:t>scale</w:t>
      </w:r>
      <w:r>
        <w:rPr>
          <w:i/>
          <w:iCs/>
        </w:rPr>
        <w:t xml:space="preserve"> variation</w:t>
      </w:r>
    </w:p>
    <w:p w14:paraId="7CE6CE0F" w14:textId="065E96B8" w:rsidR="00327838" w:rsidRDefault="002F7230" w:rsidP="005D293A">
      <w:pPr>
        <w:spacing w:line="480" w:lineRule="auto"/>
      </w:pPr>
      <w:r>
        <w:lastRenderedPageBreak/>
        <w:t>At</w:t>
      </w:r>
      <w:r w:rsidR="00926BE5">
        <w:t xml:space="preserve"> the smallest scale of variability tested, </w:t>
      </w:r>
      <w:r w:rsidR="006610AC">
        <w:t>w</w:t>
      </w:r>
      <w:r w:rsidR="00282591">
        <w:t>e found</w:t>
      </w:r>
      <w:r w:rsidR="00906B6A">
        <w:t xml:space="preserve"> </w:t>
      </w:r>
      <w:r w:rsidR="00282591">
        <w:t xml:space="preserve">evidence of variation in NH₄⁺ </w:t>
      </w:r>
      <w:r w:rsidR="0041334E">
        <w:t xml:space="preserve">only </w:t>
      </w:r>
      <w:r w:rsidR="00282591">
        <w:t xml:space="preserve">in our cage experiments in the sheltered inlet, which </w:t>
      </w:r>
      <w:r w:rsidR="00CC5E86">
        <w:t>may</w:t>
      </w:r>
      <w:r w:rsidR="00282591">
        <w:t xml:space="preserve"> suggest </w:t>
      </w:r>
      <w:r w:rsidR="00C21487">
        <w:t xml:space="preserve">that </w:t>
      </w:r>
      <w:r w:rsidR="00282591">
        <w:t xml:space="preserve">water motion mediates variation at this scale as well. </w:t>
      </w:r>
      <w:r w:rsidR="0041334E">
        <w:t>Alternative</w:t>
      </w:r>
      <w:r w:rsidR="00327838">
        <w:t xml:space="preserve"> or complementary</w:t>
      </w:r>
      <w:r w:rsidR="0041334E">
        <w:t xml:space="preserve"> explanations include a taxonomic effect and/or an experimental effect. The crabs in the sheltered cages excreted NH₄⁺ at a rate roughly 6x higher than the sea cucumbers caged in the more exposed location</w:t>
      </w:r>
      <w:r w:rsidR="00497588">
        <w:t xml:space="preserve">. </w:t>
      </w:r>
      <w:r w:rsidR="0041334E">
        <w:t xml:space="preserve">This difference </w:t>
      </w:r>
      <w:r w:rsidR="00327838">
        <w:t xml:space="preserve">in </w:t>
      </w:r>
      <w:r w:rsidR="00497588">
        <w:t xml:space="preserve">NH₄⁺ </w:t>
      </w:r>
      <w:r w:rsidR="00327838">
        <w:t xml:space="preserve">production </w:t>
      </w:r>
      <w:r w:rsidR="0041334E">
        <w:t>could have given us more scope to detect differences</w:t>
      </w:r>
      <w:r w:rsidR="00327838">
        <w:t xml:space="preserve"> among treatments in the protected inlet. In addition, the crab cages were constructed with only two mesh windows, in contrast to the fully meshed cages</w:t>
      </w:r>
      <w:r w:rsidR="00327838" w:rsidRPr="00327838">
        <w:t xml:space="preserve"> </w:t>
      </w:r>
      <w:r w:rsidR="00327838">
        <w:t xml:space="preserve">of sea cucumbers, which could have promoted nutrient retention in the former. </w:t>
      </w:r>
      <w:r>
        <w:t xml:space="preserve">The experimental duration was also shorter </w:t>
      </w:r>
      <w:r w:rsidR="00EF3D0C">
        <w:t xml:space="preserve">for the </w:t>
      </w:r>
      <w:r>
        <w:t>sea cucumber</w:t>
      </w:r>
      <w:r w:rsidR="00EF3D0C">
        <w:t xml:space="preserve"> experiment</w:t>
      </w:r>
      <w:r>
        <w:t xml:space="preserve">, but NH₄⁺ concentrations </w:t>
      </w:r>
      <w:r w:rsidR="00EF3D0C">
        <w:t xml:space="preserve">in the crab cages </w:t>
      </w:r>
      <w:r w:rsidR="002B7A8C">
        <w:t xml:space="preserve">were consistent </w:t>
      </w:r>
      <w:r w:rsidR="00CA5366">
        <w:t>across</w:t>
      </w:r>
      <w:r w:rsidR="002B7A8C">
        <w:t xml:space="preserve"> </w:t>
      </w:r>
      <w:r w:rsidR="00CA5366">
        <w:t>the three sampling days (</w:t>
      </w:r>
      <w:r w:rsidR="002B7A8C">
        <w:t>day one</w:t>
      </w:r>
      <w:r w:rsidR="00CA5366">
        <w:t xml:space="preserve">, four, and </w:t>
      </w:r>
      <w:r w:rsidR="002B7A8C">
        <w:t>nine</w:t>
      </w:r>
      <w:r w:rsidR="00CA5366">
        <w:t>)</w:t>
      </w:r>
      <w:r w:rsidR="002B7A8C">
        <w:t xml:space="preserve"> so</w:t>
      </w:r>
      <w:r w:rsidR="003C0BA5" w:rsidRPr="003C0BA5">
        <w:t xml:space="preserve"> </w:t>
      </w:r>
      <w:r w:rsidR="003C0BA5">
        <w:t>cumulative</w:t>
      </w:r>
      <w:r w:rsidR="002B7A8C">
        <w:t xml:space="preserve"> </w:t>
      </w:r>
      <w:r>
        <w:t xml:space="preserve">enrichment </w:t>
      </w:r>
      <w:r w:rsidR="00EF3D0C">
        <w:t xml:space="preserve">is </w:t>
      </w:r>
      <w:r w:rsidR="003C0BA5">
        <w:t>un</w:t>
      </w:r>
      <w:r w:rsidR="00EF3D0C">
        <w:t>likely</w:t>
      </w:r>
      <w:r>
        <w:t xml:space="preserve">. </w:t>
      </w:r>
    </w:p>
    <w:p w14:paraId="6A7105AB" w14:textId="3DC54C97" w:rsidR="00926BE5" w:rsidRDefault="00327838" w:rsidP="00327838">
      <w:pPr>
        <w:spacing w:line="480" w:lineRule="auto"/>
        <w:ind w:firstLine="720"/>
      </w:pPr>
      <w:r>
        <w:t>Ammonium</w:t>
      </w:r>
      <w:r w:rsidR="00CC5E86">
        <w:t xml:space="preserve"> enrichment by animals is </w:t>
      </w:r>
      <w:r>
        <w:t xml:space="preserve">nevertheless </w:t>
      </w:r>
      <w:r w:rsidR="00CC5E86">
        <w:t xml:space="preserve">possible in wave-exposed conditions; </w:t>
      </w:r>
      <w:r>
        <w:t xml:space="preserve">for example, </w:t>
      </w:r>
      <w:r w:rsidR="00CC5E86">
        <w:t xml:space="preserve">seawater above mussel beds had </w:t>
      </w:r>
      <w:r w:rsidR="00906B6A">
        <w:t>~</w:t>
      </w:r>
      <w:r w:rsidR="00CC5E86">
        <w:t>1</w:t>
      </w:r>
      <w:r w:rsidR="00906B6A">
        <w:t>6</w:t>
      </w:r>
      <w:r w:rsidR="00CC5E86">
        <w:t xml:space="preserve">x higher NH₄⁺ compared to neighbouring rock </w:t>
      </w:r>
      <w:r>
        <w:t xml:space="preserve">without mussels </w:t>
      </w:r>
      <w:r w:rsidR="00C21487">
        <w:t>on the northern California coast</w:t>
      </w:r>
      <w:r>
        <w:t xml:space="preserve"> </w:t>
      </w:r>
      <w:r w:rsidR="00CC5E86">
        <w:fldChar w:fldCharType="begin"/>
      </w:r>
      <w:r w:rsidR="00CC5E86">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fldChar w:fldCharType="separate"/>
      </w:r>
      <w:r w:rsidR="00CC5E86">
        <w:rPr>
          <w:noProof/>
        </w:rPr>
        <w:t>(Aquilino et al., 2009)</w:t>
      </w:r>
      <w:r w:rsidR="00CC5E86">
        <w:fldChar w:fldCharType="end"/>
      </w:r>
      <w:r w:rsidR="00CC5E86">
        <w:t xml:space="preserve">. Our </w:t>
      </w:r>
      <w:r w:rsidR="00282591">
        <w:t xml:space="preserve">cage experiments were not designed to test why variation was found in one experiment and not the other, but rather to see whether </w:t>
      </w:r>
      <w:r>
        <w:t xml:space="preserve">small-scale variation </w:t>
      </w:r>
      <w:r w:rsidR="00282591">
        <w:t xml:space="preserve">might </w:t>
      </w:r>
      <w:r>
        <w:t xml:space="preserve">arise </w:t>
      </w:r>
      <w:r w:rsidR="00282591">
        <w:t xml:space="preserve">at all. Therefore, </w:t>
      </w:r>
      <w:r w:rsidR="00CC5E86">
        <w:t>we simply conclude that at least in sheltered conditions, variation</w:t>
      </w:r>
      <w:r>
        <w:t xml:space="preserve"> on the scale of tens of centimetres</w:t>
      </w:r>
      <w:r w:rsidR="00CC5E86">
        <w:t xml:space="preserve"> driven by animal biomass is possible</w:t>
      </w:r>
      <w:r w:rsidR="001269A3">
        <w:t>.</w:t>
      </w:r>
    </w:p>
    <w:p w14:paraId="34B4733F" w14:textId="77777777" w:rsidR="00CC5E86" w:rsidRDefault="00CC5E86" w:rsidP="00CC5E86">
      <w:pPr>
        <w:spacing w:line="480" w:lineRule="auto"/>
        <w:ind w:firstLine="720"/>
      </w:pPr>
    </w:p>
    <w:p w14:paraId="3F478147" w14:textId="54B37491" w:rsidR="00A510EF" w:rsidRPr="00727E31" w:rsidRDefault="005D293A" w:rsidP="005D293A">
      <w:pPr>
        <w:spacing w:line="480" w:lineRule="auto"/>
        <w:rPr>
          <w:i/>
          <w:iCs/>
        </w:rPr>
      </w:pPr>
      <w:commentRangeStart w:id="35"/>
      <w:r>
        <w:rPr>
          <w:i/>
          <w:iCs/>
        </w:rPr>
        <w:t>A role for</w:t>
      </w:r>
      <w:r w:rsidRPr="00220618">
        <w:rPr>
          <w:i/>
          <w:iCs/>
        </w:rPr>
        <w:t xml:space="preserve"> species diversit</w:t>
      </w:r>
      <w:r w:rsidR="00E94D69">
        <w:rPr>
          <w:i/>
          <w:iCs/>
        </w:rPr>
        <w:t>y</w:t>
      </w:r>
      <w:commentRangeEnd w:id="35"/>
      <w:r w:rsidR="00EC105C">
        <w:rPr>
          <w:rStyle w:val="CommentReference"/>
        </w:rPr>
        <w:commentReference w:id="35"/>
      </w:r>
    </w:p>
    <w:p w14:paraId="1FD5BDB1" w14:textId="5A288A39" w:rsidR="000D122E" w:rsidRDefault="005D293A" w:rsidP="00741F8A">
      <w:pPr>
        <w:spacing w:line="480" w:lineRule="auto"/>
      </w:pPr>
      <w:r>
        <w:t xml:space="preserve">It was difficult to predict the effect of biodiversity on variation in </w:t>
      </w:r>
      <w:r w:rsidR="001440F3" w:rsidRPr="005F1E8D">
        <w:rPr>
          <w:color w:val="000000"/>
        </w:rPr>
        <w:t>NH</w:t>
      </w:r>
      <w:r w:rsidR="001440F3" w:rsidRPr="005F1E8D">
        <w:rPr>
          <w:rFonts w:ascii="Cambria Math" w:hAnsi="Cambria Math" w:cs="Cambria Math"/>
          <w:color w:val="000000"/>
        </w:rPr>
        <w:t>₄⁺</w:t>
      </w:r>
      <w:r>
        <w:t xml:space="preserve">, either among or within sites. Marine species diversity sometimes covaries with animal abundance or biomass </w:t>
      </w:r>
      <w:r w:rsidR="007C5C1D">
        <w:fldChar w:fldCharType="begin"/>
      </w:r>
      <w:r w:rsidR="007C5C1D">
        <w:instrText xml:space="preserve"> ADDIN ZOTERO_ITEM CSL_CITATION {"citationID":"d3yJV9qv","properties":{"formattedCitation":"(M\\uc0\\u252{}ller et al., 2018; Yee and Juliano, 2007)","plainCitation":"(Müller et al., 2018; Yee and Juliano, 2007)","noteIndex":0},"citationItems":[{"id":4878,"uris":["http://zotero.org/users/local/idKDtb7T/items/LIKZKUGP"],"itemData":{"id":4878,"type":"article-journal","abstract":"Despite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7C5C1D">
        <w:fldChar w:fldCharType="separate"/>
      </w:r>
      <w:r w:rsidR="007C5C1D" w:rsidRPr="007C5C1D">
        <w:t>(Müller et al., 2018; Yee and Juliano, 2007)</w:t>
      </w:r>
      <w:r w:rsidR="007C5C1D">
        <w:fldChar w:fldCharType="end"/>
      </w:r>
      <w:r>
        <w:t>, in which case we might have expected both to have a similar,</w:t>
      </w:r>
      <w:r w:rsidR="003F3DBB">
        <w:t xml:space="preserve"> </w:t>
      </w:r>
      <w:r>
        <w:lastRenderedPageBreak/>
        <w:t xml:space="preserve">positive effect on </w:t>
      </w:r>
      <w:r w:rsidR="001440F3" w:rsidRPr="005F1E8D">
        <w:rPr>
          <w:color w:val="000000"/>
        </w:rPr>
        <w:t>NH</w:t>
      </w:r>
      <w:r w:rsidR="001440F3" w:rsidRPr="005F1E8D">
        <w:rPr>
          <w:rFonts w:ascii="Cambria Math" w:hAnsi="Cambria Math" w:cs="Cambria Math"/>
          <w:color w:val="000000"/>
        </w:rPr>
        <w:t>₄⁺</w:t>
      </w:r>
      <w:r w:rsidR="00712A40">
        <w:t xml:space="preserve">. </w:t>
      </w:r>
      <w:r>
        <w:t>This was not the case</w:t>
      </w:r>
      <w:r w:rsidR="00411CC2">
        <w:t xml:space="preserve"> in our study</w:t>
      </w:r>
      <w:r w:rsidR="007B0365">
        <w:t>.</w:t>
      </w:r>
      <w:r>
        <w:t xml:space="preserve"> </w:t>
      </w:r>
      <w:r w:rsidR="00A510EF">
        <w:t xml:space="preserve">Shannon </w:t>
      </w:r>
      <w:r>
        <w:t>diversity</w:t>
      </w:r>
      <w:r w:rsidR="00712A40">
        <w:t xml:space="preserve"> had </w:t>
      </w:r>
      <w:r w:rsidR="00741F8A">
        <w:t>a neutral effect on NH₄⁺ concentrations among sites and a</w:t>
      </w:r>
      <w:r w:rsidR="00712A40">
        <w:t xml:space="preserve"> </w:t>
      </w:r>
      <w:r w:rsidR="00A510EF">
        <w:t>weakly negative effect</w:t>
      </w:r>
      <w:r w:rsidR="00712A40">
        <w:t xml:space="preserve"> on </w:t>
      </w:r>
      <w:r w:rsidR="00712A40" w:rsidRPr="005F1E8D">
        <w:t>∆</w:t>
      </w:r>
      <w:r w:rsidR="00712A40">
        <w:t xml:space="preserve">NH₄⁺ within sites. </w:t>
      </w:r>
      <w:r w:rsidR="00A13236" w:rsidRPr="00426A33">
        <w:t xml:space="preserve">Abundance and species </w:t>
      </w:r>
      <w:r w:rsidR="001269A3">
        <w:t>richness</w:t>
      </w:r>
      <w:r w:rsidR="00A13236" w:rsidRPr="00426A33">
        <w:t xml:space="preserve"> are sometimes decoupled </w:t>
      </w:r>
      <w:r w:rsidR="00426A33">
        <w:fldChar w:fldCharType="begin"/>
      </w:r>
      <w:r w:rsidR="00426A33">
        <w:instrText xml:space="preserve"> ADDIN ZOTERO_ITEM CSL_CITATION {"citationID":"h4APvtmP","properties":{"formattedCitation":"(Kerr and Alroy, 2023)","plainCitation":"(Kerr and Alroy, 2023)","noteIndex":0},"citationItems":[{"id":4839,"uris":["http://zotero.org/users/local/idKDtb7T/items/S5BTSNUQ"],"itemData":{"id":4839,"type":"article-journal","abstract":"The “more individuals hypothesis” suggests that increases in the total number of individuals per species leads to increases in community richness. Abundance, body size distributions and richness do vary with latitude in several taxonomic groups. However, support for this hypothesis has otherwise been mixed. In this paper, we investigate latitudinal changes in all three variables for marine bivalves along the eastern coastline of Australia. We utilise a large, uniformly sampled field dataset of 5670 shells representing 157 species that spans 20º of latitude and crosses a major biogeographic transition. For each of 15 field sites, 10 quadrats were randomly placed and completely sampled, making it possible to quantify total abundance. Species richness was calculated using a new estimator based on the geometric series distribution. Body size was computed as the geometric mean of length and width. Despite uncovering a strong latitudinal gradient in species richness, we found no significant gradient in total abundance and body size at any taxonomic level. Although previous work found family-level trends in bivalve size, it was done at a larger spatial scale and therefore did not pertain to individual communities. Environmental variables do correlate with both abundance and richness, but they are not directly related. Because we find no gradient in abundance and no relationship between abundance and richness, we reject the “more individuals hypothesis” for our system. Instead, latitudinal richness trends in coastal Australia may result from an environmental gradient in dispersal constraint.","container-title":"Frontiers of Biogeography","DOI":"10.21425/F5FBG58651","issue":"4","language":"en","source":"escholarship.org","title":"Body size and abundance are decoupled from species richness in Australian marine bivalves","URL":"https://escholarship.org/uc/item/3n40f60q","volume":"15","author":[{"family":"Kerr","given":"Matthew R."},{"family":"Alroy","given":"John"}],"accessed":{"date-parts":[["2024",9,11]]},"issued":{"date-parts":[["2023"]]}}}],"schema":"https://github.com/citation-style-language/schema/raw/master/csl-citation.json"} </w:instrText>
      </w:r>
      <w:r w:rsidR="00426A33">
        <w:fldChar w:fldCharType="separate"/>
      </w:r>
      <w:r w:rsidR="00426A33">
        <w:rPr>
          <w:noProof/>
        </w:rPr>
        <w:t>(Kerr and Alroy, 2023)</w:t>
      </w:r>
      <w:r w:rsidR="00426A33">
        <w:fldChar w:fldCharType="end"/>
      </w:r>
      <w:r w:rsidR="00426A33">
        <w:t>,</w:t>
      </w:r>
      <w:r w:rsidR="00741F8A" w:rsidRPr="00426A33">
        <w:t xml:space="preserve"> because they </w:t>
      </w:r>
      <w:r w:rsidR="00411CC2">
        <w:t>can</w:t>
      </w:r>
      <w:r w:rsidR="00741F8A" w:rsidRPr="00426A33">
        <w:t xml:space="preserve"> have different drivers </w:t>
      </w:r>
      <w:r w:rsidR="00426A33">
        <w:fldChar w:fldCharType="begin"/>
      </w:r>
      <w:r w:rsidR="00426A33">
        <w:instrText xml:space="preserve"> ADDIN ZOTERO_ITEM CSL_CITATION {"citationID":"joDIHNNl","properties":{"formattedCitation":"(Mellin et al., 2010)","plainCitation":"(Mellin et al., 2010)","noteIndex":0},"citationItems":[{"id":4841,"uris":["http://zotero.org/users/local/idKDtb7T/items/CZPDLAQY"],"itemData":{"id":4841,"type":"article-journal","abstract":"Aim We developed predictive models of coral reef fish species richness and abundance that account for both broad-scale environmental gradients and fine-scale biotic processes, such as dispersal, and we compared the importance of absolute geographical location (i.e. geographical coordinates) versus relative geographical location (i.e. distance to domain boundaries). Location Great Barrier Reef, Australia. Methods Four annual surveys of coral reef fishes were combined with a 0.01°-resolution grid of environmental variables including depth, sea surface temperature, salinity and nutrient concentrations. A principal component-based method was developed to select candidate predictors from a large number of correlated variables. Generalized linear mixed-effects models (GLMMs) were used to gauge the respective importance of the different spatial and environmental predictors. An error covariance matrix was included in the models to account for spatial autocorrelation. Results (1) Relative geographical descriptors, represented by distances to the coast and to the barrier reef, provided the highest-ranked single model of species richness and explained up to 36.8% of its deviance. (2) Accounting for spatial autocorrelation doubled the deviance in abundance explained to 71.9%. Sea surface temperature, salinity and nitrate concentrations were also important predictors of abundance. Spatially explicit predictions of species richness and abundance were robust to variation in the spatial scale considered during model calibration. Main conclusions This study demonstrates that distance-to-domain boundaries (i.e. relative geographical location) can offer an ecologically relevant alternative to geographical coordinates (i.e. absolute geographical location) when predicting biodiversity patterns, providing a proxy for multivariate and complex environmental processes that are often difficult or expensive to estimate.","container-title":"Global Ecology and Biogeography","DOI":"10.1111/j.1466-8238.2009.00513.x","ISSN":"1466-8238","issue":"2","language":"en","license":"© 2009 Blackwell Publishing Ltd","note":"_eprint: https://onlinelibrary.wiley.com/doi/pdf/10.1111/j.1466-8238.2009.00513.x","page":"212-222","source":"Wiley Online Library","title":"Environmental and spatial predictors of species richness and abundance in coral reef fishes","volume":"19","author":[{"family":"Mellin","given":"C."},{"family":"Bradshaw","given":"C. J. A."},{"family":"Meekan","given":"M. G."},{"family":"Caley","given":"M. J."}],"issued":{"date-parts":[["2010"]]}}}],"schema":"https://github.com/citation-style-language/schema/raw/master/csl-citation.json"} </w:instrText>
      </w:r>
      <w:r w:rsidR="00426A33">
        <w:fldChar w:fldCharType="separate"/>
      </w:r>
      <w:r w:rsidR="00426A33">
        <w:rPr>
          <w:noProof/>
        </w:rPr>
        <w:t>(Mellin et al., 2010)</w:t>
      </w:r>
      <w:r w:rsidR="00426A33">
        <w:fldChar w:fldCharType="end"/>
      </w:r>
      <w:r w:rsidR="00426A33">
        <w:t xml:space="preserve">. </w:t>
      </w:r>
      <w:r w:rsidR="00D44EB8">
        <w:t>The s</w:t>
      </w:r>
      <w:r w:rsidR="00A13236" w:rsidRPr="00426A33">
        <w:t xml:space="preserve">cale of variation in species </w:t>
      </w:r>
      <w:r w:rsidR="001269A3">
        <w:t>richness</w:t>
      </w:r>
      <w:r w:rsidR="00A13236" w:rsidRPr="00426A33">
        <w:t xml:space="preserve"> might </w:t>
      </w:r>
      <w:r w:rsidR="00906B6A">
        <w:t xml:space="preserve">also </w:t>
      </w:r>
      <w:r w:rsidR="00A13236" w:rsidRPr="00426A33">
        <w:t>be much larger than the largest scale studied here</w:t>
      </w:r>
      <w:r w:rsidR="00906B6A">
        <w:t>. For instance,</w:t>
      </w:r>
      <w:r w:rsidR="00A13236" w:rsidRPr="00426A33">
        <w:t xml:space="preserve"> </w:t>
      </w:r>
      <w:r w:rsidR="00426A33">
        <w:fldChar w:fldCharType="begin"/>
      </w:r>
      <w:r w:rsidR="00A01D2E">
        <w:instrText xml:space="preserve"> ADDIN ZOTERO_ITEM CSL_CITATION {"citationID":"z8mMZuXW","properties":{"formattedCitation":"(Archambault and Bourget, 1996)","plainCitation":"(Archambault and Bourget, 1996)","dontUpdate":true,"noteIndex":0},"citationItems":[{"id":4845,"uris":["http://zotero.org/users/local/idKDtb7T/items/CU6R3UJ9"],"itemData":{"id":4845,"type":"article-journal","container-title":"Marine Ecology Progress Series","DOI":"10.3354/meps136111","ISSN":"0171-8630, 1616-1599","journalAbbreviation":"Mar. Ecol. Prog. Ser.","language":"en","page":"111-121","source":"DOI.org (Crossref)","title":"Scales of coastal heterogeneity and benthic intertidal species richness, diversity and abundance","volume":"136","author":[{"family":"Archambault","given":"P"},{"family":"Bourget","given":"E"}],"issued":{"date-parts":[["1996"]]}}}],"schema":"https://github.com/citation-style-language/schema/raw/master/csl-citation.json"} </w:instrText>
      </w:r>
      <w:r w:rsidR="00426A33">
        <w:fldChar w:fldCharType="separate"/>
      </w:r>
      <w:r w:rsidR="00426A33">
        <w:rPr>
          <w:noProof/>
        </w:rPr>
        <w:t>Archambault and Bourget</w:t>
      </w:r>
      <w:r w:rsidR="00906B6A">
        <w:rPr>
          <w:noProof/>
        </w:rPr>
        <w:t xml:space="preserve"> (</w:t>
      </w:r>
      <w:r w:rsidR="00426A33">
        <w:rPr>
          <w:noProof/>
        </w:rPr>
        <w:t>1996</w:t>
      </w:r>
      <w:r w:rsidR="00426A33">
        <w:fldChar w:fldCharType="end"/>
      </w:r>
      <w:r w:rsidR="00906B6A">
        <w:t>)</w:t>
      </w:r>
      <w:r w:rsidR="00426A33">
        <w:t xml:space="preserve"> </w:t>
      </w:r>
      <w:r w:rsidR="00A13236" w:rsidRPr="00426A33">
        <w:t xml:space="preserve">found that scale of variation in </w:t>
      </w:r>
      <w:r w:rsidR="001269A3">
        <w:t>richness</w:t>
      </w:r>
      <w:r w:rsidR="00A13236" w:rsidRPr="00426A33">
        <w:t xml:space="preserve"> for intertidal species</w:t>
      </w:r>
      <w:r w:rsidR="00426A33">
        <w:t xml:space="preserve"> </w:t>
      </w:r>
      <w:r w:rsidR="00A13236" w:rsidRPr="00426A33">
        <w:t>was km while scale for variation in abundance was cm</w:t>
      </w:r>
      <w:r w:rsidR="00426A33">
        <w:t>.</w:t>
      </w:r>
      <w:r w:rsidR="00666133">
        <w:t xml:space="preserve"> </w:t>
      </w:r>
      <w:r>
        <w:t xml:space="preserve">Nevertheless, we did find more species at our kelp sites compared to the rocky reef sites, supporting extensive research on the </w:t>
      </w:r>
      <w:r w:rsidR="00411CC2">
        <w:t>ability of</w:t>
      </w:r>
      <w:r>
        <w:t xml:space="preserve"> kelp </w:t>
      </w:r>
      <w:r w:rsidR="0085021C">
        <w:t xml:space="preserve">forests </w:t>
      </w:r>
      <w:r w:rsidR="00411CC2">
        <w:t>to foster</w:t>
      </w:r>
      <w:r>
        <w:t xml:space="preserve"> biodiversity</w:t>
      </w:r>
      <w:r w:rsidR="0085021C">
        <w:t xml:space="preserve"> </w:t>
      </w:r>
      <w:r w:rsidR="0085021C">
        <w:fldChar w:fldCharType="begin"/>
      </w:r>
      <w:r w:rsidR="0085021C">
        <w:instrText xml:space="preserve"> ADDIN ZOTERO_ITEM CSL_CITATION {"citationID":"Pqp4o227","properties":{"formattedCitation":"(Graham, 2004; Miller et al., 2018; Smale et al., 2013)","plainCitation":"(Graham, 2004; Miller et al., 2018; Smale et al., 2013)","noteIndex":0},"citationItems":[{"id":4873,"uris":["http://zotero.org/users/local/idKDtb7T/items/AW4WY2KJ"],"itemData":{"id":4873,"type":"article-journal","abstract":"It has been hypothesized that the high diversity of giant kelp forests is due primarily to the provision of energy and habitat by the giant kelp (Macrocystis pyrifera). In this article, I use a 19-year-long kelp forest-monitoring data set from the Channel Islands National Park (a) to identify associations between subtidal species and forested or deforested habitats, (b) to generate an idealized food web for Southern California giant kelp forests in order to identify the primary conduits of energy flow through the system, and (c) to determine changes in the diversity and complexity of this food web due to localized giant kelp deforestation. A total of 275 common species were observed in the park between 1982 and 2000, of which 36% occurred significantly more often in kelp-forested areas than in deforested areas (that is, sea urchin barrens); 25 species were found exclusively in forested areas. Most of these associations wereclearly identified as trophic and/or structural associations with giant kelp itself. The producer level of the food web was diverse, although giant kelp apparently represents the greatest single source of fixed carbon through either direct grazing or the production of phytodetritus. Primary, secondary and tertiary consumer levels were also represented by numerous species, and generalist consumers were common. With deforestation, the source of primary production shifts from primarily kelps to ephemeral microalgae, macroalgae, and phytoplankton. These results support the reliance of giant kelp forest food-web structure and diversity on the presence of the forest itself.","container-title":"Ecosystems","DOI":"10.1007/s10021-003-0245-6","ISSN":"1435-0629","issue":"4","journalAbbreviation":"Ecosystems","language":"en","page":"341-357","source":"Springer Link","title":"Effects of Local Deforestation on the Diversity and Structure of Southern California Giant Kelp Forest Food Webs","volume":"7","author":[{"family":"Graham","given":"Michael H."}],"issued":{"date-parts":[["2004",6,1]]}}},{"id":4871,"uris":["http://zotero.org/users/local/idKDtb7T/items/CND7SLUL"],"itemData":{"id":4871,"type":"article-journal","abstract":"Foundation species define the ecosystems they live in, but ecologists have often characterized dominant plants as foundational without supporting evidence. Giant kelp has long been considered a marine foundation species due to its complex structure and high productivity; however, there is little quantitative evidence to evaluate this. Here, we apply structural equation modelling to a 15-year time series of reef community data to evaluate how giant kelp affects the reef community. Although species richness was positively associated with giant kelp biomass, most direct paths did not involve giant kelp. Instead, the foundational qualities of giant kelp were driven mostly by indirect effects attributed to its dominant physical structure and associated engineering influence on the ecosystem, rather than by its use as food by invertebrates and fishes. Giant kelp structure has indirect effects because it shades out understorey algae that compete with sessile invertebrates. When released from competition, sessile species in turn increase the diversity of mobile predators. Sea urchin grazing effects could have been misinterpreted as kelp effects, because sea urchins can overgraze giant kelp, understorey algae and sessile invertebrates alike. Our results confirm the high diversity and biomass associated with kelp forests, but highlight how species interactions and habitat attributes can be misconstrued as direct consequences of a foundation species like giant kelp.","container-title":"Proceedings of the Royal Society B: Biological Sciences","DOI":"10.1098/rspb.2017.2571","issue":"1874","note":"publisher: Royal Society","page":"20172571","source":"royalsocietypublishing.org (Atypon)","title":"Giant kelp, Macrocystis pyrifera, increases faunal diversity through physical engineering","volume":"285","author":[{"family":"Miller","given":"Robert J."},{"family":"Lafferty","given":"Kevin D."},{"family":"Lamy","given":"Thomas"},{"family":"Kui","given":"Li"},{"family":"Rassweiler","given":"Andrew"},{"family":"Reed","given":"Daniel C."}],"issued":{"date-parts":[["2018",3,14]]}}},{"id":4875,"uris":["http://zotero.org/users/local/idKDtb7T/items/IGQVEDAX"],"itemData":{"id":4875,"type":"article-journal","abstract":"Kelp forests along temperate and polar coastlines represent some of most diverse and productive habitats on the Earth. Here, we synthesize information from &gt;60 years of research on the structure and functioning of kelp forest habitats in European waters, with particular emphasis on the coasts of UK and Ireland, which represents an important biogeographic transition zone that is subjected to multiple threats and stressors. We collated existing data on kelp distribution and abundance and reanalyzed these data to describe the structure of kelp forests along a spatial gradient spanning more than 10° of latitude. We then examined ecological goods and services provided by kelp forests, including elevated secondary production, nutrient cycling, energy capture and flow, coastal defense, direct applications, and biodiversity repositories, before discussing current and future threats posed to kelp forests and identifying key knowledge gaps. Recent evidence unequivocally demonstrates that the structure of kelp forests in the NE Atlantic is changing in response to climate- and non-climate-related stressors, which will have major implications for the structure and functioning of coastal ecosystems. However, kelp-dominated habitats along much of the NE Atlantic coastline have been chronically understudied over recent decades in comparison with other regions such as Australasia and North America. The paucity of field-based research currently impedes our ability to conserve and manage these important ecosystems. Targeted observational and experimental research conducted over large spatial and temporal scales is urgently needed to address these knowledge gaps.","container-title":"Ecology and Evolution","DOI":"10.1002/ece3.774","ISSN":"2045-7758","issue":"11","language":"en","license":"© 2013 The Authors. Ecology and Evolution published by John Wiley &amp; Sons Ltd.","note":"_eprint: https://onlinelibrary.wiley.com/doi/pdf/10.1002/ece3.774","page":"4016-4038","source":"Wiley Online Library","title":"Threats and knowledge gaps for ecosystem services provided by kelp forests: a northeast Atlantic perspective","title-short":"Threats and knowledge gaps for ecosystem services provided by kelp forests","volume":"3","author":[{"family":"Smale","given":"Dan A."},{"family":"Burrows","given":"Michael T."},{"family":"Moore","given":"Pippa"},{"family":"O'Connor","given":"Nessa"},{"family":"Hawkins","given":"Stephen J."}],"issued":{"date-parts":[["2013"]]}}}],"schema":"https://github.com/citation-style-language/schema/raw/master/csl-citation.json"} </w:instrText>
      </w:r>
      <w:r w:rsidR="0085021C">
        <w:fldChar w:fldCharType="separate"/>
      </w:r>
      <w:r w:rsidR="0085021C">
        <w:rPr>
          <w:noProof/>
        </w:rPr>
        <w:t>(Graham, 2004; Miller et al., 2018; Smale et al., 2013)</w:t>
      </w:r>
      <w:r w:rsidR="0085021C">
        <w:fldChar w:fldCharType="end"/>
      </w:r>
      <w:r w:rsidR="0085021C">
        <w:t>.</w:t>
      </w:r>
    </w:p>
    <w:p w14:paraId="4BB65755" w14:textId="77777777" w:rsidR="00C34E5F" w:rsidRPr="009D0A6F" w:rsidRDefault="00C34E5F" w:rsidP="00741F8A">
      <w:pPr>
        <w:spacing w:line="480" w:lineRule="auto"/>
      </w:pPr>
    </w:p>
    <w:p w14:paraId="784D0B01" w14:textId="5BE9B913" w:rsidR="00741F8A" w:rsidRPr="00220618" w:rsidRDefault="00741F8A" w:rsidP="00741F8A">
      <w:pPr>
        <w:spacing w:line="480" w:lineRule="auto"/>
        <w:rPr>
          <w:i/>
          <w:iCs/>
        </w:rPr>
      </w:pPr>
      <w:r w:rsidRPr="00220618">
        <w:rPr>
          <w:i/>
          <w:iCs/>
        </w:rPr>
        <w:t xml:space="preserve">Conclusion </w:t>
      </w:r>
      <w:r w:rsidR="00EA4761" w:rsidRPr="00EA4761">
        <w:t xml:space="preserve"> </w:t>
      </w:r>
    </w:p>
    <w:p w14:paraId="2510F710" w14:textId="4C74592E" w:rsidR="00906B6A" w:rsidRDefault="00741F8A" w:rsidP="00282591">
      <w:pPr>
        <w:spacing w:line="480" w:lineRule="auto"/>
      </w:pPr>
      <w:commentRangeStart w:id="36"/>
      <w:r>
        <w:t xml:space="preserve">Despite the mixing forces of currents and tides, spatial heterogeneity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t xml:space="preserve">concentration </w:t>
      </w:r>
      <w:r w:rsidR="006260D7">
        <w:t>wa</w:t>
      </w:r>
      <w:r w:rsidR="00E07FB1">
        <w:t>s</w:t>
      </w:r>
      <w:r>
        <w:t xml:space="preserve"> detectable at a range of </w:t>
      </w:r>
      <w:r w:rsidR="006260D7">
        <w:t xml:space="preserve">spatial </w:t>
      </w:r>
      <w:r>
        <w:t>scales</w:t>
      </w:r>
      <w:commentRangeEnd w:id="36"/>
      <w:r w:rsidR="00EC105C">
        <w:rPr>
          <w:rStyle w:val="CommentReference"/>
        </w:rPr>
        <w:commentReference w:id="36"/>
      </w:r>
      <w:r>
        <w:t xml:space="preserve">. </w:t>
      </w:r>
      <w:r w:rsidR="00906B6A">
        <w:t xml:space="preserve">This finding has two main implications. The first relates to our understanding of variation in local primary productivity. Heterogeneity in primary productivity arises from variation in resource supply. Increased primary productivity has been seen with orders of variation in NH₄⁺ from 1.3 – 9x in NH₄⁺ </w:t>
      </w:r>
      <w:r w:rsidR="00906B6A">
        <w:fldChar w:fldCharType="begin"/>
      </w:r>
      <w:r w:rsidR="00906B6A">
        <w:instrText xml:space="preserve"> ADDIN ZOTERO_ITEM CSL_CITATION {"citationID":"vlL1aWbe","properties":{"formattedCitation":"(Allgeier et al., 2020; Arzul, 2001; Meyer et al., 1983; Sandoval-Gil et al., 2016; Savage, 2019; Shantz et al., 2015; Uthicke, 2001b; Uthicke and Klumpp, 1998; Vinther and Holmer, 2008; West et al., 2009)","plainCitation":"(Allgeier et al., 2020; Arzul, 2001; Meyer et al., 1983; Sandoval-Gil et al., 2016; Savage, 2019; Shantz et al., 2015; Uthicke, 2001b; Uthicke and Klumpp, 1998; Vinther and Holmer, 2008; West et al., 2009)","noteIndex":0},"citationItems":[{"id":2027,"uris":["http://zotero.org/users/local/idKDtb7T/items/5LZTDJKF"],"itemData":{"id":2027,"type":"article-journal","abstract":"Improving coral reef conservation requires heightened understanding of the mechanisms by which coral cope with changing environmental conditions to maintain optimal health. We used a long-term (10 month) in situ experiment with two phylogenetically diverse scleractinians (Acropora palmata and Porites porites) to test how coral–symbiotic algal interactions changed under real-world conditions that were a priori expected to be beneficial (fish-mediated nutrients) and to be harmful, but non-lethal, for coral (fish + anthropogenic nutrients). Analyzing nine response variables of nutrient stoichiometry and stable isotopes per coral fragment, we found that nutrients from fish positively affected coral growth, and moderate doses of anthropogenic nutrients had no additional effects. While growing, coral maintained homeostasis in their nutrient pools, showing tolerance to the different nutrient regimes. Nonetheless, structural equation models revealed more nuanced relationships, showing that anthropogenic nutrients reduced the diversity of coral–symbiotic algal interactions and caused nutrient and carbon flow to be dominated by the symbiont. Our findings show that nutrient and carbon pathways are fundamentally “rewired” under anthropogenic nutrient regimes in ways that could increase corals’ susceptibility to further stressors. We hypothesize that our experiment captured coral in a previously unrecognized transition state between mutualism and antagonism. These findings highlight a notable parallel between how anthropogenic nutrients promote symbiont dominance with the holobiont, and how they promote macroalgal dominance at the coral reef scale. Our findings suggest more realistic experimental conditions, including studies across gradients of anthropogenic nutrient enrichment as well as the incorporation of varied nutrient and energy pathways, may facilitate conservation efforts to mitigate coral loss.","container-title":"Global Change Biology","DOI":"10.1111/gcb.15230","ISSN":"1365-2486","issue":"10","journalAbbreviation":"Glob Change Biol","language":"en","note":"_eprint: https://onlinelibrary.wiley.com/doi/pdf/10.1111/gcb.15230","page":"5588-5601","source":"Wiley Online Library","title":"Rewiring coral: Anthropogenic nutrients shift diverse coral–symbiont nutrient and carbon interactions toward symbiotic algal dominance","title-short":"Rewiring coral","volume":"26","author":[{"family":"Allgeier","given":"Jacob E."},{"family":"Andskog","given":"Mona A."},{"family":"Hensel","given":"Enie"},{"family":"Appaldo","given":"Richard"},{"family":"Layman","given":"Craig"},{"family":"Kemp","given":"Dustin W."}],"issued":{"date-parts":[["2020"]]}}},{"id":1912,"uris":["http://zotero.org/users/local/idKDtb7T/items/RE7RZIGC"],"itemData":{"id":1912,"type":"article-journal","container-title":"ICES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S."}],"issued":{"date-parts":[["1983",6,3]]}}},{"id":1781,"uris":["http://zotero.org/users/local/idKDtb7T/items/APZGS65J"],"itemData":{"id":1781,"type":"article-journal","container-title":"Estuaries and Coasts","DOI":"10.1007/s12237-016-0102-4","ISSN":"1559-2723, 1559-2731","issue":"6","journalAbbreviation":"Estuaries and Coasts","language":"en","page":"1694-1708","source":"DOI.org (Crossref)","title":"Nitrogen Uptake and Internal Recycling in Zostera marina Exposed to Oyster Farming: Eelgrass Potential as a Natural Biofilter","title-short":"Nitrogen Uptake and Internal Recycling in Zostera marina Exposed to Oyster Farming","volume":"39","author":[{"family":"Sandoval-Gil","given":"Jose"},{"family":"Alexandre","given":"Ana"},{"family":"Santos","given":"Rui"},{"family":"Camacho-Ibar","given":"Víctor F."}],"issued":{"date-parts":[["2016",11]]}}},{"id":1754,"uris":["http://zotero.org/users/local/idKDtb7T/items/GYYSH5Z2"],"itemData":{"id":1754,"type":"article-journal","container-title":"Scientific Reports","DOI":"10.1038/s41598-019-41030-6","ISSN":"2045-2322","issue":"1","journalAbbreviation":"Sci Rep","language":"en","page":"4284","source":"DOI.org (Crossref)","title":"Seabird nutrients are assimilated by corals and enhance coral growth rates","volume":"9","author":[{"family":"Savage","given":"Candida"}],"issued":{"date-parts":[["2019",12]]}}},{"id":1365,"uris":["http://zotero.org/users/local/idKDtb7T/items/P3HIB4GN"],"itemData":{"id":1365,"type":"article-journal","abstract":"Animal-derived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E."}],"issued":{"date-parts":[["2015"]]}}},{"id":1526,"uris":["http://zotero.org/users/local/idKDtb7T/items/G4N6WE9V"],"itemData":{"id":1526,"type":"article-journal","abstract":"The close coupling between producers and consumers of inorganic nutrients is generally assumed to be important to maintaining high productivity on coral reefs. I examined whether a tight cycling of nutrients exists between benthic microalgae and\nsediment-feeding holothurians (Stichopus chloronotus and Holothuria atra). Benthic microalgae had an increased production (measured as O2 evolution) after exposure for more than 3 h to effluent water from tanks containing\nholothurians. Direct addition of phosphate and ammonium suggested that this increase was mainly caused by the excretion of ammonium. In experiments in which a part of the sediment area was inaccessible to the holothurians, microalgae production\nsignificantly increased in aquaria containing holothurians, irrespective of whether microalgae were grazed or protected from grazing. Thus, it could be inferred that production enhancement is solely a nutrient effect and not due to other effects described\nfor other grazers (e.g. removal of senescent cells or reduction of self-shading). The effects on the microalgal biomass (measured as chlorophyll a and phaeophytin) depended on the actual grazing intensity. When a high grazing pressure was\nsimulated (e.g. 2 H. atra on 0.116 m2), microalgal biomass was reduced significantly after 7 d compared to control aquaria. At lower grazing intensities (e.g. 1 S. chloronotus on 0.232 m2), the microalgal biomass\nincreased significantly. A significant negative correlation was found between the amount of sediment consumed in each single aquarium (measured as the weight of the faeces produced) and the increase in chlorophyll a and phaeophytin concentrations\nin the sediment. A comparison with in situ sediment-consumption rates suggested that holothurians in natural densities have an overall beneficial effect on the benthic microalgal community. I propose that holothurians and other sediment-feeders are\nimportant components of a benthic recycling system that may have some similarity to the planktonic microbial loop.","container-title":"Marine Ecology Progress Series","DOI":"10.3354/meps210125","ISSN":"0171-8630, 1616-1599","journalAbbreviation":"Mar Ecol Prog Ser","language":"en","page":"125-138","source":"www.int-res.com","title":"Interactions between sediment-feeders and microalgae on coral reefs: grazing losses versus production enhancement","title-short":"Interactions between sediment-feeders and microalgae on coral reefs","volume":"210","author":[{"family":"Uthicke","given":"Sven"}],"issued":{"date-parts":[["2001",1,26]]}}},{"id":1484,"uris":["http://zotero.org/users/local/idKDtb7T/items/LQJ3RCKJ"],"itemData":{"id":1484,"type":"article-journal","abstract":"Production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W."}],"issued":{"date-parts":[["1998"]]}},"label":"page"},{"id":1564,"uris":["http://zotero.org/users/local/idKDtb7T/items/2DGI5SHH"],"itemData":{"id":1564,"type":"article-journal","abstract":"Blue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00906B6A">
        <w:fldChar w:fldCharType="separate"/>
      </w:r>
      <w:r w:rsidR="00906B6A">
        <w:rPr>
          <w:noProof/>
        </w:rPr>
        <w:t>(Allgeier et al., 2020; Arzul, 2001; Meyer et al., 1983; Sandoval-Gil et al., 2016; Savage, 2019; Shantz et al., 2015; Uthicke, 2001b; Uthicke and Klumpp, 1998; Vinther and Holmer, 2008; West et al., 2009)</w:t>
      </w:r>
      <w:r w:rsidR="00906B6A">
        <w:fldChar w:fldCharType="end"/>
      </w:r>
      <w:r w:rsidR="00906B6A">
        <w:t xml:space="preserve">, which is within the range of variation we saw at all three spatial scales. Even in nutrient-replete upwelling ecosystems, an increase in NH₄⁺ from 0.08 </w:t>
      </w:r>
      <w:proofErr w:type="spellStart"/>
      <w:r w:rsidR="00906B6A">
        <w:t>uM</w:t>
      </w:r>
      <w:proofErr w:type="spellEnd"/>
      <w:r w:rsidR="00906B6A">
        <w:t xml:space="preserve"> to 1.26 </w:t>
      </w:r>
      <w:proofErr w:type="spellStart"/>
      <w:r w:rsidR="00906B6A">
        <w:t>uM</w:t>
      </w:r>
      <w:proofErr w:type="spellEnd"/>
      <w:r w:rsidR="00906B6A">
        <w:t xml:space="preserve"> (15.8x difference) was linked to increased tissue nitrogen and coverage of an intertidal seaweed </w:t>
      </w:r>
      <w:r w:rsidR="00906B6A">
        <w:fldChar w:fldCharType="begin"/>
      </w:r>
      <w:r w:rsidR="00906B6A">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906B6A">
        <w:fldChar w:fldCharType="separate"/>
      </w:r>
      <w:r w:rsidR="00906B6A">
        <w:rPr>
          <w:noProof/>
        </w:rPr>
        <w:t>(Aquilino et al., 2009)</w:t>
      </w:r>
      <w:r w:rsidR="00906B6A">
        <w:fldChar w:fldCharType="end"/>
      </w:r>
      <w:r w:rsidR="00906B6A">
        <w:t xml:space="preserve">, and a 1.8x increase in NH₄⁺ increased growth in subtidal seaweeds in Barkley Sound </w:t>
      </w:r>
      <w:r w:rsidR="00906B6A">
        <w:fldChar w:fldCharType="begin"/>
      </w:r>
      <w:r w:rsidR="00906B6A">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906B6A">
        <w:fldChar w:fldCharType="separate"/>
      </w:r>
      <w:r w:rsidR="00906B6A">
        <w:rPr>
          <w:noProof/>
        </w:rPr>
        <w:t>(Druehl et al., 1989)</w:t>
      </w:r>
      <w:r w:rsidR="00906B6A">
        <w:fldChar w:fldCharType="end"/>
      </w:r>
      <w:r w:rsidR="00906B6A">
        <w:t xml:space="preserve">. </w:t>
      </w:r>
      <w:r w:rsidR="003E52B2">
        <w:t xml:space="preserve">Given the annual depletion of nitrates each summer </w:t>
      </w:r>
      <w:r w:rsidR="003E52B2">
        <w:fldChar w:fldCharType="begin"/>
      </w:r>
      <w:r w:rsidR="003E52B2">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3E52B2">
        <w:fldChar w:fldCharType="separate"/>
      </w:r>
      <w:r w:rsidR="003E52B2">
        <w:rPr>
          <w:noProof/>
        </w:rPr>
        <w:t>(Druehl et al., 1989)</w:t>
      </w:r>
      <w:r w:rsidR="003E52B2">
        <w:fldChar w:fldCharType="end"/>
      </w:r>
      <w:r w:rsidR="003E52B2">
        <w:t xml:space="preserve">, primary </w:t>
      </w:r>
      <w:r w:rsidR="003E52B2">
        <w:lastRenderedPageBreak/>
        <w:t xml:space="preserve">producers’ preference for NH₄⁺ over nitrate </w:t>
      </w:r>
      <w:r w:rsidR="003E52B2">
        <w:fldChar w:fldCharType="begin"/>
      </w:r>
      <w:r w:rsidR="003E52B2">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3E52B2">
        <w:fldChar w:fldCharType="separate"/>
      </w:r>
      <w:r w:rsidR="003E52B2">
        <w:rPr>
          <w:noProof/>
        </w:rPr>
        <w:t>(Phillips and Hurd, 2004)</w:t>
      </w:r>
      <w:r w:rsidR="003E52B2">
        <w:fldChar w:fldCharType="end"/>
      </w:r>
      <w:r w:rsidR="00A74717">
        <w:t xml:space="preserve">, </w:t>
      </w:r>
      <w:r w:rsidR="003E52B2">
        <w:t xml:space="preserve">and capacity for surge uptake of NH₄⁺ </w:t>
      </w:r>
      <w:r w:rsidR="003E52B2">
        <w:fldChar w:fldCharType="begin"/>
      </w:r>
      <w:r w:rsidR="003E52B2">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3E52B2">
        <w:fldChar w:fldCharType="separate"/>
      </w:r>
      <w:r w:rsidR="003E52B2">
        <w:rPr>
          <w:noProof/>
        </w:rPr>
        <w:t>(Cedeno et al., 2021)</w:t>
      </w:r>
      <w:r w:rsidR="003E52B2">
        <w:fldChar w:fldCharType="end"/>
      </w:r>
      <w:r w:rsidR="003E52B2">
        <w:t>, it seems likely t</w:t>
      </w:r>
      <w:r w:rsidR="00906B6A">
        <w:t>he animal-driven variation in NH₄⁺ we observed could contribute to heterogeneity in primary productivity.</w:t>
      </w:r>
    </w:p>
    <w:p w14:paraId="3E46EB4D" w14:textId="6B66DA1D" w:rsidR="003E52B2" w:rsidRDefault="00906B6A" w:rsidP="003E52B2">
      <w:pPr>
        <w:spacing w:line="480" w:lineRule="auto"/>
        <w:ind w:firstLine="720"/>
      </w:pPr>
      <w:commentRangeStart w:id="37"/>
      <w:r>
        <w:t xml:space="preserve">The second </w:t>
      </w:r>
      <w:commentRangeEnd w:id="37"/>
      <w:r w:rsidR="00EC105C">
        <w:rPr>
          <w:rStyle w:val="CommentReference"/>
        </w:rPr>
        <w:commentReference w:id="37"/>
      </w:r>
      <w:r w:rsidR="00C21487">
        <w:t xml:space="preserve">implication </w:t>
      </w:r>
      <w:r w:rsidR="000F50D8">
        <w:t xml:space="preserve">relates to our general understanding of the importance of CND, especially in temperate areas. Our results </w:t>
      </w:r>
      <w:r w:rsidR="007C5C1D">
        <w:t>disrupt the dominant paradigm that bottom-up effects are primarily driven by external sources of nutrients acting on large</w:t>
      </w:r>
      <w:r w:rsidR="007B0365">
        <w:t xml:space="preserve"> </w:t>
      </w:r>
      <w:r w:rsidR="007C5C1D">
        <w:t xml:space="preserve">scales, </w:t>
      </w:r>
      <w:r w:rsidR="0080773F">
        <w:t xml:space="preserve">while </w:t>
      </w:r>
      <w:r w:rsidR="007C5C1D">
        <w:t xml:space="preserve">animals contribute to smaller-scale variation mainly through top-down, consumptive effects. </w:t>
      </w:r>
      <w:r w:rsidR="007C5C1D">
        <w:rPr>
          <w:color w:val="000000"/>
        </w:rPr>
        <w:t>A</w:t>
      </w:r>
      <w:r w:rsidR="007C5C1D" w:rsidRPr="005F1E8D">
        <w:rPr>
          <w:color w:val="000000"/>
        </w:rPr>
        <w:t xml:space="preserve">nimal-driven </w:t>
      </w:r>
      <w:proofErr w:type="spellStart"/>
      <w:r w:rsidR="007C5C1D" w:rsidRPr="005F1E8D">
        <w:rPr>
          <w:color w:val="000000"/>
        </w:rPr>
        <w:t>spatio</w:t>
      </w:r>
      <w:proofErr w:type="spellEnd"/>
      <w:r w:rsidR="007C5C1D" w:rsidRPr="005F1E8D">
        <w:rPr>
          <w:color w:val="000000"/>
        </w:rPr>
        <w:t xml:space="preserve">-temporal variability of nitrogen </w:t>
      </w:r>
      <w:r w:rsidR="007C5C1D">
        <w:rPr>
          <w:color w:val="000000"/>
        </w:rPr>
        <w:t>is known to drive bottom-up effects in the tropics, but our results suggest</w:t>
      </w:r>
      <w:r w:rsidR="007C5C1D">
        <w:t xml:space="preserve"> a</w:t>
      </w:r>
      <w:r w:rsidR="00EA4761">
        <w:t xml:space="preserve">nimal-regenerated nutrients may play a previously unappreciated role in </w:t>
      </w:r>
      <w:r w:rsidR="00D16E45">
        <w:t>shaping nutrient availability in temperate regions</w:t>
      </w:r>
      <w:r w:rsidR="007C5C1D">
        <w:t xml:space="preserve"> too</w:t>
      </w:r>
      <w:r w:rsidR="00D16E45">
        <w:t xml:space="preserve">. </w:t>
      </w:r>
    </w:p>
    <w:p w14:paraId="23A626F8" w14:textId="77777777" w:rsidR="00686D1B" w:rsidRDefault="00686D1B" w:rsidP="00282591">
      <w:pPr>
        <w:spacing w:line="480" w:lineRule="auto"/>
      </w:pPr>
    </w:p>
    <w:p w14:paraId="6881BEC9" w14:textId="7311E25B" w:rsidR="006214D6" w:rsidRPr="006214D6" w:rsidRDefault="006214D6" w:rsidP="00282591">
      <w:pPr>
        <w:spacing w:line="480" w:lineRule="auto"/>
        <w:rPr>
          <w:b/>
          <w:bCs/>
        </w:rPr>
      </w:pPr>
      <w:r w:rsidRPr="006214D6">
        <w:rPr>
          <w:b/>
          <w:bCs/>
        </w:rPr>
        <w:t>Acknowledgements</w:t>
      </w:r>
    </w:p>
    <w:p w14:paraId="0F8A8B2B" w14:textId="5C105803" w:rsidR="006214D6" w:rsidRDefault="008E795A" w:rsidP="00282591">
      <w:pPr>
        <w:spacing w:line="480" w:lineRule="auto"/>
      </w:pPr>
      <w:r>
        <w:t>We are grateful</w:t>
      </w:r>
      <w:r w:rsidR="00E94D69">
        <w:t xml:space="preserve"> to the volunteers who conduct </w:t>
      </w:r>
      <w:r>
        <w:t xml:space="preserve">annual </w:t>
      </w:r>
      <w:r w:rsidR="00E94D69">
        <w:t xml:space="preserve">Reef Life Surveys and to </w:t>
      </w:r>
      <w:r>
        <w:t xml:space="preserve">Dr. </w:t>
      </w:r>
      <w:r w:rsidR="00E94D69">
        <w:t xml:space="preserve">Amanda Bates and the </w:t>
      </w:r>
      <w:r w:rsidR="00E94D69" w:rsidRPr="00E94D69">
        <w:t>Canada Research Chairs Program</w:t>
      </w:r>
      <w:r w:rsidR="00E94D69">
        <w:t xml:space="preserve"> for funding this critical long-term monitoring work. Thank you to Siobhan Gray, Dave Porter, Phil Lavoie, Kelly Clement, and all the </w:t>
      </w:r>
      <w:proofErr w:type="spellStart"/>
      <w:r w:rsidR="00E94D69">
        <w:t>Bamfield</w:t>
      </w:r>
      <w:proofErr w:type="spellEnd"/>
      <w:r w:rsidR="00E94D69">
        <w:t xml:space="preserve"> Marine Sciences Center staff for their ongoing support. </w:t>
      </w:r>
      <w:r w:rsidR="003F3DBB">
        <w:t xml:space="preserve">Thank you to </w:t>
      </w:r>
      <w:proofErr w:type="spellStart"/>
      <w:r w:rsidR="003F3DBB" w:rsidRPr="003F3DBB">
        <w:t>Brittnie</w:t>
      </w:r>
      <w:proofErr w:type="spellEnd"/>
      <w:r w:rsidR="003F3DBB" w:rsidRPr="003F3DBB">
        <w:t xml:space="preserve"> </w:t>
      </w:r>
      <w:proofErr w:type="spellStart"/>
      <w:r w:rsidR="003F3DBB" w:rsidRPr="003F3DBB">
        <w:t>Spriel</w:t>
      </w:r>
      <w:proofErr w:type="spellEnd"/>
      <w:r w:rsidR="003F3DBB" w:rsidRPr="003F3DBB">
        <w:t xml:space="preserve"> </w:t>
      </w:r>
      <w:r w:rsidR="003F3DBB">
        <w:t xml:space="preserve">and </w:t>
      </w:r>
      <w:r w:rsidR="003F3DBB" w:rsidRPr="003F3DBB">
        <w:t xml:space="preserve">Kayla Holloway </w:t>
      </w:r>
      <w:r w:rsidR="003F3DBB">
        <w:t xml:space="preserve">for their assistance with the crab cages. </w:t>
      </w:r>
      <w:r w:rsidR="00E94D69">
        <w:t>Hailey Davi</w:t>
      </w:r>
      <w:r w:rsidR="005613C5">
        <w:t>e</w:t>
      </w:r>
      <w:r w:rsidR="00E94D69">
        <w:t xml:space="preserve">s provided the </w:t>
      </w:r>
      <w:r w:rsidR="0076719B">
        <w:t>illustrations</w:t>
      </w:r>
      <w:r w:rsidR="00E94D69">
        <w:t xml:space="preserve"> of the red rock crabs and California sea cucumbers</w:t>
      </w:r>
      <w:r w:rsidR="0076719B">
        <w:t xml:space="preserve">, and </w:t>
      </w:r>
      <w:r w:rsidR="0076719B" w:rsidRPr="0076719B">
        <w:t xml:space="preserve">Jane Thomas </w:t>
      </w:r>
      <w:r w:rsidR="0076719B">
        <w:t xml:space="preserve">provided the kelp symbols through the </w:t>
      </w:r>
      <w:r w:rsidR="0076719B" w:rsidRPr="0076719B">
        <w:t>Integration and Application Network (ian.umces.edu/media-library)</w:t>
      </w:r>
      <w:r w:rsidR="0076719B">
        <w:t>.</w:t>
      </w:r>
    </w:p>
    <w:p w14:paraId="442B19BD" w14:textId="5B435254" w:rsidR="00D37004" w:rsidRDefault="00E02E63" w:rsidP="007A68CB">
      <w:pPr>
        <w:rPr>
          <w:b/>
        </w:rPr>
      </w:pPr>
      <w:r>
        <w:rPr>
          <w:b/>
        </w:rPr>
        <w:br w:type="page"/>
      </w:r>
      <w:r w:rsidR="00C05A5A">
        <w:rPr>
          <w:b/>
        </w:rPr>
        <w:lastRenderedPageBreak/>
        <w:t>Figures</w:t>
      </w:r>
    </w:p>
    <w:p w14:paraId="0BD3EAC6" w14:textId="6483D417" w:rsidR="00A960B5" w:rsidRPr="007A68CB" w:rsidRDefault="0058405B" w:rsidP="007A68CB">
      <w:pPr>
        <w:rPr>
          <w:b/>
        </w:rPr>
      </w:pPr>
      <w:r>
        <w:rPr>
          <w:b/>
          <w:noProof/>
        </w:rPr>
        <w:drawing>
          <wp:inline distT="0" distB="0" distL="0" distR="0" wp14:anchorId="304E62EA" wp14:editId="306C6DF1">
            <wp:extent cx="4699000" cy="4953000"/>
            <wp:effectExtent l="0" t="0" r="0" b="0"/>
            <wp:docPr id="137876461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64614" name="Picture 1" descr="A screenshot of a 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9000" cy="4953000"/>
                    </a:xfrm>
                    <a:prstGeom prst="rect">
                      <a:avLst/>
                    </a:prstGeom>
                  </pic:spPr>
                </pic:pic>
              </a:graphicData>
            </a:graphic>
          </wp:inline>
        </w:drawing>
      </w:r>
    </w:p>
    <w:p w14:paraId="6E58BAC1" w14:textId="51225AE5" w:rsidR="006C6F43" w:rsidRPr="00314455" w:rsidRDefault="00622296">
      <w:commentRangeStart w:id="38"/>
      <w:r>
        <w:rPr>
          <w:b/>
        </w:rPr>
        <w:t xml:space="preserve">Figure </w:t>
      </w:r>
      <w:r w:rsidR="006C6F43">
        <w:rPr>
          <w:b/>
        </w:rPr>
        <w:t>1</w:t>
      </w:r>
      <w:r>
        <w:rPr>
          <w:b/>
        </w:rPr>
        <w:t xml:space="preserve">. </w:t>
      </w:r>
      <w:commentRangeEnd w:id="38"/>
      <w:r w:rsidR="00456F9A">
        <w:rPr>
          <w:rStyle w:val="CommentReference"/>
        </w:rPr>
        <w:commentReference w:id="38"/>
      </w:r>
      <w:r w:rsidR="000D0396" w:rsidRPr="005835B5">
        <w:rPr>
          <w:bCs/>
        </w:rPr>
        <w:t>Scales of study and site locations</w:t>
      </w:r>
      <w:r w:rsidR="000D0396" w:rsidRPr="000D0396">
        <w:t xml:space="preserve"> </w:t>
      </w:r>
      <w:r w:rsidR="000D0396">
        <w:t>in Barkley Sound, B</w:t>
      </w:r>
      <w:r w:rsidR="00EC105C">
        <w:t xml:space="preserve">ritish </w:t>
      </w:r>
      <w:r w:rsidR="000D0396">
        <w:t>C</w:t>
      </w:r>
      <w:r w:rsidR="00EC105C">
        <w:t>olumbia, Canada</w:t>
      </w:r>
      <w:r w:rsidR="000D0396" w:rsidRPr="005835B5">
        <w:rPr>
          <w:bCs/>
        </w:rPr>
        <w:t>.</w:t>
      </w:r>
      <w:r w:rsidR="000D0396">
        <w:rPr>
          <w:b/>
        </w:rPr>
        <w:t xml:space="preserve"> </w:t>
      </w:r>
      <w:r w:rsidR="00A32263">
        <w:t>(</w:t>
      </w:r>
      <w:r w:rsidR="000D0396">
        <w:t>a)</w:t>
      </w:r>
      <w:r w:rsidR="00A32263">
        <w:t xml:space="preserve"> Among-site, (</w:t>
      </w:r>
      <w:r w:rsidR="000D0396">
        <w:t>b</w:t>
      </w:r>
      <w:r w:rsidR="00A32263">
        <w:t>) within-site, and (</w:t>
      </w:r>
      <w:r w:rsidR="000D0396">
        <w:t>c</w:t>
      </w:r>
      <w:r w:rsidR="00A32263">
        <w:t xml:space="preserve">) within-meters schematics of </w:t>
      </w:r>
      <w:r w:rsidR="000D0396">
        <w:t xml:space="preserve">the </w:t>
      </w:r>
      <w:r w:rsidR="00A32263">
        <w:t xml:space="preserve">three spatial scales of variability investigated. </w:t>
      </w:r>
      <w:r w:rsidR="00A960B5">
        <w:rPr>
          <w:bCs/>
        </w:rPr>
        <w:t>(</w:t>
      </w:r>
      <w:r w:rsidR="00A32263">
        <w:rPr>
          <w:bCs/>
        </w:rPr>
        <w:t>d</w:t>
      </w:r>
      <w:r w:rsidR="00A960B5">
        <w:rPr>
          <w:bCs/>
        </w:rPr>
        <w:t xml:space="preserve">) </w:t>
      </w:r>
      <w:r w:rsidR="00AD62DF">
        <w:t xml:space="preserve">Rocky reefs </w:t>
      </w:r>
      <w:r w:rsidR="00006B3F">
        <w:t xml:space="preserve">(circles) </w:t>
      </w:r>
      <w:r w:rsidR="00AD62DF">
        <w:t xml:space="preserve">surveyed </w:t>
      </w:r>
      <w:r w:rsidR="00006B3F">
        <w:t>for meso</w:t>
      </w:r>
      <w:r w:rsidR="00AD62DF">
        <w:t>-</w:t>
      </w:r>
      <w:r w:rsidR="00006B3F">
        <w:t xml:space="preserve">scale </w:t>
      </w:r>
      <w:r w:rsidR="000D0396">
        <w:t xml:space="preserve">(among-site) </w:t>
      </w:r>
      <w:r w:rsidR="00AD62DF">
        <w:t xml:space="preserve">ammonium </w:t>
      </w:r>
      <w:r w:rsidR="00006B3F">
        <w:t>variation</w:t>
      </w:r>
      <w:r w:rsidR="00AD62DF">
        <w:t xml:space="preserve">, and kelp forests surveyed (triangles) for small-scale </w:t>
      </w:r>
      <w:r w:rsidR="000D0396">
        <w:t xml:space="preserve">(within-site) </w:t>
      </w:r>
      <w:r w:rsidR="00AD62DF">
        <w:t xml:space="preserve">ammonium variation. </w:t>
      </w:r>
      <w:r w:rsidR="005F39D0">
        <w:t>Site</w:t>
      </w:r>
      <w:r w:rsidR="00AD62DF">
        <w:t xml:space="preserve"> colour indicates mean ammonium concentration found at each site</w:t>
      </w:r>
      <w:r w:rsidR="00580B22">
        <w:t xml:space="preserve"> across all three years</w:t>
      </w:r>
      <w:r w:rsidR="00930939">
        <w:t>,</w:t>
      </w:r>
      <w:r w:rsidR="00C826A7">
        <w:t xml:space="preserve"> with darker points having higher concentration</w:t>
      </w:r>
      <w:r w:rsidR="005F39D0">
        <w:t>s</w:t>
      </w:r>
      <w:r w:rsidR="00C826A7">
        <w:t xml:space="preserve"> of ammonium.</w:t>
      </w:r>
      <w:r w:rsidR="00A960B5">
        <w:t xml:space="preserve"> </w:t>
      </w:r>
      <w:r w:rsidR="00D36A7A" w:rsidRPr="00314455">
        <w:t>(</w:t>
      </w:r>
      <w:r w:rsidR="00D36A7A" w:rsidRPr="00314455">
        <w:rPr>
          <w:rFonts w:ascii="Segoe UI Symbol" w:hAnsi="Segoe UI Symbol" w:cs="Segoe UI Symbol"/>
        </w:rPr>
        <w:t>★</w:t>
      </w:r>
      <w:r w:rsidR="00D36A7A" w:rsidRPr="00314455">
        <w:t xml:space="preserve">) </w:t>
      </w:r>
      <w:r w:rsidR="00D36A7A">
        <w:t>I</w:t>
      </w:r>
      <w:r w:rsidR="00D36A7A" w:rsidRPr="00314455">
        <w:t>ndicates the location of the sea cucumber caging experiment</w:t>
      </w:r>
      <w:r w:rsidR="00D36A7A">
        <w:t xml:space="preserve"> and </w:t>
      </w:r>
      <w:r w:rsidR="00314455">
        <w:t>(*) denotes location of the crab caging experiment.</w:t>
      </w:r>
    </w:p>
    <w:p w14:paraId="1AAE79E6" w14:textId="40A4F39B" w:rsidR="006C6F43" w:rsidRDefault="006C6F43">
      <w:pPr>
        <w:rPr>
          <w:b/>
        </w:rPr>
      </w:pPr>
    </w:p>
    <w:p w14:paraId="2F0D6ED4" w14:textId="11F330C3" w:rsidR="003733DE" w:rsidRDefault="00C05A5A" w:rsidP="00C05A5A">
      <w:pPr>
        <w:rPr>
          <w:b/>
        </w:rPr>
      </w:pPr>
      <w:r>
        <w:rPr>
          <w:b/>
        </w:rPr>
        <w:br w:type="page"/>
      </w:r>
    </w:p>
    <w:p w14:paraId="7297C4A4" w14:textId="28916C4F" w:rsidR="00AF1938" w:rsidRDefault="00DC6420" w:rsidP="00C05A5A">
      <w:pPr>
        <w:rPr>
          <w:b/>
        </w:rPr>
      </w:pPr>
      <w:r>
        <w:rPr>
          <w:b/>
          <w:noProof/>
        </w:rPr>
        <w:lastRenderedPageBreak/>
        <w:drawing>
          <wp:inline distT="0" distB="0" distL="0" distR="0" wp14:anchorId="6DF4EAE3" wp14:editId="0201EBFC">
            <wp:extent cx="5943600" cy="3343275"/>
            <wp:effectExtent l="0" t="0" r="0" b="0"/>
            <wp:docPr id="18675686" name="Picture 3"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686" name="Picture 3" descr="A comparison of different colored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581E4338" w:rsidR="00AB275A" w:rsidRDefault="00C05A5A" w:rsidP="00C05A5A">
      <w:r>
        <w:rPr>
          <w:b/>
        </w:rPr>
        <w:t xml:space="preserve">Figure </w:t>
      </w:r>
      <w:r w:rsidR="000D0396">
        <w:rPr>
          <w:b/>
        </w:rPr>
        <w:t>2</w:t>
      </w:r>
      <w:r>
        <w:rPr>
          <w:b/>
        </w:rPr>
        <w:t>.</w:t>
      </w:r>
      <w:r w:rsidR="00623DD8">
        <w:rPr>
          <w:b/>
        </w:rPr>
        <w:t xml:space="preserve"> </w:t>
      </w:r>
      <w:r w:rsidR="00623DD8">
        <w:t xml:space="preserve">Ecological </w:t>
      </w:r>
      <w:r w:rsidR="0096667C">
        <w:t xml:space="preserve">drivers </w:t>
      </w:r>
      <w:r w:rsidR="00623DD8">
        <w:t xml:space="preserve">of </w:t>
      </w:r>
      <w:r w:rsidR="00FF474D">
        <w:t xml:space="preserve">seawater </w:t>
      </w:r>
      <w:r w:rsidR="00623DD8">
        <w:t>ammonium concentration observed across 27 rocky reef sites in Barkley Sound</w:t>
      </w:r>
      <w:r w:rsidR="00FF474D">
        <w:t>, British Columbia, Canada</w:t>
      </w:r>
      <w:r w:rsidR="00623DD8">
        <w:t xml:space="preserve">. </w:t>
      </w:r>
      <w:r w:rsidR="00C826A7" w:rsidRPr="00C826A7">
        <w:t>(a)</w:t>
      </w:r>
      <w:r w:rsidR="00C826A7">
        <w:rPr>
          <w:b/>
        </w:rPr>
        <w:t xml:space="preserve"> </w:t>
      </w:r>
      <w:r w:rsidR="00D37004">
        <w:t xml:space="preserve">Model coefficients </w:t>
      </w:r>
      <w:r w:rsidR="00471233">
        <w:t>with</w:t>
      </w:r>
      <w:r w:rsidR="00FE153F">
        <w:t xml:space="preserve"> 95% confidence intervals</w:t>
      </w:r>
      <w:r w:rsidR="00435ABE">
        <w:t>,</w:t>
      </w:r>
      <w:r w:rsidR="00FE153F">
        <w:t xml:space="preserve"> </w:t>
      </w:r>
      <w:r w:rsidR="00435ABE">
        <w:t xml:space="preserve">and </w:t>
      </w:r>
      <w:r w:rsidR="00C826A7">
        <w:t xml:space="preserve">(b) </w:t>
      </w:r>
      <w:r w:rsidR="00D37004">
        <w:t>model</w:t>
      </w:r>
      <w:r w:rsidR="00FF474D">
        <w:t>-</w:t>
      </w:r>
      <w:r w:rsidR="00D37004">
        <w:t xml:space="preserve">generated predictions </w:t>
      </w:r>
      <w:r w:rsidR="000F50D8">
        <w:t xml:space="preserve">with </w:t>
      </w:r>
      <w:r w:rsidR="003E54A5">
        <w:t xml:space="preserve">shaded </w:t>
      </w:r>
      <w:r w:rsidR="000F50D8">
        <w:t>95% confidence intervals</w:t>
      </w:r>
      <w:r w:rsidR="003E54A5">
        <w:t xml:space="preserve"> </w:t>
      </w:r>
      <w:r w:rsidR="000F50D8">
        <w:t>of the effect</w:t>
      </w:r>
      <w:r w:rsidR="00D37004">
        <w:t xml:space="preserve"> of </w:t>
      </w:r>
      <w:r w:rsidR="000F50D8">
        <w:t xml:space="preserve">the </w:t>
      </w:r>
      <w:r w:rsidR="000450BF">
        <w:t xml:space="preserve">interaction between animal abundance and tide exchange on </w:t>
      </w:r>
      <w:r w:rsidR="00D37004">
        <w:t>among-site</w:t>
      </w:r>
      <w:r w:rsidR="000E0C25">
        <w:t xml:space="preserve"> </w:t>
      </w:r>
      <w:r w:rsidR="00D37004">
        <w:t>variation in ammonium concentration</w:t>
      </w:r>
      <w:r w:rsidR="00435ABE">
        <w:t>.</w:t>
      </w:r>
      <w:r w:rsidR="00D37004">
        <w:t xml:space="preserve"> </w:t>
      </w:r>
      <w:r w:rsidR="00C826A7">
        <w:t xml:space="preserve">The coefficients were generated from </w:t>
      </w:r>
      <w:r w:rsidR="00FF474D">
        <w:t xml:space="preserve">a </w:t>
      </w:r>
      <w:r w:rsidR="00C826A7">
        <w:t>generalized linear mixed-effects model</w:t>
      </w:r>
      <w:r w:rsidR="00471233">
        <w:t xml:space="preserve"> with</w:t>
      </w:r>
      <w:r w:rsidR="00C826A7">
        <w:t xml:space="preserve"> a gamma distribution (link = ‘log’)</w:t>
      </w:r>
      <w:r w:rsidR="00471233">
        <w:t>,</w:t>
      </w:r>
      <w:r w:rsidR="00C826A7">
        <w:t xml:space="preserve"> so coefficients are presented in log space. Continuous predictors were centred and scaled </w:t>
      </w:r>
      <w:r w:rsidR="00471233">
        <w:t>to compare</w:t>
      </w:r>
      <w:r w:rsidR="00C826A7">
        <w:t xml:space="preserve"> effect size</w:t>
      </w:r>
      <w:r w:rsidR="00FF474D">
        <w:t>s</w:t>
      </w:r>
      <w:r w:rsidR="00C826A7">
        <w:t xml:space="preserve"> between </w:t>
      </w:r>
      <w:r w:rsidR="00FF474D">
        <w:t xml:space="preserve">predictors with </w:t>
      </w:r>
      <w:r w:rsidR="00C826A7">
        <w:t>varying units.</w:t>
      </w:r>
    </w:p>
    <w:p w14:paraId="5AD6A3D9" w14:textId="06CDDDCD" w:rsidR="009F3B04" w:rsidRDefault="009F3B04" w:rsidP="00C05A5A"/>
    <w:p w14:paraId="0DF7D3FB" w14:textId="4173B45E" w:rsidR="0095043F" w:rsidRDefault="00E626B9" w:rsidP="00C05A5A">
      <w:r>
        <w:rPr>
          <w:noProof/>
        </w:rPr>
        <w:lastRenderedPageBreak/>
        <w:drawing>
          <wp:inline distT="0" distB="0" distL="0" distR="0" wp14:anchorId="0EDB5783" wp14:editId="7F0EED8B">
            <wp:extent cx="5943600" cy="5943600"/>
            <wp:effectExtent l="0" t="0" r="0" b="0"/>
            <wp:docPr id="2095117199"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17199" name="Picture 2"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2A51E40" w14:textId="4B024119" w:rsidR="00920BAF" w:rsidRDefault="00AB275A" w:rsidP="00C05A5A">
      <w:r w:rsidRPr="00314A5D">
        <w:rPr>
          <w:b/>
        </w:rPr>
        <w:t xml:space="preserve">Figure </w:t>
      </w:r>
      <w:r w:rsidR="000450BF">
        <w:rPr>
          <w:b/>
        </w:rPr>
        <w:t>3</w:t>
      </w:r>
      <w:r w:rsidRPr="00314A5D">
        <w:rPr>
          <w:b/>
        </w:rPr>
        <w:t>.</w:t>
      </w:r>
      <w:r>
        <w:t xml:space="preserve"> </w:t>
      </w:r>
      <w:r w:rsidR="00623DD8">
        <w:t xml:space="preserve">Drivers of variation </w:t>
      </w:r>
      <w:r w:rsidR="009B2182">
        <w:t xml:space="preserve">in ammonium concentration </w:t>
      </w:r>
      <w:r w:rsidR="00623DD8">
        <w:t>inside vs outside kelp forests across 16 sites in Barkley Sound</w:t>
      </w:r>
      <w:r w:rsidR="009B2182">
        <w:t>, British Columbia, Canada</w:t>
      </w:r>
      <w:r w:rsidR="00623DD8">
        <w:t xml:space="preserve">. </w:t>
      </w:r>
      <w:r w:rsidR="00C826A7">
        <w:t xml:space="preserve">(a) </w:t>
      </w:r>
      <w:r w:rsidR="00D37004">
        <w:t xml:space="preserve">Model coefficients </w:t>
      </w:r>
      <w:r w:rsidR="00471233">
        <w:t>with</w:t>
      </w:r>
      <w:r w:rsidR="00C826A7">
        <w:t xml:space="preserve"> </w:t>
      </w:r>
      <w:r w:rsidR="00FE153F">
        <w:t xml:space="preserve">95% confidence intervals </w:t>
      </w:r>
      <w:r w:rsidR="00D37004">
        <w:t xml:space="preserve">and </w:t>
      </w:r>
      <w:r w:rsidR="00C826A7">
        <w:t>(b</w:t>
      </w:r>
      <w:r w:rsidR="000450BF">
        <w:t>-e</w:t>
      </w:r>
      <w:r w:rsidR="00C826A7">
        <w:t xml:space="preserve">) </w:t>
      </w:r>
      <w:r w:rsidR="00D37004">
        <w:t>model</w:t>
      </w:r>
      <w:r w:rsidR="009B2182">
        <w:t>-</w:t>
      </w:r>
      <w:r w:rsidR="00D37004">
        <w:t>generated predictions</w:t>
      </w:r>
      <w:r w:rsidR="003E54A5">
        <w:t xml:space="preserve"> with shaded 95% confidence intervals</w:t>
      </w:r>
      <w:r w:rsidR="00D37004">
        <w:t xml:space="preserve"> </w:t>
      </w:r>
      <w:r w:rsidR="000F50D8">
        <w:t>of the effects</w:t>
      </w:r>
      <w:r w:rsidR="00D37004">
        <w:t xml:space="preserve"> of </w:t>
      </w:r>
      <w:r w:rsidR="000450BF">
        <w:t xml:space="preserve">significant drivers of </w:t>
      </w:r>
      <w:r w:rsidR="00D37004">
        <w:t xml:space="preserve">within-site variation in ammonium concentration. </w:t>
      </w:r>
      <w:r w:rsidR="00E914E6">
        <w:t>Continuous variables were scaled and centered</w:t>
      </w:r>
      <w:r w:rsidR="00C826A7">
        <w:t xml:space="preserve"> </w:t>
      </w:r>
      <w:r w:rsidR="00E914E6">
        <w:t>to facilitate comparisons between variables measured in different units.</w:t>
      </w:r>
    </w:p>
    <w:p w14:paraId="1F349ECD" w14:textId="123976CF" w:rsidR="00462E79" w:rsidRDefault="00E914E6" w:rsidP="00C05A5A">
      <w:r>
        <w:t xml:space="preserve"> </w:t>
      </w:r>
    </w:p>
    <w:p w14:paraId="3988A9B1" w14:textId="76E1285A" w:rsidR="009E4099" w:rsidRDefault="00281EEC" w:rsidP="00C05A5A">
      <w:r>
        <w:br w:type="page"/>
      </w:r>
    </w:p>
    <w:p w14:paraId="01B9B29E" w14:textId="619F8BC1" w:rsidR="00B547A8" w:rsidRDefault="0092030E">
      <w:pPr>
        <w:rPr>
          <w:b/>
        </w:rPr>
      </w:pPr>
      <w:r>
        <w:rPr>
          <w:b/>
          <w:noProof/>
        </w:rPr>
        <w:lastRenderedPageBreak/>
        <w:drawing>
          <wp:inline distT="0" distB="0" distL="0" distR="0" wp14:anchorId="767F1FD6" wp14:editId="6C4B8C95">
            <wp:extent cx="5943600" cy="3343275"/>
            <wp:effectExtent l="0" t="0" r="0" b="0"/>
            <wp:docPr id="13917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34905" name="Picture 13917349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32DAA39F" w:rsidR="0058230D" w:rsidRPr="00946EB9" w:rsidRDefault="0058230D">
      <w:r>
        <w:rPr>
          <w:b/>
        </w:rPr>
        <w:t xml:space="preserve">Figure </w:t>
      </w:r>
      <w:r w:rsidR="00377E7D">
        <w:rPr>
          <w:b/>
        </w:rPr>
        <w:t>4</w:t>
      </w:r>
      <w:r>
        <w:rPr>
          <w:b/>
        </w:rPr>
        <w:t xml:space="preserve">. </w:t>
      </w:r>
      <w:r w:rsidR="00623DD8">
        <w:t>Small</w:t>
      </w:r>
      <w:r w:rsidR="009B2182">
        <w:t>e</w:t>
      </w:r>
      <w:r w:rsidR="004F7AE3">
        <w:t>r</w:t>
      </w:r>
      <w:r w:rsidR="00623DD8">
        <w:t xml:space="preserve">-scale effect of animals on ammonium concentration. </w:t>
      </w:r>
      <w:r w:rsidR="00D351C1">
        <w:t xml:space="preserve">Mean ammonium concentration </w:t>
      </w:r>
      <w:r w:rsidR="00FE153F">
        <w:t>in experimental cages containing (a) zero</w:t>
      </w:r>
      <w:r w:rsidR="00377E7D">
        <w:t xml:space="preserve"> (control)</w:t>
      </w:r>
      <w:r w:rsidR="00FE153F">
        <w:t>, one, or two California sea cucumbers</w:t>
      </w:r>
      <w:r w:rsidR="0092030E">
        <w:t xml:space="preserve"> (n = 6)</w:t>
      </w:r>
      <w:r w:rsidR="00FE153F">
        <w:t xml:space="preserve">, and (b) </w:t>
      </w:r>
      <w:r w:rsidR="00377E7D">
        <w:t>zero (</w:t>
      </w:r>
      <w:r w:rsidR="00FE153F">
        <w:t>control</w:t>
      </w:r>
      <w:r w:rsidR="00377E7D">
        <w:t>)</w:t>
      </w:r>
      <w:r w:rsidR="00FE153F">
        <w:t xml:space="preserve">, </w:t>
      </w:r>
      <w:r w:rsidR="00377E7D">
        <w:t xml:space="preserve">one </w:t>
      </w:r>
      <w:r w:rsidR="00FE153F">
        <w:t xml:space="preserve">medium, or </w:t>
      </w:r>
      <w:r w:rsidR="00377E7D">
        <w:t xml:space="preserve">one </w:t>
      </w:r>
      <w:r w:rsidR="00FE153F">
        <w:t>large red rock crab</w:t>
      </w:r>
      <w:r w:rsidR="0092030E">
        <w:t xml:space="preserve"> (n = 8 for control and medium, n = 7 for large)</w:t>
      </w:r>
      <w:r w:rsidR="00FE153F">
        <w:t xml:space="preserve">. </w:t>
      </w:r>
      <w:r w:rsidR="005E6D58">
        <w:t>Error bars indicate 95% confidence intervals.</w:t>
      </w:r>
      <w:r w:rsidR="008E3A36">
        <w:t xml:space="preserve"> </w:t>
      </w:r>
    </w:p>
    <w:p w14:paraId="17ADC48E" w14:textId="6CD7E5D4" w:rsidR="0058230D" w:rsidRDefault="0058230D">
      <w:pPr>
        <w:rPr>
          <w:b/>
        </w:rPr>
      </w:pPr>
    </w:p>
    <w:p w14:paraId="713DF5D5" w14:textId="77777777" w:rsidR="00F25230" w:rsidRDefault="00F25230">
      <w:pPr>
        <w:rPr>
          <w:b/>
        </w:rPr>
      </w:pPr>
      <w:r>
        <w:rPr>
          <w:b/>
        </w:rPr>
        <w:br w:type="page"/>
      </w:r>
    </w:p>
    <w:p w14:paraId="544812BE" w14:textId="30E9933A" w:rsidR="00E81946" w:rsidRPr="005166D6" w:rsidRDefault="00F10A37" w:rsidP="005166D6">
      <w:pPr>
        <w:spacing w:line="480" w:lineRule="auto"/>
        <w:rPr>
          <w:bCs/>
        </w:rPr>
      </w:pPr>
      <w:r>
        <w:rPr>
          <w:b/>
        </w:rPr>
        <w:lastRenderedPageBreak/>
        <w:t xml:space="preserve">Electronic Supplement 1. </w:t>
      </w:r>
      <w:r w:rsidRPr="0096667C">
        <w:rPr>
          <w:bCs/>
        </w:rPr>
        <w:t>Supplementary tables and figures.</w:t>
      </w:r>
    </w:p>
    <w:p w14:paraId="70BDD310" w14:textId="08C3D9BD" w:rsidR="005166D6" w:rsidRDefault="002E5563" w:rsidP="00E81946">
      <w:pPr>
        <w:rPr>
          <w:b/>
        </w:rPr>
      </w:pPr>
      <w:r>
        <w:rPr>
          <w:b/>
          <w:noProof/>
        </w:rPr>
        <w:drawing>
          <wp:inline distT="0" distB="0" distL="0" distR="0" wp14:anchorId="2AEBEAE9" wp14:editId="1DCA76F3">
            <wp:extent cx="5351100" cy="2517106"/>
            <wp:effectExtent l="0" t="0" r="0" b="0"/>
            <wp:docPr id="2129826228" name="Picture 1" descr="A green hill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6228" name="Picture 1" descr="A green hill with yellow dots&#10;&#10;Description automatically generated"/>
                    <pic:cNvPicPr/>
                  </pic:nvPicPr>
                  <pic:blipFill rotWithShape="1">
                    <a:blip r:embed="rId16" cstate="print">
                      <a:extLst>
                        <a:ext uri="{28A0092B-C50C-407E-A947-70E740481C1C}">
                          <a14:useLocalDpi xmlns:a14="http://schemas.microsoft.com/office/drawing/2010/main" val="0"/>
                        </a:ext>
                      </a:extLst>
                    </a:blip>
                    <a:srcRect t="10902"/>
                    <a:stretch/>
                  </pic:blipFill>
                  <pic:spPr bwMode="auto">
                    <a:xfrm>
                      <a:off x="0" y="0"/>
                      <a:ext cx="5381921" cy="2531604"/>
                    </a:xfrm>
                    <a:prstGeom prst="rect">
                      <a:avLst/>
                    </a:prstGeom>
                    <a:ln>
                      <a:noFill/>
                    </a:ln>
                    <a:extLst>
                      <a:ext uri="{53640926-AAD7-44D8-BBD7-CCE9431645EC}">
                        <a14:shadowObscured xmlns:a14="http://schemas.microsoft.com/office/drawing/2010/main"/>
                      </a:ext>
                    </a:extLst>
                  </pic:spPr>
                </pic:pic>
              </a:graphicData>
            </a:graphic>
          </wp:inline>
        </w:drawing>
      </w:r>
    </w:p>
    <w:p w14:paraId="0E0B3FF7" w14:textId="77777777" w:rsidR="00791FF5" w:rsidRDefault="00791FF5" w:rsidP="00E81946">
      <w:pPr>
        <w:rPr>
          <w:b/>
        </w:rPr>
      </w:pPr>
    </w:p>
    <w:p w14:paraId="4541B03D" w14:textId="4B084ACE" w:rsidR="005166D6" w:rsidRPr="00791FF5" w:rsidRDefault="00E81946" w:rsidP="005166D6">
      <w:r>
        <w:rPr>
          <w:b/>
        </w:rPr>
        <w:t xml:space="preserve">Supplemental Figure 1. </w:t>
      </w:r>
      <w:r w:rsidR="00791FF5" w:rsidRPr="00791FF5">
        <w:t xml:space="preserve">Schematic of methods used to survey biological communities adjacent to a kelp forest, kelp forest density, and NH₄⁺ inside vs outside the forest. </w:t>
      </w:r>
      <w:r w:rsidR="00791FF5" w:rsidRPr="00791FF5">
        <w:rPr>
          <w:lang w:val="en-US"/>
        </w:rPr>
        <w:t xml:space="preserve">We first ran a 50 m Reef Life Survey transect parallel to the kelp forest </w:t>
      </w:r>
      <w:r w:rsidR="00B0699C" w:rsidRPr="00791FF5">
        <w:t>(green shaded area)</w:t>
      </w:r>
      <w:r w:rsidR="00B0699C">
        <w:t xml:space="preserve"> </w:t>
      </w:r>
      <w:r w:rsidR="00791FF5" w:rsidRPr="00791FF5">
        <w:rPr>
          <w:lang w:val="en-US"/>
        </w:rPr>
        <w:t>and surveyed fishes in the water column 5 m on either side of the transect (light blue shaded area</w:t>
      </w:r>
      <w:r w:rsidR="00B0699C">
        <w:rPr>
          <w:lang w:val="en-US"/>
        </w:rPr>
        <w:t>s</w:t>
      </w:r>
      <w:r w:rsidR="00791FF5" w:rsidRPr="00791FF5">
        <w:rPr>
          <w:lang w:val="en-US"/>
        </w:rPr>
        <w:t xml:space="preserve">), and cryptic fishes and macroinvertebrates 1 m on either side of the transect (darker blue shaded area). Next, we ran four 5 m long transects into the kelp forest 5 meters apart from each other to assess kelp density and biomass 0.5 m on either side of the transect (four perpendicular black lines). We took NH₄⁺ samples at the beginning and end of the first three kelp transects (yellow circles) to compare NH₄⁺ inside vs outside kelp forests. </w:t>
      </w:r>
    </w:p>
    <w:p w14:paraId="34F73B3C" w14:textId="5508C642" w:rsidR="005166D6" w:rsidRDefault="005166D6" w:rsidP="005166D6"/>
    <w:p w14:paraId="7EAD60E6" w14:textId="77777777" w:rsidR="007C5A02" w:rsidRDefault="007C5A02" w:rsidP="005166D6"/>
    <w:p w14:paraId="5092677A" w14:textId="2FC3B508" w:rsidR="00F122DB" w:rsidRDefault="007C5A02" w:rsidP="00F122DB">
      <w:pPr>
        <w:rPr>
          <w:b/>
        </w:rPr>
      </w:pPr>
      <w:r>
        <w:rPr>
          <w:b/>
          <w:noProof/>
        </w:rPr>
        <w:lastRenderedPageBreak/>
        <w:drawing>
          <wp:inline distT="0" distB="0" distL="0" distR="0" wp14:anchorId="0204B59F" wp14:editId="5C6B5C8D">
            <wp:extent cx="5943600" cy="3343275"/>
            <wp:effectExtent l="0" t="0" r="0" b="0"/>
            <wp:docPr id="67289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97707" name="Picture 67289770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9C28612" w14:textId="147358FF" w:rsidR="007C5A02" w:rsidRPr="00B21893" w:rsidRDefault="00B21893" w:rsidP="00F122DB">
      <w:pPr>
        <w:rPr>
          <w:bCs/>
        </w:rPr>
      </w:pPr>
      <w:r>
        <w:rPr>
          <w:b/>
        </w:rPr>
        <w:t xml:space="preserve">Supplemental Figure 2. </w:t>
      </w:r>
      <w:r>
        <w:rPr>
          <w:bCs/>
        </w:rPr>
        <w:t xml:space="preserve">Increase in ammonium in containers containing zero </w:t>
      </w:r>
      <w:proofErr w:type="spellStart"/>
      <w:r>
        <w:rPr>
          <w:bCs/>
        </w:rPr>
        <w:t>or fou</w:t>
      </w:r>
      <w:proofErr w:type="spellEnd"/>
      <w:r>
        <w:rPr>
          <w:bCs/>
        </w:rPr>
        <w:t>r California sea cucumbers (</w:t>
      </w:r>
      <w:proofErr w:type="spellStart"/>
      <w:r w:rsidRPr="00B21893">
        <w:rPr>
          <w:bCs/>
          <w:i/>
          <w:iCs/>
        </w:rPr>
        <w:t>Apostichopus</w:t>
      </w:r>
      <w:proofErr w:type="spellEnd"/>
      <w:r w:rsidRPr="00B21893">
        <w:rPr>
          <w:bCs/>
          <w:i/>
          <w:iCs/>
        </w:rPr>
        <w:t xml:space="preserve"> </w:t>
      </w:r>
      <w:proofErr w:type="spellStart"/>
      <w:r w:rsidRPr="00B21893">
        <w:rPr>
          <w:bCs/>
          <w:i/>
          <w:iCs/>
        </w:rPr>
        <w:t>californicus</w:t>
      </w:r>
      <w:proofErr w:type="spellEnd"/>
      <w:r>
        <w:rPr>
          <w:bCs/>
        </w:rPr>
        <w:t xml:space="preserve">) relative to initial ammonium concentration after </w:t>
      </w:r>
      <w:r w:rsidRPr="000931AB">
        <w:rPr>
          <w:bCs/>
          <w:highlight w:val="yellow"/>
        </w:rPr>
        <w:t>X</w:t>
      </w:r>
      <w:r>
        <w:rPr>
          <w:bCs/>
        </w:rPr>
        <w:t xml:space="preserve"> hours with varying flow rates. Shaded areas indicate 95% confidence intervals, and raw data is </w:t>
      </w:r>
      <w:proofErr w:type="spellStart"/>
      <w:r>
        <w:rPr>
          <w:bCs/>
        </w:rPr>
        <w:t>plotted</w:t>
      </w:r>
      <w:proofErr w:type="spellEnd"/>
      <w:r>
        <w:rPr>
          <w:bCs/>
        </w:rPr>
        <w:t xml:space="preserve"> as points. </w:t>
      </w:r>
    </w:p>
    <w:p w14:paraId="5ADEE0E1" w14:textId="77777777" w:rsidR="00791FF5" w:rsidRDefault="00791FF5">
      <w:pPr>
        <w:rPr>
          <w:b/>
        </w:rPr>
      </w:pPr>
      <w:r>
        <w:rPr>
          <w:b/>
        </w:rPr>
        <w:br w:type="page"/>
      </w:r>
    </w:p>
    <w:p w14:paraId="4600395C" w14:textId="2861E9FF" w:rsidR="00405356" w:rsidRDefault="00F2075E" w:rsidP="00F122DB">
      <w:r>
        <w:rPr>
          <w:b/>
        </w:rPr>
        <w:lastRenderedPageBreak/>
        <w:t xml:space="preserve">Supplemental </w:t>
      </w:r>
      <w:r w:rsidR="00405356" w:rsidRPr="0064532D">
        <w:rPr>
          <w:b/>
        </w:rPr>
        <w:t>Table 1</w:t>
      </w:r>
      <w:r w:rsidR="0064532D" w:rsidRPr="0064532D">
        <w:rPr>
          <w:b/>
        </w:rPr>
        <w:t>.</w:t>
      </w:r>
      <w:r w:rsidR="0064532D">
        <w:t xml:space="preserve"> </w:t>
      </w:r>
      <w:r w:rsidR="003C2B32">
        <w:t>R</w:t>
      </w:r>
      <w:r w:rsidR="0064532D">
        <w:t xml:space="preserve">ocky reef sites sampled using Reef Life Survey methods, </w:t>
      </w:r>
      <w:r w:rsidR="003C2B32">
        <w:t xml:space="preserve">with </w:t>
      </w:r>
      <w:r w:rsidR="0064532D">
        <w:t xml:space="preserve">the </w:t>
      </w:r>
      <w:r w:rsidR="003C2B32">
        <w:t>associated coordinates and</w:t>
      </w:r>
      <w:r w:rsidR="0064532D">
        <w:t xml:space="preserve"> years each site was surveyed.</w:t>
      </w:r>
    </w:p>
    <w:p w14:paraId="54D0649F" w14:textId="77777777" w:rsidR="00F122DB" w:rsidRPr="0064532D" w:rsidRDefault="00F122DB" w:rsidP="00F122DB"/>
    <w:tbl>
      <w:tblPr>
        <w:tblStyle w:val="Nikola"/>
        <w:tblW w:w="10065" w:type="dxa"/>
        <w:tblLook w:val="04A0" w:firstRow="1" w:lastRow="0" w:firstColumn="1" w:lastColumn="0" w:noHBand="0" w:noVBand="1"/>
      </w:tblPr>
      <w:tblGrid>
        <w:gridCol w:w="1276"/>
        <w:gridCol w:w="3544"/>
        <w:gridCol w:w="3119"/>
        <w:gridCol w:w="2126"/>
      </w:tblGrid>
      <w:tr w:rsidR="00405356" w:rsidRPr="0064532D" w14:paraId="4235B6FB" w14:textId="29D891B4" w:rsidTr="000D7388">
        <w:trPr>
          <w:cnfStyle w:val="100000000000" w:firstRow="1" w:lastRow="0" w:firstColumn="0" w:lastColumn="0" w:oddVBand="0" w:evenVBand="0" w:oddHBand="0" w:evenHBand="0" w:firstRowFirstColumn="0" w:firstRowLastColumn="0" w:lastRowFirstColumn="0" w:lastRowLastColumn="0"/>
          <w:trHeight w:val="320"/>
        </w:trPr>
        <w:tc>
          <w:tcPr>
            <w:tcW w:w="1276" w:type="dxa"/>
            <w:noWrap/>
            <w:hideMark/>
          </w:tcPr>
          <w:p w14:paraId="62549A62" w14:textId="5D6DA6DC" w:rsidR="00405356" w:rsidRPr="00405356" w:rsidRDefault="00405356" w:rsidP="0064532D">
            <w:pPr>
              <w:rPr>
                <w:b/>
                <w:color w:val="000000"/>
              </w:rPr>
            </w:pPr>
            <w:r w:rsidRPr="0064532D">
              <w:rPr>
                <w:b/>
                <w:color w:val="000000"/>
              </w:rPr>
              <w:t xml:space="preserve">Site </w:t>
            </w:r>
            <w:r w:rsidR="0064532D" w:rsidRPr="0064532D">
              <w:rPr>
                <w:b/>
                <w:color w:val="000000"/>
              </w:rPr>
              <w:t>c</w:t>
            </w:r>
            <w:r w:rsidRPr="0064532D">
              <w:rPr>
                <w:b/>
                <w:color w:val="000000"/>
              </w:rPr>
              <w:t>ode</w:t>
            </w:r>
          </w:p>
        </w:tc>
        <w:tc>
          <w:tcPr>
            <w:tcW w:w="3544" w:type="dxa"/>
            <w:noWrap/>
            <w:hideMark/>
          </w:tcPr>
          <w:p w14:paraId="62B3906B" w14:textId="7296B532" w:rsidR="00405356" w:rsidRPr="00405356" w:rsidRDefault="00405356" w:rsidP="0064532D">
            <w:pPr>
              <w:rPr>
                <w:b/>
                <w:color w:val="000000"/>
              </w:rPr>
            </w:pPr>
            <w:r w:rsidRPr="0064532D">
              <w:rPr>
                <w:b/>
                <w:color w:val="000000"/>
              </w:rPr>
              <w:t xml:space="preserve">Site </w:t>
            </w:r>
            <w:r w:rsidR="0064532D" w:rsidRPr="0064532D">
              <w:rPr>
                <w:b/>
                <w:color w:val="000000"/>
              </w:rPr>
              <w:t>n</w:t>
            </w:r>
            <w:r w:rsidRPr="0064532D">
              <w:rPr>
                <w:b/>
                <w:color w:val="000000"/>
              </w:rPr>
              <w:t>ame</w:t>
            </w:r>
          </w:p>
        </w:tc>
        <w:tc>
          <w:tcPr>
            <w:tcW w:w="3119" w:type="dxa"/>
            <w:noWrap/>
            <w:hideMark/>
          </w:tcPr>
          <w:p w14:paraId="1DB84B84" w14:textId="3F85069A" w:rsidR="00405356" w:rsidRPr="00405356" w:rsidRDefault="0064532D" w:rsidP="0064532D">
            <w:pPr>
              <w:rPr>
                <w:b/>
                <w:color w:val="000000"/>
              </w:rPr>
            </w:pPr>
            <w:r w:rsidRPr="0064532D">
              <w:rPr>
                <w:b/>
                <w:color w:val="000000"/>
              </w:rPr>
              <w:t>C</w:t>
            </w:r>
            <w:r w:rsidR="00405356" w:rsidRPr="0064532D">
              <w:rPr>
                <w:b/>
                <w:color w:val="000000"/>
              </w:rPr>
              <w:t>oordinates</w:t>
            </w:r>
          </w:p>
        </w:tc>
        <w:tc>
          <w:tcPr>
            <w:tcW w:w="2126" w:type="dxa"/>
          </w:tcPr>
          <w:p w14:paraId="745A5E95" w14:textId="7402007E" w:rsidR="00405356" w:rsidRPr="0064532D" w:rsidRDefault="00405356" w:rsidP="0064532D">
            <w:pPr>
              <w:rPr>
                <w:b/>
                <w:color w:val="000000"/>
              </w:rPr>
            </w:pPr>
            <w:r w:rsidRPr="0064532D">
              <w:rPr>
                <w:b/>
                <w:color w:val="000000"/>
              </w:rPr>
              <w:t>Years sampled</w:t>
            </w:r>
          </w:p>
        </w:tc>
      </w:tr>
      <w:tr w:rsidR="00405356" w:rsidRPr="0064532D" w14:paraId="700D1187" w14:textId="49EB832C" w:rsidTr="000D7388">
        <w:trPr>
          <w:trHeight w:val="320"/>
        </w:trPr>
        <w:tc>
          <w:tcPr>
            <w:tcW w:w="1276" w:type="dxa"/>
            <w:noWrap/>
            <w:hideMark/>
          </w:tcPr>
          <w:p w14:paraId="21B9A595" w14:textId="77777777" w:rsidR="00405356" w:rsidRPr="00405356" w:rsidRDefault="00405356" w:rsidP="0064532D">
            <w:pPr>
              <w:rPr>
                <w:color w:val="000000"/>
              </w:rPr>
            </w:pPr>
            <w:r w:rsidRPr="00405356">
              <w:rPr>
                <w:color w:val="000000"/>
              </w:rPr>
              <w:t>BMSC1</w:t>
            </w:r>
          </w:p>
        </w:tc>
        <w:tc>
          <w:tcPr>
            <w:tcW w:w="3544" w:type="dxa"/>
            <w:noWrap/>
            <w:hideMark/>
          </w:tcPr>
          <w:p w14:paraId="6A121C45" w14:textId="77777777" w:rsidR="00405356" w:rsidRPr="00405356" w:rsidRDefault="00405356" w:rsidP="0064532D">
            <w:pPr>
              <w:rPr>
                <w:color w:val="000000"/>
              </w:rPr>
            </w:pPr>
            <w:r w:rsidRPr="00405356">
              <w:rPr>
                <w:color w:val="000000"/>
              </w:rPr>
              <w:t>Dodger Channel</w:t>
            </w:r>
          </w:p>
        </w:tc>
        <w:tc>
          <w:tcPr>
            <w:tcW w:w="3119" w:type="dxa"/>
            <w:noWrap/>
            <w:hideMark/>
          </w:tcPr>
          <w:p w14:paraId="53D3666C" w14:textId="77777777" w:rsidR="00405356" w:rsidRPr="00405356" w:rsidRDefault="00405356" w:rsidP="0064532D">
            <w:pPr>
              <w:rPr>
                <w:color w:val="000000"/>
              </w:rPr>
            </w:pPr>
            <w:r w:rsidRPr="00405356">
              <w:rPr>
                <w:color w:val="000000"/>
              </w:rPr>
              <w:t>48.82894897, -125.1975708</w:t>
            </w:r>
          </w:p>
        </w:tc>
        <w:tc>
          <w:tcPr>
            <w:tcW w:w="2126" w:type="dxa"/>
          </w:tcPr>
          <w:p w14:paraId="6B14115D" w14:textId="42E8E057" w:rsidR="00405356" w:rsidRPr="0064532D" w:rsidRDefault="000E74A0" w:rsidP="0064532D">
            <w:pPr>
              <w:rPr>
                <w:color w:val="000000"/>
              </w:rPr>
            </w:pPr>
            <w:r w:rsidRPr="0064532D">
              <w:rPr>
                <w:color w:val="000000"/>
              </w:rPr>
              <w:t>2021, 2022, 2023</w:t>
            </w:r>
          </w:p>
        </w:tc>
      </w:tr>
      <w:tr w:rsidR="00405356" w:rsidRPr="0064532D" w14:paraId="28AE88E8" w14:textId="7BEB0994" w:rsidTr="000D7388">
        <w:trPr>
          <w:trHeight w:val="320"/>
        </w:trPr>
        <w:tc>
          <w:tcPr>
            <w:tcW w:w="1276" w:type="dxa"/>
            <w:noWrap/>
            <w:hideMark/>
          </w:tcPr>
          <w:p w14:paraId="40664F25" w14:textId="77777777" w:rsidR="00405356" w:rsidRPr="00405356" w:rsidRDefault="00405356" w:rsidP="0064532D">
            <w:pPr>
              <w:rPr>
                <w:color w:val="000000"/>
              </w:rPr>
            </w:pPr>
            <w:r w:rsidRPr="00405356">
              <w:rPr>
                <w:color w:val="000000"/>
              </w:rPr>
              <w:t>BMSC2</w:t>
            </w:r>
          </w:p>
        </w:tc>
        <w:tc>
          <w:tcPr>
            <w:tcW w:w="3544" w:type="dxa"/>
            <w:noWrap/>
            <w:hideMark/>
          </w:tcPr>
          <w:p w14:paraId="2FF715E2" w14:textId="77777777" w:rsidR="00405356" w:rsidRPr="00405356" w:rsidRDefault="00405356" w:rsidP="0064532D">
            <w:pPr>
              <w:rPr>
                <w:color w:val="000000"/>
              </w:rPr>
            </w:pPr>
            <w:r w:rsidRPr="00405356">
              <w:rPr>
                <w:color w:val="000000"/>
              </w:rPr>
              <w:t>Kirby</w:t>
            </w:r>
          </w:p>
        </w:tc>
        <w:tc>
          <w:tcPr>
            <w:tcW w:w="3119" w:type="dxa"/>
            <w:noWrap/>
            <w:hideMark/>
          </w:tcPr>
          <w:p w14:paraId="350F57F8" w14:textId="77777777" w:rsidR="00405356" w:rsidRPr="00405356" w:rsidRDefault="00405356" w:rsidP="0064532D">
            <w:pPr>
              <w:rPr>
                <w:color w:val="000000"/>
              </w:rPr>
            </w:pPr>
            <w:r w:rsidRPr="00405356">
              <w:rPr>
                <w:color w:val="000000"/>
              </w:rPr>
              <w:t>48.85039902, -125.1987686</w:t>
            </w:r>
          </w:p>
        </w:tc>
        <w:tc>
          <w:tcPr>
            <w:tcW w:w="2126" w:type="dxa"/>
          </w:tcPr>
          <w:p w14:paraId="02DB6915" w14:textId="41AD5FB0" w:rsidR="00405356" w:rsidRPr="0064532D" w:rsidRDefault="000E74A0" w:rsidP="0064532D">
            <w:pPr>
              <w:rPr>
                <w:color w:val="000000"/>
              </w:rPr>
            </w:pPr>
            <w:r w:rsidRPr="0064532D">
              <w:rPr>
                <w:color w:val="000000"/>
              </w:rPr>
              <w:t>2021, 2023</w:t>
            </w:r>
          </w:p>
        </w:tc>
      </w:tr>
      <w:tr w:rsidR="00405356" w:rsidRPr="0064532D" w14:paraId="397EE256" w14:textId="365AF6EA" w:rsidTr="000D7388">
        <w:trPr>
          <w:trHeight w:val="320"/>
        </w:trPr>
        <w:tc>
          <w:tcPr>
            <w:tcW w:w="1276" w:type="dxa"/>
            <w:noWrap/>
            <w:hideMark/>
          </w:tcPr>
          <w:p w14:paraId="4AC6EE84" w14:textId="77777777" w:rsidR="00405356" w:rsidRPr="00405356" w:rsidRDefault="00405356" w:rsidP="0064532D">
            <w:pPr>
              <w:rPr>
                <w:color w:val="000000"/>
              </w:rPr>
            </w:pPr>
            <w:r w:rsidRPr="00405356">
              <w:rPr>
                <w:color w:val="000000"/>
              </w:rPr>
              <w:t>BMSC3</w:t>
            </w:r>
          </w:p>
        </w:tc>
        <w:tc>
          <w:tcPr>
            <w:tcW w:w="3544" w:type="dxa"/>
            <w:noWrap/>
            <w:hideMark/>
          </w:tcPr>
          <w:p w14:paraId="4CB92DAC" w14:textId="77777777" w:rsidR="00405356" w:rsidRPr="00405356" w:rsidRDefault="00405356" w:rsidP="0064532D">
            <w:pPr>
              <w:rPr>
                <w:color w:val="000000"/>
              </w:rPr>
            </w:pPr>
            <w:proofErr w:type="spellStart"/>
            <w:r w:rsidRPr="00405356">
              <w:rPr>
                <w:color w:val="000000"/>
              </w:rPr>
              <w:t>Ohiat</w:t>
            </w:r>
            <w:proofErr w:type="spellEnd"/>
          </w:p>
        </w:tc>
        <w:tc>
          <w:tcPr>
            <w:tcW w:w="3119" w:type="dxa"/>
            <w:noWrap/>
            <w:hideMark/>
          </w:tcPr>
          <w:p w14:paraId="7719F2A7" w14:textId="77777777" w:rsidR="00405356" w:rsidRPr="00405356" w:rsidRDefault="00405356" w:rsidP="0064532D">
            <w:pPr>
              <w:rPr>
                <w:color w:val="000000"/>
              </w:rPr>
            </w:pPr>
            <w:r w:rsidRPr="00405356">
              <w:rPr>
                <w:color w:val="000000"/>
              </w:rPr>
              <w:t>48.85558319, -125.1837997</w:t>
            </w:r>
          </w:p>
        </w:tc>
        <w:tc>
          <w:tcPr>
            <w:tcW w:w="2126" w:type="dxa"/>
          </w:tcPr>
          <w:p w14:paraId="5ABF2FE6" w14:textId="11B1DA5E" w:rsidR="00405356" w:rsidRPr="0064532D" w:rsidRDefault="000E74A0" w:rsidP="0064532D">
            <w:pPr>
              <w:rPr>
                <w:color w:val="000000"/>
              </w:rPr>
            </w:pPr>
            <w:r w:rsidRPr="0064532D">
              <w:rPr>
                <w:color w:val="000000"/>
              </w:rPr>
              <w:t>2021, 2022, 2023</w:t>
            </w:r>
          </w:p>
        </w:tc>
      </w:tr>
      <w:tr w:rsidR="00405356" w:rsidRPr="0064532D" w14:paraId="14A9C861" w14:textId="739D6092" w:rsidTr="000D7388">
        <w:trPr>
          <w:trHeight w:val="320"/>
        </w:trPr>
        <w:tc>
          <w:tcPr>
            <w:tcW w:w="1276" w:type="dxa"/>
            <w:noWrap/>
            <w:hideMark/>
          </w:tcPr>
          <w:p w14:paraId="53BDC5D9" w14:textId="77777777" w:rsidR="00405356" w:rsidRPr="00405356" w:rsidRDefault="00405356" w:rsidP="0064532D">
            <w:pPr>
              <w:rPr>
                <w:color w:val="000000"/>
              </w:rPr>
            </w:pPr>
            <w:r w:rsidRPr="00405356">
              <w:rPr>
                <w:color w:val="000000"/>
              </w:rPr>
              <w:t>BMSC4</w:t>
            </w:r>
          </w:p>
        </w:tc>
        <w:tc>
          <w:tcPr>
            <w:tcW w:w="3544" w:type="dxa"/>
            <w:noWrap/>
            <w:hideMark/>
          </w:tcPr>
          <w:p w14:paraId="325BF00C" w14:textId="77777777" w:rsidR="00405356" w:rsidRPr="00405356" w:rsidRDefault="00405356" w:rsidP="0064532D">
            <w:pPr>
              <w:rPr>
                <w:color w:val="000000"/>
              </w:rPr>
            </w:pPr>
            <w:proofErr w:type="spellStart"/>
            <w:r w:rsidRPr="00405356">
              <w:rPr>
                <w:color w:val="000000"/>
              </w:rPr>
              <w:t>Kii</w:t>
            </w:r>
            <w:proofErr w:type="spellEnd"/>
            <w:r w:rsidRPr="00405356">
              <w:rPr>
                <w:color w:val="000000"/>
              </w:rPr>
              <w:t xml:space="preserve"> </w:t>
            </w:r>
            <w:proofErr w:type="spellStart"/>
            <w:r w:rsidRPr="00405356">
              <w:rPr>
                <w:color w:val="000000"/>
              </w:rPr>
              <w:t>xin</w:t>
            </w:r>
            <w:proofErr w:type="spellEnd"/>
          </w:p>
        </w:tc>
        <w:tc>
          <w:tcPr>
            <w:tcW w:w="3119" w:type="dxa"/>
            <w:noWrap/>
            <w:hideMark/>
          </w:tcPr>
          <w:p w14:paraId="0C14CA83" w14:textId="77777777" w:rsidR="00405356" w:rsidRPr="00405356" w:rsidRDefault="00405356" w:rsidP="0064532D">
            <w:pPr>
              <w:rPr>
                <w:color w:val="000000"/>
              </w:rPr>
            </w:pPr>
            <w:r w:rsidRPr="00405356">
              <w:rPr>
                <w:color w:val="000000"/>
              </w:rPr>
              <w:t>48.81511688, -125.1753311</w:t>
            </w:r>
          </w:p>
        </w:tc>
        <w:tc>
          <w:tcPr>
            <w:tcW w:w="2126" w:type="dxa"/>
          </w:tcPr>
          <w:p w14:paraId="778EAEF5" w14:textId="49A91D6B" w:rsidR="00405356" w:rsidRPr="0064532D" w:rsidRDefault="0064532D" w:rsidP="0064532D">
            <w:pPr>
              <w:rPr>
                <w:color w:val="000000"/>
              </w:rPr>
            </w:pPr>
            <w:r w:rsidRPr="0064532D">
              <w:rPr>
                <w:color w:val="000000"/>
              </w:rPr>
              <w:t>2021, 2023</w:t>
            </w:r>
          </w:p>
        </w:tc>
      </w:tr>
      <w:tr w:rsidR="00405356" w:rsidRPr="0064532D" w14:paraId="454CF0D1" w14:textId="37DAD8D4" w:rsidTr="000D7388">
        <w:trPr>
          <w:trHeight w:val="320"/>
        </w:trPr>
        <w:tc>
          <w:tcPr>
            <w:tcW w:w="1276" w:type="dxa"/>
            <w:noWrap/>
            <w:hideMark/>
          </w:tcPr>
          <w:p w14:paraId="5078DAF9" w14:textId="77777777" w:rsidR="00405356" w:rsidRPr="00405356" w:rsidRDefault="00405356" w:rsidP="0064532D">
            <w:pPr>
              <w:rPr>
                <w:color w:val="000000"/>
              </w:rPr>
            </w:pPr>
            <w:r w:rsidRPr="00405356">
              <w:rPr>
                <w:color w:val="000000"/>
              </w:rPr>
              <w:t>BMSC5</w:t>
            </w:r>
          </w:p>
        </w:tc>
        <w:tc>
          <w:tcPr>
            <w:tcW w:w="3544" w:type="dxa"/>
            <w:noWrap/>
            <w:hideMark/>
          </w:tcPr>
          <w:p w14:paraId="477562F7" w14:textId="77777777" w:rsidR="00405356" w:rsidRPr="00405356" w:rsidRDefault="00405356" w:rsidP="0064532D">
            <w:pPr>
              <w:rPr>
                <w:color w:val="000000"/>
              </w:rPr>
            </w:pPr>
            <w:r w:rsidRPr="00405356">
              <w:rPr>
                <w:color w:val="000000"/>
              </w:rPr>
              <w:t>Taylor Rock</w:t>
            </w:r>
          </w:p>
        </w:tc>
        <w:tc>
          <w:tcPr>
            <w:tcW w:w="3119" w:type="dxa"/>
            <w:noWrap/>
            <w:hideMark/>
          </w:tcPr>
          <w:p w14:paraId="7D6275C5" w14:textId="77777777" w:rsidR="00405356" w:rsidRPr="00405356" w:rsidRDefault="00405356" w:rsidP="0064532D">
            <w:pPr>
              <w:rPr>
                <w:color w:val="000000"/>
              </w:rPr>
            </w:pPr>
            <w:r w:rsidRPr="00405356">
              <w:rPr>
                <w:color w:val="000000"/>
              </w:rPr>
              <w:t>48.82733154, -125.1966019</w:t>
            </w:r>
          </w:p>
        </w:tc>
        <w:tc>
          <w:tcPr>
            <w:tcW w:w="2126" w:type="dxa"/>
          </w:tcPr>
          <w:p w14:paraId="61BCFF2D" w14:textId="77DA7D17" w:rsidR="00405356" w:rsidRPr="0064532D" w:rsidRDefault="0064532D" w:rsidP="0064532D">
            <w:pPr>
              <w:rPr>
                <w:color w:val="000000"/>
              </w:rPr>
            </w:pPr>
            <w:r w:rsidRPr="0064532D">
              <w:rPr>
                <w:color w:val="000000"/>
              </w:rPr>
              <w:t>2021, 2022, 2023</w:t>
            </w:r>
          </w:p>
        </w:tc>
      </w:tr>
      <w:tr w:rsidR="00405356" w:rsidRPr="0064532D" w14:paraId="559239D2" w14:textId="2A964A19" w:rsidTr="000D7388">
        <w:trPr>
          <w:trHeight w:val="320"/>
        </w:trPr>
        <w:tc>
          <w:tcPr>
            <w:tcW w:w="1276" w:type="dxa"/>
            <w:noWrap/>
            <w:hideMark/>
          </w:tcPr>
          <w:p w14:paraId="33BF4B48" w14:textId="77777777" w:rsidR="00405356" w:rsidRPr="00405356" w:rsidRDefault="00405356" w:rsidP="0064532D">
            <w:pPr>
              <w:rPr>
                <w:color w:val="000000"/>
              </w:rPr>
            </w:pPr>
            <w:r w:rsidRPr="00405356">
              <w:rPr>
                <w:color w:val="000000"/>
              </w:rPr>
              <w:t>BMSC6</w:t>
            </w:r>
          </w:p>
        </w:tc>
        <w:tc>
          <w:tcPr>
            <w:tcW w:w="3544" w:type="dxa"/>
            <w:noWrap/>
            <w:hideMark/>
          </w:tcPr>
          <w:p w14:paraId="4CB7DC54" w14:textId="77777777"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South Island</w:t>
            </w:r>
          </w:p>
        </w:tc>
        <w:tc>
          <w:tcPr>
            <w:tcW w:w="3119" w:type="dxa"/>
            <w:noWrap/>
            <w:hideMark/>
          </w:tcPr>
          <w:p w14:paraId="448C4DD2" w14:textId="77777777" w:rsidR="00405356" w:rsidRPr="00405356" w:rsidRDefault="00405356" w:rsidP="0064532D">
            <w:pPr>
              <w:rPr>
                <w:color w:val="000000"/>
              </w:rPr>
            </w:pPr>
            <w:r w:rsidRPr="00405356">
              <w:rPr>
                <w:color w:val="000000"/>
              </w:rPr>
              <w:t>48.95023346, -125.1555481</w:t>
            </w:r>
          </w:p>
        </w:tc>
        <w:tc>
          <w:tcPr>
            <w:tcW w:w="2126" w:type="dxa"/>
          </w:tcPr>
          <w:p w14:paraId="62A5785F" w14:textId="13FDD8CA" w:rsidR="00405356" w:rsidRPr="0064532D" w:rsidRDefault="0064532D" w:rsidP="0064532D">
            <w:pPr>
              <w:rPr>
                <w:color w:val="000000"/>
              </w:rPr>
            </w:pPr>
            <w:r w:rsidRPr="0064532D">
              <w:rPr>
                <w:color w:val="000000"/>
              </w:rPr>
              <w:t>2021, 2022, 2023</w:t>
            </w:r>
          </w:p>
        </w:tc>
      </w:tr>
      <w:tr w:rsidR="00405356" w:rsidRPr="0064532D" w14:paraId="6A7B9566" w14:textId="0107C5CF" w:rsidTr="000D7388">
        <w:trPr>
          <w:trHeight w:val="320"/>
        </w:trPr>
        <w:tc>
          <w:tcPr>
            <w:tcW w:w="1276" w:type="dxa"/>
            <w:noWrap/>
            <w:hideMark/>
          </w:tcPr>
          <w:p w14:paraId="65C10088" w14:textId="77777777" w:rsidR="00405356" w:rsidRPr="00405356" w:rsidRDefault="00405356" w:rsidP="0064532D">
            <w:pPr>
              <w:rPr>
                <w:color w:val="000000"/>
              </w:rPr>
            </w:pPr>
            <w:r w:rsidRPr="00405356">
              <w:rPr>
                <w:color w:val="000000"/>
              </w:rPr>
              <w:t>BMSC7</w:t>
            </w:r>
          </w:p>
        </w:tc>
        <w:tc>
          <w:tcPr>
            <w:tcW w:w="3544" w:type="dxa"/>
            <w:noWrap/>
            <w:hideMark/>
          </w:tcPr>
          <w:p w14:paraId="383E5A0B" w14:textId="6F82A024"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Southside</w:t>
            </w:r>
          </w:p>
        </w:tc>
        <w:tc>
          <w:tcPr>
            <w:tcW w:w="3119" w:type="dxa"/>
            <w:noWrap/>
            <w:hideMark/>
          </w:tcPr>
          <w:p w14:paraId="4B111C68" w14:textId="77777777" w:rsidR="00405356" w:rsidRPr="00405356" w:rsidRDefault="00405356" w:rsidP="0064532D">
            <w:pPr>
              <w:rPr>
                <w:color w:val="000000"/>
              </w:rPr>
            </w:pPr>
            <w:r w:rsidRPr="00405356">
              <w:rPr>
                <w:color w:val="000000"/>
              </w:rPr>
              <w:t>48.95464325, -125.1539917</w:t>
            </w:r>
          </w:p>
        </w:tc>
        <w:tc>
          <w:tcPr>
            <w:tcW w:w="2126" w:type="dxa"/>
          </w:tcPr>
          <w:p w14:paraId="223C3BE4" w14:textId="48A49732" w:rsidR="00405356" w:rsidRPr="0064532D" w:rsidRDefault="0064532D" w:rsidP="0064532D">
            <w:pPr>
              <w:rPr>
                <w:color w:val="000000"/>
              </w:rPr>
            </w:pPr>
            <w:r w:rsidRPr="0064532D">
              <w:rPr>
                <w:color w:val="000000"/>
              </w:rPr>
              <w:t>2021</w:t>
            </w:r>
          </w:p>
        </w:tc>
      </w:tr>
      <w:tr w:rsidR="00405356" w:rsidRPr="0064532D" w14:paraId="501580E1" w14:textId="7BD25B50" w:rsidTr="000D7388">
        <w:trPr>
          <w:trHeight w:val="320"/>
        </w:trPr>
        <w:tc>
          <w:tcPr>
            <w:tcW w:w="1276" w:type="dxa"/>
            <w:noWrap/>
            <w:hideMark/>
          </w:tcPr>
          <w:p w14:paraId="221F5F2B" w14:textId="77777777" w:rsidR="00405356" w:rsidRPr="00405356" w:rsidRDefault="00405356" w:rsidP="0064532D">
            <w:pPr>
              <w:rPr>
                <w:color w:val="000000"/>
              </w:rPr>
            </w:pPr>
            <w:r w:rsidRPr="00405356">
              <w:rPr>
                <w:color w:val="000000"/>
              </w:rPr>
              <w:t>BMSC8</w:t>
            </w:r>
          </w:p>
        </w:tc>
        <w:tc>
          <w:tcPr>
            <w:tcW w:w="3544" w:type="dxa"/>
            <w:noWrap/>
            <w:hideMark/>
          </w:tcPr>
          <w:p w14:paraId="2892CACA" w14:textId="09516E75"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Northside</w:t>
            </w:r>
          </w:p>
        </w:tc>
        <w:tc>
          <w:tcPr>
            <w:tcW w:w="3119" w:type="dxa"/>
            <w:noWrap/>
            <w:hideMark/>
          </w:tcPr>
          <w:p w14:paraId="227A7CE1" w14:textId="77777777" w:rsidR="00405356" w:rsidRPr="00405356" w:rsidRDefault="00405356" w:rsidP="0064532D">
            <w:pPr>
              <w:rPr>
                <w:color w:val="000000"/>
              </w:rPr>
            </w:pPr>
            <w:r w:rsidRPr="00405356">
              <w:rPr>
                <w:color w:val="000000"/>
              </w:rPr>
              <w:t>48.95508194, -125.1533737</w:t>
            </w:r>
          </w:p>
        </w:tc>
        <w:tc>
          <w:tcPr>
            <w:tcW w:w="2126" w:type="dxa"/>
          </w:tcPr>
          <w:p w14:paraId="50060E53" w14:textId="6D493F97" w:rsidR="00405356" w:rsidRPr="0064532D" w:rsidRDefault="0064532D" w:rsidP="0064532D">
            <w:pPr>
              <w:rPr>
                <w:color w:val="000000"/>
              </w:rPr>
            </w:pPr>
            <w:r w:rsidRPr="0064532D">
              <w:rPr>
                <w:color w:val="000000"/>
              </w:rPr>
              <w:t>2021, 2022, 2023</w:t>
            </w:r>
          </w:p>
        </w:tc>
      </w:tr>
      <w:tr w:rsidR="00405356" w:rsidRPr="0064532D" w14:paraId="263E4A34" w14:textId="13606AEF" w:rsidTr="000D7388">
        <w:trPr>
          <w:trHeight w:val="320"/>
        </w:trPr>
        <w:tc>
          <w:tcPr>
            <w:tcW w:w="1276" w:type="dxa"/>
            <w:noWrap/>
            <w:hideMark/>
          </w:tcPr>
          <w:p w14:paraId="63FE19F8" w14:textId="77777777" w:rsidR="00405356" w:rsidRPr="00405356" w:rsidRDefault="00405356" w:rsidP="0064532D">
            <w:pPr>
              <w:rPr>
                <w:color w:val="000000"/>
              </w:rPr>
            </w:pPr>
            <w:r w:rsidRPr="00405356">
              <w:rPr>
                <w:color w:val="000000"/>
              </w:rPr>
              <w:t>BMSC9</w:t>
            </w:r>
          </w:p>
        </w:tc>
        <w:tc>
          <w:tcPr>
            <w:tcW w:w="3544" w:type="dxa"/>
            <w:noWrap/>
            <w:hideMark/>
          </w:tcPr>
          <w:p w14:paraId="26371DF4" w14:textId="77777777" w:rsidR="00405356" w:rsidRPr="00405356" w:rsidRDefault="00405356" w:rsidP="0064532D">
            <w:pPr>
              <w:rPr>
                <w:color w:val="000000"/>
              </w:rPr>
            </w:pPr>
            <w:r w:rsidRPr="00405356">
              <w:rPr>
                <w:color w:val="000000"/>
              </w:rPr>
              <w:t>Eagle Bay</w:t>
            </w:r>
          </w:p>
        </w:tc>
        <w:tc>
          <w:tcPr>
            <w:tcW w:w="3119" w:type="dxa"/>
            <w:noWrap/>
            <w:hideMark/>
          </w:tcPr>
          <w:p w14:paraId="2B84F1D5" w14:textId="77777777" w:rsidR="00405356" w:rsidRPr="00405356" w:rsidRDefault="00405356" w:rsidP="0064532D">
            <w:pPr>
              <w:rPr>
                <w:color w:val="000000"/>
              </w:rPr>
            </w:pPr>
            <w:r w:rsidRPr="00405356">
              <w:rPr>
                <w:color w:val="000000"/>
              </w:rPr>
              <w:t>48.83478928, -125.1470261</w:t>
            </w:r>
          </w:p>
        </w:tc>
        <w:tc>
          <w:tcPr>
            <w:tcW w:w="2126" w:type="dxa"/>
          </w:tcPr>
          <w:p w14:paraId="74F31210" w14:textId="2E19694F" w:rsidR="00405356" w:rsidRPr="0064532D" w:rsidRDefault="0064532D" w:rsidP="0064532D">
            <w:pPr>
              <w:rPr>
                <w:color w:val="000000"/>
              </w:rPr>
            </w:pPr>
            <w:r w:rsidRPr="0064532D">
              <w:rPr>
                <w:color w:val="000000"/>
              </w:rPr>
              <w:t>2021, 2022, 2023</w:t>
            </w:r>
          </w:p>
        </w:tc>
      </w:tr>
      <w:tr w:rsidR="00405356" w:rsidRPr="0064532D" w14:paraId="4A0FF1EF" w14:textId="2C08D558" w:rsidTr="000D7388">
        <w:trPr>
          <w:trHeight w:val="320"/>
        </w:trPr>
        <w:tc>
          <w:tcPr>
            <w:tcW w:w="1276" w:type="dxa"/>
            <w:noWrap/>
            <w:hideMark/>
          </w:tcPr>
          <w:p w14:paraId="3EB16DDB" w14:textId="77777777" w:rsidR="00405356" w:rsidRPr="00405356" w:rsidRDefault="00405356" w:rsidP="0064532D">
            <w:pPr>
              <w:rPr>
                <w:color w:val="000000"/>
              </w:rPr>
            </w:pPr>
            <w:r w:rsidRPr="00405356">
              <w:rPr>
                <w:color w:val="000000"/>
              </w:rPr>
              <w:t>BMSC10</w:t>
            </w:r>
          </w:p>
        </w:tc>
        <w:tc>
          <w:tcPr>
            <w:tcW w:w="3544" w:type="dxa"/>
            <w:noWrap/>
            <w:hideMark/>
          </w:tcPr>
          <w:p w14:paraId="37D0308B" w14:textId="77777777" w:rsidR="00405356" w:rsidRPr="00405356" w:rsidRDefault="00405356" w:rsidP="0064532D">
            <w:pPr>
              <w:rPr>
                <w:color w:val="000000"/>
              </w:rPr>
            </w:pPr>
            <w:r w:rsidRPr="00405356">
              <w:rPr>
                <w:color w:val="000000"/>
              </w:rPr>
              <w:t>Ross Islets Slug Island</w:t>
            </w:r>
          </w:p>
        </w:tc>
        <w:tc>
          <w:tcPr>
            <w:tcW w:w="3119" w:type="dxa"/>
            <w:noWrap/>
            <w:hideMark/>
          </w:tcPr>
          <w:p w14:paraId="48E310FF" w14:textId="77777777" w:rsidR="00405356" w:rsidRPr="00405356" w:rsidRDefault="00405356" w:rsidP="0064532D">
            <w:pPr>
              <w:rPr>
                <w:color w:val="000000"/>
              </w:rPr>
            </w:pPr>
            <w:r w:rsidRPr="00405356">
              <w:rPr>
                <w:color w:val="000000"/>
              </w:rPr>
              <w:t>48.87051773, -125.160347</w:t>
            </w:r>
          </w:p>
        </w:tc>
        <w:tc>
          <w:tcPr>
            <w:tcW w:w="2126" w:type="dxa"/>
          </w:tcPr>
          <w:p w14:paraId="69ED493D" w14:textId="1FE9D371" w:rsidR="00405356" w:rsidRPr="0064532D" w:rsidRDefault="0064532D" w:rsidP="0064532D">
            <w:pPr>
              <w:rPr>
                <w:color w:val="000000"/>
              </w:rPr>
            </w:pPr>
            <w:r w:rsidRPr="0064532D">
              <w:rPr>
                <w:color w:val="000000"/>
              </w:rPr>
              <w:t>2021, 2022, 2023</w:t>
            </w:r>
          </w:p>
        </w:tc>
      </w:tr>
      <w:tr w:rsidR="00405356" w:rsidRPr="0064532D" w14:paraId="3F3FAD5A" w14:textId="4F1F92CF" w:rsidTr="000D7388">
        <w:trPr>
          <w:trHeight w:val="320"/>
        </w:trPr>
        <w:tc>
          <w:tcPr>
            <w:tcW w:w="1276" w:type="dxa"/>
            <w:noWrap/>
            <w:hideMark/>
          </w:tcPr>
          <w:p w14:paraId="60C13BDC" w14:textId="77777777" w:rsidR="00405356" w:rsidRPr="00405356" w:rsidRDefault="00405356" w:rsidP="0064532D">
            <w:pPr>
              <w:rPr>
                <w:color w:val="000000"/>
              </w:rPr>
            </w:pPr>
            <w:r w:rsidRPr="00405356">
              <w:rPr>
                <w:color w:val="000000"/>
              </w:rPr>
              <w:t>BMSC11</w:t>
            </w:r>
          </w:p>
        </w:tc>
        <w:tc>
          <w:tcPr>
            <w:tcW w:w="3544" w:type="dxa"/>
            <w:noWrap/>
            <w:hideMark/>
          </w:tcPr>
          <w:p w14:paraId="70223F2F" w14:textId="77777777" w:rsidR="00405356" w:rsidRPr="00405356" w:rsidRDefault="00405356" w:rsidP="0064532D">
            <w:pPr>
              <w:rPr>
                <w:color w:val="000000"/>
              </w:rPr>
            </w:pPr>
            <w:r w:rsidRPr="00405356">
              <w:rPr>
                <w:color w:val="000000"/>
              </w:rPr>
              <w:t>Wizard Island South</w:t>
            </w:r>
          </w:p>
        </w:tc>
        <w:tc>
          <w:tcPr>
            <w:tcW w:w="3119" w:type="dxa"/>
            <w:noWrap/>
            <w:hideMark/>
          </w:tcPr>
          <w:p w14:paraId="6CDEED3A" w14:textId="77777777" w:rsidR="00405356" w:rsidRPr="00405356" w:rsidRDefault="00405356" w:rsidP="0064532D">
            <w:pPr>
              <w:rPr>
                <w:color w:val="000000"/>
              </w:rPr>
            </w:pPr>
            <w:r w:rsidRPr="00405356">
              <w:rPr>
                <w:color w:val="000000"/>
              </w:rPr>
              <w:t>48.85746765, -125.1582336</w:t>
            </w:r>
          </w:p>
        </w:tc>
        <w:tc>
          <w:tcPr>
            <w:tcW w:w="2126" w:type="dxa"/>
          </w:tcPr>
          <w:p w14:paraId="094FED63" w14:textId="71A431A7" w:rsidR="00405356" w:rsidRPr="0064532D" w:rsidRDefault="0064532D" w:rsidP="0064532D">
            <w:pPr>
              <w:rPr>
                <w:color w:val="000000"/>
              </w:rPr>
            </w:pPr>
            <w:r w:rsidRPr="0064532D">
              <w:rPr>
                <w:color w:val="000000"/>
              </w:rPr>
              <w:t>2021, 2022, 2023</w:t>
            </w:r>
          </w:p>
        </w:tc>
      </w:tr>
      <w:tr w:rsidR="00405356" w:rsidRPr="0064532D" w14:paraId="6E522F9D" w14:textId="5A52AECD" w:rsidTr="000D7388">
        <w:trPr>
          <w:trHeight w:val="320"/>
        </w:trPr>
        <w:tc>
          <w:tcPr>
            <w:tcW w:w="1276" w:type="dxa"/>
            <w:noWrap/>
            <w:hideMark/>
          </w:tcPr>
          <w:p w14:paraId="08EA231A" w14:textId="77777777" w:rsidR="00405356" w:rsidRPr="00405356" w:rsidRDefault="00405356" w:rsidP="0064532D">
            <w:pPr>
              <w:rPr>
                <w:color w:val="000000"/>
              </w:rPr>
            </w:pPr>
            <w:r w:rsidRPr="00405356">
              <w:rPr>
                <w:color w:val="000000"/>
              </w:rPr>
              <w:t>BMSC12</w:t>
            </w:r>
          </w:p>
        </w:tc>
        <w:tc>
          <w:tcPr>
            <w:tcW w:w="3544" w:type="dxa"/>
            <w:noWrap/>
            <w:hideMark/>
          </w:tcPr>
          <w:p w14:paraId="195141EA" w14:textId="77777777" w:rsidR="00405356" w:rsidRPr="00405356" w:rsidRDefault="00405356" w:rsidP="0064532D">
            <w:pPr>
              <w:rPr>
                <w:color w:val="000000"/>
              </w:rPr>
            </w:pPr>
            <w:r w:rsidRPr="00405356">
              <w:rPr>
                <w:color w:val="000000"/>
              </w:rPr>
              <w:t>Wizard Island North</w:t>
            </w:r>
          </w:p>
        </w:tc>
        <w:tc>
          <w:tcPr>
            <w:tcW w:w="3119" w:type="dxa"/>
            <w:noWrap/>
            <w:hideMark/>
          </w:tcPr>
          <w:p w14:paraId="5D5A5A97" w14:textId="77777777" w:rsidR="00405356" w:rsidRPr="00405356" w:rsidRDefault="00405356" w:rsidP="0064532D">
            <w:pPr>
              <w:rPr>
                <w:color w:val="000000"/>
              </w:rPr>
            </w:pPr>
            <w:r w:rsidRPr="00405356">
              <w:rPr>
                <w:color w:val="000000"/>
              </w:rPr>
              <w:t>48.858284, -125.1609192</w:t>
            </w:r>
          </w:p>
        </w:tc>
        <w:tc>
          <w:tcPr>
            <w:tcW w:w="2126" w:type="dxa"/>
          </w:tcPr>
          <w:p w14:paraId="3108E563" w14:textId="4311CC27" w:rsidR="00405356" w:rsidRPr="0064532D" w:rsidRDefault="0064532D" w:rsidP="0064532D">
            <w:pPr>
              <w:rPr>
                <w:color w:val="000000"/>
              </w:rPr>
            </w:pPr>
            <w:r w:rsidRPr="0064532D">
              <w:rPr>
                <w:color w:val="000000"/>
              </w:rPr>
              <w:t>2021, 2022, 2023</w:t>
            </w:r>
          </w:p>
        </w:tc>
      </w:tr>
      <w:tr w:rsidR="00405356" w:rsidRPr="0064532D" w14:paraId="516DA34D" w14:textId="3D54C48E" w:rsidTr="000D7388">
        <w:trPr>
          <w:trHeight w:val="320"/>
        </w:trPr>
        <w:tc>
          <w:tcPr>
            <w:tcW w:w="1276" w:type="dxa"/>
            <w:noWrap/>
            <w:hideMark/>
          </w:tcPr>
          <w:p w14:paraId="61F9954A" w14:textId="77777777" w:rsidR="00405356" w:rsidRPr="00405356" w:rsidRDefault="00405356" w:rsidP="0064532D">
            <w:pPr>
              <w:rPr>
                <w:color w:val="000000"/>
              </w:rPr>
            </w:pPr>
            <w:r w:rsidRPr="00405356">
              <w:rPr>
                <w:color w:val="000000"/>
              </w:rPr>
              <w:t>BMSC13</w:t>
            </w:r>
          </w:p>
        </w:tc>
        <w:tc>
          <w:tcPr>
            <w:tcW w:w="3544" w:type="dxa"/>
            <w:noWrap/>
            <w:hideMark/>
          </w:tcPr>
          <w:p w14:paraId="3EE13071" w14:textId="77777777" w:rsidR="00405356" w:rsidRPr="00405356" w:rsidRDefault="00405356" w:rsidP="0064532D">
            <w:pPr>
              <w:rPr>
                <w:color w:val="000000"/>
              </w:rPr>
            </w:pPr>
            <w:r w:rsidRPr="00405356">
              <w:rPr>
                <w:color w:val="000000"/>
              </w:rPr>
              <w:t>Effingham West</w:t>
            </w:r>
          </w:p>
        </w:tc>
        <w:tc>
          <w:tcPr>
            <w:tcW w:w="3119" w:type="dxa"/>
            <w:noWrap/>
            <w:hideMark/>
          </w:tcPr>
          <w:p w14:paraId="600C42DB" w14:textId="77777777" w:rsidR="00405356" w:rsidRPr="00405356" w:rsidRDefault="00405356" w:rsidP="0064532D">
            <w:pPr>
              <w:rPr>
                <w:color w:val="000000"/>
              </w:rPr>
            </w:pPr>
            <w:r w:rsidRPr="00405356">
              <w:rPr>
                <w:color w:val="000000"/>
              </w:rPr>
              <w:t>48.8650322, -125.3137207</w:t>
            </w:r>
          </w:p>
        </w:tc>
        <w:tc>
          <w:tcPr>
            <w:tcW w:w="2126" w:type="dxa"/>
          </w:tcPr>
          <w:p w14:paraId="78056143" w14:textId="4DF9CC9E" w:rsidR="00405356" w:rsidRPr="0064532D" w:rsidRDefault="0064532D" w:rsidP="0064532D">
            <w:pPr>
              <w:rPr>
                <w:color w:val="000000"/>
              </w:rPr>
            </w:pPr>
            <w:r w:rsidRPr="0064532D">
              <w:rPr>
                <w:color w:val="000000"/>
              </w:rPr>
              <w:t>2021, 2022</w:t>
            </w:r>
          </w:p>
        </w:tc>
      </w:tr>
      <w:tr w:rsidR="00405356" w:rsidRPr="0064532D" w14:paraId="6E8FB282" w14:textId="017133D7" w:rsidTr="000D7388">
        <w:trPr>
          <w:trHeight w:val="320"/>
        </w:trPr>
        <w:tc>
          <w:tcPr>
            <w:tcW w:w="1276" w:type="dxa"/>
            <w:noWrap/>
            <w:hideMark/>
          </w:tcPr>
          <w:p w14:paraId="761E8F58" w14:textId="77777777" w:rsidR="00405356" w:rsidRPr="00405356" w:rsidRDefault="00405356" w:rsidP="0064532D">
            <w:pPr>
              <w:rPr>
                <w:color w:val="000000"/>
              </w:rPr>
            </w:pPr>
            <w:r w:rsidRPr="00405356">
              <w:rPr>
                <w:color w:val="000000"/>
              </w:rPr>
              <w:t>BMSC14</w:t>
            </w:r>
          </w:p>
        </w:tc>
        <w:tc>
          <w:tcPr>
            <w:tcW w:w="3544" w:type="dxa"/>
            <w:noWrap/>
            <w:hideMark/>
          </w:tcPr>
          <w:p w14:paraId="0D6E2306" w14:textId="77777777" w:rsidR="00405356" w:rsidRPr="00405356" w:rsidRDefault="00405356" w:rsidP="0064532D">
            <w:pPr>
              <w:rPr>
                <w:color w:val="000000"/>
              </w:rPr>
            </w:pPr>
            <w:r w:rsidRPr="00405356">
              <w:rPr>
                <w:color w:val="000000"/>
              </w:rPr>
              <w:t>Effingham Archipelago</w:t>
            </w:r>
          </w:p>
        </w:tc>
        <w:tc>
          <w:tcPr>
            <w:tcW w:w="3119" w:type="dxa"/>
            <w:noWrap/>
            <w:hideMark/>
          </w:tcPr>
          <w:p w14:paraId="554260FD" w14:textId="77777777" w:rsidR="00405356" w:rsidRPr="00405356" w:rsidRDefault="00405356" w:rsidP="0064532D">
            <w:pPr>
              <w:rPr>
                <w:color w:val="000000"/>
              </w:rPr>
            </w:pPr>
            <w:r w:rsidRPr="00405356">
              <w:rPr>
                <w:color w:val="000000"/>
              </w:rPr>
              <w:t>48.87908173, -125.2974014</w:t>
            </w:r>
          </w:p>
        </w:tc>
        <w:tc>
          <w:tcPr>
            <w:tcW w:w="2126" w:type="dxa"/>
          </w:tcPr>
          <w:p w14:paraId="6EDE732E" w14:textId="41B479A5" w:rsidR="00405356" w:rsidRPr="0064532D" w:rsidRDefault="0064532D" w:rsidP="0064532D">
            <w:pPr>
              <w:rPr>
                <w:color w:val="000000"/>
              </w:rPr>
            </w:pPr>
            <w:r w:rsidRPr="0064532D">
              <w:rPr>
                <w:color w:val="000000"/>
              </w:rPr>
              <w:t>2021, 2022</w:t>
            </w:r>
          </w:p>
        </w:tc>
      </w:tr>
      <w:tr w:rsidR="00405356" w:rsidRPr="0064532D" w14:paraId="0E87642F" w14:textId="66F58EC4" w:rsidTr="000D7388">
        <w:trPr>
          <w:trHeight w:val="320"/>
        </w:trPr>
        <w:tc>
          <w:tcPr>
            <w:tcW w:w="1276" w:type="dxa"/>
            <w:noWrap/>
            <w:hideMark/>
          </w:tcPr>
          <w:p w14:paraId="19C014F3" w14:textId="77777777" w:rsidR="00405356" w:rsidRPr="00405356" w:rsidRDefault="00405356" w:rsidP="0064532D">
            <w:pPr>
              <w:rPr>
                <w:color w:val="000000"/>
              </w:rPr>
            </w:pPr>
            <w:r w:rsidRPr="00405356">
              <w:rPr>
                <w:color w:val="000000"/>
              </w:rPr>
              <w:t>BMSC15</w:t>
            </w:r>
          </w:p>
        </w:tc>
        <w:tc>
          <w:tcPr>
            <w:tcW w:w="3544" w:type="dxa"/>
            <w:noWrap/>
            <w:hideMark/>
          </w:tcPr>
          <w:p w14:paraId="78F05B28" w14:textId="77777777" w:rsidR="00405356" w:rsidRPr="00405356" w:rsidRDefault="00405356" w:rsidP="0064532D">
            <w:pPr>
              <w:rPr>
                <w:color w:val="000000"/>
              </w:rPr>
            </w:pPr>
            <w:r w:rsidRPr="00405356">
              <w:rPr>
                <w:color w:val="000000"/>
              </w:rPr>
              <w:t>Raymond Kelp Rock</w:t>
            </w:r>
          </w:p>
        </w:tc>
        <w:tc>
          <w:tcPr>
            <w:tcW w:w="3119" w:type="dxa"/>
            <w:noWrap/>
            <w:hideMark/>
          </w:tcPr>
          <w:p w14:paraId="37E6062B" w14:textId="77777777" w:rsidR="00405356" w:rsidRPr="00405356" w:rsidRDefault="00405356" w:rsidP="0064532D">
            <w:pPr>
              <w:rPr>
                <w:color w:val="000000"/>
              </w:rPr>
            </w:pPr>
            <w:r w:rsidRPr="00405356">
              <w:rPr>
                <w:color w:val="000000"/>
              </w:rPr>
              <w:t>48.88028336, -125.3128815</w:t>
            </w:r>
          </w:p>
        </w:tc>
        <w:tc>
          <w:tcPr>
            <w:tcW w:w="2126" w:type="dxa"/>
          </w:tcPr>
          <w:p w14:paraId="7572DF86" w14:textId="5C5781BD" w:rsidR="00405356" w:rsidRPr="0064532D" w:rsidRDefault="0064532D" w:rsidP="0064532D">
            <w:pPr>
              <w:rPr>
                <w:color w:val="000000"/>
              </w:rPr>
            </w:pPr>
            <w:r w:rsidRPr="0064532D">
              <w:rPr>
                <w:color w:val="000000"/>
              </w:rPr>
              <w:t>2021, 2022</w:t>
            </w:r>
          </w:p>
        </w:tc>
      </w:tr>
      <w:tr w:rsidR="00405356" w:rsidRPr="0064532D" w14:paraId="1E20E51D" w14:textId="52F60E37" w:rsidTr="000D7388">
        <w:trPr>
          <w:trHeight w:val="320"/>
        </w:trPr>
        <w:tc>
          <w:tcPr>
            <w:tcW w:w="1276" w:type="dxa"/>
            <w:noWrap/>
            <w:hideMark/>
          </w:tcPr>
          <w:p w14:paraId="7B1B1A44" w14:textId="77777777" w:rsidR="00405356" w:rsidRPr="00405356" w:rsidRDefault="00405356" w:rsidP="0064532D">
            <w:pPr>
              <w:rPr>
                <w:color w:val="000000"/>
              </w:rPr>
            </w:pPr>
            <w:r w:rsidRPr="00405356">
              <w:rPr>
                <w:color w:val="000000"/>
              </w:rPr>
              <w:t>BMSC16</w:t>
            </w:r>
          </w:p>
        </w:tc>
        <w:tc>
          <w:tcPr>
            <w:tcW w:w="3544" w:type="dxa"/>
            <w:noWrap/>
            <w:hideMark/>
          </w:tcPr>
          <w:p w14:paraId="59CB8F93" w14:textId="77777777" w:rsidR="00405356" w:rsidRPr="00405356" w:rsidRDefault="00405356" w:rsidP="0064532D">
            <w:pPr>
              <w:rPr>
                <w:color w:val="000000"/>
              </w:rPr>
            </w:pPr>
            <w:r w:rsidRPr="00405356">
              <w:rPr>
                <w:color w:val="000000"/>
              </w:rPr>
              <w:t>Faber Islets</w:t>
            </w:r>
          </w:p>
        </w:tc>
        <w:tc>
          <w:tcPr>
            <w:tcW w:w="3119" w:type="dxa"/>
            <w:noWrap/>
            <w:hideMark/>
          </w:tcPr>
          <w:p w14:paraId="714FD164" w14:textId="77777777" w:rsidR="00405356" w:rsidRPr="00405356" w:rsidRDefault="00405356" w:rsidP="0064532D">
            <w:pPr>
              <w:rPr>
                <w:color w:val="000000"/>
              </w:rPr>
            </w:pPr>
            <w:r w:rsidRPr="00405356">
              <w:rPr>
                <w:color w:val="000000"/>
              </w:rPr>
              <w:t>48.89070129, -125.300499</w:t>
            </w:r>
          </w:p>
        </w:tc>
        <w:tc>
          <w:tcPr>
            <w:tcW w:w="2126" w:type="dxa"/>
          </w:tcPr>
          <w:p w14:paraId="448C3B9B" w14:textId="6C737689" w:rsidR="00405356" w:rsidRPr="0064532D" w:rsidRDefault="0064532D" w:rsidP="0064532D">
            <w:pPr>
              <w:rPr>
                <w:color w:val="000000"/>
              </w:rPr>
            </w:pPr>
            <w:r w:rsidRPr="0064532D">
              <w:rPr>
                <w:color w:val="000000"/>
              </w:rPr>
              <w:t>2021, 2022</w:t>
            </w:r>
          </w:p>
        </w:tc>
      </w:tr>
      <w:tr w:rsidR="00405356" w:rsidRPr="0064532D" w14:paraId="251CCBB4" w14:textId="52D78B2A" w:rsidTr="000D7388">
        <w:trPr>
          <w:trHeight w:val="320"/>
        </w:trPr>
        <w:tc>
          <w:tcPr>
            <w:tcW w:w="1276" w:type="dxa"/>
            <w:noWrap/>
            <w:hideMark/>
          </w:tcPr>
          <w:p w14:paraId="6F023FB5" w14:textId="77777777" w:rsidR="00405356" w:rsidRPr="00405356" w:rsidRDefault="00405356" w:rsidP="0064532D">
            <w:pPr>
              <w:rPr>
                <w:color w:val="000000"/>
              </w:rPr>
            </w:pPr>
            <w:r w:rsidRPr="00405356">
              <w:rPr>
                <w:color w:val="000000"/>
              </w:rPr>
              <w:t>BMSC17</w:t>
            </w:r>
          </w:p>
        </w:tc>
        <w:tc>
          <w:tcPr>
            <w:tcW w:w="3544" w:type="dxa"/>
            <w:noWrap/>
            <w:hideMark/>
          </w:tcPr>
          <w:p w14:paraId="4452E91B" w14:textId="77777777" w:rsidR="00405356" w:rsidRPr="00405356" w:rsidRDefault="00405356" w:rsidP="0064532D">
            <w:pPr>
              <w:rPr>
                <w:color w:val="000000"/>
              </w:rPr>
            </w:pPr>
            <w:proofErr w:type="spellStart"/>
            <w:r w:rsidRPr="00405356">
              <w:rPr>
                <w:color w:val="000000"/>
              </w:rPr>
              <w:t>Wouwer</w:t>
            </w:r>
            <w:proofErr w:type="spellEnd"/>
            <w:r w:rsidRPr="00405356">
              <w:rPr>
                <w:color w:val="000000"/>
              </w:rPr>
              <w:t xml:space="preserve"> Channel</w:t>
            </w:r>
          </w:p>
        </w:tc>
        <w:tc>
          <w:tcPr>
            <w:tcW w:w="3119" w:type="dxa"/>
            <w:noWrap/>
            <w:hideMark/>
          </w:tcPr>
          <w:p w14:paraId="3BC58F72" w14:textId="77777777" w:rsidR="00405356" w:rsidRPr="00405356" w:rsidRDefault="00405356" w:rsidP="0064532D">
            <w:pPr>
              <w:rPr>
                <w:color w:val="000000"/>
              </w:rPr>
            </w:pPr>
            <w:r w:rsidRPr="00405356">
              <w:rPr>
                <w:color w:val="000000"/>
              </w:rPr>
              <w:t>48.86548233, -125.3614807</w:t>
            </w:r>
          </w:p>
        </w:tc>
        <w:tc>
          <w:tcPr>
            <w:tcW w:w="2126" w:type="dxa"/>
          </w:tcPr>
          <w:p w14:paraId="3202ACA4" w14:textId="538EF817" w:rsidR="00405356" w:rsidRPr="0064532D" w:rsidRDefault="0064532D" w:rsidP="0064532D">
            <w:pPr>
              <w:rPr>
                <w:color w:val="000000"/>
              </w:rPr>
            </w:pPr>
            <w:r w:rsidRPr="0064532D">
              <w:rPr>
                <w:color w:val="000000"/>
              </w:rPr>
              <w:t>2021, 2022</w:t>
            </w:r>
          </w:p>
        </w:tc>
      </w:tr>
      <w:tr w:rsidR="00405356" w:rsidRPr="0064532D" w14:paraId="4173F2B2" w14:textId="2BA5D603" w:rsidTr="000D7388">
        <w:trPr>
          <w:trHeight w:val="320"/>
        </w:trPr>
        <w:tc>
          <w:tcPr>
            <w:tcW w:w="1276" w:type="dxa"/>
            <w:noWrap/>
            <w:hideMark/>
          </w:tcPr>
          <w:p w14:paraId="5CBF7036" w14:textId="77777777" w:rsidR="00405356" w:rsidRPr="00405356" w:rsidRDefault="00405356" w:rsidP="0064532D">
            <w:pPr>
              <w:rPr>
                <w:color w:val="000000"/>
              </w:rPr>
            </w:pPr>
            <w:r w:rsidRPr="00405356">
              <w:rPr>
                <w:color w:val="000000"/>
              </w:rPr>
              <w:t>BMSC18</w:t>
            </w:r>
          </w:p>
        </w:tc>
        <w:tc>
          <w:tcPr>
            <w:tcW w:w="3544" w:type="dxa"/>
            <w:noWrap/>
            <w:hideMark/>
          </w:tcPr>
          <w:p w14:paraId="3740ADD2" w14:textId="77777777" w:rsidR="00405356" w:rsidRPr="00405356" w:rsidRDefault="00405356" w:rsidP="0064532D">
            <w:pPr>
              <w:rPr>
                <w:color w:val="000000"/>
              </w:rPr>
            </w:pPr>
            <w:proofErr w:type="spellStart"/>
            <w:r w:rsidRPr="00405356">
              <w:rPr>
                <w:color w:val="000000"/>
              </w:rPr>
              <w:t>Eussen</w:t>
            </w:r>
            <w:proofErr w:type="spellEnd"/>
            <w:r w:rsidRPr="00405356">
              <w:rPr>
                <w:color w:val="000000"/>
              </w:rPr>
              <w:t xml:space="preserve"> Rock</w:t>
            </w:r>
          </w:p>
        </w:tc>
        <w:tc>
          <w:tcPr>
            <w:tcW w:w="3119" w:type="dxa"/>
            <w:noWrap/>
            <w:hideMark/>
          </w:tcPr>
          <w:p w14:paraId="475921D6" w14:textId="77777777" w:rsidR="00405356" w:rsidRPr="00405356" w:rsidRDefault="00405356" w:rsidP="0064532D">
            <w:pPr>
              <w:rPr>
                <w:color w:val="000000"/>
              </w:rPr>
            </w:pPr>
            <w:r w:rsidRPr="00405356">
              <w:rPr>
                <w:color w:val="000000"/>
              </w:rPr>
              <w:t>48.91161728, -125.2670364</w:t>
            </w:r>
          </w:p>
        </w:tc>
        <w:tc>
          <w:tcPr>
            <w:tcW w:w="2126" w:type="dxa"/>
          </w:tcPr>
          <w:p w14:paraId="1410010B" w14:textId="76F52555" w:rsidR="00405356" w:rsidRPr="0064532D" w:rsidRDefault="0064532D" w:rsidP="0064532D">
            <w:pPr>
              <w:rPr>
                <w:color w:val="000000"/>
              </w:rPr>
            </w:pPr>
            <w:r w:rsidRPr="0064532D">
              <w:rPr>
                <w:color w:val="000000"/>
              </w:rPr>
              <w:t>2021, 2022</w:t>
            </w:r>
          </w:p>
        </w:tc>
      </w:tr>
      <w:tr w:rsidR="00405356" w:rsidRPr="0064532D" w14:paraId="067AB629" w14:textId="4504AF34" w:rsidTr="000D7388">
        <w:trPr>
          <w:trHeight w:val="320"/>
        </w:trPr>
        <w:tc>
          <w:tcPr>
            <w:tcW w:w="1276" w:type="dxa"/>
            <w:noWrap/>
            <w:hideMark/>
          </w:tcPr>
          <w:p w14:paraId="18327C58" w14:textId="77777777" w:rsidR="00405356" w:rsidRPr="00405356" w:rsidRDefault="00405356" w:rsidP="0064532D">
            <w:pPr>
              <w:rPr>
                <w:color w:val="000000"/>
              </w:rPr>
            </w:pPr>
            <w:r w:rsidRPr="00405356">
              <w:rPr>
                <w:color w:val="000000"/>
              </w:rPr>
              <w:t>BMSC19</w:t>
            </w:r>
          </w:p>
        </w:tc>
        <w:tc>
          <w:tcPr>
            <w:tcW w:w="3544" w:type="dxa"/>
            <w:noWrap/>
            <w:hideMark/>
          </w:tcPr>
          <w:p w14:paraId="63D9021A" w14:textId="77777777" w:rsidR="00405356" w:rsidRPr="00405356" w:rsidRDefault="00405356" w:rsidP="0064532D">
            <w:pPr>
              <w:rPr>
                <w:color w:val="000000"/>
              </w:rPr>
            </w:pPr>
            <w:r w:rsidRPr="00405356">
              <w:rPr>
                <w:color w:val="000000"/>
              </w:rPr>
              <w:t>Ed King SW Pyramid</w:t>
            </w:r>
          </w:p>
        </w:tc>
        <w:tc>
          <w:tcPr>
            <w:tcW w:w="3119" w:type="dxa"/>
            <w:noWrap/>
            <w:hideMark/>
          </w:tcPr>
          <w:p w14:paraId="173279E3" w14:textId="77777777" w:rsidR="00405356" w:rsidRPr="00405356" w:rsidRDefault="00405356" w:rsidP="0064532D">
            <w:pPr>
              <w:rPr>
                <w:color w:val="000000"/>
              </w:rPr>
            </w:pPr>
            <w:r w:rsidRPr="00405356">
              <w:rPr>
                <w:color w:val="000000"/>
              </w:rPr>
              <w:t>48.82860184, -125.2212982</w:t>
            </w:r>
          </w:p>
        </w:tc>
        <w:tc>
          <w:tcPr>
            <w:tcW w:w="2126" w:type="dxa"/>
          </w:tcPr>
          <w:p w14:paraId="5FC23E2C" w14:textId="35A62384" w:rsidR="00405356" w:rsidRPr="0064532D" w:rsidRDefault="0064532D" w:rsidP="0064532D">
            <w:pPr>
              <w:rPr>
                <w:color w:val="000000"/>
              </w:rPr>
            </w:pPr>
            <w:r w:rsidRPr="0064532D">
              <w:rPr>
                <w:color w:val="000000"/>
              </w:rPr>
              <w:t>2021, 2022, 2023</w:t>
            </w:r>
          </w:p>
        </w:tc>
      </w:tr>
      <w:tr w:rsidR="00405356" w:rsidRPr="0064532D" w14:paraId="23F7F0D7" w14:textId="39D8077C" w:rsidTr="000D7388">
        <w:trPr>
          <w:trHeight w:val="320"/>
        </w:trPr>
        <w:tc>
          <w:tcPr>
            <w:tcW w:w="1276" w:type="dxa"/>
            <w:noWrap/>
            <w:hideMark/>
          </w:tcPr>
          <w:p w14:paraId="2CAAFB51" w14:textId="77777777" w:rsidR="00405356" w:rsidRPr="00405356" w:rsidRDefault="00405356" w:rsidP="0064532D">
            <w:pPr>
              <w:rPr>
                <w:color w:val="000000"/>
              </w:rPr>
            </w:pPr>
            <w:r w:rsidRPr="00405356">
              <w:rPr>
                <w:color w:val="000000"/>
              </w:rPr>
              <w:t>BMSC20</w:t>
            </w:r>
          </w:p>
        </w:tc>
        <w:tc>
          <w:tcPr>
            <w:tcW w:w="3544" w:type="dxa"/>
            <w:noWrap/>
            <w:hideMark/>
          </w:tcPr>
          <w:p w14:paraId="367823A6" w14:textId="77777777" w:rsidR="00405356" w:rsidRPr="00405356" w:rsidRDefault="00405356" w:rsidP="0064532D">
            <w:pPr>
              <w:rPr>
                <w:color w:val="000000"/>
              </w:rPr>
            </w:pPr>
            <w:r w:rsidRPr="00405356">
              <w:rPr>
                <w:color w:val="000000"/>
              </w:rPr>
              <w:t>Ed King East</w:t>
            </w:r>
          </w:p>
        </w:tc>
        <w:tc>
          <w:tcPr>
            <w:tcW w:w="3119" w:type="dxa"/>
            <w:noWrap/>
            <w:hideMark/>
          </w:tcPr>
          <w:p w14:paraId="39FC6D40" w14:textId="77777777" w:rsidR="00405356" w:rsidRPr="00405356" w:rsidRDefault="00405356" w:rsidP="0064532D">
            <w:pPr>
              <w:rPr>
                <w:color w:val="000000"/>
              </w:rPr>
            </w:pPr>
            <w:r w:rsidRPr="00405356">
              <w:rPr>
                <w:color w:val="000000"/>
              </w:rPr>
              <w:t>48.83566666, -125.214798</w:t>
            </w:r>
          </w:p>
        </w:tc>
        <w:tc>
          <w:tcPr>
            <w:tcW w:w="2126" w:type="dxa"/>
          </w:tcPr>
          <w:p w14:paraId="2FA3F04C" w14:textId="333CA985" w:rsidR="00405356" w:rsidRPr="0064532D" w:rsidRDefault="0064532D" w:rsidP="0064532D">
            <w:pPr>
              <w:rPr>
                <w:color w:val="000000"/>
              </w:rPr>
            </w:pPr>
            <w:r w:rsidRPr="0064532D">
              <w:rPr>
                <w:color w:val="000000"/>
              </w:rPr>
              <w:t>2021, 2022, 2023</w:t>
            </w:r>
          </w:p>
        </w:tc>
      </w:tr>
      <w:tr w:rsidR="00405356" w:rsidRPr="0064532D" w14:paraId="06884921" w14:textId="3F465BB1" w:rsidTr="000D7388">
        <w:trPr>
          <w:trHeight w:val="320"/>
        </w:trPr>
        <w:tc>
          <w:tcPr>
            <w:tcW w:w="1276" w:type="dxa"/>
            <w:noWrap/>
            <w:hideMark/>
          </w:tcPr>
          <w:p w14:paraId="79DF319B" w14:textId="77777777" w:rsidR="00405356" w:rsidRPr="00405356" w:rsidRDefault="00405356" w:rsidP="0064532D">
            <w:pPr>
              <w:rPr>
                <w:color w:val="000000"/>
              </w:rPr>
            </w:pPr>
            <w:r w:rsidRPr="00405356">
              <w:rPr>
                <w:color w:val="000000"/>
              </w:rPr>
              <w:t>BMSC21</w:t>
            </w:r>
          </w:p>
        </w:tc>
        <w:tc>
          <w:tcPr>
            <w:tcW w:w="3544" w:type="dxa"/>
            <w:noWrap/>
            <w:hideMark/>
          </w:tcPr>
          <w:p w14:paraId="027F0EC8" w14:textId="77777777" w:rsidR="00405356" w:rsidRPr="00405356" w:rsidRDefault="00405356" w:rsidP="0064532D">
            <w:pPr>
              <w:rPr>
                <w:color w:val="000000"/>
              </w:rPr>
            </w:pPr>
            <w:r w:rsidRPr="00405356">
              <w:rPr>
                <w:color w:val="000000"/>
              </w:rPr>
              <w:t>Dixon SW</w:t>
            </w:r>
          </w:p>
        </w:tc>
        <w:tc>
          <w:tcPr>
            <w:tcW w:w="3119" w:type="dxa"/>
            <w:noWrap/>
            <w:hideMark/>
          </w:tcPr>
          <w:p w14:paraId="5F66D1B7" w14:textId="77777777" w:rsidR="00405356" w:rsidRPr="00405356" w:rsidRDefault="00405356" w:rsidP="0064532D">
            <w:pPr>
              <w:rPr>
                <w:color w:val="000000"/>
              </w:rPr>
            </w:pPr>
            <w:r w:rsidRPr="00405356">
              <w:rPr>
                <w:color w:val="000000"/>
              </w:rPr>
              <w:t>48.85205078, -125.1235657</w:t>
            </w:r>
          </w:p>
        </w:tc>
        <w:tc>
          <w:tcPr>
            <w:tcW w:w="2126" w:type="dxa"/>
          </w:tcPr>
          <w:p w14:paraId="0938651A" w14:textId="39403134" w:rsidR="00405356" w:rsidRPr="0064532D" w:rsidRDefault="0064532D" w:rsidP="0064532D">
            <w:pPr>
              <w:rPr>
                <w:color w:val="000000"/>
              </w:rPr>
            </w:pPr>
            <w:r w:rsidRPr="0064532D">
              <w:rPr>
                <w:color w:val="000000"/>
              </w:rPr>
              <w:t>2021, 2022, 2023</w:t>
            </w:r>
          </w:p>
        </w:tc>
      </w:tr>
      <w:tr w:rsidR="00405356" w:rsidRPr="0064532D" w14:paraId="02C53146" w14:textId="538B5B14" w:rsidTr="000D7388">
        <w:trPr>
          <w:trHeight w:val="320"/>
        </w:trPr>
        <w:tc>
          <w:tcPr>
            <w:tcW w:w="1276" w:type="dxa"/>
            <w:noWrap/>
            <w:hideMark/>
          </w:tcPr>
          <w:p w14:paraId="356A33D5" w14:textId="77777777" w:rsidR="00405356" w:rsidRPr="00405356" w:rsidRDefault="00405356" w:rsidP="0064532D">
            <w:pPr>
              <w:rPr>
                <w:color w:val="000000"/>
              </w:rPr>
            </w:pPr>
            <w:r w:rsidRPr="00405356">
              <w:rPr>
                <w:color w:val="000000"/>
              </w:rPr>
              <w:t>BMSC22</w:t>
            </w:r>
          </w:p>
        </w:tc>
        <w:tc>
          <w:tcPr>
            <w:tcW w:w="3544" w:type="dxa"/>
            <w:noWrap/>
            <w:hideMark/>
          </w:tcPr>
          <w:p w14:paraId="465338BD" w14:textId="77777777" w:rsidR="00405356" w:rsidRPr="00405356" w:rsidRDefault="00405356" w:rsidP="0064532D">
            <w:pPr>
              <w:rPr>
                <w:color w:val="000000"/>
              </w:rPr>
            </w:pPr>
            <w:r w:rsidRPr="00405356">
              <w:rPr>
                <w:color w:val="000000"/>
              </w:rPr>
              <w:t>Dixon Inside</w:t>
            </w:r>
          </w:p>
        </w:tc>
        <w:tc>
          <w:tcPr>
            <w:tcW w:w="3119" w:type="dxa"/>
            <w:noWrap/>
            <w:hideMark/>
          </w:tcPr>
          <w:p w14:paraId="01B473A5" w14:textId="77777777" w:rsidR="00405356" w:rsidRPr="00405356" w:rsidRDefault="00405356" w:rsidP="0064532D">
            <w:pPr>
              <w:rPr>
                <w:color w:val="000000"/>
              </w:rPr>
            </w:pPr>
            <w:r w:rsidRPr="00405356">
              <w:rPr>
                <w:color w:val="000000"/>
              </w:rPr>
              <w:t>48.85426712, -125.1170349</w:t>
            </w:r>
          </w:p>
        </w:tc>
        <w:tc>
          <w:tcPr>
            <w:tcW w:w="2126" w:type="dxa"/>
          </w:tcPr>
          <w:p w14:paraId="2431F6CB" w14:textId="6EAC6238" w:rsidR="00405356" w:rsidRPr="0064532D" w:rsidRDefault="0064532D" w:rsidP="0064532D">
            <w:pPr>
              <w:rPr>
                <w:color w:val="000000"/>
              </w:rPr>
            </w:pPr>
            <w:r w:rsidRPr="0064532D">
              <w:rPr>
                <w:color w:val="000000"/>
              </w:rPr>
              <w:t>2021, 2022, 2023</w:t>
            </w:r>
          </w:p>
        </w:tc>
      </w:tr>
      <w:tr w:rsidR="00405356" w:rsidRPr="0064532D" w14:paraId="2773DD66" w14:textId="2BD58C22" w:rsidTr="000D7388">
        <w:trPr>
          <w:trHeight w:val="320"/>
        </w:trPr>
        <w:tc>
          <w:tcPr>
            <w:tcW w:w="1276" w:type="dxa"/>
            <w:noWrap/>
            <w:hideMark/>
          </w:tcPr>
          <w:p w14:paraId="620003FA" w14:textId="77777777" w:rsidR="00405356" w:rsidRPr="00405356" w:rsidRDefault="00405356" w:rsidP="0064532D">
            <w:pPr>
              <w:rPr>
                <w:color w:val="000000"/>
              </w:rPr>
            </w:pPr>
            <w:r w:rsidRPr="00405356">
              <w:rPr>
                <w:color w:val="000000"/>
              </w:rPr>
              <w:t>BMSC23</w:t>
            </w:r>
          </w:p>
        </w:tc>
        <w:tc>
          <w:tcPr>
            <w:tcW w:w="3544" w:type="dxa"/>
            <w:noWrap/>
            <w:hideMark/>
          </w:tcPr>
          <w:p w14:paraId="35A56B7A" w14:textId="77777777" w:rsidR="00405356" w:rsidRPr="00405356" w:rsidRDefault="00405356" w:rsidP="0064532D">
            <w:pPr>
              <w:rPr>
                <w:color w:val="000000"/>
              </w:rPr>
            </w:pPr>
            <w:r w:rsidRPr="00405356">
              <w:rPr>
                <w:color w:val="000000"/>
              </w:rPr>
              <w:t>Aguilar Point</w:t>
            </w:r>
          </w:p>
        </w:tc>
        <w:tc>
          <w:tcPr>
            <w:tcW w:w="3119" w:type="dxa"/>
            <w:noWrap/>
            <w:hideMark/>
          </w:tcPr>
          <w:p w14:paraId="2618FB77" w14:textId="77777777" w:rsidR="00405356" w:rsidRPr="00405356" w:rsidRDefault="00405356" w:rsidP="0064532D">
            <w:pPr>
              <w:rPr>
                <w:color w:val="000000"/>
              </w:rPr>
            </w:pPr>
            <w:r w:rsidRPr="00405356">
              <w:rPr>
                <w:color w:val="000000"/>
              </w:rPr>
              <w:t>48.837589, -125.144145</w:t>
            </w:r>
          </w:p>
        </w:tc>
        <w:tc>
          <w:tcPr>
            <w:tcW w:w="2126" w:type="dxa"/>
          </w:tcPr>
          <w:p w14:paraId="3A6DCBA5" w14:textId="61C64867" w:rsidR="00405356" w:rsidRPr="0064532D" w:rsidRDefault="0064532D" w:rsidP="0064532D">
            <w:pPr>
              <w:rPr>
                <w:color w:val="000000"/>
              </w:rPr>
            </w:pPr>
            <w:r w:rsidRPr="0064532D">
              <w:rPr>
                <w:color w:val="000000"/>
              </w:rPr>
              <w:t>2022, 2023</w:t>
            </w:r>
          </w:p>
        </w:tc>
      </w:tr>
      <w:tr w:rsidR="00405356" w:rsidRPr="0064532D" w14:paraId="33DE4713" w14:textId="212A43DF" w:rsidTr="000D7388">
        <w:trPr>
          <w:trHeight w:val="320"/>
        </w:trPr>
        <w:tc>
          <w:tcPr>
            <w:tcW w:w="1276" w:type="dxa"/>
            <w:noWrap/>
            <w:hideMark/>
          </w:tcPr>
          <w:p w14:paraId="23014B60" w14:textId="77777777" w:rsidR="00405356" w:rsidRPr="00405356" w:rsidRDefault="00405356" w:rsidP="0064532D">
            <w:pPr>
              <w:rPr>
                <w:color w:val="000000"/>
              </w:rPr>
            </w:pPr>
            <w:r w:rsidRPr="00405356">
              <w:rPr>
                <w:color w:val="000000"/>
              </w:rPr>
              <w:t>BMSC24</w:t>
            </w:r>
          </w:p>
        </w:tc>
        <w:tc>
          <w:tcPr>
            <w:tcW w:w="3544" w:type="dxa"/>
            <w:noWrap/>
            <w:hideMark/>
          </w:tcPr>
          <w:p w14:paraId="03B579FF" w14:textId="77777777" w:rsidR="00405356" w:rsidRPr="00405356" w:rsidRDefault="00405356" w:rsidP="0064532D">
            <w:pPr>
              <w:rPr>
                <w:color w:val="000000"/>
              </w:rPr>
            </w:pPr>
            <w:r w:rsidRPr="00405356">
              <w:rPr>
                <w:color w:val="000000"/>
              </w:rPr>
              <w:t>Swiss Boy</w:t>
            </w:r>
          </w:p>
        </w:tc>
        <w:tc>
          <w:tcPr>
            <w:tcW w:w="3119" w:type="dxa"/>
            <w:noWrap/>
            <w:hideMark/>
          </w:tcPr>
          <w:p w14:paraId="6415D020" w14:textId="77777777" w:rsidR="00405356" w:rsidRPr="00405356" w:rsidRDefault="00405356" w:rsidP="0064532D">
            <w:pPr>
              <w:rPr>
                <w:color w:val="000000"/>
              </w:rPr>
            </w:pPr>
            <w:r w:rsidRPr="00405356">
              <w:rPr>
                <w:color w:val="000000"/>
              </w:rPr>
              <w:t>48.916073, -125.131174</w:t>
            </w:r>
          </w:p>
        </w:tc>
        <w:tc>
          <w:tcPr>
            <w:tcW w:w="2126" w:type="dxa"/>
          </w:tcPr>
          <w:p w14:paraId="6D7A8E10" w14:textId="32128AE8" w:rsidR="00405356" w:rsidRPr="0064532D" w:rsidRDefault="0064532D" w:rsidP="0064532D">
            <w:pPr>
              <w:rPr>
                <w:color w:val="000000"/>
              </w:rPr>
            </w:pPr>
            <w:r w:rsidRPr="0064532D">
              <w:rPr>
                <w:color w:val="000000"/>
              </w:rPr>
              <w:t>2023</w:t>
            </w:r>
          </w:p>
        </w:tc>
      </w:tr>
      <w:tr w:rsidR="00405356" w:rsidRPr="0064532D" w14:paraId="08468991" w14:textId="11A8E3AB" w:rsidTr="000D7388">
        <w:trPr>
          <w:trHeight w:val="320"/>
        </w:trPr>
        <w:tc>
          <w:tcPr>
            <w:tcW w:w="1276" w:type="dxa"/>
            <w:noWrap/>
            <w:hideMark/>
          </w:tcPr>
          <w:p w14:paraId="71596982" w14:textId="77777777" w:rsidR="00405356" w:rsidRPr="00405356" w:rsidRDefault="00405356" w:rsidP="0064532D">
            <w:pPr>
              <w:rPr>
                <w:color w:val="000000"/>
              </w:rPr>
            </w:pPr>
            <w:r w:rsidRPr="00405356">
              <w:rPr>
                <w:color w:val="000000"/>
              </w:rPr>
              <w:t>BMSC25</w:t>
            </w:r>
          </w:p>
        </w:tc>
        <w:tc>
          <w:tcPr>
            <w:tcW w:w="3544" w:type="dxa"/>
            <w:noWrap/>
            <w:hideMark/>
          </w:tcPr>
          <w:p w14:paraId="0E31969E" w14:textId="77777777" w:rsidR="00405356" w:rsidRPr="00405356" w:rsidRDefault="00405356" w:rsidP="0064532D">
            <w:pPr>
              <w:rPr>
                <w:color w:val="000000"/>
              </w:rPr>
            </w:pPr>
            <w:r w:rsidRPr="00405356">
              <w:rPr>
                <w:color w:val="000000"/>
              </w:rPr>
              <w:t>Goby Town</w:t>
            </w:r>
          </w:p>
        </w:tc>
        <w:tc>
          <w:tcPr>
            <w:tcW w:w="3119" w:type="dxa"/>
            <w:noWrap/>
            <w:hideMark/>
          </w:tcPr>
          <w:p w14:paraId="1F6BDE94" w14:textId="77777777" w:rsidR="00405356" w:rsidRPr="00405356" w:rsidRDefault="00405356" w:rsidP="0064532D">
            <w:pPr>
              <w:rPr>
                <w:color w:val="000000"/>
              </w:rPr>
            </w:pPr>
            <w:r w:rsidRPr="00405356">
              <w:rPr>
                <w:color w:val="000000"/>
              </w:rPr>
              <w:t>48.838595, -125.135015</w:t>
            </w:r>
          </w:p>
        </w:tc>
        <w:tc>
          <w:tcPr>
            <w:tcW w:w="2126" w:type="dxa"/>
          </w:tcPr>
          <w:p w14:paraId="1732C14F" w14:textId="3A773B80" w:rsidR="00405356" w:rsidRPr="0064532D" w:rsidRDefault="0064532D" w:rsidP="0064532D">
            <w:pPr>
              <w:rPr>
                <w:color w:val="000000"/>
              </w:rPr>
            </w:pPr>
            <w:r w:rsidRPr="0064532D">
              <w:rPr>
                <w:color w:val="000000"/>
              </w:rPr>
              <w:t>2023</w:t>
            </w:r>
          </w:p>
        </w:tc>
      </w:tr>
      <w:tr w:rsidR="00405356" w:rsidRPr="0064532D" w14:paraId="668CBEC0" w14:textId="112EB14B" w:rsidTr="000D7388">
        <w:trPr>
          <w:trHeight w:val="320"/>
        </w:trPr>
        <w:tc>
          <w:tcPr>
            <w:tcW w:w="1276" w:type="dxa"/>
            <w:tcBorders>
              <w:bottom w:val="nil"/>
            </w:tcBorders>
            <w:noWrap/>
            <w:hideMark/>
          </w:tcPr>
          <w:p w14:paraId="15184330" w14:textId="77777777" w:rsidR="00405356" w:rsidRPr="00405356" w:rsidRDefault="00405356" w:rsidP="0064532D">
            <w:pPr>
              <w:rPr>
                <w:color w:val="000000"/>
              </w:rPr>
            </w:pPr>
            <w:r w:rsidRPr="00405356">
              <w:rPr>
                <w:color w:val="000000"/>
              </w:rPr>
              <w:t>BMSC26</w:t>
            </w:r>
          </w:p>
        </w:tc>
        <w:tc>
          <w:tcPr>
            <w:tcW w:w="3544" w:type="dxa"/>
            <w:tcBorders>
              <w:bottom w:val="nil"/>
            </w:tcBorders>
            <w:noWrap/>
            <w:hideMark/>
          </w:tcPr>
          <w:p w14:paraId="5ED6552A" w14:textId="77777777" w:rsidR="00405356" w:rsidRPr="00405356" w:rsidRDefault="00405356" w:rsidP="0064532D">
            <w:pPr>
              <w:rPr>
                <w:color w:val="000000"/>
              </w:rPr>
            </w:pPr>
            <w:proofErr w:type="spellStart"/>
            <w:r w:rsidRPr="00405356">
              <w:rPr>
                <w:color w:val="000000"/>
              </w:rPr>
              <w:t>Hosie</w:t>
            </w:r>
            <w:proofErr w:type="spellEnd"/>
            <w:r w:rsidRPr="00405356">
              <w:rPr>
                <w:color w:val="000000"/>
              </w:rPr>
              <w:t xml:space="preserve"> South</w:t>
            </w:r>
          </w:p>
        </w:tc>
        <w:tc>
          <w:tcPr>
            <w:tcW w:w="3119" w:type="dxa"/>
            <w:tcBorders>
              <w:bottom w:val="nil"/>
            </w:tcBorders>
            <w:noWrap/>
            <w:hideMark/>
          </w:tcPr>
          <w:p w14:paraId="5F8E0618" w14:textId="77777777" w:rsidR="00405356" w:rsidRPr="00405356" w:rsidRDefault="00405356" w:rsidP="0064532D">
            <w:pPr>
              <w:rPr>
                <w:color w:val="000000"/>
              </w:rPr>
            </w:pPr>
            <w:r w:rsidRPr="00405356">
              <w:rPr>
                <w:color w:val="000000"/>
              </w:rPr>
              <w:t>48.9071, -125.037017</w:t>
            </w:r>
          </w:p>
        </w:tc>
        <w:tc>
          <w:tcPr>
            <w:tcW w:w="2126" w:type="dxa"/>
            <w:tcBorders>
              <w:bottom w:val="nil"/>
            </w:tcBorders>
          </w:tcPr>
          <w:p w14:paraId="4754498F" w14:textId="0B325F11" w:rsidR="00405356" w:rsidRPr="0064532D" w:rsidRDefault="0064532D" w:rsidP="0064532D">
            <w:pPr>
              <w:rPr>
                <w:color w:val="000000"/>
              </w:rPr>
            </w:pPr>
            <w:r w:rsidRPr="0064532D">
              <w:rPr>
                <w:color w:val="000000"/>
              </w:rPr>
              <w:t>2023</w:t>
            </w:r>
          </w:p>
        </w:tc>
      </w:tr>
      <w:tr w:rsidR="00405356" w:rsidRPr="0064532D" w14:paraId="1E4FF627" w14:textId="0796DF73" w:rsidTr="000D7388">
        <w:trPr>
          <w:trHeight w:val="320"/>
        </w:trPr>
        <w:tc>
          <w:tcPr>
            <w:tcW w:w="1276" w:type="dxa"/>
            <w:tcBorders>
              <w:top w:val="nil"/>
              <w:bottom w:val="single" w:sz="4" w:space="0" w:color="auto"/>
            </w:tcBorders>
            <w:noWrap/>
            <w:hideMark/>
          </w:tcPr>
          <w:p w14:paraId="407ECB81" w14:textId="77777777" w:rsidR="00405356" w:rsidRPr="00405356" w:rsidRDefault="00405356" w:rsidP="0064532D">
            <w:pPr>
              <w:rPr>
                <w:color w:val="000000"/>
              </w:rPr>
            </w:pPr>
            <w:r w:rsidRPr="00405356">
              <w:rPr>
                <w:color w:val="000000"/>
              </w:rPr>
              <w:t>BMSC27</w:t>
            </w:r>
          </w:p>
        </w:tc>
        <w:tc>
          <w:tcPr>
            <w:tcW w:w="3544" w:type="dxa"/>
            <w:tcBorders>
              <w:top w:val="nil"/>
              <w:bottom w:val="single" w:sz="4" w:space="0" w:color="auto"/>
            </w:tcBorders>
            <w:noWrap/>
            <w:hideMark/>
          </w:tcPr>
          <w:p w14:paraId="5B51E216" w14:textId="77777777" w:rsidR="00405356" w:rsidRPr="00405356" w:rsidRDefault="00405356" w:rsidP="0064532D">
            <w:pPr>
              <w:rPr>
                <w:color w:val="000000"/>
              </w:rPr>
            </w:pPr>
            <w:r w:rsidRPr="00405356">
              <w:rPr>
                <w:color w:val="000000"/>
              </w:rPr>
              <w:t>San Jose North Island</w:t>
            </w:r>
          </w:p>
        </w:tc>
        <w:tc>
          <w:tcPr>
            <w:tcW w:w="3119" w:type="dxa"/>
            <w:tcBorders>
              <w:top w:val="nil"/>
              <w:bottom w:val="single" w:sz="4" w:space="0" w:color="auto"/>
            </w:tcBorders>
            <w:noWrap/>
            <w:hideMark/>
          </w:tcPr>
          <w:p w14:paraId="6F5B581B" w14:textId="77777777" w:rsidR="00405356" w:rsidRPr="00405356" w:rsidRDefault="00405356" w:rsidP="0064532D">
            <w:pPr>
              <w:rPr>
                <w:color w:val="000000"/>
              </w:rPr>
            </w:pPr>
            <w:r w:rsidRPr="00405356">
              <w:rPr>
                <w:color w:val="000000"/>
              </w:rPr>
              <w:t>48.901183, -125.060433</w:t>
            </w:r>
          </w:p>
        </w:tc>
        <w:tc>
          <w:tcPr>
            <w:tcW w:w="2126" w:type="dxa"/>
            <w:tcBorders>
              <w:top w:val="nil"/>
              <w:bottom w:val="single" w:sz="4" w:space="0" w:color="auto"/>
            </w:tcBorders>
          </w:tcPr>
          <w:p w14:paraId="4206F2DA" w14:textId="2675C02E" w:rsidR="00405356" w:rsidRPr="0064532D" w:rsidRDefault="0064532D" w:rsidP="0064532D">
            <w:pPr>
              <w:rPr>
                <w:color w:val="000000"/>
              </w:rPr>
            </w:pPr>
            <w:r w:rsidRPr="0064532D">
              <w:rPr>
                <w:color w:val="000000"/>
              </w:rPr>
              <w:t>2023</w:t>
            </w:r>
          </w:p>
        </w:tc>
      </w:tr>
    </w:tbl>
    <w:p w14:paraId="2CBE63AE" w14:textId="5CE05DE6" w:rsidR="0053139F" w:rsidRDefault="0053139F"/>
    <w:p w14:paraId="7521867D" w14:textId="77777777" w:rsidR="00C77114" w:rsidRDefault="00C77114">
      <w:pPr>
        <w:rPr>
          <w:b/>
        </w:rPr>
      </w:pPr>
      <w:r>
        <w:rPr>
          <w:b/>
        </w:rPr>
        <w:br w:type="page"/>
      </w:r>
    </w:p>
    <w:p w14:paraId="4CBCD9C5" w14:textId="7BF8D263" w:rsidR="004D42BB" w:rsidRDefault="00F2075E" w:rsidP="00F122DB">
      <w:r>
        <w:rPr>
          <w:b/>
        </w:rPr>
        <w:lastRenderedPageBreak/>
        <w:t xml:space="preserve">Supplemental </w:t>
      </w:r>
      <w:r w:rsidR="0053139F" w:rsidRPr="00E83D6E">
        <w:rPr>
          <w:b/>
        </w:rPr>
        <w:t>Table 2.</w:t>
      </w:r>
      <w:r w:rsidR="0053139F">
        <w:t xml:space="preserve"> </w:t>
      </w:r>
      <w:r w:rsidR="003C2B32">
        <w:t>K</w:t>
      </w:r>
      <w:r w:rsidR="00250785">
        <w:t xml:space="preserve">elp forest </w:t>
      </w:r>
      <w:r w:rsidR="00E83D6E">
        <w:t>s</w:t>
      </w:r>
      <w:r w:rsidR="0053139F">
        <w:t>ite</w:t>
      </w:r>
      <w:r w:rsidR="00EB4F90">
        <w:t xml:space="preserve"> names, coordinates, </w:t>
      </w:r>
      <w:r w:rsidR="00E83D6E">
        <w:t>survey</w:t>
      </w:r>
      <w:r w:rsidR="00EB4F90">
        <w:t xml:space="preserve"> dates and dominant kelp forest species. Macro = giant kelp (</w:t>
      </w:r>
      <w:r w:rsidR="00EB4F90" w:rsidRPr="00EB4F90">
        <w:rPr>
          <w:i/>
          <w:iCs/>
        </w:rPr>
        <w:t xml:space="preserve">Macrocystis </w:t>
      </w:r>
      <w:proofErr w:type="spellStart"/>
      <w:r w:rsidR="00EB4F90" w:rsidRPr="00EB4F90">
        <w:rPr>
          <w:i/>
          <w:iCs/>
        </w:rPr>
        <w:t>pyrifera</w:t>
      </w:r>
      <w:proofErr w:type="spellEnd"/>
      <w:r w:rsidR="00EB4F90">
        <w:t>), Nereo = bull kelp (</w:t>
      </w:r>
      <w:proofErr w:type="spellStart"/>
      <w:r w:rsidR="00EB4F90" w:rsidRPr="00EB4F90">
        <w:rPr>
          <w:i/>
          <w:iCs/>
        </w:rPr>
        <w:t>Nereocystis</w:t>
      </w:r>
      <w:proofErr w:type="spellEnd"/>
      <w:r w:rsidR="00EB4F90" w:rsidRPr="00EB4F90">
        <w:rPr>
          <w:i/>
          <w:iCs/>
        </w:rPr>
        <w:t xml:space="preserve"> </w:t>
      </w:r>
      <w:proofErr w:type="spellStart"/>
      <w:r w:rsidR="00EB4F90" w:rsidRPr="00EB4F90">
        <w:rPr>
          <w:i/>
          <w:iCs/>
        </w:rPr>
        <w:t>luetkeana</w:t>
      </w:r>
      <w:proofErr w:type="spellEnd"/>
      <w:r w:rsidR="00EB4F90">
        <w:t>).</w:t>
      </w:r>
    </w:p>
    <w:p w14:paraId="771E5C89" w14:textId="77777777" w:rsidR="00F122DB" w:rsidRDefault="00F122DB" w:rsidP="00F122DB"/>
    <w:tbl>
      <w:tblPr>
        <w:tblStyle w:val="Nikola"/>
        <w:tblW w:w="9360" w:type="dxa"/>
        <w:tblLook w:val="04A0" w:firstRow="1" w:lastRow="0" w:firstColumn="1" w:lastColumn="0" w:noHBand="0" w:noVBand="1"/>
      </w:tblPr>
      <w:tblGrid>
        <w:gridCol w:w="1300"/>
        <w:gridCol w:w="2669"/>
        <w:gridCol w:w="2835"/>
        <w:gridCol w:w="1536"/>
        <w:gridCol w:w="1020"/>
      </w:tblGrid>
      <w:tr w:rsidR="00C34E5F" w:rsidRPr="004D42BB" w14:paraId="63CE2497" w14:textId="0D0124AA" w:rsidTr="000D7388">
        <w:trPr>
          <w:cnfStyle w:val="100000000000" w:firstRow="1" w:lastRow="0" w:firstColumn="0" w:lastColumn="0" w:oddVBand="0" w:evenVBand="0" w:oddHBand="0" w:evenHBand="0" w:firstRowFirstColumn="0" w:firstRowLastColumn="0" w:lastRowFirstColumn="0" w:lastRowLastColumn="0"/>
          <w:trHeight w:val="320"/>
        </w:trPr>
        <w:tc>
          <w:tcPr>
            <w:tcW w:w="1300" w:type="dxa"/>
            <w:noWrap/>
            <w:hideMark/>
          </w:tcPr>
          <w:p w14:paraId="3FD1C2F4" w14:textId="77777777" w:rsidR="00C34E5F" w:rsidRPr="004D42BB" w:rsidRDefault="00C34E5F" w:rsidP="004D42BB">
            <w:pPr>
              <w:rPr>
                <w:b/>
                <w:color w:val="000000"/>
              </w:rPr>
            </w:pPr>
            <w:r w:rsidRPr="004D42BB">
              <w:rPr>
                <w:b/>
                <w:color w:val="000000"/>
              </w:rPr>
              <w:t>Site code</w:t>
            </w:r>
          </w:p>
        </w:tc>
        <w:tc>
          <w:tcPr>
            <w:tcW w:w="2669" w:type="dxa"/>
            <w:noWrap/>
            <w:hideMark/>
          </w:tcPr>
          <w:p w14:paraId="6D30CE73" w14:textId="77777777" w:rsidR="00C34E5F" w:rsidRPr="004D42BB" w:rsidRDefault="00C34E5F" w:rsidP="004D42BB">
            <w:pPr>
              <w:rPr>
                <w:b/>
                <w:color w:val="000000"/>
              </w:rPr>
            </w:pPr>
            <w:r w:rsidRPr="004D42BB">
              <w:rPr>
                <w:b/>
                <w:color w:val="000000"/>
              </w:rPr>
              <w:t>Site name</w:t>
            </w:r>
          </w:p>
        </w:tc>
        <w:tc>
          <w:tcPr>
            <w:tcW w:w="2835" w:type="dxa"/>
            <w:noWrap/>
            <w:hideMark/>
          </w:tcPr>
          <w:p w14:paraId="046CFA62" w14:textId="77777777" w:rsidR="00C34E5F" w:rsidRPr="004D42BB" w:rsidRDefault="00C34E5F" w:rsidP="004D42BB">
            <w:pPr>
              <w:rPr>
                <w:b/>
                <w:color w:val="000000"/>
              </w:rPr>
            </w:pPr>
            <w:r w:rsidRPr="004D42BB">
              <w:rPr>
                <w:b/>
                <w:color w:val="000000"/>
              </w:rPr>
              <w:t>Coordinates</w:t>
            </w:r>
          </w:p>
        </w:tc>
        <w:tc>
          <w:tcPr>
            <w:tcW w:w="1536" w:type="dxa"/>
          </w:tcPr>
          <w:p w14:paraId="6C6A0AA0" w14:textId="1C0F355A" w:rsidR="00C34E5F" w:rsidRPr="004D42BB" w:rsidRDefault="00C34E5F" w:rsidP="004D42BB">
            <w:pPr>
              <w:rPr>
                <w:b/>
                <w:color w:val="000000"/>
              </w:rPr>
            </w:pPr>
            <w:r>
              <w:rPr>
                <w:b/>
                <w:color w:val="000000"/>
              </w:rPr>
              <w:t>Date</w:t>
            </w:r>
          </w:p>
        </w:tc>
        <w:tc>
          <w:tcPr>
            <w:tcW w:w="1020" w:type="dxa"/>
          </w:tcPr>
          <w:p w14:paraId="7FE83B76" w14:textId="343FB5A7" w:rsidR="00C34E5F" w:rsidRDefault="00C34E5F" w:rsidP="004D42BB">
            <w:pPr>
              <w:rPr>
                <w:b/>
                <w:color w:val="000000"/>
              </w:rPr>
            </w:pPr>
            <w:r>
              <w:rPr>
                <w:b/>
                <w:color w:val="000000"/>
              </w:rPr>
              <w:t>Kelp</w:t>
            </w:r>
          </w:p>
        </w:tc>
      </w:tr>
      <w:tr w:rsidR="00C34E5F" w:rsidRPr="004D42BB" w14:paraId="6D527AB7" w14:textId="0B3E166E" w:rsidTr="000D7388">
        <w:trPr>
          <w:trHeight w:val="320"/>
        </w:trPr>
        <w:tc>
          <w:tcPr>
            <w:tcW w:w="1300" w:type="dxa"/>
            <w:noWrap/>
            <w:hideMark/>
          </w:tcPr>
          <w:p w14:paraId="765EAE63" w14:textId="77777777" w:rsidR="00C34E5F" w:rsidRPr="004D42BB" w:rsidRDefault="00C34E5F" w:rsidP="0013326D">
            <w:pPr>
              <w:rPr>
                <w:color w:val="000000"/>
              </w:rPr>
            </w:pPr>
            <w:r w:rsidRPr="004D42BB">
              <w:rPr>
                <w:color w:val="000000"/>
              </w:rPr>
              <w:t>KCCA1</w:t>
            </w:r>
          </w:p>
        </w:tc>
        <w:tc>
          <w:tcPr>
            <w:tcW w:w="2669" w:type="dxa"/>
            <w:noWrap/>
            <w:hideMark/>
          </w:tcPr>
          <w:p w14:paraId="2954FDA2" w14:textId="77777777" w:rsidR="00C34E5F" w:rsidRPr="004D42BB" w:rsidRDefault="00C34E5F" w:rsidP="0013326D">
            <w:pPr>
              <w:rPr>
                <w:color w:val="000000"/>
              </w:rPr>
            </w:pPr>
            <w:r w:rsidRPr="004D42BB">
              <w:rPr>
                <w:color w:val="000000"/>
              </w:rPr>
              <w:t>Ross Islet Slug Island</w:t>
            </w:r>
          </w:p>
        </w:tc>
        <w:tc>
          <w:tcPr>
            <w:tcW w:w="2835" w:type="dxa"/>
            <w:noWrap/>
            <w:hideMark/>
          </w:tcPr>
          <w:p w14:paraId="3C92F875" w14:textId="77777777" w:rsidR="00C34E5F" w:rsidRPr="004D42BB" w:rsidRDefault="00C34E5F" w:rsidP="0013326D">
            <w:pPr>
              <w:rPr>
                <w:color w:val="000000"/>
              </w:rPr>
            </w:pPr>
            <w:r w:rsidRPr="004D42BB">
              <w:rPr>
                <w:color w:val="000000"/>
              </w:rPr>
              <w:t>48.87039, -125.1599</w:t>
            </w:r>
          </w:p>
        </w:tc>
        <w:tc>
          <w:tcPr>
            <w:tcW w:w="1536" w:type="dxa"/>
          </w:tcPr>
          <w:p w14:paraId="50F50EF5" w14:textId="032D882A" w:rsidR="00C34E5F" w:rsidRPr="0013326D" w:rsidRDefault="00C34E5F" w:rsidP="0013326D">
            <w:pPr>
              <w:rPr>
                <w:color w:val="000000"/>
              </w:rPr>
            </w:pPr>
            <w:r w:rsidRPr="0013326D">
              <w:rPr>
                <w:color w:val="000000"/>
                <w:szCs w:val="22"/>
              </w:rPr>
              <w:t>2022-07-04</w:t>
            </w:r>
          </w:p>
        </w:tc>
        <w:tc>
          <w:tcPr>
            <w:tcW w:w="1020" w:type="dxa"/>
          </w:tcPr>
          <w:p w14:paraId="67EF377A" w14:textId="0C1E4E0D" w:rsidR="00C34E5F" w:rsidRPr="0013326D" w:rsidRDefault="00EB4F90" w:rsidP="0013326D">
            <w:pPr>
              <w:rPr>
                <w:color w:val="000000"/>
                <w:szCs w:val="22"/>
              </w:rPr>
            </w:pPr>
            <w:r>
              <w:rPr>
                <w:color w:val="000000"/>
                <w:szCs w:val="22"/>
              </w:rPr>
              <w:t>Macro</w:t>
            </w:r>
          </w:p>
        </w:tc>
      </w:tr>
      <w:tr w:rsidR="00C34E5F" w:rsidRPr="004D42BB" w14:paraId="564E3747" w14:textId="5F302207" w:rsidTr="000D7388">
        <w:trPr>
          <w:trHeight w:val="320"/>
        </w:trPr>
        <w:tc>
          <w:tcPr>
            <w:tcW w:w="1300" w:type="dxa"/>
            <w:noWrap/>
            <w:hideMark/>
          </w:tcPr>
          <w:p w14:paraId="103AB2FF" w14:textId="77777777" w:rsidR="00C34E5F" w:rsidRPr="004D42BB" w:rsidRDefault="00C34E5F" w:rsidP="0013326D">
            <w:pPr>
              <w:rPr>
                <w:color w:val="000000"/>
              </w:rPr>
            </w:pPr>
            <w:r w:rsidRPr="004D42BB">
              <w:rPr>
                <w:color w:val="000000"/>
              </w:rPr>
              <w:t>KCCA2</w:t>
            </w:r>
          </w:p>
        </w:tc>
        <w:tc>
          <w:tcPr>
            <w:tcW w:w="2669" w:type="dxa"/>
            <w:noWrap/>
            <w:hideMark/>
          </w:tcPr>
          <w:p w14:paraId="36F1A57F" w14:textId="255AC471" w:rsidR="00C34E5F" w:rsidRPr="004D42BB" w:rsidRDefault="00C34E5F" w:rsidP="0013326D">
            <w:pPr>
              <w:rPr>
                <w:color w:val="000000"/>
              </w:rPr>
            </w:pPr>
            <w:r w:rsidRPr="004D42BB">
              <w:rPr>
                <w:color w:val="000000"/>
              </w:rPr>
              <w:t xml:space="preserve">Between Scott </w:t>
            </w:r>
            <w:r>
              <w:rPr>
                <w:color w:val="000000"/>
              </w:rPr>
              <w:t>&amp;</w:t>
            </w:r>
            <w:r w:rsidRPr="004D42BB">
              <w:rPr>
                <w:color w:val="000000"/>
              </w:rPr>
              <w:t xml:space="preserve"> Brady</w:t>
            </w:r>
          </w:p>
        </w:tc>
        <w:tc>
          <w:tcPr>
            <w:tcW w:w="2835" w:type="dxa"/>
            <w:noWrap/>
            <w:hideMark/>
          </w:tcPr>
          <w:p w14:paraId="6F66D033" w14:textId="77777777" w:rsidR="00C34E5F" w:rsidRPr="004D42BB" w:rsidRDefault="00C34E5F" w:rsidP="0013326D">
            <w:pPr>
              <w:rPr>
                <w:color w:val="000000"/>
              </w:rPr>
            </w:pPr>
            <w:r w:rsidRPr="004D42BB">
              <w:rPr>
                <w:color w:val="000000"/>
              </w:rPr>
              <w:t>48.83287, -125.1493</w:t>
            </w:r>
          </w:p>
        </w:tc>
        <w:tc>
          <w:tcPr>
            <w:tcW w:w="1536" w:type="dxa"/>
          </w:tcPr>
          <w:p w14:paraId="46970F45" w14:textId="04CD726D" w:rsidR="00C34E5F" w:rsidRPr="0013326D" w:rsidRDefault="00C34E5F" w:rsidP="0013326D">
            <w:pPr>
              <w:rPr>
                <w:color w:val="000000"/>
              </w:rPr>
            </w:pPr>
            <w:r w:rsidRPr="0013326D">
              <w:rPr>
                <w:color w:val="000000"/>
                <w:szCs w:val="22"/>
              </w:rPr>
              <w:t>2022-07-05</w:t>
            </w:r>
          </w:p>
        </w:tc>
        <w:tc>
          <w:tcPr>
            <w:tcW w:w="1020" w:type="dxa"/>
          </w:tcPr>
          <w:p w14:paraId="54965729" w14:textId="4D275191" w:rsidR="00C34E5F" w:rsidRPr="0013326D" w:rsidRDefault="00EB4F90" w:rsidP="0013326D">
            <w:pPr>
              <w:rPr>
                <w:color w:val="000000"/>
                <w:szCs w:val="22"/>
              </w:rPr>
            </w:pPr>
            <w:r>
              <w:rPr>
                <w:color w:val="000000"/>
                <w:szCs w:val="22"/>
              </w:rPr>
              <w:t>Macro</w:t>
            </w:r>
          </w:p>
        </w:tc>
      </w:tr>
      <w:tr w:rsidR="00C34E5F" w:rsidRPr="004D42BB" w14:paraId="6EED8330" w14:textId="269A99F6" w:rsidTr="000D7388">
        <w:trPr>
          <w:trHeight w:val="320"/>
        </w:trPr>
        <w:tc>
          <w:tcPr>
            <w:tcW w:w="1300" w:type="dxa"/>
            <w:noWrap/>
            <w:hideMark/>
          </w:tcPr>
          <w:p w14:paraId="11AB7749" w14:textId="77777777" w:rsidR="00C34E5F" w:rsidRPr="004D42BB" w:rsidRDefault="00C34E5F" w:rsidP="0013326D">
            <w:pPr>
              <w:rPr>
                <w:color w:val="000000"/>
              </w:rPr>
            </w:pPr>
            <w:r w:rsidRPr="004D42BB">
              <w:rPr>
                <w:color w:val="000000"/>
              </w:rPr>
              <w:t>KCCA3</w:t>
            </w:r>
          </w:p>
        </w:tc>
        <w:tc>
          <w:tcPr>
            <w:tcW w:w="2669" w:type="dxa"/>
            <w:noWrap/>
            <w:hideMark/>
          </w:tcPr>
          <w:p w14:paraId="7A0BF2D9" w14:textId="77777777" w:rsidR="00C34E5F" w:rsidRPr="004D42BB" w:rsidRDefault="00C34E5F" w:rsidP="0013326D">
            <w:pPr>
              <w:rPr>
                <w:color w:val="000000"/>
              </w:rPr>
            </w:pPr>
            <w:r w:rsidRPr="004D42BB">
              <w:rPr>
                <w:color w:val="000000"/>
              </w:rPr>
              <w:t>Dodger Channel 1</w:t>
            </w:r>
          </w:p>
        </w:tc>
        <w:tc>
          <w:tcPr>
            <w:tcW w:w="2835" w:type="dxa"/>
            <w:noWrap/>
            <w:hideMark/>
          </w:tcPr>
          <w:p w14:paraId="37706C0A" w14:textId="77777777" w:rsidR="00C34E5F" w:rsidRPr="004D42BB" w:rsidRDefault="00C34E5F" w:rsidP="0013326D">
            <w:pPr>
              <w:rPr>
                <w:color w:val="000000"/>
              </w:rPr>
            </w:pPr>
            <w:r w:rsidRPr="004D42BB">
              <w:rPr>
                <w:color w:val="000000"/>
              </w:rPr>
              <w:t>48.83072, -125.19439</w:t>
            </w:r>
          </w:p>
        </w:tc>
        <w:tc>
          <w:tcPr>
            <w:tcW w:w="1536" w:type="dxa"/>
          </w:tcPr>
          <w:p w14:paraId="05504524" w14:textId="58AB77CC" w:rsidR="00C34E5F" w:rsidRPr="0013326D" w:rsidRDefault="00C34E5F" w:rsidP="0013326D">
            <w:pPr>
              <w:rPr>
                <w:color w:val="000000"/>
              </w:rPr>
            </w:pPr>
            <w:r w:rsidRPr="0013326D">
              <w:rPr>
                <w:color w:val="000000"/>
                <w:szCs w:val="22"/>
              </w:rPr>
              <w:t>2022-07-06</w:t>
            </w:r>
          </w:p>
        </w:tc>
        <w:tc>
          <w:tcPr>
            <w:tcW w:w="1020" w:type="dxa"/>
          </w:tcPr>
          <w:p w14:paraId="14113295" w14:textId="787103F2" w:rsidR="00C34E5F" w:rsidRPr="0013326D" w:rsidRDefault="00EB4F90" w:rsidP="0013326D">
            <w:pPr>
              <w:rPr>
                <w:color w:val="000000"/>
                <w:szCs w:val="22"/>
              </w:rPr>
            </w:pPr>
            <w:r>
              <w:rPr>
                <w:color w:val="000000"/>
                <w:szCs w:val="22"/>
              </w:rPr>
              <w:t>Macro</w:t>
            </w:r>
          </w:p>
        </w:tc>
      </w:tr>
      <w:tr w:rsidR="00C34E5F" w:rsidRPr="004D42BB" w14:paraId="164E933B" w14:textId="72CE4B27" w:rsidTr="000D7388">
        <w:trPr>
          <w:trHeight w:val="320"/>
        </w:trPr>
        <w:tc>
          <w:tcPr>
            <w:tcW w:w="1300" w:type="dxa"/>
            <w:noWrap/>
            <w:hideMark/>
          </w:tcPr>
          <w:p w14:paraId="28CEB430" w14:textId="77777777" w:rsidR="00C34E5F" w:rsidRPr="004D42BB" w:rsidRDefault="00C34E5F" w:rsidP="0013326D">
            <w:pPr>
              <w:rPr>
                <w:color w:val="000000"/>
              </w:rPr>
            </w:pPr>
            <w:r w:rsidRPr="004D42BB">
              <w:rPr>
                <w:color w:val="000000"/>
              </w:rPr>
              <w:t>KCCA4</w:t>
            </w:r>
          </w:p>
        </w:tc>
        <w:tc>
          <w:tcPr>
            <w:tcW w:w="2669" w:type="dxa"/>
            <w:noWrap/>
            <w:hideMark/>
          </w:tcPr>
          <w:p w14:paraId="1CE350B5" w14:textId="77777777" w:rsidR="00C34E5F" w:rsidRPr="004D42BB" w:rsidRDefault="00C34E5F" w:rsidP="0013326D">
            <w:pPr>
              <w:rPr>
                <w:color w:val="000000"/>
              </w:rPr>
            </w:pPr>
            <w:r w:rsidRPr="004D42BB">
              <w:rPr>
                <w:color w:val="000000"/>
              </w:rPr>
              <w:t>Flemming 112</w:t>
            </w:r>
          </w:p>
        </w:tc>
        <w:tc>
          <w:tcPr>
            <w:tcW w:w="2835" w:type="dxa"/>
            <w:noWrap/>
            <w:hideMark/>
          </w:tcPr>
          <w:p w14:paraId="579BFD3B" w14:textId="77777777" w:rsidR="00C34E5F" w:rsidRPr="004D42BB" w:rsidRDefault="00C34E5F" w:rsidP="0013326D">
            <w:pPr>
              <w:rPr>
                <w:color w:val="000000"/>
              </w:rPr>
            </w:pPr>
            <w:r w:rsidRPr="004D42BB">
              <w:rPr>
                <w:color w:val="000000"/>
              </w:rPr>
              <w:t>48.87868, -125.1434</w:t>
            </w:r>
          </w:p>
        </w:tc>
        <w:tc>
          <w:tcPr>
            <w:tcW w:w="1536" w:type="dxa"/>
          </w:tcPr>
          <w:p w14:paraId="0AAC1938" w14:textId="451FA06C" w:rsidR="00C34E5F" w:rsidRPr="0013326D" w:rsidRDefault="00C34E5F" w:rsidP="0013326D">
            <w:pPr>
              <w:rPr>
                <w:color w:val="000000"/>
              </w:rPr>
            </w:pPr>
            <w:r w:rsidRPr="0013326D">
              <w:rPr>
                <w:color w:val="000000"/>
                <w:szCs w:val="22"/>
              </w:rPr>
              <w:t>2022-07-07</w:t>
            </w:r>
          </w:p>
        </w:tc>
        <w:tc>
          <w:tcPr>
            <w:tcW w:w="1020" w:type="dxa"/>
          </w:tcPr>
          <w:p w14:paraId="6F260CE1" w14:textId="22B16276" w:rsidR="00C34E5F" w:rsidRPr="0013326D" w:rsidRDefault="00EB4F90" w:rsidP="0013326D">
            <w:pPr>
              <w:rPr>
                <w:color w:val="000000"/>
                <w:szCs w:val="22"/>
              </w:rPr>
            </w:pPr>
            <w:r>
              <w:rPr>
                <w:color w:val="000000"/>
                <w:szCs w:val="22"/>
              </w:rPr>
              <w:t>Macro</w:t>
            </w:r>
          </w:p>
        </w:tc>
      </w:tr>
      <w:tr w:rsidR="00C34E5F" w:rsidRPr="004D42BB" w14:paraId="0343572A" w14:textId="21C8FB5E" w:rsidTr="000D7388">
        <w:trPr>
          <w:trHeight w:val="320"/>
        </w:trPr>
        <w:tc>
          <w:tcPr>
            <w:tcW w:w="1300" w:type="dxa"/>
            <w:noWrap/>
            <w:hideMark/>
          </w:tcPr>
          <w:p w14:paraId="5F730D42" w14:textId="77777777" w:rsidR="00C34E5F" w:rsidRPr="004D42BB" w:rsidRDefault="00C34E5F" w:rsidP="0013326D">
            <w:pPr>
              <w:rPr>
                <w:color w:val="000000"/>
              </w:rPr>
            </w:pPr>
            <w:r w:rsidRPr="004D42BB">
              <w:rPr>
                <w:color w:val="000000"/>
              </w:rPr>
              <w:t>KCCA6</w:t>
            </w:r>
          </w:p>
        </w:tc>
        <w:tc>
          <w:tcPr>
            <w:tcW w:w="2669" w:type="dxa"/>
            <w:noWrap/>
            <w:hideMark/>
          </w:tcPr>
          <w:p w14:paraId="5BD07A1C" w14:textId="77777777" w:rsidR="00C34E5F" w:rsidRPr="004D42BB" w:rsidRDefault="00C34E5F" w:rsidP="0013326D">
            <w:pPr>
              <w:rPr>
                <w:color w:val="000000"/>
              </w:rPr>
            </w:pPr>
            <w:r w:rsidRPr="004D42BB">
              <w:rPr>
                <w:color w:val="000000"/>
              </w:rPr>
              <w:t>Less Dangerous Bay</w:t>
            </w:r>
          </w:p>
        </w:tc>
        <w:tc>
          <w:tcPr>
            <w:tcW w:w="2835" w:type="dxa"/>
            <w:noWrap/>
            <w:hideMark/>
          </w:tcPr>
          <w:p w14:paraId="67E97BE8" w14:textId="77777777" w:rsidR="00C34E5F" w:rsidRPr="004D42BB" w:rsidRDefault="00C34E5F" w:rsidP="0013326D">
            <w:pPr>
              <w:rPr>
                <w:color w:val="000000"/>
              </w:rPr>
            </w:pPr>
            <w:r w:rsidRPr="004D42BB">
              <w:rPr>
                <w:color w:val="000000"/>
              </w:rPr>
              <w:t>48.87535, -125.0915</w:t>
            </w:r>
          </w:p>
        </w:tc>
        <w:tc>
          <w:tcPr>
            <w:tcW w:w="1536" w:type="dxa"/>
          </w:tcPr>
          <w:p w14:paraId="28AF1327" w14:textId="695A1930" w:rsidR="00C34E5F" w:rsidRPr="0013326D" w:rsidRDefault="00C34E5F" w:rsidP="0013326D">
            <w:pPr>
              <w:rPr>
                <w:color w:val="000000"/>
              </w:rPr>
            </w:pPr>
            <w:r w:rsidRPr="0013326D">
              <w:rPr>
                <w:color w:val="000000"/>
                <w:szCs w:val="22"/>
              </w:rPr>
              <w:t>2022-07-24</w:t>
            </w:r>
          </w:p>
        </w:tc>
        <w:tc>
          <w:tcPr>
            <w:tcW w:w="1020" w:type="dxa"/>
          </w:tcPr>
          <w:p w14:paraId="366000B8" w14:textId="1E67868F" w:rsidR="00C34E5F" w:rsidRPr="0013326D" w:rsidRDefault="00EB4F90" w:rsidP="0013326D">
            <w:pPr>
              <w:rPr>
                <w:color w:val="000000"/>
                <w:szCs w:val="22"/>
              </w:rPr>
            </w:pPr>
            <w:r>
              <w:rPr>
                <w:color w:val="000000"/>
                <w:szCs w:val="22"/>
              </w:rPr>
              <w:t>None</w:t>
            </w:r>
          </w:p>
        </w:tc>
      </w:tr>
      <w:tr w:rsidR="00C34E5F" w:rsidRPr="004D42BB" w14:paraId="7550F1D2" w14:textId="1C0855D5" w:rsidTr="000D7388">
        <w:trPr>
          <w:trHeight w:val="320"/>
        </w:trPr>
        <w:tc>
          <w:tcPr>
            <w:tcW w:w="1300" w:type="dxa"/>
            <w:noWrap/>
            <w:hideMark/>
          </w:tcPr>
          <w:p w14:paraId="49739E9B" w14:textId="77777777" w:rsidR="00C34E5F" w:rsidRPr="004D42BB" w:rsidRDefault="00C34E5F" w:rsidP="0013326D">
            <w:pPr>
              <w:rPr>
                <w:color w:val="000000"/>
              </w:rPr>
            </w:pPr>
            <w:r w:rsidRPr="004D42BB">
              <w:rPr>
                <w:color w:val="000000"/>
              </w:rPr>
              <w:t>KCCA7</w:t>
            </w:r>
          </w:p>
        </w:tc>
        <w:tc>
          <w:tcPr>
            <w:tcW w:w="2669" w:type="dxa"/>
            <w:noWrap/>
            <w:hideMark/>
          </w:tcPr>
          <w:p w14:paraId="73986A90" w14:textId="77777777" w:rsidR="00C34E5F" w:rsidRPr="004D42BB" w:rsidRDefault="00C34E5F" w:rsidP="0013326D">
            <w:pPr>
              <w:rPr>
                <w:color w:val="000000"/>
              </w:rPr>
            </w:pPr>
            <w:r w:rsidRPr="004D42BB">
              <w:rPr>
                <w:color w:val="000000"/>
              </w:rPr>
              <w:t>Ed King East Inside</w:t>
            </w:r>
          </w:p>
        </w:tc>
        <w:tc>
          <w:tcPr>
            <w:tcW w:w="2835" w:type="dxa"/>
            <w:noWrap/>
            <w:hideMark/>
          </w:tcPr>
          <w:p w14:paraId="393D0761" w14:textId="77777777" w:rsidR="00C34E5F" w:rsidRPr="004D42BB" w:rsidRDefault="00C34E5F" w:rsidP="0013326D">
            <w:pPr>
              <w:rPr>
                <w:color w:val="000000"/>
              </w:rPr>
            </w:pPr>
            <w:r w:rsidRPr="004D42BB">
              <w:rPr>
                <w:color w:val="000000"/>
              </w:rPr>
              <w:t>48.83608, -125.2131</w:t>
            </w:r>
          </w:p>
        </w:tc>
        <w:tc>
          <w:tcPr>
            <w:tcW w:w="1536" w:type="dxa"/>
          </w:tcPr>
          <w:p w14:paraId="16703706" w14:textId="40852AFE" w:rsidR="00C34E5F" w:rsidRPr="0013326D" w:rsidRDefault="00C34E5F" w:rsidP="0013326D">
            <w:pPr>
              <w:rPr>
                <w:color w:val="000000"/>
              </w:rPr>
            </w:pPr>
            <w:r w:rsidRPr="0013326D">
              <w:rPr>
                <w:color w:val="000000"/>
                <w:szCs w:val="22"/>
              </w:rPr>
              <w:t>2022-07-25</w:t>
            </w:r>
          </w:p>
        </w:tc>
        <w:tc>
          <w:tcPr>
            <w:tcW w:w="1020" w:type="dxa"/>
          </w:tcPr>
          <w:p w14:paraId="06D18EB2" w14:textId="04A1CBFB" w:rsidR="00C34E5F" w:rsidRPr="0013326D" w:rsidRDefault="00EB4F90" w:rsidP="0013326D">
            <w:pPr>
              <w:rPr>
                <w:color w:val="000000"/>
                <w:szCs w:val="22"/>
              </w:rPr>
            </w:pPr>
            <w:r>
              <w:rPr>
                <w:color w:val="000000"/>
                <w:szCs w:val="22"/>
              </w:rPr>
              <w:t>Macro</w:t>
            </w:r>
          </w:p>
        </w:tc>
      </w:tr>
      <w:tr w:rsidR="00C34E5F" w:rsidRPr="004D42BB" w14:paraId="6F1AC979" w14:textId="305BECA0" w:rsidTr="000D7388">
        <w:trPr>
          <w:trHeight w:val="320"/>
        </w:trPr>
        <w:tc>
          <w:tcPr>
            <w:tcW w:w="1300" w:type="dxa"/>
            <w:noWrap/>
            <w:hideMark/>
          </w:tcPr>
          <w:p w14:paraId="3D5A0079" w14:textId="77777777" w:rsidR="00C34E5F" w:rsidRPr="004D42BB" w:rsidRDefault="00C34E5F" w:rsidP="0013326D">
            <w:pPr>
              <w:rPr>
                <w:color w:val="000000"/>
              </w:rPr>
            </w:pPr>
            <w:r w:rsidRPr="004D42BB">
              <w:rPr>
                <w:color w:val="000000"/>
              </w:rPr>
              <w:t>KCCA9</w:t>
            </w:r>
          </w:p>
        </w:tc>
        <w:tc>
          <w:tcPr>
            <w:tcW w:w="2669" w:type="dxa"/>
            <w:noWrap/>
            <w:hideMark/>
          </w:tcPr>
          <w:p w14:paraId="40D0ED1C" w14:textId="77777777" w:rsidR="00C34E5F" w:rsidRPr="004D42BB" w:rsidRDefault="00C34E5F" w:rsidP="0013326D">
            <w:pPr>
              <w:rPr>
                <w:color w:val="000000"/>
              </w:rPr>
            </w:pPr>
            <w:r w:rsidRPr="004D42BB">
              <w:rPr>
                <w:color w:val="000000"/>
              </w:rPr>
              <w:t>Wizard Islet South</w:t>
            </w:r>
          </w:p>
        </w:tc>
        <w:tc>
          <w:tcPr>
            <w:tcW w:w="2835" w:type="dxa"/>
            <w:noWrap/>
            <w:hideMark/>
          </w:tcPr>
          <w:p w14:paraId="2A252C21" w14:textId="77777777" w:rsidR="00C34E5F" w:rsidRPr="004D42BB" w:rsidRDefault="00C34E5F" w:rsidP="0013326D">
            <w:pPr>
              <w:rPr>
                <w:color w:val="000000"/>
              </w:rPr>
            </w:pPr>
            <w:r w:rsidRPr="004D42BB">
              <w:rPr>
                <w:color w:val="000000"/>
              </w:rPr>
              <w:t>48.85728, -125.1595</w:t>
            </w:r>
          </w:p>
        </w:tc>
        <w:tc>
          <w:tcPr>
            <w:tcW w:w="1536" w:type="dxa"/>
          </w:tcPr>
          <w:p w14:paraId="737D02F5" w14:textId="4FCF22F8" w:rsidR="00C34E5F" w:rsidRPr="0013326D" w:rsidRDefault="00C34E5F" w:rsidP="0013326D">
            <w:pPr>
              <w:rPr>
                <w:color w:val="000000"/>
              </w:rPr>
            </w:pPr>
            <w:r w:rsidRPr="0013326D">
              <w:rPr>
                <w:color w:val="000000"/>
                <w:szCs w:val="22"/>
              </w:rPr>
              <w:t>2022-07-27</w:t>
            </w:r>
          </w:p>
        </w:tc>
        <w:tc>
          <w:tcPr>
            <w:tcW w:w="1020" w:type="dxa"/>
          </w:tcPr>
          <w:p w14:paraId="5191852C" w14:textId="4E1B2038" w:rsidR="00C34E5F" w:rsidRPr="0013326D" w:rsidRDefault="00EB4F90" w:rsidP="0013326D">
            <w:pPr>
              <w:rPr>
                <w:color w:val="000000"/>
                <w:szCs w:val="22"/>
              </w:rPr>
            </w:pPr>
            <w:r>
              <w:rPr>
                <w:color w:val="000000"/>
                <w:szCs w:val="22"/>
              </w:rPr>
              <w:t>Macro</w:t>
            </w:r>
          </w:p>
        </w:tc>
      </w:tr>
      <w:tr w:rsidR="00C34E5F" w:rsidRPr="004D42BB" w14:paraId="71ED20C3" w14:textId="56AEDB06" w:rsidTr="000D7388">
        <w:trPr>
          <w:trHeight w:val="320"/>
        </w:trPr>
        <w:tc>
          <w:tcPr>
            <w:tcW w:w="1300" w:type="dxa"/>
            <w:noWrap/>
            <w:hideMark/>
          </w:tcPr>
          <w:p w14:paraId="71B01ED7" w14:textId="77777777" w:rsidR="00C34E5F" w:rsidRPr="004D42BB" w:rsidRDefault="00C34E5F" w:rsidP="0013326D">
            <w:pPr>
              <w:rPr>
                <w:color w:val="000000"/>
              </w:rPr>
            </w:pPr>
            <w:r w:rsidRPr="004D42BB">
              <w:rPr>
                <w:color w:val="000000"/>
              </w:rPr>
              <w:t>KCCA12</w:t>
            </w:r>
          </w:p>
        </w:tc>
        <w:tc>
          <w:tcPr>
            <w:tcW w:w="2669" w:type="dxa"/>
            <w:noWrap/>
            <w:hideMark/>
          </w:tcPr>
          <w:p w14:paraId="0C9C0FED" w14:textId="77777777" w:rsidR="00C34E5F" w:rsidRPr="004D42BB" w:rsidRDefault="00C34E5F" w:rsidP="0013326D">
            <w:pPr>
              <w:rPr>
                <w:color w:val="000000"/>
              </w:rPr>
            </w:pPr>
            <w:r w:rsidRPr="004D42BB">
              <w:rPr>
                <w:color w:val="000000"/>
              </w:rPr>
              <w:t xml:space="preserve">North </w:t>
            </w:r>
            <w:proofErr w:type="spellStart"/>
            <w:r w:rsidRPr="004D42BB">
              <w:rPr>
                <w:color w:val="000000"/>
              </w:rPr>
              <w:t>Helby</w:t>
            </w:r>
            <w:proofErr w:type="spellEnd"/>
            <w:r w:rsidRPr="004D42BB">
              <w:rPr>
                <w:color w:val="000000"/>
              </w:rPr>
              <w:t xml:space="preserve"> Rock</w:t>
            </w:r>
          </w:p>
        </w:tc>
        <w:tc>
          <w:tcPr>
            <w:tcW w:w="2835" w:type="dxa"/>
            <w:noWrap/>
            <w:hideMark/>
          </w:tcPr>
          <w:p w14:paraId="5A1BA746" w14:textId="77777777" w:rsidR="00C34E5F" w:rsidRPr="004D42BB" w:rsidRDefault="00C34E5F" w:rsidP="0013326D">
            <w:pPr>
              <w:rPr>
                <w:color w:val="000000"/>
              </w:rPr>
            </w:pPr>
            <w:r w:rsidRPr="004D42BB">
              <w:rPr>
                <w:color w:val="000000"/>
              </w:rPr>
              <w:t>48.85831, -125.1649</w:t>
            </w:r>
          </w:p>
        </w:tc>
        <w:tc>
          <w:tcPr>
            <w:tcW w:w="1536" w:type="dxa"/>
          </w:tcPr>
          <w:p w14:paraId="5419C28D" w14:textId="587D75FC" w:rsidR="00C34E5F" w:rsidRPr="0013326D" w:rsidRDefault="00C34E5F" w:rsidP="0013326D">
            <w:pPr>
              <w:rPr>
                <w:color w:val="000000"/>
              </w:rPr>
            </w:pPr>
            <w:r w:rsidRPr="0013326D">
              <w:rPr>
                <w:color w:val="000000"/>
                <w:szCs w:val="22"/>
              </w:rPr>
              <w:t>2022-08-03</w:t>
            </w:r>
          </w:p>
        </w:tc>
        <w:tc>
          <w:tcPr>
            <w:tcW w:w="1020" w:type="dxa"/>
          </w:tcPr>
          <w:p w14:paraId="0D15608E" w14:textId="01AFDB7D" w:rsidR="00C34E5F" w:rsidRPr="0013326D" w:rsidRDefault="00EB4F90" w:rsidP="0013326D">
            <w:pPr>
              <w:rPr>
                <w:color w:val="000000"/>
                <w:szCs w:val="22"/>
              </w:rPr>
            </w:pPr>
            <w:r>
              <w:rPr>
                <w:color w:val="000000"/>
                <w:szCs w:val="22"/>
              </w:rPr>
              <w:t>Macro</w:t>
            </w:r>
          </w:p>
        </w:tc>
      </w:tr>
      <w:tr w:rsidR="00C34E5F" w:rsidRPr="004D42BB" w14:paraId="59D9BD1A" w14:textId="0825E63B" w:rsidTr="000D7388">
        <w:trPr>
          <w:trHeight w:val="320"/>
        </w:trPr>
        <w:tc>
          <w:tcPr>
            <w:tcW w:w="1300" w:type="dxa"/>
            <w:noWrap/>
            <w:hideMark/>
          </w:tcPr>
          <w:p w14:paraId="310ECE1B" w14:textId="77777777" w:rsidR="00C34E5F" w:rsidRPr="004D42BB" w:rsidRDefault="00C34E5F" w:rsidP="0013326D">
            <w:pPr>
              <w:rPr>
                <w:color w:val="000000"/>
              </w:rPr>
            </w:pPr>
            <w:r w:rsidRPr="004D42BB">
              <w:rPr>
                <w:color w:val="000000"/>
              </w:rPr>
              <w:t>KCCA14</w:t>
            </w:r>
          </w:p>
        </w:tc>
        <w:tc>
          <w:tcPr>
            <w:tcW w:w="2669" w:type="dxa"/>
            <w:noWrap/>
            <w:hideMark/>
          </w:tcPr>
          <w:p w14:paraId="20059FA0" w14:textId="77777777" w:rsidR="00C34E5F" w:rsidRPr="004D42BB" w:rsidRDefault="00C34E5F" w:rsidP="0013326D">
            <w:pPr>
              <w:rPr>
                <w:color w:val="000000"/>
              </w:rPr>
            </w:pPr>
            <w:r w:rsidRPr="004D42BB">
              <w:rPr>
                <w:color w:val="000000"/>
              </w:rPr>
              <w:t>Danvers Danger Rock</w:t>
            </w:r>
          </w:p>
        </w:tc>
        <w:tc>
          <w:tcPr>
            <w:tcW w:w="2835" w:type="dxa"/>
            <w:noWrap/>
            <w:hideMark/>
          </w:tcPr>
          <w:p w14:paraId="12C99159" w14:textId="77777777" w:rsidR="00C34E5F" w:rsidRPr="004D42BB" w:rsidRDefault="00C34E5F" w:rsidP="0013326D">
            <w:pPr>
              <w:rPr>
                <w:color w:val="000000"/>
              </w:rPr>
            </w:pPr>
            <w:r w:rsidRPr="004D42BB">
              <w:rPr>
                <w:color w:val="000000"/>
              </w:rPr>
              <w:t>48.877, -125.0923</w:t>
            </w:r>
          </w:p>
        </w:tc>
        <w:tc>
          <w:tcPr>
            <w:tcW w:w="1536" w:type="dxa"/>
          </w:tcPr>
          <w:p w14:paraId="4C19D89D" w14:textId="602421FB" w:rsidR="00C34E5F" w:rsidRPr="0013326D" w:rsidRDefault="00C34E5F" w:rsidP="0013326D">
            <w:pPr>
              <w:rPr>
                <w:color w:val="000000"/>
              </w:rPr>
            </w:pPr>
            <w:r w:rsidRPr="0013326D">
              <w:rPr>
                <w:color w:val="000000"/>
                <w:szCs w:val="22"/>
              </w:rPr>
              <w:t>2022-08-06</w:t>
            </w:r>
          </w:p>
        </w:tc>
        <w:tc>
          <w:tcPr>
            <w:tcW w:w="1020" w:type="dxa"/>
          </w:tcPr>
          <w:p w14:paraId="30FE1337" w14:textId="52840767" w:rsidR="00C34E5F" w:rsidRPr="0013326D" w:rsidRDefault="00EB4F90" w:rsidP="0013326D">
            <w:pPr>
              <w:rPr>
                <w:color w:val="000000"/>
                <w:szCs w:val="22"/>
              </w:rPr>
            </w:pPr>
            <w:r>
              <w:rPr>
                <w:color w:val="000000"/>
                <w:szCs w:val="22"/>
              </w:rPr>
              <w:t>Macro</w:t>
            </w:r>
          </w:p>
        </w:tc>
      </w:tr>
      <w:tr w:rsidR="00C34E5F" w:rsidRPr="004D42BB" w14:paraId="69C681B0" w14:textId="1E33FE26" w:rsidTr="000D7388">
        <w:trPr>
          <w:trHeight w:val="320"/>
        </w:trPr>
        <w:tc>
          <w:tcPr>
            <w:tcW w:w="1300" w:type="dxa"/>
            <w:noWrap/>
            <w:hideMark/>
          </w:tcPr>
          <w:p w14:paraId="11386A03" w14:textId="77777777" w:rsidR="00C34E5F" w:rsidRPr="004D42BB" w:rsidRDefault="00C34E5F" w:rsidP="0013326D">
            <w:pPr>
              <w:rPr>
                <w:color w:val="000000"/>
              </w:rPr>
            </w:pPr>
            <w:r w:rsidRPr="004D42BB">
              <w:rPr>
                <w:color w:val="000000"/>
              </w:rPr>
              <w:t>KCCA15</w:t>
            </w:r>
          </w:p>
        </w:tc>
        <w:tc>
          <w:tcPr>
            <w:tcW w:w="2669" w:type="dxa"/>
            <w:noWrap/>
            <w:hideMark/>
          </w:tcPr>
          <w:p w14:paraId="3C47A738" w14:textId="29E5E535" w:rsidR="00C34E5F" w:rsidRPr="004D42BB" w:rsidRDefault="00C34E5F" w:rsidP="0013326D">
            <w:pPr>
              <w:rPr>
                <w:color w:val="000000"/>
              </w:rPr>
            </w:pPr>
            <w:r w:rsidRPr="004D42BB">
              <w:rPr>
                <w:color w:val="000000"/>
              </w:rPr>
              <w:t>Cable Beach</w:t>
            </w:r>
          </w:p>
        </w:tc>
        <w:tc>
          <w:tcPr>
            <w:tcW w:w="2835" w:type="dxa"/>
            <w:noWrap/>
            <w:hideMark/>
          </w:tcPr>
          <w:p w14:paraId="23E6D6AD" w14:textId="77777777" w:rsidR="00C34E5F" w:rsidRPr="004D42BB" w:rsidRDefault="00C34E5F" w:rsidP="0013326D">
            <w:pPr>
              <w:rPr>
                <w:color w:val="000000"/>
              </w:rPr>
            </w:pPr>
            <w:r w:rsidRPr="004D42BB">
              <w:rPr>
                <w:color w:val="000000"/>
              </w:rPr>
              <w:t>48.82484, -125.16067</w:t>
            </w:r>
          </w:p>
        </w:tc>
        <w:tc>
          <w:tcPr>
            <w:tcW w:w="1536" w:type="dxa"/>
          </w:tcPr>
          <w:p w14:paraId="5AF79494" w14:textId="6538876D" w:rsidR="00C34E5F" w:rsidRPr="0013326D" w:rsidRDefault="00C34E5F" w:rsidP="0013326D">
            <w:pPr>
              <w:rPr>
                <w:color w:val="000000"/>
              </w:rPr>
            </w:pPr>
            <w:r w:rsidRPr="0013326D">
              <w:rPr>
                <w:color w:val="000000"/>
                <w:szCs w:val="22"/>
              </w:rPr>
              <w:t>2022-08-07</w:t>
            </w:r>
          </w:p>
        </w:tc>
        <w:tc>
          <w:tcPr>
            <w:tcW w:w="1020" w:type="dxa"/>
          </w:tcPr>
          <w:p w14:paraId="4BA9B120" w14:textId="428A1386" w:rsidR="00C34E5F" w:rsidRPr="0013326D" w:rsidRDefault="00EB4F90" w:rsidP="0013326D">
            <w:pPr>
              <w:rPr>
                <w:color w:val="000000"/>
                <w:szCs w:val="22"/>
              </w:rPr>
            </w:pPr>
            <w:r>
              <w:rPr>
                <w:color w:val="000000"/>
                <w:szCs w:val="22"/>
              </w:rPr>
              <w:t>Nereo</w:t>
            </w:r>
          </w:p>
        </w:tc>
      </w:tr>
      <w:tr w:rsidR="00C34E5F" w:rsidRPr="004D42BB" w14:paraId="3FAAAB7F" w14:textId="47FCF0BE" w:rsidTr="000D7388">
        <w:trPr>
          <w:trHeight w:val="320"/>
        </w:trPr>
        <w:tc>
          <w:tcPr>
            <w:tcW w:w="1300" w:type="dxa"/>
            <w:noWrap/>
            <w:hideMark/>
          </w:tcPr>
          <w:p w14:paraId="7F6A2AC7" w14:textId="77777777" w:rsidR="00C34E5F" w:rsidRPr="004D42BB" w:rsidRDefault="00C34E5F" w:rsidP="0013326D">
            <w:pPr>
              <w:rPr>
                <w:color w:val="000000"/>
              </w:rPr>
            </w:pPr>
            <w:r w:rsidRPr="004D42BB">
              <w:rPr>
                <w:color w:val="000000"/>
              </w:rPr>
              <w:t>KCCA16</w:t>
            </w:r>
          </w:p>
        </w:tc>
        <w:tc>
          <w:tcPr>
            <w:tcW w:w="2669" w:type="dxa"/>
            <w:noWrap/>
            <w:hideMark/>
          </w:tcPr>
          <w:p w14:paraId="26F81F70" w14:textId="77777777" w:rsidR="00C34E5F" w:rsidRPr="004D42BB" w:rsidRDefault="00C34E5F" w:rsidP="0013326D">
            <w:pPr>
              <w:rPr>
                <w:color w:val="000000"/>
              </w:rPr>
            </w:pPr>
            <w:proofErr w:type="spellStart"/>
            <w:r w:rsidRPr="004D42BB">
              <w:rPr>
                <w:color w:val="000000"/>
              </w:rPr>
              <w:t>Tzartus</w:t>
            </w:r>
            <w:proofErr w:type="spellEnd"/>
            <w:r w:rsidRPr="004D42BB">
              <w:rPr>
                <w:color w:val="000000"/>
              </w:rPr>
              <w:t xml:space="preserve"> 116</w:t>
            </w:r>
          </w:p>
        </w:tc>
        <w:tc>
          <w:tcPr>
            <w:tcW w:w="2835" w:type="dxa"/>
            <w:noWrap/>
            <w:hideMark/>
          </w:tcPr>
          <w:p w14:paraId="17DACB01" w14:textId="77777777" w:rsidR="00C34E5F" w:rsidRPr="004D42BB" w:rsidRDefault="00C34E5F" w:rsidP="0013326D">
            <w:pPr>
              <w:rPr>
                <w:color w:val="000000"/>
              </w:rPr>
            </w:pPr>
            <w:r w:rsidRPr="004D42BB">
              <w:rPr>
                <w:color w:val="000000"/>
              </w:rPr>
              <w:t>48.90084, -125.0811</w:t>
            </w:r>
          </w:p>
        </w:tc>
        <w:tc>
          <w:tcPr>
            <w:tcW w:w="1536" w:type="dxa"/>
          </w:tcPr>
          <w:p w14:paraId="4E1B221D" w14:textId="44B05A5B" w:rsidR="00C34E5F" w:rsidRPr="0013326D" w:rsidRDefault="00C34E5F" w:rsidP="0013326D">
            <w:pPr>
              <w:rPr>
                <w:color w:val="000000"/>
              </w:rPr>
            </w:pPr>
            <w:r w:rsidRPr="0013326D">
              <w:rPr>
                <w:color w:val="000000"/>
                <w:szCs w:val="22"/>
              </w:rPr>
              <w:t>2022-08-18</w:t>
            </w:r>
          </w:p>
        </w:tc>
        <w:tc>
          <w:tcPr>
            <w:tcW w:w="1020" w:type="dxa"/>
          </w:tcPr>
          <w:p w14:paraId="4DAC73E0" w14:textId="461BDD50" w:rsidR="00C34E5F" w:rsidRPr="0013326D" w:rsidRDefault="00EB4F90" w:rsidP="0013326D">
            <w:pPr>
              <w:rPr>
                <w:color w:val="000000"/>
                <w:szCs w:val="22"/>
              </w:rPr>
            </w:pPr>
            <w:r>
              <w:rPr>
                <w:color w:val="000000"/>
                <w:szCs w:val="22"/>
              </w:rPr>
              <w:t>Macro</w:t>
            </w:r>
          </w:p>
        </w:tc>
      </w:tr>
      <w:tr w:rsidR="00C34E5F" w:rsidRPr="004D42BB" w14:paraId="5EEB121B" w14:textId="6BE643D2" w:rsidTr="000D7388">
        <w:trPr>
          <w:trHeight w:val="320"/>
        </w:trPr>
        <w:tc>
          <w:tcPr>
            <w:tcW w:w="1300" w:type="dxa"/>
            <w:noWrap/>
            <w:hideMark/>
          </w:tcPr>
          <w:p w14:paraId="11820194" w14:textId="77777777" w:rsidR="00C34E5F" w:rsidRPr="004D42BB" w:rsidRDefault="00C34E5F" w:rsidP="0013326D">
            <w:pPr>
              <w:rPr>
                <w:color w:val="000000"/>
              </w:rPr>
            </w:pPr>
            <w:r w:rsidRPr="004D42BB">
              <w:rPr>
                <w:color w:val="000000"/>
              </w:rPr>
              <w:t>KCCA17</w:t>
            </w:r>
          </w:p>
        </w:tc>
        <w:tc>
          <w:tcPr>
            <w:tcW w:w="2669" w:type="dxa"/>
            <w:noWrap/>
            <w:hideMark/>
          </w:tcPr>
          <w:p w14:paraId="43834775" w14:textId="77777777" w:rsidR="00C34E5F" w:rsidRPr="004D42BB" w:rsidRDefault="00C34E5F" w:rsidP="0013326D">
            <w:pPr>
              <w:rPr>
                <w:color w:val="000000"/>
              </w:rPr>
            </w:pPr>
            <w:r w:rsidRPr="004D42BB">
              <w:rPr>
                <w:color w:val="000000"/>
              </w:rPr>
              <w:t>Turf Island 2</w:t>
            </w:r>
          </w:p>
        </w:tc>
        <w:tc>
          <w:tcPr>
            <w:tcW w:w="2835" w:type="dxa"/>
            <w:noWrap/>
            <w:hideMark/>
          </w:tcPr>
          <w:p w14:paraId="1E59324A" w14:textId="77777777" w:rsidR="00C34E5F" w:rsidRPr="004D42BB" w:rsidRDefault="00C34E5F" w:rsidP="0013326D">
            <w:pPr>
              <w:rPr>
                <w:color w:val="000000"/>
              </w:rPr>
            </w:pPr>
            <w:r w:rsidRPr="004D42BB">
              <w:rPr>
                <w:color w:val="000000"/>
              </w:rPr>
              <w:t>48.884864, -125.146937</w:t>
            </w:r>
          </w:p>
        </w:tc>
        <w:tc>
          <w:tcPr>
            <w:tcW w:w="1536" w:type="dxa"/>
          </w:tcPr>
          <w:p w14:paraId="376D4DB4" w14:textId="3C873544" w:rsidR="00C34E5F" w:rsidRPr="0013326D" w:rsidRDefault="00C34E5F" w:rsidP="0013326D">
            <w:pPr>
              <w:rPr>
                <w:color w:val="000000"/>
              </w:rPr>
            </w:pPr>
            <w:r w:rsidRPr="0013326D">
              <w:rPr>
                <w:color w:val="000000"/>
                <w:szCs w:val="22"/>
              </w:rPr>
              <w:t>2022-08-20</w:t>
            </w:r>
          </w:p>
        </w:tc>
        <w:tc>
          <w:tcPr>
            <w:tcW w:w="1020" w:type="dxa"/>
          </w:tcPr>
          <w:p w14:paraId="7BC4BB42" w14:textId="3606138A" w:rsidR="00C34E5F" w:rsidRPr="0013326D" w:rsidRDefault="00EB4F90" w:rsidP="0013326D">
            <w:pPr>
              <w:rPr>
                <w:color w:val="000000"/>
                <w:szCs w:val="22"/>
              </w:rPr>
            </w:pPr>
            <w:r>
              <w:rPr>
                <w:color w:val="000000"/>
                <w:szCs w:val="22"/>
              </w:rPr>
              <w:t>Macro</w:t>
            </w:r>
          </w:p>
        </w:tc>
      </w:tr>
      <w:tr w:rsidR="00C34E5F" w:rsidRPr="004D42BB" w14:paraId="476A8F1D" w14:textId="4550C970" w:rsidTr="000D7388">
        <w:trPr>
          <w:trHeight w:val="320"/>
        </w:trPr>
        <w:tc>
          <w:tcPr>
            <w:tcW w:w="1300" w:type="dxa"/>
            <w:noWrap/>
            <w:hideMark/>
          </w:tcPr>
          <w:p w14:paraId="7B226BC0" w14:textId="77777777" w:rsidR="00C34E5F" w:rsidRPr="004D42BB" w:rsidRDefault="00C34E5F" w:rsidP="0013326D">
            <w:pPr>
              <w:rPr>
                <w:color w:val="000000"/>
              </w:rPr>
            </w:pPr>
            <w:r w:rsidRPr="004D42BB">
              <w:rPr>
                <w:color w:val="000000"/>
              </w:rPr>
              <w:t>KCCA18</w:t>
            </w:r>
          </w:p>
        </w:tc>
        <w:tc>
          <w:tcPr>
            <w:tcW w:w="2669" w:type="dxa"/>
            <w:noWrap/>
            <w:hideMark/>
          </w:tcPr>
          <w:p w14:paraId="728C8BB3" w14:textId="77777777" w:rsidR="00C34E5F" w:rsidRPr="004D42BB" w:rsidRDefault="00C34E5F" w:rsidP="0013326D">
            <w:pPr>
              <w:rPr>
                <w:color w:val="000000"/>
              </w:rPr>
            </w:pPr>
            <w:r w:rsidRPr="004D42BB">
              <w:rPr>
                <w:color w:val="000000"/>
              </w:rPr>
              <w:t>Second Beach</w:t>
            </w:r>
          </w:p>
        </w:tc>
        <w:tc>
          <w:tcPr>
            <w:tcW w:w="2835" w:type="dxa"/>
            <w:noWrap/>
            <w:hideMark/>
          </w:tcPr>
          <w:p w14:paraId="14D8420C" w14:textId="77777777" w:rsidR="00C34E5F" w:rsidRPr="004D42BB" w:rsidRDefault="00C34E5F" w:rsidP="0013326D">
            <w:pPr>
              <w:rPr>
                <w:color w:val="000000"/>
              </w:rPr>
            </w:pPr>
            <w:r w:rsidRPr="004D42BB">
              <w:rPr>
                <w:color w:val="000000"/>
              </w:rPr>
              <w:t>48.815969, -125.174</w:t>
            </w:r>
          </w:p>
        </w:tc>
        <w:tc>
          <w:tcPr>
            <w:tcW w:w="1536" w:type="dxa"/>
          </w:tcPr>
          <w:p w14:paraId="0961F4F1" w14:textId="2A13543C" w:rsidR="00C34E5F" w:rsidRPr="0013326D" w:rsidRDefault="00C34E5F" w:rsidP="0013326D">
            <w:pPr>
              <w:rPr>
                <w:color w:val="000000"/>
              </w:rPr>
            </w:pPr>
            <w:r w:rsidRPr="0013326D">
              <w:rPr>
                <w:color w:val="000000"/>
                <w:szCs w:val="22"/>
              </w:rPr>
              <w:t>2022-08-21</w:t>
            </w:r>
          </w:p>
        </w:tc>
        <w:tc>
          <w:tcPr>
            <w:tcW w:w="1020" w:type="dxa"/>
          </w:tcPr>
          <w:p w14:paraId="474CAE45" w14:textId="0C8E194E" w:rsidR="00C34E5F" w:rsidRPr="0013326D" w:rsidRDefault="00EB4F90" w:rsidP="0013326D">
            <w:pPr>
              <w:rPr>
                <w:color w:val="000000"/>
                <w:szCs w:val="22"/>
              </w:rPr>
            </w:pPr>
            <w:r>
              <w:rPr>
                <w:color w:val="000000"/>
                <w:szCs w:val="22"/>
              </w:rPr>
              <w:t>Nereo</w:t>
            </w:r>
          </w:p>
        </w:tc>
      </w:tr>
      <w:tr w:rsidR="00C34E5F" w:rsidRPr="004D42BB" w14:paraId="5575CD34" w14:textId="63C66C13" w:rsidTr="000D7388">
        <w:trPr>
          <w:trHeight w:val="320"/>
        </w:trPr>
        <w:tc>
          <w:tcPr>
            <w:tcW w:w="1300" w:type="dxa"/>
            <w:noWrap/>
            <w:hideMark/>
          </w:tcPr>
          <w:p w14:paraId="5E0133AF" w14:textId="77777777" w:rsidR="00C34E5F" w:rsidRPr="004D42BB" w:rsidRDefault="00C34E5F" w:rsidP="0013326D">
            <w:pPr>
              <w:rPr>
                <w:color w:val="000000"/>
              </w:rPr>
            </w:pPr>
            <w:r w:rsidRPr="004D42BB">
              <w:rPr>
                <w:color w:val="000000"/>
              </w:rPr>
              <w:t>KCCA19</w:t>
            </w:r>
          </w:p>
        </w:tc>
        <w:tc>
          <w:tcPr>
            <w:tcW w:w="2669" w:type="dxa"/>
            <w:noWrap/>
            <w:hideMark/>
          </w:tcPr>
          <w:p w14:paraId="6F28ACD8" w14:textId="77777777" w:rsidR="00C34E5F" w:rsidRPr="004D42BB" w:rsidRDefault="00C34E5F" w:rsidP="0013326D">
            <w:pPr>
              <w:rPr>
                <w:color w:val="000000"/>
              </w:rPr>
            </w:pPr>
            <w:r w:rsidRPr="004D42BB">
              <w:rPr>
                <w:color w:val="000000"/>
              </w:rPr>
              <w:t>Wizard Islet North</w:t>
            </w:r>
          </w:p>
        </w:tc>
        <w:tc>
          <w:tcPr>
            <w:tcW w:w="2835" w:type="dxa"/>
            <w:noWrap/>
            <w:hideMark/>
          </w:tcPr>
          <w:p w14:paraId="067BC65F" w14:textId="77777777" w:rsidR="00C34E5F" w:rsidRPr="004D42BB" w:rsidRDefault="00C34E5F" w:rsidP="0013326D">
            <w:pPr>
              <w:rPr>
                <w:color w:val="000000"/>
              </w:rPr>
            </w:pPr>
            <w:r w:rsidRPr="004D42BB">
              <w:rPr>
                <w:color w:val="000000"/>
              </w:rPr>
              <w:t>48.85916, -125.15908</w:t>
            </w:r>
          </w:p>
        </w:tc>
        <w:tc>
          <w:tcPr>
            <w:tcW w:w="1536" w:type="dxa"/>
          </w:tcPr>
          <w:p w14:paraId="780A061F" w14:textId="4293562B" w:rsidR="00C34E5F" w:rsidRPr="0013326D" w:rsidRDefault="00C34E5F" w:rsidP="0013326D">
            <w:pPr>
              <w:rPr>
                <w:color w:val="000000"/>
              </w:rPr>
            </w:pPr>
            <w:r w:rsidRPr="0013326D">
              <w:rPr>
                <w:color w:val="000000"/>
                <w:szCs w:val="22"/>
              </w:rPr>
              <w:t>2022-08-22</w:t>
            </w:r>
          </w:p>
        </w:tc>
        <w:tc>
          <w:tcPr>
            <w:tcW w:w="1020" w:type="dxa"/>
          </w:tcPr>
          <w:p w14:paraId="4E2CFB07" w14:textId="43718C62" w:rsidR="00C34E5F" w:rsidRPr="0013326D" w:rsidRDefault="00EB4F90" w:rsidP="0013326D">
            <w:pPr>
              <w:rPr>
                <w:color w:val="000000"/>
                <w:szCs w:val="22"/>
              </w:rPr>
            </w:pPr>
            <w:r>
              <w:rPr>
                <w:color w:val="000000"/>
                <w:szCs w:val="22"/>
              </w:rPr>
              <w:t>None</w:t>
            </w:r>
          </w:p>
        </w:tc>
      </w:tr>
      <w:tr w:rsidR="00C34E5F" w:rsidRPr="004D42BB" w14:paraId="7B42E297" w14:textId="2EA72B7D" w:rsidTr="000D7388">
        <w:trPr>
          <w:trHeight w:val="320"/>
        </w:trPr>
        <w:tc>
          <w:tcPr>
            <w:tcW w:w="1300" w:type="dxa"/>
            <w:tcBorders>
              <w:bottom w:val="nil"/>
            </w:tcBorders>
            <w:noWrap/>
            <w:hideMark/>
          </w:tcPr>
          <w:p w14:paraId="234E218E" w14:textId="77777777" w:rsidR="00C34E5F" w:rsidRPr="004D42BB" w:rsidRDefault="00C34E5F" w:rsidP="0013326D">
            <w:pPr>
              <w:rPr>
                <w:color w:val="000000"/>
              </w:rPr>
            </w:pPr>
            <w:r w:rsidRPr="004D42BB">
              <w:rPr>
                <w:color w:val="000000"/>
              </w:rPr>
              <w:t>KCCA21</w:t>
            </w:r>
          </w:p>
        </w:tc>
        <w:tc>
          <w:tcPr>
            <w:tcW w:w="2669" w:type="dxa"/>
            <w:tcBorders>
              <w:bottom w:val="nil"/>
            </w:tcBorders>
            <w:noWrap/>
            <w:hideMark/>
          </w:tcPr>
          <w:p w14:paraId="0769FA03" w14:textId="77777777" w:rsidR="00C34E5F" w:rsidRPr="004D42BB" w:rsidRDefault="00C34E5F" w:rsidP="0013326D">
            <w:pPr>
              <w:rPr>
                <w:color w:val="000000"/>
              </w:rPr>
            </w:pPr>
            <w:r w:rsidRPr="004D42BB">
              <w:rPr>
                <w:color w:val="000000"/>
              </w:rPr>
              <w:t>Bordelais Island</w:t>
            </w:r>
          </w:p>
        </w:tc>
        <w:tc>
          <w:tcPr>
            <w:tcW w:w="2835" w:type="dxa"/>
            <w:tcBorders>
              <w:bottom w:val="nil"/>
            </w:tcBorders>
            <w:noWrap/>
            <w:hideMark/>
          </w:tcPr>
          <w:p w14:paraId="07A90C20" w14:textId="77777777" w:rsidR="00C34E5F" w:rsidRPr="004D42BB" w:rsidRDefault="00C34E5F" w:rsidP="0013326D">
            <w:pPr>
              <w:rPr>
                <w:color w:val="000000"/>
              </w:rPr>
            </w:pPr>
            <w:r w:rsidRPr="004D42BB">
              <w:rPr>
                <w:color w:val="000000"/>
              </w:rPr>
              <w:t>48.81822, -125.2294516</w:t>
            </w:r>
          </w:p>
        </w:tc>
        <w:tc>
          <w:tcPr>
            <w:tcW w:w="1536" w:type="dxa"/>
            <w:tcBorders>
              <w:bottom w:val="nil"/>
            </w:tcBorders>
          </w:tcPr>
          <w:p w14:paraId="302CC426" w14:textId="295D7754" w:rsidR="00C34E5F" w:rsidRPr="0013326D" w:rsidRDefault="00C34E5F" w:rsidP="0013326D">
            <w:pPr>
              <w:rPr>
                <w:color w:val="000000"/>
              </w:rPr>
            </w:pPr>
            <w:r w:rsidRPr="0013326D">
              <w:rPr>
                <w:color w:val="000000"/>
                <w:szCs w:val="22"/>
              </w:rPr>
              <w:t>2022-09-01</w:t>
            </w:r>
          </w:p>
        </w:tc>
        <w:tc>
          <w:tcPr>
            <w:tcW w:w="1020" w:type="dxa"/>
            <w:tcBorders>
              <w:bottom w:val="nil"/>
            </w:tcBorders>
          </w:tcPr>
          <w:p w14:paraId="5E3C1C1F" w14:textId="2F2C5419" w:rsidR="00C34E5F" w:rsidRPr="0013326D" w:rsidRDefault="00EB4F90" w:rsidP="0013326D">
            <w:pPr>
              <w:rPr>
                <w:color w:val="000000"/>
                <w:szCs w:val="22"/>
              </w:rPr>
            </w:pPr>
            <w:r>
              <w:rPr>
                <w:color w:val="000000"/>
                <w:szCs w:val="22"/>
              </w:rPr>
              <w:t>Nereo</w:t>
            </w:r>
          </w:p>
        </w:tc>
      </w:tr>
      <w:tr w:rsidR="00C34E5F" w:rsidRPr="004D42BB" w14:paraId="7BB1999A" w14:textId="430FB691" w:rsidTr="000D7388">
        <w:trPr>
          <w:trHeight w:val="320"/>
        </w:trPr>
        <w:tc>
          <w:tcPr>
            <w:tcW w:w="1300" w:type="dxa"/>
            <w:tcBorders>
              <w:top w:val="nil"/>
              <w:bottom w:val="single" w:sz="4" w:space="0" w:color="auto"/>
            </w:tcBorders>
            <w:noWrap/>
            <w:hideMark/>
          </w:tcPr>
          <w:p w14:paraId="4FFBB92F" w14:textId="77777777" w:rsidR="00C34E5F" w:rsidRPr="004D42BB" w:rsidRDefault="00C34E5F" w:rsidP="0013326D">
            <w:pPr>
              <w:rPr>
                <w:color w:val="000000"/>
              </w:rPr>
            </w:pPr>
            <w:r w:rsidRPr="004D42BB">
              <w:rPr>
                <w:color w:val="000000"/>
              </w:rPr>
              <w:t>KCCA22</w:t>
            </w:r>
          </w:p>
        </w:tc>
        <w:tc>
          <w:tcPr>
            <w:tcW w:w="2669" w:type="dxa"/>
            <w:tcBorders>
              <w:top w:val="nil"/>
              <w:bottom w:val="single" w:sz="4" w:space="0" w:color="auto"/>
            </w:tcBorders>
            <w:noWrap/>
            <w:hideMark/>
          </w:tcPr>
          <w:p w14:paraId="06FC2382" w14:textId="77777777" w:rsidR="00C34E5F" w:rsidRPr="004D42BB" w:rsidRDefault="00C34E5F" w:rsidP="0013326D">
            <w:pPr>
              <w:rPr>
                <w:color w:val="000000"/>
              </w:rPr>
            </w:pPr>
            <w:r w:rsidRPr="004D42BB">
              <w:rPr>
                <w:color w:val="000000"/>
              </w:rPr>
              <w:t>Taylor Rock</w:t>
            </w:r>
          </w:p>
        </w:tc>
        <w:tc>
          <w:tcPr>
            <w:tcW w:w="2835" w:type="dxa"/>
            <w:tcBorders>
              <w:top w:val="nil"/>
              <w:bottom w:val="single" w:sz="4" w:space="0" w:color="auto"/>
            </w:tcBorders>
            <w:noWrap/>
            <w:hideMark/>
          </w:tcPr>
          <w:p w14:paraId="11EAE721" w14:textId="77777777" w:rsidR="00C34E5F" w:rsidRPr="004D42BB" w:rsidRDefault="00C34E5F" w:rsidP="0013326D">
            <w:pPr>
              <w:rPr>
                <w:color w:val="000000"/>
              </w:rPr>
            </w:pPr>
            <w:r w:rsidRPr="004D42BB">
              <w:rPr>
                <w:color w:val="000000"/>
              </w:rPr>
              <w:t>48.82721, -125.19717</w:t>
            </w:r>
          </w:p>
        </w:tc>
        <w:tc>
          <w:tcPr>
            <w:tcW w:w="1536" w:type="dxa"/>
            <w:tcBorders>
              <w:top w:val="nil"/>
              <w:bottom w:val="single" w:sz="4" w:space="0" w:color="auto"/>
            </w:tcBorders>
          </w:tcPr>
          <w:p w14:paraId="4D668E3A" w14:textId="01B7A4D7" w:rsidR="00C34E5F" w:rsidRPr="0013326D" w:rsidRDefault="00C34E5F" w:rsidP="0013326D">
            <w:pPr>
              <w:rPr>
                <w:color w:val="000000"/>
              </w:rPr>
            </w:pPr>
            <w:r w:rsidRPr="0013326D">
              <w:rPr>
                <w:color w:val="000000"/>
                <w:szCs w:val="22"/>
              </w:rPr>
              <w:t>2022-09-05</w:t>
            </w:r>
          </w:p>
        </w:tc>
        <w:tc>
          <w:tcPr>
            <w:tcW w:w="1020" w:type="dxa"/>
            <w:tcBorders>
              <w:top w:val="nil"/>
              <w:bottom w:val="single" w:sz="4" w:space="0" w:color="auto"/>
            </w:tcBorders>
          </w:tcPr>
          <w:p w14:paraId="4CDBA254" w14:textId="52A3185A" w:rsidR="00C34E5F" w:rsidRPr="0013326D" w:rsidRDefault="00EB4F90" w:rsidP="0013326D">
            <w:pPr>
              <w:rPr>
                <w:color w:val="000000"/>
                <w:szCs w:val="22"/>
              </w:rPr>
            </w:pPr>
            <w:r>
              <w:rPr>
                <w:color w:val="000000"/>
                <w:szCs w:val="22"/>
              </w:rPr>
              <w:t>Macro</w:t>
            </w:r>
          </w:p>
        </w:tc>
      </w:tr>
    </w:tbl>
    <w:p w14:paraId="591034B1" w14:textId="63F8A125" w:rsidR="004D42BB" w:rsidRDefault="004D42BB" w:rsidP="00EB3BC7">
      <w:pPr>
        <w:spacing w:line="480" w:lineRule="auto"/>
      </w:pPr>
    </w:p>
    <w:p w14:paraId="21BD986F" w14:textId="369317C3" w:rsidR="0017314E" w:rsidRPr="00792779" w:rsidRDefault="0017314E">
      <w:r>
        <w:rPr>
          <w:b/>
        </w:rPr>
        <w:br w:type="page"/>
      </w:r>
    </w:p>
    <w:p w14:paraId="2E7C7A7B" w14:textId="4209B2EB" w:rsidR="0017314E" w:rsidRDefault="0017314E" w:rsidP="00F122DB">
      <w:r>
        <w:rPr>
          <w:b/>
        </w:rPr>
        <w:lastRenderedPageBreak/>
        <w:t>Supplemental T</w:t>
      </w:r>
      <w:r w:rsidRPr="001B22A8">
        <w:rPr>
          <w:b/>
        </w:rPr>
        <w:t xml:space="preserve">able </w:t>
      </w:r>
      <w:r w:rsidR="00F2075E">
        <w:rPr>
          <w:b/>
        </w:rPr>
        <w:t>3</w:t>
      </w:r>
      <w:r>
        <w:t>. Wet weight estimates for each invertebrate species used to calculate total biomass for Reef Life Survey data. We used shell-free wet weight for species with large shells (e</w:t>
      </w:r>
      <w:r w:rsidR="0067279B">
        <w:t>.</w:t>
      </w:r>
      <w:r>
        <w:t xml:space="preserve">g. hermit crabs, snails). When weight information was unavailable for a species, we used estimates from the closest relative or most similarly sized species available. </w:t>
      </w:r>
      <w:r w:rsidRPr="00E763F3">
        <w:t xml:space="preserve">For </w:t>
      </w:r>
      <w:r>
        <w:t xml:space="preserve">the three species we measured </w:t>
      </w:r>
      <w:r w:rsidRPr="00B42CBE">
        <w:rPr>
          <w:iCs/>
        </w:rPr>
        <w:t>in situ</w:t>
      </w:r>
      <w:r>
        <w:t xml:space="preserve">; </w:t>
      </w:r>
      <w:proofErr w:type="spellStart"/>
      <w:r w:rsidRPr="00E763F3">
        <w:rPr>
          <w:i/>
          <w:color w:val="000000"/>
        </w:rPr>
        <w:t>Pycnopodia</w:t>
      </w:r>
      <w:proofErr w:type="spellEnd"/>
      <w:r w:rsidRPr="00E763F3">
        <w:rPr>
          <w:i/>
          <w:color w:val="000000"/>
        </w:rPr>
        <w:t xml:space="preserve"> </w:t>
      </w:r>
      <w:proofErr w:type="spellStart"/>
      <w:r w:rsidRPr="00E763F3">
        <w:rPr>
          <w:i/>
          <w:color w:val="000000"/>
        </w:rPr>
        <w:t>helianthoides</w:t>
      </w:r>
      <w:proofErr w:type="spellEnd"/>
      <w:r w:rsidRPr="00E763F3">
        <w:rPr>
          <w:color w:val="000000"/>
        </w:rPr>
        <w:t xml:space="preserve">, </w:t>
      </w:r>
      <w:proofErr w:type="spellStart"/>
      <w:r w:rsidRPr="00E763F3">
        <w:rPr>
          <w:i/>
          <w:color w:val="000000"/>
        </w:rPr>
        <w:t>Crassadoma</w:t>
      </w:r>
      <w:proofErr w:type="spellEnd"/>
      <w:r w:rsidRPr="00E763F3">
        <w:rPr>
          <w:i/>
          <w:color w:val="000000"/>
        </w:rPr>
        <w:t xml:space="preserve"> gigantea</w:t>
      </w:r>
      <w:r>
        <w:rPr>
          <w:color w:val="000000"/>
        </w:rPr>
        <w:t xml:space="preserve">, and </w:t>
      </w:r>
      <w:proofErr w:type="spellStart"/>
      <w:r w:rsidRPr="00E763F3">
        <w:rPr>
          <w:i/>
          <w:color w:val="000000"/>
        </w:rPr>
        <w:t>Haliotis</w:t>
      </w:r>
      <w:proofErr w:type="spellEnd"/>
      <w:r w:rsidRPr="00E763F3">
        <w:rPr>
          <w:i/>
          <w:color w:val="000000"/>
        </w:rPr>
        <w:t xml:space="preserve"> </w:t>
      </w:r>
      <w:proofErr w:type="spellStart"/>
      <w:r w:rsidRPr="00E763F3">
        <w:rPr>
          <w:i/>
          <w:color w:val="000000"/>
        </w:rPr>
        <w:t>kamtschatkana</w:t>
      </w:r>
      <w:proofErr w:type="spellEnd"/>
      <w:r>
        <w:rPr>
          <w:color w:val="000000"/>
        </w:rPr>
        <w:t>,</w:t>
      </w:r>
      <w:r w:rsidRPr="00E763F3">
        <w:rPr>
          <w:color w:val="000000"/>
        </w:rPr>
        <w:t xml:space="preserve"> we used </w:t>
      </w:r>
      <w:r>
        <w:rPr>
          <w:color w:val="000000"/>
        </w:rPr>
        <w:t xml:space="preserve">published </w:t>
      </w:r>
      <w:r w:rsidRPr="00E763F3">
        <w:rPr>
          <w:color w:val="000000"/>
        </w:rPr>
        <w:t>length-weight relationships t</w:t>
      </w:r>
      <w:r>
        <w:rPr>
          <w:color w:val="000000"/>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tcBorders>
            <w:noWrap/>
            <w:hideMark/>
          </w:tcPr>
          <w:p w14:paraId="78738D55" w14:textId="77777777" w:rsidR="0017314E" w:rsidRPr="000D7388" w:rsidRDefault="0017314E" w:rsidP="001B79C7">
            <w:pPr>
              <w:rPr>
                <w:b/>
                <w:bCs/>
                <w:color w:val="000000"/>
                <w:sz w:val="22"/>
                <w:szCs w:val="20"/>
              </w:rPr>
            </w:pPr>
            <w:r w:rsidRPr="000D7388">
              <w:rPr>
                <w:b/>
                <w:bCs/>
                <w:color w:val="000000"/>
                <w:sz w:val="22"/>
                <w:szCs w:val="20"/>
              </w:rPr>
              <w:t>Species</w:t>
            </w:r>
          </w:p>
        </w:tc>
        <w:tc>
          <w:tcPr>
            <w:tcW w:w="1630" w:type="dxa"/>
            <w:tcBorders>
              <w:top w:val="single" w:sz="4" w:space="0" w:color="auto"/>
            </w:tcBorders>
            <w:noWrap/>
            <w:hideMark/>
          </w:tcPr>
          <w:p w14:paraId="0401EF1E" w14:textId="77777777" w:rsidR="0017314E" w:rsidRPr="000D7388" w:rsidRDefault="0017314E" w:rsidP="001B79C7">
            <w:pPr>
              <w:rPr>
                <w:b/>
                <w:bCs/>
                <w:color w:val="000000"/>
                <w:sz w:val="22"/>
                <w:szCs w:val="20"/>
              </w:rPr>
            </w:pPr>
            <w:r w:rsidRPr="000D7388">
              <w:rPr>
                <w:b/>
                <w:bCs/>
                <w:color w:val="000000"/>
                <w:sz w:val="22"/>
                <w:szCs w:val="20"/>
              </w:rPr>
              <w:t>Weight (g)</w:t>
            </w:r>
          </w:p>
        </w:tc>
        <w:tc>
          <w:tcPr>
            <w:tcW w:w="4706" w:type="dxa"/>
            <w:tcBorders>
              <w:top w:val="single" w:sz="4" w:space="0" w:color="auto"/>
            </w:tcBorders>
            <w:noWrap/>
            <w:hideMark/>
          </w:tcPr>
          <w:p w14:paraId="593F017A" w14:textId="77777777" w:rsidR="0017314E" w:rsidRPr="000D7388" w:rsidRDefault="0017314E" w:rsidP="001B79C7">
            <w:pPr>
              <w:rPr>
                <w:b/>
                <w:bCs/>
                <w:color w:val="000000"/>
                <w:sz w:val="22"/>
                <w:szCs w:val="20"/>
              </w:rPr>
            </w:pPr>
            <w:r w:rsidRPr="000D7388">
              <w:rPr>
                <w:b/>
                <w:bCs/>
                <w:color w:val="000000"/>
                <w:sz w:val="22"/>
                <w:szCs w:val="20"/>
              </w:rPr>
              <w:t>Source, proxy species if applicable</w:t>
            </w:r>
          </w:p>
        </w:tc>
      </w:tr>
      <w:tr w:rsidR="0017314E" w:rsidRPr="00E763F3" w14:paraId="1720D7BF" w14:textId="77777777" w:rsidTr="000D7388">
        <w:trPr>
          <w:trHeight w:val="320"/>
        </w:trPr>
        <w:tc>
          <w:tcPr>
            <w:tcW w:w="3162" w:type="dxa"/>
            <w:noWrap/>
            <w:hideMark/>
          </w:tcPr>
          <w:p w14:paraId="6B9A22EF" w14:textId="77777777" w:rsidR="0017314E" w:rsidRPr="00E763F3" w:rsidRDefault="0017314E" w:rsidP="001B79C7">
            <w:pPr>
              <w:rPr>
                <w:i/>
                <w:color w:val="000000"/>
                <w:sz w:val="20"/>
                <w:szCs w:val="20"/>
              </w:rPr>
            </w:pPr>
            <w:r w:rsidRPr="00E763F3">
              <w:rPr>
                <w:i/>
                <w:color w:val="000000"/>
                <w:sz w:val="20"/>
                <w:szCs w:val="20"/>
              </w:rPr>
              <w:t xml:space="preserve">Cancer </w:t>
            </w:r>
            <w:proofErr w:type="spellStart"/>
            <w:r w:rsidRPr="00E763F3">
              <w:rPr>
                <w:i/>
                <w:color w:val="000000"/>
                <w:sz w:val="20"/>
                <w:szCs w:val="20"/>
              </w:rPr>
              <w:t>productus</w:t>
            </w:r>
            <w:proofErr w:type="spellEnd"/>
          </w:p>
        </w:tc>
        <w:tc>
          <w:tcPr>
            <w:tcW w:w="1630" w:type="dxa"/>
            <w:noWrap/>
            <w:hideMark/>
          </w:tcPr>
          <w:p w14:paraId="133B0BEF" w14:textId="77777777" w:rsidR="0017314E" w:rsidRPr="00E763F3" w:rsidRDefault="0017314E" w:rsidP="001B79C7">
            <w:pPr>
              <w:rPr>
                <w:color w:val="000000"/>
                <w:sz w:val="20"/>
                <w:szCs w:val="20"/>
              </w:rPr>
            </w:pPr>
            <w:r w:rsidRPr="00E763F3">
              <w:rPr>
                <w:color w:val="000000"/>
                <w:sz w:val="20"/>
                <w:szCs w:val="20"/>
              </w:rPr>
              <w:t>200</w:t>
            </w:r>
          </w:p>
        </w:tc>
        <w:tc>
          <w:tcPr>
            <w:tcW w:w="4706" w:type="dxa"/>
            <w:noWrap/>
            <w:hideMark/>
          </w:tcPr>
          <w:p w14:paraId="5B4592E2" w14:textId="5AD1358F" w:rsidR="0017314E" w:rsidRPr="00E763F3" w:rsidRDefault="00EB4F90" w:rsidP="001B79C7">
            <w:pPr>
              <w:rPr>
                <w:color w:val="000000"/>
                <w:sz w:val="20"/>
                <w:szCs w:val="20"/>
              </w:rPr>
            </w:pPr>
            <w:r w:rsidRPr="00EB4F90">
              <w:rPr>
                <w:color w:val="000000"/>
                <w:sz w:val="20"/>
                <w:szCs w:val="20"/>
              </w:rPr>
              <w:t xml:space="preserve">E.G. Lim, </w:t>
            </w:r>
            <w:proofErr w:type="spellStart"/>
            <w:r w:rsidRPr="00EB4F90">
              <w:rPr>
                <w:color w:val="000000"/>
                <w:sz w:val="20"/>
                <w:szCs w:val="20"/>
              </w:rPr>
              <w:t>unpubl</w:t>
            </w:r>
            <w:proofErr w:type="spellEnd"/>
            <w:r w:rsidRPr="00EB4F90">
              <w:rPr>
                <w:color w:val="000000"/>
                <w:sz w:val="20"/>
                <w:szCs w:val="20"/>
              </w:rPr>
              <w:t>.</w:t>
            </w:r>
          </w:p>
        </w:tc>
      </w:tr>
      <w:tr w:rsidR="0017314E" w:rsidRPr="00E763F3" w14:paraId="078F6BE8" w14:textId="77777777" w:rsidTr="000D7388">
        <w:trPr>
          <w:trHeight w:val="320"/>
        </w:trPr>
        <w:tc>
          <w:tcPr>
            <w:tcW w:w="3162" w:type="dxa"/>
            <w:noWrap/>
            <w:hideMark/>
          </w:tcPr>
          <w:p w14:paraId="62018696" w14:textId="77777777" w:rsidR="0017314E" w:rsidRPr="00E763F3" w:rsidRDefault="0017314E" w:rsidP="001B79C7">
            <w:pPr>
              <w:rPr>
                <w:i/>
                <w:color w:val="000000"/>
                <w:sz w:val="20"/>
                <w:szCs w:val="20"/>
              </w:rPr>
            </w:pPr>
            <w:proofErr w:type="spellStart"/>
            <w:r w:rsidRPr="00E763F3">
              <w:rPr>
                <w:i/>
                <w:color w:val="000000"/>
                <w:sz w:val="20"/>
                <w:szCs w:val="20"/>
              </w:rPr>
              <w:t>Glebocarcinus</w:t>
            </w:r>
            <w:proofErr w:type="spellEnd"/>
            <w:r w:rsidRPr="00E763F3">
              <w:rPr>
                <w:i/>
                <w:color w:val="000000"/>
                <w:sz w:val="20"/>
                <w:szCs w:val="20"/>
              </w:rPr>
              <w:t xml:space="preserve"> </w:t>
            </w:r>
            <w:proofErr w:type="spellStart"/>
            <w:r w:rsidRPr="00E763F3">
              <w:rPr>
                <w:i/>
                <w:color w:val="000000"/>
                <w:sz w:val="20"/>
                <w:szCs w:val="20"/>
              </w:rPr>
              <w:t>oregonensis</w:t>
            </w:r>
            <w:proofErr w:type="spellEnd"/>
          </w:p>
        </w:tc>
        <w:tc>
          <w:tcPr>
            <w:tcW w:w="1630" w:type="dxa"/>
            <w:noWrap/>
            <w:hideMark/>
          </w:tcPr>
          <w:p w14:paraId="6F951E47"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6B7785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14B2386" w14:textId="77777777" w:rsidTr="000D7388">
        <w:trPr>
          <w:trHeight w:val="320"/>
        </w:trPr>
        <w:tc>
          <w:tcPr>
            <w:tcW w:w="3162" w:type="dxa"/>
            <w:noWrap/>
            <w:hideMark/>
          </w:tcPr>
          <w:p w14:paraId="242B6AC4" w14:textId="77777777" w:rsidR="0017314E" w:rsidRPr="00E763F3" w:rsidRDefault="0017314E" w:rsidP="001B79C7">
            <w:pPr>
              <w:rPr>
                <w:i/>
                <w:color w:val="000000"/>
                <w:sz w:val="20"/>
                <w:szCs w:val="20"/>
              </w:rPr>
            </w:pPr>
            <w:proofErr w:type="spellStart"/>
            <w:r w:rsidRPr="00E763F3">
              <w:rPr>
                <w:i/>
                <w:color w:val="000000"/>
                <w:sz w:val="20"/>
                <w:szCs w:val="20"/>
              </w:rPr>
              <w:t>Romaleon</w:t>
            </w:r>
            <w:proofErr w:type="spellEnd"/>
            <w:r w:rsidRPr="00E763F3">
              <w:rPr>
                <w:i/>
                <w:color w:val="000000"/>
                <w:sz w:val="20"/>
                <w:szCs w:val="20"/>
              </w:rPr>
              <w:t xml:space="preserve"> </w:t>
            </w:r>
            <w:proofErr w:type="spellStart"/>
            <w:r w:rsidRPr="00E763F3">
              <w:rPr>
                <w:i/>
                <w:color w:val="000000"/>
                <w:sz w:val="20"/>
                <w:szCs w:val="20"/>
              </w:rPr>
              <w:t>antennarium</w:t>
            </w:r>
            <w:proofErr w:type="spellEnd"/>
          </w:p>
        </w:tc>
        <w:tc>
          <w:tcPr>
            <w:tcW w:w="1630" w:type="dxa"/>
            <w:noWrap/>
            <w:hideMark/>
          </w:tcPr>
          <w:p w14:paraId="30AB9F9F"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317560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4A2A5792" w14:textId="77777777" w:rsidTr="000D7388">
        <w:trPr>
          <w:trHeight w:val="320"/>
        </w:trPr>
        <w:tc>
          <w:tcPr>
            <w:tcW w:w="3162" w:type="dxa"/>
            <w:noWrap/>
            <w:hideMark/>
          </w:tcPr>
          <w:p w14:paraId="6A9ED09A" w14:textId="77777777" w:rsidR="0017314E" w:rsidRPr="00E763F3" w:rsidRDefault="0017314E" w:rsidP="001B79C7">
            <w:pPr>
              <w:rPr>
                <w:i/>
                <w:color w:val="000000"/>
                <w:sz w:val="20"/>
                <w:szCs w:val="20"/>
              </w:rPr>
            </w:pPr>
            <w:proofErr w:type="spellStart"/>
            <w:r w:rsidRPr="00E763F3">
              <w:rPr>
                <w:i/>
                <w:color w:val="000000"/>
                <w:sz w:val="20"/>
                <w:szCs w:val="20"/>
              </w:rPr>
              <w:t>Chorilia</w:t>
            </w:r>
            <w:proofErr w:type="spellEnd"/>
            <w:r w:rsidRPr="00E763F3">
              <w:rPr>
                <w:i/>
                <w:color w:val="000000"/>
                <w:sz w:val="20"/>
                <w:szCs w:val="20"/>
              </w:rPr>
              <w:t xml:space="preserve"> </w:t>
            </w:r>
            <w:proofErr w:type="spellStart"/>
            <w:r w:rsidRPr="00E763F3">
              <w:rPr>
                <w:i/>
                <w:color w:val="000000"/>
                <w:sz w:val="20"/>
                <w:szCs w:val="20"/>
              </w:rPr>
              <w:t>longipes</w:t>
            </w:r>
            <w:proofErr w:type="spellEnd"/>
          </w:p>
        </w:tc>
        <w:tc>
          <w:tcPr>
            <w:tcW w:w="1630" w:type="dxa"/>
            <w:noWrap/>
            <w:hideMark/>
          </w:tcPr>
          <w:p w14:paraId="69B586C6"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4004A2B"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2F33039D" w14:textId="77777777" w:rsidTr="000D7388">
        <w:trPr>
          <w:trHeight w:val="320"/>
        </w:trPr>
        <w:tc>
          <w:tcPr>
            <w:tcW w:w="3162" w:type="dxa"/>
            <w:noWrap/>
            <w:hideMark/>
          </w:tcPr>
          <w:p w14:paraId="556E50EF"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foliata</w:t>
            </w:r>
            <w:proofErr w:type="spellEnd"/>
          </w:p>
        </w:tc>
        <w:tc>
          <w:tcPr>
            <w:tcW w:w="1630" w:type="dxa"/>
            <w:noWrap/>
            <w:hideMark/>
          </w:tcPr>
          <w:p w14:paraId="0423B2F3"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6894CAC0"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7F312F1" w14:textId="77777777" w:rsidTr="000D7388">
        <w:trPr>
          <w:trHeight w:val="320"/>
        </w:trPr>
        <w:tc>
          <w:tcPr>
            <w:tcW w:w="3162" w:type="dxa"/>
            <w:noWrap/>
            <w:hideMark/>
          </w:tcPr>
          <w:p w14:paraId="531E6C09"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512372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57EBB106"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EC168EF" w14:textId="77777777" w:rsidTr="000D7388">
        <w:trPr>
          <w:trHeight w:val="320"/>
        </w:trPr>
        <w:tc>
          <w:tcPr>
            <w:tcW w:w="3162" w:type="dxa"/>
            <w:noWrap/>
            <w:hideMark/>
          </w:tcPr>
          <w:p w14:paraId="132A6046"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producta</w:t>
            </w:r>
            <w:proofErr w:type="spellEnd"/>
          </w:p>
        </w:tc>
        <w:tc>
          <w:tcPr>
            <w:tcW w:w="1630" w:type="dxa"/>
            <w:noWrap/>
            <w:hideMark/>
          </w:tcPr>
          <w:p w14:paraId="5BBC2429" w14:textId="77777777" w:rsidR="0017314E" w:rsidRPr="00E763F3" w:rsidRDefault="0017314E" w:rsidP="001B79C7">
            <w:pPr>
              <w:rPr>
                <w:color w:val="000000"/>
                <w:sz w:val="20"/>
                <w:szCs w:val="20"/>
              </w:rPr>
            </w:pPr>
            <w:r w:rsidRPr="00E763F3">
              <w:rPr>
                <w:color w:val="000000"/>
                <w:sz w:val="20"/>
                <w:szCs w:val="20"/>
              </w:rPr>
              <w:t>46</w:t>
            </w:r>
          </w:p>
        </w:tc>
        <w:tc>
          <w:tcPr>
            <w:tcW w:w="4706" w:type="dxa"/>
            <w:noWrap/>
            <w:hideMark/>
          </w:tcPr>
          <w:p w14:paraId="5BC424B7"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274A1699" w14:textId="77777777" w:rsidTr="000D7388">
        <w:trPr>
          <w:trHeight w:val="320"/>
        </w:trPr>
        <w:tc>
          <w:tcPr>
            <w:tcW w:w="3162" w:type="dxa"/>
            <w:noWrap/>
            <w:hideMark/>
          </w:tcPr>
          <w:p w14:paraId="2CE3543E"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richii</w:t>
            </w:r>
            <w:proofErr w:type="spellEnd"/>
          </w:p>
        </w:tc>
        <w:tc>
          <w:tcPr>
            <w:tcW w:w="1630" w:type="dxa"/>
            <w:noWrap/>
            <w:hideMark/>
          </w:tcPr>
          <w:p w14:paraId="2823A9F0"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B3B26BD"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B76CFA" w14:textId="77777777" w:rsidTr="000D7388">
        <w:trPr>
          <w:trHeight w:val="320"/>
        </w:trPr>
        <w:tc>
          <w:tcPr>
            <w:tcW w:w="3162" w:type="dxa"/>
            <w:noWrap/>
            <w:hideMark/>
          </w:tcPr>
          <w:p w14:paraId="6051C1D3"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w:t>
            </w:r>
            <w:proofErr w:type="spellStart"/>
            <w:r w:rsidRPr="00E763F3">
              <w:rPr>
                <w:i/>
                <w:color w:val="000000"/>
                <w:sz w:val="20"/>
                <w:szCs w:val="20"/>
              </w:rPr>
              <w:t>acutifrons</w:t>
            </w:r>
            <w:proofErr w:type="spellEnd"/>
          </w:p>
        </w:tc>
        <w:tc>
          <w:tcPr>
            <w:tcW w:w="1630" w:type="dxa"/>
            <w:noWrap/>
            <w:hideMark/>
          </w:tcPr>
          <w:p w14:paraId="3B85981D" w14:textId="77777777" w:rsidR="0017314E" w:rsidRPr="00E763F3" w:rsidRDefault="0017314E" w:rsidP="001B79C7">
            <w:pPr>
              <w:rPr>
                <w:color w:val="000000"/>
                <w:sz w:val="20"/>
                <w:szCs w:val="20"/>
              </w:rPr>
            </w:pPr>
            <w:r w:rsidRPr="00E763F3">
              <w:rPr>
                <w:color w:val="000000"/>
                <w:sz w:val="20"/>
                <w:szCs w:val="20"/>
              </w:rPr>
              <w:t>2</w:t>
            </w:r>
          </w:p>
        </w:tc>
        <w:tc>
          <w:tcPr>
            <w:tcW w:w="4706" w:type="dxa"/>
            <w:noWrap/>
            <w:hideMark/>
          </w:tcPr>
          <w:p w14:paraId="0F296FEC"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6BA706B2" w14:textId="77777777" w:rsidTr="000D7388">
        <w:trPr>
          <w:trHeight w:val="320"/>
        </w:trPr>
        <w:tc>
          <w:tcPr>
            <w:tcW w:w="3162" w:type="dxa"/>
            <w:noWrap/>
            <w:hideMark/>
          </w:tcPr>
          <w:p w14:paraId="6EDC8E28"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spp.</w:t>
            </w:r>
          </w:p>
        </w:tc>
        <w:tc>
          <w:tcPr>
            <w:tcW w:w="1630" w:type="dxa"/>
            <w:noWrap/>
            <w:hideMark/>
          </w:tcPr>
          <w:p w14:paraId="1E467E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116F0888"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3C6770" w14:textId="77777777" w:rsidTr="000D7388">
        <w:trPr>
          <w:trHeight w:val="320"/>
        </w:trPr>
        <w:tc>
          <w:tcPr>
            <w:tcW w:w="3162" w:type="dxa"/>
            <w:noWrap/>
            <w:hideMark/>
          </w:tcPr>
          <w:p w14:paraId="01B8CAD6"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sitchensis</w:t>
            </w:r>
            <w:proofErr w:type="spellEnd"/>
          </w:p>
        </w:tc>
        <w:tc>
          <w:tcPr>
            <w:tcW w:w="1630" w:type="dxa"/>
            <w:noWrap/>
            <w:hideMark/>
          </w:tcPr>
          <w:p w14:paraId="294A2413"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C56A674"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35811C82" w14:textId="77777777" w:rsidTr="000D7388">
        <w:trPr>
          <w:trHeight w:val="320"/>
        </w:trPr>
        <w:tc>
          <w:tcPr>
            <w:tcW w:w="3162" w:type="dxa"/>
            <w:noWrap/>
            <w:hideMark/>
          </w:tcPr>
          <w:p w14:paraId="7F590F79"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typicus</w:t>
            </w:r>
            <w:proofErr w:type="spellEnd"/>
          </w:p>
        </w:tc>
        <w:tc>
          <w:tcPr>
            <w:tcW w:w="1630" w:type="dxa"/>
            <w:noWrap/>
            <w:hideMark/>
          </w:tcPr>
          <w:p w14:paraId="16B3825B"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F9C9806"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01B22F6" w14:textId="77777777" w:rsidTr="000D7388">
        <w:trPr>
          <w:trHeight w:val="320"/>
        </w:trPr>
        <w:tc>
          <w:tcPr>
            <w:tcW w:w="3162" w:type="dxa"/>
            <w:noWrap/>
            <w:hideMark/>
          </w:tcPr>
          <w:p w14:paraId="352F8AA8" w14:textId="77777777" w:rsidR="0017314E" w:rsidRPr="00E763F3" w:rsidRDefault="0017314E" w:rsidP="001B79C7">
            <w:pPr>
              <w:rPr>
                <w:i/>
                <w:color w:val="000000"/>
                <w:sz w:val="20"/>
                <w:szCs w:val="20"/>
              </w:rPr>
            </w:pPr>
            <w:proofErr w:type="spellStart"/>
            <w:r w:rsidRPr="00E763F3">
              <w:rPr>
                <w:i/>
                <w:color w:val="000000"/>
                <w:sz w:val="20"/>
                <w:szCs w:val="20"/>
              </w:rPr>
              <w:t>Hapalogaster</w:t>
            </w:r>
            <w:proofErr w:type="spellEnd"/>
            <w:r w:rsidRPr="00E763F3">
              <w:rPr>
                <w:i/>
                <w:color w:val="000000"/>
                <w:sz w:val="20"/>
                <w:szCs w:val="20"/>
              </w:rPr>
              <w:t xml:space="preserve"> </w:t>
            </w:r>
            <w:proofErr w:type="spellStart"/>
            <w:r w:rsidRPr="00E763F3">
              <w:rPr>
                <w:i/>
                <w:color w:val="000000"/>
                <w:sz w:val="20"/>
                <w:szCs w:val="20"/>
              </w:rPr>
              <w:t>mertensii</w:t>
            </w:r>
            <w:proofErr w:type="spellEnd"/>
          </w:p>
        </w:tc>
        <w:tc>
          <w:tcPr>
            <w:tcW w:w="1630" w:type="dxa"/>
            <w:noWrap/>
            <w:hideMark/>
          </w:tcPr>
          <w:p w14:paraId="7BE72A4A"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E4E6239"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32EDA088" w14:textId="77777777" w:rsidTr="000D7388">
        <w:trPr>
          <w:trHeight w:val="320"/>
        </w:trPr>
        <w:tc>
          <w:tcPr>
            <w:tcW w:w="3162" w:type="dxa"/>
            <w:noWrap/>
            <w:hideMark/>
          </w:tcPr>
          <w:p w14:paraId="3C1913C1" w14:textId="77777777" w:rsidR="0017314E" w:rsidRPr="00E763F3" w:rsidRDefault="0017314E" w:rsidP="001B79C7">
            <w:pPr>
              <w:rPr>
                <w:i/>
                <w:color w:val="000000"/>
                <w:sz w:val="20"/>
                <w:szCs w:val="20"/>
              </w:rPr>
            </w:pPr>
            <w:proofErr w:type="spellStart"/>
            <w:r w:rsidRPr="00E763F3">
              <w:rPr>
                <w:i/>
                <w:color w:val="000000"/>
                <w:sz w:val="20"/>
                <w:szCs w:val="20"/>
              </w:rPr>
              <w:t>Lopholithodes</w:t>
            </w:r>
            <w:proofErr w:type="spellEnd"/>
            <w:r w:rsidRPr="00E763F3">
              <w:rPr>
                <w:i/>
                <w:color w:val="000000"/>
                <w:sz w:val="20"/>
                <w:szCs w:val="20"/>
              </w:rPr>
              <w:t xml:space="preserve"> </w:t>
            </w:r>
            <w:proofErr w:type="spellStart"/>
            <w:r w:rsidRPr="00E763F3">
              <w:rPr>
                <w:i/>
                <w:color w:val="000000"/>
                <w:sz w:val="20"/>
                <w:szCs w:val="20"/>
              </w:rPr>
              <w:t>mandtii</w:t>
            </w:r>
            <w:proofErr w:type="spellEnd"/>
          </w:p>
        </w:tc>
        <w:tc>
          <w:tcPr>
            <w:tcW w:w="1630" w:type="dxa"/>
            <w:noWrap/>
            <w:hideMark/>
          </w:tcPr>
          <w:p w14:paraId="2917AB88"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0C1C40C6"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13E2E924" w14:textId="77777777" w:rsidTr="000D7388">
        <w:trPr>
          <w:trHeight w:val="320"/>
        </w:trPr>
        <w:tc>
          <w:tcPr>
            <w:tcW w:w="3162" w:type="dxa"/>
            <w:noWrap/>
            <w:hideMark/>
          </w:tcPr>
          <w:p w14:paraId="61344883" w14:textId="77777777" w:rsidR="0017314E" w:rsidRPr="00E763F3" w:rsidRDefault="0017314E" w:rsidP="001B79C7">
            <w:pPr>
              <w:rPr>
                <w:i/>
                <w:color w:val="000000"/>
                <w:sz w:val="20"/>
                <w:szCs w:val="20"/>
              </w:rPr>
            </w:pPr>
            <w:proofErr w:type="spellStart"/>
            <w:r w:rsidRPr="00E763F3">
              <w:rPr>
                <w:i/>
                <w:color w:val="000000"/>
                <w:sz w:val="20"/>
                <w:szCs w:val="20"/>
              </w:rPr>
              <w:t>Phyllolithodes</w:t>
            </w:r>
            <w:proofErr w:type="spellEnd"/>
            <w:r w:rsidRPr="00E763F3">
              <w:rPr>
                <w:i/>
                <w:color w:val="000000"/>
                <w:sz w:val="20"/>
                <w:szCs w:val="20"/>
              </w:rPr>
              <w:t xml:space="preserve"> </w:t>
            </w:r>
            <w:proofErr w:type="spellStart"/>
            <w:r w:rsidRPr="00E763F3">
              <w:rPr>
                <w:i/>
                <w:color w:val="000000"/>
                <w:sz w:val="20"/>
                <w:szCs w:val="20"/>
              </w:rPr>
              <w:t>papillosus</w:t>
            </w:r>
            <w:proofErr w:type="spellEnd"/>
          </w:p>
        </w:tc>
        <w:tc>
          <w:tcPr>
            <w:tcW w:w="1630" w:type="dxa"/>
            <w:noWrap/>
            <w:hideMark/>
          </w:tcPr>
          <w:p w14:paraId="2DCEB1E4"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D8B4BAC" w14:textId="77777777" w:rsidR="0017314E" w:rsidRPr="00E763F3" w:rsidRDefault="0017314E" w:rsidP="001B79C7">
            <w:pPr>
              <w:rPr>
                <w:color w:val="000000"/>
                <w:sz w:val="20"/>
                <w:szCs w:val="20"/>
              </w:rPr>
            </w:pPr>
            <w:r w:rsidRPr="00E763F3">
              <w:rPr>
                <w:color w:val="000000"/>
                <w:sz w:val="20"/>
                <w:szCs w:val="20"/>
              </w:rPr>
              <w:t>Stewart et al 2015</w:t>
            </w:r>
          </w:p>
        </w:tc>
      </w:tr>
      <w:tr w:rsidR="0017314E" w:rsidRPr="00E763F3" w14:paraId="6B2DF334" w14:textId="77777777" w:rsidTr="000D7388">
        <w:trPr>
          <w:trHeight w:val="320"/>
        </w:trPr>
        <w:tc>
          <w:tcPr>
            <w:tcW w:w="3162" w:type="dxa"/>
            <w:noWrap/>
            <w:hideMark/>
          </w:tcPr>
          <w:p w14:paraId="0316D409" w14:textId="77777777" w:rsidR="0017314E" w:rsidRPr="00E763F3" w:rsidRDefault="0017314E" w:rsidP="001B79C7">
            <w:pPr>
              <w:rPr>
                <w:i/>
                <w:color w:val="000000"/>
                <w:sz w:val="20"/>
                <w:szCs w:val="20"/>
              </w:rPr>
            </w:pPr>
            <w:proofErr w:type="spellStart"/>
            <w:r w:rsidRPr="00E763F3">
              <w:rPr>
                <w:i/>
                <w:color w:val="000000"/>
                <w:sz w:val="20"/>
                <w:szCs w:val="20"/>
              </w:rPr>
              <w:t>Oregonia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1DD11B76"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A174E9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F20315B" w14:textId="77777777" w:rsidTr="000D7388">
        <w:trPr>
          <w:trHeight w:val="320"/>
        </w:trPr>
        <w:tc>
          <w:tcPr>
            <w:tcW w:w="3162" w:type="dxa"/>
            <w:noWrap/>
            <w:hideMark/>
          </w:tcPr>
          <w:p w14:paraId="5CD80CB2" w14:textId="77777777" w:rsidR="0017314E" w:rsidRPr="00E763F3" w:rsidRDefault="0017314E" w:rsidP="001B79C7">
            <w:pPr>
              <w:rPr>
                <w:i/>
                <w:color w:val="000000"/>
                <w:sz w:val="20"/>
                <w:szCs w:val="20"/>
              </w:rPr>
            </w:pPr>
            <w:proofErr w:type="spellStart"/>
            <w:r w:rsidRPr="00E763F3">
              <w:rPr>
                <w:i/>
                <w:color w:val="000000"/>
                <w:sz w:val="20"/>
                <w:szCs w:val="20"/>
              </w:rPr>
              <w:t>Paguroidea</w:t>
            </w:r>
            <w:proofErr w:type="spellEnd"/>
            <w:r w:rsidRPr="00E763F3">
              <w:rPr>
                <w:i/>
                <w:color w:val="000000"/>
                <w:sz w:val="20"/>
                <w:szCs w:val="20"/>
              </w:rPr>
              <w:t xml:space="preserve"> spp.</w:t>
            </w:r>
          </w:p>
        </w:tc>
        <w:tc>
          <w:tcPr>
            <w:tcW w:w="1630" w:type="dxa"/>
            <w:noWrap/>
            <w:hideMark/>
          </w:tcPr>
          <w:p w14:paraId="676BFDC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34F3917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67EB2F10" w14:textId="77777777" w:rsidTr="000D7388">
        <w:trPr>
          <w:trHeight w:val="320"/>
        </w:trPr>
        <w:tc>
          <w:tcPr>
            <w:tcW w:w="3162" w:type="dxa"/>
            <w:noWrap/>
            <w:hideMark/>
          </w:tcPr>
          <w:p w14:paraId="111279EE"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beringanus</w:t>
            </w:r>
            <w:proofErr w:type="spellEnd"/>
          </w:p>
        </w:tc>
        <w:tc>
          <w:tcPr>
            <w:tcW w:w="1630" w:type="dxa"/>
            <w:noWrap/>
            <w:hideMark/>
          </w:tcPr>
          <w:p w14:paraId="0CDC5B55"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A8845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23CA8330" w14:textId="77777777" w:rsidTr="000D7388">
        <w:trPr>
          <w:trHeight w:val="320"/>
        </w:trPr>
        <w:tc>
          <w:tcPr>
            <w:tcW w:w="3162" w:type="dxa"/>
            <w:noWrap/>
            <w:hideMark/>
          </w:tcPr>
          <w:p w14:paraId="44797113"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hemphilli</w:t>
            </w:r>
            <w:proofErr w:type="spellEnd"/>
          </w:p>
        </w:tc>
        <w:tc>
          <w:tcPr>
            <w:tcW w:w="1630" w:type="dxa"/>
            <w:noWrap/>
            <w:hideMark/>
          </w:tcPr>
          <w:p w14:paraId="01F3ADD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60AC9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7D923B55" w14:textId="77777777" w:rsidTr="000D7388">
        <w:trPr>
          <w:trHeight w:val="320"/>
        </w:trPr>
        <w:tc>
          <w:tcPr>
            <w:tcW w:w="3162" w:type="dxa"/>
            <w:noWrap/>
            <w:hideMark/>
          </w:tcPr>
          <w:p w14:paraId="2B17A0EE"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danae</w:t>
            </w:r>
            <w:proofErr w:type="spellEnd"/>
          </w:p>
        </w:tc>
        <w:tc>
          <w:tcPr>
            <w:tcW w:w="1630" w:type="dxa"/>
            <w:noWrap/>
            <w:hideMark/>
          </w:tcPr>
          <w:p w14:paraId="448591CB" w14:textId="77777777" w:rsidR="0017314E" w:rsidRPr="00E763F3" w:rsidRDefault="0017314E" w:rsidP="001B79C7">
            <w:pPr>
              <w:rPr>
                <w:color w:val="000000"/>
                <w:sz w:val="20"/>
                <w:szCs w:val="20"/>
              </w:rPr>
            </w:pPr>
            <w:r w:rsidRPr="00E763F3">
              <w:rPr>
                <w:color w:val="000000"/>
                <w:sz w:val="20"/>
                <w:szCs w:val="20"/>
              </w:rPr>
              <w:t>0.11</w:t>
            </w:r>
          </w:p>
        </w:tc>
        <w:tc>
          <w:tcPr>
            <w:tcW w:w="4706" w:type="dxa"/>
            <w:noWrap/>
            <w:hideMark/>
          </w:tcPr>
          <w:p w14:paraId="5336EF9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7A38760" w14:textId="77777777" w:rsidTr="000D7388">
        <w:trPr>
          <w:trHeight w:val="320"/>
        </w:trPr>
        <w:tc>
          <w:tcPr>
            <w:tcW w:w="3162" w:type="dxa"/>
            <w:tcBorders>
              <w:bottom w:val="nil"/>
            </w:tcBorders>
            <w:noWrap/>
            <w:hideMark/>
          </w:tcPr>
          <w:p w14:paraId="6DFB3705"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gurneyi</w:t>
            </w:r>
            <w:proofErr w:type="spellEnd"/>
          </w:p>
        </w:tc>
        <w:tc>
          <w:tcPr>
            <w:tcW w:w="1630" w:type="dxa"/>
            <w:tcBorders>
              <w:bottom w:val="nil"/>
            </w:tcBorders>
            <w:noWrap/>
            <w:hideMark/>
          </w:tcPr>
          <w:p w14:paraId="597AA07E"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06BEE58"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C10E7F6" w14:textId="77777777" w:rsidTr="000D7388">
        <w:trPr>
          <w:trHeight w:val="320"/>
        </w:trPr>
        <w:tc>
          <w:tcPr>
            <w:tcW w:w="3162" w:type="dxa"/>
            <w:tcBorders>
              <w:top w:val="nil"/>
              <w:bottom w:val="nil"/>
            </w:tcBorders>
            <w:noWrap/>
            <w:hideMark/>
          </w:tcPr>
          <w:p w14:paraId="378D4CCF"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spp.</w:t>
            </w:r>
          </w:p>
        </w:tc>
        <w:tc>
          <w:tcPr>
            <w:tcW w:w="1630" w:type="dxa"/>
            <w:tcBorders>
              <w:top w:val="nil"/>
              <w:bottom w:val="nil"/>
            </w:tcBorders>
            <w:noWrap/>
            <w:hideMark/>
          </w:tcPr>
          <w:p w14:paraId="42C8805C"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bottom w:val="nil"/>
            </w:tcBorders>
            <w:noWrap/>
            <w:hideMark/>
          </w:tcPr>
          <w:p w14:paraId="20F11720"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1C527744" w14:textId="77777777" w:rsidTr="000D7388">
        <w:trPr>
          <w:trHeight w:val="320"/>
        </w:trPr>
        <w:tc>
          <w:tcPr>
            <w:tcW w:w="3162" w:type="dxa"/>
            <w:tcBorders>
              <w:top w:val="nil"/>
            </w:tcBorders>
            <w:noWrap/>
            <w:hideMark/>
          </w:tcPr>
          <w:p w14:paraId="0F9FB132" w14:textId="77777777" w:rsidR="0017314E" w:rsidRPr="00E763F3" w:rsidRDefault="0017314E" w:rsidP="001B79C7">
            <w:pPr>
              <w:rPr>
                <w:i/>
                <w:color w:val="000000"/>
                <w:sz w:val="20"/>
                <w:szCs w:val="20"/>
              </w:rPr>
            </w:pPr>
            <w:proofErr w:type="spellStart"/>
            <w:r w:rsidRPr="00E763F3">
              <w:rPr>
                <w:i/>
                <w:color w:val="000000"/>
                <w:sz w:val="20"/>
                <w:szCs w:val="20"/>
              </w:rPr>
              <w:t>Pandulus</w:t>
            </w:r>
            <w:proofErr w:type="spellEnd"/>
            <w:r w:rsidRPr="00E763F3">
              <w:rPr>
                <w:i/>
                <w:color w:val="000000"/>
                <w:sz w:val="20"/>
                <w:szCs w:val="20"/>
              </w:rPr>
              <w:t xml:space="preserve"> spp.</w:t>
            </w:r>
          </w:p>
        </w:tc>
        <w:tc>
          <w:tcPr>
            <w:tcW w:w="1630" w:type="dxa"/>
            <w:tcBorders>
              <w:top w:val="nil"/>
            </w:tcBorders>
            <w:noWrap/>
            <w:hideMark/>
          </w:tcPr>
          <w:p w14:paraId="7C5D830F"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2A79C39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776C6BF" w14:textId="77777777" w:rsidTr="000D7388">
        <w:trPr>
          <w:trHeight w:val="320"/>
        </w:trPr>
        <w:tc>
          <w:tcPr>
            <w:tcW w:w="3162" w:type="dxa"/>
            <w:noWrap/>
            <w:hideMark/>
          </w:tcPr>
          <w:p w14:paraId="22B630A4" w14:textId="77777777" w:rsidR="0017314E" w:rsidRPr="00E763F3" w:rsidRDefault="0017314E" w:rsidP="001B79C7">
            <w:pPr>
              <w:rPr>
                <w:i/>
                <w:color w:val="000000"/>
                <w:sz w:val="20"/>
                <w:szCs w:val="20"/>
              </w:rPr>
            </w:pPr>
            <w:proofErr w:type="spellStart"/>
            <w:r w:rsidRPr="00E763F3">
              <w:rPr>
                <w:i/>
                <w:color w:val="000000"/>
                <w:sz w:val="20"/>
                <w:szCs w:val="20"/>
              </w:rPr>
              <w:t>Lophopanopeus</w:t>
            </w:r>
            <w:proofErr w:type="spellEnd"/>
            <w:r w:rsidRPr="00E763F3">
              <w:rPr>
                <w:i/>
                <w:color w:val="000000"/>
                <w:sz w:val="20"/>
                <w:szCs w:val="20"/>
              </w:rPr>
              <w:t xml:space="preserve"> </w:t>
            </w:r>
            <w:proofErr w:type="spellStart"/>
            <w:r w:rsidRPr="00E763F3">
              <w:rPr>
                <w:i/>
                <w:color w:val="000000"/>
                <w:sz w:val="20"/>
                <w:szCs w:val="20"/>
              </w:rPr>
              <w:t>bellus</w:t>
            </w:r>
            <w:proofErr w:type="spellEnd"/>
          </w:p>
        </w:tc>
        <w:tc>
          <w:tcPr>
            <w:tcW w:w="1630" w:type="dxa"/>
            <w:noWrap/>
            <w:hideMark/>
          </w:tcPr>
          <w:p w14:paraId="4274BB40"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3405E85"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2CC45144" w14:textId="77777777" w:rsidTr="000D7388">
        <w:trPr>
          <w:trHeight w:val="320"/>
        </w:trPr>
        <w:tc>
          <w:tcPr>
            <w:tcW w:w="3162" w:type="dxa"/>
            <w:noWrap/>
            <w:hideMark/>
          </w:tcPr>
          <w:p w14:paraId="12B34A3B" w14:textId="77777777" w:rsidR="0017314E" w:rsidRPr="00E763F3" w:rsidRDefault="0017314E" w:rsidP="001B79C7">
            <w:pPr>
              <w:rPr>
                <w:i/>
                <w:color w:val="000000"/>
                <w:sz w:val="20"/>
                <w:szCs w:val="20"/>
              </w:rPr>
            </w:pPr>
            <w:proofErr w:type="spellStart"/>
            <w:r w:rsidRPr="00E763F3">
              <w:rPr>
                <w:i/>
                <w:color w:val="000000"/>
                <w:sz w:val="20"/>
                <w:szCs w:val="20"/>
              </w:rPr>
              <w:t>Pachycheles</w:t>
            </w:r>
            <w:proofErr w:type="spellEnd"/>
            <w:r w:rsidRPr="00E763F3">
              <w:rPr>
                <w:i/>
                <w:color w:val="000000"/>
                <w:sz w:val="20"/>
                <w:szCs w:val="20"/>
              </w:rPr>
              <w:t xml:space="preserve"> </w:t>
            </w:r>
            <w:proofErr w:type="spellStart"/>
            <w:r w:rsidRPr="00E763F3">
              <w:rPr>
                <w:i/>
                <w:color w:val="000000"/>
                <w:sz w:val="20"/>
                <w:szCs w:val="20"/>
              </w:rPr>
              <w:t>pubescens</w:t>
            </w:r>
            <w:proofErr w:type="spellEnd"/>
          </w:p>
        </w:tc>
        <w:tc>
          <w:tcPr>
            <w:tcW w:w="1630" w:type="dxa"/>
            <w:noWrap/>
            <w:hideMark/>
          </w:tcPr>
          <w:p w14:paraId="03337FCC"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69BA57B9" w14:textId="77777777" w:rsidR="0017314E" w:rsidRPr="00E763F3" w:rsidRDefault="0017314E" w:rsidP="001B79C7">
            <w:pPr>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2254672D" w14:textId="77777777" w:rsidTr="000D7388">
        <w:trPr>
          <w:trHeight w:val="320"/>
        </w:trPr>
        <w:tc>
          <w:tcPr>
            <w:tcW w:w="3162" w:type="dxa"/>
            <w:noWrap/>
            <w:hideMark/>
          </w:tcPr>
          <w:p w14:paraId="026E6E41" w14:textId="77777777" w:rsidR="0017314E" w:rsidRPr="00E763F3" w:rsidRDefault="0017314E" w:rsidP="001B79C7">
            <w:pPr>
              <w:rPr>
                <w:i/>
                <w:color w:val="000000"/>
                <w:sz w:val="20"/>
                <w:szCs w:val="20"/>
              </w:rPr>
            </w:pPr>
            <w:proofErr w:type="spellStart"/>
            <w:r w:rsidRPr="00E763F3">
              <w:rPr>
                <w:i/>
                <w:color w:val="000000"/>
                <w:sz w:val="20"/>
                <w:szCs w:val="20"/>
              </w:rPr>
              <w:t>Petrolisthes</w:t>
            </w:r>
            <w:proofErr w:type="spellEnd"/>
            <w:r w:rsidRPr="00E763F3">
              <w:rPr>
                <w:i/>
                <w:color w:val="000000"/>
                <w:sz w:val="20"/>
                <w:szCs w:val="20"/>
              </w:rPr>
              <w:t xml:space="preserve"> </w:t>
            </w:r>
            <w:proofErr w:type="spellStart"/>
            <w:r w:rsidRPr="00E763F3">
              <w:rPr>
                <w:i/>
                <w:color w:val="000000"/>
                <w:sz w:val="20"/>
                <w:szCs w:val="20"/>
              </w:rPr>
              <w:t>eriomerus</w:t>
            </w:r>
            <w:proofErr w:type="spellEnd"/>
          </w:p>
        </w:tc>
        <w:tc>
          <w:tcPr>
            <w:tcW w:w="1630" w:type="dxa"/>
            <w:noWrap/>
            <w:hideMark/>
          </w:tcPr>
          <w:p w14:paraId="61887134"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4A6BBD92" w14:textId="77777777" w:rsidR="0017314E" w:rsidRPr="00E763F3" w:rsidRDefault="0017314E" w:rsidP="001B79C7">
            <w:pPr>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43AE64A0" w14:textId="77777777" w:rsidTr="00F122DB">
        <w:trPr>
          <w:trHeight w:val="320"/>
        </w:trPr>
        <w:tc>
          <w:tcPr>
            <w:tcW w:w="3162" w:type="dxa"/>
            <w:tcBorders>
              <w:bottom w:val="nil"/>
            </w:tcBorders>
            <w:noWrap/>
            <w:hideMark/>
          </w:tcPr>
          <w:p w14:paraId="1B06FAB9" w14:textId="77777777" w:rsidR="0017314E" w:rsidRPr="00E763F3" w:rsidRDefault="0017314E" w:rsidP="001B79C7">
            <w:pPr>
              <w:rPr>
                <w:i/>
                <w:color w:val="000000"/>
                <w:sz w:val="20"/>
                <w:szCs w:val="20"/>
              </w:rPr>
            </w:pPr>
            <w:proofErr w:type="spellStart"/>
            <w:r w:rsidRPr="00E763F3">
              <w:rPr>
                <w:i/>
                <w:color w:val="000000"/>
                <w:sz w:val="20"/>
                <w:szCs w:val="20"/>
              </w:rPr>
              <w:t>Heptacarpus</w:t>
            </w:r>
            <w:proofErr w:type="spellEnd"/>
            <w:r w:rsidRPr="00E763F3">
              <w:rPr>
                <w:i/>
                <w:color w:val="000000"/>
                <w:sz w:val="20"/>
                <w:szCs w:val="20"/>
              </w:rPr>
              <w:t xml:space="preserve"> stylus</w:t>
            </w:r>
          </w:p>
        </w:tc>
        <w:tc>
          <w:tcPr>
            <w:tcW w:w="1630" w:type="dxa"/>
            <w:tcBorders>
              <w:bottom w:val="nil"/>
            </w:tcBorders>
            <w:noWrap/>
            <w:hideMark/>
          </w:tcPr>
          <w:p w14:paraId="75CD48B8"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F6BBFE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6193EC08" w14:textId="77777777" w:rsidTr="00F122DB">
        <w:trPr>
          <w:trHeight w:val="320"/>
        </w:trPr>
        <w:tc>
          <w:tcPr>
            <w:tcW w:w="3162" w:type="dxa"/>
            <w:tcBorders>
              <w:top w:val="nil"/>
              <w:bottom w:val="nil"/>
            </w:tcBorders>
            <w:noWrap/>
            <w:hideMark/>
          </w:tcPr>
          <w:p w14:paraId="14572831" w14:textId="77777777" w:rsidR="0017314E" w:rsidRPr="00E763F3" w:rsidRDefault="0017314E" w:rsidP="001B79C7">
            <w:pPr>
              <w:rPr>
                <w:color w:val="000000"/>
                <w:sz w:val="20"/>
                <w:szCs w:val="20"/>
              </w:rPr>
            </w:pPr>
            <w:r w:rsidRPr="00E763F3">
              <w:rPr>
                <w:color w:val="000000"/>
                <w:sz w:val="20"/>
                <w:szCs w:val="20"/>
              </w:rPr>
              <w:lastRenderedPageBreak/>
              <w:t>Brachyura spp.</w:t>
            </w:r>
          </w:p>
        </w:tc>
        <w:tc>
          <w:tcPr>
            <w:tcW w:w="1630" w:type="dxa"/>
            <w:tcBorders>
              <w:top w:val="nil"/>
              <w:bottom w:val="nil"/>
            </w:tcBorders>
            <w:noWrap/>
            <w:hideMark/>
          </w:tcPr>
          <w:p w14:paraId="6EADA003" w14:textId="77777777" w:rsidR="0017314E" w:rsidRPr="00E763F3" w:rsidRDefault="0017314E" w:rsidP="001B79C7">
            <w:pPr>
              <w:rPr>
                <w:color w:val="000000"/>
                <w:sz w:val="20"/>
                <w:szCs w:val="20"/>
              </w:rPr>
            </w:pPr>
            <w:r w:rsidRPr="00E763F3">
              <w:rPr>
                <w:color w:val="000000"/>
                <w:sz w:val="20"/>
                <w:szCs w:val="20"/>
              </w:rPr>
              <w:t>3</w:t>
            </w:r>
          </w:p>
        </w:tc>
        <w:tc>
          <w:tcPr>
            <w:tcW w:w="4706" w:type="dxa"/>
            <w:tcBorders>
              <w:top w:val="nil"/>
              <w:bottom w:val="nil"/>
            </w:tcBorders>
            <w:noWrap/>
            <w:hideMark/>
          </w:tcPr>
          <w:p w14:paraId="15E0867B"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61ACB84" w14:textId="77777777" w:rsidTr="00F122DB">
        <w:trPr>
          <w:trHeight w:val="320"/>
        </w:trPr>
        <w:tc>
          <w:tcPr>
            <w:tcW w:w="3162" w:type="dxa"/>
            <w:tcBorders>
              <w:top w:val="nil"/>
            </w:tcBorders>
            <w:noWrap/>
            <w:hideMark/>
          </w:tcPr>
          <w:p w14:paraId="02D2D676" w14:textId="77777777" w:rsidR="0017314E" w:rsidRPr="00E763F3" w:rsidRDefault="0017314E" w:rsidP="001B79C7">
            <w:pPr>
              <w:rPr>
                <w:color w:val="000000"/>
                <w:sz w:val="20"/>
                <w:szCs w:val="20"/>
              </w:rPr>
            </w:pPr>
            <w:r w:rsidRPr="00E763F3">
              <w:rPr>
                <w:color w:val="000000"/>
                <w:sz w:val="20"/>
                <w:szCs w:val="20"/>
              </w:rPr>
              <w:t>Unidentified shrimp</w:t>
            </w:r>
          </w:p>
        </w:tc>
        <w:tc>
          <w:tcPr>
            <w:tcW w:w="1630" w:type="dxa"/>
            <w:tcBorders>
              <w:top w:val="nil"/>
            </w:tcBorders>
            <w:noWrap/>
            <w:hideMark/>
          </w:tcPr>
          <w:p w14:paraId="6D7A2164"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015FDFD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17A99ED" w14:textId="77777777" w:rsidTr="000D7388">
        <w:trPr>
          <w:trHeight w:val="320"/>
        </w:trPr>
        <w:tc>
          <w:tcPr>
            <w:tcW w:w="3162" w:type="dxa"/>
            <w:noWrap/>
            <w:hideMark/>
          </w:tcPr>
          <w:p w14:paraId="5CFE5853" w14:textId="77777777" w:rsidR="0017314E" w:rsidRPr="00E763F3" w:rsidRDefault="0017314E" w:rsidP="001B79C7">
            <w:pPr>
              <w:rPr>
                <w:i/>
                <w:color w:val="000000"/>
                <w:sz w:val="20"/>
                <w:szCs w:val="20"/>
              </w:rPr>
            </w:pPr>
            <w:proofErr w:type="spellStart"/>
            <w:r w:rsidRPr="00E763F3">
              <w:rPr>
                <w:i/>
                <w:color w:val="000000"/>
                <w:sz w:val="20"/>
                <w:szCs w:val="20"/>
              </w:rPr>
              <w:t>Polyorchis</w:t>
            </w:r>
            <w:proofErr w:type="spellEnd"/>
            <w:r w:rsidRPr="00E763F3">
              <w:rPr>
                <w:i/>
                <w:color w:val="000000"/>
                <w:sz w:val="20"/>
                <w:szCs w:val="20"/>
              </w:rPr>
              <w:t xml:space="preserve"> </w:t>
            </w:r>
            <w:proofErr w:type="spellStart"/>
            <w:r w:rsidRPr="00E763F3">
              <w:rPr>
                <w:i/>
                <w:color w:val="000000"/>
                <w:sz w:val="20"/>
                <w:szCs w:val="20"/>
              </w:rPr>
              <w:t>penicillatus</w:t>
            </w:r>
            <w:proofErr w:type="spellEnd"/>
          </w:p>
        </w:tc>
        <w:tc>
          <w:tcPr>
            <w:tcW w:w="1630" w:type="dxa"/>
            <w:noWrap/>
            <w:hideMark/>
          </w:tcPr>
          <w:p w14:paraId="248F577F"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2A1C79D5"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50AE061F" w14:textId="77777777" w:rsidTr="000D7388">
        <w:trPr>
          <w:trHeight w:val="320"/>
        </w:trPr>
        <w:tc>
          <w:tcPr>
            <w:tcW w:w="3162" w:type="dxa"/>
            <w:noWrap/>
            <w:hideMark/>
          </w:tcPr>
          <w:p w14:paraId="776FDFC1" w14:textId="77777777" w:rsidR="0017314E" w:rsidRPr="00E763F3" w:rsidRDefault="0017314E" w:rsidP="001B79C7">
            <w:pPr>
              <w:rPr>
                <w:i/>
                <w:color w:val="000000"/>
                <w:sz w:val="20"/>
                <w:szCs w:val="20"/>
              </w:rPr>
            </w:pPr>
            <w:proofErr w:type="spellStart"/>
            <w:r w:rsidRPr="00E763F3">
              <w:rPr>
                <w:i/>
                <w:color w:val="000000"/>
                <w:sz w:val="20"/>
                <w:szCs w:val="20"/>
              </w:rPr>
              <w:t>Mitrocoma</w:t>
            </w:r>
            <w:proofErr w:type="spellEnd"/>
            <w:r w:rsidRPr="00E763F3">
              <w:rPr>
                <w:i/>
                <w:color w:val="000000"/>
                <w:sz w:val="20"/>
                <w:szCs w:val="20"/>
              </w:rPr>
              <w:t xml:space="preserve"> </w:t>
            </w:r>
            <w:proofErr w:type="spellStart"/>
            <w:r w:rsidRPr="00E763F3">
              <w:rPr>
                <w:i/>
                <w:color w:val="000000"/>
                <w:sz w:val="20"/>
                <w:szCs w:val="20"/>
              </w:rPr>
              <w:t>cellularia</w:t>
            </w:r>
            <w:proofErr w:type="spellEnd"/>
          </w:p>
        </w:tc>
        <w:tc>
          <w:tcPr>
            <w:tcW w:w="1630" w:type="dxa"/>
            <w:noWrap/>
            <w:hideMark/>
          </w:tcPr>
          <w:p w14:paraId="19E7D3F8"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6DBB9773"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21CF6500" w14:textId="77777777" w:rsidTr="000D7388">
        <w:trPr>
          <w:trHeight w:val="320"/>
        </w:trPr>
        <w:tc>
          <w:tcPr>
            <w:tcW w:w="3162" w:type="dxa"/>
            <w:noWrap/>
            <w:hideMark/>
          </w:tcPr>
          <w:p w14:paraId="3F2DAA1B" w14:textId="77777777" w:rsidR="0017314E" w:rsidRPr="00E763F3" w:rsidRDefault="0017314E" w:rsidP="001B79C7">
            <w:pPr>
              <w:rPr>
                <w:i/>
                <w:color w:val="000000"/>
                <w:sz w:val="20"/>
                <w:szCs w:val="20"/>
              </w:rPr>
            </w:pPr>
            <w:proofErr w:type="spellStart"/>
            <w:r w:rsidRPr="00E763F3">
              <w:rPr>
                <w:i/>
                <w:color w:val="000000"/>
                <w:sz w:val="20"/>
                <w:szCs w:val="20"/>
              </w:rPr>
              <w:t>Pleurobrachia</w:t>
            </w:r>
            <w:proofErr w:type="spellEnd"/>
            <w:r w:rsidRPr="00E763F3">
              <w:rPr>
                <w:i/>
                <w:color w:val="000000"/>
                <w:sz w:val="20"/>
                <w:szCs w:val="20"/>
              </w:rPr>
              <w:t xml:space="preserve"> </w:t>
            </w:r>
            <w:proofErr w:type="spellStart"/>
            <w:r w:rsidRPr="00E763F3">
              <w:rPr>
                <w:i/>
                <w:color w:val="000000"/>
                <w:sz w:val="20"/>
                <w:szCs w:val="20"/>
              </w:rPr>
              <w:t>bachei</w:t>
            </w:r>
            <w:proofErr w:type="spellEnd"/>
          </w:p>
        </w:tc>
        <w:tc>
          <w:tcPr>
            <w:tcW w:w="1630" w:type="dxa"/>
            <w:noWrap/>
            <w:hideMark/>
          </w:tcPr>
          <w:p w14:paraId="55E3954A"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16E31CAA"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1DA7619E" w14:textId="77777777" w:rsidTr="000D7388">
        <w:trPr>
          <w:trHeight w:val="320"/>
        </w:trPr>
        <w:tc>
          <w:tcPr>
            <w:tcW w:w="3162" w:type="dxa"/>
            <w:noWrap/>
            <w:hideMark/>
          </w:tcPr>
          <w:p w14:paraId="2C62702B" w14:textId="77777777" w:rsidR="0017314E" w:rsidRPr="00E763F3" w:rsidRDefault="0017314E" w:rsidP="001B79C7">
            <w:pPr>
              <w:rPr>
                <w:i/>
                <w:color w:val="000000"/>
                <w:sz w:val="20"/>
                <w:szCs w:val="20"/>
              </w:rPr>
            </w:pPr>
            <w:proofErr w:type="spellStart"/>
            <w:r w:rsidRPr="00E763F3">
              <w:rPr>
                <w:i/>
                <w:color w:val="000000"/>
                <w:sz w:val="20"/>
                <w:szCs w:val="20"/>
              </w:rPr>
              <w:t>Bolinopsis</w:t>
            </w:r>
            <w:proofErr w:type="spellEnd"/>
            <w:r w:rsidRPr="00E763F3">
              <w:rPr>
                <w:i/>
                <w:color w:val="000000"/>
                <w:sz w:val="20"/>
                <w:szCs w:val="20"/>
              </w:rPr>
              <w:t xml:space="preserve"> infundibulum</w:t>
            </w:r>
          </w:p>
        </w:tc>
        <w:tc>
          <w:tcPr>
            <w:tcW w:w="1630" w:type="dxa"/>
            <w:noWrap/>
            <w:hideMark/>
          </w:tcPr>
          <w:p w14:paraId="5775D9D1"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5F32099B"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w:t>
            </w:r>
          </w:p>
        </w:tc>
      </w:tr>
      <w:tr w:rsidR="0017314E" w:rsidRPr="00E763F3" w14:paraId="5F91716B" w14:textId="77777777" w:rsidTr="000D7388">
        <w:trPr>
          <w:trHeight w:val="320"/>
        </w:trPr>
        <w:tc>
          <w:tcPr>
            <w:tcW w:w="3162" w:type="dxa"/>
            <w:noWrap/>
            <w:hideMark/>
          </w:tcPr>
          <w:p w14:paraId="3958A9DD" w14:textId="77777777" w:rsidR="0017314E" w:rsidRPr="00E763F3" w:rsidRDefault="0017314E" w:rsidP="001B79C7">
            <w:pPr>
              <w:rPr>
                <w:i/>
                <w:color w:val="000000"/>
                <w:sz w:val="20"/>
                <w:szCs w:val="20"/>
              </w:rPr>
            </w:pPr>
            <w:proofErr w:type="spellStart"/>
            <w:r w:rsidRPr="00E763F3">
              <w:rPr>
                <w:i/>
                <w:color w:val="000000"/>
                <w:sz w:val="20"/>
                <w:szCs w:val="20"/>
              </w:rPr>
              <w:t>Evasterias</w:t>
            </w:r>
            <w:proofErr w:type="spellEnd"/>
            <w:r w:rsidRPr="00E763F3">
              <w:rPr>
                <w:i/>
                <w:color w:val="000000"/>
                <w:sz w:val="20"/>
                <w:szCs w:val="20"/>
              </w:rPr>
              <w:t xml:space="preserve"> </w:t>
            </w:r>
            <w:proofErr w:type="spellStart"/>
            <w:r w:rsidRPr="00E763F3">
              <w:rPr>
                <w:i/>
                <w:color w:val="000000"/>
                <w:sz w:val="20"/>
                <w:szCs w:val="20"/>
              </w:rPr>
              <w:t>troschelii</w:t>
            </w:r>
            <w:proofErr w:type="spellEnd"/>
          </w:p>
        </w:tc>
        <w:tc>
          <w:tcPr>
            <w:tcW w:w="1630" w:type="dxa"/>
            <w:noWrap/>
            <w:hideMark/>
          </w:tcPr>
          <w:p w14:paraId="1979575B"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5F191041"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w:t>
            </w:r>
          </w:p>
        </w:tc>
      </w:tr>
      <w:tr w:rsidR="0017314E" w:rsidRPr="00E763F3" w14:paraId="20B9548E" w14:textId="77777777" w:rsidTr="000D7388">
        <w:trPr>
          <w:trHeight w:val="320"/>
        </w:trPr>
        <w:tc>
          <w:tcPr>
            <w:tcW w:w="3162" w:type="dxa"/>
            <w:noWrap/>
            <w:hideMark/>
          </w:tcPr>
          <w:p w14:paraId="69B8ED9C"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w:t>
            </w:r>
            <w:proofErr w:type="spellStart"/>
            <w:r w:rsidRPr="00E763F3">
              <w:rPr>
                <w:i/>
                <w:color w:val="000000"/>
                <w:sz w:val="20"/>
                <w:szCs w:val="20"/>
              </w:rPr>
              <w:t>hexactis</w:t>
            </w:r>
            <w:proofErr w:type="spellEnd"/>
          </w:p>
        </w:tc>
        <w:tc>
          <w:tcPr>
            <w:tcW w:w="1630" w:type="dxa"/>
            <w:noWrap/>
            <w:hideMark/>
          </w:tcPr>
          <w:p w14:paraId="76806E68"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38188BD6"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69FEFA5B" w14:textId="77777777" w:rsidTr="000D7388">
        <w:trPr>
          <w:trHeight w:val="320"/>
        </w:trPr>
        <w:tc>
          <w:tcPr>
            <w:tcW w:w="3162" w:type="dxa"/>
            <w:noWrap/>
            <w:hideMark/>
          </w:tcPr>
          <w:p w14:paraId="00ED8DD4"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spp.</w:t>
            </w:r>
          </w:p>
        </w:tc>
        <w:tc>
          <w:tcPr>
            <w:tcW w:w="1630" w:type="dxa"/>
            <w:noWrap/>
            <w:hideMark/>
          </w:tcPr>
          <w:p w14:paraId="3466A102"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603B9CE6"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4DCBC6AF" w14:textId="77777777" w:rsidTr="000D7388">
        <w:trPr>
          <w:trHeight w:val="320"/>
        </w:trPr>
        <w:tc>
          <w:tcPr>
            <w:tcW w:w="3162" w:type="dxa"/>
            <w:noWrap/>
            <w:hideMark/>
          </w:tcPr>
          <w:p w14:paraId="75D772A3" w14:textId="77777777" w:rsidR="0017314E" w:rsidRPr="00E763F3" w:rsidRDefault="0017314E" w:rsidP="001B79C7">
            <w:pPr>
              <w:rPr>
                <w:i/>
                <w:color w:val="000000"/>
                <w:sz w:val="20"/>
                <w:szCs w:val="20"/>
              </w:rPr>
            </w:pPr>
            <w:proofErr w:type="spellStart"/>
            <w:r w:rsidRPr="00E763F3">
              <w:rPr>
                <w:i/>
                <w:color w:val="000000"/>
                <w:sz w:val="20"/>
                <w:szCs w:val="20"/>
              </w:rPr>
              <w:t>Orthasterias</w:t>
            </w:r>
            <w:proofErr w:type="spellEnd"/>
            <w:r w:rsidRPr="00E763F3">
              <w:rPr>
                <w:i/>
                <w:color w:val="000000"/>
                <w:sz w:val="20"/>
                <w:szCs w:val="20"/>
              </w:rPr>
              <w:t xml:space="preserve"> </w:t>
            </w:r>
            <w:proofErr w:type="spellStart"/>
            <w:r w:rsidRPr="00E763F3">
              <w:rPr>
                <w:i/>
                <w:color w:val="000000"/>
                <w:sz w:val="20"/>
                <w:szCs w:val="20"/>
              </w:rPr>
              <w:t>koehleri</w:t>
            </w:r>
            <w:proofErr w:type="spellEnd"/>
          </w:p>
        </w:tc>
        <w:tc>
          <w:tcPr>
            <w:tcW w:w="1630" w:type="dxa"/>
            <w:noWrap/>
            <w:hideMark/>
          </w:tcPr>
          <w:p w14:paraId="6555C189"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5EE9B62"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638E177F" w14:textId="77777777" w:rsidTr="000D7388">
        <w:trPr>
          <w:trHeight w:val="320"/>
        </w:trPr>
        <w:tc>
          <w:tcPr>
            <w:tcW w:w="3162" w:type="dxa"/>
            <w:noWrap/>
            <w:hideMark/>
          </w:tcPr>
          <w:p w14:paraId="1D91F760"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brevispinus</w:t>
            </w:r>
            <w:proofErr w:type="spellEnd"/>
          </w:p>
        </w:tc>
        <w:tc>
          <w:tcPr>
            <w:tcW w:w="1630" w:type="dxa"/>
            <w:noWrap/>
            <w:hideMark/>
          </w:tcPr>
          <w:p w14:paraId="03CBE283" w14:textId="77777777" w:rsidR="0017314E" w:rsidRPr="00E763F3" w:rsidRDefault="0017314E" w:rsidP="001B79C7">
            <w:pPr>
              <w:rPr>
                <w:color w:val="000000"/>
                <w:sz w:val="20"/>
                <w:szCs w:val="20"/>
              </w:rPr>
            </w:pPr>
            <w:r w:rsidRPr="00E763F3">
              <w:rPr>
                <w:color w:val="000000"/>
                <w:sz w:val="20"/>
                <w:szCs w:val="20"/>
              </w:rPr>
              <w:t>146.18</w:t>
            </w:r>
          </w:p>
        </w:tc>
        <w:tc>
          <w:tcPr>
            <w:tcW w:w="4706" w:type="dxa"/>
            <w:noWrap/>
            <w:hideMark/>
          </w:tcPr>
          <w:p w14:paraId="3FBD7DC0" w14:textId="77777777" w:rsidR="0017314E" w:rsidRPr="00E763F3" w:rsidRDefault="0017314E" w:rsidP="001B79C7">
            <w:pPr>
              <w:rPr>
                <w:color w:val="000000"/>
                <w:sz w:val="20"/>
                <w:szCs w:val="20"/>
              </w:rPr>
            </w:pPr>
            <w:r w:rsidRPr="00E763F3">
              <w:rPr>
                <w:color w:val="000000"/>
                <w:sz w:val="20"/>
                <w:szCs w:val="20"/>
              </w:rPr>
              <w:t>Peters et al 2019, Pisaster giganteus</w:t>
            </w:r>
          </w:p>
        </w:tc>
      </w:tr>
      <w:tr w:rsidR="0017314E" w:rsidRPr="00E763F3" w14:paraId="3A257D7B" w14:textId="77777777" w:rsidTr="000D7388">
        <w:trPr>
          <w:trHeight w:val="320"/>
        </w:trPr>
        <w:tc>
          <w:tcPr>
            <w:tcW w:w="3162" w:type="dxa"/>
            <w:noWrap/>
            <w:hideMark/>
          </w:tcPr>
          <w:p w14:paraId="5D2860CA"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ochraceus</w:t>
            </w:r>
            <w:proofErr w:type="spellEnd"/>
          </w:p>
        </w:tc>
        <w:tc>
          <w:tcPr>
            <w:tcW w:w="1630" w:type="dxa"/>
            <w:noWrap/>
            <w:hideMark/>
          </w:tcPr>
          <w:p w14:paraId="711616AC" w14:textId="77777777" w:rsidR="0017314E" w:rsidRPr="00E763F3" w:rsidRDefault="0017314E" w:rsidP="001B79C7">
            <w:pPr>
              <w:rPr>
                <w:color w:val="000000"/>
                <w:sz w:val="20"/>
                <w:szCs w:val="20"/>
              </w:rPr>
            </w:pPr>
            <w:r w:rsidRPr="00E763F3">
              <w:rPr>
                <w:color w:val="000000"/>
                <w:sz w:val="20"/>
                <w:szCs w:val="20"/>
              </w:rPr>
              <w:t>128</w:t>
            </w:r>
          </w:p>
        </w:tc>
        <w:tc>
          <w:tcPr>
            <w:tcW w:w="4706" w:type="dxa"/>
            <w:noWrap/>
            <w:hideMark/>
          </w:tcPr>
          <w:p w14:paraId="7770B6E6" w14:textId="77777777" w:rsidR="0017314E" w:rsidRPr="00E763F3" w:rsidRDefault="0017314E" w:rsidP="001B79C7">
            <w:pPr>
              <w:rPr>
                <w:color w:val="000000"/>
                <w:sz w:val="20"/>
                <w:szCs w:val="20"/>
              </w:rPr>
            </w:pPr>
            <w:r w:rsidRPr="00E763F3">
              <w:rPr>
                <w:color w:val="000000"/>
                <w:sz w:val="20"/>
                <w:szCs w:val="20"/>
              </w:rPr>
              <w:t>Sanford 2002</w:t>
            </w:r>
          </w:p>
        </w:tc>
      </w:tr>
      <w:tr w:rsidR="0017314E" w:rsidRPr="00E763F3" w14:paraId="21405CBB" w14:textId="77777777" w:rsidTr="000D7388">
        <w:trPr>
          <w:trHeight w:val="320"/>
        </w:trPr>
        <w:tc>
          <w:tcPr>
            <w:tcW w:w="3162" w:type="dxa"/>
            <w:noWrap/>
            <w:hideMark/>
          </w:tcPr>
          <w:p w14:paraId="4B4BAF20" w14:textId="77777777" w:rsidR="0017314E" w:rsidRPr="00E763F3" w:rsidRDefault="0017314E" w:rsidP="001B79C7">
            <w:pPr>
              <w:rPr>
                <w:i/>
                <w:color w:val="000000"/>
                <w:sz w:val="20"/>
                <w:szCs w:val="20"/>
              </w:rPr>
            </w:pPr>
            <w:proofErr w:type="spellStart"/>
            <w:r w:rsidRPr="00E763F3">
              <w:rPr>
                <w:i/>
                <w:color w:val="000000"/>
                <w:sz w:val="20"/>
                <w:szCs w:val="20"/>
              </w:rPr>
              <w:t>Pycnopodia</w:t>
            </w:r>
            <w:proofErr w:type="spellEnd"/>
            <w:r w:rsidRPr="00E763F3">
              <w:rPr>
                <w:i/>
                <w:color w:val="000000"/>
                <w:sz w:val="20"/>
                <w:szCs w:val="20"/>
              </w:rPr>
              <w:t xml:space="preserve"> </w:t>
            </w:r>
            <w:proofErr w:type="spellStart"/>
            <w:r w:rsidRPr="00E763F3">
              <w:rPr>
                <w:i/>
                <w:color w:val="000000"/>
                <w:sz w:val="20"/>
                <w:szCs w:val="20"/>
              </w:rPr>
              <w:t>helianthoides</w:t>
            </w:r>
            <w:proofErr w:type="spellEnd"/>
          </w:p>
        </w:tc>
        <w:tc>
          <w:tcPr>
            <w:tcW w:w="1630" w:type="dxa"/>
            <w:noWrap/>
            <w:hideMark/>
          </w:tcPr>
          <w:p w14:paraId="318A377E" w14:textId="77777777" w:rsidR="0017314E" w:rsidRPr="00E763F3" w:rsidRDefault="0017314E" w:rsidP="001B79C7">
            <w:pPr>
              <w:rPr>
                <w:color w:val="000000"/>
                <w:sz w:val="20"/>
                <w:szCs w:val="20"/>
              </w:rPr>
            </w:pPr>
            <w:r w:rsidRPr="00E763F3">
              <w:rPr>
                <w:color w:val="000000"/>
                <w:sz w:val="20"/>
                <w:szCs w:val="20"/>
              </w:rPr>
              <w:t>0.018*size^3.13</w:t>
            </w:r>
          </w:p>
        </w:tc>
        <w:tc>
          <w:tcPr>
            <w:tcW w:w="4706" w:type="dxa"/>
            <w:noWrap/>
            <w:hideMark/>
          </w:tcPr>
          <w:p w14:paraId="1E7FA096" w14:textId="77777777" w:rsidR="0017314E" w:rsidRPr="00E763F3" w:rsidRDefault="0017314E" w:rsidP="001B79C7">
            <w:pPr>
              <w:rPr>
                <w:color w:val="000000"/>
                <w:sz w:val="20"/>
                <w:szCs w:val="20"/>
              </w:rPr>
            </w:pPr>
            <w:r w:rsidRPr="00E763F3">
              <w:rPr>
                <w:color w:val="000000"/>
                <w:sz w:val="20"/>
                <w:szCs w:val="20"/>
              </w:rPr>
              <w:t>Lee 2016</w:t>
            </w:r>
          </w:p>
        </w:tc>
      </w:tr>
      <w:tr w:rsidR="0017314E" w:rsidRPr="00E763F3" w14:paraId="39F879DC" w14:textId="77777777" w:rsidTr="000D7388">
        <w:trPr>
          <w:trHeight w:val="320"/>
        </w:trPr>
        <w:tc>
          <w:tcPr>
            <w:tcW w:w="3162" w:type="dxa"/>
            <w:noWrap/>
            <w:hideMark/>
          </w:tcPr>
          <w:p w14:paraId="3D323B4A" w14:textId="77777777" w:rsidR="0017314E" w:rsidRPr="00E763F3" w:rsidRDefault="0017314E" w:rsidP="001B79C7">
            <w:pPr>
              <w:rPr>
                <w:i/>
                <w:color w:val="000000"/>
                <w:sz w:val="20"/>
                <w:szCs w:val="20"/>
              </w:rPr>
            </w:pPr>
            <w:proofErr w:type="spellStart"/>
            <w:r w:rsidRPr="00E763F3">
              <w:rPr>
                <w:i/>
                <w:color w:val="000000"/>
                <w:sz w:val="20"/>
                <w:szCs w:val="20"/>
              </w:rPr>
              <w:t>Stylasterias</w:t>
            </w:r>
            <w:proofErr w:type="spellEnd"/>
            <w:r w:rsidRPr="00E763F3">
              <w:rPr>
                <w:i/>
                <w:color w:val="000000"/>
                <w:sz w:val="20"/>
                <w:szCs w:val="20"/>
              </w:rPr>
              <w:t xml:space="preserve"> </w:t>
            </w:r>
            <w:proofErr w:type="spellStart"/>
            <w:r w:rsidRPr="00E763F3">
              <w:rPr>
                <w:i/>
                <w:color w:val="000000"/>
                <w:sz w:val="20"/>
                <w:szCs w:val="20"/>
              </w:rPr>
              <w:t>forreri</w:t>
            </w:r>
            <w:proofErr w:type="spellEnd"/>
          </w:p>
        </w:tc>
        <w:tc>
          <w:tcPr>
            <w:tcW w:w="1630" w:type="dxa"/>
            <w:noWrap/>
            <w:hideMark/>
          </w:tcPr>
          <w:p w14:paraId="4B19590E"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67A3964"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7BF9E390" w14:textId="77777777" w:rsidTr="000D7388">
        <w:trPr>
          <w:trHeight w:val="320"/>
        </w:trPr>
        <w:tc>
          <w:tcPr>
            <w:tcW w:w="3162" w:type="dxa"/>
            <w:noWrap/>
            <w:hideMark/>
          </w:tcPr>
          <w:p w14:paraId="0C67C02C" w14:textId="77777777" w:rsidR="0017314E" w:rsidRPr="00E763F3" w:rsidRDefault="0017314E" w:rsidP="001B79C7">
            <w:pPr>
              <w:rPr>
                <w:i/>
                <w:color w:val="000000"/>
                <w:sz w:val="20"/>
                <w:szCs w:val="20"/>
              </w:rPr>
            </w:pPr>
            <w:proofErr w:type="spellStart"/>
            <w:r w:rsidRPr="00E763F3">
              <w:rPr>
                <w:i/>
                <w:color w:val="000000"/>
                <w:sz w:val="20"/>
                <w:szCs w:val="20"/>
              </w:rPr>
              <w:t>Patiria</w:t>
            </w:r>
            <w:proofErr w:type="spellEnd"/>
            <w:r w:rsidRPr="00E763F3">
              <w:rPr>
                <w:i/>
                <w:color w:val="000000"/>
                <w:sz w:val="20"/>
                <w:szCs w:val="20"/>
              </w:rPr>
              <w:t xml:space="preserve"> </w:t>
            </w:r>
            <w:proofErr w:type="spellStart"/>
            <w:r w:rsidRPr="00E763F3">
              <w:rPr>
                <w:i/>
                <w:color w:val="000000"/>
                <w:sz w:val="20"/>
                <w:szCs w:val="20"/>
              </w:rPr>
              <w:t>miniata</w:t>
            </w:r>
            <w:proofErr w:type="spellEnd"/>
          </w:p>
        </w:tc>
        <w:tc>
          <w:tcPr>
            <w:tcW w:w="1630" w:type="dxa"/>
            <w:noWrap/>
            <w:hideMark/>
          </w:tcPr>
          <w:p w14:paraId="034403E5" w14:textId="77777777" w:rsidR="0017314E" w:rsidRPr="00E763F3" w:rsidRDefault="0017314E" w:rsidP="001B79C7">
            <w:pPr>
              <w:rPr>
                <w:color w:val="000000"/>
                <w:sz w:val="20"/>
                <w:szCs w:val="20"/>
              </w:rPr>
            </w:pPr>
            <w:r w:rsidRPr="00E763F3">
              <w:rPr>
                <w:color w:val="000000"/>
                <w:sz w:val="20"/>
                <w:szCs w:val="20"/>
              </w:rPr>
              <w:t>26.97</w:t>
            </w:r>
          </w:p>
        </w:tc>
        <w:tc>
          <w:tcPr>
            <w:tcW w:w="4706" w:type="dxa"/>
            <w:noWrap/>
            <w:hideMark/>
          </w:tcPr>
          <w:p w14:paraId="63562C99" w14:textId="77777777" w:rsidR="0017314E" w:rsidRPr="00E763F3" w:rsidRDefault="0017314E" w:rsidP="001B79C7">
            <w:pPr>
              <w:rPr>
                <w:color w:val="000000"/>
                <w:sz w:val="20"/>
                <w:szCs w:val="20"/>
              </w:rPr>
            </w:pPr>
            <w:r w:rsidRPr="00E763F3">
              <w:rPr>
                <w:color w:val="000000"/>
                <w:sz w:val="20"/>
                <w:szCs w:val="20"/>
              </w:rPr>
              <w:t>Peters et al 2019</w:t>
            </w:r>
          </w:p>
        </w:tc>
      </w:tr>
      <w:tr w:rsidR="0017314E" w:rsidRPr="00E763F3" w14:paraId="04F73934" w14:textId="77777777" w:rsidTr="000D7388">
        <w:trPr>
          <w:trHeight w:val="320"/>
        </w:trPr>
        <w:tc>
          <w:tcPr>
            <w:tcW w:w="3162" w:type="dxa"/>
            <w:noWrap/>
            <w:hideMark/>
          </w:tcPr>
          <w:p w14:paraId="3C9C176E"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pumila</w:t>
            </w:r>
          </w:p>
        </w:tc>
        <w:tc>
          <w:tcPr>
            <w:tcW w:w="1630" w:type="dxa"/>
            <w:noWrap/>
            <w:hideMark/>
          </w:tcPr>
          <w:p w14:paraId="4B3BA436"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4A178FDF"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7530C277" w14:textId="77777777" w:rsidTr="000D7388">
        <w:trPr>
          <w:trHeight w:val="320"/>
        </w:trPr>
        <w:tc>
          <w:tcPr>
            <w:tcW w:w="3162" w:type="dxa"/>
            <w:noWrap/>
            <w:hideMark/>
          </w:tcPr>
          <w:p w14:paraId="1B5A358B"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spp.</w:t>
            </w:r>
          </w:p>
        </w:tc>
        <w:tc>
          <w:tcPr>
            <w:tcW w:w="1630" w:type="dxa"/>
            <w:noWrap/>
            <w:hideMark/>
          </w:tcPr>
          <w:p w14:paraId="6EC4CB11"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0EAF4683"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w:t>
            </w:r>
          </w:p>
        </w:tc>
      </w:tr>
      <w:tr w:rsidR="0017314E" w:rsidRPr="00E763F3" w14:paraId="15C57F69" w14:textId="77777777" w:rsidTr="000D7388">
        <w:trPr>
          <w:trHeight w:val="320"/>
        </w:trPr>
        <w:tc>
          <w:tcPr>
            <w:tcW w:w="3162" w:type="dxa"/>
            <w:noWrap/>
            <w:hideMark/>
          </w:tcPr>
          <w:p w14:paraId="6AA135E1" w14:textId="77777777" w:rsidR="0017314E" w:rsidRPr="00E763F3" w:rsidRDefault="0017314E" w:rsidP="001B79C7">
            <w:pPr>
              <w:rPr>
                <w:i/>
                <w:color w:val="000000"/>
                <w:sz w:val="20"/>
                <w:szCs w:val="20"/>
              </w:rPr>
            </w:pPr>
            <w:proofErr w:type="spellStart"/>
            <w:r w:rsidRPr="00E763F3">
              <w:rPr>
                <w:i/>
                <w:color w:val="000000"/>
                <w:sz w:val="20"/>
                <w:szCs w:val="20"/>
              </w:rPr>
              <w:t>Dermasterias</w:t>
            </w:r>
            <w:proofErr w:type="spellEnd"/>
            <w:r w:rsidRPr="00E763F3">
              <w:rPr>
                <w:i/>
                <w:color w:val="000000"/>
                <w:sz w:val="20"/>
                <w:szCs w:val="20"/>
              </w:rPr>
              <w:t xml:space="preserve"> imbricata</w:t>
            </w:r>
          </w:p>
        </w:tc>
        <w:tc>
          <w:tcPr>
            <w:tcW w:w="1630" w:type="dxa"/>
            <w:noWrap/>
            <w:hideMark/>
          </w:tcPr>
          <w:p w14:paraId="459CF33F" w14:textId="77777777" w:rsidR="0017314E" w:rsidRPr="00E763F3" w:rsidRDefault="0017314E" w:rsidP="001B79C7">
            <w:pPr>
              <w:rPr>
                <w:color w:val="000000"/>
                <w:sz w:val="20"/>
                <w:szCs w:val="20"/>
              </w:rPr>
            </w:pPr>
            <w:r w:rsidRPr="00E763F3">
              <w:rPr>
                <w:color w:val="000000"/>
                <w:sz w:val="20"/>
                <w:szCs w:val="20"/>
              </w:rPr>
              <w:t>92</w:t>
            </w:r>
          </w:p>
        </w:tc>
        <w:tc>
          <w:tcPr>
            <w:tcW w:w="4706" w:type="dxa"/>
            <w:noWrap/>
            <w:hideMark/>
          </w:tcPr>
          <w:p w14:paraId="312C910D"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59771C0A" w14:textId="77777777" w:rsidTr="000D7388">
        <w:trPr>
          <w:trHeight w:val="320"/>
        </w:trPr>
        <w:tc>
          <w:tcPr>
            <w:tcW w:w="3162" w:type="dxa"/>
            <w:noWrap/>
            <w:hideMark/>
          </w:tcPr>
          <w:p w14:paraId="54B590E5" w14:textId="77777777" w:rsidR="0017314E" w:rsidRPr="00E763F3" w:rsidRDefault="0017314E" w:rsidP="001B79C7">
            <w:pPr>
              <w:rPr>
                <w:i/>
                <w:color w:val="000000"/>
                <w:sz w:val="20"/>
                <w:szCs w:val="20"/>
              </w:rPr>
            </w:pPr>
            <w:proofErr w:type="spellStart"/>
            <w:r w:rsidRPr="00E763F3">
              <w:rPr>
                <w:i/>
                <w:color w:val="000000"/>
                <w:sz w:val="20"/>
                <w:szCs w:val="20"/>
              </w:rPr>
              <w:t>Mediaster</w:t>
            </w:r>
            <w:proofErr w:type="spellEnd"/>
            <w:r w:rsidRPr="00E763F3">
              <w:rPr>
                <w:i/>
                <w:color w:val="000000"/>
                <w:sz w:val="20"/>
                <w:szCs w:val="20"/>
              </w:rPr>
              <w:t xml:space="preserve"> </w:t>
            </w:r>
            <w:proofErr w:type="spellStart"/>
            <w:r w:rsidRPr="00E763F3">
              <w:rPr>
                <w:i/>
                <w:color w:val="000000"/>
                <w:sz w:val="20"/>
                <w:szCs w:val="20"/>
              </w:rPr>
              <w:t>aequalis</w:t>
            </w:r>
            <w:proofErr w:type="spellEnd"/>
          </w:p>
        </w:tc>
        <w:tc>
          <w:tcPr>
            <w:tcW w:w="1630" w:type="dxa"/>
            <w:noWrap/>
            <w:hideMark/>
          </w:tcPr>
          <w:p w14:paraId="54849268"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CF18B3A"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60780C6B" w14:textId="77777777" w:rsidTr="000D7388">
        <w:trPr>
          <w:trHeight w:val="320"/>
        </w:trPr>
        <w:tc>
          <w:tcPr>
            <w:tcW w:w="3162" w:type="dxa"/>
            <w:noWrap/>
            <w:hideMark/>
          </w:tcPr>
          <w:p w14:paraId="497BA218"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dawsoni</w:t>
            </w:r>
            <w:proofErr w:type="spellEnd"/>
          </w:p>
        </w:tc>
        <w:tc>
          <w:tcPr>
            <w:tcW w:w="1630" w:type="dxa"/>
            <w:noWrap/>
            <w:hideMark/>
          </w:tcPr>
          <w:p w14:paraId="2706533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38B3B01D" w14:textId="77777777" w:rsidR="0017314E" w:rsidRPr="00E763F3" w:rsidRDefault="0017314E" w:rsidP="001B79C7">
            <w:pPr>
              <w:rPr>
                <w:color w:val="000000"/>
                <w:sz w:val="20"/>
                <w:szCs w:val="20"/>
              </w:rPr>
            </w:pPr>
            <w:r w:rsidRPr="00E763F3">
              <w:rPr>
                <w:color w:val="000000"/>
                <w:sz w:val="20"/>
                <w:szCs w:val="20"/>
              </w:rPr>
              <w:t xml:space="preserve">Montgomery 2014, </w:t>
            </w:r>
            <w:proofErr w:type="spellStart"/>
            <w:r w:rsidRPr="00B51A9A">
              <w:rPr>
                <w:i/>
                <w:color w:val="000000"/>
                <w:sz w:val="20"/>
                <w:szCs w:val="20"/>
              </w:rPr>
              <w:t>Solaster</w:t>
            </w:r>
            <w:proofErr w:type="spellEnd"/>
            <w:r w:rsidRPr="00B51A9A">
              <w:rPr>
                <w:i/>
                <w:color w:val="000000"/>
                <w:sz w:val="20"/>
                <w:szCs w:val="20"/>
              </w:rPr>
              <w:t xml:space="preserve"> </w:t>
            </w:r>
            <w:proofErr w:type="spellStart"/>
            <w:r w:rsidRPr="00B51A9A">
              <w:rPr>
                <w:i/>
                <w:color w:val="000000"/>
                <w:sz w:val="20"/>
                <w:szCs w:val="20"/>
              </w:rPr>
              <w:t>stimpsoni</w:t>
            </w:r>
            <w:proofErr w:type="spellEnd"/>
          </w:p>
        </w:tc>
      </w:tr>
      <w:tr w:rsidR="0017314E" w:rsidRPr="00E763F3" w14:paraId="1E267FF6" w14:textId="77777777" w:rsidTr="000D7388">
        <w:trPr>
          <w:trHeight w:val="320"/>
        </w:trPr>
        <w:tc>
          <w:tcPr>
            <w:tcW w:w="3162" w:type="dxa"/>
            <w:noWrap/>
            <w:hideMark/>
          </w:tcPr>
          <w:p w14:paraId="78815470"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stimpsoni</w:t>
            </w:r>
            <w:proofErr w:type="spellEnd"/>
          </w:p>
        </w:tc>
        <w:tc>
          <w:tcPr>
            <w:tcW w:w="1630" w:type="dxa"/>
            <w:noWrap/>
            <w:hideMark/>
          </w:tcPr>
          <w:p w14:paraId="1491384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22291C11"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27A6600A" w14:textId="77777777" w:rsidTr="000D7388">
        <w:trPr>
          <w:trHeight w:val="320"/>
        </w:trPr>
        <w:tc>
          <w:tcPr>
            <w:tcW w:w="3162" w:type="dxa"/>
            <w:noWrap/>
            <w:hideMark/>
          </w:tcPr>
          <w:p w14:paraId="4607B44B" w14:textId="77777777" w:rsidR="0017314E" w:rsidRPr="00E763F3" w:rsidRDefault="0017314E" w:rsidP="001B79C7">
            <w:pPr>
              <w:rPr>
                <w:i/>
                <w:color w:val="000000"/>
                <w:sz w:val="20"/>
                <w:szCs w:val="20"/>
              </w:rPr>
            </w:pPr>
            <w:proofErr w:type="spellStart"/>
            <w:r w:rsidRPr="00E763F3">
              <w:rPr>
                <w:i/>
                <w:color w:val="000000"/>
                <w:sz w:val="20"/>
                <w:szCs w:val="20"/>
              </w:rPr>
              <w:t>Pteraster</w:t>
            </w:r>
            <w:proofErr w:type="spellEnd"/>
            <w:r w:rsidRPr="00E763F3">
              <w:rPr>
                <w:i/>
                <w:color w:val="000000"/>
                <w:sz w:val="20"/>
                <w:szCs w:val="20"/>
              </w:rPr>
              <w:t xml:space="preserve"> </w:t>
            </w:r>
            <w:proofErr w:type="spellStart"/>
            <w:r w:rsidRPr="00E763F3">
              <w:rPr>
                <w:i/>
                <w:color w:val="000000"/>
                <w:sz w:val="20"/>
                <w:szCs w:val="20"/>
              </w:rPr>
              <w:t>tesselatus</w:t>
            </w:r>
            <w:proofErr w:type="spellEnd"/>
          </w:p>
        </w:tc>
        <w:tc>
          <w:tcPr>
            <w:tcW w:w="1630" w:type="dxa"/>
            <w:noWrap/>
            <w:hideMark/>
          </w:tcPr>
          <w:p w14:paraId="309C765E"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D75B4CF"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p>
        </w:tc>
      </w:tr>
      <w:tr w:rsidR="0017314E" w:rsidRPr="00E763F3" w14:paraId="46084412" w14:textId="77777777" w:rsidTr="000D7388">
        <w:trPr>
          <w:trHeight w:val="320"/>
        </w:trPr>
        <w:tc>
          <w:tcPr>
            <w:tcW w:w="3162" w:type="dxa"/>
            <w:noWrap/>
            <w:hideMark/>
          </w:tcPr>
          <w:p w14:paraId="34BF1668" w14:textId="77777777" w:rsidR="0017314E" w:rsidRPr="00E763F3" w:rsidRDefault="0017314E" w:rsidP="001B79C7">
            <w:pPr>
              <w:rPr>
                <w:i/>
                <w:color w:val="000000"/>
                <w:sz w:val="20"/>
                <w:szCs w:val="20"/>
              </w:rPr>
            </w:pPr>
            <w:proofErr w:type="spellStart"/>
            <w:r w:rsidRPr="00E763F3">
              <w:rPr>
                <w:i/>
                <w:color w:val="000000"/>
                <w:sz w:val="20"/>
                <w:szCs w:val="20"/>
              </w:rPr>
              <w:t>Mesocentrotus</w:t>
            </w:r>
            <w:proofErr w:type="spellEnd"/>
            <w:r w:rsidRPr="00E763F3">
              <w:rPr>
                <w:i/>
                <w:color w:val="000000"/>
                <w:sz w:val="20"/>
                <w:szCs w:val="20"/>
              </w:rPr>
              <w:t xml:space="preserve"> </w:t>
            </w:r>
            <w:proofErr w:type="spellStart"/>
            <w:r w:rsidRPr="00E763F3">
              <w:rPr>
                <w:i/>
                <w:color w:val="000000"/>
                <w:sz w:val="20"/>
                <w:szCs w:val="20"/>
              </w:rPr>
              <w:t>franciscanus</w:t>
            </w:r>
            <w:proofErr w:type="spellEnd"/>
          </w:p>
        </w:tc>
        <w:tc>
          <w:tcPr>
            <w:tcW w:w="1630" w:type="dxa"/>
            <w:noWrap/>
            <w:hideMark/>
          </w:tcPr>
          <w:p w14:paraId="21CB6528" w14:textId="77777777" w:rsidR="0017314E" w:rsidRPr="00E763F3" w:rsidRDefault="0017314E" w:rsidP="001B79C7">
            <w:pPr>
              <w:rPr>
                <w:color w:val="000000"/>
                <w:sz w:val="20"/>
                <w:szCs w:val="20"/>
              </w:rPr>
            </w:pPr>
            <w:r w:rsidRPr="00E763F3">
              <w:rPr>
                <w:color w:val="000000"/>
                <w:sz w:val="20"/>
                <w:szCs w:val="20"/>
              </w:rPr>
              <w:t>29.51</w:t>
            </w:r>
          </w:p>
        </w:tc>
        <w:tc>
          <w:tcPr>
            <w:tcW w:w="4706" w:type="dxa"/>
            <w:noWrap/>
            <w:hideMark/>
          </w:tcPr>
          <w:p w14:paraId="12F46D0D"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5341B52" w14:textId="77777777" w:rsidTr="000D7388">
        <w:trPr>
          <w:trHeight w:val="320"/>
        </w:trPr>
        <w:tc>
          <w:tcPr>
            <w:tcW w:w="3162" w:type="dxa"/>
            <w:noWrap/>
            <w:hideMark/>
          </w:tcPr>
          <w:p w14:paraId="462830CB"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droebachiensis</w:t>
            </w:r>
            <w:proofErr w:type="spellEnd"/>
          </w:p>
        </w:tc>
        <w:tc>
          <w:tcPr>
            <w:tcW w:w="1630" w:type="dxa"/>
            <w:noWrap/>
            <w:hideMark/>
          </w:tcPr>
          <w:p w14:paraId="0EE4B5D0"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1FACC6"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43DEE46F" w14:textId="77777777" w:rsidTr="000D7388">
        <w:trPr>
          <w:trHeight w:val="320"/>
        </w:trPr>
        <w:tc>
          <w:tcPr>
            <w:tcW w:w="3162" w:type="dxa"/>
            <w:noWrap/>
            <w:hideMark/>
          </w:tcPr>
          <w:p w14:paraId="0B08E824"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purpuratus</w:t>
            </w:r>
            <w:proofErr w:type="spellEnd"/>
          </w:p>
        </w:tc>
        <w:tc>
          <w:tcPr>
            <w:tcW w:w="1630" w:type="dxa"/>
            <w:noWrap/>
            <w:hideMark/>
          </w:tcPr>
          <w:p w14:paraId="6FBE6E43"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990197"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1B6659F4" w14:textId="77777777" w:rsidTr="000D7388">
        <w:trPr>
          <w:trHeight w:val="320"/>
        </w:trPr>
        <w:tc>
          <w:tcPr>
            <w:tcW w:w="3162" w:type="dxa"/>
            <w:noWrap/>
            <w:hideMark/>
          </w:tcPr>
          <w:p w14:paraId="58EE436D" w14:textId="77777777" w:rsidR="0017314E" w:rsidRPr="00E763F3" w:rsidRDefault="0017314E" w:rsidP="001B79C7">
            <w:pPr>
              <w:rPr>
                <w:i/>
                <w:color w:val="000000"/>
                <w:sz w:val="20"/>
                <w:szCs w:val="20"/>
              </w:rPr>
            </w:pPr>
            <w:proofErr w:type="spellStart"/>
            <w:r w:rsidRPr="00E763F3">
              <w:rPr>
                <w:i/>
                <w:color w:val="000000"/>
                <w:sz w:val="20"/>
                <w:szCs w:val="20"/>
              </w:rPr>
              <w:t>Apostichopus</w:t>
            </w:r>
            <w:proofErr w:type="spellEnd"/>
            <w:r w:rsidRPr="00E763F3">
              <w:rPr>
                <w:i/>
                <w:color w:val="000000"/>
                <w:sz w:val="20"/>
                <w:szCs w:val="20"/>
              </w:rPr>
              <w:t xml:space="preserve"> </w:t>
            </w:r>
            <w:proofErr w:type="spellStart"/>
            <w:r w:rsidRPr="00E763F3">
              <w:rPr>
                <w:i/>
                <w:color w:val="000000"/>
                <w:sz w:val="20"/>
                <w:szCs w:val="20"/>
              </w:rPr>
              <w:t>californicus</w:t>
            </w:r>
            <w:proofErr w:type="spellEnd"/>
          </w:p>
        </w:tc>
        <w:tc>
          <w:tcPr>
            <w:tcW w:w="1630" w:type="dxa"/>
            <w:noWrap/>
            <w:hideMark/>
          </w:tcPr>
          <w:p w14:paraId="479D82EA" w14:textId="77777777" w:rsidR="0017314E" w:rsidRPr="00E763F3" w:rsidRDefault="0017314E" w:rsidP="001B79C7">
            <w:pPr>
              <w:rPr>
                <w:color w:val="000000"/>
                <w:sz w:val="20"/>
                <w:szCs w:val="20"/>
              </w:rPr>
            </w:pPr>
            <w:r w:rsidRPr="00E763F3">
              <w:rPr>
                <w:color w:val="000000"/>
                <w:sz w:val="20"/>
                <w:szCs w:val="20"/>
              </w:rPr>
              <w:t>319.31</w:t>
            </w:r>
          </w:p>
        </w:tc>
        <w:tc>
          <w:tcPr>
            <w:tcW w:w="4706" w:type="dxa"/>
            <w:noWrap/>
            <w:hideMark/>
          </w:tcPr>
          <w:p w14:paraId="00B42E71" w14:textId="77777777" w:rsidR="0017314E" w:rsidRPr="00E763F3" w:rsidRDefault="0017314E" w:rsidP="001B79C7">
            <w:pPr>
              <w:rPr>
                <w:color w:val="000000"/>
                <w:sz w:val="20"/>
                <w:szCs w:val="20"/>
              </w:rPr>
            </w:pPr>
            <w:r w:rsidRPr="00E763F3">
              <w:rPr>
                <w:color w:val="000000"/>
                <w:sz w:val="20"/>
                <w:szCs w:val="20"/>
              </w:rPr>
              <w:t xml:space="preserve">Peters et al 2019, </w:t>
            </w:r>
            <w:proofErr w:type="spellStart"/>
            <w:r w:rsidRPr="00B51A9A">
              <w:rPr>
                <w:i/>
                <w:color w:val="000000"/>
                <w:sz w:val="20"/>
                <w:szCs w:val="20"/>
              </w:rPr>
              <w:t>Apostichopus</w:t>
            </w:r>
            <w:proofErr w:type="spellEnd"/>
            <w:r w:rsidRPr="00B51A9A">
              <w:rPr>
                <w:i/>
                <w:color w:val="000000"/>
                <w:sz w:val="20"/>
                <w:szCs w:val="20"/>
              </w:rPr>
              <w:t xml:space="preserve"> </w:t>
            </w:r>
            <w:proofErr w:type="spellStart"/>
            <w:r w:rsidRPr="00B51A9A">
              <w:rPr>
                <w:i/>
                <w:color w:val="000000"/>
                <w:sz w:val="20"/>
                <w:szCs w:val="20"/>
              </w:rPr>
              <w:t>parvimensis</w:t>
            </w:r>
            <w:proofErr w:type="spellEnd"/>
          </w:p>
        </w:tc>
      </w:tr>
      <w:tr w:rsidR="0017314E" w:rsidRPr="00E763F3" w14:paraId="4607F034" w14:textId="77777777" w:rsidTr="000D7388">
        <w:trPr>
          <w:trHeight w:val="320"/>
        </w:trPr>
        <w:tc>
          <w:tcPr>
            <w:tcW w:w="3162" w:type="dxa"/>
            <w:tcBorders>
              <w:bottom w:val="nil"/>
            </w:tcBorders>
            <w:noWrap/>
            <w:hideMark/>
          </w:tcPr>
          <w:p w14:paraId="4095A242" w14:textId="77777777" w:rsidR="0017314E" w:rsidRPr="00E763F3" w:rsidRDefault="0017314E" w:rsidP="001B79C7">
            <w:pPr>
              <w:rPr>
                <w:i/>
                <w:color w:val="000000"/>
                <w:sz w:val="20"/>
                <w:szCs w:val="20"/>
              </w:rPr>
            </w:pPr>
            <w:r w:rsidRPr="00E763F3">
              <w:rPr>
                <w:i/>
                <w:color w:val="000000"/>
                <w:sz w:val="20"/>
                <w:szCs w:val="20"/>
              </w:rPr>
              <w:t xml:space="preserve">Chlamys </w:t>
            </w:r>
            <w:proofErr w:type="spellStart"/>
            <w:r w:rsidRPr="00E763F3">
              <w:rPr>
                <w:i/>
                <w:color w:val="000000"/>
                <w:sz w:val="20"/>
                <w:szCs w:val="20"/>
              </w:rPr>
              <w:t>hastata</w:t>
            </w:r>
            <w:proofErr w:type="spellEnd"/>
          </w:p>
        </w:tc>
        <w:tc>
          <w:tcPr>
            <w:tcW w:w="1630" w:type="dxa"/>
            <w:tcBorders>
              <w:bottom w:val="nil"/>
            </w:tcBorders>
            <w:noWrap/>
            <w:hideMark/>
          </w:tcPr>
          <w:p w14:paraId="477EA14B" w14:textId="77777777" w:rsidR="0017314E" w:rsidRPr="00E763F3" w:rsidRDefault="0017314E" w:rsidP="001B79C7">
            <w:pPr>
              <w:rPr>
                <w:color w:val="000000"/>
                <w:sz w:val="20"/>
                <w:szCs w:val="20"/>
              </w:rPr>
            </w:pPr>
            <w:r w:rsidRPr="00E763F3">
              <w:rPr>
                <w:color w:val="000000"/>
                <w:sz w:val="20"/>
                <w:szCs w:val="20"/>
              </w:rPr>
              <w:t>2.5</w:t>
            </w:r>
          </w:p>
        </w:tc>
        <w:tc>
          <w:tcPr>
            <w:tcW w:w="4706" w:type="dxa"/>
            <w:tcBorders>
              <w:bottom w:val="nil"/>
            </w:tcBorders>
            <w:noWrap/>
            <w:hideMark/>
          </w:tcPr>
          <w:p w14:paraId="5FFE9E33" w14:textId="77777777" w:rsidR="0017314E" w:rsidRPr="00E763F3" w:rsidRDefault="0017314E" w:rsidP="001B79C7">
            <w:pPr>
              <w:rPr>
                <w:color w:val="000000"/>
                <w:sz w:val="20"/>
                <w:szCs w:val="20"/>
              </w:rPr>
            </w:pPr>
            <w:r w:rsidRPr="00E763F3">
              <w:rPr>
                <w:color w:val="000000"/>
                <w:sz w:val="20"/>
                <w:szCs w:val="20"/>
              </w:rPr>
              <w:t xml:space="preserve">MacDonald 1991, </w:t>
            </w:r>
            <w:r w:rsidRPr="00B51A9A">
              <w:rPr>
                <w:i/>
                <w:color w:val="000000"/>
                <w:sz w:val="20"/>
                <w:szCs w:val="20"/>
              </w:rPr>
              <w:t>Chlamys spp.</w:t>
            </w:r>
          </w:p>
        </w:tc>
      </w:tr>
      <w:tr w:rsidR="0017314E" w:rsidRPr="00E763F3" w14:paraId="1BAC7DE5" w14:textId="77777777" w:rsidTr="000D7388">
        <w:trPr>
          <w:trHeight w:val="320"/>
        </w:trPr>
        <w:tc>
          <w:tcPr>
            <w:tcW w:w="3162" w:type="dxa"/>
            <w:tcBorders>
              <w:top w:val="nil"/>
              <w:bottom w:val="nil"/>
            </w:tcBorders>
            <w:noWrap/>
            <w:hideMark/>
          </w:tcPr>
          <w:p w14:paraId="3996E763" w14:textId="77777777" w:rsidR="0017314E" w:rsidRPr="00E763F3" w:rsidRDefault="0017314E" w:rsidP="001B79C7">
            <w:pPr>
              <w:rPr>
                <w:i/>
                <w:color w:val="000000"/>
                <w:sz w:val="20"/>
                <w:szCs w:val="20"/>
              </w:rPr>
            </w:pPr>
            <w:proofErr w:type="spellStart"/>
            <w:r w:rsidRPr="00E763F3">
              <w:rPr>
                <w:i/>
                <w:color w:val="000000"/>
                <w:sz w:val="20"/>
                <w:szCs w:val="20"/>
              </w:rPr>
              <w:t>Crassadoma</w:t>
            </w:r>
            <w:proofErr w:type="spellEnd"/>
            <w:r w:rsidRPr="00E763F3">
              <w:rPr>
                <w:i/>
                <w:color w:val="000000"/>
                <w:sz w:val="20"/>
                <w:szCs w:val="20"/>
              </w:rPr>
              <w:t xml:space="preserve"> gigantea</w:t>
            </w:r>
          </w:p>
        </w:tc>
        <w:tc>
          <w:tcPr>
            <w:tcW w:w="1630" w:type="dxa"/>
            <w:tcBorders>
              <w:top w:val="nil"/>
              <w:bottom w:val="nil"/>
            </w:tcBorders>
            <w:noWrap/>
            <w:hideMark/>
          </w:tcPr>
          <w:p w14:paraId="6D379B67" w14:textId="77777777" w:rsidR="0017314E" w:rsidRPr="00E763F3" w:rsidRDefault="0017314E" w:rsidP="001B79C7">
            <w:pPr>
              <w:rPr>
                <w:color w:val="000000"/>
                <w:sz w:val="20"/>
                <w:szCs w:val="20"/>
              </w:rPr>
            </w:pPr>
            <w:r w:rsidRPr="00E763F3">
              <w:rPr>
                <w:color w:val="000000"/>
                <w:sz w:val="20"/>
                <w:szCs w:val="20"/>
              </w:rPr>
              <w:t>0.038*size^2.39</w:t>
            </w:r>
          </w:p>
        </w:tc>
        <w:tc>
          <w:tcPr>
            <w:tcW w:w="4706" w:type="dxa"/>
            <w:tcBorders>
              <w:top w:val="nil"/>
              <w:bottom w:val="nil"/>
            </w:tcBorders>
            <w:noWrap/>
            <w:hideMark/>
          </w:tcPr>
          <w:p w14:paraId="0951A17A" w14:textId="77777777" w:rsidR="0017314E" w:rsidRPr="00E763F3" w:rsidRDefault="0017314E" w:rsidP="001B79C7">
            <w:pPr>
              <w:rPr>
                <w:color w:val="000000"/>
                <w:sz w:val="20"/>
                <w:szCs w:val="20"/>
              </w:rPr>
            </w:pPr>
            <w:r w:rsidRPr="00E763F3">
              <w:rPr>
                <w:color w:val="000000"/>
                <w:sz w:val="20"/>
                <w:szCs w:val="20"/>
              </w:rPr>
              <w:t>MacDonald 1991</w:t>
            </w:r>
          </w:p>
        </w:tc>
      </w:tr>
      <w:tr w:rsidR="0017314E" w:rsidRPr="00E763F3" w14:paraId="7EF63655" w14:textId="77777777" w:rsidTr="000D7388">
        <w:trPr>
          <w:trHeight w:val="320"/>
        </w:trPr>
        <w:tc>
          <w:tcPr>
            <w:tcW w:w="3162" w:type="dxa"/>
            <w:tcBorders>
              <w:top w:val="nil"/>
            </w:tcBorders>
            <w:noWrap/>
            <w:hideMark/>
          </w:tcPr>
          <w:p w14:paraId="436672FD" w14:textId="77777777" w:rsidR="0017314E" w:rsidRPr="00E763F3" w:rsidRDefault="0017314E" w:rsidP="001B79C7">
            <w:pPr>
              <w:rPr>
                <w:i/>
                <w:color w:val="000000"/>
                <w:sz w:val="20"/>
                <w:szCs w:val="20"/>
              </w:rPr>
            </w:pPr>
            <w:proofErr w:type="spellStart"/>
            <w:r w:rsidRPr="00E763F3">
              <w:rPr>
                <w:i/>
                <w:color w:val="000000"/>
                <w:sz w:val="20"/>
                <w:szCs w:val="20"/>
              </w:rPr>
              <w:t>Enteroctopus</w:t>
            </w:r>
            <w:proofErr w:type="spellEnd"/>
            <w:r w:rsidRPr="00E763F3">
              <w:rPr>
                <w:i/>
                <w:color w:val="000000"/>
                <w:sz w:val="20"/>
                <w:szCs w:val="20"/>
              </w:rPr>
              <w:t xml:space="preserve"> </w:t>
            </w:r>
            <w:proofErr w:type="spellStart"/>
            <w:r w:rsidRPr="00E763F3">
              <w:rPr>
                <w:i/>
                <w:color w:val="000000"/>
                <w:sz w:val="20"/>
                <w:szCs w:val="20"/>
              </w:rPr>
              <w:t>dofleini</w:t>
            </w:r>
            <w:proofErr w:type="spellEnd"/>
          </w:p>
        </w:tc>
        <w:tc>
          <w:tcPr>
            <w:tcW w:w="1630" w:type="dxa"/>
            <w:tcBorders>
              <w:top w:val="nil"/>
            </w:tcBorders>
            <w:noWrap/>
            <w:hideMark/>
          </w:tcPr>
          <w:p w14:paraId="4C56219C" w14:textId="77777777" w:rsidR="0017314E" w:rsidRPr="00E763F3" w:rsidRDefault="0017314E" w:rsidP="001B79C7">
            <w:pPr>
              <w:rPr>
                <w:color w:val="000000"/>
                <w:sz w:val="20"/>
                <w:szCs w:val="20"/>
              </w:rPr>
            </w:pPr>
            <w:r w:rsidRPr="00E763F3">
              <w:rPr>
                <w:color w:val="000000"/>
                <w:sz w:val="20"/>
                <w:szCs w:val="20"/>
              </w:rPr>
              <w:t>137.5</w:t>
            </w:r>
          </w:p>
        </w:tc>
        <w:tc>
          <w:tcPr>
            <w:tcW w:w="4706" w:type="dxa"/>
            <w:tcBorders>
              <w:top w:val="nil"/>
            </w:tcBorders>
            <w:noWrap/>
            <w:hideMark/>
          </w:tcPr>
          <w:p w14:paraId="1F544560" w14:textId="77777777" w:rsidR="0017314E" w:rsidRPr="00E763F3" w:rsidRDefault="0017314E" w:rsidP="001B79C7">
            <w:pPr>
              <w:rPr>
                <w:color w:val="000000"/>
                <w:sz w:val="20"/>
                <w:szCs w:val="20"/>
              </w:rPr>
            </w:pPr>
            <w:r w:rsidRPr="00E763F3">
              <w:rPr>
                <w:color w:val="000000"/>
                <w:sz w:val="20"/>
                <w:szCs w:val="20"/>
              </w:rPr>
              <w:t xml:space="preserve">Osborn 1995, </w:t>
            </w:r>
            <w:r w:rsidRPr="00B51A9A">
              <w:rPr>
                <w:i/>
                <w:color w:val="000000"/>
                <w:sz w:val="20"/>
                <w:szCs w:val="20"/>
              </w:rPr>
              <w:t xml:space="preserve">Octopus </w:t>
            </w:r>
            <w:proofErr w:type="spellStart"/>
            <w:r w:rsidRPr="00B51A9A">
              <w:rPr>
                <w:i/>
                <w:color w:val="000000"/>
                <w:sz w:val="20"/>
                <w:szCs w:val="20"/>
              </w:rPr>
              <w:t>rubescens</w:t>
            </w:r>
            <w:proofErr w:type="spellEnd"/>
          </w:p>
        </w:tc>
      </w:tr>
      <w:tr w:rsidR="0017314E" w:rsidRPr="00E763F3" w14:paraId="6394BAC1" w14:textId="77777777" w:rsidTr="000D7388">
        <w:trPr>
          <w:trHeight w:val="320"/>
        </w:trPr>
        <w:tc>
          <w:tcPr>
            <w:tcW w:w="3162" w:type="dxa"/>
            <w:noWrap/>
            <w:hideMark/>
          </w:tcPr>
          <w:p w14:paraId="468F5F80" w14:textId="77777777" w:rsidR="0017314E" w:rsidRPr="00E763F3" w:rsidRDefault="0017314E" w:rsidP="001B79C7">
            <w:pPr>
              <w:rPr>
                <w:i/>
                <w:color w:val="000000"/>
                <w:sz w:val="20"/>
                <w:szCs w:val="20"/>
              </w:rPr>
            </w:pPr>
            <w:r w:rsidRPr="00E763F3">
              <w:rPr>
                <w:i/>
                <w:color w:val="000000"/>
                <w:sz w:val="20"/>
                <w:szCs w:val="20"/>
              </w:rPr>
              <w:t xml:space="preserve">Octopus </w:t>
            </w:r>
            <w:proofErr w:type="spellStart"/>
            <w:r w:rsidRPr="00E763F3">
              <w:rPr>
                <w:i/>
                <w:color w:val="000000"/>
                <w:sz w:val="20"/>
                <w:szCs w:val="20"/>
              </w:rPr>
              <w:t>rubescens</w:t>
            </w:r>
            <w:proofErr w:type="spellEnd"/>
          </w:p>
        </w:tc>
        <w:tc>
          <w:tcPr>
            <w:tcW w:w="1630" w:type="dxa"/>
            <w:noWrap/>
            <w:hideMark/>
          </w:tcPr>
          <w:p w14:paraId="054F9ED3" w14:textId="77777777" w:rsidR="0017314E" w:rsidRPr="00E763F3" w:rsidRDefault="0017314E" w:rsidP="001B79C7">
            <w:pPr>
              <w:rPr>
                <w:color w:val="000000"/>
                <w:sz w:val="20"/>
                <w:szCs w:val="20"/>
              </w:rPr>
            </w:pPr>
            <w:r w:rsidRPr="00E763F3">
              <w:rPr>
                <w:color w:val="000000"/>
                <w:sz w:val="20"/>
                <w:szCs w:val="20"/>
              </w:rPr>
              <w:t>80</w:t>
            </w:r>
          </w:p>
        </w:tc>
        <w:tc>
          <w:tcPr>
            <w:tcW w:w="4706" w:type="dxa"/>
            <w:noWrap/>
            <w:hideMark/>
          </w:tcPr>
          <w:p w14:paraId="5A8CB8A7" w14:textId="77777777" w:rsidR="0017314E" w:rsidRPr="00E763F3" w:rsidRDefault="0017314E" w:rsidP="001B79C7">
            <w:pPr>
              <w:rPr>
                <w:color w:val="000000"/>
                <w:sz w:val="20"/>
                <w:szCs w:val="20"/>
              </w:rPr>
            </w:pPr>
            <w:r w:rsidRPr="00E763F3">
              <w:rPr>
                <w:color w:val="000000"/>
                <w:sz w:val="20"/>
                <w:szCs w:val="20"/>
              </w:rPr>
              <w:t>Osborn 1995</w:t>
            </w:r>
          </w:p>
        </w:tc>
      </w:tr>
      <w:tr w:rsidR="0017314E" w:rsidRPr="00E763F3" w14:paraId="0B147C0E" w14:textId="77777777" w:rsidTr="000D7388">
        <w:trPr>
          <w:trHeight w:val="320"/>
        </w:trPr>
        <w:tc>
          <w:tcPr>
            <w:tcW w:w="3162" w:type="dxa"/>
            <w:noWrap/>
            <w:hideMark/>
          </w:tcPr>
          <w:p w14:paraId="5BCD6104" w14:textId="77777777" w:rsidR="0017314E" w:rsidRPr="00E763F3" w:rsidRDefault="0017314E" w:rsidP="001B79C7">
            <w:pPr>
              <w:rPr>
                <w:i/>
                <w:color w:val="000000"/>
                <w:sz w:val="20"/>
                <w:szCs w:val="20"/>
              </w:rPr>
            </w:pPr>
            <w:proofErr w:type="spellStart"/>
            <w:r w:rsidRPr="00E763F3">
              <w:rPr>
                <w:i/>
                <w:color w:val="000000"/>
                <w:sz w:val="20"/>
                <w:szCs w:val="20"/>
              </w:rPr>
              <w:t>Opalia</w:t>
            </w:r>
            <w:proofErr w:type="spellEnd"/>
            <w:r w:rsidRPr="00E763F3">
              <w:rPr>
                <w:i/>
                <w:color w:val="000000"/>
                <w:sz w:val="20"/>
                <w:szCs w:val="20"/>
              </w:rPr>
              <w:t xml:space="preserve"> </w:t>
            </w:r>
            <w:proofErr w:type="spellStart"/>
            <w:r w:rsidRPr="00E763F3">
              <w:rPr>
                <w:i/>
                <w:color w:val="000000"/>
                <w:sz w:val="20"/>
                <w:szCs w:val="20"/>
              </w:rPr>
              <w:t>wroblewskyi</w:t>
            </w:r>
            <w:proofErr w:type="spellEnd"/>
          </w:p>
        </w:tc>
        <w:tc>
          <w:tcPr>
            <w:tcW w:w="1630" w:type="dxa"/>
            <w:noWrap/>
            <w:hideMark/>
          </w:tcPr>
          <w:p w14:paraId="710FCDA9"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0651CC3A"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5971ADB" w14:textId="77777777" w:rsidTr="000D7388">
        <w:trPr>
          <w:trHeight w:val="320"/>
        </w:trPr>
        <w:tc>
          <w:tcPr>
            <w:tcW w:w="3162" w:type="dxa"/>
            <w:noWrap/>
            <w:hideMark/>
          </w:tcPr>
          <w:p w14:paraId="2BE7D44B" w14:textId="77777777" w:rsidR="0017314E" w:rsidRPr="00E763F3" w:rsidRDefault="0017314E" w:rsidP="001B79C7">
            <w:pPr>
              <w:rPr>
                <w:i/>
                <w:color w:val="000000"/>
                <w:sz w:val="20"/>
                <w:szCs w:val="20"/>
              </w:rPr>
            </w:pPr>
            <w:r w:rsidRPr="00E763F3">
              <w:rPr>
                <w:i/>
                <w:color w:val="000000"/>
                <w:sz w:val="20"/>
                <w:szCs w:val="20"/>
              </w:rPr>
              <w:t>Diodora aspera</w:t>
            </w:r>
          </w:p>
        </w:tc>
        <w:tc>
          <w:tcPr>
            <w:tcW w:w="1630" w:type="dxa"/>
            <w:noWrap/>
            <w:hideMark/>
          </w:tcPr>
          <w:p w14:paraId="77C8055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4F82522B"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214BE09B" w14:textId="77777777" w:rsidTr="00F122DB">
        <w:trPr>
          <w:trHeight w:val="320"/>
        </w:trPr>
        <w:tc>
          <w:tcPr>
            <w:tcW w:w="3162" w:type="dxa"/>
            <w:tcBorders>
              <w:bottom w:val="nil"/>
            </w:tcBorders>
            <w:noWrap/>
            <w:hideMark/>
          </w:tcPr>
          <w:p w14:paraId="20EE183B" w14:textId="77777777" w:rsidR="0017314E" w:rsidRPr="00E763F3" w:rsidRDefault="0017314E" w:rsidP="001B79C7">
            <w:pPr>
              <w:rPr>
                <w:i/>
                <w:color w:val="000000"/>
                <w:sz w:val="20"/>
                <w:szCs w:val="20"/>
              </w:rPr>
            </w:pPr>
            <w:proofErr w:type="spellStart"/>
            <w:r w:rsidRPr="00E763F3">
              <w:rPr>
                <w:i/>
                <w:color w:val="000000"/>
                <w:sz w:val="20"/>
                <w:szCs w:val="20"/>
              </w:rPr>
              <w:t>Megathura</w:t>
            </w:r>
            <w:proofErr w:type="spellEnd"/>
            <w:r w:rsidRPr="00E763F3">
              <w:rPr>
                <w:i/>
                <w:color w:val="000000"/>
                <w:sz w:val="20"/>
                <w:szCs w:val="20"/>
              </w:rPr>
              <w:t xml:space="preserve"> </w:t>
            </w:r>
            <w:proofErr w:type="spellStart"/>
            <w:r w:rsidRPr="00E763F3">
              <w:rPr>
                <w:i/>
                <w:color w:val="000000"/>
                <w:sz w:val="20"/>
                <w:szCs w:val="20"/>
              </w:rPr>
              <w:t>crenulata</w:t>
            </w:r>
            <w:proofErr w:type="spellEnd"/>
          </w:p>
        </w:tc>
        <w:tc>
          <w:tcPr>
            <w:tcW w:w="1630" w:type="dxa"/>
            <w:tcBorders>
              <w:bottom w:val="nil"/>
            </w:tcBorders>
            <w:noWrap/>
            <w:hideMark/>
          </w:tcPr>
          <w:p w14:paraId="69244CA6"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309D6581"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65454F3" w14:textId="77777777" w:rsidTr="00F122DB">
        <w:trPr>
          <w:trHeight w:val="320"/>
        </w:trPr>
        <w:tc>
          <w:tcPr>
            <w:tcW w:w="3162" w:type="dxa"/>
            <w:tcBorders>
              <w:top w:val="nil"/>
              <w:bottom w:val="nil"/>
            </w:tcBorders>
            <w:noWrap/>
            <w:hideMark/>
          </w:tcPr>
          <w:p w14:paraId="76F44C82" w14:textId="77777777" w:rsidR="0017314E" w:rsidRPr="00E763F3" w:rsidRDefault="0017314E" w:rsidP="001B79C7">
            <w:pPr>
              <w:rPr>
                <w:i/>
                <w:color w:val="000000"/>
                <w:sz w:val="20"/>
                <w:szCs w:val="20"/>
              </w:rPr>
            </w:pPr>
            <w:proofErr w:type="spellStart"/>
            <w:r w:rsidRPr="00E763F3">
              <w:rPr>
                <w:i/>
                <w:color w:val="000000"/>
                <w:sz w:val="20"/>
                <w:szCs w:val="20"/>
              </w:rPr>
              <w:lastRenderedPageBreak/>
              <w:t>Haliotis</w:t>
            </w:r>
            <w:proofErr w:type="spellEnd"/>
            <w:r w:rsidRPr="00E763F3">
              <w:rPr>
                <w:i/>
                <w:color w:val="000000"/>
                <w:sz w:val="20"/>
                <w:szCs w:val="20"/>
              </w:rPr>
              <w:t xml:space="preserve"> </w:t>
            </w:r>
            <w:proofErr w:type="spellStart"/>
            <w:r w:rsidRPr="00E763F3">
              <w:rPr>
                <w:i/>
                <w:color w:val="000000"/>
                <w:sz w:val="20"/>
                <w:szCs w:val="20"/>
              </w:rPr>
              <w:t>kamtschatkana</w:t>
            </w:r>
            <w:proofErr w:type="spellEnd"/>
          </w:p>
        </w:tc>
        <w:tc>
          <w:tcPr>
            <w:tcW w:w="1630" w:type="dxa"/>
            <w:tcBorders>
              <w:top w:val="nil"/>
              <w:bottom w:val="nil"/>
            </w:tcBorders>
            <w:noWrap/>
            <w:hideMark/>
          </w:tcPr>
          <w:p w14:paraId="15280BE5" w14:textId="77777777" w:rsidR="0017314E" w:rsidRPr="00E763F3" w:rsidRDefault="0017314E" w:rsidP="001B79C7">
            <w:pPr>
              <w:rPr>
                <w:color w:val="000000"/>
                <w:sz w:val="20"/>
                <w:szCs w:val="20"/>
              </w:rPr>
            </w:pPr>
            <w:r w:rsidRPr="00E763F3">
              <w:rPr>
                <w:color w:val="000000"/>
                <w:sz w:val="20"/>
                <w:szCs w:val="20"/>
              </w:rPr>
              <w:t>0.00058*size^3.2</w:t>
            </w:r>
          </w:p>
        </w:tc>
        <w:tc>
          <w:tcPr>
            <w:tcW w:w="4706" w:type="dxa"/>
            <w:tcBorders>
              <w:top w:val="nil"/>
              <w:bottom w:val="nil"/>
            </w:tcBorders>
            <w:noWrap/>
            <w:hideMark/>
          </w:tcPr>
          <w:p w14:paraId="3C5CFCA0" w14:textId="77777777" w:rsidR="0017314E" w:rsidRPr="00E763F3" w:rsidRDefault="0017314E" w:rsidP="001B79C7">
            <w:pPr>
              <w:rPr>
                <w:color w:val="000000"/>
                <w:sz w:val="20"/>
                <w:szCs w:val="20"/>
              </w:rPr>
            </w:pPr>
            <w:r w:rsidRPr="00E763F3">
              <w:rPr>
                <w:color w:val="000000"/>
                <w:sz w:val="20"/>
                <w:szCs w:val="20"/>
              </w:rPr>
              <w:t>Zhang 2007</w:t>
            </w:r>
          </w:p>
        </w:tc>
      </w:tr>
      <w:tr w:rsidR="0017314E" w:rsidRPr="00E763F3" w14:paraId="61DD1CDA" w14:textId="77777777" w:rsidTr="00F122DB">
        <w:trPr>
          <w:trHeight w:val="320"/>
        </w:trPr>
        <w:tc>
          <w:tcPr>
            <w:tcW w:w="3162" w:type="dxa"/>
            <w:tcBorders>
              <w:top w:val="nil"/>
            </w:tcBorders>
            <w:noWrap/>
            <w:hideMark/>
          </w:tcPr>
          <w:p w14:paraId="7C4BCB69" w14:textId="77777777" w:rsidR="0017314E" w:rsidRPr="00E763F3" w:rsidRDefault="0017314E" w:rsidP="001B79C7">
            <w:pPr>
              <w:rPr>
                <w:i/>
                <w:color w:val="000000"/>
                <w:sz w:val="20"/>
                <w:szCs w:val="20"/>
              </w:rPr>
            </w:pPr>
            <w:proofErr w:type="spellStart"/>
            <w:r w:rsidRPr="00E763F3">
              <w:rPr>
                <w:i/>
                <w:color w:val="000000"/>
                <w:sz w:val="20"/>
                <w:szCs w:val="20"/>
              </w:rPr>
              <w:t>Neverita</w:t>
            </w:r>
            <w:proofErr w:type="spellEnd"/>
            <w:r w:rsidRPr="00E763F3">
              <w:rPr>
                <w:i/>
                <w:color w:val="000000"/>
                <w:sz w:val="20"/>
                <w:szCs w:val="20"/>
              </w:rPr>
              <w:t xml:space="preserve"> </w:t>
            </w:r>
            <w:proofErr w:type="spellStart"/>
            <w:r w:rsidRPr="00E763F3">
              <w:rPr>
                <w:i/>
                <w:color w:val="000000"/>
                <w:sz w:val="20"/>
                <w:szCs w:val="20"/>
              </w:rPr>
              <w:t>lewisii</w:t>
            </w:r>
            <w:proofErr w:type="spellEnd"/>
          </w:p>
        </w:tc>
        <w:tc>
          <w:tcPr>
            <w:tcW w:w="1630" w:type="dxa"/>
            <w:tcBorders>
              <w:top w:val="nil"/>
            </w:tcBorders>
            <w:noWrap/>
            <w:hideMark/>
          </w:tcPr>
          <w:p w14:paraId="02C772E2"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tcBorders>
            <w:noWrap/>
            <w:hideMark/>
          </w:tcPr>
          <w:p w14:paraId="388F05C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37EE266B" w14:textId="77777777" w:rsidTr="000D7388">
        <w:trPr>
          <w:trHeight w:val="320"/>
        </w:trPr>
        <w:tc>
          <w:tcPr>
            <w:tcW w:w="3162" w:type="dxa"/>
            <w:noWrap/>
            <w:hideMark/>
          </w:tcPr>
          <w:p w14:paraId="7AA8B035" w14:textId="77777777" w:rsidR="0017314E" w:rsidRPr="00E763F3" w:rsidRDefault="0017314E" w:rsidP="001B79C7">
            <w:pPr>
              <w:rPr>
                <w:i/>
                <w:color w:val="000000"/>
                <w:sz w:val="20"/>
                <w:szCs w:val="20"/>
              </w:rPr>
            </w:pPr>
            <w:proofErr w:type="spellStart"/>
            <w:r w:rsidRPr="00E763F3">
              <w:rPr>
                <w:i/>
                <w:color w:val="000000"/>
                <w:sz w:val="20"/>
                <w:szCs w:val="20"/>
              </w:rPr>
              <w:t>Ceratostoma</w:t>
            </w:r>
            <w:proofErr w:type="spellEnd"/>
            <w:r w:rsidRPr="00E763F3">
              <w:rPr>
                <w:i/>
                <w:color w:val="000000"/>
                <w:sz w:val="20"/>
                <w:szCs w:val="20"/>
              </w:rPr>
              <w:t xml:space="preserve"> </w:t>
            </w:r>
            <w:proofErr w:type="spellStart"/>
            <w:r w:rsidRPr="00E763F3">
              <w:rPr>
                <w:i/>
                <w:color w:val="000000"/>
                <w:sz w:val="20"/>
                <w:szCs w:val="20"/>
              </w:rPr>
              <w:t>foliatum</w:t>
            </w:r>
            <w:proofErr w:type="spellEnd"/>
          </w:p>
        </w:tc>
        <w:tc>
          <w:tcPr>
            <w:tcW w:w="1630" w:type="dxa"/>
            <w:noWrap/>
            <w:hideMark/>
          </w:tcPr>
          <w:p w14:paraId="347CD95D"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34ABA538"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CA24EE5" w14:textId="77777777" w:rsidTr="000D7388">
        <w:trPr>
          <w:trHeight w:val="320"/>
        </w:trPr>
        <w:tc>
          <w:tcPr>
            <w:tcW w:w="3162" w:type="dxa"/>
            <w:noWrap/>
            <w:hideMark/>
          </w:tcPr>
          <w:p w14:paraId="46449EE1" w14:textId="77777777" w:rsidR="0017314E" w:rsidRPr="00E763F3" w:rsidRDefault="0017314E" w:rsidP="001B79C7">
            <w:pPr>
              <w:rPr>
                <w:i/>
                <w:color w:val="000000"/>
                <w:sz w:val="20"/>
                <w:szCs w:val="20"/>
              </w:rPr>
            </w:pPr>
            <w:proofErr w:type="spellStart"/>
            <w:r w:rsidRPr="00E763F3">
              <w:rPr>
                <w:i/>
                <w:color w:val="000000"/>
                <w:sz w:val="20"/>
                <w:szCs w:val="20"/>
              </w:rPr>
              <w:t>Nucella</w:t>
            </w:r>
            <w:proofErr w:type="spellEnd"/>
            <w:r w:rsidRPr="00E763F3">
              <w:rPr>
                <w:i/>
                <w:color w:val="000000"/>
                <w:sz w:val="20"/>
                <w:szCs w:val="20"/>
              </w:rPr>
              <w:t xml:space="preserve"> </w:t>
            </w:r>
            <w:proofErr w:type="spellStart"/>
            <w:r w:rsidRPr="00E763F3">
              <w:rPr>
                <w:i/>
                <w:color w:val="000000"/>
                <w:sz w:val="20"/>
                <w:szCs w:val="20"/>
              </w:rPr>
              <w:t>lamellosa</w:t>
            </w:r>
            <w:proofErr w:type="spellEnd"/>
          </w:p>
        </w:tc>
        <w:tc>
          <w:tcPr>
            <w:tcW w:w="1630" w:type="dxa"/>
            <w:noWrap/>
            <w:hideMark/>
          </w:tcPr>
          <w:p w14:paraId="518FE691"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88D37CC"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D15C65" w14:textId="77777777" w:rsidTr="000D7388">
        <w:trPr>
          <w:trHeight w:val="320"/>
        </w:trPr>
        <w:tc>
          <w:tcPr>
            <w:tcW w:w="3162" w:type="dxa"/>
            <w:noWrap/>
            <w:hideMark/>
          </w:tcPr>
          <w:p w14:paraId="79B99376" w14:textId="77777777" w:rsidR="0017314E" w:rsidRPr="00E763F3" w:rsidRDefault="0017314E" w:rsidP="001B79C7">
            <w:pPr>
              <w:rPr>
                <w:i/>
                <w:color w:val="000000"/>
                <w:sz w:val="20"/>
                <w:szCs w:val="20"/>
              </w:rPr>
            </w:pPr>
            <w:r w:rsidRPr="00E763F3">
              <w:rPr>
                <w:i/>
                <w:color w:val="000000"/>
                <w:sz w:val="20"/>
                <w:szCs w:val="20"/>
              </w:rPr>
              <w:t>Armina californica</w:t>
            </w:r>
          </w:p>
        </w:tc>
        <w:tc>
          <w:tcPr>
            <w:tcW w:w="1630" w:type="dxa"/>
            <w:noWrap/>
            <w:hideMark/>
          </w:tcPr>
          <w:p w14:paraId="5F5B01D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162653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33CAD319" w14:textId="77777777" w:rsidTr="000D7388">
        <w:trPr>
          <w:trHeight w:val="320"/>
        </w:trPr>
        <w:tc>
          <w:tcPr>
            <w:tcW w:w="3162" w:type="dxa"/>
            <w:noWrap/>
            <w:hideMark/>
          </w:tcPr>
          <w:p w14:paraId="58D28D1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luteomarginata</w:t>
            </w:r>
            <w:proofErr w:type="spellEnd"/>
          </w:p>
        </w:tc>
        <w:tc>
          <w:tcPr>
            <w:tcW w:w="1630" w:type="dxa"/>
            <w:noWrap/>
            <w:hideMark/>
          </w:tcPr>
          <w:p w14:paraId="207BBC0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5E9C22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E6B1B31" w14:textId="77777777" w:rsidTr="000D7388">
        <w:trPr>
          <w:trHeight w:val="320"/>
        </w:trPr>
        <w:tc>
          <w:tcPr>
            <w:tcW w:w="3162" w:type="dxa"/>
            <w:noWrap/>
            <w:hideMark/>
          </w:tcPr>
          <w:p w14:paraId="07113A01"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3AEAFCA0"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3EA4BC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3DE2D7" w14:textId="77777777" w:rsidTr="000D7388">
        <w:trPr>
          <w:trHeight w:val="320"/>
        </w:trPr>
        <w:tc>
          <w:tcPr>
            <w:tcW w:w="3162" w:type="dxa"/>
            <w:noWrap/>
            <w:hideMark/>
          </w:tcPr>
          <w:p w14:paraId="5DFEFC3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sylviaearleae</w:t>
            </w:r>
            <w:proofErr w:type="spellEnd"/>
          </w:p>
        </w:tc>
        <w:tc>
          <w:tcPr>
            <w:tcW w:w="1630" w:type="dxa"/>
            <w:noWrap/>
            <w:hideMark/>
          </w:tcPr>
          <w:p w14:paraId="1A1ECC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AA6BA1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0A70FC66" w14:textId="77777777" w:rsidTr="000D7388">
        <w:trPr>
          <w:trHeight w:val="320"/>
        </w:trPr>
        <w:tc>
          <w:tcPr>
            <w:tcW w:w="3162" w:type="dxa"/>
            <w:noWrap/>
            <w:hideMark/>
          </w:tcPr>
          <w:p w14:paraId="36342DD2" w14:textId="77777777" w:rsidR="0017314E" w:rsidRPr="00E763F3" w:rsidRDefault="0017314E" w:rsidP="001B79C7">
            <w:pPr>
              <w:rPr>
                <w:i/>
                <w:color w:val="000000"/>
                <w:sz w:val="20"/>
                <w:szCs w:val="20"/>
              </w:rPr>
            </w:pPr>
            <w:proofErr w:type="spellStart"/>
            <w:r w:rsidRPr="00E763F3">
              <w:rPr>
                <w:i/>
                <w:color w:val="000000"/>
                <w:sz w:val="20"/>
                <w:szCs w:val="20"/>
              </w:rPr>
              <w:t>Coryphella</w:t>
            </w:r>
            <w:proofErr w:type="spellEnd"/>
            <w:r w:rsidRPr="00E763F3">
              <w:rPr>
                <w:i/>
                <w:color w:val="000000"/>
                <w:sz w:val="20"/>
                <w:szCs w:val="20"/>
              </w:rPr>
              <w:t xml:space="preserve"> verrucosa</w:t>
            </w:r>
          </w:p>
        </w:tc>
        <w:tc>
          <w:tcPr>
            <w:tcW w:w="1630" w:type="dxa"/>
            <w:noWrap/>
            <w:hideMark/>
          </w:tcPr>
          <w:p w14:paraId="0ACE915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1AB0F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54F5955" w14:textId="77777777" w:rsidTr="000D7388">
        <w:trPr>
          <w:trHeight w:val="320"/>
        </w:trPr>
        <w:tc>
          <w:tcPr>
            <w:tcW w:w="3162" w:type="dxa"/>
            <w:noWrap/>
            <w:hideMark/>
          </w:tcPr>
          <w:p w14:paraId="2B8F957F" w14:textId="77777777" w:rsidR="0017314E" w:rsidRPr="00E763F3" w:rsidRDefault="0017314E" w:rsidP="001B79C7">
            <w:pPr>
              <w:rPr>
                <w:i/>
                <w:color w:val="000000"/>
                <w:sz w:val="20"/>
                <w:szCs w:val="20"/>
              </w:rPr>
            </w:pPr>
            <w:proofErr w:type="spellStart"/>
            <w:r w:rsidRPr="00E763F3">
              <w:rPr>
                <w:i/>
                <w:color w:val="000000"/>
                <w:sz w:val="20"/>
                <w:szCs w:val="20"/>
              </w:rPr>
              <w:t>Dendronotus</w:t>
            </w:r>
            <w:proofErr w:type="spellEnd"/>
            <w:r w:rsidRPr="00E763F3">
              <w:rPr>
                <w:i/>
                <w:color w:val="000000"/>
                <w:sz w:val="20"/>
                <w:szCs w:val="20"/>
              </w:rPr>
              <w:t xml:space="preserve"> iris</w:t>
            </w:r>
          </w:p>
        </w:tc>
        <w:tc>
          <w:tcPr>
            <w:tcW w:w="1630" w:type="dxa"/>
            <w:noWrap/>
            <w:hideMark/>
          </w:tcPr>
          <w:p w14:paraId="3E66E4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C60B6B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D7042A4" w14:textId="77777777" w:rsidTr="000D7388">
        <w:trPr>
          <w:trHeight w:val="320"/>
        </w:trPr>
        <w:tc>
          <w:tcPr>
            <w:tcW w:w="3162" w:type="dxa"/>
            <w:noWrap/>
            <w:hideMark/>
          </w:tcPr>
          <w:p w14:paraId="00230892" w14:textId="77777777" w:rsidR="0017314E" w:rsidRPr="00E763F3" w:rsidRDefault="0017314E" w:rsidP="001B79C7">
            <w:pPr>
              <w:rPr>
                <w:i/>
                <w:color w:val="000000"/>
                <w:sz w:val="20"/>
                <w:szCs w:val="20"/>
              </w:rPr>
            </w:pPr>
            <w:proofErr w:type="spellStart"/>
            <w:r w:rsidRPr="00E763F3">
              <w:rPr>
                <w:i/>
                <w:color w:val="000000"/>
                <w:sz w:val="20"/>
                <w:szCs w:val="20"/>
              </w:rPr>
              <w:t>Dirona</w:t>
            </w:r>
            <w:proofErr w:type="spellEnd"/>
            <w:r w:rsidRPr="00E763F3">
              <w:rPr>
                <w:i/>
                <w:color w:val="000000"/>
                <w:sz w:val="20"/>
                <w:szCs w:val="20"/>
              </w:rPr>
              <w:t xml:space="preserve"> </w:t>
            </w:r>
            <w:proofErr w:type="spellStart"/>
            <w:r w:rsidRPr="00E763F3">
              <w:rPr>
                <w:i/>
                <w:color w:val="000000"/>
                <w:sz w:val="20"/>
                <w:szCs w:val="20"/>
              </w:rPr>
              <w:t>albolineata</w:t>
            </w:r>
            <w:proofErr w:type="spellEnd"/>
          </w:p>
        </w:tc>
        <w:tc>
          <w:tcPr>
            <w:tcW w:w="1630" w:type="dxa"/>
            <w:noWrap/>
            <w:hideMark/>
          </w:tcPr>
          <w:p w14:paraId="5B0C71B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773B841"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2BFE1BE" w14:textId="77777777" w:rsidTr="000D7388">
        <w:trPr>
          <w:trHeight w:val="320"/>
        </w:trPr>
        <w:tc>
          <w:tcPr>
            <w:tcW w:w="3162" w:type="dxa"/>
            <w:noWrap/>
            <w:hideMark/>
          </w:tcPr>
          <w:p w14:paraId="56B99426" w14:textId="77777777" w:rsidR="0017314E" w:rsidRPr="00E763F3" w:rsidRDefault="0017314E" w:rsidP="001B79C7">
            <w:pPr>
              <w:rPr>
                <w:i/>
                <w:color w:val="000000"/>
                <w:sz w:val="20"/>
                <w:szCs w:val="20"/>
              </w:rPr>
            </w:pPr>
            <w:proofErr w:type="spellStart"/>
            <w:r w:rsidRPr="00E763F3">
              <w:rPr>
                <w:i/>
                <w:color w:val="000000"/>
                <w:sz w:val="20"/>
                <w:szCs w:val="20"/>
              </w:rPr>
              <w:t>Dirona</w:t>
            </w:r>
            <w:proofErr w:type="spellEnd"/>
            <w:r w:rsidRPr="00E763F3">
              <w:rPr>
                <w:i/>
                <w:color w:val="000000"/>
                <w:sz w:val="20"/>
                <w:szCs w:val="20"/>
              </w:rPr>
              <w:t xml:space="preserve"> pellucida</w:t>
            </w:r>
          </w:p>
        </w:tc>
        <w:tc>
          <w:tcPr>
            <w:tcW w:w="1630" w:type="dxa"/>
            <w:noWrap/>
            <w:hideMark/>
          </w:tcPr>
          <w:p w14:paraId="2875585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8CAAF9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21DF147" w14:textId="77777777" w:rsidTr="000D7388">
        <w:trPr>
          <w:trHeight w:val="320"/>
        </w:trPr>
        <w:tc>
          <w:tcPr>
            <w:tcW w:w="3162" w:type="dxa"/>
            <w:noWrap/>
            <w:hideMark/>
          </w:tcPr>
          <w:p w14:paraId="26440958"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odonoghuei</w:t>
            </w:r>
            <w:proofErr w:type="spellEnd"/>
          </w:p>
        </w:tc>
        <w:tc>
          <w:tcPr>
            <w:tcW w:w="1630" w:type="dxa"/>
            <w:noWrap/>
            <w:hideMark/>
          </w:tcPr>
          <w:p w14:paraId="1B274E3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DF02DE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96E939" w14:textId="77777777" w:rsidTr="000D7388">
        <w:trPr>
          <w:trHeight w:val="320"/>
        </w:trPr>
        <w:tc>
          <w:tcPr>
            <w:tcW w:w="3162" w:type="dxa"/>
            <w:noWrap/>
            <w:hideMark/>
          </w:tcPr>
          <w:p w14:paraId="21BDFC06"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sandiegensis</w:t>
            </w:r>
            <w:proofErr w:type="spellEnd"/>
          </w:p>
        </w:tc>
        <w:tc>
          <w:tcPr>
            <w:tcW w:w="1630" w:type="dxa"/>
            <w:noWrap/>
            <w:hideMark/>
          </w:tcPr>
          <w:p w14:paraId="107A33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1FD76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E1328F" w14:textId="77777777" w:rsidTr="000D7388">
        <w:trPr>
          <w:trHeight w:val="320"/>
        </w:trPr>
        <w:tc>
          <w:tcPr>
            <w:tcW w:w="3162" w:type="dxa"/>
            <w:noWrap/>
            <w:hideMark/>
          </w:tcPr>
          <w:p w14:paraId="6B7E1E00" w14:textId="77777777" w:rsidR="0017314E" w:rsidRPr="00E763F3" w:rsidRDefault="0017314E" w:rsidP="001B79C7">
            <w:pPr>
              <w:rPr>
                <w:i/>
                <w:color w:val="000000"/>
                <w:sz w:val="20"/>
                <w:szCs w:val="20"/>
              </w:rPr>
            </w:pPr>
            <w:proofErr w:type="spellStart"/>
            <w:r w:rsidRPr="00E763F3">
              <w:rPr>
                <w:i/>
                <w:color w:val="000000"/>
                <w:sz w:val="20"/>
                <w:szCs w:val="20"/>
              </w:rPr>
              <w:t>Peltodoris</w:t>
            </w:r>
            <w:proofErr w:type="spellEnd"/>
            <w:r w:rsidRPr="00E763F3">
              <w:rPr>
                <w:i/>
                <w:color w:val="000000"/>
                <w:sz w:val="20"/>
                <w:szCs w:val="20"/>
              </w:rPr>
              <w:t xml:space="preserve"> nobilis</w:t>
            </w:r>
          </w:p>
        </w:tc>
        <w:tc>
          <w:tcPr>
            <w:tcW w:w="1630" w:type="dxa"/>
            <w:noWrap/>
            <w:hideMark/>
          </w:tcPr>
          <w:p w14:paraId="6051CE3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D61540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656D4CF" w14:textId="77777777" w:rsidTr="000D7388">
        <w:trPr>
          <w:trHeight w:val="320"/>
        </w:trPr>
        <w:tc>
          <w:tcPr>
            <w:tcW w:w="3162" w:type="dxa"/>
            <w:noWrap/>
            <w:hideMark/>
          </w:tcPr>
          <w:p w14:paraId="2F5D839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montereyensis</w:t>
            </w:r>
            <w:proofErr w:type="spellEnd"/>
          </w:p>
        </w:tc>
        <w:tc>
          <w:tcPr>
            <w:tcW w:w="1630" w:type="dxa"/>
            <w:noWrap/>
            <w:hideMark/>
          </w:tcPr>
          <w:p w14:paraId="318F4547"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061787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A4A9CAD" w14:textId="77777777" w:rsidTr="000D7388">
        <w:trPr>
          <w:trHeight w:val="320"/>
        </w:trPr>
        <w:tc>
          <w:tcPr>
            <w:tcW w:w="3162" w:type="dxa"/>
            <w:noWrap/>
            <w:hideMark/>
          </w:tcPr>
          <w:p w14:paraId="1C2EB46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odhneri</w:t>
            </w:r>
            <w:proofErr w:type="spellEnd"/>
          </w:p>
        </w:tc>
        <w:tc>
          <w:tcPr>
            <w:tcW w:w="1630" w:type="dxa"/>
            <w:noWrap/>
            <w:hideMark/>
          </w:tcPr>
          <w:p w14:paraId="46CCD8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A3E9B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60C2BD0E" w14:textId="77777777" w:rsidTr="000D7388">
        <w:trPr>
          <w:trHeight w:val="320"/>
        </w:trPr>
        <w:tc>
          <w:tcPr>
            <w:tcW w:w="3162" w:type="dxa"/>
            <w:noWrap/>
            <w:hideMark/>
          </w:tcPr>
          <w:p w14:paraId="3B696859" w14:textId="77777777" w:rsidR="0017314E" w:rsidRPr="00E763F3" w:rsidRDefault="0017314E" w:rsidP="001B79C7">
            <w:pPr>
              <w:rPr>
                <w:i/>
                <w:color w:val="000000"/>
                <w:sz w:val="20"/>
                <w:szCs w:val="20"/>
              </w:rPr>
            </w:pPr>
            <w:proofErr w:type="spellStart"/>
            <w:r w:rsidRPr="00E763F3">
              <w:rPr>
                <w:i/>
                <w:color w:val="000000"/>
                <w:sz w:val="20"/>
                <w:szCs w:val="20"/>
              </w:rPr>
              <w:t>Antiopella</w:t>
            </w:r>
            <w:proofErr w:type="spellEnd"/>
            <w:r w:rsidRPr="00E763F3">
              <w:rPr>
                <w:i/>
                <w:color w:val="000000"/>
                <w:sz w:val="20"/>
                <w:szCs w:val="20"/>
              </w:rPr>
              <w:t xml:space="preserve"> </w:t>
            </w:r>
            <w:proofErr w:type="spellStart"/>
            <w:r w:rsidRPr="00E763F3">
              <w:rPr>
                <w:i/>
                <w:color w:val="000000"/>
                <w:sz w:val="20"/>
                <w:szCs w:val="20"/>
              </w:rPr>
              <w:t>fusca</w:t>
            </w:r>
            <w:proofErr w:type="spellEnd"/>
          </w:p>
        </w:tc>
        <w:tc>
          <w:tcPr>
            <w:tcW w:w="1630" w:type="dxa"/>
            <w:noWrap/>
            <w:hideMark/>
          </w:tcPr>
          <w:p w14:paraId="55D4ED7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4A674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87AE74" w14:textId="77777777" w:rsidTr="000D7388">
        <w:trPr>
          <w:trHeight w:val="320"/>
        </w:trPr>
        <w:tc>
          <w:tcPr>
            <w:tcW w:w="3162" w:type="dxa"/>
            <w:noWrap/>
            <w:hideMark/>
          </w:tcPr>
          <w:p w14:paraId="29DBA777" w14:textId="77777777" w:rsidR="0017314E" w:rsidRPr="00E763F3" w:rsidRDefault="0017314E" w:rsidP="001B79C7">
            <w:pPr>
              <w:rPr>
                <w:i/>
                <w:color w:val="000000"/>
                <w:sz w:val="20"/>
                <w:szCs w:val="20"/>
              </w:rPr>
            </w:pPr>
            <w:proofErr w:type="spellStart"/>
            <w:r w:rsidRPr="00E763F3">
              <w:rPr>
                <w:i/>
                <w:color w:val="000000"/>
                <w:sz w:val="20"/>
                <w:szCs w:val="20"/>
              </w:rPr>
              <w:t>Hermissenda</w:t>
            </w:r>
            <w:proofErr w:type="spellEnd"/>
            <w:r w:rsidRPr="00E763F3">
              <w:rPr>
                <w:i/>
                <w:color w:val="000000"/>
                <w:sz w:val="20"/>
                <w:szCs w:val="20"/>
              </w:rPr>
              <w:t xml:space="preserve"> </w:t>
            </w:r>
            <w:proofErr w:type="spellStart"/>
            <w:r w:rsidRPr="00E763F3">
              <w:rPr>
                <w:i/>
                <w:color w:val="000000"/>
                <w:sz w:val="20"/>
                <w:szCs w:val="20"/>
              </w:rPr>
              <w:t>crassicornis</w:t>
            </w:r>
            <w:proofErr w:type="spellEnd"/>
          </w:p>
        </w:tc>
        <w:tc>
          <w:tcPr>
            <w:tcW w:w="1630" w:type="dxa"/>
            <w:noWrap/>
            <w:hideMark/>
          </w:tcPr>
          <w:p w14:paraId="6AB450DA"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28EA61F"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1002102" w14:textId="77777777" w:rsidTr="000D7388">
        <w:trPr>
          <w:trHeight w:val="320"/>
        </w:trPr>
        <w:tc>
          <w:tcPr>
            <w:tcW w:w="3162" w:type="dxa"/>
            <w:noWrap/>
            <w:hideMark/>
          </w:tcPr>
          <w:p w14:paraId="513C8503"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hudsoni</w:t>
            </w:r>
            <w:proofErr w:type="spellEnd"/>
          </w:p>
        </w:tc>
        <w:tc>
          <w:tcPr>
            <w:tcW w:w="1630" w:type="dxa"/>
            <w:noWrap/>
            <w:hideMark/>
          </w:tcPr>
          <w:p w14:paraId="19C79B0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926A2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1F8E8A" w14:textId="77777777" w:rsidTr="000D7388">
        <w:trPr>
          <w:trHeight w:val="320"/>
        </w:trPr>
        <w:tc>
          <w:tcPr>
            <w:tcW w:w="3162" w:type="dxa"/>
            <w:noWrap/>
            <w:hideMark/>
          </w:tcPr>
          <w:p w14:paraId="1CFF0958"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nanaimoensis</w:t>
            </w:r>
            <w:proofErr w:type="spellEnd"/>
          </w:p>
        </w:tc>
        <w:tc>
          <w:tcPr>
            <w:tcW w:w="1630" w:type="dxa"/>
            <w:noWrap/>
            <w:hideMark/>
          </w:tcPr>
          <w:p w14:paraId="7F16309C"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153C0F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F8A4395" w14:textId="77777777" w:rsidTr="000D7388">
        <w:trPr>
          <w:trHeight w:val="320"/>
        </w:trPr>
        <w:tc>
          <w:tcPr>
            <w:tcW w:w="3162" w:type="dxa"/>
            <w:noWrap/>
            <w:hideMark/>
          </w:tcPr>
          <w:p w14:paraId="36AC1BCD" w14:textId="77777777" w:rsidR="0017314E" w:rsidRPr="00E763F3" w:rsidRDefault="0017314E" w:rsidP="001B79C7">
            <w:pPr>
              <w:rPr>
                <w:i/>
                <w:color w:val="000000"/>
                <w:sz w:val="20"/>
                <w:szCs w:val="20"/>
              </w:rPr>
            </w:pPr>
            <w:proofErr w:type="spellStart"/>
            <w:r w:rsidRPr="00E763F3">
              <w:rPr>
                <w:i/>
                <w:color w:val="000000"/>
                <w:sz w:val="20"/>
                <w:szCs w:val="20"/>
              </w:rPr>
              <w:t>Onchidoris</w:t>
            </w:r>
            <w:proofErr w:type="spellEnd"/>
            <w:r w:rsidRPr="00E763F3">
              <w:rPr>
                <w:i/>
                <w:color w:val="000000"/>
                <w:sz w:val="20"/>
                <w:szCs w:val="20"/>
              </w:rPr>
              <w:t xml:space="preserve"> </w:t>
            </w:r>
            <w:proofErr w:type="spellStart"/>
            <w:r w:rsidRPr="00E763F3">
              <w:rPr>
                <w:i/>
                <w:color w:val="000000"/>
                <w:sz w:val="20"/>
                <w:szCs w:val="20"/>
              </w:rPr>
              <w:t>bilamellata</w:t>
            </w:r>
            <w:proofErr w:type="spellEnd"/>
          </w:p>
        </w:tc>
        <w:tc>
          <w:tcPr>
            <w:tcW w:w="1630" w:type="dxa"/>
            <w:noWrap/>
            <w:hideMark/>
          </w:tcPr>
          <w:p w14:paraId="03B34E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0E5EB8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007E310" w14:textId="77777777" w:rsidTr="000D7388">
        <w:trPr>
          <w:trHeight w:val="320"/>
        </w:trPr>
        <w:tc>
          <w:tcPr>
            <w:tcW w:w="3162" w:type="dxa"/>
            <w:noWrap/>
            <w:hideMark/>
          </w:tcPr>
          <w:p w14:paraId="564F9048" w14:textId="77777777" w:rsidR="0017314E" w:rsidRPr="00E763F3" w:rsidRDefault="0017314E" w:rsidP="001B79C7">
            <w:pPr>
              <w:rPr>
                <w:i/>
                <w:color w:val="000000"/>
                <w:sz w:val="20"/>
                <w:szCs w:val="20"/>
              </w:rPr>
            </w:pPr>
            <w:proofErr w:type="spellStart"/>
            <w:r w:rsidRPr="00E763F3">
              <w:rPr>
                <w:i/>
                <w:color w:val="000000"/>
                <w:sz w:val="20"/>
                <w:szCs w:val="20"/>
              </w:rPr>
              <w:t>Limacia</w:t>
            </w:r>
            <w:proofErr w:type="spellEnd"/>
            <w:r w:rsidRPr="00E763F3">
              <w:rPr>
                <w:i/>
                <w:color w:val="000000"/>
                <w:sz w:val="20"/>
                <w:szCs w:val="20"/>
              </w:rPr>
              <w:t xml:space="preserve"> </w:t>
            </w:r>
            <w:proofErr w:type="spellStart"/>
            <w:r w:rsidRPr="00E763F3">
              <w:rPr>
                <w:i/>
                <w:color w:val="000000"/>
                <w:sz w:val="20"/>
                <w:szCs w:val="20"/>
              </w:rPr>
              <w:t>cockerelli</w:t>
            </w:r>
            <w:proofErr w:type="spellEnd"/>
          </w:p>
        </w:tc>
        <w:tc>
          <w:tcPr>
            <w:tcW w:w="1630" w:type="dxa"/>
            <w:noWrap/>
            <w:hideMark/>
          </w:tcPr>
          <w:p w14:paraId="455EFC3D"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7FF8115"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2BD9D23" w14:textId="77777777" w:rsidTr="000D7388">
        <w:trPr>
          <w:trHeight w:val="320"/>
        </w:trPr>
        <w:tc>
          <w:tcPr>
            <w:tcW w:w="3162" w:type="dxa"/>
            <w:noWrap/>
            <w:hideMark/>
          </w:tcPr>
          <w:p w14:paraId="599EADE2" w14:textId="77777777" w:rsidR="0017314E" w:rsidRPr="00E763F3" w:rsidRDefault="0017314E" w:rsidP="001B79C7">
            <w:pPr>
              <w:rPr>
                <w:i/>
                <w:color w:val="000000"/>
                <w:sz w:val="20"/>
                <w:szCs w:val="20"/>
              </w:rPr>
            </w:pPr>
            <w:proofErr w:type="spellStart"/>
            <w:r w:rsidRPr="00E763F3">
              <w:rPr>
                <w:i/>
                <w:color w:val="000000"/>
                <w:sz w:val="20"/>
                <w:szCs w:val="20"/>
              </w:rPr>
              <w:t>Polycera</w:t>
            </w:r>
            <w:proofErr w:type="spellEnd"/>
            <w:r w:rsidRPr="00E763F3">
              <w:rPr>
                <w:i/>
                <w:color w:val="000000"/>
                <w:sz w:val="20"/>
                <w:szCs w:val="20"/>
              </w:rPr>
              <w:t xml:space="preserve"> tricolor</w:t>
            </w:r>
          </w:p>
        </w:tc>
        <w:tc>
          <w:tcPr>
            <w:tcW w:w="1630" w:type="dxa"/>
            <w:noWrap/>
            <w:hideMark/>
          </w:tcPr>
          <w:p w14:paraId="3781A57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3B5DBC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385DC1" w14:textId="77777777" w:rsidTr="000D7388">
        <w:trPr>
          <w:trHeight w:val="320"/>
        </w:trPr>
        <w:tc>
          <w:tcPr>
            <w:tcW w:w="3162" w:type="dxa"/>
            <w:noWrap/>
            <w:hideMark/>
          </w:tcPr>
          <w:p w14:paraId="6F422FD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catalinae</w:t>
            </w:r>
            <w:proofErr w:type="spellEnd"/>
          </w:p>
        </w:tc>
        <w:tc>
          <w:tcPr>
            <w:tcW w:w="1630" w:type="dxa"/>
            <w:noWrap/>
            <w:hideMark/>
          </w:tcPr>
          <w:p w14:paraId="59331D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077C4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6F98796" w14:textId="77777777" w:rsidTr="000D7388">
        <w:trPr>
          <w:trHeight w:val="320"/>
        </w:trPr>
        <w:tc>
          <w:tcPr>
            <w:tcW w:w="3162" w:type="dxa"/>
            <w:noWrap/>
            <w:hideMark/>
          </w:tcPr>
          <w:p w14:paraId="40718F67"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5F97378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73A69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EBC40F5" w14:textId="77777777" w:rsidTr="000D7388">
        <w:trPr>
          <w:trHeight w:val="320"/>
        </w:trPr>
        <w:tc>
          <w:tcPr>
            <w:tcW w:w="3162" w:type="dxa"/>
            <w:tcBorders>
              <w:bottom w:val="nil"/>
            </w:tcBorders>
            <w:noWrap/>
            <w:hideMark/>
          </w:tcPr>
          <w:p w14:paraId="4DD33C1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spp.</w:t>
            </w:r>
          </w:p>
        </w:tc>
        <w:tc>
          <w:tcPr>
            <w:tcW w:w="1630" w:type="dxa"/>
            <w:tcBorders>
              <w:bottom w:val="nil"/>
            </w:tcBorders>
            <w:noWrap/>
            <w:hideMark/>
          </w:tcPr>
          <w:p w14:paraId="3BB60E56"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bottom w:val="nil"/>
            </w:tcBorders>
            <w:noWrap/>
            <w:hideMark/>
          </w:tcPr>
          <w:p w14:paraId="5250BF00"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DB12A69" w14:textId="77777777" w:rsidTr="000D7388">
        <w:trPr>
          <w:trHeight w:val="320"/>
        </w:trPr>
        <w:tc>
          <w:tcPr>
            <w:tcW w:w="3162" w:type="dxa"/>
            <w:tcBorders>
              <w:top w:val="nil"/>
              <w:bottom w:val="nil"/>
            </w:tcBorders>
            <w:noWrap/>
            <w:hideMark/>
          </w:tcPr>
          <w:p w14:paraId="1714EEAB" w14:textId="77777777" w:rsidR="0017314E" w:rsidRPr="00E763F3" w:rsidRDefault="0017314E" w:rsidP="001B79C7">
            <w:pPr>
              <w:rPr>
                <w:i/>
                <w:color w:val="000000"/>
                <w:sz w:val="20"/>
                <w:szCs w:val="20"/>
              </w:rPr>
            </w:pPr>
            <w:proofErr w:type="spellStart"/>
            <w:r w:rsidRPr="00E763F3">
              <w:rPr>
                <w:i/>
                <w:color w:val="000000"/>
                <w:sz w:val="20"/>
                <w:szCs w:val="20"/>
              </w:rPr>
              <w:t>Melibe</w:t>
            </w:r>
            <w:proofErr w:type="spellEnd"/>
            <w:r w:rsidRPr="00E763F3">
              <w:rPr>
                <w:i/>
                <w:color w:val="000000"/>
                <w:sz w:val="20"/>
                <w:szCs w:val="20"/>
              </w:rPr>
              <w:t xml:space="preserve"> </w:t>
            </w:r>
            <w:proofErr w:type="spellStart"/>
            <w:r w:rsidRPr="00E763F3">
              <w:rPr>
                <w:i/>
                <w:color w:val="000000"/>
                <w:sz w:val="20"/>
                <w:szCs w:val="20"/>
              </w:rPr>
              <w:t>leonina</w:t>
            </w:r>
            <w:proofErr w:type="spellEnd"/>
          </w:p>
        </w:tc>
        <w:tc>
          <w:tcPr>
            <w:tcW w:w="1630" w:type="dxa"/>
            <w:tcBorders>
              <w:top w:val="nil"/>
              <w:bottom w:val="nil"/>
            </w:tcBorders>
            <w:noWrap/>
            <w:hideMark/>
          </w:tcPr>
          <w:p w14:paraId="1914CCBF"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nil"/>
            </w:tcBorders>
            <w:noWrap/>
            <w:hideMark/>
          </w:tcPr>
          <w:p w14:paraId="4DFF7ED2"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C8E6E8B" w14:textId="77777777" w:rsidTr="000D7388">
        <w:trPr>
          <w:trHeight w:val="320"/>
        </w:trPr>
        <w:tc>
          <w:tcPr>
            <w:tcW w:w="3162" w:type="dxa"/>
            <w:tcBorders>
              <w:top w:val="nil"/>
            </w:tcBorders>
            <w:noWrap/>
            <w:hideMark/>
          </w:tcPr>
          <w:p w14:paraId="70B4DC1A" w14:textId="77777777" w:rsidR="0017314E" w:rsidRPr="00E763F3" w:rsidRDefault="0017314E" w:rsidP="001B79C7">
            <w:pPr>
              <w:rPr>
                <w:i/>
                <w:color w:val="000000"/>
                <w:sz w:val="20"/>
                <w:szCs w:val="20"/>
              </w:rPr>
            </w:pPr>
            <w:proofErr w:type="spellStart"/>
            <w:r w:rsidRPr="00E763F3">
              <w:rPr>
                <w:i/>
                <w:color w:val="000000"/>
                <w:sz w:val="20"/>
                <w:szCs w:val="20"/>
              </w:rPr>
              <w:t>Tritonia</w:t>
            </w:r>
            <w:proofErr w:type="spellEnd"/>
            <w:r w:rsidRPr="00E763F3">
              <w:rPr>
                <w:i/>
                <w:color w:val="000000"/>
                <w:sz w:val="20"/>
                <w:szCs w:val="20"/>
              </w:rPr>
              <w:t xml:space="preserve"> </w:t>
            </w:r>
            <w:proofErr w:type="spellStart"/>
            <w:r w:rsidRPr="00E763F3">
              <w:rPr>
                <w:i/>
                <w:color w:val="000000"/>
                <w:sz w:val="20"/>
                <w:szCs w:val="20"/>
              </w:rPr>
              <w:t>festiva</w:t>
            </w:r>
            <w:proofErr w:type="spellEnd"/>
          </w:p>
        </w:tc>
        <w:tc>
          <w:tcPr>
            <w:tcW w:w="1630" w:type="dxa"/>
            <w:tcBorders>
              <w:top w:val="nil"/>
            </w:tcBorders>
            <w:noWrap/>
            <w:hideMark/>
          </w:tcPr>
          <w:p w14:paraId="656CC91B"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tcBorders>
            <w:noWrap/>
            <w:hideMark/>
          </w:tcPr>
          <w:p w14:paraId="196BED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A3112C2" w14:textId="77777777" w:rsidTr="000D7388">
        <w:trPr>
          <w:trHeight w:val="320"/>
        </w:trPr>
        <w:tc>
          <w:tcPr>
            <w:tcW w:w="3162" w:type="dxa"/>
            <w:noWrap/>
            <w:hideMark/>
          </w:tcPr>
          <w:p w14:paraId="5F33B69E" w14:textId="77777777" w:rsidR="0017314E" w:rsidRPr="00E763F3" w:rsidRDefault="0017314E" w:rsidP="001B79C7">
            <w:pPr>
              <w:rPr>
                <w:i/>
                <w:color w:val="000000"/>
                <w:sz w:val="20"/>
                <w:szCs w:val="20"/>
              </w:rPr>
            </w:pPr>
            <w:proofErr w:type="spellStart"/>
            <w:r w:rsidRPr="00E763F3">
              <w:rPr>
                <w:i/>
                <w:color w:val="000000"/>
                <w:sz w:val="20"/>
                <w:szCs w:val="20"/>
              </w:rPr>
              <w:t>Acmaea</w:t>
            </w:r>
            <w:proofErr w:type="spellEnd"/>
            <w:r w:rsidRPr="00E763F3">
              <w:rPr>
                <w:i/>
                <w:color w:val="000000"/>
                <w:sz w:val="20"/>
                <w:szCs w:val="20"/>
              </w:rPr>
              <w:t xml:space="preserve"> </w:t>
            </w:r>
            <w:proofErr w:type="spellStart"/>
            <w:r w:rsidRPr="00E763F3">
              <w:rPr>
                <w:i/>
                <w:color w:val="000000"/>
                <w:sz w:val="20"/>
                <w:szCs w:val="20"/>
              </w:rPr>
              <w:t>mitra</w:t>
            </w:r>
            <w:proofErr w:type="spellEnd"/>
          </w:p>
        </w:tc>
        <w:tc>
          <w:tcPr>
            <w:tcW w:w="1630" w:type="dxa"/>
            <w:noWrap/>
            <w:hideMark/>
          </w:tcPr>
          <w:p w14:paraId="5DF1A95B"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AFAFFB9"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4D403C7" w14:textId="77777777" w:rsidTr="000D7388">
        <w:trPr>
          <w:trHeight w:val="320"/>
        </w:trPr>
        <w:tc>
          <w:tcPr>
            <w:tcW w:w="3162" w:type="dxa"/>
            <w:noWrap/>
            <w:hideMark/>
          </w:tcPr>
          <w:p w14:paraId="37A958F2" w14:textId="77777777" w:rsidR="0017314E" w:rsidRPr="00E763F3" w:rsidRDefault="0017314E" w:rsidP="001B79C7">
            <w:pPr>
              <w:rPr>
                <w:i/>
                <w:color w:val="000000"/>
                <w:sz w:val="20"/>
                <w:szCs w:val="20"/>
              </w:rPr>
            </w:pPr>
            <w:proofErr w:type="spellStart"/>
            <w:r w:rsidRPr="00E763F3">
              <w:rPr>
                <w:i/>
                <w:color w:val="000000"/>
                <w:sz w:val="20"/>
                <w:szCs w:val="20"/>
              </w:rPr>
              <w:t>Lottia</w:t>
            </w:r>
            <w:proofErr w:type="spellEnd"/>
            <w:r w:rsidRPr="00E763F3">
              <w:rPr>
                <w:i/>
                <w:color w:val="000000"/>
                <w:sz w:val="20"/>
                <w:szCs w:val="20"/>
              </w:rPr>
              <w:t xml:space="preserve"> scutum</w:t>
            </w:r>
          </w:p>
        </w:tc>
        <w:tc>
          <w:tcPr>
            <w:tcW w:w="1630" w:type="dxa"/>
            <w:noWrap/>
            <w:hideMark/>
          </w:tcPr>
          <w:p w14:paraId="76C605C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25D91A5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6E79EE8F" w14:textId="77777777" w:rsidTr="000D7388">
        <w:trPr>
          <w:trHeight w:val="320"/>
        </w:trPr>
        <w:tc>
          <w:tcPr>
            <w:tcW w:w="3162" w:type="dxa"/>
            <w:noWrap/>
            <w:hideMark/>
          </w:tcPr>
          <w:p w14:paraId="24A1950E" w14:textId="77777777" w:rsidR="0017314E" w:rsidRPr="00E763F3" w:rsidRDefault="0017314E" w:rsidP="001B79C7">
            <w:pPr>
              <w:rPr>
                <w:i/>
                <w:color w:val="000000"/>
                <w:sz w:val="20"/>
                <w:szCs w:val="20"/>
              </w:rPr>
            </w:pPr>
            <w:proofErr w:type="spellStart"/>
            <w:r w:rsidRPr="00E763F3">
              <w:rPr>
                <w:i/>
                <w:color w:val="000000"/>
                <w:sz w:val="20"/>
                <w:szCs w:val="20"/>
              </w:rPr>
              <w:t>Berthella</w:t>
            </w:r>
            <w:proofErr w:type="spellEnd"/>
            <w:r w:rsidRPr="00E763F3">
              <w:rPr>
                <w:i/>
                <w:color w:val="000000"/>
                <w:sz w:val="20"/>
                <w:szCs w:val="20"/>
              </w:rPr>
              <w:t xml:space="preserve"> </w:t>
            </w:r>
            <w:proofErr w:type="spellStart"/>
            <w:r w:rsidRPr="00E763F3">
              <w:rPr>
                <w:i/>
                <w:color w:val="000000"/>
                <w:sz w:val="20"/>
                <w:szCs w:val="20"/>
              </w:rPr>
              <w:t>chacei</w:t>
            </w:r>
            <w:proofErr w:type="spellEnd"/>
          </w:p>
        </w:tc>
        <w:tc>
          <w:tcPr>
            <w:tcW w:w="1630" w:type="dxa"/>
            <w:noWrap/>
            <w:hideMark/>
          </w:tcPr>
          <w:p w14:paraId="65DFF08F"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5B1C79CF"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C4417C" w14:textId="77777777" w:rsidTr="00F122DB">
        <w:trPr>
          <w:trHeight w:val="320"/>
        </w:trPr>
        <w:tc>
          <w:tcPr>
            <w:tcW w:w="3162" w:type="dxa"/>
            <w:tcBorders>
              <w:bottom w:val="nil"/>
            </w:tcBorders>
            <w:noWrap/>
            <w:hideMark/>
          </w:tcPr>
          <w:p w14:paraId="56C1E786" w14:textId="77777777" w:rsidR="0017314E" w:rsidRPr="00E763F3" w:rsidRDefault="0017314E" w:rsidP="001B79C7">
            <w:pPr>
              <w:rPr>
                <w:i/>
                <w:color w:val="000000"/>
                <w:sz w:val="20"/>
                <w:szCs w:val="20"/>
              </w:rPr>
            </w:pPr>
            <w:proofErr w:type="spellStart"/>
            <w:r w:rsidRPr="00E763F3">
              <w:rPr>
                <w:i/>
                <w:color w:val="000000"/>
                <w:sz w:val="20"/>
                <w:szCs w:val="20"/>
              </w:rPr>
              <w:t>Calliostoma</w:t>
            </w:r>
            <w:proofErr w:type="spellEnd"/>
            <w:r w:rsidRPr="00E763F3">
              <w:rPr>
                <w:i/>
                <w:color w:val="000000"/>
                <w:sz w:val="20"/>
                <w:szCs w:val="20"/>
              </w:rPr>
              <w:t xml:space="preserve"> </w:t>
            </w:r>
            <w:proofErr w:type="spellStart"/>
            <w:r w:rsidRPr="00E763F3">
              <w:rPr>
                <w:i/>
                <w:color w:val="000000"/>
                <w:sz w:val="20"/>
                <w:szCs w:val="20"/>
              </w:rPr>
              <w:t>ligatum</w:t>
            </w:r>
            <w:proofErr w:type="spellEnd"/>
          </w:p>
        </w:tc>
        <w:tc>
          <w:tcPr>
            <w:tcW w:w="1630" w:type="dxa"/>
            <w:tcBorders>
              <w:bottom w:val="nil"/>
            </w:tcBorders>
            <w:noWrap/>
            <w:hideMark/>
          </w:tcPr>
          <w:p w14:paraId="67DBD805"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77FB1792"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43140D3D" w14:textId="77777777" w:rsidTr="00F122DB">
        <w:trPr>
          <w:trHeight w:val="320"/>
        </w:trPr>
        <w:tc>
          <w:tcPr>
            <w:tcW w:w="3162" w:type="dxa"/>
            <w:tcBorders>
              <w:top w:val="nil"/>
              <w:bottom w:val="nil"/>
            </w:tcBorders>
            <w:noWrap/>
            <w:hideMark/>
          </w:tcPr>
          <w:p w14:paraId="62111F37" w14:textId="77777777" w:rsidR="0017314E" w:rsidRPr="00E763F3" w:rsidRDefault="0017314E" w:rsidP="001B79C7">
            <w:pPr>
              <w:rPr>
                <w:i/>
                <w:color w:val="000000"/>
                <w:sz w:val="20"/>
                <w:szCs w:val="20"/>
              </w:rPr>
            </w:pPr>
            <w:r w:rsidRPr="00E763F3">
              <w:rPr>
                <w:i/>
                <w:color w:val="000000"/>
                <w:sz w:val="20"/>
                <w:szCs w:val="20"/>
              </w:rPr>
              <w:lastRenderedPageBreak/>
              <w:t xml:space="preserve">Tegula </w:t>
            </w:r>
            <w:proofErr w:type="spellStart"/>
            <w:r w:rsidRPr="00E763F3">
              <w:rPr>
                <w:i/>
                <w:color w:val="000000"/>
                <w:sz w:val="20"/>
                <w:szCs w:val="20"/>
              </w:rPr>
              <w:t>funebralis</w:t>
            </w:r>
            <w:proofErr w:type="spellEnd"/>
          </w:p>
        </w:tc>
        <w:tc>
          <w:tcPr>
            <w:tcW w:w="1630" w:type="dxa"/>
            <w:tcBorders>
              <w:top w:val="nil"/>
              <w:bottom w:val="nil"/>
            </w:tcBorders>
            <w:noWrap/>
            <w:hideMark/>
          </w:tcPr>
          <w:p w14:paraId="45E773D8"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bottom w:val="nil"/>
            </w:tcBorders>
            <w:noWrap/>
            <w:hideMark/>
          </w:tcPr>
          <w:p w14:paraId="5B5410C4"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5651A37" w14:textId="77777777" w:rsidTr="00F122DB">
        <w:trPr>
          <w:trHeight w:val="320"/>
        </w:trPr>
        <w:tc>
          <w:tcPr>
            <w:tcW w:w="3162" w:type="dxa"/>
            <w:tcBorders>
              <w:top w:val="nil"/>
              <w:bottom w:val="nil"/>
            </w:tcBorders>
            <w:noWrap/>
            <w:hideMark/>
          </w:tcPr>
          <w:p w14:paraId="734CB56C" w14:textId="77777777" w:rsidR="0017314E" w:rsidRPr="00E763F3" w:rsidRDefault="0017314E" w:rsidP="001B79C7">
            <w:pPr>
              <w:rPr>
                <w:i/>
                <w:color w:val="000000"/>
                <w:sz w:val="20"/>
                <w:szCs w:val="20"/>
              </w:rPr>
            </w:pPr>
            <w:proofErr w:type="spellStart"/>
            <w:r w:rsidRPr="00E763F3">
              <w:rPr>
                <w:i/>
                <w:color w:val="000000"/>
                <w:sz w:val="20"/>
                <w:szCs w:val="20"/>
              </w:rPr>
              <w:t>Pomaulax</w:t>
            </w:r>
            <w:proofErr w:type="spellEnd"/>
            <w:r w:rsidRPr="00E763F3">
              <w:rPr>
                <w:i/>
                <w:color w:val="000000"/>
                <w:sz w:val="20"/>
                <w:szCs w:val="20"/>
              </w:rPr>
              <w:t xml:space="preserve"> </w:t>
            </w:r>
            <w:proofErr w:type="spellStart"/>
            <w:r w:rsidRPr="00E763F3">
              <w:rPr>
                <w:i/>
                <w:color w:val="000000"/>
                <w:sz w:val="20"/>
                <w:szCs w:val="20"/>
              </w:rPr>
              <w:t>gibberosus</w:t>
            </w:r>
            <w:proofErr w:type="spellEnd"/>
          </w:p>
        </w:tc>
        <w:tc>
          <w:tcPr>
            <w:tcW w:w="1630" w:type="dxa"/>
            <w:tcBorders>
              <w:top w:val="nil"/>
              <w:bottom w:val="nil"/>
            </w:tcBorders>
            <w:noWrap/>
            <w:hideMark/>
          </w:tcPr>
          <w:p w14:paraId="60D8EF63" w14:textId="77777777" w:rsidR="0017314E" w:rsidRPr="00E763F3" w:rsidRDefault="0017314E" w:rsidP="001B79C7">
            <w:pPr>
              <w:rPr>
                <w:color w:val="000000"/>
                <w:sz w:val="20"/>
                <w:szCs w:val="20"/>
              </w:rPr>
            </w:pPr>
            <w:r w:rsidRPr="00E763F3">
              <w:rPr>
                <w:color w:val="000000"/>
                <w:sz w:val="20"/>
                <w:szCs w:val="20"/>
              </w:rPr>
              <w:t>31</w:t>
            </w:r>
          </w:p>
        </w:tc>
        <w:tc>
          <w:tcPr>
            <w:tcW w:w="4706" w:type="dxa"/>
            <w:tcBorders>
              <w:top w:val="nil"/>
              <w:bottom w:val="nil"/>
            </w:tcBorders>
            <w:noWrap/>
            <w:hideMark/>
          </w:tcPr>
          <w:p w14:paraId="7D648C3E"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BD143EE" w14:textId="77777777" w:rsidTr="000D7388">
        <w:trPr>
          <w:trHeight w:val="320"/>
        </w:trPr>
        <w:tc>
          <w:tcPr>
            <w:tcW w:w="3162" w:type="dxa"/>
            <w:tcBorders>
              <w:top w:val="nil"/>
              <w:bottom w:val="single" w:sz="4" w:space="0" w:color="auto"/>
            </w:tcBorders>
            <w:noWrap/>
            <w:hideMark/>
          </w:tcPr>
          <w:p w14:paraId="62AB74D6" w14:textId="77777777" w:rsidR="0017314E" w:rsidRPr="00E763F3" w:rsidRDefault="0017314E" w:rsidP="001B79C7">
            <w:pPr>
              <w:rPr>
                <w:i/>
                <w:color w:val="000000"/>
                <w:sz w:val="20"/>
                <w:szCs w:val="20"/>
              </w:rPr>
            </w:pPr>
            <w:proofErr w:type="spellStart"/>
            <w:r w:rsidRPr="00E763F3">
              <w:rPr>
                <w:i/>
                <w:color w:val="000000"/>
                <w:sz w:val="20"/>
                <w:szCs w:val="20"/>
              </w:rPr>
              <w:t>Eurylepta</w:t>
            </w:r>
            <w:proofErr w:type="spellEnd"/>
            <w:r w:rsidRPr="00E763F3">
              <w:rPr>
                <w:i/>
                <w:color w:val="000000"/>
                <w:sz w:val="20"/>
                <w:szCs w:val="20"/>
              </w:rPr>
              <w:t xml:space="preserve"> </w:t>
            </w:r>
            <w:proofErr w:type="spellStart"/>
            <w:r w:rsidRPr="00E763F3">
              <w:rPr>
                <w:i/>
                <w:color w:val="000000"/>
                <w:sz w:val="20"/>
                <w:szCs w:val="20"/>
              </w:rPr>
              <w:t>leoparda</w:t>
            </w:r>
            <w:proofErr w:type="spellEnd"/>
          </w:p>
        </w:tc>
        <w:tc>
          <w:tcPr>
            <w:tcW w:w="1630" w:type="dxa"/>
            <w:tcBorders>
              <w:top w:val="nil"/>
              <w:bottom w:val="single" w:sz="4" w:space="0" w:color="auto"/>
            </w:tcBorders>
            <w:noWrap/>
            <w:hideMark/>
          </w:tcPr>
          <w:p w14:paraId="66AE332C"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single" w:sz="4" w:space="0" w:color="auto"/>
            </w:tcBorders>
            <w:noWrap/>
            <w:hideMark/>
          </w:tcPr>
          <w:p w14:paraId="43EDFB5F" w14:textId="77777777" w:rsidR="0017314E" w:rsidRPr="00E763F3" w:rsidRDefault="0017314E" w:rsidP="001B79C7">
            <w:pPr>
              <w:rPr>
                <w:color w:val="000000"/>
                <w:sz w:val="20"/>
                <w:szCs w:val="20"/>
              </w:rPr>
            </w:pPr>
            <w:r w:rsidRPr="00E763F3">
              <w:rPr>
                <w:color w:val="000000"/>
                <w:sz w:val="20"/>
                <w:szCs w:val="20"/>
              </w:rPr>
              <w:t>McKinney et al 2004, gastropods</w:t>
            </w:r>
          </w:p>
        </w:tc>
      </w:tr>
    </w:tbl>
    <w:p w14:paraId="158632AA" w14:textId="77777777" w:rsidR="00792779" w:rsidRDefault="00792779" w:rsidP="00792779">
      <w:pPr>
        <w:spacing w:line="480" w:lineRule="auto"/>
      </w:pPr>
    </w:p>
    <w:p w14:paraId="7D565DBA" w14:textId="3E4BCBBE" w:rsidR="00792779" w:rsidRDefault="00F2075E" w:rsidP="00F122DB">
      <w:r>
        <w:rPr>
          <w:b/>
        </w:rPr>
        <w:t xml:space="preserve">Supplemental </w:t>
      </w:r>
      <w:r w:rsidR="00792779" w:rsidRPr="00E83D6E">
        <w:rPr>
          <w:b/>
        </w:rPr>
        <w:t xml:space="preserve">Table </w:t>
      </w:r>
      <w:r>
        <w:rPr>
          <w:b/>
        </w:rPr>
        <w:t>4</w:t>
      </w:r>
      <w:r w:rsidR="00792779">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4250B5ED" w14:textId="77777777" w:rsidR="00F122DB" w:rsidRDefault="00F122DB" w:rsidP="00F122DB"/>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b/>
              </w:rPr>
            </w:pPr>
            <w:r>
              <w:rPr>
                <w:b/>
              </w:rPr>
              <w:t>Predictors</w:t>
            </w:r>
          </w:p>
        </w:tc>
        <w:tc>
          <w:tcPr>
            <w:tcW w:w="1276" w:type="dxa"/>
            <w:tcBorders>
              <w:top w:val="single" w:sz="4" w:space="0" w:color="auto"/>
              <w:left w:val="nil"/>
              <w:right w:val="nil"/>
            </w:tcBorders>
          </w:tcPr>
          <w:p w14:paraId="173BD739" w14:textId="2490A310" w:rsidR="00792779" w:rsidRPr="00780FBD" w:rsidRDefault="00EB4F90" w:rsidP="005E2FEE">
            <w:pPr>
              <w:spacing w:line="360" w:lineRule="auto"/>
              <w:rPr>
                <w:b/>
              </w:rPr>
            </w:pPr>
            <w:r>
              <w:rPr>
                <w:b/>
              </w:rPr>
              <w:t>k</w:t>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b/>
              </w:rPr>
            </w:pPr>
            <w:r w:rsidRPr="00780FBD">
              <w:rPr>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b/>
              </w:rPr>
            </w:pPr>
            <w:r w:rsidRPr="00780FBD">
              <w:rPr>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b/>
              </w:rPr>
            </w:pPr>
            <w:r w:rsidRPr="00780FBD">
              <w:rPr>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pPr>
            <w:r>
              <w:t xml:space="preserve">AA + SHD + T + D + </w:t>
            </w:r>
            <w:proofErr w:type="gramStart"/>
            <w:r>
              <w:t>AA:T</w:t>
            </w:r>
            <w:proofErr w:type="gramEnd"/>
            <w:r>
              <w:t xml:space="preserve"> + RE</w:t>
            </w:r>
          </w:p>
        </w:tc>
        <w:tc>
          <w:tcPr>
            <w:tcW w:w="1276" w:type="dxa"/>
            <w:tcBorders>
              <w:left w:val="nil"/>
              <w:right w:val="nil"/>
            </w:tcBorders>
            <w:vAlign w:val="bottom"/>
          </w:tcPr>
          <w:p w14:paraId="31954215"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4614FCD7" w14:textId="206FD1BF" w:rsidR="00792779" w:rsidRDefault="00990B37" w:rsidP="005E2FEE">
            <w:pPr>
              <w:spacing w:line="360" w:lineRule="auto"/>
            </w:pPr>
            <w:r>
              <w:rPr>
                <w:color w:val="000000"/>
              </w:rPr>
              <w:t>45.60</w:t>
            </w:r>
          </w:p>
        </w:tc>
        <w:tc>
          <w:tcPr>
            <w:tcW w:w="1560" w:type="dxa"/>
            <w:tcBorders>
              <w:left w:val="nil"/>
              <w:right w:val="nil"/>
            </w:tcBorders>
            <w:vAlign w:val="bottom"/>
          </w:tcPr>
          <w:p w14:paraId="2E349C73" w14:textId="77777777" w:rsidR="00792779" w:rsidRDefault="00792779" w:rsidP="005E2FEE">
            <w:pPr>
              <w:spacing w:line="360" w:lineRule="auto"/>
            </w:pPr>
            <w:r w:rsidRPr="00B177C3">
              <w:rPr>
                <w:color w:val="000000"/>
              </w:rPr>
              <w:t>0.00</w:t>
            </w:r>
          </w:p>
        </w:tc>
        <w:tc>
          <w:tcPr>
            <w:tcW w:w="1701" w:type="dxa"/>
            <w:tcBorders>
              <w:left w:val="nil"/>
            </w:tcBorders>
            <w:vAlign w:val="bottom"/>
          </w:tcPr>
          <w:p w14:paraId="3362A12C" w14:textId="39059EF0" w:rsidR="00792779" w:rsidRDefault="00792779" w:rsidP="005E2FEE">
            <w:pPr>
              <w:spacing w:line="360" w:lineRule="auto"/>
            </w:pPr>
            <w:r w:rsidRPr="00B177C3">
              <w:rPr>
                <w:color w:val="000000"/>
              </w:rPr>
              <w:t>0.</w:t>
            </w:r>
            <w:r w:rsidR="00527C2B">
              <w:rPr>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pPr>
            <w:r>
              <w:t xml:space="preserve">AA + SID + T + D + </w:t>
            </w:r>
            <w:proofErr w:type="gramStart"/>
            <w:r>
              <w:t>AA:T</w:t>
            </w:r>
            <w:proofErr w:type="gramEnd"/>
            <w:r>
              <w:t xml:space="preserve"> + RE</w:t>
            </w:r>
          </w:p>
        </w:tc>
        <w:tc>
          <w:tcPr>
            <w:tcW w:w="1276" w:type="dxa"/>
            <w:tcBorders>
              <w:left w:val="nil"/>
              <w:right w:val="nil"/>
            </w:tcBorders>
            <w:vAlign w:val="bottom"/>
          </w:tcPr>
          <w:p w14:paraId="6784CBE3"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6C8EABEA" w14:textId="5C87FC34" w:rsidR="00792779" w:rsidRDefault="00792779" w:rsidP="005E2FEE">
            <w:pPr>
              <w:spacing w:line="360" w:lineRule="auto"/>
            </w:pPr>
            <w:r w:rsidRPr="00B177C3">
              <w:rPr>
                <w:color w:val="000000"/>
              </w:rPr>
              <w:t>46.</w:t>
            </w:r>
            <w:r w:rsidR="00990B37">
              <w:rPr>
                <w:color w:val="000000"/>
              </w:rPr>
              <w:t>09</w:t>
            </w:r>
          </w:p>
        </w:tc>
        <w:tc>
          <w:tcPr>
            <w:tcW w:w="1560" w:type="dxa"/>
            <w:tcBorders>
              <w:left w:val="nil"/>
              <w:right w:val="nil"/>
            </w:tcBorders>
            <w:vAlign w:val="bottom"/>
          </w:tcPr>
          <w:p w14:paraId="386611CA" w14:textId="1E34230C" w:rsidR="00792779" w:rsidRDefault="00792779" w:rsidP="005E2FEE">
            <w:pPr>
              <w:spacing w:line="360" w:lineRule="auto"/>
            </w:pPr>
            <w:r w:rsidRPr="00B177C3">
              <w:rPr>
                <w:color w:val="000000"/>
              </w:rPr>
              <w:t>0.</w:t>
            </w:r>
            <w:r w:rsidR="00990B37">
              <w:rPr>
                <w:color w:val="000000"/>
              </w:rPr>
              <w:t>50</w:t>
            </w:r>
          </w:p>
        </w:tc>
        <w:tc>
          <w:tcPr>
            <w:tcW w:w="1701" w:type="dxa"/>
            <w:tcBorders>
              <w:left w:val="nil"/>
            </w:tcBorders>
            <w:vAlign w:val="bottom"/>
          </w:tcPr>
          <w:p w14:paraId="3EC54DDF" w14:textId="3820BA9C" w:rsidR="00792779" w:rsidRPr="00A87CDD" w:rsidRDefault="00792779" w:rsidP="005E2FEE">
            <w:pPr>
              <w:spacing w:line="360" w:lineRule="auto"/>
            </w:pPr>
            <w:r w:rsidRPr="00B177C3">
              <w:rPr>
                <w:color w:val="000000"/>
              </w:rPr>
              <w:t>0.</w:t>
            </w:r>
            <w:r w:rsidR="00990B37">
              <w:rPr>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pPr>
            <w:r>
              <w:t xml:space="preserve">AB + SHD + T + D + </w:t>
            </w:r>
            <w:proofErr w:type="gramStart"/>
            <w:r>
              <w:t>AB:T</w:t>
            </w:r>
            <w:proofErr w:type="gramEnd"/>
            <w: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pPr>
            <w:r w:rsidRPr="00B177C3">
              <w:rPr>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pPr>
            <w:r>
              <w:rPr>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pPr>
            <w:r w:rsidRPr="00B177C3">
              <w:rPr>
                <w:color w:val="000000"/>
              </w:rPr>
              <w:t>4.</w:t>
            </w:r>
            <w:r w:rsidR="00990B37">
              <w:rPr>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pPr>
            <w:r w:rsidRPr="00B177C3">
              <w:rPr>
                <w:color w:val="000000"/>
              </w:rPr>
              <w:t>0.0</w:t>
            </w:r>
            <w:r w:rsidR="00990B37">
              <w:rPr>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pPr>
            <w:r>
              <w:t xml:space="preserve">AB + SID + T + D + </w:t>
            </w:r>
            <w:proofErr w:type="gramStart"/>
            <w:r>
              <w:t>AB:T</w:t>
            </w:r>
            <w:proofErr w:type="gramEnd"/>
            <w: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pPr>
            <w:r w:rsidRPr="00B177C3">
              <w:rPr>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pPr>
            <w:r>
              <w:rPr>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pPr>
            <w:r w:rsidRPr="00B177C3">
              <w:rPr>
                <w:color w:val="000000"/>
              </w:rPr>
              <w:t>4.</w:t>
            </w:r>
            <w:r w:rsidR="00990B37">
              <w:rPr>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pPr>
            <w:r w:rsidRPr="00B177C3">
              <w:rPr>
                <w:color w:val="000000"/>
              </w:rPr>
              <w:t>0.0</w:t>
            </w:r>
            <w:r w:rsidR="00990B37">
              <w:rPr>
                <w:color w:val="000000"/>
              </w:rPr>
              <w:t>6</w:t>
            </w:r>
          </w:p>
        </w:tc>
      </w:tr>
    </w:tbl>
    <w:p w14:paraId="6273DB10" w14:textId="77777777" w:rsidR="00792779" w:rsidRDefault="00792779" w:rsidP="00792779">
      <w:pPr>
        <w:spacing w:line="480" w:lineRule="auto"/>
      </w:pPr>
    </w:p>
    <w:p w14:paraId="7172A303" w14:textId="37D1A827" w:rsidR="00792779" w:rsidRPr="00F122DB" w:rsidRDefault="00F2075E" w:rsidP="00F122DB">
      <w:pPr>
        <w:rPr>
          <w:b/>
        </w:rPr>
      </w:pPr>
      <w:r>
        <w:rPr>
          <w:b/>
        </w:rPr>
        <w:t xml:space="preserve">Supplemental </w:t>
      </w:r>
      <w:r w:rsidR="00792779" w:rsidRPr="00A15B36">
        <w:rPr>
          <w:b/>
        </w:rPr>
        <w:t xml:space="preserve">Table </w:t>
      </w:r>
      <w:r>
        <w:rPr>
          <w:b/>
        </w:rPr>
        <w:t>5</w:t>
      </w:r>
      <w:r w:rsidR="00792779">
        <w:t xml:space="preserve">. 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t xml:space="preserve">of </w:t>
      </w:r>
      <w:r w:rsidR="00792779">
        <w:t xml:space="preserve">site.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5D6FB943" w14:textId="77777777" w:rsidR="00F122DB" w:rsidRDefault="00F122DB" w:rsidP="00F122DB"/>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b/>
              </w:rPr>
            </w:pPr>
            <w:r>
              <w:rPr>
                <w:b/>
              </w:rPr>
              <w:t>Predictors</w:t>
            </w:r>
          </w:p>
        </w:tc>
        <w:tc>
          <w:tcPr>
            <w:tcW w:w="580" w:type="dxa"/>
            <w:tcBorders>
              <w:top w:val="single" w:sz="4" w:space="0" w:color="auto"/>
              <w:left w:val="nil"/>
              <w:right w:val="nil"/>
            </w:tcBorders>
          </w:tcPr>
          <w:p w14:paraId="4068B0CA" w14:textId="26350D6B" w:rsidR="00792779" w:rsidRPr="00780FBD" w:rsidRDefault="00EB4F90" w:rsidP="005E2FEE">
            <w:pPr>
              <w:spacing w:line="360" w:lineRule="auto"/>
              <w:rPr>
                <w:b/>
              </w:rPr>
            </w:pPr>
            <w:r>
              <w:rPr>
                <w:b/>
              </w:rPr>
              <w:t>k</w:t>
            </w:r>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b/>
              </w:rPr>
            </w:pPr>
            <w:r w:rsidRPr="00780FBD">
              <w:rPr>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b/>
              </w:rPr>
            </w:pPr>
            <w:r w:rsidRPr="00780FBD">
              <w:rPr>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b/>
              </w:rPr>
            </w:pPr>
            <w:r w:rsidRPr="00780FBD">
              <w:rPr>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pPr>
            <w:r>
              <w:t xml:space="preserve">AB + SHD + KS + KB + T + D + </w:t>
            </w:r>
            <w:proofErr w:type="gramStart"/>
            <w:r>
              <w:t>AB:T</w:t>
            </w:r>
            <w:proofErr w:type="gramEnd"/>
            <w: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pPr>
            <w:r w:rsidRPr="00A9541C">
              <w:rPr>
                <w:color w:val="000000"/>
                <w:szCs w:val="22"/>
              </w:rPr>
              <w:t>-</w:t>
            </w:r>
            <w:r w:rsidR="00EF152C">
              <w:rPr>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pPr>
            <w:r w:rsidRPr="00A9541C">
              <w:rPr>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pPr>
            <w:r w:rsidRPr="00A9541C">
              <w:rPr>
                <w:color w:val="000000"/>
                <w:szCs w:val="22"/>
              </w:rPr>
              <w:t>0.</w:t>
            </w:r>
            <w:r w:rsidR="00EF152C">
              <w:rPr>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pPr>
            <w:r>
              <w:t>A</w:t>
            </w:r>
            <w:r w:rsidR="00F77F4A">
              <w:t>A</w:t>
            </w:r>
            <w:r>
              <w:t xml:space="preserve"> + S</w:t>
            </w:r>
            <w:r w:rsidR="00F77F4A">
              <w:t>H</w:t>
            </w:r>
            <w:r>
              <w:t xml:space="preserve">D + KS + KB + T + D + </w:t>
            </w:r>
            <w:proofErr w:type="gramStart"/>
            <w:r>
              <w:t>A</w:t>
            </w:r>
            <w:r w:rsidR="00F77F4A">
              <w:t>A</w:t>
            </w:r>
            <w:r>
              <w:t>:T</w:t>
            </w:r>
            <w:proofErr w:type="gramEnd"/>
            <w:r>
              <w:t xml:space="preserve"> + A</w:t>
            </w:r>
            <w:r w:rsidR="00F77F4A">
              <w:t>A</w:t>
            </w:r>
            <w: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pPr>
            <w:r w:rsidRPr="00A9541C">
              <w:rPr>
                <w:color w:val="000000"/>
                <w:szCs w:val="22"/>
              </w:rPr>
              <w:t>-</w:t>
            </w:r>
            <w:r w:rsidR="00EF152C">
              <w:rPr>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pPr>
            <w:r>
              <w:t>0.2</w:t>
            </w:r>
          </w:p>
        </w:tc>
        <w:tc>
          <w:tcPr>
            <w:tcW w:w="1544" w:type="dxa"/>
            <w:tcBorders>
              <w:left w:val="nil"/>
            </w:tcBorders>
            <w:vAlign w:val="bottom"/>
          </w:tcPr>
          <w:p w14:paraId="3A4F4C78" w14:textId="77777777" w:rsidR="00792779" w:rsidRPr="00A9541C" w:rsidRDefault="00792779" w:rsidP="005E2FEE">
            <w:pPr>
              <w:spacing w:line="360" w:lineRule="auto"/>
            </w:pPr>
            <w:r w:rsidRPr="00A9541C">
              <w:rPr>
                <w:color w:val="000000"/>
                <w:szCs w:val="22"/>
              </w:rPr>
              <w:t>0.</w:t>
            </w:r>
            <w:r>
              <w:rPr>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pPr>
            <w:r>
              <w:t>AA + S</w:t>
            </w:r>
            <w:r w:rsidR="00F77F4A">
              <w:t>I</w:t>
            </w:r>
            <w:r>
              <w:t xml:space="preserve">D + KS + KB + T + D + </w:t>
            </w:r>
            <w:proofErr w:type="gramStart"/>
            <w:r>
              <w:t>AA:T</w:t>
            </w:r>
            <w:proofErr w:type="gramEnd"/>
            <w: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pPr>
            <w:r w:rsidRPr="00A9541C">
              <w:rPr>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pPr>
            <w:r w:rsidRPr="00A9541C">
              <w:rPr>
                <w:color w:val="000000"/>
                <w:szCs w:val="22"/>
              </w:rPr>
              <w:t>-</w:t>
            </w:r>
            <w:r>
              <w:rPr>
                <w:color w:val="000000"/>
                <w:szCs w:val="22"/>
              </w:rPr>
              <w:t>34.</w:t>
            </w:r>
            <w:r w:rsidR="00EF152C">
              <w:rPr>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pPr>
            <w: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pPr>
            <w:r w:rsidRPr="00A9541C">
              <w:rPr>
                <w:color w:val="000000"/>
                <w:szCs w:val="22"/>
              </w:rPr>
              <w:t>0.</w:t>
            </w:r>
            <w:r w:rsidR="00EF152C">
              <w:rPr>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pPr>
            <w:r>
              <w:t>A</w:t>
            </w:r>
            <w:r w:rsidR="00F77F4A">
              <w:t>B</w:t>
            </w:r>
            <w:r>
              <w:t xml:space="preserve"> + SID + KS + KB + T + D + </w:t>
            </w:r>
            <w:proofErr w:type="gramStart"/>
            <w:r>
              <w:t>A</w:t>
            </w:r>
            <w:r w:rsidR="00F77F4A">
              <w:t>B</w:t>
            </w:r>
            <w:r>
              <w:t>:T</w:t>
            </w:r>
            <w:proofErr w:type="gramEnd"/>
            <w:r>
              <w:t xml:space="preserve"> + A</w:t>
            </w:r>
            <w:r w:rsidR="00F77F4A">
              <w:t>B</w:t>
            </w:r>
            <w: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pPr>
            <w:r w:rsidRPr="00A9541C">
              <w:rPr>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pPr>
            <w:r w:rsidRPr="00A9541C">
              <w:rPr>
                <w:color w:val="000000"/>
                <w:szCs w:val="22"/>
              </w:rPr>
              <w:t>-</w:t>
            </w:r>
            <w:r>
              <w:rPr>
                <w:color w:val="000000"/>
                <w:szCs w:val="22"/>
              </w:rPr>
              <w:t>3</w:t>
            </w:r>
            <w:r w:rsidR="00EF152C">
              <w:rPr>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pPr>
            <w: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pPr>
            <w:r w:rsidRPr="00A9541C">
              <w:rPr>
                <w:color w:val="000000"/>
                <w:szCs w:val="22"/>
              </w:rPr>
              <w:t>0.</w:t>
            </w:r>
            <w:r w:rsidR="00EF152C">
              <w:rPr>
                <w:color w:val="000000"/>
                <w:szCs w:val="22"/>
              </w:rPr>
              <w:t>14</w:t>
            </w:r>
          </w:p>
        </w:tc>
      </w:tr>
    </w:tbl>
    <w:p w14:paraId="1854C3FE" w14:textId="77777777" w:rsidR="002A1EF5" w:rsidRDefault="002A1EF5" w:rsidP="002A1EF5">
      <w:pPr>
        <w:rPr>
          <w:b/>
        </w:rPr>
      </w:pPr>
    </w:p>
    <w:p w14:paraId="1E4F5BF0" w14:textId="77777777" w:rsidR="00C43285" w:rsidRDefault="00C43285" w:rsidP="002A1EF5">
      <w:pPr>
        <w:rPr>
          <w:b/>
        </w:rPr>
      </w:pPr>
    </w:p>
    <w:p w14:paraId="5086CDBC" w14:textId="20A86135" w:rsidR="005E3C73" w:rsidRPr="00DB42F5" w:rsidRDefault="005E3C73" w:rsidP="005E3C73">
      <w:pPr>
        <w:spacing w:line="480" w:lineRule="auto"/>
      </w:pPr>
      <w:r>
        <w:rPr>
          <w:b/>
        </w:rPr>
        <w:lastRenderedPageBreak/>
        <w:t xml:space="preserve">Supplemental </w:t>
      </w:r>
      <w:r w:rsidRPr="000C5121">
        <w:rPr>
          <w:b/>
          <w:bCs/>
        </w:rPr>
        <w:t xml:space="preserve">Table </w:t>
      </w:r>
      <w:r>
        <w:rPr>
          <w:b/>
          <w:bCs/>
        </w:rPr>
        <w:t>6</w:t>
      </w:r>
      <w:r w:rsidRPr="000C5121">
        <w:rPr>
          <w:b/>
          <w:bCs/>
        </w:rPr>
        <w:t>.</w:t>
      </w:r>
      <w:r>
        <w:t xml:space="preserve"> Excretion rate model to determine log transformed NH₄⁺ excretion rate (</w:t>
      </w:r>
      <w:proofErr w:type="spellStart"/>
      <w:r>
        <w:t>uM</w:t>
      </w:r>
      <w:proofErr w:type="spellEnd"/>
      <w:r>
        <w:t>/hour/L) for California sea cucumbers (</w:t>
      </w:r>
      <w:proofErr w:type="spellStart"/>
      <w:r>
        <w:rPr>
          <w:i/>
          <w:iCs/>
        </w:rPr>
        <w:t>Apostichopus</w:t>
      </w:r>
      <w:proofErr w:type="spellEnd"/>
      <w:r>
        <w:rPr>
          <w:i/>
          <w:iCs/>
        </w:rPr>
        <w:t xml:space="preserve"> </w:t>
      </w:r>
      <w:proofErr w:type="spellStart"/>
      <w:r>
        <w:rPr>
          <w:i/>
          <w:iCs/>
        </w:rPr>
        <w:t>californicus</w:t>
      </w:r>
      <w:proofErr w:type="spellEnd"/>
      <w:r>
        <w:t xml:space="preserve">) based on size index: </w:t>
      </w:r>
      <w:r>
        <w:rPr>
          <w:color w:val="000000"/>
        </w:rPr>
        <w:t>sqrt(length*girth)</w:t>
      </w:r>
      <w:r>
        <w:t xml:space="preserve">. </w:t>
      </w:r>
      <w:r w:rsidRPr="000C5121">
        <w:t>Adjusted R-squared</w:t>
      </w:r>
      <w:r>
        <w:t xml:space="preserve"> for this model is</w:t>
      </w:r>
      <w:r w:rsidRPr="000C5121">
        <w:t xml:space="preserve"> 0.</w:t>
      </w:r>
      <w:r>
        <w:t>39.</w:t>
      </w:r>
    </w:p>
    <w:tbl>
      <w:tblPr>
        <w:tblStyle w:val="Nikola"/>
        <w:tblW w:w="7780" w:type="dxa"/>
        <w:tblLook w:val="04A0" w:firstRow="1" w:lastRow="0" w:firstColumn="1" w:lastColumn="0" w:noHBand="0" w:noVBand="1"/>
      </w:tblPr>
      <w:tblGrid>
        <w:gridCol w:w="2580"/>
        <w:gridCol w:w="1300"/>
        <w:gridCol w:w="1507"/>
        <w:gridCol w:w="1093"/>
        <w:gridCol w:w="1300"/>
      </w:tblGrid>
      <w:tr w:rsidR="005E3C73" w:rsidRPr="00EB4F90" w14:paraId="27BEA5E8"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5E8F72D9" w14:textId="77777777" w:rsidR="005E3C73" w:rsidRPr="00EB4F90" w:rsidRDefault="005E3C73" w:rsidP="00806FD8">
            <w:pPr>
              <w:rPr>
                <w:b/>
                <w:bCs/>
              </w:rPr>
            </w:pPr>
          </w:p>
        </w:tc>
        <w:tc>
          <w:tcPr>
            <w:tcW w:w="1300" w:type="dxa"/>
            <w:noWrap/>
            <w:hideMark/>
          </w:tcPr>
          <w:p w14:paraId="4035DF99" w14:textId="77777777" w:rsidR="005E3C73" w:rsidRPr="00EB4F90" w:rsidRDefault="005E3C73" w:rsidP="00806FD8">
            <w:pPr>
              <w:rPr>
                <w:b/>
                <w:bCs/>
                <w:color w:val="000000"/>
              </w:rPr>
            </w:pPr>
            <w:r w:rsidRPr="00EB4F90">
              <w:rPr>
                <w:b/>
                <w:bCs/>
                <w:color w:val="000000"/>
              </w:rPr>
              <w:t>Estimate</w:t>
            </w:r>
          </w:p>
        </w:tc>
        <w:tc>
          <w:tcPr>
            <w:tcW w:w="1507" w:type="dxa"/>
            <w:noWrap/>
            <w:hideMark/>
          </w:tcPr>
          <w:p w14:paraId="6DCFD894" w14:textId="77777777" w:rsidR="005E3C73" w:rsidRPr="00EB4F90" w:rsidRDefault="005E3C73" w:rsidP="00806FD8">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9B4AA76" w14:textId="77777777" w:rsidR="005E3C73" w:rsidRPr="00EB4F90" w:rsidRDefault="005E3C73" w:rsidP="00806FD8">
            <w:pPr>
              <w:rPr>
                <w:b/>
                <w:bCs/>
                <w:color w:val="000000"/>
              </w:rPr>
            </w:pPr>
            <w:r>
              <w:rPr>
                <w:b/>
                <w:bCs/>
                <w:color w:val="000000"/>
              </w:rPr>
              <w:t>t</w:t>
            </w:r>
            <w:r w:rsidRPr="00EB4F90">
              <w:rPr>
                <w:b/>
                <w:bCs/>
                <w:color w:val="000000"/>
              </w:rPr>
              <w:t xml:space="preserve"> value</w:t>
            </w:r>
          </w:p>
        </w:tc>
        <w:tc>
          <w:tcPr>
            <w:tcW w:w="1300" w:type="dxa"/>
            <w:noWrap/>
            <w:hideMark/>
          </w:tcPr>
          <w:p w14:paraId="02FC6516" w14:textId="77777777" w:rsidR="005E3C73" w:rsidRPr="00EB4F90" w:rsidRDefault="005E3C73" w:rsidP="00806FD8">
            <w:pPr>
              <w:rPr>
                <w:b/>
                <w:bCs/>
                <w:color w:val="000000"/>
              </w:rPr>
            </w:pPr>
            <w:r w:rsidRPr="00EB4F90">
              <w:rPr>
                <w:b/>
                <w:bCs/>
                <w:color w:val="000000"/>
              </w:rPr>
              <w:t>p value</w:t>
            </w:r>
          </w:p>
        </w:tc>
      </w:tr>
      <w:tr w:rsidR="005E3C73" w14:paraId="73A03477" w14:textId="77777777" w:rsidTr="00806FD8">
        <w:trPr>
          <w:trHeight w:val="320"/>
        </w:trPr>
        <w:tc>
          <w:tcPr>
            <w:tcW w:w="2580" w:type="dxa"/>
            <w:noWrap/>
            <w:hideMark/>
          </w:tcPr>
          <w:p w14:paraId="57EF6F80" w14:textId="77777777" w:rsidR="005E3C73" w:rsidRDefault="005E3C73" w:rsidP="00806FD8">
            <w:pPr>
              <w:rPr>
                <w:color w:val="000000"/>
              </w:rPr>
            </w:pPr>
            <w:r>
              <w:rPr>
                <w:color w:val="000000"/>
              </w:rPr>
              <w:t>Intercept</w:t>
            </w:r>
          </w:p>
        </w:tc>
        <w:tc>
          <w:tcPr>
            <w:tcW w:w="1300" w:type="dxa"/>
            <w:noWrap/>
            <w:hideMark/>
          </w:tcPr>
          <w:p w14:paraId="17957784" w14:textId="77777777" w:rsidR="005E3C73" w:rsidRDefault="005E3C73" w:rsidP="00806FD8">
            <w:pPr>
              <w:rPr>
                <w:color w:val="000000"/>
              </w:rPr>
            </w:pPr>
            <w:r>
              <w:rPr>
                <w:color w:val="000000"/>
              </w:rPr>
              <w:t>1.40</w:t>
            </w:r>
          </w:p>
        </w:tc>
        <w:tc>
          <w:tcPr>
            <w:tcW w:w="1507" w:type="dxa"/>
            <w:noWrap/>
            <w:hideMark/>
          </w:tcPr>
          <w:p w14:paraId="5C16B9A6" w14:textId="77777777" w:rsidR="005E3C73" w:rsidRDefault="005E3C73" w:rsidP="00806FD8">
            <w:pPr>
              <w:rPr>
                <w:color w:val="000000"/>
              </w:rPr>
            </w:pPr>
            <w:r>
              <w:rPr>
                <w:color w:val="000000"/>
              </w:rPr>
              <w:t>0.22</w:t>
            </w:r>
          </w:p>
        </w:tc>
        <w:tc>
          <w:tcPr>
            <w:tcW w:w="1093" w:type="dxa"/>
            <w:noWrap/>
            <w:hideMark/>
          </w:tcPr>
          <w:p w14:paraId="6EDD0612" w14:textId="77777777" w:rsidR="005E3C73" w:rsidRDefault="005E3C73" w:rsidP="00806FD8">
            <w:pPr>
              <w:rPr>
                <w:color w:val="000000"/>
              </w:rPr>
            </w:pPr>
            <w:r>
              <w:rPr>
                <w:color w:val="000000"/>
              </w:rPr>
              <w:t>6.23</w:t>
            </w:r>
          </w:p>
        </w:tc>
        <w:tc>
          <w:tcPr>
            <w:tcW w:w="1300" w:type="dxa"/>
            <w:noWrap/>
            <w:hideMark/>
          </w:tcPr>
          <w:p w14:paraId="303EC88A" w14:textId="77777777" w:rsidR="005E3C73" w:rsidRDefault="005E3C73" w:rsidP="00806FD8">
            <w:pPr>
              <w:rPr>
                <w:color w:val="000000"/>
              </w:rPr>
            </w:pPr>
            <w:r>
              <w:rPr>
                <w:color w:val="000000"/>
              </w:rPr>
              <w:t>&lt; 0.001</w:t>
            </w:r>
          </w:p>
        </w:tc>
      </w:tr>
      <w:tr w:rsidR="005E3C73" w14:paraId="4EAC10D4" w14:textId="77777777" w:rsidTr="00806FD8">
        <w:trPr>
          <w:trHeight w:val="320"/>
        </w:trPr>
        <w:tc>
          <w:tcPr>
            <w:tcW w:w="2580" w:type="dxa"/>
            <w:noWrap/>
            <w:hideMark/>
          </w:tcPr>
          <w:p w14:paraId="6409AD5E" w14:textId="77777777" w:rsidR="005E3C73" w:rsidRDefault="005E3C73" w:rsidP="00806FD8">
            <w:pPr>
              <w:rPr>
                <w:color w:val="000000"/>
              </w:rPr>
            </w:pPr>
            <w:r>
              <w:rPr>
                <w:color w:val="000000"/>
              </w:rPr>
              <w:t>Size index</w:t>
            </w:r>
          </w:p>
        </w:tc>
        <w:tc>
          <w:tcPr>
            <w:tcW w:w="1300" w:type="dxa"/>
            <w:noWrap/>
            <w:hideMark/>
          </w:tcPr>
          <w:p w14:paraId="624CDDD1" w14:textId="77777777" w:rsidR="005E3C73" w:rsidRDefault="005E3C73" w:rsidP="00806FD8">
            <w:pPr>
              <w:rPr>
                <w:color w:val="000000"/>
              </w:rPr>
            </w:pPr>
            <w:r>
              <w:rPr>
                <w:color w:val="000000"/>
              </w:rPr>
              <w:t>0.05</w:t>
            </w:r>
          </w:p>
        </w:tc>
        <w:tc>
          <w:tcPr>
            <w:tcW w:w="1507" w:type="dxa"/>
            <w:noWrap/>
            <w:hideMark/>
          </w:tcPr>
          <w:p w14:paraId="39E67FA1" w14:textId="77777777" w:rsidR="005E3C73" w:rsidRDefault="005E3C73" w:rsidP="00806FD8">
            <w:pPr>
              <w:rPr>
                <w:color w:val="000000"/>
              </w:rPr>
            </w:pPr>
            <w:r>
              <w:rPr>
                <w:color w:val="000000"/>
              </w:rPr>
              <w:t>0.009</w:t>
            </w:r>
          </w:p>
        </w:tc>
        <w:tc>
          <w:tcPr>
            <w:tcW w:w="1093" w:type="dxa"/>
            <w:noWrap/>
            <w:hideMark/>
          </w:tcPr>
          <w:p w14:paraId="5ABB221F" w14:textId="77777777" w:rsidR="005E3C73" w:rsidRDefault="005E3C73" w:rsidP="00806FD8">
            <w:pPr>
              <w:rPr>
                <w:color w:val="000000"/>
              </w:rPr>
            </w:pPr>
            <w:r>
              <w:rPr>
                <w:color w:val="000000"/>
              </w:rPr>
              <w:t>5.52</w:t>
            </w:r>
          </w:p>
        </w:tc>
        <w:tc>
          <w:tcPr>
            <w:tcW w:w="1300" w:type="dxa"/>
            <w:noWrap/>
            <w:hideMark/>
          </w:tcPr>
          <w:p w14:paraId="5818E8E9" w14:textId="77777777" w:rsidR="005E3C73" w:rsidRDefault="005E3C73" w:rsidP="00806FD8">
            <w:pPr>
              <w:rPr>
                <w:color w:val="000000"/>
              </w:rPr>
            </w:pPr>
            <w:r>
              <w:rPr>
                <w:color w:val="000000"/>
              </w:rPr>
              <w:t>&lt; 0.001</w:t>
            </w:r>
          </w:p>
        </w:tc>
      </w:tr>
    </w:tbl>
    <w:p w14:paraId="3A0E7B38" w14:textId="77777777" w:rsidR="005E3C73" w:rsidRDefault="005E3C73" w:rsidP="005E3C73">
      <w:pPr>
        <w:spacing w:line="480" w:lineRule="auto"/>
      </w:pPr>
    </w:p>
    <w:p w14:paraId="5899E3E4" w14:textId="76A5FC7A" w:rsidR="005E3C73" w:rsidRPr="00DB42F5" w:rsidRDefault="005E3C73" w:rsidP="005E3C73">
      <w:pPr>
        <w:spacing w:line="480" w:lineRule="auto"/>
      </w:pPr>
      <w:r>
        <w:rPr>
          <w:b/>
        </w:rPr>
        <w:t xml:space="preserve">Supplemental </w:t>
      </w:r>
      <w:r w:rsidRPr="000C5121">
        <w:rPr>
          <w:b/>
          <w:bCs/>
        </w:rPr>
        <w:t xml:space="preserve">Table </w:t>
      </w:r>
      <w:r>
        <w:rPr>
          <w:b/>
          <w:bCs/>
        </w:rPr>
        <w:t>7</w:t>
      </w:r>
      <w:r w:rsidRPr="000C5121">
        <w:rPr>
          <w:b/>
          <w:bCs/>
        </w:rPr>
        <w:t>.</w:t>
      </w:r>
      <w:r>
        <w:t xml:space="preserve"> Excretion rate model to determine log transformed NH₄⁺ excretion rate (</w:t>
      </w:r>
      <w:proofErr w:type="spellStart"/>
      <w:r>
        <w:t>uM</w:t>
      </w:r>
      <w:proofErr w:type="spellEnd"/>
      <w:r>
        <w:t>/hour/L) for red rock crabs (</w:t>
      </w:r>
      <w:r>
        <w:rPr>
          <w:i/>
          <w:iCs/>
        </w:rPr>
        <w:t xml:space="preserve">Cancer </w:t>
      </w:r>
      <w:proofErr w:type="spellStart"/>
      <w:r>
        <w:rPr>
          <w:i/>
          <w:iCs/>
        </w:rPr>
        <w:t>productus</w:t>
      </w:r>
      <w:proofErr w:type="spellEnd"/>
      <w:r>
        <w:t xml:space="preserve">) based on carapace width (mm). </w:t>
      </w:r>
      <w:r w:rsidRPr="000C5121">
        <w:t>Adjusted R-squared</w:t>
      </w:r>
      <w:r>
        <w:t xml:space="preserve"> for this model is</w:t>
      </w:r>
      <w:r w:rsidRPr="000C5121">
        <w:t xml:space="preserve"> 0.8</w:t>
      </w:r>
      <w:r>
        <w:t>2</w:t>
      </w:r>
    </w:p>
    <w:tbl>
      <w:tblPr>
        <w:tblStyle w:val="Nikola"/>
        <w:tblW w:w="7780" w:type="dxa"/>
        <w:tblLook w:val="04A0" w:firstRow="1" w:lastRow="0" w:firstColumn="1" w:lastColumn="0" w:noHBand="0" w:noVBand="1"/>
      </w:tblPr>
      <w:tblGrid>
        <w:gridCol w:w="2580"/>
        <w:gridCol w:w="1300"/>
        <w:gridCol w:w="1507"/>
        <w:gridCol w:w="1093"/>
        <w:gridCol w:w="1300"/>
      </w:tblGrid>
      <w:tr w:rsidR="005E3C73" w:rsidRPr="00EB4F90" w14:paraId="7661C6FA"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22C885C9" w14:textId="77777777" w:rsidR="005E3C73" w:rsidRPr="00EB4F90" w:rsidRDefault="005E3C73" w:rsidP="00806FD8">
            <w:pPr>
              <w:rPr>
                <w:b/>
                <w:bCs/>
              </w:rPr>
            </w:pPr>
          </w:p>
        </w:tc>
        <w:tc>
          <w:tcPr>
            <w:tcW w:w="1300" w:type="dxa"/>
            <w:noWrap/>
            <w:hideMark/>
          </w:tcPr>
          <w:p w14:paraId="01C12F57" w14:textId="77777777" w:rsidR="005E3C73" w:rsidRPr="00EB4F90" w:rsidRDefault="005E3C73" w:rsidP="00806FD8">
            <w:pPr>
              <w:rPr>
                <w:b/>
                <w:bCs/>
                <w:color w:val="000000"/>
              </w:rPr>
            </w:pPr>
            <w:r w:rsidRPr="00EB4F90">
              <w:rPr>
                <w:b/>
                <w:bCs/>
                <w:color w:val="000000"/>
              </w:rPr>
              <w:t>Estimate</w:t>
            </w:r>
          </w:p>
        </w:tc>
        <w:tc>
          <w:tcPr>
            <w:tcW w:w="1507" w:type="dxa"/>
            <w:noWrap/>
            <w:hideMark/>
          </w:tcPr>
          <w:p w14:paraId="6B41BC5F" w14:textId="77777777" w:rsidR="005E3C73" w:rsidRPr="00EB4F90" w:rsidRDefault="005E3C73" w:rsidP="00806FD8">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3E48951" w14:textId="77777777" w:rsidR="005E3C73" w:rsidRPr="00EB4F90" w:rsidRDefault="005E3C73" w:rsidP="00806FD8">
            <w:pPr>
              <w:rPr>
                <w:b/>
                <w:bCs/>
                <w:color w:val="000000"/>
              </w:rPr>
            </w:pPr>
            <w:r>
              <w:rPr>
                <w:b/>
                <w:bCs/>
                <w:color w:val="000000"/>
              </w:rPr>
              <w:t>t</w:t>
            </w:r>
            <w:r w:rsidRPr="00EB4F90">
              <w:rPr>
                <w:b/>
                <w:bCs/>
                <w:color w:val="000000"/>
              </w:rPr>
              <w:t xml:space="preserve"> value</w:t>
            </w:r>
          </w:p>
        </w:tc>
        <w:tc>
          <w:tcPr>
            <w:tcW w:w="1300" w:type="dxa"/>
            <w:noWrap/>
            <w:hideMark/>
          </w:tcPr>
          <w:p w14:paraId="0174BC20" w14:textId="77777777" w:rsidR="005E3C73" w:rsidRPr="00EB4F90" w:rsidRDefault="005E3C73" w:rsidP="00806FD8">
            <w:pPr>
              <w:rPr>
                <w:b/>
                <w:bCs/>
                <w:color w:val="000000"/>
              </w:rPr>
            </w:pPr>
            <w:r w:rsidRPr="00EB4F90">
              <w:rPr>
                <w:b/>
                <w:bCs/>
                <w:color w:val="000000"/>
              </w:rPr>
              <w:t>p value</w:t>
            </w:r>
          </w:p>
        </w:tc>
      </w:tr>
      <w:tr w:rsidR="005E3C73" w14:paraId="71954CB0" w14:textId="77777777" w:rsidTr="00806FD8">
        <w:trPr>
          <w:trHeight w:val="320"/>
        </w:trPr>
        <w:tc>
          <w:tcPr>
            <w:tcW w:w="2580" w:type="dxa"/>
            <w:noWrap/>
            <w:hideMark/>
          </w:tcPr>
          <w:p w14:paraId="201B5D3C" w14:textId="77777777" w:rsidR="005E3C73" w:rsidRDefault="005E3C73" w:rsidP="00806FD8">
            <w:pPr>
              <w:rPr>
                <w:color w:val="000000"/>
              </w:rPr>
            </w:pPr>
            <w:r>
              <w:rPr>
                <w:color w:val="000000"/>
              </w:rPr>
              <w:t>Intercept</w:t>
            </w:r>
          </w:p>
        </w:tc>
        <w:tc>
          <w:tcPr>
            <w:tcW w:w="1300" w:type="dxa"/>
            <w:noWrap/>
            <w:hideMark/>
          </w:tcPr>
          <w:p w14:paraId="54D481C4" w14:textId="77777777" w:rsidR="005E3C73" w:rsidRDefault="005E3C73" w:rsidP="00806FD8">
            <w:pPr>
              <w:rPr>
                <w:color w:val="000000"/>
              </w:rPr>
            </w:pPr>
            <w:r w:rsidRPr="00DB42F5">
              <w:rPr>
                <w:color w:val="000000"/>
              </w:rPr>
              <w:t>1.22</w:t>
            </w:r>
          </w:p>
        </w:tc>
        <w:tc>
          <w:tcPr>
            <w:tcW w:w="1507" w:type="dxa"/>
            <w:noWrap/>
            <w:hideMark/>
          </w:tcPr>
          <w:p w14:paraId="7783142A" w14:textId="77777777" w:rsidR="005E3C73" w:rsidRDefault="005E3C73" w:rsidP="00806FD8">
            <w:pPr>
              <w:rPr>
                <w:color w:val="000000"/>
              </w:rPr>
            </w:pPr>
            <w:r>
              <w:rPr>
                <w:color w:val="000000"/>
              </w:rPr>
              <w:t>0.32</w:t>
            </w:r>
          </w:p>
        </w:tc>
        <w:tc>
          <w:tcPr>
            <w:tcW w:w="1093" w:type="dxa"/>
            <w:noWrap/>
            <w:hideMark/>
          </w:tcPr>
          <w:p w14:paraId="7AA998E6" w14:textId="77777777" w:rsidR="005E3C73" w:rsidRDefault="005E3C73" w:rsidP="00806FD8">
            <w:pPr>
              <w:rPr>
                <w:color w:val="000000"/>
              </w:rPr>
            </w:pPr>
            <w:r>
              <w:rPr>
                <w:color w:val="000000"/>
              </w:rPr>
              <w:t>3.76</w:t>
            </w:r>
          </w:p>
        </w:tc>
        <w:tc>
          <w:tcPr>
            <w:tcW w:w="1300" w:type="dxa"/>
            <w:noWrap/>
            <w:hideMark/>
          </w:tcPr>
          <w:p w14:paraId="575BA351" w14:textId="77777777" w:rsidR="005E3C73" w:rsidRDefault="005E3C73" w:rsidP="00806FD8">
            <w:pPr>
              <w:rPr>
                <w:color w:val="000000"/>
              </w:rPr>
            </w:pPr>
            <w:r>
              <w:rPr>
                <w:color w:val="000000"/>
              </w:rPr>
              <w:t>0.002</w:t>
            </w:r>
          </w:p>
        </w:tc>
      </w:tr>
      <w:tr w:rsidR="005E3C73" w14:paraId="119D153E" w14:textId="77777777" w:rsidTr="00806FD8">
        <w:trPr>
          <w:trHeight w:val="320"/>
        </w:trPr>
        <w:tc>
          <w:tcPr>
            <w:tcW w:w="2580" w:type="dxa"/>
            <w:noWrap/>
            <w:hideMark/>
          </w:tcPr>
          <w:p w14:paraId="07ABFC38" w14:textId="77777777" w:rsidR="005E3C73" w:rsidRDefault="005E3C73" w:rsidP="00806FD8">
            <w:pPr>
              <w:rPr>
                <w:color w:val="000000"/>
              </w:rPr>
            </w:pPr>
            <w:r>
              <w:rPr>
                <w:color w:val="000000"/>
              </w:rPr>
              <w:t>Carapace</w:t>
            </w:r>
          </w:p>
        </w:tc>
        <w:tc>
          <w:tcPr>
            <w:tcW w:w="1300" w:type="dxa"/>
            <w:noWrap/>
            <w:hideMark/>
          </w:tcPr>
          <w:p w14:paraId="6BF7A29E" w14:textId="77777777" w:rsidR="005E3C73" w:rsidRDefault="005E3C73" w:rsidP="00806FD8">
            <w:pPr>
              <w:rPr>
                <w:color w:val="000000"/>
              </w:rPr>
            </w:pPr>
            <w:r>
              <w:rPr>
                <w:color w:val="000000"/>
              </w:rPr>
              <w:t>0.02</w:t>
            </w:r>
          </w:p>
        </w:tc>
        <w:tc>
          <w:tcPr>
            <w:tcW w:w="1507" w:type="dxa"/>
            <w:noWrap/>
            <w:hideMark/>
          </w:tcPr>
          <w:p w14:paraId="16268308" w14:textId="77777777" w:rsidR="005E3C73" w:rsidRDefault="005E3C73" w:rsidP="00806FD8">
            <w:pPr>
              <w:rPr>
                <w:color w:val="000000"/>
              </w:rPr>
            </w:pPr>
            <w:r>
              <w:rPr>
                <w:color w:val="000000"/>
              </w:rPr>
              <w:t>0.003</w:t>
            </w:r>
          </w:p>
        </w:tc>
        <w:tc>
          <w:tcPr>
            <w:tcW w:w="1093" w:type="dxa"/>
            <w:noWrap/>
            <w:hideMark/>
          </w:tcPr>
          <w:p w14:paraId="5E7D9881" w14:textId="77777777" w:rsidR="005E3C73" w:rsidRDefault="005E3C73" w:rsidP="00806FD8">
            <w:pPr>
              <w:rPr>
                <w:color w:val="000000"/>
              </w:rPr>
            </w:pPr>
            <w:r>
              <w:rPr>
                <w:color w:val="000000"/>
              </w:rPr>
              <w:t>8.73</w:t>
            </w:r>
          </w:p>
        </w:tc>
        <w:tc>
          <w:tcPr>
            <w:tcW w:w="1300" w:type="dxa"/>
            <w:noWrap/>
            <w:hideMark/>
          </w:tcPr>
          <w:p w14:paraId="13507B76" w14:textId="77777777" w:rsidR="005E3C73" w:rsidRDefault="005E3C73" w:rsidP="00806FD8">
            <w:pPr>
              <w:rPr>
                <w:color w:val="000000"/>
              </w:rPr>
            </w:pPr>
            <w:r>
              <w:rPr>
                <w:color w:val="000000"/>
              </w:rPr>
              <w:t>&lt; 0.001</w:t>
            </w:r>
          </w:p>
        </w:tc>
      </w:tr>
    </w:tbl>
    <w:p w14:paraId="028557D2" w14:textId="77777777" w:rsidR="005E3C73" w:rsidRDefault="005E3C73" w:rsidP="002A1EF5">
      <w:pPr>
        <w:rPr>
          <w:b/>
        </w:rPr>
      </w:pPr>
    </w:p>
    <w:p w14:paraId="6AC8469A" w14:textId="77777777" w:rsidR="000642CC" w:rsidRDefault="000642CC">
      <w:pPr>
        <w:rPr>
          <w:b/>
        </w:rPr>
      </w:pPr>
      <w:r>
        <w:rPr>
          <w:b/>
        </w:rPr>
        <w:br w:type="page"/>
      </w:r>
    </w:p>
    <w:p w14:paraId="40445665" w14:textId="47675336" w:rsidR="000642CC" w:rsidRDefault="00E85DC2">
      <w:pPr>
        <w:rPr>
          <w:bCs/>
        </w:rPr>
      </w:pPr>
      <w:r>
        <w:rPr>
          <w:b/>
        </w:rPr>
        <w:lastRenderedPageBreak/>
        <w:t xml:space="preserve">Electronic </w:t>
      </w:r>
      <w:r w:rsidR="000642CC">
        <w:rPr>
          <w:b/>
        </w:rPr>
        <w:t>Supplemen</w:t>
      </w:r>
      <w:r>
        <w:rPr>
          <w:b/>
        </w:rPr>
        <w:t>t</w:t>
      </w:r>
      <w:r w:rsidR="000642CC">
        <w:rPr>
          <w:b/>
        </w:rPr>
        <w:t xml:space="preserve"> 2. </w:t>
      </w:r>
      <w:r w:rsidR="000642CC" w:rsidRPr="000642CC">
        <w:rPr>
          <w:bCs/>
        </w:rPr>
        <w:t>Effect of individual families of fishes and invertebrates on among- and within-</w:t>
      </w:r>
      <w:r w:rsidR="00F10A37">
        <w:rPr>
          <w:bCs/>
        </w:rPr>
        <w:t>site</w:t>
      </w:r>
      <w:r w:rsidR="00F10A37" w:rsidRPr="000642CC">
        <w:rPr>
          <w:bCs/>
        </w:rPr>
        <w:t xml:space="preserve"> </w:t>
      </w:r>
      <w:r w:rsidR="000642CC" w:rsidRPr="000642CC">
        <w:rPr>
          <w:bCs/>
        </w:rPr>
        <w:t>variation in ammonium</w:t>
      </w:r>
      <w:r w:rsidR="00F122DB">
        <w:rPr>
          <w:bCs/>
        </w:rPr>
        <w:t>.</w:t>
      </w:r>
    </w:p>
    <w:p w14:paraId="6953E4DB" w14:textId="77777777" w:rsidR="002B081F" w:rsidRPr="000642CC" w:rsidRDefault="002B081F">
      <w:pPr>
        <w:rPr>
          <w:bCs/>
        </w:rPr>
      </w:pPr>
    </w:p>
    <w:p w14:paraId="2FED38AA" w14:textId="77777777" w:rsidR="000642CC" w:rsidRDefault="000642CC">
      <w:pPr>
        <w:rPr>
          <w:b/>
        </w:rPr>
      </w:pPr>
    </w:p>
    <w:p w14:paraId="6A133C31" w14:textId="4070529D" w:rsidR="000642CC" w:rsidRPr="0096667C" w:rsidRDefault="000642CC" w:rsidP="000642CC">
      <w:pPr>
        <w:spacing w:line="480" w:lineRule="auto"/>
        <w:rPr>
          <w:b/>
          <w:bCs/>
        </w:rPr>
      </w:pPr>
      <w:r w:rsidRPr="0096667C">
        <w:rPr>
          <w:b/>
          <w:bCs/>
        </w:rPr>
        <w:t>Among-</w:t>
      </w:r>
      <w:r w:rsidR="00F10A37" w:rsidRPr="0096667C">
        <w:rPr>
          <w:b/>
          <w:bCs/>
        </w:rPr>
        <w:t xml:space="preserve">site </w:t>
      </w:r>
      <w:r w:rsidRPr="0096667C">
        <w:rPr>
          <w:b/>
          <w:bCs/>
        </w:rPr>
        <w:t>(meso-scale) variation</w:t>
      </w:r>
    </w:p>
    <w:p w14:paraId="11F81E98" w14:textId="2DFA5DC1" w:rsidR="000642CC" w:rsidRDefault="000642CC" w:rsidP="0096667C">
      <w:pPr>
        <w:spacing w:line="480" w:lineRule="auto"/>
      </w:pPr>
      <w:r w:rsidRPr="00623DD8">
        <w:t xml:space="preserve">We further explored the effect of animals on </w:t>
      </w:r>
      <w:r w:rsidR="00F10A37">
        <w:t xml:space="preserve">variation in </w:t>
      </w:r>
      <w:r w:rsidRPr="00623DD8">
        <w:t>NH</w:t>
      </w:r>
      <w:r w:rsidRPr="00623DD8">
        <w:rPr>
          <w:rFonts w:ascii="Cambria Math" w:hAnsi="Cambria Math" w:cs="Cambria Math"/>
        </w:rPr>
        <w:t>₄⁺</w:t>
      </w:r>
      <w:r w:rsidRPr="00623DD8">
        <w:t xml:space="preserve"> concentration </w:t>
      </w:r>
      <w:r w:rsidR="00F10A37">
        <w:t xml:space="preserve">among rocky reef sites </w:t>
      </w:r>
      <w:r w:rsidRPr="00623DD8">
        <w:t xml:space="preserve">by considering only the abundance of one </w:t>
      </w:r>
      <w:r w:rsidR="002B081F">
        <w:t xml:space="preserve">animal </w:t>
      </w:r>
      <w:r w:rsidRPr="00623DD8">
        <w:t xml:space="preserve">family at a time. For each of the top 15 most abundant families observed on our surveys, we constructed an GLMM </w:t>
      </w:r>
      <w:r w:rsidR="002B081F" w:rsidRPr="00623DD8">
        <w:t xml:space="preserve">identical </w:t>
      </w:r>
      <w:r w:rsidRPr="00623DD8">
        <w:t xml:space="preserve">to the </w:t>
      </w:r>
      <w:r w:rsidR="002B081F">
        <w:t>top</w:t>
      </w:r>
      <w:r w:rsidR="002B081F" w:rsidRPr="00623DD8">
        <w:t xml:space="preserve"> </w:t>
      </w:r>
      <w:r w:rsidRPr="00623DD8">
        <w:t xml:space="preserve">model </w:t>
      </w:r>
      <w:r w:rsidR="002B081F">
        <w:t>shown in Table S4</w:t>
      </w:r>
      <w:r w:rsidRPr="00623DD8">
        <w:t>, using only the abundance of that family (NH</w:t>
      </w:r>
      <w:r w:rsidRPr="00623DD8">
        <w:rPr>
          <w:rFonts w:ascii="Cambria Math" w:hAnsi="Cambria Math" w:cs="Cambria Math"/>
        </w:rPr>
        <w:t>₄⁺</w:t>
      </w:r>
      <w:r w:rsidRPr="00623DD8">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t>Hexagrammidae</w:t>
      </w:r>
      <w:proofErr w:type="spellEnd"/>
      <w:r w:rsidRPr="00623DD8">
        <w:t xml:space="preserve">, </w:t>
      </w:r>
      <w:proofErr w:type="spellStart"/>
      <w:r w:rsidRPr="00623DD8">
        <w:t>Gobiidae</w:t>
      </w:r>
      <w:proofErr w:type="spellEnd"/>
      <w:r w:rsidRPr="00623DD8">
        <w:t xml:space="preserve">, and </w:t>
      </w:r>
      <w:proofErr w:type="spellStart"/>
      <w:r w:rsidRPr="00623DD8">
        <w:t>Sebastidae</w:t>
      </w:r>
      <w:proofErr w:type="spellEnd"/>
      <w:r w:rsidRPr="00623DD8">
        <w:t>) and three invertebrate families (</w:t>
      </w:r>
      <w:proofErr w:type="spellStart"/>
      <w:r w:rsidRPr="00623DD8">
        <w:t>Muricidae</w:t>
      </w:r>
      <w:proofErr w:type="spellEnd"/>
      <w:r w:rsidRPr="00623DD8">
        <w:t xml:space="preserve">, Asteriidae, </w:t>
      </w:r>
      <w:r>
        <w:t xml:space="preserve">and </w:t>
      </w:r>
      <w:proofErr w:type="spellStart"/>
      <w:r w:rsidRPr="00623DD8">
        <w:t>Acmaeidae</w:t>
      </w:r>
      <w:proofErr w:type="spellEnd"/>
      <w:r w:rsidRPr="00623DD8">
        <w:t xml:space="preserve">) with the </w:t>
      </w:r>
      <w:commentRangeStart w:id="39"/>
      <w:r w:rsidRPr="00623DD8">
        <w:t>highest R</w:t>
      </w:r>
      <w:r w:rsidRPr="00623DD8">
        <w:rPr>
          <w:vertAlign w:val="superscript"/>
        </w:rPr>
        <w:t>2</w:t>
      </w:r>
      <w:r w:rsidRPr="00623DD8">
        <w:t xml:space="preserve"> values</w:t>
      </w:r>
      <w:commentRangeEnd w:id="39"/>
      <w:r w:rsidR="00F10A37">
        <w:rPr>
          <w:rStyle w:val="CommentReference"/>
        </w:rPr>
        <w:commentReference w:id="39"/>
      </w:r>
      <w:r w:rsidRPr="00623DD8">
        <w:t>.</w:t>
      </w:r>
      <w:r w:rsidR="00E85DC2">
        <w:t xml:space="preserve"> These six families constitute 17% of the total abundance.</w:t>
      </w:r>
    </w:p>
    <w:p w14:paraId="525E97F3" w14:textId="77777777" w:rsidR="000642CC" w:rsidRDefault="000642CC">
      <w:pPr>
        <w:rPr>
          <w:b/>
        </w:rPr>
      </w:pPr>
    </w:p>
    <w:p w14:paraId="3AA39F29" w14:textId="4D5135FE" w:rsidR="000642CC" w:rsidRDefault="000642CC" w:rsidP="000642CC">
      <w:pPr>
        <w:spacing w:line="480" w:lineRule="auto"/>
        <w:ind w:firstLine="720"/>
        <w:rPr>
          <w:color w:val="000000"/>
        </w:rPr>
      </w:pPr>
      <w:r>
        <w:t>We found evidence of a positive relationship between NH</w:t>
      </w:r>
      <w:r>
        <w:rPr>
          <w:rFonts w:ascii="Cambria Math" w:hAnsi="Cambria Math" w:cs="Cambria Math"/>
        </w:rPr>
        <w:t>₄⁺</w:t>
      </w:r>
      <w:r w:rsidR="002B081F">
        <w:rPr>
          <w:rFonts w:ascii="Cambria Math" w:hAnsi="Cambria Math" w:cs="Cambria Math"/>
        </w:rPr>
        <w:t xml:space="preserve"> concentration</w:t>
      </w:r>
      <w:r>
        <w:t xml:space="preserve"> and </w:t>
      </w:r>
      <w:r w:rsidR="002B081F">
        <w:t xml:space="preserve">the </w:t>
      </w:r>
      <w:r>
        <w:t>abundance of greenling</w:t>
      </w:r>
      <w:r w:rsidR="002B081F">
        <w:t>s</w:t>
      </w:r>
      <w:r>
        <w:t xml:space="preserve"> (</w:t>
      </w:r>
      <w:proofErr w:type="spellStart"/>
      <w:r w:rsidRPr="001A65DD">
        <w:t>Hexagrammidae</w:t>
      </w:r>
      <w:proofErr w:type="spellEnd"/>
      <w:r>
        <w:t xml:space="preserve">, GLMM, p = </w:t>
      </w:r>
      <w:r w:rsidRPr="001A65DD">
        <w:t>0.0</w:t>
      </w:r>
      <w:r>
        <w:t>3</w:t>
      </w:r>
      <w:r w:rsidR="001F1DDA">
        <w:t xml:space="preserve">, </w:t>
      </w:r>
      <w:r w:rsidR="001F1DDA" w:rsidRPr="001F1DDA">
        <w:rPr>
          <w:highlight w:val="green"/>
        </w:rPr>
        <w:t>Supplement</w:t>
      </w:r>
      <w:r w:rsidR="00BC49DF">
        <w:rPr>
          <w:highlight w:val="green"/>
        </w:rPr>
        <w:t xml:space="preserve"> 2</w:t>
      </w:r>
      <w:r w:rsidR="001F1DDA" w:rsidRPr="001F1DDA">
        <w:rPr>
          <w:highlight w:val="green"/>
        </w:rPr>
        <w:t xml:space="preserve"> Fig</w:t>
      </w:r>
      <w:r w:rsidR="00820A22">
        <w:rPr>
          <w:highlight w:val="green"/>
        </w:rPr>
        <w:t>.</w:t>
      </w:r>
      <w:r w:rsidR="001F1DDA" w:rsidRPr="001F1DDA">
        <w:rPr>
          <w:highlight w:val="green"/>
        </w:rPr>
        <w:t xml:space="preserve"> 1</w:t>
      </w:r>
      <w:r>
        <w:t xml:space="preserve">), weak evidence of an interaction between </w:t>
      </w:r>
      <w:r w:rsidR="002B081F">
        <w:t xml:space="preserve">greenling </w:t>
      </w:r>
      <w:r>
        <w:t>abundance and tide (p = 0.09), but no evidence for an effect of any other predictors (p &gt; 0.10). We also found evidence of a positive relationship between NH</w:t>
      </w:r>
      <w:r>
        <w:rPr>
          <w:rFonts w:ascii="Cambria Math" w:hAnsi="Cambria Math" w:cs="Cambria Math"/>
        </w:rPr>
        <w:t>₄⁺</w:t>
      </w:r>
      <w:r>
        <w:t xml:space="preserve"> </w:t>
      </w:r>
      <w:r w:rsidR="002B081F">
        <w:t xml:space="preserve">concentration </w:t>
      </w:r>
      <w:r>
        <w:t>and the abundance of whitecap limpets (</w:t>
      </w:r>
      <w:proofErr w:type="spellStart"/>
      <w:r w:rsidRPr="001A65DD">
        <w:t>Acmaeidae</w:t>
      </w:r>
      <w:proofErr w:type="spellEnd"/>
      <w:r>
        <w:t>, GLMM, p = 0.03), but no evidence of an effect of any other predictors (p &gt; 0.40). We found no evidence of an effect of any predictors on NH</w:t>
      </w:r>
      <w:r>
        <w:rPr>
          <w:rFonts w:ascii="Cambria Math" w:hAnsi="Cambria Math" w:cs="Cambria Math"/>
        </w:rPr>
        <w:t>₄⁺</w:t>
      </w:r>
      <w:r w:rsidR="002B081F">
        <w:t xml:space="preserve"> concentration</w:t>
      </w:r>
      <w:r>
        <w:t xml:space="preserve"> in the models for </w:t>
      </w:r>
      <w:r w:rsidR="002B081F">
        <w:t>the families</w:t>
      </w:r>
      <w:r>
        <w:t xml:space="preserve"> </w:t>
      </w:r>
      <w:proofErr w:type="spellStart"/>
      <w:r w:rsidRPr="005A129F">
        <w:t>Sebastidae</w:t>
      </w:r>
      <w:proofErr w:type="spellEnd"/>
      <w:r>
        <w:t xml:space="preserve">, </w:t>
      </w:r>
      <w:proofErr w:type="spellStart"/>
      <w:r w:rsidRPr="005A129F">
        <w:t>Gobiidae</w:t>
      </w:r>
      <w:proofErr w:type="spellEnd"/>
      <w:r>
        <w:t xml:space="preserve">, </w:t>
      </w:r>
      <w:r w:rsidRPr="005A129F">
        <w:t>Asteriidae</w:t>
      </w:r>
      <w:r>
        <w:t xml:space="preserve">, or </w:t>
      </w:r>
      <w:proofErr w:type="spellStart"/>
      <w:r w:rsidRPr="005A129F">
        <w:t>Muricidae</w:t>
      </w:r>
      <w:proofErr w:type="spellEnd"/>
      <w:r>
        <w:t xml:space="preserve"> (p &gt; 0.10).</w:t>
      </w:r>
      <w:r w:rsidRPr="00275834">
        <w:rPr>
          <w:color w:val="000000"/>
        </w:rPr>
        <w:t xml:space="preserve"> </w:t>
      </w:r>
      <w:r>
        <w:rPr>
          <w:color w:val="000000"/>
        </w:rPr>
        <w:t xml:space="preserve">Full model outputs are available in </w:t>
      </w:r>
      <w:r w:rsidR="001F1DDA">
        <w:rPr>
          <w:color w:val="000000"/>
        </w:rPr>
        <w:t>Supplement</w:t>
      </w:r>
      <w:r w:rsidR="00BC49DF">
        <w:rPr>
          <w:color w:val="000000"/>
        </w:rPr>
        <w:t xml:space="preserve"> 1</w:t>
      </w:r>
      <w:r w:rsidR="001F1DDA">
        <w:rPr>
          <w:color w:val="000000"/>
        </w:rPr>
        <w:t xml:space="preserve"> </w:t>
      </w:r>
      <w:r w:rsidRPr="00275834">
        <w:rPr>
          <w:color w:val="000000"/>
          <w:highlight w:val="green"/>
        </w:rPr>
        <w:t xml:space="preserve">Table </w:t>
      </w:r>
      <w:r>
        <w:rPr>
          <w:color w:val="000000"/>
          <w:highlight w:val="green"/>
        </w:rPr>
        <w:t>1</w:t>
      </w:r>
      <w:r w:rsidRPr="00275834">
        <w:rPr>
          <w:color w:val="000000"/>
          <w:highlight w:val="green"/>
        </w:rPr>
        <w:t>.</w:t>
      </w:r>
    </w:p>
    <w:p w14:paraId="2AF37A71" w14:textId="5F975DE3" w:rsidR="000642CC" w:rsidRDefault="000642CC" w:rsidP="000642CC">
      <w:pPr>
        <w:spacing w:line="480" w:lineRule="auto"/>
        <w:rPr>
          <w:color w:val="000000"/>
        </w:rPr>
      </w:pPr>
    </w:p>
    <w:p w14:paraId="1AAA5CAE" w14:textId="3F7789FD" w:rsidR="00435ABE" w:rsidRDefault="000642CC" w:rsidP="002A1EF5">
      <w:pPr>
        <w:rPr>
          <w:b/>
        </w:rPr>
      </w:pPr>
      <w:r>
        <w:rPr>
          <w:b/>
        </w:rPr>
        <w:br w:type="page"/>
      </w:r>
    </w:p>
    <w:p w14:paraId="38C8DB6D" w14:textId="0E21A28E" w:rsidR="00EB4F90" w:rsidRDefault="00EB4F90" w:rsidP="002A1EF5">
      <w:pPr>
        <w:rPr>
          <w:b/>
        </w:rPr>
      </w:pPr>
      <w:r>
        <w:rPr>
          <w:b/>
          <w:noProof/>
        </w:rPr>
        <w:lastRenderedPageBreak/>
        <w:drawing>
          <wp:inline distT="0" distB="0" distL="0" distR="0" wp14:anchorId="3B65CED8" wp14:editId="1F218950">
            <wp:extent cx="5943600" cy="3343275"/>
            <wp:effectExtent l="0" t="0" r="0" b="0"/>
            <wp:docPr id="667695295"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5295" name="Picture 2" descr="A graph of different types of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5B9AEB6F" w:rsidR="00435ABE" w:rsidRDefault="001F1DDA" w:rsidP="002A1EF5">
      <w:r>
        <w:rPr>
          <w:b/>
        </w:rPr>
        <w:t xml:space="preserve">Supplemental </w:t>
      </w:r>
      <w:r w:rsidR="00435ABE">
        <w:rPr>
          <w:b/>
        </w:rPr>
        <w:t xml:space="preserve">Figure 1. </w:t>
      </w:r>
      <w:r w:rsidR="00435ABE">
        <w:t>M</w:t>
      </w:r>
      <w:r w:rsidR="00435ABE" w:rsidRPr="009E2DF2">
        <w:t>odel</w:t>
      </w:r>
      <w:r w:rsidR="002B081F">
        <w:t>-</w:t>
      </w:r>
      <w:r w:rsidR="00435ABE" w:rsidRPr="009E2DF2">
        <w:t xml:space="preserve">generated predictions </w:t>
      </w:r>
      <w:r w:rsidR="005200FA">
        <w:t xml:space="preserve">of ammonium concentrations in relation to abundance across rocky reef sites </w:t>
      </w:r>
      <w:r w:rsidR="00435ABE" w:rsidRPr="009E2DF2">
        <w:t xml:space="preserve">for </w:t>
      </w:r>
      <w:r w:rsidR="005200FA">
        <w:t xml:space="preserve">the </w:t>
      </w:r>
      <w:r w:rsidR="00435ABE" w:rsidRPr="009E2DF2">
        <w:t xml:space="preserve">6 </w:t>
      </w:r>
      <w:r w:rsidR="005200FA">
        <w:t xml:space="preserve">animal </w:t>
      </w:r>
      <w:r w:rsidR="00435ABE" w:rsidRPr="009E2DF2">
        <w:t>famil</w:t>
      </w:r>
      <w:r w:rsidR="005200FA">
        <w:t xml:space="preserve">ies </w:t>
      </w:r>
      <w:r w:rsidR="00F10A37">
        <w:t>with the highest R</w:t>
      </w:r>
      <w:r w:rsidR="00F10A37" w:rsidRPr="00F83AAB">
        <w:rPr>
          <w:vertAlign w:val="superscript"/>
        </w:rPr>
        <w:t>2</w:t>
      </w:r>
      <w:r w:rsidR="00F10A37">
        <w:t xml:space="preserve">. </w:t>
      </w:r>
    </w:p>
    <w:p w14:paraId="5654A65D" w14:textId="77777777" w:rsidR="002B081F" w:rsidRDefault="002B081F" w:rsidP="002A1EF5"/>
    <w:p w14:paraId="0B2EBBAA" w14:textId="1502AD19" w:rsidR="002B081F" w:rsidRPr="000D7435" w:rsidRDefault="002B081F" w:rsidP="002B081F">
      <w:r>
        <w:rPr>
          <w:b/>
        </w:rPr>
        <w:t xml:space="preserve">Supplemental </w:t>
      </w:r>
      <w:r w:rsidRPr="000D7435">
        <w:rPr>
          <w:b/>
        </w:rPr>
        <w:t xml:space="preserve">Table </w:t>
      </w:r>
      <w:r>
        <w:rPr>
          <w:b/>
        </w:rPr>
        <w:t>1</w:t>
      </w:r>
      <w:r w:rsidRPr="000D7435">
        <w:rPr>
          <w:b/>
        </w:rPr>
        <w:t>.</w:t>
      </w:r>
      <w:r w:rsidRPr="000D7435">
        <w:t xml:space="preserve"> Model summaries from the </w:t>
      </w:r>
      <w:r>
        <w:t>among</w:t>
      </w:r>
      <w:r w:rsidRPr="000D7435">
        <w:t xml:space="preserve">-site, </w:t>
      </w:r>
      <w:r>
        <w:t>meso-</w:t>
      </w:r>
      <w:r w:rsidRPr="000D7435">
        <w:t xml:space="preserve">scale models including only the biomass of one family </w:t>
      </w:r>
      <w:r w:rsidR="00EB4F90">
        <w:t xml:space="preserve">(indicated in the top left cell) </w:t>
      </w:r>
      <w:r w:rsidRPr="000D7435">
        <w:t>for each model.</w:t>
      </w:r>
    </w:p>
    <w:p w14:paraId="559087F7" w14:textId="77777777" w:rsidR="00EB4F90" w:rsidRDefault="00EB4F90" w:rsidP="002B081F">
      <w:pPr>
        <w:pStyle w:val="HTMLPreformatted"/>
        <w:shd w:val="clear" w:color="auto" w:fill="FFFFFF"/>
        <w:wordWrap w:val="0"/>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2087E0A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00442460" w14:textId="4E3ED7A4" w:rsidR="00EB4F90" w:rsidRPr="00EB4F90" w:rsidRDefault="00EB4F90" w:rsidP="00EB4F90">
            <w:pPr>
              <w:rPr>
                <w:b/>
                <w:bCs/>
              </w:rPr>
            </w:pPr>
            <w:proofErr w:type="spellStart"/>
            <w:r w:rsidRPr="00EB4F90">
              <w:rPr>
                <w:b/>
                <w:bCs/>
              </w:rPr>
              <w:t>Sebastidae</w:t>
            </w:r>
            <w:proofErr w:type="spellEnd"/>
          </w:p>
        </w:tc>
        <w:tc>
          <w:tcPr>
            <w:tcW w:w="1300" w:type="dxa"/>
            <w:noWrap/>
            <w:hideMark/>
          </w:tcPr>
          <w:p w14:paraId="51342AA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550FDA" w14:textId="5D8C71F1"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2F4DF57D" w14:textId="65774C68" w:rsidR="00EB4F90" w:rsidRPr="00EB4F90" w:rsidRDefault="00EB4F90" w:rsidP="00EB4F90">
            <w:pPr>
              <w:rPr>
                <w:b/>
                <w:bCs/>
                <w:color w:val="000000"/>
              </w:rPr>
            </w:pPr>
            <w:r w:rsidRPr="00EB4F90">
              <w:rPr>
                <w:b/>
                <w:bCs/>
                <w:color w:val="000000"/>
              </w:rPr>
              <w:t>z-value</w:t>
            </w:r>
          </w:p>
        </w:tc>
        <w:tc>
          <w:tcPr>
            <w:tcW w:w="1300" w:type="dxa"/>
            <w:noWrap/>
            <w:hideMark/>
          </w:tcPr>
          <w:p w14:paraId="5CCF8756" w14:textId="205791D0" w:rsidR="00EB4F90" w:rsidRPr="00EB4F90" w:rsidRDefault="00EB4F90" w:rsidP="00EB4F90">
            <w:pPr>
              <w:rPr>
                <w:b/>
                <w:bCs/>
                <w:color w:val="000000"/>
              </w:rPr>
            </w:pPr>
            <w:r w:rsidRPr="00EB4F90">
              <w:rPr>
                <w:b/>
                <w:bCs/>
                <w:color w:val="000000"/>
              </w:rPr>
              <w:t>p-value</w:t>
            </w:r>
          </w:p>
        </w:tc>
      </w:tr>
      <w:tr w:rsidR="00EB4F90" w:rsidRPr="00EB4F90" w14:paraId="0D25D4F6" w14:textId="77777777" w:rsidTr="00EB4F90">
        <w:trPr>
          <w:trHeight w:val="320"/>
        </w:trPr>
        <w:tc>
          <w:tcPr>
            <w:tcW w:w="2580" w:type="dxa"/>
            <w:noWrap/>
            <w:hideMark/>
          </w:tcPr>
          <w:p w14:paraId="17C274E2" w14:textId="77777777" w:rsidR="00EB4F90" w:rsidRPr="00EB4F90" w:rsidRDefault="00EB4F90" w:rsidP="00EB4F90">
            <w:pPr>
              <w:rPr>
                <w:color w:val="000000"/>
              </w:rPr>
            </w:pPr>
            <w:r w:rsidRPr="00EB4F90">
              <w:rPr>
                <w:color w:val="000000"/>
              </w:rPr>
              <w:t>Intercept</w:t>
            </w:r>
          </w:p>
        </w:tc>
        <w:tc>
          <w:tcPr>
            <w:tcW w:w="1300" w:type="dxa"/>
            <w:noWrap/>
            <w:hideMark/>
          </w:tcPr>
          <w:p w14:paraId="1A0AD281" w14:textId="77777777" w:rsidR="00EB4F90" w:rsidRPr="00EB4F90" w:rsidRDefault="00EB4F90" w:rsidP="00EB4F90">
            <w:pPr>
              <w:rPr>
                <w:color w:val="000000"/>
              </w:rPr>
            </w:pPr>
            <w:r w:rsidRPr="00EB4F90">
              <w:rPr>
                <w:color w:val="000000"/>
              </w:rPr>
              <w:t>0.13</w:t>
            </w:r>
          </w:p>
        </w:tc>
        <w:tc>
          <w:tcPr>
            <w:tcW w:w="1507" w:type="dxa"/>
            <w:noWrap/>
            <w:hideMark/>
          </w:tcPr>
          <w:p w14:paraId="2C3A4E85" w14:textId="77777777" w:rsidR="00EB4F90" w:rsidRPr="00EB4F90" w:rsidRDefault="00EB4F90" w:rsidP="00EB4F90">
            <w:pPr>
              <w:rPr>
                <w:color w:val="000000"/>
              </w:rPr>
            </w:pPr>
            <w:r w:rsidRPr="00EB4F90">
              <w:rPr>
                <w:color w:val="000000"/>
              </w:rPr>
              <w:t>1.23</w:t>
            </w:r>
          </w:p>
        </w:tc>
        <w:tc>
          <w:tcPr>
            <w:tcW w:w="1093" w:type="dxa"/>
            <w:noWrap/>
            <w:hideMark/>
          </w:tcPr>
          <w:p w14:paraId="53E30BDF" w14:textId="77777777" w:rsidR="00EB4F90" w:rsidRPr="00EB4F90" w:rsidRDefault="00EB4F90" w:rsidP="00EB4F90">
            <w:pPr>
              <w:rPr>
                <w:color w:val="000000"/>
              </w:rPr>
            </w:pPr>
            <w:r w:rsidRPr="00EB4F90">
              <w:rPr>
                <w:color w:val="000000"/>
              </w:rPr>
              <w:t>0.11</w:t>
            </w:r>
          </w:p>
        </w:tc>
        <w:tc>
          <w:tcPr>
            <w:tcW w:w="1300" w:type="dxa"/>
            <w:noWrap/>
            <w:hideMark/>
          </w:tcPr>
          <w:p w14:paraId="484B55C2" w14:textId="77777777" w:rsidR="00EB4F90" w:rsidRPr="00EB4F90" w:rsidRDefault="00EB4F90" w:rsidP="00EB4F90">
            <w:pPr>
              <w:rPr>
                <w:color w:val="000000"/>
              </w:rPr>
            </w:pPr>
            <w:r w:rsidRPr="00EB4F90">
              <w:rPr>
                <w:color w:val="000000"/>
              </w:rPr>
              <w:t>0.91</w:t>
            </w:r>
          </w:p>
        </w:tc>
      </w:tr>
      <w:tr w:rsidR="00EB4F90" w:rsidRPr="00EB4F90" w14:paraId="6FFBC51C" w14:textId="77777777" w:rsidTr="00EB4F90">
        <w:trPr>
          <w:trHeight w:val="320"/>
        </w:trPr>
        <w:tc>
          <w:tcPr>
            <w:tcW w:w="2580" w:type="dxa"/>
            <w:noWrap/>
            <w:hideMark/>
          </w:tcPr>
          <w:p w14:paraId="7F67A0E7" w14:textId="77777777" w:rsidR="00EB4F90" w:rsidRPr="00EB4F90" w:rsidRDefault="00EB4F90" w:rsidP="00EB4F90">
            <w:pPr>
              <w:rPr>
                <w:color w:val="000000"/>
              </w:rPr>
            </w:pPr>
            <w:r w:rsidRPr="00EB4F90">
              <w:rPr>
                <w:color w:val="000000"/>
              </w:rPr>
              <w:t>Abundance</w:t>
            </w:r>
          </w:p>
        </w:tc>
        <w:tc>
          <w:tcPr>
            <w:tcW w:w="1300" w:type="dxa"/>
            <w:noWrap/>
            <w:hideMark/>
          </w:tcPr>
          <w:p w14:paraId="4594BF52" w14:textId="77777777" w:rsidR="00EB4F90" w:rsidRPr="00EB4F90" w:rsidRDefault="00EB4F90" w:rsidP="00EB4F90">
            <w:pPr>
              <w:rPr>
                <w:color w:val="000000"/>
              </w:rPr>
            </w:pPr>
            <w:r w:rsidRPr="00EB4F90">
              <w:rPr>
                <w:color w:val="000000"/>
              </w:rPr>
              <w:t>1.98</w:t>
            </w:r>
          </w:p>
        </w:tc>
        <w:tc>
          <w:tcPr>
            <w:tcW w:w="1507" w:type="dxa"/>
            <w:noWrap/>
            <w:hideMark/>
          </w:tcPr>
          <w:p w14:paraId="767C7AF0" w14:textId="77777777" w:rsidR="00EB4F90" w:rsidRPr="00EB4F90" w:rsidRDefault="00EB4F90" w:rsidP="00EB4F90">
            <w:pPr>
              <w:rPr>
                <w:color w:val="000000"/>
              </w:rPr>
            </w:pPr>
            <w:r w:rsidRPr="00EB4F90">
              <w:rPr>
                <w:color w:val="000000"/>
              </w:rPr>
              <w:t>3.22</w:t>
            </w:r>
          </w:p>
        </w:tc>
        <w:tc>
          <w:tcPr>
            <w:tcW w:w="1093" w:type="dxa"/>
            <w:noWrap/>
            <w:hideMark/>
          </w:tcPr>
          <w:p w14:paraId="20853456" w14:textId="77777777" w:rsidR="00EB4F90" w:rsidRPr="00EB4F90" w:rsidRDefault="00EB4F90" w:rsidP="00EB4F90">
            <w:pPr>
              <w:rPr>
                <w:color w:val="000000"/>
              </w:rPr>
            </w:pPr>
            <w:r w:rsidRPr="00EB4F90">
              <w:rPr>
                <w:color w:val="000000"/>
              </w:rPr>
              <w:t>0.61</w:t>
            </w:r>
          </w:p>
        </w:tc>
        <w:tc>
          <w:tcPr>
            <w:tcW w:w="1300" w:type="dxa"/>
            <w:noWrap/>
            <w:hideMark/>
          </w:tcPr>
          <w:p w14:paraId="31359757" w14:textId="77777777" w:rsidR="00EB4F90" w:rsidRPr="00EB4F90" w:rsidRDefault="00EB4F90" w:rsidP="00EB4F90">
            <w:pPr>
              <w:rPr>
                <w:color w:val="000000"/>
              </w:rPr>
            </w:pPr>
            <w:r w:rsidRPr="00EB4F90">
              <w:rPr>
                <w:color w:val="000000"/>
              </w:rPr>
              <w:t>0.54</w:t>
            </w:r>
          </w:p>
        </w:tc>
      </w:tr>
      <w:tr w:rsidR="00EB4F90" w:rsidRPr="00EB4F90" w14:paraId="4036E67F" w14:textId="77777777" w:rsidTr="00EB4F90">
        <w:trPr>
          <w:trHeight w:val="320"/>
        </w:trPr>
        <w:tc>
          <w:tcPr>
            <w:tcW w:w="2580" w:type="dxa"/>
            <w:noWrap/>
            <w:hideMark/>
          </w:tcPr>
          <w:p w14:paraId="28C5C194" w14:textId="77777777" w:rsidR="00EB4F90" w:rsidRPr="00EB4F90" w:rsidRDefault="00EB4F90" w:rsidP="00EB4F90">
            <w:pPr>
              <w:rPr>
                <w:color w:val="000000"/>
              </w:rPr>
            </w:pPr>
            <w:r w:rsidRPr="00EB4F90">
              <w:rPr>
                <w:color w:val="000000"/>
              </w:rPr>
              <w:t>Tide exchange</w:t>
            </w:r>
          </w:p>
        </w:tc>
        <w:tc>
          <w:tcPr>
            <w:tcW w:w="1300" w:type="dxa"/>
            <w:noWrap/>
            <w:hideMark/>
          </w:tcPr>
          <w:p w14:paraId="45A00EBA" w14:textId="77777777" w:rsidR="00EB4F90" w:rsidRPr="00EB4F90" w:rsidRDefault="00EB4F90" w:rsidP="00EB4F90">
            <w:pPr>
              <w:rPr>
                <w:color w:val="000000"/>
              </w:rPr>
            </w:pPr>
            <w:r w:rsidRPr="00EB4F90">
              <w:rPr>
                <w:color w:val="000000"/>
              </w:rPr>
              <w:t>-0.53</w:t>
            </w:r>
          </w:p>
        </w:tc>
        <w:tc>
          <w:tcPr>
            <w:tcW w:w="1507" w:type="dxa"/>
            <w:noWrap/>
            <w:hideMark/>
          </w:tcPr>
          <w:p w14:paraId="2861C5BF" w14:textId="77777777" w:rsidR="00EB4F90" w:rsidRPr="00EB4F90" w:rsidRDefault="00EB4F90" w:rsidP="00EB4F90">
            <w:pPr>
              <w:rPr>
                <w:color w:val="000000"/>
              </w:rPr>
            </w:pPr>
            <w:r w:rsidRPr="00EB4F90">
              <w:rPr>
                <w:color w:val="000000"/>
              </w:rPr>
              <w:t>1.00</w:t>
            </w:r>
          </w:p>
        </w:tc>
        <w:tc>
          <w:tcPr>
            <w:tcW w:w="1093" w:type="dxa"/>
            <w:noWrap/>
            <w:hideMark/>
          </w:tcPr>
          <w:p w14:paraId="49EBF180" w14:textId="77777777" w:rsidR="00EB4F90" w:rsidRPr="00EB4F90" w:rsidRDefault="00EB4F90" w:rsidP="00EB4F90">
            <w:pPr>
              <w:rPr>
                <w:color w:val="000000"/>
              </w:rPr>
            </w:pPr>
            <w:r w:rsidRPr="00EB4F90">
              <w:rPr>
                <w:color w:val="000000"/>
              </w:rPr>
              <w:t>-0.53</w:t>
            </w:r>
          </w:p>
        </w:tc>
        <w:tc>
          <w:tcPr>
            <w:tcW w:w="1300" w:type="dxa"/>
            <w:noWrap/>
            <w:hideMark/>
          </w:tcPr>
          <w:p w14:paraId="7B9C8F6B" w14:textId="77777777" w:rsidR="00EB4F90" w:rsidRPr="00EB4F90" w:rsidRDefault="00EB4F90" w:rsidP="00EB4F90">
            <w:pPr>
              <w:rPr>
                <w:color w:val="000000"/>
              </w:rPr>
            </w:pPr>
            <w:r w:rsidRPr="00EB4F90">
              <w:rPr>
                <w:color w:val="000000"/>
              </w:rPr>
              <w:t>0.60</w:t>
            </w:r>
          </w:p>
        </w:tc>
      </w:tr>
      <w:tr w:rsidR="00EB4F90" w:rsidRPr="00EB4F90" w14:paraId="08EE2C87" w14:textId="77777777" w:rsidTr="00EB4F90">
        <w:trPr>
          <w:trHeight w:val="320"/>
        </w:trPr>
        <w:tc>
          <w:tcPr>
            <w:tcW w:w="2580" w:type="dxa"/>
            <w:noWrap/>
            <w:hideMark/>
          </w:tcPr>
          <w:p w14:paraId="15355BE6" w14:textId="77777777" w:rsidR="00EB4F90" w:rsidRPr="00EB4F90" w:rsidRDefault="00EB4F90" w:rsidP="00EB4F90">
            <w:pPr>
              <w:rPr>
                <w:color w:val="000000"/>
              </w:rPr>
            </w:pPr>
            <w:r w:rsidRPr="00EB4F90">
              <w:rPr>
                <w:color w:val="000000"/>
              </w:rPr>
              <w:t>Biodiversity</w:t>
            </w:r>
          </w:p>
        </w:tc>
        <w:tc>
          <w:tcPr>
            <w:tcW w:w="1300" w:type="dxa"/>
            <w:noWrap/>
            <w:hideMark/>
          </w:tcPr>
          <w:p w14:paraId="3B133E27" w14:textId="77777777" w:rsidR="00EB4F90" w:rsidRPr="00EB4F90" w:rsidRDefault="00EB4F90" w:rsidP="00EB4F90">
            <w:pPr>
              <w:rPr>
                <w:color w:val="000000"/>
              </w:rPr>
            </w:pPr>
            <w:r w:rsidRPr="00EB4F90">
              <w:rPr>
                <w:color w:val="000000"/>
              </w:rPr>
              <w:t>-0.10</w:t>
            </w:r>
          </w:p>
        </w:tc>
        <w:tc>
          <w:tcPr>
            <w:tcW w:w="1507" w:type="dxa"/>
            <w:noWrap/>
            <w:hideMark/>
          </w:tcPr>
          <w:p w14:paraId="6C442F76" w14:textId="77777777" w:rsidR="00EB4F90" w:rsidRPr="00EB4F90" w:rsidRDefault="00EB4F90" w:rsidP="00EB4F90">
            <w:pPr>
              <w:rPr>
                <w:color w:val="000000"/>
              </w:rPr>
            </w:pPr>
            <w:r w:rsidRPr="00EB4F90">
              <w:rPr>
                <w:color w:val="000000"/>
              </w:rPr>
              <w:t>0.13</w:t>
            </w:r>
          </w:p>
        </w:tc>
        <w:tc>
          <w:tcPr>
            <w:tcW w:w="1093" w:type="dxa"/>
            <w:noWrap/>
            <w:hideMark/>
          </w:tcPr>
          <w:p w14:paraId="0EDDC525" w14:textId="77777777" w:rsidR="00EB4F90" w:rsidRPr="00EB4F90" w:rsidRDefault="00EB4F90" w:rsidP="00EB4F90">
            <w:pPr>
              <w:rPr>
                <w:color w:val="000000"/>
              </w:rPr>
            </w:pPr>
            <w:r w:rsidRPr="00EB4F90">
              <w:rPr>
                <w:color w:val="000000"/>
              </w:rPr>
              <w:t>-0.75</w:t>
            </w:r>
          </w:p>
        </w:tc>
        <w:tc>
          <w:tcPr>
            <w:tcW w:w="1300" w:type="dxa"/>
            <w:noWrap/>
            <w:hideMark/>
          </w:tcPr>
          <w:p w14:paraId="6CE0D8E8" w14:textId="77777777" w:rsidR="00EB4F90" w:rsidRPr="00EB4F90" w:rsidRDefault="00EB4F90" w:rsidP="00EB4F90">
            <w:pPr>
              <w:rPr>
                <w:color w:val="000000"/>
              </w:rPr>
            </w:pPr>
            <w:r w:rsidRPr="00EB4F90">
              <w:rPr>
                <w:color w:val="000000"/>
              </w:rPr>
              <w:t>0.45</w:t>
            </w:r>
          </w:p>
        </w:tc>
      </w:tr>
      <w:tr w:rsidR="00EB4F90" w:rsidRPr="00EB4F90" w14:paraId="7063CF74" w14:textId="77777777" w:rsidTr="00EB4F90">
        <w:trPr>
          <w:trHeight w:val="320"/>
        </w:trPr>
        <w:tc>
          <w:tcPr>
            <w:tcW w:w="2580" w:type="dxa"/>
            <w:noWrap/>
            <w:hideMark/>
          </w:tcPr>
          <w:p w14:paraId="342EEE44" w14:textId="77777777" w:rsidR="00EB4F90" w:rsidRPr="00EB4F90" w:rsidRDefault="00EB4F90" w:rsidP="00EB4F90">
            <w:pPr>
              <w:rPr>
                <w:color w:val="000000"/>
              </w:rPr>
            </w:pPr>
            <w:r w:rsidRPr="00EB4F90">
              <w:rPr>
                <w:color w:val="000000"/>
              </w:rPr>
              <w:t>Depth</w:t>
            </w:r>
          </w:p>
        </w:tc>
        <w:tc>
          <w:tcPr>
            <w:tcW w:w="1300" w:type="dxa"/>
            <w:noWrap/>
            <w:hideMark/>
          </w:tcPr>
          <w:p w14:paraId="07777B87" w14:textId="77777777" w:rsidR="00EB4F90" w:rsidRPr="00EB4F90" w:rsidRDefault="00EB4F90" w:rsidP="00EB4F90">
            <w:pPr>
              <w:rPr>
                <w:color w:val="000000"/>
              </w:rPr>
            </w:pPr>
            <w:r w:rsidRPr="00EB4F90">
              <w:rPr>
                <w:color w:val="000000"/>
              </w:rPr>
              <w:t>-0.02</w:t>
            </w:r>
          </w:p>
        </w:tc>
        <w:tc>
          <w:tcPr>
            <w:tcW w:w="1507" w:type="dxa"/>
            <w:noWrap/>
            <w:hideMark/>
          </w:tcPr>
          <w:p w14:paraId="0DCA8ED6" w14:textId="77777777" w:rsidR="00EB4F90" w:rsidRPr="00EB4F90" w:rsidRDefault="00EB4F90" w:rsidP="00EB4F90">
            <w:pPr>
              <w:rPr>
                <w:color w:val="000000"/>
              </w:rPr>
            </w:pPr>
            <w:r w:rsidRPr="00EB4F90">
              <w:rPr>
                <w:color w:val="000000"/>
              </w:rPr>
              <w:t>0.13</w:t>
            </w:r>
          </w:p>
        </w:tc>
        <w:tc>
          <w:tcPr>
            <w:tcW w:w="1093" w:type="dxa"/>
            <w:noWrap/>
            <w:hideMark/>
          </w:tcPr>
          <w:p w14:paraId="2ED66256" w14:textId="77777777" w:rsidR="00EB4F90" w:rsidRPr="00EB4F90" w:rsidRDefault="00EB4F90" w:rsidP="00EB4F90">
            <w:pPr>
              <w:rPr>
                <w:color w:val="000000"/>
              </w:rPr>
            </w:pPr>
            <w:r w:rsidRPr="00EB4F90">
              <w:rPr>
                <w:color w:val="000000"/>
              </w:rPr>
              <w:t>-0.18</w:t>
            </w:r>
          </w:p>
        </w:tc>
        <w:tc>
          <w:tcPr>
            <w:tcW w:w="1300" w:type="dxa"/>
            <w:noWrap/>
            <w:hideMark/>
          </w:tcPr>
          <w:p w14:paraId="718758BA" w14:textId="77777777" w:rsidR="00EB4F90" w:rsidRPr="00EB4F90" w:rsidRDefault="00EB4F90" w:rsidP="00EB4F90">
            <w:pPr>
              <w:rPr>
                <w:color w:val="000000"/>
              </w:rPr>
            </w:pPr>
            <w:r w:rsidRPr="00EB4F90">
              <w:rPr>
                <w:color w:val="000000"/>
              </w:rPr>
              <w:t>0.86</w:t>
            </w:r>
          </w:p>
        </w:tc>
      </w:tr>
      <w:tr w:rsidR="00EB4F90" w:rsidRPr="00EB4F90" w14:paraId="4F6380CE" w14:textId="77777777" w:rsidTr="00EB4F90">
        <w:trPr>
          <w:trHeight w:val="320"/>
        </w:trPr>
        <w:tc>
          <w:tcPr>
            <w:tcW w:w="2580" w:type="dxa"/>
            <w:noWrap/>
            <w:hideMark/>
          </w:tcPr>
          <w:p w14:paraId="401A86F5" w14:textId="77777777" w:rsidR="00EB4F90" w:rsidRPr="00EB4F90" w:rsidRDefault="00EB4F90" w:rsidP="00EB4F90">
            <w:pPr>
              <w:rPr>
                <w:color w:val="000000"/>
              </w:rPr>
            </w:pPr>
            <w:proofErr w:type="spellStart"/>
            <w:proofErr w:type="gramStart"/>
            <w:r w:rsidRPr="00EB4F90">
              <w:rPr>
                <w:color w:val="000000"/>
              </w:rPr>
              <w:t>Abundance:Tide</w:t>
            </w:r>
            <w:proofErr w:type="spellEnd"/>
            <w:proofErr w:type="gramEnd"/>
          </w:p>
        </w:tc>
        <w:tc>
          <w:tcPr>
            <w:tcW w:w="1300" w:type="dxa"/>
            <w:noWrap/>
            <w:hideMark/>
          </w:tcPr>
          <w:p w14:paraId="54B83B8C" w14:textId="77777777" w:rsidR="00EB4F90" w:rsidRPr="00EB4F90" w:rsidRDefault="00EB4F90" w:rsidP="00EB4F90">
            <w:pPr>
              <w:rPr>
                <w:color w:val="000000"/>
              </w:rPr>
            </w:pPr>
            <w:r w:rsidRPr="00EB4F90">
              <w:rPr>
                <w:color w:val="000000"/>
              </w:rPr>
              <w:t>-1.79</w:t>
            </w:r>
          </w:p>
        </w:tc>
        <w:tc>
          <w:tcPr>
            <w:tcW w:w="1507" w:type="dxa"/>
            <w:noWrap/>
            <w:hideMark/>
          </w:tcPr>
          <w:p w14:paraId="3AD13BD5" w14:textId="77777777" w:rsidR="00EB4F90" w:rsidRPr="00EB4F90" w:rsidRDefault="00EB4F90" w:rsidP="00EB4F90">
            <w:pPr>
              <w:rPr>
                <w:color w:val="000000"/>
              </w:rPr>
            </w:pPr>
            <w:r w:rsidRPr="00EB4F90">
              <w:rPr>
                <w:color w:val="000000"/>
              </w:rPr>
              <w:t>2.82</w:t>
            </w:r>
          </w:p>
        </w:tc>
        <w:tc>
          <w:tcPr>
            <w:tcW w:w="1093" w:type="dxa"/>
            <w:noWrap/>
            <w:hideMark/>
          </w:tcPr>
          <w:p w14:paraId="07F12948" w14:textId="77777777" w:rsidR="00EB4F90" w:rsidRPr="00EB4F90" w:rsidRDefault="00EB4F90" w:rsidP="00EB4F90">
            <w:pPr>
              <w:rPr>
                <w:color w:val="000000"/>
              </w:rPr>
            </w:pPr>
            <w:r w:rsidRPr="00EB4F90">
              <w:rPr>
                <w:color w:val="000000"/>
              </w:rPr>
              <w:t>-0.63</w:t>
            </w:r>
          </w:p>
        </w:tc>
        <w:tc>
          <w:tcPr>
            <w:tcW w:w="1300" w:type="dxa"/>
            <w:noWrap/>
            <w:hideMark/>
          </w:tcPr>
          <w:p w14:paraId="49C96CE6" w14:textId="77777777" w:rsidR="00EB4F90" w:rsidRPr="00EB4F90" w:rsidRDefault="00EB4F90" w:rsidP="00EB4F90">
            <w:pPr>
              <w:rPr>
                <w:color w:val="000000"/>
              </w:rPr>
            </w:pPr>
            <w:r w:rsidRPr="00EB4F90">
              <w:rPr>
                <w:color w:val="000000"/>
              </w:rPr>
              <w:t>0.53</w:t>
            </w:r>
          </w:p>
        </w:tc>
      </w:tr>
    </w:tbl>
    <w:p w14:paraId="402BF38C" w14:textId="77777777" w:rsidR="002B081F" w:rsidRDefault="002B081F" w:rsidP="00EB4F90">
      <w:pPr>
        <w:jc w:val="center"/>
      </w:pPr>
    </w:p>
    <w:p w14:paraId="712B11F4" w14:textId="79C9A437"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CB7B7BA"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65EB320" w14:textId="423802A1" w:rsidR="00EB4F90" w:rsidRPr="00EB4F90" w:rsidRDefault="00EB4F90" w:rsidP="00EB4F90">
            <w:pPr>
              <w:rPr>
                <w:b/>
                <w:bCs/>
              </w:rPr>
            </w:pPr>
            <w:proofErr w:type="spellStart"/>
            <w:r w:rsidRPr="00EB4F90">
              <w:rPr>
                <w:b/>
                <w:bCs/>
              </w:rPr>
              <w:t>Muricidae</w:t>
            </w:r>
            <w:proofErr w:type="spellEnd"/>
          </w:p>
        </w:tc>
        <w:tc>
          <w:tcPr>
            <w:tcW w:w="1300" w:type="dxa"/>
            <w:noWrap/>
            <w:hideMark/>
          </w:tcPr>
          <w:p w14:paraId="2A0AC019"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9784117" w14:textId="31EB05E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5661089" w14:textId="77777777" w:rsidR="00EB4F90" w:rsidRPr="00EB4F90" w:rsidRDefault="00EB4F90" w:rsidP="00EB4F90">
            <w:pPr>
              <w:rPr>
                <w:b/>
                <w:bCs/>
                <w:color w:val="000000"/>
              </w:rPr>
            </w:pPr>
            <w:r w:rsidRPr="00EB4F90">
              <w:rPr>
                <w:b/>
                <w:bCs/>
                <w:color w:val="000000"/>
              </w:rPr>
              <w:t>z value</w:t>
            </w:r>
          </w:p>
        </w:tc>
        <w:tc>
          <w:tcPr>
            <w:tcW w:w="1300" w:type="dxa"/>
            <w:noWrap/>
            <w:hideMark/>
          </w:tcPr>
          <w:p w14:paraId="079510F2" w14:textId="77777777" w:rsidR="00EB4F90" w:rsidRPr="00EB4F90" w:rsidRDefault="00EB4F90" w:rsidP="00EB4F90">
            <w:pPr>
              <w:rPr>
                <w:b/>
                <w:bCs/>
                <w:color w:val="000000"/>
              </w:rPr>
            </w:pPr>
            <w:r w:rsidRPr="00EB4F90">
              <w:rPr>
                <w:b/>
                <w:bCs/>
                <w:color w:val="000000"/>
              </w:rPr>
              <w:t>p value</w:t>
            </w:r>
          </w:p>
        </w:tc>
      </w:tr>
      <w:tr w:rsidR="00EB4F90" w14:paraId="7D6AB818" w14:textId="77777777" w:rsidTr="00EB4F90">
        <w:trPr>
          <w:trHeight w:val="320"/>
        </w:trPr>
        <w:tc>
          <w:tcPr>
            <w:tcW w:w="2580" w:type="dxa"/>
            <w:noWrap/>
            <w:hideMark/>
          </w:tcPr>
          <w:p w14:paraId="2F105408" w14:textId="77777777" w:rsidR="00EB4F90" w:rsidRDefault="00EB4F90" w:rsidP="00EB4F90">
            <w:pPr>
              <w:rPr>
                <w:color w:val="000000"/>
              </w:rPr>
            </w:pPr>
            <w:r>
              <w:rPr>
                <w:color w:val="000000"/>
              </w:rPr>
              <w:t>Intercept</w:t>
            </w:r>
          </w:p>
        </w:tc>
        <w:tc>
          <w:tcPr>
            <w:tcW w:w="1300" w:type="dxa"/>
            <w:noWrap/>
            <w:hideMark/>
          </w:tcPr>
          <w:p w14:paraId="20747B51" w14:textId="77777777" w:rsidR="00EB4F90" w:rsidRDefault="00EB4F90" w:rsidP="00EB4F90">
            <w:pPr>
              <w:rPr>
                <w:color w:val="000000"/>
              </w:rPr>
            </w:pPr>
            <w:r>
              <w:rPr>
                <w:color w:val="000000"/>
              </w:rPr>
              <w:t>-0.43</w:t>
            </w:r>
          </w:p>
        </w:tc>
        <w:tc>
          <w:tcPr>
            <w:tcW w:w="1507" w:type="dxa"/>
            <w:noWrap/>
            <w:hideMark/>
          </w:tcPr>
          <w:p w14:paraId="2FABA60C" w14:textId="77777777" w:rsidR="00EB4F90" w:rsidRDefault="00EB4F90" w:rsidP="00EB4F90">
            <w:pPr>
              <w:rPr>
                <w:color w:val="000000"/>
              </w:rPr>
            </w:pPr>
            <w:r>
              <w:rPr>
                <w:color w:val="000000"/>
              </w:rPr>
              <w:t>0.33</w:t>
            </w:r>
          </w:p>
        </w:tc>
        <w:tc>
          <w:tcPr>
            <w:tcW w:w="1093" w:type="dxa"/>
            <w:noWrap/>
            <w:hideMark/>
          </w:tcPr>
          <w:p w14:paraId="670DE91B" w14:textId="77777777" w:rsidR="00EB4F90" w:rsidRDefault="00EB4F90" w:rsidP="00EB4F90">
            <w:pPr>
              <w:rPr>
                <w:color w:val="000000"/>
              </w:rPr>
            </w:pPr>
            <w:r>
              <w:rPr>
                <w:color w:val="000000"/>
              </w:rPr>
              <w:t>-1.30</w:t>
            </w:r>
          </w:p>
        </w:tc>
        <w:tc>
          <w:tcPr>
            <w:tcW w:w="1300" w:type="dxa"/>
            <w:noWrap/>
            <w:hideMark/>
          </w:tcPr>
          <w:p w14:paraId="1BB4AD58" w14:textId="77777777" w:rsidR="00EB4F90" w:rsidRDefault="00EB4F90" w:rsidP="00EB4F90">
            <w:pPr>
              <w:rPr>
                <w:color w:val="000000"/>
              </w:rPr>
            </w:pPr>
            <w:r>
              <w:rPr>
                <w:color w:val="000000"/>
              </w:rPr>
              <w:t>0.19</w:t>
            </w:r>
          </w:p>
        </w:tc>
      </w:tr>
      <w:tr w:rsidR="00EB4F90" w14:paraId="510D18F6" w14:textId="77777777" w:rsidTr="00EB4F90">
        <w:trPr>
          <w:trHeight w:val="320"/>
        </w:trPr>
        <w:tc>
          <w:tcPr>
            <w:tcW w:w="2580" w:type="dxa"/>
            <w:noWrap/>
            <w:hideMark/>
          </w:tcPr>
          <w:p w14:paraId="02257A97" w14:textId="77777777" w:rsidR="00EB4F90" w:rsidRDefault="00EB4F90" w:rsidP="00EB4F90">
            <w:pPr>
              <w:rPr>
                <w:color w:val="000000"/>
              </w:rPr>
            </w:pPr>
            <w:r>
              <w:rPr>
                <w:color w:val="000000"/>
              </w:rPr>
              <w:t>Abundance</w:t>
            </w:r>
          </w:p>
        </w:tc>
        <w:tc>
          <w:tcPr>
            <w:tcW w:w="1300" w:type="dxa"/>
            <w:noWrap/>
            <w:hideMark/>
          </w:tcPr>
          <w:p w14:paraId="72DCAEB8" w14:textId="77777777" w:rsidR="00EB4F90" w:rsidRDefault="00EB4F90" w:rsidP="00EB4F90">
            <w:pPr>
              <w:rPr>
                <w:color w:val="000000"/>
              </w:rPr>
            </w:pPr>
            <w:r>
              <w:rPr>
                <w:color w:val="000000"/>
              </w:rPr>
              <w:t>0.79</w:t>
            </w:r>
          </w:p>
        </w:tc>
        <w:tc>
          <w:tcPr>
            <w:tcW w:w="1507" w:type="dxa"/>
            <w:noWrap/>
            <w:hideMark/>
          </w:tcPr>
          <w:p w14:paraId="1727CE12" w14:textId="77777777" w:rsidR="00EB4F90" w:rsidRDefault="00EB4F90" w:rsidP="00EB4F90">
            <w:pPr>
              <w:rPr>
                <w:color w:val="000000"/>
              </w:rPr>
            </w:pPr>
            <w:r>
              <w:rPr>
                <w:color w:val="000000"/>
              </w:rPr>
              <w:t>0.51</w:t>
            </w:r>
          </w:p>
        </w:tc>
        <w:tc>
          <w:tcPr>
            <w:tcW w:w="1093" w:type="dxa"/>
            <w:noWrap/>
            <w:hideMark/>
          </w:tcPr>
          <w:p w14:paraId="6D19514B" w14:textId="77777777" w:rsidR="00EB4F90" w:rsidRDefault="00EB4F90" w:rsidP="00EB4F90">
            <w:pPr>
              <w:rPr>
                <w:color w:val="000000"/>
              </w:rPr>
            </w:pPr>
            <w:r>
              <w:rPr>
                <w:color w:val="000000"/>
              </w:rPr>
              <w:t>1.55</w:t>
            </w:r>
          </w:p>
        </w:tc>
        <w:tc>
          <w:tcPr>
            <w:tcW w:w="1300" w:type="dxa"/>
            <w:noWrap/>
            <w:hideMark/>
          </w:tcPr>
          <w:p w14:paraId="7F509265" w14:textId="77777777" w:rsidR="00EB4F90" w:rsidRDefault="00EB4F90" w:rsidP="00EB4F90">
            <w:pPr>
              <w:rPr>
                <w:color w:val="000000"/>
              </w:rPr>
            </w:pPr>
            <w:r>
              <w:rPr>
                <w:color w:val="000000"/>
              </w:rPr>
              <w:t>0.12</w:t>
            </w:r>
          </w:p>
        </w:tc>
      </w:tr>
      <w:tr w:rsidR="00EB4F90" w14:paraId="7E66146D" w14:textId="77777777" w:rsidTr="00EB4F90">
        <w:trPr>
          <w:trHeight w:val="320"/>
        </w:trPr>
        <w:tc>
          <w:tcPr>
            <w:tcW w:w="2580" w:type="dxa"/>
            <w:noWrap/>
            <w:hideMark/>
          </w:tcPr>
          <w:p w14:paraId="7E838156" w14:textId="77777777" w:rsidR="00EB4F90" w:rsidRDefault="00EB4F90" w:rsidP="00EB4F90">
            <w:pPr>
              <w:rPr>
                <w:color w:val="000000"/>
              </w:rPr>
            </w:pPr>
            <w:r>
              <w:rPr>
                <w:color w:val="000000"/>
              </w:rPr>
              <w:t>Tide exchange</w:t>
            </w:r>
          </w:p>
        </w:tc>
        <w:tc>
          <w:tcPr>
            <w:tcW w:w="1300" w:type="dxa"/>
            <w:noWrap/>
            <w:hideMark/>
          </w:tcPr>
          <w:p w14:paraId="1605B6A2" w14:textId="77777777" w:rsidR="00EB4F90" w:rsidRDefault="00EB4F90" w:rsidP="00EB4F90">
            <w:pPr>
              <w:rPr>
                <w:color w:val="000000"/>
              </w:rPr>
            </w:pPr>
            <w:r>
              <w:rPr>
                <w:color w:val="000000"/>
              </w:rPr>
              <w:t>0.05</w:t>
            </w:r>
          </w:p>
        </w:tc>
        <w:tc>
          <w:tcPr>
            <w:tcW w:w="1507" w:type="dxa"/>
            <w:noWrap/>
            <w:hideMark/>
          </w:tcPr>
          <w:p w14:paraId="743C1806" w14:textId="77777777" w:rsidR="00EB4F90" w:rsidRDefault="00EB4F90" w:rsidP="00EB4F90">
            <w:pPr>
              <w:rPr>
                <w:color w:val="000000"/>
              </w:rPr>
            </w:pPr>
            <w:r>
              <w:rPr>
                <w:color w:val="000000"/>
              </w:rPr>
              <w:t>0.12</w:t>
            </w:r>
          </w:p>
        </w:tc>
        <w:tc>
          <w:tcPr>
            <w:tcW w:w="1093" w:type="dxa"/>
            <w:noWrap/>
            <w:hideMark/>
          </w:tcPr>
          <w:p w14:paraId="4072A0B4" w14:textId="77777777" w:rsidR="00EB4F90" w:rsidRDefault="00EB4F90" w:rsidP="00EB4F90">
            <w:pPr>
              <w:rPr>
                <w:color w:val="000000"/>
              </w:rPr>
            </w:pPr>
            <w:r>
              <w:rPr>
                <w:color w:val="000000"/>
              </w:rPr>
              <w:t>0.44</w:t>
            </w:r>
          </w:p>
        </w:tc>
        <w:tc>
          <w:tcPr>
            <w:tcW w:w="1300" w:type="dxa"/>
            <w:noWrap/>
            <w:hideMark/>
          </w:tcPr>
          <w:p w14:paraId="088C0345" w14:textId="77777777" w:rsidR="00EB4F90" w:rsidRDefault="00EB4F90" w:rsidP="00EB4F90">
            <w:pPr>
              <w:rPr>
                <w:color w:val="000000"/>
              </w:rPr>
            </w:pPr>
            <w:r>
              <w:rPr>
                <w:color w:val="000000"/>
              </w:rPr>
              <w:t>0.66</w:t>
            </w:r>
          </w:p>
        </w:tc>
      </w:tr>
      <w:tr w:rsidR="00EB4F90" w14:paraId="13B5C6A0" w14:textId="77777777" w:rsidTr="00EB4F90">
        <w:trPr>
          <w:trHeight w:val="320"/>
        </w:trPr>
        <w:tc>
          <w:tcPr>
            <w:tcW w:w="2580" w:type="dxa"/>
            <w:noWrap/>
            <w:hideMark/>
          </w:tcPr>
          <w:p w14:paraId="2D2A99CD" w14:textId="77777777" w:rsidR="00EB4F90" w:rsidRDefault="00EB4F90" w:rsidP="00EB4F90">
            <w:pPr>
              <w:rPr>
                <w:color w:val="000000"/>
              </w:rPr>
            </w:pPr>
            <w:r>
              <w:rPr>
                <w:color w:val="000000"/>
              </w:rPr>
              <w:t>Biodiversity</w:t>
            </w:r>
          </w:p>
        </w:tc>
        <w:tc>
          <w:tcPr>
            <w:tcW w:w="1300" w:type="dxa"/>
            <w:noWrap/>
            <w:hideMark/>
          </w:tcPr>
          <w:p w14:paraId="565B1F38" w14:textId="77777777" w:rsidR="00EB4F90" w:rsidRDefault="00EB4F90" w:rsidP="00EB4F90">
            <w:pPr>
              <w:rPr>
                <w:color w:val="000000"/>
              </w:rPr>
            </w:pPr>
            <w:r>
              <w:rPr>
                <w:color w:val="000000"/>
              </w:rPr>
              <w:t>0.00</w:t>
            </w:r>
          </w:p>
        </w:tc>
        <w:tc>
          <w:tcPr>
            <w:tcW w:w="1507" w:type="dxa"/>
            <w:noWrap/>
            <w:hideMark/>
          </w:tcPr>
          <w:p w14:paraId="00C987B5" w14:textId="77777777" w:rsidR="00EB4F90" w:rsidRDefault="00EB4F90" w:rsidP="00EB4F90">
            <w:pPr>
              <w:rPr>
                <w:color w:val="000000"/>
              </w:rPr>
            </w:pPr>
            <w:r>
              <w:rPr>
                <w:color w:val="000000"/>
              </w:rPr>
              <w:t>0.10</w:t>
            </w:r>
          </w:p>
        </w:tc>
        <w:tc>
          <w:tcPr>
            <w:tcW w:w="1093" w:type="dxa"/>
            <w:noWrap/>
            <w:hideMark/>
          </w:tcPr>
          <w:p w14:paraId="4E67CE7F" w14:textId="77777777" w:rsidR="00EB4F90" w:rsidRDefault="00EB4F90" w:rsidP="00EB4F90">
            <w:pPr>
              <w:rPr>
                <w:color w:val="000000"/>
              </w:rPr>
            </w:pPr>
            <w:r>
              <w:rPr>
                <w:color w:val="000000"/>
              </w:rPr>
              <w:t>-0.04</w:t>
            </w:r>
          </w:p>
        </w:tc>
        <w:tc>
          <w:tcPr>
            <w:tcW w:w="1300" w:type="dxa"/>
            <w:noWrap/>
            <w:hideMark/>
          </w:tcPr>
          <w:p w14:paraId="7F69AA43" w14:textId="77777777" w:rsidR="00EB4F90" w:rsidRDefault="00EB4F90" w:rsidP="00EB4F90">
            <w:pPr>
              <w:rPr>
                <w:color w:val="000000"/>
              </w:rPr>
            </w:pPr>
            <w:r>
              <w:rPr>
                <w:color w:val="000000"/>
              </w:rPr>
              <w:t>0.97</w:t>
            </w:r>
          </w:p>
        </w:tc>
      </w:tr>
      <w:tr w:rsidR="00EB4F90" w14:paraId="5B94A59E" w14:textId="77777777" w:rsidTr="00EB4F90">
        <w:trPr>
          <w:trHeight w:val="320"/>
        </w:trPr>
        <w:tc>
          <w:tcPr>
            <w:tcW w:w="2580" w:type="dxa"/>
            <w:noWrap/>
            <w:hideMark/>
          </w:tcPr>
          <w:p w14:paraId="3F91AC63" w14:textId="77777777" w:rsidR="00EB4F90" w:rsidRDefault="00EB4F90" w:rsidP="00EB4F90">
            <w:pPr>
              <w:rPr>
                <w:color w:val="000000"/>
              </w:rPr>
            </w:pPr>
            <w:r>
              <w:rPr>
                <w:color w:val="000000"/>
              </w:rPr>
              <w:t>Depth</w:t>
            </w:r>
          </w:p>
        </w:tc>
        <w:tc>
          <w:tcPr>
            <w:tcW w:w="1300" w:type="dxa"/>
            <w:noWrap/>
            <w:hideMark/>
          </w:tcPr>
          <w:p w14:paraId="528F17A6" w14:textId="77777777" w:rsidR="00EB4F90" w:rsidRDefault="00EB4F90" w:rsidP="00EB4F90">
            <w:pPr>
              <w:rPr>
                <w:color w:val="000000"/>
              </w:rPr>
            </w:pPr>
            <w:r>
              <w:rPr>
                <w:color w:val="000000"/>
              </w:rPr>
              <w:t>0.04</w:t>
            </w:r>
          </w:p>
        </w:tc>
        <w:tc>
          <w:tcPr>
            <w:tcW w:w="1507" w:type="dxa"/>
            <w:noWrap/>
            <w:hideMark/>
          </w:tcPr>
          <w:p w14:paraId="568B124C" w14:textId="77777777" w:rsidR="00EB4F90" w:rsidRDefault="00EB4F90" w:rsidP="00EB4F90">
            <w:pPr>
              <w:rPr>
                <w:color w:val="000000"/>
              </w:rPr>
            </w:pPr>
            <w:r>
              <w:rPr>
                <w:color w:val="000000"/>
              </w:rPr>
              <w:t>0.09</w:t>
            </w:r>
          </w:p>
        </w:tc>
        <w:tc>
          <w:tcPr>
            <w:tcW w:w="1093" w:type="dxa"/>
            <w:noWrap/>
            <w:hideMark/>
          </w:tcPr>
          <w:p w14:paraId="3049C307" w14:textId="77777777" w:rsidR="00EB4F90" w:rsidRDefault="00EB4F90" w:rsidP="00EB4F90">
            <w:pPr>
              <w:rPr>
                <w:color w:val="000000"/>
              </w:rPr>
            </w:pPr>
            <w:r>
              <w:rPr>
                <w:color w:val="000000"/>
              </w:rPr>
              <w:t>0.43</w:t>
            </w:r>
          </w:p>
        </w:tc>
        <w:tc>
          <w:tcPr>
            <w:tcW w:w="1300" w:type="dxa"/>
            <w:noWrap/>
            <w:hideMark/>
          </w:tcPr>
          <w:p w14:paraId="18CBC015" w14:textId="77777777" w:rsidR="00EB4F90" w:rsidRDefault="00EB4F90" w:rsidP="00EB4F90">
            <w:pPr>
              <w:rPr>
                <w:color w:val="000000"/>
              </w:rPr>
            </w:pPr>
            <w:r>
              <w:rPr>
                <w:color w:val="000000"/>
              </w:rPr>
              <w:t>0.67</w:t>
            </w:r>
          </w:p>
        </w:tc>
      </w:tr>
      <w:tr w:rsidR="00EB4F90" w14:paraId="334C45AD" w14:textId="77777777" w:rsidTr="00EB4F90">
        <w:trPr>
          <w:trHeight w:val="320"/>
        </w:trPr>
        <w:tc>
          <w:tcPr>
            <w:tcW w:w="2580" w:type="dxa"/>
            <w:noWrap/>
            <w:hideMark/>
          </w:tcPr>
          <w:p w14:paraId="70A27CE1"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49DC5D1" w14:textId="77777777" w:rsidR="00EB4F90" w:rsidRDefault="00EB4F90" w:rsidP="00EB4F90">
            <w:pPr>
              <w:rPr>
                <w:color w:val="000000"/>
              </w:rPr>
            </w:pPr>
            <w:r>
              <w:rPr>
                <w:color w:val="000000"/>
              </w:rPr>
              <w:t>0.12</w:t>
            </w:r>
          </w:p>
        </w:tc>
        <w:tc>
          <w:tcPr>
            <w:tcW w:w="1507" w:type="dxa"/>
            <w:noWrap/>
            <w:hideMark/>
          </w:tcPr>
          <w:p w14:paraId="53BAA2FD" w14:textId="77777777" w:rsidR="00EB4F90" w:rsidRDefault="00EB4F90" w:rsidP="00EB4F90">
            <w:pPr>
              <w:rPr>
                <w:color w:val="000000"/>
              </w:rPr>
            </w:pPr>
            <w:r>
              <w:rPr>
                <w:color w:val="000000"/>
              </w:rPr>
              <w:t>0.55</w:t>
            </w:r>
          </w:p>
        </w:tc>
        <w:tc>
          <w:tcPr>
            <w:tcW w:w="1093" w:type="dxa"/>
            <w:noWrap/>
            <w:hideMark/>
          </w:tcPr>
          <w:p w14:paraId="3A0BA95D" w14:textId="77777777" w:rsidR="00EB4F90" w:rsidRDefault="00EB4F90" w:rsidP="00EB4F90">
            <w:pPr>
              <w:rPr>
                <w:color w:val="000000"/>
              </w:rPr>
            </w:pPr>
            <w:r>
              <w:rPr>
                <w:color w:val="000000"/>
              </w:rPr>
              <w:t>0.22</w:t>
            </w:r>
          </w:p>
        </w:tc>
        <w:tc>
          <w:tcPr>
            <w:tcW w:w="1300" w:type="dxa"/>
            <w:noWrap/>
            <w:hideMark/>
          </w:tcPr>
          <w:p w14:paraId="6C6D2C60" w14:textId="77777777" w:rsidR="00EB4F90" w:rsidRDefault="00EB4F90" w:rsidP="00EB4F90">
            <w:pPr>
              <w:rPr>
                <w:color w:val="000000"/>
              </w:rPr>
            </w:pPr>
            <w:r>
              <w:rPr>
                <w:color w:val="000000"/>
              </w:rPr>
              <w:t>0.83</w:t>
            </w:r>
          </w:p>
        </w:tc>
      </w:tr>
    </w:tbl>
    <w:p w14:paraId="68948647" w14:textId="77777777" w:rsidR="002B081F" w:rsidRDefault="002B081F" w:rsidP="00EB4F90"/>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2BD3AC7"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DB9A47" w14:textId="77777777" w:rsidR="00EB4F90" w:rsidRPr="00EB4F90" w:rsidRDefault="00EB4F90" w:rsidP="00EB4F90">
            <w:pPr>
              <w:rPr>
                <w:b/>
                <w:bCs/>
                <w:color w:val="000000"/>
              </w:rPr>
            </w:pPr>
            <w:proofErr w:type="spellStart"/>
            <w:r w:rsidRPr="00EB4F90">
              <w:rPr>
                <w:b/>
                <w:bCs/>
                <w:color w:val="000000"/>
              </w:rPr>
              <w:t>Asterinidae</w:t>
            </w:r>
            <w:proofErr w:type="spellEnd"/>
          </w:p>
        </w:tc>
        <w:tc>
          <w:tcPr>
            <w:tcW w:w="1300" w:type="dxa"/>
            <w:noWrap/>
            <w:hideMark/>
          </w:tcPr>
          <w:p w14:paraId="7DBA703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4706A7C" w14:textId="55020B78"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21C32"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6F07B77" w14:textId="77777777" w:rsidR="00EB4F90" w:rsidRPr="00EB4F90" w:rsidRDefault="00EB4F90" w:rsidP="00EB4F90">
            <w:pPr>
              <w:rPr>
                <w:b/>
                <w:bCs/>
                <w:color w:val="000000"/>
              </w:rPr>
            </w:pPr>
            <w:r w:rsidRPr="00EB4F90">
              <w:rPr>
                <w:b/>
                <w:bCs/>
                <w:color w:val="000000"/>
              </w:rPr>
              <w:t>p value</w:t>
            </w:r>
          </w:p>
        </w:tc>
      </w:tr>
      <w:tr w:rsidR="00EB4F90" w14:paraId="078D26A0" w14:textId="77777777" w:rsidTr="000D7388">
        <w:trPr>
          <w:trHeight w:val="320"/>
        </w:trPr>
        <w:tc>
          <w:tcPr>
            <w:tcW w:w="2580" w:type="dxa"/>
            <w:noWrap/>
            <w:hideMark/>
          </w:tcPr>
          <w:p w14:paraId="6084C71F" w14:textId="77777777" w:rsidR="00EB4F90" w:rsidRDefault="00EB4F90" w:rsidP="00EB4F90">
            <w:pPr>
              <w:rPr>
                <w:color w:val="000000"/>
              </w:rPr>
            </w:pPr>
            <w:r>
              <w:rPr>
                <w:color w:val="000000"/>
              </w:rPr>
              <w:t>Intercept</w:t>
            </w:r>
          </w:p>
        </w:tc>
        <w:tc>
          <w:tcPr>
            <w:tcW w:w="1300" w:type="dxa"/>
            <w:noWrap/>
            <w:hideMark/>
          </w:tcPr>
          <w:p w14:paraId="60D7E094" w14:textId="77777777" w:rsidR="00EB4F90" w:rsidRDefault="00EB4F90" w:rsidP="00EB4F90">
            <w:pPr>
              <w:rPr>
                <w:color w:val="000000"/>
              </w:rPr>
            </w:pPr>
            <w:r>
              <w:rPr>
                <w:color w:val="000000"/>
              </w:rPr>
              <w:t>-0.58</w:t>
            </w:r>
          </w:p>
        </w:tc>
        <w:tc>
          <w:tcPr>
            <w:tcW w:w="1507" w:type="dxa"/>
            <w:noWrap/>
            <w:hideMark/>
          </w:tcPr>
          <w:p w14:paraId="54CF7252" w14:textId="77777777" w:rsidR="00EB4F90" w:rsidRDefault="00EB4F90" w:rsidP="00EB4F90">
            <w:pPr>
              <w:rPr>
                <w:color w:val="000000"/>
              </w:rPr>
            </w:pPr>
            <w:r>
              <w:rPr>
                <w:color w:val="000000"/>
              </w:rPr>
              <w:t>0.26</w:t>
            </w:r>
          </w:p>
        </w:tc>
        <w:tc>
          <w:tcPr>
            <w:tcW w:w="1093" w:type="dxa"/>
            <w:noWrap/>
            <w:hideMark/>
          </w:tcPr>
          <w:p w14:paraId="3561847D" w14:textId="77777777" w:rsidR="00EB4F90" w:rsidRDefault="00EB4F90" w:rsidP="00EB4F90">
            <w:pPr>
              <w:rPr>
                <w:color w:val="000000"/>
              </w:rPr>
            </w:pPr>
            <w:r>
              <w:rPr>
                <w:color w:val="000000"/>
              </w:rPr>
              <w:t>-2.28</w:t>
            </w:r>
          </w:p>
        </w:tc>
        <w:tc>
          <w:tcPr>
            <w:tcW w:w="1300" w:type="dxa"/>
            <w:noWrap/>
            <w:hideMark/>
          </w:tcPr>
          <w:p w14:paraId="79247AEF" w14:textId="77777777" w:rsidR="00EB4F90" w:rsidRDefault="00EB4F90" w:rsidP="00EB4F90">
            <w:pPr>
              <w:rPr>
                <w:color w:val="000000"/>
              </w:rPr>
            </w:pPr>
            <w:r>
              <w:rPr>
                <w:color w:val="000000"/>
              </w:rPr>
              <w:t>0.02</w:t>
            </w:r>
          </w:p>
        </w:tc>
      </w:tr>
      <w:tr w:rsidR="00EB4F90" w14:paraId="37FE6E40" w14:textId="77777777" w:rsidTr="000D7388">
        <w:trPr>
          <w:trHeight w:val="320"/>
        </w:trPr>
        <w:tc>
          <w:tcPr>
            <w:tcW w:w="2580" w:type="dxa"/>
            <w:noWrap/>
            <w:hideMark/>
          </w:tcPr>
          <w:p w14:paraId="4D0F8F15" w14:textId="77777777" w:rsidR="00EB4F90" w:rsidRDefault="00EB4F90" w:rsidP="00EB4F90">
            <w:pPr>
              <w:rPr>
                <w:color w:val="000000"/>
              </w:rPr>
            </w:pPr>
            <w:r>
              <w:rPr>
                <w:color w:val="000000"/>
              </w:rPr>
              <w:t>Abundance</w:t>
            </w:r>
          </w:p>
        </w:tc>
        <w:tc>
          <w:tcPr>
            <w:tcW w:w="1300" w:type="dxa"/>
            <w:noWrap/>
            <w:hideMark/>
          </w:tcPr>
          <w:p w14:paraId="68F0F2FE" w14:textId="77777777" w:rsidR="00EB4F90" w:rsidRDefault="00EB4F90" w:rsidP="00EB4F90">
            <w:pPr>
              <w:rPr>
                <w:color w:val="000000"/>
              </w:rPr>
            </w:pPr>
            <w:r>
              <w:rPr>
                <w:color w:val="000000"/>
              </w:rPr>
              <w:t>0.21</w:t>
            </w:r>
          </w:p>
        </w:tc>
        <w:tc>
          <w:tcPr>
            <w:tcW w:w="1507" w:type="dxa"/>
            <w:noWrap/>
            <w:hideMark/>
          </w:tcPr>
          <w:p w14:paraId="7EA6D65B" w14:textId="77777777" w:rsidR="00EB4F90" w:rsidRDefault="00EB4F90" w:rsidP="00EB4F90">
            <w:pPr>
              <w:rPr>
                <w:color w:val="000000"/>
              </w:rPr>
            </w:pPr>
            <w:r>
              <w:rPr>
                <w:color w:val="000000"/>
              </w:rPr>
              <w:t>0.26</w:t>
            </w:r>
          </w:p>
        </w:tc>
        <w:tc>
          <w:tcPr>
            <w:tcW w:w="1093" w:type="dxa"/>
            <w:noWrap/>
            <w:hideMark/>
          </w:tcPr>
          <w:p w14:paraId="617A6A53" w14:textId="77777777" w:rsidR="00EB4F90" w:rsidRDefault="00EB4F90" w:rsidP="00EB4F90">
            <w:pPr>
              <w:rPr>
                <w:color w:val="000000"/>
              </w:rPr>
            </w:pPr>
            <w:r>
              <w:rPr>
                <w:color w:val="000000"/>
              </w:rPr>
              <w:t>0.80</w:t>
            </w:r>
          </w:p>
        </w:tc>
        <w:tc>
          <w:tcPr>
            <w:tcW w:w="1300" w:type="dxa"/>
            <w:noWrap/>
            <w:hideMark/>
          </w:tcPr>
          <w:p w14:paraId="304DE95D" w14:textId="77777777" w:rsidR="00EB4F90" w:rsidRDefault="00EB4F90" w:rsidP="00EB4F90">
            <w:pPr>
              <w:rPr>
                <w:color w:val="000000"/>
              </w:rPr>
            </w:pPr>
            <w:r>
              <w:rPr>
                <w:color w:val="000000"/>
              </w:rPr>
              <w:t>0.42</w:t>
            </w:r>
          </w:p>
        </w:tc>
      </w:tr>
      <w:tr w:rsidR="00EB4F90" w14:paraId="6F461519" w14:textId="77777777" w:rsidTr="000D7388">
        <w:trPr>
          <w:trHeight w:val="320"/>
        </w:trPr>
        <w:tc>
          <w:tcPr>
            <w:tcW w:w="2580" w:type="dxa"/>
            <w:noWrap/>
            <w:hideMark/>
          </w:tcPr>
          <w:p w14:paraId="36D86272" w14:textId="77777777" w:rsidR="00EB4F90" w:rsidRDefault="00EB4F90" w:rsidP="00EB4F90">
            <w:pPr>
              <w:rPr>
                <w:color w:val="000000"/>
              </w:rPr>
            </w:pPr>
            <w:r>
              <w:rPr>
                <w:color w:val="000000"/>
              </w:rPr>
              <w:t>Tide exchange</w:t>
            </w:r>
          </w:p>
        </w:tc>
        <w:tc>
          <w:tcPr>
            <w:tcW w:w="1300" w:type="dxa"/>
            <w:noWrap/>
            <w:hideMark/>
          </w:tcPr>
          <w:p w14:paraId="2645770C" w14:textId="77777777" w:rsidR="00EB4F90" w:rsidRDefault="00EB4F90" w:rsidP="00EB4F90">
            <w:pPr>
              <w:rPr>
                <w:color w:val="000000"/>
              </w:rPr>
            </w:pPr>
            <w:r>
              <w:rPr>
                <w:color w:val="000000"/>
              </w:rPr>
              <w:t>0.12</w:t>
            </w:r>
          </w:p>
        </w:tc>
        <w:tc>
          <w:tcPr>
            <w:tcW w:w="1507" w:type="dxa"/>
            <w:noWrap/>
            <w:hideMark/>
          </w:tcPr>
          <w:p w14:paraId="51F4D3B6" w14:textId="77777777" w:rsidR="00EB4F90" w:rsidRDefault="00EB4F90" w:rsidP="00EB4F90">
            <w:pPr>
              <w:rPr>
                <w:color w:val="000000"/>
              </w:rPr>
            </w:pPr>
            <w:r>
              <w:rPr>
                <w:color w:val="000000"/>
              </w:rPr>
              <w:t>0.07</w:t>
            </w:r>
          </w:p>
        </w:tc>
        <w:tc>
          <w:tcPr>
            <w:tcW w:w="1093" w:type="dxa"/>
            <w:noWrap/>
            <w:hideMark/>
          </w:tcPr>
          <w:p w14:paraId="386ACA7B" w14:textId="77777777" w:rsidR="00EB4F90" w:rsidRDefault="00EB4F90" w:rsidP="00EB4F90">
            <w:pPr>
              <w:rPr>
                <w:color w:val="000000"/>
              </w:rPr>
            </w:pPr>
            <w:r>
              <w:rPr>
                <w:color w:val="000000"/>
              </w:rPr>
              <w:t>1.80</w:t>
            </w:r>
          </w:p>
        </w:tc>
        <w:tc>
          <w:tcPr>
            <w:tcW w:w="1300" w:type="dxa"/>
            <w:noWrap/>
            <w:hideMark/>
          </w:tcPr>
          <w:p w14:paraId="73E69098" w14:textId="77777777" w:rsidR="00EB4F90" w:rsidRDefault="00EB4F90" w:rsidP="00EB4F90">
            <w:pPr>
              <w:rPr>
                <w:color w:val="000000"/>
              </w:rPr>
            </w:pPr>
            <w:r>
              <w:rPr>
                <w:color w:val="000000"/>
              </w:rPr>
              <w:t>0.07</w:t>
            </w:r>
          </w:p>
        </w:tc>
      </w:tr>
      <w:tr w:rsidR="00EB4F90" w14:paraId="5A38F493" w14:textId="77777777" w:rsidTr="000D7388">
        <w:trPr>
          <w:trHeight w:val="320"/>
        </w:trPr>
        <w:tc>
          <w:tcPr>
            <w:tcW w:w="2580" w:type="dxa"/>
            <w:noWrap/>
            <w:hideMark/>
          </w:tcPr>
          <w:p w14:paraId="6EA43FEA" w14:textId="77777777" w:rsidR="00EB4F90" w:rsidRDefault="00EB4F90" w:rsidP="00EB4F90">
            <w:pPr>
              <w:rPr>
                <w:color w:val="000000"/>
              </w:rPr>
            </w:pPr>
            <w:r>
              <w:rPr>
                <w:color w:val="000000"/>
              </w:rPr>
              <w:t>Biodiversity</w:t>
            </w:r>
          </w:p>
        </w:tc>
        <w:tc>
          <w:tcPr>
            <w:tcW w:w="1300" w:type="dxa"/>
            <w:noWrap/>
            <w:hideMark/>
          </w:tcPr>
          <w:p w14:paraId="2E34DA23" w14:textId="77777777" w:rsidR="00EB4F90" w:rsidRDefault="00EB4F90" w:rsidP="00EB4F90">
            <w:pPr>
              <w:rPr>
                <w:color w:val="000000"/>
              </w:rPr>
            </w:pPr>
            <w:r>
              <w:rPr>
                <w:color w:val="000000"/>
              </w:rPr>
              <w:t>-0.12</w:t>
            </w:r>
          </w:p>
        </w:tc>
        <w:tc>
          <w:tcPr>
            <w:tcW w:w="1507" w:type="dxa"/>
            <w:noWrap/>
            <w:hideMark/>
          </w:tcPr>
          <w:p w14:paraId="3CA13A5F" w14:textId="77777777" w:rsidR="00EB4F90" w:rsidRDefault="00EB4F90" w:rsidP="00EB4F90">
            <w:pPr>
              <w:rPr>
                <w:color w:val="000000"/>
              </w:rPr>
            </w:pPr>
            <w:r>
              <w:rPr>
                <w:color w:val="000000"/>
              </w:rPr>
              <w:t>0.09</w:t>
            </w:r>
          </w:p>
        </w:tc>
        <w:tc>
          <w:tcPr>
            <w:tcW w:w="1093" w:type="dxa"/>
            <w:noWrap/>
            <w:hideMark/>
          </w:tcPr>
          <w:p w14:paraId="10491732" w14:textId="77777777" w:rsidR="00EB4F90" w:rsidRDefault="00EB4F90" w:rsidP="00EB4F90">
            <w:pPr>
              <w:rPr>
                <w:color w:val="000000"/>
              </w:rPr>
            </w:pPr>
            <w:r>
              <w:rPr>
                <w:color w:val="000000"/>
              </w:rPr>
              <w:t>-1.29</w:t>
            </w:r>
          </w:p>
        </w:tc>
        <w:tc>
          <w:tcPr>
            <w:tcW w:w="1300" w:type="dxa"/>
            <w:noWrap/>
            <w:hideMark/>
          </w:tcPr>
          <w:p w14:paraId="5F0B93FB" w14:textId="77777777" w:rsidR="00EB4F90" w:rsidRDefault="00EB4F90" w:rsidP="00EB4F90">
            <w:pPr>
              <w:rPr>
                <w:color w:val="000000"/>
              </w:rPr>
            </w:pPr>
            <w:r>
              <w:rPr>
                <w:color w:val="000000"/>
              </w:rPr>
              <w:t>0.20</w:t>
            </w:r>
          </w:p>
        </w:tc>
      </w:tr>
      <w:tr w:rsidR="00EB4F90" w14:paraId="08498554" w14:textId="77777777" w:rsidTr="000D7388">
        <w:trPr>
          <w:trHeight w:val="320"/>
        </w:trPr>
        <w:tc>
          <w:tcPr>
            <w:tcW w:w="2580" w:type="dxa"/>
            <w:noWrap/>
            <w:hideMark/>
          </w:tcPr>
          <w:p w14:paraId="560B96EC" w14:textId="77777777" w:rsidR="00EB4F90" w:rsidRDefault="00EB4F90" w:rsidP="00EB4F90">
            <w:pPr>
              <w:rPr>
                <w:color w:val="000000"/>
              </w:rPr>
            </w:pPr>
            <w:r>
              <w:rPr>
                <w:color w:val="000000"/>
              </w:rPr>
              <w:t>Depth</w:t>
            </w:r>
          </w:p>
        </w:tc>
        <w:tc>
          <w:tcPr>
            <w:tcW w:w="1300" w:type="dxa"/>
            <w:noWrap/>
            <w:hideMark/>
          </w:tcPr>
          <w:p w14:paraId="15A9CEAD" w14:textId="77777777" w:rsidR="00EB4F90" w:rsidRDefault="00EB4F90" w:rsidP="00EB4F90">
            <w:pPr>
              <w:rPr>
                <w:color w:val="000000"/>
              </w:rPr>
            </w:pPr>
            <w:r>
              <w:rPr>
                <w:color w:val="000000"/>
              </w:rPr>
              <w:t>0.06</w:t>
            </w:r>
          </w:p>
        </w:tc>
        <w:tc>
          <w:tcPr>
            <w:tcW w:w="1507" w:type="dxa"/>
            <w:noWrap/>
            <w:hideMark/>
          </w:tcPr>
          <w:p w14:paraId="2E6A8EC0" w14:textId="77777777" w:rsidR="00EB4F90" w:rsidRDefault="00EB4F90" w:rsidP="00EB4F90">
            <w:pPr>
              <w:rPr>
                <w:color w:val="000000"/>
              </w:rPr>
            </w:pPr>
            <w:r>
              <w:rPr>
                <w:color w:val="000000"/>
              </w:rPr>
              <w:t>0.09</w:t>
            </w:r>
          </w:p>
        </w:tc>
        <w:tc>
          <w:tcPr>
            <w:tcW w:w="1093" w:type="dxa"/>
            <w:noWrap/>
            <w:hideMark/>
          </w:tcPr>
          <w:p w14:paraId="48F335AA" w14:textId="77777777" w:rsidR="00EB4F90" w:rsidRDefault="00EB4F90" w:rsidP="00EB4F90">
            <w:pPr>
              <w:rPr>
                <w:color w:val="000000"/>
              </w:rPr>
            </w:pPr>
            <w:r>
              <w:rPr>
                <w:color w:val="000000"/>
              </w:rPr>
              <w:t>0.62</w:t>
            </w:r>
          </w:p>
        </w:tc>
        <w:tc>
          <w:tcPr>
            <w:tcW w:w="1300" w:type="dxa"/>
            <w:noWrap/>
            <w:hideMark/>
          </w:tcPr>
          <w:p w14:paraId="355E9366" w14:textId="77777777" w:rsidR="00EB4F90" w:rsidRDefault="00EB4F90" w:rsidP="00EB4F90">
            <w:pPr>
              <w:rPr>
                <w:color w:val="000000"/>
              </w:rPr>
            </w:pPr>
            <w:r>
              <w:rPr>
                <w:color w:val="000000"/>
              </w:rPr>
              <w:t>0.54</w:t>
            </w:r>
          </w:p>
        </w:tc>
      </w:tr>
      <w:tr w:rsidR="00EB4F90" w14:paraId="0712C631" w14:textId="77777777" w:rsidTr="000D7388">
        <w:trPr>
          <w:trHeight w:val="320"/>
        </w:trPr>
        <w:tc>
          <w:tcPr>
            <w:tcW w:w="2580" w:type="dxa"/>
            <w:noWrap/>
            <w:hideMark/>
          </w:tcPr>
          <w:p w14:paraId="078C8FC2"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3673A758" w14:textId="77777777" w:rsidR="00EB4F90" w:rsidRDefault="00EB4F90" w:rsidP="00EB4F90">
            <w:pPr>
              <w:rPr>
                <w:color w:val="000000"/>
              </w:rPr>
            </w:pPr>
            <w:r>
              <w:rPr>
                <w:color w:val="000000"/>
              </w:rPr>
              <w:t>0.07</w:t>
            </w:r>
          </w:p>
        </w:tc>
        <w:tc>
          <w:tcPr>
            <w:tcW w:w="1507" w:type="dxa"/>
            <w:noWrap/>
            <w:hideMark/>
          </w:tcPr>
          <w:p w14:paraId="0DE7B8B5" w14:textId="77777777" w:rsidR="00EB4F90" w:rsidRDefault="00EB4F90" w:rsidP="00EB4F90">
            <w:pPr>
              <w:rPr>
                <w:color w:val="000000"/>
              </w:rPr>
            </w:pPr>
            <w:r>
              <w:rPr>
                <w:color w:val="000000"/>
              </w:rPr>
              <w:t>0.27</w:t>
            </w:r>
          </w:p>
        </w:tc>
        <w:tc>
          <w:tcPr>
            <w:tcW w:w="1093" w:type="dxa"/>
            <w:noWrap/>
            <w:hideMark/>
          </w:tcPr>
          <w:p w14:paraId="0DA5B426" w14:textId="77777777" w:rsidR="00EB4F90" w:rsidRDefault="00EB4F90" w:rsidP="00EB4F90">
            <w:pPr>
              <w:rPr>
                <w:color w:val="000000"/>
              </w:rPr>
            </w:pPr>
            <w:r>
              <w:rPr>
                <w:color w:val="000000"/>
              </w:rPr>
              <w:t>0.26</w:t>
            </w:r>
          </w:p>
        </w:tc>
        <w:tc>
          <w:tcPr>
            <w:tcW w:w="1300" w:type="dxa"/>
            <w:noWrap/>
            <w:hideMark/>
          </w:tcPr>
          <w:p w14:paraId="28FCD8B8" w14:textId="77777777" w:rsidR="00EB4F90" w:rsidRDefault="00EB4F90" w:rsidP="00EB4F90">
            <w:pPr>
              <w:rPr>
                <w:color w:val="000000"/>
              </w:rPr>
            </w:pPr>
            <w:r>
              <w:rPr>
                <w:color w:val="000000"/>
              </w:rPr>
              <w:t>0.80</w:t>
            </w:r>
          </w:p>
        </w:tc>
      </w:tr>
    </w:tbl>
    <w:p w14:paraId="648FC470" w14:textId="3EA6CB83"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612FDC2C"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4525772"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8CEDEA4" w14:textId="26A90EBA" w:rsidR="00EB4F90" w:rsidRPr="00EB4F90" w:rsidRDefault="00EB4F90" w:rsidP="00EB4F90">
            <w:pPr>
              <w:rPr>
                <w:b/>
                <w:bCs/>
              </w:rPr>
            </w:pPr>
            <w:proofErr w:type="spellStart"/>
            <w:r w:rsidRPr="00EB4F90">
              <w:rPr>
                <w:b/>
                <w:bCs/>
              </w:rPr>
              <w:t>Hexagrammidae</w:t>
            </w:r>
            <w:proofErr w:type="spellEnd"/>
          </w:p>
        </w:tc>
        <w:tc>
          <w:tcPr>
            <w:tcW w:w="1300" w:type="dxa"/>
            <w:noWrap/>
            <w:hideMark/>
          </w:tcPr>
          <w:p w14:paraId="4340245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EBF6452" w14:textId="00E19E6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F7846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4290284" w14:textId="77777777" w:rsidR="00EB4F90" w:rsidRPr="00EB4F90" w:rsidRDefault="00EB4F90" w:rsidP="00EB4F90">
            <w:pPr>
              <w:rPr>
                <w:b/>
                <w:bCs/>
                <w:color w:val="000000"/>
              </w:rPr>
            </w:pPr>
            <w:r w:rsidRPr="00EB4F90">
              <w:rPr>
                <w:b/>
                <w:bCs/>
                <w:color w:val="000000"/>
              </w:rPr>
              <w:t>p value</w:t>
            </w:r>
          </w:p>
        </w:tc>
      </w:tr>
      <w:tr w:rsidR="00EB4F90" w14:paraId="6782B650" w14:textId="77777777" w:rsidTr="000D7388">
        <w:trPr>
          <w:trHeight w:val="320"/>
        </w:trPr>
        <w:tc>
          <w:tcPr>
            <w:tcW w:w="2580" w:type="dxa"/>
            <w:noWrap/>
            <w:hideMark/>
          </w:tcPr>
          <w:p w14:paraId="75F193EA" w14:textId="77777777" w:rsidR="00EB4F90" w:rsidRDefault="00EB4F90" w:rsidP="00EB4F90">
            <w:pPr>
              <w:rPr>
                <w:color w:val="000000"/>
              </w:rPr>
            </w:pPr>
            <w:r>
              <w:rPr>
                <w:color w:val="000000"/>
              </w:rPr>
              <w:t>Intercept</w:t>
            </w:r>
          </w:p>
        </w:tc>
        <w:tc>
          <w:tcPr>
            <w:tcW w:w="1300" w:type="dxa"/>
            <w:noWrap/>
            <w:hideMark/>
          </w:tcPr>
          <w:p w14:paraId="4FC4809A" w14:textId="77777777" w:rsidR="00EB4F90" w:rsidRDefault="00EB4F90" w:rsidP="00EB4F90">
            <w:pPr>
              <w:rPr>
                <w:color w:val="000000"/>
              </w:rPr>
            </w:pPr>
            <w:r>
              <w:rPr>
                <w:color w:val="000000"/>
              </w:rPr>
              <w:t>4.96</w:t>
            </w:r>
          </w:p>
        </w:tc>
        <w:tc>
          <w:tcPr>
            <w:tcW w:w="1507" w:type="dxa"/>
            <w:noWrap/>
            <w:hideMark/>
          </w:tcPr>
          <w:p w14:paraId="408672E1" w14:textId="77777777" w:rsidR="00EB4F90" w:rsidRDefault="00EB4F90" w:rsidP="00EB4F90">
            <w:pPr>
              <w:rPr>
                <w:color w:val="000000"/>
              </w:rPr>
            </w:pPr>
            <w:r>
              <w:rPr>
                <w:color w:val="000000"/>
              </w:rPr>
              <w:t>2.54</w:t>
            </w:r>
          </w:p>
        </w:tc>
        <w:tc>
          <w:tcPr>
            <w:tcW w:w="1093" w:type="dxa"/>
            <w:noWrap/>
            <w:hideMark/>
          </w:tcPr>
          <w:p w14:paraId="00F200E7" w14:textId="77777777" w:rsidR="00EB4F90" w:rsidRDefault="00EB4F90" w:rsidP="00EB4F90">
            <w:pPr>
              <w:rPr>
                <w:color w:val="000000"/>
              </w:rPr>
            </w:pPr>
            <w:r>
              <w:rPr>
                <w:color w:val="000000"/>
              </w:rPr>
              <w:t>1.95</w:t>
            </w:r>
          </w:p>
        </w:tc>
        <w:tc>
          <w:tcPr>
            <w:tcW w:w="1300" w:type="dxa"/>
            <w:noWrap/>
            <w:hideMark/>
          </w:tcPr>
          <w:p w14:paraId="5F194541" w14:textId="77777777" w:rsidR="00EB4F90" w:rsidRDefault="00EB4F90" w:rsidP="00EB4F90">
            <w:pPr>
              <w:rPr>
                <w:color w:val="000000"/>
              </w:rPr>
            </w:pPr>
            <w:r>
              <w:rPr>
                <w:color w:val="000000"/>
              </w:rPr>
              <w:t>0.05</w:t>
            </w:r>
          </w:p>
        </w:tc>
      </w:tr>
      <w:tr w:rsidR="00EB4F90" w14:paraId="1BD4A056" w14:textId="77777777" w:rsidTr="000D7388">
        <w:trPr>
          <w:trHeight w:val="320"/>
        </w:trPr>
        <w:tc>
          <w:tcPr>
            <w:tcW w:w="2580" w:type="dxa"/>
            <w:noWrap/>
            <w:hideMark/>
          </w:tcPr>
          <w:p w14:paraId="1C990F5B" w14:textId="77777777" w:rsidR="00EB4F90" w:rsidRDefault="00EB4F90" w:rsidP="00EB4F90">
            <w:pPr>
              <w:rPr>
                <w:color w:val="000000"/>
              </w:rPr>
            </w:pPr>
            <w:r>
              <w:rPr>
                <w:color w:val="000000"/>
              </w:rPr>
              <w:t>Abundance</w:t>
            </w:r>
          </w:p>
        </w:tc>
        <w:tc>
          <w:tcPr>
            <w:tcW w:w="1300" w:type="dxa"/>
            <w:noWrap/>
            <w:hideMark/>
          </w:tcPr>
          <w:p w14:paraId="36EEC5F0" w14:textId="77777777" w:rsidR="00EB4F90" w:rsidRDefault="00EB4F90" w:rsidP="00EB4F90">
            <w:pPr>
              <w:rPr>
                <w:color w:val="000000"/>
              </w:rPr>
            </w:pPr>
            <w:r>
              <w:rPr>
                <w:color w:val="000000"/>
              </w:rPr>
              <w:t>14.67</w:t>
            </w:r>
          </w:p>
        </w:tc>
        <w:tc>
          <w:tcPr>
            <w:tcW w:w="1507" w:type="dxa"/>
            <w:noWrap/>
            <w:hideMark/>
          </w:tcPr>
          <w:p w14:paraId="012C64A7" w14:textId="77777777" w:rsidR="00EB4F90" w:rsidRDefault="00EB4F90" w:rsidP="00EB4F90">
            <w:pPr>
              <w:rPr>
                <w:color w:val="000000"/>
              </w:rPr>
            </w:pPr>
            <w:r>
              <w:rPr>
                <w:color w:val="000000"/>
              </w:rPr>
              <w:t>6.69</w:t>
            </w:r>
          </w:p>
        </w:tc>
        <w:tc>
          <w:tcPr>
            <w:tcW w:w="1093" w:type="dxa"/>
            <w:noWrap/>
            <w:hideMark/>
          </w:tcPr>
          <w:p w14:paraId="1F1E13B1" w14:textId="77777777" w:rsidR="00EB4F90" w:rsidRDefault="00EB4F90" w:rsidP="00EB4F90">
            <w:pPr>
              <w:rPr>
                <w:color w:val="000000"/>
              </w:rPr>
            </w:pPr>
            <w:r>
              <w:rPr>
                <w:color w:val="000000"/>
              </w:rPr>
              <w:t>2.19</w:t>
            </w:r>
          </w:p>
        </w:tc>
        <w:tc>
          <w:tcPr>
            <w:tcW w:w="1300" w:type="dxa"/>
            <w:noWrap/>
            <w:hideMark/>
          </w:tcPr>
          <w:p w14:paraId="5FE6298B" w14:textId="77777777" w:rsidR="00EB4F90" w:rsidRDefault="00EB4F90" w:rsidP="00EB4F90">
            <w:pPr>
              <w:rPr>
                <w:color w:val="000000"/>
              </w:rPr>
            </w:pPr>
            <w:r>
              <w:rPr>
                <w:color w:val="000000"/>
              </w:rPr>
              <w:t>0.03</w:t>
            </w:r>
          </w:p>
        </w:tc>
      </w:tr>
      <w:tr w:rsidR="00EB4F90" w14:paraId="3DBCA7E5" w14:textId="77777777" w:rsidTr="000D7388">
        <w:trPr>
          <w:trHeight w:val="320"/>
        </w:trPr>
        <w:tc>
          <w:tcPr>
            <w:tcW w:w="2580" w:type="dxa"/>
            <w:noWrap/>
            <w:hideMark/>
          </w:tcPr>
          <w:p w14:paraId="4717D583" w14:textId="77777777" w:rsidR="00EB4F90" w:rsidRDefault="00EB4F90" w:rsidP="00EB4F90">
            <w:pPr>
              <w:rPr>
                <w:color w:val="000000"/>
              </w:rPr>
            </w:pPr>
            <w:r>
              <w:rPr>
                <w:color w:val="000000"/>
              </w:rPr>
              <w:t>Tide exchange</w:t>
            </w:r>
          </w:p>
        </w:tc>
        <w:tc>
          <w:tcPr>
            <w:tcW w:w="1300" w:type="dxa"/>
            <w:noWrap/>
            <w:hideMark/>
          </w:tcPr>
          <w:p w14:paraId="7866ED5C" w14:textId="77777777" w:rsidR="00EB4F90" w:rsidRDefault="00EB4F90" w:rsidP="00EB4F90">
            <w:pPr>
              <w:rPr>
                <w:color w:val="000000"/>
              </w:rPr>
            </w:pPr>
            <w:r>
              <w:rPr>
                <w:color w:val="000000"/>
              </w:rPr>
              <w:t>-3.35</w:t>
            </w:r>
          </w:p>
        </w:tc>
        <w:tc>
          <w:tcPr>
            <w:tcW w:w="1507" w:type="dxa"/>
            <w:noWrap/>
            <w:hideMark/>
          </w:tcPr>
          <w:p w14:paraId="1FACDC68" w14:textId="77777777" w:rsidR="00EB4F90" w:rsidRDefault="00EB4F90" w:rsidP="00EB4F90">
            <w:pPr>
              <w:rPr>
                <w:color w:val="000000"/>
              </w:rPr>
            </w:pPr>
            <w:r>
              <w:rPr>
                <w:color w:val="000000"/>
              </w:rPr>
              <w:t>2.01</w:t>
            </w:r>
          </w:p>
        </w:tc>
        <w:tc>
          <w:tcPr>
            <w:tcW w:w="1093" w:type="dxa"/>
            <w:noWrap/>
            <w:hideMark/>
          </w:tcPr>
          <w:p w14:paraId="45905088" w14:textId="77777777" w:rsidR="00EB4F90" w:rsidRDefault="00EB4F90" w:rsidP="00EB4F90">
            <w:pPr>
              <w:rPr>
                <w:color w:val="000000"/>
              </w:rPr>
            </w:pPr>
            <w:r>
              <w:rPr>
                <w:color w:val="000000"/>
              </w:rPr>
              <w:t>-1.67</w:t>
            </w:r>
          </w:p>
        </w:tc>
        <w:tc>
          <w:tcPr>
            <w:tcW w:w="1300" w:type="dxa"/>
            <w:noWrap/>
            <w:hideMark/>
          </w:tcPr>
          <w:p w14:paraId="4C6E4793" w14:textId="77777777" w:rsidR="00EB4F90" w:rsidRDefault="00EB4F90" w:rsidP="00EB4F90">
            <w:pPr>
              <w:rPr>
                <w:color w:val="000000"/>
              </w:rPr>
            </w:pPr>
            <w:r>
              <w:rPr>
                <w:color w:val="000000"/>
              </w:rPr>
              <w:t>0.10</w:t>
            </w:r>
          </w:p>
        </w:tc>
      </w:tr>
      <w:tr w:rsidR="00EB4F90" w14:paraId="00B4B159" w14:textId="77777777" w:rsidTr="000D7388">
        <w:trPr>
          <w:trHeight w:val="320"/>
        </w:trPr>
        <w:tc>
          <w:tcPr>
            <w:tcW w:w="2580" w:type="dxa"/>
            <w:noWrap/>
            <w:hideMark/>
          </w:tcPr>
          <w:p w14:paraId="0981DFB3" w14:textId="77777777" w:rsidR="00EB4F90" w:rsidRDefault="00EB4F90" w:rsidP="00EB4F90">
            <w:pPr>
              <w:rPr>
                <w:color w:val="000000"/>
              </w:rPr>
            </w:pPr>
            <w:r>
              <w:rPr>
                <w:color w:val="000000"/>
              </w:rPr>
              <w:t>Biodiversity</w:t>
            </w:r>
          </w:p>
        </w:tc>
        <w:tc>
          <w:tcPr>
            <w:tcW w:w="1300" w:type="dxa"/>
            <w:noWrap/>
            <w:hideMark/>
          </w:tcPr>
          <w:p w14:paraId="566F91E5" w14:textId="77777777" w:rsidR="00EB4F90" w:rsidRDefault="00EB4F90" w:rsidP="00EB4F90">
            <w:pPr>
              <w:rPr>
                <w:color w:val="000000"/>
              </w:rPr>
            </w:pPr>
            <w:r>
              <w:rPr>
                <w:color w:val="000000"/>
              </w:rPr>
              <w:t>0.01</w:t>
            </w:r>
          </w:p>
        </w:tc>
        <w:tc>
          <w:tcPr>
            <w:tcW w:w="1507" w:type="dxa"/>
            <w:noWrap/>
            <w:hideMark/>
          </w:tcPr>
          <w:p w14:paraId="113CDD0E" w14:textId="77777777" w:rsidR="00EB4F90" w:rsidRDefault="00EB4F90" w:rsidP="00EB4F90">
            <w:pPr>
              <w:rPr>
                <w:color w:val="000000"/>
              </w:rPr>
            </w:pPr>
            <w:r>
              <w:rPr>
                <w:color w:val="000000"/>
              </w:rPr>
              <w:t>0.09</w:t>
            </w:r>
          </w:p>
        </w:tc>
        <w:tc>
          <w:tcPr>
            <w:tcW w:w="1093" w:type="dxa"/>
            <w:noWrap/>
            <w:hideMark/>
          </w:tcPr>
          <w:p w14:paraId="66F913E9" w14:textId="77777777" w:rsidR="00EB4F90" w:rsidRDefault="00EB4F90" w:rsidP="00EB4F90">
            <w:pPr>
              <w:rPr>
                <w:color w:val="000000"/>
              </w:rPr>
            </w:pPr>
            <w:r>
              <w:rPr>
                <w:color w:val="000000"/>
              </w:rPr>
              <w:t>0.11</w:t>
            </w:r>
          </w:p>
        </w:tc>
        <w:tc>
          <w:tcPr>
            <w:tcW w:w="1300" w:type="dxa"/>
            <w:noWrap/>
            <w:hideMark/>
          </w:tcPr>
          <w:p w14:paraId="7C7DC9D3" w14:textId="77777777" w:rsidR="00EB4F90" w:rsidRDefault="00EB4F90" w:rsidP="00EB4F90">
            <w:pPr>
              <w:rPr>
                <w:color w:val="000000"/>
              </w:rPr>
            </w:pPr>
            <w:r>
              <w:rPr>
                <w:color w:val="000000"/>
              </w:rPr>
              <w:t>0.91</w:t>
            </w:r>
          </w:p>
        </w:tc>
      </w:tr>
      <w:tr w:rsidR="00EB4F90" w14:paraId="6BC2A369" w14:textId="77777777" w:rsidTr="000D7388">
        <w:trPr>
          <w:trHeight w:val="320"/>
        </w:trPr>
        <w:tc>
          <w:tcPr>
            <w:tcW w:w="2580" w:type="dxa"/>
            <w:noWrap/>
            <w:hideMark/>
          </w:tcPr>
          <w:p w14:paraId="2F044307" w14:textId="77777777" w:rsidR="00EB4F90" w:rsidRDefault="00EB4F90" w:rsidP="00EB4F90">
            <w:pPr>
              <w:rPr>
                <w:color w:val="000000"/>
              </w:rPr>
            </w:pPr>
            <w:r>
              <w:rPr>
                <w:color w:val="000000"/>
              </w:rPr>
              <w:t>Depth</w:t>
            </w:r>
          </w:p>
        </w:tc>
        <w:tc>
          <w:tcPr>
            <w:tcW w:w="1300" w:type="dxa"/>
            <w:noWrap/>
            <w:hideMark/>
          </w:tcPr>
          <w:p w14:paraId="518C3703" w14:textId="77777777" w:rsidR="00EB4F90" w:rsidRDefault="00EB4F90" w:rsidP="00EB4F90">
            <w:pPr>
              <w:rPr>
                <w:color w:val="000000"/>
              </w:rPr>
            </w:pPr>
            <w:r>
              <w:rPr>
                <w:color w:val="000000"/>
              </w:rPr>
              <w:t>0.02</w:t>
            </w:r>
          </w:p>
        </w:tc>
        <w:tc>
          <w:tcPr>
            <w:tcW w:w="1507" w:type="dxa"/>
            <w:noWrap/>
            <w:hideMark/>
          </w:tcPr>
          <w:p w14:paraId="0B2760C5" w14:textId="77777777" w:rsidR="00EB4F90" w:rsidRDefault="00EB4F90" w:rsidP="00EB4F90">
            <w:pPr>
              <w:rPr>
                <w:color w:val="000000"/>
              </w:rPr>
            </w:pPr>
            <w:r>
              <w:rPr>
                <w:color w:val="000000"/>
              </w:rPr>
              <w:t>0.09</w:t>
            </w:r>
          </w:p>
        </w:tc>
        <w:tc>
          <w:tcPr>
            <w:tcW w:w="1093" w:type="dxa"/>
            <w:noWrap/>
            <w:hideMark/>
          </w:tcPr>
          <w:p w14:paraId="00B82C4E" w14:textId="77777777" w:rsidR="00EB4F90" w:rsidRDefault="00EB4F90" w:rsidP="00EB4F90">
            <w:pPr>
              <w:rPr>
                <w:color w:val="000000"/>
              </w:rPr>
            </w:pPr>
            <w:r>
              <w:rPr>
                <w:color w:val="000000"/>
              </w:rPr>
              <w:t>0.25</w:t>
            </w:r>
          </w:p>
        </w:tc>
        <w:tc>
          <w:tcPr>
            <w:tcW w:w="1300" w:type="dxa"/>
            <w:noWrap/>
            <w:hideMark/>
          </w:tcPr>
          <w:p w14:paraId="34884B6F" w14:textId="77777777" w:rsidR="00EB4F90" w:rsidRDefault="00EB4F90" w:rsidP="00EB4F90">
            <w:pPr>
              <w:rPr>
                <w:color w:val="000000"/>
              </w:rPr>
            </w:pPr>
            <w:r>
              <w:rPr>
                <w:color w:val="000000"/>
              </w:rPr>
              <w:t>0.81</w:t>
            </w:r>
          </w:p>
        </w:tc>
      </w:tr>
      <w:tr w:rsidR="00EB4F90" w14:paraId="1C0A30D7" w14:textId="77777777" w:rsidTr="000D7388">
        <w:trPr>
          <w:trHeight w:val="320"/>
        </w:trPr>
        <w:tc>
          <w:tcPr>
            <w:tcW w:w="2580" w:type="dxa"/>
            <w:noWrap/>
            <w:hideMark/>
          </w:tcPr>
          <w:p w14:paraId="2503E06E"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0C59FA0" w14:textId="77777777" w:rsidR="00EB4F90" w:rsidRDefault="00EB4F90" w:rsidP="00EB4F90">
            <w:pPr>
              <w:rPr>
                <w:color w:val="000000"/>
              </w:rPr>
            </w:pPr>
            <w:r>
              <w:rPr>
                <w:color w:val="000000"/>
              </w:rPr>
              <w:t>-9.01</w:t>
            </w:r>
          </w:p>
        </w:tc>
        <w:tc>
          <w:tcPr>
            <w:tcW w:w="1507" w:type="dxa"/>
            <w:noWrap/>
            <w:hideMark/>
          </w:tcPr>
          <w:p w14:paraId="5889716C" w14:textId="77777777" w:rsidR="00EB4F90" w:rsidRDefault="00EB4F90" w:rsidP="00EB4F90">
            <w:pPr>
              <w:rPr>
                <w:color w:val="000000"/>
              </w:rPr>
            </w:pPr>
            <w:r>
              <w:rPr>
                <w:color w:val="000000"/>
              </w:rPr>
              <w:t>5.35</w:t>
            </w:r>
          </w:p>
        </w:tc>
        <w:tc>
          <w:tcPr>
            <w:tcW w:w="1093" w:type="dxa"/>
            <w:noWrap/>
            <w:hideMark/>
          </w:tcPr>
          <w:p w14:paraId="2BD13432" w14:textId="77777777" w:rsidR="00EB4F90" w:rsidRDefault="00EB4F90" w:rsidP="00EB4F90">
            <w:pPr>
              <w:rPr>
                <w:color w:val="000000"/>
              </w:rPr>
            </w:pPr>
            <w:r>
              <w:rPr>
                <w:color w:val="000000"/>
              </w:rPr>
              <w:t>-1.68</w:t>
            </w:r>
          </w:p>
        </w:tc>
        <w:tc>
          <w:tcPr>
            <w:tcW w:w="1300" w:type="dxa"/>
            <w:noWrap/>
            <w:hideMark/>
          </w:tcPr>
          <w:p w14:paraId="13CC3497" w14:textId="77777777" w:rsidR="00EB4F90" w:rsidRDefault="00EB4F90" w:rsidP="00EB4F90">
            <w:pPr>
              <w:rPr>
                <w:color w:val="000000"/>
              </w:rPr>
            </w:pPr>
            <w:r>
              <w:rPr>
                <w:color w:val="000000"/>
              </w:rPr>
              <w:t>0.09</w:t>
            </w:r>
          </w:p>
        </w:tc>
      </w:tr>
    </w:tbl>
    <w:p w14:paraId="590ABBF7"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2E399CE4" w14:textId="62DAC3D1"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0EAAC37B"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382D8BB2" w14:textId="7730F504" w:rsidR="00EB4F90" w:rsidRPr="00EB4F90" w:rsidRDefault="00EB4F90" w:rsidP="00EB4F90">
            <w:pPr>
              <w:rPr>
                <w:b/>
                <w:bCs/>
              </w:rPr>
            </w:pPr>
            <w:proofErr w:type="spellStart"/>
            <w:r w:rsidRPr="00EB4F90">
              <w:rPr>
                <w:b/>
                <w:bCs/>
              </w:rPr>
              <w:t>Acmaeidae</w:t>
            </w:r>
            <w:proofErr w:type="spellEnd"/>
          </w:p>
        </w:tc>
        <w:tc>
          <w:tcPr>
            <w:tcW w:w="1300" w:type="dxa"/>
            <w:noWrap/>
            <w:hideMark/>
          </w:tcPr>
          <w:p w14:paraId="4654F65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47C51A9" w14:textId="392121EB"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70558E3E"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D3ED62A" w14:textId="77777777" w:rsidR="00EB4F90" w:rsidRPr="00EB4F90" w:rsidRDefault="00EB4F90" w:rsidP="00EB4F90">
            <w:pPr>
              <w:rPr>
                <w:b/>
                <w:bCs/>
                <w:color w:val="000000"/>
              </w:rPr>
            </w:pPr>
            <w:r w:rsidRPr="00EB4F90">
              <w:rPr>
                <w:b/>
                <w:bCs/>
                <w:color w:val="000000"/>
              </w:rPr>
              <w:t>p value</w:t>
            </w:r>
          </w:p>
        </w:tc>
      </w:tr>
      <w:tr w:rsidR="00EB4F90" w14:paraId="76CFC481" w14:textId="77777777" w:rsidTr="00EB4F90">
        <w:trPr>
          <w:trHeight w:val="320"/>
        </w:trPr>
        <w:tc>
          <w:tcPr>
            <w:tcW w:w="2580" w:type="dxa"/>
            <w:noWrap/>
            <w:hideMark/>
          </w:tcPr>
          <w:p w14:paraId="4819FE54" w14:textId="77777777" w:rsidR="00EB4F90" w:rsidRDefault="00EB4F90" w:rsidP="00EB4F90">
            <w:pPr>
              <w:rPr>
                <w:color w:val="000000"/>
              </w:rPr>
            </w:pPr>
            <w:r>
              <w:rPr>
                <w:color w:val="000000"/>
              </w:rPr>
              <w:t>Intercept</w:t>
            </w:r>
          </w:p>
        </w:tc>
        <w:tc>
          <w:tcPr>
            <w:tcW w:w="1300" w:type="dxa"/>
            <w:noWrap/>
            <w:hideMark/>
          </w:tcPr>
          <w:p w14:paraId="283EC2A5" w14:textId="77777777" w:rsidR="00EB4F90" w:rsidRDefault="00EB4F90" w:rsidP="00EB4F90">
            <w:pPr>
              <w:rPr>
                <w:color w:val="000000"/>
              </w:rPr>
            </w:pPr>
            <w:r>
              <w:rPr>
                <w:color w:val="000000"/>
              </w:rPr>
              <w:t>-0.19</w:t>
            </w:r>
          </w:p>
        </w:tc>
        <w:tc>
          <w:tcPr>
            <w:tcW w:w="1507" w:type="dxa"/>
            <w:noWrap/>
            <w:hideMark/>
          </w:tcPr>
          <w:p w14:paraId="0ABDFD86" w14:textId="77777777" w:rsidR="00EB4F90" w:rsidRDefault="00EB4F90" w:rsidP="00EB4F90">
            <w:pPr>
              <w:rPr>
                <w:color w:val="000000"/>
              </w:rPr>
            </w:pPr>
            <w:r>
              <w:rPr>
                <w:color w:val="000000"/>
              </w:rPr>
              <w:t>0.33</w:t>
            </w:r>
          </w:p>
        </w:tc>
        <w:tc>
          <w:tcPr>
            <w:tcW w:w="1093" w:type="dxa"/>
            <w:noWrap/>
            <w:hideMark/>
          </w:tcPr>
          <w:p w14:paraId="35B3BF65" w14:textId="77777777" w:rsidR="00EB4F90" w:rsidRDefault="00EB4F90" w:rsidP="00EB4F90">
            <w:pPr>
              <w:rPr>
                <w:color w:val="000000"/>
              </w:rPr>
            </w:pPr>
            <w:r>
              <w:rPr>
                <w:color w:val="000000"/>
              </w:rPr>
              <w:t>-0.59</w:t>
            </w:r>
          </w:p>
        </w:tc>
        <w:tc>
          <w:tcPr>
            <w:tcW w:w="1300" w:type="dxa"/>
            <w:noWrap/>
            <w:hideMark/>
          </w:tcPr>
          <w:p w14:paraId="4BC244A1" w14:textId="77777777" w:rsidR="00EB4F90" w:rsidRDefault="00EB4F90" w:rsidP="00EB4F90">
            <w:pPr>
              <w:rPr>
                <w:color w:val="000000"/>
              </w:rPr>
            </w:pPr>
            <w:r>
              <w:rPr>
                <w:color w:val="000000"/>
              </w:rPr>
              <w:t>0.56</w:t>
            </w:r>
          </w:p>
        </w:tc>
      </w:tr>
      <w:tr w:rsidR="00EB4F90" w14:paraId="55617C2B" w14:textId="77777777" w:rsidTr="00EB4F90">
        <w:trPr>
          <w:trHeight w:val="320"/>
        </w:trPr>
        <w:tc>
          <w:tcPr>
            <w:tcW w:w="2580" w:type="dxa"/>
            <w:noWrap/>
            <w:hideMark/>
          </w:tcPr>
          <w:p w14:paraId="1BB277E9" w14:textId="77777777" w:rsidR="00EB4F90" w:rsidRDefault="00EB4F90" w:rsidP="00EB4F90">
            <w:pPr>
              <w:rPr>
                <w:color w:val="000000"/>
              </w:rPr>
            </w:pPr>
            <w:r>
              <w:rPr>
                <w:color w:val="000000"/>
              </w:rPr>
              <w:t>Abundance</w:t>
            </w:r>
          </w:p>
        </w:tc>
        <w:tc>
          <w:tcPr>
            <w:tcW w:w="1300" w:type="dxa"/>
            <w:noWrap/>
            <w:hideMark/>
          </w:tcPr>
          <w:p w14:paraId="28AEE077" w14:textId="77777777" w:rsidR="00EB4F90" w:rsidRDefault="00EB4F90" w:rsidP="00EB4F90">
            <w:pPr>
              <w:rPr>
                <w:color w:val="000000"/>
              </w:rPr>
            </w:pPr>
            <w:r>
              <w:rPr>
                <w:color w:val="000000"/>
              </w:rPr>
              <w:t>1.42</w:t>
            </w:r>
          </w:p>
        </w:tc>
        <w:tc>
          <w:tcPr>
            <w:tcW w:w="1507" w:type="dxa"/>
            <w:noWrap/>
            <w:hideMark/>
          </w:tcPr>
          <w:p w14:paraId="57E5FF42" w14:textId="77777777" w:rsidR="00EB4F90" w:rsidRDefault="00EB4F90" w:rsidP="00EB4F90">
            <w:pPr>
              <w:rPr>
                <w:color w:val="000000"/>
              </w:rPr>
            </w:pPr>
            <w:r>
              <w:rPr>
                <w:color w:val="000000"/>
              </w:rPr>
              <w:t>0.67</w:t>
            </w:r>
          </w:p>
        </w:tc>
        <w:tc>
          <w:tcPr>
            <w:tcW w:w="1093" w:type="dxa"/>
            <w:noWrap/>
            <w:hideMark/>
          </w:tcPr>
          <w:p w14:paraId="2D7E7280" w14:textId="77777777" w:rsidR="00EB4F90" w:rsidRDefault="00EB4F90" w:rsidP="00EB4F90">
            <w:pPr>
              <w:rPr>
                <w:color w:val="000000"/>
              </w:rPr>
            </w:pPr>
            <w:r>
              <w:rPr>
                <w:color w:val="000000"/>
              </w:rPr>
              <w:t>2.13</w:t>
            </w:r>
          </w:p>
        </w:tc>
        <w:tc>
          <w:tcPr>
            <w:tcW w:w="1300" w:type="dxa"/>
            <w:noWrap/>
            <w:hideMark/>
          </w:tcPr>
          <w:p w14:paraId="66FB6513" w14:textId="77777777" w:rsidR="00EB4F90" w:rsidRDefault="00EB4F90" w:rsidP="00EB4F90">
            <w:pPr>
              <w:rPr>
                <w:color w:val="000000"/>
              </w:rPr>
            </w:pPr>
            <w:r>
              <w:rPr>
                <w:color w:val="000000"/>
              </w:rPr>
              <w:t>0.03</w:t>
            </w:r>
          </w:p>
        </w:tc>
      </w:tr>
      <w:tr w:rsidR="00EB4F90" w14:paraId="1982D828" w14:textId="77777777" w:rsidTr="00EB4F90">
        <w:trPr>
          <w:trHeight w:val="320"/>
        </w:trPr>
        <w:tc>
          <w:tcPr>
            <w:tcW w:w="2580" w:type="dxa"/>
            <w:noWrap/>
            <w:hideMark/>
          </w:tcPr>
          <w:p w14:paraId="17E5578A" w14:textId="77777777" w:rsidR="00EB4F90" w:rsidRDefault="00EB4F90" w:rsidP="00EB4F90">
            <w:pPr>
              <w:rPr>
                <w:color w:val="000000"/>
              </w:rPr>
            </w:pPr>
            <w:r>
              <w:rPr>
                <w:color w:val="000000"/>
              </w:rPr>
              <w:t>Tide exchange</w:t>
            </w:r>
          </w:p>
        </w:tc>
        <w:tc>
          <w:tcPr>
            <w:tcW w:w="1300" w:type="dxa"/>
            <w:noWrap/>
            <w:hideMark/>
          </w:tcPr>
          <w:p w14:paraId="545BFB69" w14:textId="77777777" w:rsidR="00EB4F90" w:rsidRDefault="00EB4F90" w:rsidP="00EB4F90">
            <w:pPr>
              <w:rPr>
                <w:color w:val="000000"/>
              </w:rPr>
            </w:pPr>
            <w:r>
              <w:rPr>
                <w:color w:val="000000"/>
              </w:rPr>
              <w:t>0.03</w:t>
            </w:r>
          </w:p>
        </w:tc>
        <w:tc>
          <w:tcPr>
            <w:tcW w:w="1507" w:type="dxa"/>
            <w:noWrap/>
            <w:hideMark/>
          </w:tcPr>
          <w:p w14:paraId="67C8C069" w14:textId="77777777" w:rsidR="00EB4F90" w:rsidRDefault="00EB4F90" w:rsidP="00EB4F90">
            <w:pPr>
              <w:rPr>
                <w:color w:val="000000"/>
              </w:rPr>
            </w:pPr>
            <w:r>
              <w:rPr>
                <w:color w:val="000000"/>
              </w:rPr>
              <w:t>0.16</w:t>
            </w:r>
          </w:p>
        </w:tc>
        <w:tc>
          <w:tcPr>
            <w:tcW w:w="1093" w:type="dxa"/>
            <w:noWrap/>
            <w:hideMark/>
          </w:tcPr>
          <w:p w14:paraId="1B8A711C" w14:textId="77777777" w:rsidR="00EB4F90" w:rsidRDefault="00EB4F90" w:rsidP="00EB4F90">
            <w:pPr>
              <w:rPr>
                <w:color w:val="000000"/>
              </w:rPr>
            </w:pPr>
            <w:r>
              <w:rPr>
                <w:color w:val="000000"/>
              </w:rPr>
              <w:t>0.21</w:t>
            </w:r>
          </w:p>
        </w:tc>
        <w:tc>
          <w:tcPr>
            <w:tcW w:w="1300" w:type="dxa"/>
            <w:noWrap/>
            <w:hideMark/>
          </w:tcPr>
          <w:p w14:paraId="29220768" w14:textId="77777777" w:rsidR="00EB4F90" w:rsidRDefault="00EB4F90" w:rsidP="00EB4F90">
            <w:pPr>
              <w:rPr>
                <w:color w:val="000000"/>
              </w:rPr>
            </w:pPr>
            <w:r>
              <w:rPr>
                <w:color w:val="000000"/>
              </w:rPr>
              <w:t>0.84</w:t>
            </w:r>
          </w:p>
        </w:tc>
      </w:tr>
      <w:tr w:rsidR="00EB4F90" w14:paraId="5802E305" w14:textId="77777777" w:rsidTr="00EB4F90">
        <w:trPr>
          <w:trHeight w:val="320"/>
        </w:trPr>
        <w:tc>
          <w:tcPr>
            <w:tcW w:w="2580" w:type="dxa"/>
            <w:noWrap/>
            <w:hideMark/>
          </w:tcPr>
          <w:p w14:paraId="4BAB32EC" w14:textId="77777777" w:rsidR="00EB4F90" w:rsidRDefault="00EB4F90" w:rsidP="00EB4F90">
            <w:pPr>
              <w:rPr>
                <w:color w:val="000000"/>
              </w:rPr>
            </w:pPr>
            <w:r>
              <w:rPr>
                <w:color w:val="000000"/>
              </w:rPr>
              <w:t>Biodiversity</w:t>
            </w:r>
          </w:p>
        </w:tc>
        <w:tc>
          <w:tcPr>
            <w:tcW w:w="1300" w:type="dxa"/>
            <w:noWrap/>
            <w:hideMark/>
          </w:tcPr>
          <w:p w14:paraId="01CD7103" w14:textId="77777777" w:rsidR="00EB4F90" w:rsidRDefault="00EB4F90" w:rsidP="00EB4F90">
            <w:pPr>
              <w:rPr>
                <w:color w:val="000000"/>
              </w:rPr>
            </w:pPr>
            <w:r>
              <w:rPr>
                <w:color w:val="000000"/>
              </w:rPr>
              <w:t>-0.01</w:t>
            </w:r>
          </w:p>
        </w:tc>
        <w:tc>
          <w:tcPr>
            <w:tcW w:w="1507" w:type="dxa"/>
            <w:noWrap/>
            <w:hideMark/>
          </w:tcPr>
          <w:p w14:paraId="41753B6F" w14:textId="77777777" w:rsidR="00EB4F90" w:rsidRDefault="00EB4F90" w:rsidP="00EB4F90">
            <w:pPr>
              <w:rPr>
                <w:color w:val="000000"/>
              </w:rPr>
            </w:pPr>
            <w:r>
              <w:rPr>
                <w:color w:val="000000"/>
              </w:rPr>
              <w:t>0.09</w:t>
            </w:r>
          </w:p>
        </w:tc>
        <w:tc>
          <w:tcPr>
            <w:tcW w:w="1093" w:type="dxa"/>
            <w:noWrap/>
            <w:hideMark/>
          </w:tcPr>
          <w:p w14:paraId="4975E5C5" w14:textId="77777777" w:rsidR="00EB4F90" w:rsidRDefault="00EB4F90" w:rsidP="00EB4F90">
            <w:pPr>
              <w:rPr>
                <w:color w:val="000000"/>
              </w:rPr>
            </w:pPr>
            <w:r>
              <w:rPr>
                <w:color w:val="000000"/>
              </w:rPr>
              <w:t>-0.09</w:t>
            </w:r>
          </w:p>
        </w:tc>
        <w:tc>
          <w:tcPr>
            <w:tcW w:w="1300" w:type="dxa"/>
            <w:noWrap/>
            <w:hideMark/>
          </w:tcPr>
          <w:p w14:paraId="4AFC9C3E" w14:textId="77777777" w:rsidR="00EB4F90" w:rsidRDefault="00EB4F90" w:rsidP="00EB4F90">
            <w:pPr>
              <w:rPr>
                <w:color w:val="000000"/>
              </w:rPr>
            </w:pPr>
            <w:r>
              <w:rPr>
                <w:color w:val="000000"/>
              </w:rPr>
              <w:t>0.93</w:t>
            </w:r>
          </w:p>
        </w:tc>
      </w:tr>
      <w:tr w:rsidR="00EB4F90" w14:paraId="518D62F8" w14:textId="77777777" w:rsidTr="00EB4F90">
        <w:trPr>
          <w:trHeight w:val="320"/>
        </w:trPr>
        <w:tc>
          <w:tcPr>
            <w:tcW w:w="2580" w:type="dxa"/>
            <w:noWrap/>
            <w:hideMark/>
          </w:tcPr>
          <w:p w14:paraId="01CC1142" w14:textId="77777777" w:rsidR="00EB4F90" w:rsidRDefault="00EB4F90" w:rsidP="00EB4F90">
            <w:pPr>
              <w:rPr>
                <w:color w:val="000000"/>
              </w:rPr>
            </w:pPr>
            <w:r>
              <w:rPr>
                <w:color w:val="000000"/>
              </w:rPr>
              <w:t>Depth</w:t>
            </w:r>
          </w:p>
        </w:tc>
        <w:tc>
          <w:tcPr>
            <w:tcW w:w="1300" w:type="dxa"/>
            <w:noWrap/>
            <w:hideMark/>
          </w:tcPr>
          <w:p w14:paraId="0CBECDAC" w14:textId="77777777" w:rsidR="00EB4F90" w:rsidRDefault="00EB4F90" w:rsidP="00EB4F90">
            <w:pPr>
              <w:rPr>
                <w:color w:val="000000"/>
              </w:rPr>
            </w:pPr>
            <w:r>
              <w:rPr>
                <w:color w:val="000000"/>
              </w:rPr>
              <w:t>0.00</w:t>
            </w:r>
          </w:p>
        </w:tc>
        <w:tc>
          <w:tcPr>
            <w:tcW w:w="1507" w:type="dxa"/>
            <w:noWrap/>
            <w:hideMark/>
          </w:tcPr>
          <w:p w14:paraId="0EE4F7E9" w14:textId="77777777" w:rsidR="00EB4F90" w:rsidRDefault="00EB4F90" w:rsidP="00EB4F90">
            <w:pPr>
              <w:rPr>
                <w:color w:val="000000"/>
              </w:rPr>
            </w:pPr>
            <w:r>
              <w:rPr>
                <w:color w:val="000000"/>
              </w:rPr>
              <w:t>0.09</w:t>
            </w:r>
          </w:p>
        </w:tc>
        <w:tc>
          <w:tcPr>
            <w:tcW w:w="1093" w:type="dxa"/>
            <w:noWrap/>
            <w:hideMark/>
          </w:tcPr>
          <w:p w14:paraId="01076780" w14:textId="77777777" w:rsidR="00EB4F90" w:rsidRDefault="00EB4F90" w:rsidP="00EB4F90">
            <w:pPr>
              <w:rPr>
                <w:color w:val="000000"/>
              </w:rPr>
            </w:pPr>
            <w:r>
              <w:rPr>
                <w:color w:val="000000"/>
              </w:rPr>
              <w:t>0.05</w:t>
            </w:r>
          </w:p>
        </w:tc>
        <w:tc>
          <w:tcPr>
            <w:tcW w:w="1300" w:type="dxa"/>
            <w:noWrap/>
            <w:hideMark/>
          </w:tcPr>
          <w:p w14:paraId="141A5722" w14:textId="77777777" w:rsidR="00EB4F90" w:rsidRDefault="00EB4F90" w:rsidP="00EB4F90">
            <w:pPr>
              <w:rPr>
                <w:color w:val="000000"/>
              </w:rPr>
            </w:pPr>
            <w:r>
              <w:rPr>
                <w:color w:val="000000"/>
              </w:rPr>
              <w:t>0.96</w:t>
            </w:r>
          </w:p>
        </w:tc>
      </w:tr>
      <w:tr w:rsidR="00EB4F90" w14:paraId="08F6C923" w14:textId="77777777" w:rsidTr="00EB4F90">
        <w:trPr>
          <w:trHeight w:val="320"/>
        </w:trPr>
        <w:tc>
          <w:tcPr>
            <w:tcW w:w="2580" w:type="dxa"/>
            <w:noWrap/>
            <w:hideMark/>
          </w:tcPr>
          <w:p w14:paraId="381AA6DA"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717FBC1B" w14:textId="77777777" w:rsidR="00EB4F90" w:rsidRDefault="00EB4F90" w:rsidP="00EB4F90">
            <w:pPr>
              <w:rPr>
                <w:color w:val="000000"/>
              </w:rPr>
            </w:pPr>
            <w:r>
              <w:rPr>
                <w:color w:val="000000"/>
              </w:rPr>
              <w:t>-0.16</w:t>
            </w:r>
          </w:p>
        </w:tc>
        <w:tc>
          <w:tcPr>
            <w:tcW w:w="1507" w:type="dxa"/>
            <w:noWrap/>
            <w:hideMark/>
          </w:tcPr>
          <w:p w14:paraId="4C603984" w14:textId="77777777" w:rsidR="00EB4F90" w:rsidRDefault="00EB4F90" w:rsidP="00EB4F90">
            <w:pPr>
              <w:rPr>
                <w:color w:val="000000"/>
              </w:rPr>
            </w:pPr>
            <w:r>
              <w:rPr>
                <w:color w:val="000000"/>
              </w:rPr>
              <w:t>0.58</w:t>
            </w:r>
          </w:p>
        </w:tc>
        <w:tc>
          <w:tcPr>
            <w:tcW w:w="1093" w:type="dxa"/>
            <w:noWrap/>
            <w:hideMark/>
          </w:tcPr>
          <w:p w14:paraId="228B5166" w14:textId="77777777" w:rsidR="00EB4F90" w:rsidRDefault="00EB4F90" w:rsidP="00EB4F90">
            <w:pPr>
              <w:rPr>
                <w:color w:val="000000"/>
              </w:rPr>
            </w:pPr>
            <w:r>
              <w:rPr>
                <w:color w:val="000000"/>
              </w:rPr>
              <w:t>-0.28</w:t>
            </w:r>
          </w:p>
        </w:tc>
        <w:tc>
          <w:tcPr>
            <w:tcW w:w="1300" w:type="dxa"/>
            <w:noWrap/>
            <w:hideMark/>
          </w:tcPr>
          <w:p w14:paraId="55BE84BA" w14:textId="77777777" w:rsidR="00EB4F90" w:rsidRDefault="00EB4F90" w:rsidP="00EB4F90">
            <w:pPr>
              <w:rPr>
                <w:color w:val="000000"/>
              </w:rPr>
            </w:pPr>
            <w:r>
              <w:rPr>
                <w:color w:val="000000"/>
              </w:rPr>
              <w:t>0.78</w:t>
            </w:r>
          </w:p>
        </w:tc>
      </w:tr>
    </w:tbl>
    <w:p w14:paraId="13A2055C" w14:textId="77777777" w:rsidR="002B081F" w:rsidRDefault="002B081F" w:rsidP="00EB4F90">
      <w:pPr>
        <w:jc w:val="center"/>
      </w:pPr>
    </w:p>
    <w:p w14:paraId="49B466A0" w14:textId="4CDC4EF9"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40732193"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5381947B" w14:textId="48258C69" w:rsidR="00EB4F90" w:rsidRPr="00EB4F90" w:rsidRDefault="00EB4F90" w:rsidP="00EB4F90">
            <w:pPr>
              <w:rPr>
                <w:b/>
                <w:bCs/>
              </w:rPr>
            </w:pPr>
            <w:proofErr w:type="spellStart"/>
            <w:r w:rsidRPr="00EB4F90">
              <w:rPr>
                <w:b/>
                <w:bCs/>
              </w:rPr>
              <w:t>Gobiidae</w:t>
            </w:r>
            <w:proofErr w:type="spellEnd"/>
          </w:p>
        </w:tc>
        <w:tc>
          <w:tcPr>
            <w:tcW w:w="1300" w:type="dxa"/>
            <w:noWrap/>
            <w:hideMark/>
          </w:tcPr>
          <w:p w14:paraId="2D2A1AD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35449A7" w14:textId="0C09AF7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39A5134"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22A00F3" w14:textId="77777777" w:rsidR="00EB4F90" w:rsidRPr="00EB4F90" w:rsidRDefault="00EB4F90" w:rsidP="00EB4F90">
            <w:pPr>
              <w:rPr>
                <w:b/>
                <w:bCs/>
                <w:color w:val="000000"/>
              </w:rPr>
            </w:pPr>
            <w:r w:rsidRPr="00EB4F90">
              <w:rPr>
                <w:b/>
                <w:bCs/>
                <w:color w:val="000000"/>
              </w:rPr>
              <w:t>p value</w:t>
            </w:r>
          </w:p>
        </w:tc>
      </w:tr>
      <w:tr w:rsidR="00EB4F90" w14:paraId="45A507F8" w14:textId="77777777" w:rsidTr="00EB4F90">
        <w:trPr>
          <w:trHeight w:val="320"/>
        </w:trPr>
        <w:tc>
          <w:tcPr>
            <w:tcW w:w="2580" w:type="dxa"/>
            <w:noWrap/>
            <w:hideMark/>
          </w:tcPr>
          <w:p w14:paraId="1BDBE031" w14:textId="77777777" w:rsidR="00EB4F90" w:rsidRDefault="00EB4F90" w:rsidP="00EB4F90">
            <w:pPr>
              <w:rPr>
                <w:color w:val="000000"/>
              </w:rPr>
            </w:pPr>
            <w:r>
              <w:rPr>
                <w:color w:val="000000"/>
              </w:rPr>
              <w:t>Intercept</w:t>
            </w:r>
          </w:p>
        </w:tc>
        <w:tc>
          <w:tcPr>
            <w:tcW w:w="1300" w:type="dxa"/>
            <w:noWrap/>
            <w:hideMark/>
          </w:tcPr>
          <w:p w14:paraId="5D347ED5" w14:textId="77777777" w:rsidR="00EB4F90" w:rsidRDefault="00EB4F90" w:rsidP="00EB4F90">
            <w:pPr>
              <w:rPr>
                <w:color w:val="000000"/>
              </w:rPr>
            </w:pPr>
            <w:r>
              <w:rPr>
                <w:color w:val="000000"/>
              </w:rPr>
              <w:t>-0.64</w:t>
            </w:r>
          </w:p>
        </w:tc>
        <w:tc>
          <w:tcPr>
            <w:tcW w:w="1507" w:type="dxa"/>
            <w:noWrap/>
            <w:hideMark/>
          </w:tcPr>
          <w:p w14:paraId="41F292B6" w14:textId="77777777" w:rsidR="00EB4F90" w:rsidRDefault="00EB4F90" w:rsidP="00EB4F90">
            <w:pPr>
              <w:rPr>
                <w:color w:val="000000"/>
              </w:rPr>
            </w:pPr>
            <w:r>
              <w:rPr>
                <w:color w:val="000000"/>
              </w:rPr>
              <w:t>0.29</w:t>
            </w:r>
          </w:p>
        </w:tc>
        <w:tc>
          <w:tcPr>
            <w:tcW w:w="1093" w:type="dxa"/>
            <w:noWrap/>
            <w:hideMark/>
          </w:tcPr>
          <w:p w14:paraId="11F32816" w14:textId="77777777" w:rsidR="00EB4F90" w:rsidRDefault="00EB4F90" w:rsidP="00EB4F90">
            <w:pPr>
              <w:rPr>
                <w:color w:val="000000"/>
              </w:rPr>
            </w:pPr>
            <w:r>
              <w:rPr>
                <w:color w:val="000000"/>
              </w:rPr>
              <w:t>-2.19</w:t>
            </w:r>
          </w:p>
        </w:tc>
        <w:tc>
          <w:tcPr>
            <w:tcW w:w="1300" w:type="dxa"/>
            <w:noWrap/>
            <w:hideMark/>
          </w:tcPr>
          <w:p w14:paraId="385590E9" w14:textId="77777777" w:rsidR="00EB4F90" w:rsidRDefault="00EB4F90" w:rsidP="00EB4F90">
            <w:pPr>
              <w:rPr>
                <w:color w:val="000000"/>
              </w:rPr>
            </w:pPr>
            <w:r>
              <w:rPr>
                <w:color w:val="000000"/>
              </w:rPr>
              <w:t>0.03</w:t>
            </w:r>
          </w:p>
        </w:tc>
      </w:tr>
      <w:tr w:rsidR="00EB4F90" w14:paraId="43796E90" w14:textId="77777777" w:rsidTr="00EB4F90">
        <w:trPr>
          <w:trHeight w:val="320"/>
        </w:trPr>
        <w:tc>
          <w:tcPr>
            <w:tcW w:w="2580" w:type="dxa"/>
            <w:noWrap/>
            <w:hideMark/>
          </w:tcPr>
          <w:p w14:paraId="672FA050" w14:textId="77777777" w:rsidR="00EB4F90" w:rsidRDefault="00EB4F90" w:rsidP="00EB4F90">
            <w:pPr>
              <w:rPr>
                <w:color w:val="000000"/>
              </w:rPr>
            </w:pPr>
            <w:r>
              <w:rPr>
                <w:color w:val="000000"/>
              </w:rPr>
              <w:t>Abundance</w:t>
            </w:r>
          </w:p>
        </w:tc>
        <w:tc>
          <w:tcPr>
            <w:tcW w:w="1300" w:type="dxa"/>
            <w:noWrap/>
            <w:hideMark/>
          </w:tcPr>
          <w:p w14:paraId="29261A7F" w14:textId="77777777" w:rsidR="00EB4F90" w:rsidRDefault="00EB4F90" w:rsidP="00EB4F90">
            <w:pPr>
              <w:rPr>
                <w:color w:val="000000"/>
              </w:rPr>
            </w:pPr>
            <w:r>
              <w:rPr>
                <w:color w:val="000000"/>
              </w:rPr>
              <w:t>0.17</w:t>
            </w:r>
          </w:p>
        </w:tc>
        <w:tc>
          <w:tcPr>
            <w:tcW w:w="1507" w:type="dxa"/>
            <w:noWrap/>
            <w:hideMark/>
          </w:tcPr>
          <w:p w14:paraId="35D33029" w14:textId="77777777" w:rsidR="00EB4F90" w:rsidRDefault="00EB4F90" w:rsidP="00EB4F90">
            <w:pPr>
              <w:rPr>
                <w:color w:val="000000"/>
              </w:rPr>
            </w:pPr>
            <w:r>
              <w:rPr>
                <w:color w:val="000000"/>
              </w:rPr>
              <w:t>0.23</w:t>
            </w:r>
          </w:p>
        </w:tc>
        <w:tc>
          <w:tcPr>
            <w:tcW w:w="1093" w:type="dxa"/>
            <w:noWrap/>
            <w:hideMark/>
          </w:tcPr>
          <w:p w14:paraId="01EB6D50" w14:textId="77777777" w:rsidR="00EB4F90" w:rsidRDefault="00EB4F90" w:rsidP="00EB4F90">
            <w:pPr>
              <w:rPr>
                <w:color w:val="000000"/>
              </w:rPr>
            </w:pPr>
            <w:r>
              <w:rPr>
                <w:color w:val="000000"/>
              </w:rPr>
              <w:t>0.75</w:t>
            </w:r>
          </w:p>
        </w:tc>
        <w:tc>
          <w:tcPr>
            <w:tcW w:w="1300" w:type="dxa"/>
            <w:noWrap/>
            <w:hideMark/>
          </w:tcPr>
          <w:p w14:paraId="3FCD566D" w14:textId="77777777" w:rsidR="00EB4F90" w:rsidRDefault="00EB4F90" w:rsidP="00EB4F90">
            <w:pPr>
              <w:rPr>
                <w:color w:val="000000"/>
              </w:rPr>
            </w:pPr>
            <w:r>
              <w:rPr>
                <w:color w:val="000000"/>
              </w:rPr>
              <w:t>0.45</w:t>
            </w:r>
          </w:p>
        </w:tc>
      </w:tr>
      <w:tr w:rsidR="00EB4F90" w14:paraId="0FA336C8" w14:textId="77777777" w:rsidTr="00EB4F90">
        <w:trPr>
          <w:trHeight w:val="320"/>
        </w:trPr>
        <w:tc>
          <w:tcPr>
            <w:tcW w:w="2580" w:type="dxa"/>
            <w:noWrap/>
            <w:hideMark/>
          </w:tcPr>
          <w:p w14:paraId="2493686D" w14:textId="77777777" w:rsidR="00EB4F90" w:rsidRDefault="00EB4F90" w:rsidP="00EB4F90">
            <w:pPr>
              <w:rPr>
                <w:color w:val="000000"/>
              </w:rPr>
            </w:pPr>
            <w:r>
              <w:rPr>
                <w:color w:val="000000"/>
              </w:rPr>
              <w:t>Tide exchange</w:t>
            </w:r>
          </w:p>
        </w:tc>
        <w:tc>
          <w:tcPr>
            <w:tcW w:w="1300" w:type="dxa"/>
            <w:noWrap/>
            <w:hideMark/>
          </w:tcPr>
          <w:p w14:paraId="4619D678" w14:textId="77777777" w:rsidR="00EB4F90" w:rsidRDefault="00EB4F90" w:rsidP="00EB4F90">
            <w:pPr>
              <w:rPr>
                <w:color w:val="000000"/>
              </w:rPr>
            </w:pPr>
            <w:r>
              <w:rPr>
                <w:color w:val="000000"/>
              </w:rPr>
              <w:t>0.04</w:t>
            </w:r>
          </w:p>
        </w:tc>
        <w:tc>
          <w:tcPr>
            <w:tcW w:w="1507" w:type="dxa"/>
            <w:noWrap/>
            <w:hideMark/>
          </w:tcPr>
          <w:p w14:paraId="68458E43" w14:textId="77777777" w:rsidR="00EB4F90" w:rsidRDefault="00EB4F90" w:rsidP="00EB4F90">
            <w:pPr>
              <w:rPr>
                <w:color w:val="000000"/>
              </w:rPr>
            </w:pPr>
            <w:r>
              <w:rPr>
                <w:color w:val="000000"/>
              </w:rPr>
              <w:t>0.07</w:t>
            </w:r>
          </w:p>
        </w:tc>
        <w:tc>
          <w:tcPr>
            <w:tcW w:w="1093" w:type="dxa"/>
            <w:noWrap/>
            <w:hideMark/>
          </w:tcPr>
          <w:p w14:paraId="4F6F83EB" w14:textId="77777777" w:rsidR="00EB4F90" w:rsidRDefault="00EB4F90" w:rsidP="00EB4F90">
            <w:pPr>
              <w:rPr>
                <w:color w:val="000000"/>
              </w:rPr>
            </w:pPr>
            <w:r>
              <w:rPr>
                <w:color w:val="000000"/>
              </w:rPr>
              <w:t>0.52</w:t>
            </w:r>
          </w:p>
        </w:tc>
        <w:tc>
          <w:tcPr>
            <w:tcW w:w="1300" w:type="dxa"/>
            <w:noWrap/>
            <w:hideMark/>
          </w:tcPr>
          <w:p w14:paraId="0424B793" w14:textId="77777777" w:rsidR="00EB4F90" w:rsidRDefault="00EB4F90" w:rsidP="00EB4F90">
            <w:pPr>
              <w:rPr>
                <w:color w:val="000000"/>
              </w:rPr>
            </w:pPr>
            <w:r>
              <w:rPr>
                <w:color w:val="000000"/>
              </w:rPr>
              <w:t>0.61</w:t>
            </w:r>
          </w:p>
        </w:tc>
      </w:tr>
      <w:tr w:rsidR="00EB4F90" w14:paraId="5D681D12" w14:textId="77777777" w:rsidTr="00EB4F90">
        <w:trPr>
          <w:trHeight w:val="320"/>
        </w:trPr>
        <w:tc>
          <w:tcPr>
            <w:tcW w:w="2580" w:type="dxa"/>
            <w:noWrap/>
            <w:hideMark/>
          </w:tcPr>
          <w:p w14:paraId="037948DD" w14:textId="77777777" w:rsidR="00EB4F90" w:rsidRDefault="00EB4F90" w:rsidP="00EB4F90">
            <w:pPr>
              <w:rPr>
                <w:color w:val="000000"/>
              </w:rPr>
            </w:pPr>
            <w:r>
              <w:rPr>
                <w:color w:val="000000"/>
              </w:rPr>
              <w:t>Biodiversity</w:t>
            </w:r>
          </w:p>
        </w:tc>
        <w:tc>
          <w:tcPr>
            <w:tcW w:w="1300" w:type="dxa"/>
            <w:noWrap/>
            <w:hideMark/>
          </w:tcPr>
          <w:p w14:paraId="5EECEE38" w14:textId="77777777" w:rsidR="00EB4F90" w:rsidRDefault="00EB4F90" w:rsidP="00EB4F90">
            <w:pPr>
              <w:rPr>
                <w:color w:val="000000"/>
              </w:rPr>
            </w:pPr>
            <w:r>
              <w:rPr>
                <w:color w:val="000000"/>
              </w:rPr>
              <w:t>-0.01</w:t>
            </w:r>
          </w:p>
        </w:tc>
        <w:tc>
          <w:tcPr>
            <w:tcW w:w="1507" w:type="dxa"/>
            <w:noWrap/>
            <w:hideMark/>
          </w:tcPr>
          <w:p w14:paraId="427BD36E" w14:textId="77777777" w:rsidR="00EB4F90" w:rsidRDefault="00EB4F90" w:rsidP="00EB4F90">
            <w:pPr>
              <w:rPr>
                <w:color w:val="000000"/>
              </w:rPr>
            </w:pPr>
            <w:r>
              <w:rPr>
                <w:color w:val="000000"/>
              </w:rPr>
              <w:t>0.10</w:t>
            </w:r>
          </w:p>
        </w:tc>
        <w:tc>
          <w:tcPr>
            <w:tcW w:w="1093" w:type="dxa"/>
            <w:noWrap/>
            <w:hideMark/>
          </w:tcPr>
          <w:p w14:paraId="236AEAD2" w14:textId="77777777" w:rsidR="00EB4F90" w:rsidRDefault="00EB4F90" w:rsidP="00EB4F90">
            <w:pPr>
              <w:rPr>
                <w:color w:val="000000"/>
              </w:rPr>
            </w:pPr>
            <w:r>
              <w:rPr>
                <w:color w:val="000000"/>
              </w:rPr>
              <w:t>-0.11</w:t>
            </w:r>
          </w:p>
        </w:tc>
        <w:tc>
          <w:tcPr>
            <w:tcW w:w="1300" w:type="dxa"/>
            <w:noWrap/>
            <w:hideMark/>
          </w:tcPr>
          <w:p w14:paraId="57BF352E" w14:textId="77777777" w:rsidR="00EB4F90" w:rsidRDefault="00EB4F90" w:rsidP="00EB4F90">
            <w:pPr>
              <w:rPr>
                <w:color w:val="000000"/>
              </w:rPr>
            </w:pPr>
            <w:r>
              <w:rPr>
                <w:color w:val="000000"/>
              </w:rPr>
              <w:t>0.91</w:t>
            </w:r>
          </w:p>
        </w:tc>
      </w:tr>
      <w:tr w:rsidR="00EB4F90" w14:paraId="5C1A9A13" w14:textId="77777777" w:rsidTr="00EB4F90">
        <w:trPr>
          <w:trHeight w:val="320"/>
        </w:trPr>
        <w:tc>
          <w:tcPr>
            <w:tcW w:w="2580" w:type="dxa"/>
            <w:noWrap/>
            <w:hideMark/>
          </w:tcPr>
          <w:p w14:paraId="7E3022F0" w14:textId="77777777" w:rsidR="00EB4F90" w:rsidRDefault="00EB4F90" w:rsidP="00EB4F90">
            <w:pPr>
              <w:rPr>
                <w:color w:val="000000"/>
              </w:rPr>
            </w:pPr>
            <w:r>
              <w:rPr>
                <w:color w:val="000000"/>
              </w:rPr>
              <w:t>Depth</w:t>
            </w:r>
          </w:p>
        </w:tc>
        <w:tc>
          <w:tcPr>
            <w:tcW w:w="1300" w:type="dxa"/>
            <w:noWrap/>
            <w:hideMark/>
          </w:tcPr>
          <w:p w14:paraId="17B94481" w14:textId="77777777" w:rsidR="00EB4F90" w:rsidRDefault="00EB4F90" w:rsidP="00EB4F90">
            <w:pPr>
              <w:rPr>
                <w:color w:val="000000"/>
              </w:rPr>
            </w:pPr>
            <w:r>
              <w:rPr>
                <w:color w:val="000000"/>
              </w:rPr>
              <w:t>-0.06</w:t>
            </w:r>
          </w:p>
        </w:tc>
        <w:tc>
          <w:tcPr>
            <w:tcW w:w="1507" w:type="dxa"/>
            <w:noWrap/>
            <w:hideMark/>
          </w:tcPr>
          <w:p w14:paraId="3985D152" w14:textId="77777777" w:rsidR="00EB4F90" w:rsidRDefault="00EB4F90" w:rsidP="00EB4F90">
            <w:pPr>
              <w:rPr>
                <w:color w:val="000000"/>
              </w:rPr>
            </w:pPr>
            <w:r>
              <w:rPr>
                <w:color w:val="000000"/>
              </w:rPr>
              <w:t>0.11</w:t>
            </w:r>
          </w:p>
        </w:tc>
        <w:tc>
          <w:tcPr>
            <w:tcW w:w="1093" w:type="dxa"/>
            <w:noWrap/>
            <w:hideMark/>
          </w:tcPr>
          <w:p w14:paraId="5DBC0311" w14:textId="77777777" w:rsidR="00EB4F90" w:rsidRDefault="00EB4F90" w:rsidP="00EB4F90">
            <w:pPr>
              <w:rPr>
                <w:color w:val="000000"/>
              </w:rPr>
            </w:pPr>
            <w:r>
              <w:rPr>
                <w:color w:val="000000"/>
              </w:rPr>
              <w:t>-0.55</w:t>
            </w:r>
          </w:p>
        </w:tc>
        <w:tc>
          <w:tcPr>
            <w:tcW w:w="1300" w:type="dxa"/>
            <w:noWrap/>
            <w:hideMark/>
          </w:tcPr>
          <w:p w14:paraId="10CE7992" w14:textId="77777777" w:rsidR="00EB4F90" w:rsidRDefault="00EB4F90" w:rsidP="00EB4F90">
            <w:pPr>
              <w:rPr>
                <w:color w:val="000000"/>
              </w:rPr>
            </w:pPr>
            <w:r>
              <w:rPr>
                <w:color w:val="000000"/>
              </w:rPr>
              <w:t>0.58</w:t>
            </w:r>
          </w:p>
        </w:tc>
      </w:tr>
      <w:tr w:rsidR="00EB4F90" w14:paraId="1CA39846" w14:textId="77777777" w:rsidTr="00EB4F90">
        <w:trPr>
          <w:trHeight w:val="320"/>
        </w:trPr>
        <w:tc>
          <w:tcPr>
            <w:tcW w:w="2580" w:type="dxa"/>
            <w:noWrap/>
            <w:hideMark/>
          </w:tcPr>
          <w:p w14:paraId="0395A20C"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1E76635A" w14:textId="77777777" w:rsidR="00EB4F90" w:rsidRDefault="00EB4F90" w:rsidP="00EB4F90">
            <w:pPr>
              <w:rPr>
                <w:color w:val="000000"/>
              </w:rPr>
            </w:pPr>
            <w:r>
              <w:rPr>
                <w:color w:val="000000"/>
              </w:rPr>
              <w:t>0.13</w:t>
            </w:r>
          </w:p>
        </w:tc>
        <w:tc>
          <w:tcPr>
            <w:tcW w:w="1507" w:type="dxa"/>
            <w:noWrap/>
            <w:hideMark/>
          </w:tcPr>
          <w:p w14:paraId="3ECE47FD" w14:textId="77777777" w:rsidR="00EB4F90" w:rsidRDefault="00EB4F90" w:rsidP="00EB4F90">
            <w:pPr>
              <w:rPr>
                <w:color w:val="000000"/>
              </w:rPr>
            </w:pPr>
            <w:r>
              <w:rPr>
                <w:color w:val="000000"/>
              </w:rPr>
              <w:t>0.17</w:t>
            </w:r>
          </w:p>
        </w:tc>
        <w:tc>
          <w:tcPr>
            <w:tcW w:w="1093" w:type="dxa"/>
            <w:noWrap/>
            <w:hideMark/>
          </w:tcPr>
          <w:p w14:paraId="0AAC9C04" w14:textId="77777777" w:rsidR="00EB4F90" w:rsidRDefault="00EB4F90" w:rsidP="00EB4F90">
            <w:pPr>
              <w:rPr>
                <w:color w:val="000000"/>
              </w:rPr>
            </w:pPr>
            <w:r>
              <w:rPr>
                <w:color w:val="000000"/>
              </w:rPr>
              <w:t>0.80</w:t>
            </w:r>
          </w:p>
        </w:tc>
        <w:tc>
          <w:tcPr>
            <w:tcW w:w="1300" w:type="dxa"/>
            <w:noWrap/>
            <w:hideMark/>
          </w:tcPr>
          <w:p w14:paraId="1AE9F689" w14:textId="77777777" w:rsidR="00EB4F90" w:rsidRDefault="00EB4F90" w:rsidP="00EB4F90">
            <w:pPr>
              <w:rPr>
                <w:color w:val="000000"/>
              </w:rPr>
            </w:pPr>
            <w:r>
              <w:rPr>
                <w:color w:val="000000"/>
              </w:rPr>
              <w:t>0.43</w:t>
            </w:r>
          </w:p>
        </w:tc>
      </w:tr>
    </w:tbl>
    <w:p w14:paraId="219DF036" w14:textId="77777777" w:rsidR="002B081F" w:rsidRPr="00F83AAB" w:rsidRDefault="002B081F" w:rsidP="002B081F">
      <w:pPr>
        <w:spacing w:line="480" w:lineRule="auto"/>
        <w:rPr>
          <w:b/>
          <w:bCs/>
          <w:iCs/>
        </w:rPr>
      </w:pPr>
      <w:r w:rsidRPr="00F83AAB">
        <w:rPr>
          <w:b/>
          <w:bCs/>
          <w:iCs/>
        </w:rPr>
        <w:lastRenderedPageBreak/>
        <w:t>Within-site (small-scale) variation</w:t>
      </w:r>
    </w:p>
    <w:p w14:paraId="43151E4F" w14:textId="327C783E" w:rsidR="002B081F" w:rsidRPr="00F83AAB" w:rsidRDefault="002B081F" w:rsidP="00F83AAB">
      <w:pPr>
        <w:spacing w:line="480" w:lineRule="auto"/>
        <w:rPr>
          <w:color w:val="000000"/>
        </w:rPr>
      </w:pPr>
      <w:r>
        <w:t>As above, w</w:t>
      </w:r>
      <w:r w:rsidRPr="00623DD8">
        <w:t xml:space="preserve">e further explored the effect of animals on </w:t>
      </w:r>
      <w:r w:rsidRPr="005F1E8D">
        <w:rPr>
          <w:color w:val="000000"/>
        </w:rPr>
        <w:t>∆NH</w:t>
      </w:r>
      <w:r w:rsidRPr="005F1E8D">
        <w:rPr>
          <w:rFonts w:ascii="Cambria Math" w:hAnsi="Cambria Math" w:cs="Cambria Math"/>
          <w:color w:val="000000"/>
        </w:rPr>
        <w:t>₄⁺</w:t>
      </w:r>
      <w:r w:rsidRPr="005F1E8D">
        <w:rPr>
          <w:color w:val="000000"/>
        </w:rPr>
        <w:t xml:space="preserve"> </w:t>
      </w:r>
      <w:r w:rsidR="00F10A37">
        <w:rPr>
          <w:color w:val="000000"/>
        </w:rPr>
        <w:t xml:space="preserve">– the difference in </w:t>
      </w:r>
      <w:r w:rsidR="00F10A37" w:rsidRPr="005F1E8D">
        <w:rPr>
          <w:color w:val="000000"/>
        </w:rPr>
        <w:t>NH</w:t>
      </w:r>
      <w:r w:rsidR="00F10A37" w:rsidRPr="005F1E8D">
        <w:rPr>
          <w:rFonts w:ascii="Cambria Math" w:hAnsi="Cambria Math" w:cs="Cambria Math"/>
          <w:color w:val="000000"/>
        </w:rPr>
        <w:t>₄⁺</w:t>
      </w:r>
      <w:r w:rsidR="00F83AAB">
        <w:rPr>
          <w:color w:val="000000"/>
        </w:rPr>
        <w:t xml:space="preserve"> </w:t>
      </w:r>
      <w:r w:rsidR="00F10A37">
        <w:rPr>
          <w:color w:val="000000"/>
        </w:rPr>
        <w:t xml:space="preserve">concentration between inside and outside kelp forests – </w:t>
      </w:r>
      <w:r w:rsidRPr="00623DD8">
        <w:t xml:space="preserve">by </w:t>
      </w:r>
      <w:r>
        <w:t xml:space="preserve">rerunning </w:t>
      </w:r>
      <w:proofErr w:type="spellStart"/>
      <w:r>
        <w:t>our</w:t>
      </w:r>
      <w:proofErr w:type="spellEnd"/>
      <w:r>
        <w:t xml:space="preserve"> </w:t>
      </w:r>
      <w:r w:rsidR="00815249">
        <w:t xml:space="preserve">the top </w:t>
      </w:r>
      <w:r>
        <w:t xml:space="preserve">LMM </w:t>
      </w:r>
      <w:r w:rsidR="00815249">
        <w:t xml:space="preserve">in Table S5 </w:t>
      </w:r>
      <w:r>
        <w:t xml:space="preserve">with the biomass of </w:t>
      </w:r>
      <w:r w:rsidR="00815249">
        <w:t xml:space="preserve">only </w:t>
      </w:r>
      <w:r>
        <w:t xml:space="preserve">one </w:t>
      </w:r>
      <w:r w:rsidR="00815249">
        <w:t xml:space="preserve">animal </w:t>
      </w:r>
      <w:r>
        <w:t xml:space="preserve">family at a time. We ran models for the 15 most abundant </w:t>
      </w:r>
      <w:r w:rsidR="00F83AAB">
        <w:t>families</w:t>
      </w:r>
      <w:r>
        <w:t>, but only</w:t>
      </w:r>
      <w:r w:rsidRPr="00623DD8">
        <w:t xml:space="preserve"> present the </w:t>
      </w:r>
      <w:r>
        <w:t>three</w:t>
      </w:r>
      <w:r w:rsidRPr="00623DD8">
        <w:t xml:space="preserve"> fish families (</w:t>
      </w:r>
      <w:proofErr w:type="spellStart"/>
      <w:r w:rsidRPr="00367076">
        <w:t>Gobiidae</w:t>
      </w:r>
      <w:proofErr w:type="spellEnd"/>
      <w:r>
        <w:t xml:space="preserve">, </w:t>
      </w:r>
      <w:proofErr w:type="spellStart"/>
      <w:r w:rsidRPr="00576035">
        <w:t>Cottidae</w:t>
      </w:r>
      <w:proofErr w:type="spellEnd"/>
      <w:r>
        <w:t xml:space="preserve">, and </w:t>
      </w:r>
      <w:proofErr w:type="spellStart"/>
      <w:r w:rsidRPr="00576035">
        <w:t>Embiotocidae</w:t>
      </w:r>
      <w:proofErr w:type="spellEnd"/>
      <w:r w:rsidRPr="00623DD8">
        <w:t xml:space="preserve">) and </w:t>
      </w:r>
      <w:r>
        <w:t>three</w:t>
      </w:r>
      <w:r w:rsidRPr="00623DD8">
        <w:t xml:space="preserve"> invertebrate families (</w:t>
      </w:r>
      <w:proofErr w:type="spellStart"/>
      <w:r w:rsidRPr="00576035">
        <w:t>Echinasteridae</w:t>
      </w:r>
      <w:proofErr w:type="spellEnd"/>
      <w:r w:rsidRPr="00623DD8">
        <w:t xml:space="preserve">, </w:t>
      </w:r>
      <w:proofErr w:type="spellStart"/>
      <w:r w:rsidRPr="00367076">
        <w:t>Strongylocentrotidae</w:t>
      </w:r>
      <w:proofErr w:type="spellEnd"/>
      <w:r>
        <w:t>,</w:t>
      </w:r>
      <w:r w:rsidRPr="00576035">
        <w:t xml:space="preserve"> </w:t>
      </w:r>
      <w:r>
        <w:t xml:space="preserve">and </w:t>
      </w:r>
      <w:r w:rsidRPr="00367076">
        <w:t>Asteriidae</w:t>
      </w:r>
      <w:r w:rsidRPr="00623DD8">
        <w:t>) with the highest R</w:t>
      </w:r>
      <w:r w:rsidRPr="00623DD8">
        <w:rPr>
          <w:vertAlign w:val="superscript"/>
        </w:rPr>
        <w:t>2</w:t>
      </w:r>
      <w:r w:rsidRPr="00623DD8">
        <w:t xml:space="preserve"> values.</w:t>
      </w:r>
      <w:r>
        <w:t xml:space="preserve"> These six families contribute almost half (48%) of the total biomass observed on the surveys.</w:t>
      </w:r>
    </w:p>
    <w:p w14:paraId="1C389C9C" w14:textId="0601F4E3" w:rsidR="002B081F" w:rsidRPr="005F1E8D" w:rsidRDefault="002B081F" w:rsidP="002B081F">
      <w:pPr>
        <w:spacing w:line="480" w:lineRule="auto"/>
        <w:ind w:firstLine="720"/>
      </w:pPr>
      <w:r>
        <w:t xml:space="preserve">We </w:t>
      </w:r>
      <w:r w:rsidRPr="00801C1E">
        <w:t xml:space="preserve">found a negative relationship between </w:t>
      </w:r>
      <w:r w:rsidRPr="00801C1E">
        <w:rPr>
          <w:color w:val="000000"/>
        </w:rPr>
        <w:t>∆NH</w:t>
      </w:r>
      <w:r w:rsidRPr="00801C1E">
        <w:rPr>
          <w:rFonts w:ascii="Cambria Math" w:hAnsi="Cambria Math" w:cs="Cambria Math"/>
          <w:color w:val="000000"/>
        </w:rPr>
        <w:t>₄⁺</w:t>
      </w:r>
      <w:r w:rsidRPr="00801C1E">
        <w:rPr>
          <w:color w:val="000000"/>
        </w:rPr>
        <w:t xml:space="preserve"> and </w:t>
      </w:r>
      <w:r w:rsidRPr="00801C1E">
        <w:t xml:space="preserve">the </w:t>
      </w:r>
      <w:r w:rsidR="00815249">
        <w:t>biomass</w:t>
      </w:r>
      <w:r w:rsidR="00815249" w:rsidRPr="00801C1E">
        <w:t xml:space="preserve"> </w:t>
      </w:r>
      <w:r w:rsidRPr="00801C1E">
        <w:t xml:space="preserve">of </w:t>
      </w:r>
      <w:r w:rsidR="00815249">
        <w:t>gobies</w:t>
      </w:r>
      <w:r w:rsidRPr="00801C1E">
        <w:t xml:space="preserve"> (</w:t>
      </w:r>
      <w:proofErr w:type="spellStart"/>
      <w:r w:rsidRPr="00801C1E">
        <w:t>Gobiidae</w:t>
      </w:r>
      <w:proofErr w:type="spellEnd"/>
      <w:r w:rsidRPr="00801C1E">
        <w:t xml:space="preserve">) and evidence of positive </w:t>
      </w:r>
      <w:proofErr w:type="spellStart"/>
      <w:proofErr w:type="gramStart"/>
      <w:r w:rsidRPr="00801C1E">
        <w:t>kelp:</w:t>
      </w:r>
      <w:r w:rsidR="00815249">
        <w:t>goby</w:t>
      </w:r>
      <w:proofErr w:type="spellEnd"/>
      <w:proofErr w:type="gramEnd"/>
      <w:r w:rsidR="00815249">
        <w:t xml:space="preserve"> biomass</w:t>
      </w:r>
      <w:r w:rsidR="00815249" w:rsidRPr="00801C1E">
        <w:t xml:space="preserve"> </w:t>
      </w:r>
      <w:r w:rsidRPr="00801C1E">
        <w:t xml:space="preserve">and </w:t>
      </w:r>
      <w:proofErr w:type="spellStart"/>
      <w:r w:rsidRPr="00801C1E">
        <w:t>tide:</w:t>
      </w:r>
      <w:r w:rsidR="00815249">
        <w:t>goby</w:t>
      </w:r>
      <w:proofErr w:type="spellEnd"/>
      <w:r w:rsidR="00815249">
        <w:t xml:space="preserve"> biomass</w:t>
      </w:r>
      <w:r w:rsidR="00815249" w:rsidRPr="00801C1E">
        <w:t xml:space="preserve"> </w:t>
      </w:r>
      <w:r w:rsidRPr="00801C1E">
        <w:t>interactions (GLM, p &lt; 0.003</w:t>
      </w:r>
      <w:r>
        <w:t xml:space="preserve">, </w:t>
      </w:r>
      <w:r w:rsidRPr="001F1DDA">
        <w:rPr>
          <w:highlight w:val="green"/>
        </w:rPr>
        <w:t>Supplemental Fig</w:t>
      </w:r>
      <w:r w:rsidR="00820A22">
        <w:rPr>
          <w:highlight w:val="green"/>
        </w:rPr>
        <w:t>.</w:t>
      </w:r>
      <w:r w:rsidRPr="001F1DDA">
        <w:rPr>
          <w:highlight w:val="green"/>
        </w:rPr>
        <w:t xml:space="preserve"> 2</w:t>
      </w:r>
      <w:r w:rsidRPr="00801C1E">
        <w:t xml:space="preserve">). </w:t>
      </w:r>
      <w:r w:rsidRPr="00801C1E">
        <w:rPr>
          <w:color w:val="000000"/>
        </w:rPr>
        <w:t>∆NH</w:t>
      </w:r>
      <w:r w:rsidRPr="00801C1E">
        <w:rPr>
          <w:rFonts w:ascii="Cambria Math" w:hAnsi="Cambria Math" w:cs="Cambria Math"/>
          <w:color w:val="000000"/>
        </w:rPr>
        <w:t>₄⁺</w:t>
      </w:r>
      <w:r w:rsidRPr="00801C1E">
        <w:rPr>
          <w:color w:val="000000"/>
        </w:rPr>
        <w:t xml:space="preserve"> was positively correlated with </w:t>
      </w:r>
      <w:r w:rsidRPr="00801C1E">
        <w:t xml:space="preserve">the </w:t>
      </w:r>
      <w:r w:rsidR="00815249">
        <w:t>biomass</w:t>
      </w:r>
      <w:r w:rsidR="00815249" w:rsidRPr="00801C1E">
        <w:t xml:space="preserve"> </w:t>
      </w:r>
      <w:r w:rsidRPr="00801C1E">
        <w:t>of sculpins (</w:t>
      </w:r>
      <w:proofErr w:type="spellStart"/>
      <w:r w:rsidRPr="00801C1E">
        <w:t>Cottidae</w:t>
      </w:r>
      <w:proofErr w:type="spellEnd"/>
      <w:r>
        <w:t>; p = 0.046</w:t>
      </w:r>
      <w:r w:rsidRPr="00801C1E">
        <w:t>) and surfperches (</w:t>
      </w:r>
      <w:proofErr w:type="spellStart"/>
      <w:r w:rsidRPr="00801C1E">
        <w:t>Embiotocidae</w:t>
      </w:r>
      <w:proofErr w:type="spellEnd"/>
      <w:r>
        <w:t>; p &lt; 0.001</w:t>
      </w:r>
      <w:r w:rsidRPr="00801C1E">
        <w:t xml:space="preserve">), but no interactions with </w:t>
      </w:r>
      <w:r w:rsidR="00815249">
        <w:t>biomass</w:t>
      </w:r>
      <w:r w:rsidR="00815249" w:rsidRPr="00801C1E">
        <w:t xml:space="preserve"> </w:t>
      </w:r>
      <w:r w:rsidRPr="00801C1E">
        <w:t>were significant</w:t>
      </w:r>
      <w:r>
        <w:t xml:space="preserve"> </w:t>
      </w:r>
      <w:r w:rsidRPr="00B317F3">
        <w:t>(p &gt; 0.06).</w:t>
      </w:r>
      <w:r w:rsidRPr="00801C1E">
        <w:t xml:space="preserve"> S</w:t>
      </w:r>
      <w:r w:rsidR="00815249">
        <w:t>ea s</w:t>
      </w:r>
      <w:r w:rsidRPr="00801C1E">
        <w:t xml:space="preserve">tars in the family </w:t>
      </w:r>
      <w:proofErr w:type="spellStart"/>
      <w:r w:rsidRPr="00801C1E">
        <w:t>Echinasteridae</w:t>
      </w:r>
      <w:proofErr w:type="spellEnd"/>
      <w:r w:rsidRPr="00801C1E">
        <w:t xml:space="preserve"> displayed a positive relationship with </w:t>
      </w:r>
      <w:r w:rsidRPr="00801C1E">
        <w:rPr>
          <w:color w:val="000000"/>
        </w:rPr>
        <w:t>∆NH</w:t>
      </w:r>
      <w:r w:rsidRPr="00801C1E">
        <w:rPr>
          <w:rFonts w:ascii="Cambria Math" w:hAnsi="Cambria Math" w:cs="Cambria Math"/>
          <w:color w:val="000000"/>
        </w:rPr>
        <w:t>₄⁺</w:t>
      </w:r>
      <w:r w:rsidRPr="00801C1E">
        <w:rPr>
          <w:color w:val="000000"/>
        </w:rPr>
        <w:t xml:space="preserve">, a negative </w:t>
      </w:r>
      <w:proofErr w:type="spellStart"/>
      <w:proofErr w:type="gramStart"/>
      <w:r w:rsidRPr="00801C1E">
        <w:rPr>
          <w:color w:val="000000"/>
        </w:rPr>
        <w:t>kelp:</w:t>
      </w:r>
      <w:r w:rsidR="00815249">
        <w:rPr>
          <w:color w:val="000000"/>
        </w:rPr>
        <w:t>sea</w:t>
      </w:r>
      <w:proofErr w:type="spellEnd"/>
      <w:proofErr w:type="gramEnd"/>
      <w:r w:rsidR="00815249">
        <w:rPr>
          <w:color w:val="000000"/>
        </w:rPr>
        <w:t xml:space="preserve"> star biomass</w:t>
      </w:r>
      <w:r w:rsidR="00815249" w:rsidRPr="00801C1E">
        <w:rPr>
          <w:color w:val="000000"/>
        </w:rPr>
        <w:t xml:space="preserve"> </w:t>
      </w:r>
      <w:r w:rsidRPr="00801C1E">
        <w:rPr>
          <w:color w:val="000000"/>
        </w:rPr>
        <w:t xml:space="preserve">interaction, and a positive </w:t>
      </w:r>
      <w:proofErr w:type="spellStart"/>
      <w:r w:rsidRPr="00801C1E">
        <w:rPr>
          <w:color w:val="000000"/>
        </w:rPr>
        <w:t>tide:</w:t>
      </w:r>
      <w:r w:rsidR="00815249">
        <w:rPr>
          <w:color w:val="000000"/>
        </w:rPr>
        <w:t>sea</w:t>
      </w:r>
      <w:proofErr w:type="spellEnd"/>
      <w:r w:rsidR="00815249">
        <w:rPr>
          <w:color w:val="000000"/>
        </w:rPr>
        <w:t xml:space="preserve"> star biomass</w:t>
      </w:r>
      <w:r w:rsidR="00815249" w:rsidRPr="00801C1E">
        <w:rPr>
          <w:color w:val="000000"/>
        </w:rPr>
        <w:t xml:space="preserve"> </w:t>
      </w:r>
      <w:r w:rsidRPr="00801C1E">
        <w:rPr>
          <w:color w:val="000000"/>
        </w:rPr>
        <w:t xml:space="preserve">interaction (p &lt; 0.001). We found evidence for a smaller but still positive relationship between the </w:t>
      </w:r>
      <w:r w:rsidR="00815249">
        <w:rPr>
          <w:color w:val="000000"/>
        </w:rPr>
        <w:t>biomass</w:t>
      </w:r>
      <w:r w:rsidR="00815249" w:rsidRPr="00801C1E">
        <w:rPr>
          <w:color w:val="000000"/>
        </w:rPr>
        <w:t xml:space="preserve"> </w:t>
      </w:r>
      <w:r w:rsidRPr="00801C1E">
        <w:rPr>
          <w:color w:val="000000"/>
        </w:rPr>
        <w:t xml:space="preserve">of urchins in </w:t>
      </w:r>
      <w:r w:rsidR="00815249">
        <w:rPr>
          <w:color w:val="000000"/>
        </w:rPr>
        <w:t xml:space="preserve">the family </w:t>
      </w:r>
      <w:proofErr w:type="spellStart"/>
      <w:r w:rsidRPr="00801C1E">
        <w:rPr>
          <w:color w:val="000000"/>
        </w:rPr>
        <w:t>Strongylocentrotidae</w:t>
      </w:r>
      <w:proofErr w:type="spellEnd"/>
      <w:r w:rsidRPr="00801C1E">
        <w:rPr>
          <w:color w:val="000000"/>
        </w:rPr>
        <w:t xml:space="preserve"> and </w:t>
      </w:r>
      <w:r w:rsidR="00815249">
        <w:rPr>
          <w:color w:val="000000"/>
        </w:rPr>
        <w:t xml:space="preserve">sea </w:t>
      </w:r>
      <w:r w:rsidRPr="00801C1E">
        <w:rPr>
          <w:color w:val="000000"/>
        </w:rPr>
        <w:t xml:space="preserve">stars in </w:t>
      </w:r>
      <w:r w:rsidR="00815249">
        <w:rPr>
          <w:color w:val="000000"/>
        </w:rPr>
        <w:t xml:space="preserve">the family </w:t>
      </w:r>
      <w:proofErr w:type="spellStart"/>
      <w:r w:rsidRPr="00801C1E">
        <w:rPr>
          <w:color w:val="000000"/>
        </w:rPr>
        <w:t>Asteropseidae</w:t>
      </w:r>
      <w:proofErr w:type="spellEnd"/>
      <w:r w:rsidRPr="00801C1E">
        <w:rPr>
          <w:color w:val="000000"/>
        </w:rPr>
        <w:t xml:space="preserve"> and ∆NH</w:t>
      </w:r>
      <w:r w:rsidRPr="00801C1E">
        <w:rPr>
          <w:rFonts w:ascii="Cambria Math" w:hAnsi="Cambria Math" w:cs="Cambria Math"/>
          <w:color w:val="000000"/>
        </w:rPr>
        <w:t>₄⁺</w:t>
      </w:r>
      <w:r>
        <w:rPr>
          <w:rFonts w:ascii="Cambria Math" w:hAnsi="Cambria Math" w:cs="Cambria Math"/>
          <w:color w:val="000000"/>
        </w:rPr>
        <w:t xml:space="preserve"> (p &lt; 0.005)</w:t>
      </w:r>
      <w:r w:rsidRPr="00801C1E">
        <w:rPr>
          <w:color w:val="000000"/>
        </w:rPr>
        <w:t xml:space="preserve">, but no interactions with </w:t>
      </w:r>
      <w:r w:rsidR="00815249">
        <w:rPr>
          <w:color w:val="000000"/>
        </w:rPr>
        <w:t>biomass</w:t>
      </w:r>
      <w:r w:rsidR="00815249" w:rsidRPr="00801C1E">
        <w:rPr>
          <w:color w:val="000000"/>
        </w:rPr>
        <w:t xml:space="preserve"> </w:t>
      </w:r>
      <w:r w:rsidRPr="00801C1E">
        <w:rPr>
          <w:color w:val="000000"/>
        </w:rPr>
        <w:t>were significant (p &gt; 0.17)</w:t>
      </w:r>
      <w:r>
        <w:rPr>
          <w:color w:val="000000"/>
        </w:rPr>
        <w:t xml:space="preserve">. Full model outputs are available in </w:t>
      </w:r>
      <w:r w:rsidRPr="001F1DDA">
        <w:rPr>
          <w:color w:val="000000"/>
          <w:highlight w:val="green"/>
        </w:rPr>
        <w:t>Supplemental Table 2</w:t>
      </w:r>
      <w:r>
        <w:rPr>
          <w:color w:val="000000"/>
        </w:rPr>
        <w:t>.</w:t>
      </w:r>
    </w:p>
    <w:p w14:paraId="505721AF" w14:textId="77777777" w:rsidR="002B081F" w:rsidRDefault="002B081F" w:rsidP="002A1EF5"/>
    <w:p w14:paraId="082BDBE4" w14:textId="77777777" w:rsidR="001F1DDA" w:rsidRDefault="001F1DDA" w:rsidP="002A1EF5"/>
    <w:p w14:paraId="4098AB1C" w14:textId="0F6603B4" w:rsidR="001F1DDA" w:rsidRDefault="00EB4F90" w:rsidP="001F1DDA">
      <w:r>
        <w:rPr>
          <w:noProof/>
        </w:rPr>
        <w:lastRenderedPageBreak/>
        <w:drawing>
          <wp:inline distT="0" distB="0" distL="0" distR="0" wp14:anchorId="57A8B8C7" wp14:editId="6A9CDEF0">
            <wp:extent cx="5943600" cy="3343275"/>
            <wp:effectExtent l="0" t="0" r="0" b="0"/>
            <wp:docPr id="206602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27017" name="Picture 20660270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0BE834" w14:textId="5C0A8FA1" w:rsidR="001F1DDA" w:rsidRPr="00EB4F90" w:rsidRDefault="001F1DDA" w:rsidP="002A1EF5">
      <w:r>
        <w:rPr>
          <w:b/>
        </w:rPr>
        <w:t xml:space="preserve">Supplemental </w:t>
      </w:r>
      <w:r w:rsidRPr="00281EEC">
        <w:rPr>
          <w:b/>
        </w:rPr>
        <w:t xml:space="preserve">Figure </w:t>
      </w:r>
      <w:r>
        <w:rPr>
          <w:b/>
        </w:rPr>
        <w:t>2</w:t>
      </w:r>
      <w:r w:rsidRPr="00281EEC">
        <w:rPr>
          <w:b/>
        </w:rPr>
        <w:t xml:space="preserve">. </w:t>
      </w:r>
      <w:r w:rsidR="005200FA">
        <w:t>M</w:t>
      </w:r>
      <w:r w:rsidR="005200FA" w:rsidRPr="009E2DF2">
        <w:t>odel</w:t>
      </w:r>
      <w:r w:rsidR="005200FA">
        <w:t>-</w:t>
      </w:r>
      <w:r w:rsidR="005200FA" w:rsidRPr="009E2DF2">
        <w:t xml:space="preserve">generated predictions </w:t>
      </w:r>
      <w:r w:rsidR="005200FA">
        <w:t xml:space="preserve">of difference in ammonium concentrations between inside and outside kelp forests in relation to animal biomass </w:t>
      </w:r>
      <w:r w:rsidR="005200FA" w:rsidRPr="009E2DF2">
        <w:t xml:space="preserve">for </w:t>
      </w:r>
      <w:r w:rsidR="005200FA">
        <w:t xml:space="preserve">the </w:t>
      </w:r>
      <w:r w:rsidR="005200FA" w:rsidRPr="009E2DF2">
        <w:t xml:space="preserve">6 </w:t>
      </w:r>
      <w:r w:rsidR="005200FA">
        <w:t xml:space="preserve">animal </w:t>
      </w:r>
      <w:r w:rsidR="005200FA" w:rsidRPr="009E2DF2">
        <w:t>famil</w:t>
      </w:r>
      <w:r w:rsidR="005200FA">
        <w:t>ies with the highest R</w:t>
      </w:r>
      <w:r w:rsidR="005200FA" w:rsidRPr="001E4AEB">
        <w:rPr>
          <w:vertAlign w:val="superscript"/>
        </w:rPr>
        <w:t>2</w:t>
      </w:r>
      <w:r w:rsidR="00EB4F90">
        <w:t>.</w:t>
      </w:r>
    </w:p>
    <w:p w14:paraId="5E518B2D" w14:textId="77777777" w:rsidR="00435ABE" w:rsidRDefault="00435ABE" w:rsidP="002A1EF5">
      <w:pPr>
        <w:rPr>
          <w:b/>
        </w:rPr>
      </w:pPr>
    </w:p>
    <w:p w14:paraId="2CB22912" w14:textId="1EE4AC66" w:rsidR="00275834" w:rsidRPr="00EB4F90" w:rsidRDefault="00275834" w:rsidP="00275834">
      <w:pPr>
        <w:rPr>
          <w:b/>
        </w:rPr>
      </w:pPr>
      <w:r w:rsidRPr="000D7435">
        <w:rPr>
          <w:b/>
        </w:rPr>
        <w:t xml:space="preserve">Supplemental Table </w:t>
      </w:r>
      <w:r w:rsidR="00435ABE">
        <w:rPr>
          <w:b/>
        </w:rPr>
        <w:t>2</w:t>
      </w:r>
      <w:r w:rsidRPr="000D7435">
        <w:rPr>
          <w:b/>
        </w:rPr>
        <w:t>.</w:t>
      </w:r>
      <w:r w:rsidRPr="000D7435">
        <w:t xml:space="preserve"> Model summaries from the within-site, small scale models including only the biomass of one family </w:t>
      </w:r>
      <w:r w:rsidR="00EB4F90">
        <w:t xml:space="preserve">(indicated in the top left cell) </w:t>
      </w:r>
      <w:r w:rsidRPr="000D7435">
        <w:t>for each model.</w:t>
      </w:r>
    </w:p>
    <w:p w14:paraId="49DE5F3F" w14:textId="152C8D48" w:rsidR="00275834" w:rsidRPr="000D7435" w:rsidRDefault="00275834" w:rsidP="00275834">
      <w:pPr>
        <w:pStyle w:val="HTMLPreformatted"/>
        <w:shd w:val="clear" w:color="auto" w:fill="FFFFFF"/>
        <w:wordWrap w:val="0"/>
        <w:rPr>
          <w:rFonts w:ascii="Monaco" w:hAnsi="Monaco"/>
          <w:color w:val="000000"/>
          <w:sz w:val="18"/>
          <w:szCs w:val="18"/>
          <w:u w:val="single"/>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32BA718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D2AE413" w14:textId="1508BB84" w:rsidR="00EB4F90" w:rsidRPr="00EB4F90" w:rsidRDefault="00EB4F90" w:rsidP="00EB4F90">
            <w:pPr>
              <w:rPr>
                <w:b/>
                <w:bCs/>
              </w:rPr>
            </w:pPr>
            <w:proofErr w:type="spellStart"/>
            <w:r w:rsidRPr="00EB4F90">
              <w:rPr>
                <w:b/>
                <w:bCs/>
              </w:rPr>
              <w:t>Echinasteridae</w:t>
            </w:r>
            <w:proofErr w:type="spellEnd"/>
          </w:p>
        </w:tc>
        <w:tc>
          <w:tcPr>
            <w:tcW w:w="1300" w:type="dxa"/>
            <w:noWrap/>
            <w:hideMark/>
          </w:tcPr>
          <w:p w14:paraId="217CA6F7"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61E0C8D" w14:textId="35AAC127"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9D44741"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FBE4DC6" w14:textId="77777777" w:rsidR="00EB4F90" w:rsidRPr="00EB4F90" w:rsidRDefault="00EB4F90" w:rsidP="00EB4F90">
            <w:pPr>
              <w:rPr>
                <w:b/>
                <w:bCs/>
                <w:color w:val="000000"/>
              </w:rPr>
            </w:pPr>
            <w:r w:rsidRPr="00EB4F90">
              <w:rPr>
                <w:b/>
                <w:bCs/>
                <w:color w:val="000000"/>
              </w:rPr>
              <w:t>p value</w:t>
            </w:r>
          </w:p>
        </w:tc>
      </w:tr>
      <w:tr w:rsidR="00EB4F90" w14:paraId="66099E25" w14:textId="77777777" w:rsidTr="00EB4F90">
        <w:trPr>
          <w:trHeight w:val="320"/>
        </w:trPr>
        <w:tc>
          <w:tcPr>
            <w:tcW w:w="2580" w:type="dxa"/>
            <w:noWrap/>
            <w:hideMark/>
          </w:tcPr>
          <w:p w14:paraId="35A15421" w14:textId="77777777" w:rsidR="00EB4F90" w:rsidRDefault="00EB4F90" w:rsidP="00EB4F90">
            <w:pPr>
              <w:rPr>
                <w:color w:val="000000"/>
              </w:rPr>
            </w:pPr>
            <w:r>
              <w:rPr>
                <w:color w:val="000000"/>
              </w:rPr>
              <w:t>Intercept</w:t>
            </w:r>
          </w:p>
        </w:tc>
        <w:tc>
          <w:tcPr>
            <w:tcW w:w="1300" w:type="dxa"/>
            <w:noWrap/>
            <w:hideMark/>
          </w:tcPr>
          <w:p w14:paraId="09254FE8" w14:textId="77777777" w:rsidR="00EB4F90" w:rsidRDefault="00EB4F90" w:rsidP="00EB4F90">
            <w:pPr>
              <w:rPr>
                <w:color w:val="000000"/>
              </w:rPr>
            </w:pPr>
            <w:r>
              <w:rPr>
                <w:color w:val="000000"/>
              </w:rPr>
              <w:t>3.22</w:t>
            </w:r>
          </w:p>
        </w:tc>
        <w:tc>
          <w:tcPr>
            <w:tcW w:w="1507" w:type="dxa"/>
            <w:noWrap/>
            <w:hideMark/>
          </w:tcPr>
          <w:p w14:paraId="7777298E" w14:textId="77777777" w:rsidR="00EB4F90" w:rsidRDefault="00EB4F90" w:rsidP="00EB4F90">
            <w:pPr>
              <w:rPr>
                <w:color w:val="000000"/>
              </w:rPr>
            </w:pPr>
            <w:r>
              <w:rPr>
                <w:color w:val="000000"/>
              </w:rPr>
              <w:t>0.71</w:t>
            </w:r>
          </w:p>
        </w:tc>
        <w:tc>
          <w:tcPr>
            <w:tcW w:w="1093" w:type="dxa"/>
            <w:noWrap/>
            <w:hideMark/>
          </w:tcPr>
          <w:p w14:paraId="31822838" w14:textId="77777777" w:rsidR="00EB4F90" w:rsidRDefault="00EB4F90" w:rsidP="00EB4F90">
            <w:pPr>
              <w:rPr>
                <w:color w:val="000000"/>
              </w:rPr>
            </w:pPr>
            <w:r>
              <w:rPr>
                <w:color w:val="000000"/>
              </w:rPr>
              <w:t>4.56</w:t>
            </w:r>
          </w:p>
        </w:tc>
        <w:tc>
          <w:tcPr>
            <w:tcW w:w="1300" w:type="dxa"/>
            <w:noWrap/>
            <w:hideMark/>
          </w:tcPr>
          <w:p w14:paraId="694DBAF1" w14:textId="2F8A088A" w:rsidR="00EB4F90" w:rsidRDefault="00EB4F90" w:rsidP="00EB4F90">
            <w:pPr>
              <w:rPr>
                <w:color w:val="000000"/>
              </w:rPr>
            </w:pPr>
            <w:r>
              <w:rPr>
                <w:color w:val="000000"/>
              </w:rPr>
              <w:t>&lt; 0.01</w:t>
            </w:r>
          </w:p>
        </w:tc>
      </w:tr>
      <w:tr w:rsidR="00EB4F90" w14:paraId="20CA9DCC" w14:textId="77777777" w:rsidTr="00EB4F90">
        <w:trPr>
          <w:trHeight w:val="320"/>
        </w:trPr>
        <w:tc>
          <w:tcPr>
            <w:tcW w:w="2580" w:type="dxa"/>
            <w:noWrap/>
            <w:hideMark/>
          </w:tcPr>
          <w:p w14:paraId="1A04CF2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458CD41A" w14:textId="77777777" w:rsidR="00EB4F90" w:rsidRDefault="00EB4F90" w:rsidP="00EB4F90">
            <w:pPr>
              <w:rPr>
                <w:color w:val="000000"/>
              </w:rPr>
            </w:pPr>
            <w:r>
              <w:rPr>
                <w:color w:val="000000"/>
              </w:rPr>
              <w:t>0.23</w:t>
            </w:r>
          </w:p>
        </w:tc>
        <w:tc>
          <w:tcPr>
            <w:tcW w:w="1507" w:type="dxa"/>
            <w:noWrap/>
            <w:hideMark/>
          </w:tcPr>
          <w:p w14:paraId="46B1D2B8" w14:textId="77777777" w:rsidR="00EB4F90" w:rsidRDefault="00EB4F90" w:rsidP="00EB4F90">
            <w:pPr>
              <w:rPr>
                <w:color w:val="000000"/>
              </w:rPr>
            </w:pPr>
            <w:r>
              <w:rPr>
                <w:color w:val="000000"/>
              </w:rPr>
              <w:t>0.03</w:t>
            </w:r>
          </w:p>
        </w:tc>
        <w:tc>
          <w:tcPr>
            <w:tcW w:w="1093" w:type="dxa"/>
            <w:noWrap/>
            <w:hideMark/>
          </w:tcPr>
          <w:p w14:paraId="2EEDBE8D" w14:textId="77777777" w:rsidR="00EB4F90" w:rsidRDefault="00EB4F90" w:rsidP="00EB4F90">
            <w:pPr>
              <w:rPr>
                <w:color w:val="000000"/>
              </w:rPr>
            </w:pPr>
            <w:r>
              <w:rPr>
                <w:color w:val="000000"/>
              </w:rPr>
              <w:t>6.79</w:t>
            </w:r>
          </w:p>
        </w:tc>
        <w:tc>
          <w:tcPr>
            <w:tcW w:w="1300" w:type="dxa"/>
            <w:noWrap/>
            <w:hideMark/>
          </w:tcPr>
          <w:p w14:paraId="71B3FBAA" w14:textId="288C5A6E" w:rsidR="00EB4F90" w:rsidRDefault="00EB4F90" w:rsidP="00EB4F90">
            <w:pPr>
              <w:rPr>
                <w:color w:val="000000"/>
              </w:rPr>
            </w:pPr>
            <w:r>
              <w:rPr>
                <w:color w:val="000000"/>
              </w:rPr>
              <w:t>&lt; 0.01</w:t>
            </w:r>
          </w:p>
        </w:tc>
      </w:tr>
      <w:tr w:rsidR="00EB4F90" w14:paraId="359F9141" w14:textId="77777777" w:rsidTr="00EB4F90">
        <w:trPr>
          <w:trHeight w:val="320"/>
        </w:trPr>
        <w:tc>
          <w:tcPr>
            <w:tcW w:w="2580" w:type="dxa"/>
            <w:noWrap/>
            <w:hideMark/>
          </w:tcPr>
          <w:p w14:paraId="18146A50" w14:textId="77777777" w:rsidR="00EB4F90" w:rsidRDefault="00EB4F90" w:rsidP="00EB4F90">
            <w:pPr>
              <w:rPr>
                <w:color w:val="000000"/>
              </w:rPr>
            </w:pPr>
            <w:r>
              <w:rPr>
                <w:color w:val="000000"/>
              </w:rPr>
              <w:t>Kelp none</w:t>
            </w:r>
          </w:p>
        </w:tc>
        <w:tc>
          <w:tcPr>
            <w:tcW w:w="1300" w:type="dxa"/>
            <w:noWrap/>
            <w:hideMark/>
          </w:tcPr>
          <w:p w14:paraId="623F3250" w14:textId="77777777" w:rsidR="00EB4F90" w:rsidRDefault="00EB4F90" w:rsidP="00EB4F90">
            <w:pPr>
              <w:rPr>
                <w:color w:val="000000"/>
              </w:rPr>
            </w:pPr>
            <w:r>
              <w:rPr>
                <w:color w:val="000000"/>
              </w:rPr>
              <w:t>-0.09</w:t>
            </w:r>
          </w:p>
        </w:tc>
        <w:tc>
          <w:tcPr>
            <w:tcW w:w="1507" w:type="dxa"/>
            <w:noWrap/>
            <w:hideMark/>
          </w:tcPr>
          <w:p w14:paraId="2D7A0A32" w14:textId="77777777" w:rsidR="00EB4F90" w:rsidRDefault="00EB4F90" w:rsidP="00EB4F90">
            <w:pPr>
              <w:rPr>
                <w:color w:val="000000"/>
              </w:rPr>
            </w:pPr>
            <w:r>
              <w:rPr>
                <w:color w:val="000000"/>
              </w:rPr>
              <w:t>0.07</w:t>
            </w:r>
          </w:p>
        </w:tc>
        <w:tc>
          <w:tcPr>
            <w:tcW w:w="1093" w:type="dxa"/>
            <w:noWrap/>
            <w:hideMark/>
          </w:tcPr>
          <w:p w14:paraId="3DE5DF8E" w14:textId="77777777" w:rsidR="00EB4F90" w:rsidRDefault="00EB4F90" w:rsidP="00EB4F90">
            <w:pPr>
              <w:rPr>
                <w:color w:val="000000"/>
              </w:rPr>
            </w:pPr>
            <w:r>
              <w:rPr>
                <w:color w:val="000000"/>
              </w:rPr>
              <w:t>-1.33</w:t>
            </w:r>
          </w:p>
        </w:tc>
        <w:tc>
          <w:tcPr>
            <w:tcW w:w="1300" w:type="dxa"/>
            <w:noWrap/>
            <w:hideMark/>
          </w:tcPr>
          <w:p w14:paraId="36BE17B0" w14:textId="552717C7" w:rsidR="00EB4F90" w:rsidRDefault="00EB4F90" w:rsidP="00EB4F90">
            <w:pPr>
              <w:rPr>
                <w:color w:val="000000"/>
              </w:rPr>
            </w:pPr>
            <w:r>
              <w:rPr>
                <w:color w:val="000000"/>
              </w:rPr>
              <w:t>0.18</w:t>
            </w:r>
          </w:p>
        </w:tc>
      </w:tr>
      <w:tr w:rsidR="00EB4F90" w14:paraId="57DDF86B" w14:textId="77777777" w:rsidTr="00EB4F90">
        <w:trPr>
          <w:trHeight w:val="320"/>
        </w:trPr>
        <w:tc>
          <w:tcPr>
            <w:tcW w:w="2580" w:type="dxa"/>
            <w:noWrap/>
            <w:hideMark/>
          </w:tcPr>
          <w:p w14:paraId="45944E0B" w14:textId="77777777" w:rsidR="00EB4F90" w:rsidRDefault="00EB4F90" w:rsidP="00EB4F90">
            <w:pPr>
              <w:rPr>
                <w:color w:val="000000"/>
              </w:rPr>
            </w:pPr>
            <w:r>
              <w:rPr>
                <w:color w:val="000000"/>
              </w:rPr>
              <w:t>Kelp biomass</w:t>
            </w:r>
          </w:p>
        </w:tc>
        <w:tc>
          <w:tcPr>
            <w:tcW w:w="1300" w:type="dxa"/>
            <w:noWrap/>
            <w:hideMark/>
          </w:tcPr>
          <w:p w14:paraId="6582D742" w14:textId="77777777" w:rsidR="00EB4F90" w:rsidRDefault="00EB4F90" w:rsidP="00EB4F90">
            <w:pPr>
              <w:rPr>
                <w:color w:val="000000"/>
              </w:rPr>
            </w:pPr>
            <w:r>
              <w:rPr>
                <w:color w:val="000000"/>
              </w:rPr>
              <w:t>-2.82</w:t>
            </w:r>
          </w:p>
        </w:tc>
        <w:tc>
          <w:tcPr>
            <w:tcW w:w="1507" w:type="dxa"/>
            <w:noWrap/>
            <w:hideMark/>
          </w:tcPr>
          <w:p w14:paraId="6788E1F4" w14:textId="77777777" w:rsidR="00EB4F90" w:rsidRDefault="00EB4F90" w:rsidP="00EB4F90">
            <w:pPr>
              <w:rPr>
                <w:color w:val="000000"/>
              </w:rPr>
            </w:pPr>
            <w:r>
              <w:rPr>
                <w:color w:val="000000"/>
              </w:rPr>
              <w:t>0.89</w:t>
            </w:r>
          </w:p>
        </w:tc>
        <w:tc>
          <w:tcPr>
            <w:tcW w:w="1093" w:type="dxa"/>
            <w:noWrap/>
            <w:hideMark/>
          </w:tcPr>
          <w:p w14:paraId="09514BD3" w14:textId="77777777" w:rsidR="00EB4F90" w:rsidRDefault="00EB4F90" w:rsidP="00EB4F90">
            <w:pPr>
              <w:rPr>
                <w:color w:val="000000"/>
              </w:rPr>
            </w:pPr>
            <w:r>
              <w:rPr>
                <w:color w:val="000000"/>
              </w:rPr>
              <w:t>-3.17</w:t>
            </w:r>
          </w:p>
        </w:tc>
        <w:tc>
          <w:tcPr>
            <w:tcW w:w="1300" w:type="dxa"/>
            <w:noWrap/>
            <w:hideMark/>
          </w:tcPr>
          <w:p w14:paraId="0ED68CA3" w14:textId="660E2392" w:rsidR="00EB4F90" w:rsidRDefault="00EB4F90" w:rsidP="00EB4F90">
            <w:pPr>
              <w:rPr>
                <w:color w:val="000000"/>
              </w:rPr>
            </w:pPr>
            <w:r>
              <w:rPr>
                <w:color w:val="000000"/>
              </w:rPr>
              <w:t>&lt; 0.01</w:t>
            </w:r>
          </w:p>
        </w:tc>
      </w:tr>
      <w:tr w:rsidR="00EB4F90" w14:paraId="0A26BCBB" w14:textId="77777777" w:rsidTr="00EB4F90">
        <w:trPr>
          <w:trHeight w:val="320"/>
        </w:trPr>
        <w:tc>
          <w:tcPr>
            <w:tcW w:w="2580" w:type="dxa"/>
            <w:noWrap/>
            <w:hideMark/>
          </w:tcPr>
          <w:p w14:paraId="79900B57" w14:textId="77777777" w:rsidR="00EB4F90" w:rsidRDefault="00EB4F90" w:rsidP="00EB4F90">
            <w:pPr>
              <w:rPr>
                <w:color w:val="000000"/>
              </w:rPr>
            </w:pPr>
            <w:r>
              <w:rPr>
                <w:color w:val="000000"/>
              </w:rPr>
              <w:t>Tide exchange</w:t>
            </w:r>
          </w:p>
        </w:tc>
        <w:tc>
          <w:tcPr>
            <w:tcW w:w="1300" w:type="dxa"/>
            <w:noWrap/>
            <w:hideMark/>
          </w:tcPr>
          <w:p w14:paraId="26100D15" w14:textId="77777777" w:rsidR="00EB4F90" w:rsidRDefault="00EB4F90" w:rsidP="00EB4F90">
            <w:pPr>
              <w:rPr>
                <w:color w:val="000000"/>
              </w:rPr>
            </w:pPr>
            <w:r>
              <w:rPr>
                <w:color w:val="000000"/>
              </w:rPr>
              <w:t>3.02</w:t>
            </w:r>
          </w:p>
        </w:tc>
        <w:tc>
          <w:tcPr>
            <w:tcW w:w="1507" w:type="dxa"/>
            <w:noWrap/>
            <w:hideMark/>
          </w:tcPr>
          <w:p w14:paraId="50D29780" w14:textId="77777777" w:rsidR="00EB4F90" w:rsidRDefault="00EB4F90" w:rsidP="00EB4F90">
            <w:pPr>
              <w:rPr>
                <w:color w:val="000000"/>
              </w:rPr>
            </w:pPr>
            <w:r>
              <w:rPr>
                <w:color w:val="000000"/>
              </w:rPr>
              <w:t>0.76</w:t>
            </w:r>
          </w:p>
        </w:tc>
        <w:tc>
          <w:tcPr>
            <w:tcW w:w="1093" w:type="dxa"/>
            <w:noWrap/>
            <w:hideMark/>
          </w:tcPr>
          <w:p w14:paraId="3A0ADE2B" w14:textId="77777777" w:rsidR="00EB4F90" w:rsidRDefault="00EB4F90" w:rsidP="00EB4F90">
            <w:pPr>
              <w:rPr>
                <w:color w:val="000000"/>
              </w:rPr>
            </w:pPr>
            <w:r>
              <w:rPr>
                <w:color w:val="000000"/>
              </w:rPr>
              <w:t>3.99</w:t>
            </w:r>
          </w:p>
        </w:tc>
        <w:tc>
          <w:tcPr>
            <w:tcW w:w="1300" w:type="dxa"/>
            <w:noWrap/>
            <w:hideMark/>
          </w:tcPr>
          <w:p w14:paraId="4DF9FB33" w14:textId="4F8611CF" w:rsidR="00EB4F90" w:rsidRDefault="00EB4F90" w:rsidP="00EB4F90">
            <w:pPr>
              <w:rPr>
                <w:color w:val="000000"/>
              </w:rPr>
            </w:pPr>
            <w:r>
              <w:rPr>
                <w:color w:val="000000"/>
              </w:rPr>
              <w:t>&lt; 0.01</w:t>
            </w:r>
          </w:p>
        </w:tc>
      </w:tr>
      <w:tr w:rsidR="00EB4F90" w14:paraId="1FEA362B" w14:textId="77777777" w:rsidTr="00EB4F90">
        <w:trPr>
          <w:trHeight w:val="320"/>
        </w:trPr>
        <w:tc>
          <w:tcPr>
            <w:tcW w:w="2580" w:type="dxa"/>
            <w:noWrap/>
            <w:hideMark/>
          </w:tcPr>
          <w:p w14:paraId="0B230650" w14:textId="77777777" w:rsidR="00EB4F90" w:rsidRDefault="00EB4F90" w:rsidP="00EB4F90">
            <w:pPr>
              <w:rPr>
                <w:color w:val="000000"/>
              </w:rPr>
            </w:pPr>
            <w:r>
              <w:rPr>
                <w:color w:val="000000"/>
              </w:rPr>
              <w:t>Animal biomass</w:t>
            </w:r>
          </w:p>
        </w:tc>
        <w:tc>
          <w:tcPr>
            <w:tcW w:w="1300" w:type="dxa"/>
            <w:noWrap/>
            <w:hideMark/>
          </w:tcPr>
          <w:p w14:paraId="59B5DD43" w14:textId="77777777" w:rsidR="00EB4F90" w:rsidRDefault="00EB4F90" w:rsidP="00EB4F90">
            <w:pPr>
              <w:rPr>
                <w:color w:val="000000"/>
              </w:rPr>
            </w:pPr>
            <w:r>
              <w:rPr>
                <w:color w:val="000000"/>
              </w:rPr>
              <w:t>7.36</w:t>
            </w:r>
          </w:p>
        </w:tc>
        <w:tc>
          <w:tcPr>
            <w:tcW w:w="1507" w:type="dxa"/>
            <w:noWrap/>
            <w:hideMark/>
          </w:tcPr>
          <w:p w14:paraId="30F64801" w14:textId="77777777" w:rsidR="00EB4F90" w:rsidRDefault="00EB4F90" w:rsidP="00EB4F90">
            <w:pPr>
              <w:rPr>
                <w:color w:val="000000"/>
              </w:rPr>
            </w:pPr>
            <w:r>
              <w:rPr>
                <w:color w:val="000000"/>
              </w:rPr>
              <w:t>1.68</w:t>
            </w:r>
          </w:p>
        </w:tc>
        <w:tc>
          <w:tcPr>
            <w:tcW w:w="1093" w:type="dxa"/>
            <w:noWrap/>
            <w:hideMark/>
          </w:tcPr>
          <w:p w14:paraId="73352115" w14:textId="77777777" w:rsidR="00EB4F90" w:rsidRDefault="00EB4F90" w:rsidP="00EB4F90">
            <w:pPr>
              <w:rPr>
                <w:color w:val="000000"/>
              </w:rPr>
            </w:pPr>
            <w:r>
              <w:rPr>
                <w:color w:val="000000"/>
              </w:rPr>
              <w:t>4.39</w:t>
            </w:r>
          </w:p>
        </w:tc>
        <w:tc>
          <w:tcPr>
            <w:tcW w:w="1300" w:type="dxa"/>
            <w:noWrap/>
            <w:hideMark/>
          </w:tcPr>
          <w:p w14:paraId="584310D9" w14:textId="1A49E661" w:rsidR="00EB4F90" w:rsidRDefault="00EB4F90" w:rsidP="00EB4F90">
            <w:pPr>
              <w:rPr>
                <w:color w:val="000000"/>
              </w:rPr>
            </w:pPr>
            <w:r>
              <w:rPr>
                <w:color w:val="000000"/>
              </w:rPr>
              <w:t>&lt; 0.01</w:t>
            </w:r>
          </w:p>
        </w:tc>
      </w:tr>
      <w:tr w:rsidR="00EB4F90" w14:paraId="7660B6B0" w14:textId="77777777" w:rsidTr="00EB4F90">
        <w:trPr>
          <w:trHeight w:val="320"/>
        </w:trPr>
        <w:tc>
          <w:tcPr>
            <w:tcW w:w="2580" w:type="dxa"/>
            <w:noWrap/>
            <w:hideMark/>
          </w:tcPr>
          <w:p w14:paraId="772CC138" w14:textId="77777777" w:rsidR="00EB4F90" w:rsidRDefault="00EB4F90" w:rsidP="00EB4F90">
            <w:pPr>
              <w:rPr>
                <w:color w:val="000000"/>
              </w:rPr>
            </w:pPr>
            <w:r>
              <w:rPr>
                <w:color w:val="000000"/>
              </w:rPr>
              <w:t>Biodiversity</w:t>
            </w:r>
          </w:p>
        </w:tc>
        <w:tc>
          <w:tcPr>
            <w:tcW w:w="1300" w:type="dxa"/>
            <w:noWrap/>
            <w:hideMark/>
          </w:tcPr>
          <w:p w14:paraId="0AFD8AFE" w14:textId="77777777" w:rsidR="00EB4F90" w:rsidRDefault="00EB4F90" w:rsidP="00EB4F90">
            <w:pPr>
              <w:rPr>
                <w:color w:val="000000"/>
              </w:rPr>
            </w:pPr>
            <w:r>
              <w:rPr>
                <w:color w:val="000000"/>
              </w:rPr>
              <w:t>-0.13</w:t>
            </w:r>
          </w:p>
        </w:tc>
        <w:tc>
          <w:tcPr>
            <w:tcW w:w="1507" w:type="dxa"/>
            <w:noWrap/>
            <w:hideMark/>
          </w:tcPr>
          <w:p w14:paraId="3BC9D950" w14:textId="77777777" w:rsidR="00EB4F90" w:rsidRDefault="00EB4F90" w:rsidP="00EB4F90">
            <w:pPr>
              <w:rPr>
                <w:color w:val="000000"/>
              </w:rPr>
            </w:pPr>
            <w:r>
              <w:rPr>
                <w:color w:val="000000"/>
              </w:rPr>
              <w:t>0.02</w:t>
            </w:r>
          </w:p>
        </w:tc>
        <w:tc>
          <w:tcPr>
            <w:tcW w:w="1093" w:type="dxa"/>
            <w:noWrap/>
            <w:hideMark/>
          </w:tcPr>
          <w:p w14:paraId="49A29DE4" w14:textId="77777777" w:rsidR="00EB4F90" w:rsidRDefault="00EB4F90" w:rsidP="00EB4F90">
            <w:pPr>
              <w:rPr>
                <w:color w:val="000000"/>
              </w:rPr>
            </w:pPr>
            <w:r>
              <w:rPr>
                <w:color w:val="000000"/>
              </w:rPr>
              <w:t>-5.96</w:t>
            </w:r>
          </w:p>
        </w:tc>
        <w:tc>
          <w:tcPr>
            <w:tcW w:w="1300" w:type="dxa"/>
            <w:noWrap/>
            <w:hideMark/>
          </w:tcPr>
          <w:p w14:paraId="7E9006C5" w14:textId="4F8B94D4" w:rsidR="00EB4F90" w:rsidRDefault="00EB4F90" w:rsidP="00EB4F90">
            <w:pPr>
              <w:rPr>
                <w:color w:val="000000"/>
              </w:rPr>
            </w:pPr>
            <w:r>
              <w:rPr>
                <w:color w:val="000000"/>
              </w:rPr>
              <w:t>&lt; 0.01</w:t>
            </w:r>
          </w:p>
        </w:tc>
      </w:tr>
      <w:tr w:rsidR="00EB4F90" w14:paraId="670A7DF8" w14:textId="77777777" w:rsidTr="00EB4F90">
        <w:trPr>
          <w:trHeight w:val="320"/>
        </w:trPr>
        <w:tc>
          <w:tcPr>
            <w:tcW w:w="2580" w:type="dxa"/>
            <w:noWrap/>
            <w:hideMark/>
          </w:tcPr>
          <w:p w14:paraId="774D7931" w14:textId="77777777" w:rsidR="00EB4F90" w:rsidRDefault="00EB4F90" w:rsidP="00EB4F90">
            <w:pPr>
              <w:rPr>
                <w:color w:val="000000"/>
              </w:rPr>
            </w:pPr>
            <w:r>
              <w:rPr>
                <w:color w:val="000000"/>
              </w:rPr>
              <w:t>Depth</w:t>
            </w:r>
          </w:p>
        </w:tc>
        <w:tc>
          <w:tcPr>
            <w:tcW w:w="1300" w:type="dxa"/>
            <w:noWrap/>
            <w:hideMark/>
          </w:tcPr>
          <w:p w14:paraId="722F455C" w14:textId="77777777" w:rsidR="00EB4F90" w:rsidRDefault="00EB4F90" w:rsidP="00EB4F90">
            <w:pPr>
              <w:rPr>
                <w:color w:val="000000"/>
              </w:rPr>
            </w:pPr>
            <w:r>
              <w:rPr>
                <w:color w:val="000000"/>
              </w:rPr>
              <w:t>0.04</w:t>
            </w:r>
          </w:p>
        </w:tc>
        <w:tc>
          <w:tcPr>
            <w:tcW w:w="1507" w:type="dxa"/>
            <w:noWrap/>
            <w:hideMark/>
          </w:tcPr>
          <w:p w14:paraId="1A84BE4E" w14:textId="77777777" w:rsidR="00EB4F90" w:rsidRDefault="00EB4F90" w:rsidP="00EB4F90">
            <w:pPr>
              <w:rPr>
                <w:color w:val="000000"/>
              </w:rPr>
            </w:pPr>
            <w:r>
              <w:rPr>
                <w:color w:val="000000"/>
              </w:rPr>
              <w:t>0.02</w:t>
            </w:r>
          </w:p>
        </w:tc>
        <w:tc>
          <w:tcPr>
            <w:tcW w:w="1093" w:type="dxa"/>
            <w:noWrap/>
            <w:hideMark/>
          </w:tcPr>
          <w:p w14:paraId="71856EC1" w14:textId="77777777" w:rsidR="00EB4F90" w:rsidRDefault="00EB4F90" w:rsidP="00EB4F90">
            <w:pPr>
              <w:rPr>
                <w:color w:val="000000"/>
              </w:rPr>
            </w:pPr>
            <w:r>
              <w:rPr>
                <w:color w:val="000000"/>
              </w:rPr>
              <w:t>2.19</w:t>
            </w:r>
          </w:p>
        </w:tc>
        <w:tc>
          <w:tcPr>
            <w:tcW w:w="1300" w:type="dxa"/>
            <w:noWrap/>
            <w:hideMark/>
          </w:tcPr>
          <w:p w14:paraId="26F6D9B3" w14:textId="6D494933" w:rsidR="00EB4F90" w:rsidRDefault="00EB4F90" w:rsidP="00EB4F90">
            <w:pPr>
              <w:rPr>
                <w:color w:val="000000"/>
              </w:rPr>
            </w:pPr>
            <w:r>
              <w:rPr>
                <w:color w:val="000000"/>
              </w:rPr>
              <w:t>0.03</w:t>
            </w:r>
          </w:p>
        </w:tc>
      </w:tr>
      <w:tr w:rsidR="00EB4F90" w14:paraId="257D0EE5" w14:textId="77777777" w:rsidTr="00EB4F90">
        <w:trPr>
          <w:trHeight w:val="320"/>
        </w:trPr>
        <w:tc>
          <w:tcPr>
            <w:tcW w:w="2580" w:type="dxa"/>
            <w:noWrap/>
            <w:hideMark/>
          </w:tcPr>
          <w:p w14:paraId="188F7A0C"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349E7DD" w14:textId="77777777" w:rsidR="00EB4F90" w:rsidRDefault="00EB4F90" w:rsidP="00EB4F90">
            <w:pPr>
              <w:rPr>
                <w:color w:val="000000"/>
              </w:rPr>
            </w:pPr>
            <w:r>
              <w:rPr>
                <w:color w:val="000000"/>
              </w:rPr>
              <w:t>0.20</w:t>
            </w:r>
          </w:p>
        </w:tc>
        <w:tc>
          <w:tcPr>
            <w:tcW w:w="1507" w:type="dxa"/>
            <w:noWrap/>
            <w:hideMark/>
          </w:tcPr>
          <w:p w14:paraId="5550EA64" w14:textId="77777777" w:rsidR="00EB4F90" w:rsidRDefault="00EB4F90" w:rsidP="00EB4F90">
            <w:pPr>
              <w:rPr>
                <w:color w:val="000000"/>
              </w:rPr>
            </w:pPr>
            <w:r>
              <w:rPr>
                <w:color w:val="000000"/>
              </w:rPr>
              <w:t>0.04</w:t>
            </w:r>
          </w:p>
        </w:tc>
        <w:tc>
          <w:tcPr>
            <w:tcW w:w="1093" w:type="dxa"/>
            <w:noWrap/>
            <w:hideMark/>
          </w:tcPr>
          <w:p w14:paraId="1C3CE7C1" w14:textId="77777777" w:rsidR="00EB4F90" w:rsidRDefault="00EB4F90" w:rsidP="00EB4F90">
            <w:pPr>
              <w:rPr>
                <w:color w:val="000000"/>
              </w:rPr>
            </w:pPr>
            <w:r>
              <w:rPr>
                <w:color w:val="000000"/>
              </w:rPr>
              <w:t>5.39</w:t>
            </w:r>
          </w:p>
        </w:tc>
        <w:tc>
          <w:tcPr>
            <w:tcW w:w="1300" w:type="dxa"/>
            <w:noWrap/>
            <w:hideMark/>
          </w:tcPr>
          <w:p w14:paraId="6793A064" w14:textId="06B51D1B" w:rsidR="00EB4F90" w:rsidRDefault="00EB4F90" w:rsidP="00EB4F90">
            <w:pPr>
              <w:rPr>
                <w:color w:val="000000"/>
              </w:rPr>
            </w:pPr>
            <w:r>
              <w:rPr>
                <w:color w:val="000000"/>
              </w:rPr>
              <w:t>&lt; 0.01</w:t>
            </w:r>
          </w:p>
        </w:tc>
      </w:tr>
      <w:tr w:rsidR="00EB4F90" w14:paraId="2E20B56B" w14:textId="77777777" w:rsidTr="00EB4F90">
        <w:trPr>
          <w:trHeight w:val="320"/>
        </w:trPr>
        <w:tc>
          <w:tcPr>
            <w:tcW w:w="2580" w:type="dxa"/>
            <w:noWrap/>
            <w:hideMark/>
          </w:tcPr>
          <w:p w14:paraId="49B13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E89138E" w14:textId="77777777" w:rsidR="00EB4F90" w:rsidRDefault="00EB4F90" w:rsidP="00EB4F90">
            <w:pPr>
              <w:rPr>
                <w:color w:val="000000"/>
              </w:rPr>
            </w:pPr>
            <w:r>
              <w:rPr>
                <w:color w:val="000000"/>
              </w:rPr>
              <w:t>-7.66</w:t>
            </w:r>
          </w:p>
        </w:tc>
        <w:tc>
          <w:tcPr>
            <w:tcW w:w="1507" w:type="dxa"/>
            <w:noWrap/>
            <w:hideMark/>
          </w:tcPr>
          <w:p w14:paraId="5BC0055A" w14:textId="77777777" w:rsidR="00EB4F90" w:rsidRDefault="00EB4F90" w:rsidP="00EB4F90">
            <w:pPr>
              <w:rPr>
                <w:color w:val="000000"/>
              </w:rPr>
            </w:pPr>
            <w:r>
              <w:rPr>
                <w:color w:val="000000"/>
              </w:rPr>
              <w:t>2.14</w:t>
            </w:r>
          </w:p>
        </w:tc>
        <w:tc>
          <w:tcPr>
            <w:tcW w:w="1093" w:type="dxa"/>
            <w:noWrap/>
            <w:hideMark/>
          </w:tcPr>
          <w:p w14:paraId="709A3492" w14:textId="77777777" w:rsidR="00EB4F90" w:rsidRDefault="00EB4F90" w:rsidP="00EB4F90">
            <w:pPr>
              <w:rPr>
                <w:color w:val="000000"/>
              </w:rPr>
            </w:pPr>
            <w:r>
              <w:rPr>
                <w:color w:val="000000"/>
              </w:rPr>
              <w:t>-3.58</w:t>
            </w:r>
          </w:p>
        </w:tc>
        <w:tc>
          <w:tcPr>
            <w:tcW w:w="1300" w:type="dxa"/>
            <w:noWrap/>
            <w:hideMark/>
          </w:tcPr>
          <w:p w14:paraId="66DFADF0" w14:textId="09749215" w:rsidR="00EB4F90" w:rsidRDefault="00EB4F90" w:rsidP="00EB4F90">
            <w:pPr>
              <w:rPr>
                <w:color w:val="000000"/>
              </w:rPr>
            </w:pPr>
            <w:r>
              <w:rPr>
                <w:color w:val="000000"/>
              </w:rPr>
              <w:t>&lt; 0.01</w:t>
            </w:r>
          </w:p>
        </w:tc>
      </w:tr>
      <w:tr w:rsidR="00EB4F90" w14:paraId="351E6A68" w14:textId="77777777" w:rsidTr="00EB4F90">
        <w:trPr>
          <w:trHeight w:val="320"/>
        </w:trPr>
        <w:tc>
          <w:tcPr>
            <w:tcW w:w="2580" w:type="dxa"/>
            <w:noWrap/>
            <w:hideMark/>
          </w:tcPr>
          <w:p w14:paraId="37DC8C8F"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30916C1" w14:textId="77777777" w:rsidR="00EB4F90" w:rsidRDefault="00EB4F90" w:rsidP="00EB4F90">
            <w:pPr>
              <w:rPr>
                <w:color w:val="000000"/>
              </w:rPr>
            </w:pPr>
            <w:r>
              <w:rPr>
                <w:color w:val="000000"/>
              </w:rPr>
              <w:t>6.87</w:t>
            </w:r>
          </w:p>
        </w:tc>
        <w:tc>
          <w:tcPr>
            <w:tcW w:w="1507" w:type="dxa"/>
            <w:noWrap/>
            <w:hideMark/>
          </w:tcPr>
          <w:p w14:paraId="2EBAA48F" w14:textId="77777777" w:rsidR="00EB4F90" w:rsidRDefault="00EB4F90" w:rsidP="00EB4F90">
            <w:pPr>
              <w:rPr>
                <w:color w:val="000000"/>
              </w:rPr>
            </w:pPr>
            <w:r>
              <w:rPr>
                <w:color w:val="000000"/>
              </w:rPr>
              <w:t>1.78</w:t>
            </w:r>
          </w:p>
        </w:tc>
        <w:tc>
          <w:tcPr>
            <w:tcW w:w="1093" w:type="dxa"/>
            <w:noWrap/>
            <w:hideMark/>
          </w:tcPr>
          <w:p w14:paraId="4947CF80" w14:textId="77777777" w:rsidR="00EB4F90" w:rsidRDefault="00EB4F90" w:rsidP="00EB4F90">
            <w:pPr>
              <w:rPr>
                <w:color w:val="000000"/>
              </w:rPr>
            </w:pPr>
            <w:r>
              <w:rPr>
                <w:color w:val="000000"/>
              </w:rPr>
              <w:t>3.86</w:t>
            </w:r>
          </w:p>
        </w:tc>
        <w:tc>
          <w:tcPr>
            <w:tcW w:w="1300" w:type="dxa"/>
            <w:noWrap/>
            <w:hideMark/>
          </w:tcPr>
          <w:p w14:paraId="62F03B43" w14:textId="5814F7EF" w:rsidR="00EB4F90" w:rsidRDefault="00EB4F90" w:rsidP="00EB4F90">
            <w:pPr>
              <w:rPr>
                <w:color w:val="000000"/>
              </w:rPr>
            </w:pPr>
            <w:r>
              <w:rPr>
                <w:color w:val="000000"/>
              </w:rPr>
              <w:t>&lt; 0.01</w:t>
            </w:r>
          </w:p>
        </w:tc>
      </w:tr>
    </w:tbl>
    <w:p w14:paraId="31F893AE" w14:textId="30FC6595" w:rsidR="00EB4F90" w:rsidRDefault="00EB4F90" w:rsidP="00EB4F90">
      <w:pPr>
        <w:jc w:val="center"/>
      </w:pPr>
    </w:p>
    <w:p w14:paraId="284658EC" w14:textId="6EF5D628" w:rsidR="00275834" w:rsidRPr="00EB4F90" w:rsidRDefault="00EB4F90" w:rsidP="00EB4F90">
      <w:pPr>
        <w:rPr>
          <w:rStyle w:val="gnvwddmdl3b"/>
        </w:rPr>
      </w:pPr>
      <w: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14:paraId="53C86B76"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109F2BF" w14:textId="77C696AA" w:rsidR="00EB4F90" w:rsidRPr="00EB4F90" w:rsidRDefault="00EB4F90" w:rsidP="00EB4F90">
            <w:pPr>
              <w:rPr>
                <w:b/>
                <w:bCs/>
              </w:rPr>
            </w:pPr>
            <w:proofErr w:type="spellStart"/>
            <w:r w:rsidRPr="00EB4F90">
              <w:rPr>
                <w:b/>
                <w:bCs/>
              </w:rPr>
              <w:lastRenderedPageBreak/>
              <w:t>Gobiidae</w:t>
            </w:r>
            <w:proofErr w:type="spellEnd"/>
          </w:p>
        </w:tc>
        <w:tc>
          <w:tcPr>
            <w:tcW w:w="1300" w:type="dxa"/>
            <w:noWrap/>
            <w:hideMark/>
          </w:tcPr>
          <w:p w14:paraId="55B27D4D"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3B7DCCBD" w14:textId="661DBC13"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6424395D" w14:textId="77777777" w:rsidR="00EB4F90" w:rsidRPr="00EB4F90" w:rsidRDefault="00EB4F90" w:rsidP="00EB4F90">
            <w:pPr>
              <w:rPr>
                <w:b/>
                <w:bCs/>
                <w:color w:val="000000"/>
              </w:rPr>
            </w:pPr>
            <w:r w:rsidRPr="00EB4F90">
              <w:rPr>
                <w:b/>
                <w:bCs/>
                <w:color w:val="000000"/>
              </w:rPr>
              <w:t>z value</w:t>
            </w:r>
          </w:p>
        </w:tc>
        <w:tc>
          <w:tcPr>
            <w:tcW w:w="1300" w:type="dxa"/>
            <w:noWrap/>
            <w:hideMark/>
          </w:tcPr>
          <w:p w14:paraId="5CB9824B" w14:textId="77777777" w:rsidR="00EB4F90" w:rsidRPr="00EB4F90" w:rsidRDefault="00EB4F90" w:rsidP="00EB4F90">
            <w:pPr>
              <w:rPr>
                <w:b/>
                <w:bCs/>
                <w:color w:val="000000"/>
              </w:rPr>
            </w:pPr>
            <w:r w:rsidRPr="00EB4F90">
              <w:rPr>
                <w:b/>
                <w:bCs/>
                <w:color w:val="000000"/>
              </w:rPr>
              <w:t>p value</w:t>
            </w:r>
          </w:p>
        </w:tc>
      </w:tr>
      <w:tr w:rsidR="00EB4F90" w14:paraId="013B09C4" w14:textId="77777777" w:rsidTr="00EB4F90">
        <w:trPr>
          <w:trHeight w:val="320"/>
        </w:trPr>
        <w:tc>
          <w:tcPr>
            <w:tcW w:w="2580" w:type="dxa"/>
            <w:noWrap/>
            <w:hideMark/>
          </w:tcPr>
          <w:p w14:paraId="4ACF5D24" w14:textId="77777777" w:rsidR="00EB4F90" w:rsidRDefault="00EB4F90" w:rsidP="00EB4F90">
            <w:pPr>
              <w:rPr>
                <w:color w:val="000000"/>
              </w:rPr>
            </w:pPr>
            <w:r>
              <w:rPr>
                <w:color w:val="000000"/>
              </w:rPr>
              <w:t>Intercept</w:t>
            </w:r>
          </w:p>
        </w:tc>
        <w:tc>
          <w:tcPr>
            <w:tcW w:w="1300" w:type="dxa"/>
            <w:noWrap/>
            <w:hideMark/>
          </w:tcPr>
          <w:p w14:paraId="10350EAA" w14:textId="77777777" w:rsidR="00EB4F90" w:rsidRDefault="00EB4F90" w:rsidP="00EB4F90">
            <w:pPr>
              <w:rPr>
                <w:color w:val="000000"/>
              </w:rPr>
            </w:pPr>
            <w:r>
              <w:rPr>
                <w:color w:val="000000"/>
              </w:rPr>
              <w:t>-0.56</w:t>
            </w:r>
          </w:p>
        </w:tc>
        <w:tc>
          <w:tcPr>
            <w:tcW w:w="1507" w:type="dxa"/>
            <w:noWrap/>
            <w:hideMark/>
          </w:tcPr>
          <w:p w14:paraId="5E804867" w14:textId="77777777" w:rsidR="00EB4F90" w:rsidRDefault="00EB4F90" w:rsidP="00EB4F90">
            <w:pPr>
              <w:rPr>
                <w:color w:val="000000"/>
              </w:rPr>
            </w:pPr>
            <w:r>
              <w:rPr>
                <w:color w:val="000000"/>
              </w:rPr>
              <w:t>0.24</w:t>
            </w:r>
          </w:p>
        </w:tc>
        <w:tc>
          <w:tcPr>
            <w:tcW w:w="1093" w:type="dxa"/>
            <w:noWrap/>
            <w:hideMark/>
          </w:tcPr>
          <w:p w14:paraId="7A667D8B" w14:textId="77777777" w:rsidR="00EB4F90" w:rsidRDefault="00EB4F90" w:rsidP="00EB4F90">
            <w:pPr>
              <w:rPr>
                <w:color w:val="000000"/>
              </w:rPr>
            </w:pPr>
            <w:r>
              <w:rPr>
                <w:color w:val="000000"/>
              </w:rPr>
              <w:t>-2.35</w:t>
            </w:r>
          </w:p>
        </w:tc>
        <w:tc>
          <w:tcPr>
            <w:tcW w:w="1300" w:type="dxa"/>
            <w:noWrap/>
            <w:hideMark/>
          </w:tcPr>
          <w:p w14:paraId="48EB2D70" w14:textId="77777777" w:rsidR="00EB4F90" w:rsidRDefault="00EB4F90" w:rsidP="00EB4F90">
            <w:pPr>
              <w:rPr>
                <w:color w:val="000000"/>
              </w:rPr>
            </w:pPr>
            <w:r>
              <w:rPr>
                <w:color w:val="000000"/>
              </w:rPr>
              <w:t>0.02</w:t>
            </w:r>
          </w:p>
        </w:tc>
      </w:tr>
      <w:tr w:rsidR="00EB4F90" w14:paraId="385F3EB1" w14:textId="77777777" w:rsidTr="00EB4F90">
        <w:trPr>
          <w:trHeight w:val="320"/>
        </w:trPr>
        <w:tc>
          <w:tcPr>
            <w:tcW w:w="2580" w:type="dxa"/>
            <w:noWrap/>
            <w:hideMark/>
          </w:tcPr>
          <w:p w14:paraId="50F26324" w14:textId="77777777" w:rsidR="00EB4F90" w:rsidRDefault="00EB4F90" w:rsidP="00EB4F90">
            <w:pPr>
              <w:rPr>
                <w:color w:val="000000"/>
              </w:rPr>
            </w:pPr>
            <w:r>
              <w:rPr>
                <w:color w:val="000000"/>
              </w:rPr>
              <w:t>Kelp none</w:t>
            </w:r>
          </w:p>
        </w:tc>
        <w:tc>
          <w:tcPr>
            <w:tcW w:w="1300" w:type="dxa"/>
            <w:noWrap/>
            <w:hideMark/>
          </w:tcPr>
          <w:p w14:paraId="7DD24C18" w14:textId="77777777" w:rsidR="00EB4F90" w:rsidRDefault="00EB4F90" w:rsidP="00EB4F90">
            <w:pPr>
              <w:rPr>
                <w:color w:val="000000"/>
              </w:rPr>
            </w:pPr>
            <w:r>
              <w:rPr>
                <w:color w:val="000000"/>
              </w:rPr>
              <w:t>0.89</w:t>
            </w:r>
          </w:p>
        </w:tc>
        <w:tc>
          <w:tcPr>
            <w:tcW w:w="1507" w:type="dxa"/>
            <w:noWrap/>
            <w:hideMark/>
          </w:tcPr>
          <w:p w14:paraId="07BE2F3B" w14:textId="77777777" w:rsidR="00EB4F90" w:rsidRDefault="00EB4F90" w:rsidP="00EB4F90">
            <w:pPr>
              <w:rPr>
                <w:color w:val="000000"/>
              </w:rPr>
            </w:pPr>
            <w:r>
              <w:rPr>
                <w:color w:val="000000"/>
              </w:rPr>
              <w:t>0.34</w:t>
            </w:r>
          </w:p>
        </w:tc>
        <w:tc>
          <w:tcPr>
            <w:tcW w:w="1093" w:type="dxa"/>
            <w:noWrap/>
            <w:hideMark/>
          </w:tcPr>
          <w:p w14:paraId="26269D50" w14:textId="77777777" w:rsidR="00EB4F90" w:rsidRDefault="00EB4F90" w:rsidP="00EB4F90">
            <w:pPr>
              <w:rPr>
                <w:color w:val="000000"/>
              </w:rPr>
            </w:pPr>
            <w:r>
              <w:rPr>
                <w:color w:val="000000"/>
              </w:rPr>
              <w:t>2.61</w:t>
            </w:r>
          </w:p>
        </w:tc>
        <w:tc>
          <w:tcPr>
            <w:tcW w:w="1300" w:type="dxa"/>
            <w:noWrap/>
            <w:hideMark/>
          </w:tcPr>
          <w:p w14:paraId="326DC65A" w14:textId="77777777" w:rsidR="00EB4F90" w:rsidRDefault="00EB4F90" w:rsidP="00EB4F90">
            <w:pPr>
              <w:rPr>
                <w:color w:val="000000"/>
              </w:rPr>
            </w:pPr>
            <w:r>
              <w:rPr>
                <w:color w:val="000000"/>
              </w:rPr>
              <w:t>0.01</w:t>
            </w:r>
          </w:p>
        </w:tc>
      </w:tr>
      <w:tr w:rsidR="00EB4F90" w14:paraId="5BAA7D93" w14:textId="77777777" w:rsidTr="00934BDF">
        <w:trPr>
          <w:trHeight w:val="320"/>
        </w:trPr>
        <w:tc>
          <w:tcPr>
            <w:tcW w:w="2580" w:type="dxa"/>
            <w:noWrap/>
            <w:hideMark/>
          </w:tcPr>
          <w:p w14:paraId="38F4D788" w14:textId="77777777" w:rsidR="00EB4F90" w:rsidRDefault="00EB4F90" w:rsidP="00EB4F90">
            <w:pPr>
              <w:rPr>
                <w:color w:val="000000"/>
              </w:rPr>
            </w:pPr>
            <w:r>
              <w:rPr>
                <w:color w:val="000000"/>
              </w:rPr>
              <w:t>Kelp biomass</w:t>
            </w:r>
          </w:p>
        </w:tc>
        <w:tc>
          <w:tcPr>
            <w:tcW w:w="1300" w:type="dxa"/>
            <w:noWrap/>
            <w:hideMark/>
          </w:tcPr>
          <w:p w14:paraId="23FD3DF8" w14:textId="77777777" w:rsidR="00EB4F90" w:rsidRDefault="00EB4F90" w:rsidP="00EB4F90">
            <w:pPr>
              <w:rPr>
                <w:color w:val="000000"/>
              </w:rPr>
            </w:pPr>
            <w:r>
              <w:rPr>
                <w:color w:val="000000"/>
              </w:rPr>
              <w:t>1.06</w:t>
            </w:r>
          </w:p>
        </w:tc>
        <w:tc>
          <w:tcPr>
            <w:tcW w:w="1507" w:type="dxa"/>
            <w:noWrap/>
            <w:hideMark/>
          </w:tcPr>
          <w:p w14:paraId="453F2A76" w14:textId="77777777" w:rsidR="00EB4F90" w:rsidRDefault="00EB4F90" w:rsidP="00EB4F90">
            <w:pPr>
              <w:rPr>
                <w:color w:val="000000"/>
              </w:rPr>
            </w:pPr>
            <w:r>
              <w:rPr>
                <w:color w:val="000000"/>
              </w:rPr>
              <w:t>0.38</w:t>
            </w:r>
          </w:p>
        </w:tc>
        <w:tc>
          <w:tcPr>
            <w:tcW w:w="1093" w:type="dxa"/>
            <w:noWrap/>
            <w:hideMark/>
          </w:tcPr>
          <w:p w14:paraId="234CC2C4" w14:textId="77777777" w:rsidR="00EB4F90" w:rsidRDefault="00EB4F90" w:rsidP="00EB4F90">
            <w:pPr>
              <w:rPr>
                <w:color w:val="000000"/>
              </w:rPr>
            </w:pPr>
            <w:r>
              <w:rPr>
                <w:color w:val="000000"/>
              </w:rPr>
              <w:t>2.81</w:t>
            </w:r>
          </w:p>
        </w:tc>
        <w:tc>
          <w:tcPr>
            <w:tcW w:w="1300" w:type="dxa"/>
            <w:noWrap/>
            <w:vAlign w:val="top"/>
            <w:hideMark/>
          </w:tcPr>
          <w:p w14:paraId="52D8A122" w14:textId="454FAF7F" w:rsidR="00EB4F90" w:rsidRDefault="00EB4F90" w:rsidP="00EB4F90">
            <w:pPr>
              <w:rPr>
                <w:color w:val="000000"/>
              </w:rPr>
            </w:pPr>
            <w:r w:rsidRPr="00BA0B00">
              <w:rPr>
                <w:color w:val="000000"/>
              </w:rPr>
              <w:t>&lt; 0.01</w:t>
            </w:r>
          </w:p>
        </w:tc>
      </w:tr>
      <w:tr w:rsidR="00EB4F90" w14:paraId="39D4D1B0" w14:textId="77777777" w:rsidTr="00934BDF">
        <w:trPr>
          <w:trHeight w:val="320"/>
        </w:trPr>
        <w:tc>
          <w:tcPr>
            <w:tcW w:w="2580" w:type="dxa"/>
            <w:noWrap/>
            <w:hideMark/>
          </w:tcPr>
          <w:p w14:paraId="36A063A5" w14:textId="77777777" w:rsidR="00EB4F90" w:rsidRDefault="00EB4F90" w:rsidP="00EB4F90">
            <w:pPr>
              <w:rPr>
                <w:color w:val="000000"/>
              </w:rPr>
            </w:pPr>
            <w:r>
              <w:rPr>
                <w:color w:val="000000"/>
              </w:rPr>
              <w:t>Tide exchange</w:t>
            </w:r>
          </w:p>
        </w:tc>
        <w:tc>
          <w:tcPr>
            <w:tcW w:w="1300" w:type="dxa"/>
            <w:noWrap/>
            <w:hideMark/>
          </w:tcPr>
          <w:p w14:paraId="421B725B" w14:textId="77777777" w:rsidR="00EB4F90" w:rsidRDefault="00EB4F90" w:rsidP="00EB4F90">
            <w:pPr>
              <w:rPr>
                <w:color w:val="000000"/>
              </w:rPr>
            </w:pPr>
            <w:r>
              <w:rPr>
                <w:color w:val="000000"/>
              </w:rPr>
              <w:t>4.79</w:t>
            </w:r>
          </w:p>
        </w:tc>
        <w:tc>
          <w:tcPr>
            <w:tcW w:w="1507" w:type="dxa"/>
            <w:noWrap/>
            <w:hideMark/>
          </w:tcPr>
          <w:p w14:paraId="31FED67D" w14:textId="77777777" w:rsidR="00EB4F90" w:rsidRDefault="00EB4F90" w:rsidP="00EB4F90">
            <w:pPr>
              <w:rPr>
                <w:color w:val="000000"/>
              </w:rPr>
            </w:pPr>
            <w:r>
              <w:rPr>
                <w:color w:val="000000"/>
              </w:rPr>
              <w:t>0.98</w:t>
            </w:r>
          </w:p>
        </w:tc>
        <w:tc>
          <w:tcPr>
            <w:tcW w:w="1093" w:type="dxa"/>
            <w:noWrap/>
            <w:hideMark/>
          </w:tcPr>
          <w:p w14:paraId="1877538D" w14:textId="77777777" w:rsidR="00EB4F90" w:rsidRDefault="00EB4F90" w:rsidP="00EB4F90">
            <w:pPr>
              <w:rPr>
                <w:color w:val="000000"/>
              </w:rPr>
            </w:pPr>
            <w:r>
              <w:rPr>
                <w:color w:val="000000"/>
              </w:rPr>
              <w:t>4.89</w:t>
            </w:r>
          </w:p>
        </w:tc>
        <w:tc>
          <w:tcPr>
            <w:tcW w:w="1300" w:type="dxa"/>
            <w:noWrap/>
            <w:vAlign w:val="top"/>
            <w:hideMark/>
          </w:tcPr>
          <w:p w14:paraId="34CD0F68" w14:textId="7FC88552" w:rsidR="00EB4F90" w:rsidRDefault="00EB4F90" w:rsidP="00EB4F90">
            <w:pPr>
              <w:rPr>
                <w:color w:val="000000"/>
              </w:rPr>
            </w:pPr>
            <w:r w:rsidRPr="00BA0B00">
              <w:rPr>
                <w:color w:val="000000"/>
              </w:rPr>
              <w:t>&lt; 0.01</w:t>
            </w:r>
          </w:p>
        </w:tc>
      </w:tr>
      <w:tr w:rsidR="00EB4F90" w14:paraId="1207B6DE" w14:textId="77777777" w:rsidTr="00934BDF">
        <w:trPr>
          <w:trHeight w:val="320"/>
        </w:trPr>
        <w:tc>
          <w:tcPr>
            <w:tcW w:w="2580" w:type="dxa"/>
            <w:noWrap/>
            <w:hideMark/>
          </w:tcPr>
          <w:p w14:paraId="347D1CAA" w14:textId="77777777" w:rsidR="00EB4F90" w:rsidRDefault="00EB4F90" w:rsidP="00EB4F90">
            <w:pPr>
              <w:rPr>
                <w:color w:val="000000"/>
              </w:rPr>
            </w:pPr>
            <w:r>
              <w:rPr>
                <w:color w:val="000000"/>
              </w:rPr>
              <w:t>Animal biomass</w:t>
            </w:r>
          </w:p>
        </w:tc>
        <w:tc>
          <w:tcPr>
            <w:tcW w:w="1300" w:type="dxa"/>
            <w:noWrap/>
            <w:hideMark/>
          </w:tcPr>
          <w:p w14:paraId="3EC1636D" w14:textId="77777777" w:rsidR="00EB4F90" w:rsidRDefault="00EB4F90" w:rsidP="00EB4F90">
            <w:pPr>
              <w:rPr>
                <w:color w:val="000000"/>
              </w:rPr>
            </w:pPr>
            <w:r>
              <w:rPr>
                <w:color w:val="000000"/>
              </w:rPr>
              <w:t>-1.71</w:t>
            </w:r>
          </w:p>
        </w:tc>
        <w:tc>
          <w:tcPr>
            <w:tcW w:w="1507" w:type="dxa"/>
            <w:noWrap/>
            <w:hideMark/>
          </w:tcPr>
          <w:p w14:paraId="1C1012E2" w14:textId="77777777" w:rsidR="00EB4F90" w:rsidRDefault="00EB4F90" w:rsidP="00EB4F90">
            <w:pPr>
              <w:rPr>
                <w:color w:val="000000"/>
              </w:rPr>
            </w:pPr>
            <w:r>
              <w:rPr>
                <w:color w:val="000000"/>
              </w:rPr>
              <w:t>0.57</w:t>
            </w:r>
          </w:p>
        </w:tc>
        <w:tc>
          <w:tcPr>
            <w:tcW w:w="1093" w:type="dxa"/>
            <w:noWrap/>
            <w:hideMark/>
          </w:tcPr>
          <w:p w14:paraId="2FB12A1D" w14:textId="77777777" w:rsidR="00EB4F90" w:rsidRDefault="00EB4F90" w:rsidP="00EB4F90">
            <w:pPr>
              <w:rPr>
                <w:color w:val="000000"/>
              </w:rPr>
            </w:pPr>
            <w:r>
              <w:rPr>
                <w:color w:val="000000"/>
              </w:rPr>
              <w:t>-3.01</w:t>
            </w:r>
          </w:p>
        </w:tc>
        <w:tc>
          <w:tcPr>
            <w:tcW w:w="1300" w:type="dxa"/>
            <w:noWrap/>
            <w:vAlign w:val="top"/>
            <w:hideMark/>
          </w:tcPr>
          <w:p w14:paraId="3AA97559" w14:textId="4BA0ADA0" w:rsidR="00EB4F90" w:rsidRDefault="00EB4F90" w:rsidP="00EB4F90">
            <w:pPr>
              <w:rPr>
                <w:color w:val="000000"/>
              </w:rPr>
            </w:pPr>
            <w:r w:rsidRPr="00BA0B00">
              <w:rPr>
                <w:color w:val="000000"/>
              </w:rPr>
              <w:t>&lt; 0.01</w:t>
            </w:r>
          </w:p>
        </w:tc>
      </w:tr>
      <w:tr w:rsidR="00EB4F90" w14:paraId="548C2148" w14:textId="77777777" w:rsidTr="00EB4F90">
        <w:trPr>
          <w:trHeight w:val="320"/>
        </w:trPr>
        <w:tc>
          <w:tcPr>
            <w:tcW w:w="2580" w:type="dxa"/>
            <w:noWrap/>
            <w:hideMark/>
          </w:tcPr>
          <w:p w14:paraId="4CFF2CD4" w14:textId="77777777" w:rsidR="00EB4F90" w:rsidRDefault="00EB4F90" w:rsidP="00EB4F90">
            <w:pPr>
              <w:rPr>
                <w:color w:val="000000"/>
              </w:rPr>
            </w:pPr>
            <w:r>
              <w:rPr>
                <w:color w:val="000000"/>
              </w:rPr>
              <w:t>Biodiversity</w:t>
            </w:r>
          </w:p>
        </w:tc>
        <w:tc>
          <w:tcPr>
            <w:tcW w:w="1300" w:type="dxa"/>
            <w:noWrap/>
            <w:hideMark/>
          </w:tcPr>
          <w:p w14:paraId="7467941C" w14:textId="77777777" w:rsidR="00EB4F90" w:rsidRDefault="00EB4F90" w:rsidP="00EB4F90">
            <w:pPr>
              <w:rPr>
                <w:color w:val="000000"/>
              </w:rPr>
            </w:pPr>
            <w:r>
              <w:rPr>
                <w:color w:val="000000"/>
              </w:rPr>
              <w:t>0.14</w:t>
            </w:r>
          </w:p>
        </w:tc>
        <w:tc>
          <w:tcPr>
            <w:tcW w:w="1507" w:type="dxa"/>
            <w:noWrap/>
            <w:hideMark/>
          </w:tcPr>
          <w:p w14:paraId="44A9E0DF" w14:textId="77777777" w:rsidR="00EB4F90" w:rsidRDefault="00EB4F90" w:rsidP="00EB4F90">
            <w:pPr>
              <w:rPr>
                <w:color w:val="000000"/>
              </w:rPr>
            </w:pPr>
            <w:r>
              <w:rPr>
                <w:color w:val="000000"/>
              </w:rPr>
              <w:t>0.04</w:t>
            </w:r>
          </w:p>
        </w:tc>
        <w:tc>
          <w:tcPr>
            <w:tcW w:w="1093" w:type="dxa"/>
            <w:noWrap/>
            <w:hideMark/>
          </w:tcPr>
          <w:p w14:paraId="442497AA" w14:textId="77777777" w:rsidR="00EB4F90" w:rsidRDefault="00EB4F90" w:rsidP="00EB4F90">
            <w:pPr>
              <w:rPr>
                <w:color w:val="000000"/>
              </w:rPr>
            </w:pPr>
            <w:r>
              <w:rPr>
                <w:color w:val="000000"/>
              </w:rPr>
              <w:t>3.55</w:t>
            </w:r>
          </w:p>
        </w:tc>
        <w:tc>
          <w:tcPr>
            <w:tcW w:w="1300" w:type="dxa"/>
            <w:noWrap/>
            <w:hideMark/>
          </w:tcPr>
          <w:p w14:paraId="4ADB27A1" w14:textId="054C144F" w:rsidR="00EB4F90" w:rsidRDefault="00EB4F90" w:rsidP="00EB4F90">
            <w:pPr>
              <w:rPr>
                <w:color w:val="000000"/>
              </w:rPr>
            </w:pPr>
            <w:r>
              <w:rPr>
                <w:color w:val="000000"/>
              </w:rPr>
              <w:t>&lt; 0.01</w:t>
            </w:r>
          </w:p>
        </w:tc>
      </w:tr>
      <w:tr w:rsidR="00EB4F90" w14:paraId="2A1D44FB" w14:textId="77777777" w:rsidTr="00EB4F90">
        <w:trPr>
          <w:trHeight w:val="320"/>
        </w:trPr>
        <w:tc>
          <w:tcPr>
            <w:tcW w:w="2580" w:type="dxa"/>
            <w:noWrap/>
            <w:hideMark/>
          </w:tcPr>
          <w:p w14:paraId="1EE5A02C" w14:textId="77777777" w:rsidR="00EB4F90" w:rsidRDefault="00EB4F90" w:rsidP="00EB4F90">
            <w:pPr>
              <w:rPr>
                <w:color w:val="000000"/>
              </w:rPr>
            </w:pPr>
            <w:r>
              <w:rPr>
                <w:color w:val="000000"/>
              </w:rPr>
              <w:t>Depth</w:t>
            </w:r>
          </w:p>
        </w:tc>
        <w:tc>
          <w:tcPr>
            <w:tcW w:w="1300" w:type="dxa"/>
            <w:noWrap/>
            <w:hideMark/>
          </w:tcPr>
          <w:p w14:paraId="6A3E89BB" w14:textId="77777777" w:rsidR="00EB4F90" w:rsidRDefault="00EB4F90" w:rsidP="00EB4F90">
            <w:pPr>
              <w:rPr>
                <w:color w:val="000000"/>
              </w:rPr>
            </w:pPr>
            <w:r>
              <w:rPr>
                <w:color w:val="000000"/>
              </w:rPr>
              <w:t>0.00</w:t>
            </w:r>
          </w:p>
        </w:tc>
        <w:tc>
          <w:tcPr>
            <w:tcW w:w="1507" w:type="dxa"/>
            <w:noWrap/>
            <w:hideMark/>
          </w:tcPr>
          <w:p w14:paraId="7C36AB4A" w14:textId="77777777" w:rsidR="00EB4F90" w:rsidRDefault="00EB4F90" w:rsidP="00EB4F90">
            <w:pPr>
              <w:rPr>
                <w:color w:val="000000"/>
              </w:rPr>
            </w:pPr>
            <w:r>
              <w:rPr>
                <w:color w:val="000000"/>
              </w:rPr>
              <w:t>0.03</w:t>
            </w:r>
          </w:p>
        </w:tc>
        <w:tc>
          <w:tcPr>
            <w:tcW w:w="1093" w:type="dxa"/>
            <w:noWrap/>
            <w:hideMark/>
          </w:tcPr>
          <w:p w14:paraId="58562659" w14:textId="77777777" w:rsidR="00EB4F90" w:rsidRDefault="00EB4F90" w:rsidP="00EB4F90">
            <w:pPr>
              <w:rPr>
                <w:color w:val="000000"/>
              </w:rPr>
            </w:pPr>
            <w:r>
              <w:rPr>
                <w:color w:val="000000"/>
              </w:rPr>
              <w:t>-0.10</w:t>
            </w:r>
          </w:p>
        </w:tc>
        <w:tc>
          <w:tcPr>
            <w:tcW w:w="1300" w:type="dxa"/>
            <w:noWrap/>
            <w:hideMark/>
          </w:tcPr>
          <w:p w14:paraId="7C0A16E5" w14:textId="77777777" w:rsidR="00EB4F90" w:rsidRDefault="00EB4F90" w:rsidP="00EB4F90">
            <w:pPr>
              <w:rPr>
                <w:color w:val="000000"/>
              </w:rPr>
            </w:pPr>
            <w:r>
              <w:rPr>
                <w:color w:val="000000"/>
              </w:rPr>
              <w:t>0.92</w:t>
            </w:r>
          </w:p>
        </w:tc>
      </w:tr>
      <w:tr w:rsidR="00EB4F90" w14:paraId="006683A5" w14:textId="77777777" w:rsidTr="00EB4F90">
        <w:trPr>
          <w:trHeight w:val="320"/>
        </w:trPr>
        <w:tc>
          <w:tcPr>
            <w:tcW w:w="2580" w:type="dxa"/>
            <w:noWrap/>
            <w:hideMark/>
          </w:tcPr>
          <w:p w14:paraId="3FEC1957"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F94F55F" w14:textId="77777777" w:rsidR="00EB4F90" w:rsidRDefault="00EB4F90" w:rsidP="00EB4F90">
            <w:pPr>
              <w:rPr>
                <w:color w:val="000000"/>
              </w:rPr>
            </w:pPr>
            <w:r>
              <w:rPr>
                <w:color w:val="000000"/>
              </w:rPr>
              <w:t>0.11</w:t>
            </w:r>
          </w:p>
        </w:tc>
        <w:tc>
          <w:tcPr>
            <w:tcW w:w="1507" w:type="dxa"/>
            <w:noWrap/>
            <w:hideMark/>
          </w:tcPr>
          <w:p w14:paraId="70962463" w14:textId="77777777" w:rsidR="00EB4F90" w:rsidRDefault="00EB4F90" w:rsidP="00EB4F90">
            <w:pPr>
              <w:rPr>
                <w:color w:val="000000"/>
              </w:rPr>
            </w:pPr>
            <w:r>
              <w:rPr>
                <w:color w:val="000000"/>
              </w:rPr>
              <w:t>0.08</w:t>
            </w:r>
          </w:p>
        </w:tc>
        <w:tc>
          <w:tcPr>
            <w:tcW w:w="1093" w:type="dxa"/>
            <w:noWrap/>
            <w:hideMark/>
          </w:tcPr>
          <w:p w14:paraId="4AFED2DD" w14:textId="77777777" w:rsidR="00EB4F90" w:rsidRDefault="00EB4F90" w:rsidP="00EB4F90">
            <w:pPr>
              <w:rPr>
                <w:color w:val="000000"/>
              </w:rPr>
            </w:pPr>
            <w:r>
              <w:rPr>
                <w:color w:val="000000"/>
              </w:rPr>
              <w:t>1.35</w:t>
            </w:r>
          </w:p>
        </w:tc>
        <w:tc>
          <w:tcPr>
            <w:tcW w:w="1300" w:type="dxa"/>
            <w:noWrap/>
            <w:hideMark/>
          </w:tcPr>
          <w:p w14:paraId="2CEC4D84" w14:textId="77777777" w:rsidR="00EB4F90" w:rsidRDefault="00EB4F90" w:rsidP="00EB4F90">
            <w:pPr>
              <w:rPr>
                <w:color w:val="000000"/>
              </w:rPr>
            </w:pPr>
            <w:r>
              <w:rPr>
                <w:color w:val="000000"/>
              </w:rPr>
              <w:t>0.18</w:t>
            </w:r>
          </w:p>
        </w:tc>
      </w:tr>
      <w:tr w:rsidR="00EB4F90" w14:paraId="2C444D46" w14:textId="77777777" w:rsidTr="00EB4F90">
        <w:trPr>
          <w:trHeight w:val="320"/>
        </w:trPr>
        <w:tc>
          <w:tcPr>
            <w:tcW w:w="2580" w:type="dxa"/>
            <w:noWrap/>
            <w:hideMark/>
          </w:tcPr>
          <w:p w14:paraId="77D4F76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4023250C" w14:textId="77777777" w:rsidR="00EB4F90" w:rsidRDefault="00EB4F90" w:rsidP="00EB4F90">
            <w:pPr>
              <w:rPr>
                <w:color w:val="000000"/>
              </w:rPr>
            </w:pPr>
            <w:r>
              <w:rPr>
                <w:color w:val="000000"/>
              </w:rPr>
              <w:t>2.65</w:t>
            </w:r>
          </w:p>
        </w:tc>
        <w:tc>
          <w:tcPr>
            <w:tcW w:w="1507" w:type="dxa"/>
            <w:noWrap/>
            <w:hideMark/>
          </w:tcPr>
          <w:p w14:paraId="1F51194C" w14:textId="77777777" w:rsidR="00EB4F90" w:rsidRDefault="00EB4F90" w:rsidP="00EB4F90">
            <w:pPr>
              <w:rPr>
                <w:color w:val="000000"/>
              </w:rPr>
            </w:pPr>
            <w:r>
              <w:rPr>
                <w:color w:val="000000"/>
              </w:rPr>
              <w:t>0.98</w:t>
            </w:r>
          </w:p>
        </w:tc>
        <w:tc>
          <w:tcPr>
            <w:tcW w:w="1093" w:type="dxa"/>
            <w:noWrap/>
            <w:hideMark/>
          </w:tcPr>
          <w:p w14:paraId="05444D95" w14:textId="77777777" w:rsidR="00EB4F90" w:rsidRDefault="00EB4F90" w:rsidP="00EB4F90">
            <w:pPr>
              <w:rPr>
                <w:color w:val="000000"/>
              </w:rPr>
            </w:pPr>
            <w:r>
              <w:rPr>
                <w:color w:val="000000"/>
              </w:rPr>
              <w:t>2.69</w:t>
            </w:r>
          </w:p>
        </w:tc>
        <w:tc>
          <w:tcPr>
            <w:tcW w:w="1300" w:type="dxa"/>
            <w:noWrap/>
            <w:hideMark/>
          </w:tcPr>
          <w:p w14:paraId="2860FFDB" w14:textId="77777777" w:rsidR="00EB4F90" w:rsidRDefault="00EB4F90" w:rsidP="00EB4F90">
            <w:pPr>
              <w:rPr>
                <w:color w:val="000000"/>
              </w:rPr>
            </w:pPr>
            <w:r>
              <w:rPr>
                <w:color w:val="000000"/>
              </w:rPr>
              <w:t>0.01</w:t>
            </w:r>
          </w:p>
        </w:tc>
      </w:tr>
      <w:tr w:rsidR="00EB4F90" w14:paraId="4AF84DF7" w14:textId="77777777" w:rsidTr="00EB4F90">
        <w:trPr>
          <w:trHeight w:val="320"/>
        </w:trPr>
        <w:tc>
          <w:tcPr>
            <w:tcW w:w="2580" w:type="dxa"/>
            <w:noWrap/>
            <w:hideMark/>
          </w:tcPr>
          <w:p w14:paraId="535552AA"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0B51349A" w14:textId="77777777" w:rsidR="00EB4F90" w:rsidRDefault="00EB4F90" w:rsidP="00EB4F90">
            <w:pPr>
              <w:rPr>
                <w:color w:val="000000"/>
              </w:rPr>
            </w:pPr>
            <w:r>
              <w:rPr>
                <w:color w:val="000000"/>
              </w:rPr>
              <w:t>12.22</w:t>
            </w:r>
          </w:p>
        </w:tc>
        <w:tc>
          <w:tcPr>
            <w:tcW w:w="1507" w:type="dxa"/>
            <w:noWrap/>
            <w:hideMark/>
          </w:tcPr>
          <w:p w14:paraId="455BC08D" w14:textId="77777777" w:rsidR="00EB4F90" w:rsidRDefault="00EB4F90" w:rsidP="00EB4F90">
            <w:pPr>
              <w:rPr>
                <w:color w:val="000000"/>
              </w:rPr>
            </w:pPr>
            <w:r>
              <w:rPr>
                <w:color w:val="000000"/>
              </w:rPr>
              <w:t>2.48</w:t>
            </w:r>
          </w:p>
        </w:tc>
        <w:tc>
          <w:tcPr>
            <w:tcW w:w="1093" w:type="dxa"/>
            <w:noWrap/>
            <w:hideMark/>
          </w:tcPr>
          <w:p w14:paraId="6BF6BB6F" w14:textId="77777777" w:rsidR="00EB4F90" w:rsidRDefault="00EB4F90" w:rsidP="00EB4F90">
            <w:pPr>
              <w:rPr>
                <w:color w:val="000000"/>
              </w:rPr>
            </w:pPr>
            <w:r>
              <w:rPr>
                <w:color w:val="000000"/>
              </w:rPr>
              <w:t>4.93</w:t>
            </w:r>
          </w:p>
        </w:tc>
        <w:tc>
          <w:tcPr>
            <w:tcW w:w="1300" w:type="dxa"/>
            <w:noWrap/>
            <w:hideMark/>
          </w:tcPr>
          <w:p w14:paraId="738185D6" w14:textId="55F0F1EB" w:rsidR="00EB4F90" w:rsidRDefault="00EB4F90" w:rsidP="00EB4F90">
            <w:pPr>
              <w:rPr>
                <w:color w:val="000000"/>
              </w:rPr>
            </w:pPr>
            <w:r>
              <w:rPr>
                <w:color w:val="000000"/>
              </w:rPr>
              <w:t>&lt; 0.01</w:t>
            </w:r>
          </w:p>
        </w:tc>
      </w:tr>
    </w:tbl>
    <w:p w14:paraId="2B5720BF" w14:textId="3A7B6FDD" w:rsidR="00275834" w:rsidRDefault="00275834" w:rsidP="00EB4F90">
      <w:pPr>
        <w:rPr>
          <w:rFonts w:ascii="Monaco" w:hAnsi="Monaco"/>
          <w:color w:val="000000"/>
          <w:sz w:val="18"/>
          <w:szCs w:val="18"/>
        </w:rPr>
      </w:pPr>
    </w:p>
    <w:p w14:paraId="26C306B8" w14:textId="77777777" w:rsidR="00EB4F90" w:rsidRPr="00EB4F90" w:rsidRDefault="00EB4F90"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14:paraId="2B65AEE4"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5A3D863" w14:textId="6763496B" w:rsidR="00EB4F90" w:rsidRPr="00EB4F90" w:rsidRDefault="00EB4F90" w:rsidP="00EB4F90">
            <w:pPr>
              <w:rPr>
                <w:b/>
                <w:bCs/>
              </w:rPr>
            </w:pPr>
            <w:proofErr w:type="spellStart"/>
            <w:r w:rsidRPr="00EB4F90">
              <w:rPr>
                <w:b/>
                <w:bCs/>
              </w:rPr>
              <w:t>Cottidae</w:t>
            </w:r>
            <w:proofErr w:type="spellEnd"/>
          </w:p>
        </w:tc>
        <w:tc>
          <w:tcPr>
            <w:tcW w:w="1300" w:type="dxa"/>
            <w:noWrap/>
            <w:hideMark/>
          </w:tcPr>
          <w:p w14:paraId="39B114EC"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7C7C19" w14:textId="2BF173BA"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1A7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566FF88" w14:textId="77777777" w:rsidR="00EB4F90" w:rsidRPr="00EB4F90" w:rsidRDefault="00EB4F90" w:rsidP="00EB4F90">
            <w:pPr>
              <w:rPr>
                <w:b/>
                <w:bCs/>
                <w:color w:val="000000"/>
              </w:rPr>
            </w:pPr>
            <w:r w:rsidRPr="00EB4F90">
              <w:rPr>
                <w:b/>
                <w:bCs/>
                <w:color w:val="000000"/>
              </w:rPr>
              <w:t>p value</w:t>
            </w:r>
          </w:p>
        </w:tc>
      </w:tr>
      <w:tr w:rsidR="00EB4F90" w14:paraId="6E6C44DF" w14:textId="77777777" w:rsidTr="00EB4F90">
        <w:trPr>
          <w:trHeight w:val="320"/>
        </w:trPr>
        <w:tc>
          <w:tcPr>
            <w:tcW w:w="2580" w:type="dxa"/>
            <w:noWrap/>
            <w:hideMark/>
          </w:tcPr>
          <w:p w14:paraId="76F33A4A" w14:textId="77777777" w:rsidR="00EB4F90" w:rsidRDefault="00EB4F90" w:rsidP="00EB4F90">
            <w:pPr>
              <w:rPr>
                <w:color w:val="000000"/>
              </w:rPr>
            </w:pPr>
            <w:r>
              <w:rPr>
                <w:color w:val="000000"/>
              </w:rPr>
              <w:t>Intercept</w:t>
            </w:r>
          </w:p>
        </w:tc>
        <w:tc>
          <w:tcPr>
            <w:tcW w:w="1300" w:type="dxa"/>
            <w:noWrap/>
            <w:hideMark/>
          </w:tcPr>
          <w:p w14:paraId="6C102470" w14:textId="77777777" w:rsidR="00EB4F90" w:rsidRDefault="00EB4F90" w:rsidP="00EB4F90">
            <w:pPr>
              <w:rPr>
                <w:color w:val="000000"/>
              </w:rPr>
            </w:pPr>
            <w:r>
              <w:rPr>
                <w:color w:val="000000"/>
              </w:rPr>
              <w:t>1.23</w:t>
            </w:r>
          </w:p>
        </w:tc>
        <w:tc>
          <w:tcPr>
            <w:tcW w:w="1507" w:type="dxa"/>
            <w:noWrap/>
            <w:hideMark/>
          </w:tcPr>
          <w:p w14:paraId="4252CAC2" w14:textId="77777777" w:rsidR="00EB4F90" w:rsidRDefault="00EB4F90" w:rsidP="00EB4F90">
            <w:pPr>
              <w:rPr>
                <w:color w:val="000000"/>
              </w:rPr>
            </w:pPr>
            <w:r>
              <w:rPr>
                <w:color w:val="000000"/>
              </w:rPr>
              <w:t>0.56</w:t>
            </w:r>
          </w:p>
        </w:tc>
        <w:tc>
          <w:tcPr>
            <w:tcW w:w="1093" w:type="dxa"/>
            <w:noWrap/>
            <w:hideMark/>
          </w:tcPr>
          <w:p w14:paraId="7D3947DE" w14:textId="77777777" w:rsidR="00EB4F90" w:rsidRDefault="00EB4F90" w:rsidP="00EB4F90">
            <w:pPr>
              <w:rPr>
                <w:color w:val="000000"/>
              </w:rPr>
            </w:pPr>
            <w:r>
              <w:rPr>
                <w:color w:val="000000"/>
              </w:rPr>
              <w:t>2.20</w:t>
            </w:r>
          </w:p>
        </w:tc>
        <w:tc>
          <w:tcPr>
            <w:tcW w:w="1300" w:type="dxa"/>
            <w:noWrap/>
            <w:hideMark/>
          </w:tcPr>
          <w:p w14:paraId="19871639" w14:textId="77777777" w:rsidR="00EB4F90" w:rsidRDefault="00EB4F90" w:rsidP="00EB4F90">
            <w:pPr>
              <w:rPr>
                <w:color w:val="000000"/>
              </w:rPr>
            </w:pPr>
            <w:r>
              <w:rPr>
                <w:color w:val="000000"/>
              </w:rPr>
              <w:t>0.03</w:t>
            </w:r>
          </w:p>
        </w:tc>
      </w:tr>
      <w:tr w:rsidR="00EB4F90" w14:paraId="631D2AC0" w14:textId="77777777" w:rsidTr="00EB4F90">
        <w:trPr>
          <w:trHeight w:val="320"/>
        </w:trPr>
        <w:tc>
          <w:tcPr>
            <w:tcW w:w="2580" w:type="dxa"/>
            <w:noWrap/>
            <w:hideMark/>
          </w:tcPr>
          <w:p w14:paraId="4A9B19B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3B377C18" w14:textId="77777777" w:rsidR="00EB4F90" w:rsidRDefault="00EB4F90" w:rsidP="00EB4F90">
            <w:pPr>
              <w:rPr>
                <w:color w:val="000000"/>
              </w:rPr>
            </w:pPr>
            <w:r>
              <w:rPr>
                <w:color w:val="000000"/>
              </w:rPr>
              <w:t>0.12</w:t>
            </w:r>
          </w:p>
        </w:tc>
        <w:tc>
          <w:tcPr>
            <w:tcW w:w="1507" w:type="dxa"/>
            <w:noWrap/>
            <w:hideMark/>
          </w:tcPr>
          <w:p w14:paraId="5AA0780A" w14:textId="77777777" w:rsidR="00EB4F90" w:rsidRDefault="00EB4F90" w:rsidP="00EB4F90">
            <w:pPr>
              <w:rPr>
                <w:color w:val="000000"/>
              </w:rPr>
            </w:pPr>
            <w:r>
              <w:rPr>
                <w:color w:val="000000"/>
              </w:rPr>
              <w:t>0.07</w:t>
            </w:r>
          </w:p>
        </w:tc>
        <w:tc>
          <w:tcPr>
            <w:tcW w:w="1093" w:type="dxa"/>
            <w:noWrap/>
            <w:hideMark/>
          </w:tcPr>
          <w:p w14:paraId="5929F0DF" w14:textId="77777777" w:rsidR="00EB4F90" w:rsidRDefault="00EB4F90" w:rsidP="00EB4F90">
            <w:pPr>
              <w:rPr>
                <w:color w:val="000000"/>
              </w:rPr>
            </w:pPr>
            <w:r>
              <w:rPr>
                <w:color w:val="000000"/>
              </w:rPr>
              <w:t>1.63</w:t>
            </w:r>
          </w:p>
        </w:tc>
        <w:tc>
          <w:tcPr>
            <w:tcW w:w="1300" w:type="dxa"/>
            <w:noWrap/>
            <w:hideMark/>
          </w:tcPr>
          <w:p w14:paraId="390A81AA" w14:textId="77777777" w:rsidR="00EB4F90" w:rsidRDefault="00EB4F90" w:rsidP="00EB4F90">
            <w:pPr>
              <w:rPr>
                <w:color w:val="000000"/>
              </w:rPr>
            </w:pPr>
            <w:r>
              <w:rPr>
                <w:color w:val="000000"/>
              </w:rPr>
              <w:t>0.10</w:t>
            </w:r>
          </w:p>
        </w:tc>
      </w:tr>
      <w:tr w:rsidR="00EB4F90" w14:paraId="3F9FDB6B" w14:textId="77777777" w:rsidTr="00EB4F90">
        <w:trPr>
          <w:trHeight w:val="320"/>
        </w:trPr>
        <w:tc>
          <w:tcPr>
            <w:tcW w:w="2580" w:type="dxa"/>
            <w:noWrap/>
            <w:hideMark/>
          </w:tcPr>
          <w:p w14:paraId="70FDF957" w14:textId="77777777" w:rsidR="00EB4F90" w:rsidRDefault="00EB4F90" w:rsidP="00EB4F90">
            <w:pPr>
              <w:rPr>
                <w:color w:val="000000"/>
              </w:rPr>
            </w:pPr>
            <w:r>
              <w:rPr>
                <w:color w:val="000000"/>
              </w:rPr>
              <w:t>Kelp none</w:t>
            </w:r>
          </w:p>
        </w:tc>
        <w:tc>
          <w:tcPr>
            <w:tcW w:w="1300" w:type="dxa"/>
            <w:noWrap/>
            <w:hideMark/>
          </w:tcPr>
          <w:p w14:paraId="5A536688" w14:textId="77777777" w:rsidR="00EB4F90" w:rsidRDefault="00EB4F90" w:rsidP="00EB4F90">
            <w:pPr>
              <w:rPr>
                <w:color w:val="000000"/>
              </w:rPr>
            </w:pPr>
            <w:r>
              <w:rPr>
                <w:color w:val="000000"/>
              </w:rPr>
              <w:t>-0.43</w:t>
            </w:r>
          </w:p>
        </w:tc>
        <w:tc>
          <w:tcPr>
            <w:tcW w:w="1507" w:type="dxa"/>
            <w:noWrap/>
            <w:hideMark/>
          </w:tcPr>
          <w:p w14:paraId="4C9146D9" w14:textId="77777777" w:rsidR="00EB4F90" w:rsidRDefault="00EB4F90" w:rsidP="00EB4F90">
            <w:pPr>
              <w:rPr>
                <w:color w:val="000000"/>
              </w:rPr>
            </w:pPr>
            <w:r>
              <w:rPr>
                <w:color w:val="000000"/>
              </w:rPr>
              <w:t>0.09</w:t>
            </w:r>
          </w:p>
        </w:tc>
        <w:tc>
          <w:tcPr>
            <w:tcW w:w="1093" w:type="dxa"/>
            <w:noWrap/>
            <w:hideMark/>
          </w:tcPr>
          <w:p w14:paraId="7C57CBB2" w14:textId="77777777" w:rsidR="00EB4F90" w:rsidRDefault="00EB4F90" w:rsidP="00EB4F90">
            <w:pPr>
              <w:rPr>
                <w:color w:val="000000"/>
              </w:rPr>
            </w:pPr>
            <w:r>
              <w:rPr>
                <w:color w:val="000000"/>
              </w:rPr>
              <w:t>-4.66</w:t>
            </w:r>
          </w:p>
        </w:tc>
        <w:tc>
          <w:tcPr>
            <w:tcW w:w="1300" w:type="dxa"/>
            <w:noWrap/>
            <w:hideMark/>
          </w:tcPr>
          <w:p w14:paraId="4F2E55D6" w14:textId="7BA13623" w:rsidR="00EB4F90" w:rsidRDefault="00EB4F90" w:rsidP="00EB4F90">
            <w:pPr>
              <w:rPr>
                <w:color w:val="000000"/>
              </w:rPr>
            </w:pPr>
            <w:r>
              <w:rPr>
                <w:color w:val="000000"/>
              </w:rPr>
              <w:t>&lt; 0.01</w:t>
            </w:r>
          </w:p>
        </w:tc>
      </w:tr>
      <w:tr w:rsidR="00EB4F90" w14:paraId="73690194" w14:textId="77777777" w:rsidTr="00EB4F90">
        <w:trPr>
          <w:trHeight w:val="320"/>
        </w:trPr>
        <w:tc>
          <w:tcPr>
            <w:tcW w:w="2580" w:type="dxa"/>
            <w:noWrap/>
            <w:hideMark/>
          </w:tcPr>
          <w:p w14:paraId="72B16831" w14:textId="77777777" w:rsidR="00EB4F90" w:rsidRDefault="00EB4F90" w:rsidP="00EB4F90">
            <w:pPr>
              <w:rPr>
                <w:color w:val="000000"/>
              </w:rPr>
            </w:pPr>
            <w:r>
              <w:rPr>
                <w:color w:val="000000"/>
              </w:rPr>
              <w:t>Kelp biomass</w:t>
            </w:r>
          </w:p>
        </w:tc>
        <w:tc>
          <w:tcPr>
            <w:tcW w:w="1300" w:type="dxa"/>
            <w:noWrap/>
            <w:hideMark/>
          </w:tcPr>
          <w:p w14:paraId="1AF71537" w14:textId="77777777" w:rsidR="00EB4F90" w:rsidRDefault="00EB4F90" w:rsidP="00EB4F90">
            <w:pPr>
              <w:rPr>
                <w:color w:val="000000"/>
              </w:rPr>
            </w:pPr>
            <w:r>
              <w:rPr>
                <w:color w:val="000000"/>
              </w:rPr>
              <w:t>-0.35</w:t>
            </w:r>
          </w:p>
        </w:tc>
        <w:tc>
          <w:tcPr>
            <w:tcW w:w="1507" w:type="dxa"/>
            <w:noWrap/>
            <w:hideMark/>
          </w:tcPr>
          <w:p w14:paraId="13F5AABC" w14:textId="77777777" w:rsidR="00EB4F90" w:rsidRDefault="00EB4F90" w:rsidP="00EB4F90">
            <w:pPr>
              <w:rPr>
                <w:color w:val="000000"/>
              </w:rPr>
            </w:pPr>
            <w:r>
              <w:rPr>
                <w:color w:val="000000"/>
              </w:rPr>
              <w:t>0.37</w:t>
            </w:r>
          </w:p>
        </w:tc>
        <w:tc>
          <w:tcPr>
            <w:tcW w:w="1093" w:type="dxa"/>
            <w:noWrap/>
            <w:hideMark/>
          </w:tcPr>
          <w:p w14:paraId="52A3BA46" w14:textId="77777777" w:rsidR="00EB4F90" w:rsidRDefault="00EB4F90" w:rsidP="00EB4F90">
            <w:pPr>
              <w:rPr>
                <w:color w:val="000000"/>
              </w:rPr>
            </w:pPr>
            <w:r>
              <w:rPr>
                <w:color w:val="000000"/>
              </w:rPr>
              <w:t>-0.96</w:t>
            </w:r>
          </w:p>
        </w:tc>
        <w:tc>
          <w:tcPr>
            <w:tcW w:w="1300" w:type="dxa"/>
            <w:noWrap/>
            <w:hideMark/>
          </w:tcPr>
          <w:p w14:paraId="6E2DF04F" w14:textId="77777777" w:rsidR="00EB4F90" w:rsidRDefault="00EB4F90" w:rsidP="00EB4F90">
            <w:pPr>
              <w:rPr>
                <w:color w:val="000000"/>
              </w:rPr>
            </w:pPr>
            <w:r>
              <w:rPr>
                <w:color w:val="000000"/>
              </w:rPr>
              <w:t>0.34</w:t>
            </w:r>
          </w:p>
        </w:tc>
      </w:tr>
      <w:tr w:rsidR="00EB4F90" w14:paraId="5492F135" w14:textId="77777777" w:rsidTr="00EB4F90">
        <w:trPr>
          <w:trHeight w:val="320"/>
        </w:trPr>
        <w:tc>
          <w:tcPr>
            <w:tcW w:w="2580" w:type="dxa"/>
            <w:noWrap/>
            <w:hideMark/>
          </w:tcPr>
          <w:p w14:paraId="1E6E86C6" w14:textId="77777777" w:rsidR="00EB4F90" w:rsidRDefault="00EB4F90" w:rsidP="00EB4F90">
            <w:pPr>
              <w:rPr>
                <w:color w:val="000000"/>
              </w:rPr>
            </w:pPr>
            <w:r>
              <w:rPr>
                <w:color w:val="000000"/>
              </w:rPr>
              <w:t>Tide exchange</w:t>
            </w:r>
          </w:p>
        </w:tc>
        <w:tc>
          <w:tcPr>
            <w:tcW w:w="1300" w:type="dxa"/>
            <w:noWrap/>
            <w:hideMark/>
          </w:tcPr>
          <w:p w14:paraId="11352516" w14:textId="77777777" w:rsidR="00EB4F90" w:rsidRDefault="00EB4F90" w:rsidP="00EB4F90">
            <w:pPr>
              <w:rPr>
                <w:color w:val="000000"/>
              </w:rPr>
            </w:pPr>
            <w:r>
              <w:rPr>
                <w:color w:val="000000"/>
              </w:rPr>
              <w:t>-0.68</w:t>
            </w:r>
          </w:p>
        </w:tc>
        <w:tc>
          <w:tcPr>
            <w:tcW w:w="1507" w:type="dxa"/>
            <w:noWrap/>
            <w:hideMark/>
          </w:tcPr>
          <w:p w14:paraId="3EDC7796" w14:textId="77777777" w:rsidR="00EB4F90" w:rsidRDefault="00EB4F90" w:rsidP="00EB4F90">
            <w:pPr>
              <w:rPr>
                <w:color w:val="000000"/>
              </w:rPr>
            </w:pPr>
            <w:r>
              <w:rPr>
                <w:color w:val="000000"/>
              </w:rPr>
              <w:t>1.14</w:t>
            </w:r>
          </w:p>
        </w:tc>
        <w:tc>
          <w:tcPr>
            <w:tcW w:w="1093" w:type="dxa"/>
            <w:noWrap/>
            <w:hideMark/>
          </w:tcPr>
          <w:p w14:paraId="2AE490FB" w14:textId="77777777" w:rsidR="00EB4F90" w:rsidRDefault="00EB4F90" w:rsidP="00EB4F90">
            <w:pPr>
              <w:rPr>
                <w:color w:val="000000"/>
              </w:rPr>
            </w:pPr>
            <w:r>
              <w:rPr>
                <w:color w:val="000000"/>
              </w:rPr>
              <w:t>-0.60</w:t>
            </w:r>
          </w:p>
        </w:tc>
        <w:tc>
          <w:tcPr>
            <w:tcW w:w="1300" w:type="dxa"/>
            <w:noWrap/>
            <w:hideMark/>
          </w:tcPr>
          <w:p w14:paraId="1D9ABEB5" w14:textId="77777777" w:rsidR="00EB4F90" w:rsidRDefault="00EB4F90" w:rsidP="00EB4F90">
            <w:pPr>
              <w:rPr>
                <w:color w:val="000000"/>
              </w:rPr>
            </w:pPr>
            <w:r>
              <w:rPr>
                <w:color w:val="000000"/>
              </w:rPr>
              <w:t>0.55</w:t>
            </w:r>
          </w:p>
        </w:tc>
      </w:tr>
      <w:tr w:rsidR="00EB4F90" w14:paraId="7841606E" w14:textId="77777777" w:rsidTr="00EB4F90">
        <w:trPr>
          <w:trHeight w:val="320"/>
        </w:trPr>
        <w:tc>
          <w:tcPr>
            <w:tcW w:w="2580" w:type="dxa"/>
            <w:noWrap/>
            <w:hideMark/>
          </w:tcPr>
          <w:p w14:paraId="243C54B9" w14:textId="77777777" w:rsidR="00EB4F90" w:rsidRDefault="00EB4F90" w:rsidP="00EB4F90">
            <w:pPr>
              <w:rPr>
                <w:color w:val="000000"/>
              </w:rPr>
            </w:pPr>
            <w:r>
              <w:rPr>
                <w:color w:val="000000"/>
              </w:rPr>
              <w:t>Animal biomass</w:t>
            </w:r>
          </w:p>
        </w:tc>
        <w:tc>
          <w:tcPr>
            <w:tcW w:w="1300" w:type="dxa"/>
            <w:noWrap/>
            <w:hideMark/>
          </w:tcPr>
          <w:p w14:paraId="398B0836" w14:textId="77777777" w:rsidR="00EB4F90" w:rsidRDefault="00EB4F90" w:rsidP="00EB4F90">
            <w:pPr>
              <w:rPr>
                <w:color w:val="000000"/>
              </w:rPr>
            </w:pPr>
            <w:r>
              <w:rPr>
                <w:color w:val="000000"/>
              </w:rPr>
              <w:t>2.56</w:t>
            </w:r>
          </w:p>
        </w:tc>
        <w:tc>
          <w:tcPr>
            <w:tcW w:w="1507" w:type="dxa"/>
            <w:noWrap/>
            <w:hideMark/>
          </w:tcPr>
          <w:p w14:paraId="25C6D2A4" w14:textId="77777777" w:rsidR="00EB4F90" w:rsidRDefault="00EB4F90" w:rsidP="00EB4F90">
            <w:pPr>
              <w:rPr>
                <w:color w:val="000000"/>
              </w:rPr>
            </w:pPr>
            <w:r>
              <w:rPr>
                <w:color w:val="000000"/>
              </w:rPr>
              <w:t>1.28</w:t>
            </w:r>
          </w:p>
        </w:tc>
        <w:tc>
          <w:tcPr>
            <w:tcW w:w="1093" w:type="dxa"/>
            <w:noWrap/>
            <w:hideMark/>
          </w:tcPr>
          <w:p w14:paraId="578B9AF1" w14:textId="77777777" w:rsidR="00EB4F90" w:rsidRDefault="00EB4F90" w:rsidP="00EB4F90">
            <w:pPr>
              <w:rPr>
                <w:color w:val="000000"/>
              </w:rPr>
            </w:pPr>
            <w:r>
              <w:rPr>
                <w:color w:val="000000"/>
              </w:rPr>
              <w:t>2.00</w:t>
            </w:r>
          </w:p>
        </w:tc>
        <w:tc>
          <w:tcPr>
            <w:tcW w:w="1300" w:type="dxa"/>
            <w:noWrap/>
            <w:hideMark/>
          </w:tcPr>
          <w:p w14:paraId="21C406B0" w14:textId="77777777" w:rsidR="00EB4F90" w:rsidRDefault="00EB4F90" w:rsidP="00EB4F90">
            <w:pPr>
              <w:rPr>
                <w:color w:val="000000"/>
              </w:rPr>
            </w:pPr>
            <w:r>
              <w:rPr>
                <w:color w:val="000000"/>
              </w:rPr>
              <w:t>0.05</w:t>
            </w:r>
          </w:p>
        </w:tc>
      </w:tr>
      <w:tr w:rsidR="00EB4F90" w14:paraId="72459BBE" w14:textId="77777777" w:rsidTr="00102CDB">
        <w:trPr>
          <w:trHeight w:val="320"/>
        </w:trPr>
        <w:tc>
          <w:tcPr>
            <w:tcW w:w="2580" w:type="dxa"/>
            <w:noWrap/>
            <w:hideMark/>
          </w:tcPr>
          <w:p w14:paraId="7F1D5BA3" w14:textId="77777777" w:rsidR="00EB4F90" w:rsidRDefault="00EB4F90" w:rsidP="00EB4F90">
            <w:pPr>
              <w:rPr>
                <w:color w:val="000000"/>
              </w:rPr>
            </w:pPr>
            <w:r>
              <w:rPr>
                <w:color w:val="000000"/>
              </w:rPr>
              <w:t>Biodiversity</w:t>
            </w:r>
          </w:p>
        </w:tc>
        <w:tc>
          <w:tcPr>
            <w:tcW w:w="1300" w:type="dxa"/>
            <w:noWrap/>
            <w:hideMark/>
          </w:tcPr>
          <w:p w14:paraId="245169D6" w14:textId="77777777" w:rsidR="00EB4F90" w:rsidRDefault="00EB4F90" w:rsidP="00EB4F90">
            <w:pPr>
              <w:rPr>
                <w:color w:val="000000"/>
              </w:rPr>
            </w:pPr>
            <w:r>
              <w:rPr>
                <w:color w:val="000000"/>
              </w:rPr>
              <w:t>-0.16</w:t>
            </w:r>
          </w:p>
        </w:tc>
        <w:tc>
          <w:tcPr>
            <w:tcW w:w="1507" w:type="dxa"/>
            <w:noWrap/>
            <w:hideMark/>
          </w:tcPr>
          <w:p w14:paraId="625606B0" w14:textId="77777777" w:rsidR="00EB4F90" w:rsidRDefault="00EB4F90" w:rsidP="00EB4F90">
            <w:pPr>
              <w:rPr>
                <w:color w:val="000000"/>
              </w:rPr>
            </w:pPr>
            <w:r>
              <w:rPr>
                <w:color w:val="000000"/>
              </w:rPr>
              <w:t>0.04</w:t>
            </w:r>
          </w:p>
        </w:tc>
        <w:tc>
          <w:tcPr>
            <w:tcW w:w="1093" w:type="dxa"/>
            <w:noWrap/>
            <w:hideMark/>
          </w:tcPr>
          <w:p w14:paraId="194B86E0" w14:textId="77777777" w:rsidR="00EB4F90" w:rsidRDefault="00EB4F90" w:rsidP="00EB4F90">
            <w:pPr>
              <w:rPr>
                <w:color w:val="000000"/>
              </w:rPr>
            </w:pPr>
            <w:r>
              <w:rPr>
                <w:color w:val="000000"/>
              </w:rPr>
              <w:t>-4.40</w:t>
            </w:r>
          </w:p>
        </w:tc>
        <w:tc>
          <w:tcPr>
            <w:tcW w:w="1300" w:type="dxa"/>
            <w:noWrap/>
            <w:vAlign w:val="top"/>
            <w:hideMark/>
          </w:tcPr>
          <w:p w14:paraId="0181F94C" w14:textId="606C68A9" w:rsidR="00EB4F90" w:rsidRDefault="00EB4F90" w:rsidP="00EB4F90">
            <w:pPr>
              <w:rPr>
                <w:color w:val="000000"/>
              </w:rPr>
            </w:pPr>
            <w:r w:rsidRPr="00CE0B55">
              <w:rPr>
                <w:color w:val="000000"/>
              </w:rPr>
              <w:t>&lt; 0.01</w:t>
            </w:r>
          </w:p>
        </w:tc>
      </w:tr>
      <w:tr w:rsidR="00EB4F90" w14:paraId="1B3B7E56" w14:textId="77777777" w:rsidTr="00102CDB">
        <w:trPr>
          <w:trHeight w:val="320"/>
        </w:trPr>
        <w:tc>
          <w:tcPr>
            <w:tcW w:w="2580" w:type="dxa"/>
            <w:noWrap/>
            <w:hideMark/>
          </w:tcPr>
          <w:p w14:paraId="7374BEA2" w14:textId="77777777" w:rsidR="00EB4F90" w:rsidRDefault="00EB4F90" w:rsidP="00EB4F90">
            <w:pPr>
              <w:rPr>
                <w:color w:val="000000"/>
              </w:rPr>
            </w:pPr>
            <w:r>
              <w:rPr>
                <w:color w:val="000000"/>
              </w:rPr>
              <w:t>Depth</w:t>
            </w:r>
          </w:p>
        </w:tc>
        <w:tc>
          <w:tcPr>
            <w:tcW w:w="1300" w:type="dxa"/>
            <w:noWrap/>
            <w:hideMark/>
          </w:tcPr>
          <w:p w14:paraId="60C246C2" w14:textId="77777777" w:rsidR="00EB4F90" w:rsidRDefault="00EB4F90" w:rsidP="00EB4F90">
            <w:pPr>
              <w:rPr>
                <w:color w:val="000000"/>
              </w:rPr>
            </w:pPr>
            <w:r>
              <w:rPr>
                <w:color w:val="000000"/>
              </w:rPr>
              <w:t>0.11</w:t>
            </w:r>
          </w:p>
        </w:tc>
        <w:tc>
          <w:tcPr>
            <w:tcW w:w="1507" w:type="dxa"/>
            <w:noWrap/>
            <w:hideMark/>
          </w:tcPr>
          <w:p w14:paraId="18216EB3" w14:textId="77777777" w:rsidR="00EB4F90" w:rsidRDefault="00EB4F90" w:rsidP="00EB4F90">
            <w:pPr>
              <w:rPr>
                <w:color w:val="000000"/>
              </w:rPr>
            </w:pPr>
            <w:r>
              <w:rPr>
                <w:color w:val="000000"/>
              </w:rPr>
              <w:t>0.03</w:t>
            </w:r>
          </w:p>
        </w:tc>
        <w:tc>
          <w:tcPr>
            <w:tcW w:w="1093" w:type="dxa"/>
            <w:noWrap/>
            <w:hideMark/>
          </w:tcPr>
          <w:p w14:paraId="55A083EC" w14:textId="77777777" w:rsidR="00EB4F90" w:rsidRDefault="00EB4F90" w:rsidP="00EB4F90">
            <w:pPr>
              <w:rPr>
                <w:color w:val="000000"/>
              </w:rPr>
            </w:pPr>
            <w:r>
              <w:rPr>
                <w:color w:val="000000"/>
              </w:rPr>
              <w:t>3.82</w:t>
            </w:r>
          </w:p>
        </w:tc>
        <w:tc>
          <w:tcPr>
            <w:tcW w:w="1300" w:type="dxa"/>
            <w:noWrap/>
            <w:vAlign w:val="top"/>
            <w:hideMark/>
          </w:tcPr>
          <w:p w14:paraId="09F1C5BC" w14:textId="7A92F8EE" w:rsidR="00EB4F90" w:rsidRDefault="00EB4F90" w:rsidP="00EB4F90">
            <w:pPr>
              <w:rPr>
                <w:color w:val="000000"/>
              </w:rPr>
            </w:pPr>
            <w:r w:rsidRPr="00CE0B55">
              <w:rPr>
                <w:color w:val="000000"/>
              </w:rPr>
              <w:t>&lt; 0.01</w:t>
            </w:r>
          </w:p>
        </w:tc>
      </w:tr>
      <w:tr w:rsidR="00EB4F90" w14:paraId="04CBC78B" w14:textId="77777777" w:rsidTr="00EB4F90">
        <w:trPr>
          <w:trHeight w:val="320"/>
        </w:trPr>
        <w:tc>
          <w:tcPr>
            <w:tcW w:w="2580" w:type="dxa"/>
            <w:noWrap/>
            <w:hideMark/>
          </w:tcPr>
          <w:p w14:paraId="546A7631"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1345248C" w14:textId="77777777" w:rsidR="00EB4F90" w:rsidRDefault="00EB4F90" w:rsidP="00EB4F90">
            <w:pPr>
              <w:rPr>
                <w:color w:val="000000"/>
              </w:rPr>
            </w:pPr>
            <w:r>
              <w:rPr>
                <w:color w:val="000000"/>
              </w:rPr>
              <w:t>0.17</w:t>
            </w:r>
          </w:p>
        </w:tc>
        <w:tc>
          <w:tcPr>
            <w:tcW w:w="1507" w:type="dxa"/>
            <w:noWrap/>
            <w:hideMark/>
          </w:tcPr>
          <w:p w14:paraId="5E97D42B" w14:textId="77777777" w:rsidR="00EB4F90" w:rsidRDefault="00EB4F90" w:rsidP="00EB4F90">
            <w:pPr>
              <w:rPr>
                <w:color w:val="000000"/>
              </w:rPr>
            </w:pPr>
            <w:r>
              <w:rPr>
                <w:color w:val="000000"/>
              </w:rPr>
              <w:t>0.08</w:t>
            </w:r>
          </w:p>
        </w:tc>
        <w:tc>
          <w:tcPr>
            <w:tcW w:w="1093" w:type="dxa"/>
            <w:noWrap/>
            <w:hideMark/>
          </w:tcPr>
          <w:p w14:paraId="01B35023" w14:textId="77777777" w:rsidR="00EB4F90" w:rsidRDefault="00EB4F90" w:rsidP="00EB4F90">
            <w:pPr>
              <w:rPr>
                <w:color w:val="000000"/>
              </w:rPr>
            </w:pPr>
            <w:r>
              <w:rPr>
                <w:color w:val="000000"/>
              </w:rPr>
              <w:t>2.13</w:t>
            </w:r>
          </w:p>
        </w:tc>
        <w:tc>
          <w:tcPr>
            <w:tcW w:w="1300" w:type="dxa"/>
            <w:noWrap/>
            <w:hideMark/>
          </w:tcPr>
          <w:p w14:paraId="57161260" w14:textId="77777777" w:rsidR="00EB4F90" w:rsidRDefault="00EB4F90" w:rsidP="00EB4F90">
            <w:pPr>
              <w:rPr>
                <w:color w:val="000000"/>
              </w:rPr>
            </w:pPr>
            <w:r>
              <w:rPr>
                <w:color w:val="000000"/>
              </w:rPr>
              <w:t>0.03</w:t>
            </w:r>
          </w:p>
        </w:tc>
      </w:tr>
      <w:tr w:rsidR="00EB4F90" w14:paraId="62C79E17" w14:textId="77777777" w:rsidTr="00EB4F90">
        <w:trPr>
          <w:trHeight w:val="320"/>
        </w:trPr>
        <w:tc>
          <w:tcPr>
            <w:tcW w:w="2580" w:type="dxa"/>
            <w:noWrap/>
            <w:hideMark/>
          </w:tcPr>
          <w:p w14:paraId="18B2E1BC"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18AB2A7" w14:textId="77777777" w:rsidR="00EB4F90" w:rsidRDefault="00EB4F90" w:rsidP="00EB4F90">
            <w:pPr>
              <w:rPr>
                <w:color w:val="000000"/>
              </w:rPr>
            </w:pPr>
            <w:r>
              <w:rPr>
                <w:color w:val="000000"/>
              </w:rPr>
              <w:t>-1.59</w:t>
            </w:r>
          </w:p>
        </w:tc>
        <w:tc>
          <w:tcPr>
            <w:tcW w:w="1507" w:type="dxa"/>
            <w:noWrap/>
            <w:hideMark/>
          </w:tcPr>
          <w:p w14:paraId="60F483D6" w14:textId="77777777" w:rsidR="00EB4F90" w:rsidRDefault="00EB4F90" w:rsidP="00EB4F90">
            <w:pPr>
              <w:rPr>
                <w:color w:val="000000"/>
              </w:rPr>
            </w:pPr>
            <w:r>
              <w:rPr>
                <w:color w:val="000000"/>
              </w:rPr>
              <w:t>0.86</w:t>
            </w:r>
          </w:p>
        </w:tc>
        <w:tc>
          <w:tcPr>
            <w:tcW w:w="1093" w:type="dxa"/>
            <w:noWrap/>
            <w:hideMark/>
          </w:tcPr>
          <w:p w14:paraId="1F729A69" w14:textId="77777777" w:rsidR="00EB4F90" w:rsidRDefault="00EB4F90" w:rsidP="00EB4F90">
            <w:pPr>
              <w:rPr>
                <w:color w:val="000000"/>
              </w:rPr>
            </w:pPr>
            <w:r>
              <w:rPr>
                <w:color w:val="000000"/>
              </w:rPr>
              <w:t>-1.85</w:t>
            </w:r>
          </w:p>
        </w:tc>
        <w:tc>
          <w:tcPr>
            <w:tcW w:w="1300" w:type="dxa"/>
            <w:noWrap/>
            <w:hideMark/>
          </w:tcPr>
          <w:p w14:paraId="0A9A76AE" w14:textId="77777777" w:rsidR="00EB4F90" w:rsidRDefault="00EB4F90" w:rsidP="00EB4F90">
            <w:pPr>
              <w:rPr>
                <w:color w:val="000000"/>
              </w:rPr>
            </w:pPr>
            <w:r>
              <w:rPr>
                <w:color w:val="000000"/>
              </w:rPr>
              <w:t>0.06</w:t>
            </w:r>
          </w:p>
        </w:tc>
      </w:tr>
      <w:tr w:rsidR="00EB4F90" w14:paraId="076F0FD8" w14:textId="77777777" w:rsidTr="00EB4F90">
        <w:trPr>
          <w:trHeight w:val="320"/>
        </w:trPr>
        <w:tc>
          <w:tcPr>
            <w:tcW w:w="2580" w:type="dxa"/>
            <w:noWrap/>
            <w:hideMark/>
          </w:tcPr>
          <w:p w14:paraId="1F08D0FE"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304664AF" w14:textId="77777777" w:rsidR="00EB4F90" w:rsidRDefault="00EB4F90" w:rsidP="00EB4F90">
            <w:pPr>
              <w:rPr>
                <w:color w:val="000000"/>
              </w:rPr>
            </w:pPr>
            <w:r>
              <w:rPr>
                <w:color w:val="000000"/>
              </w:rPr>
              <w:t>-1.88</w:t>
            </w:r>
          </w:p>
        </w:tc>
        <w:tc>
          <w:tcPr>
            <w:tcW w:w="1507" w:type="dxa"/>
            <w:noWrap/>
            <w:hideMark/>
          </w:tcPr>
          <w:p w14:paraId="17916132" w14:textId="77777777" w:rsidR="00EB4F90" w:rsidRDefault="00EB4F90" w:rsidP="00EB4F90">
            <w:pPr>
              <w:rPr>
                <w:color w:val="000000"/>
              </w:rPr>
            </w:pPr>
            <w:r>
              <w:rPr>
                <w:color w:val="000000"/>
              </w:rPr>
              <w:t>2.68</w:t>
            </w:r>
          </w:p>
        </w:tc>
        <w:tc>
          <w:tcPr>
            <w:tcW w:w="1093" w:type="dxa"/>
            <w:noWrap/>
            <w:hideMark/>
          </w:tcPr>
          <w:p w14:paraId="3F4A89EA" w14:textId="77777777" w:rsidR="00EB4F90" w:rsidRDefault="00EB4F90" w:rsidP="00EB4F90">
            <w:pPr>
              <w:rPr>
                <w:color w:val="000000"/>
              </w:rPr>
            </w:pPr>
            <w:r>
              <w:rPr>
                <w:color w:val="000000"/>
              </w:rPr>
              <w:t>-0.70</w:t>
            </w:r>
          </w:p>
        </w:tc>
        <w:tc>
          <w:tcPr>
            <w:tcW w:w="1300" w:type="dxa"/>
            <w:noWrap/>
            <w:hideMark/>
          </w:tcPr>
          <w:p w14:paraId="2999AC2D" w14:textId="77777777" w:rsidR="00EB4F90" w:rsidRDefault="00EB4F90" w:rsidP="00EB4F90">
            <w:pPr>
              <w:rPr>
                <w:color w:val="000000"/>
              </w:rPr>
            </w:pPr>
            <w:r>
              <w:rPr>
                <w:color w:val="000000"/>
              </w:rPr>
              <w:t>0.48</w:t>
            </w:r>
          </w:p>
        </w:tc>
      </w:tr>
    </w:tbl>
    <w:p w14:paraId="09DECBEA" w14:textId="44DE4DE8" w:rsidR="00275834" w:rsidRDefault="00275834" w:rsidP="00EB4F90">
      <w:pPr>
        <w:jc w:val="center"/>
        <w:rPr>
          <w:rStyle w:val="gnvwddmdl3b"/>
          <w:rFonts w:ascii="Monaco" w:hAnsi="Monaco" w:cs="Courier New"/>
          <w:color w:val="000000"/>
          <w:sz w:val="18"/>
          <w:szCs w:val="18"/>
          <w:bdr w:val="none" w:sz="0" w:space="0" w:color="auto" w:frame="1"/>
        </w:rPr>
      </w:pPr>
    </w:p>
    <w:p w14:paraId="58F3F0B7" w14:textId="216692CB"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15E0EEDF"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2D5544D" w14:textId="3C163F5F" w:rsidR="00EB4F90" w:rsidRPr="00EB4F90" w:rsidRDefault="00EB4F90" w:rsidP="00EB4F90">
            <w:pPr>
              <w:rPr>
                <w:b/>
                <w:bCs/>
              </w:rPr>
            </w:pPr>
            <w:proofErr w:type="spellStart"/>
            <w:r w:rsidRPr="00EB4F90">
              <w:rPr>
                <w:b/>
                <w:bCs/>
              </w:rPr>
              <w:lastRenderedPageBreak/>
              <w:t>Strongylocentrotidae</w:t>
            </w:r>
            <w:proofErr w:type="spellEnd"/>
          </w:p>
        </w:tc>
        <w:tc>
          <w:tcPr>
            <w:tcW w:w="1300" w:type="dxa"/>
            <w:noWrap/>
            <w:hideMark/>
          </w:tcPr>
          <w:p w14:paraId="7D1003A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6A6A3833" w14:textId="136AD2BC"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7FADE76"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E3517DB" w14:textId="77777777" w:rsidR="00EB4F90" w:rsidRPr="00EB4F90" w:rsidRDefault="00EB4F90" w:rsidP="00EB4F90">
            <w:pPr>
              <w:rPr>
                <w:b/>
                <w:bCs/>
                <w:color w:val="000000"/>
              </w:rPr>
            </w:pPr>
            <w:r w:rsidRPr="00EB4F90">
              <w:rPr>
                <w:b/>
                <w:bCs/>
                <w:color w:val="000000"/>
              </w:rPr>
              <w:t>p value</w:t>
            </w:r>
          </w:p>
        </w:tc>
      </w:tr>
      <w:tr w:rsidR="00EB4F90" w14:paraId="4AD627FC" w14:textId="77777777" w:rsidTr="00EB4F90">
        <w:trPr>
          <w:trHeight w:val="320"/>
        </w:trPr>
        <w:tc>
          <w:tcPr>
            <w:tcW w:w="2580" w:type="dxa"/>
            <w:noWrap/>
            <w:hideMark/>
          </w:tcPr>
          <w:p w14:paraId="7138B155" w14:textId="77777777" w:rsidR="00EB4F90" w:rsidRDefault="00EB4F90" w:rsidP="00EB4F90">
            <w:pPr>
              <w:rPr>
                <w:color w:val="000000"/>
              </w:rPr>
            </w:pPr>
            <w:r>
              <w:rPr>
                <w:color w:val="000000"/>
              </w:rPr>
              <w:t>Intercept</w:t>
            </w:r>
          </w:p>
        </w:tc>
        <w:tc>
          <w:tcPr>
            <w:tcW w:w="1300" w:type="dxa"/>
            <w:noWrap/>
            <w:hideMark/>
          </w:tcPr>
          <w:p w14:paraId="26F7FF4B" w14:textId="77777777" w:rsidR="00EB4F90" w:rsidRDefault="00EB4F90" w:rsidP="00EB4F90">
            <w:pPr>
              <w:rPr>
                <w:color w:val="000000"/>
              </w:rPr>
            </w:pPr>
            <w:r>
              <w:rPr>
                <w:color w:val="000000"/>
              </w:rPr>
              <w:t>0.00</w:t>
            </w:r>
          </w:p>
        </w:tc>
        <w:tc>
          <w:tcPr>
            <w:tcW w:w="1507" w:type="dxa"/>
            <w:noWrap/>
            <w:hideMark/>
          </w:tcPr>
          <w:p w14:paraId="1309AC00" w14:textId="77777777" w:rsidR="00EB4F90" w:rsidRDefault="00EB4F90" w:rsidP="00EB4F90">
            <w:pPr>
              <w:rPr>
                <w:color w:val="000000"/>
              </w:rPr>
            </w:pPr>
            <w:r>
              <w:rPr>
                <w:color w:val="000000"/>
              </w:rPr>
              <w:t>0.06</w:t>
            </w:r>
          </w:p>
        </w:tc>
        <w:tc>
          <w:tcPr>
            <w:tcW w:w="1093" w:type="dxa"/>
            <w:noWrap/>
            <w:hideMark/>
          </w:tcPr>
          <w:p w14:paraId="751847F9" w14:textId="77777777" w:rsidR="00EB4F90" w:rsidRDefault="00EB4F90" w:rsidP="00EB4F90">
            <w:pPr>
              <w:rPr>
                <w:color w:val="000000"/>
              </w:rPr>
            </w:pPr>
            <w:r>
              <w:rPr>
                <w:color w:val="000000"/>
              </w:rPr>
              <w:t>0.01</w:t>
            </w:r>
          </w:p>
        </w:tc>
        <w:tc>
          <w:tcPr>
            <w:tcW w:w="1300" w:type="dxa"/>
            <w:noWrap/>
            <w:hideMark/>
          </w:tcPr>
          <w:p w14:paraId="3F8E22B4" w14:textId="77777777" w:rsidR="00EB4F90" w:rsidRDefault="00EB4F90" w:rsidP="00EB4F90">
            <w:pPr>
              <w:rPr>
                <w:color w:val="000000"/>
              </w:rPr>
            </w:pPr>
            <w:r>
              <w:rPr>
                <w:color w:val="000000"/>
              </w:rPr>
              <w:t>0.99</w:t>
            </w:r>
          </w:p>
        </w:tc>
      </w:tr>
      <w:tr w:rsidR="00EB4F90" w14:paraId="5B77D832" w14:textId="77777777" w:rsidTr="00EB4F90">
        <w:trPr>
          <w:trHeight w:val="320"/>
        </w:trPr>
        <w:tc>
          <w:tcPr>
            <w:tcW w:w="2580" w:type="dxa"/>
            <w:noWrap/>
            <w:hideMark/>
          </w:tcPr>
          <w:p w14:paraId="14C8CB29"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626AAD9" w14:textId="77777777" w:rsidR="00EB4F90" w:rsidRDefault="00EB4F90" w:rsidP="00EB4F90">
            <w:pPr>
              <w:rPr>
                <w:color w:val="000000"/>
              </w:rPr>
            </w:pPr>
            <w:r>
              <w:rPr>
                <w:color w:val="000000"/>
              </w:rPr>
              <w:t>0.07</w:t>
            </w:r>
          </w:p>
        </w:tc>
        <w:tc>
          <w:tcPr>
            <w:tcW w:w="1507" w:type="dxa"/>
            <w:noWrap/>
            <w:hideMark/>
          </w:tcPr>
          <w:p w14:paraId="4475478F" w14:textId="77777777" w:rsidR="00EB4F90" w:rsidRDefault="00EB4F90" w:rsidP="00EB4F90">
            <w:pPr>
              <w:rPr>
                <w:color w:val="000000"/>
              </w:rPr>
            </w:pPr>
            <w:r>
              <w:rPr>
                <w:color w:val="000000"/>
              </w:rPr>
              <w:t>0.08</w:t>
            </w:r>
          </w:p>
        </w:tc>
        <w:tc>
          <w:tcPr>
            <w:tcW w:w="1093" w:type="dxa"/>
            <w:noWrap/>
            <w:hideMark/>
          </w:tcPr>
          <w:p w14:paraId="62471509" w14:textId="77777777" w:rsidR="00EB4F90" w:rsidRDefault="00EB4F90" w:rsidP="00EB4F90">
            <w:pPr>
              <w:rPr>
                <w:color w:val="000000"/>
              </w:rPr>
            </w:pPr>
            <w:r>
              <w:rPr>
                <w:color w:val="000000"/>
              </w:rPr>
              <w:t>0.83</w:t>
            </w:r>
          </w:p>
        </w:tc>
        <w:tc>
          <w:tcPr>
            <w:tcW w:w="1300" w:type="dxa"/>
            <w:noWrap/>
            <w:hideMark/>
          </w:tcPr>
          <w:p w14:paraId="5BFEDD2C" w14:textId="77777777" w:rsidR="00EB4F90" w:rsidRDefault="00EB4F90" w:rsidP="00EB4F90">
            <w:pPr>
              <w:rPr>
                <w:color w:val="000000"/>
              </w:rPr>
            </w:pPr>
            <w:r>
              <w:rPr>
                <w:color w:val="000000"/>
              </w:rPr>
              <w:t>0.41</w:t>
            </w:r>
          </w:p>
        </w:tc>
      </w:tr>
      <w:tr w:rsidR="00EB4F90" w14:paraId="0DB4F367" w14:textId="77777777" w:rsidTr="00CA7D6E">
        <w:trPr>
          <w:trHeight w:val="320"/>
        </w:trPr>
        <w:tc>
          <w:tcPr>
            <w:tcW w:w="2580" w:type="dxa"/>
            <w:noWrap/>
            <w:hideMark/>
          </w:tcPr>
          <w:p w14:paraId="1FADCFA1" w14:textId="77777777" w:rsidR="00EB4F90" w:rsidRDefault="00EB4F90" w:rsidP="00EB4F90">
            <w:pPr>
              <w:rPr>
                <w:color w:val="000000"/>
              </w:rPr>
            </w:pPr>
            <w:r>
              <w:rPr>
                <w:color w:val="000000"/>
              </w:rPr>
              <w:t>Kelp none</w:t>
            </w:r>
          </w:p>
        </w:tc>
        <w:tc>
          <w:tcPr>
            <w:tcW w:w="1300" w:type="dxa"/>
            <w:noWrap/>
            <w:hideMark/>
          </w:tcPr>
          <w:p w14:paraId="6A0328AE" w14:textId="77777777" w:rsidR="00EB4F90" w:rsidRDefault="00EB4F90" w:rsidP="00EB4F90">
            <w:pPr>
              <w:rPr>
                <w:color w:val="000000"/>
              </w:rPr>
            </w:pPr>
            <w:r>
              <w:rPr>
                <w:color w:val="000000"/>
              </w:rPr>
              <w:t>-0.67</w:t>
            </w:r>
          </w:p>
        </w:tc>
        <w:tc>
          <w:tcPr>
            <w:tcW w:w="1507" w:type="dxa"/>
            <w:noWrap/>
            <w:hideMark/>
          </w:tcPr>
          <w:p w14:paraId="163C8935" w14:textId="77777777" w:rsidR="00EB4F90" w:rsidRDefault="00EB4F90" w:rsidP="00EB4F90">
            <w:pPr>
              <w:rPr>
                <w:color w:val="000000"/>
              </w:rPr>
            </w:pPr>
            <w:r>
              <w:rPr>
                <w:color w:val="000000"/>
              </w:rPr>
              <w:t>0.12</w:t>
            </w:r>
          </w:p>
        </w:tc>
        <w:tc>
          <w:tcPr>
            <w:tcW w:w="1093" w:type="dxa"/>
            <w:noWrap/>
            <w:hideMark/>
          </w:tcPr>
          <w:p w14:paraId="2B68829B" w14:textId="77777777" w:rsidR="00EB4F90" w:rsidRDefault="00EB4F90" w:rsidP="00EB4F90">
            <w:pPr>
              <w:rPr>
                <w:color w:val="000000"/>
              </w:rPr>
            </w:pPr>
            <w:r>
              <w:rPr>
                <w:color w:val="000000"/>
              </w:rPr>
              <w:t>-5.40</w:t>
            </w:r>
          </w:p>
        </w:tc>
        <w:tc>
          <w:tcPr>
            <w:tcW w:w="1300" w:type="dxa"/>
            <w:noWrap/>
            <w:vAlign w:val="top"/>
            <w:hideMark/>
          </w:tcPr>
          <w:p w14:paraId="636751AB" w14:textId="09885B1B" w:rsidR="00EB4F90" w:rsidRDefault="00EB4F90" w:rsidP="00EB4F90">
            <w:pPr>
              <w:rPr>
                <w:color w:val="000000"/>
              </w:rPr>
            </w:pPr>
            <w:r w:rsidRPr="00C676CC">
              <w:rPr>
                <w:color w:val="000000"/>
              </w:rPr>
              <w:t>&lt; 0.01</w:t>
            </w:r>
          </w:p>
        </w:tc>
      </w:tr>
      <w:tr w:rsidR="00EB4F90" w14:paraId="56B4601C" w14:textId="77777777" w:rsidTr="00CA7D6E">
        <w:trPr>
          <w:trHeight w:val="320"/>
        </w:trPr>
        <w:tc>
          <w:tcPr>
            <w:tcW w:w="2580" w:type="dxa"/>
            <w:noWrap/>
            <w:hideMark/>
          </w:tcPr>
          <w:p w14:paraId="71EA6791" w14:textId="77777777" w:rsidR="00EB4F90" w:rsidRDefault="00EB4F90" w:rsidP="00EB4F90">
            <w:pPr>
              <w:rPr>
                <w:color w:val="000000"/>
              </w:rPr>
            </w:pPr>
            <w:r>
              <w:rPr>
                <w:color w:val="000000"/>
              </w:rPr>
              <w:t>Kelp biomass</w:t>
            </w:r>
          </w:p>
        </w:tc>
        <w:tc>
          <w:tcPr>
            <w:tcW w:w="1300" w:type="dxa"/>
            <w:noWrap/>
            <w:hideMark/>
          </w:tcPr>
          <w:p w14:paraId="48942BDF" w14:textId="77777777" w:rsidR="00EB4F90" w:rsidRDefault="00EB4F90" w:rsidP="00EB4F90">
            <w:pPr>
              <w:rPr>
                <w:color w:val="000000"/>
              </w:rPr>
            </w:pPr>
            <w:r>
              <w:rPr>
                <w:color w:val="000000"/>
              </w:rPr>
              <w:t>0.20</w:t>
            </w:r>
          </w:p>
        </w:tc>
        <w:tc>
          <w:tcPr>
            <w:tcW w:w="1507" w:type="dxa"/>
            <w:noWrap/>
            <w:hideMark/>
          </w:tcPr>
          <w:p w14:paraId="7763F023" w14:textId="77777777" w:rsidR="00EB4F90" w:rsidRDefault="00EB4F90" w:rsidP="00EB4F90">
            <w:pPr>
              <w:rPr>
                <w:color w:val="000000"/>
              </w:rPr>
            </w:pPr>
            <w:r>
              <w:rPr>
                <w:color w:val="000000"/>
              </w:rPr>
              <w:t>0.06</w:t>
            </w:r>
          </w:p>
        </w:tc>
        <w:tc>
          <w:tcPr>
            <w:tcW w:w="1093" w:type="dxa"/>
            <w:noWrap/>
            <w:hideMark/>
          </w:tcPr>
          <w:p w14:paraId="50005EA8" w14:textId="77777777" w:rsidR="00EB4F90" w:rsidRDefault="00EB4F90" w:rsidP="00EB4F90">
            <w:pPr>
              <w:rPr>
                <w:color w:val="000000"/>
              </w:rPr>
            </w:pPr>
            <w:r>
              <w:rPr>
                <w:color w:val="000000"/>
              </w:rPr>
              <w:t>3.42</w:t>
            </w:r>
          </w:p>
        </w:tc>
        <w:tc>
          <w:tcPr>
            <w:tcW w:w="1300" w:type="dxa"/>
            <w:noWrap/>
            <w:vAlign w:val="top"/>
            <w:hideMark/>
          </w:tcPr>
          <w:p w14:paraId="393C3B1B" w14:textId="7797C5C4" w:rsidR="00EB4F90" w:rsidRDefault="00EB4F90" w:rsidP="00EB4F90">
            <w:pPr>
              <w:rPr>
                <w:color w:val="000000"/>
              </w:rPr>
            </w:pPr>
            <w:r w:rsidRPr="00C676CC">
              <w:rPr>
                <w:color w:val="000000"/>
              </w:rPr>
              <w:t>&lt; 0.01</w:t>
            </w:r>
          </w:p>
        </w:tc>
      </w:tr>
      <w:tr w:rsidR="00EB4F90" w14:paraId="79DB0416" w14:textId="77777777" w:rsidTr="00EB4F90">
        <w:trPr>
          <w:trHeight w:val="320"/>
        </w:trPr>
        <w:tc>
          <w:tcPr>
            <w:tcW w:w="2580" w:type="dxa"/>
            <w:noWrap/>
            <w:hideMark/>
          </w:tcPr>
          <w:p w14:paraId="60D80230" w14:textId="77777777" w:rsidR="00EB4F90" w:rsidRDefault="00EB4F90" w:rsidP="00EB4F90">
            <w:pPr>
              <w:rPr>
                <w:color w:val="000000"/>
              </w:rPr>
            </w:pPr>
            <w:r>
              <w:rPr>
                <w:color w:val="000000"/>
              </w:rPr>
              <w:t>Tide exchange</w:t>
            </w:r>
          </w:p>
        </w:tc>
        <w:tc>
          <w:tcPr>
            <w:tcW w:w="1300" w:type="dxa"/>
            <w:noWrap/>
            <w:hideMark/>
          </w:tcPr>
          <w:p w14:paraId="59D8DA7B" w14:textId="77777777" w:rsidR="00EB4F90" w:rsidRDefault="00EB4F90" w:rsidP="00EB4F90">
            <w:pPr>
              <w:rPr>
                <w:color w:val="000000"/>
              </w:rPr>
            </w:pPr>
            <w:r>
              <w:rPr>
                <w:color w:val="000000"/>
              </w:rPr>
              <w:t>0.07</w:t>
            </w:r>
          </w:p>
        </w:tc>
        <w:tc>
          <w:tcPr>
            <w:tcW w:w="1507" w:type="dxa"/>
            <w:noWrap/>
            <w:hideMark/>
          </w:tcPr>
          <w:p w14:paraId="6F4281DD" w14:textId="77777777" w:rsidR="00EB4F90" w:rsidRDefault="00EB4F90" w:rsidP="00EB4F90">
            <w:pPr>
              <w:rPr>
                <w:color w:val="000000"/>
              </w:rPr>
            </w:pPr>
            <w:r>
              <w:rPr>
                <w:color w:val="000000"/>
              </w:rPr>
              <w:t>0.07</w:t>
            </w:r>
          </w:p>
        </w:tc>
        <w:tc>
          <w:tcPr>
            <w:tcW w:w="1093" w:type="dxa"/>
            <w:noWrap/>
            <w:hideMark/>
          </w:tcPr>
          <w:p w14:paraId="657CEBAD" w14:textId="77777777" w:rsidR="00EB4F90" w:rsidRDefault="00EB4F90" w:rsidP="00EB4F90">
            <w:pPr>
              <w:rPr>
                <w:color w:val="000000"/>
              </w:rPr>
            </w:pPr>
            <w:r>
              <w:rPr>
                <w:color w:val="000000"/>
              </w:rPr>
              <w:t>0.99</w:t>
            </w:r>
          </w:p>
        </w:tc>
        <w:tc>
          <w:tcPr>
            <w:tcW w:w="1300" w:type="dxa"/>
            <w:noWrap/>
            <w:hideMark/>
          </w:tcPr>
          <w:p w14:paraId="046A3760" w14:textId="77777777" w:rsidR="00EB4F90" w:rsidRDefault="00EB4F90" w:rsidP="00EB4F90">
            <w:pPr>
              <w:rPr>
                <w:color w:val="000000"/>
              </w:rPr>
            </w:pPr>
            <w:r>
              <w:rPr>
                <w:color w:val="000000"/>
              </w:rPr>
              <w:t>0.32</w:t>
            </w:r>
          </w:p>
        </w:tc>
      </w:tr>
      <w:tr w:rsidR="00EB4F90" w14:paraId="395AD611" w14:textId="77777777" w:rsidTr="00EB4F90">
        <w:trPr>
          <w:trHeight w:val="320"/>
        </w:trPr>
        <w:tc>
          <w:tcPr>
            <w:tcW w:w="2580" w:type="dxa"/>
            <w:noWrap/>
            <w:hideMark/>
          </w:tcPr>
          <w:p w14:paraId="6238B242" w14:textId="77777777" w:rsidR="00EB4F90" w:rsidRDefault="00EB4F90" w:rsidP="00EB4F90">
            <w:pPr>
              <w:rPr>
                <w:color w:val="000000"/>
              </w:rPr>
            </w:pPr>
            <w:r>
              <w:rPr>
                <w:color w:val="000000"/>
              </w:rPr>
              <w:t>Animal biomass</w:t>
            </w:r>
          </w:p>
        </w:tc>
        <w:tc>
          <w:tcPr>
            <w:tcW w:w="1300" w:type="dxa"/>
            <w:noWrap/>
            <w:hideMark/>
          </w:tcPr>
          <w:p w14:paraId="341B67F7" w14:textId="77777777" w:rsidR="00EB4F90" w:rsidRDefault="00EB4F90" w:rsidP="00EB4F90">
            <w:pPr>
              <w:rPr>
                <w:color w:val="000000"/>
              </w:rPr>
            </w:pPr>
            <w:r>
              <w:rPr>
                <w:color w:val="000000"/>
              </w:rPr>
              <w:t>0.08</w:t>
            </w:r>
          </w:p>
        </w:tc>
        <w:tc>
          <w:tcPr>
            <w:tcW w:w="1507" w:type="dxa"/>
            <w:noWrap/>
            <w:hideMark/>
          </w:tcPr>
          <w:p w14:paraId="1A704E57" w14:textId="77777777" w:rsidR="00EB4F90" w:rsidRDefault="00EB4F90" w:rsidP="00EB4F90">
            <w:pPr>
              <w:rPr>
                <w:color w:val="000000"/>
              </w:rPr>
            </w:pPr>
            <w:r>
              <w:rPr>
                <w:color w:val="000000"/>
              </w:rPr>
              <w:t>0.03</w:t>
            </w:r>
          </w:p>
        </w:tc>
        <w:tc>
          <w:tcPr>
            <w:tcW w:w="1093" w:type="dxa"/>
            <w:noWrap/>
            <w:hideMark/>
          </w:tcPr>
          <w:p w14:paraId="617A30C0" w14:textId="77777777" w:rsidR="00EB4F90" w:rsidRDefault="00EB4F90" w:rsidP="00EB4F90">
            <w:pPr>
              <w:rPr>
                <w:color w:val="000000"/>
              </w:rPr>
            </w:pPr>
            <w:r>
              <w:rPr>
                <w:color w:val="000000"/>
              </w:rPr>
              <w:t>3.21</w:t>
            </w:r>
          </w:p>
        </w:tc>
        <w:tc>
          <w:tcPr>
            <w:tcW w:w="1300" w:type="dxa"/>
            <w:noWrap/>
            <w:hideMark/>
          </w:tcPr>
          <w:p w14:paraId="27AD2B17" w14:textId="32BF65BD" w:rsidR="00EB4F90" w:rsidRDefault="00EB4F90" w:rsidP="00EB4F90">
            <w:pPr>
              <w:rPr>
                <w:color w:val="000000"/>
              </w:rPr>
            </w:pPr>
            <w:r>
              <w:rPr>
                <w:color w:val="000000"/>
              </w:rPr>
              <w:t>&lt; 0.01</w:t>
            </w:r>
          </w:p>
        </w:tc>
      </w:tr>
      <w:tr w:rsidR="00EB4F90" w14:paraId="0A7DAEAB" w14:textId="77777777" w:rsidTr="00EB4F90">
        <w:trPr>
          <w:trHeight w:val="320"/>
        </w:trPr>
        <w:tc>
          <w:tcPr>
            <w:tcW w:w="2580" w:type="dxa"/>
            <w:noWrap/>
            <w:hideMark/>
          </w:tcPr>
          <w:p w14:paraId="6CD3134E" w14:textId="77777777" w:rsidR="00EB4F90" w:rsidRDefault="00EB4F90" w:rsidP="00EB4F90">
            <w:pPr>
              <w:rPr>
                <w:color w:val="000000"/>
              </w:rPr>
            </w:pPr>
            <w:r>
              <w:rPr>
                <w:color w:val="000000"/>
              </w:rPr>
              <w:t>Biodiversity</w:t>
            </w:r>
          </w:p>
        </w:tc>
        <w:tc>
          <w:tcPr>
            <w:tcW w:w="1300" w:type="dxa"/>
            <w:noWrap/>
            <w:hideMark/>
          </w:tcPr>
          <w:p w14:paraId="78987BF6" w14:textId="77777777" w:rsidR="00EB4F90" w:rsidRDefault="00EB4F90" w:rsidP="00EB4F90">
            <w:pPr>
              <w:rPr>
                <w:color w:val="000000"/>
              </w:rPr>
            </w:pPr>
            <w:r>
              <w:rPr>
                <w:color w:val="000000"/>
              </w:rPr>
              <w:t>0.04</w:t>
            </w:r>
          </w:p>
        </w:tc>
        <w:tc>
          <w:tcPr>
            <w:tcW w:w="1507" w:type="dxa"/>
            <w:noWrap/>
            <w:hideMark/>
          </w:tcPr>
          <w:p w14:paraId="0CD88A7A" w14:textId="77777777" w:rsidR="00EB4F90" w:rsidRDefault="00EB4F90" w:rsidP="00EB4F90">
            <w:pPr>
              <w:rPr>
                <w:color w:val="000000"/>
              </w:rPr>
            </w:pPr>
            <w:r>
              <w:rPr>
                <w:color w:val="000000"/>
              </w:rPr>
              <w:t>0.03</w:t>
            </w:r>
          </w:p>
        </w:tc>
        <w:tc>
          <w:tcPr>
            <w:tcW w:w="1093" w:type="dxa"/>
            <w:noWrap/>
            <w:hideMark/>
          </w:tcPr>
          <w:p w14:paraId="6A451268" w14:textId="77777777" w:rsidR="00EB4F90" w:rsidRDefault="00EB4F90" w:rsidP="00EB4F90">
            <w:pPr>
              <w:rPr>
                <w:color w:val="000000"/>
              </w:rPr>
            </w:pPr>
            <w:r>
              <w:rPr>
                <w:color w:val="000000"/>
              </w:rPr>
              <w:t>1.14</w:t>
            </w:r>
          </w:p>
        </w:tc>
        <w:tc>
          <w:tcPr>
            <w:tcW w:w="1300" w:type="dxa"/>
            <w:noWrap/>
            <w:hideMark/>
          </w:tcPr>
          <w:p w14:paraId="76E00070" w14:textId="77777777" w:rsidR="00EB4F90" w:rsidRDefault="00EB4F90" w:rsidP="00EB4F90">
            <w:pPr>
              <w:rPr>
                <w:color w:val="000000"/>
              </w:rPr>
            </w:pPr>
            <w:r>
              <w:rPr>
                <w:color w:val="000000"/>
              </w:rPr>
              <w:t>0.25</w:t>
            </w:r>
          </w:p>
        </w:tc>
      </w:tr>
      <w:tr w:rsidR="00EB4F90" w14:paraId="79400BC8" w14:textId="77777777" w:rsidTr="00EB4F90">
        <w:trPr>
          <w:trHeight w:val="320"/>
        </w:trPr>
        <w:tc>
          <w:tcPr>
            <w:tcW w:w="2580" w:type="dxa"/>
            <w:noWrap/>
            <w:hideMark/>
          </w:tcPr>
          <w:p w14:paraId="12A291D8" w14:textId="77777777" w:rsidR="00EB4F90" w:rsidRDefault="00EB4F90" w:rsidP="00EB4F90">
            <w:pPr>
              <w:rPr>
                <w:color w:val="000000"/>
              </w:rPr>
            </w:pPr>
            <w:r>
              <w:rPr>
                <w:color w:val="000000"/>
              </w:rPr>
              <w:t>Depth</w:t>
            </w:r>
          </w:p>
        </w:tc>
        <w:tc>
          <w:tcPr>
            <w:tcW w:w="1300" w:type="dxa"/>
            <w:noWrap/>
            <w:hideMark/>
          </w:tcPr>
          <w:p w14:paraId="01C1B608" w14:textId="77777777" w:rsidR="00EB4F90" w:rsidRDefault="00EB4F90" w:rsidP="00EB4F90">
            <w:pPr>
              <w:rPr>
                <w:color w:val="000000"/>
              </w:rPr>
            </w:pPr>
            <w:r>
              <w:rPr>
                <w:color w:val="000000"/>
              </w:rPr>
              <w:t>0.10</w:t>
            </w:r>
          </w:p>
        </w:tc>
        <w:tc>
          <w:tcPr>
            <w:tcW w:w="1507" w:type="dxa"/>
            <w:noWrap/>
            <w:hideMark/>
          </w:tcPr>
          <w:p w14:paraId="7F710AF9" w14:textId="77777777" w:rsidR="00EB4F90" w:rsidRDefault="00EB4F90" w:rsidP="00EB4F90">
            <w:pPr>
              <w:rPr>
                <w:color w:val="000000"/>
              </w:rPr>
            </w:pPr>
            <w:r>
              <w:rPr>
                <w:color w:val="000000"/>
              </w:rPr>
              <w:t>0.03</w:t>
            </w:r>
          </w:p>
        </w:tc>
        <w:tc>
          <w:tcPr>
            <w:tcW w:w="1093" w:type="dxa"/>
            <w:noWrap/>
            <w:hideMark/>
          </w:tcPr>
          <w:p w14:paraId="2EBEE9E5" w14:textId="77777777" w:rsidR="00EB4F90" w:rsidRDefault="00EB4F90" w:rsidP="00EB4F90">
            <w:pPr>
              <w:rPr>
                <w:color w:val="000000"/>
              </w:rPr>
            </w:pPr>
            <w:r>
              <w:rPr>
                <w:color w:val="000000"/>
              </w:rPr>
              <w:t>3.21</w:t>
            </w:r>
          </w:p>
        </w:tc>
        <w:tc>
          <w:tcPr>
            <w:tcW w:w="1300" w:type="dxa"/>
            <w:noWrap/>
            <w:hideMark/>
          </w:tcPr>
          <w:p w14:paraId="6D1FD520" w14:textId="1244196A" w:rsidR="00EB4F90" w:rsidRDefault="00EB4F90" w:rsidP="00EB4F90">
            <w:pPr>
              <w:rPr>
                <w:color w:val="000000"/>
              </w:rPr>
            </w:pPr>
            <w:r>
              <w:rPr>
                <w:color w:val="000000"/>
              </w:rPr>
              <w:t>&lt; 0.01</w:t>
            </w:r>
          </w:p>
        </w:tc>
      </w:tr>
      <w:tr w:rsidR="00EB4F90" w14:paraId="61897C33" w14:textId="77777777" w:rsidTr="00EB4F90">
        <w:trPr>
          <w:trHeight w:val="320"/>
        </w:trPr>
        <w:tc>
          <w:tcPr>
            <w:tcW w:w="2580" w:type="dxa"/>
            <w:noWrap/>
            <w:hideMark/>
          </w:tcPr>
          <w:p w14:paraId="2910EBB9"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92FD9A0" w14:textId="77777777" w:rsidR="00EB4F90" w:rsidRDefault="00EB4F90" w:rsidP="00EB4F90">
            <w:pPr>
              <w:rPr>
                <w:color w:val="000000"/>
              </w:rPr>
            </w:pPr>
            <w:r>
              <w:rPr>
                <w:color w:val="000000"/>
              </w:rPr>
              <w:t>0.15</w:t>
            </w:r>
          </w:p>
        </w:tc>
        <w:tc>
          <w:tcPr>
            <w:tcW w:w="1507" w:type="dxa"/>
            <w:noWrap/>
            <w:hideMark/>
          </w:tcPr>
          <w:p w14:paraId="0BBC7232" w14:textId="77777777" w:rsidR="00EB4F90" w:rsidRDefault="00EB4F90" w:rsidP="00EB4F90">
            <w:pPr>
              <w:rPr>
                <w:color w:val="000000"/>
              </w:rPr>
            </w:pPr>
            <w:r>
              <w:rPr>
                <w:color w:val="000000"/>
              </w:rPr>
              <w:t>0.06</w:t>
            </w:r>
          </w:p>
        </w:tc>
        <w:tc>
          <w:tcPr>
            <w:tcW w:w="1093" w:type="dxa"/>
            <w:noWrap/>
            <w:hideMark/>
          </w:tcPr>
          <w:p w14:paraId="57759BF0" w14:textId="77777777" w:rsidR="00EB4F90" w:rsidRDefault="00EB4F90" w:rsidP="00EB4F90">
            <w:pPr>
              <w:rPr>
                <w:color w:val="000000"/>
              </w:rPr>
            </w:pPr>
            <w:r>
              <w:rPr>
                <w:color w:val="000000"/>
              </w:rPr>
              <w:t>2.43</w:t>
            </w:r>
          </w:p>
        </w:tc>
        <w:tc>
          <w:tcPr>
            <w:tcW w:w="1300" w:type="dxa"/>
            <w:noWrap/>
            <w:hideMark/>
          </w:tcPr>
          <w:p w14:paraId="55EC33BB" w14:textId="77777777" w:rsidR="00EB4F90" w:rsidRDefault="00EB4F90" w:rsidP="00EB4F90">
            <w:pPr>
              <w:rPr>
                <w:color w:val="000000"/>
              </w:rPr>
            </w:pPr>
            <w:r>
              <w:rPr>
                <w:color w:val="000000"/>
              </w:rPr>
              <w:t>0.01</w:t>
            </w:r>
          </w:p>
        </w:tc>
      </w:tr>
      <w:tr w:rsidR="00EB4F90" w14:paraId="0717EDF6" w14:textId="77777777" w:rsidTr="00EB4F90">
        <w:trPr>
          <w:trHeight w:val="320"/>
        </w:trPr>
        <w:tc>
          <w:tcPr>
            <w:tcW w:w="2580" w:type="dxa"/>
            <w:noWrap/>
            <w:hideMark/>
          </w:tcPr>
          <w:p w14:paraId="726EA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19FAB911" w14:textId="77777777" w:rsidR="00EB4F90" w:rsidRDefault="00EB4F90" w:rsidP="00EB4F90">
            <w:pPr>
              <w:rPr>
                <w:color w:val="000000"/>
              </w:rPr>
            </w:pPr>
            <w:r>
              <w:rPr>
                <w:color w:val="000000"/>
              </w:rPr>
              <w:t>-0.02</w:t>
            </w:r>
          </w:p>
        </w:tc>
        <w:tc>
          <w:tcPr>
            <w:tcW w:w="1507" w:type="dxa"/>
            <w:noWrap/>
            <w:hideMark/>
          </w:tcPr>
          <w:p w14:paraId="429A8789" w14:textId="77777777" w:rsidR="00EB4F90" w:rsidRDefault="00EB4F90" w:rsidP="00EB4F90">
            <w:pPr>
              <w:rPr>
                <w:color w:val="000000"/>
              </w:rPr>
            </w:pPr>
            <w:r>
              <w:rPr>
                <w:color w:val="000000"/>
              </w:rPr>
              <w:t>0.02</w:t>
            </w:r>
          </w:p>
        </w:tc>
        <w:tc>
          <w:tcPr>
            <w:tcW w:w="1093" w:type="dxa"/>
            <w:noWrap/>
            <w:hideMark/>
          </w:tcPr>
          <w:p w14:paraId="3D4E5BC0" w14:textId="77777777" w:rsidR="00EB4F90" w:rsidRDefault="00EB4F90" w:rsidP="00EB4F90">
            <w:pPr>
              <w:rPr>
                <w:color w:val="000000"/>
              </w:rPr>
            </w:pPr>
            <w:r>
              <w:rPr>
                <w:color w:val="000000"/>
              </w:rPr>
              <w:t>-1.12</w:t>
            </w:r>
          </w:p>
        </w:tc>
        <w:tc>
          <w:tcPr>
            <w:tcW w:w="1300" w:type="dxa"/>
            <w:noWrap/>
            <w:hideMark/>
          </w:tcPr>
          <w:p w14:paraId="0222AB72" w14:textId="77777777" w:rsidR="00EB4F90" w:rsidRDefault="00EB4F90" w:rsidP="00EB4F90">
            <w:pPr>
              <w:rPr>
                <w:color w:val="000000"/>
              </w:rPr>
            </w:pPr>
            <w:r>
              <w:rPr>
                <w:color w:val="000000"/>
              </w:rPr>
              <w:t>0.26</w:t>
            </w:r>
          </w:p>
        </w:tc>
      </w:tr>
      <w:tr w:rsidR="00EB4F90" w14:paraId="05684750" w14:textId="77777777" w:rsidTr="00EB4F90">
        <w:trPr>
          <w:trHeight w:val="320"/>
        </w:trPr>
        <w:tc>
          <w:tcPr>
            <w:tcW w:w="2580" w:type="dxa"/>
            <w:noWrap/>
            <w:hideMark/>
          </w:tcPr>
          <w:p w14:paraId="3C10BD07"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69308B06" w14:textId="77777777" w:rsidR="00EB4F90" w:rsidRDefault="00EB4F90" w:rsidP="00EB4F90">
            <w:pPr>
              <w:rPr>
                <w:color w:val="000000"/>
              </w:rPr>
            </w:pPr>
            <w:r>
              <w:rPr>
                <w:color w:val="000000"/>
              </w:rPr>
              <w:t>-0.02</w:t>
            </w:r>
          </w:p>
        </w:tc>
        <w:tc>
          <w:tcPr>
            <w:tcW w:w="1507" w:type="dxa"/>
            <w:noWrap/>
            <w:hideMark/>
          </w:tcPr>
          <w:p w14:paraId="06525FC4" w14:textId="77777777" w:rsidR="00EB4F90" w:rsidRDefault="00EB4F90" w:rsidP="00EB4F90">
            <w:pPr>
              <w:rPr>
                <w:color w:val="000000"/>
              </w:rPr>
            </w:pPr>
            <w:r>
              <w:rPr>
                <w:color w:val="000000"/>
              </w:rPr>
              <w:t>0.02</w:t>
            </w:r>
          </w:p>
        </w:tc>
        <w:tc>
          <w:tcPr>
            <w:tcW w:w="1093" w:type="dxa"/>
            <w:noWrap/>
            <w:hideMark/>
          </w:tcPr>
          <w:p w14:paraId="21309BFA" w14:textId="77777777" w:rsidR="00EB4F90" w:rsidRDefault="00EB4F90" w:rsidP="00EB4F90">
            <w:pPr>
              <w:rPr>
                <w:color w:val="000000"/>
              </w:rPr>
            </w:pPr>
            <w:r>
              <w:rPr>
                <w:color w:val="000000"/>
              </w:rPr>
              <w:t>-1.06</w:t>
            </w:r>
          </w:p>
        </w:tc>
        <w:tc>
          <w:tcPr>
            <w:tcW w:w="1300" w:type="dxa"/>
            <w:noWrap/>
            <w:hideMark/>
          </w:tcPr>
          <w:p w14:paraId="60DC7B05" w14:textId="77777777" w:rsidR="00EB4F90" w:rsidRDefault="00EB4F90" w:rsidP="00EB4F90">
            <w:pPr>
              <w:rPr>
                <w:color w:val="000000"/>
              </w:rPr>
            </w:pPr>
            <w:r>
              <w:rPr>
                <w:color w:val="000000"/>
              </w:rPr>
              <w:t>0.29</w:t>
            </w:r>
          </w:p>
        </w:tc>
      </w:tr>
    </w:tbl>
    <w:p w14:paraId="5BB33ED7" w14:textId="77777777" w:rsidR="00275834" w:rsidRDefault="00275834" w:rsidP="00EB4F90">
      <w:pPr>
        <w:jc w:val="center"/>
      </w:pPr>
    </w:p>
    <w:p w14:paraId="14FA0D07" w14:textId="771A4850" w:rsidR="00275834" w:rsidRPr="00EB4F90" w:rsidRDefault="00275834"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5715B0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96ABF8" w14:textId="0C3698F3" w:rsidR="00EB4F90" w:rsidRPr="00EB4F90" w:rsidRDefault="00EB4F90" w:rsidP="00EB4F90">
            <w:pPr>
              <w:rPr>
                <w:b/>
                <w:bCs/>
              </w:rPr>
            </w:pPr>
            <w:proofErr w:type="spellStart"/>
            <w:r w:rsidRPr="00EB4F90">
              <w:rPr>
                <w:b/>
                <w:bCs/>
              </w:rPr>
              <w:t>Embiotocidae</w:t>
            </w:r>
            <w:proofErr w:type="spellEnd"/>
          </w:p>
        </w:tc>
        <w:tc>
          <w:tcPr>
            <w:tcW w:w="1300" w:type="dxa"/>
            <w:noWrap/>
            <w:hideMark/>
          </w:tcPr>
          <w:p w14:paraId="29503165"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483C38A" w14:textId="546DDDF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DF1426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B8E1967" w14:textId="77777777" w:rsidR="00EB4F90" w:rsidRPr="00EB4F90" w:rsidRDefault="00EB4F90" w:rsidP="00EB4F90">
            <w:pPr>
              <w:rPr>
                <w:b/>
                <w:bCs/>
                <w:color w:val="000000"/>
              </w:rPr>
            </w:pPr>
            <w:r w:rsidRPr="00EB4F90">
              <w:rPr>
                <w:b/>
                <w:bCs/>
                <w:color w:val="000000"/>
              </w:rPr>
              <w:t>p value</w:t>
            </w:r>
          </w:p>
        </w:tc>
      </w:tr>
      <w:tr w:rsidR="00EB4F90" w14:paraId="04489621" w14:textId="77777777" w:rsidTr="00EB4F90">
        <w:trPr>
          <w:trHeight w:val="320"/>
        </w:trPr>
        <w:tc>
          <w:tcPr>
            <w:tcW w:w="2580" w:type="dxa"/>
            <w:noWrap/>
            <w:hideMark/>
          </w:tcPr>
          <w:p w14:paraId="78BE4135" w14:textId="77777777" w:rsidR="00EB4F90" w:rsidRDefault="00EB4F90" w:rsidP="00EB4F90">
            <w:pPr>
              <w:rPr>
                <w:color w:val="000000"/>
              </w:rPr>
            </w:pPr>
            <w:r>
              <w:rPr>
                <w:color w:val="000000"/>
              </w:rPr>
              <w:t>Intercept</w:t>
            </w:r>
          </w:p>
        </w:tc>
        <w:tc>
          <w:tcPr>
            <w:tcW w:w="1300" w:type="dxa"/>
            <w:noWrap/>
            <w:hideMark/>
          </w:tcPr>
          <w:p w14:paraId="35D87F66" w14:textId="77777777" w:rsidR="00EB4F90" w:rsidRDefault="00EB4F90" w:rsidP="00EB4F90">
            <w:pPr>
              <w:rPr>
                <w:color w:val="000000"/>
              </w:rPr>
            </w:pPr>
            <w:r>
              <w:rPr>
                <w:color w:val="000000"/>
              </w:rPr>
              <w:t>0.27</w:t>
            </w:r>
          </w:p>
        </w:tc>
        <w:tc>
          <w:tcPr>
            <w:tcW w:w="1507" w:type="dxa"/>
            <w:noWrap/>
            <w:hideMark/>
          </w:tcPr>
          <w:p w14:paraId="4D9C2A2B" w14:textId="77777777" w:rsidR="00EB4F90" w:rsidRDefault="00EB4F90" w:rsidP="00EB4F90">
            <w:pPr>
              <w:rPr>
                <w:color w:val="000000"/>
              </w:rPr>
            </w:pPr>
            <w:r>
              <w:rPr>
                <w:color w:val="000000"/>
              </w:rPr>
              <w:t>0.04</w:t>
            </w:r>
          </w:p>
        </w:tc>
        <w:tc>
          <w:tcPr>
            <w:tcW w:w="1093" w:type="dxa"/>
            <w:noWrap/>
            <w:hideMark/>
          </w:tcPr>
          <w:p w14:paraId="7B0AA3B6" w14:textId="77777777" w:rsidR="00EB4F90" w:rsidRDefault="00EB4F90" w:rsidP="00EB4F90">
            <w:pPr>
              <w:rPr>
                <w:color w:val="000000"/>
              </w:rPr>
            </w:pPr>
            <w:r>
              <w:rPr>
                <w:color w:val="000000"/>
              </w:rPr>
              <w:t>6.32</w:t>
            </w:r>
          </w:p>
        </w:tc>
        <w:tc>
          <w:tcPr>
            <w:tcW w:w="1300" w:type="dxa"/>
            <w:noWrap/>
            <w:hideMark/>
          </w:tcPr>
          <w:p w14:paraId="62377321" w14:textId="2F443570" w:rsidR="00EB4F90" w:rsidRDefault="00EB4F90" w:rsidP="00EB4F90">
            <w:pPr>
              <w:rPr>
                <w:color w:val="000000"/>
              </w:rPr>
            </w:pPr>
            <w:r>
              <w:rPr>
                <w:color w:val="000000"/>
              </w:rPr>
              <w:t>&lt; 0.01</w:t>
            </w:r>
          </w:p>
        </w:tc>
      </w:tr>
      <w:tr w:rsidR="00EB4F90" w14:paraId="5F7D5FD6" w14:textId="77777777" w:rsidTr="00EB4F90">
        <w:trPr>
          <w:trHeight w:val="320"/>
        </w:trPr>
        <w:tc>
          <w:tcPr>
            <w:tcW w:w="2580" w:type="dxa"/>
            <w:noWrap/>
            <w:hideMark/>
          </w:tcPr>
          <w:p w14:paraId="6FB41AFF"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6B7C8C84" w14:textId="77777777" w:rsidR="00EB4F90" w:rsidRDefault="00EB4F90" w:rsidP="00EB4F90">
            <w:pPr>
              <w:rPr>
                <w:color w:val="000000"/>
              </w:rPr>
            </w:pPr>
            <w:r>
              <w:rPr>
                <w:color w:val="000000"/>
              </w:rPr>
              <w:t>-0.03</w:t>
            </w:r>
          </w:p>
        </w:tc>
        <w:tc>
          <w:tcPr>
            <w:tcW w:w="1507" w:type="dxa"/>
            <w:noWrap/>
            <w:hideMark/>
          </w:tcPr>
          <w:p w14:paraId="242782BD" w14:textId="77777777" w:rsidR="00EB4F90" w:rsidRDefault="00EB4F90" w:rsidP="00EB4F90">
            <w:pPr>
              <w:rPr>
                <w:color w:val="000000"/>
              </w:rPr>
            </w:pPr>
            <w:r>
              <w:rPr>
                <w:color w:val="000000"/>
              </w:rPr>
              <w:t>0.08</w:t>
            </w:r>
          </w:p>
        </w:tc>
        <w:tc>
          <w:tcPr>
            <w:tcW w:w="1093" w:type="dxa"/>
            <w:noWrap/>
            <w:hideMark/>
          </w:tcPr>
          <w:p w14:paraId="1ACF5DF6" w14:textId="77777777" w:rsidR="00EB4F90" w:rsidRDefault="00EB4F90" w:rsidP="00EB4F90">
            <w:pPr>
              <w:rPr>
                <w:color w:val="000000"/>
              </w:rPr>
            </w:pPr>
            <w:r>
              <w:rPr>
                <w:color w:val="000000"/>
              </w:rPr>
              <w:t>-0.45</w:t>
            </w:r>
          </w:p>
        </w:tc>
        <w:tc>
          <w:tcPr>
            <w:tcW w:w="1300" w:type="dxa"/>
            <w:noWrap/>
            <w:hideMark/>
          </w:tcPr>
          <w:p w14:paraId="20545CEB" w14:textId="77777777" w:rsidR="00EB4F90" w:rsidRDefault="00EB4F90" w:rsidP="00EB4F90">
            <w:pPr>
              <w:rPr>
                <w:color w:val="000000"/>
              </w:rPr>
            </w:pPr>
            <w:r>
              <w:rPr>
                <w:color w:val="000000"/>
              </w:rPr>
              <w:t>0.66</w:t>
            </w:r>
          </w:p>
        </w:tc>
      </w:tr>
      <w:tr w:rsidR="00EB4F90" w14:paraId="121AC5D8" w14:textId="77777777" w:rsidTr="00EB4F90">
        <w:trPr>
          <w:trHeight w:val="320"/>
        </w:trPr>
        <w:tc>
          <w:tcPr>
            <w:tcW w:w="2580" w:type="dxa"/>
            <w:noWrap/>
            <w:hideMark/>
          </w:tcPr>
          <w:p w14:paraId="67D284FC" w14:textId="77777777" w:rsidR="00EB4F90" w:rsidRDefault="00EB4F90" w:rsidP="00EB4F90">
            <w:pPr>
              <w:rPr>
                <w:color w:val="000000"/>
              </w:rPr>
            </w:pPr>
            <w:r>
              <w:rPr>
                <w:color w:val="000000"/>
              </w:rPr>
              <w:t>Kelp none</w:t>
            </w:r>
          </w:p>
        </w:tc>
        <w:tc>
          <w:tcPr>
            <w:tcW w:w="1300" w:type="dxa"/>
            <w:noWrap/>
            <w:hideMark/>
          </w:tcPr>
          <w:p w14:paraId="12449523" w14:textId="77777777" w:rsidR="00EB4F90" w:rsidRDefault="00EB4F90" w:rsidP="00EB4F90">
            <w:pPr>
              <w:rPr>
                <w:color w:val="000000"/>
              </w:rPr>
            </w:pPr>
            <w:r>
              <w:rPr>
                <w:color w:val="000000"/>
              </w:rPr>
              <w:t>-0.28</w:t>
            </w:r>
          </w:p>
        </w:tc>
        <w:tc>
          <w:tcPr>
            <w:tcW w:w="1507" w:type="dxa"/>
            <w:noWrap/>
            <w:hideMark/>
          </w:tcPr>
          <w:p w14:paraId="6C1A0E2B" w14:textId="77777777" w:rsidR="00EB4F90" w:rsidRDefault="00EB4F90" w:rsidP="00EB4F90">
            <w:pPr>
              <w:rPr>
                <w:color w:val="000000"/>
              </w:rPr>
            </w:pPr>
            <w:r>
              <w:rPr>
                <w:color w:val="000000"/>
              </w:rPr>
              <w:t>0.13</w:t>
            </w:r>
          </w:p>
        </w:tc>
        <w:tc>
          <w:tcPr>
            <w:tcW w:w="1093" w:type="dxa"/>
            <w:noWrap/>
            <w:hideMark/>
          </w:tcPr>
          <w:p w14:paraId="3E9E7923" w14:textId="77777777" w:rsidR="00EB4F90" w:rsidRDefault="00EB4F90" w:rsidP="00EB4F90">
            <w:pPr>
              <w:rPr>
                <w:color w:val="000000"/>
              </w:rPr>
            </w:pPr>
            <w:r>
              <w:rPr>
                <w:color w:val="000000"/>
              </w:rPr>
              <w:t>-2.11</w:t>
            </w:r>
          </w:p>
        </w:tc>
        <w:tc>
          <w:tcPr>
            <w:tcW w:w="1300" w:type="dxa"/>
            <w:noWrap/>
            <w:hideMark/>
          </w:tcPr>
          <w:p w14:paraId="609A14BF" w14:textId="77777777" w:rsidR="00EB4F90" w:rsidRDefault="00EB4F90" w:rsidP="00EB4F90">
            <w:pPr>
              <w:rPr>
                <w:color w:val="000000"/>
              </w:rPr>
            </w:pPr>
            <w:r>
              <w:rPr>
                <w:color w:val="000000"/>
              </w:rPr>
              <w:t>0.03</w:t>
            </w:r>
          </w:p>
        </w:tc>
      </w:tr>
      <w:tr w:rsidR="00EB4F90" w14:paraId="7BA2F4AB" w14:textId="77777777" w:rsidTr="00A31D90">
        <w:trPr>
          <w:trHeight w:val="320"/>
        </w:trPr>
        <w:tc>
          <w:tcPr>
            <w:tcW w:w="2580" w:type="dxa"/>
            <w:noWrap/>
            <w:hideMark/>
          </w:tcPr>
          <w:p w14:paraId="2824BCDF" w14:textId="77777777" w:rsidR="00EB4F90" w:rsidRDefault="00EB4F90" w:rsidP="00EB4F90">
            <w:pPr>
              <w:rPr>
                <w:color w:val="000000"/>
              </w:rPr>
            </w:pPr>
            <w:r>
              <w:rPr>
                <w:color w:val="000000"/>
              </w:rPr>
              <w:t>Kelp biomass</w:t>
            </w:r>
          </w:p>
        </w:tc>
        <w:tc>
          <w:tcPr>
            <w:tcW w:w="1300" w:type="dxa"/>
            <w:noWrap/>
            <w:hideMark/>
          </w:tcPr>
          <w:p w14:paraId="246E82D7" w14:textId="77777777" w:rsidR="00EB4F90" w:rsidRDefault="00EB4F90" w:rsidP="00EB4F90">
            <w:pPr>
              <w:rPr>
                <w:color w:val="000000"/>
              </w:rPr>
            </w:pPr>
            <w:r>
              <w:rPr>
                <w:color w:val="000000"/>
              </w:rPr>
              <w:t>0.25</w:t>
            </w:r>
          </w:p>
        </w:tc>
        <w:tc>
          <w:tcPr>
            <w:tcW w:w="1507" w:type="dxa"/>
            <w:noWrap/>
            <w:hideMark/>
          </w:tcPr>
          <w:p w14:paraId="3E9E450D" w14:textId="77777777" w:rsidR="00EB4F90" w:rsidRDefault="00EB4F90" w:rsidP="00EB4F90">
            <w:pPr>
              <w:rPr>
                <w:color w:val="000000"/>
              </w:rPr>
            </w:pPr>
            <w:r>
              <w:rPr>
                <w:color w:val="000000"/>
              </w:rPr>
              <w:t>0.05</w:t>
            </w:r>
          </w:p>
        </w:tc>
        <w:tc>
          <w:tcPr>
            <w:tcW w:w="1093" w:type="dxa"/>
            <w:noWrap/>
            <w:hideMark/>
          </w:tcPr>
          <w:p w14:paraId="58CBE07C" w14:textId="77777777" w:rsidR="00EB4F90" w:rsidRDefault="00EB4F90" w:rsidP="00EB4F90">
            <w:pPr>
              <w:rPr>
                <w:color w:val="000000"/>
              </w:rPr>
            </w:pPr>
            <w:r>
              <w:rPr>
                <w:color w:val="000000"/>
              </w:rPr>
              <w:t>5.31</w:t>
            </w:r>
          </w:p>
        </w:tc>
        <w:tc>
          <w:tcPr>
            <w:tcW w:w="1300" w:type="dxa"/>
            <w:noWrap/>
            <w:vAlign w:val="top"/>
            <w:hideMark/>
          </w:tcPr>
          <w:p w14:paraId="206FC9F1" w14:textId="3B2377E7" w:rsidR="00EB4F90" w:rsidRDefault="00EB4F90" w:rsidP="00EB4F90">
            <w:pPr>
              <w:rPr>
                <w:color w:val="000000"/>
              </w:rPr>
            </w:pPr>
            <w:r w:rsidRPr="007E3B27">
              <w:rPr>
                <w:color w:val="000000"/>
              </w:rPr>
              <w:t>&lt; 0.01</w:t>
            </w:r>
          </w:p>
        </w:tc>
      </w:tr>
      <w:tr w:rsidR="00EB4F90" w14:paraId="7D0D5557" w14:textId="77777777" w:rsidTr="00A31D90">
        <w:trPr>
          <w:trHeight w:val="320"/>
        </w:trPr>
        <w:tc>
          <w:tcPr>
            <w:tcW w:w="2580" w:type="dxa"/>
            <w:noWrap/>
            <w:hideMark/>
          </w:tcPr>
          <w:p w14:paraId="35914752" w14:textId="77777777" w:rsidR="00EB4F90" w:rsidRDefault="00EB4F90" w:rsidP="00EB4F90">
            <w:pPr>
              <w:rPr>
                <w:color w:val="000000"/>
              </w:rPr>
            </w:pPr>
            <w:r>
              <w:rPr>
                <w:color w:val="000000"/>
              </w:rPr>
              <w:t>Tide exchange</w:t>
            </w:r>
          </w:p>
        </w:tc>
        <w:tc>
          <w:tcPr>
            <w:tcW w:w="1300" w:type="dxa"/>
            <w:noWrap/>
            <w:hideMark/>
          </w:tcPr>
          <w:p w14:paraId="2169F0BA" w14:textId="77777777" w:rsidR="00EB4F90" w:rsidRDefault="00EB4F90" w:rsidP="00EB4F90">
            <w:pPr>
              <w:rPr>
                <w:color w:val="000000"/>
              </w:rPr>
            </w:pPr>
            <w:r>
              <w:rPr>
                <w:color w:val="000000"/>
              </w:rPr>
              <w:t>0.15</w:t>
            </w:r>
          </w:p>
        </w:tc>
        <w:tc>
          <w:tcPr>
            <w:tcW w:w="1507" w:type="dxa"/>
            <w:noWrap/>
            <w:hideMark/>
          </w:tcPr>
          <w:p w14:paraId="7844E489" w14:textId="77777777" w:rsidR="00EB4F90" w:rsidRDefault="00EB4F90" w:rsidP="00EB4F90">
            <w:pPr>
              <w:rPr>
                <w:color w:val="000000"/>
              </w:rPr>
            </w:pPr>
            <w:r>
              <w:rPr>
                <w:color w:val="000000"/>
              </w:rPr>
              <w:t>0.04</w:t>
            </w:r>
          </w:p>
        </w:tc>
        <w:tc>
          <w:tcPr>
            <w:tcW w:w="1093" w:type="dxa"/>
            <w:noWrap/>
            <w:hideMark/>
          </w:tcPr>
          <w:p w14:paraId="06005B3A" w14:textId="77777777" w:rsidR="00EB4F90" w:rsidRDefault="00EB4F90" w:rsidP="00EB4F90">
            <w:pPr>
              <w:rPr>
                <w:color w:val="000000"/>
              </w:rPr>
            </w:pPr>
            <w:r>
              <w:rPr>
                <w:color w:val="000000"/>
              </w:rPr>
              <w:t>3.74</w:t>
            </w:r>
          </w:p>
        </w:tc>
        <w:tc>
          <w:tcPr>
            <w:tcW w:w="1300" w:type="dxa"/>
            <w:noWrap/>
            <w:vAlign w:val="top"/>
            <w:hideMark/>
          </w:tcPr>
          <w:p w14:paraId="56B8727F" w14:textId="6C587E92" w:rsidR="00EB4F90" w:rsidRDefault="00EB4F90" w:rsidP="00EB4F90">
            <w:pPr>
              <w:rPr>
                <w:color w:val="000000"/>
              </w:rPr>
            </w:pPr>
            <w:r w:rsidRPr="007E3B27">
              <w:rPr>
                <w:color w:val="000000"/>
              </w:rPr>
              <w:t>&lt; 0.01</w:t>
            </w:r>
          </w:p>
        </w:tc>
      </w:tr>
      <w:tr w:rsidR="00EB4F90" w14:paraId="007F3E57" w14:textId="77777777" w:rsidTr="00A31D90">
        <w:trPr>
          <w:trHeight w:val="320"/>
        </w:trPr>
        <w:tc>
          <w:tcPr>
            <w:tcW w:w="2580" w:type="dxa"/>
            <w:noWrap/>
            <w:hideMark/>
          </w:tcPr>
          <w:p w14:paraId="038FD755" w14:textId="77777777" w:rsidR="00EB4F90" w:rsidRDefault="00EB4F90" w:rsidP="00EB4F90">
            <w:pPr>
              <w:rPr>
                <w:color w:val="000000"/>
              </w:rPr>
            </w:pPr>
            <w:r>
              <w:rPr>
                <w:color w:val="000000"/>
              </w:rPr>
              <w:t>Animal biomass</w:t>
            </w:r>
          </w:p>
        </w:tc>
        <w:tc>
          <w:tcPr>
            <w:tcW w:w="1300" w:type="dxa"/>
            <w:noWrap/>
            <w:hideMark/>
          </w:tcPr>
          <w:p w14:paraId="40447A92" w14:textId="77777777" w:rsidR="00EB4F90" w:rsidRDefault="00EB4F90" w:rsidP="00EB4F90">
            <w:pPr>
              <w:rPr>
                <w:color w:val="000000"/>
              </w:rPr>
            </w:pPr>
            <w:r>
              <w:rPr>
                <w:color w:val="000000"/>
              </w:rPr>
              <w:t>0.55</w:t>
            </w:r>
          </w:p>
        </w:tc>
        <w:tc>
          <w:tcPr>
            <w:tcW w:w="1507" w:type="dxa"/>
            <w:noWrap/>
            <w:hideMark/>
          </w:tcPr>
          <w:p w14:paraId="1E1F10B4" w14:textId="77777777" w:rsidR="00EB4F90" w:rsidRDefault="00EB4F90" w:rsidP="00EB4F90">
            <w:pPr>
              <w:rPr>
                <w:color w:val="000000"/>
              </w:rPr>
            </w:pPr>
            <w:r>
              <w:rPr>
                <w:color w:val="000000"/>
              </w:rPr>
              <w:t>0.12</w:t>
            </w:r>
          </w:p>
        </w:tc>
        <w:tc>
          <w:tcPr>
            <w:tcW w:w="1093" w:type="dxa"/>
            <w:noWrap/>
            <w:hideMark/>
          </w:tcPr>
          <w:p w14:paraId="28D07ED1" w14:textId="77777777" w:rsidR="00EB4F90" w:rsidRDefault="00EB4F90" w:rsidP="00EB4F90">
            <w:pPr>
              <w:rPr>
                <w:color w:val="000000"/>
              </w:rPr>
            </w:pPr>
            <w:r>
              <w:rPr>
                <w:color w:val="000000"/>
              </w:rPr>
              <w:t>4.60</w:t>
            </w:r>
          </w:p>
        </w:tc>
        <w:tc>
          <w:tcPr>
            <w:tcW w:w="1300" w:type="dxa"/>
            <w:noWrap/>
            <w:vAlign w:val="top"/>
            <w:hideMark/>
          </w:tcPr>
          <w:p w14:paraId="619DDEF5" w14:textId="0A897FA4" w:rsidR="00EB4F90" w:rsidRDefault="00EB4F90" w:rsidP="00EB4F90">
            <w:pPr>
              <w:rPr>
                <w:color w:val="000000"/>
              </w:rPr>
            </w:pPr>
            <w:r w:rsidRPr="007E3B27">
              <w:rPr>
                <w:color w:val="000000"/>
              </w:rPr>
              <w:t>&lt; 0.01</w:t>
            </w:r>
          </w:p>
        </w:tc>
      </w:tr>
      <w:tr w:rsidR="00EB4F90" w14:paraId="38873EDB" w14:textId="77777777" w:rsidTr="00A31D90">
        <w:trPr>
          <w:trHeight w:val="320"/>
        </w:trPr>
        <w:tc>
          <w:tcPr>
            <w:tcW w:w="2580" w:type="dxa"/>
            <w:noWrap/>
            <w:hideMark/>
          </w:tcPr>
          <w:p w14:paraId="2C874136" w14:textId="77777777" w:rsidR="00EB4F90" w:rsidRDefault="00EB4F90" w:rsidP="00EB4F90">
            <w:pPr>
              <w:rPr>
                <w:color w:val="000000"/>
              </w:rPr>
            </w:pPr>
            <w:r>
              <w:rPr>
                <w:color w:val="000000"/>
              </w:rPr>
              <w:t>Biodiversity</w:t>
            </w:r>
          </w:p>
        </w:tc>
        <w:tc>
          <w:tcPr>
            <w:tcW w:w="1300" w:type="dxa"/>
            <w:noWrap/>
            <w:hideMark/>
          </w:tcPr>
          <w:p w14:paraId="5BDD7189" w14:textId="77777777" w:rsidR="00EB4F90" w:rsidRDefault="00EB4F90" w:rsidP="00EB4F90">
            <w:pPr>
              <w:rPr>
                <w:color w:val="000000"/>
              </w:rPr>
            </w:pPr>
            <w:r>
              <w:rPr>
                <w:color w:val="000000"/>
              </w:rPr>
              <w:t>-0.09</w:t>
            </w:r>
          </w:p>
        </w:tc>
        <w:tc>
          <w:tcPr>
            <w:tcW w:w="1507" w:type="dxa"/>
            <w:noWrap/>
            <w:hideMark/>
          </w:tcPr>
          <w:p w14:paraId="59596D99" w14:textId="77777777" w:rsidR="00EB4F90" w:rsidRDefault="00EB4F90" w:rsidP="00EB4F90">
            <w:pPr>
              <w:rPr>
                <w:color w:val="000000"/>
              </w:rPr>
            </w:pPr>
            <w:r>
              <w:rPr>
                <w:color w:val="000000"/>
              </w:rPr>
              <w:t>0.03</w:t>
            </w:r>
          </w:p>
        </w:tc>
        <w:tc>
          <w:tcPr>
            <w:tcW w:w="1093" w:type="dxa"/>
            <w:noWrap/>
            <w:hideMark/>
          </w:tcPr>
          <w:p w14:paraId="56CE5A20" w14:textId="77777777" w:rsidR="00EB4F90" w:rsidRDefault="00EB4F90" w:rsidP="00EB4F90">
            <w:pPr>
              <w:rPr>
                <w:color w:val="000000"/>
              </w:rPr>
            </w:pPr>
            <w:r>
              <w:rPr>
                <w:color w:val="000000"/>
              </w:rPr>
              <w:t>-2.85</w:t>
            </w:r>
          </w:p>
        </w:tc>
        <w:tc>
          <w:tcPr>
            <w:tcW w:w="1300" w:type="dxa"/>
            <w:noWrap/>
            <w:vAlign w:val="top"/>
            <w:hideMark/>
          </w:tcPr>
          <w:p w14:paraId="45646BC5" w14:textId="0B87B97E" w:rsidR="00EB4F90" w:rsidRDefault="00EB4F90" w:rsidP="00EB4F90">
            <w:pPr>
              <w:rPr>
                <w:color w:val="000000"/>
              </w:rPr>
            </w:pPr>
            <w:r w:rsidRPr="007E3B27">
              <w:rPr>
                <w:color w:val="000000"/>
              </w:rPr>
              <w:t>&lt; 0.01</w:t>
            </w:r>
          </w:p>
        </w:tc>
      </w:tr>
      <w:tr w:rsidR="00EB4F90" w14:paraId="42440133" w14:textId="77777777" w:rsidTr="00EB4F90">
        <w:trPr>
          <w:trHeight w:val="320"/>
        </w:trPr>
        <w:tc>
          <w:tcPr>
            <w:tcW w:w="2580" w:type="dxa"/>
            <w:noWrap/>
            <w:hideMark/>
          </w:tcPr>
          <w:p w14:paraId="37832CAE" w14:textId="77777777" w:rsidR="00EB4F90" w:rsidRDefault="00EB4F90" w:rsidP="00EB4F90">
            <w:pPr>
              <w:rPr>
                <w:color w:val="000000"/>
              </w:rPr>
            </w:pPr>
            <w:r>
              <w:rPr>
                <w:color w:val="000000"/>
              </w:rPr>
              <w:t>Depth</w:t>
            </w:r>
          </w:p>
        </w:tc>
        <w:tc>
          <w:tcPr>
            <w:tcW w:w="1300" w:type="dxa"/>
            <w:noWrap/>
            <w:hideMark/>
          </w:tcPr>
          <w:p w14:paraId="3E55CFE0" w14:textId="77777777" w:rsidR="00EB4F90" w:rsidRDefault="00EB4F90" w:rsidP="00EB4F90">
            <w:pPr>
              <w:rPr>
                <w:color w:val="000000"/>
              </w:rPr>
            </w:pPr>
            <w:r>
              <w:rPr>
                <w:color w:val="000000"/>
              </w:rPr>
              <w:t>0.07</w:t>
            </w:r>
          </w:p>
        </w:tc>
        <w:tc>
          <w:tcPr>
            <w:tcW w:w="1507" w:type="dxa"/>
            <w:noWrap/>
            <w:hideMark/>
          </w:tcPr>
          <w:p w14:paraId="7D1494D8" w14:textId="77777777" w:rsidR="00EB4F90" w:rsidRDefault="00EB4F90" w:rsidP="00EB4F90">
            <w:pPr>
              <w:rPr>
                <w:color w:val="000000"/>
              </w:rPr>
            </w:pPr>
            <w:r>
              <w:rPr>
                <w:color w:val="000000"/>
              </w:rPr>
              <w:t>0.03</w:t>
            </w:r>
          </w:p>
        </w:tc>
        <w:tc>
          <w:tcPr>
            <w:tcW w:w="1093" w:type="dxa"/>
            <w:noWrap/>
            <w:hideMark/>
          </w:tcPr>
          <w:p w14:paraId="199F25D2" w14:textId="77777777" w:rsidR="00EB4F90" w:rsidRDefault="00EB4F90" w:rsidP="00EB4F90">
            <w:pPr>
              <w:rPr>
                <w:color w:val="000000"/>
              </w:rPr>
            </w:pPr>
            <w:r>
              <w:rPr>
                <w:color w:val="000000"/>
              </w:rPr>
              <w:t>2.39</w:t>
            </w:r>
          </w:p>
        </w:tc>
        <w:tc>
          <w:tcPr>
            <w:tcW w:w="1300" w:type="dxa"/>
            <w:noWrap/>
            <w:hideMark/>
          </w:tcPr>
          <w:p w14:paraId="097AACCE" w14:textId="77777777" w:rsidR="00EB4F90" w:rsidRDefault="00EB4F90" w:rsidP="00EB4F90">
            <w:pPr>
              <w:rPr>
                <w:color w:val="000000"/>
              </w:rPr>
            </w:pPr>
            <w:r>
              <w:rPr>
                <w:color w:val="000000"/>
              </w:rPr>
              <w:t>0.02</w:t>
            </w:r>
          </w:p>
        </w:tc>
      </w:tr>
      <w:tr w:rsidR="00EB4F90" w14:paraId="6AC07CEB" w14:textId="77777777" w:rsidTr="00EB4F90">
        <w:trPr>
          <w:trHeight w:val="320"/>
        </w:trPr>
        <w:tc>
          <w:tcPr>
            <w:tcW w:w="2580" w:type="dxa"/>
            <w:noWrap/>
            <w:hideMark/>
          </w:tcPr>
          <w:p w14:paraId="45EEDB5E"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776276D1" w14:textId="77777777" w:rsidR="00EB4F90" w:rsidRDefault="00EB4F90" w:rsidP="00EB4F90">
            <w:pPr>
              <w:rPr>
                <w:color w:val="000000"/>
              </w:rPr>
            </w:pPr>
            <w:r>
              <w:rPr>
                <w:color w:val="000000"/>
              </w:rPr>
              <w:t>0.18</w:t>
            </w:r>
          </w:p>
        </w:tc>
        <w:tc>
          <w:tcPr>
            <w:tcW w:w="1507" w:type="dxa"/>
            <w:noWrap/>
            <w:hideMark/>
          </w:tcPr>
          <w:p w14:paraId="17752FAE" w14:textId="77777777" w:rsidR="00EB4F90" w:rsidRDefault="00EB4F90" w:rsidP="00EB4F90">
            <w:pPr>
              <w:rPr>
                <w:color w:val="000000"/>
              </w:rPr>
            </w:pPr>
            <w:r>
              <w:rPr>
                <w:color w:val="000000"/>
              </w:rPr>
              <w:t>0.07</w:t>
            </w:r>
          </w:p>
        </w:tc>
        <w:tc>
          <w:tcPr>
            <w:tcW w:w="1093" w:type="dxa"/>
            <w:noWrap/>
            <w:hideMark/>
          </w:tcPr>
          <w:p w14:paraId="05B2F484" w14:textId="77777777" w:rsidR="00EB4F90" w:rsidRDefault="00EB4F90" w:rsidP="00EB4F90">
            <w:pPr>
              <w:rPr>
                <w:color w:val="000000"/>
              </w:rPr>
            </w:pPr>
            <w:r>
              <w:rPr>
                <w:color w:val="000000"/>
              </w:rPr>
              <w:t>2.61</w:t>
            </w:r>
          </w:p>
        </w:tc>
        <w:tc>
          <w:tcPr>
            <w:tcW w:w="1300" w:type="dxa"/>
            <w:noWrap/>
            <w:hideMark/>
          </w:tcPr>
          <w:p w14:paraId="3D5B1850" w14:textId="77777777" w:rsidR="00EB4F90" w:rsidRDefault="00EB4F90" w:rsidP="00EB4F90">
            <w:pPr>
              <w:rPr>
                <w:color w:val="000000"/>
              </w:rPr>
            </w:pPr>
            <w:r>
              <w:rPr>
                <w:color w:val="000000"/>
              </w:rPr>
              <w:t>0.01</w:t>
            </w:r>
          </w:p>
        </w:tc>
      </w:tr>
      <w:tr w:rsidR="00EB4F90" w14:paraId="7E97D7F0" w14:textId="77777777" w:rsidTr="00EB4F90">
        <w:trPr>
          <w:trHeight w:val="320"/>
        </w:trPr>
        <w:tc>
          <w:tcPr>
            <w:tcW w:w="2580" w:type="dxa"/>
            <w:noWrap/>
            <w:hideMark/>
          </w:tcPr>
          <w:p w14:paraId="758524A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FDB057D" w14:textId="77777777" w:rsidR="00EB4F90" w:rsidRDefault="00EB4F90" w:rsidP="00EB4F90">
            <w:pPr>
              <w:rPr>
                <w:color w:val="000000"/>
              </w:rPr>
            </w:pPr>
            <w:r>
              <w:rPr>
                <w:color w:val="000000"/>
              </w:rPr>
              <w:t>-0.05</w:t>
            </w:r>
          </w:p>
        </w:tc>
        <w:tc>
          <w:tcPr>
            <w:tcW w:w="1507" w:type="dxa"/>
            <w:noWrap/>
            <w:hideMark/>
          </w:tcPr>
          <w:p w14:paraId="606E4D85" w14:textId="77777777" w:rsidR="00EB4F90" w:rsidRDefault="00EB4F90" w:rsidP="00EB4F90">
            <w:pPr>
              <w:rPr>
                <w:color w:val="000000"/>
              </w:rPr>
            </w:pPr>
            <w:r>
              <w:rPr>
                <w:color w:val="000000"/>
              </w:rPr>
              <w:t>0.11</w:t>
            </w:r>
          </w:p>
        </w:tc>
        <w:tc>
          <w:tcPr>
            <w:tcW w:w="1093" w:type="dxa"/>
            <w:noWrap/>
            <w:hideMark/>
          </w:tcPr>
          <w:p w14:paraId="02A0E19A" w14:textId="77777777" w:rsidR="00EB4F90" w:rsidRDefault="00EB4F90" w:rsidP="00EB4F90">
            <w:pPr>
              <w:rPr>
                <w:color w:val="000000"/>
              </w:rPr>
            </w:pPr>
            <w:r>
              <w:rPr>
                <w:color w:val="000000"/>
              </w:rPr>
              <w:t>-0.48</w:t>
            </w:r>
          </w:p>
        </w:tc>
        <w:tc>
          <w:tcPr>
            <w:tcW w:w="1300" w:type="dxa"/>
            <w:noWrap/>
            <w:hideMark/>
          </w:tcPr>
          <w:p w14:paraId="70FB9534" w14:textId="77777777" w:rsidR="00EB4F90" w:rsidRDefault="00EB4F90" w:rsidP="00EB4F90">
            <w:pPr>
              <w:rPr>
                <w:color w:val="000000"/>
              </w:rPr>
            </w:pPr>
            <w:r>
              <w:rPr>
                <w:color w:val="000000"/>
              </w:rPr>
              <w:t>0.63</w:t>
            </w:r>
          </w:p>
        </w:tc>
      </w:tr>
      <w:tr w:rsidR="00EB4F90" w14:paraId="7D037DC7" w14:textId="77777777" w:rsidTr="00EB4F90">
        <w:trPr>
          <w:trHeight w:val="320"/>
        </w:trPr>
        <w:tc>
          <w:tcPr>
            <w:tcW w:w="2580" w:type="dxa"/>
            <w:noWrap/>
            <w:hideMark/>
          </w:tcPr>
          <w:p w14:paraId="2244001C"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5C4F7A2" w14:textId="77777777" w:rsidR="00EB4F90" w:rsidRDefault="00EB4F90" w:rsidP="00EB4F90">
            <w:pPr>
              <w:rPr>
                <w:color w:val="000000"/>
              </w:rPr>
            </w:pPr>
            <w:r>
              <w:rPr>
                <w:color w:val="000000"/>
              </w:rPr>
              <w:t>0.31</w:t>
            </w:r>
          </w:p>
        </w:tc>
        <w:tc>
          <w:tcPr>
            <w:tcW w:w="1507" w:type="dxa"/>
            <w:noWrap/>
            <w:hideMark/>
          </w:tcPr>
          <w:p w14:paraId="105CC3F1" w14:textId="77777777" w:rsidR="00EB4F90" w:rsidRDefault="00EB4F90" w:rsidP="00EB4F90">
            <w:pPr>
              <w:rPr>
                <w:color w:val="000000"/>
              </w:rPr>
            </w:pPr>
            <w:r>
              <w:rPr>
                <w:color w:val="000000"/>
              </w:rPr>
              <w:t>0.20</w:t>
            </w:r>
          </w:p>
        </w:tc>
        <w:tc>
          <w:tcPr>
            <w:tcW w:w="1093" w:type="dxa"/>
            <w:noWrap/>
            <w:hideMark/>
          </w:tcPr>
          <w:p w14:paraId="51D5AFF8" w14:textId="77777777" w:rsidR="00EB4F90" w:rsidRDefault="00EB4F90" w:rsidP="00EB4F90">
            <w:pPr>
              <w:rPr>
                <w:color w:val="000000"/>
              </w:rPr>
            </w:pPr>
            <w:r>
              <w:rPr>
                <w:color w:val="000000"/>
              </w:rPr>
              <w:t>1.59</w:t>
            </w:r>
          </w:p>
        </w:tc>
        <w:tc>
          <w:tcPr>
            <w:tcW w:w="1300" w:type="dxa"/>
            <w:noWrap/>
            <w:hideMark/>
          </w:tcPr>
          <w:p w14:paraId="0DCC9882" w14:textId="77777777" w:rsidR="00EB4F90" w:rsidRDefault="00EB4F90" w:rsidP="00EB4F90">
            <w:pPr>
              <w:rPr>
                <w:color w:val="000000"/>
              </w:rPr>
            </w:pPr>
            <w:r>
              <w:rPr>
                <w:color w:val="000000"/>
              </w:rPr>
              <w:t>0.11</w:t>
            </w:r>
          </w:p>
        </w:tc>
      </w:tr>
    </w:tbl>
    <w:p w14:paraId="65EE9A1C" w14:textId="77777777" w:rsidR="00275834" w:rsidRDefault="00275834" w:rsidP="00EB4F90"/>
    <w:p w14:paraId="4C7AA854" w14:textId="189875BC"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A6B430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65BB90A" w14:textId="4341815A" w:rsidR="00EB4F90" w:rsidRPr="00EB4F90" w:rsidRDefault="00EB4F90" w:rsidP="00EB4F90">
            <w:pPr>
              <w:rPr>
                <w:b/>
                <w:bCs/>
              </w:rPr>
            </w:pPr>
            <w:r w:rsidRPr="00EB4F90">
              <w:rPr>
                <w:b/>
                <w:bCs/>
              </w:rPr>
              <w:lastRenderedPageBreak/>
              <w:t>Asteriidae</w:t>
            </w:r>
          </w:p>
        </w:tc>
        <w:tc>
          <w:tcPr>
            <w:tcW w:w="1300" w:type="dxa"/>
            <w:noWrap/>
            <w:hideMark/>
          </w:tcPr>
          <w:p w14:paraId="67D69C2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2F3291F7" w14:textId="106D03C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21670DF" w14:textId="77777777" w:rsidR="00EB4F90" w:rsidRPr="00EB4F90" w:rsidRDefault="00EB4F90" w:rsidP="00EB4F90">
            <w:pPr>
              <w:rPr>
                <w:b/>
                <w:bCs/>
                <w:color w:val="000000"/>
              </w:rPr>
            </w:pPr>
            <w:r w:rsidRPr="00EB4F90">
              <w:rPr>
                <w:b/>
                <w:bCs/>
                <w:color w:val="000000"/>
              </w:rPr>
              <w:t>z value</w:t>
            </w:r>
          </w:p>
        </w:tc>
        <w:tc>
          <w:tcPr>
            <w:tcW w:w="1300" w:type="dxa"/>
            <w:noWrap/>
            <w:hideMark/>
          </w:tcPr>
          <w:p w14:paraId="71F4E111" w14:textId="77777777" w:rsidR="00EB4F90" w:rsidRPr="00EB4F90" w:rsidRDefault="00EB4F90" w:rsidP="00EB4F90">
            <w:pPr>
              <w:rPr>
                <w:b/>
                <w:bCs/>
                <w:color w:val="000000"/>
              </w:rPr>
            </w:pPr>
            <w:r w:rsidRPr="00EB4F90">
              <w:rPr>
                <w:b/>
                <w:bCs/>
                <w:color w:val="000000"/>
              </w:rPr>
              <w:t>p value</w:t>
            </w:r>
          </w:p>
        </w:tc>
      </w:tr>
      <w:tr w:rsidR="00EB4F90" w14:paraId="396D3597" w14:textId="77777777" w:rsidTr="00EB4F90">
        <w:trPr>
          <w:trHeight w:val="320"/>
        </w:trPr>
        <w:tc>
          <w:tcPr>
            <w:tcW w:w="2580" w:type="dxa"/>
            <w:noWrap/>
            <w:hideMark/>
          </w:tcPr>
          <w:p w14:paraId="5FF68AE7" w14:textId="77777777" w:rsidR="00EB4F90" w:rsidRDefault="00EB4F90" w:rsidP="00EB4F90">
            <w:pPr>
              <w:rPr>
                <w:color w:val="000000"/>
              </w:rPr>
            </w:pPr>
            <w:r>
              <w:rPr>
                <w:color w:val="000000"/>
              </w:rPr>
              <w:t>Intercept</w:t>
            </w:r>
          </w:p>
        </w:tc>
        <w:tc>
          <w:tcPr>
            <w:tcW w:w="1300" w:type="dxa"/>
            <w:noWrap/>
            <w:hideMark/>
          </w:tcPr>
          <w:p w14:paraId="103B9E55" w14:textId="77777777" w:rsidR="00EB4F90" w:rsidRDefault="00EB4F90" w:rsidP="00EB4F90">
            <w:pPr>
              <w:rPr>
                <w:color w:val="000000"/>
              </w:rPr>
            </w:pPr>
            <w:r>
              <w:rPr>
                <w:color w:val="000000"/>
              </w:rPr>
              <w:t>0.06</w:t>
            </w:r>
          </w:p>
        </w:tc>
        <w:tc>
          <w:tcPr>
            <w:tcW w:w="1507" w:type="dxa"/>
            <w:noWrap/>
            <w:hideMark/>
          </w:tcPr>
          <w:p w14:paraId="5A35D142" w14:textId="77777777" w:rsidR="00EB4F90" w:rsidRDefault="00EB4F90" w:rsidP="00EB4F90">
            <w:pPr>
              <w:rPr>
                <w:color w:val="000000"/>
              </w:rPr>
            </w:pPr>
            <w:r>
              <w:rPr>
                <w:color w:val="000000"/>
              </w:rPr>
              <w:t>0.04</w:t>
            </w:r>
          </w:p>
        </w:tc>
        <w:tc>
          <w:tcPr>
            <w:tcW w:w="1093" w:type="dxa"/>
            <w:noWrap/>
            <w:hideMark/>
          </w:tcPr>
          <w:p w14:paraId="5DA9BB86" w14:textId="77777777" w:rsidR="00EB4F90" w:rsidRDefault="00EB4F90" w:rsidP="00EB4F90">
            <w:pPr>
              <w:rPr>
                <w:color w:val="000000"/>
              </w:rPr>
            </w:pPr>
            <w:r>
              <w:rPr>
                <w:color w:val="000000"/>
              </w:rPr>
              <w:t>1.34</w:t>
            </w:r>
          </w:p>
        </w:tc>
        <w:tc>
          <w:tcPr>
            <w:tcW w:w="1300" w:type="dxa"/>
            <w:noWrap/>
            <w:hideMark/>
          </w:tcPr>
          <w:p w14:paraId="538BE8C2" w14:textId="77777777" w:rsidR="00EB4F90" w:rsidRDefault="00EB4F90" w:rsidP="00EB4F90">
            <w:pPr>
              <w:rPr>
                <w:color w:val="000000"/>
              </w:rPr>
            </w:pPr>
            <w:r>
              <w:rPr>
                <w:color w:val="000000"/>
              </w:rPr>
              <w:t>0.18</w:t>
            </w:r>
          </w:p>
        </w:tc>
      </w:tr>
      <w:tr w:rsidR="00EB4F90" w14:paraId="56BB20AC" w14:textId="77777777" w:rsidTr="00EB4F90">
        <w:trPr>
          <w:trHeight w:val="320"/>
        </w:trPr>
        <w:tc>
          <w:tcPr>
            <w:tcW w:w="2580" w:type="dxa"/>
            <w:noWrap/>
            <w:hideMark/>
          </w:tcPr>
          <w:p w14:paraId="2DADB6E7"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C4E759C" w14:textId="77777777" w:rsidR="00EB4F90" w:rsidRDefault="00EB4F90" w:rsidP="00EB4F90">
            <w:pPr>
              <w:rPr>
                <w:color w:val="000000"/>
              </w:rPr>
            </w:pPr>
            <w:r>
              <w:rPr>
                <w:color w:val="000000"/>
              </w:rPr>
              <w:t>0.05</w:t>
            </w:r>
          </w:p>
        </w:tc>
        <w:tc>
          <w:tcPr>
            <w:tcW w:w="1507" w:type="dxa"/>
            <w:noWrap/>
            <w:hideMark/>
          </w:tcPr>
          <w:p w14:paraId="6902DCA1" w14:textId="77777777" w:rsidR="00EB4F90" w:rsidRDefault="00EB4F90" w:rsidP="00EB4F90">
            <w:pPr>
              <w:rPr>
                <w:color w:val="000000"/>
              </w:rPr>
            </w:pPr>
            <w:r>
              <w:rPr>
                <w:color w:val="000000"/>
              </w:rPr>
              <w:t>0.09</w:t>
            </w:r>
          </w:p>
        </w:tc>
        <w:tc>
          <w:tcPr>
            <w:tcW w:w="1093" w:type="dxa"/>
            <w:noWrap/>
            <w:hideMark/>
          </w:tcPr>
          <w:p w14:paraId="2DD6E92D" w14:textId="77777777" w:rsidR="00EB4F90" w:rsidRDefault="00EB4F90" w:rsidP="00EB4F90">
            <w:pPr>
              <w:rPr>
                <w:color w:val="000000"/>
              </w:rPr>
            </w:pPr>
            <w:r>
              <w:rPr>
                <w:color w:val="000000"/>
              </w:rPr>
              <w:t>0.52</w:t>
            </w:r>
          </w:p>
        </w:tc>
        <w:tc>
          <w:tcPr>
            <w:tcW w:w="1300" w:type="dxa"/>
            <w:noWrap/>
            <w:hideMark/>
          </w:tcPr>
          <w:p w14:paraId="28BC3146" w14:textId="77777777" w:rsidR="00EB4F90" w:rsidRDefault="00EB4F90" w:rsidP="00EB4F90">
            <w:pPr>
              <w:rPr>
                <w:color w:val="000000"/>
              </w:rPr>
            </w:pPr>
            <w:r>
              <w:rPr>
                <w:color w:val="000000"/>
              </w:rPr>
              <w:t>0.61</w:t>
            </w:r>
          </w:p>
        </w:tc>
      </w:tr>
      <w:tr w:rsidR="00EB4F90" w14:paraId="71869B91" w14:textId="77777777" w:rsidTr="00EB4F90">
        <w:trPr>
          <w:trHeight w:val="320"/>
        </w:trPr>
        <w:tc>
          <w:tcPr>
            <w:tcW w:w="2580" w:type="dxa"/>
            <w:noWrap/>
            <w:hideMark/>
          </w:tcPr>
          <w:p w14:paraId="63E142F2" w14:textId="77777777" w:rsidR="00EB4F90" w:rsidRDefault="00EB4F90" w:rsidP="00EB4F90">
            <w:pPr>
              <w:rPr>
                <w:color w:val="000000"/>
              </w:rPr>
            </w:pPr>
            <w:r>
              <w:rPr>
                <w:color w:val="000000"/>
              </w:rPr>
              <w:t>Kelp none</w:t>
            </w:r>
          </w:p>
        </w:tc>
        <w:tc>
          <w:tcPr>
            <w:tcW w:w="1300" w:type="dxa"/>
            <w:noWrap/>
            <w:hideMark/>
          </w:tcPr>
          <w:p w14:paraId="53D21D4C" w14:textId="77777777" w:rsidR="00EB4F90" w:rsidRDefault="00EB4F90" w:rsidP="00EB4F90">
            <w:pPr>
              <w:rPr>
                <w:color w:val="000000"/>
              </w:rPr>
            </w:pPr>
            <w:r>
              <w:rPr>
                <w:color w:val="000000"/>
              </w:rPr>
              <w:t>-0.24</w:t>
            </w:r>
          </w:p>
        </w:tc>
        <w:tc>
          <w:tcPr>
            <w:tcW w:w="1507" w:type="dxa"/>
            <w:noWrap/>
            <w:hideMark/>
          </w:tcPr>
          <w:p w14:paraId="3EBACF37" w14:textId="77777777" w:rsidR="00EB4F90" w:rsidRDefault="00EB4F90" w:rsidP="00EB4F90">
            <w:pPr>
              <w:rPr>
                <w:color w:val="000000"/>
              </w:rPr>
            </w:pPr>
            <w:r>
              <w:rPr>
                <w:color w:val="000000"/>
              </w:rPr>
              <w:t>0.11</w:t>
            </w:r>
          </w:p>
        </w:tc>
        <w:tc>
          <w:tcPr>
            <w:tcW w:w="1093" w:type="dxa"/>
            <w:noWrap/>
            <w:hideMark/>
          </w:tcPr>
          <w:p w14:paraId="1FAC4C52" w14:textId="77777777" w:rsidR="00EB4F90" w:rsidRDefault="00EB4F90" w:rsidP="00EB4F90">
            <w:pPr>
              <w:rPr>
                <w:color w:val="000000"/>
              </w:rPr>
            </w:pPr>
            <w:r>
              <w:rPr>
                <w:color w:val="000000"/>
              </w:rPr>
              <w:t>-2.18</w:t>
            </w:r>
          </w:p>
        </w:tc>
        <w:tc>
          <w:tcPr>
            <w:tcW w:w="1300" w:type="dxa"/>
            <w:noWrap/>
            <w:hideMark/>
          </w:tcPr>
          <w:p w14:paraId="2FF8A960" w14:textId="77777777" w:rsidR="00EB4F90" w:rsidRDefault="00EB4F90" w:rsidP="00EB4F90">
            <w:pPr>
              <w:rPr>
                <w:color w:val="000000"/>
              </w:rPr>
            </w:pPr>
            <w:r>
              <w:rPr>
                <w:color w:val="000000"/>
              </w:rPr>
              <w:t>0.03</w:t>
            </w:r>
          </w:p>
        </w:tc>
      </w:tr>
      <w:tr w:rsidR="00EB4F90" w14:paraId="10CAF674" w14:textId="77777777" w:rsidTr="00EB4F90">
        <w:trPr>
          <w:trHeight w:val="320"/>
        </w:trPr>
        <w:tc>
          <w:tcPr>
            <w:tcW w:w="2580" w:type="dxa"/>
            <w:noWrap/>
            <w:hideMark/>
          </w:tcPr>
          <w:p w14:paraId="540B05C2" w14:textId="77777777" w:rsidR="00EB4F90" w:rsidRDefault="00EB4F90" w:rsidP="00EB4F90">
            <w:pPr>
              <w:rPr>
                <w:color w:val="000000"/>
              </w:rPr>
            </w:pPr>
            <w:r>
              <w:rPr>
                <w:color w:val="000000"/>
              </w:rPr>
              <w:t>Kelp biomass</w:t>
            </w:r>
          </w:p>
        </w:tc>
        <w:tc>
          <w:tcPr>
            <w:tcW w:w="1300" w:type="dxa"/>
            <w:noWrap/>
            <w:hideMark/>
          </w:tcPr>
          <w:p w14:paraId="45E8B586" w14:textId="77777777" w:rsidR="00EB4F90" w:rsidRDefault="00EB4F90" w:rsidP="00EB4F90">
            <w:pPr>
              <w:rPr>
                <w:color w:val="000000"/>
              </w:rPr>
            </w:pPr>
            <w:r>
              <w:rPr>
                <w:color w:val="000000"/>
              </w:rPr>
              <w:t>0.23</w:t>
            </w:r>
          </w:p>
        </w:tc>
        <w:tc>
          <w:tcPr>
            <w:tcW w:w="1507" w:type="dxa"/>
            <w:noWrap/>
            <w:hideMark/>
          </w:tcPr>
          <w:p w14:paraId="0B88AB8D" w14:textId="77777777" w:rsidR="00EB4F90" w:rsidRDefault="00EB4F90" w:rsidP="00EB4F90">
            <w:pPr>
              <w:rPr>
                <w:color w:val="000000"/>
              </w:rPr>
            </w:pPr>
            <w:r>
              <w:rPr>
                <w:color w:val="000000"/>
              </w:rPr>
              <w:t>0.07</w:t>
            </w:r>
          </w:p>
        </w:tc>
        <w:tc>
          <w:tcPr>
            <w:tcW w:w="1093" w:type="dxa"/>
            <w:noWrap/>
            <w:hideMark/>
          </w:tcPr>
          <w:p w14:paraId="1529F9D8" w14:textId="77777777" w:rsidR="00EB4F90" w:rsidRDefault="00EB4F90" w:rsidP="00EB4F90">
            <w:pPr>
              <w:rPr>
                <w:color w:val="000000"/>
              </w:rPr>
            </w:pPr>
            <w:r>
              <w:rPr>
                <w:color w:val="000000"/>
              </w:rPr>
              <w:t>3.14</w:t>
            </w:r>
          </w:p>
        </w:tc>
        <w:tc>
          <w:tcPr>
            <w:tcW w:w="1300" w:type="dxa"/>
            <w:noWrap/>
            <w:hideMark/>
          </w:tcPr>
          <w:p w14:paraId="0662A119" w14:textId="6DB8EC15" w:rsidR="00EB4F90" w:rsidRDefault="00EB4F90" w:rsidP="00EB4F90">
            <w:pPr>
              <w:rPr>
                <w:color w:val="000000"/>
              </w:rPr>
            </w:pPr>
            <w:r>
              <w:rPr>
                <w:color w:val="000000"/>
              </w:rPr>
              <w:t>&lt; 0.01</w:t>
            </w:r>
          </w:p>
        </w:tc>
      </w:tr>
      <w:tr w:rsidR="00EB4F90" w14:paraId="59148BE8" w14:textId="77777777" w:rsidTr="00EB4F90">
        <w:trPr>
          <w:trHeight w:val="320"/>
        </w:trPr>
        <w:tc>
          <w:tcPr>
            <w:tcW w:w="2580" w:type="dxa"/>
            <w:noWrap/>
            <w:hideMark/>
          </w:tcPr>
          <w:p w14:paraId="555D86B9" w14:textId="77777777" w:rsidR="00EB4F90" w:rsidRDefault="00EB4F90" w:rsidP="00EB4F90">
            <w:pPr>
              <w:rPr>
                <w:color w:val="000000"/>
              </w:rPr>
            </w:pPr>
            <w:r>
              <w:rPr>
                <w:color w:val="000000"/>
              </w:rPr>
              <w:t>Tide exchange</w:t>
            </w:r>
          </w:p>
        </w:tc>
        <w:tc>
          <w:tcPr>
            <w:tcW w:w="1300" w:type="dxa"/>
            <w:noWrap/>
            <w:hideMark/>
          </w:tcPr>
          <w:p w14:paraId="00064519" w14:textId="77777777" w:rsidR="00EB4F90" w:rsidRDefault="00EB4F90" w:rsidP="00EB4F90">
            <w:pPr>
              <w:rPr>
                <w:color w:val="000000"/>
              </w:rPr>
            </w:pPr>
            <w:r>
              <w:rPr>
                <w:color w:val="000000"/>
              </w:rPr>
              <w:t>-0.02</w:t>
            </w:r>
          </w:p>
        </w:tc>
        <w:tc>
          <w:tcPr>
            <w:tcW w:w="1507" w:type="dxa"/>
            <w:noWrap/>
            <w:hideMark/>
          </w:tcPr>
          <w:p w14:paraId="0B95740D" w14:textId="77777777" w:rsidR="00EB4F90" w:rsidRDefault="00EB4F90" w:rsidP="00EB4F90">
            <w:pPr>
              <w:rPr>
                <w:color w:val="000000"/>
              </w:rPr>
            </w:pPr>
            <w:r>
              <w:rPr>
                <w:color w:val="000000"/>
              </w:rPr>
              <w:t>0.08</w:t>
            </w:r>
          </w:p>
        </w:tc>
        <w:tc>
          <w:tcPr>
            <w:tcW w:w="1093" w:type="dxa"/>
            <w:noWrap/>
            <w:hideMark/>
          </w:tcPr>
          <w:p w14:paraId="7F91D164" w14:textId="77777777" w:rsidR="00EB4F90" w:rsidRDefault="00EB4F90" w:rsidP="00EB4F90">
            <w:pPr>
              <w:rPr>
                <w:color w:val="000000"/>
              </w:rPr>
            </w:pPr>
            <w:r>
              <w:rPr>
                <w:color w:val="000000"/>
              </w:rPr>
              <w:t>-0.23</w:t>
            </w:r>
          </w:p>
        </w:tc>
        <w:tc>
          <w:tcPr>
            <w:tcW w:w="1300" w:type="dxa"/>
            <w:noWrap/>
            <w:hideMark/>
          </w:tcPr>
          <w:p w14:paraId="181AD971" w14:textId="77777777" w:rsidR="00EB4F90" w:rsidRDefault="00EB4F90" w:rsidP="00EB4F90">
            <w:pPr>
              <w:rPr>
                <w:color w:val="000000"/>
              </w:rPr>
            </w:pPr>
            <w:r>
              <w:rPr>
                <w:color w:val="000000"/>
              </w:rPr>
              <w:t>0.82</w:t>
            </w:r>
          </w:p>
        </w:tc>
      </w:tr>
      <w:tr w:rsidR="00EB4F90" w14:paraId="731F8E70" w14:textId="77777777" w:rsidTr="00EB4F90">
        <w:trPr>
          <w:trHeight w:val="320"/>
        </w:trPr>
        <w:tc>
          <w:tcPr>
            <w:tcW w:w="2580" w:type="dxa"/>
            <w:noWrap/>
            <w:hideMark/>
          </w:tcPr>
          <w:p w14:paraId="0448248B" w14:textId="77777777" w:rsidR="00EB4F90" w:rsidRDefault="00EB4F90" w:rsidP="00EB4F90">
            <w:pPr>
              <w:rPr>
                <w:color w:val="000000"/>
              </w:rPr>
            </w:pPr>
            <w:r>
              <w:rPr>
                <w:color w:val="000000"/>
              </w:rPr>
              <w:t>Animal biomass</w:t>
            </w:r>
          </w:p>
        </w:tc>
        <w:tc>
          <w:tcPr>
            <w:tcW w:w="1300" w:type="dxa"/>
            <w:noWrap/>
            <w:hideMark/>
          </w:tcPr>
          <w:p w14:paraId="5EAE9321" w14:textId="77777777" w:rsidR="00EB4F90" w:rsidRDefault="00EB4F90" w:rsidP="00EB4F90">
            <w:pPr>
              <w:rPr>
                <w:color w:val="000000"/>
              </w:rPr>
            </w:pPr>
            <w:r>
              <w:rPr>
                <w:color w:val="000000"/>
              </w:rPr>
              <w:t>0.13</w:t>
            </w:r>
          </w:p>
        </w:tc>
        <w:tc>
          <w:tcPr>
            <w:tcW w:w="1507" w:type="dxa"/>
            <w:noWrap/>
            <w:hideMark/>
          </w:tcPr>
          <w:p w14:paraId="6A4F4063" w14:textId="77777777" w:rsidR="00EB4F90" w:rsidRDefault="00EB4F90" w:rsidP="00EB4F90">
            <w:pPr>
              <w:rPr>
                <w:color w:val="000000"/>
              </w:rPr>
            </w:pPr>
            <w:r>
              <w:rPr>
                <w:color w:val="000000"/>
              </w:rPr>
              <w:t>0.05</w:t>
            </w:r>
          </w:p>
        </w:tc>
        <w:tc>
          <w:tcPr>
            <w:tcW w:w="1093" w:type="dxa"/>
            <w:noWrap/>
            <w:hideMark/>
          </w:tcPr>
          <w:p w14:paraId="7D660947" w14:textId="77777777" w:rsidR="00EB4F90" w:rsidRDefault="00EB4F90" w:rsidP="00EB4F90">
            <w:pPr>
              <w:rPr>
                <w:color w:val="000000"/>
              </w:rPr>
            </w:pPr>
            <w:r>
              <w:rPr>
                <w:color w:val="000000"/>
              </w:rPr>
              <w:t>2.76</w:t>
            </w:r>
          </w:p>
        </w:tc>
        <w:tc>
          <w:tcPr>
            <w:tcW w:w="1300" w:type="dxa"/>
            <w:noWrap/>
            <w:hideMark/>
          </w:tcPr>
          <w:p w14:paraId="4E7ED789" w14:textId="77777777" w:rsidR="00EB4F90" w:rsidRDefault="00EB4F90" w:rsidP="00EB4F90">
            <w:pPr>
              <w:rPr>
                <w:color w:val="000000"/>
              </w:rPr>
            </w:pPr>
            <w:r>
              <w:rPr>
                <w:color w:val="000000"/>
              </w:rPr>
              <w:t>0.01</w:t>
            </w:r>
          </w:p>
        </w:tc>
      </w:tr>
      <w:tr w:rsidR="00EB4F90" w14:paraId="7CEE109C" w14:textId="77777777" w:rsidTr="00EB4F90">
        <w:trPr>
          <w:trHeight w:val="320"/>
        </w:trPr>
        <w:tc>
          <w:tcPr>
            <w:tcW w:w="2580" w:type="dxa"/>
            <w:noWrap/>
            <w:hideMark/>
          </w:tcPr>
          <w:p w14:paraId="1CA85F91" w14:textId="77777777" w:rsidR="00EB4F90" w:rsidRDefault="00EB4F90" w:rsidP="00EB4F90">
            <w:pPr>
              <w:rPr>
                <w:color w:val="000000"/>
              </w:rPr>
            </w:pPr>
            <w:r>
              <w:rPr>
                <w:color w:val="000000"/>
              </w:rPr>
              <w:t>Biodiversity</w:t>
            </w:r>
          </w:p>
        </w:tc>
        <w:tc>
          <w:tcPr>
            <w:tcW w:w="1300" w:type="dxa"/>
            <w:noWrap/>
            <w:hideMark/>
          </w:tcPr>
          <w:p w14:paraId="02670157" w14:textId="77777777" w:rsidR="00EB4F90" w:rsidRDefault="00EB4F90" w:rsidP="00EB4F90">
            <w:pPr>
              <w:rPr>
                <w:color w:val="000000"/>
              </w:rPr>
            </w:pPr>
            <w:r>
              <w:rPr>
                <w:color w:val="000000"/>
              </w:rPr>
              <w:t>-0.10</w:t>
            </w:r>
          </w:p>
        </w:tc>
        <w:tc>
          <w:tcPr>
            <w:tcW w:w="1507" w:type="dxa"/>
            <w:noWrap/>
            <w:hideMark/>
          </w:tcPr>
          <w:p w14:paraId="44AB1AE8" w14:textId="77777777" w:rsidR="00EB4F90" w:rsidRDefault="00EB4F90" w:rsidP="00EB4F90">
            <w:pPr>
              <w:rPr>
                <w:color w:val="000000"/>
              </w:rPr>
            </w:pPr>
            <w:r>
              <w:rPr>
                <w:color w:val="000000"/>
              </w:rPr>
              <w:t>0.03</w:t>
            </w:r>
          </w:p>
        </w:tc>
        <w:tc>
          <w:tcPr>
            <w:tcW w:w="1093" w:type="dxa"/>
            <w:noWrap/>
            <w:hideMark/>
          </w:tcPr>
          <w:p w14:paraId="733407E1" w14:textId="77777777" w:rsidR="00EB4F90" w:rsidRDefault="00EB4F90" w:rsidP="00EB4F90">
            <w:pPr>
              <w:rPr>
                <w:color w:val="000000"/>
              </w:rPr>
            </w:pPr>
            <w:r>
              <w:rPr>
                <w:color w:val="000000"/>
              </w:rPr>
              <w:t>-3.09</w:t>
            </w:r>
          </w:p>
        </w:tc>
        <w:tc>
          <w:tcPr>
            <w:tcW w:w="1300" w:type="dxa"/>
            <w:noWrap/>
            <w:hideMark/>
          </w:tcPr>
          <w:p w14:paraId="2E1F2C2A" w14:textId="15B63CF9" w:rsidR="00EB4F90" w:rsidRDefault="00EB4F90" w:rsidP="00EB4F90">
            <w:pPr>
              <w:rPr>
                <w:color w:val="000000"/>
              </w:rPr>
            </w:pPr>
            <w:r>
              <w:rPr>
                <w:color w:val="000000"/>
              </w:rPr>
              <w:t>&lt; 0.01</w:t>
            </w:r>
          </w:p>
        </w:tc>
      </w:tr>
      <w:tr w:rsidR="00EB4F90" w14:paraId="32235194" w14:textId="77777777" w:rsidTr="00EB4F90">
        <w:trPr>
          <w:trHeight w:val="320"/>
        </w:trPr>
        <w:tc>
          <w:tcPr>
            <w:tcW w:w="2580" w:type="dxa"/>
            <w:noWrap/>
            <w:hideMark/>
          </w:tcPr>
          <w:p w14:paraId="54002A34" w14:textId="77777777" w:rsidR="00EB4F90" w:rsidRDefault="00EB4F90" w:rsidP="00EB4F90">
            <w:pPr>
              <w:rPr>
                <w:color w:val="000000"/>
              </w:rPr>
            </w:pPr>
            <w:r>
              <w:rPr>
                <w:color w:val="000000"/>
              </w:rPr>
              <w:t>Depth</w:t>
            </w:r>
          </w:p>
        </w:tc>
        <w:tc>
          <w:tcPr>
            <w:tcW w:w="1300" w:type="dxa"/>
            <w:noWrap/>
            <w:hideMark/>
          </w:tcPr>
          <w:p w14:paraId="255FFE8F" w14:textId="77777777" w:rsidR="00EB4F90" w:rsidRDefault="00EB4F90" w:rsidP="00EB4F90">
            <w:pPr>
              <w:rPr>
                <w:color w:val="000000"/>
              </w:rPr>
            </w:pPr>
            <w:r>
              <w:rPr>
                <w:color w:val="000000"/>
              </w:rPr>
              <w:t>0.05</w:t>
            </w:r>
          </w:p>
        </w:tc>
        <w:tc>
          <w:tcPr>
            <w:tcW w:w="1507" w:type="dxa"/>
            <w:noWrap/>
            <w:hideMark/>
          </w:tcPr>
          <w:p w14:paraId="6EB57C7A" w14:textId="77777777" w:rsidR="00EB4F90" w:rsidRDefault="00EB4F90" w:rsidP="00EB4F90">
            <w:pPr>
              <w:rPr>
                <w:color w:val="000000"/>
              </w:rPr>
            </w:pPr>
            <w:r>
              <w:rPr>
                <w:color w:val="000000"/>
              </w:rPr>
              <w:t>0.03</w:t>
            </w:r>
          </w:p>
        </w:tc>
        <w:tc>
          <w:tcPr>
            <w:tcW w:w="1093" w:type="dxa"/>
            <w:noWrap/>
            <w:hideMark/>
          </w:tcPr>
          <w:p w14:paraId="43754DEE" w14:textId="77777777" w:rsidR="00EB4F90" w:rsidRDefault="00EB4F90" w:rsidP="00EB4F90">
            <w:pPr>
              <w:rPr>
                <w:color w:val="000000"/>
              </w:rPr>
            </w:pPr>
            <w:r>
              <w:rPr>
                <w:color w:val="000000"/>
              </w:rPr>
              <w:t>1.56</w:t>
            </w:r>
          </w:p>
        </w:tc>
        <w:tc>
          <w:tcPr>
            <w:tcW w:w="1300" w:type="dxa"/>
            <w:noWrap/>
            <w:hideMark/>
          </w:tcPr>
          <w:p w14:paraId="063B75D0" w14:textId="77777777" w:rsidR="00EB4F90" w:rsidRDefault="00EB4F90" w:rsidP="00EB4F90">
            <w:pPr>
              <w:rPr>
                <w:color w:val="000000"/>
              </w:rPr>
            </w:pPr>
            <w:r>
              <w:rPr>
                <w:color w:val="000000"/>
              </w:rPr>
              <w:t>0.12</w:t>
            </w:r>
          </w:p>
        </w:tc>
      </w:tr>
      <w:tr w:rsidR="00EB4F90" w14:paraId="61DCAB69" w14:textId="77777777" w:rsidTr="00EB4F90">
        <w:trPr>
          <w:trHeight w:val="320"/>
        </w:trPr>
        <w:tc>
          <w:tcPr>
            <w:tcW w:w="2580" w:type="dxa"/>
            <w:noWrap/>
            <w:hideMark/>
          </w:tcPr>
          <w:p w14:paraId="0FFD6A45"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7E281D5" w14:textId="77777777" w:rsidR="00EB4F90" w:rsidRDefault="00EB4F90" w:rsidP="00EB4F90">
            <w:pPr>
              <w:rPr>
                <w:color w:val="000000"/>
              </w:rPr>
            </w:pPr>
            <w:r>
              <w:rPr>
                <w:color w:val="000000"/>
              </w:rPr>
              <w:t>0.12</w:t>
            </w:r>
          </w:p>
        </w:tc>
        <w:tc>
          <w:tcPr>
            <w:tcW w:w="1507" w:type="dxa"/>
            <w:noWrap/>
            <w:hideMark/>
          </w:tcPr>
          <w:p w14:paraId="179B74AA" w14:textId="77777777" w:rsidR="00EB4F90" w:rsidRDefault="00EB4F90" w:rsidP="00EB4F90">
            <w:pPr>
              <w:rPr>
                <w:color w:val="000000"/>
              </w:rPr>
            </w:pPr>
            <w:r>
              <w:rPr>
                <w:color w:val="000000"/>
              </w:rPr>
              <w:t>0.08</w:t>
            </w:r>
          </w:p>
        </w:tc>
        <w:tc>
          <w:tcPr>
            <w:tcW w:w="1093" w:type="dxa"/>
            <w:noWrap/>
            <w:hideMark/>
          </w:tcPr>
          <w:p w14:paraId="41D75EA5" w14:textId="77777777" w:rsidR="00EB4F90" w:rsidRDefault="00EB4F90" w:rsidP="00EB4F90">
            <w:pPr>
              <w:rPr>
                <w:color w:val="000000"/>
              </w:rPr>
            </w:pPr>
            <w:r>
              <w:rPr>
                <w:color w:val="000000"/>
              </w:rPr>
              <w:t>1.52</w:t>
            </w:r>
          </w:p>
        </w:tc>
        <w:tc>
          <w:tcPr>
            <w:tcW w:w="1300" w:type="dxa"/>
            <w:noWrap/>
            <w:hideMark/>
          </w:tcPr>
          <w:p w14:paraId="7E56C551" w14:textId="77777777" w:rsidR="00EB4F90" w:rsidRDefault="00EB4F90" w:rsidP="00EB4F90">
            <w:pPr>
              <w:rPr>
                <w:color w:val="000000"/>
              </w:rPr>
            </w:pPr>
            <w:r>
              <w:rPr>
                <w:color w:val="000000"/>
              </w:rPr>
              <w:t>0.13</w:t>
            </w:r>
          </w:p>
        </w:tc>
      </w:tr>
      <w:tr w:rsidR="00EB4F90" w14:paraId="0DD028F9" w14:textId="77777777" w:rsidTr="00EB4F90">
        <w:trPr>
          <w:trHeight w:val="320"/>
        </w:trPr>
        <w:tc>
          <w:tcPr>
            <w:tcW w:w="2580" w:type="dxa"/>
            <w:noWrap/>
            <w:hideMark/>
          </w:tcPr>
          <w:p w14:paraId="69A8C611"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AC35BBC" w14:textId="77777777" w:rsidR="00EB4F90" w:rsidRDefault="00EB4F90" w:rsidP="00EB4F90">
            <w:pPr>
              <w:rPr>
                <w:color w:val="000000"/>
              </w:rPr>
            </w:pPr>
            <w:r>
              <w:rPr>
                <w:color w:val="000000"/>
              </w:rPr>
              <w:t>0.00</w:t>
            </w:r>
          </w:p>
        </w:tc>
        <w:tc>
          <w:tcPr>
            <w:tcW w:w="1507" w:type="dxa"/>
            <w:noWrap/>
            <w:hideMark/>
          </w:tcPr>
          <w:p w14:paraId="03A301CF" w14:textId="77777777" w:rsidR="00EB4F90" w:rsidRDefault="00EB4F90" w:rsidP="00EB4F90">
            <w:pPr>
              <w:rPr>
                <w:color w:val="000000"/>
              </w:rPr>
            </w:pPr>
            <w:r>
              <w:rPr>
                <w:color w:val="000000"/>
              </w:rPr>
              <w:t>0.03</w:t>
            </w:r>
          </w:p>
        </w:tc>
        <w:tc>
          <w:tcPr>
            <w:tcW w:w="1093" w:type="dxa"/>
            <w:noWrap/>
            <w:hideMark/>
          </w:tcPr>
          <w:p w14:paraId="1F8912C1" w14:textId="77777777" w:rsidR="00EB4F90" w:rsidRDefault="00EB4F90" w:rsidP="00EB4F90">
            <w:pPr>
              <w:rPr>
                <w:color w:val="000000"/>
              </w:rPr>
            </w:pPr>
            <w:r>
              <w:rPr>
                <w:color w:val="000000"/>
              </w:rPr>
              <w:t>0.16</w:t>
            </w:r>
          </w:p>
        </w:tc>
        <w:tc>
          <w:tcPr>
            <w:tcW w:w="1300" w:type="dxa"/>
            <w:noWrap/>
            <w:hideMark/>
          </w:tcPr>
          <w:p w14:paraId="68A14490" w14:textId="77777777" w:rsidR="00EB4F90" w:rsidRDefault="00EB4F90" w:rsidP="00EB4F90">
            <w:pPr>
              <w:rPr>
                <w:color w:val="000000"/>
              </w:rPr>
            </w:pPr>
            <w:r>
              <w:rPr>
                <w:color w:val="000000"/>
              </w:rPr>
              <w:t>0.87</w:t>
            </w:r>
          </w:p>
        </w:tc>
      </w:tr>
      <w:tr w:rsidR="00EB4F90" w14:paraId="33895C1D" w14:textId="77777777" w:rsidTr="00EB4F90">
        <w:trPr>
          <w:trHeight w:val="320"/>
        </w:trPr>
        <w:tc>
          <w:tcPr>
            <w:tcW w:w="2580" w:type="dxa"/>
            <w:noWrap/>
            <w:hideMark/>
          </w:tcPr>
          <w:p w14:paraId="05C09813"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4896CC8C" w14:textId="77777777" w:rsidR="00EB4F90" w:rsidRDefault="00EB4F90" w:rsidP="00EB4F90">
            <w:pPr>
              <w:rPr>
                <w:color w:val="000000"/>
              </w:rPr>
            </w:pPr>
            <w:r>
              <w:rPr>
                <w:color w:val="000000"/>
              </w:rPr>
              <w:t>0.13</w:t>
            </w:r>
          </w:p>
        </w:tc>
        <w:tc>
          <w:tcPr>
            <w:tcW w:w="1507" w:type="dxa"/>
            <w:noWrap/>
            <w:hideMark/>
          </w:tcPr>
          <w:p w14:paraId="5C31E0D0" w14:textId="77777777" w:rsidR="00EB4F90" w:rsidRDefault="00EB4F90" w:rsidP="00EB4F90">
            <w:pPr>
              <w:rPr>
                <w:color w:val="000000"/>
              </w:rPr>
            </w:pPr>
            <w:r>
              <w:rPr>
                <w:color w:val="000000"/>
              </w:rPr>
              <w:t>0.10</w:t>
            </w:r>
          </w:p>
        </w:tc>
        <w:tc>
          <w:tcPr>
            <w:tcW w:w="1093" w:type="dxa"/>
            <w:noWrap/>
            <w:hideMark/>
          </w:tcPr>
          <w:p w14:paraId="008A701F" w14:textId="77777777" w:rsidR="00EB4F90" w:rsidRDefault="00EB4F90" w:rsidP="00EB4F90">
            <w:pPr>
              <w:rPr>
                <w:color w:val="000000"/>
              </w:rPr>
            </w:pPr>
            <w:r>
              <w:rPr>
                <w:color w:val="000000"/>
              </w:rPr>
              <w:t>1.32</w:t>
            </w:r>
          </w:p>
        </w:tc>
        <w:tc>
          <w:tcPr>
            <w:tcW w:w="1300" w:type="dxa"/>
            <w:noWrap/>
            <w:hideMark/>
          </w:tcPr>
          <w:p w14:paraId="59FBFF98" w14:textId="77777777" w:rsidR="00EB4F90" w:rsidRDefault="00EB4F90" w:rsidP="00EB4F90">
            <w:pPr>
              <w:rPr>
                <w:color w:val="000000"/>
              </w:rPr>
            </w:pPr>
            <w:r>
              <w:rPr>
                <w:color w:val="000000"/>
              </w:rPr>
              <w:t>0.19</w:t>
            </w:r>
          </w:p>
        </w:tc>
      </w:tr>
    </w:tbl>
    <w:p w14:paraId="5FE04B76" w14:textId="77777777" w:rsidR="00275834" w:rsidRDefault="00275834" w:rsidP="00792779">
      <w:pPr>
        <w:spacing w:line="360" w:lineRule="auto"/>
      </w:pPr>
    </w:p>
    <w:p w14:paraId="3AFE4C93" w14:textId="1B4A5CE0" w:rsidR="00DB42F5" w:rsidRDefault="00DB42F5">
      <w:r>
        <w:br w:type="page"/>
      </w:r>
    </w:p>
    <w:p w14:paraId="215FDDBA" w14:textId="61083A0A" w:rsidR="00DB42F5" w:rsidRPr="005E3C73" w:rsidRDefault="005E3C73" w:rsidP="00792779">
      <w:pPr>
        <w:spacing w:line="480" w:lineRule="auto"/>
        <w:rPr>
          <w:b/>
          <w:bCs/>
        </w:rPr>
      </w:pPr>
      <w:r w:rsidRPr="005E3C73">
        <w:rPr>
          <w:b/>
          <w:bCs/>
        </w:rPr>
        <w:lastRenderedPageBreak/>
        <w:t xml:space="preserve">Electronic </w:t>
      </w:r>
      <w:r w:rsidR="00DB42F5" w:rsidRPr="005E3C73">
        <w:rPr>
          <w:b/>
          <w:bCs/>
        </w:rPr>
        <w:t xml:space="preserve">Supplement </w:t>
      </w:r>
      <w:r w:rsidRPr="005E3C73">
        <w:rPr>
          <w:b/>
          <w:bCs/>
        </w:rPr>
        <w:t>3.</w:t>
      </w:r>
    </w:p>
    <w:p w14:paraId="3602340B" w14:textId="77777777" w:rsidR="00DB42F5" w:rsidRDefault="00DB42F5" w:rsidP="00792779">
      <w:pPr>
        <w:spacing w:line="480" w:lineRule="auto"/>
      </w:pPr>
    </w:p>
    <w:p w14:paraId="6789FB85" w14:textId="77777777" w:rsidR="00DB42F5" w:rsidRDefault="00DB42F5" w:rsidP="00792779">
      <w:pPr>
        <w:spacing w:line="480" w:lineRule="auto"/>
      </w:pPr>
    </w:p>
    <w:p w14:paraId="4C8EE4B4" w14:textId="77777777" w:rsidR="00034975" w:rsidRDefault="00034975">
      <w:pPr>
        <w:rPr>
          <w:b/>
        </w:rPr>
      </w:pPr>
    </w:p>
    <w:p w14:paraId="6D2DE4D5" w14:textId="77777777" w:rsidR="00792779" w:rsidRDefault="00792779">
      <w:pPr>
        <w:rPr>
          <w:b/>
        </w:rPr>
      </w:pPr>
      <w:r>
        <w:rPr>
          <w:b/>
        </w:rPr>
        <w:br w:type="page"/>
      </w:r>
    </w:p>
    <w:p w14:paraId="367153FB" w14:textId="58526D09" w:rsidR="00263F14" w:rsidRPr="00263F14" w:rsidRDefault="00263F14" w:rsidP="00EB3BC7">
      <w:pPr>
        <w:spacing w:line="480" w:lineRule="auto"/>
        <w:rPr>
          <w:b/>
        </w:rPr>
      </w:pPr>
      <w:commentRangeStart w:id="40"/>
      <w:commentRangeStart w:id="41"/>
      <w:r w:rsidRPr="00263F14">
        <w:rPr>
          <w:b/>
        </w:rPr>
        <w:lastRenderedPageBreak/>
        <w:t>References</w:t>
      </w:r>
      <w:commentRangeEnd w:id="40"/>
      <w:r w:rsidR="00081881">
        <w:rPr>
          <w:rStyle w:val="CommentReference"/>
        </w:rPr>
        <w:commentReference w:id="40"/>
      </w:r>
      <w:commentRangeEnd w:id="41"/>
      <w:r w:rsidR="00B307D5">
        <w:rPr>
          <w:rStyle w:val="CommentReference"/>
        </w:rPr>
        <w:commentReference w:id="41"/>
      </w:r>
    </w:p>
    <w:p w14:paraId="468ECC54" w14:textId="77777777" w:rsidR="00ED22B3" w:rsidRPr="00ED22B3" w:rsidRDefault="00EC101B" w:rsidP="00ED22B3">
      <w:pPr>
        <w:pStyle w:val="Bibliography"/>
        <w:rPr>
          <w:lang w:val="en-US"/>
        </w:rPr>
      </w:pPr>
      <w:r>
        <w:t xml:space="preserve"> </w:t>
      </w:r>
      <w:r w:rsidR="0061163F">
        <w:rPr>
          <w:rFonts w:asciiTheme="minorHAnsi" w:hAnsiTheme="minorHAnsi" w:cstheme="minorBidi"/>
        </w:rPr>
        <w:fldChar w:fldCharType="begin"/>
      </w:r>
      <w:r w:rsidR="0061163F">
        <w:instrText xml:space="preserve"> ADDIN ZOTERO_BIBL {"uncited":[],"omitted":[],"custom":[]} CSL_BIBLIOGRAPHY </w:instrText>
      </w:r>
      <w:r w:rsidR="0061163F">
        <w:rPr>
          <w:rFonts w:asciiTheme="minorHAnsi" w:hAnsiTheme="minorHAnsi" w:cstheme="minorBidi"/>
        </w:rPr>
        <w:fldChar w:fldCharType="separate"/>
      </w:r>
      <w:r w:rsidR="00ED22B3" w:rsidRPr="00ED22B3">
        <w:rPr>
          <w:lang w:val="en-US"/>
        </w:rPr>
        <w:t>Allgeier, J.E., Andskog, M.A., Hensel, E., Appaldo, R., Layman, C., Kemp, D.W., 2020. Rewiring coral: Anthropogenic nutrients shift diverse coral–symbiont nutrient and carbon interactions toward symbiotic algal dominance. Glob Change Biol 26, 5588–5601. https://doi.org/10.1111/gcb.15230</w:t>
      </w:r>
    </w:p>
    <w:p w14:paraId="6F419F16" w14:textId="77777777" w:rsidR="00ED22B3" w:rsidRPr="00ED22B3" w:rsidRDefault="00ED22B3" w:rsidP="00ED22B3">
      <w:pPr>
        <w:pStyle w:val="Bibliography"/>
        <w:rPr>
          <w:lang w:val="en-US"/>
        </w:rPr>
      </w:pPr>
      <w:r w:rsidRPr="00ED22B3">
        <w:rPr>
          <w:lang w:val="en-US"/>
        </w:rPr>
        <w:t>Allgeier, J.E., Burkepile, D.E., Layman, C.A., 2017. Animal pee in the sea: consumer-mediated nutrient dynamics in the world’s changing oceans. Glob Change Biol 23, 2166–2178. https://doi.org/10.1111/gcb.13625</w:t>
      </w:r>
    </w:p>
    <w:p w14:paraId="4380F066" w14:textId="77777777" w:rsidR="00ED22B3" w:rsidRPr="00ED22B3" w:rsidRDefault="00ED22B3" w:rsidP="00ED22B3">
      <w:pPr>
        <w:pStyle w:val="Bibliography"/>
        <w:rPr>
          <w:lang w:val="en-US"/>
        </w:rPr>
      </w:pPr>
      <w:r w:rsidRPr="00ED22B3">
        <w:rPr>
          <w:lang w:val="en-US"/>
        </w:rPr>
        <w:t>Allgeier, J.E., Yeager, L.A., Layman, C.A., 2013. Consumers regulate nutrient limitation regimes and primary production in seagrass ecosystems. Ecology 94, 521–529. https://doi.org/10.1890/12-1122.1</w:t>
      </w:r>
    </w:p>
    <w:p w14:paraId="449357FD" w14:textId="77777777" w:rsidR="00ED22B3" w:rsidRPr="00ED22B3" w:rsidRDefault="00ED22B3" w:rsidP="00ED22B3">
      <w:pPr>
        <w:pStyle w:val="Bibliography"/>
        <w:rPr>
          <w:lang w:val="en-US"/>
        </w:rPr>
      </w:pPr>
      <w:r w:rsidRPr="00ED22B3">
        <w:rPr>
          <w:lang w:val="en-US"/>
        </w:rPr>
        <w:t>Aquilino, K.M., Bracken, M.E.S., Faubel, M.N., Stachowicz, J.J., 2009. Local-scale nutrient regeneration facilitates seaweed growth on wave-exposed rocky shores in an upwelling system. Limnol Oceanogr 54, 309–317. https://doi.org/10.4319/lo.2009.54.1.0309</w:t>
      </w:r>
    </w:p>
    <w:p w14:paraId="63A36411" w14:textId="77777777" w:rsidR="00ED22B3" w:rsidRPr="00ED22B3" w:rsidRDefault="00ED22B3" w:rsidP="00ED22B3">
      <w:pPr>
        <w:pStyle w:val="Bibliography"/>
        <w:rPr>
          <w:lang w:val="en-US"/>
        </w:rPr>
      </w:pPr>
      <w:r w:rsidRPr="00ED22B3">
        <w:rPr>
          <w:lang w:val="en-US"/>
        </w:rPr>
        <w:t>Archambault, P., Bourget, E., 1996. Scales of coastal heterogeneity and benthic intertidal species richness, diversity and abundance. Mar. Ecol. Prog. Ser. 136, 111–121. https://doi.org/10.3354/meps136111</w:t>
      </w:r>
    </w:p>
    <w:p w14:paraId="0E42D43E" w14:textId="77777777" w:rsidR="00ED22B3" w:rsidRPr="00ED22B3" w:rsidRDefault="00ED22B3" w:rsidP="00ED22B3">
      <w:pPr>
        <w:pStyle w:val="Bibliography"/>
        <w:rPr>
          <w:lang w:val="en-US"/>
        </w:rPr>
      </w:pPr>
      <w:r w:rsidRPr="00ED22B3">
        <w:rPr>
          <w:lang w:val="en-US"/>
        </w:rPr>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34D50FDD" w14:textId="77777777" w:rsidR="00ED22B3" w:rsidRPr="00ED22B3" w:rsidRDefault="00ED22B3" w:rsidP="00ED22B3">
      <w:pPr>
        <w:pStyle w:val="Bibliography"/>
        <w:rPr>
          <w:lang w:val="en-US"/>
        </w:rPr>
      </w:pPr>
      <w:r w:rsidRPr="00ED22B3">
        <w:rPr>
          <w:lang w:val="en-US"/>
        </w:rPr>
        <w:t>Arzul, G., 2001. Effect of marine animal excretions on differential growth of phytoplankton species. ICES Journal of Marine Science 58, 386–390. https://doi.org/10.1006/jmsc.2000.1038</w:t>
      </w:r>
    </w:p>
    <w:p w14:paraId="6CCE53BF" w14:textId="77777777" w:rsidR="00ED22B3" w:rsidRPr="00ED22B3" w:rsidRDefault="00ED22B3" w:rsidP="00ED22B3">
      <w:pPr>
        <w:pStyle w:val="Bibliography"/>
        <w:rPr>
          <w:lang w:val="en-US"/>
        </w:rPr>
      </w:pPr>
      <w:r w:rsidRPr="00ED22B3">
        <w:rPr>
          <w:lang w:val="en-US"/>
        </w:rPr>
        <w:t>Attridge, C.M., Cox, K.D., Maher, B., Gross, S., Lim, E.G., Kattler, K.R., Côté, I.M., 2024. Studying Kelp Forests of Today to Forecast Ecosystems of the Future. Fisheries 49, 181–187. https://doi.org/10.1002/fsh.11065</w:t>
      </w:r>
    </w:p>
    <w:p w14:paraId="426FA4A6" w14:textId="77777777" w:rsidR="00ED22B3" w:rsidRPr="00ED22B3" w:rsidRDefault="00ED22B3" w:rsidP="00ED22B3">
      <w:pPr>
        <w:pStyle w:val="Bibliography"/>
        <w:rPr>
          <w:lang w:val="en-US"/>
        </w:rPr>
      </w:pPr>
      <w:r w:rsidRPr="00ED22B3">
        <w:rPr>
          <w:lang w:val="en-US"/>
        </w:rPr>
        <w:t>Benkwitt, C.E., Wilson, S.K., Graham, N.A.J., 2019. Seabird nutrient subsidies alter patterns of algal abundance and fish biomass on coral reefs following a bleaching event. Glob Change Biol 25, 2619–2632. https://doi.org/10.1111/gcb.14643</w:t>
      </w:r>
    </w:p>
    <w:p w14:paraId="500C3B1C" w14:textId="77777777" w:rsidR="00ED22B3" w:rsidRPr="00ED22B3" w:rsidRDefault="00ED22B3" w:rsidP="00ED22B3">
      <w:pPr>
        <w:pStyle w:val="Bibliography"/>
        <w:rPr>
          <w:lang w:val="en-US"/>
        </w:rPr>
      </w:pPr>
      <w:r w:rsidRPr="00ED22B3">
        <w:rPr>
          <w:lang w:val="en-US"/>
        </w:rPr>
        <w:t>Bracken, M.E.S., 2004. Invertebrate-mediated nutrient loading increases growth of an intertidal macroalga. J Phycol 40, 1032–1041. https://doi.org/10.1111/j.1529-8817.2004.03106.x</w:t>
      </w:r>
    </w:p>
    <w:p w14:paraId="004493F7" w14:textId="77777777" w:rsidR="00ED22B3" w:rsidRPr="00ED22B3" w:rsidRDefault="00ED22B3" w:rsidP="00ED22B3">
      <w:pPr>
        <w:pStyle w:val="Bibliography"/>
        <w:rPr>
          <w:lang w:val="en-US"/>
        </w:rPr>
      </w:pPr>
      <w:r w:rsidRPr="00ED22B3">
        <w:rPr>
          <w:lang w:val="en-US"/>
        </w:rPr>
        <w:t>Bray, R.N., Miller, A.C., Johnson, S., Krause, P.R., Robertson, D.L., Westcott, A.M., 1988. Ammonium excretion by macroinvertebrates and fishes on a subtidal rocky reef in southern California. Marine Biology 100, 21–30. https://doi.org/10.1007/BF00392951</w:t>
      </w:r>
    </w:p>
    <w:p w14:paraId="61ED28B2" w14:textId="77777777" w:rsidR="00ED22B3" w:rsidRPr="00ED22B3" w:rsidRDefault="00ED22B3" w:rsidP="00ED22B3">
      <w:pPr>
        <w:pStyle w:val="Bibliography"/>
        <w:rPr>
          <w:lang w:val="en-US"/>
        </w:rPr>
      </w:pPr>
      <w:r w:rsidRPr="00ED22B3">
        <w:rPr>
          <w:lang w:val="en-US"/>
        </w:rPr>
        <w:t>Broitman, B.R., Navarrete, S.A., Smith, F., Gaines, S.D., 2001. Geographic variation of southeastern Pacific intertidal communities. Marine Ecology Progress Series 224, 21–34. https://doi.org/10.3354/meps224021</w:t>
      </w:r>
    </w:p>
    <w:p w14:paraId="623F16D2" w14:textId="77777777" w:rsidR="00ED22B3" w:rsidRPr="00ED22B3" w:rsidRDefault="00ED22B3" w:rsidP="00ED22B3">
      <w:pPr>
        <w:pStyle w:val="Bibliography"/>
        <w:rPr>
          <w:lang w:val="en-US"/>
        </w:rPr>
      </w:pPr>
      <w:r w:rsidRPr="00ED22B3">
        <w:rPr>
          <w:lang w:val="en-US"/>
        </w:rPr>
        <w:t>Brooks, M.E., Kristensen, K., van Benthem, K.J., Magnusson, A., Berg, C.W., Nielsen, A., Skaug, H.J., Mächler, M., Bolker, B.M., 2017. glmmTMB balances speed and flexibility among packages for zero-inflated generalized linear mixed modeling. The R Journal 9, 378. https://doi.org/10.32614/RJ-2017-066</w:t>
      </w:r>
    </w:p>
    <w:p w14:paraId="295B5C91" w14:textId="77777777" w:rsidR="00ED22B3" w:rsidRPr="00ED22B3" w:rsidRDefault="00ED22B3" w:rsidP="00ED22B3">
      <w:pPr>
        <w:pStyle w:val="Bibliography"/>
        <w:rPr>
          <w:lang w:val="en-US"/>
        </w:rPr>
      </w:pPr>
      <w:r w:rsidRPr="00ED22B3">
        <w:rPr>
          <w:lang w:val="en-US"/>
        </w:rPr>
        <w:t xml:space="preserve">Brzezinksi, M., Reed, D., Harrer, S., Rassweiler, A., Melack, J., Goodridge, B., Dugan, J., 2013. Multiple sources and forms of nitrogen sustain year-round kelp growth on the inner </w:t>
      </w:r>
      <w:r w:rsidRPr="00ED22B3">
        <w:rPr>
          <w:lang w:val="en-US"/>
        </w:rPr>
        <w:lastRenderedPageBreak/>
        <w:t>continental shelf of the Santa Barbara Channel. Oceanog 26, 114–123. https://doi.org/10.5670/oceanog.2013.53</w:t>
      </w:r>
    </w:p>
    <w:p w14:paraId="30FAFE31" w14:textId="77777777" w:rsidR="00ED22B3" w:rsidRPr="00ED22B3" w:rsidRDefault="00ED22B3" w:rsidP="00ED22B3">
      <w:pPr>
        <w:pStyle w:val="Bibliography"/>
        <w:rPr>
          <w:lang w:val="en-US"/>
        </w:rPr>
      </w:pPr>
      <w:r w:rsidRPr="00ED22B3">
        <w:rPr>
          <w:lang w:val="en-US"/>
        </w:rPr>
        <w:t>Cedeno, T.H., Brzezinski, M.A., Miller, R.J., Reed, D.C., 2021. An evaluation of surge uptake capability in the giant kelp (Macrocystis pyrifera) in response to pulses of three different forms of nitrogen. Mar Biol 168, 166. https://doi.org/10.1007/s00227-021-03975-z</w:t>
      </w:r>
    </w:p>
    <w:p w14:paraId="27F67DA3" w14:textId="77777777" w:rsidR="00ED22B3" w:rsidRPr="00ED22B3" w:rsidRDefault="00ED22B3" w:rsidP="00ED22B3">
      <w:pPr>
        <w:pStyle w:val="Bibliography"/>
        <w:rPr>
          <w:lang w:val="en-US"/>
        </w:rPr>
      </w:pPr>
      <w:r w:rsidRPr="00ED22B3">
        <w:rPr>
          <w:lang w:val="en-US"/>
        </w:rPr>
        <w:t>Dayton, P.K., Tegner, M.J., Edwards, P.B., Riser, K.L., 1999. Temporal and Spatial Scales of Kelp Demography: The Role of Oceanographic Climate. Ecological Monographs 69, 219–250. https://doi.org/10.1890/0012-9615(1999)069[0219:TASSOK]2.0.CO;2</w:t>
      </w:r>
    </w:p>
    <w:p w14:paraId="363E95E8" w14:textId="77777777" w:rsidR="00ED22B3" w:rsidRPr="00ED22B3" w:rsidRDefault="00ED22B3" w:rsidP="00ED22B3">
      <w:pPr>
        <w:pStyle w:val="Bibliography"/>
        <w:rPr>
          <w:lang w:val="en-US"/>
        </w:rPr>
      </w:pPr>
      <w:r w:rsidRPr="00ED22B3">
        <w:rPr>
          <w:lang w:val="en-US"/>
        </w:rPr>
        <w:t>Doughty, C.E., Roman, J., Faurby, S., Wolf, A., Haque, A., Bakker, E.S., Malhi, Y., Dunning, J.B., Svenning, J.-C., 2016. Global nutrient transport in a world of giants. Proceedings of the National Academy of Sciences 113, 868–873. https://doi.org/10.1073/pnas.1502549112</w:t>
      </w:r>
    </w:p>
    <w:p w14:paraId="1A09A7E5" w14:textId="77777777" w:rsidR="00ED22B3" w:rsidRPr="00ED22B3" w:rsidRDefault="00ED22B3" w:rsidP="00ED22B3">
      <w:pPr>
        <w:pStyle w:val="Bibliography"/>
        <w:rPr>
          <w:lang w:val="en-US"/>
        </w:rPr>
      </w:pPr>
      <w:r w:rsidRPr="00ED22B3">
        <w:rPr>
          <w:lang w:val="en-US"/>
        </w:rPr>
        <w:t>Druehl, L.D., Harrison, P.J., Lloyd, K.E., Thompson, P.A., 1989. Phenotypic variation in N uptake by Laminaria groenlandica Rosenvinge (Laminariales, Phaeophyta). Journal of Experimental Marine Biology and Ecology 127, 155–164. https://doi.org/10.1016/0022-0981(89)90181-0</w:t>
      </w:r>
    </w:p>
    <w:p w14:paraId="7F7AC205" w14:textId="77777777" w:rsidR="00ED22B3" w:rsidRPr="00ED22B3" w:rsidRDefault="00ED22B3" w:rsidP="00ED22B3">
      <w:pPr>
        <w:pStyle w:val="Bibliography"/>
        <w:rPr>
          <w:lang w:val="en-US"/>
        </w:rPr>
      </w:pPr>
      <w:r w:rsidRPr="00ED22B3">
        <w:rPr>
          <w:lang w:val="en-US"/>
        </w:rPr>
        <w:t>Edgar, G., Stuart-Smith, R., 2009. Ecological effects of marine protected areas on rocky reef communities—a continental-scale analysis. Mar. Ecol. Prog. Ser. 388, 51–62. https://doi.org/10.3354/meps08149</w:t>
      </w:r>
    </w:p>
    <w:p w14:paraId="2372451C" w14:textId="77777777" w:rsidR="00ED22B3" w:rsidRPr="00ED22B3" w:rsidRDefault="00ED22B3" w:rsidP="00ED22B3">
      <w:pPr>
        <w:pStyle w:val="Bibliography"/>
        <w:rPr>
          <w:lang w:val="en-US"/>
        </w:rPr>
      </w:pPr>
      <w:r w:rsidRPr="00ED22B3">
        <w:rPr>
          <w:lang w:val="en-US"/>
        </w:rPr>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71D2106C" w14:textId="77777777" w:rsidR="00ED22B3" w:rsidRPr="00ED22B3" w:rsidRDefault="00ED22B3" w:rsidP="00ED22B3">
      <w:pPr>
        <w:pStyle w:val="Bibliography"/>
        <w:rPr>
          <w:lang w:val="en-US"/>
        </w:rPr>
      </w:pPr>
      <w:r w:rsidRPr="00ED22B3">
        <w:rPr>
          <w:lang w:val="en-US"/>
        </w:rPr>
        <w:t>Francis, F.T., Côté, I.M., 2018. Fish movement drives spatial and temporal patterns of nutrient provisioning on coral reef patches. Ecosphere 9, e02225. https://doi.org/10.1002/ecs2.2225</w:t>
      </w:r>
    </w:p>
    <w:p w14:paraId="22CCE37E" w14:textId="77777777" w:rsidR="00ED22B3" w:rsidRPr="00ED22B3" w:rsidRDefault="00ED22B3" w:rsidP="00ED22B3">
      <w:pPr>
        <w:pStyle w:val="Bibliography"/>
        <w:rPr>
          <w:lang w:val="en-US"/>
        </w:rPr>
      </w:pPr>
      <w:r w:rsidRPr="00ED22B3">
        <w:rPr>
          <w:lang w:val="en-US"/>
        </w:rPr>
        <w:t>Froese, R., Thorson, J.T., Reyes Jr, R.B., 2014. A Bayesian approach for estimating length-weight relationships in fishes. Journal of Applied Ichthyology 30, 78–85. https://doi.org/10.1111/jai.12299</w:t>
      </w:r>
    </w:p>
    <w:p w14:paraId="29400D99" w14:textId="77777777" w:rsidR="00ED22B3" w:rsidRPr="00ED22B3" w:rsidRDefault="00ED22B3" w:rsidP="00ED22B3">
      <w:pPr>
        <w:pStyle w:val="Bibliography"/>
        <w:rPr>
          <w:lang w:val="en-US"/>
        </w:rPr>
      </w:pPr>
      <w:r w:rsidRPr="00ED22B3">
        <w:rPr>
          <w:lang w:val="en-US"/>
        </w:rPr>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19568299" w14:textId="77777777" w:rsidR="00ED22B3" w:rsidRPr="00ED22B3" w:rsidRDefault="00ED22B3" w:rsidP="00ED22B3">
      <w:pPr>
        <w:pStyle w:val="Bibliography"/>
        <w:rPr>
          <w:lang w:val="en-US"/>
        </w:rPr>
      </w:pPr>
      <w:r w:rsidRPr="00ED22B3">
        <w:rPr>
          <w:lang w:val="en-US"/>
        </w:rPr>
        <w:t>Graham, M.H., 2004. Effects of Local Deforestation on the Diversity and Structure of Southern California Giant Kelp Forest Food Webs. Ecosystems 7, 341–357. https://doi.org/10.1007/s10021-003-0245-6</w:t>
      </w:r>
    </w:p>
    <w:p w14:paraId="26DCDD28" w14:textId="77777777" w:rsidR="00ED22B3" w:rsidRPr="00ED22B3" w:rsidRDefault="00ED22B3" w:rsidP="00ED22B3">
      <w:pPr>
        <w:pStyle w:val="Bibliography"/>
        <w:rPr>
          <w:lang w:val="en-US"/>
        </w:rPr>
      </w:pPr>
      <w:r w:rsidRPr="00ED22B3">
        <w:rPr>
          <w:lang w:val="en-US"/>
        </w:rPr>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021D1C81" w14:textId="77777777" w:rsidR="00ED22B3" w:rsidRPr="00ED22B3" w:rsidRDefault="00ED22B3" w:rsidP="00ED22B3">
      <w:pPr>
        <w:pStyle w:val="Bibliography"/>
        <w:rPr>
          <w:lang w:val="en-US"/>
        </w:rPr>
      </w:pPr>
      <w:r w:rsidRPr="00ED22B3">
        <w:rPr>
          <w:lang w:val="en-US"/>
        </w:rPr>
        <w:lastRenderedPageBreak/>
        <w:t>Hartig, F., 2022. DHARMa: Residual Diagnostics for Hierarchical (Multi-Level / Mixed) Regression Models. R package version 0.4.6.</w:t>
      </w:r>
    </w:p>
    <w:p w14:paraId="31DB3397" w14:textId="77777777" w:rsidR="00ED22B3" w:rsidRPr="00ED22B3" w:rsidRDefault="00ED22B3" w:rsidP="00ED22B3">
      <w:pPr>
        <w:pStyle w:val="Bibliography"/>
        <w:rPr>
          <w:lang w:val="en-US"/>
        </w:rPr>
      </w:pPr>
      <w:r w:rsidRPr="00ED22B3">
        <w:rPr>
          <w:lang w:val="en-US"/>
        </w:rPr>
        <w:t>Hernández-Carmona, G., Robledo, D., Serviere-Zaragoza, E., 2001. Effect of Nutrient Availability on Macrocystis pyrifera Recruitment and Survival near Its Southern Limit off Baja California 44, 221–229. https://doi.org/10.1515/BOT.2001.029</w:t>
      </w:r>
    </w:p>
    <w:p w14:paraId="41570093" w14:textId="77777777" w:rsidR="00ED22B3" w:rsidRPr="00ED22B3" w:rsidRDefault="00ED22B3" w:rsidP="00ED22B3">
      <w:pPr>
        <w:pStyle w:val="Bibliography"/>
        <w:rPr>
          <w:lang w:val="en-US"/>
        </w:rPr>
      </w:pPr>
      <w:r w:rsidRPr="00ED22B3">
        <w:rPr>
          <w:lang w:val="en-US"/>
        </w:rPr>
        <w:t>Holbrook, S.J., Brooks, A.J., Schmitt, R.J., Stewart, H.L., 2008. Effects of sheltering fish on growth of their host corals. Mar Biol 155, 521–530. https://doi.org/10.1007/s00227-008-1051-7</w:t>
      </w:r>
    </w:p>
    <w:p w14:paraId="41BDD447" w14:textId="77777777" w:rsidR="00ED22B3" w:rsidRPr="00ED22B3" w:rsidRDefault="00ED22B3" w:rsidP="00ED22B3">
      <w:pPr>
        <w:pStyle w:val="Bibliography"/>
        <w:rPr>
          <w:lang w:val="en-US"/>
        </w:rPr>
      </w:pPr>
      <w:r w:rsidRPr="00ED22B3">
        <w:rPr>
          <w:lang w:val="en-US"/>
        </w:rPr>
        <w:t>Holmes, R.M., Aminot, A., Kerouel, R., Hooker, B.A., Peterson, B.J., 1999. A simple and precise method for measuring ammonium in marine and freshwater ecosystems. Canadian Journal of Fisheries and Aquatic Sciences 56, 1801–1808. https://doi.org/10.1139/f99-128</w:t>
      </w:r>
    </w:p>
    <w:p w14:paraId="2A858F92" w14:textId="77777777" w:rsidR="00ED22B3" w:rsidRPr="00ED22B3" w:rsidRDefault="00ED22B3" w:rsidP="00ED22B3">
      <w:pPr>
        <w:pStyle w:val="Bibliography"/>
        <w:rPr>
          <w:lang w:val="en-US"/>
        </w:rPr>
      </w:pPr>
      <w:r w:rsidRPr="00ED22B3">
        <w:rPr>
          <w:lang w:val="en-US"/>
        </w:rPr>
        <w:t>Howard, B.R., Francis, F.T., Côté, I.M., Therriault, T.W., 2019. Habitat alteration by invasive European green crab (Carcinus maenas) causes eelgrass loss in British Columbia, Canada. Biol Invasions 21, 3607–3618. https://doi.org/10.1007/s10530-019-02072-z</w:t>
      </w:r>
    </w:p>
    <w:p w14:paraId="60E19D78" w14:textId="77777777" w:rsidR="00ED22B3" w:rsidRPr="00ED22B3" w:rsidRDefault="00ED22B3" w:rsidP="00ED22B3">
      <w:pPr>
        <w:pStyle w:val="Bibliography"/>
        <w:rPr>
          <w:lang w:val="en-US"/>
        </w:rPr>
      </w:pPr>
      <w:r w:rsidRPr="00ED22B3">
        <w:rPr>
          <w:lang w:val="en-US"/>
        </w:rPr>
        <w:t>Hurd, C.L., Durante, K.M., Harrison, P.J., 2000. Influence of bryozoan colonization on the physiology of the kelp Macrocystis integrifolia (Laminariales, Phaeophyta) from nitrogen-rich and -poor sites in Barkley Sound, British Columbia, Canada. Phycologia 39, 435–440. https://doi.org/10.2216/i0031-8884-39-5-435.1</w:t>
      </w:r>
    </w:p>
    <w:p w14:paraId="4A62DEBB" w14:textId="77777777" w:rsidR="00ED22B3" w:rsidRPr="00ED22B3" w:rsidRDefault="00ED22B3" w:rsidP="00ED22B3">
      <w:pPr>
        <w:pStyle w:val="Bibliography"/>
        <w:rPr>
          <w:lang w:val="en-US"/>
        </w:rPr>
      </w:pPr>
      <w:r w:rsidRPr="00ED22B3">
        <w:rPr>
          <w:lang w:val="en-US"/>
        </w:rPr>
        <w:t>Jackson, G.A., Winant, C.D., 1983. Effect of a kelp forest on coastal currents. Continental Shelf Research 2, 75–80. https://doi.org/10.1016/0278-4343(83)90023-7</w:t>
      </w:r>
    </w:p>
    <w:p w14:paraId="4E07997A" w14:textId="77777777" w:rsidR="00ED22B3" w:rsidRPr="00ED22B3" w:rsidRDefault="00ED22B3" w:rsidP="00ED22B3">
      <w:pPr>
        <w:pStyle w:val="Bibliography"/>
        <w:rPr>
          <w:lang w:val="en-US"/>
        </w:rPr>
      </w:pPr>
      <w:r w:rsidRPr="00ED22B3">
        <w:rPr>
          <w:lang w:val="en-US"/>
        </w:rPr>
        <w:t>Kerr, M.R., Alroy, J., 2023. Body size and abundance are decoupled from species richness in Australian marine bivalves. Frontiers of Biogeography 15. https://doi.org/10.21425/F5FBG58651</w:t>
      </w:r>
    </w:p>
    <w:p w14:paraId="1497CC98" w14:textId="77777777" w:rsidR="00ED22B3" w:rsidRPr="00ED22B3" w:rsidRDefault="00ED22B3" w:rsidP="00ED22B3">
      <w:pPr>
        <w:pStyle w:val="Bibliography"/>
        <w:rPr>
          <w:lang w:val="en-US"/>
        </w:rPr>
      </w:pPr>
      <w:r w:rsidRPr="00ED22B3">
        <w:rPr>
          <w:lang w:val="en-US"/>
        </w:rPr>
        <w:t>Layman, C.A., Allgeier, J.E., Montaña, C.G., 2016. Mechanistic evidence of enhanced production on artificial reefs: A case study in a Bahamian seagrass ecosystem. Ecol Eng 95, 574–579. https://doi.org/10.1016/j.ecoleng.2016.06.109</w:t>
      </w:r>
    </w:p>
    <w:p w14:paraId="1E908C95" w14:textId="77777777" w:rsidR="00ED22B3" w:rsidRPr="00ED22B3" w:rsidRDefault="00ED22B3" w:rsidP="00ED22B3">
      <w:pPr>
        <w:pStyle w:val="Bibliography"/>
        <w:rPr>
          <w:lang w:val="en-US"/>
        </w:rPr>
      </w:pPr>
      <w:r w:rsidRPr="00ED22B3">
        <w:rPr>
          <w:lang w:val="en-US"/>
        </w:rPr>
        <w:t>Lees, L.E., Jordan, S.N.Z., Bracken, M.E.S., 2024. Kelps may compensate for low nitrate availability by using regenerated forms of nitrogen, including urea and ammonium. Journal of Phycology 60, 768–777. https://doi.org/10.1111/jpy.13459</w:t>
      </w:r>
    </w:p>
    <w:p w14:paraId="2A6DEDCC" w14:textId="77777777" w:rsidR="00ED22B3" w:rsidRPr="00ED22B3" w:rsidRDefault="00ED22B3" w:rsidP="00ED22B3">
      <w:pPr>
        <w:pStyle w:val="Bibliography"/>
        <w:rPr>
          <w:lang w:val="en-US"/>
        </w:rPr>
      </w:pPr>
      <w:r w:rsidRPr="00ED22B3">
        <w:rPr>
          <w:lang w:val="en-US"/>
        </w:rPr>
        <w:t>Leibold, M.A., 1991. Biodiversity and nutrient enrichment in pond plankton communities. Evol. Ecol. Res 1, 73–95.</w:t>
      </w:r>
    </w:p>
    <w:p w14:paraId="56487164" w14:textId="77777777" w:rsidR="00ED22B3" w:rsidRPr="00ED22B3" w:rsidRDefault="00ED22B3" w:rsidP="00ED22B3">
      <w:pPr>
        <w:pStyle w:val="Bibliography"/>
        <w:rPr>
          <w:lang w:val="en-US"/>
        </w:rPr>
      </w:pPr>
      <w:r w:rsidRPr="00ED22B3">
        <w:rPr>
          <w:lang w:val="en-US"/>
        </w:rPr>
        <w:t>Lobban, C.S., Harrison, P.J., 1994. Seaweed Ecology and Physiology. Cambridge University Press.</w:t>
      </w:r>
    </w:p>
    <w:p w14:paraId="3432F1B4" w14:textId="77777777" w:rsidR="00ED22B3" w:rsidRPr="00ED22B3" w:rsidRDefault="00ED22B3" w:rsidP="00ED22B3">
      <w:pPr>
        <w:pStyle w:val="Bibliography"/>
        <w:rPr>
          <w:lang w:val="en-US"/>
        </w:rPr>
      </w:pPr>
      <w:r w:rsidRPr="00ED22B3">
        <w:rPr>
          <w:lang w:val="en-US"/>
        </w:rPr>
        <w:t>Lowman, H.E., Hirsch, M.E., Brzezinski, M.A., Melack, J.M., 2023. Examining the Potential of Sandy Marine Sediments Surrounding Giant Kelp Forests to Provide Recycled Nutrients for Growth. Journal of Coastal Research 39, 442–454. https://doi.org/10.2112/JCOASTRES-D-22-00035.1</w:t>
      </w:r>
    </w:p>
    <w:p w14:paraId="216F6135" w14:textId="77777777" w:rsidR="00ED22B3" w:rsidRPr="00ED22B3" w:rsidRDefault="00ED22B3" w:rsidP="00ED22B3">
      <w:pPr>
        <w:pStyle w:val="Bibliography"/>
        <w:rPr>
          <w:lang w:val="en-US"/>
        </w:rPr>
      </w:pPr>
      <w:r w:rsidRPr="00ED22B3">
        <w:rPr>
          <w:lang w:val="en-US"/>
        </w:rPr>
        <w:t>Mann, K.H., 1973. Seaweeds: Their Productivity and Strategy for Growth. Science 182, 975–981. https://doi.org/10.1126/science.182.4116.975</w:t>
      </w:r>
    </w:p>
    <w:p w14:paraId="48F0E76D" w14:textId="77777777" w:rsidR="00ED22B3" w:rsidRPr="00ED22B3" w:rsidRDefault="00ED22B3" w:rsidP="00ED22B3">
      <w:pPr>
        <w:pStyle w:val="Bibliography"/>
        <w:rPr>
          <w:lang w:val="en-US"/>
        </w:rPr>
      </w:pPr>
      <w:r w:rsidRPr="00ED22B3">
        <w:rPr>
          <w:lang w:val="en-US"/>
        </w:rPr>
        <w:t>McInturf, A.G., Pollack, L., Yang, L.H., Spiegel, O., 2019. Vectors with autonomy: what distinguishes animal-mediated nutrient transport from abiotic vectors? Biological Reviews 94, 1761–1773. https://doi.org/10.1111/brv.12525</w:t>
      </w:r>
    </w:p>
    <w:p w14:paraId="5CEB0AC6" w14:textId="77777777" w:rsidR="00ED22B3" w:rsidRPr="00ED22B3" w:rsidRDefault="00ED22B3" w:rsidP="00ED22B3">
      <w:pPr>
        <w:pStyle w:val="Bibliography"/>
        <w:rPr>
          <w:lang w:val="en-US"/>
        </w:rPr>
      </w:pPr>
      <w:r w:rsidRPr="00ED22B3">
        <w:rPr>
          <w:lang w:val="en-US"/>
        </w:rPr>
        <w:t>Mellin, C., Bradshaw, C.J.A., Meekan, M.G., Caley, M.J., 2010. Environmental and spatial predictors of species richness and abundance in coral reef fishes. Global Ecology and Biogeography 19, 212–222. https://doi.org/10.1111/j.1466-8238.2009.00513.x</w:t>
      </w:r>
    </w:p>
    <w:p w14:paraId="40094764" w14:textId="77777777" w:rsidR="00ED22B3" w:rsidRPr="00ED22B3" w:rsidRDefault="00ED22B3" w:rsidP="00ED22B3">
      <w:pPr>
        <w:pStyle w:val="Bibliography"/>
        <w:rPr>
          <w:lang w:val="en-US"/>
        </w:rPr>
      </w:pPr>
      <w:r w:rsidRPr="00ED22B3">
        <w:rPr>
          <w:lang w:val="en-US"/>
        </w:rPr>
        <w:lastRenderedPageBreak/>
        <w:t>Menge, B.A., 1992. Community Regulation: Under What Conditions Are Bottom-Up Factors Important on Rocky Shores? Ecology 73, 755–765. https://doi.org/10.2307/1940155</w:t>
      </w:r>
    </w:p>
    <w:p w14:paraId="3F048BAA" w14:textId="77777777" w:rsidR="00ED22B3" w:rsidRPr="00ED22B3" w:rsidRDefault="00ED22B3" w:rsidP="00ED22B3">
      <w:pPr>
        <w:pStyle w:val="Bibliography"/>
        <w:rPr>
          <w:lang w:val="en-US"/>
        </w:rPr>
      </w:pPr>
      <w:r w:rsidRPr="00ED22B3">
        <w:rPr>
          <w:lang w:val="en-US"/>
        </w:rPr>
        <w:t>Menge, B.A., Daley, B.A., Wheeler, P.A., Dahlhoff, E., Sanford, E., Strub, P.T., 1997. Benthic–pelagic links and rocky intertidal communities: Bottom-up effects on top-down control? Proceedings of the National Academy of Sciences 94, 14530–14535. https://doi.org/10.1073/pnas.94.26.14530</w:t>
      </w:r>
    </w:p>
    <w:p w14:paraId="2C6EC569" w14:textId="77777777" w:rsidR="00ED22B3" w:rsidRPr="00ED22B3" w:rsidRDefault="00ED22B3" w:rsidP="00ED22B3">
      <w:pPr>
        <w:pStyle w:val="Bibliography"/>
        <w:rPr>
          <w:lang w:val="en-US"/>
        </w:rPr>
      </w:pPr>
      <w:r w:rsidRPr="00ED22B3">
        <w:rPr>
          <w:lang w:val="en-US"/>
        </w:rPr>
        <w:t>Meyer, J.L., Schultz, E.T., 1985. Migrating haemulid fishes as a source of nutrients and organic matter on coral reefs. Limnol Oceanogr 30, 146–156.</w:t>
      </w:r>
    </w:p>
    <w:p w14:paraId="30982004" w14:textId="77777777" w:rsidR="00ED22B3" w:rsidRPr="00ED22B3" w:rsidRDefault="00ED22B3" w:rsidP="00ED22B3">
      <w:pPr>
        <w:pStyle w:val="Bibliography"/>
        <w:rPr>
          <w:lang w:val="en-US"/>
        </w:rPr>
      </w:pPr>
      <w:r w:rsidRPr="00ED22B3">
        <w:rPr>
          <w:lang w:val="en-US"/>
        </w:rPr>
        <w:t>Meyer, J.L., Schultz, E.T., Helfman, G.S., 1983. Fish schools: An asset to corals. Science 220, 1047–1049. https://doi.org/10.1126/science.220.4601.1047</w:t>
      </w:r>
    </w:p>
    <w:p w14:paraId="57110F3F" w14:textId="77777777" w:rsidR="00ED22B3" w:rsidRPr="00ED22B3" w:rsidRDefault="00ED22B3" w:rsidP="00ED22B3">
      <w:pPr>
        <w:pStyle w:val="Bibliography"/>
        <w:rPr>
          <w:lang w:val="en-US"/>
        </w:rPr>
      </w:pPr>
      <w:r w:rsidRPr="00ED22B3">
        <w:rPr>
          <w:lang w:val="en-US"/>
        </w:rPr>
        <w:t>Miller, R.J., Lafferty, K.D., Lamy, T., Kui, L., Rassweiler, A., Reed, D.C., 2018. Giant kelp, Macrocystis pyrifera, increases faunal diversity through physical engineering. Proceedings of the Royal Society B: Biological Sciences 285, 20172571. https://doi.org/10.1098/rspb.2017.2571</w:t>
      </w:r>
    </w:p>
    <w:p w14:paraId="4482BCE7" w14:textId="77777777" w:rsidR="00ED22B3" w:rsidRPr="00ED22B3" w:rsidRDefault="00ED22B3" w:rsidP="00ED22B3">
      <w:pPr>
        <w:pStyle w:val="Bibliography"/>
        <w:rPr>
          <w:lang w:val="en-US"/>
        </w:rPr>
      </w:pPr>
      <w:r w:rsidRPr="00ED22B3">
        <w:rPr>
          <w:lang w:val="en-US"/>
        </w:rPr>
        <w:t>Müller, J., Brandl, R., Brändle, M., Förster, B., de Araujo, B.C., Gossner, M.M., Ladas, A., Wagner, M., Maraun, M., Schall, P., Schmidt, S., Heurich, M., Thorn, S., Seibold, S., 2018. LiDAR-derived canopy structure supports the more-individuals hypothesis for arthropod diversity in temperate forests. Oikos 127, 814–824. https://doi.org/10.1111/oik.04972</w:t>
      </w:r>
    </w:p>
    <w:p w14:paraId="6695BBAA" w14:textId="77777777" w:rsidR="00ED22B3" w:rsidRPr="00ED22B3" w:rsidRDefault="00ED22B3" w:rsidP="00ED22B3">
      <w:pPr>
        <w:pStyle w:val="Bibliography"/>
        <w:rPr>
          <w:lang w:val="en-US"/>
        </w:rPr>
      </w:pPr>
      <w:r w:rsidRPr="00ED22B3">
        <w:rPr>
          <w:lang w:val="en-US"/>
        </w:rPr>
        <w:t>Murie, K.A., Bourdeau, P.E., 2020. Fragmented kelp forest canopies retain their ability to alter local seawater chemistry. Sci Rep 10, 11939. https://doi.org/10.1038/s41598-020-68841-2</w:t>
      </w:r>
    </w:p>
    <w:p w14:paraId="194D491E" w14:textId="77777777" w:rsidR="00ED22B3" w:rsidRPr="00ED22B3" w:rsidRDefault="00ED22B3" w:rsidP="00ED22B3">
      <w:pPr>
        <w:pStyle w:val="Bibliography"/>
        <w:rPr>
          <w:lang w:val="en-US"/>
        </w:rPr>
      </w:pPr>
      <w:r w:rsidRPr="00ED22B3">
        <w:rPr>
          <w:lang w:val="en-US"/>
        </w:rPr>
        <w:t>Nielsen, K.J., Navarrete, S.A., 2004. Mesoscale regulation comes from the bottom-up: intertidal interactions between consumers and upwelling. Ecology Letters 7, 31–41. https://doi.org/10.1046/j.1461-0248.2003.00542.x</w:t>
      </w:r>
    </w:p>
    <w:p w14:paraId="44FACE01" w14:textId="77777777" w:rsidR="00ED22B3" w:rsidRPr="00ED22B3" w:rsidRDefault="00ED22B3" w:rsidP="00ED22B3">
      <w:pPr>
        <w:pStyle w:val="Bibliography"/>
        <w:rPr>
          <w:lang w:val="en-US"/>
        </w:rPr>
      </w:pPr>
      <w:r w:rsidRPr="00ED22B3">
        <w:rPr>
          <w:lang w:val="en-US"/>
        </w:rPr>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64BDC87D" w14:textId="77777777" w:rsidR="00ED22B3" w:rsidRPr="00ED22B3" w:rsidRDefault="00ED22B3" w:rsidP="00ED22B3">
      <w:pPr>
        <w:pStyle w:val="Bibliography"/>
        <w:rPr>
          <w:lang w:val="en-US"/>
        </w:rPr>
      </w:pPr>
      <w:r w:rsidRPr="00ED22B3">
        <w:rPr>
          <w:lang w:val="en-US"/>
        </w:rPr>
        <w:t>Paine, R.T., 1986. Benthic community—water column coupling during the 1982-1983 El Niño. Are community changes at high latitudes attributable to cause or coincidence?1. Limnology and Oceanography 31, 351–360. https://doi.org/10.4319/lo.1986.31.2.0351</w:t>
      </w:r>
    </w:p>
    <w:p w14:paraId="5FC1523A" w14:textId="77777777" w:rsidR="00ED22B3" w:rsidRPr="00ED22B3" w:rsidRDefault="00ED22B3" w:rsidP="00ED22B3">
      <w:pPr>
        <w:pStyle w:val="Bibliography"/>
        <w:rPr>
          <w:lang w:val="en-US"/>
        </w:rPr>
      </w:pPr>
      <w:r w:rsidRPr="00ED22B3">
        <w:rPr>
          <w:lang w:val="en-US"/>
        </w:rPr>
        <w:t>Pawlowicz, R., 2017. Seasonal cycles, hypoxia, and renewal in a coastal fjord (Barkley Sound, British Columbia). Atmosphere-Ocean 55, 264–283. https://doi.org/10.1080/07055900.2017.1374240</w:t>
      </w:r>
    </w:p>
    <w:p w14:paraId="167C6DB7" w14:textId="77777777" w:rsidR="00ED22B3" w:rsidRPr="00ED22B3" w:rsidRDefault="00ED22B3" w:rsidP="00ED22B3">
      <w:pPr>
        <w:pStyle w:val="Bibliography"/>
        <w:rPr>
          <w:lang w:val="en-US"/>
        </w:rPr>
      </w:pPr>
      <w:r w:rsidRPr="00ED22B3">
        <w:rPr>
          <w:lang w:val="en-US"/>
        </w:rPr>
        <w:t>Pfister, C.A., Altabet, M.A., Post, D., 2014. Animal regeneration and microbial retention of nitrogen along coastal rocky shores. Ecology 95, 2803–2814. https://doi.org/10.1890/13-1825.1</w:t>
      </w:r>
    </w:p>
    <w:p w14:paraId="3E89B583" w14:textId="77777777" w:rsidR="00ED22B3" w:rsidRPr="00ED22B3" w:rsidRDefault="00ED22B3" w:rsidP="00ED22B3">
      <w:pPr>
        <w:pStyle w:val="Bibliography"/>
        <w:rPr>
          <w:lang w:val="en-US"/>
        </w:rPr>
      </w:pPr>
      <w:r w:rsidRPr="00ED22B3">
        <w:rPr>
          <w:lang w:val="en-US"/>
        </w:rPr>
        <w:t>Pfister, C.A., Altabet, M.A., Weigel, B.L., 2019. Kelp beds and their local effects on seawater chemistry, productivity, and microbial communities. Ecology 100, e02798. https://doi.org/10.1002/ecy.2798</w:t>
      </w:r>
    </w:p>
    <w:p w14:paraId="440526A0" w14:textId="77777777" w:rsidR="00ED22B3" w:rsidRPr="00ED22B3" w:rsidRDefault="00ED22B3" w:rsidP="00ED22B3">
      <w:pPr>
        <w:pStyle w:val="Bibliography"/>
        <w:rPr>
          <w:lang w:val="en-US"/>
        </w:rPr>
      </w:pPr>
      <w:r w:rsidRPr="00ED22B3">
        <w:rPr>
          <w:lang w:val="en-US"/>
        </w:rPr>
        <w:lastRenderedPageBreak/>
        <w:t>Phillips, J.C., Hurd, C.L., 2004. Kinetics of nitrate, ammonium, and urea uptake by four intertidal seaweeds from New Zealand. J Phycol 40, 534–545. https://doi.org/10.1111/j.1529-8817.2004.03157.x</w:t>
      </w:r>
    </w:p>
    <w:p w14:paraId="14A79F45" w14:textId="77777777" w:rsidR="00ED22B3" w:rsidRPr="00ED22B3" w:rsidRDefault="00ED22B3" w:rsidP="00ED22B3">
      <w:pPr>
        <w:pStyle w:val="Bibliography"/>
        <w:rPr>
          <w:lang w:val="en-US"/>
        </w:rPr>
      </w:pPr>
      <w:r w:rsidRPr="00ED22B3">
        <w:rPr>
          <w:lang w:val="en-US"/>
        </w:rPr>
        <w:t>Probyn, T.A., Chapman, A.R.O., 1983. Summer growth of Chordaria flagelliformis (O.F. Muell.) C. Ag.: Physiological strategies in a nutrient stressed environment. Journal of Experimental Marine Biology and Ecology 73, 243–271. https://doi.org/10.1016/0022-0981(83)90050-3</w:t>
      </w:r>
    </w:p>
    <w:p w14:paraId="7D95D70E" w14:textId="77777777" w:rsidR="00ED22B3" w:rsidRPr="00ED22B3" w:rsidRDefault="00ED22B3" w:rsidP="00ED22B3">
      <w:pPr>
        <w:pStyle w:val="Bibliography"/>
        <w:rPr>
          <w:lang w:val="en-US"/>
        </w:rPr>
      </w:pPr>
      <w:r w:rsidRPr="00ED22B3">
        <w:rPr>
          <w:lang w:val="en-US"/>
        </w:rPr>
        <w:t>R Core Team, 2019. R: A language and environment for statistical computing.</w:t>
      </w:r>
    </w:p>
    <w:p w14:paraId="78682EBE" w14:textId="77777777" w:rsidR="00ED22B3" w:rsidRPr="00ED22B3" w:rsidRDefault="00ED22B3" w:rsidP="00ED22B3">
      <w:pPr>
        <w:pStyle w:val="Bibliography"/>
        <w:rPr>
          <w:lang w:val="en-US"/>
        </w:rPr>
      </w:pPr>
      <w:r w:rsidRPr="00ED22B3">
        <w:rPr>
          <w:lang w:val="en-US"/>
        </w:rPr>
        <w:t>Roman, J., McCarthy, J.J., 2010. The Whale Pump: Marine Mammals Enhance Primary Productivity in a Coastal Basin. PLoS ONE 5, e13255. https://doi.org/10.1371/journal.pone.0013255</w:t>
      </w:r>
    </w:p>
    <w:p w14:paraId="4FD61633" w14:textId="77777777" w:rsidR="00ED22B3" w:rsidRPr="00ED22B3" w:rsidRDefault="00ED22B3" w:rsidP="00ED22B3">
      <w:pPr>
        <w:pStyle w:val="Bibliography"/>
        <w:rPr>
          <w:lang w:val="en-US"/>
        </w:rPr>
      </w:pPr>
      <w:r w:rsidRPr="00ED22B3">
        <w:rPr>
          <w:lang w:val="en-US"/>
        </w:rPr>
        <w:t>Rosman, J.H., Koseff, J.R., Monismith, S.G., Grover, J., 2007. A field investigation into the effects of a kelp forest (Macrocystis pyrifera) on coastal hydrodynamics and transport. Journal of Geophysical Research: Oceans 112. https://doi.org/10.1029/2005JC003430</w:t>
      </w:r>
    </w:p>
    <w:p w14:paraId="631E8103" w14:textId="77777777" w:rsidR="00ED22B3" w:rsidRPr="00ED22B3" w:rsidRDefault="00ED22B3" w:rsidP="00ED22B3">
      <w:pPr>
        <w:pStyle w:val="Bibliography"/>
        <w:rPr>
          <w:lang w:val="en-US"/>
        </w:rPr>
      </w:pPr>
      <w:r w:rsidRPr="00ED22B3">
        <w:rPr>
          <w:lang w:val="en-US"/>
        </w:rPr>
        <w:t>RStudio Team, 2016. RStudio: Integrated development for R.</w:t>
      </w:r>
    </w:p>
    <w:p w14:paraId="24482BCE" w14:textId="77777777" w:rsidR="00ED22B3" w:rsidRPr="00ED22B3" w:rsidRDefault="00ED22B3" w:rsidP="00ED22B3">
      <w:pPr>
        <w:pStyle w:val="Bibliography"/>
        <w:rPr>
          <w:lang w:val="en-US"/>
        </w:rPr>
      </w:pPr>
      <w:r w:rsidRPr="00ED22B3">
        <w:rPr>
          <w:lang w:val="en-US"/>
        </w:rPr>
        <w:t>Sandoval-Gil, J., Alexandre, A., Santos, R., Camacho-Ibar, V.F., 2016. Nitrogen Uptake and Internal Recycling in Zostera marina Exposed to Oyster Farming: Eelgrass Potential as a Natural Biofilter. Estuaries and Coasts 39, 1694–1708. https://doi.org/10.1007/s12237-016-0102-4</w:t>
      </w:r>
    </w:p>
    <w:p w14:paraId="7FC53DE5" w14:textId="77777777" w:rsidR="00ED22B3" w:rsidRPr="00ED22B3" w:rsidRDefault="00ED22B3" w:rsidP="00ED22B3">
      <w:pPr>
        <w:pStyle w:val="Bibliography"/>
        <w:rPr>
          <w:lang w:val="en-US"/>
        </w:rPr>
      </w:pPr>
      <w:r w:rsidRPr="00ED22B3">
        <w:rPr>
          <w:lang w:val="en-US"/>
        </w:rPr>
        <w:t>Savage, C., 2019. Seabird nutrients are assimilated by corals and enhance coral growth rates. Sci Rep 9, 4284. https://doi.org/10.1038/s41598-019-41030-6</w:t>
      </w:r>
    </w:p>
    <w:p w14:paraId="4CE48602" w14:textId="77777777" w:rsidR="00ED22B3" w:rsidRPr="00ED22B3" w:rsidRDefault="00ED22B3" w:rsidP="00ED22B3">
      <w:pPr>
        <w:pStyle w:val="Bibliography"/>
        <w:rPr>
          <w:lang w:val="en-US"/>
        </w:rPr>
      </w:pPr>
      <w:r w:rsidRPr="00ED22B3">
        <w:rPr>
          <w:lang w:val="en-US"/>
        </w:rPr>
        <w:t>Sellers, A.J., Leung, B., Torchin, M.E., 2020. Global meta-analysis of how marine upwelling affects herbivory. Global Ecology and Biogeography 29, 370–383. https://doi.org/10.1111/geb.13023</w:t>
      </w:r>
    </w:p>
    <w:p w14:paraId="75F5D251" w14:textId="77777777" w:rsidR="00ED22B3" w:rsidRPr="00ED22B3" w:rsidRDefault="00ED22B3" w:rsidP="00ED22B3">
      <w:pPr>
        <w:pStyle w:val="Bibliography"/>
        <w:rPr>
          <w:lang w:val="en-US"/>
        </w:rPr>
      </w:pPr>
      <w:r w:rsidRPr="00ED22B3">
        <w:rPr>
          <w:lang w:val="en-US"/>
        </w:rPr>
        <w:t>Shantz, A.A., Ladd, M.C., Schrack, E., Burkepile, D.E., 2015. Fish-derived nutrient hotspots shape coral reef benthic communities. Ecological Applications 25, 2142–2152. https://doi.org/10.1890/14-2209.1</w:t>
      </w:r>
    </w:p>
    <w:p w14:paraId="7292543A" w14:textId="77777777" w:rsidR="00ED22B3" w:rsidRPr="00ED22B3" w:rsidRDefault="00ED22B3" w:rsidP="00ED22B3">
      <w:pPr>
        <w:pStyle w:val="Bibliography"/>
        <w:rPr>
          <w:lang w:val="en-US"/>
        </w:rPr>
      </w:pPr>
      <w:r w:rsidRPr="00ED22B3">
        <w:rPr>
          <w:lang w:val="en-US"/>
        </w:rPr>
        <w:t>Smale, D.A., Burrows, M.T., Moore, P., O’Connor, N., Hawkins, S.J., 2013. Threats and knowledge gaps for ecosystem services provided by kelp forests: a northeast Atlantic perspective. Ecology and Evolution 3, 4016–4038. https://doi.org/10.1002/ece3.774</w:t>
      </w:r>
    </w:p>
    <w:p w14:paraId="72B61700" w14:textId="77777777" w:rsidR="00ED22B3" w:rsidRPr="00ED22B3" w:rsidRDefault="00ED22B3" w:rsidP="00ED22B3">
      <w:pPr>
        <w:pStyle w:val="Bibliography"/>
        <w:rPr>
          <w:lang w:val="en-US"/>
        </w:rPr>
      </w:pPr>
      <w:r w:rsidRPr="00ED22B3">
        <w:rPr>
          <w:lang w:val="en-US"/>
        </w:rPr>
        <w:t>Starko, S., Neufeld, C.J., Gendall, L., Timmer, B., Campbell, L., Yakimishyn, J., Druehl, L., Baum, J.K., 2022. Microclimate predicts kelp forest extinction in the face of direct and indirect marine heatwave effects. Ecological Applications 32, e2673. https://doi.org/10.1002/eap.2673</w:t>
      </w:r>
    </w:p>
    <w:p w14:paraId="4E9D446C" w14:textId="77777777" w:rsidR="00ED22B3" w:rsidRPr="00ED22B3" w:rsidRDefault="00ED22B3" w:rsidP="00ED22B3">
      <w:pPr>
        <w:pStyle w:val="Bibliography"/>
        <w:rPr>
          <w:lang w:val="en-US"/>
        </w:rPr>
      </w:pPr>
      <w:r w:rsidRPr="00ED22B3">
        <w:rPr>
          <w:lang w:val="en-US"/>
        </w:rPr>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0256D2F5" w14:textId="77777777" w:rsidR="00ED22B3" w:rsidRPr="00ED22B3" w:rsidRDefault="00ED22B3" w:rsidP="00ED22B3">
      <w:pPr>
        <w:pStyle w:val="Bibliography"/>
        <w:rPr>
          <w:lang w:val="en-US"/>
        </w:rPr>
      </w:pPr>
      <w:r w:rsidRPr="00ED22B3">
        <w:rPr>
          <w:lang w:val="en-US"/>
        </w:rPr>
        <w:t>Steneck, R.S., Graham, M.H., Bourque, B.J., Corbett, D., Erlandson, J.M., Estes, J.A., Tegner, M.J., 2002. Kelp forest ecosystems: biodiversity, stability, resilience and future. Environmental Conservation 29, 436–459. https://doi.org/10.1017/S0376892902000322</w:t>
      </w:r>
    </w:p>
    <w:p w14:paraId="57E7ADCF" w14:textId="77777777" w:rsidR="00ED22B3" w:rsidRPr="00ED22B3" w:rsidRDefault="00ED22B3" w:rsidP="00ED22B3">
      <w:pPr>
        <w:pStyle w:val="Bibliography"/>
        <w:rPr>
          <w:lang w:val="en-US"/>
        </w:rPr>
      </w:pPr>
      <w:r w:rsidRPr="00ED22B3">
        <w:rPr>
          <w:lang w:val="en-US"/>
        </w:rPr>
        <w:t>Stewart, H., Fram, J., Reed, D., Williams, S., Brzezinski, M., MacIntyre, S., Gaylord, B., 2009. Differences in growth, morphology and tissue carbon and nitrogen of Macrocystis pyrifera within and at the outer edge of a giant kelp forest in California, USA. Mar. Ecol. Prog. Ser. 375, 101–112. https://doi.org/10.3354/meps07752</w:t>
      </w:r>
    </w:p>
    <w:p w14:paraId="6E03CFDE" w14:textId="77777777" w:rsidR="00ED22B3" w:rsidRPr="00ED22B3" w:rsidRDefault="00ED22B3" w:rsidP="00ED22B3">
      <w:pPr>
        <w:pStyle w:val="Bibliography"/>
        <w:rPr>
          <w:lang w:val="en-US"/>
        </w:rPr>
      </w:pPr>
      <w:r w:rsidRPr="00ED22B3">
        <w:rPr>
          <w:lang w:val="en-US"/>
        </w:rPr>
        <w:lastRenderedPageBreak/>
        <w:t>Tanasichuk, R., 1998. Interannual variations in the population biology and productivity of Euphausia pacifica in Barkley Sound, Canada, with special reference to the 1992 and 1993 warm ocean years. Mar. Ecol. Prog. Ser. 173, 163–180. https://doi.org/10.3354/meps173163</w:t>
      </w:r>
    </w:p>
    <w:p w14:paraId="234A572F" w14:textId="77777777" w:rsidR="00ED22B3" w:rsidRPr="00ED22B3" w:rsidRDefault="00ED22B3" w:rsidP="00ED22B3">
      <w:pPr>
        <w:pStyle w:val="Bibliography"/>
        <w:rPr>
          <w:lang w:val="en-US"/>
        </w:rPr>
      </w:pPr>
      <w:r w:rsidRPr="00ED22B3">
        <w:rPr>
          <w:lang w:val="en-US"/>
        </w:rPr>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75FF7053" w14:textId="77777777" w:rsidR="00ED22B3" w:rsidRPr="00ED22B3" w:rsidRDefault="00ED22B3" w:rsidP="00ED22B3">
      <w:pPr>
        <w:pStyle w:val="Bibliography"/>
        <w:rPr>
          <w:lang w:val="en-US"/>
        </w:rPr>
      </w:pPr>
      <w:r w:rsidRPr="00ED22B3">
        <w:rPr>
          <w:lang w:val="en-US"/>
        </w:rPr>
        <w:t>Tilman, G.D., 1984. Plant Dominance Along an Experimental Nutrient Gradient. Ecology 65, 1445–1453. https://doi.org/10.2307/1939125</w:t>
      </w:r>
    </w:p>
    <w:p w14:paraId="63852094" w14:textId="77777777" w:rsidR="00ED22B3" w:rsidRPr="00ED22B3" w:rsidRDefault="00ED22B3" w:rsidP="00ED22B3">
      <w:pPr>
        <w:pStyle w:val="Bibliography"/>
        <w:rPr>
          <w:lang w:val="en-US"/>
        </w:rPr>
      </w:pPr>
      <w:r w:rsidRPr="00ED22B3">
        <w:rPr>
          <w:lang w:val="en-US"/>
        </w:rPr>
        <w:t>Traiger, S.B., Cohn, B., Panos, D., Daly, M., Hirsh, H.K., Martone, M., Gutierrez, I., Mucciarone, D.A., Takeshita, Y., Monismith, S.G., Dunbar, R.B., Nickols, K.J., 2022. Limited biogeochemical modification of surface waters by kelp forest canopies: Influence of kelp metabolism and site-specific hydrodynamics. Limnol Oceanogr 67, 392–403. https://doi.org/10.1002/lno.11999</w:t>
      </w:r>
    </w:p>
    <w:p w14:paraId="053FB459" w14:textId="77777777" w:rsidR="00ED22B3" w:rsidRPr="00ED22B3" w:rsidRDefault="00ED22B3" w:rsidP="00ED22B3">
      <w:pPr>
        <w:pStyle w:val="Bibliography"/>
        <w:rPr>
          <w:lang w:val="en-US"/>
        </w:rPr>
      </w:pPr>
      <w:r w:rsidRPr="00ED22B3">
        <w:rPr>
          <w:lang w:val="en-US"/>
        </w:rPr>
        <w:t>Uthicke, S., 2001a. Nutrient regeneration by abundant coral reef holothurians. J. Exp. Mar. Biol. Ecol. 265, 153–170. https://doi.org/10.1016/S0022-0981(01)00329-X</w:t>
      </w:r>
    </w:p>
    <w:p w14:paraId="77F660FE" w14:textId="77777777" w:rsidR="00ED22B3" w:rsidRPr="00ED22B3" w:rsidRDefault="00ED22B3" w:rsidP="00ED22B3">
      <w:pPr>
        <w:pStyle w:val="Bibliography"/>
        <w:rPr>
          <w:lang w:val="en-US"/>
        </w:rPr>
      </w:pPr>
      <w:r w:rsidRPr="00ED22B3">
        <w:rPr>
          <w:lang w:val="en-US"/>
        </w:rPr>
        <w:t>Uthicke, S., 2001b. Interactions between sediment-feeders and microalgae on coral reefs: grazing losses versus production enhancement. Mar Ecol Prog Ser 210, 125–138. https://doi.org/10.3354/meps210125</w:t>
      </w:r>
    </w:p>
    <w:p w14:paraId="41F3E5FC" w14:textId="77777777" w:rsidR="00ED22B3" w:rsidRPr="00ED22B3" w:rsidRDefault="00ED22B3" w:rsidP="00ED22B3">
      <w:pPr>
        <w:pStyle w:val="Bibliography"/>
        <w:rPr>
          <w:lang w:val="en-US"/>
        </w:rPr>
      </w:pPr>
      <w:r w:rsidRPr="00ED22B3">
        <w:rPr>
          <w:lang w:val="en-US"/>
        </w:rPr>
        <w:t>Uthicke, S., Klumpp, D.W., 1998. Microphytobenthos community production at a near-shore coral reef: seasonal variation and response to ammonium recycled by holothurians. Mar Ecol Prog Ser 169, 1–11.</w:t>
      </w:r>
    </w:p>
    <w:p w14:paraId="44CADC2C" w14:textId="77777777" w:rsidR="00ED22B3" w:rsidRPr="00ED22B3" w:rsidRDefault="00ED22B3" w:rsidP="00ED22B3">
      <w:pPr>
        <w:pStyle w:val="Bibliography"/>
        <w:rPr>
          <w:lang w:val="en-US"/>
        </w:rPr>
      </w:pPr>
      <w:r w:rsidRPr="00ED22B3">
        <w:rPr>
          <w:lang w:val="en-US"/>
        </w:rPr>
        <w:t>Vanni, M.J., 2002. Nutrient cycling by animals in freshwater ecosystems. Annu Rev Ecol Syst 33, 341–370. https://doi.org/10.1146/annurev.ecolsys.33.010802.150519</w:t>
      </w:r>
    </w:p>
    <w:p w14:paraId="356D65D7" w14:textId="77777777" w:rsidR="00ED22B3" w:rsidRPr="00ED22B3" w:rsidRDefault="00ED22B3" w:rsidP="00ED22B3">
      <w:pPr>
        <w:pStyle w:val="Bibliography"/>
        <w:rPr>
          <w:lang w:val="en-US"/>
        </w:rPr>
      </w:pPr>
      <w:r w:rsidRPr="00ED22B3">
        <w:rPr>
          <w:lang w:val="en-US"/>
        </w:rPr>
        <w:t>Vinther, H.F., Holmer, M., 2008. Experimental test of biodeposition and ammonium excretion from blue mussels (Mytilus edulis) on eelgrass (Zostera marina) performance. Journal of Experimental Marine Biology and Ecology 364, 72–79. https://doi.org/10.1016/j.jembe.2008.07.003</w:t>
      </w:r>
    </w:p>
    <w:p w14:paraId="40E8CB7D" w14:textId="77777777" w:rsidR="00ED22B3" w:rsidRPr="00ED22B3" w:rsidRDefault="00ED22B3" w:rsidP="00ED22B3">
      <w:pPr>
        <w:pStyle w:val="Bibliography"/>
        <w:rPr>
          <w:lang w:val="en-US"/>
        </w:rPr>
      </w:pPr>
      <w:r w:rsidRPr="00ED22B3">
        <w:rPr>
          <w:lang w:val="en-US"/>
        </w:rPr>
        <w:t>West, E.J., Pitt, K.A., Welsh, D.T., Koop, K., Rissik, D., 2009. Top-down and bottom-up influences of jellyfish on primary productivity and planktonic assemblages. Limnol Oceanogr 54, 2058–2071. https://doi.org/10.4319/lo.2009.54.6.2058</w:t>
      </w:r>
    </w:p>
    <w:p w14:paraId="3DD340D8" w14:textId="77777777" w:rsidR="00ED22B3" w:rsidRPr="00ED22B3" w:rsidRDefault="00ED22B3" w:rsidP="00ED22B3">
      <w:pPr>
        <w:pStyle w:val="Bibliography"/>
        <w:rPr>
          <w:lang w:val="en-US"/>
        </w:rPr>
      </w:pPr>
      <w:r w:rsidRPr="00ED22B3">
        <w:rPr>
          <w:lang w:val="en-US"/>
        </w:rPr>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6C6B6E6A" w14:textId="77777777" w:rsidR="00ED22B3" w:rsidRPr="00ED22B3" w:rsidRDefault="00ED22B3" w:rsidP="00ED22B3">
      <w:pPr>
        <w:pStyle w:val="Bibliography"/>
        <w:rPr>
          <w:lang w:val="en-US"/>
        </w:rPr>
      </w:pPr>
      <w:r w:rsidRPr="00ED22B3">
        <w:rPr>
          <w:lang w:val="en-US"/>
        </w:rPr>
        <w:t>Yee, D.A., Juliano, S.A., 2007. Abundance matters: a field experiment testing the more individuals hypothesis for richness–productivity relationships. Oecologia 153, 153–162. https://doi.org/10.1007/s00442-007-0707-1</w:t>
      </w:r>
    </w:p>
    <w:p w14:paraId="7AAB984A" w14:textId="17724462" w:rsidR="00263F14" w:rsidRDefault="0061163F" w:rsidP="00131A7C">
      <w:pPr>
        <w:spacing w:line="480" w:lineRule="auto"/>
      </w:pPr>
      <w:r>
        <w:fldChar w:fldCharType="end"/>
      </w:r>
    </w:p>
    <w:p w14:paraId="0F68F934" w14:textId="2CC65124" w:rsidR="006214D6" w:rsidRDefault="006214D6" w:rsidP="006214D6">
      <w:pPr>
        <w:spacing w:line="480" w:lineRule="auto"/>
        <w:rPr>
          <w:b/>
          <w:bCs/>
        </w:rPr>
      </w:pPr>
      <w:r w:rsidRPr="006214D6">
        <w:rPr>
          <w:b/>
          <w:bCs/>
        </w:rPr>
        <w:t>Data Availability Statement</w:t>
      </w:r>
    </w:p>
    <w:p w14:paraId="293C1BEF" w14:textId="4A0E5799" w:rsidR="007747B7" w:rsidRPr="003E54A5" w:rsidRDefault="007747B7" w:rsidP="007747B7">
      <w:pPr>
        <w:spacing w:line="480" w:lineRule="auto"/>
      </w:pPr>
      <w:r w:rsidRPr="005F1E8D">
        <w:lastRenderedPageBreak/>
        <w:t>All data</w:t>
      </w:r>
      <w:r>
        <w:t>sets generated during the current study</w:t>
      </w:r>
      <w:r w:rsidRPr="005F1E8D">
        <w:t xml:space="preserve"> and code are available </w:t>
      </w:r>
      <w:r>
        <w:t xml:space="preserve">in the GitHub repository: </w:t>
      </w:r>
      <w:hyperlink r:id="rId20" w:history="1">
        <w:r w:rsidRPr="00E76699">
          <w:rPr>
            <w:rStyle w:val="Hyperlink"/>
          </w:rPr>
          <w:t>https://github.com/em-lim13/Ch2_Spatial_pee</w:t>
        </w:r>
      </w:hyperlink>
      <w:r w:rsidRPr="005F1E8D">
        <w:t>.</w:t>
      </w:r>
    </w:p>
    <w:p w14:paraId="230090A7" w14:textId="3D4C0A83" w:rsidR="006214D6" w:rsidRPr="006214D6" w:rsidRDefault="006214D6" w:rsidP="007747B7">
      <w:pPr>
        <w:spacing w:line="480" w:lineRule="auto"/>
      </w:pPr>
    </w:p>
    <w:sectPr w:rsidR="006214D6" w:rsidRPr="006214D6" w:rsidSect="006E54C4">
      <w:headerReference w:type="default" r:id="rId21"/>
      <w:footerReference w:type="default" r:id="rId22"/>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8-22T13:18:00Z" w:initials="EL">
    <w:p w14:paraId="56205A21" w14:textId="77777777" w:rsidR="00A25B00" w:rsidRDefault="00AF52A3" w:rsidP="00A25B00">
      <w:r>
        <w:rPr>
          <w:rStyle w:val="CommentReference"/>
        </w:rPr>
        <w:annotationRef/>
      </w:r>
      <w:r w:rsidR="00A25B00">
        <w:rPr>
          <w:sz w:val="20"/>
          <w:szCs w:val="20"/>
        </w:rPr>
        <w:t>We’re aiming for Limnology and Oceanography!</w:t>
      </w:r>
      <w:r w:rsidR="00A25B00">
        <w:rPr>
          <w:sz w:val="20"/>
          <w:szCs w:val="20"/>
        </w:rPr>
        <w:cr/>
      </w:r>
      <w:r w:rsidR="00A25B00">
        <w:rPr>
          <w:sz w:val="20"/>
          <w:szCs w:val="20"/>
        </w:rPr>
        <w:cr/>
        <w:t xml:space="preserve">Targets for standard research articles are 10-15 pages in length (final print), with no more than 7-10 visuals, though shorter research articles are welcome. Under 11,000 words or 850 lines of text </w:t>
      </w:r>
    </w:p>
  </w:comment>
  <w:comment w:id="1" w:author="Em Lim" w:date="2024-10-25T13:11:00Z" w:initials="EL">
    <w:p w14:paraId="49434ED6" w14:textId="43436995" w:rsidR="00BB3685" w:rsidRDefault="00BB3685" w:rsidP="00BB3685">
      <w:r>
        <w:rPr>
          <w:rStyle w:val="CommentReference"/>
        </w:rPr>
        <w:annotationRef/>
      </w:r>
      <w:r>
        <w:rPr>
          <w:color w:val="000000"/>
          <w:sz w:val="20"/>
          <w:szCs w:val="20"/>
        </w:rPr>
        <w:t xml:space="preserve">Kieran: </w:t>
      </w:r>
      <w:r>
        <w:rPr>
          <w:sz w:val="20"/>
          <w:szCs w:val="20"/>
        </w:rPr>
        <w:t>It’s worth switching this to your SFU email cause the university has so many open access agreements that allow you to publish OA for free if you use your uni email</w:t>
      </w:r>
    </w:p>
  </w:comment>
  <w:comment w:id="2" w:author="Em Lim" w:date="2024-10-25T13:12:00Z" w:initials="EL">
    <w:p w14:paraId="1E95943F" w14:textId="21F64364" w:rsidR="00BB3685" w:rsidRDefault="00BB3685" w:rsidP="00BB3685">
      <w:r>
        <w:rPr>
          <w:rStyle w:val="CommentReference"/>
        </w:rPr>
        <w:annotationRef/>
      </w:r>
      <w:r>
        <w:rPr>
          <w:color w:val="000000"/>
          <w:sz w:val="20"/>
          <w:szCs w:val="20"/>
        </w:rPr>
        <w:t xml:space="preserve">Kieran: </w:t>
      </w:r>
      <w:r>
        <w:rPr>
          <w:sz w:val="20"/>
          <w:szCs w:val="20"/>
        </w:rPr>
        <w:t xml:space="preserve">Could shorten and streamline via, </w:t>
      </w:r>
    </w:p>
    <w:p w14:paraId="6B64F09A" w14:textId="77777777" w:rsidR="00BB3685" w:rsidRDefault="00BB3685" w:rsidP="00BB3685"/>
    <w:p w14:paraId="6F98A917" w14:textId="77777777" w:rsidR="00BB3685" w:rsidRDefault="00BB3685" w:rsidP="00BB3685">
      <w:r>
        <w:rPr>
          <w:sz w:val="20"/>
          <w:szCs w:val="20"/>
        </w:rPr>
        <w:t>We quantified the contribution of 48 fish and 92 macroinvertebrates to the ammonium budget…</w:t>
      </w:r>
    </w:p>
  </w:comment>
  <w:comment w:id="6" w:author="Em Lim" w:date="2024-10-25T13:14:00Z" w:initials="EL">
    <w:p w14:paraId="790650CA" w14:textId="77777777" w:rsidR="00BB3685" w:rsidRDefault="00BB3685" w:rsidP="00BB3685">
      <w:r>
        <w:rPr>
          <w:rStyle w:val="CommentReference"/>
        </w:rPr>
        <w:annotationRef/>
      </w:r>
      <w:r>
        <w:rPr>
          <w:sz w:val="20"/>
          <w:szCs w:val="20"/>
        </w:rPr>
        <w:t>alt:</w:t>
      </w:r>
    </w:p>
    <w:p w14:paraId="02563EF6" w14:textId="77777777" w:rsidR="00BB3685" w:rsidRDefault="00BB3685" w:rsidP="00BB3685">
      <w:r>
        <w:rPr>
          <w:sz w:val="20"/>
          <w:szCs w:val="20"/>
        </w:rPr>
        <w:t>Kieran:</w:t>
      </w:r>
    </w:p>
    <w:p w14:paraId="41BA144C" w14:textId="77777777" w:rsidR="00BB3685" w:rsidRDefault="00BB3685" w:rsidP="00BB3685">
      <w:r>
        <w:rPr>
          <w:sz w:val="20"/>
          <w:szCs w:val="20"/>
        </w:rPr>
        <w:t>-across a range</w:t>
      </w:r>
    </w:p>
    <w:p w14:paraId="1AA9728B" w14:textId="77777777" w:rsidR="00BB3685" w:rsidRDefault="00BB3685" w:rsidP="00BB3685">
      <w:r>
        <w:rPr>
          <w:sz w:val="20"/>
          <w:szCs w:val="20"/>
        </w:rPr>
        <w:t>-at various</w:t>
      </w:r>
    </w:p>
    <w:p w14:paraId="719BFB2F" w14:textId="77777777" w:rsidR="00BB3685" w:rsidRDefault="00BB3685" w:rsidP="00BB3685">
      <w:r>
        <w:rPr>
          <w:sz w:val="20"/>
          <w:szCs w:val="20"/>
        </w:rPr>
        <w:t>Or pull it out and go with</w:t>
      </w:r>
    </w:p>
    <w:p w14:paraId="18B8E511" w14:textId="77777777" w:rsidR="00BB3685" w:rsidRDefault="00BB3685" w:rsidP="00BB3685">
      <w:r>
        <w:rPr>
          <w:sz w:val="20"/>
          <w:szCs w:val="20"/>
        </w:rPr>
        <w:t xml:space="preserve">…productivity in a way previously… </w:t>
      </w:r>
    </w:p>
  </w:comment>
  <w:comment w:id="7" w:author="Kiara Kattler" w:date="2024-10-02T18:14:00Z" w:initials="KK">
    <w:p w14:paraId="1D9F9C30" w14:textId="53790554" w:rsidR="00B94A0D" w:rsidRDefault="00B94A0D" w:rsidP="00B94A0D">
      <w:r>
        <w:rPr>
          <w:rStyle w:val="CommentReference"/>
        </w:rPr>
        <w:annotationRef/>
      </w:r>
      <w:r>
        <w:rPr>
          <w:sz w:val="20"/>
          <w:szCs w:val="20"/>
        </w:rPr>
        <w:t xml:space="preserve">I know you mentioned the lack of knowledge regarding this pattern in temperate ecosystems in the beginning of the abstract, but saying tropical now feels a little out of the blue? Like the alternative of temperate being implied to be tropical may not be clear to the common folk </w:t>
      </w:r>
    </w:p>
  </w:comment>
  <w:comment w:id="5" w:author="Claire Attridge" w:date="2024-10-23T17:09:00Z" w:initials="CA">
    <w:p w14:paraId="536BE6B8" w14:textId="77777777" w:rsidR="007831DE" w:rsidRDefault="007831DE" w:rsidP="007831DE">
      <w:pPr>
        <w:pStyle w:val="CommentText"/>
      </w:pPr>
      <w:r>
        <w:rPr>
          <w:rStyle w:val="CommentReference"/>
        </w:rPr>
        <w:annotationRef/>
      </w:r>
      <w:r>
        <w:t>Maybe a slightly different/broader angle on the closing thought?</w:t>
      </w:r>
    </w:p>
    <w:p w14:paraId="5725E83A" w14:textId="77777777" w:rsidR="007831DE" w:rsidRDefault="007831DE" w:rsidP="007831DE">
      <w:pPr>
        <w:pStyle w:val="CommentText"/>
      </w:pPr>
      <w:r>
        <w:t xml:space="preserve">“Therefore, consumer-mediated nutrient dynamics are implicated as a previously overlooked driver of primary productivity in temperate marine systems.” </w:t>
      </w:r>
    </w:p>
  </w:comment>
  <w:comment w:id="8" w:author="Em Lim" w:date="2024-10-22T10:20:00Z" w:initials="EL">
    <w:p w14:paraId="2922242C" w14:textId="77777777" w:rsidR="000C4E84" w:rsidRDefault="000C4E84" w:rsidP="000C4E84">
      <w:r>
        <w:rPr>
          <w:rStyle w:val="CommentReference"/>
        </w:rPr>
        <w:annotationRef/>
      </w:r>
      <w:r>
        <w:rPr>
          <w:color w:val="000000"/>
          <w:sz w:val="20"/>
          <w:szCs w:val="20"/>
        </w:rPr>
        <w:t>Add citation for Magni et al 2000</w:t>
      </w:r>
    </w:p>
  </w:comment>
  <w:comment w:id="9" w:author="Em Lim" w:date="2024-10-22T10:25:00Z" w:initials="EL">
    <w:p w14:paraId="3F45F2B9" w14:textId="77777777" w:rsidR="003B6CDF" w:rsidRDefault="003B6CDF" w:rsidP="003B6CDF">
      <w:r>
        <w:rPr>
          <w:rStyle w:val="CommentReference"/>
        </w:rPr>
        <w:annotationRef/>
      </w:r>
      <w:r>
        <w:rPr>
          <w:color w:val="000000"/>
          <w:sz w:val="20"/>
          <w:szCs w:val="20"/>
        </w:rPr>
        <w:t>And Taylor and rees 1998</w:t>
      </w:r>
    </w:p>
  </w:comment>
  <w:comment w:id="10" w:author="Em Lim" w:date="2024-11-05T10:01:00Z" w:initials="EL">
    <w:p w14:paraId="64E61CA3" w14:textId="77777777" w:rsidR="000B5AFB" w:rsidRDefault="000B5AFB" w:rsidP="000B5AFB">
      <w:r>
        <w:rPr>
          <w:rStyle w:val="CommentReference"/>
        </w:rPr>
        <w:annotationRef/>
      </w:r>
      <w:r>
        <w:rPr>
          <w:color w:val="000000"/>
          <w:sz w:val="20"/>
          <w:szCs w:val="20"/>
        </w:rPr>
        <w:t>Also should cite Lønborg et al 2021</w:t>
      </w:r>
    </w:p>
  </w:comment>
  <w:comment w:id="11" w:author="Em Lim" w:date="2024-11-05T14:54:00Z" w:initials="EL">
    <w:p w14:paraId="0A3E06A7" w14:textId="77777777" w:rsidR="0091699F" w:rsidRDefault="0091699F" w:rsidP="0091699F">
      <w:r>
        <w:rPr>
          <w:rStyle w:val="CommentReference"/>
        </w:rPr>
        <w:annotationRef/>
      </w:r>
      <w:r>
        <w:rPr>
          <w:color w:val="000000"/>
          <w:sz w:val="20"/>
          <w:szCs w:val="20"/>
        </w:rPr>
        <w:t>Alt: Therefore, identifying relationships between variation in nutrient availability and primary productivity at multiple spatial scales will contribute to growing understandings of the ecological role of CND.</w:t>
      </w:r>
    </w:p>
  </w:comment>
  <w:comment w:id="12" w:author="Em Lim" w:date="2024-11-05T15:39:00Z" w:initials="EL">
    <w:p w14:paraId="3D3213EF" w14:textId="77777777" w:rsidR="007E0BA8" w:rsidRDefault="007E0BA8" w:rsidP="007E0BA8">
      <w:r>
        <w:rPr>
          <w:rStyle w:val="CommentReference"/>
        </w:rPr>
        <w:annotationRef/>
      </w:r>
      <w:r>
        <w:rPr>
          <w:color w:val="000000"/>
          <w:sz w:val="20"/>
          <w:szCs w:val="20"/>
        </w:rPr>
        <w:t>Alt: For example, at a meso-scale, the amount of nitrogen regenerated by intertidal mussel beds varies with mussel cover along an entire coastline (Pfister et al., 2014). On wave-exposed shorelines, mussel beds also contribute to small-scale, localized nutrient regeneration by increasing the concentration of nitrogen in the water column directly over the beds (Aquilino et al., 2009). And at a very small scale, mussels enrich tidepools with NH₄⁺ at low tide (Bracken, 2004).</w:t>
      </w:r>
    </w:p>
  </w:comment>
  <w:comment w:id="13" w:author="Em Lim" w:date="2024-11-06T09:53:00Z" w:initials="EL">
    <w:p w14:paraId="228198E4" w14:textId="77777777" w:rsidR="00582A7B" w:rsidRDefault="00582A7B" w:rsidP="00582A7B">
      <w:r>
        <w:rPr>
          <w:rStyle w:val="CommentReference"/>
        </w:rPr>
        <w:annotationRef/>
      </w:r>
      <w:r>
        <w:rPr>
          <w:color w:val="000000"/>
          <w:sz w:val="20"/>
          <w:szCs w:val="20"/>
        </w:rPr>
        <w:t>These are the common names for the family names, same with the invert families</w:t>
      </w:r>
    </w:p>
  </w:comment>
  <w:comment w:id="14" w:author="Em Lim" w:date="2024-10-25T13:22:00Z" w:initials="EL">
    <w:p w14:paraId="5AAE339C" w14:textId="3EDE8585" w:rsidR="00BB3685" w:rsidRDefault="00BB3685" w:rsidP="00BB3685">
      <w:r>
        <w:rPr>
          <w:rStyle w:val="CommentReference"/>
        </w:rPr>
        <w:annotationRef/>
      </w:r>
      <w:r>
        <w:rPr>
          <w:color w:val="000000"/>
          <w:sz w:val="20"/>
          <w:szCs w:val="20"/>
        </w:rPr>
        <w:t xml:space="preserve">Kieran: </w:t>
      </w:r>
      <w:r>
        <w:rPr>
          <w:sz w:val="20"/>
          <w:szCs w:val="20"/>
        </w:rPr>
        <w:t>for the 3 scales you could go with:</w:t>
      </w:r>
    </w:p>
    <w:p w14:paraId="67FEBBF7" w14:textId="77777777" w:rsidR="00BB3685" w:rsidRDefault="00BB3685" w:rsidP="00BB3685">
      <w:r>
        <w:rPr>
          <w:sz w:val="20"/>
          <w:szCs w:val="20"/>
        </w:rPr>
        <w:t>-regional (meso-scale) variation</w:t>
      </w:r>
    </w:p>
    <w:p w14:paraId="327DD9D5" w14:textId="77777777" w:rsidR="00BB3685" w:rsidRDefault="00BB3685" w:rsidP="00BB3685">
      <w:r>
        <w:rPr>
          <w:sz w:val="20"/>
          <w:szCs w:val="20"/>
        </w:rPr>
        <w:t>-site (small-scale) variation</w:t>
      </w:r>
    </w:p>
    <w:p w14:paraId="211A97D3" w14:textId="77777777" w:rsidR="00BB3685" w:rsidRDefault="00BB3685" w:rsidP="00BB3685">
      <w:r>
        <w:rPr>
          <w:sz w:val="20"/>
          <w:szCs w:val="20"/>
        </w:rPr>
        <w:t>-microhabitat (fine-scale) variation</w:t>
      </w:r>
    </w:p>
    <w:p w14:paraId="143F2C28" w14:textId="77777777" w:rsidR="00BB3685" w:rsidRDefault="00BB3685" w:rsidP="00BB3685"/>
    <w:p w14:paraId="6FF161EC" w14:textId="77777777" w:rsidR="00BB3685" w:rsidRDefault="00BB3685" w:rsidP="00BB3685"/>
  </w:comment>
  <w:comment w:id="15" w:author="Kieran Cox" w:date="2024-03-22T08:46:00Z" w:initials="KC">
    <w:p w14:paraId="005215D3" w14:textId="0D37635F"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16"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17" w:author="Em Lim" w:date="2024-10-25T13:23:00Z" w:initials="EL">
    <w:p w14:paraId="0A241C68" w14:textId="77777777" w:rsidR="00BB3685" w:rsidRDefault="00BB3685" w:rsidP="00BB3685">
      <w:r>
        <w:rPr>
          <w:rStyle w:val="CommentReference"/>
        </w:rPr>
        <w:annotationRef/>
      </w:r>
      <w:r>
        <w:rPr>
          <w:color w:val="000000"/>
          <w:sz w:val="20"/>
          <w:szCs w:val="20"/>
        </w:rPr>
        <w:t xml:space="preserve">Kieran: </w:t>
      </w:r>
      <w:r>
        <w:rPr>
          <w:sz w:val="20"/>
          <w:szCs w:val="20"/>
        </w:rPr>
        <w:t xml:space="preserve">rad. check the journal outline and see if they let you cite in-prep publications, if they do, you could use it here. But I think this is fine as well. </w:t>
      </w:r>
    </w:p>
  </w:comment>
  <w:comment w:id="18" w:author="Em Lim" w:date="2024-11-06T10:05:00Z" w:initials="EL">
    <w:p w14:paraId="38322941" w14:textId="77777777" w:rsidR="00B42CBE" w:rsidRDefault="00B42CBE" w:rsidP="00B42CBE">
      <w:r>
        <w:rPr>
          <w:rStyle w:val="CommentReference"/>
        </w:rPr>
        <w:annotationRef/>
      </w:r>
      <w:r>
        <w:rPr>
          <w:color w:val="000000"/>
          <w:sz w:val="20"/>
          <w:szCs w:val="20"/>
        </w:rPr>
        <w:t>Journal format says no italics for in situ</w:t>
      </w:r>
    </w:p>
  </w:comment>
  <w:comment w:id="19" w:author="Claire Attridge" w:date="2024-10-28T10:16:00Z" w:initials="CA">
    <w:p w14:paraId="14D9954E" w14:textId="77777777" w:rsidR="00122525" w:rsidRDefault="00122525" w:rsidP="00122525">
      <w:pPr>
        <w:pStyle w:val="CommentText"/>
      </w:pPr>
      <w:r>
        <w:rPr>
          <w:rStyle w:val="CommentReference"/>
        </w:rPr>
        <w:annotationRef/>
      </w:r>
      <w:r>
        <w:t>In the beginning we had a crappy scale, so it was to the nearest gram. After one day of this, we got a better scale, and were measuring to the nearest hundredth of a gram.</w:t>
      </w:r>
    </w:p>
  </w:comment>
  <w:comment w:id="20" w:author="Em Lim" w:date="2024-11-06T10:26:00Z" w:initials="EL">
    <w:p w14:paraId="419E3E32" w14:textId="77777777" w:rsidR="001F293B" w:rsidRDefault="001F293B" w:rsidP="001F293B">
      <w:r>
        <w:rPr>
          <w:rStyle w:val="CommentReference"/>
        </w:rPr>
        <w:annotationRef/>
      </w:r>
      <w:r>
        <w:rPr>
          <w:color w:val="000000"/>
          <w:sz w:val="20"/>
          <w:szCs w:val="20"/>
        </w:rPr>
        <w:t>Is this the best way to say this?</w:t>
      </w:r>
    </w:p>
  </w:comment>
  <w:comment w:id="21" w:author="Bridget Maher" w:date="2024-10-13T12:26:00Z" w:initials="BM">
    <w:p w14:paraId="2C175C13" w14:textId="77777777" w:rsidR="00F6133E" w:rsidRDefault="00F6133E" w:rsidP="00F6133E">
      <w:r>
        <w:rPr>
          <w:rStyle w:val="CommentReference"/>
        </w:rPr>
        <w:annotationRef/>
      </w:r>
      <w:r>
        <w:rPr>
          <w:sz w:val="20"/>
          <w:szCs w:val="20"/>
        </w:rPr>
        <w:t>Is there a reason for the randomization? Not sure if required but curious if it would have an effect</w:t>
      </w:r>
    </w:p>
  </w:comment>
  <w:comment w:id="22" w:author="Em Lim" w:date="2024-10-23T15:19:00Z" w:initials="EL">
    <w:p w14:paraId="453DECAD" w14:textId="77777777" w:rsidR="0082290C" w:rsidRDefault="0082290C" w:rsidP="0082290C">
      <w:r>
        <w:rPr>
          <w:rStyle w:val="CommentReference"/>
        </w:rPr>
        <w:annotationRef/>
      </w:r>
      <w:r>
        <w:rPr>
          <w:color w:val="000000"/>
          <w:sz w:val="20"/>
          <w:szCs w:val="20"/>
        </w:rPr>
        <w:t xml:space="preserve">In case there was an effect of cage location! </w:t>
      </w:r>
    </w:p>
  </w:comment>
  <w:comment w:id="23" w:author="Bridget Maher" w:date="2024-10-13T12:34:00Z" w:initials="BM">
    <w:p w14:paraId="2B4875E9" w14:textId="64222D9E" w:rsidR="00C027F9" w:rsidRDefault="00364A75" w:rsidP="00C027F9">
      <w:r>
        <w:rPr>
          <w:rStyle w:val="CommentReference"/>
        </w:rPr>
        <w:annotationRef/>
      </w:r>
      <w:r w:rsidR="00C027F9">
        <w:rPr>
          <w:sz w:val="20"/>
          <w:szCs w:val="20"/>
        </w:rPr>
        <w:t xml:space="preserve">Are you also including crab and sea cucumber in your methods paper? </w:t>
      </w:r>
      <w:r w:rsidR="00C027F9">
        <w:rPr>
          <w:sz w:val="20"/>
          <w:szCs w:val="20"/>
        </w:rPr>
        <w:cr/>
        <w:t>If not, it might be interesting tin the supplemental</w:t>
      </w:r>
    </w:p>
    <w:p w14:paraId="7242BCE6" w14:textId="77777777" w:rsidR="00C027F9" w:rsidRDefault="00C027F9" w:rsidP="00C027F9"/>
  </w:comment>
  <w:comment w:id="24" w:author="Em Lim" w:date="2024-10-23T15:27:00Z" w:initials="EL">
    <w:p w14:paraId="0041DE77" w14:textId="77777777" w:rsidR="009C308B" w:rsidRDefault="009C308B" w:rsidP="009C308B">
      <w:r>
        <w:rPr>
          <w:rStyle w:val="CommentReference"/>
        </w:rPr>
        <w:annotationRef/>
      </w:r>
      <w:r>
        <w:rPr>
          <w:color w:val="000000"/>
          <w:sz w:val="20"/>
          <w:szCs w:val="20"/>
        </w:rPr>
        <w:t>The crab excretion will be in my 4th chapter but I don’t think I have a home for the cuke excretion yet…</w:t>
      </w:r>
    </w:p>
  </w:comment>
  <w:comment w:id="25" w:author="Claire Attridge" w:date="2024-10-28T11:47:00Z" w:initials="CA">
    <w:p w14:paraId="43DCA6F7" w14:textId="77777777" w:rsidR="0042004A" w:rsidRDefault="0042004A" w:rsidP="0042004A">
      <w:pPr>
        <w:pStyle w:val="CommentText"/>
      </w:pPr>
      <w:r>
        <w:rPr>
          <w:rStyle w:val="CommentReference"/>
        </w:rPr>
        <w:annotationRef/>
      </w:r>
      <w:r>
        <w:t>An overall note across the paper- I was finding myself confused by similar terms being used interchangeably (e.g., very-small, small-scale, fine-scale, …).</w:t>
      </w:r>
    </w:p>
    <w:p w14:paraId="40C09321" w14:textId="77777777" w:rsidR="0042004A" w:rsidRDefault="0042004A" w:rsidP="0042004A">
      <w:pPr>
        <w:pStyle w:val="CommentText"/>
      </w:pPr>
      <w:r>
        <w:t>If possible, maybe go through and see if you can stick to one scheme, where there’s always a single spatial scale term related to each experiment of this paper (e.g., meso-scale, small-scale, smaller-scale, OR broad-scale, small-scale, fine-scale, OR …). From all the different terms for spatial scale being used from the Intro to the Methods and now Discussion, I found it a bit confusing to keep track of what term was related to what in this study and other referenced literature.</w:t>
      </w:r>
    </w:p>
  </w:comment>
  <w:comment w:id="26" w:author="Em Lim" w:date="2024-10-25T13:38:00Z" w:initials="EL">
    <w:p w14:paraId="76F58D0E" w14:textId="77777777" w:rsidR="00F02795" w:rsidRDefault="00F02795" w:rsidP="00F02795">
      <w:r>
        <w:rPr>
          <w:rStyle w:val="CommentReference"/>
        </w:rPr>
        <w:annotationRef/>
      </w:r>
      <w:r>
        <w:rPr>
          <w:color w:val="000000"/>
          <w:sz w:val="20"/>
          <w:szCs w:val="20"/>
        </w:rPr>
        <w:t xml:space="preserve">Kieran: </w:t>
      </w:r>
      <w:r>
        <w:rPr>
          <w:sz w:val="20"/>
          <w:szCs w:val="20"/>
        </w:rPr>
        <w:t xml:space="preserve">I think ‘locking’ in the scale terms would be good cause you use them a lot, and it will be part of the talks you give on this. </w:t>
      </w:r>
    </w:p>
    <w:p w14:paraId="45314507" w14:textId="77777777" w:rsidR="00F02795" w:rsidRDefault="00F02795" w:rsidP="00F02795"/>
    <w:p w14:paraId="0E31E973" w14:textId="77777777" w:rsidR="00F02795" w:rsidRDefault="00F02795" w:rsidP="00F02795">
      <w:r>
        <w:rPr>
          <w:sz w:val="20"/>
          <w:szCs w:val="20"/>
        </w:rPr>
        <w:t xml:space="preserve">I suggested regional, site, and microhabitat, but I’m not attached to those. If you come up with three options you can switch this to </w:t>
      </w:r>
    </w:p>
    <w:p w14:paraId="2BD59454" w14:textId="77777777" w:rsidR="00F02795" w:rsidRDefault="00F02795" w:rsidP="00F02795">
      <w:r>
        <w:rPr>
          <w:sz w:val="20"/>
          <w:szCs w:val="20"/>
        </w:rPr>
        <w:t>ranging from regional to microhabitat scales (or whatever)</w:t>
      </w:r>
    </w:p>
    <w:p w14:paraId="3BA83328" w14:textId="77777777" w:rsidR="00F02795" w:rsidRDefault="00F02795" w:rsidP="00F02795"/>
    <w:p w14:paraId="382A760F" w14:textId="77777777" w:rsidR="00F02795" w:rsidRDefault="00F02795" w:rsidP="00F02795">
      <w:r>
        <w:rPr>
          <w:sz w:val="20"/>
          <w:szCs w:val="20"/>
        </w:rPr>
        <w:t>oh it could be region, site, organism, or something like that, cause yes the last is a cage exp but really it’s a test of the organism</w:t>
      </w:r>
    </w:p>
  </w:comment>
  <w:comment w:id="27" w:author="Em Lim" w:date="2024-11-06T10:57:00Z" w:initials="EL">
    <w:p w14:paraId="7DAE3F4D" w14:textId="77777777" w:rsidR="000537A3" w:rsidRDefault="000537A3" w:rsidP="000537A3">
      <w:r>
        <w:rPr>
          <w:rStyle w:val="CommentReference"/>
        </w:rPr>
        <w:annotationRef/>
      </w:r>
      <w:r>
        <w:rPr>
          <w:color w:val="000000"/>
          <w:sz w:val="20"/>
          <w:szCs w:val="20"/>
        </w:rPr>
        <w:t xml:space="preserve">Kieran: </w:t>
      </w:r>
      <w:r>
        <w:rPr>
          <w:sz w:val="20"/>
          <w:szCs w:val="20"/>
        </w:rPr>
        <w:t>Kieran; tidal flow or tides? cause water flow is current, movement, etc</w:t>
      </w:r>
    </w:p>
  </w:comment>
  <w:comment w:id="28" w:author="Em Lim" w:date="2024-11-06T10:58:00Z" w:initials="EL">
    <w:p w14:paraId="7F9A413F" w14:textId="77777777" w:rsidR="000537A3" w:rsidRDefault="000537A3" w:rsidP="000537A3">
      <w:r>
        <w:rPr>
          <w:rStyle w:val="CommentReference"/>
        </w:rPr>
        <w:annotationRef/>
      </w:r>
      <w:r>
        <w:rPr>
          <w:color w:val="000000"/>
          <w:sz w:val="20"/>
          <w:szCs w:val="20"/>
        </w:rPr>
        <w:t>Here I mean tidal exchange and also wave exposure. Tide exchange for among and within sites and wave exposure for the cages</w:t>
      </w:r>
    </w:p>
  </w:comment>
  <w:comment w:id="29" w:author="Em Lim" w:date="2024-10-25T13:42:00Z" w:initials="EL">
    <w:p w14:paraId="7251E587" w14:textId="072589ED" w:rsidR="00F07053" w:rsidRDefault="00F07053" w:rsidP="00F07053">
      <w:r>
        <w:rPr>
          <w:rStyle w:val="CommentReference"/>
        </w:rPr>
        <w:annotationRef/>
      </w:r>
      <w:r>
        <w:rPr>
          <w:sz w:val="20"/>
          <w:szCs w:val="20"/>
        </w:rPr>
        <w:t>Kieran: two things or one?</w:t>
      </w:r>
    </w:p>
    <w:p w14:paraId="0125C7EB" w14:textId="77777777" w:rsidR="00F07053" w:rsidRDefault="00F07053" w:rsidP="00F07053">
      <w:r>
        <w:rPr>
          <w:sz w:val="20"/>
          <w:szCs w:val="20"/>
        </w:rPr>
        <w:t>i.e shallow soft-sediment areas</w:t>
      </w:r>
    </w:p>
  </w:comment>
  <w:comment w:id="30" w:author="Em Lim" w:date="2024-11-06T10:53:00Z" w:initials="EL">
    <w:p w14:paraId="12C72F7E" w14:textId="77777777" w:rsidR="00F1021C" w:rsidRDefault="00F1021C" w:rsidP="00F1021C">
      <w:r>
        <w:rPr>
          <w:rStyle w:val="CommentReference"/>
        </w:rPr>
        <w:annotationRef/>
      </w:r>
      <w:r>
        <w:rPr>
          <w:color w:val="000000"/>
          <w:sz w:val="20"/>
          <w:szCs w:val="20"/>
        </w:rPr>
        <w:t>Intertidal animals are more important in shallower water and microbial regeneration if more important on soft sediment</w:t>
      </w:r>
    </w:p>
  </w:comment>
  <w:comment w:id="31" w:author="Em Lim" w:date="2024-10-25T13:43:00Z" w:initials="EL">
    <w:p w14:paraId="058279C8" w14:textId="6FF89BE9" w:rsidR="00F07053" w:rsidRDefault="00F07053" w:rsidP="00F07053">
      <w:r>
        <w:rPr>
          <w:rStyle w:val="CommentReference"/>
        </w:rPr>
        <w:annotationRef/>
      </w:r>
      <w:r>
        <w:rPr>
          <w:color w:val="000000"/>
          <w:sz w:val="20"/>
          <w:szCs w:val="20"/>
        </w:rPr>
        <w:t xml:space="preserve">Kieran: </w:t>
      </w:r>
      <w:r>
        <w:rPr>
          <w:sz w:val="20"/>
          <w:szCs w:val="20"/>
        </w:rPr>
        <w:t>I think in a previous draft you had a reference for this type of statement?</w:t>
      </w:r>
    </w:p>
  </w:comment>
  <w:comment w:id="32" w:author="Jasmin Schuster" w:date="2024-10-19T16:48:00Z" w:initials="JS">
    <w:p w14:paraId="22C9828A" w14:textId="6287A60A" w:rsidR="004F21D6" w:rsidRDefault="004F21D6" w:rsidP="004F21D6">
      <w:r>
        <w:rPr>
          <w:rStyle w:val="CommentReference"/>
        </w:rPr>
        <w:annotationRef/>
      </w:r>
      <w:r>
        <w:rPr>
          <w:color w:val="000000"/>
          <w:sz w:val="20"/>
          <w:szCs w:val="20"/>
        </w:rPr>
        <w:t xml:space="preserve">Isn’t this contradicting, or am I misunderstanding? </w:t>
      </w:r>
    </w:p>
    <w:p w14:paraId="27A1AF9E" w14:textId="77777777" w:rsidR="004F21D6" w:rsidRDefault="004F21D6" w:rsidP="004F21D6"/>
    <w:p w14:paraId="296097FC" w14:textId="77777777" w:rsidR="004F21D6" w:rsidRDefault="004F21D6" w:rsidP="004F21D6">
      <w:r>
        <w:rPr>
          <w:color w:val="000000"/>
          <w:sz w:val="20"/>
          <w:szCs w:val="20"/>
        </w:rPr>
        <w:t>You’re saying the control sites (no kelp) had lower NH4 than the kelp sites. Then you’re saying the control, no-kelp sites were deeper than the inside kelp sites, but then indicate that NH4 should INCREASE with depth. So isn’t it surprising then that you found lower NH4 at the deeper, no kelp sites?</w:t>
      </w:r>
    </w:p>
  </w:comment>
  <w:comment w:id="33" w:author="Em Lim" w:date="2024-10-23T15:29:00Z" w:initials="EL">
    <w:p w14:paraId="1E450BE5" w14:textId="77777777" w:rsidR="009C308B" w:rsidRDefault="009C308B" w:rsidP="009C308B">
      <w:r>
        <w:rPr>
          <w:rStyle w:val="CommentReference"/>
        </w:rPr>
        <w:annotationRef/>
      </w:r>
      <w:r>
        <w:rPr>
          <w:color w:val="000000"/>
          <w:sz w:val="20"/>
          <w:szCs w:val="20"/>
        </w:rPr>
        <w:t xml:space="preserve">The </w:t>
      </w:r>
      <w:r>
        <w:rPr>
          <w:b/>
          <w:bCs/>
          <w:color w:val="000000"/>
          <w:sz w:val="20"/>
          <w:szCs w:val="20"/>
        </w:rPr>
        <w:t>change in ammonium</w:t>
      </w:r>
      <w:r>
        <w:rPr>
          <w:color w:val="000000"/>
          <w:sz w:val="20"/>
          <w:szCs w:val="20"/>
        </w:rPr>
        <w:t xml:space="preserve"> at no kelp sites was negative, so “inside” forest nh4 was higher than “outside” forest nh4 at the no kelp sites. </w:t>
      </w:r>
    </w:p>
  </w:comment>
  <w:comment w:id="34" w:author="Jasmin Schuster" w:date="2024-10-19T16:49:00Z" w:initials="JS">
    <w:p w14:paraId="51A051B8" w14:textId="6DAC088B" w:rsidR="004F21D6" w:rsidRDefault="004F21D6" w:rsidP="004F21D6">
      <w:r>
        <w:rPr>
          <w:rStyle w:val="CommentReference"/>
        </w:rPr>
        <w:annotationRef/>
      </w:r>
      <w:r>
        <w:rPr>
          <w:color w:val="000000"/>
          <w:sz w:val="20"/>
          <w:szCs w:val="20"/>
        </w:rPr>
        <w:t xml:space="preserve">In many areas, kelp is constrained to shallower waters by urchin grazing, i.e., has disappeared from the deeper parts. So could this be used to support that kelp forests, when able to flourish, bring/retain nutrients to/in deeper waters? </w:t>
      </w:r>
    </w:p>
  </w:comment>
  <w:comment w:id="35" w:author="Em Lim" w:date="2024-10-25T14:53:00Z" w:initials="EL">
    <w:p w14:paraId="1C29CBDD" w14:textId="45FA3BAE" w:rsidR="00EC105C" w:rsidRDefault="00EC105C" w:rsidP="00EC105C">
      <w:r>
        <w:rPr>
          <w:rStyle w:val="CommentReference"/>
        </w:rPr>
        <w:annotationRef/>
      </w:r>
      <w:r>
        <w:rPr>
          <w:color w:val="000000"/>
          <w:sz w:val="20"/>
          <w:szCs w:val="20"/>
        </w:rPr>
        <w:t xml:space="preserve">Kieran: </w:t>
      </w:r>
      <w:r>
        <w:rPr>
          <w:sz w:val="20"/>
          <w:szCs w:val="20"/>
        </w:rPr>
        <w:t>This paragraph feels a bit like an ‘afterthought’ and seems, the point it’s getting across isn’t clear; it seems like a better way to finish off the discussion would be to pull the three scales together and tell folks what this means for nutrient dynamics in temperate ecosystems. Your introduction paints a beautiful picture of why the work matters and what it could mean and your methods outline 3 distinct spatial scales you are looking at, so pulling it all together and weighing in on the broader concept would be a good way to finish</w:t>
      </w:r>
    </w:p>
    <w:p w14:paraId="0A7EA405" w14:textId="77777777" w:rsidR="00EC105C" w:rsidRDefault="00EC105C" w:rsidP="00EC105C"/>
    <w:p w14:paraId="7508C155" w14:textId="77777777" w:rsidR="00EC105C" w:rsidRDefault="00EC105C" w:rsidP="00EC105C">
      <w:r>
        <w:rPr>
          <w:sz w:val="20"/>
          <w:szCs w:val="20"/>
        </w:rPr>
        <w:t>the parapgrah below is a good foundation for what I mean, and it also is a bit long for a conclusion and has a bit to much novel insight for a conclusion (as they are normally summarizes and big zoom out/mic drop statements), so you could use the paragraph below to pull the spatail scales together, and then have a conclusion that more of a summary of the aims and the main take home</w:t>
      </w:r>
    </w:p>
  </w:comment>
  <w:comment w:id="36" w:author="Em Lim" w:date="2024-10-25T14:53:00Z" w:initials="EL">
    <w:p w14:paraId="2278B736" w14:textId="77777777" w:rsidR="0059550C" w:rsidRDefault="00EC105C" w:rsidP="0059550C">
      <w:r>
        <w:rPr>
          <w:rStyle w:val="CommentReference"/>
        </w:rPr>
        <w:annotationRef/>
      </w:r>
      <w:r w:rsidR="0059550C">
        <w:rPr>
          <w:sz w:val="20"/>
          <w:szCs w:val="20"/>
        </w:rPr>
        <w:t xml:space="preserve">Kierean: you could ‘switch’ the narrative here tides and currents ‘run show’ in these systems, they determine where things live, etc. </w:t>
      </w:r>
      <w:r w:rsidR="0059550C">
        <w:rPr>
          <w:sz w:val="20"/>
          <w:szCs w:val="20"/>
        </w:rPr>
        <w:cr/>
      </w:r>
      <w:r w:rsidR="0059550C">
        <w:rPr>
          <w:sz w:val="20"/>
          <w:szCs w:val="20"/>
        </w:rPr>
        <w:cr/>
        <w:t xml:space="preserve">Ammonium concentrations across a range of spatial scales is driven by — </w:t>
      </w:r>
    </w:p>
  </w:comment>
  <w:comment w:id="37" w:author="Em Lim" w:date="2024-10-25T14:54:00Z" w:initials="EL">
    <w:p w14:paraId="343AC759" w14:textId="77777777" w:rsidR="00EC105C" w:rsidRDefault="00EC105C" w:rsidP="00EC105C">
      <w:r>
        <w:rPr>
          <w:rStyle w:val="CommentReference"/>
        </w:rPr>
        <w:annotationRef/>
      </w:r>
      <w:r>
        <w:rPr>
          <w:color w:val="000000"/>
          <w:sz w:val="20"/>
          <w:szCs w:val="20"/>
        </w:rPr>
        <w:t xml:space="preserve">Kieran: </w:t>
      </w:r>
      <w:r>
        <w:rPr>
          <w:sz w:val="20"/>
          <w:szCs w:val="20"/>
        </w:rPr>
        <w:t>would be good if this was part of the paragraph above, and if it can’t be then it could be more stand alone and the two main implications line above could be more vague so folks don’t read the parapgrah and wonder where the second is</w:t>
      </w:r>
    </w:p>
  </w:comment>
  <w:comment w:id="38" w:author="Claire Attridge" w:date="2024-10-28T12:09:00Z" w:initials="CA">
    <w:p w14:paraId="32E44F5D" w14:textId="77777777" w:rsidR="00456F9A" w:rsidRDefault="00456F9A" w:rsidP="00456F9A">
      <w:pPr>
        <w:pStyle w:val="CommentText"/>
      </w:pPr>
      <w:r>
        <w:rPr>
          <w:rStyle w:val="CommentReference"/>
        </w:rPr>
        <w:annotationRef/>
      </w:r>
      <w:r>
        <w:t>If possible- I’d make the ‘10 km’ text of the scale bar larger. Couldn’t see it at first!</w:t>
      </w:r>
    </w:p>
  </w:comment>
  <w:comment w:id="39" w:author="Isabelle Cote" w:date="2024-07-23T11:33:00Z" w:initials="IC">
    <w:p w14:paraId="57083FF1" w14:textId="6EBE55BA" w:rsidR="00F10A37" w:rsidRDefault="00F10A37" w:rsidP="00F10A37">
      <w:pPr>
        <w:pStyle w:val="CommentText"/>
      </w:pPr>
      <w:r>
        <w:rPr>
          <w:rStyle w:val="CommentReference"/>
        </w:rPr>
        <w:annotationRef/>
      </w:r>
      <w:r>
        <w:t>Show these somewhere. In Table S1?</w:t>
      </w:r>
    </w:p>
  </w:comment>
  <w:comment w:id="40" w:author="Microsoft Office User" w:date="2024-10-18T04:30:00Z" w:initials="MOU">
    <w:p w14:paraId="48BAF201" w14:textId="1653ACB8" w:rsidR="00081881" w:rsidRDefault="00081881">
      <w:pPr>
        <w:pStyle w:val="CommentText"/>
      </w:pPr>
      <w:r>
        <w:rPr>
          <w:rStyle w:val="CommentReference"/>
        </w:rPr>
        <w:annotationRef/>
      </w:r>
      <w:r>
        <w:t>Some journal names are abbreviated, some are not</w:t>
      </w:r>
    </w:p>
  </w:comment>
  <w:comment w:id="41" w:author="Claire Attridge" w:date="2024-10-23T17:12:00Z" w:initials="CA">
    <w:p w14:paraId="3DFB1C42" w14:textId="77777777" w:rsidR="003C2B32" w:rsidRDefault="00B307D5" w:rsidP="003C2B32">
      <w:pPr>
        <w:pStyle w:val="CommentText"/>
      </w:pPr>
      <w:r>
        <w:rPr>
          <w:rStyle w:val="CommentReference"/>
        </w:rPr>
        <w:annotationRef/>
      </w:r>
      <w:r w:rsidR="003C2B32">
        <w:t>Limnol &amp; Ocea guidelines mention that over 75 references requires special approval! There’s 78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49434ED6" w15:done="0"/>
  <w15:commentEx w15:paraId="6F98A917" w15:done="0"/>
  <w15:commentEx w15:paraId="18B8E511" w15:done="0"/>
  <w15:commentEx w15:paraId="1D9F9C30" w15:done="0"/>
  <w15:commentEx w15:paraId="5725E83A" w15:done="0"/>
  <w15:commentEx w15:paraId="2922242C" w15:done="0"/>
  <w15:commentEx w15:paraId="3F45F2B9" w15:paraIdParent="2922242C" w15:done="0"/>
  <w15:commentEx w15:paraId="64E61CA3" w15:paraIdParent="2922242C" w15:done="0"/>
  <w15:commentEx w15:paraId="0A3E06A7" w15:done="0"/>
  <w15:commentEx w15:paraId="3D3213EF" w15:done="0"/>
  <w15:commentEx w15:paraId="228198E4" w15:done="0"/>
  <w15:commentEx w15:paraId="6FF161EC" w15:done="0"/>
  <w15:commentEx w15:paraId="005215D3" w15:done="0"/>
  <w15:commentEx w15:paraId="17D38A3B" w15:paraIdParent="005215D3" w15:done="0"/>
  <w15:commentEx w15:paraId="0A241C68" w15:paraIdParent="005215D3" w15:done="0"/>
  <w15:commentEx w15:paraId="38322941" w15:done="0"/>
  <w15:commentEx w15:paraId="14D9954E" w15:done="0"/>
  <w15:commentEx w15:paraId="419E3E32" w15:paraIdParent="14D9954E" w15:done="0"/>
  <w15:commentEx w15:paraId="2C175C13" w15:done="0"/>
  <w15:commentEx w15:paraId="453DECAD" w15:paraIdParent="2C175C13" w15:done="0"/>
  <w15:commentEx w15:paraId="7242BCE6" w15:done="0"/>
  <w15:commentEx w15:paraId="0041DE77" w15:paraIdParent="7242BCE6" w15:done="0"/>
  <w15:commentEx w15:paraId="40C09321" w15:done="0"/>
  <w15:commentEx w15:paraId="382A760F" w15:done="0"/>
  <w15:commentEx w15:paraId="7DAE3F4D" w15:done="0"/>
  <w15:commentEx w15:paraId="7F9A413F" w15:paraIdParent="7DAE3F4D" w15:done="0"/>
  <w15:commentEx w15:paraId="0125C7EB" w15:done="0"/>
  <w15:commentEx w15:paraId="12C72F7E" w15:paraIdParent="0125C7EB" w15:done="0"/>
  <w15:commentEx w15:paraId="058279C8" w15:done="0"/>
  <w15:commentEx w15:paraId="296097FC" w15:done="0"/>
  <w15:commentEx w15:paraId="1E450BE5" w15:paraIdParent="296097FC" w15:done="0"/>
  <w15:commentEx w15:paraId="51A051B8" w15:done="0"/>
  <w15:commentEx w15:paraId="7508C155" w15:done="0"/>
  <w15:commentEx w15:paraId="2278B736" w15:done="0"/>
  <w15:commentEx w15:paraId="343AC759" w15:done="0"/>
  <w15:commentEx w15:paraId="32E44F5D" w15:done="0"/>
  <w15:commentEx w15:paraId="57083FF1" w15:done="0"/>
  <w15:commentEx w15:paraId="48BAF201" w15:done="0"/>
  <w15:commentEx w15:paraId="3DFB1C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7BCF5B46" w16cex:dateUtc="2024-10-25T20:11:00Z"/>
  <w16cex:commentExtensible w16cex:durableId="15D9780B" w16cex:dateUtc="2024-10-25T20:12:00Z"/>
  <w16cex:commentExtensible w16cex:durableId="23ED2C96" w16cex:dateUtc="2024-10-25T20:14:00Z"/>
  <w16cex:commentExtensible w16cex:durableId="6AD83E17" w16cex:dateUtc="2024-10-03T00:14:00Z"/>
  <w16cex:commentExtensible w16cex:durableId="389C03A0" w16cex:dateUtc="2024-10-24T00:09:00Z"/>
  <w16cex:commentExtensible w16cex:durableId="777C918F" w16cex:dateUtc="2024-10-22T17:20:00Z"/>
  <w16cex:commentExtensible w16cex:durableId="4E325D4A" w16cex:dateUtc="2024-10-22T17:25:00Z"/>
  <w16cex:commentExtensible w16cex:durableId="03E45AD5" w16cex:dateUtc="2024-11-05T18:01:00Z"/>
  <w16cex:commentExtensible w16cex:durableId="4FB6BDAF" w16cex:dateUtc="2024-11-05T22:54:00Z"/>
  <w16cex:commentExtensible w16cex:durableId="05854962" w16cex:dateUtc="2024-11-05T23:39:00Z"/>
  <w16cex:commentExtensible w16cex:durableId="4C91251C" w16cex:dateUtc="2024-11-06T17:53:00Z"/>
  <w16cex:commentExtensible w16cex:durableId="7F57B241" w16cex:dateUtc="2024-10-25T20:22:00Z"/>
  <w16cex:commentExtensible w16cex:durableId="60760F53" w16cex:dateUtc="2024-03-22T15:46:00Z"/>
  <w16cex:commentExtensible w16cex:durableId="2701E2FF" w16cex:dateUtc="2024-10-25T20:23:00Z"/>
  <w16cex:commentExtensible w16cex:durableId="699D1ABA" w16cex:dateUtc="2024-11-06T18:05:00Z"/>
  <w16cex:commentExtensible w16cex:durableId="58C4CEF9" w16cex:dateUtc="2024-10-28T17:16:00Z"/>
  <w16cex:commentExtensible w16cex:durableId="632995C3" w16cex:dateUtc="2024-11-06T18:26:00Z"/>
  <w16cex:commentExtensible w16cex:durableId="2484811A" w16cex:dateUtc="2024-10-13T19:26:00Z"/>
  <w16cex:commentExtensible w16cex:durableId="7B9F44EE" w16cex:dateUtc="2024-10-23T22:19:00Z"/>
  <w16cex:commentExtensible w16cex:durableId="4C57E811" w16cex:dateUtc="2024-10-13T19:34:00Z"/>
  <w16cex:commentExtensible w16cex:durableId="0A663FF5" w16cex:dateUtc="2024-10-23T22:27:00Z"/>
  <w16cex:commentExtensible w16cex:durableId="4EC0B9D9" w16cex:dateUtc="2024-10-28T18:47:00Z"/>
  <w16cex:commentExtensible w16cex:durableId="562052D3" w16cex:dateUtc="2024-10-25T20:38:00Z"/>
  <w16cex:commentExtensible w16cex:durableId="5B0B640C" w16cex:dateUtc="2024-11-06T18:57:00Z"/>
  <w16cex:commentExtensible w16cex:durableId="6F87B50D" w16cex:dateUtc="2024-11-06T18:58:00Z"/>
  <w16cex:commentExtensible w16cex:durableId="3AA710EE" w16cex:dateUtc="2024-10-25T20:42:00Z"/>
  <w16cex:commentExtensible w16cex:durableId="57AF8C15" w16cex:dateUtc="2024-11-06T18:53:00Z"/>
  <w16cex:commentExtensible w16cex:durableId="6C024B89" w16cex:dateUtc="2024-10-25T20:43:00Z"/>
  <w16cex:commentExtensible w16cex:durableId="2C5EBD46" w16cex:dateUtc="2024-10-19T23:48:00Z"/>
  <w16cex:commentExtensible w16cex:durableId="068A04D6" w16cex:dateUtc="2024-10-23T22:29:00Z"/>
  <w16cex:commentExtensible w16cex:durableId="7338E914" w16cex:dateUtc="2024-10-19T23:49:00Z"/>
  <w16cex:commentExtensible w16cex:durableId="1F0CCFAE" w16cex:dateUtc="2024-10-25T21:53:00Z"/>
  <w16cex:commentExtensible w16cex:durableId="4A9EF9C8" w16cex:dateUtc="2024-10-25T21:53:00Z"/>
  <w16cex:commentExtensible w16cex:durableId="7AEB23D9" w16cex:dateUtc="2024-10-25T21:54:00Z"/>
  <w16cex:commentExtensible w16cex:durableId="057B02F6" w16cex:dateUtc="2024-10-28T19:09:00Z"/>
  <w16cex:commentExtensible w16cex:durableId="365853B9" w16cex:dateUtc="2024-07-23T18:33:00Z"/>
  <w16cex:commentExtensible w16cex:durableId="1E604AF5" w16cex:dateUtc="2024-10-24T0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49434ED6" w16cid:durableId="7BCF5B46"/>
  <w16cid:commentId w16cid:paraId="6F98A917" w16cid:durableId="15D9780B"/>
  <w16cid:commentId w16cid:paraId="18B8E511" w16cid:durableId="23ED2C96"/>
  <w16cid:commentId w16cid:paraId="1D9F9C30" w16cid:durableId="6AD83E17"/>
  <w16cid:commentId w16cid:paraId="5725E83A" w16cid:durableId="389C03A0"/>
  <w16cid:commentId w16cid:paraId="2922242C" w16cid:durableId="777C918F"/>
  <w16cid:commentId w16cid:paraId="3F45F2B9" w16cid:durableId="4E325D4A"/>
  <w16cid:commentId w16cid:paraId="64E61CA3" w16cid:durableId="03E45AD5"/>
  <w16cid:commentId w16cid:paraId="0A3E06A7" w16cid:durableId="4FB6BDAF"/>
  <w16cid:commentId w16cid:paraId="3D3213EF" w16cid:durableId="05854962"/>
  <w16cid:commentId w16cid:paraId="228198E4" w16cid:durableId="4C91251C"/>
  <w16cid:commentId w16cid:paraId="6FF161EC" w16cid:durableId="7F57B241"/>
  <w16cid:commentId w16cid:paraId="005215D3" w16cid:durableId="60760F53"/>
  <w16cid:commentId w16cid:paraId="17D38A3B" w16cid:durableId="29AD30AD"/>
  <w16cid:commentId w16cid:paraId="0A241C68" w16cid:durableId="2701E2FF"/>
  <w16cid:commentId w16cid:paraId="38322941" w16cid:durableId="699D1ABA"/>
  <w16cid:commentId w16cid:paraId="14D9954E" w16cid:durableId="58C4CEF9"/>
  <w16cid:commentId w16cid:paraId="419E3E32" w16cid:durableId="632995C3"/>
  <w16cid:commentId w16cid:paraId="2C175C13" w16cid:durableId="2484811A"/>
  <w16cid:commentId w16cid:paraId="453DECAD" w16cid:durableId="7B9F44EE"/>
  <w16cid:commentId w16cid:paraId="7242BCE6" w16cid:durableId="4C57E811"/>
  <w16cid:commentId w16cid:paraId="0041DE77" w16cid:durableId="0A663FF5"/>
  <w16cid:commentId w16cid:paraId="40C09321" w16cid:durableId="4EC0B9D9"/>
  <w16cid:commentId w16cid:paraId="382A760F" w16cid:durableId="562052D3"/>
  <w16cid:commentId w16cid:paraId="7DAE3F4D" w16cid:durableId="5B0B640C"/>
  <w16cid:commentId w16cid:paraId="7F9A413F" w16cid:durableId="6F87B50D"/>
  <w16cid:commentId w16cid:paraId="0125C7EB" w16cid:durableId="3AA710EE"/>
  <w16cid:commentId w16cid:paraId="12C72F7E" w16cid:durableId="57AF8C15"/>
  <w16cid:commentId w16cid:paraId="058279C8" w16cid:durableId="6C024B89"/>
  <w16cid:commentId w16cid:paraId="296097FC" w16cid:durableId="2C5EBD46"/>
  <w16cid:commentId w16cid:paraId="1E450BE5" w16cid:durableId="068A04D6"/>
  <w16cid:commentId w16cid:paraId="51A051B8" w16cid:durableId="7338E914"/>
  <w16cid:commentId w16cid:paraId="7508C155" w16cid:durableId="1F0CCFAE"/>
  <w16cid:commentId w16cid:paraId="2278B736" w16cid:durableId="4A9EF9C8"/>
  <w16cid:commentId w16cid:paraId="343AC759" w16cid:durableId="7AEB23D9"/>
  <w16cid:commentId w16cid:paraId="32E44F5D" w16cid:durableId="057B02F6"/>
  <w16cid:commentId w16cid:paraId="57083FF1" w16cid:durableId="365853B9"/>
  <w16cid:commentId w16cid:paraId="48BAF201" w16cid:durableId="2ABC62D2"/>
  <w16cid:commentId w16cid:paraId="3DFB1C42" w16cid:durableId="1E604A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1D7299" w14:textId="77777777" w:rsidR="002E2061" w:rsidRDefault="002E2061" w:rsidP="009B4C2B">
      <w:r>
        <w:separator/>
      </w:r>
    </w:p>
  </w:endnote>
  <w:endnote w:type="continuationSeparator" w:id="0">
    <w:p w14:paraId="47011231" w14:textId="77777777" w:rsidR="002E2061" w:rsidRDefault="002E2061" w:rsidP="009B4C2B">
      <w:r>
        <w:continuationSeparator/>
      </w:r>
    </w:p>
  </w:endnote>
  <w:endnote w:type="continuationNotice" w:id="1">
    <w:p w14:paraId="673327A6" w14:textId="77777777" w:rsidR="002E2061" w:rsidRDefault="002E20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A356E" w14:textId="77777777" w:rsidR="00771D86" w:rsidRDefault="0077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E85EC4" w14:textId="77777777" w:rsidR="002E2061" w:rsidRDefault="002E2061" w:rsidP="009B4C2B">
      <w:r>
        <w:separator/>
      </w:r>
    </w:p>
  </w:footnote>
  <w:footnote w:type="continuationSeparator" w:id="0">
    <w:p w14:paraId="73D26DBC" w14:textId="77777777" w:rsidR="002E2061" w:rsidRDefault="002E2061" w:rsidP="009B4C2B">
      <w:r>
        <w:continuationSeparator/>
      </w:r>
    </w:p>
  </w:footnote>
  <w:footnote w:type="continuationNotice" w:id="1">
    <w:p w14:paraId="2EF8032B" w14:textId="77777777" w:rsidR="002E2061" w:rsidRDefault="002E206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15EB9" w14:textId="77777777" w:rsidR="00771D86" w:rsidRDefault="0077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Claire Attridge">
    <w15:presenceInfo w15:providerId="Windows Live" w15:userId="19e80539abb6b726"/>
  </w15:person>
  <w15:person w15:author="Kiara Kattler">
    <w15:presenceInfo w15:providerId="AD" w15:userId="S::kiarak@sfu.ca::2d2de4bf-d2a0-45f9-9c97-9f373b42fb34"/>
  </w15:person>
  <w15:person w15:author="Kieran Cox">
    <w15:presenceInfo w15:providerId="AD" w15:userId="S::kieranc@sfu.ca::b4290085-ec8f-4fe0-8d75-e615e1fa996c"/>
  </w15:person>
  <w15:person w15:author="Bridget Maher">
    <w15:presenceInfo w15:providerId="Windows Live" w15:userId="3667760862be51f8"/>
  </w15:person>
  <w15:person w15:author="Jasmin Schuster">
    <w15:presenceInfo w15:providerId="AD" w15:userId="S::jasminschuster@uvic.ca::2455801f-1b09-4d2a-b1b1-bbf127c16247"/>
  </w15:person>
  <w15:person w15:author="Isabelle Cote">
    <w15:presenceInfo w15:providerId="Windows Live" w15:userId="5e078651ba9eb2b3"/>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620B"/>
    <w:rsid w:val="0001775B"/>
    <w:rsid w:val="00017E16"/>
    <w:rsid w:val="0002013E"/>
    <w:rsid w:val="000227FF"/>
    <w:rsid w:val="00026365"/>
    <w:rsid w:val="00026433"/>
    <w:rsid w:val="000300C1"/>
    <w:rsid w:val="000311F4"/>
    <w:rsid w:val="0003188A"/>
    <w:rsid w:val="0003350D"/>
    <w:rsid w:val="00034975"/>
    <w:rsid w:val="000358C8"/>
    <w:rsid w:val="00042896"/>
    <w:rsid w:val="00043001"/>
    <w:rsid w:val="00044A18"/>
    <w:rsid w:val="000450BF"/>
    <w:rsid w:val="000537A3"/>
    <w:rsid w:val="00055F62"/>
    <w:rsid w:val="00056973"/>
    <w:rsid w:val="00057B69"/>
    <w:rsid w:val="00057BA8"/>
    <w:rsid w:val="00060A7C"/>
    <w:rsid w:val="000642CC"/>
    <w:rsid w:val="000648DC"/>
    <w:rsid w:val="00064FCF"/>
    <w:rsid w:val="00066613"/>
    <w:rsid w:val="0007080D"/>
    <w:rsid w:val="0007282D"/>
    <w:rsid w:val="00073667"/>
    <w:rsid w:val="00080452"/>
    <w:rsid w:val="00081881"/>
    <w:rsid w:val="00092ACC"/>
    <w:rsid w:val="000931AB"/>
    <w:rsid w:val="00094986"/>
    <w:rsid w:val="00095C26"/>
    <w:rsid w:val="000A1681"/>
    <w:rsid w:val="000A1A31"/>
    <w:rsid w:val="000A63B7"/>
    <w:rsid w:val="000A641E"/>
    <w:rsid w:val="000A6D26"/>
    <w:rsid w:val="000B124D"/>
    <w:rsid w:val="000B303C"/>
    <w:rsid w:val="000B5AFB"/>
    <w:rsid w:val="000C156B"/>
    <w:rsid w:val="000C2453"/>
    <w:rsid w:val="000C4E84"/>
    <w:rsid w:val="000C5121"/>
    <w:rsid w:val="000C6AA6"/>
    <w:rsid w:val="000C6BCC"/>
    <w:rsid w:val="000C6EEF"/>
    <w:rsid w:val="000D0396"/>
    <w:rsid w:val="000D0A14"/>
    <w:rsid w:val="000D0CF1"/>
    <w:rsid w:val="000D122E"/>
    <w:rsid w:val="000D41B2"/>
    <w:rsid w:val="000D4769"/>
    <w:rsid w:val="000D685F"/>
    <w:rsid w:val="000D7388"/>
    <w:rsid w:val="000E0C25"/>
    <w:rsid w:val="000E11D6"/>
    <w:rsid w:val="000E1A71"/>
    <w:rsid w:val="000E3FA6"/>
    <w:rsid w:val="000E691F"/>
    <w:rsid w:val="000E74A0"/>
    <w:rsid w:val="000F50D8"/>
    <w:rsid w:val="000F66F1"/>
    <w:rsid w:val="000F79B3"/>
    <w:rsid w:val="00101984"/>
    <w:rsid w:val="00101C2F"/>
    <w:rsid w:val="00105516"/>
    <w:rsid w:val="001059C8"/>
    <w:rsid w:val="00113724"/>
    <w:rsid w:val="0011523B"/>
    <w:rsid w:val="00116C10"/>
    <w:rsid w:val="001175F9"/>
    <w:rsid w:val="001211D2"/>
    <w:rsid w:val="00121C0A"/>
    <w:rsid w:val="00122300"/>
    <w:rsid w:val="00122525"/>
    <w:rsid w:val="00123705"/>
    <w:rsid w:val="0012432E"/>
    <w:rsid w:val="00124C17"/>
    <w:rsid w:val="001269A3"/>
    <w:rsid w:val="001313BD"/>
    <w:rsid w:val="00131A7C"/>
    <w:rsid w:val="00132010"/>
    <w:rsid w:val="0013326D"/>
    <w:rsid w:val="00134966"/>
    <w:rsid w:val="00136DB7"/>
    <w:rsid w:val="00137407"/>
    <w:rsid w:val="001376FF"/>
    <w:rsid w:val="00142ADA"/>
    <w:rsid w:val="001440F3"/>
    <w:rsid w:val="00144B86"/>
    <w:rsid w:val="001510C2"/>
    <w:rsid w:val="00151BB6"/>
    <w:rsid w:val="00151C99"/>
    <w:rsid w:val="00152CBA"/>
    <w:rsid w:val="0015432C"/>
    <w:rsid w:val="00155D45"/>
    <w:rsid w:val="00164233"/>
    <w:rsid w:val="001708F6"/>
    <w:rsid w:val="00171464"/>
    <w:rsid w:val="00171DD6"/>
    <w:rsid w:val="0017314E"/>
    <w:rsid w:val="001732AC"/>
    <w:rsid w:val="00173964"/>
    <w:rsid w:val="00176D2C"/>
    <w:rsid w:val="0018005F"/>
    <w:rsid w:val="00181FA8"/>
    <w:rsid w:val="0018289E"/>
    <w:rsid w:val="001828F2"/>
    <w:rsid w:val="00186F92"/>
    <w:rsid w:val="0019076A"/>
    <w:rsid w:val="00195ECF"/>
    <w:rsid w:val="0019777D"/>
    <w:rsid w:val="001A0C35"/>
    <w:rsid w:val="001A2E91"/>
    <w:rsid w:val="001A5A1D"/>
    <w:rsid w:val="001A5CB6"/>
    <w:rsid w:val="001A65DD"/>
    <w:rsid w:val="001A7CB9"/>
    <w:rsid w:val="001B22A8"/>
    <w:rsid w:val="001B79C7"/>
    <w:rsid w:val="001C4D2F"/>
    <w:rsid w:val="001C535E"/>
    <w:rsid w:val="001D13C5"/>
    <w:rsid w:val="001D3701"/>
    <w:rsid w:val="001D3A63"/>
    <w:rsid w:val="001D5081"/>
    <w:rsid w:val="001D7BE9"/>
    <w:rsid w:val="001E1BD6"/>
    <w:rsid w:val="001E1D5D"/>
    <w:rsid w:val="001E5CB7"/>
    <w:rsid w:val="001E7F77"/>
    <w:rsid w:val="001F1825"/>
    <w:rsid w:val="001F1DDA"/>
    <w:rsid w:val="001F293B"/>
    <w:rsid w:val="001F2BDA"/>
    <w:rsid w:val="001F6183"/>
    <w:rsid w:val="001F69F0"/>
    <w:rsid w:val="001F79DB"/>
    <w:rsid w:val="00201837"/>
    <w:rsid w:val="0020783B"/>
    <w:rsid w:val="00213173"/>
    <w:rsid w:val="002142F2"/>
    <w:rsid w:val="002145C6"/>
    <w:rsid w:val="00217D47"/>
    <w:rsid w:val="002216A4"/>
    <w:rsid w:val="00222A9E"/>
    <w:rsid w:val="0022385E"/>
    <w:rsid w:val="00225DAD"/>
    <w:rsid w:val="00230925"/>
    <w:rsid w:val="00233597"/>
    <w:rsid w:val="00233D5C"/>
    <w:rsid w:val="00235FC5"/>
    <w:rsid w:val="00237ED0"/>
    <w:rsid w:val="00245C88"/>
    <w:rsid w:val="00245F48"/>
    <w:rsid w:val="00246B2A"/>
    <w:rsid w:val="00250785"/>
    <w:rsid w:val="0025202D"/>
    <w:rsid w:val="00252E04"/>
    <w:rsid w:val="00253D0A"/>
    <w:rsid w:val="00255188"/>
    <w:rsid w:val="00261545"/>
    <w:rsid w:val="002620AE"/>
    <w:rsid w:val="002624C3"/>
    <w:rsid w:val="00263F14"/>
    <w:rsid w:val="0026711E"/>
    <w:rsid w:val="002676C9"/>
    <w:rsid w:val="0026774C"/>
    <w:rsid w:val="00271E58"/>
    <w:rsid w:val="002750B2"/>
    <w:rsid w:val="00275834"/>
    <w:rsid w:val="00280722"/>
    <w:rsid w:val="00281EEC"/>
    <w:rsid w:val="00282591"/>
    <w:rsid w:val="002840C9"/>
    <w:rsid w:val="00284C12"/>
    <w:rsid w:val="00287247"/>
    <w:rsid w:val="00290A83"/>
    <w:rsid w:val="00290BF1"/>
    <w:rsid w:val="00291048"/>
    <w:rsid w:val="00291E5F"/>
    <w:rsid w:val="00293DBF"/>
    <w:rsid w:val="0029554C"/>
    <w:rsid w:val="00295B89"/>
    <w:rsid w:val="0029789C"/>
    <w:rsid w:val="002A1EF5"/>
    <w:rsid w:val="002A304B"/>
    <w:rsid w:val="002A72EC"/>
    <w:rsid w:val="002A7F03"/>
    <w:rsid w:val="002B081F"/>
    <w:rsid w:val="002B400A"/>
    <w:rsid w:val="002B53A4"/>
    <w:rsid w:val="002B6ECC"/>
    <w:rsid w:val="002B7A8C"/>
    <w:rsid w:val="002B7F5F"/>
    <w:rsid w:val="002C2F6E"/>
    <w:rsid w:val="002C320F"/>
    <w:rsid w:val="002C3747"/>
    <w:rsid w:val="002C41D5"/>
    <w:rsid w:val="002C7346"/>
    <w:rsid w:val="002C7A7C"/>
    <w:rsid w:val="002C7B46"/>
    <w:rsid w:val="002D0F9D"/>
    <w:rsid w:val="002D15C0"/>
    <w:rsid w:val="002D40ED"/>
    <w:rsid w:val="002D6F8B"/>
    <w:rsid w:val="002D7263"/>
    <w:rsid w:val="002E0B15"/>
    <w:rsid w:val="002E0BE3"/>
    <w:rsid w:val="002E1265"/>
    <w:rsid w:val="002E2061"/>
    <w:rsid w:val="002E537D"/>
    <w:rsid w:val="002E5563"/>
    <w:rsid w:val="002E568B"/>
    <w:rsid w:val="002E7BDB"/>
    <w:rsid w:val="002F0A6D"/>
    <w:rsid w:val="002F0DB3"/>
    <w:rsid w:val="002F18B0"/>
    <w:rsid w:val="002F60B0"/>
    <w:rsid w:val="002F6441"/>
    <w:rsid w:val="002F7230"/>
    <w:rsid w:val="0030052D"/>
    <w:rsid w:val="00306F1F"/>
    <w:rsid w:val="003101A1"/>
    <w:rsid w:val="00314455"/>
    <w:rsid w:val="00314A5D"/>
    <w:rsid w:val="00315B05"/>
    <w:rsid w:val="0032304D"/>
    <w:rsid w:val="00324D34"/>
    <w:rsid w:val="00327838"/>
    <w:rsid w:val="00331A91"/>
    <w:rsid w:val="00334ADF"/>
    <w:rsid w:val="00337794"/>
    <w:rsid w:val="00347B50"/>
    <w:rsid w:val="0035016F"/>
    <w:rsid w:val="003509B8"/>
    <w:rsid w:val="0035239D"/>
    <w:rsid w:val="00352B3A"/>
    <w:rsid w:val="003544AB"/>
    <w:rsid w:val="00355A76"/>
    <w:rsid w:val="003563BD"/>
    <w:rsid w:val="0035683A"/>
    <w:rsid w:val="00356E7A"/>
    <w:rsid w:val="00360246"/>
    <w:rsid w:val="00360BBF"/>
    <w:rsid w:val="00363EDC"/>
    <w:rsid w:val="00364A75"/>
    <w:rsid w:val="00365EF3"/>
    <w:rsid w:val="003665DF"/>
    <w:rsid w:val="00367076"/>
    <w:rsid w:val="003678EE"/>
    <w:rsid w:val="003717AA"/>
    <w:rsid w:val="003733DE"/>
    <w:rsid w:val="00374B2C"/>
    <w:rsid w:val="00375CD0"/>
    <w:rsid w:val="00375F57"/>
    <w:rsid w:val="00377E7D"/>
    <w:rsid w:val="003801C9"/>
    <w:rsid w:val="00380F24"/>
    <w:rsid w:val="00382F5B"/>
    <w:rsid w:val="003842D7"/>
    <w:rsid w:val="003859F6"/>
    <w:rsid w:val="00387A6E"/>
    <w:rsid w:val="0039086A"/>
    <w:rsid w:val="00390AE6"/>
    <w:rsid w:val="003922EB"/>
    <w:rsid w:val="00392DBC"/>
    <w:rsid w:val="00396449"/>
    <w:rsid w:val="00397ACC"/>
    <w:rsid w:val="00397B9C"/>
    <w:rsid w:val="003A0091"/>
    <w:rsid w:val="003A204B"/>
    <w:rsid w:val="003B1D0A"/>
    <w:rsid w:val="003B3EB5"/>
    <w:rsid w:val="003B402E"/>
    <w:rsid w:val="003B4768"/>
    <w:rsid w:val="003B6CDD"/>
    <w:rsid w:val="003B6CDF"/>
    <w:rsid w:val="003C0BA5"/>
    <w:rsid w:val="003C2B32"/>
    <w:rsid w:val="003C3010"/>
    <w:rsid w:val="003C5615"/>
    <w:rsid w:val="003C6B73"/>
    <w:rsid w:val="003C7B94"/>
    <w:rsid w:val="003D1191"/>
    <w:rsid w:val="003D17AC"/>
    <w:rsid w:val="003D27E4"/>
    <w:rsid w:val="003D3B9E"/>
    <w:rsid w:val="003D5A5B"/>
    <w:rsid w:val="003D5FEF"/>
    <w:rsid w:val="003E0CA3"/>
    <w:rsid w:val="003E0D14"/>
    <w:rsid w:val="003E3578"/>
    <w:rsid w:val="003E52B2"/>
    <w:rsid w:val="003E52B7"/>
    <w:rsid w:val="003E54A5"/>
    <w:rsid w:val="003E741B"/>
    <w:rsid w:val="003F22F7"/>
    <w:rsid w:val="003F3DBB"/>
    <w:rsid w:val="003F627B"/>
    <w:rsid w:val="003F63B3"/>
    <w:rsid w:val="0040085E"/>
    <w:rsid w:val="00401383"/>
    <w:rsid w:val="004036C6"/>
    <w:rsid w:val="00403CB4"/>
    <w:rsid w:val="00405356"/>
    <w:rsid w:val="00406608"/>
    <w:rsid w:val="00406F74"/>
    <w:rsid w:val="00411CC2"/>
    <w:rsid w:val="0041279D"/>
    <w:rsid w:val="0041334E"/>
    <w:rsid w:val="0041407D"/>
    <w:rsid w:val="00415C5B"/>
    <w:rsid w:val="00417390"/>
    <w:rsid w:val="004173D2"/>
    <w:rsid w:val="0042004A"/>
    <w:rsid w:val="0042048F"/>
    <w:rsid w:val="0042174D"/>
    <w:rsid w:val="004220F3"/>
    <w:rsid w:val="00422C70"/>
    <w:rsid w:val="0042306A"/>
    <w:rsid w:val="004253ED"/>
    <w:rsid w:val="004254E3"/>
    <w:rsid w:val="00426A33"/>
    <w:rsid w:val="00430FF1"/>
    <w:rsid w:val="004317DC"/>
    <w:rsid w:val="0043235D"/>
    <w:rsid w:val="00433289"/>
    <w:rsid w:val="00435ABE"/>
    <w:rsid w:val="0043787D"/>
    <w:rsid w:val="00437D27"/>
    <w:rsid w:val="004416E7"/>
    <w:rsid w:val="004433B7"/>
    <w:rsid w:val="00444382"/>
    <w:rsid w:val="00444BD0"/>
    <w:rsid w:val="00445ECC"/>
    <w:rsid w:val="00446C28"/>
    <w:rsid w:val="00456F9A"/>
    <w:rsid w:val="004578FA"/>
    <w:rsid w:val="00462E79"/>
    <w:rsid w:val="00467D8C"/>
    <w:rsid w:val="00471233"/>
    <w:rsid w:val="00473216"/>
    <w:rsid w:val="004739F8"/>
    <w:rsid w:val="00476C39"/>
    <w:rsid w:val="004773D8"/>
    <w:rsid w:val="00477D12"/>
    <w:rsid w:val="00480B9F"/>
    <w:rsid w:val="00481673"/>
    <w:rsid w:val="00483D50"/>
    <w:rsid w:val="00486C53"/>
    <w:rsid w:val="004873AE"/>
    <w:rsid w:val="00487ED1"/>
    <w:rsid w:val="004934ED"/>
    <w:rsid w:val="00494CBA"/>
    <w:rsid w:val="00495B22"/>
    <w:rsid w:val="00497588"/>
    <w:rsid w:val="004A19AE"/>
    <w:rsid w:val="004A6A89"/>
    <w:rsid w:val="004B0146"/>
    <w:rsid w:val="004B42C5"/>
    <w:rsid w:val="004B4907"/>
    <w:rsid w:val="004B5592"/>
    <w:rsid w:val="004C10EB"/>
    <w:rsid w:val="004C314F"/>
    <w:rsid w:val="004C436C"/>
    <w:rsid w:val="004C7077"/>
    <w:rsid w:val="004D08E1"/>
    <w:rsid w:val="004D113C"/>
    <w:rsid w:val="004D19B2"/>
    <w:rsid w:val="004D42BB"/>
    <w:rsid w:val="004D42C3"/>
    <w:rsid w:val="004E5043"/>
    <w:rsid w:val="004E5C73"/>
    <w:rsid w:val="004E6F16"/>
    <w:rsid w:val="004F21D6"/>
    <w:rsid w:val="004F2705"/>
    <w:rsid w:val="004F5624"/>
    <w:rsid w:val="004F7AE3"/>
    <w:rsid w:val="005014F7"/>
    <w:rsid w:val="00506EED"/>
    <w:rsid w:val="005110F5"/>
    <w:rsid w:val="00512CBD"/>
    <w:rsid w:val="00515808"/>
    <w:rsid w:val="005166D6"/>
    <w:rsid w:val="00517913"/>
    <w:rsid w:val="00517C1E"/>
    <w:rsid w:val="005200FA"/>
    <w:rsid w:val="005209E1"/>
    <w:rsid w:val="00522FED"/>
    <w:rsid w:val="00525526"/>
    <w:rsid w:val="00526E5E"/>
    <w:rsid w:val="00527C2B"/>
    <w:rsid w:val="0053139F"/>
    <w:rsid w:val="00532560"/>
    <w:rsid w:val="00532C7F"/>
    <w:rsid w:val="00533B7E"/>
    <w:rsid w:val="00535F8D"/>
    <w:rsid w:val="00540B15"/>
    <w:rsid w:val="005433DA"/>
    <w:rsid w:val="0054515D"/>
    <w:rsid w:val="00547A38"/>
    <w:rsid w:val="0055529E"/>
    <w:rsid w:val="00556E86"/>
    <w:rsid w:val="00560BB1"/>
    <w:rsid w:val="0056137A"/>
    <w:rsid w:val="005613C5"/>
    <w:rsid w:val="00562CDF"/>
    <w:rsid w:val="005636C0"/>
    <w:rsid w:val="00565A8B"/>
    <w:rsid w:val="00566C2C"/>
    <w:rsid w:val="00570F20"/>
    <w:rsid w:val="005746D1"/>
    <w:rsid w:val="00576035"/>
    <w:rsid w:val="00576692"/>
    <w:rsid w:val="00580804"/>
    <w:rsid w:val="00580B22"/>
    <w:rsid w:val="0058230D"/>
    <w:rsid w:val="00582A7B"/>
    <w:rsid w:val="005831E6"/>
    <w:rsid w:val="005835B5"/>
    <w:rsid w:val="0058405B"/>
    <w:rsid w:val="00584638"/>
    <w:rsid w:val="005870DF"/>
    <w:rsid w:val="00587911"/>
    <w:rsid w:val="005879AC"/>
    <w:rsid w:val="00587BDC"/>
    <w:rsid w:val="005933DD"/>
    <w:rsid w:val="0059550C"/>
    <w:rsid w:val="005A0A94"/>
    <w:rsid w:val="005A0B73"/>
    <w:rsid w:val="005A129F"/>
    <w:rsid w:val="005A1F03"/>
    <w:rsid w:val="005A498B"/>
    <w:rsid w:val="005A6EDD"/>
    <w:rsid w:val="005B15F4"/>
    <w:rsid w:val="005B26B9"/>
    <w:rsid w:val="005B3F6C"/>
    <w:rsid w:val="005B5A3A"/>
    <w:rsid w:val="005B7764"/>
    <w:rsid w:val="005C511E"/>
    <w:rsid w:val="005C5236"/>
    <w:rsid w:val="005C6C7A"/>
    <w:rsid w:val="005C7696"/>
    <w:rsid w:val="005D293A"/>
    <w:rsid w:val="005D42E1"/>
    <w:rsid w:val="005E0368"/>
    <w:rsid w:val="005E0538"/>
    <w:rsid w:val="005E0A73"/>
    <w:rsid w:val="005E0EEE"/>
    <w:rsid w:val="005E2687"/>
    <w:rsid w:val="005E2C00"/>
    <w:rsid w:val="005E2FEE"/>
    <w:rsid w:val="005E3C73"/>
    <w:rsid w:val="005E6D58"/>
    <w:rsid w:val="005E7820"/>
    <w:rsid w:val="005F0597"/>
    <w:rsid w:val="005F08F5"/>
    <w:rsid w:val="005F1E8D"/>
    <w:rsid w:val="005F39D0"/>
    <w:rsid w:val="005F422E"/>
    <w:rsid w:val="006005D7"/>
    <w:rsid w:val="00600E47"/>
    <w:rsid w:val="006032E9"/>
    <w:rsid w:val="00605796"/>
    <w:rsid w:val="006077BE"/>
    <w:rsid w:val="006109F9"/>
    <w:rsid w:val="0061163F"/>
    <w:rsid w:val="006159C2"/>
    <w:rsid w:val="0061715C"/>
    <w:rsid w:val="0061731D"/>
    <w:rsid w:val="006176D2"/>
    <w:rsid w:val="00617BD9"/>
    <w:rsid w:val="006214D6"/>
    <w:rsid w:val="0062154A"/>
    <w:rsid w:val="00622296"/>
    <w:rsid w:val="00623B32"/>
    <w:rsid w:val="00623DD8"/>
    <w:rsid w:val="006259B4"/>
    <w:rsid w:val="006260D7"/>
    <w:rsid w:val="00630D4D"/>
    <w:rsid w:val="006312EC"/>
    <w:rsid w:val="00633FE4"/>
    <w:rsid w:val="006349E9"/>
    <w:rsid w:val="00635119"/>
    <w:rsid w:val="006378C4"/>
    <w:rsid w:val="00637BD0"/>
    <w:rsid w:val="00641243"/>
    <w:rsid w:val="00643D24"/>
    <w:rsid w:val="006447F8"/>
    <w:rsid w:val="00644F70"/>
    <w:rsid w:val="0064532D"/>
    <w:rsid w:val="00645FB5"/>
    <w:rsid w:val="006528A1"/>
    <w:rsid w:val="00652D23"/>
    <w:rsid w:val="00655502"/>
    <w:rsid w:val="006610AC"/>
    <w:rsid w:val="006611F9"/>
    <w:rsid w:val="00662D37"/>
    <w:rsid w:val="00662F9B"/>
    <w:rsid w:val="00666133"/>
    <w:rsid w:val="00670555"/>
    <w:rsid w:val="0067125A"/>
    <w:rsid w:val="0067173A"/>
    <w:rsid w:val="006717E0"/>
    <w:rsid w:val="0067279B"/>
    <w:rsid w:val="006743C8"/>
    <w:rsid w:val="0067503F"/>
    <w:rsid w:val="00676581"/>
    <w:rsid w:val="00676DAB"/>
    <w:rsid w:val="00677126"/>
    <w:rsid w:val="00677F1B"/>
    <w:rsid w:val="00680294"/>
    <w:rsid w:val="006802B8"/>
    <w:rsid w:val="006820B0"/>
    <w:rsid w:val="00682CDC"/>
    <w:rsid w:val="00683C48"/>
    <w:rsid w:val="00683FC3"/>
    <w:rsid w:val="0068500B"/>
    <w:rsid w:val="006855B4"/>
    <w:rsid w:val="00686D1B"/>
    <w:rsid w:val="00690DD3"/>
    <w:rsid w:val="0069194B"/>
    <w:rsid w:val="00694C65"/>
    <w:rsid w:val="00695175"/>
    <w:rsid w:val="006A698F"/>
    <w:rsid w:val="006B016A"/>
    <w:rsid w:val="006B046E"/>
    <w:rsid w:val="006B2625"/>
    <w:rsid w:val="006B4882"/>
    <w:rsid w:val="006C2140"/>
    <w:rsid w:val="006C360E"/>
    <w:rsid w:val="006C4A83"/>
    <w:rsid w:val="006C4C3A"/>
    <w:rsid w:val="006C4CEE"/>
    <w:rsid w:val="006C5AC6"/>
    <w:rsid w:val="006C6F43"/>
    <w:rsid w:val="006C7B78"/>
    <w:rsid w:val="006D152A"/>
    <w:rsid w:val="006D3066"/>
    <w:rsid w:val="006D3BCD"/>
    <w:rsid w:val="006D5284"/>
    <w:rsid w:val="006D747A"/>
    <w:rsid w:val="006D7F06"/>
    <w:rsid w:val="006E0BEA"/>
    <w:rsid w:val="006E0C18"/>
    <w:rsid w:val="006E54C4"/>
    <w:rsid w:val="006F3E6B"/>
    <w:rsid w:val="006F584C"/>
    <w:rsid w:val="0070083D"/>
    <w:rsid w:val="00700CA8"/>
    <w:rsid w:val="007014A8"/>
    <w:rsid w:val="00701637"/>
    <w:rsid w:val="00701EB0"/>
    <w:rsid w:val="007025A9"/>
    <w:rsid w:val="0070501D"/>
    <w:rsid w:val="00705FE1"/>
    <w:rsid w:val="00707540"/>
    <w:rsid w:val="00712A40"/>
    <w:rsid w:val="00712A56"/>
    <w:rsid w:val="00715D18"/>
    <w:rsid w:val="00715D27"/>
    <w:rsid w:val="00716377"/>
    <w:rsid w:val="00721440"/>
    <w:rsid w:val="00723B1F"/>
    <w:rsid w:val="007256B0"/>
    <w:rsid w:val="0072610A"/>
    <w:rsid w:val="007268C2"/>
    <w:rsid w:val="00726A77"/>
    <w:rsid w:val="00727E31"/>
    <w:rsid w:val="00731BE6"/>
    <w:rsid w:val="00731EA5"/>
    <w:rsid w:val="00736CF0"/>
    <w:rsid w:val="00737B8A"/>
    <w:rsid w:val="00741F8A"/>
    <w:rsid w:val="00742266"/>
    <w:rsid w:val="007519B8"/>
    <w:rsid w:val="00752F86"/>
    <w:rsid w:val="0075411C"/>
    <w:rsid w:val="00761A9D"/>
    <w:rsid w:val="00761BA2"/>
    <w:rsid w:val="00762932"/>
    <w:rsid w:val="00765FE9"/>
    <w:rsid w:val="0076719B"/>
    <w:rsid w:val="00771D86"/>
    <w:rsid w:val="00771FB3"/>
    <w:rsid w:val="0077211F"/>
    <w:rsid w:val="00772701"/>
    <w:rsid w:val="0077441C"/>
    <w:rsid w:val="007747B7"/>
    <w:rsid w:val="00775011"/>
    <w:rsid w:val="00782EA1"/>
    <w:rsid w:val="007831DE"/>
    <w:rsid w:val="0078518E"/>
    <w:rsid w:val="0078662B"/>
    <w:rsid w:val="007872E9"/>
    <w:rsid w:val="00791FF5"/>
    <w:rsid w:val="00792779"/>
    <w:rsid w:val="00796F8D"/>
    <w:rsid w:val="007A0BAF"/>
    <w:rsid w:val="007A1A08"/>
    <w:rsid w:val="007A1A41"/>
    <w:rsid w:val="007A283D"/>
    <w:rsid w:val="007A65BF"/>
    <w:rsid w:val="007A68CB"/>
    <w:rsid w:val="007B0365"/>
    <w:rsid w:val="007B0963"/>
    <w:rsid w:val="007B5406"/>
    <w:rsid w:val="007B580F"/>
    <w:rsid w:val="007C03DE"/>
    <w:rsid w:val="007C042F"/>
    <w:rsid w:val="007C0A44"/>
    <w:rsid w:val="007C14D9"/>
    <w:rsid w:val="007C1BDA"/>
    <w:rsid w:val="007C1D5C"/>
    <w:rsid w:val="007C2BBA"/>
    <w:rsid w:val="007C32C3"/>
    <w:rsid w:val="007C5A02"/>
    <w:rsid w:val="007C5C1D"/>
    <w:rsid w:val="007C783C"/>
    <w:rsid w:val="007D13CA"/>
    <w:rsid w:val="007D56C7"/>
    <w:rsid w:val="007D6070"/>
    <w:rsid w:val="007D6267"/>
    <w:rsid w:val="007D71C9"/>
    <w:rsid w:val="007E0BA8"/>
    <w:rsid w:val="007E1750"/>
    <w:rsid w:val="007E4686"/>
    <w:rsid w:val="007E69BA"/>
    <w:rsid w:val="007F1484"/>
    <w:rsid w:val="007F416C"/>
    <w:rsid w:val="007F45EC"/>
    <w:rsid w:val="007F6203"/>
    <w:rsid w:val="007F7354"/>
    <w:rsid w:val="0080060C"/>
    <w:rsid w:val="008012CE"/>
    <w:rsid w:val="00801C1E"/>
    <w:rsid w:val="00801C62"/>
    <w:rsid w:val="00805704"/>
    <w:rsid w:val="00805A5D"/>
    <w:rsid w:val="008068ED"/>
    <w:rsid w:val="00806D42"/>
    <w:rsid w:val="0080773F"/>
    <w:rsid w:val="00807C51"/>
    <w:rsid w:val="00813785"/>
    <w:rsid w:val="008145DB"/>
    <w:rsid w:val="00815249"/>
    <w:rsid w:val="00816A13"/>
    <w:rsid w:val="00817AD8"/>
    <w:rsid w:val="00817D31"/>
    <w:rsid w:val="00820A22"/>
    <w:rsid w:val="00820B4D"/>
    <w:rsid w:val="0082290C"/>
    <w:rsid w:val="00824BD5"/>
    <w:rsid w:val="00824E57"/>
    <w:rsid w:val="00826808"/>
    <w:rsid w:val="008270B2"/>
    <w:rsid w:val="00830679"/>
    <w:rsid w:val="008307A0"/>
    <w:rsid w:val="00830E20"/>
    <w:rsid w:val="008319DF"/>
    <w:rsid w:val="00831BE8"/>
    <w:rsid w:val="008335BF"/>
    <w:rsid w:val="00833F25"/>
    <w:rsid w:val="008422B4"/>
    <w:rsid w:val="0084294E"/>
    <w:rsid w:val="008457F1"/>
    <w:rsid w:val="00846C5B"/>
    <w:rsid w:val="0085021C"/>
    <w:rsid w:val="00850D17"/>
    <w:rsid w:val="00851AB4"/>
    <w:rsid w:val="00853D2B"/>
    <w:rsid w:val="008600C1"/>
    <w:rsid w:val="008613D1"/>
    <w:rsid w:val="00864DC0"/>
    <w:rsid w:val="008651BB"/>
    <w:rsid w:val="0087122E"/>
    <w:rsid w:val="0087419B"/>
    <w:rsid w:val="00880269"/>
    <w:rsid w:val="00882A24"/>
    <w:rsid w:val="00883F7B"/>
    <w:rsid w:val="008876FC"/>
    <w:rsid w:val="0089162E"/>
    <w:rsid w:val="008955F6"/>
    <w:rsid w:val="00895C86"/>
    <w:rsid w:val="008964CE"/>
    <w:rsid w:val="008A1BD4"/>
    <w:rsid w:val="008A3F70"/>
    <w:rsid w:val="008A67F3"/>
    <w:rsid w:val="008B05F8"/>
    <w:rsid w:val="008B12AF"/>
    <w:rsid w:val="008B1EB6"/>
    <w:rsid w:val="008B2197"/>
    <w:rsid w:val="008B422C"/>
    <w:rsid w:val="008B5851"/>
    <w:rsid w:val="008B6A66"/>
    <w:rsid w:val="008C2771"/>
    <w:rsid w:val="008C6877"/>
    <w:rsid w:val="008C6BDA"/>
    <w:rsid w:val="008D00C8"/>
    <w:rsid w:val="008D04B8"/>
    <w:rsid w:val="008D0B85"/>
    <w:rsid w:val="008D43DB"/>
    <w:rsid w:val="008D5E5B"/>
    <w:rsid w:val="008D6320"/>
    <w:rsid w:val="008E0052"/>
    <w:rsid w:val="008E0F38"/>
    <w:rsid w:val="008E3A36"/>
    <w:rsid w:val="008E62A2"/>
    <w:rsid w:val="008E7707"/>
    <w:rsid w:val="008E795A"/>
    <w:rsid w:val="008F1993"/>
    <w:rsid w:val="008F3C91"/>
    <w:rsid w:val="008F43CB"/>
    <w:rsid w:val="008F5820"/>
    <w:rsid w:val="008F7AFF"/>
    <w:rsid w:val="00900C38"/>
    <w:rsid w:val="00900E3F"/>
    <w:rsid w:val="00902783"/>
    <w:rsid w:val="009036DB"/>
    <w:rsid w:val="00903BFA"/>
    <w:rsid w:val="00906B6A"/>
    <w:rsid w:val="009108FE"/>
    <w:rsid w:val="0091520C"/>
    <w:rsid w:val="00915BE9"/>
    <w:rsid w:val="00915C04"/>
    <w:rsid w:val="0091699F"/>
    <w:rsid w:val="0092030E"/>
    <w:rsid w:val="00920BAF"/>
    <w:rsid w:val="00920FC5"/>
    <w:rsid w:val="00923779"/>
    <w:rsid w:val="00924743"/>
    <w:rsid w:val="00925056"/>
    <w:rsid w:val="00926BE5"/>
    <w:rsid w:val="00930939"/>
    <w:rsid w:val="00932640"/>
    <w:rsid w:val="00933A0C"/>
    <w:rsid w:val="009341AA"/>
    <w:rsid w:val="0093424F"/>
    <w:rsid w:val="009343B9"/>
    <w:rsid w:val="00934674"/>
    <w:rsid w:val="00935305"/>
    <w:rsid w:val="009379C6"/>
    <w:rsid w:val="00943023"/>
    <w:rsid w:val="0094446B"/>
    <w:rsid w:val="00946EB9"/>
    <w:rsid w:val="00947079"/>
    <w:rsid w:val="009500AF"/>
    <w:rsid w:val="0095043F"/>
    <w:rsid w:val="009509EA"/>
    <w:rsid w:val="00950C3D"/>
    <w:rsid w:val="009529BF"/>
    <w:rsid w:val="00953437"/>
    <w:rsid w:val="0095549D"/>
    <w:rsid w:val="00956033"/>
    <w:rsid w:val="009569DD"/>
    <w:rsid w:val="00957070"/>
    <w:rsid w:val="00957535"/>
    <w:rsid w:val="009609CF"/>
    <w:rsid w:val="00963154"/>
    <w:rsid w:val="00965054"/>
    <w:rsid w:val="0096667C"/>
    <w:rsid w:val="00966E65"/>
    <w:rsid w:val="00967589"/>
    <w:rsid w:val="00970849"/>
    <w:rsid w:val="0097669C"/>
    <w:rsid w:val="00977C23"/>
    <w:rsid w:val="009816FC"/>
    <w:rsid w:val="009838BB"/>
    <w:rsid w:val="00990B37"/>
    <w:rsid w:val="00991BD6"/>
    <w:rsid w:val="00993E67"/>
    <w:rsid w:val="009962D6"/>
    <w:rsid w:val="00996C31"/>
    <w:rsid w:val="00997D69"/>
    <w:rsid w:val="00997F39"/>
    <w:rsid w:val="009A1C7A"/>
    <w:rsid w:val="009A3EDF"/>
    <w:rsid w:val="009B18A4"/>
    <w:rsid w:val="009B2182"/>
    <w:rsid w:val="009B2BF8"/>
    <w:rsid w:val="009B31A7"/>
    <w:rsid w:val="009B4C2B"/>
    <w:rsid w:val="009C0B1E"/>
    <w:rsid w:val="009C1C19"/>
    <w:rsid w:val="009C2153"/>
    <w:rsid w:val="009C308B"/>
    <w:rsid w:val="009C41B4"/>
    <w:rsid w:val="009C4864"/>
    <w:rsid w:val="009C4EA4"/>
    <w:rsid w:val="009C58E1"/>
    <w:rsid w:val="009C7DB9"/>
    <w:rsid w:val="009D0A6F"/>
    <w:rsid w:val="009D2E19"/>
    <w:rsid w:val="009D637D"/>
    <w:rsid w:val="009D6967"/>
    <w:rsid w:val="009D6A5A"/>
    <w:rsid w:val="009E2DF2"/>
    <w:rsid w:val="009E34A5"/>
    <w:rsid w:val="009E35D0"/>
    <w:rsid w:val="009E3CC4"/>
    <w:rsid w:val="009E4099"/>
    <w:rsid w:val="009E47B9"/>
    <w:rsid w:val="009E6CC7"/>
    <w:rsid w:val="009F3B04"/>
    <w:rsid w:val="009F5279"/>
    <w:rsid w:val="009F5956"/>
    <w:rsid w:val="009F603D"/>
    <w:rsid w:val="00A01D2A"/>
    <w:rsid w:val="00A01D2E"/>
    <w:rsid w:val="00A047D2"/>
    <w:rsid w:val="00A05727"/>
    <w:rsid w:val="00A05F3B"/>
    <w:rsid w:val="00A067A6"/>
    <w:rsid w:val="00A07ADB"/>
    <w:rsid w:val="00A13236"/>
    <w:rsid w:val="00A13698"/>
    <w:rsid w:val="00A13FB6"/>
    <w:rsid w:val="00A14B41"/>
    <w:rsid w:val="00A15663"/>
    <w:rsid w:val="00A15B36"/>
    <w:rsid w:val="00A1653F"/>
    <w:rsid w:val="00A166C5"/>
    <w:rsid w:val="00A210AD"/>
    <w:rsid w:val="00A213FF"/>
    <w:rsid w:val="00A226B8"/>
    <w:rsid w:val="00A2432A"/>
    <w:rsid w:val="00A25B00"/>
    <w:rsid w:val="00A32263"/>
    <w:rsid w:val="00A33386"/>
    <w:rsid w:val="00A36A0B"/>
    <w:rsid w:val="00A36A36"/>
    <w:rsid w:val="00A37BD2"/>
    <w:rsid w:val="00A40ED6"/>
    <w:rsid w:val="00A41148"/>
    <w:rsid w:val="00A4123F"/>
    <w:rsid w:val="00A41B00"/>
    <w:rsid w:val="00A43FB6"/>
    <w:rsid w:val="00A44D01"/>
    <w:rsid w:val="00A510EF"/>
    <w:rsid w:val="00A5377F"/>
    <w:rsid w:val="00A5575A"/>
    <w:rsid w:val="00A565ED"/>
    <w:rsid w:val="00A56CF1"/>
    <w:rsid w:val="00A625FF"/>
    <w:rsid w:val="00A7066E"/>
    <w:rsid w:val="00A71A32"/>
    <w:rsid w:val="00A72C49"/>
    <w:rsid w:val="00A74717"/>
    <w:rsid w:val="00A76702"/>
    <w:rsid w:val="00A77C0D"/>
    <w:rsid w:val="00A80255"/>
    <w:rsid w:val="00A8076B"/>
    <w:rsid w:val="00A81C25"/>
    <w:rsid w:val="00A82539"/>
    <w:rsid w:val="00A83EAE"/>
    <w:rsid w:val="00A84F17"/>
    <w:rsid w:val="00A91086"/>
    <w:rsid w:val="00A92411"/>
    <w:rsid w:val="00A93AB7"/>
    <w:rsid w:val="00A9541C"/>
    <w:rsid w:val="00A960B5"/>
    <w:rsid w:val="00A9700D"/>
    <w:rsid w:val="00AA20C8"/>
    <w:rsid w:val="00AA2419"/>
    <w:rsid w:val="00AA2E4B"/>
    <w:rsid w:val="00AB2110"/>
    <w:rsid w:val="00AB222F"/>
    <w:rsid w:val="00AB275A"/>
    <w:rsid w:val="00AB55BA"/>
    <w:rsid w:val="00AB636E"/>
    <w:rsid w:val="00AC05CD"/>
    <w:rsid w:val="00AC09CD"/>
    <w:rsid w:val="00AC12DC"/>
    <w:rsid w:val="00AC1B8C"/>
    <w:rsid w:val="00AC1C49"/>
    <w:rsid w:val="00AC453C"/>
    <w:rsid w:val="00AC4D54"/>
    <w:rsid w:val="00AC6441"/>
    <w:rsid w:val="00AD03E0"/>
    <w:rsid w:val="00AD59FE"/>
    <w:rsid w:val="00AD62DF"/>
    <w:rsid w:val="00AD64D7"/>
    <w:rsid w:val="00AE2D14"/>
    <w:rsid w:val="00AE4869"/>
    <w:rsid w:val="00AF1938"/>
    <w:rsid w:val="00AF1C1D"/>
    <w:rsid w:val="00AF220D"/>
    <w:rsid w:val="00AF48F7"/>
    <w:rsid w:val="00AF52A3"/>
    <w:rsid w:val="00B0070F"/>
    <w:rsid w:val="00B00A9A"/>
    <w:rsid w:val="00B01287"/>
    <w:rsid w:val="00B028F9"/>
    <w:rsid w:val="00B03EE3"/>
    <w:rsid w:val="00B047D8"/>
    <w:rsid w:val="00B0699C"/>
    <w:rsid w:val="00B070A5"/>
    <w:rsid w:val="00B071BE"/>
    <w:rsid w:val="00B13313"/>
    <w:rsid w:val="00B164BF"/>
    <w:rsid w:val="00B16FBC"/>
    <w:rsid w:val="00B1705D"/>
    <w:rsid w:val="00B177C3"/>
    <w:rsid w:val="00B205EE"/>
    <w:rsid w:val="00B21893"/>
    <w:rsid w:val="00B232FE"/>
    <w:rsid w:val="00B23B37"/>
    <w:rsid w:val="00B25F11"/>
    <w:rsid w:val="00B27808"/>
    <w:rsid w:val="00B307D5"/>
    <w:rsid w:val="00B317B9"/>
    <w:rsid w:val="00B317F3"/>
    <w:rsid w:val="00B35528"/>
    <w:rsid w:val="00B40590"/>
    <w:rsid w:val="00B40FCC"/>
    <w:rsid w:val="00B42CBE"/>
    <w:rsid w:val="00B43EE2"/>
    <w:rsid w:val="00B450E4"/>
    <w:rsid w:val="00B47743"/>
    <w:rsid w:val="00B50669"/>
    <w:rsid w:val="00B50D62"/>
    <w:rsid w:val="00B50E76"/>
    <w:rsid w:val="00B51A9A"/>
    <w:rsid w:val="00B527B0"/>
    <w:rsid w:val="00B547A8"/>
    <w:rsid w:val="00B54E59"/>
    <w:rsid w:val="00B61844"/>
    <w:rsid w:val="00B62619"/>
    <w:rsid w:val="00B62EEA"/>
    <w:rsid w:val="00B62F21"/>
    <w:rsid w:val="00B63962"/>
    <w:rsid w:val="00B654FE"/>
    <w:rsid w:val="00B71E47"/>
    <w:rsid w:val="00B7637C"/>
    <w:rsid w:val="00B825DD"/>
    <w:rsid w:val="00B826DC"/>
    <w:rsid w:val="00B861DC"/>
    <w:rsid w:val="00B866D6"/>
    <w:rsid w:val="00B874D2"/>
    <w:rsid w:val="00B8757C"/>
    <w:rsid w:val="00B928B9"/>
    <w:rsid w:val="00B94A0D"/>
    <w:rsid w:val="00B96AAE"/>
    <w:rsid w:val="00B97964"/>
    <w:rsid w:val="00BA0DC8"/>
    <w:rsid w:val="00BA1DFE"/>
    <w:rsid w:val="00BA1FF7"/>
    <w:rsid w:val="00BA2485"/>
    <w:rsid w:val="00BA4AFF"/>
    <w:rsid w:val="00BA5A27"/>
    <w:rsid w:val="00BA6691"/>
    <w:rsid w:val="00BB0987"/>
    <w:rsid w:val="00BB3685"/>
    <w:rsid w:val="00BB4DD2"/>
    <w:rsid w:val="00BB6F7F"/>
    <w:rsid w:val="00BC14D0"/>
    <w:rsid w:val="00BC1B34"/>
    <w:rsid w:val="00BC20AB"/>
    <w:rsid w:val="00BC2159"/>
    <w:rsid w:val="00BC38CD"/>
    <w:rsid w:val="00BC390A"/>
    <w:rsid w:val="00BC40B8"/>
    <w:rsid w:val="00BC463D"/>
    <w:rsid w:val="00BC49DF"/>
    <w:rsid w:val="00BD0E57"/>
    <w:rsid w:val="00BD1256"/>
    <w:rsid w:val="00BD15DE"/>
    <w:rsid w:val="00BD1992"/>
    <w:rsid w:val="00BD384B"/>
    <w:rsid w:val="00BD44BD"/>
    <w:rsid w:val="00BD50D3"/>
    <w:rsid w:val="00BD7CC8"/>
    <w:rsid w:val="00BE2765"/>
    <w:rsid w:val="00BE4765"/>
    <w:rsid w:val="00BE5F43"/>
    <w:rsid w:val="00BF1FB2"/>
    <w:rsid w:val="00BF7831"/>
    <w:rsid w:val="00C01950"/>
    <w:rsid w:val="00C027F9"/>
    <w:rsid w:val="00C05930"/>
    <w:rsid w:val="00C05A5A"/>
    <w:rsid w:val="00C06EC1"/>
    <w:rsid w:val="00C119E0"/>
    <w:rsid w:val="00C11E26"/>
    <w:rsid w:val="00C12458"/>
    <w:rsid w:val="00C12D3F"/>
    <w:rsid w:val="00C146F7"/>
    <w:rsid w:val="00C17C96"/>
    <w:rsid w:val="00C21487"/>
    <w:rsid w:val="00C21D82"/>
    <w:rsid w:val="00C2208A"/>
    <w:rsid w:val="00C246F4"/>
    <w:rsid w:val="00C24A19"/>
    <w:rsid w:val="00C25CFD"/>
    <w:rsid w:val="00C26711"/>
    <w:rsid w:val="00C27CC6"/>
    <w:rsid w:val="00C31EA3"/>
    <w:rsid w:val="00C322C9"/>
    <w:rsid w:val="00C34E5F"/>
    <w:rsid w:val="00C40D7C"/>
    <w:rsid w:val="00C40F8D"/>
    <w:rsid w:val="00C419CB"/>
    <w:rsid w:val="00C43285"/>
    <w:rsid w:val="00C45043"/>
    <w:rsid w:val="00C459A2"/>
    <w:rsid w:val="00C45F40"/>
    <w:rsid w:val="00C518E2"/>
    <w:rsid w:val="00C524A5"/>
    <w:rsid w:val="00C540DD"/>
    <w:rsid w:val="00C54451"/>
    <w:rsid w:val="00C557A7"/>
    <w:rsid w:val="00C56A22"/>
    <w:rsid w:val="00C6204B"/>
    <w:rsid w:val="00C62A98"/>
    <w:rsid w:val="00C673A5"/>
    <w:rsid w:val="00C768BA"/>
    <w:rsid w:val="00C77114"/>
    <w:rsid w:val="00C77243"/>
    <w:rsid w:val="00C826A7"/>
    <w:rsid w:val="00C8732F"/>
    <w:rsid w:val="00C875E3"/>
    <w:rsid w:val="00C923D5"/>
    <w:rsid w:val="00C936FC"/>
    <w:rsid w:val="00C9608F"/>
    <w:rsid w:val="00CA2BED"/>
    <w:rsid w:val="00CA34B5"/>
    <w:rsid w:val="00CA5366"/>
    <w:rsid w:val="00CA5503"/>
    <w:rsid w:val="00CB3CD3"/>
    <w:rsid w:val="00CB4FFE"/>
    <w:rsid w:val="00CC12B0"/>
    <w:rsid w:val="00CC5E86"/>
    <w:rsid w:val="00CC7DE1"/>
    <w:rsid w:val="00CD046A"/>
    <w:rsid w:val="00CD2A33"/>
    <w:rsid w:val="00CD2ED7"/>
    <w:rsid w:val="00CD481B"/>
    <w:rsid w:val="00CD73AB"/>
    <w:rsid w:val="00CE181D"/>
    <w:rsid w:val="00CE1DE8"/>
    <w:rsid w:val="00CE4602"/>
    <w:rsid w:val="00CE5122"/>
    <w:rsid w:val="00CE5810"/>
    <w:rsid w:val="00CE6EEC"/>
    <w:rsid w:val="00CE7337"/>
    <w:rsid w:val="00CE7CA3"/>
    <w:rsid w:val="00CF009F"/>
    <w:rsid w:val="00CF167E"/>
    <w:rsid w:val="00CF24C2"/>
    <w:rsid w:val="00CF5454"/>
    <w:rsid w:val="00CF7529"/>
    <w:rsid w:val="00CF7FD0"/>
    <w:rsid w:val="00D00872"/>
    <w:rsid w:val="00D056C4"/>
    <w:rsid w:val="00D07BC0"/>
    <w:rsid w:val="00D10B17"/>
    <w:rsid w:val="00D12ADF"/>
    <w:rsid w:val="00D14D33"/>
    <w:rsid w:val="00D1548C"/>
    <w:rsid w:val="00D154BC"/>
    <w:rsid w:val="00D16152"/>
    <w:rsid w:val="00D16571"/>
    <w:rsid w:val="00D16B00"/>
    <w:rsid w:val="00D16E45"/>
    <w:rsid w:val="00D20127"/>
    <w:rsid w:val="00D27303"/>
    <w:rsid w:val="00D27E15"/>
    <w:rsid w:val="00D310D6"/>
    <w:rsid w:val="00D31F5B"/>
    <w:rsid w:val="00D34121"/>
    <w:rsid w:val="00D351C1"/>
    <w:rsid w:val="00D36A7A"/>
    <w:rsid w:val="00D37004"/>
    <w:rsid w:val="00D37C4A"/>
    <w:rsid w:val="00D40247"/>
    <w:rsid w:val="00D41147"/>
    <w:rsid w:val="00D44394"/>
    <w:rsid w:val="00D44EB8"/>
    <w:rsid w:val="00D4585B"/>
    <w:rsid w:val="00D4727E"/>
    <w:rsid w:val="00D51B90"/>
    <w:rsid w:val="00D566C3"/>
    <w:rsid w:val="00D5697E"/>
    <w:rsid w:val="00D56988"/>
    <w:rsid w:val="00D57AB2"/>
    <w:rsid w:val="00D63251"/>
    <w:rsid w:val="00D64188"/>
    <w:rsid w:val="00D71E1B"/>
    <w:rsid w:val="00D768B7"/>
    <w:rsid w:val="00D77A63"/>
    <w:rsid w:val="00D823F4"/>
    <w:rsid w:val="00D83BB3"/>
    <w:rsid w:val="00D84AA3"/>
    <w:rsid w:val="00D85A41"/>
    <w:rsid w:val="00D90520"/>
    <w:rsid w:val="00D93294"/>
    <w:rsid w:val="00D96F75"/>
    <w:rsid w:val="00D970DD"/>
    <w:rsid w:val="00D9775A"/>
    <w:rsid w:val="00DA0901"/>
    <w:rsid w:val="00DA10C2"/>
    <w:rsid w:val="00DA5006"/>
    <w:rsid w:val="00DA559A"/>
    <w:rsid w:val="00DA6701"/>
    <w:rsid w:val="00DA7738"/>
    <w:rsid w:val="00DB029A"/>
    <w:rsid w:val="00DB42F5"/>
    <w:rsid w:val="00DB5A3B"/>
    <w:rsid w:val="00DC0493"/>
    <w:rsid w:val="00DC055D"/>
    <w:rsid w:val="00DC4A52"/>
    <w:rsid w:val="00DC514B"/>
    <w:rsid w:val="00DC5B5B"/>
    <w:rsid w:val="00DC6420"/>
    <w:rsid w:val="00DD00A1"/>
    <w:rsid w:val="00DD3840"/>
    <w:rsid w:val="00DD3A00"/>
    <w:rsid w:val="00DD6988"/>
    <w:rsid w:val="00DE0CED"/>
    <w:rsid w:val="00DE151A"/>
    <w:rsid w:val="00DE15E3"/>
    <w:rsid w:val="00DE29B8"/>
    <w:rsid w:val="00DE371F"/>
    <w:rsid w:val="00DE4185"/>
    <w:rsid w:val="00DE493D"/>
    <w:rsid w:val="00DE4F75"/>
    <w:rsid w:val="00DE5860"/>
    <w:rsid w:val="00DE63E7"/>
    <w:rsid w:val="00DF22E5"/>
    <w:rsid w:val="00DF35F0"/>
    <w:rsid w:val="00DF4B83"/>
    <w:rsid w:val="00DF5087"/>
    <w:rsid w:val="00DF59A5"/>
    <w:rsid w:val="00E01F00"/>
    <w:rsid w:val="00E0267E"/>
    <w:rsid w:val="00E02E63"/>
    <w:rsid w:val="00E02EB8"/>
    <w:rsid w:val="00E0703E"/>
    <w:rsid w:val="00E07FB1"/>
    <w:rsid w:val="00E12068"/>
    <w:rsid w:val="00E12E12"/>
    <w:rsid w:val="00E13479"/>
    <w:rsid w:val="00E15F93"/>
    <w:rsid w:val="00E21165"/>
    <w:rsid w:val="00E211B8"/>
    <w:rsid w:val="00E221AC"/>
    <w:rsid w:val="00E249CD"/>
    <w:rsid w:val="00E24FB1"/>
    <w:rsid w:val="00E25DCB"/>
    <w:rsid w:val="00E26FA5"/>
    <w:rsid w:val="00E271AE"/>
    <w:rsid w:val="00E3051D"/>
    <w:rsid w:val="00E31706"/>
    <w:rsid w:val="00E31F65"/>
    <w:rsid w:val="00E32297"/>
    <w:rsid w:val="00E34FA8"/>
    <w:rsid w:val="00E36531"/>
    <w:rsid w:val="00E36DF6"/>
    <w:rsid w:val="00E40642"/>
    <w:rsid w:val="00E428BC"/>
    <w:rsid w:val="00E42DA4"/>
    <w:rsid w:val="00E4439E"/>
    <w:rsid w:val="00E4531F"/>
    <w:rsid w:val="00E53B33"/>
    <w:rsid w:val="00E54847"/>
    <w:rsid w:val="00E57739"/>
    <w:rsid w:val="00E624B0"/>
    <w:rsid w:val="00E626AC"/>
    <w:rsid w:val="00E626B9"/>
    <w:rsid w:val="00E639BB"/>
    <w:rsid w:val="00E63D93"/>
    <w:rsid w:val="00E6472E"/>
    <w:rsid w:val="00E65785"/>
    <w:rsid w:val="00E6680F"/>
    <w:rsid w:val="00E6772A"/>
    <w:rsid w:val="00E6786E"/>
    <w:rsid w:val="00E71885"/>
    <w:rsid w:val="00E735B3"/>
    <w:rsid w:val="00E738EE"/>
    <w:rsid w:val="00E75352"/>
    <w:rsid w:val="00E763F3"/>
    <w:rsid w:val="00E81946"/>
    <w:rsid w:val="00E83D6E"/>
    <w:rsid w:val="00E83DAB"/>
    <w:rsid w:val="00E85990"/>
    <w:rsid w:val="00E85DC2"/>
    <w:rsid w:val="00E86B3F"/>
    <w:rsid w:val="00E9064C"/>
    <w:rsid w:val="00E914E6"/>
    <w:rsid w:val="00E94D69"/>
    <w:rsid w:val="00EA0E28"/>
    <w:rsid w:val="00EA2D98"/>
    <w:rsid w:val="00EA4716"/>
    <w:rsid w:val="00EA4761"/>
    <w:rsid w:val="00EB3BC7"/>
    <w:rsid w:val="00EB4F90"/>
    <w:rsid w:val="00EB7CB2"/>
    <w:rsid w:val="00EC0648"/>
    <w:rsid w:val="00EC06BA"/>
    <w:rsid w:val="00EC101B"/>
    <w:rsid w:val="00EC105C"/>
    <w:rsid w:val="00EC3A47"/>
    <w:rsid w:val="00EC50FD"/>
    <w:rsid w:val="00EC6CAC"/>
    <w:rsid w:val="00ED1C7F"/>
    <w:rsid w:val="00ED22B3"/>
    <w:rsid w:val="00ED4FFF"/>
    <w:rsid w:val="00ED5552"/>
    <w:rsid w:val="00EE0375"/>
    <w:rsid w:val="00EE20FF"/>
    <w:rsid w:val="00EE37C2"/>
    <w:rsid w:val="00EE4634"/>
    <w:rsid w:val="00EE4DBD"/>
    <w:rsid w:val="00EE5D31"/>
    <w:rsid w:val="00EE5DD8"/>
    <w:rsid w:val="00EE7580"/>
    <w:rsid w:val="00EF0BBA"/>
    <w:rsid w:val="00EF0CFA"/>
    <w:rsid w:val="00EF152C"/>
    <w:rsid w:val="00EF3490"/>
    <w:rsid w:val="00EF3D0C"/>
    <w:rsid w:val="00EF7628"/>
    <w:rsid w:val="00F013CE"/>
    <w:rsid w:val="00F02795"/>
    <w:rsid w:val="00F03F07"/>
    <w:rsid w:val="00F0487B"/>
    <w:rsid w:val="00F0531E"/>
    <w:rsid w:val="00F06A43"/>
    <w:rsid w:val="00F07053"/>
    <w:rsid w:val="00F1021C"/>
    <w:rsid w:val="00F10947"/>
    <w:rsid w:val="00F10A37"/>
    <w:rsid w:val="00F10DAE"/>
    <w:rsid w:val="00F122DB"/>
    <w:rsid w:val="00F149DB"/>
    <w:rsid w:val="00F15086"/>
    <w:rsid w:val="00F1623C"/>
    <w:rsid w:val="00F1731A"/>
    <w:rsid w:val="00F17ED1"/>
    <w:rsid w:val="00F2075E"/>
    <w:rsid w:val="00F23409"/>
    <w:rsid w:val="00F235E9"/>
    <w:rsid w:val="00F25230"/>
    <w:rsid w:val="00F25F32"/>
    <w:rsid w:val="00F26904"/>
    <w:rsid w:val="00F26D14"/>
    <w:rsid w:val="00F270BB"/>
    <w:rsid w:val="00F305E1"/>
    <w:rsid w:val="00F30ED0"/>
    <w:rsid w:val="00F33E40"/>
    <w:rsid w:val="00F36798"/>
    <w:rsid w:val="00F37657"/>
    <w:rsid w:val="00F4698D"/>
    <w:rsid w:val="00F473C9"/>
    <w:rsid w:val="00F50DBA"/>
    <w:rsid w:val="00F560C8"/>
    <w:rsid w:val="00F6133E"/>
    <w:rsid w:val="00F61D84"/>
    <w:rsid w:val="00F62DF9"/>
    <w:rsid w:val="00F64AEB"/>
    <w:rsid w:val="00F6702B"/>
    <w:rsid w:val="00F67950"/>
    <w:rsid w:val="00F762BB"/>
    <w:rsid w:val="00F769A6"/>
    <w:rsid w:val="00F76C68"/>
    <w:rsid w:val="00F773BD"/>
    <w:rsid w:val="00F77F4A"/>
    <w:rsid w:val="00F81AF1"/>
    <w:rsid w:val="00F83AAB"/>
    <w:rsid w:val="00F86434"/>
    <w:rsid w:val="00F86B25"/>
    <w:rsid w:val="00F87E02"/>
    <w:rsid w:val="00F92D6E"/>
    <w:rsid w:val="00F92DAE"/>
    <w:rsid w:val="00F95946"/>
    <w:rsid w:val="00F96096"/>
    <w:rsid w:val="00F96547"/>
    <w:rsid w:val="00FA0A52"/>
    <w:rsid w:val="00FA0E9B"/>
    <w:rsid w:val="00FA7DAE"/>
    <w:rsid w:val="00FB237D"/>
    <w:rsid w:val="00FB252B"/>
    <w:rsid w:val="00FC0F65"/>
    <w:rsid w:val="00FC157E"/>
    <w:rsid w:val="00FC6B44"/>
    <w:rsid w:val="00FC7532"/>
    <w:rsid w:val="00FD548B"/>
    <w:rsid w:val="00FE0037"/>
    <w:rsid w:val="00FE017D"/>
    <w:rsid w:val="00FE153F"/>
    <w:rsid w:val="00FE54CE"/>
    <w:rsid w:val="00FE56ED"/>
    <w:rsid w:val="00FE62AB"/>
    <w:rsid w:val="00FE7DA5"/>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1">
    <w:name w:val="heading 1"/>
    <w:basedOn w:val="Normal"/>
    <w:next w:val="Normal"/>
    <w:link w:val="Heading1Char"/>
    <w:uiPriority w:val="9"/>
    <w:qFormat/>
    <w:rsid w:val="003F3D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8D00C8"/>
    <w:rPr>
      <w:color w:val="666666"/>
    </w:rPr>
  </w:style>
  <w:style w:type="character" w:customStyle="1" w:styleId="Heading1Char">
    <w:name w:val="Heading 1 Char"/>
    <w:basedOn w:val="DefaultParagraphFont"/>
    <w:link w:val="Heading1"/>
    <w:uiPriority w:val="9"/>
    <w:rsid w:val="003F3DB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23018895">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05405890">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github.com/em-lim13/Ch2_Spatial_pe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50</Pages>
  <Words>47192</Words>
  <Characters>269001</Characters>
  <Application>Microsoft Office Word</Application>
  <DocSecurity>0</DocSecurity>
  <Lines>2241</Lines>
  <Paragraphs>631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67</cp:revision>
  <dcterms:created xsi:type="dcterms:W3CDTF">2024-10-03T00:00:00Z</dcterms:created>
  <dcterms:modified xsi:type="dcterms:W3CDTF">2024-11-07T01:45:00Z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id="wOJ0WF8v"/&gt;&lt;style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